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D42559"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F14A55" w:rsidRPr="00271773" w:rsidRDefault="00F14A55"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B9106A"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 xml:space="preserve">Version 0.6 -- </w:t>
      </w:r>
      <w:r w:rsidR="00C40308">
        <w:t xml:space="preserve">For CSM </w:t>
      </w:r>
      <w:r w:rsidR="00EF17E5">
        <w:t>V</w:t>
      </w:r>
      <w:r w:rsidR="00C40308">
        <w:t>ersion 4.1.</w:t>
      </w:r>
      <w:r w:rsidR="00EF17E5">
        <w:t>0</w:t>
      </w:r>
      <w:bookmarkEnd w:id="0"/>
      <w:bookmarkEnd w:id="1"/>
      <w:bookmarkEnd w:id="2"/>
      <w:bookmarkEnd w:id="3"/>
      <w:bookmarkEnd w:id="4"/>
      <w:bookmarkEnd w:id="5"/>
      <w:bookmarkEnd w:id="6"/>
      <w:bookmarkEnd w:id="7"/>
      <w:bookmarkEnd w:id="8"/>
      <w:bookmarkEnd w:id="9"/>
      <w:r w:rsidR="00C40308">
        <w:t>.1</w:t>
      </w:r>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D42559"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D42559"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r w:rsidR="00C40308">
        <w:t>May 01</w:t>
      </w:r>
      <w:r w:rsidR="00EF17E5">
        <w:t>, 2009</w:t>
      </w:r>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r w:rsidR="00737A47" w:rsidRPr="00215A99" w:rsidTr="00271773">
        <w:trPr>
          <w:ins w:id="10" w:author=" Vijay Parmar" w:date="2009-08-22T19:10:00Z"/>
        </w:trPr>
        <w:tc>
          <w:tcPr>
            <w:tcW w:w="1800" w:type="dxa"/>
          </w:tcPr>
          <w:p w:rsidR="00737A47" w:rsidRDefault="00737A47" w:rsidP="00D039D0">
            <w:pPr>
              <w:pStyle w:val="TableText"/>
              <w:rPr>
                <w:ins w:id="11" w:author=" Vijay Parmar" w:date="2009-08-22T19:10:00Z"/>
              </w:rPr>
            </w:pPr>
            <w:ins w:id="12" w:author=" Vijay Parmar" w:date="2009-08-22T19:10:00Z">
              <w:r>
                <w:t>08/19/2009</w:t>
              </w:r>
            </w:ins>
          </w:p>
        </w:tc>
        <w:tc>
          <w:tcPr>
            <w:tcW w:w="2238" w:type="dxa"/>
          </w:tcPr>
          <w:p w:rsidR="00737A47" w:rsidRDefault="00737A47" w:rsidP="00737A47">
            <w:pPr>
              <w:pStyle w:val="TableText"/>
              <w:rPr>
                <w:ins w:id="13" w:author=" Vijay Parmar" w:date="2009-08-22T19:10:00Z"/>
              </w:rPr>
            </w:pPr>
            <w:ins w:id="14" w:author=" Vijay Parmar" w:date="2009-08-22T19:10:00Z">
              <w:r>
                <w:t>Vijay Parmar</w:t>
              </w:r>
            </w:ins>
          </w:p>
        </w:tc>
        <w:tc>
          <w:tcPr>
            <w:tcW w:w="4062" w:type="dxa"/>
          </w:tcPr>
          <w:p w:rsidR="00737A47" w:rsidRDefault="00737A47" w:rsidP="00C40308">
            <w:pPr>
              <w:pStyle w:val="TableText"/>
              <w:rPr>
                <w:ins w:id="15" w:author=" Vijay Parmar" w:date="2009-08-22T19:10:00Z"/>
              </w:rPr>
            </w:pPr>
            <w:ins w:id="16" w:author=" Vijay Parmar" w:date="2009-08-22T19:10:00Z">
              <w:r>
                <w:t>Updated Command line automated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F14A55" w:rsidRDefault="00D42559">
      <w:pPr>
        <w:pStyle w:val="TOC1"/>
        <w:tabs>
          <w:tab w:val="right" w:leader="dot" w:pos="8918"/>
        </w:tabs>
        <w:rPr>
          <w:rFonts w:asciiTheme="minorHAnsi" w:eastAsiaTheme="minorEastAsia" w:hAnsiTheme="minorHAnsi" w:cstheme="minorBidi"/>
          <w:b w:val="0"/>
          <w:noProof/>
          <w:sz w:val="22"/>
          <w:szCs w:val="22"/>
        </w:rPr>
      </w:pPr>
      <w:r w:rsidRPr="00D42559">
        <w:fldChar w:fldCharType="begin"/>
      </w:r>
      <w:r w:rsidR="00772F08">
        <w:instrText xml:space="preserve"> TOC \o "1-3" \h \z \t "Heading 9,1" </w:instrText>
      </w:r>
      <w:r w:rsidRPr="00D42559">
        <w:fldChar w:fldCharType="separate"/>
      </w:r>
      <w:hyperlink w:anchor="_Toc228875126" w:history="1">
        <w:r w:rsidR="00F14A55" w:rsidRPr="0010287B">
          <w:rPr>
            <w:rStyle w:val="Hyperlink"/>
            <w:noProof/>
          </w:rPr>
          <w:t>About This Guide</w:t>
        </w:r>
        <w:r w:rsidR="00F14A55">
          <w:rPr>
            <w:noProof/>
            <w:webHidden/>
          </w:rPr>
          <w:tab/>
        </w:r>
        <w:r>
          <w:rPr>
            <w:noProof/>
            <w:webHidden/>
          </w:rPr>
          <w:fldChar w:fldCharType="begin"/>
        </w:r>
        <w:r w:rsidR="00F14A55">
          <w:rPr>
            <w:noProof/>
            <w:webHidden/>
          </w:rPr>
          <w:instrText xml:space="preserve"> PAGEREF _Toc228875126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27" w:history="1">
        <w:r w:rsidR="00F14A55" w:rsidRPr="0010287B">
          <w:rPr>
            <w:rStyle w:val="Hyperlink"/>
            <w:noProof/>
          </w:rPr>
          <w:t>Purpose</w:t>
        </w:r>
        <w:r w:rsidR="00F14A55">
          <w:rPr>
            <w:noProof/>
            <w:webHidden/>
          </w:rPr>
          <w:tab/>
        </w:r>
        <w:r>
          <w:rPr>
            <w:noProof/>
            <w:webHidden/>
          </w:rPr>
          <w:fldChar w:fldCharType="begin"/>
        </w:r>
        <w:r w:rsidR="00F14A55">
          <w:rPr>
            <w:noProof/>
            <w:webHidden/>
          </w:rPr>
          <w:instrText xml:space="preserve"> PAGEREF _Toc228875127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28" w:history="1">
        <w:r w:rsidR="00F14A55" w:rsidRPr="0010287B">
          <w:rPr>
            <w:rStyle w:val="Hyperlink"/>
            <w:noProof/>
          </w:rPr>
          <w:t>Scope</w:t>
        </w:r>
        <w:r w:rsidR="00F14A55">
          <w:rPr>
            <w:noProof/>
            <w:webHidden/>
          </w:rPr>
          <w:tab/>
        </w:r>
        <w:r>
          <w:rPr>
            <w:noProof/>
            <w:webHidden/>
          </w:rPr>
          <w:fldChar w:fldCharType="begin"/>
        </w:r>
        <w:r w:rsidR="00F14A55">
          <w:rPr>
            <w:noProof/>
            <w:webHidden/>
          </w:rPr>
          <w:instrText xml:space="preserve"> PAGEREF _Toc228875128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29" w:history="1">
        <w:r w:rsidR="00F14A55" w:rsidRPr="0010287B">
          <w:rPr>
            <w:rStyle w:val="Hyperlink"/>
            <w:noProof/>
          </w:rPr>
          <w:t>Topics Covered</w:t>
        </w:r>
        <w:r w:rsidR="00F14A55">
          <w:rPr>
            <w:noProof/>
            <w:webHidden/>
          </w:rPr>
          <w:tab/>
        </w:r>
        <w:r>
          <w:rPr>
            <w:noProof/>
            <w:webHidden/>
          </w:rPr>
          <w:fldChar w:fldCharType="begin"/>
        </w:r>
        <w:r w:rsidR="00F14A55">
          <w:rPr>
            <w:noProof/>
            <w:webHidden/>
          </w:rPr>
          <w:instrText xml:space="preserve"> PAGEREF _Toc228875129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30" w:history="1">
        <w:r w:rsidR="00F14A55" w:rsidRPr="0010287B">
          <w:rPr>
            <w:rStyle w:val="Hyperlink"/>
            <w:noProof/>
          </w:rPr>
          <w:t>Related Documentation</w:t>
        </w:r>
        <w:r w:rsidR="00F14A55">
          <w:rPr>
            <w:noProof/>
            <w:webHidden/>
          </w:rPr>
          <w:tab/>
        </w:r>
        <w:r>
          <w:rPr>
            <w:noProof/>
            <w:webHidden/>
          </w:rPr>
          <w:fldChar w:fldCharType="begin"/>
        </w:r>
        <w:r w:rsidR="00F14A55">
          <w:rPr>
            <w:noProof/>
            <w:webHidden/>
          </w:rPr>
          <w:instrText xml:space="preserve"> PAGEREF _Toc228875130 \h </w:instrText>
        </w:r>
        <w:r>
          <w:rPr>
            <w:noProof/>
            <w:webHidden/>
          </w:rPr>
        </w:r>
        <w:r>
          <w:rPr>
            <w:noProof/>
            <w:webHidden/>
          </w:rPr>
          <w:fldChar w:fldCharType="separate"/>
        </w:r>
        <w:r w:rsidR="00C66417">
          <w:rPr>
            <w:noProof/>
            <w:webHidden/>
          </w:rPr>
          <w:t>2</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31" w:history="1">
        <w:r w:rsidR="00F14A55" w:rsidRPr="0010287B">
          <w:rPr>
            <w:rStyle w:val="Hyperlink"/>
            <w:noProof/>
          </w:rPr>
          <w:t>Text Conventions Used</w:t>
        </w:r>
        <w:r w:rsidR="00F14A55">
          <w:rPr>
            <w:noProof/>
            <w:webHidden/>
          </w:rPr>
          <w:tab/>
        </w:r>
        <w:r>
          <w:rPr>
            <w:noProof/>
            <w:webHidden/>
          </w:rPr>
          <w:fldChar w:fldCharType="begin"/>
        </w:r>
        <w:r w:rsidR="00F14A55">
          <w:rPr>
            <w:noProof/>
            <w:webHidden/>
          </w:rPr>
          <w:instrText xml:space="preserve"> PAGEREF _Toc228875131 \h </w:instrText>
        </w:r>
        <w:r>
          <w:rPr>
            <w:noProof/>
            <w:webHidden/>
          </w:rPr>
        </w:r>
        <w:r>
          <w:rPr>
            <w:noProof/>
            <w:webHidden/>
          </w:rPr>
          <w:fldChar w:fldCharType="separate"/>
        </w:r>
        <w:r w:rsidR="00C66417">
          <w:rPr>
            <w:noProof/>
            <w:webHidden/>
          </w:rPr>
          <w:t>3</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32" w:history="1">
        <w:r w:rsidR="00F14A55" w:rsidRPr="0010287B">
          <w:rPr>
            <w:rStyle w:val="Hyperlink"/>
            <w:noProof/>
          </w:rPr>
          <w:t>Credits and Resources</w:t>
        </w:r>
        <w:r w:rsidR="00F14A55">
          <w:rPr>
            <w:noProof/>
            <w:webHidden/>
          </w:rPr>
          <w:tab/>
        </w:r>
        <w:r>
          <w:rPr>
            <w:noProof/>
            <w:webHidden/>
          </w:rPr>
          <w:fldChar w:fldCharType="begin"/>
        </w:r>
        <w:r w:rsidR="00F14A55">
          <w:rPr>
            <w:noProof/>
            <w:webHidden/>
          </w:rPr>
          <w:instrText xml:space="preserve"> PAGEREF _Toc228875132 \h </w:instrText>
        </w:r>
        <w:r>
          <w:rPr>
            <w:noProof/>
            <w:webHidden/>
          </w:rPr>
        </w:r>
        <w:r>
          <w:rPr>
            <w:noProof/>
            <w:webHidden/>
          </w:rPr>
          <w:fldChar w:fldCharType="separate"/>
        </w:r>
        <w:r w:rsidR="00C66417">
          <w:rPr>
            <w:noProof/>
            <w:webHidden/>
          </w:rPr>
          <w:t>3</w:t>
        </w:r>
        <w:r>
          <w:rPr>
            <w:noProof/>
            <w:webHidden/>
          </w:rPr>
          <w:fldChar w:fldCharType="end"/>
        </w:r>
      </w:hyperlink>
    </w:p>
    <w:p w:rsidR="00F14A55" w:rsidRDefault="00D42559">
      <w:pPr>
        <w:pStyle w:val="TOC1"/>
        <w:tabs>
          <w:tab w:val="left" w:pos="1320"/>
          <w:tab w:val="right" w:leader="dot" w:pos="8918"/>
        </w:tabs>
        <w:rPr>
          <w:rFonts w:asciiTheme="minorHAnsi" w:eastAsiaTheme="minorEastAsia" w:hAnsiTheme="minorHAnsi" w:cstheme="minorBidi"/>
          <w:b w:val="0"/>
          <w:noProof/>
          <w:sz w:val="22"/>
          <w:szCs w:val="22"/>
        </w:rPr>
      </w:pPr>
      <w:hyperlink w:anchor="_Toc228875133" w:history="1">
        <w:r w:rsidR="00F14A55" w:rsidRPr="0010287B">
          <w:rPr>
            <w:rStyle w:val="Hyperlink"/>
            <w:noProof/>
          </w:rPr>
          <w:t>Chapter 1</w:t>
        </w:r>
        <w:r w:rsidR="00F14A55">
          <w:rPr>
            <w:rFonts w:asciiTheme="minorHAnsi" w:eastAsiaTheme="minorEastAsia" w:hAnsiTheme="minorHAnsi" w:cstheme="minorBidi"/>
            <w:b w:val="0"/>
            <w:noProof/>
            <w:sz w:val="22"/>
            <w:szCs w:val="22"/>
          </w:rPr>
          <w:tab/>
        </w:r>
        <w:r w:rsidR="00F14A55" w:rsidRPr="0010287B">
          <w:rPr>
            <w:rStyle w:val="Hyperlink"/>
            <w:noProof/>
          </w:rPr>
          <w:t>CGMM Overview</w:t>
        </w:r>
        <w:r w:rsidR="00F14A55">
          <w:rPr>
            <w:noProof/>
            <w:webHidden/>
          </w:rPr>
          <w:tab/>
        </w:r>
        <w:r>
          <w:rPr>
            <w:noProof/>
            <w:webHidden/>
          </w:rPr>
          <w:fldChar w:fldCharType="begin"/>
        </w:r>
        <w:r w:rsidR="00F14A55">
          <w:rPr>
            <w:noProof/>
            <w:webHidden/>
          </w:rPr>
          <w:instrText xml:space="preserve"> PAGEREF _Toc228875133 \h </w:instrText>
        </w:r>
        <w:r>
          <w:rPr>
            <w:noProof/>
            <w:webHidden/>
          </w:rPr>
        </w:r>
        <w:r>
          <w:rPr>
            <w:noProof/>
            <w:webHidden/>
          </w:rPr>
          <w:fldChar w:fldCharType="separate"/>
        </w:r>
        <w:r w:rsidR="00C66417">
          <w:rPr>
            <w:noProof/>
            <w:webHidden/>
          </w:rPr>
          <w:t>5</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34" w:history="1">
        <w:r w:rsidR="00F14A55" w:rsidRPr="0010287B">
          <w:rPr>
            <w:rStyle w:val="Hyperlink"/>
            <w:noProof/>
          </w:rPr>
          <w:t>CGMM Architecture</w:t>
        </w:r>
        <w:r w:rsidR="00F14A55">
          <w:rPr>
            <w:noProof/>
            <w:webHidden/>
          </w:rPr>
          <w:tab/>
        </w:r>
        <w:r>
          <w:rPr>
            <w:noProof/>
            <w:webHidden/>
          </w:rPr>
          <w:fldChar w:fldCharType="begin"/>
        </w:r>
        <w:r w:rsidR="00F14A55">
          <w:rPr>
            <w:noProof/>
            <w:webHidden/>
          </w:rPr>
          <w:instrText xml:space="preserve"> PAGEREF _Toc228875134 \h </w:instrText>
        </w:r>
        <w:r>
          <w:rPr>
            <w:noProof/>
            <w:webHidden/>
          </w:rPr>
        </w:r>
        <w:r>
          <w:rPr>
            <w:noProof/>
            <w:webHidden/>
          </w:rPr>
          <w:fldChar w:fldCharType="separate"/>
        </w:r>
        <w:r w:rsidR="00C66417">
          <w:rPr>
            <w:noProof/>
            <w:webHidden/>
          </w:rPr>
          <w:t>5</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35" w:history="1">
        <w:r w:rsidR="00F14A55" w:rsidRPr="0010287B">
          <w:rPr>
            <w:rStyle w:val="Hyperlink"/>
            <w:noProof/>
          </w:rPr>
          <w:t>CGMM Solutions</w:t>
        </w:r>
        <w:r w:rsidR="00F14A55">
          <w:rPr>
            <w:noProof/>
            <w:webHidden/>
          </w:rPr>
          <w:tab/>
        </w:r>
        <w:r>
          <w:rPr>
            <w:noProof/>
            <w:webHidden/>
          </w:rPr>
          <w:fldChar w:fldCharType="begin"/>
        </w:r>
        <w:r w:rsidR="00F14A55">
          <w:rPr>
            <w:noProof/>
            <w:webHidden/>
          </w:rPr>
          <w:instrText xml:space="preserve"> PAGEREF _Toc228875135 \h </w:instrText>
        </w:r>
        <w:r>
          <w:rPr>
            <w:noProof/>
            <w:webHidden/>
          </w:rPr>
        </w:r>
        <w:r>
          <w:rPr>
            <w:noProof/>
            <w:webHidden/>
          </w:rPr>
          <w:fldChar w:fldCharType="separate"/>
        </w:r>
        <w:r w:rsidR="00C66417">
          <w:rPr>
            <w:noProof/>
            <w:webHidden/>
          </w:rPr>
          <w:t>6</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36" w:history="1">
        <w:r w:rsidR="00F14A55" w:rsidRPr="0010287B">
          <w:rPr>
            <w:rStyle w:val="Hyperlink"/>
            <w:noProof/>
          </w:rPr>
          <w:t>CGMM Process Flow</w:t>
        </w:r>
        <w:r w:rsidR="00F14A55">
          <w:rPr>
            <w:noProof/>
            <w:webHidden/>
          </w:rPr>
          <w:tab/>
        </w:r>
        <w:r>
          <w:rPr>
            <w:noProof/>
            <w:webHidden/>
          </w:rPr>
          <w:fldChar w:fldCharType="begin"/>
        </w:r>
        <w:r w:rsidR="00F14A55">
          <w:rPr>
            <w:noProof/>
            <w:webHidden/>
          </w:rPr>
          <w:instrText xml:space="preserve"> PAGEREF _Toc228875136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37" w:history="1">
        <w:r w:rsidR="00F14A55" w:rsidRPr="0010287B">
          <w:rPr>
            <w:rStyle w:val="Hyperlink"/>
            <w:noProof/>
          </w:rPr>
          <w:t>CGMM Components</w:t>
        </w:r>
        <w:r w:rsidR="00F14A55">
          <w:rPr>
            <w:noProof/>
            <w:webHidden/>
          </w:rPr>
          <w:tab/>
        </w:r>
        <w:r>
          <w:rPr>
            <w:noProof/>
            <w:webHidden/>
          </w:rPr>
          <w:fldChar w:fldCharType="begin"/>
        </w:r>
        <w:r w:rsidR="00F14A55">
          <w:rPr>
            <w:noProof/>
            <w:webHidden/>
          </w:rPr>
          <w:instrText xml:space="preserve"> PAGEREF _Toc228875137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38" w:history="1">
        <w:r w:rsidR="00F14A55" w:rsidRPr="0010287B">
          <w:rPr>
            <w:rStyle w:val="Hyperlink"/>
            <w:b/>
            <w:noProof/>
          </w:rPr>
          <w:t>CGMM Filter (in the host application)</w:t>
        </w:r>
        <w:r w:rsidR="00F14A55">
          <w:rPr>
            <w:noProof/>
            <w:webHidden/>
          </w:rPr>
          <w:tab/>
        </w:r>
        <w:r>
          <w:rPr>
            <w:noProof/>
            <w:webHidden/>
          </w:rPr>
          <w:fldChar w:fldCharType="begin"/>
        </w:r>
        <w:r w:rsidR="00F14A55">
          <w:rPr>
            <w:noProof/>
            <w:webHidden/>
          </w:rPr>
          <w:instrText xml:space="preserve"> PAGEREF _Toc228875138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39" w:history="1">
        <w:r w:rsidR="00F14A55" w:rsidRPr="0010287B">
          <w:rPr>
            <w:rStyle w:val="Hyperlink"/>
            <w:b/>
            <w:noProof/>
          </w:rPr>
          <w:t>CGMM Tool</w:t>
        </w:r>
        <w:r w:rsidR="00F14A55">
          <w:rPr>
            <w:noProof/>
            <w:webHidden/>
          </w:rPr>
          <w:tab/>
        </w:r>
        <w:r>
          <w:rPr>
            <w:noProof/>
            <w:webHidden/>
          </w:rPr>
          <w:fldChar w:fldCharType="begin"/>
        </w:r>
        <w:r w:rsidR="00F14A55">
          <w:rPr>
            <w:noProof/>
            <w:webHidden/>
          </w:rPr>
          <w:instrText xml:space="preserve"> PAGEREF _Toc228875139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40" w:history="1">
        <w:r w:rsidR="00F14A55" w:rsidRPr="0010287B">
          <w:rPr>
            <w:rStyle w:val="Hyperlink"/>
            <w:b/>
            <w:noProof/>
          </w:rPr>
          <w:t>Authentication Service</w:t>
        </w:r>
        <w:r w:rsidR="00F14A55">
          <w:rPr>
            <w:noProof/>
            <w:webHidden/>
          </w:rPr>
          <w:tab/>
        </w:r>
        <w:r>
          <w:rPr>
            <w:noProof/>
            <w:webHidden/>
          </w:rPr>
          <w:fldChar w:fldCharType="begin"/>
        </w:r>
        <w:r w:rsidR="00F14A55">
          <w:rPr>
            <w:noProof/>
            <w:webHidden/>
          </w:rPr>
          <w:instrText xml:space="preserve"> PAGEREF _Toc228875140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41" w:history="1">
        <w:r w:rsidR="00F14A55" w:rsidRPr="0010287B">
          <w:rPr>
            <w:rStyle w:val="Hyperlink"/>
            <w:b/>
            <w:noProof/>
          </w:rPr>
          <w:t>Dorian</w:t>
        </w:r>
        <w:r w:rsidR="00F14A55">
          <w:rPr>
            <w:noProof/>
            <w:webHidden/>
          </w:rPr>
          <w:tab/>
        </w:r>
        <w:r>
          <w:rPr>
            <w:noProof/>
            <w:webHidden/>
          </w:rPr>
          <w:fldChar w:fldCharType="begin"/>
        </w:r>
        <w:r w:rsidR="00F14A55">
          <w:rPr>
            <w:noProof/>
            <w:webHidden/>
          </w:rPr>
          <w:instrText xml:space="preserve"> PAGEREF _Toc228875141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42" w:history="1">
        <w:r w:rsidR="00F14A55" w:rsidRPr="0010287B">
          <w:rPr>
            <w:rStyle w:val="Hyperlink"/>
            <w:b/>
            <w:noProof/>
          </w:rPr>
          <w:t>SyncGTS</w:t>
        </w:r>
        <w:r w:rsidR="00F14A55">
          <w:rPr>
            <w:noProof/>
            <w:webHidden/>
          </w:rPr>
          <w:tab/>
        </w:r>
        <w:r>
          <w:rPr>
            <w:noProof/>
            <w:webHidden/>
          </w:rPr>
          <w:fldChar w:fldCharType="begin"/>
        </w:r>
        <w:r w:rsidR="00F14A55">
          <w:rPr>
            <w:noProof/>
            <w:webHidden/>
          </w:rPr>
          <w:instrText xml:space="preserve"> PAGEREF _Toc228875142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43" w:history="1">
        <w:r w:rsidR="00F14A55" w:rsidRPr="0010287B">
          <w:rPr>
            <w:rStyle w:val="Hyperlink"/>
            <w:noProof/>
          </w:rPr>
          <w:t>Security Concepts</w:t>
        </w:r>
        <w:r w:rsidR="00F14A55">
          <w:rPr>
            <w:noProof/>
            <w:webHidden/>
          </w:rPr>
          <w:tab/>
        </w:r>
        <w:r>
          <w:rPr>
            <w:noProof/>
            <w:webHidden/>
          </w:rPr>
          <w:fldChar w:fldCharType="begin"/>
        </w:r>
        <w:r w:rsidR="00F14A55">
          <w:rPr>
            <w:noProof/>
            <w:webHidden/>
          </w:rPr>
          <w:instrText xml:space="preserve"> PAGEREF _Toc228875143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44" w:history="1">
        <w:r w:rsidR="00F14A55" w:rsidRPr="0010287B">
          <w:rPr>
            <w:rStyle w:val="Hyperlink"/>
            <w:noProof/>
          </w:rPr>
          <w:t>Minimum System Requirements</w:t>
        </w:r>
        <w:r w:rsidR="00F14A55">
          <w:rPr>
            <w:noProof/>
            <w:webHidden/>
          </w:rPr>
          <w:tab/>
        </w:r>
        <w:r>
          <w:rPr>
            <w:noProof/>
            <w:webHidden/>
          </w:rPr>
          <w:fldChar w:fldCharType="begin"/>
        </w:r>
        <w:r w:rsidR="00F14A55">
          <w:rPr>
            <w:noProof/>
            <w:webHidden/>
          </w:rPr>
          <w:instrText xml:space="preserve"> PAGEREF _Toc228875144 \h </w:instrText>
        </w:r>
        <w:r>
          <w:rPr>
            <w:noProof/>
            <w:webHidden/>
          </w:rPr>
        </w:r>
        <w:r>
          <w:rPr>
            <w:noProof/>
            <w:webHidden/>
          </w:rPr>
          <w:fldChar w:fldCharType="separate"/>
        </w:r>
        <w:r w:rsidR="00C66417">
          <w:rPr>
            <w:noProof/>
            <w:webHidden/>
          </w:rPr>
          <w:t>9</w:t>
        </w:r>
        <w:r>
          <w:rPr>
            <w:noProof/>
            <w:webHidden/>
          </w:rPr>
          <w:fldChar w:fldCharType="end"/>
        </w:r>
      </w:hyperlink>
    </w:p>
    <w:p w:rsidR="00F14A55" w:rsidRDefault="00D42559">
      <w:pPr>
        <w:pStyle w:val="TOC1"/>
        <w:tabs>
          <w:tab w:val="left" w:pos="1320"/>
          <w:tab w:val="right" w:leader="dot" w:pos="8918"/>
        </w:tabs>
        <w:rPr>
          <w:rFonts w:asciiTheme="minorHAnsi" w:eastAsiaTheme="minorEastAsia" w:hAnsiTheme="minorHAnsi" w:cstheme="minorBidi"/>
          <w:b w:val="0"/>
          <w:noProof/>
          <w:sz w:val="22"/>
          <w:szCs w:val="22"/>
        </w:rPr>
      </w:pPr>
      <w:hyperlink w:anchor="_Toc228875145" w:history="1">
        <w:r w:rsidR="00F14A55" w:rsidRPr="0010287B">
          <w:rPr>
            <w:rStyle w:val="Hyperlink"/>
            <w:noProof/>
          </w:rPr>
          <w:t>Chapter 2</w:t>
        </w:r>
        <w:r w:rsidR="00F14A55">
          <w:rPr>
            <w:rFonts w:asciiTheme="minorHAnsi" w:eastAsiaTheme="minorEastAsia" w:hAnsiTheme="minorHAnsi" w:cstheme="minorBidi"/>
            <w:b w:val="0"/>
            <w:noProof/>
            <w:sz w:val="22"/>
            <w:szCs w:val="22"/>
          </w:rPr>
          <w:tab/>
        </w:r>
        <w:r w:rsidR="00F14A55" w:rsidRPr="0010287B">
          <w:rPr>
            <w:rStyle w:val="Hyperlink"/>
            <w:noProof/>
          </w:rPr>
          <w:t>Using the CGMM API</w:t>
        </w:r>
        <w:r w:rsidR="00F14A55">
          <w:rPr>
            <w:noProof/>
            <w:webHidden/>
          </w:rPr>
          <w:tab/>
        </w:r>
        <w:r>
          <w:rPr>
            <w:noProof/>
            <w:webHidden/>
          </w:rPr>
          <w:fldChar w:fldCharType="begin"/>
        </w:r>
        <w:r w:rsidR="00F14A55">
          <w:rPr>
            <w:noProof/>
            <w:webHidden/>
          </w:rPr>
          <w:instrText xml:space="preserve"> PAGEREF _Toc228875145 \h </w:instrText>
        </w:r>
        <w:r>
          <w:rPr>
            <w:noProof/>
            <w:webHidden/>
          </w:rPr>
        </w:r>
        <w:r>
          <w:rPr>
            <w:noProof/>
            <w:webHidden/>
          </w:rPr>
          <w:fldChar w:fldCharType="separate"/>
        </w:r>
        <w:r w:rsidR="00C66417">
          <w:rPr>
            <w:noProof/>
            <w:webHidden/>
          </w:rPr>
          <w:t>10</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46" w:history="1">
        <w:r w:rsidR="00F14A55" w:rsidRPr="0010287B">
          <w:rPr>
            <w:rStyle w:val="Hyperlink"/>
            <w:noProof/>
          </w:rPr>
          <w:t>Workflow</w:t>
        </w:r>
        <w:r w:rsidR="00F14A55">
          <w:rPr>
            <w:noProof/>
            <w:webHidden/>
          </w:rPr>
          <w:tab/>
        </w:r>
        <w:r>
          <w:rPr>
            <w:noProof/>
            <w:webHidden/>
          </w:rPr>
          <w:fldChar w:fldCharType="begin"/>
        </w:r>
        <w:r w:rsidR="00F14A55">
          <w:rPr>
            <w:noProof/>
            <w:webHidden/>
          </w:rPr>
          <w:instrText xml:space="preserve"> PAGEREF _Toc228875146 \h </w:instrText>
        </w:r>
        <w:r>
          <w:rPr>
            <w:noProof/>
            <w:webHidden/>
          </w:rPr>
        </w:r>
        <w:r>
          <w:rPr>
            <w:noProof/>
            <w:webHidden/>
          </w:rPr>
          <w:fldChar w:fldCharType="separate"/>
        </w:r>
        <w:r w:rsidR="00C66417">
          <w:rPr>
            <w:noProof/>
            <w:webHidden/>
          </w:rPr>
          <w:t>10</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47" w:history="1">
        <w:r w:rsidR="00F14A55" w:rsidRPr="0010287B">
          <w:rPr>
            <w:rStyle w:val="Hyperlink"/>
            <w:noProof/>
          </w:rPr>
          <w:t>CGMM API Services</w:t>
        </w:r>
        <w:r w:rsidR="00F14A55">
          <w:rPr>
            <w:noProof/>
            <w:webHidden/>
          </w:rPr>
          <w:tab/>
        </w:r>
        <w:r>
          <w:rPr>
            <w:noProof/>
            <w:webHidden/>
          </w:rPr>
          <w:fldChar w:fldCharType="begin"/>
        </w:r>
        <w:r w:rsidR="00F14A55">
          <w:rPr>
            <w:noProof/>
            <w:webHidden/>
          </w:rPr>
          <w:instrText xml:space="preserve"> PAGEREF _Toc228875147 \h </w:instrText>
        </w:r>
        <w:r>
          <w:rPr>
            <w:noProof/>
            <w:webHidden/>
          </w:rPr>
        </w:r>
        <w:r>
          <w:rPr>
            <w:noProof/>
            <w:webHidden/>
          </w:rPr>
          <w:fldChar w:fldCharType="separate"/>
        </w:r>
        <w:r w:rsidR="00C66417">
          <w:rPr>
            <w:noProof/>
            <w:webHidden/>
          </w:rPr>
          <w:t>11</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48" w:history="1">
        <w:r w:rsidR="00F14A55" w:rsidRPr="0010287B">
          <w:rPr>
            <w:rStyle w:val="Hyperlink"/>
            <w:noProof/>
          </w:rPr>
          <w:t>CGMMManager</w:t>
        </w:r>
        <w:r w:rsidR="00F14A55">
          <w:rPr>
            <w:noProof/>
            <w:webHidden/>
          </w:rPr>
          <w:tab/>
        </w:r>
        <w:r>
          <w:rPr>
            <w:noProof/>
            <w:webHidden/>
          </w:rPr>
          <w:fldChar w:fldCharType="begin"/>
        </w:r>
        <w:r w:rsidR="00F14A55">
          <w:rPr>
            <w:noProof/>
            <w:webHidden/>
          </w:rPr>
          <w:instrText xml:space="preserve"> PAGEREF _Toc228875148 \h </w:instrText>
        </w:r>
        <w:r>
          <w:rPr>
            <w:noProof/>
            <w:webHidden/>
          </w:rPr>
        </w:r>
        <w:r>
          <w:rPr>
            <w:noProof/>
            <w:webHidden/>
          </w:rPr>
          <w:fldChar w:fldCharType="separate"/>
        </w:r>
        <w:r w:rsidR="00C66417">
          <w:rPr>
            <w:noProof/>
            <w:webHidden/>
          </w:rPr>
          <w:t>11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49" w:history="1">
        <w:r w:rsidR="00F14A55" w:rsidRPr="0010287B">
          <w:rPr>
            <w:rStyle w:val="Hyperlink"/>
            <w:noProof/>
          </w:rPr>
          <w:t>Integrating with the CGMM API</w:t>
        </w:r>
        <w:r w:rsidR="00F14A55">
          <w:rPr>
            <w:noProof/>
            <w:webHidden/>
          </w:rPr>
          <w:tab/>
        </w:r>
        <w:r>
          <w:rPr>
            <w:noProof/>
            <w:webHidden/>
          </w:rPr>
          <w:fldChar w:fldCharType="begin"/>
        </w:r>
        <w:r w:rsidR="00F14A55">
          <w:rPr>
            <w:noProof/>
            <w:webHidden/>
          </w:rPr>
          <w:instrText xml:space="preserve"> PAGEREF _Toc228875149 \h </w:instrText>
        </w:r>
        <w:r>
          <w:rPr>
            <w:noProof/>
            <w:webHidden/>
          </w:rPr>
        </w:r>
        <w:r>
          <w:rPr>
            <w:noProof/>
            <w:webHidden/>
          </w:rPr>
          <w:fldChar w:fldCharType="separate"/>
        </w:r>
        <w:r w:rsidR="00C66417">
          <w:rPr>
            <w:noProof/>
            <w:webHidden/>
          </w:rPr>
          <w:t>15</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50" w:history="1">
        <w:r w:rsidR="00F14A55" w:rsidRPr="0010287B">
          <w:rPr>
            <w:rStyle w:val="Hyperlink"/>
            <w:noProof/>
          </w:rPr>
          <w:t>Importing the CGMM Authentication API</w:t>
        </w:r>
        <w:r w:rsidR="00F14A55">
          <w:rPr>
            <w:noProof/>
            <w:webHidden/>
          </w:rPr>
          <w:tab/>
        </w:r>
        <w:r>
          <w:rPr>
            <w:noProof/>
            <w:webHidden/>
          </w:rPr>
          <w:fldChar w:fldCharType="begin"/>
        </w:r>
        <w:r w:rsidR="00F14A55">
          <w:rPr>
            <w:noProof/>
            <w:webHidden/>
          </w:rPr>
          <w:instrText xml:space="preserve"> PAGEREF _Toc228875150 \h </w:instrText>
        </w:r>
        <w:r>
          <w:rPr>
            <w:noProof/>
            <w:webHidden/>
          </w:rPr>
        </w:r>
        <w:r>
          <w:rPr>
            <w:noProof/>
            <w:webHidden/>
          </w:rPr>
          <w:fldChar w:fldCharType="separate"/>
        </w:r>
        <w:r w:rsidR="00C66417">
          <w:rPr>
            <w:noProof/>
            <w:webHidden/>
          </w:rPr>
          <w:t>15</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51" w:history="1">
        <w:r w:rsidR="00F14A55" w:rsidRPr="0010287B">
          <w:rPr>
            <w:rStyle w:val="Hyperlink"/>
            <w:noProof/>
          </w:rPr>
          <w:t>Obtaining the CGMMManager</w:t>
        </w:r>
        <w:r w:rsidR="00F14A55">
          <w:rPr>
            <w:noProof/>
            <w:webHidden/>
          </w:rPr>
          <w:tab/>
        </w:r>
        <w:r>
          <w:rPr>
            <w:noProof/>
            <w:webHidden/>
          </w:rPr>
          <w:fldChar w:fldCharType="begin"/>
        </w:r>
        <w:r w:rsidR="00F14A55">
          <w:rPr>
            <w:noProof/>
            <w:webHidden/>
          </w:rPr>
          <w:instrText xml:space="preserve"> PAGEREF _Toc228875151 \h </w:instrText>
        </w:r>
        <w:r>
          <w:rPr>
            <w:noProof/>
            <w:webHidden/>
          </w:rPr>
        </w:r>
        <w:r>
          <w:rPr>
            <w:noProof/>
            <w:webHidden/>
          </w:rPr>
          <w:fldChar w:fldCharType="separate"/>
        </w:r>
        <w:r w:rsidR="00C66417">
          <w:rPr>
            <w:noProof/>
            <w:webHidden/>
          </w:rPr>
          <w:t>16</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52" w:history="1">
        <w:r w:rsidR="00F14A55" w:rsidRPr="0010287B">
          <w:rPr>
            <w:rStyle w:val="Hyperlink"/>
            <w:noProof/>
          </w:rPr>
          <w:t>Authenticating Users</w:t>
        </w:r>
        <w:r w:rsidR="00F14A55">
          <w:rPr>
            <w:noProof/>
            <w:webHidden/>
          </w:rPr>
          <w:tab/>
        </w:r>
        <w:r>
          <w:rPr>
            <w:noProof/>
            <w:webHidden/>
          </w:rPr>
          <w:fldChar w:fldCharType="begin"/>
        </w:r>
        <w:r w:rsidR="00F14A55">
          <w:rPr>
            <w:noProof/>
            <w:webHidden/>
          </w:rPr>
          <w:instrText xml:space="preserve"> PAGEREF _Toc228875152 \h </w:instrText>
        </w:r>
        <w:r>
          <w:rPr>
            <w:noProof/>
            <w:webHidden/>
          </w:rPr>
        </w:r>
        <w:r>
          <w:rPr>
            <w:noProof/>
            <w:webHidden/>
          </w:rPr>
          <w:fldChar w:fldCharType="separate"/>
        </w:r>
        <w:r w:rsidR="00C66417">
          <w:rPr>
            <w:noProof/>
            <w:webHidden/>
          </w:rPr>
          <w:t>16</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53" w:history="1">
        <w:r w:rsidR="00F14A55" w:rsidRPr="0010287B">
          <w:rPr>
            <w:rStyle w:val="Hyperlink"/>
            <w:noProof/>
          </w:rPr>
          <w:t>Migrating Users</w:t>
        </w:r>
        <w:r w:rsidR="00F14A55">
          <w:rPr>
            <w:noProof/>
            <w:webHidden/>
          </w:rPr>
          <w:tab/>
        </w:r>
        <w:r>
          <w:rPr>
            <w:noProof/>
            <w:webHidden/>
          </w:rPr>
          <w:fldChar w:fldCharType="begin"/>
        </w:r>
        <w:r w:rsidR="00F14A55">
          <w:rPr>
            <w:noProof/>
            <w:webHidden/>
          </w:rPr>
          <w:instrText xml:space="preserve"> PAGEREF _Toc228875153 \h </w:instrText>
        </w:r>
        <w:r>
          <w:rPr>
            <w:noProof/>
            <w:webHidden/>
          </w:rPr>
        </w:r>
        <w:r>
          <w:rPr>
            <w:noProof/>
            <w:webHidden/>
          </w:rPr>
          <w:fldChar w:fldCharType="separate"/>
        </w:r>
        <w:r w:rsidR="00C66417">
          <w:rPr>
            <w:noProof/>
            <w:webHidden/>
          </w:rPr>
          <w:t>16</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54" w:history="1">
        <w:r w:rsidR="00F14A55" w:rsidRPr="0010287B">
          <w:rPr>
            <w:rStyle w:val="Hyperlink"/>
            <w:noProof/>
          </w:rPr>
          <w:t>Integrating Auto Start SyncGTS servlet</w:t>
        </w:r>
        <w:r w:rsidR="00F14A55">
          <w:rPr>
            <w:noProof/>
            <w:webHidden/>
          </w:rPr>
          <w:tab/>
        </w:r>
        <w:r>
          <w:rPr>
            <w:noProof/>
            <w:webHidden/>
          </w:rPr>
          <w:fldChar w:fldCharType="begin"/>
        </w:r>
        <w:r w:rsidR="00F14A55">
          <w:rPr>
            <w:noProof/>
            <w:webHidden/>
          </w:rPr>
          <w:instrText xml:space="preserve"> PAGEREF _Toc228875154 \h </w:instrText>
        </w:r>
        <w:r>
          <w:rPr>
            <w:noProof/>
            <w:webHidden/>
          </w:rPr>
        </w:r>
        <w:r>
          <w:rPr>
            <w:noProof/>
            <w:webHidden/>
          </w:rPr>
          <w:fldChar w:fldCharType="separate"/>
        </w:r>
        <w:r w:rsidR="00C66417">
          <w:rPr>
            <w:noProof/>
            <w:webHidden/>
          </w:rPr>
          <w:t>17</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55" w:history="1">
        <w:r w:rsidR="00F14A55" w:rsidRPr="0010287B">
          <w:rPr>
            <w:rStyle w:val="Hyperlink"/>
            <w:noProof/>
          </w:rPr>
          <w:t>Configurations for CGMM API</w:t>
        </w:r>
        <w:r w:rsidR="00F14A55">
          <w:rPr>
            <w:noProof/>
            <w:webHidden/>
          </w:rPr>
          <w:tab/>
        </w:r>
        <w:r>
          <w:rPr>
            <w:noProof/>
            <w:webHidden/>
          </w:rPr>
          <w:fldChar w:fldCharType="begin"/>
        </w:r>
        <w:r w:rsidR="00F14A55">
          <w:rPr>
            <w:noProof/>
            <w:webHidden/>
          </w:rPr>
          <w:instrText xml:space="preserve"> PAGEREF _Toc228875155 \h </w:instrText>
        </w:r>
        <w:r>
          <w:rPr>
            <w:noProof/>
            <w:webHidden/>
          </w:rPr>
        </w:r>
        <w:r>
          <w:rPr>
            <w:noProof/>
            <w:webHidden/>
          </w:rPr>
          <w:fldChar w:fldCharType="separate"/>
        </w:r>
        <w:r w:rsidR="00C66417">
          <w:rPr>
            <w:noProof/>
            <w:webHidden/>
          </w:rPr>
          <w:t>17</w:t>
        </w:r>
        <w:r>
          <w:rPr>
            <w:noProof/>
            <w:webHidden/>
          </w:rPr>
          <w:fldChar w:fldCharType="end"/>
        </w:r>
      </w:hyperlink>
    </w:p>
    <w:p w:rsidR="00F14A55" w:rsidRDefault="00D42559">
      <w:pPr>
        <w:pStyle w:val="TOC1"/>
        <w:tabs>
          <w:tab w:val="left" w:pos="1320"/>
          <w:tab w:val="right" w:leader="dot" w:pos="8918"/>
        </w:tabs>
        <w:rPr>
          <w:rFonts w:asciiTheme="minorHAnsi" w:eastAsiaTheme="minorEastAsia" w:hAnsiTheme="minorHAnsi" w:cstheme="minorBidi"/>
          <w:b w:val="0"/>
          <w:noProof/>
          <w:sz w:val="22"/>
          <w:szCs w:val="22"/>
        </w:rPr>
      </w:pPr>
      <w:hyperlink w:anchor="_Toc228875156" w:history="1">
        <w:r w:rsidR="00F14A55" w:rsidRPr="0010287B">
          <w:rPr>
            <w:rStyle w:val="Hyperlink"/>
            <w:noProof/>
          </w:rPr>
          <w:t>Chapter 3</w:t>
        </w:r>
        <w:r w:rsidR="00F14A55">
          <w:rPr>
            <w:rFonts w:asciiTheme="minorHAnsi" w:eastAsiaTheme="minorEastAsia" w:hAnsiTheme="minorHAnsi" w:cstheme="minorBidi"/>
            <w:b w:val="0"/>
            <w:noProof/>
            <w:sz w:val="22"/>
            <w:szCs w:val="22"/>
          </w:rPr>
          <w:tab/>
        </w:r>
        <w:r w:rsidR="00F14A55" w:rsidRPr="0010287B">
          <w:rPr>
            <w:rStyle w:val="Hyperlink"/>
            <w:noProof/>
          </w:rPr>
          <w:t>Audit Logging</w:t>
        </w:r>
        <w:r w:rsidR="00F14A55">
          <w:rPr>
            <w:noProof/>
            <w:webHidden/>
          </w:rPr>
          <w:tab/>
        </w:r>
        <w:r>
          <w:rPr>
            <w:noProof/>
            <w:webHidden/>
          </w:rPr>
          <w:fldChar w:fldCharType="begin"/>
        </w:r>
        <w:r w:rsidR="00F14A55">
          <w:rPr>
            <w:noProof/>
            <w:webHidden/>
          </w:rPr>
          <w:instrText xml:space="preserve"> PAGEREF _Toc228875156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57" w:history="1">
        <w:r w:rsidR="00F14A55" w:rsidRPr="0010287B">
          <w:rPr>
            <w:rStyle w:val="Hyperlink"/>
            <w:noProof/>
          </w:rPr>
          <w:t>Overview</w:t>
        </w:r>
        <w:r w:rsidR="00F14A55">
          <w:rPr>
            <w:noProof/>
            <w:webHidden/>
          </w:rPr>
          <w:tab/>
        </w:r>
        <w:r>
          <w:rPr>
            <w:noProof/>
            <w:webHidden/>
          </w:rPr>
          <w:fldChar w:fldCharType="begin"/>
        </w:r>
        <w:r w:rsidR="00F14A55">
          <w:rPr>
            <w:noProof/>
            <w:webHidden/>
          </w:rPr>
          <w:instrText xml:space="preserve"> PAGEREF _Toc228875157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58" w:history="1">
        <w:r w:rsidR="00F14A55" w:rsidRPr="0010287B">
          <w:rPr>
            <w:rStyle w:val="Hyperlink"/>
            <w:noProof/>
          </w:rPr>
          <w:t>JAR Placement</w:t>
        </w:r>
        <w:r w:rsidR="00F14A55">
          <w:rPr>
            <w:noProof/>
            <w:webHidden/>
          </w:rPr>
          <w:tab/>
        </w:r>
        <w:r>
          <w:rPr>
            <w:noProof/>
            <w:webHidden/>
          </w:rPr>
          <w:fldChar w:fldCharType="begin"/>
        </w:r>
        <w:r w:rsidR="00F14A55">
          <w:rPr>
            <w:noProof/>
            <w:webHidden/>
          </w:rPr>
          <w:instrText xml:space="preserve"> PAGEREF _Toc228875158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59" w:history="1">
        <w:r w:rsidR="00F14A55" w:rsidRPr="0010287B">
          <w:rPr>
            <w:rStyle w:val="Hyperlink"/>
            <w:noProof/>
          </w:rPr>
          <w:t>Enabling CLM APIs in Integration with CGMM APIs</w:t>
        </w:r>
        <w:r w:rsidR="00F14A55">
          <w:rPr>
            <w:noProof/>
            <w:webHidden/>
          </w:rPr>
          <w:tab/>
        </w:r>
        <w:r>
          <w:rPr>
            <w:noProof/>
            <w:webHidden/>
          </w:rPr>
          <w:fldChar w:fldCharType="begin"/>
        </w:r>
        <w:r w:rsidR="00F14A55">
          <w:rPr>
            <w:noProof/>
            <w:webHidden/>
          </w:rPr>
          <w:instrText xml:space="preserve"> PAGEREF _Toc228875159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60" w:history="1">
        <w:r w:rsidR="00F14A55" w:rsidRPr="0010287B">
          <w:rPr>
            <w:rStyle w:val="Hyperlink"/>
            <w:noProof/>
          </w:rPr>
          <w:t>Event Logging</w:t>
        </w:r>
        <w:r w:rsidR="00F14A55">
          <w:rPr>
            <w:noProof/>
            <w:webHidden/>
          </w:rPr>
          <w:tab/>
        </w:r>
        <w:r>
          <w:rPr>
            <w:noProof/>
            <w:webHidden/>
          </w:rPr>
          <w:fldChar w:fldCharType="begin"/>
        </w:r>
        <w:r w:rsidR="00F14A55">
          <w:rPr>
            <w:noProof/>
            <w:webHidden/>
          </w:rPr>
          <w:instrText xml:space="preserve"> PAGEREF _Toc228875160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61" w:history="1">
        <w:r w:rsidR="00F14A55" w:rsidRPr="0010287B">
          <w:rPr>
            <w:rStyle w:val="Hyperlink"/>
            <w:noProof/>
          </w:rPr>
          <w:t>Common Logging Database</w:t>
        </w:r>
        <w:r w:rsidR="00F14A55">
          <w:rPr>
            <w:noProof/>
            <w:webHidden/>
          </w:rPr>
          <w:tab/>
        </w:r>
        <w:r>
          <w:rPr>
            <w:noProof/>
            <w:webHidden/>
          </w:rPr>
          <w:fldChar w:fldCharType="begin"/>
        </w:r>
        <w:r w:rsidR="00F14A55">
          <w:rPr>
            <w:noProof/>
            <w:webHidden/>
          </w:rPr>
          <w:instrText xml:space="preserve"> PAGEREF _Toc228875161 \h </w:instrText>
        </w:r>
        <w:r>
          <w:rPr>
            <w:noProof/>
            <w:webHidden/>
          </w:rPr>
        </w:r>
        <w:r>
          <w:rPr>
            <w:noProof/>
            <w:webHidden/>
          </w:rPr>
          <w:fldChar w:fldCharType="separate"/>
        </w:r>
        <w:r w:rsidR="00C66417">
          <w:rPr>
            <w:noProof/>
            <w:webHidden/>
          </w:rPr>
          <w:t>20</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62" w:history="1">
        <w:r w:rsidR="00F14A55" w:rsidRPr="0010287B">
          <w:rPr>
            <w:rStyle w:val="Hyperlink"/>
            <w:noProof/>
          </w:rPr>
          <w:t>JDBC Appender</w:t>
        </w:r>
        <w:r w:rsidR="00F14A55">
          <w:rPr>
            <w:noProof/>
            <w:webHidden/>
          </w:rPr>
          <w:tab/>
        </w:r>
        <w:r>
          <w:rPr>
            <w:noProof/>
            <w:webHidden/>
          </w:rPr>
          <w:fldChar w:fldCharType="begin"/>
        </w:r>
        <w:r w:rsidR="00F14A55">
          <w:rPr>
            <w:noProof/>
            <w:webHidden/>
          </w:rPr>
          <w:instrText xml:space="preserve"> PAGEREF _Toc228875162 \h </w:instrText>
        </w:r>
        <w:r>
          <w:rPr>
            <w:noProof/>
            <w:webHidden/>
          </w:rPr>
        </w:r>
        <w:r>
          <w:rPr>
            <w:noProof/>
            <w:webHidden/>
          </w:rPr>
          <w:fldChar w:fldCharType="separate"/>
        </w:r>
        <w:r w:rsidR="00C66417">
          <w:rPr>
            <w:noProof/>
            <w:webHidden/>
          </w:rPr>
          <w:t>20</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63" w:history="1">
        <w:r w:rsidR="00F14A55" w:rsidRPr="0010287B">
          <w:rPr>
            <w:rStyle w:val="Hyperlink"/>
            <w:noProof/>
          </w:rPr>
          <w:t>Deployment Steps</w:t>
        </w:r>
        <w:r w:rsidR="00F14A55">
          <w:rPr>
            <w:noProof/>
            <w:webHidden/>
          </w:rPr>
          <w:tab/>
        </w:r>
        <w:r>
          <w:rPr>
            <w:noProof/>
            <w:webHidden/>
          </w:rPr>
          <w:fldChar w:fldCharType="begin"/>
        </w:r>
        <w:r w:rsidR="00F14A55">
          <w:rPr>
            <w:noProof/>
            <w:webHidden/>
          </w:rPr>
          <w:instrText xml:space="preserve"> PAGEREF _Toc228875163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64" w:history="1">
        <w:r w:rsidR="00F14A55" w:rsidRPr="0010287B">
          <w:rPr>
            <w:rStyle w:val="Hyperlink"/>
            <w:noProof/>
          </w:rPr>
          <w:t>Step 1: Create and Prime MySQL Logging Database</w:t>
        </w:r>
        <w:r w:rsidR="00F14A55">
          <w:rPr>
            <w:noProof/>
            <w:webHidden/>
          </w:rPr>
          <w:tab/>
        </w:r>
        <w:r>
          <w:rPr>
            <w:noProof/>
            <w:webHidden/>
          </w:rPr>
          <w:fldChar w:fldCharType="begin"/>
        </w:r>
        <w:r w:rsidR="00F14A55">
          <w:rPr>
            <w:noProof/>
            <w:webHidden/>
          </w:rPr>
          <w:instrText xml:space="preserve"> PAGEREF _Toc228875164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65" w:history="1">
        <w:r w:rsidR="00F14A55" w:rsidRPr="0010287B">
          <w:rPr>
            <w:rStyle w:val="Hyperlink"/>
            <w:noProof/>
          </w:rPr>
          <w:t>Step 2: Configure the log4j.xml file for JBoss</w:t>
        </w:r>
        <w:r w:rsidR="00F14A55">
          <w:rPr>
            <w:noProof/>
            <w:webHidden/>
          </w:rPr>
          <w:tab/>
        </w:r>
        <w:r>
          <w:rPr>
            <w:noProof/>
            <w:webHidden/>
          </w:rPr>
          <w:fldChar w:fldCharType="begin"/>
        </w:r>
        <w:r w:rsidR="00F14A55">
          <w:rPr>
            <w:noProof/>
            <w:webHidden/>
          </w:rPr>
          <w:instrText xml:space="preserve"> PAGEREF _Toc228875165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66" w:history="1">
        <w:r w:rsidR="00F14A55" w:rsidRPr="0010287B">
          <w:rPr>
            <w:rStyle w:val="Hyperlink"/>
            <w:noProof/>
          </w:rPr>
          <w:t>Step 3: View the Logs</w:t>
        </w:r>
        <w:r w:rsidR="00F14A55">
          <w:rPr>
            <w:noProof/>
            <w:webHidden/>
          </w:rPr>
          <w:tab/>
        </w:r>
        <w:r>
          <w:rPr>
            <w:noProof/>
            <w:webHidden/>
          </w:rPr>
          <w:fldChar w:fldCharType="begin"/>
        </w:r>
        <w:r w:rsidR="00F14A55">
          <w:rPr>
            <w:noProof/>
            <w:webHidden/>
          </w:rPr>
          <w:instrText xml:space="preserve"> PAGEREF _Toc228875166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D42559">
      <w:pPr>
        <w:pStyle w:val="TOC1"/>
        <w:tabs>
          <w:tab w:val="left" w:pos="1320"/>
          <w:tab w:val="right" w:leader="dot" w:pos="8918"/>
        </w:tabs>
        <w:rPr>
          <w:rFonts w:asciiTheme="minorHAnsi" w:eastAsiaTheme="minorEastAsia" w:hAnsiTheme="minorHAnsi" w:cstheme="minorBidi"/>
          <w:b w:val="0"/>
          <w:noProof/>
          <w:sz w:val="22"/>
          <w:szCs w:val="22"/>
        </w:rPr>
      </w:pPr>
      <w:hyperlink w:anchor="_Toc228875167" w:history="1">
        <w:r w:rsidR="00F14A55" w:rsidRPr="0010287B">
          <w:rPr>
            <w:rStyle w:val="Hyperlink"/>
            <w:noProof/>
          </w:rPr>
          <w:t>Chapter 4</w:t>
        </w:r>
        <w:r w:rsidR="00F14A55">
          <w:rPr>
            <w:rFonts w:asciiTheme="minorHAnsi" w:eastAsiaTheme="minorEastAsia" w:hAnsiTheme="minorHAnsi" w:cstheme="minorBidi"/>
            <w:b w:val="0"/>
            <w:noProof/>
            <w:sz w:val="22"/>
            <w:szCs w:val="22"/>
          </w:rPr>
          <w:tab/>
        </w:r>
        <w:r w:rsidR="00F14A55" w:rsidRPr="0010287B">
          <w:rPr>
            <w:rStyle w:val="Hyperlink"/>
            <w:noProof/>
          </w:rPr>
          <w:t>Using the CGMM Tool</w:t>
        </w:r>
        <w:r w:rsidR="00F14A55">
          <w:rPr>
            <w:noProof/>
            <w:webHidden/>
          </w:rPr>
          <w:tab/>
        </w:r>
        <w:r>
          <w:rPr>
            <w:noProof/>
            <w:webHidden/>
          </w:rPr>
          <w:fldChar w:fldCharType="begin"/>
        </w:r>
        <w:r w:rsidR="00F14A55">
          <w:rPr>
            <w:noProof/>
            <w:webHidden/>
          </w:rPr>
          <w:instrText xml:space="preserve"> PAGEREF _Toc228875167 \h </w:instrText>
        </w:r>
        <w:r>
          <w:rPr>
            <w:noProof/>
            <w:webHidden/>
          </w:rPr>
        </w:r>
        <w:r>
          <w:rPr>
            <w:noProof/>
            <w:webHidden/>
          </w:rPr>
          <w:fldChar w:fldCharType="separate"/>
        </w:r>
        <w:r w:rsidR="00C66417">
          <w:rPr>
            <w:noProof/>
            <w:webHidden/>
          </w:rPr>
          <w:t>22</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68" w:history="1">
        <w:r w:rsidR="00F14A55" w:rsidRPr="0010287B">
          <w:rPr>
            <w:rStyle w:val="Hyperlink"/>
            <w:noProof/>
          </w:rPr>
          <w:t>Overview</w:t>
        </w:r>
        <w:r w:rsidR="00F14A55">
          <w:rPr>
            <w:noProof/>
            <w:webHidden/>
          </w:rPr>
          <w:tab/>
        </w:r>
        <w:r>
          <w:rPr>
            <w:noProof/>
            <w:webHidden/>
          </w:rPr>
          <w:fldChar w:fldCharType="begin"/>
        </w:r>
        <w:r w:rsidR="00F14A55">
          <w:rPr>
            <w:noProof/>
            <w:webHidden/>
          </w:rPr>
          <w:instrText xml:space="preserve"> PAGEREF _Toc228875168 \h </w:instrText>
        </w:r>
        <w:r>
          <w:rPr>
            <w:noProof/>
            <w:webHidden/>
          </w:rPr>
        </w:r>
        <w:r>
          <w:rPr>
            <w:noProof/>
            <w:webHidden/>
          </w:rPr>
          <w:fldChar w:fldCharType="separate"/>
        </w:r>
        <w:r w:rsidR="00C66417">
          <w:rPr>
            <w:noProof/>
            <w:webHidden/>
          </w:rPr>
          <w:t>22</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69" w:history="1">
        <w:r w:rsidR="00F14A55" w:rsidRPr="0010287B">
          <w:rPr>
            <w:rStyle w:val="Hyperlink"/>
            <w:noProof/>
          </w:rPr>
          <w:t>Default Behavior</w:t>
        </w:r>
        <w:r w:rsidR="00F14A55">
          <w:rPr>
            <w:noProof/>
            <w:webHidden/>
          </w:rPr>
          <w:tab/>
        </w:r>
        <w:r>
          <w:rPr>
            <w:noProof/>
            <w:webHidden/>
          </w:rPr>
          <w:fldChar w:fldCharType="begin"/>
        </w:r>
        <w:r w:rsidR="00F14A55">
          <w:rPr>
            <w:noProof/>
            <w:webHidden/>
          </w:rPr>
          <w:instrText xml:space="preserve"> PAGEREF _Toc228875169 \h </w:instrText>
        </w:r>
        <w:r>
          <w:rPr>
            <w:noProof/>
            <w:webHidden/>
          </w:rPr>
        </w:r>
        <w:r>
          <w:rPr>
            <w:noProof/>
            <w:webHidden/>
          </w:rPr>
          <w:fldChar w:fldCharType="separate"/>
        </w:r>
        <w:r w:rsidR="00C66417">
          <w:rPr>
            <w:noProof/>
            <w:webHidden/>
          </w:rPr>
          <w:t>22</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70" w:history="1">
        <w:r w:rsidR="00F14A55" w:rsidRPr="0010287B">
          <w:rPr>
            <w:rStyle w:val="Hyperlink"/>
            <w:noProof/>
          </w:rPr>
          <w:t>Default Behavior Workflows/Scenarios</w:t>
        </w:r>
        <w:r w:rsidR="00F14A55">
          <w:rPr>
            <w:noProof/>
            <w:webHidden/>
          </w:rPr>
          <w:tab/>
        </w:r>
        <w:r>
          <w:rPr>
            <w:noProof/>
            <w:webHidden/>
          </w:rPr>
          <w:fldChar w:fldCharType="begin"/>
        </w:r>
        <w:r w:rsidR="00F14A55">
          <w:rPr>
            <w:noProof/>
            <w:webHidden/>
          </w:rPr>
          <w:instrText xml:space="preserve"> PAGEREF _Toc228875170 \h </w:instrText>
        </w:r>
        <w:r>
          <w:rPr>
            <w:noProof/>
            <w:webHidden/>
          </w:rPr>
        </w:r>
        <w:r>
          <w:rPr>
            <w:noProof/>
            <w:webHidden/>
          </w:rPr>
          <w:fldChar w:fldCharType="separate"/>
        </w:r>
        <w:r w:rsidR="00C66417">
          <w:rPr>
            <w:noProof/>
            <w:webHidden/>
          </w:rPr>
          <w:t>23</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71" w:history="1">
        <w:r w:rsidR="00F14A55" w:rsidRPr="0010287B">
          <w:rPr>
            <w:rStyle w:val="Hyperlink"/>
            <w:noProof/>
          </w:rPr>
          <w:t>Default Behavior Scenario 1: User Logs In with CSM Account</w:t>
        </w:r>
        <w:r w:rsidR="00F14A55">
          <w:rPr>
            <w:noProof/>
            <w:webHidden/>
          </w:rPr>
          <w:tab/>
        </w:r>
        <w:r>
          <w:rPr>
            <w:noProof/>
            <w:webHidden/>
          </w:rPr>
          <w:fldChar w:fldCharType="begin"/>
        </w:r>
        <w:r w:rsidR="00F14A55">
          <w:rPr>
            <w:noProof/>
            <w:webHidden/>
          </w:rPr>
          <w:instrText xml:space="preserve"> PAGEREF _Toc228875171 \h </w:instrText>
        </w:r>
        <w:r>
          <w:rPr>
            <w:noProof/>
            <w:webHidden/>
          </w:rPr>
        </w:r>
        <w:r>
          <w:rPr>
            <w:noProof/>
            <w:webHidden/>
          </w:rPr>
          <w:fldChar w:fldCharType="separate"/>
        </w:r>
        <w:r w:rsidR="00C66417">
          <w:rPr>
            <w:noProof/>
            <w:webHidden/>
          </w:rPr>
          <w:t>24</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72" w:history="1">
        <w:r w:rsidR="00F14A55" w:rsidRPr="0010287B">
          <w:rPr>
            <w:rStyle w:val="Hyperlink"/>
            <w:noProof/>
          </w:rPr>
          <w:t>Default Behavior Scenario 2: User Logs In with caGrid Account</w:t>
        </w:r>
        <w:r w:rsidR="00F14A55">
          <w:rPr>
            <w:noProof/>
            <w:webHidden/>
          </w:rPr>
          <w:tab/>
        </w:r>
        <w:r>
          <w:rPr>
            <w:noProof/>
            <w:webHidden/>
          </w:rPr>
          <w:fldChar w:fldCharType="begin"/>
        </w:r>
        <w:r w:rsidR="00F14A55">
          <w:rPr>
            <w:noProof/>
            <w:webHidden/>
          </w:rPr>
          <w:instrText xml:space="preserve"> PAGEREF _Toc228875172 \h </w:instrText>
        </w:r>
        <w:r>
          <w:rPr>
            <w:noProof/>
            <w:webHidden/>
          </w:rPr>
        </w:r>
        <w:r>
          <w:rPr>
            <w:noProof/>
            <w:webHidden/>
          </w:rPr>
          <w:fldChar w:fldCharType="separate"/>
        </w:r>
        <w:r w:rsidR="00C66417">
          <w:rPr>
            <w:noProof/>
            <w:webHidden/>
          </w:rPr>
          <w:t>28</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73" w:history="1">
        <w:r w:rsidR="00F14A55" w:rsidRPr="0010287B">
          <w:rPr>
            <w:rStyle w:val="Hyperlink"/>
            <w:noProof/>
          </w:rPr>
          <w:t>Alternate Behavior</w:t>
        </w:r>
        <w:r w:rsidR="00F14A55">
          <w:rPr>
            <w:noProof/>
            <w:webHidden/>
          </w:rPr>
          <w:tab/>
        </w:r>
        <w:r>
          <w:rPr>
            <w:noProof/>
            <w:webHidden/>
          </w:rPr>
          <w:fldChar w:fldCharType="begin"/>
        </w:r>
        <w:r w:rsidR="00F14A55">
          <w:rPr>
            <w:noProof/>
            <w:webHidden/>
          </w:rPr>
          <w:instrText xml:space="preserve"> PAGEREF _Toc228875173 \h </w:instrText>
        </w:r>
        <w:r>
          <w:rPr>
            <w:noProof/>
            <w:webHidden/>
          </w:rPr>
        </w:r>
        <w:r>
          <w:rPr>
            <w:noProof/>
            <w:webHidden/>
          </w:rPr>
          <w:fldChar w:fldCharType="separate"/>
        </w:r>
        <w:r w:rsidR="00C66417">
          <w:rPr>
            <w:noProof/>
            <w:webHidden/>
          </w:rPr>
          <w:t>31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74" w:history="1">
        <w:r w:rsidR="00F14A55" w:rsidRPr="0010287B">
          <w:rPr>
            <w:rStyle w:val="Hyperlink"/>
            <w:noProof/>
          </w:rPr>
          <w:t>Alternate Behavior Workflows/Scenarios</w:t>
        </w:r>
        <w:r w:rsidR="00F14A55">
          <w:rPr>
            <w:noProof/>
            <w:webHidden/>
          </w:rPr>
          <w:tab/>
        </w:r>
        <w:r>
          <w:rPr>
            <w:noProof/>
            <w:webHidden/>
          </w:rPr>
          <w:fldChar w:fldCharType="begin"/>
        </w:r>
        <w:r w:rsidR="00F14A55">
          <w:rPr>
            <w:noProof/>
            <w:webHidden/>
          </w:rPr>
          <w:instrText xml:space="preserve"> PAGEREF _Toc228875174 \h </w:instrText>
        </w:r>
        <w:r>
          <w:rPr>
            <w:noProof/>
            <w:webHidden/>
          </w:rPr>
        </w:r>
        <w:r>
          <w:rPr>
            <w:noProof/>
            <w:webHidden/>
          </w:rPr>
          <w:fldChar w:fldCharType="separate"/>
        </w:r>
        <w:r w:rsidR="00C66417">
          <w:rPr>
            <w:noProof/>
            <w:webHidden/>
          </w:rPr>
          <w:t>32</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75" w:history="1">
        <w:r w:rsidR="00F14A55" w:rsidRPr="0010287B">
          <w:rPr>
            <w:rStyle w:val="Hyperlink"/>
            <w:noProof/>
          </w:rPr>
          <w:t>Alternate Behavior Scenario 1: User Logs In with CSM Account</w:t>
        </w:r>
        <w:r w:rsidR="00F14A55">
          <w:rPr>
            <w:noProof/>
            <w:webHidden/>
          </w:rPr>
          <w:tab/>
        </w:r>
        <w:r>
          <w:rPr>
            <w:noProof/>
            <w:webHidden/>
          </w:rPr>
          <w:fldChar w:fldCharType="begin"/>
        </w:r>
        <w:r w:rsidR="00F14A55">
          <w:rPr>
            <w:noProof/>
            <w:webHidden/>
          </w:rPr>
          <w:instrText xml:space="preserve"> PAGEREF _Toc228875175 \h </w:instrText>
        </w:r>
        <w:r>
          <w:rPr>
            <w:noProof/>
            <w:webHidden/>
          </w:rPr>
        </w:r>
        <w:r>
          <w:rPr>
            <w:noProof/>
            <w:webHidden/>
          </w:rPr>
          <w:fldChar w:fldCharType="separate"/>
        </w:r>
        <w:r w:rsidR="00C66417">
          <w:rPr>
            <w:noProof/>
            <w:webHidden/>
          </w:rPr>
          <w:t>32</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76" w:history="1">
        <w:r w:rsidR="00F14A55" w:rsidRPr="0010287B">
          <w:rPr>
            <w:rStyle w:val="Hyperlink"/>
            <w:noProof/>
          </w:rPr>
          <w:t>Standalone Mode</w:t>
        </w:r>
        <w:r w:rsidR="00F14A55">
          <w:rPr>
            <w:noProof/>
            <w:webHidden/>
          </w:rPr>
          <w:tab/>
        </w:r>
        <w:r>
          <w:rPr>
            <w:noProof/>
            <w:webHidden/>
          </w:rPr>
          <w:fldChar w:fldCharType="begin"/>
        </w:r>
        <w:r w:rsidR="00F14A55">
          <w:rPr>
            <w:noProof/>
            <w:webHidden/>
          </w:rPr>
          <w:instrText xml:space="preserve"> PAGEREF _Toc228875176 \h </w:instrText>
        </w:r>
        <w:r>
          <w:rPr>
            <w:noProof/>
            <w:webHidden/>
          </w:rPr>
        </w:r>
        <w:r>
          <w:rPr>
            <w:noProof/>
            <w:webHidden/>
          </w:rPr>
          <w:fldChar w:fldCharType="separate"/>
        </w:r>
        <w:r w:rsidR="00C66417">
          <w:rPr>
            <w:noProof/>
            <w:webHidden/>
          </w:rPr>
          <w:t>37</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77" w:history="1">
        <w:r w:rsidR="00F14A55" w:rsidRPr="0010287B">
          <w:rPr>
            <w:rStyle w:val="Hyperlink"/>
            <w:noProof/>
          </w:rPr>
          <w:t>Configuring the CGMM Tool</w:t>
        </w:r>
        <w:r w:rsidR="00F14A55">
          <w:rPr>
            <w:noProof/>
            <w:webHidden/>
          </w:rPr>
          <w:tab/>
        </w:r>
        <w:r>
          <w:rPr>
            <w:noProof/>
            <w:webHidden/>
          </w:rPr>
          <w:fldChar w:fldCharType="begin"/>
        </w:r>
        <w:r w:rsidR="00F14A55">
          <w:rPr>
            <w:noProof/>
            <w:webHidden/>
          </w:rPr>
          <w:instrText xml:space="preserve"> PAGEREF _Toc228875177 \h </w:instrText>
        </w:r>
        <w:r>
          <w:rPr>
            <w:noProof/>
            <w:webHidden/>
          </w:rPr>
        </w:r>
        <w:r>
          <w:rPr>
            <w:noProof/>
            <w:webHidden/>
          </w:rPr>
          <w:fldChar w:fldCharType="separate"/>
        </w:r>
        <w:r w:rsidR="00C66417">
          <w:rPr>
            <w:noProof/>
            <w:webHidden/>
          </w:rPr>
          <w:t>37</w:t>
        </w:r>
        <w:r>
          <w:rPr>
            <w:noProof/>
            <w:webHidden/>
          </w:rPr>
          <w:fldChar w:fldCharType="end"/>
        </w:r>
      </w:hyperlink>
    </w:p>
    <w:p w:rsidR="00F14A55" w:rsidRDefault="00D42559">
      <w:pPr>
        <w:pStyle w:val="TOC1"/>
        <w:tabs>
          <w:tab w:val="left" w:pos="1320"/>
          <w:tab w:val="right" w:leader="dot" w:pos="8918"/>
        </w:tabs>
        <w:rPr>
          <w:rFonts w:asciiTheme="minorHAnsi" w:eastAsiaTheme="minorEastAsia" w:hAnsiTheme="minorHAnsi" w:cstheme="minorBidi"/>
          <w:b w:val="0"/>
          <w:noProof/>
          <w:sz w:val="22"/>
          <w:szCs w:val="22"/>
        </w:rPr>
      </w:pPr>
      <w:hyperlink w:anchor="_Toc228875178" w:history="1">
        <w:r w:rsidR="00F14A55" w:rsidRPr="0010287B">
          <w:rPr>
            <w:rStyle w:val="Hyperlink"/>
            <w:noProof/>
          </w:rPr>
          <w:t>Chapter 5</w:t>
        </w:r>
        <w:r w:rsidR="00F14A55">
          <w:rPr>
            <w:rFonts w:asciiTheme="minorHAnsi" w:eastAsiaTheme="minorEastAsia" w:hAnsiTheme="minorHAnsi" w:cstheme="minorBidi"/>
            <w:b w:val="0"/>
            <w:noProof/>
            <w:sz w:val="22"/>
            <w:szCs w:val="22"/>
          </w:rPr>
          <w:tab/>
        </w:r>
        <w:r w:rsidR="00F14A55" w:rsidRPr="0010287B">
          <w:rPr>
            <w:rStyle w:val="Hyperlink"/>
            <w:noProof/>
          </w:rPr>
          <w:t>Integrating CGMM with Container Managed Security</w:t>
        </w:r>
        <w:r w:rsidR="00F14A55">
          <w:rPr>
            <w:noProof/>
            <w:webHidden/>
          </w:rPr>
          <w:tab/>
        </w:r>
        <w:r>
          <w:rPr>
            <w:noProof/>
            <w:webHidden/>
          </w:rPr>
          <w:fldChar w:fldCharType="begin"/>
        </w:r>
        <w:r w:rsidR="00F14A55">
          <w:rPr>
            <w:noProof/>
            <w:webHidden/>
          </w:rPr>
          <w:instrText xml:space="preserve"> PAGEREF _Toc228875178 \h </w:instrText>
        </w:r>
        <w:r>
          <w:rPr>
            <w:noProof/>
            <w:webHidden/>
          </w:rPr>
        </w:r>
        <w:r>
          <w:rPr>
            <w:noProof/>
            <w:webHidden/>
          </w:rPr>
          <w:fldChar w:fldCharType="separate"/>
        </w:r>
        <w:r w:rsidR="00C66417">
          <w:rPr>
            <w:noProof/>
            <w:webHidden/>
          </w:rPr>
          <w:t>39</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79" w:history="1">
        <w:r w:rsidR="00F14A55" w:rsidRPr="0010287B">
          <w:rPr>
            <w:rStyle w:val="Hyperlink"/>
            <w:noProof/>
          </w:rPr>
          <w:t>Overview</w:t>
        </w:r>
        <w:r w:rsidR="00F14A55">
          <w:rPr>
            <w:noProof/>
            <w:webHidden/>
          </w:rPr>
          <w:tab/>
        </w:r>
        <w:r>
          <w:rPr>
            <w:noProof/>
            <w:webHidden/>
          </w:rPr>
          <w:fldChar w:fldCharType="begin"/>
        </w:r>
        <w:r w:rsidR="00F14A55">
          <w:rPr>
            <w:noProof/>
            <w:webHidden/>
          </w:rPr>
          <w:instrText xml:space="preserve"> PAGEREF _Toc228875179 \h </w:instrText>
        </w:r>
        <w:r>
          <w:rPr>
            <w:noProof/>
            <w:webHidden/>
          </w:rPr>
        </w:r>
        <w:r>
          <w:rPr>
            <w:noProof/>
            <w:webHidden/>
          </w:rPr>
          <w:fldChar w:fldCharType="separate"/>
        </w:r>
        <w:r w:rsidR="00C66417">
          <w:rPr>
            <w:noProof/>
            <w:webHidden/>
          </w:rPr>
          <w:t>39</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80" w:history="1">
        <w:r w:rsidR="00F14A55" w:rsidRPr="0010287B">
          <w:rPr>
            <w:rStyle w:val="Hyperlink"/>
            <w:noProof/>
          </w:rPr>
          <w:t>Integration Steps</w:t>
        </w:r>
        <w:r w:rsidR="00F14A55">
          <w:rPr>
            <w:noProof/>
            <w:webHidden/>
          </w:rPr>
          <w:tab/>
        </w:r>
        <w:r>
          <w:rPr>
            <w:noProof/>
            <w:webHidden/>
          </w:rPr>
          <w:fldChar w:fldCharType="begin"/>
        </w:r>
        <w:r w:rsidR="00F14A55">
          <w:rPr>
            <w:noProof/>
            <w:webHidden/>
          </w:rPr>
          <w:instrText xml:space="preserve"> PAGEREF _Toc228875180 \h </w:instrText>
        </w:r>
        <w:r>
          <w:rPr>
            <w:noProof/>
            <w:webHidden/>
          </w:rPr>
        </w:r>
        <w:r>
          <w:rPr>
            <w:noProof/>
            <w:webHidden/>
          </w:rPr>
          <w:fldChar w:fldCharType="separate"/>
        </w:r>
        <w:r w:rsidR="00C66417">
          <w:rPr>
            <w:noProof/>
            <w:webHidden/>
          </w:rPr>
          <w:t>40</w:t>
        </w:r>
        <w:r>
          <w:rPr>
            <w:noProof/>
            <w:webHidden/>
          </w:rPr>
          <w:fldChar w:fldCharType="end"/>
        </w:r>
      </w:hyperlink>
    </w:p>
    <w:p w:rsidR="00F14A55" w:rsidRDefault="00D42559">
      <w:pPr>
        <w:pStyle w:val="TOC1"/>
        <w:tabs>
          <w:tab w:val="left" w:pos="1320"/>
          <w:tab w:val="right" w:leader="dot" w:pos="8918"/>
        </w:tabs>
        <w:rPr>
          <w:rFonts w:asciiTheme="minorHAnsi" w:eastAsiaTheme="minorEastAsia" w:hAnsiTheme="minorHAnsi" w:cstheme="minorBidi"/>
          <w:b w:val="0"/>
          <w:noProof/>
          <w:sz w:val="22"/>
          <w:szCs w:val="22"/>
        </w:rPr>
      </w:pPr>
      <w:hyperlink w:anchor="_Toc228875181" w:history="1">
        <w:r w:rsidR="00F14A55" w:rsidRPr="0010287B">
          <w:rPr>
            <w:rStyle w:val="Hyperlink"/>
            <w:noProof/>
          </w:rPr>
          <w:t>Chapter 6</w:t>
        </w:r>
        <w:r w:rsidR="00F14A55">
          <w:rPr>
            <w:rFonts w:asciiTheme="minorHAnsi" w:eastAsiaTheme="minorEastAsia" w:hAnsiTheme="minorHAnsi" w:cstheme="minorBidi"/>
            <w:b w:val="0"/>
            <w:noProof/>
            <w:sz w:val="22"/>
            <w:szCs w:val="22"/>
          </w:rPr>
          <w:tab/>
        </w:r>
        <w:r w:rsidR="00F14A55" w:rsidRPr="0010287B">
          <w:rPr>
            <w:rStyle w:val="Hyperlink"/>
            <w:noProof/>
          </w:rPr>
          <w:t>CGMM Installation and Deployment</w:t>
        </w:r>
        <w:r w:rsidR="00F14A55">
          <w:rPr>
            <w:noProof/>
            <w:webHidden/>
          </w:rPr>
          <w:tab/>
        </w:r>
        <w:r>
          <w:rPr>
            <w:noProof/>
            <w:webHidden/>
          </w:rPr>
          <w:fldChar w:fldCharType="begin"/>
        </w:r>
        <w:r w:rsidR="00F14A55">
          <w:rPr>
            <w:noProof/>
            <w:webHidden/>
          </w:rPr>
          <w:instrText xml:space="preserve"> PAGEREF _Toc228875181 \h </w:instrText>
        </w:r>
        <w:r>
          <w:rPr>
            <w:noProof/>
            <w:webHidden/>
          </w:rPr>
        </w:r>
        <w:r>
          <w:rPr>
            <w:noProof/>
            <w:webHidden/>
          </w:rPr>
          <w:fldChar w:fldCharType="separate"/>
        </w:r>
        <w:r w:rsidR="00C66417">
          <w:rPr>
            <w:noProof/>
            <w:webHidden/>
          </w:rPr>
          <w:t>41</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82" w:history="1">
        <w:r w:rsidR="00F14A55" w:rsidRPr="0010287B">
          <w:rPr>
            <w:rStyle w:val="Hyperlink"/>
            <w:noProof/>
          </w:rPr>
          <w:t>Release Contents</w:t>
        </w:r>
        <w:r w:rsidR="00F14A55">
          <w:rPr>
            <w:noProof/>
            <w:webHidden/>
          </w:rPr>
          <w:tab/>
        </w:r>
        <w:r>
          <w:rPr>
            <w:noProof/>
            <w:webHidden/>
          </w:rPr>
          <w:fldChar w:fldCharType="begin"/>
        </w:r>
        <w:r w:rsidR="00F14A55">
          <w:rPr>
            <w:noProof/>
            <w:webHidden/>
          </w:rPr>
          <w:instrText xml:space="preserve"> PAGEREF _Toc228875182 \h </w:instrText>
        </w:r>
        <w:r>
          <w:rPr>
            <w:noProof/>
            <w:webHidden/>
          </w:rPr>
        </w:r>
        <w:r>
          <w:rPr>
            <w:noProof/>
            <w:webHidden/>
          </w:rPr>
          <w:fldChar w:fldCharType="separate"/>
        </w:r>
        <w:r w:rsidR="00C66417">
          <w:rPr>
            <w:noProof/>
            <w:webHidden/>
          </w:rPr>
          <w:t>42</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83" w:history="1">
        <w:r w:rsidR="00F14A55" w:rsidRPr="0010287B">
          <w:rPr>
            <w:rStyle w:val="Hyperlink"/>
            <w:noProof/>
          </w:rPr>
          <w:t>Installation Pre-Requisites</w:t>
        </w:r>
        <w:r w:rsidR="00F14A55">
          <w:rPr>
            <w:noProof/>
            <w:webHidden/>
          </w:rPr>
          <w:tab/>
        </w:r>
        <w:r>
          <w:rPr>
            <w:noProof/>
            <w:webHidden/>
          </w:rPr>
          <w:fldChar w:fldCharType="begin"/>
        </w:r>
        <w:r w:rsidR="00F14A55">
          <w:rPr>
            <w:noProof/>
            <w:webHidden/>
          </w:rPr>
          <w:instrText xml:space="preserve"> PAGEREF _Toc228875183 \h </w:instrText>
        </w:r>
        <w:r>
          <w:rPr>
            <w:noProof/>
            <w:webHidden/>
          </w:rPr>
        </w:r>
        <w:r>
          <w:rPr>
            <w:noProof/>
            <w:webHidden/>
          </w:rPr>
          <w:fldChar w:fldCharType="separate"/>
        </w:r>
        <w:r w:rsidR="00C66417">
          <w:rPr>
            <w:noProof/>
            <w:webHidden/>
          </w:rPr>
          <w:t>43</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84" w:history="1">
        <w:r w:rsidR="00F14A55" w:rsidRPr="0010287B">
          <w:rPr>
            <w:rStyle w:val="Hyperlink"/>
            <w:noProof/>
          </w:rPr>
          <w:t>Refactoring Host Application (Default Behavior)</w:t>
        </w:r>
        <w:r w:rsidR="00F14A55">
          <w:rPr>
            <w:noProof/>
            <w:webHidden/>
          </w:rPr>
          <w:tab/>
        </w:r>
        <w:r>
          <w:rPr>
            <w:noProof/>
            <w:webHidden/>
          </w:rPr>
          <w:fldChar w:fldCharType="begin"/>
        </w:r>
        <w:r w:rsidR="00F14A55">
          <w:rPr>
            <w:noProof/>
            <w:webHidden/>
          </w:rPr>
          <w:instrText xml:space="preserve"> PAGEREF _Toc228875184 \h </w:instrText>
        </w:r>
        <w:r>
          <w:rPr>
            <w:noProof/>
            <w:webHidden/>
          </w:rPr>
        </w:r>
        <w:r>
          <w:rPr>
            <w:noProof/>
            <w:webHidden/>
          </w:rPr>
          <w:fldChar w:fldCharType="separate"/>
        </w:r>
        <w:r w:rsidR="00C66417">
          <w:rPr>
            <w:noProof/>
            <w:webHidden/>
          </w:rPr>
          <w:t>43</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85" w:history="1">
        <w:r w:rsidR="00F14A55" w:rsidRPr="0010287B">
          <w:rPr>
            <w:rStyle w:val="Hyperlink"/>
            <w:noProof/>
          </w:rPr>
          <w:t>Configure Container Managed Security (Alternate Behavior)</w:t>
        </w:r>
        <w:r w:rsidR="00F14A55">
          <w:rPr>
            <w:noProof/>
            <w:webHidden/>
          </w:rPr>
          <w:tab/>
        </w:r>
        <w:r>
          <w:rPr>
            <w:noProof/>
            <w:webHidden/>
          </w:rPr>
          <w:fldChar w:fldCharType="begin"/>
        </w:r>
        <w:r w:rsidR="00F14A55">
          <w:rPr>
            <w:noProof/>
            <w:webHidden/>
          </w:rPr>
          <w:instrText xml:space="preserve"> PAGEREF _Toc228875185 \h </w:instrText>
        </w:r>
        <w:r>
          <w:rPr>
            <w:noProof/>
            <w:webHidden/>
          </w:rPr>
        </w:r>
        <w:r>
          <w:rPr>
            <w:noProof/>
            <w:webHidden/>
          </w:rPr>
          <w:fldChar w:fldCharType="separate"/>
        </w:r>
        <w:r w:rsidR="00C66417">
          <w:rPr>
            <w:noProof/>
            <w:webHidden/>
          </w:rPr>
          <w:t>44</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86" w:history="1">
        <w:r w:rsidR="00F14A55" w:rsidRPr="0010287B">
          <w:rPr>
            <w:rStyle w:val="Hyperlink"/>
            <w:noProof/>
          </w:rPr>
          <w:t>caGrid Security Infrastructure</w:t>
        </w:r>
        <w:r w:rsidR="00F14A55">
          <w:rPr>
            <w:noProof/>
            <w:webHidden/>
          </w:rPr>
          <w:tab/>
        </w:r>
        <w:r>
          <w:rPr>
            <w:noProof/>
            <w:webHidden/>
          </w:rPr>
          <w:fldChar w:fldCharType="begin"/>
        </w:r>
        <w:r w:rsidR="00F14A55">
          <w:rPr>
            <w:noProof/>
            <w:webHidden/>
          </w:rPr>
          <w:instrText xml:space="preserve"> PAGEREF _Toc228875186 \h </w:instrText>
        </w:r>
        <w:r>
          <w:rPr>
            <w:noProof/>
            <w:webHidden/>
          </w:rPr>
        </w:r>
        <w:r>
          <w:rPr>
            <w:noProof/>
            <w:webHidden/>
          </w:rPr>
          <w:fldChar w:fldCharType="separate"/>
        </w:r>
        <w:r w:rsidR="00C66417">
          <w:rPr>
            <w:noProof/>
            <w:webHidden/>
          </w:rPr>
          <w:t>45</w:t>
        </w:r>
        <w:r>
          <w:rPr>
            <w:noProof/>
            <w:webHidden/>
          </w:rPr>
          <w:fldChar w:fldCharType="end"/>
        </w:r>
      </w:hyperlink>
    </w:p>
    <w:p w:rsidR="00F14A55" w:rsidRDefault="00D42559">
      <w:pPr>
        <w:pStyle w:val="TOC3"/>
        <w:tabs>
          <w:tab w:val="right" w:leader="dot" w:pos="8918"/>
        </w:tabs>
        <w:rPr>
          <w:rFonts w:asciiTheme="minorHAnsi" w:eastAsiaTheme="minorEastAsia" w:hAnsiTheme="minorHAnsi" w:cstheme="minorBidi"/>
          <w:noProof/>
          <w:sz w:val="22"/>
          <w:szCs w:val="22"/>
        </w:rPr>
      </w:pPr>
      <w:hyperlink w:anchor="_Toc228875187" w:history="1">
        <w:r w:rsidR="00F14A55" w:rsidRPr="0010287B">
          <w:rPr>
            <w:rStyle w:val="Hyperlink"/>
            <w:noProof/>
          </w:rPr>
          <w:t>Identify Configuration Parameters for CGMM</w:t>
        </w:r>
        <w:r w:rsidR="00F14A55">
          <w:rPr>
            <w:noProof/>
            <w:webHidden/>
          </w:rPr>
          <w:tab/>
        </w:r>
        <w:r>
          <w:rPr>
            <w:noProof/>
            <w:webHidden/>
          </w:rPr>
          <w:fldChar w:fldCharType="begin"/>
        </w:r>
        <w:r w:rsidR="00F14A55">
          <w:rPr>
            <w:noProof/>
            <w:webHidden/>
          </w:rPr>
          <w:instrText xml:space="preserve"> PAGEREF _Toc228875187 \h </w:instrText>
        </w:r>
        <w:r>
          <w:rPr>
            <w:noProof/>
            <w:webHidden/>
          </w:rPr>
        </w:r>
        <w:r>
          <w:rPr>
            <w:noProof/>
            <w:webHidden/>
          </w:rPr>
          <w:fldChar w:fldCharType="separate"/>
        </w:r>
        <w:r w:rsidR="00C66417">
          <w:rPr>
            <w:noProof/>
            <w:webHidden/>
          </w:rPr>
          <w:t>46</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88" w:history="1">
        <w:r w:rsidR="00F14A55" w:rsidRPr="0010287B">
          <w:rPr>
            <w:rStyle w:val="Hyperlink"/>
            <w:noProof/>
          </w:rPr>
          <w:t>Deployment Checklist</w:t>
        </w:r>
        <w:r w:rsidR="00F14A55">
          <w:rPr>
            <w:noProof/>
            <w:webHidden/>
          </w:rPr>
          <w:tab/>
        </w:r>
        <w:r>
          <w:rPr>
            <w:noProof/>
            <w:webHidden/>
          </w:rPr>
          <w:fldChar w:fldCharType="begin"/>
        </w:r>
        <w:r w:rsidR="00F14A55">
          <w:rPr>
            <w:noProof/>
            <w:webHidden/>
          </w:rPr>
          <w:instrText xml:space="preserve"> PAGEREF _Toc228875188 \h </w:instrText>
        </w:r>
        <w:r>
          <w:rPr>
            <w:noProof/>
            <w:webHidden/>
          </w:rPr>
        </w:r>
        <w:r>
          <w:rPr>
            <w:noProof/>
            <w:webHidden/>
          </w:rPr>
          <w:fldChar w:fldCharType="separate"/>
        </w:r>
        <w:r w:rsidR="00C66417">
          <w:rPr>
            <w:noProof/>
            <w:webHidden/>
          </w:rPr>
          <w:t>46</w:t>
        </w:r>
        <w:r>
          <w:rPr>
            <w:noProof/>
            <w:webHidden/>
          </w:rPr>
          <w:fldChar w:fldCharType="end"/>
        </w:r>
      </w:hyperlink>
    </w:p>
    <w:p w:rsidR="00F14A55" w:rsidRDefault="00D42559">
      <w:pPr>
        <w:pStyle w:val="TOC2"/>
        <w:tabs>
          <w:tab w:val="right" w:leader="dot" w:pos="8918"/>
        </w:tabs>
        <w:rPr>
          <w:rFonts w:asciiTheme="minorHAnsi" w:eastAsiaTheme="minorEastAsia" w:hAnsiTheme="minorHAnsi" w:cstheme="minorBidi"/>
          <w:noProof/>
          <w:sz w:val="22"/>
          <w:szCs w:val="22"/>
        </w:rPr>
      </w:pPr>
      <w:hyperlink w:anchor="_Toc228875189" w:history="1">
        <w:r w:rsidR="00F14A55" w:rsidRPr="0010287B">
          <w:rPr>
            <w:rStyle w:val="Hyperlink"/>
            <w:noProof/>
          </w:rPr>
          <w:t>Deployment Steps</w:t>
        </w:r>
        <w:r w:rsidR="00F14A55">
          <w:rPr>
            <w:noProof/>
            <w:webHidden/>
          </w:rPr>
          <w:tab/>
        </w:r>
        <w:r>
          <w:rPr>
            <w:noProof/>
            <w:webHidden/>
          </w:rPr>
          <w:fldChar w:fldCharType="begin"/>
        </w:r>
        <w:r w:rsidR="00F14A55">
          <w:rPr>
            <w:noProof/>
            <w:webHidden/>
          </w:rPr>
          <w:instrText xml:space="preserve"> PAGEREF _Toc228875189 \h </w:instrText>
        </w:r>
        <w:r>
          <w:rPr>
            <w:noProof/>
            <w:webHidden/>
          </w:rPr>
        </w:r>
        <w:r>
          <w:rPr>
            <w:noProof/>
            <w:webHidden/>
          </w:rPr>
          <w:fldChar w:fldCharType="separate"/>
        </w:r>
        <w:r w:rsidR="00C66417">
          <w:rPr>
            <w:noProof/>
            <w:webHidden/>
          </w:rPr>
          <w:t>47</w:t>
        </w:r>
        <w:r>
          <w:rPr>
            <w:noProof/>
            <w:webHidden/>
          </w:rPr>
          <w:fldChar w:fldCharType="end"/>
        </w:r>
      </w:hyperlink>
    </w:p>
    <w:p w:rsidR="00F14A55" w:rsidRDefault="00D42559">
      <w:pPr>
        <w:pStyle w:val="TOC1"/>
        <w:tabs>
          <w:tab w:val="left" w:pos="1760"/>
          <w:tab w:val="right" w:leader="dot" w:pos="8918"/>
        </w:tabs>
        <w:rPr>
          <w:rFonts w:asciiTheme="minorHAnsi" w:eastAsiaTheme="minorEastAsia" w:hAnsiTheme="minorHAnsi" w:cstheme="minorBidi"/>
          <w:b w:val="0"/>
          <w:noProof/>
          <w:sz w:val="22"/>
          <w:szCs w:val="22"/>
        </w:rPr>
      </w:pPr>
      <w:hyperlink w:anchor="_Toc228875190" w:history="1">
        <w:r w:rsidR="00F14A55" w:rsidRPr="0010287B">
          <w:rPr>
            <w:rStyle w:val="Hyperlink"/>
            <w:noProof/>
          </w:rPr>
          <w:t>Appendix A</w:t>
        </w:r>
        <w:r w:rsidR="00F14A55">
          <w:rPr>
            <w:rFonts w:asciiTheme="minorHAnsi" w:eastAsiaTheme="minorEastAsia" w:hAnsiTheme="minorHAnsi" w:cstheme="minorBidi"/>
            <w:b w:val="0"/>
            <w:noProof/>
            <w:sz w:val="22"/>
            <w:szCs w:val="22"/>
          </w:rPr>
          <w:tab/>
        </w:r>
        <w:r w:rsidR="00F14A55" w:rsidRPr="0010287B">
          <w:rPr>
            <w:rStyle w:val="Hyperlink"/>
            <w:noProof/>
          </w:rPr>
          <w:t>CGMM Properties XSD File</w:t>
        </w:r>
        <w:r w:rsidR="00F14A55">
          <w:rPr>
            <w:noProof/>
            <w:webHidden/>
          </w:rPr>
          <w:tab/>
        </w:r>
        <w:r>
          <w:rPr>
            <w:noProof/>
            <w:webHidden/>
          </w:rPr>
          <w:fldChar w:fldCharType="begin"/>
        </w:r>
        <w:r w:rsidR="00F14A55">
          <w:rPr>
            <w:noProof/>
            <w:webHidden/>
          </w:rPr>
          <w:instrText xml:space="preserve"> PAGEREF _Toc228875190 \h </w:instrText>
        </w:r>
        <w:r>
          <w:rPr>
            <w:noProof/>
            <w:webHidden/>
          </w:rPr>
        </w:r>
        <w:r>
          <w:rPr>
            <w:noProof/>
            <w:webHidden/>
          </w:rPr>
          <w:fldChar w:fldCharType="separate"/>
        </w:r>
        <w:r w:rsidR="00C66417">
          <w:rPr>
            <w:noProof/>
            <w:webHidden/>
          </w:rPr>
          <w:t>51</w:t>
        </w:r>
        <w:r>
          <w:rPr>
            <w:noProof/>
            <w:webHidden/>
          </w:rPr>
          <w:fldChar w:fldCharType="end"/>
        </w:r>
      </w:hyperlink>
    </w:p>
    <w:p w:rsidR="00F14A55" w:rsidRDefault="00D42559">
      <w:pPr>
        <w:pStyle w:val="TOC1"/>
        <w:tabs>
          <w:tab w:val="left" w:pos="1540"/>
          <w:tab w:val="right" w:leader="dot" w:pos="8918"/>
        </w:tabs>
        <w:rPr>
          <w:rFonts w:asciiTheme="minorHAnsi" w:eastAsiaTheme="minorEastAsia" w:hAnsiTheme="minorHAnsi" w:cstheme="minorBidi"/>
          <w:b w:val="0"/>
          <w:noProof/>
          <w:sz w:val="22"/>
          <w:szCs w:val="22"/>
        </w:rPr>
      </w:pPr>
      <w:hyperlink w:anchor="_Toc228875191" w:history="1">
        <w:r w:rsidR="00F14A55" w:rsidRPr="0010287B">
          <w:rPr>
            <w:rStyle w:val="Hyperlink"/>
            <w:noProof/>
          </w:rPr>
          <w:t>Appendix B</w:t>
        </w:r>
        <w:r w:rsidR="00F14A55">
          <w:rPr>
            <w:rFonts w:asciiTheme="minorHAnsi" w:eastAsiaTheme="minorEastAsia" w:hAnsiTheme="minorHAnsi" w:cstheme="minorBidi"/>
            <w:b w:val="0"/>
            <w:noProof/>
            <w:sz w:val="22"/>
            <w:szCs w:val="22"/>
          </w:rPr>
          <w:tab/>
        </w:r>
        <w:r w:rsidR="00F14A55" w:rsidRPr="0010287B">
          <w:rPr>
            <w:rStyle w:val="Hyperlink"/>
            <w:noProof/>
          </w:rPr>
          <w:t>Sample CGMM Properties File</w:t>
        </w:r>
        <w:r w:rsidR="00F14A55">
          <w:rPr>
            <w:noProof/>
            <w:webHidden/>
          </w:rPr>
          <w:tab/>
        </w:r>
        <w:r>
          <w:rPr>
            <w:noProof/>
            <w:webHidden/>
          </w:rPr>
          <w:fldChar w:fldCharType="begin"/>
        </w:r>
        <w:r w:rsidR="00F14A55">
          <w:rPr>
            <w:noProof/>
            <w:webHidden/>
          </w:rPr>
          <w:instrText xml:space="preserve"> PAGEREF _Toc228875191 \h </w:instrText>
        </w:r>
        <w:r>
          <w:rPr>
            <w:noProof/>
            <w:webHidden/>
          </w:rPr>
        </w:r>
        <w:r>
          <w:rPr>
            <w:noProof/>
            <w:webHidden/>
          </w:rPr>
          <w:fldChar w:fldCharType="separate"/>
        </w:r>
        <w:r w:rsidR="00C66417">
          <w:rPr>
            <w:noProof/>
            <w:webHidden/>
          </w:rPr>
          <w:t>57</w:t>
        </w:r>
        <w:r>
          <w:rPr>
            <w:noProof/>
            <w:webHidden/>
          </w:rPr>
          <w:fldChar w:fldCharType="end"/>
        </w:r>
      </w:hyperlink>
    </w:p>
    <w:p w:rsidR="00F14A55" w:rsidRDefault="00D42559">
      <w:pPr>
        <w:pStyle w:val="TOC1"/>
        <w:tabs>
          <w:tab w:val="left" w:pos="1760"/>
          <w:tab w:val="right" w:leader="dot" w:pos="8918"/>
        </w:tabs>
        <w:rPr>
          <w:rFonts w:asciiTheme="minorHAnsi" w:eastAsiaTheme="minorEastAsia" w:hAnsiTheme="minorHAnsi" w:cstheme="minorBidi"/>
          <w:b w:val="0"/>
          <w:noProof/>
          <w:sz w:val="22"/>
          <w:szCs w:val="22"/>
        </w:rPr>
      </w:pPr>
      <w:hyperlink w:anchor="_Toc228875192" w:history="1">
        <w:r w:rsidR="00F14A55" w:rsidRPr="0010287B">
          <w:rPr>
            <w:rStyle w:val="Hyperlink"/>
            <w:noProof/>
          </w:rPr>
          <w:t>Appendix C</w:t>
        </w:r>
        <w:r w:rsidR="00F14A55">
          <w:rPr>
            <w:rFonts w:asciiTheme="minorHAnsi" w:eastAsiaTheme="minorEastAsia" w:hAnsiTheme="minorHAnsi" w:cstheme="minorBidi"/>
            <w:b w:val="0"/>
            <w:noProof/>
            <w:sz w:val="22"/>
            <w:szCs w:val="22"/>
          </w:rPr>
          <w:tab/>
        </w:r>
        <w:r w:rsidR="00F14A55" w:rsidRPr="0010287B">
          <w:rPr>
            <w:rStyle w:val="Hyperlink"/>
            <w:noProof/>
          </w:rPr>
          <w:t>Sample Sync Description File</w:t>
        </w:r>
        <w:r w:rsidR="00F14A55">
          <w:rPr>
            <w:noProof/>
            <w:webHidden/>
          </w:rPr>
          <w:tab/>
        </w:r>
        <w:r>
          <w:rPr>
            <w:noProof/>
            <w:webHidden/>
          </w:rPr>
          <w:fldChar w:fldCharType="begin"/>
        </w:r>
        <w:r w:rsidR="00F14A55">
          <w:rPr>
            <w:noProof/>
            <w:webHidden/>
          </w:rPr>
          <w:instrText xml:space="preserve"> PAGEREF _Toc228875192 \h </w:instrText>
        </w:r>
        <w:r>
          <w:rPr>
            <w:noProof/>
            <w:webHidden/>
          </w:rPr>
        </w:r>
        <w:r>
          <w:rPr>
            <w:noProof/>
            <w:webHidden/>
          </w:rPr>
          <w:fldChar w:fldCharType="separate"/>
        </w:r>
        <w:r w:rsidR="00C66417">
          <w:rPr>
            <w:noProof/>
            <w:webHidden/>
          </w:rPr>
          <w:t>59</w:t>
        </w:r>
        <w:r>
          <w:rPr>
            <w:noProof/>
            <w:webHidden/>
          </w:rPr>
          <w:fldChar w:fldCharType="end"/>
        </w:r>
      </w:hyperlink>
    </w:p>
    <w:p w:rsidR="00F14A55" w:rsidRDefault="00D42559">
      <w:pPr>
        <w:pStyle w:val="TOC1"/>
        <w:tabs>
          <w:tab w:val="left" w:pos="1760"/>
          <w:tab w:val="right" w:leader="dot" w:pos="8918"/>
        </w:tabs>
        <w:rPr>
          <w:rFonts w:asciiTheme="minorHAnsi" w:eastAsiaTheme="minorEastAsia" w:hAnsiTheme="minorHAnsi" w:cstheme="minorBidi"/>
          <w:b w:val="0"/>
          <w:noProof/>
          <w:sz w:val="22"/>
          <w:szCs w:val="22"/>
        </w:rPr>
      </w:pPr>
      <w:hyperlink w:anchor="_Toc228875193" w:history="1">
        <w:r w:rsidR="00F14A55" w:rsidRPr="0010287B">
          <w:rPr>
            <w:rStyle w:val="Hyperlink"/>
            <w:noProof/>
          </w:rPr>
          <w:t>Appendix D</w:t>
        </w:r>
        <w:r w:rsidR="00F14A55">
          <w:rPr>
            <w:rFonts w:asciiTheme="minorHAnsi" w:eastAsiaTheme="minorEastAsia" w:hAnsiTheme="minorHAnsi" w:cstheme="minorBidi"/>
            <w:b w:val="0"/>
            <w:noProof/>
            <w:sz w:val="22"/>
            <w:szCs w:val="22"/>
          </w:rPr>
          <w:tab/>
        </w:r>
        <w:r w:rsidR="00F14A55" w:rsidRPr="0010287B">
          <w:rPr>
            <w:rStyle w:val="Hyperlink"/>
            <w:noProof/>
          </w:rPr>
          <w:t>CGMM with Reference Implementation</w:t>
        </w:r>
        <w:r w:rsidR="00F14A55">
          <w:rPr>
            <w:noProof/>
            <w:webHidden/>
          </w:rPr>
          <w:tab/>
        </w:r>
        <w:r>
          <w:rPr>
            <w:noProof/>
            <w:webHidden/>
          </w:rPr>
          <w:fldChar w:fldCharType="begin"/>
        </w:r>
        <w:r w:rsidR="00F14A55">
          <w:rPr>
            <w:noProof/>
            <w:webHidden/>
          </w:rPr>
          <w:instrText xml:space="preserve"> PAGEREF _Toc228875193 \h </w:instrText>
        </w:r>
        <w:r>
          <w:rPr>
            <w:noProof/>
            <w:webHidden/>
          </w:rPr>
        </w:r>
        <w:r>
          <w:rPr>
            <w:noProof/>
            <w:webHidden/>
          </w:rPr>
          <w:fldChar w:fldCharType="separate"/>
        </w:r>
        <w:r w:rsidR="00C66417">
          <w:rPr>
            <w:noProof/>
            <w:webHidden/>
          </w:rPr>
          <w:t>60</w:t>
        </w:r>
        <w:r>
          <w:rPr>
            <w:noProof/>
            <w:webHidden/>
          </w:rPr>
          <w:fldChar w:fldCharType="end"/>
        </w:r>
      </w:hyperlink>
    </w:p>
    <w:p w:rsidR="00F14A55" w:rsidRDefault="00D42559">
      <w:pPr>
        <w:pStyle w:val="TOC1"/>
        <w:tabs>
          <w:tab w:val="left" w:pos="1540"/>
          <w:tab w:val="right" w:leader="dot" w:pos="8918"/>
        </w:tabs>
        <w:rPr>
          <w:rFonts w:asciiTheme="minorHAnsi" w:eastAsiaTheme="minorEastAsia" w:hAnsiTheme="minorHAnsi" w:cstheme="minorBidi"/>
          <w:b w:val="0"/>
          <w:noProof/>
          <w:sz w:val="22"/>
          <w:szCs w:val="22"/>
        </w:rPr>
      </w:pPr>
      <w:hyperlink w:anchor="_Toc228875194" w:history="1">
        <w:r w:rsidR="00F14A55" w:rsidRPr="0010287B">
          <w:rPr>
            <w:rStyle w:val="Hyperlink"/>
            <w:noProof/>
          </w:rPr>
          <w:t>Appendix E</w:t>
        </w:r>
        <w:r w:rsidR="00F14A55">
          <w:rPr>
            <w:rFonts w:asciiTheme="minorHAnsi" w:eastAsiaTheme="minorEastAsia" w:hAnsiTheme="minorHAnsi" w:cstheme="minorBidi"/>
            <w:b w:val="0"/>
            <w:noProof/>
            <w:sz w:val="22"/>
            <w:szCs w:val="22"/>
          </w:rPr>
          <w:tab/>
        </w:r>
        <w:r w:rsidR="00F14A55" w:rsidRPr="0010287B">
          <w:rPr>
            <w:rStyle w:val="Hyperlink"/>
            <w:noProof/>
          </w:rPr>
          <w:t>Testing CGMM Container Managed Security Integration</w:t>
        </w:r>
        <w:r w:rsidR="00F14A55">
          <w:rPr>
            <w:noProof/>
            <w:webHidden/>
          </w:rPr>
          <w:tab/>
        </w:r>
        <w:r>
          <w:rPr>
            <w:noProof/>
            <w:webHidden/>
          </w:rPr>
          <w:fldChar w:fldCharType="begin"/>
        </w:r>
        <w:r w:rsidR="00F14A55">
          <w:rPr>
            <w:noProof/>
            <w:webHidden/>
          </w:rPr>
          <w:instrText xml:space="preserve"> PAGEREF _Toc228875194 \h </w:instrText>
        </w:r>
        <w:r>
          <w:rPr>
            <w:noProof/>
            <w:webHidden/>
          </w:rPr>
        </w:r>
        <w:r>
          <w:rPr>
            <w:noProof/>
            <w:webHidden/>
          </w:rPr>
          <w:fldChar w:fldCharType="separate"/>
        </w:r>
        <w:r w:rsidR="00C66417">
          <w:rPr>
            <w:noProof/>
            <w:webHidden/>
          </w:rPr>
          <w:t>63</w:t>
        </w:r>
        <w:r>
          <w:rPr>
            <w:noProof/>
            <w:webHidden/>
          </w:rPr>
          <w:fldChar w:fldCharType="end"/>
        </w:r>
      </w:hyperlink>
    </w:p>
    <w:p w:rsidR="00F14A55" w:rsidRDefault="00D42559">
      <w:pPr>
        <w:pStyle w:val="TOC1"/>
        <w:tabs>
          <w:tab w:val="left" w:pos="1540"/>
          <w:tab w:val="right" w:leader="dot" w:pos="8918"/>
        </w:tabs>
        <w:rPr>
          <w:rFonts w:asciiTheme="minorHAnsi" w:eastAsiaTheme="minorEastAsia" w:hAnsiTheme="minorHAnsi" w:cstheme="minorBidi"/>
          <w:b w:val="0"/>
          <w:noProof/>
          <w:sz w:val="22"/>
          <w:szCs w:val="22"/>
        </w:rPr>
      </w:pPr>
      <w:hyperlink w:anchor="_Toc228875195" w:history="1">
        <w:r w:rsidR="00F14A55" w:rsidRPr="0010287B">
          <w:rPr>
            <w:rStyle w:val="Hyperlink"/>
            <w:noProof/>
          </w:rPr>
          <w:t>Appendix F</w:t>
        </w:r>
        <w:r w:rsidR="00F14A55">
          <w:rPr>
            <w:rFonts w:asciiTheme="minorHAnsi" w:eastAsiaTheme="minorEastAsia" w:hAnsiTheme="minorHAnsi" w:cstheme="minorBidi"/>
            <w:b w:val="0"/>
            <w:noProof/>
            <w:sz w:val="22"/>
            <w:szCs w:val="22"/>
          </w:rPr>
          <w:tab/>
        </w:r>
        <w:r w:rsidR="00F14A55" w:rsidRPr="0010287B">
          <w:rPr>
            <w:rStyle w:val="Hyperlink"/>
            <w:noProof/>
          </w:rPr>
          <w:t>Integrating CGMM Container Managed Security with caArray</w:t>
        </w:r>
        <w:r w:rsidR="00F14A55">
          <w:rPr>
            <w:noProof/>
            <w:webHidden/>
          </w:rPr>
          <w:tab/>
        </w:r>
        <w:r>
          <w:rPr>
            <w:noProof/>
            <w:webHidden/>
          </w:rPr>
          <w:fldChar w:fldCharType="begin"/>
        </w:r>
        <w:r w:rsidR="00F14A55">
          <w:rPr>
            <w:noProof/>
            <w:webHidden/>
          </w:rPr>
          <w:instrText xml:space="preserve"> PAGEREF _Toc228875195 \h </w:instrText>
        </w:r>
        <w:r>
          <w:rPr>
            <w:noProof/>
            <w:webHidden/>
          </w:rPr>
        </w:r>
        <w:r>
          <w:rPr>
            <w:noProof/>
            <w:webHidden/>
          </w:rPr>
          <w:fldChar w:fldCharType="separate"/>
        </w:r>
        <w:r w:rsidR="00C66417">
          <w:rPr>
            <w:noProof/>
            <w:webHidden/>
          </w:rPr>
          <w:t>66</w:t>
        </w:r>
        <w:r>
          <w:rPr>
            <w:noProof/>
            <w:webHidden/>
          </w:rPr>
          <w:fldChar w:fldCharType="end"/>
        </w:r>
      </w:hyperlink>
    </w:p>
    <w:p w:rsidR="00F14A55" w:rsidRDefault="00D42559">
      <w:pPr>
        <w:pStyle w:val="TOC1"/>
        <w:tabs>
          <w:tab w:val="right" w:leader="dot" w:pos="8918"/>
        </w:tabs>
        <w:rPr>
          <w:rFonts w:asciiTheme="minorHAnsi" w:eastAsiaTheme="minorEastAsia" w:hAnsiTheme="minorHAnsi" w:cstheme="minorBidi"/>
          <w:b w:val="0"/>
          <w:noProof/>
          <w:sz w:val="22"/>
          <w:szCs w:val="22"/>
        </w:rPr>
      </w:pPr>
      <w:hyperlink w:anchor="_Toc228875196" w:history="1">
        <w:r w:rsidR="00F14A55" w:rsidRPr="0010287B">
          <w:rPr>
            <w:rStyle w:val="Hyperlink"/>
            <w:noProof/>
          </w:rPr>
          <w:t>Glossary</w:t>
        </w:r>
        <w:r w:rsidR="00F14A55">
          <w:rPr>
            <w:noProof/>
            <w:webHidden/>
          </w:rPr>
          <w:tab/>
        </w:r>
        <w:r>
          <w:rPr>
            <w:noProof/>
            <w:webHidden/>
          </w:rPr>
          <w:fldChar w:fldCharType="begin"/>
        </w:r>
        <w:r w:rsidR="00F14A55">
          <w:rPr>
            <w:noProof/>
            <w:webHidden/>
          </w:rPr>
          <w:instrText xml:space="preserve"> PAGEREF _Toc228875196 \h </w:instrText>
        </w:r>
        <w:r>
          <w:rPr>
            <w:noProof/>
            <w:webHidden/>
          </w:rPr>
        </w:r>
        <w:r>
          <w:rPr>
            <w:noProof/>
            <w:webHidden/>
          </w:rPr>
          <w:fldChar w:fldCharType="separate"/>
        </w:r>
        <w:r w:rsidR="00C66417">
          <w:rPr>
            <w:noProof/>
            <w:webHidden/>
          </w:rPr>
          <w:t>70</w:t>
        </w:r>
        <w:r>
          <w:rPr>
            <w:noProof/>
            <w:webHidden/>
          </w:rPr>
          <w:fldChar w:fldCharType="end"/>
        </w:r>
      </w:hyperlink>
    </w:p>
    <w:p w:rsidR="00F14A55" w:rsidRDefault="00D42559">
      <w:pPr>
        <w:pStyle w:val="TOC1"/>
        <w:tabs>
          <w:tab w:val="right" w:leader="dot" w:pos="8918"/>
        </w:tabs>
        <w:rPr>
          <w:rFonts w:asciiTheme="minorHAnsi" w:eastAsiaTheme="minorEastAsia" w:hAnsiTheme="minorHAnsi" w:cstheme="minorBidi"/>
          <w:b w:val="0"/>
          <w:noProof/>
          <w:sz w:val="22"/>
          <w:szCs w:val="22"/>
        </w:rPr>
      </w:pPr>
      <w:hyperlink w:anchor="_Toc228875197" w:history="1">
        <w:r w:rsidR="00F14A55" w:rsidRPr="0010287B">
          <w:rPr>
            <w:rStyle w:val="Hyperlink"/>
            <w:noProof/>
          </w:rPr>
          <w:t>Index</w:t>
        </w:r>
        <w:r w:rsidR="00F14A55">
          <w:rPr>
            <w:noProof/>
            <w:webHidden/>
          </w:rPr>
          <w:tab/>
        </w:r>
        <w:r>
          <w:rPr>
            <w:noProof/>
            <w:webHidden/>
          </w:rPr>
          <w:fldChar w:fldCharType="begin"/>
        </w:r>
        <w:r w:rsidR="00F14A55">
          <w:rPr>
            <w:noProof/>
            <w:webHidden/>
          </w:rPr>
          <w:instrText xml:space="preserve"> PAGEREF _Toc228875197 \h </w:instrText>
        </w:r>
        <w:r>
          <w:rPr>
            <w:noProof/>
            <w:webHidden/>
          </w:rPr>
        </w:r>
        <w:r>
          <w:rPr>
            <w:noProof/>
            <w:webHidden/>
          </w:rPr>
          <w:fldChar w:fldCharType="separate"/>
        </w:r>
        <w:r w:rsidR="00C66417">
          <w:rPr>
            <w:noProof/>
            <w:webHidden/>
          </w:rPr>
          <w:t>72</w:t>
        </w:r>
        <w:r>
          <w:rPr>
            <w:noProof/>
            <w:webHidden/>
          </w:rPr>
          <w:fldChar w:fldCharType="end"/>
        </w:r>
      </w:hyperlink>
    </w:p>
    <w:p w:rsidR="005E13D1" w:rsidRDefault="00D42559"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17" w:name="_Toc187026426"/>
      <w:bookmarkStart w:id="18" w:name="_Toc187026486"/>
      <w:bookmarkStart w:id="19" w:name="_Toc187026570"/>
      <w:bookmarkStart w:id="20" w:name="_Toc187026876"/>
      <w:bookmarkStart w:id="21" w:name="_Toc187026967"/>
      <w:bookmarkStart w:id="22" w:name="_Toc187027107"/>
      <w:bookmarkStart w:id="23" w:name="_Toc187027461"/>
      <w:bookmarkStart w:id="24" w:name="_Toc187027615"/>
      <w:bookmarkStart w:id="25" w:name="_Toc187027724"/>
      <w:bookmarkStart w:id="26" w:name="_Toc187027769"/>
      <w:bookmarkStart w:id="27" w:name="_Toc187028098"/>
      <w:bookmarkStart w:id="28" w:name="_Toc187028205"/>
      <w:bookmarkStart w:id="29" w:name="_Toc187028230"/>
      <w:bookmarkStart w:id="30" w:name="_Toc187028619"/>
      <w:bookmarkStart w:id="31" w:name="_Toc187028746"/>
      <w:bookmarkStart w:id="32" w:name="_Toc187028893"/>
      <w:bookmarkStart w:id="33" w:name="_Toc187028919"/>
      <w:bookmarkStart w:id="34" w:name="_Toc187030157"/>
      <w:bookmarkStart w:id="35" w:name="_Toc187030204"/>
      <w:bookmarkStart w:id="36" w:name="_Toc228875126"/>
      <w:r>
        <w:lastRenderedPageBreak/>
        <w:t>About This Guide</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30E29" w:rsidRDefault="008823E4" w:rsidP="008823E4">
      <w:pPr>
        <w:pStyle w:val="BodyText"/>
      </w:pPr>
      <w:r w:rsidRPr="006C2D12">
        <w:t xml:space="preserve">This </w:t>
      </w:r>
      <w:r w:rsidR="00215A99">
        <w:t xml:space="preserve">preface </w:t>
      </w:r>
      <w:r w:rsidRPr="006C2D12">
        <w:t xml:space="preserve">introduces you to the </w:t>
      </w:r>
      <w:r w:rsidR="00D42559" w:rsidRPr="00697E12">
        <w:rPr>
          <w:rStyle w:val="Emphasis"/>
        </w:rPr>
        <w:fldChar w:fldCharType="begin"/>
      </w:r>
      <w:r w:rsidRPr="00697E12">
        <w:rPr>
          <w:rStyle w:val="Emphasis"/>
        </w:rPr>
        <w:instrText xml:space="preserve"> TITLE  </w:instrText>
      </w:r>
      <w:r w:rsidR="00D42559" w:rsidRPr="00697E12">
        <w:rPr>
          <w:rStyle w:val="Emphasis"/>
        </w:rPr>
        <w:fldChar w:fldCharType="separate"/>
      </w:r>
      <w:r w:rsidR="00F14A55">
        <w:rPr>
          <w:rStyle w:val="Emphasis"/>
        </w:rPr>
        <w:t>CSM GARRDS Migration Module (CGMM) Guide</w:t>
      </w:r>
      <w:r w:rsidR="00D42559"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D42559" w:rsidP="007574BA">
      <w:pPr>
        <w:pStyle w:val="ListBullet"/>
      </w:pPr>
      <w:fldSimple w:instr=" REF _Ref185394551 \h  \* MERGEFORMAT ">
        <w:r w:rsidR="00C66417" w:rsidRPr="00C66417">
          <w:rPr>
            <w:rStyle w:val="Emphasis"/>
            <w:color w:val="0000FF"/>
          </w:rPr>
          <w:t>Purpose</w:t>
        </w:r>
      </w:fldSimple>
      <w:r w:rsidR="00D6274E">
        <w:t xml:space="preserve"> on this page</w:t>
      </w:r>
    </w:p>
    <w:p w:rsidR="0095242A" w:rsidRDefault="00D42559" w:rsidP="007574BA">
      <w:pPr>
        <w:pStyle w:val="ListBullet"/>
      </w:pPr>
      <w:fldSimple w:instr=" REF _Ref213580136 \h  \* MERGEFORMAT ">
        <w:r w:rsidR="00C66417" w:rsidRPr="00C66417">
          <w:rPr>
            <w:i/>
            <w:color w:val="0000FF"/>
          </w:rPr>
          <w:t>Scope</w:t>
        </w:r>
      </w:fldSimple>
      <w:r w:rsidR="0095242A">
        <w:t xml:space="preserve"> on this page</w:t>
      </w:r>
    </w:p>
    <w:p w:rsidR="00D6274E" w:rsidRDefault="00D42559" w:rsidP="007574BA">
      <w:pPr>
        <w:pStyle w:val="ListBullet"/>
      </w:pPr>
      <w:fldSimple w:instr=" REF _Ref213580137 \h  \* MERGEFORMAT ">
        <w:r w:rsidR="00C66417" w:rsidRPr="00C66417">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C66417">
        <w:rPr>
          <w:rStyle w:val="Emphasis"/>
          <w:noProof/>
        </w:rPr>
        <w:t>1</w:t>
      </w:r>
      <w:r>
        <w:rPr>
          <w:rStyle w:val="Emphasis"/>
        </w:rPr>
        <w:fldChar w:fldCharType="end"/>
      </w:r>
    </w:p>
    <w:p w:rsidR="0095242A" w:rsidRDefault="00D42559" w:rsidP="007574BA">
      <w:pPr>
        <w:pStyle w:val="ListBullet"/>
      </w:pPr>
      <w:fldSimple w:instr=" REF _Ref213580139 \h  \* MERGEFORMAT ">
        <w:r w:rsidR="00C66417" w:rsidRPr="00C66417">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C66417">
        <w:rPr>
          <w:noProof/>
        </w:rPr>
        <w:t>2</w:t>
      </w:r>
      <w:r>
        <w:fldChar w:fldCharType="end"/>
      </w:r>
    </w:p>
    <w:p w:rsidR="0095242A" w:rsidRDefault="00D42559" w:rsidP="007574BA">
      <w:pPr>
        <w:pStyle w:val="ListBullet"/>
      </w:pPr>
      <w:fldSimple w:instr=" REF _Ref185394608 \h  \* MERGEFORMAT ">
        <w:r w:rsidR="00C66417" w:rsidRPr="00C66417">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C66417">
        <w:rPr>
          <w:noProof/>
        </w:rPr>
        <w:t>3</w:t>
      </w:r>
      <w:r>
        <w:fldChar w:fldCharType="end"/>
      </w:r>
    </w:p>
    <w:p w:rsidR="0095242A" w:rsidRDefault="00D42559" w:rsidP="007574BA">
      <w:pPr>
        <w:pStyle w:val="ListBullet"/>
      </w:pPr>
      <w:fldSimple w:instr=" REF _Ref213580150 \h  \* MERGEFORMAT ">
        <w:r w:rsidR="00C66417" w:rsidRPr="00C66417">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C66417">
        <w:rPr>
          <w:noProof/>
        </w:rPr>
        <w:t>3</w:t>
      </w:r>
      <w:r>
        <w:fldChar w:fldCharType="end"/>
      </w:r>
    </w:p>
    <w:p w:rsidR="00437365" w:rsidRDefault="00EB6333" w:rsidP="004733D9">
      <w:pPr>
        <w:pStyle w:val="Heading2"/>
      </w:pPr>
      <w:bookmarkStart w:id="37" w:name="_Ref185394551"/>
      <w:bookmarkStart w:id="38" w:name="_Toc187026427"/>
      <w:bookmarkStart w:id="39" w:name="_Toc187026487"/>
      <w:bookmarkStart w:id="40" w:name="_Toc187026571"/>
      <w:bookmarkStart w:id="41" w:name="_Toc187026877"/>
      <w:bookmarkStart w:id="42" w:name="_Toc187026968"/>
      <w:bookmarkStart w:id="43" w:name="_Toc187027108"/>
      <w:bookmarkStart w:id="44" w:name="_Toc187027462"/>
      <w:bookmarkStart w:id="45" w:name="_Toc187027616"/>
      <w:bookmarkStart w:id="46" w:name="_Toc187027725"/>
      <w:bookmarkStart w:id="47" w:name="_Toc187027770"/>
      <w:bookmarkStart w:id="48" w:name="_Toc187028099"/>
      <w:bookmarkStart w:id="49" w:name="_Toc187028206"/>
      <w:bookmarkStart w:id="50" w:name="_Toc187028231"/>
      <w:bookmarkStart w:id="51" w:name="_Toc187028620"/>
      <w:bookmarkStart w:id="52" w:name="_Toc187028747"/>
      <w:bookmarkStart w:id="53" w:name="_Toc187028894"/>
      <w:bookmarkStart w:id="54" w:name="_Toc187028920"/>
      <w:bookmarkStart w:id="55" w:name="_Toc187030158"/>
      <w:bookmarkStart w:id="56" w:name="_Toc187030205"/>
      <w:bookmarkStart w:id="57" w:name="_Toc228875127"/>
      <w:r>
        <w:t>Purpose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8" w:name="_Ref213580136"/>
      <w:bookmarkStart w:id="59" w:name="_Toc228875128"/>
      <w:r>
        <w:t>Scope</w:t>
      </w:r>
      <w:bookmarkEnd w:id="58"/>
      <w:bookmarkEnd w:id="59"/>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0" w:history="1">
        <w:r w:rsidR="0043751D" w:rsidRPr="0043751D">
          <w:rPr>
            <w:rStyle w:val="Hyperlink"/>
          </w:rPr>
          <w:t>http://www.cagrid.org/display/cagridhome/Home</w:t>
        </w:r>
      </w:hyperlink>
      <w:r>
        <w:t>.</w:t>
      </w:r>
    </w:p>
    <w:p w:rsidR="007F7DE7" w:rsidRDefault="007F7DE7" w:rsidP="00FE0B65">
      <w:pPr>
        <w:pStyle w:val="Heading2"/>
      </w:pPr>
      <w:bookmarkStart w:id="60" w:name="_Ref185394587"/>
      <w:bookmarkStart w:id="61" w:name="_Ref185394675"/>
      <w:bookmarkStart w:id="62" w:name="_Toc187026431"/>
      <w:bookmarkStart w:id="63" w:name="_Toc187026491"/>
      <w:bookmarkStart w:id="64" w:name="_Toc187026575"/>
      <w:bookmarkStart w:id="65" w:name="_Toc187026881"/>
      <w:bookmarkStart w:id="66" w:name="_Toc187026972"/>
      <w:bookmarkStart w:id="67" w:name="_Toc187027112"/>
      <w:bookmarkStart w:id="68" w:name="_Toc187027466"/>
      <w:bookmarkStart w:id="69" w:name="_Toc187027620"/>
      <w:bookmarkStart w:id="70" w:name="_Toc187027729"/>
      <w:bookmarkStart w:id="71" w:name="_Toc187027774"/>
      <w:bookmarkStart w:id="72" w:name="_Toc187028103"/>
      <w:bookmarkStart w:id="73" w:name="_Toc187028210"/>
      <w:bookmarkStart w:id="74" w:name="_Toc187028235"/>
      <w:bookmarkStart w:id="75" w:name="_Toc187028624"/>
      <w:bookmarkStart w:id="76" w:name="_Toc187028751"/>
      <w:bookmarkStart w:id="77" w:name="_Toc187028898"/>
      <w:bookmarkStart w:id="78" w:name="_Toc187028924"/>
      <w:bookmarkStart w:id="79" w:name="_Toc187030162"/>
      <w:bookmarkStart w:id="80" w:name="_Toc187030209"/>
      <w:bookmarkStart w:id="81" w:name="_Ref213580137"/>
      <w:bookmarkStart w:id="82" w:name="_Ref213580138"/>
      <w:bookmarkStart w:id="83" w:name="_Toc228875129"/>
      <w:r>
        <w:t>Topics Covered</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D42559" w:rsidP="00830E29">
      <w:pPr>
        <w:pStyle w:val="ListBullet"/>
      </w:pPr>
      <w:fldSimple w:instr=" REF _Ref213636076 \w \h  \* MERGEFORMAT ">
        <w:r w:rsidR="00C66417" w:rsidRPr="00C66417">
          <w:rPr>
            <w:i/>
            <w:color w:val="0000FF"/>
          </w:rPr>
          <w:t>Chapter 1</w:t>
        </w:r>
      </w:fldSimple>
      <w:r w:rsidR="008B318A" w:rsidRPr="00C40308">
        <w:rPr>
          <w:i/>
          <w:color w:val="0000FF"/>
        </w:rPr>
        <w:t xml:space="preserve">, </w:t>
      </w:r>
      <w:fldSimple w:instr=" REF _Ref213636079 \h  \* MERGEFORMAT ">
        <w:r w:rsidR="00C66417" w:rsidRPr="00C66417">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D42559" w:rsidP="00830E29">
      <w:pPr>
        <w:pStyle w:val="ListBullet"/>
      </w:pPr>
      <w:fldSimple w:instr=" REF _Ref214266781 \n \h  \* MERGEFORMAT ">
        <w:r w:rsidR="00C66417" w:rsidRPr="00C66417">
          <w:rPr>
            <w:i/>
            <w:color w:val="0000FF"/>
          </w:rPr>
          <w:t>Chapter 2</w:t>
        </w:r>
      </w:fldSimple>
      <w:r w:rsidR="003B6EDC">
        <w:t xml:space="preserve">, </w:t>
      </w:r>
      <w:fldSimple w:instr=" REF _Ref214266784 \h  \* MERGEFORMAT ">
        <w:r w:rsidR="00C66417" w:rsidRPr="00C66417">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D42559" w:rsidP="00706CFE">
      <w:pPr>
        <w:pStyle w:val="ListBullet"/>
      </w:pPr>
      <w:fldSimple w:instr=" REF _Ref228848709 \r \h  \* MERGEFORMAT ">
        <w:r w:rsidR="00C66417" w:rsidRPr="00C66417">
          <w:rPr>
            <w:i/>
            <w:color w:val="0000FF"/>
          </w:rPr>
          <w:t>Chapter 3</w:t>
        </w:r>
      </w:fldSimple>
      <w:r w:rsidR="00706CFE">
        <w:t xml:space="preserve">, </w:t>
      </w:r>
      <w:fldSimple w:instr=" REF _Ref228848709 \h  \* MERGEFORMAT ">
        <w:r w:rsidR="00C66417" w:rsidRPr="00C66417">
          <w:rPr>
            <w:i/>
            <w:color w:val="0000FF"/>
          </w:rPr>
          <w:t>Audit Logging</w:t>
        </w:r>
      </w:fldSimple>
      <w:r w:rsidR="00706CFE">
        <w:t xml:space="preserve"> provides information on how to integrate Audit Logging for the CGMM API or CGMMWeb.</w:t>
      </w:r>
    </w:p>
    <w:p w:rsidR="003B6EDC" w:rsidRDefault="00D42559" w:rsidP="00830E29">
      <w:pPr>
        <w:pStyle w:val="ListBullet"/>
      </w:pPr>
      <w:fldSimple w:instr=" REF _Ref214266859 \n \h  \* MERGEFORMAT ">
        <w:r w:rsidR="00C66417" w:rsidRPr="00C66417">
          <w:rPr>
            <w:i/>
            <w:color w:val="0000FF"/>
          </w:rPr>
          <w:t>Chapter 4</w:t>
        </w:r>
      </w:fldSimple>
      <w:r w:rsidR="003B6EDC">
        <w:t xml:space="preserve">, </w:t>
      </w:r>
      <w:fldSimple w:instr=" REF _Ref214266861 \h  \* MERGEFORMAT ">
        <w:r w:rsidR="00C66417" w:rsidRPr="00C66417">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D42559" w:rsidP="00830E29">
      <w:pPr>
        <w:pStyle w:val="ListBullet"/>
      </w:pPr>
      <w:fldSimple w:instr=" REF _Ref227548750 \w \h  \* MERGEFORMAT ">
        <w:r w:rsidR="00C66417" w:rsidRPr="00C66417">
          <w:rPr>
            <w:rStyle w:val="Emphasis"/>
            <w:color w:val="0000FF"/>
          </w:rPr>
          <w:t>Chapter 5</w:t>
        </w:r>
      </w:fldSimple>
      <w:r w:rsidR="000739A4" w:rsidRPr="0083323B">
        <w:rPr>
          <w:rStyle w:val="Emphasis"/>
          <w:color w:val="0000FF"/>
        </w:rPr>
        <w:t xml:space="preserve">, </w:t>
      </w:r>
      <w:fldSimple w:instr=" REF _Ref227548750 \h  \* MERGEFORMAT ">
        <w:r w:rsidR="00C66417" w:rsidRPr="00C66417">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D42559" w:rsidP="00830E29">
      <w:pPr>
        <w:pStyle w:val="ListBullet"/>
      </w:pPr>
      <w:fldSimple w:instr=" REF _Ref227548719 \n \h  \* MERGEFORMAT ">
        <w:r w:rsidR="00C66417" w:rsidRPr="00C66417">
          <w:rPr>
            <w:i/>
            <w:color w:val="0000FF"/>
          </w:rPr>
          <w:t>Chapter 6</w:t>
        </w:r>
      </w:fldSimple>
      <w:r w:rsidR="000739A4">
        <w:rPr>
          <w:i/>
          <w:color w:val="0000FF"/>
        </w:rPr>
        <w:t>,</w:t>
      </w:r>
      <w:r w:rsidR="000739A4" w:rsidRPr="000739A4">
        <w:rPr>
          <w:i/>
          <w:color w:val="0000FF"/>
        </w:rPr>
        <w:t xml:space="preserve"> </w:t>
      </w:r>
      <w:fldSimple w:instr=" REF _Ref227548711 \h  \* MERGEFORMAT ">
        <w:r w:rsidR="00C66417" w:rsidRPr="00C66417">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D42559" w:rsidP="00830E29">
      <w:pPr>
        <w:pStyle w:val="ListBullet"/>
      </w:pPr>
      <w:fldSimple w:instr=" REF _Ref214267013 \n \h  \* MERGEFORMAT ">
        <w:r w:rsidR="00C66417" w:rsidRPr="00C66417">
          <w:rPr>
            <w:i/>
            <w:color w:val="0000FF"/>
          </w:rPr>
          <w:t>Appendix A</w:t>
        </w:r>
      </w:fldSimple>
      <w:r w:rsidR="00D93D35">
        <w:t>,</w:t>
      </w:r>
      <w:r w:rsidR="00D93D35" w:rsidRPr="00D93D35">
        <w:rPr>
          <w:i/>
          <w:color w:val="0000FF"/>
        </w:rPr>
        <w:t xml:space="preserve"> </w:t>
      </w:r>
      <w:fldSimple w:instr=" REF _Ref214267016 \h  \* MERGEFORMAT ">
        <w:r w:rsidR="00C66417" w:rsidRPr="00C66417">
          <w:rPr>
            <w:i/>
            <w:color w:val="0000FF"/>
          </w:rPr>
          <w:t>CGMM Properties XSD File</w:t>
        </w:r>
      </w:fldSimple>
      <w:r w:rsidR="00D93D35">
        <w:t xml:space="preserve"> provides a sample CGMM properties XSD file.</w:t>
      </w:r>
    </w:p>
    <w:p w:rsidR="00D93D35" w:rsidRDefault="00D42559" w:rsidP="00830E29">
      <w:pPr>
        <w:pStyle w:val="ListBullet"/>
      </w:pPr>
      <w:fldSimple w:instr=" REF _Ref214267020 \n \h  \* MERGEFORMAT ">
        <w:r w:rsidR="00C66417" w:rsidRPr="00C66417">
          <w:rPr>
            <w:i/>
            <w:color w:val="0000FF"/>
          </w:rPr>
          <w:t>Appendix B</w:t>
        </w:r>
      </w:fldSimple>
      <w:r w:rsidR="00D93D35">
        <w:t xml:space="preserve">, </w:t>
      </w:r>
      <w:fldSimple w:instr=" REF _Ref214267026 \h  \* MERGEFORMAT ">
        <w:r w:rsidR="00C66417" w:rsidRPr="00C66417">
          <w:rPr>
            <w:i/>
            <w:color w:val="0000FF"/>
          </w:rPr>
          <w:t>Sample CGMM Properties File</w:t>
        </w:r>
      </w:fldSimple>
      <w:r w:rsidR="00D93D35">
        <w:t xml:space="preserve"> provides a sample CGMM properties configuration file.</w:t>
      </w:r>
    </w:p>
    <w:p w:rsidR="00D93D35" w:rsidRDefault="00D42559" w:rsidP="00830E29">
      <w:pPr>
        <w:pStyle w:val="ListBullet"/>
      </w:pPr>
      <w:fldSimple w:instr=" REF _Ref214267029 \n \h  \* MERGEFORMAT ">
        <w:r w:rsidR="00C66417" w:rsidRPr="00C66417">
          <w:rPr>
            <w:i/>
            <w:color w:val="0000FF"/>
          </w:rPr>
          <w:t>Appendix C</w:t>
        </w:r>
      </w:fldSimple>
      <w:r w:rsidR="00D93D35">
        <w:t>,</w:t>
      </w:r>
      <w:r w:rsidR="00D93D35" w:rsidRPr="00D93D35">
        <w:rPr>
          <w:i/>
          <w:color w:val="0000FF"/>
        </w:rPr>
        <w:t xml:space="preserve"> </w:t>
      </w:r>
      <w:fldSimple w:instr=" REF _Ref214267032 \h  \* MERGEFORMAT ">
        <w:r w:rsidR="00C66417" w:rsidRPr="00C66417">
          <w:rPr>
            <w:i/>
            <w:color w:val="0000FF"/>
          </w:rPr>
          <w:t>Sample Sync Description File</w:t>
        </w:r>
      </w:fldSimple>
      <w:r w:rsidR="00D93D35">
        <w:t xml:space="preserve"> provides a sample Sync Description configuration file.</w:t>
      </w:r>
    </w:p>
    <w:p w:rsidR="00D93D35" w:rsidRDefault="00D42559" w:rsidP="00830E29">
      <w:pPr>
        <w:pStyle w:val="ListBullet"/>
      </w:pPr>
      <w:fldSimple w:instr=" REF _Ref214267036 \n \h  \* MERGEFORMAT ">
        <w:r w:rsidR="00C66417" w:rsidRPr="00C66417">
          <w:rPr>
            <w:i/>
            <w:color w:val="0000FF"/>
          </w:rPr>
          <w:t>Appendix D</w:t>
        </w:r>
      </w:fldSimple>
      <w:r w:rsidR="00D93D35">
        <w:t xml:space="preserve">, </w:t>
      </w:r>
      <w:fldSimple w:instr=" REF _Ref214267038 \h  \* MERGEFORMAT ">
        <w:r w:rsidR="00C66417" w:rsidRPr="00C66417">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D42559" w:rsidP="00830E29">
      <w:pPr>
        <w:pStyle w:val="ListBullet"/>
      </w:pPr>
      <w:fldSimple w:instr=" REF _Ref227984670 \r \h  \* MERGEFORMAT ">
        <w:r w:rsidR="00C66417" w:rsidRPr="00C66417">
          <w:rPr>
            <w:i/>
            <w:color w:val="0000FF"/>
          </w:rPr>
          <w:t>Appendix E</w:t>
        </w:r>
      </w:fldSimple>
      <w:r w:rsidR="00521128">
        <w:t xml:space="preserve">, </w:t>
      </w:r>
      <w:fldSimple w:instr=" REF _Ref227984670 \h  \* MERGEFORMAT ">
        <w:r w:rsidR="00C66417" w:rsidRPr="00C66417">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D42559" w:rsidP="00830E29">
      <w:pPr>
        <w:pStyle w:val="ListBullet"/>
      </w:pPr>
      <w:fldSimple w:instr=" REF _Ref228000412 \r \h  \* MERGEFORMAT ">
        <w:r w:rsidR="00C66417" w:rsidRPr="00C66417">
          <w:rPr>
            <w:i/>
            <w:color w:val="0000FF"/>
          </w:rPr>
          <w:t>Appendix F</w:t>
        </w:r>
      </w:fldSimple>
      <w:r w:rsidR="00521128">
        <w:t xml:space="preserve">, </w:t>
      </w:r>
      <w:fldSimple w:instr=" REF _Ref228000419 \h  \* MERGEFORMAT ">
        <w:r w:rsidR="00C66417" w:rsidRPr="00C66417">
          <w:rPr>
            <w:i/>
            <w:color w:val="0000FF"/>
          </w:rPr>
          <w:t>Integrating CGMM Container Managed Security with caArray</w:t>
        </w:r>
      </w:fldSimple>
      <w:r w:rsidR="00521128">
        <w:t xml:space="preserve"> provides an example steps for integrating CGMM’s container-managed security with the caArray application.</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84" w:name="_Ref213580139"/>
      <w:bookmarkStart w:id="85" w:name="_Ref213580140"/>
      <w:bookmarkStart w:id="86" w:name="_Toc228875130"/>
      <w:r>
        <w:t>Related Documentation</w:t>
      </w:r>
      <w:bookmarkEnd w:id="84"/>
      <w:bookmarkEnd w:id="85"/>
      <w:bookmarkEnd w:id="86"/>
    </w:p>
    <w:p w:rsidR="00830E29" w:rsidRDefault="00830E29" w:rsidP="00FE0B65">
      <w:pPr>
        <w:pStyle w:val="BodyText"/>
        <w:keepNext/>
      </w:pPr>
      <w:r>
        <w:t>More information can be found in the following related CSM documents:</w:t>
      </w:r>
      <w:r w:rsidR="00D42559">
        <w:fldChar w:fldCharType="begin"/>
      </w:r>
      <w:r w:rsidR="00C31724">
        <w:instrText xml:space="preserve"> XE "</w:instrText>
      </w:r>
      <w:r w:rsidR="00C31724" w:rsidRPr="003E73F9">
        <w:instrText>related documents</w:instrText>
      </w:r>
      <w:r w:rsidR="00C31724">
        <w:instrText xml:space="preserve">" </w:instrText>
      </w:r>
      <w:r w:rsidR="00D42559">
        <w:fldChar w:fldCharType="end"/>
      </w:r>
    </w:p>
    <w:p w:rsidR="00830E29" w:rsidRDefault="0037557C" w:rsidP="00830E29">
      <w:pPr>
        <w:pStyle w:val="ListBullet"/>
      </w:pPr>
      <w:r>
        <w:t>Common Security Module (CSM) v4.1 Technical Guide</w:t>
      </w:r>
    </w:p>
    <w:p w:rsidR="0037557C" w:rsidRDefault="0037557C" w:rsidP="00830E29">
      <w:pPr>
        <w:pStyle w:val="ListBullet"/>
      </w:pPr>
      <w:r>
        <w:t>CSM GAARDS User Migration Design Document.</w:t>
      </w:r>
    </w:p>
    <w:p w:rsidR="00830E29" w:rsidRDefault="00830E29" w:rsidP="00830E29">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2" w:history="1">
        <w:r w:rsidRPr="003B0872">
          <w:rPr>
            <w:rStyle w:val="Hyperlink"/>
          </w:rPr>
          <w:t>https://wiki.nci.nih.gov/x/4wBB</w:t>
        </w:r>
      </w:hyperlink>
      <w:r w:rsidRPr="0054777A">
        <w:t>.</w:t>
      </w:r>
    </w:p>
    <w:p w:rsidR="004116AB" w:rsidRDefault="004116AB" w:rsidP="00830E29">
      <w:pPr>
        <w:pStyle w:val="Heading2"/>
      </w:pPr>
      <w:bookmarkStart w:id="87" w:name="_Ref185394608"/>
      <w:bookmarkStart w:id="88" w:name="_Ref185394695"/>
      <w:bookmarkStart w:id="89" w:name="_Toc187026433"/>
      <w:bookmarkStart w:id="90" w:name="_Toc187026493"/>
      <w:bookmarkStart w:id="91" w:name="_Toc187026577"/>
      <w:bookmarkStart w:id="92" w:name="_Toc187026883"/>
      <w:bookmarkStart w:id="93" w:name="_Toc187026974"/>
      <w:bookmarkStart w:id="94" w:name="_Toc187027114"/>
      <w:bookmarkStart w:id="95" w:name="_Toc187027468"/>
      <w:bookmarkStart w:id="96" w:name="_Toc187027622"/>
      <w:bookmarkStart w:id="97" w:name="_Toc187027731"/>
      <w:bookmarkStart w:id="98" w:name="_Toc187027776"/>
      <w:bookmarkStart w:id="99" w:name="_Toc187028105"/>
      <w:bookmarkStart w:id="100" w:name="_Toc187028212"/>
      <w:bookmarkStart w:id="101" w:name="_Toc187028237"/>
      <w:bookmarkStart w:id="102" w:name="_Toc187028626"/>
      <w:bookmarkStart w:id="103" w:name="_Toc187028753"/>
      <w:bookmarkStart w:id="104" w:name="_Toc187028900"/>
      <w:bookmarkStart w:id="105" w:name="_Toc187028926"/>
      <w:bookmarkStart w:id="106" w:name="_Toc187030164"/>
      <w:bookmarkStart w:id="107" w:name="_Toc187030211"/>
      <w:bookmarkStart w:id="108" w:name="_Toc228875131"/>
      <w:r>
        <w:lastRenderedPageBreak/>
        <w:t>Text Conventions Used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870"/>
        <w:gridCol w:w="2790"/>
      </w:tblGrid>
      <w:tr w:rsidR="00A75972" w:rsidTr="000B12EE">
        <w:trPr>
          <w:cantSplit/>
          <w:tblHeader/>
        </w:trPr>
        <w:tc>
          <w:tcPr>
            <w:tcW w:w="2250" w:type="dxa"/>
            <w:shd w:val="clear" w:color="auto" w:fill="CCCCCC"/>
            <w:tcMar>
              <w:top w:w="72" w:type="dxa"/>
              <w:bottom w:w="72" w:type="dxa"/>
            </w:tcMar>
          </w:tcPr>
          <w:p w:rsidR="00A75972" w:rsidRDefault="00AE6E8E" w:rsidP="00D039D0">
            <w:pPr>
              <w:pStyle w:val="TableHeader"/>
            </w:pPr>
            <w:r>
              <w:t>Convention</w:t>
            </w:r>
          </w:p>
        </w:tc>
        <w:tc>
          <w:tcPr>
            <w:tcW w:w="3870" w:type="dxa"/>
            <w:shd w:val="clear" w:color="auto" w:fill="CCCCCC"/>
            <w:tcMar>
              <w:top w:w="72" w:type="dxa"/>
              <w:bottom w:w="72" w:type="dxa"/>
            </w:tcMar>
          </w:tcPr>
          <w:p w:rsidR="00A75972" w:rsidRDefault="00AE6E8E" w:rsidP="00D039D0">
            <w:pPr>
              <w:pStyle w:val="TableHeader"/>
            </w:pPr>
            <w:r>
              <w:t>Description</w:t>
            </w:r>
          </w:p>
        </w:tc>
        <w:tc>
          <w:tcPr>
            <w:tcW w:w="2790" w:type="dxa"/>
            <w:shd w:val="clear" w:color="auto" w:fill="CCCCCC"/>
            <w:tcMar>
              <w:top w:w="72" w:type="dxa"/>
              <w:bottom w:w="72" w:type="dxa"/>
            </w:tcMar>
          </w:tcPr>
          <w:p w:rsidR="00A75972" w:rsidRDefault="00AE6E8E" w:rsidP="00D039D0">
            <w:pPr>
              <w:pStyle w:val="TableHeader"/>
            </w:pPr>
            <w:r>
              <w:t>Example</w:t>
            </w:r>
          </w:p>
        </w:tc>
      </w:tr>
      <w:tr w:rsidR="00A75972" w:rsidTr="000B12EE">
        <w:trPr>
          <w:cantSplit/>
        </w:trPr>
        <w:tc>
          <w:tcPr>
            <w:tcW w:w="2250" w:type="dxa"/>
            <w:tcMar>
              <w:top w:w="72" w:type="dxa"/>
            </w:tcMar>
          </w:tcPr>
          <w:p w:rsidR="00A75972" w:rsidRPr="00BD0B70" w:rsidRDefault="00BF042D" w:rsidP="00D039D0">
            <w:pPr>
              <w:pStyle w:val="TableText"/>
              <w:rPr>
                <w:rStyle w:val="Bold"/>
              </w:rPr>
            </w:pPr>
            <w:r w:rsidRPr="00BD0B70">
              <w:rPr>
                <w:rStyle w:val="Bold"/>
              </w:rPr>
              <w:t>Bold</w:t>
            </w:r>
          </w:p>
        </w:tc>
        <w:tc>
          <w:tcPr>
            <w:tcW w:w="387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790"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0B12EE">
        <w:trPr>
          <w:cantSplit/>
        </w:trPr>
        <w:tc>
          <w:tcPr>
            <w:tcW w:w="2250" w:type="dxa"/>
            <w:tcMar>
              <w:top w:w="72" w:type="dxa"/>
            </w:tcMar>
          </w:tcPr>
          <w:p w:rsidR="00A75972" w:rsidRPr="00BD0B70" w:rsidRDefault="00BF042D" w:rsidP="00D039D0">
            <w:pPr>
              <w:pStyle w:val="TableText"/>
              <w:rPr>
                <w:rStyle w:val="Hyperlink"/>
              </w:rPr>
            </w:pPr>
            <w:r w:rsidRPr="00BD0B70">
              <w:rPr>
                <w:rStyle w:val="Hyperlink"/>
              </w:rPr>
              <w:t>URL</w:t>
            </w:r>
          </w:p>
        </w:tc>
        <w:tc>
          <w:tcPr>
            <w:tcW w:w="3870" w:type="dxa"/>
            <w:tcMar>
              <w:top w:w="72" w:type="dxa"/>
            </w:tcMar>
          </w:tcPr>
          <w:p w:rsidR="00A75972" w:rsidRDefault="00BD0B70" w:rsidP="00D039D0">
            <w:pPr>
              <w:pStyle w:val="TableText"/>
            </w:pPr>
            <w:r>
              <w:t>Indicates a Web address.</w:t>
            </w:r>
          </w:p>
        </w:tc>
        <w:tc>
          <w:tcPr>
            <w:tcW w:w="2790"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0B12EE">
        <w:trPr>
          <w:cantSplit/>
        </w:trPr>
        <w:tc>
          <w:tcPr>
            <w:tcW w:w="2250" w:type="dxa"/>
            <w:tcMar>
              <w:top w:w="72" w:type="dxa"/>
            </w:tcMar>
          </w:tcPr>
          <w:p w:rsidR="00BD0B70" w:rsidRDefault="00BD0B70" w:rsidP="00D039D0">
            <w:pPr>
              <w:pStyle w:val="TableText"/>
            </w:pPr>
            <w:r>
              <w:t xml:space="preserve">text in </w:t>
            </w:r>
            <w:r w:rsidRPr="00755CA5">
              <w:rPr>
                <w:rStyle w:val="Keypress"/>
              </w:rPr>
              <w:t>Small Caps</w:t>
            </w:r>
          </w:p>
        </w:tc>
        <w:tc>
          <w:tcPr>
            <w:tcW w:w="3870" w:type="dxa"/>
            <w:tcMar>
              <w:top w:w="72" w:type="dxa"/>
            </w:tcMar>
          </w:tcPr>
          <w:p w:rsidR="00BD0B70" w:rsidRDefault="00BD0B70" w:rsidP="00D039D0">
            <w:pPr>
              <w:pStyle w:val="TableText"/>
            </w:pPr>
            <w:r>
              <w:t>Indicates a keyboard shortcut.</w:t>
            </w:r>
          </w:p>
        </w:tc>
        <w:tc>
          <w:tcPr>
            <w:tcW w:w="2790"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0B12EE">
        <w:trPr>
          <w:cantSplit/>
        </w:trPr>
        <w:tc>
          <w:tcPr>
            <w:tcW w:w="225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870" w:type="dxa"/>
            <w:tcMar>
              <w:top w:w="72" w:type="dxa"/>
            </w:tcMar>
          </w:tcPr>
          <w:p w:rsidR="00A75972" w:rsidRDefault="00BD0B70" w:rsidP="00D039D0">
            <w:pPr>
              <w:pStyle w:val="TableText"/>
            </w:pPr>
            <w:r>
              <w:t>Indicates keys that are pressed simultaneously.</w:t>
            </w:r>
          </w:p>
        </w:tc>
        <w:tc>
          <w:tcPr>
            <w:tcW w:w="2790"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0B12EE">
        <w:trPr>
          <w:cantSplit/>
        </w:trPr>
        <w:tc>
          <w:tcPr>
            <w:tcW w:w="2250" w:type="dxa"/>
            <w:tcMar>
              <w:top w:w="72" w:type="dxa"/>
            </w:tcMar>
          </w:tcPr>
          <w:p w:rsidR="00A75972" w:rsidRPr="00BD0B70" w:rsidRDefault="00347FAE" w:rsidP="00D039D0">
            <w:pPr>
              <w:pStyle w:val="TableText"/>
              <w:rPr>
                <w:rStyle w:val="Emphasis"/>
              </w:rPr>
            </w:pPr>
            <w:r w:rsidRPr="00BD0B70">
              <w:rPr>
                <w:rStyle w:val="Emphasis"/>
              </w:rPr>
              <w:t>Italics</w:t>
            </w:r>
          </w:p>
        </w:tc>
        <w:tc>
          <w:tcPr>
            <w:tcW w:w="3870" w:type="dxa"/>
            <w:tcMar>
              <w:top w:w="72" w:type="dxa"/>
            </w:tcMar>
          </w:tcPr>
          <w:p w:rsidR="00A75972" w:rsidRDefault="00BD0B70" w:rsidP="00D039D0">
            <w:pPr>
              <w:pStyle w:val="TableText"/>
            </w:pPr>
            <w:r>
              <w:t>Highlights references to other documents, sections, figures, and tables.</w:t>
            </w:r>
          </w:p>
        </w:tc>
        <w:tc>
          <w:tcPr>
            <w:tcW w:w="2790"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0B12EE">
        <w:trPr>
          <w:cantSplit/>
        </w:trPr>
        <w:tc>
          <w:tcPr>
            <w:tcW w:w="225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870" w:type="dxa"/>
            <w:tcMar>
              <w:top w:w="72" w:type="dxa"/>
            </w:tcMar>
          </w:tcPr>
          <w:p w:rsidR="00A75972" w:rsidRDefault="00BD0B70" w:rsidP="00D039D0">
            <w:pPr>
              <w:pStyle w:val="TableText"/>
            </w:pPr>
            <w:r>
              <w:t>Represents text that you type.</w:t>
            </w:r>
          </w:p>
        </w:tc>
        <w:tc>
          <w:tcPr>
            <w:tcW w:w="2790"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0B12EE">
        <w:trPr>
          <w:cantSplit/>
        </w:trPr>
        <w:tc>
          <w:tcPr>
            <w:tcW w:w="2250" w:type="dxa"/>
            <w:tcMar>
              <w:top w:w="72" w:type="dxa"/>
            </w:tcMar>
          </w:tcPr>
          <w:p w:rsidR="00880C21" w:rsidRPr="00755CA5" w:rsidRDefault="00880C21" w:rsidP="00D039D0">
            <w:pPr>
              <w:pStyle w:val="TableTextIndent"/>
              <w:rPr>
                <w:rStyle w:val="Bold"/>
              </w:rPr>
            </w:pPr>
            <w:r w:rsidRPr="00755CA5">
              <w:rPr>
                <w:rStyle w:val="Bold"/>
              </w:rPr>
              <w:t>Note:</w:t>
            </w:r>
          </w:p>
        </w:tc>
        <w:tc>
          <w:tcPr>
            <w:tcW w:w="3870" w:type="dxa"/>
            <w:tcMar>
              <w:top w:w="72" w:type="dxa"/>
            </w:tcMar>
          </w:tcPr>
          <w:p w:rsidR="00880C21" w:rsidRDefault="00880C21" w:rsidP="00D039D0">
            <w:pPr>
              <w:pStyle w:val="TableText"/>
            </w:pPr>
            <w:r>
              <w:t>Highlights information of particular importance.</w:t>
            </w:r>
          </w:p>
        </w:tc>
        <w:tc>
          <w:tcPr>
            <w:tcW w:w="2790"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0B12EE">
        <w:trPr>
          <w:cantSplit/>
        </w:trPr>
        <w:tc>
          <w:tcPr>
            <w:tcW w:w="2250" w:type="dxa"/>
            <w:tcMar>
              <w:top w:w="72" w:type="dxa"/>
            </w:tcMar>
          </w:tcPr>
          <w:p w:rsidR="00880C21" w:rsidRDefault="00880C21" w:rsidP="00D039D0">
            <w:pPr>
              <w:pStyle w:val="TableText"/>
            </w:pPr>
            <w:r>
              <w:t>{  }</w:t>
            </w:r>
          </w:p>
        </w:tc>
        <w:tc>
          <w:tcPr>
            <w:tcW w:w="3870" w:type="dxa"/>
            <w:tcMar>
              <w:top w:w="72" w:type="dxa"/>
            </w:tcMar>
          </w:tcPr>
          <w:p w:rsidR="00880C21" w:rsidRDefault="00880C21" w:rsidP="00D039D0">
            <w:pPr>
              <w:pStyle w:val="TableText"/>
            </w:pPr>
            <w:r>
              <w:t>Surrounds replaceable items.</w:t>
            </w:r>
          </w:p>
        </w:tc>
        <w:tc>
          <w:tcPr>
            <w:tcW w:w="2790"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B9106A" w:rsidRDefault="00B9106A" w:rsidP="00F23AAE">
      <w:pPr>
        <w:pStyle w:val="BodyText"/>
      </w:pPr>
    </w:p>
    <w:p w:rsidR="00830E29" w:rsidRPr="006656CC" w:rsidRDefault="00830E29" w:rsidP="00830E29">
      <w:pPr>
        <w:pStyle w:val="Heading2"/>
      </w:pPr>
      <w:bookmarkStart w:id="109" w:name="_Ref213580150"/>
      <w:bookmarkStart w:id="110" w:name="_Ref213580153"/>
      <w:bookmarkStart w:id="111" w:name="_Toc228875132"/>
      <w:r w:rsidRPr="006656CC">
        <w:t>Credits and Resources</w:t>
      </w:r>
      <w:bookmarkEnd w:id="109"/>
      <w:bookmarkEnd w:id="110"/>
      <w:bookmarkEnd w:id="111"/>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830E29" w:rsidRPr="004328BD" w:rsidTr="000B12EE">
        <w:trPr>
          <w:trHeight w:val="350"/>
          <w:jc w:val="center"/>
        </w:trPr>
        <w:tc>
          <w:tcPr>
            <w:tcW w:w="8889" w:type="dxa"/>
            <w:gridSpan w:val="3"/>
            <w:tcBorders>
              <w:bottom w:val="single" w:sz="6" w:space="0" w:color="000000"/>
            </w:tcBorders>
            <w:shd w:val="clear" w:color="auto" w:fill="CCCCCC"/>
          </w:tcPr>
          <w:p w:rsidR="00830E29" w:rsidRPr="004328BD" w:rsidRDefault="00830E29" w:rsidP="000B12EE">
            <w:pPr>
              <w:pStyle w:val="TableHeaderCenter"/>
              <w:spacing w:after="60"/>
            </w:pPr>
            <w:r w:rsidRPr="004328BD">
              <w:t>caCORE CSM Development and Management Teams</w:t>
            </w:r>
          </w:p>
        </w:tc>
      </w:tr>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B9106A">
            <w:pPr>
              <w:pStyle w:val="TableText0"/>
              <w:spacing w:before="60" w:after="6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r w:rsidRPr="006656CC">
              <w:t>Aynur Abdurazik</w:t>
            </w:r>
            <w:r w:rsidRPr="009D092A">
              <w:rPr>
                <w:vertAlign w:val="superscript"/>
              </w:rPr>
              <w:t>2</w:t>
            </w:r>
          </w:p>
        </w:tc>
        <w:tc>
          <w:tcPr>
            <w:tcW w:w="2790" w:type="dxa"/>
            <w:shd w:val="clear" w:color="auto" w:fill="auto"/>
          </w:tcPr>
          <w:p w:rsidR="0054777A" w:rsidRPr="006656CC" w:rsidRDefault="00C35647" w:rsidP="000B12EE">
            <w:pPr>
              <w:pStyle w:val="TableText0"/>
              <w:spacing w:before="60" w:after="60"/>
              <w:jc w:val="left"/>
            </w:pPr>
            <w:r>
              <w:t>Bronwyn Gagne</w:t>
            </w:r>
            <w:r w:rsidRPr="009D092A">
              <w:rPr>
                <w:vertAlign w:val="superscript"/>
              </w:rPr>
              <w:t>4</w:t>
            </w:r>
          </w:p>
        </w:tc>
        <w:tc>
          <w:tcPr>
            <w:tcW w:w="3579" w:type="dxa"/>
            <w:shd w:val="clear" w:color="auto" w:fill="auto"/>
          </w:tcPr>
          <w:p w:rsidR="0054777A" w:rsidRPr="006656CC" w:rsidRDefault="00F22296" w:rsidP="000B12EE">
            <w:pPr>
              <w:pStyle w:val="TableText0"/>
              <w:spacing w:before="60" w:after="6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p>
        </w:tc>
        <w:tc>
          <w:tcPr>
            <w:tcW w:w="2790" w:type="dxa"/>
            <w:shd w:val="clear" w:color="auto" w:fill="auto"/>
          </w:tcPr>
          <w:p w:rsidR="0054777A" w:rsidRPr="006656CC" w:rsidRDefault="0054777A" w:rsidP="000B12EE">
            <w:pPr>
              <w:pStyle w:val="TableText0"/>
              <w:spacing w:before="60" w:after="60"/>
              <w:jc w:val="left"/>
            </w:pPr>
          </w:p>
        </w:tc>
        <w:tc>
          <w:tcPr>
            <w:tcW w:w="3579" w:type="dxa"/>
            <w:shd w:val="clear" w:color="auto" w:fill="auto"/>
          </w:tcPr>
          <w:p w:rsidR="0054777A" w:rsidRPr="006656CC" w:rsidRDefault="0054777A" w:rsidP="000B12EE">
            <w:pPr>
              <w:pStyle w:val="TableText0"/>
              <w:spacing w:before="60" w:after="60"/>
              <w:jc w:val="left"/>
            </w:pP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0B12EE">
            <w:pPr>
              <w:pStyle w:val="TableText0"/>
              <w:spacing w:before="60" w:after="6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0B12EE">
            <w:pPr>
              <w:pStyle w:val="TableText0"/>
              <w:spacing w:before="60" w:after="6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893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D42559" w:rsidP="00DF4629">
            <w:pPr>
              <w:pStyle w:val="TableText"/>
            </w:pPr>
            <w:hyperlink r:id="rId23"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D42559" w:rsidP="00DF4629">
            <w:pPr>
              <w:pStyle w:val="TableText"/>
            </w:pPr>
            <w:hyperlink r:id="rId24"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D42559" w:rsidP="00DF4629">
            <w:pPr>
              <w:pStyle w:val="TableText"/>
            </w:pPr>
            <w:hyperlink r:id="rId25"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D42559" w:rsidP="00DF4629">
            <w:pPr>
              <w:pStyle w:val="TableText"/>
            </w:pPr>
            <w:hyperlink r:id="rId26" w:history="1">
              <w:r w:rsidR="00B56DA2" w:rsidRPr="00DF4629">
                <w:rPr>
                  <w:rStyle w:val="Hyperlink"/>
                </w:rPr>
                <w:t xml:space="preserve">http://gforge.nci.nih.gov/tracker/?atid=131&amp;group_id=12&amp;func=browse </w:t>
              </w:r>
            </w:hyperlink>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D42559"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D42559"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D42559">
        <w:fldChar w:fldCharType="begin"/>
      </w:r>
      <w:r w:rsidR="00C31724">
        <w:instrText xml:space="preserve"> XE "</w:instrText>
      </w:r>
      <w:r w:rsidR="00C31724" w:rsidRPr="003E73F9">
        <w:instrText>submit support issue</w:instrText>
      </w:r>
      <w:r w:rsidR="00C31724">
        <w:instrText xml:space="preserve">" </w:instrText>
      </w:r>
      <w:r w:rsidR="00D42559">
        <w:fldChar w:fldCharType="end"/>
      </w:r>
    </w:p>
    <w:p w:rsidR="00830E29" w:rsidRDefault="00D42559" w:rsidP="00830E29">
      <w:pPr>
        <w:pStyle w:val="BodyText"/>
        <w:ind w:left="1440"/>
      </w:pPr>
      <w:hyperlink r:id="rId27"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830E29" w:rsidP="00830E29">
      <w:pPr>
        <w:pStyle w:val="BodyText"/>
      </w:pPr>
      <w:r w:rsidRPr="00E61B65">
        <w:t>This g</w:t>
      </w:r>
      <w:r>
        <w:t xml:space="preserve">uide </w:t>
      </w:r>
      <w:r w:rsidR="0037557C">
        <w:t xml:space="preserve">was </w:t>
      </w:r>
      <w:r w:rsidR="00271773">
        <w:t xml:space="preserve">originally </w:t>
      </w:r>
      <w:r w:rsidR="0037557C">
        <w:t>created to correspond with the</w:t>
      </w:r>
      <w:r>
        <w:t xml:space="preserve"> 4.1 version of caCORE CSM</w:t>
      </w:r>
      <w:r w:rsidR="0037557C">
        <w:t xml:space="preserve"> and the CSM GAARDS Migration Module, </w:t>
      </w:r>
      <w:r w:rsidRPr="00E61B65">
        <w:t xml:space="preserve">which was released in November </w:t>
      </w:r>
      <w:r>
        <w:t>2008</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Cancer</w:t>
          </w:r>
        </w:smartTag>
        <w:r>
          <w:t xml:space="preserve"> </w:t>
        </w:r>
        <w:smartTag w:uri="urn:schemas-microsoft-com:office:smarttags" w:element="PlaceType">
          <w:r>
            <w:t>Institute</w:t>
          </w:r>
        </w:smartTag>
        <w:r>
          <w:t xml:space="preserve"> </w:t>
        </w:r>
        <w:smartTag w:uri="urn:schemas-microsoft-com:office:smarttags" w:element="PlaceType">
          <w:r>
            <w:t>Center</w:t>
          </w:r>
        </w:smartTag>
      </w:smartTag>
      <w:r>
        <w:t xml:space="preserve"> for Bioinformatics (NCI</w:t>
      </w:r>
      <w:r w:rsidRPr="00E61B65">
        <w:t>CB</w:t>
      </w:r>
      <w:r>
        <w:t>)</w:t>
      </w:r>
      <w:r w:rsidRPr="00E61B65">
        <w:t xml:space="preserve">. </w:t>
      </w:r>
      <w:r w:rsidR="00D42559">
        <w:fldChar w:fldCharType="begin"/>
      </w:r>
      <w:r w:rsidR="00C31724">
        <w:instrText xml:space="preserve"> XE "</w:instrText>
      </w:r>
      <w:r w:rsidR="00C31724" w:rsidRPr="003E73F9">
        <w:instrText>release schedule</w:instrText>
      </w:r>
      <w:r w:rsidR="00C31724">
        <w:instrText xml:space="preserve">" </w:instrText>
      </w:r>
      <w:r w:rsidR="00D42559">
        <w:fldChar w:fldCharType="end"/>
      </w:r>
    </w:p>
    <w:p w:rsidR="00271773" w:rsidRPr="00E61B65" w:rsidRDefault="00271773" w:rsidP="00830E29">
      <w:pPr>
        <w:pStyle w:val="BodyText"/>
        <w:rPr>
          <w:color w:val="000000"/>
        </w:rPr>
      </w:pPr>
      <w:r>
        <w:rPr>
          <w:color w:val="000000"/>
        </w:rPr>
        <w:t xml:space="preserve">The updates to this guide were </w:t>
      </w:r>
      <w:r w:rsidR="009A655A">
        <w:rPr>
          <w:color w:val="000000"/>
        </w:rPr>
        <w:t>added in April 2009,</w:t>
      </w:r>
      <w:r>
        <w:rPr>
          <w:color w:val="000000"/>
        </w:rPr>
        <w:t xml:space="preserve"> to coincide with </w:t>
      </w:r>
      <w:r w:rsidR="009A655A">
        <w:rPr>
          <w:color w:val="000000"/>
        </w:rPr>
        <w:t xml:space="preserve">release version 1.0 of the CGMM. This version contains </w:t>
      </w:r>
      <w:r>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28"/>
          <w:headerReference w:type="default" r:id="rId29"/>
          <w:footerReference w:type="even" r:id="rId30"/>
          <w:headerReference w:type="first" r:id="rId31"/>
          <w:footerReference w:type="first" r:id="rId32"/>
          <w:pgSz w:w="12240" w:h="15840" w:code="1"/>
          <w:pgMar w:top="1440" w:right="1440" w:bottom="1440" w:left="1440" w:header="720" w:footer="720" w:gutter="432"/>
          <w:pgNumType w:start="1"/>
          <w:cols w:space="720"/>
          <w:titlePg/>
          <w:docGrid w:linePitch="360"/>
        </w:sectPr>
      </w:pPr>
      <w:bookmarkStart w:id="112" w:name="_Toc187026436"/>
      <w:bookmarkStart w:id="113" w:name="_Toc187026496"/>
      <w:bookmarkStart w:id="114" w:name="_Toc187026580"/>
      <w:bookmarkStart w:id="115" w:name="_Toc187026886"/>
      <w:bookmarkStart w:id="116" w:name="_Toc187026977"/>
      <w:bookmarkStart w:id="117" w:name="_Toc187027117"/>
      <w:bookmarkStart w:id="118" w:name="_Toc187027471"/>
      <w:bookmarkStart w:id="119" w:name="_Toc187027625"/>
      <w:bookmarkStart w:id="120" w:name="_Toc187027734"/>
      <w:bookmarkStart w:id="121" w:name="_Toc187027779"/>
      <w:bookmarkStart w:id="122" w:name="_Toc187028108"/>
      <w:bookmarkStart w:id="123" w:name="_Toc187028215"/>
      <w:bookmarkStart w:id="124" w:name="_Toc187028240"/>
      <w:bookmarkStart w:id="125" w:name="_Toc187028629"/>
      <w:bookmarkStart w:id="126" w:name="_Toc187028756"/>
      <w:bookmarkStart w:id="127" w:name="_Toc187028903"/>
      <w:bookmarkStart w:id="128" w:name="_Toc187028929"/>
      <w:bookmarkStart w:id="129" w:name="_Toc187030166"/>
      <w:bookmarkStart w:id="130" w:name="_Toc187030213"/>
    </w:p>
    <w:p w:rsidR="00BB751A" w:rsidRDefault="003B6EDC" w:rsidP="00B63047">
      <w:pPr>
        <w:pStyle w:val="Heading1"/>
      </w:pPr>
      <w:bookmarkStart w:id="131" w:name="_Ref213636076"/>
      <w:bookmarkStart w:id="132" w:name="_Ref213636079"/>
      <w:bookmarkStart w:id="133" w:name="_Ref213636083"/>
      <w:bookmarkStart w:id="134" w:name="_Toc22887513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lastRenderedPageBreak/>
        <w:t>CGMM</w:t>
      </w:r>
      <w:r w:rsidR="00830E29" w:rsidRPr="00830E29">
        <w:t xml:space="preserve"> Overview</w:t>
      </w:r>
      <w:bookmarkEnd w:id="131"/>
      <w:bookmarkEnd w:id="132"/>
      <w:bookmarkEnd w:id="133"/>
      <w:bookmarkEnd w:id="134"/>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D42559" w:rsidP="00FE0B65">
      <w:pPr>
        <w:pStyle w:val="ListBullet"/>
      </w:pPr>
      <w:fldSimple w:instr=" REF _Ref214252150 \h  \* MERGEFORMAT ">
        <w:r w:rsidR="00C66417" w:rsidRPr="00C66417">
          <w:rPr>
            <w:i/>
            <w:color w:val="0000FF"/>
          </w:rPr>
          <w:t>CGMM Architecture</w:t>
        </w:r>
      </w:fldSimple>
      <w:r w:rsidR="00947024">
        <w:t xml:space="preserve"> on this page.</w:t>
      </w:r>
    </w:p>
    <w:p w:rsidR="009536C1" w:rsidRDefault="00D42559" w:rsidP="00FE0B65">
      <w:pPr>
        <w:pStyle w:val="ListBullet"/>
      </w:pPr>
      <w:fldSimple w:instr=" REF _Ref214252225 \h  \* MERGEFORMAT ">
        <w:r w:rsidR="00C66417" w:rsidRPr="00C66417">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C66417">
        <w:rPr>
          <w:noProof/>
        </w:rPr>
        <w:t>7</w:t>
      </w:r>
      <w:r>
        <w:fldChar w:fldCharType="end"/>
      </w:r>
      <w:r w:rsidR="009536C1">
        <w:t>.</w:t>
      </w:r>
    </w:p>
    <w:p w:rsidR="009536C1" w:rsidRDefault="00D42559" w:rsidP="00FE0B65">
      <w:pPr>
        <w:pStyle w:val="ListBullet"/>
      </w:pPr>
      <w:fldSimple w:instr=" REF _Ref214252233 \h  \* MERGEFORMAT ">
        <w:r w:rsidR="00C66417" w:rsidRPr="00C66417">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C66417">
        <w:rPr>
          <w:noProof/>
        </w:rPr>
        <w:t>8</w:t>
      </w:r>
      <w:r>
        <w:fldChar w:fldCharType="end"/>
      </w:r>
      <w:r w:rsidR="009536C1">
        <w:t>.</w:t>
      </w:r>
    </w:p>
    <w:p w:rsidR="009536C1" w:rsidRDefault="00D42559" w:rsidP="00FE0B65">
      <w:pPr>
        <w:pStyle w:val="ListBullet"/>
      </w:pPr>
      <w:fldSimple w:instr=" REF _Ref214252239 \h  \* MERGEFORMAT ">
        <w:r w:rsidR="00C66417" w:rsidRPr="00C66417">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C66417">
        <w:rPr>
          <w:noProof/>
        </w:rPr>
        <w:t>9</w:t>
      </w:r>
      <w:r>
        <w:fldChar w:fldCharType="end"/>
      </w:r>
      <w:r w:rsidR="009536C1">
        <w:t>.</w:t>
      </w:r>
    </w:p>
    <w:p w:rsidR="0037557C" w:rsidRDefault="00B4084A" w:rsidP="0037557C">
      <w:pPr>
        <w:pStyle w:val="Heading2"/>
      </w:pPr>
      <w:bookmarkStart w:id="135" w:name="_Ref214252150"/>
      <w:bookmarkStart w:id="136" w:name="_Toc228875134"/>
      <w:r>
        <w:t>CGMM Architecture</w:t>
      </w:r>
      <w:bookmarkEnd w:id="135"/>
      <w:bookmarkEnd w:id="136"/>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D42559">
        <w:fldChar w:fldCharType="begin"/>
      </w:r>
      <w:r w:rsidR="00A14535">
        <w:instrText xml:space="preserve"> XE "</w:instrText>
      </w:r>
      <w:r w:rsidR="00A14535" w:rsidRPr="00584477">
        <w:instrText>overview:CGMM</w:instrText>
      </w:r>
      <w:r w:rsidR="00A14535">
        <w:instrText xml:space="preserve">" </w:instrText>
      </w:r>
      <w:r w:rsidR="00D42559">
        <w:fldChar w:fldCharType="end"/>
      </w:r>
      <w:r w:rsidR="00D42559">
        <w:fldChar w:fldCharType="begin"/>
      </w:r>
      <w:r w:rsidR="00A14535">
        <w:instrText xml:space="preserve"> XE "</w:instrText>
      </w:r>
      <w:r w:rsidR="00A14535" w:rsidRPr="00F84987">
        <w:instrText>CGMM:overview</w:instrText>
      </w:r>
      <w:r w:rsidR="00A14535">
        <w:instrText xml:space="preserve">" </w:instrText>
      </w:r>
      <w:r w:rsidR="00D42559">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D42559">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D42559">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D42559">
        <w:fldChar w:fldCharType="begin"/>
      </w:r>
      <w:r w:rsidR="00A14535">
        <w:instrText xml:space="preserve"> XE "</w:instrText>
      </w:r>
      <w:r w:rsidR="00A14535" w:rsidRPr="009452B0">
        <w:instrText>user provisioning</w:instrText>
      </w:r>
      <w:r w:rsidR="00A14535">
        <w:instrText xml:space="preserve">" </w:instrText>
      </w:r>
      <w:r w:rsidR="00D42559">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D42559">
        <w:fldChar w:fldCharType="begin"/>
      </w:r>
      <w:r>
        <w:instrText xml:space="preserve"> REF _Ref214246780 \h </w:instrText>
      </w:r>
      <w:r w:rsidR="00D42559">
        <w:fldChar w:fldCharType="separate"/>
      </w:r>
      <w:r w:rsidR="00C66417">
        <w:t xml:space="preserve">Figure </w:t>
      </w:r>
      <w:r w:rsidR="00C66417">
        <w:rPr>
          <w:noProof/>
        </w:rPr>
        <w:t>1</w:t>
      </w:r>
      <w:r w:rsidR="00C66417">
        <w:noBreakHyphen/>
      </w:r>
      <w:r w:rsidR="00C66417">
        <w:rPr>
          <w:noProof/>
        </w:rPr>
        <w:t>1</w:t>
      </w:r>
      <w:r w:rsidR="00D42559">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137" w:name="_Ref214246780"/>
      <w:r>
        <w:t xml:space="preserve">Figure </w:t>
      </w:r>
      <w:fldSimple w:instr=" STYLEREF 1 \s ">
        <w:r w:rsidR="00C66417">
          <w:rPr>
            <w:noProof/>
          </w:rPr>
          <w:t>1</w:t>
        </w:r>
      </w:fldSimple>
      <w:r w:rsidR="005F14C9">
        <w:noBreakHyphen/>
      </w:r>
      <w:fldSimple w:instr=" SEQ Figure \* ARABIC \s 1 ">
        <w:r w:rsidR="00C66417">
          <w:rPr>
            <w:noProof/>
          </w:rPr>
          <w:t>1</w:t>
        </w:r>
      </w:fldSimple>
      <w:bookmarkEnd w:id="137"/>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D42559">
        <w:fldChar w:fldCharType="begin"/>
      </w:r>
      <w:r w:rsidR="00A14535">
        <w:instrText xml:space="preserve"> XE "</w:instrText>
      </w:r>
      <w:r w:rsidR="00A14535" w:rsidRPr="006E73EB">
        <w:instrText>CGMM:architecture</w:instrText>
      </w:r>
      <w:r w:rsidR="00A14535">
        <w:instrText xml:space="preserve">" </w:instrText>
      </w:r>
      <w:r w:rsidR="00D42559">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D42559">
        <w:fldChar w:fldCharType="begin"/>
      </w:r>
      <w:r w:rsidR="00A14535">
        <w:instrText xml:space="preserve"> XE "</w:instrText>
      </w:r>
      <w:r w:rsidR="00A14535" w:rsidRPr="00BA3C17">
        <w:instrText>host application:migration filter</w:instrText>
      </w:r>
      <w:r w:rsidR="00A14535">
        <w:instrText xml:space="preserve">" </w:instrText>
      </w:r>
      <w:r w:rsidR="00D42559">
        <w:fldChar w:fldCharType="end"/>
      </w:r>
      <w:r w:rsidR="00D42559">
        <w:fldChar w:fldCharType="begin"/>
      </w:r>
      <w:r w:rsidR="00A14535">
        <w:instrText xml:space="preserve"> XE "</w:instrText>
      </w:r>
      <w:r w:rsidR="00A14535" w:rsidRPr="00FE2D7C">
        <w:instrText>GAARDS:components used</w:instrText>
      </w:r>
      <w:r w:rsidR="00A14535">
        <w:instrText xml:space="preserve">" </w:instrText>
      </w:r>
      <w:r w:rsidR="00D42559">
        <w:fldChar w:fldCharType="end"/>
      </w:r>
    </w:p>
    <w:p w:rsidR="00B4084A" w:rsidRDefault="00B4084A" w:rsidP="00B4084A">
      <w:pPr>
        <w:pStyle w:val="Heading3"/>
      </w:pPr>
      <w:bookmarkStart w:id="138" w:name="_Toc228875135"/>
      <w:r>
        <w:t>CGMM Solutions</w:t>
      </w:r>
      <w:bookmarkEnd w:id="138"/>
    </w:p>
    <w:p w:rsidR="00B4084A" w:rsidRDefault="00B4084A" w:rsidP="00B4084A">
      <w:pPr>
        <w:pStyle w:val="BodyText"/>
      </w:pPr>
      <w:r>
        <w:t xml:space="preserve">The CGMM provides the </w:t>
      </w:r>
      <w:r w:rsidR="00472668">
        <w:t xml:space="preserve">following solutions for the </w:t>
      </w:r>
      <w:r>
        <w:t>host application:</w:t>
      </w:r>
      <w:r w:rsidR="00D42559">
        <w:fldChar w:fldCharType="begin"/>
      </w:r>
      <w:r w:rsidR="00A14535">
        <w:instrText xml:space="preserve"> XE "</w:instrText>
      </w:r>
      <w:r w:rsidR="00A14535" w:rsidRPr="00A24FB3">
        <w:instrText>host application:issues solved</w:instrText>
      </w:r>
      <w:r w:rsidR="00A14535">
        <w:instrText xml:space="preserve">" </w:instrText>
      </w:r>
      <w:r w:rsidR="00D42559">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D42559">
        <w:fldChar w:fldCharType="begin"/>
      </w:r>
      <w:r w:rsidR="00A14535">
        <w:instrText xml:space="preserve"> XE "</w:instrText>
      </w:r>
      <w:r w:rsidR="00A14535" w:rsidRPr="00906096">
        <w:instrText>host application:authentication</w:instrText>
      </w:r>
      <w:r w:rsidR="00A14535">
        <w:instrText xml:space="preserve">" </w:instrText>
      </w:r>
      <w:r w:rsidR="00D42559">
        <w:fldChar w:fldCharType="end"/>
      </w:r>
      <w:r w:rsidR="00D42559">
        <w:fldChar w:fldCharType="begin"/>
      </w:r>
      <w:r w:rsidR="00A14535">
        <w:instrText xml:space="preserve"> XE "</w:instrText>
      </w:r>
      <w:r w:rsidR="00A14535" w:rsidRPr="009452B0">
        <w:instrText>authentication</w:instrText>
      </w:r>
      <w:r w:rsidR="00A14535">
        <w:instrText xml:space="preserve">" </w:instrText>
      </w:r>
      <w:r w:rsidR="00D42559">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D42559">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D42559">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D42559">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D42559">
        <w:fldChar w:fldCharType="end"/>
      </w:r>
      <w:r w:rsidR="00D42559">
        <w:fldChar w:fldCharType="begin"/>
      </w:r>
      <w:r w:rsidR="00A14535">
        <w:instrText xml:space="preserve"> XE "</w:instrText>
      </w:r>
      <w:r w:rsidR="00A14535" w:rsidRPr="006315B7">
        <w:instrText>caGrid account:create new</w:instrText>
      </w:r>
      <w:r w:rsidR="00A14535">
        <w:instrText xml:space="preserve">" </w:instrText>
      </w:r>
      <w:r w:rsidR="00D42559">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D42559">
        <w:fldChar w:fldCharType="begin"/>
      </w:r>
      <w:r w:rsidR="00A14535">
        <w:instrText xml:space="preserve"> XE "</w:instrText>
      </w:r>
      <w:r w:rsidR="00A14535" w:rsidRPr="0030350B">
        <w:instrText>CGMM:customization</w:instrText>
      </w:r>
      <w:r w:rsidR="00A14535">
        <w:instrText xml:space="preserve">" </w:instrText>
      </w:r>
      <w:r w:rsidR="00D42559">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D42559">
        <w:fldChar w:fldCharType="begin"/>
      </w:r>
      <w:r w:rsidR="00A14535">
        <w:instrText xml:space="preserve"> XE "</w:instrText>
      </w:r>
      <w:r w:rsidR="00A14535" w:rsidRPr="00672A3A">
        <w:instrText>CGMM:API</w:instrText>
      </w:r>
      <w:r w:rsidR="00A14535">
        <w:instrText xml:space="preserve">" </w:instrText>
      </w:r>
      <w:r w:rsidR="00D42559">
        <w:fldChar w:fldCharType="end"/>
      </w:r>
      <w:r w:rsidR="00D42559">
        <w:fldChar w:fldCharType="begin"/>
      </w:r>
      <w:r w:rsidR="00A14535">
        <w:instrText xml:space="preserve"> XE "</w:instrText>
      </w:r>
      <w:r w:rsidR="00A14535" w:rsidRPr="00B61429">
        <w:instrText>API:CGMM</w:instrText>
      </w:r>
      <w:r w:rsidR="00A14535">
        <w:instrText xml:space="preserve">" </w:instrText>
      </w:r>
      <w:r w:rsidR="00D42559">
        <w:fldChar w:fldCharType="end"/>
      </w:r>
    </w:p>
    <w:p w:rsidR="00B4084A" w:rsidRDefault="00B4084A" w:rsidP="00B4084A">
      <w:pPr>
        <w:pStyle w:val="Heading3"/>
      </w:pPr>
      <w:bookmarkStart w:id="139" w:name="_Toc228875136"/>
      <w:r>
        <w:t>CGMM Process Flow</w:t>
      </w:r>
      <w:bookmarkEnd w:id="139"/>
    </w:p>
    <w:p w:rsidR="00B4084A" w:rsidRDefault="00B4084A" w:rsidP="00B4084A">
      <w:pPr>
        <w:pStyle w:val="BodyText"/>
      </w:pPr>
      <w:r>
        <w:t>The overall flow for CGMM is as follow</w:t>
      </w:r>
      <w:r w:rsidR="00807E1F">
        <w:t>s:</w:t>
      </w:r>
      <w:r w:rsidR="00D42559">
        <w:fldChar w:fldCharType="begin"/>
      </w:r>
      <w:r w:rsidR="00A14535">
        <w:instrText xml:space="preserve"> XE "</w:instrText>
      </w:r>
      <w:r w:rsidR="00A14535" w:rsidRPr="00FF5CC9">
        <w:instrText>CGMM:process flow</w:instrText>
      </w:r>
      <w:r w:rsidR="00A14535">
        <w:instrText xml:space="preserve">" </w:instrText>
      </w:r>
      <w:r w:rsidR="00D42559">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D42559">
        <w:fldChar w:fldCharType="begin"/>
      </w:r>
      <w:r w:rsidR="00A14535">
        <w:instrText xml:space="preserve"> XE "</w:instrText>
      </w:r>
      <w:r w:rsidR="00A14535" w:rsidRPr="009452B0">
        <w:instrText>filter intercept</w:instrText>
      </w:r>
      <w:r w:rsidR="00A14535">
        <w:instrText xml:space="preserve">" </w:instrText>
      </w:r>
      <w:r w:rsidR="00D42559">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140" w:name="_Ref214252225"/>
      <w:bookmarkStart w:id="141" w:name="_Ref214252227"/>
      <w:bookmarkStart w:id="142" w:name="_Toc228875137"/>
      <w:r>
        <w:t>CGMM Components</w:t>
      </w:r>
      <w:bookmarkEnd w:id="140"/>
      <w:bookmarkEnd w:id="141"/>
      <w:bookmarkEnd w:id="142"/>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D42559">
        <w:fldChar w:fldCharType="begin"/>
      </w:r>
      <w:r w:rsidR="00807E1F">
        <w:instrText xml:space="preserve"> REF _Ref214246780 \h </w:instrText>
      </w:r>
      <w:r w:rsidR="00D42559">
        <w:fldChar w:fldCharType="separate"/>
      </w:r>
      <w:r w:rsidR="00C66417">
        <w:t xml:space="preserve">Figure </w:t>
      </w:r>
      <w:r w:rsidR="00C66417">
        <w:rPr>
          <w:noProof/>
        </w:rPr>
        <w:t>1</w:t>
      </w:r>
      <w:r w:rsidR="00C66417">
        <w:noBreakHyphen/>
      </w:r>
      <w:r w:rsidR="00C66417">
        <w:rPr>
          <w:noProof/>
        </w:rPr>
        <w:t>1</w:t>
      </w:r>
      <w:r w:rsidR="00D42559">
        <w:fldChar w:fldCharType="end"/>
      </w:r>
      <w:r w:rsidR="00807E1F">
        <w:t>)</w:t>
      </w:r>
      <w:r>
        <w:t>.</w:t>
      </w:r>
      <w:r w:rsidR="00D42559">
        <w:fldChar w:fldCharType="begin"/>
      </w:r>
      <w:r w:rsidR="00A14535">
        <w:instrText xml:space="preserve"> XE "</w:instrText>
      </w:r>
      <w:r w:rsidR="00A14535" w:rsidRPr="0075389E">
        <w:instrText>CGMM:components</w:instrText>
      </w:r>
      <w:r w:rsidR="00A14535">
        <w:instrText xml:space="preserve">" </w:instrText>
      </w:r>
      <w:r w:rsidR="00D42559">
        <w:fldChar w:fldCharType="end"/>
      </w:r>
    </w:p>
    <w:p w:rsidR="00B4084A" w:rsidRPr="00807E1F" w:rsidRDefault="00B4084A" w:rsidP="00C35647">
      <w:pPr>
        <w:pStyle w:val="Heading3"/>
        <w:rPr>
          <w:rStyle w:val="Bold"/>
        </w:rPr>
      </w:pPr>
      <w:bookmarkStart w:id="143" w:name="_Toc228875138"/>
      <w:r w:rsidRPr="00807E1F">
        <w:rPr>
          <w:rStyle w:val="Bold"/>
        </w:rPr>
        <w:t>CGMM Filter (in the host application)</w:t>
      </w:r>
      <w:bookmarkEnd w:id="143"/>
    </w:p>
    <w:p w:rsidR="00B4084A" w:rsidRDefault="00B4084A" w:rsidP="00B4084A">
      <w:pPr>
        <w:pStyle w:val="BodyText"/>
      </w:pPr>
      <w:r>
        <w:t xml:space="preserve">A new HTTP filter (provided as part of the CGMM) is configured by the host </w:t>
      </w:r>
      <w:r w:rsidR="00D42559">
        <w:fldChar w:fldCharType="begin"/>
      </w:r>
      <w:r w:rsidR="00A14535">
        <w:instrText xml:space="preserve"> XE "</w:instrText>
      </w:r>
      <w:r w:rsidR="00A14535" w:rsidRPr="0022547E">
        <w:instrText>CGMM:filter</w:instrText>
      </w:r>
      <w:r w:rsidR="00A14535">
        <w:instrText xml:space="preserve">" </w:instrText>
      </w:r>
      <w:r w:rsidR="00D42559">
        <w:fldChar w:fldCharType="end"/>
      </w:r>
      <w:r w:rsidR="00D42559">
        <w:fldChar w:fldCharType="begin"/>
      </w:r>
      <w:r w:rsidR="00A14535">
        <w:instrText xml:space="preserve"> XE "</w:instrText>
      </w:r>
      <w:r w:rsidR="00A14535" w:rsidRPr="009452B0">
        <w:instrText>HTTP filter</w:instrText>
      </w:r>
      <w:r w:rsidR="00A14535">
        <w:instrText xml:space="preserve">" </w:instrText>
      </w:r>
      <w:r w:rsidR="00D42559">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807E1F" w:rsidRDefault="00B4084A" w:rsidP="00C35647">
      <w:pPr>
        <w:pStyle w:val="Heading3"/>
        <w:rPr>
          <w:rStyle w:val="Bold"/>
        </w:rPr>
      </w:pPr>
      <w:bookmarkStart w:id="144" w:name="_Toc228875139"/>
      <w:r w:rsidRPr="00807E1F">
        <w:rPr>
          <w:rStyle w:val="Bold"/>
        </w:rPr>
        <w:t>CGMM Tool</w:t>
      </w:r>
      <w:bookmarkEnd w:id="144"/>
      <w:r w:rsidRPr="00807E1F">
        <w:rPr>
          <w:rStyle w:val="Bold"/>
        </w:rPr>
        <w:t xml:space="preserve"> </w:t>
      </w:r>
    </w:p>
    <w:p w:rsidR="00B4084A" w:rsidRDefault="00E303E1" w:rsidP="00B4084A">
      <w:pPr>
        <w:pStyle w:val="BodyText"/>
      </w:pPr>
      <w:r>
        <w:t>The CGMM T</w:t>
      </w:r>
      <w:r w:rsidR="00B4084A">
        <w:t xml:space="preserve">ool </w:t>
      </w:r>
      <w:r w:rsidR="00D42559">
        <w:fldChar w:fldCharType="begin"/>
      </w:r>
      <w:r w:rsidR="00A14535">
        <w:instrText xml:space="preserve"> XE "</w:instrText>
      </w:r>
      <w:r w:rsidR="00A14535" w:rsidRPr="002A6719">
        <w:instrText>overview:CGMM Tool</w:instrText>
      </w:r>
      <w:r w:rsidR="00A14535">
        <w:instrText xml:space="preserve">" </w:instrText>
      </w:r>
      <w:r w:rsidR="00D42559">
        <w:fldChar w:fldCharType="end"/>
      </w:r>
      <w:r w:rsidR="00D42559">
        <w:fldChar w:fldCharType="begin"/>
      </w:r>
      <w:r w:rsidR="00A14535">
        <w:instrText xml:space="preserve"> XE "</w:instrText>
      </w:r>
      <w:r w:rsidR="00A14535" w:rsidRPr="000F1807">
        <w:instrText>CGMM Tool:overvie</w:instrText>
      </w:r>
      <w:r w:rsidR="00A14535">
        <w:instrText xml:space="preserve">w" </w:instrText>
      </w:r>
      <w:r w:rsidR="00D42559">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C66417" w:rsidRPr="00C66417">
          <w:rPr>
            <w:i/>
            <w:color w:val="0000FF"/>
          </w:rPr>
          <w:t>Chapter 4</w:t>
        </w:r>
      </w:fldSimple>
      <w:r w:rsidRPr="00E303E1">
        <w:rPr>
          <w:i/>
          <w:color w:val="0000FF"/>
        </w:rPr>
        <w:t xml:space="preserve">, </w:t>
      </w:r>
      <w:fldSimple w:instr=" REF _Ref214266859 \h  \* MERGEFORMAT ">
        <w:r w:rsidR="00C66417" w:rsidRPr="00C66417">
          <w:rPr>
            <w:i/>
            <w:color w:val="0000FF"/>
          </w:rPr>
          <w:t>Using the CGMM Tool</w:t>
        </w:r>
      </w:fldSimple>
      <w:r>
        <w:t xml:space="preserve"> on page </w:t>
      </w:r>
      <w:r w:rsidR="00D42559">
        <w:fldChar w:fldCharType="begin"/>
      </w:r>
      <w:r>
        <w:instrText xml:space="preserve"> PAGEREF _Ref214266859 \h </w:instrText>
      </w:r>
      <w:r w:rsidR="00D42559">
        <w:fldChar w:fldCharType="separate"/>
      </w:r>
      <w:r w:rsidR="00C66417">
        <w:rPr>
          <w:noProof/>
        </w:rPr>
        <w:t>22</w:t>
      </w:r>
      <w:r w:rsidR="00D42559">
        <w:fldChar w:fldCharType="end"/>
      </w:r>
      <w:r w:rsidR="00B4084A">
        <w:t>.</w:t>
      </w:r>
    </w:p>
    <w:p w:rsidR="00B4084A" w:rsidRPr="00807E1F" w:rsidRDefault="00B4084A" w:rsidP="00C35647">
      <w:pPr>
        <w:pStyle w:val="Heading3"/>
        <w:rPr>
          <w:rStyle w:val="Bold"/>
        </w:rPr>
      </w:pPr>
      <w:bookmarkStart w:id="145" w:name="_Toc228875140"/>
      <w:r w:rsidRPr="00807E1F">
        <w:rPr>
          <w:rStyle w:val="Bold"/>
        </w:rPr>
        <w:t>Authentication Service</w:t>
      </w:r>
      <w:bookmarkEnd w:id="145"/>
    </w:p>
    <w:p w:rsidR="00B4084A" w:rsidRDefault="00B4084A" w:rsidP="00B4084A">
      <w:pPr>
        <w:pStyle w:val="BodyText"/>
      </w:pPr>
      <w:r>
        <w:t xml:space="preserve">The IdPs </w:t>
      </w:r>
      <w:r w:rsidR="00D42559">
        <w:fldChar w:fldCharType="begin"/>
      </w:r>
      <w:r w:rsidR="00A14535">
        <w:instrText xml:space="preserve"> XE "</w:instrText>
      </w:r>
      <w:r w:rsidR="00A14535" w:rsidRPr="009452B0">
        <w:instrText>identity provider</w:instrText>
      </w:r>
      <w:r w:rsidR="00A14535">
        <w:instrText xml:space="preserve">" </w:instrText>
      </w:r>
      <w:r w:rsidR="00D42559">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807E1F" w:rsidRDefault="00B4084A" w:rsidP="00C35647">
      <w:pPr>
        <w:pStyle w:val="Heading3"/>
        <w:rPr>
          <w:rStyle w:val="Bold"/>
        </w:rPr>
      </w:pPr>
      <w:bookmarkStart w:id="146" w:name="_Toc228875141"/>
      <w:r w:rsidRPr="00807E1F">
        <w:rPr>
          <w:rStyle w:val="Bold"/>
        </w:rPr>
        <w:t>Dorian</w:t>
      </w:r>
      <w:bookmarkEnd w:id="146"/>
    </w:p>
    <w:p w:rsidR="00B4084A" w:rsidRDefault="00B4084A" w:rsidP="00B4084A">
      <w:pPr>
        <w:pStyle w:val="BodyText"/>
      </w:pPr>
      <w:r>
        <w:t xml:space="preserve">The NCICB Production Dorian </w:t>
      </w:r>
      <w:r w:rsidR="00D42559">
        <w:fldChar w:fldCharType="begin"/>
      </w:r>
      <w:r w:rsidR="00A14535">
        <w:instrText xml:space="preserve"> XE "</w:instrText>
      </w:r>
      <w:r w:rsidR="00A14535" w:rsidRPr="009452B0">
        <w:instrText>Dorian</w:instrText>
      </w:r>
      <w:r w:rsidR="00A14535">
        <w:instrText xml:space="preserve">" </w:instrText>
      </w:r>
      <w:r w:rsidR="00D42559">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807E1F" w:rsidRDefault="00B4084A" w:rsidP="00C35647">
      <w:pPr>
        <w:pStyle w:val="Heading3"/>
        <w:rPr>
          <w:rStyle w:val="Bold"/>
        </w:rPr>
      </w:pPr>
      <w:bookmarkStart w:id="147" w:name="_Toc228875142"/>
      <w:r w:rsidRPr="00807E1F">
        <w:rPr>
          <w:rStyle w:val="Bold"/>
        </w:rPr>
        <w:t>SyncGTS</w:t>
      </w:r>
      <w:bookmarkEnd w:id="147"/>
    </w:p>
    <w:p w:rsidR="00B4084A" w:rsidRPr="00B4084A" w:rsidRDefault="00E303E1" w:rsidP="00B4084A">
      <w:pPr>
        <w:pStyle w:val="BodyText"/>
      </w:pPr>
      <w:r>
        <w:t>Sync</w:t>
      </w:r>
      <w:r w:rsidR="00B4084A">
        <w:t xml:space="preserve">GTS </w:t>
      </w:r>
      <w:r w:rsidR="00D42559">
        <w:fldChar w:fldCharType="begin"/>
      </w:r>
      <w:r w:rsidR="00A14535">
        <w:instrText xml:space="preserve"> XE "</w:instrText>
      </w:r>
      <w:r w:rsidR="00A14535" w:rsidRPr="009452B0">
        <w:instrText>SyncGTS</w:instrText>
      </w:r>
      <w:r w:rsidR="00A14535">
        <w:instrText xml:space="preserve">" </w:instrText>
      </w:r>
      <w:r w:rsidR="00D42559">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148" w:name="_Ref214252162"/>
      <w:bookmarkStart w:id="149" w:name="_Ref214252182"/>
      <w:bookmarkStart w:id="150" w:name="_Ref214252233"/>
      <w:bookmarkStart w:id="151" w:name="_Ref214252236"/>
      <w:bookmarkStart w:id="152" w:name="_Toc228875143"/>
      <w:r>
        <w:t>Security Concepts</w:t>
      </w:r>
      <w:bookmarkEnd w:id="148"/>
      <w:bookmarkEnd w:id="149"/>
      <w:bookmarkEnd w:id="150"/>
      <w:bookmarkEnd w:id="151"/>
      <w:bookmarkEnd w:id="152"/>
    </w:p>
    <w:p w:rsidR="00B4084A" w:rsidRDefault="00B4084A" w:rsidP="00B4084A">
      <w:pPr>
        <w:pStyle w:val="BodyText"/>
      </w:pPr>
      <w:r>
        <w:t xml:space="preserve">In order to successfully </w:t>
      </w:r>
      <w:r w:rsidR="00D42559">
        <w:fldChar w:fldCharType="begin"/>
      </w:r>
      <w:r w:rsidR="00A14535">
        <w:instrText xml:space="preserve"> XE "</w:instrText>
      </w:r>
      <w:r w:rsidR="00A14535" w:rsidRPr="00C73EC3">
        <w:instrText>CGMM:security concepts</w:instrText>
      </w:r>
      <w:r w:rsidR="00A14535">
        <w:instrText xml:space="preserve">" </w:instrText>
      </w:r>
      <w:r w:rsidR="00D42559">
        <w:fldChar w:fldCharType="end"/>
      </w:r>
      <w:r w:rsidR="00D42559">
        <w:fldChar w:fldCharType="begin"/>
      </w:r>
      <w:r w:rsidR="00A14535">
        <w:instrText xml:space="preserve"> XE "</w:instrText>
      </w:r>
      <w:r w:rsidR="00A14535" w:rsidRPr="009452B0">
        <w:instrText>security concepts</w:instrText>
      </w:r>
      <w:r w:rsidR="00A14535">
        <w:instrText xml:space="preserve">" </w:instrText>
      </w:r>
      <w:r w:rsidR="00D42559">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lastRenderedPageBreak/>
              <w:t>CSM User</w:t>
            </w:r>
          </w:p>
        </w:tc>
        <w:tc>
          <w:tcPr>
            <w:tcW w:w="6300" w:type="dxa"/>
          </w:tcPr>
          <w:p w:rsidR="00B4084A" w:rsidRPr="00B4084A" w:rsidRDefault="00B4084A" w:rsidP="00B4084A">
            <w:pPr>
              <w:pStyle w:val="TableText"/>
            </w:pPr>
            <w:r w:rsidRPr="00B4084A">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4084A">
            <w:pPr>
              <w:pStyle w:val="TableText"/>
            </w:pPr>
            <w:r w:rsidRPr="00B4084A">
              <w:t>The act of updating the CSM Login Name, in the CSM 4.1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C66417">
          <w:rPr>
            <w:noProof/>
          </w:rPr>
          <w:t>1</w:t>
        </w:r>
      </w:fldSimple>
      <w:r w:rsidR="002C77AA">
        <w:noBreakHyphen/>
      </w:r>
      <w:fldSimple w:instr=" SEQ Table \* ARABIC \s 1 ">
        <w:r w:rsidR="00C66417">
          <w:rPr>
            <w:noProof/>
          </w:rPr>
          <w:t>1</w:t>
        </w:r>
      </w:fldSimple>
      <w:r>
        <w:t xml:space="preserve"> </w:t>
      </w:r>
      <w:r w:rsidRPr="008B1738">
        <w:t>Security concept definitions</w:t>
      </w:r>
    </w:p>
    <w:p w:rsidR="00B4084A" w:rsidRDefault="00B4084A" w:rsidP="00B4084A">
      <w:pPr>
        <w:pStyle w:val="Heading2"/>
      </w:pPr>
      <w:bookmarkStart w:id="153" w:name="_Ref214252173"/>
      <w:bookmarkStart w:id="154" w:name="_Ref214252176"/>
      <w:bookmarkStart w:id="155" w:name="_Ref214252239"/>
      <w:bookmarkStart w:id="156" w:name="_Ref214252241"/>
      <w:bookmarkStart w:id="157" w:name="_Toc228875144"/>
      <w:r>
        <w:t>Minimum System Requirements</w:t>
      </w:r>
      <w:bookmarkEnd w:id="153"/>
      <w:bookmarkEnd w:id="154"/>
      <w:bookmarkEnd w:id="155"/>
      <w:bookmarkEnd w:id="156"/>
      <w:bookmarkEnd w:id="157"/>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D42559">
        <w:fldChar w:fldCharType="begin"/>
      </w:r>
      <w:r w:rsidR="00A14535">
        <w:instrText xml:space="preserve"> XE "</w:instrText>
      </w:r>
      <w:r w:rsidR="00A14535" w:rsidRPr="009452B0">
        <w:instrText>minimum requirements</w:instrText>
      </w:r>
      <w:r w:rsidR="00A14535">
        <w:instrText xml:space="preserve">" </w:instrText>
      </w:r>
      <w:r w:rsidR="00D42559">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D42559" w:rsidP="00630970">
            <w:pPr>
              <w:pStyle w:val="TableText"/>
              <w:spacing w:before="0" w:after="0"/>
            </w:pPr>
            <w:hyperlink r:id="rId34"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D42559" w:rsidP="00630970">
            <w:pPr>
              <w:pStyle w:val="TableText"/>
              <w:spacing w:before="0" w:after="0"/>
            </w:pPr>
            <w:hyperlink r:id="rId35"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D42559" w:rsidP="00630970">
            <w:pPr>
              <w:pStyle w:val="TableText"/>
              <w:spacing w:before="0" w:after="0"/>
            </w:pPr>
            <w:hyperlink r:id="rId36"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D42559" w:rsidP="00630970">
            <w:pPr>
              <w:pStyle w:val="TableText"/>
              <w:spacing w:before="0" w:after="0"/>
            </w:pPr>
            <w:hyperlink r:id="rId37"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D42559" w:rsidP="00630970">
            <w:pPr>
              <w:pStyle w:val="TableText"/>
              <w:spacing w:before="0" w:after="0"/>
            </w:pPr>
            <w:hyperlink r:id="rId38"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D42559" w:rsidP="00630970">
            <w:pPr>
              <w:pStyle w:val="TableText"/>
              <w:spacing w:before="0" w:after="0"/>
            </w:pPr>
            <w:hyperlink r:id="rId39"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D42559" w:rsidP="00630970">
            <w:pPr>
              <w:pStyle w:val="TableText"/>
              <w:spacing w:before="0" w:after="0"/>
            </w:pPr>
            <w:hyperlink r:id="rId40"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C66417">
          <w:rPr>
            <w:noProof/>
          </w:rPr>
          <w:t>1</w:t>
        </w:r>
      </w:fldSimple>
      <w:r w:rsidR="002C77AA">
        <w:noBreakHyphen/>
      </w:r>
      <w:fldSimple w:instr=" SEQ Table \* ARABIC \s 1 ">
        <w:r w:rsidR="00C66417">
          <w:rPr>
            <w:noProof/>
          </w:rPr>
          <w:t>2</w:t>
        </w:r>
      </w:fldSimple>
      <w:r>
        <w:t xml:space="preserve"> Minimum Software Requirements</w:t>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1"/>
          <w:headerReference w:type="first" r:id="rId42"/>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158" w:name="_Ref214266781"/>
      <w:bookmarkStart w:id="159" w:name="_Ref214266784"/>
      <w:bookmarkStart w:id="160" w:name="_Toc228875145"/>
      <w:r>
        <w:lastRenderedPageBreak/>
        <w:t>Using the CGMM API</w:t>
      </w:r>
      <w:bookmarkEnd w:id="158"/>
      <w:bookmarkEnd w:id="159"/>
      <w:bookmarkEnd w:id="160"/>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D42559">
        <w:fldChar w:fldCharType="begin"/>
      </w:r>
      <w:r w:rsidR="00A14535">
        <w:instrText xml:space="preserve"> XE "</w:instrText>
      </w:r>
      <w:r w:rsidR="00A14535" w:rsidRPr="00476B6B">
        <w:instrText>CGMM:API</w:instrText>
      </w:r>
      <w:r w:rsidR="00A14535">
        <w:instrText xml:space="preserve">" </w:instrText>
      </w:r>
      <w:r w:rsidR="00D42559">
        <w:fldChar w:fldCharType="end"/>
      </w:r>
      <w:r w:rsidR="00D42559">
        <w:fldChar w:fldCharType="begin"/>
      </w:r>
      <w:r w:rsidR="00A14535">
        <w:instrText xml:space="preserve"> XE "</w:instrText>
      </w:r>
      <w:r w:rsidR="00A14535" w:rsidRPr="003849A2">
        <w:instrText>API:CGMM</w:instrText>
      </w:r>
      <w:r w:rsidR="00A14535">
        <w:instrText xml:space="preserve">" </w:instrText>
      </w:r>
      <w:r w:rsidR="00D42559">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D42559" w:rsidP="00A14535">
      <w:pPr>
        <w:pStyle w:val="ListBullet"/>
      </w:pPr>
      <w:fldSimple w:instr=" REF _Ref214335413 \h  \* MERGEFORMAT ">
        <w:r w:rsidR="00C66417" w:rsidRPr="00C66417">
          <w:rPr>
            <w:i/>
            <w:color w:val="0000FF"/>
          </w:rPr>
          <w:t>Workflow</w:t>
        </w:r>
      </w:fldSimple>
      <w:r w:rsidR="00A14535">
        <w:t xml:space="preserve"> on this page.</w:t>
      </w:r>
    </w:p>
    <w:p w:rsidR="00A14535" w:rsidRDefault="00D42559" w:rsidP="00A14535">
      <w:pPr>
        <w:pStyle w:val="ListBullet"/>
      </w:pPr>
      <w:fldSimple w:instr=" REF _Ref214335421 \h  \* MERGEFORMAT ">
        <w:r w:rsidR="00C66417" w:rsidRPr="00C66417">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C66417">
        <w:rPr>
          <w:noProof/>
        </w:rPr>
        <w:t>11</w:t>
      </w:r>
      <w:r>
        <w:fldChar w:fldCharType="end"/>
      </w:r>
      <w:r w:rsidR="00A14535">
        <w:t>.</w:t>
      </w:r>
    </w:p>
    <w:p w:rsidR="00A14535" w:rsidRDefault="00D42559" w:rsidP="00A14535">
      <w:pPr>
        <w:pStyle w:val="ListBullet"/>
      </w:pPr>
      <w:fldSimple w:instr=" REF _Ref214335430 \h  \* MERGEFORMAT ">
        <w:r w:rsidR="00C66417" w:rsidRPr="00C66417">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C66417">
        <w:rPr>
          <w:noProof/>
        </w:rPr>
        <w:t>15</w:t>
      </w:r>
      <w:r>
        <w:fldChar w:fldCharType="end"/>
      </w:r>
      <w:r w:rsidR="00A14535">
        <w:t>.</w:t>
      </w:r>
    </w:p>
    <w:p w:rsidR="00A14535" w:rsidRDefault="00D42559" w:rsidP="00A14535">
      <w:pPr>
        <w:pStyle w:val="ListBullet"/>
      </w:pPr>
      <w:fldSimple w:instr=" REF _Ref214335443 \h  \* MERGEFORMAT ">
        <w:r w:rsidR="00C66417" w:rsidRPr="00C66417">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C66417">
        <w:rPr>
          <w:noProof/>
        </w:rPr>
        <w:t>17</w:t>
      </w:r>
      <w:r>
        <w:fldChar w:fldCharType="end"/>
      </w:r>
      <w:r w:rsidR="00A14535">
        <w:t>.</w:t>
      </w:r>
    </w:p>
    <w:p w:rsidR="00AC07D5" w:rsidRDefault="00072F85" w:rsidP="00072F85">
      <w:pPr>
        <w:pStyle w:val="Heading2"/>
      </w:pPr>
      <w:bookmarkStart w:id="161" w:name="_Ref214335413"/>
      <w:bookmarkStart w:id="162" w:name="_Toc228875146"/>
      <w:r>
        <w:t>Workflow</w:t>
      </w:r>
      <w:bookmarkEnd w:id="161"/>
      <w:bookmarkEnd w:id="162"/>
    </w:p>
    <w:p w:rsidR="00072F85" w:rsidRDefault="00072F85" w:rsidP="00072F85">
      <w:pPr>
        <w:pStyle w:val="BodyText"/>
      </w:pPr>
      <w:r>
        <w:t>This workflow section outlines the basic steps, both strategic and technical, for successful CGMM API integration</w:t>
      </w:r>
      <w:r w:rsidR="00E439DC">
        <w:t xml:space="preserve">. </w:t>
      </w:r>
      <w:r w:rsidR="00D42559">
        <w:fldChar w:fldCharType="begin"/>
      </w:r>
      <w:r w:rsidR="00A14535">
        <w:instrText xml:space="preserve"> XE "</w:instrText>
      </w:r>
      <w:r w:rsidR="00A14535" w:rsidRPr="00CB7515">
        <w:instrText>API:workflow</w:instrText>
      </w:r>
      <w:r w:rsidR="00A14535">
        <w:instrText xml:space="preserve">" </w:instrText>
      </w:r>
      <w:r w:rsidR="00D42559">
        <w:fldChar w:fldCharType="end"/>
      </w:r>
      <w:r w:rsidR="00D42559">
        <w:fldChar w:fldCharType="begin"/>
      </w:r>
      <w:r w:rsidR="00A14535">
        <w:instrText xml:space="preserve"> XE "</w:instrText>
      </w:r>
      <w:r w:rsidR="00A14535" w:rsidRPr="009452B0">
        <w:instrText>integrating the API</w:instrText>
      </w:r>
      <w:r w:rsidR="00A14535">
        <w:instrText xml:space="preserve">" </w:instrText>
      </w:r>
      <w:r w:rsidR="00D42559">
        <w:fldChar w:fldCharType="end"/>
      </w:r>
      <w:r w:rsidR="00D42559">
        <w:fldChar w:fldCharType="begin"/>
      </w:r>
      <w:r w:rsidR="00455244">
        <w:instrText xml:space="preserve"> XE "</w:instrText>
      </w:r>
      <w:r w:rsidR="00455244" w:rsidRPr="00CB7515">
        <w:instrText>workflow</w:instrText>
      </w:r>
      <w:r w:rsidR="00455244">
        <w:instrText xml:space="preserve"> for API integration" </w:instrText>
      </w:r>
      <w:r w:rsidR="00D42559">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C66417" w:rsidRPr="00C66417">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C66417" w:rsidRPr="00C66417">
          <w:rPr>
            <w:i/>
            <w:color w:val="0000FF"/>
          </w:rPr>
          <w:t>Integrating Auto Start SyncGTS servlet</w:t>
        </w:r>
      </w:fldSimple>
      <w:r w:rsidR="00E303E1">
        <w:t xml:space="preserve"> on page </w:t>
      </w:r>
      <w:r w:rsidR="00D42559">
        <w:fldChar w:fldCharType="begin"/>
      </w:r>
      <w:r w:rsidR="00E303E1">
        <w:instrText xml:space="preserve"> PAGEREF _Ref214337463 \h </w:instrText>
      </w:r>
      <w:r w:rsidR="00D42559">
        <w:fldChar w:fldCharType="separate"/>
      </w:r>
      <w:r w:rsidR="00C66417">
        <w:rPr>
          <w:noProof/>
        </w:rPr>
        <w:t>17</w:t>
      </w:r>
      <w:r w:rsidR="00D42559">
        <w:fldChar w:fldCharType="end"/>
      </w:r>
      <w:r>
        <w:t xml:space="preserve"> for more details.</w:t>
      </w:r>
      <w:r w:rsidR="00D42559">
        <w:fldChar w:fldCharType="begin"/>
      </w:r>
      <w:r w:rsidR="00A14535">
        <w:instrText xml:space="preserve"> XE "</w:instrText>
      </w:r>
      <w:r w:rsidR="00A14535" w:rsidRPr="009452B0">
        <w:instrText>SyncGTS servlet</w:instrText>
      </w:r>
      <w:r w:rsidR="00A14535">
        <w:instrText xml:space="preserve">" </w:instrText>
      </w:r>
      <w:r w:rsidR="00D42559">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163" w:name="_Ref214335421"/>
      <w:bookmarkStart w:id="164" w:name="_Ref214335424"/>
      <w:bookmarkStart w:id="165" w:name="_Ref214335629"/>
      <w:bookmarkStart w:id="166" w:name="_Toc228875147"/>
      <w:r>
        <w:lastRenderedPageBreak/>
        <w:t>CGMM API Services</w:t>
      </w:r>
      <w:bookmarkEnd w:id="163"/>
      <w:bookmarkEnd w:id="164"/>
      <w:bookmarkEnd w:id="165"/>
      <w:bookmarkEnd w:id="166"/>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D42559">
        <w:fldChar w:fldCharType="begin"/>
      </w:r>
      <w:r w:rsidR="00A14535">
        <w:instrText xml:space="preserve"> XE "</w:instrText>
      </w:r>
      <w:r w:rsidR="00A14535" w:rsidRPr="00CD2E7A">
        <w:instrText>API:services</w:instrText>
      </w:r>
      <w:r w:rsidR="00A14535">
        <w:instrText xml:space="preserve">" </w:instrText>
      </w:r>
      <w:r w:rsidR="00D42559">
        <w:fldChar w:fldCharType="end"/>
      </w:r>
      <w:r w:rsidR="00D42559">
        <w:fldChar w:fldCharType="begin"/>
      </w:r>
      <w:r w:rsidR="00A14535">
        <w:instrText xml:space="preserve"> XE "</w:instrText>
      </w:r>
      <w:r w:rsidR="00A14535" w:rsidRPr="00F551DA">
        <w:instrText>CGMM:API services</w:instrText>
      </w:r>
      <w:r w:rsidR="00A14535">
        <w:instrText xml:space="preserve">" </w:instrText>
      </w:r>
      <w:r w:rsidR="00D42559">
        <w:fldChar w:fldCharType="end"/>
      </w:r>
    </w:p>
    <w:p w:rsidR="00072F85" w:rsidRDefault="00072F85" w:rsidP="00D916B7">
      <w:pPr>
        <w:pStyle w:val="Heading3"/>
      </w:pPr>
      <w:bookmarkStart w:id="167" w:name="_Toc228875148"/>
      <w:r>
        <w:t>CGMMManager</w:t>
      </w:r>
      <w:bookmarkEnd w:id="167"/>
    </w:p>
    <w:p w:rsidR="00CF6A38" w:rsidRDefault="00072F85" w:rsidP="00072F85">
      <w:pPr>
        <w:pStyle w:val="BodyText"/>
      </w:pPr>
      <w:r>
        <w:t>The CGMM Manager is an interface that provides the functionality</w:t>
      </w:r>
      <w:r w:rsidR="00CF6A38">
        <w:t xml:space="preserve"> described in </w:t>
      </w:r>
      <w:r w:rsidR="00D42559">
        <w:fldChar w:fldCharType="begin"/>
      </w:r>
      <w:r w:rsidR="00CF6A38">
        <w:instrText xml:space="preserve"> REF _Ref214248418 \h </w:instrText>
      </w:r>
      <w:r w:rsidR="00D42559">
        <w:fldChar w:fldCharType="separate"/>
      </w:r>
      <w:r w:rsidR="00C66417">
        <w:t xml:space="preserve">Table </w:t>
      </w:r>
      <w:r w:rsidR="00C66417">
        <w:rPr>
          <w:noProof/>
        </w:rPr>
        <w:t>2</w:t>
      </w:r>
      <w:r w:rsidR="00C66417">
        <w:noBreakHyphen/>
      </w:r>
      <w:r w:rsidR="00C66417">
        <w:rPr>
          <w:noProof/>
        </w:rPr>
        <w:t>1</w:t>
      </w:r>
      <w:r w:rsidR="00D42559">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D42559">
        <w:fldChar w:fldCharType="begin"/>
      </w:r>
      <w:r w:rsidR="00E303E1">
        <w:instrText xml:space="preserve"> XE "</w:instrText>
      </w:r>
      <w:r w:rsidR="00E303E1" w:rsidRPr="009452B0">
        <w:instrText>CGMM Manager class</w:instrText>
      </w:r>
      <w:r w:rsidR="00E303E1">
        <w:instrText xml:space="preserve">" </w:instrText>
      </w:r>
      <w:r w:rsidR="00D42559">
        <w:fldChar w:fldCharType="end"/>
      </w:r>
      <w:r w:rsidR="00D42559">
        <w:fldChar w:fldCharType="begin"/>
      </w:r>
      <w:r w:rsidR="00E303E1">
        <w:instrText xml:space="preserve"> XE "</w:instrText>
      </w:r>
      <w:r w:rsidR="00E303E1" w:rsidRPr="00826D6A">
        <w:instrText>API:CGMM Manager</w:instrText>
      </w:r>
      <w:r w:rsidR="00E303E1">
        <w:instrText xml:space="preserve">" </w:instrText>
      </w:r>
      <w:r w:rsidR="00D42559">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511CCE" w:rsidP="00511CCE">
      <w:pPr>
        <w:pStyle w:val="Caption"/>
      </w:pPr>
      <w:bookmarkStart w:id="168" w:name="_Ref214248418"/>
      <w:r>
        <w:t xml:space="preserve">Table </w:t>
      </w:r>
      <w:fldSimple w:instr=" STYLEREF 1 \s ">
        <w:r w:rsidR="00C66417">
          <w:rPr>
            <w:noProof/>
          </w:rPr>
          <w:t>2</w:t>
        </w:r>
      </w:fldSimple>
      <w:r w:rsidR="002C77AA">
        <w:noBreakHyphen/>
      </w:r>
      <w:fldSimple w:instr=" SEQ Table \* ARABIC \s 1 ">
        <w:r w:rsidR="00C66417">
          <w:rPr>
            <w:noProof/>
          </w:rPr>
          <w:t>1</w:t>
        </w:r>
      </w:fldSimple>
      <w:bookmarkEnd w:id="168"/>
      <w:r>
        <w:t xml:space="preserve"> CGMM API - CGMM Manager</w:t>
      </w:r>
    </w:p>
    <w:p w:rsidR="00AC07D5" w:rsidRDefault="00E439DC" w:rsidP="0017361B">
      <w:pPr>
        <w:pStyle w:val="Heading2"/>
      </w:pPr>
      <w:bookmarkStart w:id="169" w:name="_Ref214335430"/>
      <w:bookmarkStart w:id="170" w:name="_Ref214335434"/>
      <w:bookmarkStart w:id="171" w:name="_Toc228875149"/>
      <w:r>
        <w:t>Integrating w</w:t>
      </w:r>
      <w:r w:rsidR="0017361B">
        <w:t>ith the CGMM API</w:t>
      </w:r>
      <w:bookmarkEnd w:id="169"/>
      <w:bookmarkEnd w:id="170"/>
      <w:bookmarkEnd w:id="171"/>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D42559">
        <w:fldChar w:fldCharType="begin"/>
      </w:r>
      <w:r w:rsidR="00697275">
        <w:instrText xml:space="preserve"> REF _Ref214248418 \h </w:instrText>
      </w:r>
      <w:r w:rsidR="00D42559">
        <w:fldChar w:fldCharType="separate"/>
      </w:r>
      <w:r w:rsidR="00C66417">
        <w:t xml:space="preserve">Table </w:t>
      </w:r>
      <w:r w:rsidR="00C66417">
        <w:rPr>
          <w:noProof/>
        </w:rPr>
        <w:t>2</w:t>
      </w:r>
      <w:r w:rsidR="00C66417">
        <w:noBreakHyphen/>
      </w:r>
      <w:r w:rsidR="00C66417">
        <w:rPr>
          <w:noProof/>
        </w:rPr>
        <w:t>1</w:t>
      </w:r>
      <w:r w:rsidR="00D42559">
        <w:fldChar w:fldCharType="end"/>
      </w:r>
      <w:r w:rsidR="00697275">
        <w:t xml:space="preserve"> above</w:t>
      </w:r>
      <w:r>
        <w:t xml:space="preserve">. </w:t>
      </w:r>
      <w:r w:rsidR="00D42559">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D42559">
        <w:fldChar w:fldCharType="end"/>
      </w:r>
      <w:r w:rsidR="00D42559">
        <w:fldChar w:fldCharType="begin"/>
      </w:r>
      <w:r w:rsidR="00A14535">
        <w:instrText xml:space="preserve"> XE "</w:instrText>
      </w:r>
      <w:r w:rsidR="00A14535" w:rsidRPr="009427C9">
        <w:instrText>host application:integrating with API</w:instrText>
      </w:r>
      <w:r w:rsidR="00A14535">
        <w:instrText xml:space="preserve">" </w:instrText>
      </w:r>
      <w:r w:rsidR="00D42559">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172" w:name="_Toc228875150"/>
      <w:r>
        <w:t>Importing the CGMM Authentication API</w:t>
      </w:r>
      <w:bookmarkEnd w:id="172"/>
      <w:r>
        <w:t xml:space="preserve"> </w:t>
      </w:r>
    </w:p>
    <w:p w:rsidR="00511CCE" w:rsidRDefault="0017361B" w:rsidP="0017361B">
      <w:pPr>
        <w:pStyle w:val="BodyText"/>
      </w:pPr>
      <w:r>
        <w:t xml:space="preserve">To use the CGMM API’s CGMMManager, add the </w:t>
      </w:r>
      <w:r w:rsidR="00697275">
        <w:t xml:space="preserve">last two (highlighted) </w:t>
      </w:r>
      <w:r>
        <w:t>import statements to the action classes</w:t>
      </w:r>
      <w:r w:rsidR="00697275">
        <w:t>, as shown below:</w:t>
      </w:r>
      <w:r w:rsidR="00A14535" w:rsidRPr="00A14535">
        <w:t xml:space="preserve"> </w:t>
      </w:r>
      <w:r w:rsidR="00D42559">
        <w:fldChar w:fldCharType="begin"/>
      </w:r>
      <w:r w:rsidR="00A14535">
        <w:instrText xml:space="preserve"> XE "</w:instrText>
      </w:r>
      <w:r w:rsidR="00A14535" w:rsidRPr="009452B0">
        <w:instrText>importing authentication API</w:instrText>
      </w:r>
      <w:r w:rsidR="00A14535">
        <w:instrText xml:space="preserve">" </w:instrText>
      </w:r>
      <w:r w:rsidR="00D42559">
        <w:fldChar w:fldCharType="end"/>
      </w:r>
      <w:r w:rsidR="00D42559">
        <w:fldChar w:fldCharType="begin"/>
      </w:r>
      <w:r w:rsidR="00A14535">
        <w:instrText xml:space="preserve"> XE "</w:instrText>
      </w:r>
      <w:r w:rsidR="00A14535" w:rsidRPr="00C90874">
        <w:instrText>API:importing authentication</w:instrText>
      </w:r>
      <w:r w:rsidR="00A14535">
        <w:instrText xml:space="preserve">" </w:instrText>
      </w:r>
      <w:r w:rsidR="00D42559">
        <w:fldChar w:fldCharType="end"/>
      </w:r>
      <w:r w:rsidR="00D42559">
        <w:fldChar w:fldCharType="begin"/>
      </w:r>
      <w:r w:rsidR="00A14535">
        <w:instrText xml:space="preserve"> XE "</w:instrText>
      </w:r>
      <w:r w:rsidR="00A14535" w:rsidRPr="00992B22">
        <w:instrText>API:importing CGMM Manager</w:instrText>
      </w:r>
      <w:r w:rsidR="00A14535">
        <w:instrText xml:space="preserve">" </w:instrText>
      </w:r>
      <w:r w:rsidR="00D42559">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697275" w:rsidRDefault="00697275" w:rsidP="00697275">
      <w:pPr>
        <w:pStyle w:val="CodePara3"/>
        <w:rPr>
          <w:sz w:val="18"/>
          <w:szCs w:val="18"/>
          <w:highlight w:val="yellow"/>
        </w:rPr>
      </w:pPr>
      <w:r w:rsidRPr="00697275">
        <w:rPr>
          <w:b/>
          <w:bCs/>
          <w:color w:val="7F0055"/>
          <w:sz w:val="18"/>
          <w:szCs w:val="18"/>
          <w:highlight w:val="yellow"/>
        </w:rPr>
        <w:t>import</w:t>
      </w:r>
      <w:r w:rsidRPr="00697275">
        <w:rPr>
          <w:sz w:val="18"/>
          <w:szCs w:val="18"/>
          <w:highlight w:val="yellow"/>
        </w:rPr>
        <w:t xml:space="preserve"> gov.nih.nci.security.cgmm.exceptions.CGMMConfigurationException;</w:t>
      </w:r>
    </w:p>
    <w:p w:rsidR="00697275" w:rsidRPr="00697275" w:rsidRDefault="00697275" w:rsidP="00697275">
      <w:pPr>
        <w:pStyle w:val="CodePara3"/>
        <w:rPr>
          <w:sz w:val="18"/>
          <w:szCs w:val="18"/>
        </w:rPr>
      </w:pPr>
      <w:r w:rsidRPr="00697275">
        <w:rPr>
          <w:b/>
          <w:bCs/>
          <w:color w:val="7F0055"/>
          <w:sz w:val="18"/>
          <w:szCs w:val="18"/>
          <w:highlight w:val="yellow"/>
        </w:rPr>
        <w:t>import</w:t>
      </w:r>
      <w:r w:rsidRPr="00697275">
        <w:rPr>
          <w:sz w:val="18"/>
          <w:szCs w:val="18"/>
          <w:highlight w:val="yellow"/>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173" w:name="_Toc228875151"/>
      <w:r>
        <w:lastRenderedPageBreak/>
        <w:t>Obtaining the CGMMManager</w:t>
      </w:r>
      <w:bookmarkEnd w:id="173"/>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D42559">
        <w:fldChar w:fldCharType="begin"/>
      </w:r>
      <w:r w:rsidR="00A14535">
        <w:instrText xml:space="preserve"> XE "obtaining</w:instrText>
      </w:r>
      <w:r w:rsidR="00A14535" w:rsidRPr="009452B0">
        <w:instrText xml:space="preserve"> authentication API</w:instrText>
      </w:r>
      <w:r w:rsidR="00A14535">
        <w:instrText xml:space="preserve">" </w:instrText>
      </w:r>
      <w:r w:rsidR="00D42559">
        <w:fldChar w:fldCharType="end"/>
      </w:r>
      <w:r w:rsidR="00D42559">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D42559">
        <w:fldChar w:fldCharType="end"/>
      </w:r>
      <w:r w:rsidR="00D42559">
        <w:fldChar w:fldCharType="begin"/>
      </w:r>
      <w:r w:rsidR="00A14535">
        <w:instrText xml:space="preserve"> XE "</w:instrText>
      </w:r>
      <w:r w:rsidR="00A14535" w:rsidRPr="00512925">
        <w:instrText>API:obtaining CGMM Manager</w:instrText>
      </w:r>
      <w:r w:rsidR="00A14535">
        <w:instrText xml:space="preserve">" </w:instrText>
      </w:r>
      <w:r w:rsidR="00D42559">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174" w:name="_Authorization"/>
      <w:bookmarkStart w:id="175" w:name="_Toc228875152"/>
      <w:bookmarkEnd w:id="174"/>
      <w:r>
        <w:t>Authenticating Users</w:t>
      </w:r>
      <w:bookmarkEnd w:id="175"/>
    </w:p>
    <w:p w:rsidR="00301D92" w:rsidRDefault="00301D92" w:rsidP="00301D92">
      <w:pPr>
        <w:pStyle w:val="BodyText"/>
      </w:pPr>
      <w:r>
        <w:t>The sample shown below provides example code for authenticating CSM users in the ‘sampleHostApplication’ host application.</w:t>
      </w:r>
      <w:r w:rsidR="00D42559">
        <w:fldChar w:fldCharType="begin"/>
      </w:r>
      <w:r w:rsidR="00A14535">
        <w:instrText xml:space="preserve"> XE "</w:instrText>
      </w:r>
      <w:r w:rsidR="00A14535" w:rsidRPr="009452B0">
        <w:instrText>authenticating users</w:instrText>
      </w:r>
      <w:r w:rsidR="00A14535">
        <w:instrText xml:space="preserve">" </w:instrText>
      </w:r>
      <w:r w:rsidR="00D42559">
        <w:fldChar w:fldCharType="end"/>
      </w:r>
      <w:r w:rsidR="00D42559">
        <w:fldChar w:fldCharType="begin"/>
      </w:r>
      <w:r w:rsidR="00A14535">
        <w:instrText xml:space="preserve"> XE "</w:instrText>
      </w:r>
      <w:r w:rsidR="00A14535" w:rsidRPr="00AE362D">
        <w:instrText>API:authenticating users</w:instrText>
      </w:r>
      <w:r w:rsidR="00A14535">
        <w:instrText xml:space="preserve">" </w:instrText>
      </w:r>
      <w:r w:rsidR="00D42559">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176" w:name="_Toc228875153"/>
      <w:r>
        <w:t>Migrating Users</w:t>
      </w:r>
      <w:bookmarkEnd w:id="176"/>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D42559">
        <w:fldChar w:fldCharType="begin"/>
      </w:r>
      <w:r w:rsidR="00A14535">
        <w:instrText xml:space="preserve"> XE "migrating</w:instrText>
      </w:r>
      <w:r w:rsidR="00A14535" w:rsidRPr="009452B0">
        <w:instrText xml:space="preserve"> users</w:instrText>
      </w:r>
      <w:r w:rsidR="00A14535">
        <w:instrText xml:space="preserve">" </w:instrText>
      </w:r>
      <w:r w:rsidR="00D42559">
        <w:fldChar w:fldCharType="end"/>
      </w:r>
      <w:r w:rsidR="00D42559">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D42559">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177" w:name="_Ref214337459"/>
      <w:bookmarkStart w:id="178" w:name="_Ref214337463"/>
      <w:bookmarkStart w:id="179" w:name="_Toc228875154"/>
      <w:r>
        <w:lastRenderedPageBreak/>
        <w:t>Integrating Auto Start SyncGTS servlet</w:t>
      </w:r>
      <w:bookmarkEnd w:id="177"/>
      <w:bookmarkEnd w:id="178"/>
      <w:bookmarkEnd w:id="179"/>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D42559">
        <w:fldChar w:fldCharType="begin"/>
      </w:r>
      <w:r w:rsidR="00A14535">
        <w:instrText xml:space="preserve"> XE "</w:instrText>
      </w:r>
      <w:r w:rsidR="00A14535" w:rsidRPr="009452B0">
        <w:instrText>SyncGTS servlet</w:instrText>
      </w:r>
      <w:r w:rsidR="00A14535">
        <w:instrText xml:space="preserve">" </w:instrText>
      </w:r>
      <w:r w:rsidR="00D42559">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D42559">
        <w:fldChar w:fldCharType="begin"/>
      </w:r>
      <w:r w:rsidR="00A14535">
        <w:instrText xml:space="preserve"> XE "</w:instrText>
      </w:r>
      <w:r w:rsidR="00A14535" w:rsidRPr="00C55EC2">
        <w:instrText>grid trust fabric:synching</w:instrText>
      </w:r>
      <w:r w:rsidR="00A14535">
        <w:instrText xml:space="preserve">" </w:instrText>
      </w:r>
      <w:r w:rsidR="00D42559">
        <w:fldChar w:fldCharType="end"/>
      </w:r>
      <w:r w:rsidR="00D42559">
        <w:fldChar w:fldCharType="begin"/>
      </w:r>
      <w:r w:rsidR="00A14535">
        <w:instrText xml:space="preserve"> XE "</w:instrText>
      </w:r>
      <w:r w:rsidR="00A14535" w:rsidRPr="009452B0">
        <w:instrText>synching with trust fabric</w:instrText>
      </w:r>
      <w:r w:rsidR="00A14535">
        <w:instrText xml:space="preserve">" </w:instrText>
      </w:r>
      <w:r w:rsidR="00D42559">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180" w:name="_Ref214335443"/>
      <w:bookmarkStart w:id="181" w:name="_Ref214335446"/>
      <w:bookmarkStart w:id="182" w:name="_Toc228875155"/>
      <w:r>
        <w:t>Configurations for CGMM API</w:t>
      </w:r>
      <w:bookmarkEnd w:id="180"/>
      <w:bookmarkEnd w:id="181"/>
      <w:bookmarkEnd w:id="182"/>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D42559">
        <w:fldChar w:fldCharType="begin"/>
      </w:r>
      <w:r w:rsidR="00F6736F">
        <w:instrText xml:space="preserve"> REF _Ref214258242 \h </w:instrText>
      </w:r>
      <w:r w:rsidR="00D42559">
        <w:fldChar w:fldCharType="separate"/>
      </w:r>
      <w:r w:rsidR="00C66417">
        <w:t xml:space="preserve">Table </w:t>
      </w:r>
      <w:r w:rsidR="00C66417">
        <w:rPr>
          <w:noProof/>
        </w:rPr>
        <w:t>2</w:t>
      </w:r>
      <w:r w:rsidR="00C66417">
        <w:noBreakHyphen/>
      </w:r>
      <w:r w:rsidR="00C66417">
        <w:rPr>
          <w:noProof/>
        </w:rPr>
        <w:t>2</w:t>
      </w:r>
      <w:r w:rsidR="00D42559">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D42559">
        <w:fldChar w:fldCharType="begin"/>
      </w:r>
      <w:r w:rsidR="00A14535">
        <w:instrText xml:space="preserve"> XE "</w:instrText>
      </w:r>
      <w:r w:rsidR="00A14535" w:rsidRPr="001B1954">
        <w:instrText>API:</w:instrText>
      </w:r>
      <w:r w:rsidR="00A14535">
        <w:instrText xml:space="preserve">configuration files" </w:instrText>
      </w:r>
      <w:r w:rsidR="00D42559">
        <w:fldChar w:fldCharType="end"/>
      </w:r>
      <w:r w:rsidR="00D42559">
        <w:fldChar w:fldCharType="begin"/>
      </w:r>
      <w:r w:rsidR="00A14535">
        <w:instrText xml:space="preserve"> XE "</w:instrText>
      </w:r>
      <w:r w:rsidR="00A14535" w:rsidRPr="00DC615E">
        <w:instrText>CGMM:API configuration</w:instrText>
      </w:r>
      <w:r w:rsidR="00A14535">
        <w:instrText xml:space="preserve">" </w:instrText>
      </w:r>
      <w:r w:rsidR="00D42559">
        <w:fldChar w:fldCharType="end"/>
      </w:r>
      <w:r w:rsidR="00D42559">
        <w:fldChar w:fldCharType="begin"/>
      </w:r>
      <w:r w:rsidR="00A14535">
        <w:instrText xml:space="preserve"> XE "</w:instrText>
      </w:r>
      <w:r w:rsidR="00A14535" w:rsidRPr="009452B0">
        <w:instrText>configuration files</w:instrText>
      </w:r>
      <w:r w:rsidR="00A14535">
        <w:instrText xml:space="preserve">" </w:instrText>
      </w:r>
      <w:r w:rsidR="00D42559">
        <w:fldChar w:fldCharType="end"/>
      </w:r>
      <w:r w:rsidR="00D42559">
        <w:fldChar w:fldCharType="begin"/>
      </w:r>
      <w:r w:rsidR="00A14535">
        <w:instrText xml:space="preserve"> XE "</w:instrText>
      </w:r>
      <w:r w:rsidR="00A14535" w:rsidRPr="00CE3A0F">
        <w:instrText>overview:configuration files</w:instrText>
      </w:r>
      <w:r w:rsidR="00A14535">
        <w:instrText xml:space="preserve">" </w:instrText>
      </w:r>
      <w:r w:rsidR="00D42559">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C66417" w:rsidRPr="00C66417">
                <w:rPr>
                  <w:rFonts w:cs="Arial"/>
                  <w:i/>
                  <w:color w:val="0000FF"/>
                </w:rPr>
                <w:t>Appendix B</w:t>
              </w:r>
            </w:fldSimple>
            <w:r w:rsidR="00F6736F" w:rsidRPr="00EE2C27">
              <w:rPr>
                <w:rFonts w:cs="Arial"/>
                <w:i/>
                <w:color w:val="0000FF"/>
              </w:rPr>
              <w:t xml:space="preserve">, </w:t>
            </w:r>
            <w:fldSimple w:instr=" REF _Ref214258407 \h  \* MERGEFORMAT ">
              <w:r w:rsidR="00C66417" w:rsidRPr="00C66417">
                <w:rPr>
                  <w:i/>
                  <w:color w:val="0000FF"/>
                </w:rPr>
                <w:t>Sample CGMM Properties File</w:t>
              </w:r>
            </w:fldSimple>
            <w:r w:rsidR="00F6736F">
              <w:rPr>
                <w:rFonts w:cs="Arial"/>
                <w:color w:val="000000"/>
              </w:rPr>
              <w:t xml:space="preserve"> on page </w:t>
            </w:r>
            <w:r w:rsidR="00D42559">
              <w:rPr>
                <w:rFonts w:cs="Arial"/>
                <w:color w:val="000000"/>
              </w:rPr>
              <w:fldChar w:fldCharType="begin"/>
            </w:r>
            <w:r w:rsidR="00F6736F">
              <w:rPr>
                <w:rFonts w:cs="Arial"/>
                <w:color w:val="000000"/>
              </w:rPr>
              <w:instrText xml:space="preserve"> PAGEREF _Ref214258410 \h </w:instrText>
            </w:r>
            <w:r w:rsidR="00D42559">
              <w:rPr>
                <w:rFonts w:cs="Arial"/>
                <w:color w:val="000000"/>
              </w:rPr>
            </w:r>
            <w:r w:rsidR="00D42559">
              <w:rPr>
                <w:rFonts w:cs="Arial"/>
                <w:color w:val="000000"/>
              </w:rPr>
              <w:fldChar w:fldCharType="separate"/>
            </w:r>
            <w:r w:rsidR="00C66417">
              <w:rPr>
                <w:rFonts w:cs="Arial"/>
                <w:noProof/>
                <w:color w:val="000000"/>
              </w:rPr>
              <w:t>57</w:t>
            </w:r>
            <w:r w:rsidR="00D42559">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C66417" w:rsidRPr="00C66417">
                <w:rPr>
                  <w:rFonts w:cs="Arial"/>
                  <w:i/>
                  <w:color w:val="0000FF"/>
                </w:rPr>
                <w:t>Appendix A</w:t>
              </w:r>
            </w:fldSimple>
            <w:r w:rsidR="000863F7">
              <w:rPr>
                <w:rFonts w:cs="Arial"/>
                <w:color w:val="000000"/>
              </w:rPr>
              <w:t xml:space="preserve"> </w:t>
            </w:r>
            <w:r w:rsidR="001D6940">
              <w:rPr>
                <w:rFonts w:cs="Arial"/>
                <w:color w:val="000000"/>
              </w:rPr>
              <w:t xml:space="preserve">on page </w:t>
            </w:r>
            <w:r w:rsidR="00D42559">
              <w:rPr>
                <w:rFonts w:cs="Arial"/>
                <w:color w:val="000000"/>
              </w:rPr>
              <w:fldChar w:fldCharType="begin"/>
            </w:r>
            <w:r w:rsidR="001D6940">
              <w:rPr>
                <w:rFonts w:cs="Arial"/>
                <w:color w:val="000000"/>
              </w:rPr>
              <w:instrText xml:space="preserve"> PAGEREF _Ref214264184 \h </w:instrText>
            </w:r>
            <w:r w:rsidR="00D42559">
              <w:rPr>
                <w:rFonts w:cs="Arial"/>
                <w:color w:val="000000"/>
              </w:rPr>
            </w:r>
            <w:r w:rsidR="00D42559">
              <w:rPr>
                <w:rFonts w:cs="Arial"/>
                <w:color w:val="000000"/>
              </w:rPr>
              <w:fldChar w:fldCharType="separate"/>
            </w:r>
            <w:r w:rsidR="00C66417">
              <w:rPr>
                <w:rFonts w:cs="Arial"/>
                <w:noProof/>
                <w:color w:val="000000"/>
              </w:rPr>
              <w:t>51</w:t>
            </w:r>
            <w:r w:rsidR="00D42559">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C66417" w:rsidRPr="00C66417">
                <w:rPr>
                  <w:rFonts w:cs="Arial"/>
                  <w:i/>
                  <w:color w:val="0000FF"/>
                </w:rPr>
                <w:t>Appendix C</w:t>
              </w:r>
            </w:fldSimple>
            <w:r>
              <w:rPr>
                <w:rFonts w:cs="Arial"/>
                <w:color w:val="000000"/>
              </w:rPr>
              <w:t xml:space="preserve"> </w:t>
            </w:r>
            <w:r w:rsidR="001D6940">
              <w:rPr>
                <w:rFonts w:cs="Arial"/>
                <w:color w:val="000000"/>
              </w:rPr>
              <w:t xml:space="preserve">on page </w:t>
            </w:r>
            <w:r w:rsidR="00D42559">
              <w:rPr>
                <w:rFonts w:cs="Arial"/>
                <w:color w:val="000000"/>
              </w:rPr>
              <w:fldChar w:fldCharType="begin"/>
            </w:r>
            <w:r w:rsidR="001D6940">
              <w:rPr>
                <w:rFonts w:cs="Arial"/>
                <w:color w:val="000000"/>
              </w:rPr>
              <w:instrText xml:space="preserve"> PAGEREF _Ref214258547 \h </w:instrText>
            </w:r>
            <w:r w:rsidR="00D42559">
              <w:rPr>
                <w:rFonts w:cs="Arial"/>
                <w:color w:val="000000"/>
              </w:rPr>
            </w:r>
            <w:r w:rsidR="00D42559">
              <w:rPr>
                <w:rFonts w:cs="Arial"/>
                <w:color w:val="000000"/>
              </w:rPr>
              <w:fldChar w:fldCharType="separate"/>
            </w:r>
            <w:r w:rsidR="00C66417">
              <w:rPr>
                <w:rFonts w:cs="Arial"/>
                <w:noProof/>
                <w:color w:val="000000"/>
              </w:rPr>
              <w:t>59</w:t>
            </w:r>
            <w:r w:rsidR="00D42559">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183" w:name="_Ref214258242"/>
      <w:r>
        <w:t xml:space="preserve">Table </w:t>
      </w:r>
      <w:fldSimple w:instr=" STYLEREF 1 \s ">
        <w:r w:rsidR="00C66417">
          <w:rPr>
            <w:noProof/>
          </w:rPr>
          <w:t>2</w:t>
        </w:r>
      </w:fldSimple>
      <w:r>
        <w:noBreakHyphen/>
      </w:r>
      <w:fldSimple w:instr=" SEQ Table \* ARABIC \s 1 ">
        <w:r w:rsidR="00C66417">
          <w:rPr>
            <w:noProof/>
          </w:rPr>
          <w:t>2</w:t>
        </w:r>
      </w:fldSimple>
      <w:bookmarkEnd w:id="183"/>
      <w:r>
        <w:t xml:space="preserve"> CGMM C</w:t>
      </w:r>
      <w:r w:rsidRPr="00BD2D6D">
        <w:t xml:space="preserve">onfiguration </w:t>
      </w:r>
      <w:r>
        <w:t>Files</w:t>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3"/>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184" w:name="_Ref228848709"/>
      <w:bookmarkStart w:id="185" w:name="_Toc228875156"/>
      <w:r w:rsidRPr="00EA116B">
        <w:lastRenderedPageBreak/>
        <w:t>Audit Logging</w:t>
      </w:r>
      <w:bookmarkEnd w:id="184"/>
      <w:bookmarkEnd w:id="185"/>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D42559">
        <w:fldChar w:fldCharType="begin"/>
      </w:r>
      <w:r w:rsidR="005F14C9">
        <w:instrText xml:space="preserve"> XE "</w:instrText>
      </w:r>
      <w:r w:rsidR="005F14C9" w:rsidRPr="004C16B6">
        <w:instrText>audit logging</w:instrText>
      </w:r>
      <w:r w:rsidR="005F14C9">
        <w:instrText xml:space="preserve">" </w:instrText>
      </w:r>
      <w:r w:rsidR="00D42559">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186" w:name="_Toc228875157"/>
      <w:r>
        <w:t>Overview</w:t>
      </w:r>
      <w:bookmarkEnd w:id="186"/>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D42559">
        <w:fldChar w:fldCharType="begin"/>
      </w:r>
      <w:r w:rsidR="005F14C9">
        <w:instrText xml:space="preserve"> XE "</w:instrText>
      </w:r>
      <w:r w:rsidR="005F14C9" w:rsidRPr="004C16B6">
        <w:instrText>Common Logging API</w:instrText>
      </w:r>
      <w:r w:rsidR="005F14C9">
        <w:instrText xml:space="preserve">" </w:instrText>
      </w:r>
      <w:r w:rsidR="00D42559">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D42559">
        <w:fldChar w:fldCharType="begin"/>
      </w:r>
      <w:r w:rsidR="005F14C9">
        <w:instrText xml:space="preserve"> XE "</w:instrText>
      </w:r>
      <w:r w:rsidR="005F14C9" w:rsidRPr="004C16B6">
        <w:instrText>clm.jar file</w:instrText>
      </w:r>
      <w:r w:rsidR="005F14C9">
        <w:instrText xml:space="preserve">" </w:instrText>
      </w:r>
      <w:r w:rsidR="00D42559">
        <w:fldChar w:fldCharType="end"/>
      </w:r>
    </w:p>
    <w:p w:rsidR="00530EA5" w:rsidRDefault="00530EA5" w:rsidP="00530EA5">
      <w:pPr>
        <w:pStyle w:val="Heading2"/>
      </w:pPr>
      <w:bookmarkStart w:id="187" w:name="_Toc228875158"/>
      <w:r>
        <w:t>JAR Placement</w:t>
      </w:r>
      <w:bookmarkEnd w:id="187"/>
    </w:p>
    <w:p w:rsidR="00530EA5" w:rsidRDefault="00530EA5" w:rsidP="00530EA5">
      <w:pPr>
        <w:pStyle w:val="BodyText"/>
      </w:pPr>
      <w:r w:rsidRPr="00530EA5">
        <w:t>The Audit Logging Application is available as a JAR</w:t>
      </w:r>
      <w:r w:rsidR="009416D8">
        <w:t xml:space="preserve"> file</w:t>
      </w:r>
      <w:r w:rsidRPr="00530EA5">
        <w:t xml:space="preserve"> called </w:t>
      </w:r>
      <w:r w:rsidRPr="009416D8">
        <w:rPr>
          <w:rStyle w:val="CodeChar0"/>
        </w:rPr>
        <w:t>clm-4.1.jar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Pr="009416D8">
        <w:rPr>
          <w:rStyle w:val="CodeChar0"/>
        </w:rPr>
        <w:t>clm-4.1.jar</w:t>
      </w:r>
      <w:r w:rsidRPr="00530EA5">
        <w:t xml:space="preserve"> should be placed in the common lib directory of JBoss.</w:t>
      </w:r>
    </w:p>
    <w:p w:rsidR="00530EA5" w:rsidRPr="00530EA5" w:rsidRDefault="00530EA5" w:rsidP="00530EA5">
      <w:pPr>
        <w:pStyle w:val="Heading2"/>
      </w:pPr>
      <w:bookmarkStart w:id="188" w:name="_Toc228875159"/>
      <w:r w:rsidRPr="00530EA5">
        <w:t>Enabling CLM APIs in Integration with CGMM APIs</w:t>
      </w:r>
      <w:bookmarkEnd w:id="188"/>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D42559">
        <w:fldChar w:fldCharType="begin"/>
      </w:r>
      <w:r w:rsidR="005F14C9">
        <w:instrText xml:space="preserve"> XE "</w:instrText>
      </w:r>
      <w:r w:rsidR="005F14C9" w:rsidRPr="00685398">
        <w:instrText>CGMM Manager Service:audit logging</w:instrText>
      </w:r>
      <w:r w:rsidR="005F14C9">
        <w:instrText xml:space="preserve">" </w:instrText>
      </w:r>
      <w:r w:rsidR="00D42559">
        <w:fldChar w:fldCharType="end"/>
      </w:r>
    </w:p>
    <w:p w:rsidR="00530EA5" w:rsidRDefault="00530EA5" w:rsidP="00530EA5">
      <w:pPr>
        <w:pStyle w:val="Heading3"/>
      </w:pPr>
      <w:bookmarkStart w:id="189" w:name="_Toc228875160"/>
      <w:r>
        <w:t>Event Logging</w:t>
      </w:r>
      <w:bookmarkEnd w:id="189"/>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D42559">
        <w:fldChar w:fldCharType="begin"/>
      </w:r>
      <w:r w:rsidR="005F14C9">
        <w:instrText xml:space="preserve"> XE "</w:instrText>
      </w:r>
      <w:r w:rsidR="005F14C9" w:rsidRPr="004C16B6">
        <w:instrText>event logging</w:instrText>
      </w:r>
      <w:r w:rsidR="005F14C9">
        <w:instrText xml:space="preserve">" </w:instrText>
      </w:r>
      <w:r w:rsidR="00D42559">
        <w:fldChar w:fldCharType="end"/>
      </w:r>
      <w:r w:rsidR="00D42559">
        <w:fldChar w:fldCharType="begin"/>
      </w:r>
      <w:r w:rsidR="005F14C9">
        <w:instrText xml:space="preserve"> XE "</w:instrText>
      </w:r>
      <w:r w:rsidR="005F14C9" w:rsidRPr="004F5192">
        <w:instrText>logging:events</w:instrText>
      </w:r>
      <w:r w:rsidR="005F14C9">
        <w:instrText xml:space="preserve">" </w:instrText>
      </w:r>
      <w:r w:rsidR="00D42559">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D42559">
        <w:fldChar w:fldCharType="begin"/>
      </w:r>
      <w:r w:rsidR="005F14C9">
        <w:instrText xml:space="preserve"> XE "</w:instrText>
      </w:r>
      <w:r w:rsidR="005F14C9" w:rsidRPr="004C16B6">
        <w:instrText>loggers</w:instrText>
      </w:r>
      <w:r w:rsidR="005F14C9">
        <w:instrText xml:space="preserve">" </w:instrText>
      </w:r>
      <w:r w:rsidR="00D42559">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190" w:name="_Toc228875161"/>
      <w:r>
        <w:t>Common Logging Database</w:t>
      </w:r>
      <w:bookmarkEnd w:id="190"/>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D42559">
        <w:fldChar w:fldCharType="begin"/>
      </w:r>
      <w:r w:rsidR="005F14C9">
        <w:instrText xml:space="preserve"> XE "</w:instrText>
      </w:r>
      <w:r w:rsidR="005F14C9" w:rsidRPr="004C16B6">
        <w:instrText>common logging database</w:instrText>
      </w:r>
      <w:r w:rsidR="005F14C9">
        <w:instrText xml:space="preserve">" </w:instrText>
      </w:r>
      <w:r w:rsidR="00D42559">
        <w:fldChar w:fldCharType="end"/>
      </w:r>
      <w:r w:rsidR="00D42559">
        <w:fldChar w:fldCharType="begin"/>
      </w:r>
      <w:r w:rsidR="005F14C9">
        <w:instrText xml:space="preserve"> XE "</w:instrText>
      </w:r>
      <w:r w:rsidR="005F14C9" w:rsidRPr="000C4A43">
        <w:instrText>database:for logging</w:instrText>
      </w:r>
      <w:r w:rsidR="005F14C9">
        <w:instrText xml:space="preserve">" </w:instrText>
      </w:r>
      <w:r w:rsidR="00D42559">
        <w:fldChar w:fldCharType="end"/>
      </w:r>
    </w:p>
    <w:p w:rsidR="00530EA5" w:rsidRDefault="00530EA5" w:rsidP="00530EA5">
      <w:pPr>
        <w:pStyle w:val="Heading3"/>
      </w:pPr>
      <w:bookmarkStart w:id="191" w:name="_Toc228875162"/>
      <w:r>
        <w:t>JDBC Appender</w:t>
      </w:r>
      <w:bookmarkEnd w:id="191"/>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D42559">
        <w:fldChar w:fldCharType="begin"/>
      </w:r>
      <w:r w:rsidR="005F14C9">
        <w:instrText xml:space="preserve"> XE "</w:instrText>
      </w:r>
      <w:r w:rsidR="005F14C9" w:rsidRPr="004C16B6">
        <w:instrText>JBDC Appender</w:instrText>
      </w:r>
      <w:r w:rsidR="005F14C9">
        <w:instrText xml:space="preserve">" </w:instrText>
      </w:r>
      <w:r w:rsidR="00D42559">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D42559">
        <w:fldChar w:fldCharType="begin"/>
      </w:r>
      <w:r w:rsidR="005F14C9">
        <w:instrText xml:space="preserve"> XE "</w:instrText>
      </w:r>
      <w:r w:rsidR="005F14C9" w:rsidRPr="004C16B6">
        <w:instrText>log4j file entry</w:instrText>
      </w:r>
      <w:r w:rsidR="005F14C9">
        <w:instrText xml:space="preserve">" </w:instrText>
      </w:r>
      <w:r w:rsidR="00D42559">
        <w:fldChar w:fldCharType="end"/>
      </w:r>
    </w:p>
    <w:p w:rsidR="00530EA5" w:rsidRDefault="00D42559" w:rsidP="009416D8">
      <w:pPr>
        <w:pStyle w:val="GraphicAnchorMain"/>
      </w:pPr>
      <w:r>
        <w:pict>
          <v:shape id="_x0000_s1055" type="#_x0000_t202" style="width:468pt;height:290.85pt;mso-position-horizontal-relative:char;mso-position-vertical-relative:line">
            <v:textbox style="mso-next-textbox:#_x0000_s1055">
              <w:txbxContent>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F14A55" w:rsidRDefault="00F14A55"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&lt;/appender&gt;</w:t>
                  </w:r>
                </w:p>
                <w:p w:rsidR="00F14A55" w:rsidRDefault="00F14A55"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F14A55" w:rsidRDefault="00F14A55"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192" w:name="_Ref228862208"/>
      <w:r>
        <w:t xml:space="preserve">Figure </w:t>
      </w:r>
      <w:fldSimple w:instr=" STYLEREF 1 \s ">
        <w:r w:rsidR="00C66417">
          <w:rPr>
            <w:noProof/>
          </w:rPr>
          <w:t>3</w:t>
        </w:r>
      </w:fldSimple>
      <w:r>
        <w:noBreakHyphen/>
      </w:r>
      <w:fldSimple w:instr=" SEQ Figure \* ARABIC \s 1 ">
        <w:r w:rsidR="00C66417">
          <w:rPr>
            <w:noProof/>
          </w:rPr>
          <w:t>1</w:t>
        </w:r>
      </w:fldSimple>
      <w:bookmarkEnd w:id="192"/>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193" w:name="_Toc228875163"/>
      <w:r>
        <w:lastRenderedPageBreak/>
        <w:t>Deployment Steps</w:t>
      </w:r>
      <w:bookmarkEnd w:id="193"/>
    </w:p>
    <w:p w:rsidR="00530EA5" w:rsidRDefault="005F14C9" w:rsidP="00530EA5">
      <w:pPr>
        <w:pStyle w:val="BodyText"/>
      </w:pPr>
      <w:r>
        <w:t>Use the steps outlined in this section to enable</w:t>
      </w:r>
      <w:r w:rsidR="00530EA5">
        <w:t xml:space="preserve"> the Audit Logging capabili</w:t>
      </w:r>
      <w:r>
        <w:t>ties provided by CGMM (via CLM).</w:t>
      </w:r>
      <w:r w:rsidR="00D42559">
        <w:fldChar w:fldCharType="begin"/>
      </w:r>
      <w:r>
        <w:instrText xml:space="preserve"> XE "</w:instrText>
      </w:r>
      <w:r w:rsidRPr="004C16B6">
        <w:instrText>deploying logging</w:instrText>
      </w:r>
      <w:r>
        <w:instrText xml:space="preserve">"  </w:instrText>
      </w:r>
      <w:r w:rsidR="00D42559">
        <w:fldChar w:fldCharType="end"/>
      </w:r>
    </w:p>
    <w:p w:rsidR="00530EA5" w:rsidRDefault="00530EA5" w:rsidP="00530EA5">
      <w:pPr>
        <w:pStyle w:val="Heading3"/>
      </w:pPr>
      <w:bookmarkStart w:id="194" w:name="_Toc228875164"/>
      <w:r>
        <w:t>Step 1: Create and Prime MySQL Logging Database</w:t>
      </w:r>
      <w:bookmarkEnd w:id="194"/>
    </w:p>
    <w:p w:rsidR="00530EA5" w:rsidRDefault="005F14C9" w:rsidP="005F14C9">
      <w:pPr>
        <w:pStyle w:val="ListNumber"/>
        <w:numPr>
          <w:ilvl w:val="0"/>
          <w:numId w:val="45"/>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195" w:name="_Toc228875165"/>
      <w:r>
        <w:t>Step 2: Configure the log4j.xml file for JBoss</w:t>
      </w:r>
      <w:bookmarkEnd w:id="195"/>
    </w:p>
    <w:p w:rsidR="00530EA5" w:rsidRDefault="00530EA5" w:rsidP="005F14C9">
      <w:pPr>
        <w:pStyle w:val="ListNumber"/>
        <w:numPr>
          <w:ilvl w:val="0"/>
          <w:numId w:val="46"/>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D42559">
        <w:fldChar w:fldCharType="begin"/>
      </w:r>
      <w:r w:rsidR="00DD3195">
        <w:instrText xml:space="preserve"> REF _Ref228862208 \h </w:instrText>
      </w:r>
      <w:r w:rsidR="00D42559">
        <w:fldChar w:fldCharType="separate"/>
      </w:r>
      <w:r w:rsidR="00C66417">
        <w:t xml:space="preserve">Figure </w:t>
      </w:r>
      <w:r w:rsidR="00C66417">
        <w:rPr>
          <w:noProof/>
        </w:rPr>
        <w:t>3</w:t>
      </w:r>
      <w:r w:rsidR="00C66417">
        <w:noBreakHyphen/>
      </w:r>
      <w:r w:rsidR="00C66417">
        <w:rPr>
          <w:noProof/>
        </w:rPr>
        <w:t>1</w:t>
      </w:r>
      <w:r w:rsidR="00D42559">
        <w:fldChar w:fldCharType="end"/>
      </w:r>
      <w:r w:rsidR="00DD3195">
        <w:t xml:space="preserve"> </w:t>
      </w:r>
      <w:r>
        <w:t>above)</w:t>
      </w:r>
      <w:r w:rsidR="00D42559">
        <w:fldChar w:fldCharType="begin"/>
      </w:r>
      <w:r w:rsidR="005F14C9">
        <w:instrText xml:space="preserve"> XE "</w:instrText>
      </w:r>
      <w:r w:rsidR="005F14C9" w:rsidRPr="00DC63FC">
        <w:instrText>JBoss:configure for logging</w:instrText>
      </w:r>
      <w:r w:rsidR="005F14C9">
        <w:instrText xml:space="preserve">" </w:instrText>
      </w:r>
      <w:r w:rsidR="00D42559">
        <w:fldChar w:fldCharType="end"/>
      </w:r>
    </w:p>
    <w:p w:rsidR="00530EA5" w:rsidRDefault="00530EA5" w:rsidP="005F14C9">
      <w:pPr>
        <w:pStyle w:val="ListNumber"/>
        <w:numPr>
          <w:ilvl w:val="0"/>
          <w:numId w:val="46"/>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5F14C9">
      <w:pPr>
        <w:pStyle w:val="ListNumber"/>
        <w:numPr>
          <w:ilvl w:val="0"/>
          <w:numId w:val="46"/>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5F14C9">
      <w:pPr>
        <w:pStyle w:val="ListNumber"/>
        <w:numPr>
          <w:ilvl w:val="0"/>
          <w:numId w:val="46"/>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5F14C9">
      <w:pPr>
        <w:pStyle w:val="ListNumber"/>
        <w:numPr>
          <w:ilvl w:val="0"/>
          <w:numId w:val="46"/>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196" w:name="_Toc228875166"/>
      <w:r>
        <w:t>Step 3: View the Logs</w:t>
      </w:r>
      <w:bookmarkEnd w:id="196"/>
    </w:p>
    <w:p w:rsidR="00530EA5" w:rsidRDefault="00530EA5" w:rsidP="005F14C9">
      <w:pPr>
        <w:pStyle w:val="ListNumber"/>
        <w:numPr>
          <w:ilvl w:val="0"/>
          <w:numId w:val="47"/>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197" w:name="_Ref214266859"/>
      <w:bookmarkStart w:id="198" w:name="_Ref214266861"/>
      <w:bookmarkStart w:id="199" w:name="_Toc228875167"/>
      <w:r w:rsidRPr="001D6940">
        <w:lastRenderedPageBreak/>
        <w:t>Using the CGMM Tool</w:t>
      </w:r>
      <w:bookmarkEnd w:id="197"/>
      <w:bookmarkEnd w:id="198"/>
      <w:bookmarkEnd w:id="199"/>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D42559" w:rsidP="003D6707">
      <w:pPr>
        <w:pStyle w:val="ListBullet"/>
      </w:pPr>
      <w:fldSimple w:instr=" REF _Ref227549117 \h  \* MERGEFORMAT ">
        <w:r w:rsidR="00C66417" w:rsidRPr="00C66417">
          <w:rPr>
            <w:i/>
            <w:color w:val="0000FF"/>
          </w:rPr>
          <w:t>Overview</w:t>
        </w:r>
      </w:fldSimple>
      <w:r w:rsidR="003D6707">
        <w:t xml:space="preserve"> below</w:t>
      </w:r>
      <w:r w:rsidR="00B9106A">
        <w:t>.</w:t>
      </w:r>
    </w:p>
    <w:p w:rsidR="003D6707" w:rsidRPr="00EA116B" w:rsidRDefault="00D42559" w:rsidP="003D6707">
      <w:pPr>
        <w:pStyle w:val="ListBullet"/>
      </w:pPr>
      <w:fldSimple w:instr=" REF _Ref227549134 \h  \* MERGEFORMAT ">
        <w:r w:rsidR="00C66417" w:rsidRPr="00C66417">
          <w:rPr>
            <w:i/>
            <w:color w:val="0000FF"/>
          </w:rPr>
          <w:t>Default Behavior</w:t>
        </w:r>
      </w:fldSimple>
      <w:r w:rsidR="003D6707" w:rsidRPr="00EA116B">
        <w:t xml:space="preserve"> below</w:t>
      </w:r>
      <w:r w:rsidR="00B9106A">
        <w:t>.</w:t>
      </w:r>
    </w:p>
    <w:p w:rsidR="003D6707" w:rsidRPr="00EA116B" w:rsidRDefault="00D42559" w:rsidP="003D6707">
      <w:pPr>
        <w:pStyle w:val="ListBullet"/>
      </w:pPr>
      <w:fldSimple w:instr=" REF _Ref227549152 \h  \* MERGEFORMAT ">
        <w:r w:rsidR="00C66417" w:rsidRPr="00C66417">
          <w:rPr>
            <w:i/>
            <w:color w:val="0000FF"/>
          </w:rPr>
          <w:t>Default Behavior Workflows/Scenarios</w:t>
        </w:r>
      </w:fldSimple>
      <w:r w:rsidR="003D6707" w:rsidRPr="00EA116B">
        <w:t xml:space="preserve"> </w:t>
      </w:r>
      <w:r w:rsidR="00B9106A">
        <w:t xml:space="preserve">on page </w:t>
      </w:r>
      <w:r>
        <w:fldChar w:fldCharType="begin"/>
      </w:r>
      <w:r w:rsidR="00B9106A">
        <w:instrText xml:space="preserve"> PAGEREF _Ref227549152 \h </w:instrText>
      </w:r>
      <w:r>
        <w:fldChar w:fldCharType="separate"/>
      </w:r>
      <w:r w:rsidR="00C66417">
        <w:rPr>
          <w:noProof/>
        </w:rPr>
        <w:t>23</w:t>
      </w:r>
      <w:r>
        <w:fldChar w:fldCharType="end"/>
      </w:r>
      <w:r w:rsidR="00B9106A">
        <w:t>.</w:t>
      </w:r>
    </w:p>
    <w:p w:rsidR="003D6707" w:rsidRPr="00EA116B" w:rsidRDefault="00D42559" w:rsidP="003D6707">
      <w:pPr>
        <w:pStyle w:val="ListBullet"/>
      </w:pPr>
      <w:fldSimple w:instr=" REF _Ref227549165 \h  \* MERGEFORMAT ">
        <w:r w:rsidR="00C66417" w:rsidRPr="00C66417">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C66417">
        <w:rPr>
          <w:noProof/>
        </w:rPr>
        <w:t>31</w:t>
      </w:r>
      <w:r w:rsidRPr="00EA116B">
        <w:fldChar w:fldCharType="end"/>
      </w:r>
      <w:r w:rsidR="00B9106A">
        <w:t>.</w:t>
      </w:r>
    </w:p>
    <w:p w:rsidR="003D6707" w:rsidRDefault="00D42559" w:rsidP="003D6707">
      <w:pPr>
        <w:pStyle w:val="ListBullet"/>
      </w:pPr>
      <w:fldSimple w:instr=" REF _Ref227549178 \h  \* MERGEFORMAT ">
        <w:r w:rsidR="00C66417" w:rsidRPr="00C66417">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C66417">
        <w:rPr>
          <w:noProof/>
        </w:rPr>
        <w:t>32</w:t>
      </w:r>
      <w:r>
        <w:fldChar w:fldCharType="end"/>
      </w:r>
      <w:r w:rsidR="00B9106A">
        <w:t>.</w:t>
      </w:r>
    </w:p>
    <w:p w:rsidR="000B5D92" w:rsidRDefault="00D42559" w:rsidP="003D6707">
      <w:pPr>
        <w:pStyle w:val="ListBullet"/>
      </w:pPr>
      <w:fldSimple w:instr=" REF _Ref228874802 \h  \* MERGEFORMAT ">
        <w:r w:rsidR="00C66417" w:rsidRPr="00C66417">
          <w:rPr>
            <w:i/>
            <w:color w:val="0000FF"/>
          </w:rPr>
          <w:t>Standalone Mode</w:t>
        </w:r>
      </w:fldSimple>
      <w:r w:rsidR="000B5D92">
        <w:t xml:space="preserve"> on page </w:t>
      </w:r>
      <w:r>
        <w:fldChar w:fldCharType="begin"/>
      </w:r>
      <w:r w:rsidR="000B5D92">
        <w:instrText xml:space="preserve"> PAGEREF _Ref228874802 \h </w:instrText>
      </w:r>
      <w:r>
        <w:fldChar w:fldCharType="separate"/>
      </w:r>
      <w:r w:rsidR="00C66417">
        <w:rPr>
          <w:noProof/>
        </w:rPr>
        <w:t>37</w:t>
      </w:r>
      <w:r>
        <w:fldChar w:fldCharType="end"/>
      </w:r>
      <w:r w:rsidR="000B5D92">
        <w:t>.</w:t>
      </w:r>
    </w:p>
    <w:p w:rsidR="003D6707" w:rsidRDefault="00D42559" w:rsidP="003D6707">
      <w:pPr>
        <w:pStyle w:val="ListBullet"/>
      </w:pPr>
      <w:fldSimple w:instr=" REF _Ref228874871 \h  \* MERGEFORMAT ">
        <w:r w:rsidR="00C66417" w:rsidRPr="00C66417">
          <w:rPr>
            <w:i/>
            <w:color w:val="0000FF"/>
          </w:rPr>
          <w:t>Configuring the CGMM Tool</w:t>
        </w:r>
      </w:fldSimple>
      <w:r w:rsidR="000B5D92">
        <w:t xml:space="preserve"> on page </w:t>
      </w:r>
      <w:r>
        <w:fldChar w:fldCharType="begin"/>
      </w:r>
      <w:r w:rsidR="000B5D92">
        <w:instrText xml:space="preserve"> PAGEREF _Ref228874871 \h </w:instrText>
      </w:r>
      <w:r>
        <w:fldChar w:fldCharType="separate"/>
      </w:r>
      <w:r w:rsidR="00C66417">
        <w:rPr>
          <w:noProof/>
        </w:rPr>
        <w:t>37</w:t>
      </w:r>
      <w:r>
        <w:fldChar w:fldCharType="end"/>
      </w:r>
      <w:r w:rsidR="003D6707">
        <w:t>.</w:t>
      </w:r>
    </w:p>
    <w:p w:rsidR="003D6707" w:rsidRDefault="003D6707" w:rsidP="003D6707">
      <w:pPr>
        <w:pStyle w:val="Heading2"/>
      </w:pPr>
      <w:bookmarkStart w:id="200" w:name="_Ref227549117"/>
      <w:bookmarkStart w:id="201" w:name="_Toc228875168"/>
      <w:r>
        <w:t>Overview</w:t>
      </w:r>
      <w:bookmarkEnd w:id="200"/>
      <w:bookmarkEnd w:id="201"/>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D42559">
        <w:fldChar w:fldCharType="begin"/>
      </w:r>
      <w:r>
        <w:instrText xml:space="preserve"> XE "</w:instrText>
      </w:r>
      <w:r w:rsidRPr="009452B0">
        <w:instrText>CGMM Tool</w:instrText>
      </w:r>
      <w:r>
        <w:instrText xml:space="preserve">" </w:instrText>
      </w:r>
      <w:r w:rsidR="00D42559">
        <w:fldChar w:fldCharType="end"/>
      </w:r>
      <w:r w:rsidR="00D42559">
        <w:fldChar w:fldCharType="begin"/>
      </w:r>
      <w:r>
        <w:instrText xml:space="preserve"> XE "</w:instrText>
      </w:r>
      <w:r w:rsidRPr="009E1A6A">
        <w:instrText>overview:CGMM Tool</w:instrText>
      </w:r>
      <w:r>
        <w:instrText xml:space="preserve">" </w:instrText>
      </w:r>
      <w:r w:rsidR="00D42559">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C66417" w:rsidRPr="00C66417">
          <w:rPr>
            <w:i/>
            <w:color w:val="0000FF"/>
          </w:rPr>
          <w:t>Chapter 2</w:t>
        </w:r>
      </w:fldSimple>
      <w:r w:rsidRPr="003D6707">
        <w:rPr>
          <w:i/>
          <w:color w:val="0000FF"/>
        </w:rPr>
        <w:t xml:space="preserve">, </w:t>
      </w:r>
      <w:fldSimple w:instr=" REF _Ref214266781 \h  \* MERGEFORMAT ">
        <w:r w:rsidR="00C66417" w:rsidRPr="00C66417">
          <w:rPr>
            <w:i/>
            <w:color w:val="0000FF"/>
          </w:rPr>
          <w:t>Using the CGMM API</w:t>
        </w:r>
      </w:fldSimple>
      <w:r>
        <w:t xml:space="preserve"> beginning on page </w:t>
      </w:r>
      <w:r w:rsidR="00D42559">
        <w:fldChar w:fldCharType="begin"/>
      </w:r>
      <w:r>
        <w:instrText xml:space="preserve"> PAGEREF _Ref214266781 \h </w:instrText>
      </w:r>
      <w:r w:rsidR="00D42559">
        <w:fldChar w:fldCharType="separate"/>
      </w:r>
      <w:r w:rsidR="00C66417">
        <w:rPr>
          <w:noProof/>
        </w:rPr>
        <w:t>10</w:t>
      </w:r>
      <w:r w:rsidR="00D42559">
        <w:fldChar w:fldCharType="end"/>
      </w:r>
      <w:r>
        <w:t>,</w:t>
      </w:r>
    </w:p>
    <w:p w:rsidR="007F537F" w:rsidRDefault="007F537F" w:rsidP="007F537F">
      <w:pPr>
        <w:pStyle w:val="Heading2"/>
      </w:pPr>
      <w:bookmarkStart w:id="202" w:name="_Ref227549134"/>
      <w:bookmarkStart w:id="203" w:name="_Ref227549137"/>
      <w:bookmarkStart w:id="204" w:name="_Toc228875169"/>
      <w:r w:rsidRPr="00EA116B">
        <w:t>Default Behavior</w:t>
      </w:r>
      <w:bookmarkEnd w:id="202"/>
      <w:bookmarkEnd w:id="203"/>
      <w:bookmarkEnd w:id="204"/>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D42559">
        <w:fldChar w:fldCharType="begin"/>
      </w:r>
      <w:r w:rsidR="00EA116B">
        <w:instrText xml:space="preserve"> XE "</w:instrText>
      </w:r>
      <w:r w:rsidR="00EA116B" w:rsidRPr="000A2B02">
        <w:instrText>CGMM Tool:default behavior</w:instrText>
      </w:r>
      <w:r w:rsidR="00EA116B">
        <w:instrText xml:space="preserve">" </w:instrText>
      </w:r>
      <w:r w:rsidR="00D42559">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205" w:name="_Ref227549152"/>
      <w:bookmarkStart w:id="206" w:name="_Ref227549154"/>
      <w:bookmarkStart w:id="207" w:name="_Toc228875170"/>
      <w:r>
        <w:lastRenderedPageBreak/>
        <w:t xml:space="preserve">Default Behavior </w:t>
      </w:r>
      <w:r w:rsidR="007A59B0">
        <w:t>Workflows</w:t>
      </w:r>
      <w:r w:rsidR="001B5B9D">
        <w:t>/Scenarios</w:t>
      </w:r>
      <w:bookmarkEnd w:id="205"/>
      <w:bookmarkEnd w:id="206"/>
      <w:bookmarkEnd w:id="207"/>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D42559">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D42559">
        <w:fldChar w:fldCharType="end"/>
      </w:r>
      <w:r w:rsidR="00D42559">
        <w:fldChar w:fldCharType="begin"/>
      </w:r>
      <w:r w:rsidR="00A14535">
        <w:instrText xml:space="preserve"> XE "</w:instrText>
      </w:r>
      <w:r w:rsidR="00A14535" w:rsidRPr="009452B0">
        <w:instrText>workflow for CGMM tool</w:instrText>
      </w:r>
      <w:r w:rsidR="00A14535">
        <w:instrText xml:space="preserve">" </w:instrText>
      </w:r>
      <w:r w:rsidR="00D42559">
        <w:fldChar w:fldCharType="end"/>
      </w:r>
      <w:r w:rsidR="00D42559">
        <w:fldChar w:fldCharType="begin"/>
      </w:r>
      <w:r w:rsidR="00A14535">
        <w:instrText xml:space="preserve"> XE "</w:instrText>
      </w:r>
      <w:r w:rsidR="00A14535" w:rsidRPr="009452B0">
        <w:instrText>migration process</w:instrText>
      </w:r>
      <w:r w:rsidR="00A14535">
        <w:instrText xml:space="preserve">" </w:instrText>
      </w:r>
      <w:r w:rsidR="00D42559">
        <w:fldChar w:fldCharType="end"/>
      </w:r>
      <w:r w:rsidR="00D42559">
        <w:fldChar w:fldCharType="begin"/>
      </w:r>
      <w:r w:rsidR="00A14535">
        <w:instrText xml:space="preserve"> XE "</w:instrText>
      </w:r>
      <w:r w:rsidR="00A14535" w:rsidRPr="009452B0">
        <w:instrText>user migration process</w:instrText>
      </w:r>
      <w:r w:rsidR="00A14535">
        <w:instrText xml:space="preserve">" </w:instrText>
      </w:r>
      <w:r w:rsidR="00D42559">
        <w:fldChar w:fldCharType="end"/>
      </w:r>
      <w:r w:rsidR="00D42559">
        <w:fldChar w:fldCharType="begin"/>
      </w:r>
      <w:r w:rsidR="00EA116B">
        <w:instrText xml:space="preserve"> XE "</w:instrText>
      </w:r>
      <w:r w:rsidR="00EA116B" w:rsidRPr="00565C06">
        <w:instrText>default CGMM scenarios</w:instrText>
      </w:r>
      <w:r w:rsidR="00EA116B">
        <w:instrText xml:space="preserve">" </w:instrText>
      </w:r>
      <w:r w:rsidR="00D42559">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D42559">
        <w:fldChar w:fldCharType="begin"/>
      </w:r>
      <w:r>
        <w:instrText xml:space="preserve"> REF _Ref214260413 \h </w:instrText>
      </w:r>
      <w:r w:rsidR="00D42559">
        <w:fldChar w:fldCharType="separate"/>
      </w:r>
      <w:r w:rsidR="00C66417">
        <w:t xml:space="preserve">Figure </w:t>
      </w:r>
      <w:r w:rsidR="00C66417">
        <w:rPr>
          <w:noProof/>
        </w:rPr>
        <w:t>4</w:t>
      </w:r>
      <w:r w:rsidR="00C66417">
        <w:noBreakHyphen/>
      </w:r>
      <w:r w:rsidR="00C66417">
        <w:rPr>
          <w:noProof/>
        </w:rPr>
        <w:t>1</w:t>
      </w:r>
      <w:r w:rsidR="00D42559">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08" w:name="_Ref214260413"/>
      <w:r>
        <w:t xml:space="preserve">Figure </w:t>
      </w:r>
      <w:fldSimple w:instr=" STYLEREF 1 \s ">
        <w:r w:rsidR="00C66417">
          <w:rPr>
            <w:noProof/>
          </w:rPr>
          <w:t>4</w:t>
        </w:r>
      </w:fldSimple>
      <w:r w:rsidR="005F14C9">
        <w:noBreakHyphen/>
      </w:r>
      <w:fldSimple w:instr=" SEQ Figure \* ARABIC \s 1 ">
        <w:r w:rsidR="00C66417">
          <w:rPr>
            <w:noProof/>
          </w:rPr>
          <w:t>1</w:t>
        </w:r>
      </w:fldSimple>
      <w:bookmarkEnd w:id="208"/>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209" w:name="_Toc228875171"/>
      <w:r>
        <w:lastRenderedPageBreak/>
        <w:t>Default Behavior</w:t>
      </w:r>
      <w:r w:rsidR="007A59B0">
        <w:t xml:space="preserve"> </w:t>
      </w:r>
      <w:r w:rsidR="00C34D06">
        <w:t>Scenario</w:t>
      </w:r>
      <w:r w:rsidR="007A59B0">
        <w:t xml:space="preserve"> 1: User Logs In with CSM Account</w:t>
      </w:r>
      <w:bookmarkEnd w:id="209"/>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D42559">
        <w:fldChar w:fldCharType="begin"/>
      </w:r>
      <w:r w:rsidR="00A14535">
        <w:instrText xml:space="preserve"> XE "</w:instrText>
      </w:r>
      <w:r w:rsidR="00A14535" w:rsidRPr="004F7503">
        <w:instrText>user login:CSM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using CSM login</w:instrText>
      </w:r>
      <w:r w:rsidR="00A14535">
        <w:instrText xml:space="preserve">" </w:instrText>
      </w:r>
      <w:r w:rsidR="00D42559">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D42559">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D42559">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D42559">
        <w:fldChar w:fldCharType="begin"/>
      </w:r>
      <w:r w:rsidR="00A14535">
        <w:instrText xml:space="preserve"> XE "migrate:</w:instrText>
      </w:r>
      <w:r w:rsidR="00A14535" w:rsidRPr="009452B0">
        <w:instrText>CSM account</w:instrText>
      </w:r>
      <w:r w:rsidR="00A14535">
        <w:instrText xml:space="preserve">" </w:instrText>
      </w:r>
      <w:r w:rsidR="00D42559">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5</w:t>
        </w:r>
      </w:fldSimple>
      <w:r>
        <w:t xml:space="preserve"> Migration Complete Page</w:t>
      </w:r>
    </w:p>
    <w:p w:rsidR="00BD1E09" w:rsidRDefault="00D42559"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10" w:name="_Ref214261905"/>
      <w:bookmarkStart w:id="211" w:name="_Ref227549957"/>
      <w:r>
        <w:t xml:space="preserve">Figure </w:t>
      </w:r>
      <w:fldSimple w:instr=" STYLEREF 1 \s ">
        <w:r w:rsidR="00C66417">
          <w:rPr>
            <w:noProof/>
          </w:rPr>
          <w:t>4</w:t>
        </w:r>
      </w:fldSimple>
      <w:r w:rsidR="005F14C9">
        <w:noBreakHyphen/>
      </w:r>
      <w:fldSimple w:instr=" SEQ Figure \* ARABIC \s 1 ">
        <w:r w:rsidR="00C66417">
          <w:rPr>
            <w:noProof/>
          </w:rPr>
          <w:t>6</w:t>
        </w:r>
      </w:fldSimple>
      <w:bookmarkEnd w:id="210"/>
      <w:r w:rsidR="00662F70">
        <w:t xml:space="preserve"> </w:t>
      </w:r>
      <w:r>
        <w:t>Host Application User Home Page</w:t>
      </w:r>
      <w:r w:rsidR="00662F70">
        <w:t xml:space="preserve"> (migration complete)</w:t>
      </w:r>
      <w:bookmarkEnd w:id="211"/>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D42559">
        <w:fldChar w:fldCharType="begin"/>
      </w:r>
      <w:r w:rsidR="00070291">
        <w:instrText xml:space="preserve"> XE "</w:instrText>
      </w:r>
      <w:r w:rsidR="00070291" w:rsidRPr="00E34E5C">
        <w:instrText>caGrid account:create new</w:instrText>
      </w:r>
      <w:r w:rsidR="00070291">
        <w:instrText xml:space="preserve">" </w:instrText>
      </w:r>
      <w:r w:rsidR="00D42559">
        <w:fldChar w:fldCharType="end"/>
      </w:r>
      <w:r w:rsidR="00D42559">
        <w:fldChar w:fldCharType="begin"/>
      </w:r>
      <w:r w:rsidR="00A14535">
        <w:instrText xml:space="preserve"> XE "</w:instrText>
      </w:r>
      <w:r w:rsidR="00A14535" w:rsidRPr="004F7503">
        <w:instrText>user login:CSM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using CSM login</w:instrText>
      </w:r>
      <w:r w:rsidR="00A14535">
        <w:instrText xml:space="preserve">" </w:instrText>
      </w:r>
      <w:r w:rsidR="00D42559">
        <w:fldChar w:fldCharType="end"/>
      </w:r>
      <w:r w:rsidR="00D42559">
        <w:fldChar w:fldCharType="begin"/>
      </w:r>
      <w:r w:rsidR="00A14535">
        <w:instrText xml:space="preserve"> XE "</w:instrText>
      </w:r>
      <w:r w:rsidR="00A14535" w:rsidRPr="009452B0">
        <w:instrText>create caGrid account</w:instrText>
      </w:r>
      <w:r w:rsidR="00A14535">
        <w:instrText xml:space="preserve">" </w:instrText>
      </w:r>
      <w:r w:rsidR="00D42559">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D42559">
        <w:fldChar w:fldCharType="begin"/>
      </w:r>
      <w:r>
        <w:instrText xml:space="preserve"> XE "</w:instrText>
      </w:r>
      <w:r w:rsidRPr="009452B0">
        <w:instrText>migrate</w:instrText>
      </w:r>
      <w:r>
        <w:instrText>:</w:instrText>
      </w:r>
      <w:r w:rsidRPr="009452B0">
        <w:instrText>to new Grid account</w:instrText>
      </w:r>
      <w:r>
        <w:instrText xml:space="preserve">" </w:instrText>
      </w:r>
      <w:r w:rsidR="00D42559">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D42559">
        <w:fldChar w:fldCharType="begin"/>
      </w:r>
      <w:r w:rsidR="00583530">
        <w:instrText xml:space="preserve"> XE "migrate:</w:instrText>
      </w:r>
      <w:r w:rsidR="00583530" w:rsidRPr="009452B0">
        <w:instrText>CSM account</w:instrText>
      </w:r>
      <w:r w:rsidR="00583530">
        <w:instrText xml:space="preserve">" </w:instrText>
      </w:r>
      <w:r w:rsidR="00D42559">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C66417">
          <w:rPr>
            <w:noProof/>
          </w:rPr>
          <w:t>4</w:t>
        </w:r>
      </w:fldSimple>
      <w:r w:rsidR="005F14C9">
        <w:noBreakHyphen/>
      </w:r>
      <w:fldSimple w:instr=" SEQ Figure \* ARABIC \s 1 ">
        <w:r w:rsidR="00C66417">
          <w:rPr>
            <w:noProof/>
          </w:rPr>
          <w:t>10</w:t>
        </w:r>
      </w:fldSimple>
      <w:r>
        <w:t xml:space="preserve"> Migration </w:t>
      </w:r>
      <w:r w:rsidR="00B01F71">
        <w:t>c</w:t>
      </w:r>
      <w:r>
        <w:t xml:space="preserve">omplete </w:t>
      </w:r>
      <w:r w:rsidR="00B01F71">
        <w:t>p</w:t>
      </w:r>
      <w:r>
        <w:t>age</w:t>
      </w:r>
    </w:p>
    <w:p w:rsidR="00BD1E09" w:rsidRDefault="00D42559"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D42559">
        <w:fldChar w:fldCharType="begin"/>
      </w:r>
      <w:r w:rsidR="00002BC4">
        <w:instrText xml:space="preserve"> REF _Ref214261905 \h </w:instrText>
      </w:r>
      <w:r w:rsidR="00D42559">
        <w:fldChar w:fldCharType="separate"/>
      </w:r>
      <w:r w:rsidR="00C66417">
        <w:t xml:space="preserve">Figure </w:t>
      </w:r>
      <w:r w:rsidR="00C66417">
        <w:rPr>
          <w:noProof/>
        </w:rPr>
        <w:t>4</w:t>
      </w:r>
      <w:r w:rsidR="00C66417">
        <w:noBreakHyphen/>
      </w:r>
      <w:r w:rsidR="00C66417">
        <w:rPr>
          <w:noProof/>
        </w:rPr>
        <w:t>6</w:t>
      </w:r>
      <w:r w:rsidR="00D42559">
        <w:fldChar w:fldCharType="end"/>
      </w:r>
      <w:r w:rsidR="00002BC4">
        <w:t xml:space="preserve"> </w:t>
      </w:r>
      <w:r w:rsidR="00BD1E09">
        <w:t xml:space="preserve"> on page </w:t>
      </w:r>
      <w:r w:rsidR="00D42559">
        <w:fldChar w:fldCharType="begin"/>
      </w:r>
      <w:r w:rsidR="00BD1E09">
        <w:instrText xml:space="preserve"> PAGEREF _Ref227549957 \h </w:instrText>
      </w:r>
      <w:r w:rsidR="00D42559">
        <w:fldChar w:fldCharType="separate"/>
      </w:r>
      <w:r w:rsidR="00C66417">
        <w:rPr>
          <w:noProof/>
        </w:rPr>
        <w:t>26</w:t>
      </w:r>
      <w:r w:rsidR="00D42559">
        <w:fldChar w:fldCharType="end"/>
      </w:r>
      <w:r w:rsidR="00002BC4">
        <w:t>)</w:t>
      </w:r>
      <w:r w:rsidRPr="007A59B0">
        <w:t xml:space="preserve">. </w:t>
      </w:r>
    </w:p>
    <w:p w:rsidR="007A59B0" w:rsidRDefault="001B5B9D" w:rsidP="001B5B9D">
      <w:pPr>
        <w:pStyle w:val="Heading3"/>
      </w:pPr>
      <w:bookmarkStart w:id="212" w:name="_Toc228875172"/>
      <w:r>
        <w:t>Default Behavior</w:t>
      </w:r>
      <w:r w:rsidR="007A59B0">
        <w:t xml:space="preserve"> </w:t>
      </w:r>
      <w:r w:rsidR="00C34D06">
        <w:t>Scenario</w:t>
      </w:r>
      <w:r w:rsidR="007A59B0">
        <w:t xml:space="preserve"> 2: User Logs In with caGrid Account</w:t>
      </w:r>
      <w:bookmarkEnd w:id="212"/>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D42559">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D42559">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D42559">
        <w:fldChar w:fldCharType="begin"/>
      </w:r>
      <w:r w:rsidR="00BD1E09">
        <w:instrText xml:space="preserve"> REF _Ref214261905 \h </w:instrText>
      </w:r>
      <w:r w:rsidR="00D42559">
        <w:fldChar w:fldCharType="separate"/>
      </w:r>
      <w:r w:rsidR="00C66417">
        <w:t xml:space="preserve">Figure </w:t>
      </w:r>
      <w:r w:rsidR="00C66417">
        <w:rPr>
          <w:noProof/>
        </w:rPr>
        <w:t>4</w:t>
      </w:r>
      <w:r w:rsidR="00C66417">
        <w:noBreakHyphen/>
      </w:r>
      <w:r w:rsidR="00C66417">
        <w:rPr>
          <w:noProof/>
        </w:rPr>
        <w:t>6</w:t>
      </w:r>
      <w:r w:rsidR="00D42559">
        <w:fldChar w:fldCharType="end"/>
      </w:r>
      <w:r w:rsidR="00BD1E09">
        <w:t xml:space="preserve">  on page </w:t>
      </w:r>
      <w:r w:rsidR="00D42559">
        <w:fldChar w:fldCharType="begin"/>
      </w:r>
      <w:r w:rsidR="00BD1E09">
        <w:instrText xml:space="preserve"> PAGEREF _Ref227549957 \h </w:instrText>
      </w:r>
      <w:r w:rsidR="00D42559">
        <w:fldChar w:fldCharType="separate"/>
      </w:r>
      <w:r w:rsidR="00C66417">
        <w:rPr>
          <w:noProof/>
        </w:rPr>
        <w:t>26</w:t>
      </w:r>
      <w:r w:rsidR="00D42559">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D42559">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D42559">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D42559">
        <w:fldChar w:fldCharType="begin"/>
      </w:r>
      <w:r w:rsidR="00A14535">
        <w:instrText xml:space="preserve"> XE "migrate:</w:instrText>
      </w:r>
      <w:r w:rsidR="00A14535" w:rsidRPr="009452B0">
        <w:instrText>without CSM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create CSM account</w:instrText>
      </w:r>
      <w:r w:rsidR="00A14535">
        <w:instrText xml:space="preserve">" </w:instrText>
      </w:r>
      <w:r w:rsidR="00D42559">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213" w:name="_Toc227462455"/>
      <w:bookmarkStart w:id="214" w:name="_Ref227549165"/>
      <w:bookmarkStart w:id="215" w:name="_Ref227549168"/>
      <w:bookmarkStart w:id="216" w:name="_Toc228875173"/>
      <w:r w:rsidRPr="001D6940">
        <w:t>Alternate Behavior</w:t>
      </w:r>
      <w:bookmarkEnd w:id="213"/>
      <w:bookmarkEnd w:id="214"/>
      <w:bookmarkEnd w:id="215"/>
      <w:bookmarkEnd w:id="216"/>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D42559">
        <w:fldChar w:fldCharType="begin"/>
      </w:r>
      <w:r w:rsidR="00EA116B">
        <w:instrText xml:space="preserve"> XE "</w:instrText>
      </w:r>
      <w:r w:rsidR="00EA116B" w:rsidRPr="007457D3">
        <w:instrText>CGMM Tool:alternate behavior</w:instrText>
      </w:r>
      <w:r w:rsidR="00EA116B">
        <w:instrText xml:space="preserve">" </w:instrText>
      </w:r>
      <w:r w:rsidR="00D42559">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217" w:name="_Toc227462456"/>
    </w:p>
    <w:p w:rsidR="001B5B9D" w:rsidRDefault="001B5B9D" w:rsidP="00082ED6">
      <w:pPr>
        <w:pStyle w:val="Heading2"/>
        <w:keepLines/>
      </w:pPr>
      <w:bookmarkStart w:id="218" w:name="_Ref227549178"/>
      <w:bookmarkStart w:id="219" w:name="_Ref227549182"/>
      <w:bookmarkStart w:id="220" w:name="_Toc228875174"/>
      <w:r>
        <w:lastRenderedPageBreak/>
        <w:t>Alternate Behavior Workflows</w:t>
      </w:r>
      <w:bookmarkEnd w:id="217"/>
      <w:r w:rsidR="009A23CB">
        <w:t>/Scenarios</w:t>
      </w:r>
      <w:bookmarkEnd w:id="218"/>
      <w:bookmarkEnd w:id="219"/>
      <w:bookmarkEnd w:id="220"/>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D42559">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D42559">
        <w:fldChar w:fldCharType="end"/>
      </w:r>
      <w:r w:rsidR="00D42559">
        <w:fldChar w:fldCharType="begin"/>
      </w:r>
      <w:r w:rsidR="00EA116B">
        <w:instrText xml:space="preserve"> XE "</w:instrText>
      </w:r>
      <w:r w:rsidR="00EA116B" w:rsidRPr="009452B0">
        <w:instrText>workflow for CGMM tool</w:instrText>
      </w:r>
      <w:r w:rsidR="00EA116B">
        <w:instrText xml:space="preserve">" </w:instrText>
      </w:r>
      <w:r w:rsidR="00D42559">
        <w:fldChar w:fldCharType="end"/>
      </w:r>
      <w:r w:rsidR="00D42559">
        <w:fldChar w:fldCharType="begin"/>
      </w:r>
      <w:r w:rsidR="00EA116B">
        <w:instrText xml:space="preserve"> XE "</w:instrText>
      </w:r>
      <w:r w:rsidR="00EA116B" w:rsidRPr="009452B0">
        <w:instrText>migration process</w:instrText>
      </w:r>
      <w:r w:rsidR="00EA116B">
        <w:instrText xml:space="preserve">" </w:instrText>
      </w:r>
      <w:r w:rsidR="00D42559">
        <w:fldChar w:fldCharType="end"/>
      </w:r>
      <w:r w:rsidR="00D42559">
        <w:fldChar w:fldCharType="begin"/>
      </w:r>
      <w:r w:rsidR="00EA116B">
        <w:instrText xml:space="preserve"> XE "</w:instrText>
      </w:r>
      <w:r w:rsidR="00EA116B" w:rsidRPr="009452B0">
        <w:instrText>user migration process</w:instrText>
      </w:r>
      <w:r w:rsidR="00EA116B">
        <w:instrText xml:space="preserve">" </w:instrText>
      </w:r>
      <w:r w:rsidR="00D42559">
        <w:fldChar w:fldCharType="end"/>
      </w:r>
      <w:r w:rsidR="00D42559">
        <w:fldChar w:fldCharType="begin"/>
      </w:r>
      <w:r w:rsidR="00EA116B">
        <w:instrText xml:space="preserve"> XE "alternate</w:instrText>
      </w:r>
      <w:r w:rsidR="00EA116B" w:rsidRPr="00565C06">
        <w:instrText xml:space="preserve"> CGMM scenarios</w:instrText>
      </w:r>
      <w:r w:rsidR="00EA116B">
        <w:instrText xml:space="preserve">" </w:instrText>
      </w:r>
      <w:r w:rsidR="00D42559">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D42559">
        <w:fldChar w:fldCharType="begin"/>
      </w:r>
      <w:r>
        <w:instrText xml:space="preserve"> REF _Ref227550943 \h </w:instrText>
      </w:r>
      <w:r w:rsidR="00D42559">
        <w:fldChar w:fldCharType="separate"/>
      </w:r>
      <w:r w:rsidR="00C66417">
        <w:t xml:space="preserve">Figure </w:t>
      </w:r>
      <w:r w:rsidR="00C66417">
        <w:rPr>
          <w:noProof/>
        </w:rPr>
        <w:t>4</w:t>
      </w:r>
      <w:r w:rsidR="00C66417">
        <w:noBreakHyphen/>
      </w:r>
      <w:r w:rsidR="00C66417">
        <w:rPr>
          <w:noProof/>
        </w:rPr>
        <w:t>17</w:t>
      </w:r>
      <w:r w:rsidR="00D42559">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221" w:name="_Ref227550943"/>
      <w:r>
        <w:t xml:space="preserve">Figure </w:t>
      </w:r>
      <w:fldSimple w:instr=" STYLEREF 1 \s ">
        <w:r w:rsidR="00C66417">
          <w:rPr>
            <w:noProof/>
          </w:rPr>
          <w:t>4</w:t>
        </w:r>
      </w:fldSimple>
      <w:r w:rsidR="005F14C9">
        <w:noBreakHyphen/>
      </w:r>
      <w:fldSimple w:instr=" SEQ Figure \* ARABIC \s 1 ">
        <w:r w:rsidR="00C66417">
          <w:rPr>
            <w:noProof/>
          </w:rPr>
          <w:t>17</w:t>
        </w:r>
      </w:fldSimple>
      <w:bookmarkEnd w:id="221"/>
      <w:r>
        <w:t xml:space="preserve"> </w:t>
      </w:r>
      <w:r w:rsidRPr="00800F5C">
        <w:t>CGMM Home page (alternate behavior)</w:t>
      </w:r>
    </w:p>
    <w:p w:rsidR="001B5B9D" w:rsidRDefault="001B5B9D" w:rsidP="001B5B9D">
      <w:pPr>
        <w:pStyle w:val="Heading3"/>
      </w:pPr>
      <w:bookmarkStart w:id="222" w:name="_Toc228875175"/>
      <w:r>
        <w:t>Alternate Behavior Scenario 1: User Logs In with CSM Account</w:t>
      </w:r>
      <w:bookmarkEnd w:id="222"/>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D42559">
        <w:fldChar w:fldCharType="begin"/>
      </w:r>
      <w:r w:rsidR="00EA116B">
        <w:instrText xml:space="preserve"> XE "</w:instrText>
      </w:r>
      <w:r w:rsidR="00EA116B" w:rsidRPr="00DB20B6">
        <w:instrText>user login::CSM account</w:instrText>
      </w:r>
      <w:r w:rsidR="00EA116B">
        <w:instrText xml:space="preserve">" </w:instrText>
      </w:r>
      <w:r w:rsidR="00D42559">
        <w:fldChar w:fldCharType="end"/>
      </w:r>
      <w:r w:rsidR="00D42559">
        <w:fldChar w:fldCharType="begin"/>
      </w:r>
      <w:r w:rsidR="00EA116B">
        <w:instrText xml:space="preserve"> XE "</w:instrText>
      </w:r>
      <w:r w:rsidR="00EA116B" w:rsidRPr="00565C06">
        <w:instrText>using CSM login</w:instrText>
      </w:r>
      <w:r w:rsidR="00EA116B">
        <w:instrText xml:space="preserve">" </w:instrText>
      </w:r>
      <w:r w:rsidR="00D42559">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223" w:name="OLE_LINK1"/>
      <w:bookmarkStart w:id="224"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18</w:t>
        </w:r>
      </w:fldSimple>
      <w:r>
        <w:t xml:space="preserve"> </w:t>
      </w:r>
      <w:r w:rsidRPr="003F21A4">
        <w:t>CSM Login success page / Grid Login Page</w:t>
      </w:r>
    </w:p>
    <w:p w:rsidR="001B5B9D" w:rsidRDefault="001B5B9D" w:rsidP="001B5B9D">
      <w:pPr>
        <w:pStyle w:val="Heading4"/>
      </w:pPr>
      <w:bookmarkStart w:id="225" w:name="_Toc227462458"/>
      <w:bookmarkEnd w:id="223"/>
      <w:bookmarkEnd w:id="224"/>
      <w:r>
        <w:t>Alternate Behavior Scenario 1</w:t>
      </w:r>
      <w:r w:rsidR="00977318">
        <w:t>-a: User H</w:t>
      </w:r>
      <w:r>
        <w:t>as caGrid Account</w:t>
      </w:r>
      <w:bookmarkEnd w:id="225"/>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D42559">
        <w:fldChar w:fldCharType="begin"/>
      </w:r>
      <w:r w:rsidR="00EA116B">
        <w:instrText xml:space="preserve"> XE "</w:instrText>
      </w:r>
      <w:r w:rsidR="00EA116B" w:rsidRPr="00565C06">
        <w:instrText>using caGrid login</w:instrText>
      </w:r>
      <w:r w:rsidR="00EA116B">
        <w:instrText xml:space="preserve">" </w:instrText>
      </w:r>
      <w:r w:rsidR="00D42559">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D42559">
        <w:fldChar w:fldCharType="begin"/>
      </w:r>
      <w:r w:rsidR="00EA116B">
        <w:instrText xml:space="preserve"> XE "</w:instrText>
      </w:r>
      <w:r w:rsidR="00EA116B" w:rsidRPr="00C121BF">
        <w:instrText>migrate:CSM account</w:instrText>
      </w:r>
      <w:r w:rsidR="00EA116B">
        <w:instrText xml:space="preserve">" </w:instrText>
      </w:r>
      <w:r w:rsidR="00D42559">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C66417">
          <w:rPr>
            <w:noProof/>
          </w:rPr>
          <w:t>4</w:t>
        </w:r>
      </w:fldSimple>
      <w:r w:rsidR="005F14C9">
        <w:noBreakHyphen/>
      </w:r>
      <w:fldSimple w:instr=" SEQ Figure \* ARABIC \s 1 ">
        <w:r w:rsidR="00C66417">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D42559">
        <w:fldChar w:fldCharType="begin"/>
      </w:r>
      <w:r w:rsidR="00EA116B">
        <w:instrText xml:space="preserve"> XE "</w:instrText>
      </w:r>
      <w:r w:rsidR="00EA116B" w:rsidRPr="00E867CA">
        <w:instrText>host application:login after migration</w:instrText>
      </w:r>
      <w:r w:rsidR="00EA116B">
        <w:instrText xml:space="preserve">" </w:instrText>
      </w:r>
      <w:r w:rsidR="00D42559">
        <w:fldChar w:fldCharType="end"/>
      </w:r>
      <w:r w:rsidR="00D42559">
        <w:fldChar w:fldCharType="begin"/>
      </w:r>
      <w:r w:rsidR="00EA116B">
        <w:instrText xml:space="preserve"> XE "</w:instrText>
      </w:r>
      <w:r w:rsidR="00EA116B" w:rsidRPr="000B20B5">
        <w:instrText>user login:after migration</w:instrText>
      </w:r>
      <w:r w:rsidR="00EA116B">
        <w:instrText xml:space="preserve">" </w:instrText>
      </w:r>
      <w:r w:rsidR="00D42559">
        <w:fldChar w:fldCharType="end"/>
      </w:r>
    </w:p>
    <w:p w:rsidR="001B5B9D" w:rsidRPr="00B9628E" w:rsidRDefault="00977318" w:rsidP="00977318">
      <w:pPr>
        <w:pStyle w:val="Heading4"/>
      </w:pPr>
      <w:bookmarkStart w:id="226" w:name="_Toc227462459"/>
      <w:r>
        <w:t>Alternate Behavior Scenario 1-b: User Does Not Have a caGrid A</w:t>
      </w:r>
      <w:r w:rsidR="001B5B9D">
        <w:t>ccount</w:t>
      </w:r>
      <w:bookmarkEnd w:id="226"/>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D42559">
        <w:fldChar w:fldCharType="begin"/>
      </w:r>
      <w:r w:rsidR="00F45461">
        <w:instrText xml:space="preserve"> REF _Ref227551353 \h </w:instrText>
      </w:r>
      <w:r w:rsidR="00D42559">
        <w:fldChar w:fldCharType="separate"/>
      </w:r>
      <w:r w:rsidR="00C66417">
        <w:t xml:space="preserve">Figure </w:t>
      </w:r>
      <w:r w:rsidR="00C66417">
        <w:rPr>
          <w:noProof/>
        </w:rPr>
        <w:t>4</w:t>
      </w:r>
      <w:r w:rsidR="00C66417">
        <w:noBreakHyphen/>
      </w:r>
      <w:r w:rsidR="00C66417">
        <w:rPr>
          <w:noProof/>
        </w:rPr>
        <w:t>22</w:t>
      </w:r>
      <w:r w:rsidR="00D42559">
        <w:fldChar w:fldCharType="end"/>
      </w:r>
      <w:r w:rsidR="00F45461">
        <w:t xml:space="preserve"> below</w:t>
      </w:r>
      <w:r w:rsidR="001B5B9D">
        <w:t>.</w:t>
      </w:r>
      <w:r w:rsidR="00EA116B">
        <w:t xml:space="preserve"> </w:t>
      </w:r>
      <w:r w:rsidR="00D42559">
        <w:fldChar w:fldCharType="begin"/>
      </w:r>
      <w:r w:rsidR="00EA116B">
        <w:instrText xml:space="preserve"> XE "</w:instrText>
      </w:r>
      <w:r w:rsidR="00EA116B" w:rsidRPr="000435D8">
        <w:instrText>caGrid account:create new</w:instrText>
      </w:r>
      <w:r w:rsidR="00EA116B">
        <w:instrText xml:space="preserve">" </w:instrText>
      </w:r>
      <w:r w:rsidR="00D42559">
        <w:fldChar w:fldCharType="end"/>
      </w:r>
      <w:r w:rsidR="00D42559">
        <w:fldChar w:fldCharType="begin"/>
      </w:r>
      <w:r w:rsidR="00EA116B">
        <w:instrText xml:space="preserve"> XE "</w:instrText>
      </w:r>
      <w:r w:rsidR="00EA116B" w:rsidRPr="005B2107">
        <w:instrText>user login:CSM account</w:instrText>
      </w:r>
      <w:r w:rsidR="00EA116B">
        <w:instrText xml:space="preserve">" </w:instrText>
      </w:r>
      <w:r w:rsidR="00D42559">
        <w:fldChar w:fldCharType="end"/>
      </w:r>
      <w:r w:rsidR="00D42559">
        <w:fldChar w:fldCharType="begin"/>
      </w:r>
      <w:r w:rsidR="00EA116B">
        <w:instrText xml:space="preserve"> XE "</w:instrText>
      </w:r>
      <w:r w:rsidR="00EA116B" w:rsidRPr="00565C06">
        <w:instrText>using CSM login</w:instrText>
      </w:r>
      <w:r w:rsidR="00EA116B">
        <w:instrText xml:space="preserve">" </w:instrText>
      </w:r>
      <w:r w:rsidR="00D42559">
        <w:fldChar w:fldCharType="end"/>
      </w:r>
      <w:r w:rsidR="00D42559">
        <w:fldChar w:fldCharType="begin"/>
      </w:r>
      <w:r w:rsidR="00EA116B">
        <w:instrText xml:space="preserve"> XE "</w:instrText>
      </w:r>
      <w:r w:rsidR="00EA116B" w:rsidRPr="00565C06">
        <w:instrText>create caGrid account</w:instrText>
      </w:r>
      <w:r w:rsidR="00EA116B">
        <w:instrText xml:space="preserve">" </w:instrText>
      </w:r>
      <w:r w:rsidR="00D42559">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227" w:name="_Ref227551353"/>
      <w:r>
        <w:t xml:space="preserve">Figure </w:t>
      </w:r>
      <w:fldSimple w:instr=" STYLEREF 1 \s ">
        <w:r w:rsidR="00C66417">
          <w:rPr>
            <w:noProof/>
          </w:rPr>
          <w:t>4</w:t>
        </w:r>
      </w:fldSimple>
      <w:r w:rsidR="005F14C9">
        <w:noBreakHyphen/>
      </w:r>
      <w:fldSimple w:instr=" SEQ Figure \* ARABIC \s 1 ">
        <w:r w:rsidR="00C66417">
          <w:rPr>
            <w:noProof/>
          </w:rPr>
          <w:t>22</w:t>
        </w:r>
      </w:fldSimple>
      <w:bookmarkEnd w:id="227"/>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D42559">
        <w:fldChar w:fldCharType="begin"/>
      </w:r>
      <w:r w:rsidR="00EA116B">
        <w:instrText xml:space="preserve"> XE "</w:instrText>
      </w:r>
      <w:r w:rsidR="00EA116B" w:rsidRPr="00565C06">
        <w:instrText>request new caGrid account</w:instrText>
      </w:r>
      <w:r w:rsidR="00EA116B">
        <w:instrText xml:space="preserve">" </w:instrText>
      </w:r>
      <w:r w:rsidR="00D42559">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D42559">
        <w:fldChar w:fldCharType="begin"/>
      </w:r>
      <w:r w:rsidR="00EA116B">
        <w:instrText xml:space="preserve"> XE "</w:instrText>
      </w:r>
      <w:r w:rsidR="00EA116B" w:rsidRPr="00565C06">
        <w:instrText>email caGrid account request</w:instrText>
      </w:r>
      <w:r w:rsidR="00EA116B">
        <w:instrText xml:space="preserve">" </w:instrText>
      </w:r>
      <w:r w:rsidR="00D42559">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D42559">
        <w:fldChar w:fldCharType="begin"/>
      </w:r>
      <w:r w:rsidR="00EA116B">
        <w:instrText xml:space="preserve"> XE "</w:instrText>
      </w:r>
      <w:r w:rsidR="00EA116B" w:rsidRPr="00C16858">
        <w:instrText>host application:login after account request</w:instrText>
      </w:r>
      <w:r w:rsidR="00EA116B">
        <w:instrText xml:space="preserve">" </w:instrText>
      </w:r>
      <w:r w:rsidR="00D42559">
        <w:fldChar w:fldCharType="end"/>
      </w:r>
      <w:r w:rsidR="00D42559">
        <w:fldChar w:fldCharType="begin"/>
      </w:r>
      <w:r w:rsidR="00EA116B">
        <w:instrText xml:space="preserve"> XE "</w:instrText>
      </w:r>
      <w:r w:rsidR="00EA116B" w:rsidRPr="00AE5706">
        <w:instrText>user login:after caGrid account request</w:instrText>
      </w:r>
      <w:r w:rsidR="00EA116B">
        <w:instrText xml:space="preserve">" </w:instrText>
      </w:r>
      <w:r w:rsidR="00D42559">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228" w:name="_Ref228874802"/>
      <w:bookmarkStart w:id="229" w:name="_Toc228875176"/>
      <w:bookmarkStart w:id="230" w:name="_Ref227549194"/>
      <w:bookmarkStart w:id="231" w:name="_Ref227549196"/>
      <w:r>
        <w:lastRenderedPageBreak/>
        <w:t>Standalone Mode</w:t>
      </w:r>
      <w:bookmarkEnd w:id="228"/>
      <w:bookmarkEnd w:id="229"/>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232" w:name="_Ref228874871"/>
      <w:bookmarkStart w:id="233" w:name="_Toc228875177"/>
      <w:r>
        <w:t>Configuring the CGMM Tool</w:t>
      </w:r>
      <w:bookmarkEnd w:id="232"/>
      <w:bookmarkEnd w:id="233"/>
    </w:p>
    <w:bookmarkEnd w:id="230"/>
    <w:bookmarkEnd w:id="231"/>
    <w:p w:rsidR="002C77AA" w:rsidRDefault="002C77AA" w:rsidP="002C77AA">
      <w:pPr>
        <w:pStyle w:val="BodyText"/>
      </w:pPr>
      <w:r>
        <w:t>CGMM Tool is designed to be customizable to allow host applications to implement the workflows however they decide to do so. The following are the customizations and configurations allowed for the CGMM tool</w:t>
      </w:r>
      <w:r w:rsidR="00444295">
        <w:t>:</w:t>
      </w:r>
      <w:r w:rsidR="00D42559">
        <w:fldChar w:fldCharType="begin"/>
      </w:r>
      <w:r w:rsidR="00A14535">
        <w:instrText xml:space="preserve"> XE "</w:instrText>
      </w:r>
      <w:r w:rsidR="00A14535" w:rsidRPr="009452B0">
        <w:instrText>customize CGMM Tool</w:instrText>
      </w:r>
      <w:r w:rsidR="00A14535">
        <w:instrText xml:space="preserve">" </w:instrText>
      </w:r>
      <w:r w:rsidR="00D42559">
        <w:fldChar w:fldCharType="end"/>
      </w:r>
      <w:r w:rsidR="00D42559">
        <w:fldChar w:fldCharType="begin"/>
      </w:r>
      <w:r w:rsidR="00A14535">
        <w:instrText xml:space="preserve"> XE "</w:instrText>
      </w:r>
      <w:r w:rsidR="00A14535" w:rsidRPr="000E524B">
        <w:instrText>CGMM Tool:customizing</w:instrText>
      </w:r>
      <w:r w:rsidR="00A14535">
        <w:instrText xml:space="preserve">" </w:instrText>
      </w:r>
      <w:r w:rsidR="00D42559">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D42559">
        <w:fldChar w:fldCharType="begin"/>
      </w:r>
      <w:r w:rsidR="00A14535">
        <w:instrText xml:space="preserve"> XE "</w:instrText>
      </w:r>
      <w:r w:rsidR="00A14535" w:rsidRPr="009452B0">
        <w:instrText>SyncGTS</w:instrText>
      </w:r>
      <w:r w:rsidR="00A14535">
        <w:instrText xml:space="preserve">" </w:instrText>
      </w:r>
      <w:r w:rsidR="00D42559">
        <w:fldChar w:fldCharType="end"/>
      </w:r>
    </w:p>
    <w:p w:rsidR="004840F9" w:rsidRPr="002C77AA" w:rsidRDefault="004840F9" w:rsidP="00444295">
      <w:pPr>
        <w:pStyle w:val="BodyTextInden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234" w:name="_Ref227548750"/>
      <w:bookmarkStart w:id="235" w:name="_Toc228875178"/>
      <w:bookmarkStart w:id="236" w:name="_Toc225576193"/>
      <w:bookmarkStart w:id="237" w:name="_Toc227462461"/>
      <w:bookmarkStart w:id="238" w:name="_Ref214266941"/>
      <w:bookmarkStart w:id="239" w:name="_Ref214266943"/>
      <w:r w:rsidRPr="00706CFE">
        <w:lastRenderedPageBreak/>
        <w:t>Integrating CGMM with Container Managed Security</w:t>
      </w:r>
      <w:bookmarkEnd w:id="234"/>
      <w:bookmarkEnd w:id="235"/>
    </w:p>
    <w:bookmarkEnd w:id="236"/>
    <w:bookmarkEnd w:id="237"/>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240" w:name="_Toc228875179"/>
      <w:r>
        <w:t>Overview</w:t>
      </w:r>
      <w:bookmarkEnd w:id="240"/>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C66417" w:rsidRPr="00C66417">
          <w:rPr>
            <w:i/>
            <w:color w:val="0000FF"/>
          </w:rPr>
          <w:t>Configure Container Managed Security (Alternate Behavior)</w:t>
        </w:r>
      </w:fldSimple>
      <w:r w:rsidR="009314C0" w:rsidRPr="001D6940">
        <w:t xml:space="preserve"> on page </w:t>
      </w:r>
      <w:r w:rsidR="00D42559" w:rsidRPr="001D6940">
        <w:fldChar w:fldCharType="begin"/>
      </w:r>
      <w:r w:rsidR="009314C0" w:rsidRPr="001D6940">
        <w:instrText xml:space="preserve"> PAGEREF _Ref227984951 \h </w:instrText>
      </w:r>
      <w:r w:rsidR="00D42559" w:rsidRPr="001D6940">
        <w:fldChar w:fldCharType="separate"/>
      </w:r>
      <w:r w:rsidR="00C66417">
        <w:rPr>
          <w:noProof/>
        </w:rPr>
        <w:t>44</w:t>
      </w:r>
      <w:r w:rsidR="00D42559"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241" w:name="_Toc225648243"/>
      <w:bookmarkStart w:id="242" w:name="_Toc227462463"/>
      <w:bookmarkStart w:id="243" w:name="_Toc228875180"/>
      <w:r w:rsidRPr="00B012B8">
        <w:lastRenderedPageBreak/>
        <w:t>Integration Steps</w:t>
      </w:r>
      <w:bookmarkEnd w:id="241"/>
      <w:bookmarkEnd w:id="242"/>
      <w:bookmarkEnd w:id="243"/>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D42559" w:rsidP="00B012B8">
      <w:pPr>
        <w:pStyle w:val="BodyText"/>
      </w:pPr>
      <w:fldSimple w:instr=" REF _Ref227984677 \r \h  \* MERGEFORMAT ">
        <w:r w:rsidR="00C66417" w:rsidRPr="00C66417">
          <w:rPr>
            <w:i/>
            <w:color w:val="0000FF"/>
          </w:rPr>
          <w:t>Appendix E</w:t>
        </w:r>
      </w:fldSimple>
      <w:r w:rsidR="00B012B8">
        <w:t xml:space="preserve"> on page </w:t>
      </w:r>
      <w:r>
        <w:fldChar w:fldCharType="begin"/>
      </w:r>
      <w:r w:rsidR="00B012B8">
        <w:instrText xml:space="preserve"> PAGEREF _Ref227984681 \h </w:instrText>
      </w:r>
      <w:r>
        <w:fldChar w:fldCharType="separate"/>
      </w:r>
      <w:r w:rsidR="00C66417">
        <w:rPr>
          <w:noProof/>
        </w:rPr>
        <w:t>63</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D42559" w:rsidP="00B012B8">
      <w:pPr>
        <w:pStyle w:val="BodyText"/>
      </w:pPr>
      <w:fldSimple w:instr=" REF _Ref227984764 \r \h  \* MERGEFORMAT ">
        <w:r w:rsidR="00C66417" w:rsidRPr="00C66417">
          <w:rPr>
            <w:i/>
            <w:color w:val="0000FF"/>
          </w:rPr>
          <w:t>Appendix F</w:t>
        </w:r>
      </w:fldSimple>
      <w:r w:rsidR="00B012B8">
        <w:t xml:space="preserve"> on page </w:t>
      </w:r>
      <w:r>
        <w:fldChar w:fldCharType="begin"/>
      </w:r>
      <w:r w:rsidR="00B012B8">
        <w:instrText xml:space="preserve"> PAGEREF _Ref227984767 \h </w:instrText>
      </w:r>
      <w:r>
        <w:fldChar w:fldCharType="separate"/>
      </w:r>
      <w:r w:rsidR="00C66417">
        <w:rPr>
          <w:noProof/>
        </w:rPr>
        <w:t>66</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244" w:name="_Ref227548711"/>
      <w:bookmarkStart w:id="245" w:name="_Ref227548719"/>
      <w:bookmarkStart w:id="246" w:name="_Toc228875181"/>
      <w:r>
        <w:lastRenderedPageBreak/>
        <w:t>CGMM Installation and Deployment</w:t>
      </w:r>
      <w:bookmarkEnd w:id="238"/>
      <w:bookmarkEnd w:id="239"/>
      <w:bookmarkEnd w:id="244"/>
      <w:bookmarkEnd w:id="245"/>
      <w:bookmarkEnd w:id="246"/>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D42559" w:rsidP="001A01D1">
      <w:pPr>
        <w:pStyle w:val="ListBullet"/>
      </w:pPr>
      <w:fldSimple w:instr=" REF _Ref214263190 \h  \* MERGEFORMAT ">
        <w:r w:rsidR="00C66417" w:rsidRPr="00C66417">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C66417">
        <w:rPr>
          <w:noProof/>
        </w:rPr>
        <w:t>42</w:t>
      </w:r>
      <w:r>
        <w:fldChar w:fldCharType="end"/>
      </w:r>
      <w:r w:rsidR="001A01D1">
        <w:t>.</w:t>
      </w:r>
    </w:p>
    <w:p w:rsidR="001A01D1" w:rsidRDefault="00D42559" w:rsidP="001A01D1">
      <w:pPr>
        <w:pStyle w:val="ListBullet"/>
      </w:pPr>
      <w:fldSimple w:instr=" REF _Ref214263193 \h  \* MERGEFORMAT ">
        <w:r w:rsidR="00C66417" w:rsidRPr="00C66417">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C66417">
        <w:rPr>
          <w:noProof/>
        </w:rPr>
        <w:t>43</w:t>
      </w:r>
      <w:r>
        <w:fldChar w:fldCharType="end"/>
      </w:r>
      <w:r w:rsidR="001A01D1">
        <w:t>.</w:t>
      </w:r>
    </w:p>
    <w:p w:rsidR="001A01D1" w:rsidRDefault="00D42559" w:rsidP="001A01D1">
      <w:pPr>
        <w:pStyle w:val="ListBullet"/>
      </w:pPr>
      <w:fldSimple w:instr=" REF _Ref214263201 \h  \* MERGEFORMAT ">
        <w:r w:rsidR="00C66417" w:rsidRPr="00C66417">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C66417">
        <w:rPr>
          <w:noProof/>
        </w:rPr>
        <w:t>46</w:t>
      </w:r>
      <w:r>
        <w:fldChar w:fldCharType="end"/>
      </w:r>
      <w:r w:rsidR="001A01D1">
        <w:t>.</w:t>
      </w:r>
    </w:p>
    <w:p w:rsidR="001A01D1" w:rsidRDefault="00D42559" w:rsidP="001A01D1">
      <w:pPr>
        <w:pStyle w:val="ListBullet"/>
      </w:pPr>
      <w:fldSimple w:instr=" REF _Ref214263208 \h  \* MERGEFORMAT ">
        <w:r w:rsidR="00C66417" w:rsidRPr="00C66417">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C66417">
        <w:rPr>
          <w:noProof/>
        </w:rPr>
        <w:t>47</w:t>
      </w:r>
      <w:r>
        <w:fldChar w:fldCharType="end"/>
      </w:r>
      <w:r w:rsidR="000E3511">
        <w:t>.</w:t>
      </w:r>
    </w:p>
    <w:p w:rsidR="002C77AA" w:rsidRDefault="00D42559" w:rsidP="002C77AA">
      <w:pPr>
        <w:pStyle w:val="BodyText"/>
      </w:pPr>
      <w:r>
        <w:fldChar w:fldCharType="begin"/>
      </w:r>
      <w:r w:rsidR="000E3511">
        <w:instrText xml:space="preserve"> REF _Ref214263350 \h </w:instrText>
      </w:r>
      <w:r>
        <w:fldChar w:fldCharType="separate"/>
      </w:r>
      <w:r w:rsidR="00C66417">
        <w:t xml:space="preserve">Figure </w:t>
      </w:r>
      <w:r w:rsidR="00C66417">
        <w:rPr>
          <w:noProof/>
        </w:rPr>
        <w:t>6</w:t>
      </w:r>
      <w:r w:rsidR="00C66417">
        <w:noBreakHyphen/>
      </w:r>
      <w:r w:rsidR="00C66417">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247" w:name="_Ref214263350"/>
      <w:r>
        <w:t xml:space="preserve">Figure </w:t>
      </w:r>
      <w:fldSimple w:instr=" STYLEREF 1 \s ">
        <w:r w:rsidR="00C66417">
          <w:rPr>
            <w:noProof/>
          </w:rPr>
          <w:t>6</w:t>
        </w:r>
      </w:fldSimple>
      <w:r w:rsidR="005F14C9">
        <w:noBreakHyphen/>
      </w:r>
      <w:fldSimple w:instr=" SEQ Figure \* ARABIC \s 1 ">
        <w:r w:rsidR="00C66417">
          <w:rPr>
            <w:noProof/>
          </w:rPr>
          <w:t>1</w:t>
        </w:r>
      </w:fldSimple>
      <w:bookmarkEnd w:id="247"/>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C66417" w:rsidRPr="00C66417">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248" w:name="_Ref214263190"/>
      <w:bookmarkStart w:id="249" w:name="_Ref214263592"/>
      <w:bookmarkStart w:id="250" w:name="_Toc228875182"/>
      <w:r>
        <w:lastRenderedPageBreak/>
        <w:t>Release Contents</w:t>
      </w:r>
      <w:bookmarkEnd w:id="248"/>
      <w:bookmarkEnd w:id="249"/>
      <w:bookmarkEnd w:id="250"/>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D42559">
        <w:fldChar w:fldCharType="begin"/>
      </w:r>
      <w:r w:rsidR="00A14535">
        <w:instrText xml:space="preserve"> XE "</w:instrText>
      </w:r>
      <w:r w:rsidR="00A14535" w:rsidRPr="00BB3CB2">
        <w:instrText>CGMM:release contents</w:instrText>
      </w:r>
      <w:r w:rsidR="00A14535">
        <w:instrText xml:space="preserve">" </w:instrText>
      </w:r>
      <w:r w:rsidR="00D42559">
        <w:fldChar w:fldCharType="end"/>
      </w:r>
      <w:r w:rsidR="00D42559">
        <w:fldChar w:fldCharType="begin"/>
      </w:r>
      <w:r w:rsidR="00A14535">
        <w:instrText xml:space="preserve"> XE "</w:instrText>
      </w:r>
      <w:r w:rsidR="00A14535" w:rsidRPr="009452B0">
        <w:instrText>release contents</w:instrText>
      </w:r>
      <w:r w:rsidR="00A14535">
        <w:instrText xml:space="preserve">" </w:instrText>
      </w:r>
      <w:r w:rsidR="00D42559">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2"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C66417">
          <w:rPr>
            <w:noProof/>
          </w:rPr>
          <w:t>6</w:t>
        </w:r>
      </w:fldSimple>
      <w:r>
        <w:noBreakHyphen/>
      </w:r>
      <w:fldSimple w:instr=" SEQ Table \* ARABIC \s 1 ">
        <w:r w:rsidR="00C66417">
          <w:rPr>
            <w:noProof/>
          </w:rPr>
          <w:t>1</w:t>
        </w:r>
      </w:fldSimple>
      <w:r>
        <w:t xml:space="preserve"> CGMM Release C</w:t>
      </w:r>
      <w:r w:rsidRPr="00373B96">
        <w:t>ontents</w:t>
      </w:r>
    </w:p>
    <w:p w:rsidR="002C77AA" w:rsidRDefault="002C77AA" w:rsidP="0083323B">
      <w:pPr>
        <w:pStyle w:val="Heading2"/>
      </w:pPr>
      <w:bookmarkStart w:id="251" w:name="_Ref214263193"/>
      <w:bookmarkStart w:id="252" w:name="_Ref214263197"/>
      <w:bookmarkStart w:id="253" w:name="_Ref214263498"/>
      <w:bookmarkStart w:id="254" w:name="_Toc228875183"/>
      <w:r>
        <w:lastRenderedPageBreak/>
        <w:t>Installation Pre-Requisites</w:t>
      </w:r>
      <w:bookmarkEnd w:id="251"/>
      <w:bookmarkEnd w:id="252"/>
      <w:bookmarkEnd w:id="253"/>
      <w:bookmarkEnd w:id="254"/>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D42559">
        <w:fldChar w:fldCharType="begin"/>
      </w:r>
      <w:r w:rsidR="00A14535">
        <w:instrText xml:space="preserve"> XE "</w:instrText>
      </w:r>
      <w:r w:rsidR="00A14535" w:rsidRPr="00FE29EC">
        <w:instrText>CGMM:</w:instrText>
      </w:r>
      <w:r w:rsidR="00A14535">
        <w:instrText xml:space="preserve">installation" </w:instrText>
      </w:r>
      <w:r w:rsidR="00D42559">
        <w:fldChar w:fldCharType="end"/>
      </w:r>
      <w:r w:rsidR="00D42559">
        <w:fldChar w:fldCharType="begin"/>
      </w:r>
      <w:r w:rsidR="00A14535">
        <w:instrText xml:space="preserve"> XE "</w:instrText>
      </w:r>
      <w:r w:rsidR="00A14535" w:rsidRPr="009452B0">
        <w:instrText>installing CGMM</w:instrText>
      </w:r>
      <w:r w:rsidR="00A14535">
        <w:instrText xml:space="preserve">" </w:instrText>
      </w:r>
      <w:r w:rsidR="00D42559">
        <w:fldChar w:fldCharType="end"/>
      </w:r>
    </w:p>
    <w:p w:rsidR="002C77AA" w:rsidRDefault="002C77AA" w:rsidP="00360246">
      <w:pPr>
        <w:pStyle w:val="Heading3"/>
        <w:keepLines/>
      </w:pPr>
      <w:bookmarkStart w:id="255" w:name="_Toc228875184"/>
      <w:r>
        <w:t xml:space="preserve">Refactoring Host </w:t>
      </w:r>
      <w:r w:rsidR="000863F7">
        <w:t>Application</w:t>
      </w:r>
      <w:r w:rsidR="00856052">
        <w:t xml:space="preserve"> (Default Behavior)</w:t>
      </w:r>
      <w:bookmarkEnd w:id="255"/>
    </w:p>
    <w:p w:rsidR="002C77AA" w:rsidRDefault="002C77AA" w:rsidP="00360246">
      <w:pPr>
        <w:pStyle w:val="BodyText"/>
        <w:keepNext/>
        <w:keepLines/>
      </w:pPr>
      <w:r>
        <w:t xml:space="preserve">The Host application </w:t>
      </w:r>
      <w:r w:rsidR="000E3511">
        <w:t>must</w:t>
      </w:r>
      <w:r>
        <w:t xml:space="preserve"> implement the following:</w:t>
      </w:r>
      <w:r w:rsidR="00D42559">
        <w:fldChar w:fldCharType="begin"/>
      </w:r>
      <w:r w:rsidR="00A14535">
        <w:instrText xml:space="preserve"> XE "</w:instrText>
      </w:r>
      <w:r w:rsidR="00A14535" w:rsidRPr="00C172E7">
        <w:instrText>host application:installation pre-requisites</w:instrText>
      </w:r>
      <w:r w:rsidR="00A14535">
        <w:instrText xml:space="preserve">" </w:instrText>
      </w:r>
      <w:r w:rsidR="00D42559">
        <w:fldChar w:fldCharType="end"/>
      </w:r>
      <w:r w:rsidR="00D42559">
        <w:fldChar w:fldCharType="begin"/>
      </w:r>
      <w:r w:rsidR="00A14535">
        <w:instrText xml:space="preserve"> XE "</w:instrText>
      </w:r>
      <w:r w:rsidR="00A14535" w:rsidRPr="0092648E">
        <w:instrText>host application:refactoring</w:instrText>
      </w:r>
      <w:r w:rsidR="00A14535">
        <w:instrText xml:space="preserve">" </w:instrText>
      </w:r>
      <w:r w:rsidR="00D42559">
        <w:fldChar w:fldCharType="end"/>
      </w:r>
      <w:r w:rsidR="00D42559">
        <w:fldChar w:fldCharType="begin"/>
      </w:r>
      <w:r w:rsidR="00A14535">
        <w:instrText xml:space="preserve"> XE "</w:instrText>
      </w:r>
      <w:r w:rsidR="00A14535" w:rsidRPr="009452B0">
        <w:instrText>before you install</w:instrText>
      </w:r>
      <w:r w:rsidR="00A14535">
        <w:instrText xml:space="preserve">" </w:instrText>
      </w:r>
      <w:r w:rsidR="00D42559">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D42559" w:rsidP="009548DE">
      <w:pPr>
        <w:pStyle w:val="GraphicAnchorStep"/>
      </w:pPr>
      <w:r>
        <w:pict>
          <v:shape id="_x0000_s1054" type="#_x0000_t202" style="width:399pt;height:169.5pt;mso-position-horizontal-relative:char;mso-position-vertical-relative:line" stroked="f">
            <v:textbox style="mso-next-textbox:#_x0000_s1054">
              <w:txbxContent>
                <w:p w:rsidR="00F14A55" w:rsidRPr="009548DE"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F14A55" w:rsidRPr="009548DE"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F14A55" w:rsidRPr="003402B1" w:rsidRDefault="00F14A55"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C66417" w:rsidRPr="00C66417">
          <w:rPr>
            <w:i/>
            <w:color w:val="0000FF"/>
          </w:rPr>
          <w:t>Appendix B</w:t>
        </w:r>
      </w:fldSimple>
      <w:r w:rsidRPr="00202BA0">
        <w:rPr>
          <w:i/>
          <w:color w:val="0000FF"/>
        </w:rPr>
        <w:t xml:space="preserve">, </w:t>
      </w:r>
      <w:fldSimple w:instr=" REF _Ref214264156 \h  \* MERGEFORMAT ">
        <w:r w:rsidR="00C66417" w:rsidRPr="00C66417">
          <w:rPr>
            <w:i/>
            <w:color w:val="0000FF"/>
          </w:rPr>
          <w:t>Sample CGMM Properties File</w:t>
        </w:r>
      </w:fldSimple>
      <w:r>
        <w:t xml:space="preserve"> on page </w:t>
      </w:r>
      <w:r w:rsidR="00D42559">
        <w:fldChar w:fldCharType="begin"/>
      </w:r>
      <w:r>
        <w:instrText xml:space="preserve"> PAGEREF _Ref214264158 \h </w:instrText>
      </w:r>
      <w:r w:rsidR="00D42559">
        <w:fldChar w:fldCharType="separate"/>
      </w:r>
      <w:r w:rsidR="00C66417">
        <w:rPr>
          <w:noProof/>
        </w:rPr>
        <w:t>57</w:t>
      </w:r>
      <w:r w:rsidR="00D42559">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more details about each configuration element.</w:t>
      </w:r>
    </w:p>
    <w:p w:rsidR="00856052" w:rsidRDefault="00856052" w:rsidP="009548DE">
      <w:pPr>
        <w:pStyle w:val="Heading3"/>
        <w:keepLines/>
      </w:pPr>
      <w:bookmarkStart w:id="256" w:name="_Ref227984948"/>
      <w:bookmarkStart w:id="257" w:name="_Ref227984951"/>
      <w:bookmarkStart w:id="258" w:name="_Toc228875185"/>
      <w:r w:rsidRPr="001D6940">
        <w:lastRenderedPageBreak/>
        <w:t>Configure Container Managed Security (Alternate Behavior)</w:t>
      </w:r>
      <w:bookmarkEnd w:id="256"/>
      <w:bookmarkEnd w:id="257"/>
      <w:bookmarkEnd w:id="258"/>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D42559" w:rsidP="0083323B">
      <w:pPr>
        <w:pStyle w:val="GraphicAnchorStep"/>
      </w:pPr>
      <w:r>
        <w:pict>
          <v:shape id="_x0000_s1053" type="#_x0000_t202" style="width:400.45pt;height:276pt;mso-position-horizontal-relative:char;mso-position-vertical-relative:line">
            <v:textbox style="mso-next-textbox:#_x0000_s1053">
              <w:txbxContent>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C66417">
          <w:rPr>
            <w:noProof/>
          </w:rPr>
          <w:t>6</w:t>
        </w:r>
      </w:fldSimple>
      <w:r w:rsidR="005F14C9">
        <w:noBreakHyphen/>
      </w:r>
      <w:fldSimple w:instr=" SEQ Figure \* ARABIC \s 1 ">
        <w:r w:rsidR="00C66417">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C66417" w:rsidRPr="00C66417">
          <w:rPr>
            <w:i/>
            <w:color w:val="0033CC"/>
          </w:rPr>
          <w:t>Appendix B</w:t>
        </w:r>
      </w:fldSimple>
      <w:r w:rsidRPr="00E5123A">
        <w:rPr>
          <w:color w:val="0033CC"/>
        </w:rPr>
        <w:t xml:space="preserve">, </w:t>
      </w:r>
      <w:fldSimple w:instr=" REF _Ref214264156 \h  \* MERGEFORMAT ">
        <w:r w:rsidR="00C66417" w:rsidRPr="00C66417">
          <w:rPr>
            <w:i/>
            <w:color w:val="0000FF"/>
          </w:rPr>
          <w:t>Sample CGMM Properties File</w:t>
        </w:r>
      </w:fldSimple>
      <w:r>
        <w:t xml:space="preserve"> on page </w:t>
      </w:r>
      <w:r w:rsidR="00D42559">
        <w:fldChar w:fldCharType="begin"/>
      </w:r>
      <w:r>
        <w:instrText xml:space="preserve"> PAGEREF _Ref214264158 \h </w:instrText>
      </w:r>
      <w:r w:rsidR="00D42559">
        <w:fldChar w:fldCharType="separate"/>
      </w:r>
      <w:r w:rsidR="00C66417">
        <w:rPr>
          <w:noProof/>
        </w:rPr>
        <w:t>57</w:t>
      </w:r>
      <w:r w:rsidR="00D42559">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D42559" w:rsidP="005E04AD">
      <w:pPr>
        <w:pStyle w:val="GraphicAnchorStep"/>
      </w:pPr>
      <w:r>
        <w:pict>
          <v:shape id="_x0000_s1052" type="#_x0000_t202" style="width:367.5pt;height:182.55pt;mso-position-horizontal-relative:char;mso-position-vertical-relative:line;mso-width-relative:margin;mso-height-relative:margin" stroked="f">
            <v:textbox>
              <w:txbxContent>
                <w:p w:rsidR="00F14A55" w:rsidRDefault="00F14A55" w:rsidP="00E5123A">
                  <w:pPr>
                    <w:spacing w:line="276" w:lineRule="auto"/>
                    <w:rPr>
                      <w:rFonts w:cs="Courier New"/>
                      <w:sz w:val="20"/>
                    </w:rPr>
                  </w:pPr>
                  <w:r w:rsidRPr="00F57615">
                    <w:rPr>
                      <w:rFonts w:cs="Courier New"/>
                      <w:sz w:val="20"/>
                    </w:rPr>
                    <w:t>&lt;mbean code="org.jboss.mail.MailService" name="jboss:service=Mail"&gt;</w:t>
                  </w:r>
                </w:p>
                <w:p w:rsidR="00F14A55" w:rsidRDefault="00F14A55"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name="Configuration"&gt;</w:t>
                  </w:r>
                </w:p>
                <w:p w:rsidR="00F14A55" w:rsidRDefault="00F14A55" w:rsidP="00E5123A">
                  <w:pPr>
                    <w:spacing w:line="276" w:lineRule="auto"/>
                    <w:rPr>
                      <w:rFonts w:cs="Courier New"/>
                      <w:sz w:val="20"/>
                    </w:rPr>
                  </w:pPr>
                  <w:r w:rsidRPr="00F57615">
                    <w:rPr>
                      <w:rFonts w:cs="Courier New"/>
                      <w:sz w:val="20"/>
                    </w:rPr>
                    <w:t xml:space="preserve">          &lt;configuration&gt;       </w:t>
                  </w:r>
                </w:p>
                <w:p w:rsidR="00F14A55" w:rsidRDefault="00F14A55" w:rsidP="00E5123A">
                  <w:pPr>
                    <w:spacing w:line="276" w:lineRule="auto"/>
                    <w:ind w:firstLine="720"/>
                    <w:rPr>
                      <w:rFonts w:cs="Courier New"/>
                      <w:sz w:val="20"/>
                    </w:rPr>
                  </w:pPr>
                  <w:r w:rsidRPr="00F57615">
                    <w:rPr>
                      <w:rFonts w:cs="Courier New"/>
                      <w:sz w:val="20"/>
                    </w:rPr>
                    <w:t xml:space="preserve">        &lt;property name="mail.transport.protocol" value="smtp"/&gt;</w:t>
                  </w:r>
                </w:p>
                <w:p w:rsidR="00F14A55" w:rsidRDefault="00F14A55"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F14A55" w:rsidRDefault="00F14A55" w:rsidP="00E5123A">
                  <w:pPr>
                    <w:spacing w:line="276" w:lineRule="auto"/>
                    <w:ind w:firstLine="720"/>
                    <w:rPr>
                      <w:rFonts w:cs="Courier New"/>
                      <w:sz w:val="20"/>
                    </w:rPr>
                  </w:pPr>
                  <w:r w:rsidRPr="00F57615">
                    <w:rPr>
                      <w:rFonts w:cs="Courier New"/>
                      <w:sz w:val="20"/>
                    </w:rPr>
                    <w:t>&lt;!--        &lt;property name="mail.smtp.port" value="465"/&gt;--&gt;</w:t>
                  </w:r>
                </w:p>
                <w:p w:rsidR="00F14A55" w:rsidRDefault="00F14A55"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F14A55" w:rsidRDefault="00F14A55"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F14A55" w:rsidRDefault="00F14A55" w:rsidP="00E5123A">
                  <w:pPr>
                    <w:spacing w:line="276" w:lineRule="auto"/>
                    <w:rPr>
                      <w:rFonts w:cs="Courier New"/>
                      <w:sz w:val="20"/>
                    </w:rPr>
                  </w:pPr>
                  <w:r w:rsidRPr="00F57615">
                    <w:rPr>
                      <w:rFonts w:cs="Courier New"/>
                      <w:sz w:val="20"/>
                    </w:rPr>
                    <w:t xml:space="preserve">        &lt;property name="mail.debug" value="false"/&gt;</w:t>
                  </w:r>
                </w:p>
                <w:p w:rsidR="00F14A55" w:rsidRDefault="00F14A55"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259" w:name="_Toc228875186"/>
      <w:r>
        <w:t>caGrid Security Infrastructure</w:t>
      </w:r>
      <w:bookmarkEnd w:id="259"/>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D42559">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D42559">
        <w:fldChar w:fldCharType="end"/>
      </w:r>
      <w:r w:rsidR="00D42559">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D42559">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C66417" w:rsidRPr="00C66417">
          <w:rPr>
            <w:i/>
            <w:color w:val="0000FF"/>
          </w:rPr>
          <w:t>Appendix C</w:t>
        </w:r>
      </w:fldSimple>
      <w:r w:rsidR="00E05773">
        <w:t xml:space="preserve"> on page </w:t>
      </w:r>
      <w:r w:rsidR="00D42559">
        <w:fldChar w:fldCharType="begin"/>
      </w:r>
      <w:r w:rsidR="00E05773">
        <w:instrText xml:space="preserve"> PAGEREF _Ref214264518 \h </w:instrText>
      </w:r>
      <w:r w:rsidR="00D42559">
        <w:fldChar w:fldCharType="separate"/>
      </w:r>
      <w:r w:rsidR="00C66417">
        <w:rPr>
          <w:noProof/>
        </w:rPr>
        <w:t>59</w:t>
      </w:r>
      <w:r w:rsidR="00D42559">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3"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4"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260" w:name="_Toc228875187"/>
      <w:r>
        <w:lastRenderedPageBreak/>
        <w:t>Identify Configuration Parameters for CGMM</w:t>
      </w:r>
      <w:bookmarkEnd w:id="260"/>
    </w:p>
    <w:p w:rsidR="00730E10" w:rsidRDefault="002C77AA" w:rsidP="00730E10">
      <w:pPr>
        <w:pStyle w:val="BodyText"/>
      </w:pPr>
      <w:r>
        <w:t>Determine if the new ca</w:t>
      </w:r>
      <w:r w:rsidR="00730E10">
        <w:t>Grid User C</w:t>
      </w:r>
      <w:r>
        <w:t xml:space="preserve">reation feature of the CGMM Tool is desired. </w:t>
      </w:r>
      <w:r w:rsidR="00D42559">
        <w:fldChar w:fldCharType="begin"/>
      </w:r>
      <w:r w:rsidR="00A14535">
        <w:instrText xml:space="preserve"> XE "</w:instrText>
      </w:r>
      <w:r w:rsidR="00A14535" w:rsidRPr="00A24CD1">
        <w:instrText>CGMM:installation parameters</w:instrText>
      </w:r>
      <w:r w:rsidR="00A14535">
        <w:instrText xml:space="preserve">" </w:instrText>
      </w:r>
      <w:r w:rsidR="00D42559">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261" w:name="_Ref214263201"/>
      <w:bookmarkStart w:id="262" w:name="_Ref214263204"/>
      <w:bookmarkStart w:id="263" w:name="_Toc228875188"/>
      <w:r>
        <w:t xml:space="preserve">Deployment </w:t>
      </w:r>
      <w:commentRangeStart w:id="264"/>
      <w:r>
        <w:t>Checklist</w:t>
      </w:r>
      <w:bookmarkEnd w:id="261"/>
      <w:bookmarkEnd w:id="262"/>
      <w:bookmarkEnd w:id="263"/>
      <w:commentRangeEnd w:id="264"/>
      <w:r w:rsidR="00427668">
        <w:rPr>
          <w:rStyle w:val="CommentReference"/>
          <w:rFonts w:ascii="Arial" w:hAnsi="Arial" w:cs="Times New Roman"/>
          <w:b w:val="0"/>
          <w:bCs w:val="0"/>
          <w:iCs w:val="0"/>
          <w:color w:val="auto"/>
        </w:rPr>
        <w:commentReference w:id="264"/>
      </w:r>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D42559">
        <w:fldChar w:fldCharType="begin"/>
      </w:r>
      <w:r w:rsidR="00A14535">
        <w:instrText xml:space="preserve"> XE "</w:instrText>
      </w:r>
      <w:r w:rsidR="00A14535" w:rsidRPr="00FE29EC">
        <w:instrText>CGMM:deployment</w:instrText>
      </w:r>
      <w:r w:rsidR="00A14535">
        <w:instrText xml:space="preserve">" </w:instrText>
      </w:r>
      <w:r w:rsidR="00D42559">
        <w:fldChar w:fldCharType="end"/>
      </w:r>
      <w:r w:rsidR="00D42559">
        <w:fldChar w:fldCharType="begin"/>
      </w:r>
      <w:r w:rsidR="00A14535">
        <w:instrText xml:space="preserve"> XE "deploying</w:instrText>
      </w:r>
      <w:r w:rsidR="00A14535" w:rsidRPr="009452B0">
        <w:instrText xml:space="preserve"> CGMM</w:instrText>
      </w:r>
      <w:r w:rsidR="00A14535">
        <w:instrText xml:space="preserve">" </w:instrText>
      </w:r>
      <w:r w:rsidR="00D42559">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D42559">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D42559">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 xml:space="preserve">CSM v4.1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2C77AA" w:rsidRDefault="002C77AA" w:rsidP="002C77AA">
      <w:pPr>
        <w:pStyle w:val="Heading2"/>
      </w:pPr>
      <w:bookmarkStart w:id="265" w:name="_Ref214263208"/>
      <w:bookmarkStart w:id="266" w:name="_Ref214263210"/>
      <w:bookmarkStart w:id="267" w:name="_Toc228875189"/>
      <w:r>
        <w:t>Deployment Steps</w:t>
      </w:r>
      <w:bookmarkEnd w:id="265"/>
      <w:bookmarkEnd w:id="266"/>
      <w:bookmarkEnd w:id="267"/>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D42559">
        <w:fldChar w:fldCharType="begin"/>
      </w:r>
      <w:r w:rsidR="00A14535">
        <w:instrText xml:space="preserve"> XE "</w:instrText>
      </w:r>
      <w:r w:rsidR="00A14535" w:rsidRPr="00FE29EC">
        <w:instrText>CGMM:deployment</w:instrText>
      </w:r>
      <w:r w:rsidR="00A14535">
        <w:instrText xml:space="preserve">" </w:instrText>
      </w:r>
      <w:r w:rsidR="00D42559">
        <w:fldChar w:fldCharType="end"/>
      </w:r>
      <w:r w:rsidR="00D42559">
        <w:fldChar w:fldCharType="begin"/>
      </w:r>
      <w:r w:rsidR="00A14535">
        <w:instrText xml:space="preserve"> XE "deploying</w:instrText>
      </w:r>
      <w:r w:rsidR="00A14535" w:rsidRPr="009452B0">
        <w:instrText xml:space="preserve"> CGMM</w:instrText>
      </w:r>
      <w:r w:rsidR="00A14535">
        <w:instrText xml:space="preserve">" </w:instrText>
      </w:r>
      <w:r w:rsidR="00D42559">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C66417" w:rsidRPr="00C66417">
          <w:rPr>
            <w:i/>
            <w:color w:val="0000FF"/>
          </w:rPr>
          <w:t>Appendix C</w:t>
        </w:r>
      </w:fldSimple>
      <w:r w:rsidR="00F56E29" w:rsidRPr="00F56E29">
        <w:rPr>
          <w:i/>
          <w:color w:val="0000FF"/>
        </w:rPr>
        <w:t xml:space="preserve">, </w:t>
      </w:r>
      <w:fldSimple w:instr=" REF _Ref214265243 \h  \* MERGEFORMAT ">
        <w:r w:rsidR="00C66417" w:rsidRPr="00C66417">
          <w:rPr>
            <w:i/>
            <w:color w:val="0000FF"/>
          </w:rPr>
          <w:t>Sample Sync Description File</w:t>
        </w:r>
      </w:fldSimple>
      <w:r w:rsidR="00F56E29">
        <w:t xml:space="preserve"> on page </w:t>
      </w:r>
      <w:r w:rsidR="00D42559">
        <w:fldChar w:fldCharType="begin"/>
      </w:r>
      <w:r w:rsidR="00F56E29">
        <w:instrText xml:space="preserve"> PAGEREF _Ref214265246 \h </w:instrText>
      </w:r>
      <w:r w:rsidR="00D42559">
        <w:fldChar w:fldCharType="separate"/>
      </w:r>
      <w:r w:rsidR="00C66417">
        <w:rPr>
          <w:noProof/>
        </w:rPr>
        <w:t>59</w:t>
      </w:r>
      <w:r w:rsidR="00D42559">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lastRenderedPageBreak/>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C66417" w:rsidRPr="00C66417">
          <w:rPr>
            <w:i/>
            <w:color w:val="0000FF"/>
          </w:rPr>
          <w:t>Appendix A</w:t>
        </w:r>
      </w:fldSimple>
      <w:r w:rsidR="00F56E29" w:rsidRPr="00F56E29">
        <w:rPr>
          <w:i/>
          <w:color w:val="0000FF"/>
        </w:rPr>
        <w:t xml:space="preserve">, </w:t>
      </w:r>
      <w:fldSimple w:instr=" REF _Ref214265315 \h  \* MERGEFORMAT ">
        <w:r w:rsidR="00C66417" w:rsidRPr="00C66417">
          <w:rPr>
            <w:i/>
            <w:color w:val="0000FF"/>
          </w:rPr>
          <w:t>CGMM Properties XSD File</w:t>
        </w:r>
      </w:fldSimple>
      <w:r w:rsidR="00F56E29">
        <w:t xml:space="preserve"> on page </w:t>
      </w:r>
      <w:r w:rsidR="00D42559">
        <w:fldChar w:fldCharType="begin"/>
      </w:r>
      <w:r w:rsidR="00F56E29">
        <w:instrText xml:space="preserve"> PAGEREF _Ref214265317 \h </w:instrText>
      </w:r>
      <w:r w:rsidR="00D42559">
        <w:fldChar w:fldCharType="separate"/>
      </w:r>
      <w:r w:rsidR="00C66417">
        <w:rPr>
          <w:noProof/>
        </w:rPr>
        <w:t>51</w:t>
      </w:r>
      <w:r w:rsidR="00D42559">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D42559"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D42559">
        <w:fldChar w:fldCharType="begin"/>
      </w:r>
      <w:r w:rsidR="00A14535">
        <w:instrText xml:space="preserve"> XE "</w:instrText>
      </w:r>
      <w:r w:rsidR="00A14535" w:rsidRPr="009452B0">
        <w:instrText>JAAS deployment</w:instrText>
      </w:r>
      <w:r w:rsidR="00A14535">
        <w:instrText xml:space="preserve">" </w:instrText>
      </w:r>
      <w:r w:rsidR="00D42559">
        <w:fldChar w:fldCharType="end"/>
      </w:r>
    </w:p>
    <w:p w:rsidR="00567371" w:rsidRDefault="00567371" w:rsidP="005D660F">
      <w:pPr>
        <w:pStyle w:val="ListBullet"/>
      </w:pPr>
      <w:r>
        <w:lastRenderedPageBreak/>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4.1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D42559" w:rsidP="00FB561A">
      <w:pPr>
        <w:pStyle w:val="BodyText"/>
      </w:pPr>
      <w:r w:rsidRPr="00D42559">
        <w:rPr>
          <w:b/>
          <w:sz w:val="24"/>
          <w:szCs w:val="28"/>
        </w:rPr>
      </w:r>
      <w:r w:rsidRPr="00D42559">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F14A55" w:rsidRDefault="00F14A55" w:rsidP="005E04AD">
                  <w:pPr>
                    <w:spacing w:line="276" w:lineRule="auto"/>
                    <w:rPr>
                      <w:rFonts w:cs="Courier New"/>
                      <w:sz w:val="20"/>
                    </w:rPr>
                  </w:pPr>
                  <w:r w:rsidRPr="00F57615">
                    <w:rPr>
                      <w:rFonts w:cs="Courier New"/>
                      <w:sz w:val="20"/>
                    </w:rPr>
                    <w:t>&lt;mbean code="org.jboss.mail.MailService" name="jboss:service=Mail"&gt;</w:t>
                  </w:r>
                </w:p>
                <w:p w:rsidR="00F14A55" w:rsidRDefault="00F14A55"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name="Configuration"&gt;</w:t>
                  </w:r>
                </w:p>
                <w:p w:rsidR="00F14A55" w:rsidRDefault="00F14A55" w:rsidP="005E04AD">
                  <w:pPr>
                    <w:spacing w:line="276" w:lineRule="auto"/>
                    <w:rPr>
                      <w:rFonts w:cs="Courier New"/>
                      <w:sz w:val="20"/>
                    </w:rPr>
                  </w:pPr>
                  <w:r w:rsidRPr="00F57615">
                    <w:rPr>
                      <w:rFonts w:cs="Courier New"/>
                      <w:sz w:val="20"/>
                    </w:rPr>
                    <w:t xml:space="preserve">          &lt;configuration&gt;       </w:t>
                  </w:r>
                </w:p>
                <w:p w:rsidR="00F14A55" w:rsidRDefault="00F14A55" w:rsidP="005E04AD">
                  <w:pPr>
                    <w:spacing w:line="276" w:lineRule="auto"/>
                    <w:ind w:firstLine="720"/>
                    <w:rPr>
                      <w:rFonts w:cs="Courier New"/>
                      <w:sz w:val="20"/>
                    </w:rPr>
                  </w:pPr>
                  <w:r w:rsidRPr="00F57615">
                    <w:rPr>
                      <w:rFonts w:cs="Courier New"/>
                      <w:sz w:val="20"/>
                    </w:rPr>
                    <w:t xml:space="preserve">        &lt;property name="mail.transport.protocol" value="smtp"/&gt;</w:t>
                  </w:r>
                </w:p>
                <w:p w:rsidR="00F14A55" w:rsidRDefault="00F14A55" w:rsidP="005E04AD">
                  <w:pPr>
                    <w:spacing w:line="276" w:lineRule="auto"/>
                    <w:ind w:firstLine="720"/>
                    <w:rPr>
                      <w:rFonts w:cs="Courier New"/>
                      <w:sz w:val="20"/>
                    </w:rPr>
                  </w:pPr>
                  <w:r w:rsidRPr="00F57615">
                    <w:rPr>
                      <w:rFonts w:cs="Courier New"/>
                      <w:sz w:val="20"/>
                    </w:rPr>
                    <w:t xml:space="preserve">        &lt;property name="mail.smtp.host" value="mailfwd.nih.gov"/&gt;</w:t>
                  </w:r>
                </w:p>
                <w:p w:rsidR="00F14A55" w:rsidRDefault="00F14A55" w:rsidP="005E04AD">
                  <w:pPr>
                    <w:spacing w:line="276" w:lineRule="auto"/>
                    <w:ind w:firstLine="720"/>
                    <w:rPr>
                      <w:rFonts w:cs="Courier New"/>
                      <w:sz w:val="20"/>
                    </w:rPr>
                  </w:pPr>
                  <w:r w:rsidRPr="00F57615">
                    <w:rPr>
                      <w:rFonts w:cs="Courier New"/>
                      <w:sz w:val="20"/>
                    </w:rPr>
                    <w:t>&lt;!--        &lt;property name="mail.smtp.port" value="465"/&gt;--&gt;</w:t>
                  </w:r>
                </w:p>
                <w:p w:rsidR="00F14A55" w:rsidRDefault="00F14A55"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F14A55" w:rsidRDefault="00F14A55"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F14A55" w:rsidRDefault="00F14A55" w:rsidP="005E04AD">
                  <w:pPr>
                    <w:spacing w:line="276" w:lineRule="auto"/>
                    <w:rPr>
                      <w:rFonts w:cs="Courier New"/>
                      <w:sz w:val="20"/>
                    </w:rPr>
                  </w:pPr>
                  <w:r w:rsidRPr="00F57615">
                    <w:rPr>
                      <w:rFonts w:cs="Courier New"/>
                      <w:sz w:val="20"/>
                    </w:rPr>
                    <w:t xml:space="preserve">        &lt;property name="mail.debug" value="false"/&gt;</w:t>
                  </w:r>
                </w:p>
                <w:p w:rsidR="00F14A55" w:rsidRDefault="00F14A55"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D42559" w:rsidP="00FB561A">
      <w:pPr>
        <w:pStyle w:val="BodyText"/>
      </w:pPr>
      <w:r>
        <w:pict>
          <v:shape id="_x0000_s1050" type="#_x0000_t202" style="width:468pt;height:231pt;mso-position-horizontal-relative:char;mso-position-vertical-relative:line" stroked="f">
            <v:textbox style="mso-next-textbox:#_x0000_s1050">
              <w:txbxContent>
                <w:p w:rsidR="00F14A55" w:rsidRDefault="00F14A55"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F14A55" w:rsidRPr="00AC52A9" w:rsidRDefault="00F14A55" w:rsidP="005F40BD">
                  <w:pPr>
                    <w:rPr>
                      <w:rFonts w:ascii="Courier New" w:hAnsi="Courier New" w:cs="Courier New"/>
                      <w:sz w:val="20"/>
                      <w:szCs w:val="20"/>
                    </w:rPr>
                  </w:pPr>
                  <w:r w:rsidRPr="00AC52A9">
                    <w:rPr>
                      <w:rFonts w:ascii="Courier New" w:hAnsi="Courier New" w:cs="Courier New"/>
                      <w:sz w:val="20"/>
                      <w:szCs w:val="20"/>
                    </w:rPr>
                    <w:t>&lt;/appender&gt;</w:t>
                  </w:r>
                </w:p>
                <w:p w:rsidR="00F14A55" w:rsidRDefault="00F14A55"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F14A55" w:rsidRDefault="00F14A55"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F14A55" w:rsidRDefault="00F14A55"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D42559">
        <w:fldChar w:fldCharType="begin"/>
      </w:r>
      <w:r w:rsidR="00A14535">
        <w:instrText xml:space="preserve"> XE "</w:instrText>
      </w:r>
      <w:r w:rsidR="00A14535" w:rsidRPr="009452B0">
        <w:instrText>JBoss deployment</w:instrText>
      </w:r>
      <w:r w:rsidR="00A14535">
        <w:instrText xml:space="preserve">" </w:instrText>
      </w:r>
      <w:r w:rsidR="00D42559">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6"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268" w:name="_Ref214264184"/>
      <w:bookmarkStart w:id="269" w:name="_Ref214265312"/>
      <w:bookmarkStart w:id="270" w:name="_Ref214265315"/>
      <w:bookmarkStart w:id="271" w:name="_Ref214265317"/>
      <w:bookmarkStart w:id="272" w:name="_Ref214267013"/>
      <w:bookmarkStart w:id="273" w:name="_Ref214267016"/>
      <w:bookmarkStart w:id="274" w:name="_Ref214269236"/>
      <w:bookmarkStart w:id="275" w:name="_Ref214270661"/>
      <w:bookmarkStart w:id="276" w:name="_Toc228875190"/>
      <w:r w:rsidRPr="00C962D7">
        <w:lastRenderedPageBreak/>
        <w:t>CGMM Properties XSD File</w:t>
      </w:r>
      <w:bookmarkEnd w:id="268"/>
      <w:bookmarkEnd w:id="269"/>
      <w:bookmarkEnd w:id="270"/>
      <w:bookmarkEnd w:id="271"/>
      <w:bookmarkEnd w:id="272"/>
      <w:bookmarkEnd w:id="273"/>
      <w:bookmarkEnd w:id="274"/>
      <w:bookmarkEnd w:id="275"/>
      <w:bookmarkEnd w:id="276"/>
    </w:p>
    <w:p w:rsidR="00DB76B7" w:rsidRDefault="00D42559"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Application.This string value must match the web context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7"/>
          <w:headerReference w:type="default" r:id="rId68"/>
          <w:headerReference w:type="first" r:id="rId69"/>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277" w:name="_Ref214258405"/>
      <w:bookmarkStart w:id="278" w:name="_Ref214258407"/>
      <w:bookmarkStart w:id="279" w:name="_Ref214258410"/>
      <w:bookmarkStart w:id="280" w:name="_Ref214264154"/>
      <w:bookmarkStart w:id="281" w:name="_Ref214264156"/>
      <w:bookmarkStart w:id="282" w:name="_Ref214264158"/>
      <w:bookmarkStart w:id="283" w:name="_Ref214267020"/>
      <w:bookmarkStart w:id="284" w:name="_Ref214267026"/>
      <w:bookmarkStart w:id="285" w:name="_Ref214269260"/>
      <w:bookmarkStart w:id="286" w:name="_Toc228875191"/>
      <w:r>
        <w:lastRenderedPageBreak/>
        <w:t>Sample CGMM Properties File</w:t>
      </w:r>
      <w:bookmarkEnd w:id="277"/>
      <w:bookmarkEnd w:id="278"/>
      <w:bookmarkEnd w:id="279"/>
      <w:bookmarkEnd w:id="280"/>
      <w:bookmarkEnd w:id="281"/>
      <w:bookmarkEnd w:id="282"/>
      <w:bookmarkEnd w:id="283"/>
      <w:bookmarkEnd w:id="284"/>
      <w:bookmarkEnd w:id="285"/>
      <w:bookmarkEnd w:id="286"/>
    </w:p>
    <w:p w:rsidR="00567371" w:rsidRDefault="00D42559"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287" w:name="_Ref214258547"/>
      <w:bookmarkStart w:id="288" w:name="_Ref214258549"/>
      <w:bookmarkStart w:id="289" w:name="_Ref214258551"/>
      <w:bookmarkStart w:id="290" w:name="_Ref214264514"/>
      <w:bookmarkStart w:id="291" w:name="_Ref214264518"/>
      <w:bookmarkStart w:id="292" w:name="_Ref214265241"/>
      <w:bookmarkStart w:id="293" w:name="_Ref214265243"/>
      <w:bookmarkStart w:id="294" w:name="_Ref214265246"/>
      <w:bookmarkStart w:id="295" w:name="_Ref214267029"/>
      <w:bookmarkStart w:id="296" w:name="_Ref214267032"/>
      <w:bookmarkStart w:id="297" w:name="_Ref214269145"/>
      <w:bookmarkStart w:id="298" w:name="_Toc228875192"/>
      <w:r>
        <w:lastRenderedPageBreak/>
        <w:t>Sample Sync Description File</w:t>
      </w:r>
      <w:bookmarkEnd w:id="287"/>
      <w:bookmarkEnd w:id="288"/>
      <w:bookmarkEnd w:id="289"/>
      <w:bookmarkEnd w:id="290"/>
      <w:bookmarkEnd w:id="291"/>
      <w:bookmarkEnd w:id="292"/>
      <w:bookmarkEnd w:id="293"/>
      <w:bookmarkEnd w:id="294"/>
      <w:bookmarkEnd w:id="295"/>
      <w:bookmarkEnd w:id="296"/>
      <w:bookmarkEnd w:id="297"/>
      <w:bookmarkEnd w:id="298"/>
    </w:p>
    <w:p w:rsidR="00567371" w:rsidRDefault="00D42559"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70"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299" w:name="_Ref214267036"/>
      <w:bookmarkStart w:id="300" w:name="_Ref214267038"/>
      <w:bookmarkStart w:id="301" w:name="_Toc228875193"/>
      <w:r>
        <w:lastRenderedPageBreak/>
        <w:t>CGMM with Reference Implementation</w:t>
      </w:r>
      <w:bookmarkEnd w:id="299"/>
      <w:bookmarkEnd w:id="300"/>
      <w:bookmarkEnd w:id="301"/>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D42559" w:rsidP="00893532">
      <w:pPr>
        <w:pStyle w:val="BodyTextIndent"/>
      </w:pPr>
      <w:hyperlink r:id="rId71"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t>CSM 4.1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D42559" w:rsidP="00F62565">
      <w:pPr>
        <w:pStyle w:val="BodyTextIndent"/>
      </w:pPr>
      <w:hyperlink r:id="rId72"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C66417" w:rsidRPr="00C66417">
          <w:rPr>
            <w:i/>
            <w:color w:val="0000FF"/>
          </w:rPr>
          <w:t>Appendix C</w:t>
        </w:r>
      </w:fldSimple>
      <w:r w:rsidR="00567371">
        <w:t xml:space="preserve"> </w:t>
      </w:r>
      <w:r w:rsidR="00046993">
        <w:t xml:space="preserve">on page </w:t>
      </w:r>
      <w:r w:rsidR="00D42559">
        <w:fldChar w:fldCharType="begin"/>
      </w:r>
      <w:r w:rsidR="00046993">
        <w:instrText xml:space="preserve"> PAGEREF _Ref214258547 \h </w:instrText>
      </w:r>
      <w:r w:rsidR="00D42559">
        <w:fldChar w:fldCharType="separate"/>
      </w:r>
      <w:r w:rsidR="00C66417">
        <w:rPr>
          <w:noProof/>
        </w:rPr>
        <w:t>59</w:t>
      </w:r>
      <w:r w:rsidR="00D42559">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C66417" w:rsidRPr="00C66417">
          <w:rPr>
            <w:i/>
            <w:color w:val="0000FF"/>
          </w:rPr>
          <w:t>Appendix B</w:t>
        </w:r>
      </w:fldSimple>
      <w:r>
        <w:t xml:space="preserve">  on page </w:t>
      </w:r>
      <w:r w:rsidR="00D42559">
        <w:fldChar w:fldCharType="begin"/>
      </w:r>
      <w:r>
        <w:instrText xml:space="preserve"> PAGEREF _Ref214258405 \h </w:instrText>
      </w:r>
      <w:r w:rsidR="00D42559">
        <w:fldChar w:fldCharType="separate"/>
      </w:r>
      <w:r w:rsidR="00C66417">
        <w:rPr>
          <w:noProof/>
        </w:rPr>
        <w:t>57</w:t>
      </w:r>
      <w:r w:rsidR="00D42559">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jdbc:mysql://localhost:3306/csm41&lt;/connection-url&gt;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302" w:name="_Ref227984670"/>
      <w:bookmarkStart w:id="303" w:name="_Ref227984677"/>
      <w:bookmarkStart w:id="304" w:name="_Ref227984681"/>
      <w:bookmarkStart w:id="305" w:name="_Toc228875194"/>
      <w:r>
        <w:lastRenderedPageBreak/>
        <w:t>Test</w:t>
      </w:r>
      <w:r w:rsidR="00521128">
        <w:t>ing</w:t>
      </w:r>
      <w:r w:rsidR="000B4E3E" w:rsidRPr="000B4E3E">
        <w:t xml:space="preserve"> </w:t>
      </w:r>
      <w:r w:rsidR="00521128">
        <w:t xml:space="preserve">CGMM </w:t>
      </w:r>
      <w:r w:rsidR="000B4E3E" w:rsidRPr="000B4E3E">
        <w:t>Container Managed Security Integration</w:t>
      </w:r>
      <w:bookmarkEnd w:id="302"/>
      <w:bookmarkEnd w:id="303"/>
      <w:bookmarkEnd w:id="304"/>
      <w:bookmarkEnd w:id="305"/>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C66417" w:rsidRPr="00C66417">
          <w:rPr>
            <w:i/>
            <w:color w:val="0000FF"/>
          </w:rPr>
          <w:t>Appendix D</w:t>
        </w:r>
      </w:fldSimple>
      <w:r w:rsidR="00BF27E0">
        <w:t xml:space="preserve"> beginning on page </w:t>
      </w:r>
      <w:r w:rsidR="00D42559">
        <w:fldChar w:fldCharType="begin"/>
      </w:r>
      <w:r w:rsidR="00BF27E0">
        <w:instrText xml:space="preserve"> PAGEREF _Ref214267036 \h </w:instrText>
      </w:r>
      <w:r w:rsidR="00D42559">
        <w:fldChar w:fldCharType="separate"/>
      </w:r>
      <w:r w:rsidR="00C66417">
        <w:rPr>
          <w:noProof/>
        </w:rPr>
        <w:t>60</w:t>
      </w:r>
      <w:r w:rsidR="00D42559">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t>ate and prime CSM 4.1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D42559"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3"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306" w:name="_Ref227984764"/>
      <w:bookmarkStart w:id="307" w:name="_Ref227984767"/>
      <w:bookmarkStart w:id="308" w:name="_Ref228000412"/>
      <w:bookmarkStart w:id="309" w:name="_Ref228000415"/>
      <w:bookmarkStart w:id="310" w:name="_Ref228000419"/>
      <w:bookmarkStart w:id="311" w:name="_Toc228875195"/>
      <w:r>
        <w:lastRenderedPageBreak/>
        <w:t>Integrating</w:t>
      </w:r>
      <w:r w:rsidR="000B4E3E">
        <w:t xml:space="preserve"> CGMM Container Managed Security </w:t>
      </w:r>
      <w:bookmarkEnd w:id="306"/>
      <w:bookmarkEnd w:id="307"/>
      <w:r>
        <w:t>with caArray</w:t>
      </w:r>
      <w:bookmarkEnd w:id="308"/>
      <w:bookmarkEnd w:id="309"/>
      <w:bookmarkEnd w:id="310"/>
      <w:bookmarkEnd w:id="311"/>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C66417" w:rsidRPr="00C66417">
          <w:rPr>
            <w:i/>
            <w:color w:val="0000FF"/>
          </w:rPr>
          <w:t>Appendix D</w:t>
        </w:r>
      </w:fldSimple>
      <w:r>
        <w:t xml:space="preserve"> beginning on page </w:t>
      </w:r>
      <w:r w:rsidR="00D42559">
        <w:fldChar w:fldCharType="begin"/>
      </w:r>
      <w:r>
        <w:instrText xml:space="preserve"> PAGEREF _Ref214267036 \h </w:instrText>
      </w:r>
      <w:r w:rsidR="00D42559">
        <w:fldChar w:fldCharType="separate"/>
      </w:r>
      <w:r w:rsidR="00C66417">
        <w:rPr>
          <w:noProof/>
        </w:rPr>
        <w:t>60</w:t>
      </w:r>
      <w:r w:rsidR="00D42559">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D42559" w:rsidP="00480EEC">
      <w:pPr>
        <w:pStyle w:val="GraphicAnchorMainIndent"/>
      </w:pPr>
      <w:r>
        <w:pict>
          <v:shape id="_x0000_s1048" type="#_x0000_t202" style="width:452.1pt;height:284.65pt;mso-position-horizontal-relative:char;mso-position-vertical-relative:line">
            <v:textbox style="mso-next-textbox:#_x0000_s1048">
              <w:txbxContent>
                <w:p w:rsidR="00F14A55" w:rsidRPr="007D5317" w:rsidRDefault="00F14A55" w:rsidP="00E430F2">
                  <w:pPr>
                    <w:pStyle w:val="Classfilesample"/>
                    <w:spacing w:after="80"/>
                    <w:ind w:left="0"/>
                  </w:pPr>
                  <w:r w:rsidRPr="007D5317">
                    <w:t xml:space="preserve">Authentication Source: </w:t>
                  </w:r>
                </w:p>
                <w:p w:rsidR="00F14A55" w:rsidRPr="007D5317" w:rsidRDefault="00F14A55" w:rsidP="00E430F2">
                  <w:pPr>
                    <w:pStyle w:val="Classfilesample"/>
                    <w:spacing w:after="80"/>
                    <w:ind w:left="0"/>
                  </w:pPr>
                  <w:r w:rsidRPr="007D5317">
                    <w:t>&lt;select name="authenticationServiceURL" size="1"&gt;</w:t>
                  </w:r>
                </w:p>
                <w:p w:rsidR="00F14A55" w:rsidRPr="007D5317" w:rsidRDefault="00F14A55" w:rsidP="00E430F2">
                  <w:pPr>
                    <w:pStyle w:val="Classfilesample"/>
                    <w:spacing w:after="80"/>
                    <w:ind w:left="0"/>
                  </w:pPr>
                  <w:r w:rsidRPr="007D5317">
                    <w:t>&lt;option value="https://dorian.training.cagrid.org:8443/wsrf/services/cagrid/Dorian"&gt;caGrid Training&lt;/option&gt;"</w:t>
                  </w:r>
                </w:p>
                <w:p w:rsidR="00F14A55" w:rsidRPr="007D5317" w:rsidRDefault="00F14A55" w:rsidP="00E430F2">
                  <w:pPr>
                    <w:pStyle w:val="Classfilesample"/>
                    <w:spacing w:after="80"/>
                    <w:ind w:left="0"/>
                  </w:pPr>
                  <w:r w:rsidRPr="007D5317">
                    <w:t>&lt;%--    &lt;% // Use the following code to auto populate the Drop down list.</w:t>
                  </w:r>
                </w:p>
                <w:p w:rsidR="00F14A55" w:rsidRPr="007D5317" w:rsidRDefault="00F14A55" w:rsidP="00E430F2">
                  <w:pPr>
                    <w:pStyle w:val="Classfilesample"/>
                    <w:spacing w:after="80"/>
                    <w:ind w:left="0"/>
                  </w:pPr>
                  <w:r>
                    <w:t xml:space="preserve"> </w:t>
                  </w:r>
                  <w:r w:rsidRPr="007D5317">
                    <w:t xml:space="preserve">if (request.getAttribute("AUTHENTICATION_SOURCE_MAP") == null) </w:t>
                  </w:r>
                  <w:r w:rsidRPr="00E67FEF">
                    <w:t>{</w:t>
                  </w:r>
                </w:p>
                <w:p w:rsidR="00F14A55" w:rsidRPr="007D5317" w:rsidRDefault="00F14A55"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F14A55" w:rsidRPr="007D5317" w:rsidRDefault="00F14A55" w:rsidP="00E430F2">
                  <w:pPr>
                    <w:pStyle w:val="Classfilesample"/>
                    <w:spacing w:after="80"/>
                    <w:ind w:left="0"/>
                  </w:pPr>
                  <w:r w:rsidRPr="007D5317">
                    <w:t xml:space="preserve"> </w:t>
                  </w:r>
                  <w:r w:rsidRPr="00E67FEF">
                    <w:t>}</w:t>
                  </w:r>
                  <w:r w:rsidRPr="007D5317">
                    <w:t xml:space="preserve"> </w:t>
                  </w:r>
                </w:p>
                <w:p w:rsidR="00F14A55" w:rsidRPr="007D5317" w:rsidRDefault="00F14A55" w:rsidP="00E430F2">
                  <w:pPr>
                    <w:pStyle w:val="Classfilesample"/>
                    <w:spacing w:after="80"/>
                    <w:ind w:left="0"/>
                  </w:pPr>
                  <w:r w:rsidRPr="007D5317">
                    <w:t>Map sm = (Map)request.getAttribute("AUTHENTICATION_SOURCE_MAP");</w:t>
                  </w:r>
                </w:p>
                <w:p w:rsidR="00F14A55" w:rsidRPr="007D5317" w:rsidRDefault="00F14A55" w:rsidP="00E430F2">
                  <w:pPr>
                    <w:pStyle w:val="Classfilesample"/>
                    <w:spacing w:after="80"/>
                    <w:ind w:left="0"/>
                  </w:pPr>
                  <w:r w:rsidRPr="007D5317">
                    <w:t>Iterator it = sm.keySet().iterator();</w:t>
                  </w:r>
                </w:p>
                <w:p w:rsidR="00F14A55" w:rsidRPr="007D5317" w:rsidRDefault="00F14A55" w:rsidP="00E430F2">
                  <w:pPr>
                    <w:pStyle w:val="Classfilesample"/>
                    <w:spacing w:after="80"/>
                    <w:ind w:left="0"/>
                  </w:pPr>
                  <w:r w:rsidRPr="007D5317">
                    <w:t>while(it.hasNext())</w:t>
                  </w:r>
                  <w:r w:rsidRPr="00E67FEF">
                    <w:t>{</w:t>
                  </w:r>
                </w:p>
                <w:p w:rsidR="00F14A55" w:rsidRPr="007D5317" w:rsidRDefault="00F14A55" w:rsidP="00E430F2">
                  <w:pPr>
                    <w:pStyle w:val="Classfilesample"/>
                    <w:spacing w:after="80"/>
                    <w:ind w:left="0"/>
                  </w:pPr>
                  <w:r>
                    <w:t xml:space="preserve">                </w:t>
                  </w:r>
                  <w:r w:rsidRPr="007D5317">
                    <w:t>String key = (String)it.next();</w:t>
                  </w:r>
                </w:p>
                <w:p w:rsidR="00F14A55" w:rsidRPr="007D5317" w:rsidRDefault="00F14A55" w:rsidP="00E430F2">
                  <w:pPr>
                    <w:pStyle w:val="Classfilesample"/>
                    <w:spacing w:after="80"/>
                    <w:ind w:left="0"/>
                  </w:pPr>
                  <w:r w:rsidRPr="007D5317">
                    <w:t xml:space="preserve">                String value = (String)sm.get(key);</w:t>
                  </w:r>
                </w:p>
                <w:p w:rsidR="00F14A55" w:rsidRPr="007D5317" w:rsidRDefault="00F14A55"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F14A55" w:rsidRPr="007D5317" w:rsidRDefault="00F14A55" w:rsidP="00E430F2">
                  <w:pPr>
                    <w:pStyle w:val="Classfilesample"/>
                    <w:spacing w:after="80"/>
                    <w:ind w:left="0"/>
                  </w:pPr>
                  <w:r w:rsidRPr="00E67FEF">
                    <w:t>}</w:t>
                  </w:r>
                  <w:r w:rsidRPr="007D5317">
                    <w:t xml:space="preserve">  </w:t>
                  </w:r>
                </w:p>
                <w:p w:rsidR="00F14A55" w:rsidRPr="007D5317" w:rsidRDefault="00F14A55" w:rsidP="00E430F2">
                  <w:pPr>
                    <w:pStyle w:val="Classfilesample"/>
                    <w:spacing w:after="80"/>
                    <w:ind w:left="0"/>
                  </w:pPr>
                  <w:r w:rsidRPr="007D5317">
                    <w:t>%&gt;</w:t>
                  </w:r>
                </w:p>
                <w:p w:rsidR="00F14A55" w:rsidRPr="007D5317" w:rsidRDefault="00F14A55" w:rsidP="00E430F2">
                  <w:pPr>
                    <w:pStyle w:val="Classfilesample"/>
                    <w:spacing w:after="80"/>
                    <w:ind w:left="0"/>
                  </w:pPr>
                  <w:r w:rsidRPr="007D5317">
                    <w:t>--%&gt;</w:t>
                  </w:r>
                </w:p>
                <w:p w:rsidR="00F14A55" w:rsidRPr="007D5317" w:rsidRDefault="00F14A55"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C66417">
          <w:rPr>
            <w:noProof/>
          </w:rPr>
          <w:t>6</w:t>
        </w:r>
      </w:fldSimple>
      <w:r w:rsidR="005F14C9">
        <w:noBreakHyphen/>
      </w:r>
      <w:fldSimple w:instr=" SEQ Figure \* ARABIC \s 1 ">
        <w:r w:rsidR="00C66417">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4C5BD0" w:rsidP="00671494">
      <w:pPr>
        <w:pStyle w:val="ListNumber"/>
      </w:pPr>
      <w:r>
        <w:t>Check out CGMM or</w:t>
      </w:r>
      <w:r w:rsidR="000B4E3E">
        <w:t xml:space="preserve"> Download </w:t>
      </w:r>
      <w:r>
        <w:t xml:space="preserve">the </w:t>
      </w:r>
      <w:r w:rsidR="000B4E3E">
        <w:t>CGMM Release</w:t>
      </w:r>
      <w:r w:rsidR="00747BB4">
        <w:t>.</w:t>
      </w:r>
    </w:p>
    <w:p w:rsidR="000B4E3E" w:rsidRDefault="000B4E3E" w:rsidP="00671494">
      <w:pPr>
        <w:pStyle w:val="ListNumber"/>
      </w:pPr>
      <w:r>
        <w:t>Build CGMM (only</w:t>
      </w:r>
      <w:r w:rsidR="00747BB4">
        <w:t xml:space="preserve"> necessary</w:t>
      </w:r>
      <w:r>
        <w:t xml:space="preserve"> i</w:t>
      </w:r>
      <w:r w:rsidR="00747BB4">
        <w:t xml:space="preserve">f source code was checked out) by going to the </w:t>
      </w:r>
      <w:r w:rsidR="00747BB4" w:rsidRPr="004C5BD0">
        <w:rPr>
          <w:rStyle w:val="CodeChar0"/>
        </w:rPr>
        <w:t>cgmmweb</w:t>
      </w:r>
      <w:r w:rsidR="00747BB4">
        <w:t xml:space="preserve"> directory (i.e., CGMM_FOLDER) and typing the following command at the command prompt:</w:t>
      </w:r>
    </w:p>
    <w:p w:rsidR="000B4E3E" w:rsidRPr="00747BB4" w:rsidRDefault="000B4E3E" w:rsidP="00480EEC">
      <w:pPr>
        <w:pStyle w:val="Code"/>
        <w:ind w:left="1440"/>
        <w:rPr>
          <w:rStyle w:val="CodeChar0"/>
        </w:rPr>
      </w:pPr>
      <w:r w:rsidRPr="00747BB4">
        <w:rPr>
          <w:rStyle w:val="CodeChar0"/>
        </w:rPr>
        <w:t>ant –f cgmm_build.xml</w:t>
      </w:r>
    </w:p>
    <w:p w:rsidR="000B4E3E" w:rsidRDefault="000B4E3E" w:rsidP="00747BB4">
      <w:pPr>
        <w:pStyle w:val="BodyTextIndent"/>
        <w:spacing w:before="120"/>
      </w:pPr>
      <w:r w:rsidRPr="00CA3624">
        <w:t xml:space="preserve">The Build contents are </w:t>
      </w:r>
      <w:r w:rsidR="00C31203">
        <w:t xml:space="preserve">now </w:t>
      </w:r>
      <w:r w:rsidRPr="00CA3624">
        <w:t>available in the CGMM_RELEASE_FOLDER folder.</w:t>
      </w:r>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CGMM_RELEASE_FOLDER/cgmmapi.jar</w:t>
      </w:r>
    </w:p>
    <w:p w:rsidR="000B4E3E" w:rsidRPr="00747BB4" w:rsidRDefault="000B4E3E" w:rsidP="00747BB4">
      <w:pPr>
        <w:pStyle w:val="ListBullet3"/>
      </w:pPr>
      <w:r w:rsidRPr="00747BB4">
        <w:rPr>
          <w:rStyle w:val="CodeChar0"/>
        </w:rPr>
        <w:t>CGMM_RELEASE_FOLDER/catalina.jar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lastRenderedPageBreak/>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E430F2">
        <w:t xml:space="preserve">. </w:t>
      </w:r>
      <w:r w:rsidRPr="004111ED">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D42559"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E430F2" w:rsidRDefault="00E430F2" w:rsidP="00E430F2">
      <w:pPr>
        <w:pStyle w:val="BodyText"/>
      </w:pPr>
    </w:p>
    <w:p w:rsidR="00E430F2" w:rsidRDefault="00E430F2" w:rsidP="00E430F2">
      <w:pPr>
        <w:pStyle w:val="BodyText"/>
      </w:pPr>
    </w:p>
    <w:p w:rsidR="002D4B44" w:rsidRDefault="002D4B44" w:rsidP="002D4B44">
      <w:pPr>
        <w:pStyle w:val="ListNumber"/>
      </w:pPr>
      <w:r>
        <w:t>(OPTIONAL) Configure CLM Audit Logging.</w:t>
      </w:r>
    </w:p>
    <w:p w:rsidR="002D4B44" w:rsidRDefault="002D4B44" w:rsidP="002D4B44">
      <w:pPr>
        <w:pStyle w:val="ListNumber"/>
      </w:pPr>
      <w:r>
        <w:t>Test the configuration by performing the following steps:</w:t>
      </w:r>
    </w:p>
    <w:p w:rsidR="002D4B44" w:rsidRDefault="002D4B44" w:rsidP="002D4B44">
      <w:pPr>
        <w:pStyle w:val="ListNumber2"/>
        <w:numPr>
          <w:ilvl w:val="0"/>
          <w:numId w:val="44"/>
        </w:numPr>
      </w:pPr>
      <w:r>
        <w:t>Start JBoss.</w:t>
      </w:r>
    </w:p>
    <w:p w:rsidR="002D4B44" w:rsidRDefault="002D4B44" w:rsidP="002D4B44">
      <w:pPr>
        <w:pStyle w:val="ListNumber2"/>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0B4E3E" w:rsidRDefault="000B4E3E" w:rsidP="00590CE4">
      <w:pPr>
        <w:pStyle w:val="BodyText"/>
      </w:pPr>
    </w:p>
    <w:p w:rsidR="000B4E3E" w:rsidRDefault="000B4E3E" w:rsidP="00590CE4">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Default="00910D82" w:rsidP="0095242A">
      <w:pPr>
        <w:pStyle w:val="Title"/>
      </w:pPr>
      <w:bookmarkStart w:id="312" w:name="_Toc187026501"/>
      <w:bookmarkStart w:id="313" w:name="_Toc187026585"/>
      <w:bookmarkStart w:id="314" w:name="_Toc187026891"/>
      <w:bookmarkStart w:id="315" w:name="_Toc187026982"/>
      <w:bookmarkStart w:id="316" w:name="_Toc187027120"/>
      <w:bookmarkStart w:id="317" w:name="_Toc187027476"/>
      <w:bookmarkStart w:id="318" w:name="_Toc187027630"/>
      <w:bookmarkStart w:id="319" w:name="_Toc187027784"/>
      <w:bookmarkStart w:id="320" w:name="_Toc187028113"/>
      <w:bookmarkStart w:id="321" w:name="_Toc187028220"/>
      <w:bookmarkStart w:id="322" w:name="_Toc187028245"/>
      <w:bookmarkStart w:id="323" w:name="_Toc187028632"/>
      <w:bookmarkStart w:id="324" w:name="_Toc187028761"/>
      <w:bookmarkStart w:id="325" w:name="_Toc187028906"/>
      <w:bookmarkStart w:id="326" w:name="_Toc187028934"/>
      <w:bookmarkStart w:id="327" w:name="_Ref91488658"/>
      <w:bookmarkStart w:id="328" w:name="_Ref91488663"/>
      <w:bookmarkStart w:id="329" w:name="_Ref94339750"/>
      <w:bookmarkStart w:id="330" w:name="_Ref94339799"/>
      <w:bookmarkStart w:id="331" w:name="_Toc99793423"/>
      <w:bookmarkStart w:id="332" w:name="_Toc142194777"/>
      <w:bookmarkStart w:id="333" w:name="_Toc228875196"/>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827861">
        <w:lastRenderedPageBreak/>
        <w:t>Glossary</w:t>
      </w:r>
      <w:bookmarkEnd w:id="327"/>
      <w:bookmarkEnd w:id="328"/>
      <w:bookmarkEnd w:id="329"/>
      <w:bookmarkEnd w:id="330"/>
      <w:bookmarkEnd w:id="331"/>
      <w:bookmarkEnd w:id="332"/>
      <w:bookmarkEnd w:id="333"/>
    </w:p>
    <w:p w:rsidR="00910D82" w:rsidRDefault="00D42559"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4"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334" w:name="_Toc187026440"/>
      <w:bookmarkStart w:id="335" w:name="_Toc187026503"/>
      <w:bookmarkStart w:id="336" w:name="_Toc187026587"/>
      <w:bookmarkStart w:id="337" w:name="_Toc187026893"/>
      <w:bookmarkStart w:id="338" w:name="_Toc187026984"/>
      <w:bookmarkStart w:id="339" w:name="_Toc187027122"/>
      <w:bookmarkStart w:id="340" w:name="_Toc187027478"/>
      <w:bookmarkStart w:id="341" w:name="_Toc187027632"/>
      <w:bookmarkStart w:id="342" w:name="_Toc187027738"/>
      <w:bookmarkStart w:id="343" w:name="_Toc187027786"/>
      <w:bookmarkStart w:id="344" w:name="_Toc187028115"/>
      <w:bookmarkStart w:id="345" w:name="_Toc187028222"/>
      <w:bookmarkStart w:id="346" w:name="_Toc187028247"/>
      <w:bookmarkStart w:id="347" w:name="_Toc187028634"/>
      <w:bookmarkStart w:id="348" w:name="_Toc187028763"/>
      <w:bookmarkStart w:id="349" w:name="_Toc187028908"/>
      <w:bookmarkStart w:id="350" w:name="_Toc187028936"/>
      <w:bookmarkStart w:id="351" w:name="_Toc187030169"/>
      <w:bookmarkStart w:id="352" w:name="_Toc187030216"/>
      <w:bookmarkStart w:id="353" w:name="_Toc228875197"/>
      <w:r>
        <w:lastRenderedPageBreak/>
        <w:t>Index</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7B5769" w:rsidRDefault="007B5769" w:rsidP="00D544CF">
      <w:pPr>
        <w:pStyle w:val="BodyText"/>
      </w:pPr>
    </w:p>
    <w:p w:rsidR="00F14A55" w:rsidRDefault="00D42559" w:rsidP="00D544CF">
      <w:pPr>
        <w:pStyle w:val="BodyText"/>
        <w:rPr>
          <w:noProof/>
        </w:rPr>
        <w:sectPr w:rsidR="00F14A55" w:rsidSect="00F14A55">
          <w:headerReference w:type="even" r:id="rId75"/>
          <w:headerReference w:type="default" r:id="rId7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F14A55" w:rsidRDefault="00F14A55">
      <w:pPr>
        <w:pStyle w:val="Index1"/>
        <w:tabs>
          <w:tab w:val="right" w:leader="dot" w:pos="4094"/>
        </w:tabs>
        <w:rPr>
          <w:noProof/>
        </w:rPr>
      </w:pPr>
      <w:r>
        <w:rPr>
          <w:noProof/>
        </w:rPr>
        <w:t>alternate CGMM scenarios, 34</w:t>
      </w:r>
    </w:p>
    <w:p w:rsidR="00F14A55" w:rsidRDefault="00F14A55">
      <w:pPr>
        <w:pStyle w:val="Index1"/>
        <w:tabs>
          <w:tab w:val="right" w:leader="dot" w:pos="4094"/>
        </w:tabs>
        <w:rPr>
          <w:noProof/>
        </w:rPr>
      </w:pPr>
      <w:r>
        <w:rPr>
          <w:noProof/>
        </w:rPr>
        <w:t>API</w:t>
      </w:r>
    </w:p>
    <w:p w:rsidR="00F14A55" w:rsidRDefault="00F14A55">
      <w:pPr>
        <w:pStyle w:val="Index2"/>
        <w:tabs>
          <w:tab w:val="right" w:leader="dot" w:pos="4094"/>
        </w:tabs>
        <w:rPr>
          <w:noProof/>
        </w:rPr>
      </w:pPr>
      <w:r>
        <w:rPr>
          <w:noProof/>
        </w:rPr>
        <w:t>authenticating users, 17</w:t>
      </w:r>
    </w:p>
    <w:p w:rsidR="00F14A55" w:rsidRDefault="00F14A55">
      <w:pPr>
        <w:pStyle w:val="Index2"/>
        <w:tabs>
          <w:tab w:val="right" w:leader="dot" w:pos="4094"/>
        </w:tabs>
        <w:rPr>
          <w:noProof/>
        </w:rPr>
      </w:pPr>
      <w:r>
        <w:rPr>
          <w:noProof/>
        </w:rPr>
        <w:t>CGMM, 7, 11</w:t>
      </w:r>
    </w:p>
    <w:p w:rsidR="00F14A55" w:rsidRDefault="00F14A55">
      <w:pPr>
        <w:pStyle w:val="Index2"/>
        <w:tabs>
          <w:tab w:val="right" w:leader="dot" w:pos="4094"/>
        </w:tabs>
        <w:rPr>
          <w:noProof/>
        </w:rPr>
      </w:pPr>
      <w:r>
        <w:rPr>
          <w:noProof/>
        </w:rPr>
        <w:t>CGMM Manager, 12</w:t>
      </w:r>
    </w:p>
    <w:p w:rsidR="00F14A55" w:rsidRDefault="00F14A55">
      <w:pPr>
        <w:pStyle w:val="Index2"/>
        <w:tabs>
          <w:tab w:val="right" w:leader="dot" w:pos="4094"/>
        </w:tabs>
        <w:rPr>
          <w:noProof/>
        </w:rPr>
      </w:pPr>
      <w:r>
        <w:rPr>
          <w:noProof/>
        </w:rPr>
        <w:t>configuration files, 18</w:t>
      </w:r>
    </w:p>
    <w:p w:rsidR="00F14A55" w:rsidRDefault="00F14A55">
      <w:pPr>
        <w:pStyle w:val="Index2"/>
        <w:tabs>
          <w:tab w:val="right" w:leader="dot" w:pos="4094"/>
        </w:tabs>
        <w:rPr>
          <w:noProof/>
        </w:rPr>
      </w:pPr>
      <w:r>
        <w:rPr>
          <w:noProof/>
        </w:rPr>
        <w:t>importing authentication, 16</w:t>
      </w:r>
    </w:p>
    <w:p w:rsidR="00F14A55" w:rsidRDefault="00F14A55">
      <w:pPr>
        <w:pStyle w:val="Index2"/>
        <w:tabs>
          <w:tab w:val="right" w:leader="dot" w:pos="4094"/>
        </w:tabs>
        <w:rPr>
          <w:noProof/>
        </w:rPr>
      </w:pPr>
      <w:r>
        <w:rPr>
          <w:noProof/>
        </w:rPr>
        <w:t>importing CGMM Manager, 16</w:t>
      </w:r>
    </w:p>
    <w:p w:rsidR="00F14A55" w:rsidRDefault="00F14A55">
      <w:pPr>
        <w:pStyle w:val="Index2"/>
        <w:tabs>
          <w:tab w:val="right" w:leader="dot" w:pos="4094"/>
        </w:tabs>
        <w:rPr>
          <w:noProof/>
        </w:rPr>
      </w:pPr>
      <w:r>
        <w:rPr>
          <w:noProof/>
        </w:rPr>
        <w:t>migrating users, 17</w:t>
      </w:r>
    </w:p>
    <w:p w:rsidR="00F14A55" w:rsidRDefault="00F14A55">
      <w:pPr>
        <w:pStyle w:val="Index2"/>
        <w:tabs>
          <w:tab w:val="right" w:leader="dot" w:pos="4094"/>
        </w:tabs>
        <w:rPr>
          <w:noProof/>
        </w:rPr>
      </w:pPr>
      <w:r>
        <w:rPr>
          <w:noProof/>
        </w:rPr>
        <w:t>obtaining authentication, 17</w:t>
      </w:r>
    </w:p>
    <w:p w:rsidR="00F14A55" w:rsidRDefault="00F14A55">
      <w:pPr>
        <w:pStyle w:val="Index2"/>
        <w:tabs>
          <w:tab w:val="right" w:leader="dot" w:pos="4094"/>
        </w:tabs>
        <w:rPr>
          <w:noProof/>
        </w:rPr>
      </w:pPr>
      <w:r>
        <w:rPr>
          <w:noProof/>
        </w:rPr>
        <w:t>obtaining CGMM Manager, 17</w:t>
      </w:r>
    </w:p>
    <w:p w:rsidR="00F14A55" w:rsidRDefault="00F14A55">
      <w:pPr>
        <w:pStyle w:val="Index2"/>
        <w:tabs>
          <w:tab w:val="right" w:leader="dot" w:pos="4094"/>
        </w:tabs>
        <w:rPr>
          <w:noProof/>
        </w:rPr>
      </w:pPr>
      <w:r>
        <w:rPr>
          <w:noProof/>
        </w:rPr>
        <w:t>services, 12</w:t>
      </w:r>
    </w:p>
    <w:p w:rsidR="00F14A55" w:rsidRDefault="00F14A55">
      <w:pPr>
        <w:pStyle w:val="Index2"/>
        <w:tabs>
          <w:tab w:val="right" w:leader="dot" w:pos="4094"/>
        </w:tabs>
        <w:rPr>
          <w:noProof/>
        </w:rPr>
      </w:pPr>
      <w:r>
        <w:rPr>
          <w:noProof/>
        </w:rPr>
        <w:t>workflow, 11</w:t>
      </w:r>
    </w:p>
    <w:p w:rsidR="00F14A55" w:rsidRDefault="00F14A55">
      <w:pPr>
        <w:pStyle w:val="Index1"/>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authenticating users, 17</w:t>
      </w:r>
    </w:p>
    <w:p w:rsidR="00F14A55" w:rsidRDefault="00F14A55">
      <w:pPr>
        <w:pStyle w:val="Index1"/>
        <w:tabs>
          <w:tab w:val="right" w:leader="dot" w:pos="4094"/>
        </w:tabs>
        <w:rPr>
          <w:noProof/>
        </w:rPr>
      </w:pPr>
      <w:r>
        <w:rPr>
          <w:noProof/>
        </w:rPr>
        <w:t>authentication, 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B</w:t>
      </w:r>
    </w:p>
    <w:p w:rsidR="00F14A55" w:rsidRDefault="00F14A55">
      <w:pPr>
        <w:pStyle w:val="Index1"/>
        <w:tabs>
          <w:tab w:val="right" w:leader="dot" w:pos="4094"/>
        </w:tabs>
        <w:rPr>
          <w:noProof/>
        </w:rPr>
      </w:pPr>
      <w:r>
        <w:rPr>
          <w:noProof/>
        </w:rPr>
        <w:t>before you install, 45</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C</w:t>
      </w:r>
    </w:p>
    <w:p w:rsidR="00F14A55" w:rsidRDefault="00F14A55">
      <w:pPr>
        <w:pStyle w:val="Index1"/>
        <w:tabs>
          <w:tab w:val="right" w:leader="dot" w:pos="4094"/>
        </w:tabs>
        <w:rPr>
          <w:noProof/>
        </w:rPr>
      </w:pPr>
      <w:r>
        <w:rPr>
          <w:noProof/>
        </w:rPr>
        <w:t>caGrid account</w:t>
      </w:r>
    </w:p>
    <w:p w:rsidR="00F14A55" w:rsidRDefault="00F14A55">
      <w:pPr>
        <w:pStyle w:val="Index2"/>
        <w:tabs>
          <w:tab w:val="right" w:leader="dot" w:pos="4094"/>
        </w:tabs>
        <w:rPr>
          <w:noProof/>
        </w:rPr>
      </w:pPr>
      <w:r>
        <w:rPr>
          <w:noProof/>
        </w:rPr>
        <w:t>create new, 7, 27, 36</w:t>
      </w:r>
    </w:p>
    <w:p w:rsidR="00F14A55" w:rsidRDefault="00F14A55">
      <w:pPr>
        <w:pStyle w:val="Index1"/>
        <w:tabs>
          <w:tab w:val="right" w:leader="dot" w:pos="4094"/>
        </w:tabs>
        <w:rPr>
          <w:noProof/>
        </w:rPr>
      </w:pPr>
      <w:r>
        <w:rPr>
          <w:noProof/>
        </w:rPr>
        <w:t>caGrid security infrastructure, 47</w:t>
      </w:r>
    </w:p>
    <w:p w:rsidR="00F14A55" w:rsidRDefault="00F14A55">
      <w:pPr>
        <w:pStyle w:val="Index1"/>
        <w:tabs>
          <w:tab w:val="right" w:leader="dot" w:pos="4094"/>
        </w:tabs>
        <w:rPr>
          <w:noProof/>
        </w:rPr>
      </w:pPr>
      <w:r>
        <w:rPr>
          <w:noProof/>
        </w:rPr>
        <w:t>CGMM</w:t>
      </w:r>
    </w:p>
    <w:p w:rsidR="00F14A55" w:rsidRDefault="00F14A55">
      <w:pPr>
        <w:pStyle w:val="Index2"/>
        <w:tabs>
          <w:tab w:val="right" w:leader="dot" w:pos="4094"/>
        </w:tabs>
        <w:rPr>
          <w:noProof/>
        </w:rPr>
      </w:pPr>
      <w:r>
        <w:rPr>
          <w:noProof/>
        </w:rPr>
        <w:t>API, 7, 11</w:t>
      </w:r>
    </w:p>
    <w:p w:rsidR="00F14A55" w:rsidRDefault="00F14A55">
      <w:pPr>
        <w:pStyle w:val="Index2"/>
        <w:tabs>
          <w:tab w:val="right" w:leader="dot" w:pos="4094"/>
        </w:tabs>
        <w:rPr>
          <w:noProof/>
        </w:rPr>
      </w:pPr>
      <w:r>
        <w:rPr>
          <w:noProof/>
        </w:rPr>
        <w:t>API configuration, 18</w:t>
      </w:r>
    </w:p>
    <w:p w:rsidR="00F14A55" w:rsidRDefault="00F14A55">
      <w:pPr>
        <w:pStyle w:val="Index2"/>
        <w:tabs>
          <w:tab w:val="right" w:leader="dot" w:pos="4094"/>
        </w:tabs>
        <w:rPr>
          <w:noProof/>
        </w:rPr>
      </w:pPr>
      <w:r>
        <w:rPr>
          <w:noProof/>
        </w:rPr>
        <w:t>API services, 12</w:t>
      </w:r>
    </w:p>
    <w:p w:rsidR="00F14A55" w:rsidRDefault="00F14A55">
      <w:pPr>
        <w:pStyle w:val="Index2"/>
        <w:tabs>
          <w:tab w:val="right" w:leader="dot" w:pos="4094"/>
        </w:tabs>
        <w:rPr>
          <w:noProof/>
        </w:rPr>
      </w:pPr>
      <w:r>
        <w:rPr>
          <w:noProof/>
        </w:rPr>
        <w:t>architecture, 6</w:t>
      </w:r>
    </w:p>
    <w:p w:rsidR="00F14A55" w:rsidRDefault="00F14A55">
      <w:pPr>
        <w:pStyle w:val="Index2"/>
        <w:tabs>
          <w:tab w:val="right" w:leader="dot" w:pos="4094"/>
        </w:tabs>
        <w:rPr>
          <w:noProof/>
        </w:rPr>
      </w:pPr>
      <w:r>
        <w:rPr>
          <w:noProof/>
        </w:rPr>
        <w:t>components, 7</w:t>
      </w:r>
    </w:p>
    <w:p w:rsidR="00F14A55" w:rsidRDefault="00F14A55">
      <w:pPr>
        <w:pStyle w:val="Index2"/>
        <w:tabs>
          <w:tab w:val="right" w:leader="dot" w:pos="4094"/>
        </w:tabs>
        <w:rPr>
          <w:noProof/>
        </w:rPr>
      </w:pPr>
      <w:r>
        <w:rPr>
          <w:noProof/>
        </w:rPr>
        <w:t>customization, 7</w:t>
      </w:r>
    </w:p>
    <w:p w:rsidR="00F14A55" w:rsidRDefault="00F14A55">
      <w:pPr>
        <w:pStyle w:val="Index2"/>
        <w:tabs>
          <w:tab w:val="right" w:leader="dot" w:pos="4094"/>
        </w:tabs>
        <w:rPr>
          <w:noProof/>
        </w:rPr>
      </w:pPr>
      <w:r>
        <w:rPr>
          <w:noProof/>
        </w:rPr>
        <w:t>deployment, 43, 48, 49</w:t>
      </w:r>
    </w:p>
    <w:p w:rsidR="00F14A55" w:rsidRDefault="00F14A55">
      <w:pPr>
        <w:pStyle w:val="Index2"/>
        <w:tabs>
          <w:tab w:val="right" w:leader="dot" w:pos="4094"/>
        </w:tabs>
        <w:rPr>
          <w:noProof/>
        </w:rPr>
      </w:pPr>
      <w:r>
        <w:rPr>
          <w:noProof/>
        </w:rPr>
        <w:t>filter, 7</w:t>
      </w:r>
    </w:p>
    <w:p w:rsidR="00F14A55" w:rsidRDefault="00F14A55">
      <w:pPr>
        <w:pStyle w:val="Index2"/>
        <w:tabs>
          <w:tab w:val="right" w:leader="dot" w:pos="4094"/>
        </w:tabs>
        <w:rPr>
          <w:noProof/>
        </w:rPr>
      </w:pPr>
      <w:r>
        <w:rPr>
          <w:noProof/>
        </w:rPr>
        <w:t>installation, 43, 45</w:t>
      </w:r>
    </w:p>
    <w:p w:rsidR="00F14A55" w:rsidRDefault="00F14A55">
      <w:pPr>
        <w:pStyle w:val="Index2"/>
        <w:tabs>
          <w:tab w:val="right" w:leader="dot" w:pos="4094"/>
        </w:tabs>
        <w:rPr>
          <w:noProof/>
        </w:rPr>
      </w:pPr>
      <w:r>
        <w:rPr>
          <w:noProof/>
        </w:rPr>
        <w:t>installation parameters, 48</w:t>
      </w:r>
    </w:p>
    <w:p w:rsidR="00F14A55" w:rsidRDefault="00F14A55">
      <w:pPr>
        <w:pStyle w:val="Index2"/>
        <w:tabs>
          <w:tab w:val="right" w:leader="dot" w:pos="4094"/>
        </w:tabs>
        <w:rPr>
          <w:noProof/>
        </w:rPr>
      </w:pPr>
      <w:r>
        <w:rPr>
          <w:noProof/>
        </w:rPr>
        <w:t>overview, 5</w:t>
      </w:r>
    </w:p>
    <w:p w:rsidR="00F14A55" w:rsidRDefault="00F14A55">
      <w:pPr>
        <w:pStyle w:val="Index2"/>
        <w:tabs>
          <w:tab w:val="right" w:leader="dot" w:pos="4094"/>
        </w:tabs>
        <w:rPr>
          <w:noProof/>
        </w:rPr>
      </w:pPr>
      <w:r>
        <w:rPr>
          <w:noProof/>
        </w:rPr>
        <w:t>process flow, 7</w:t>
      </w:r>
    </w:p>
    <w:p w:rsidR="00F14A55" w:rsidRDefault="00F14A55">
      <w:pPr>
        <w:pStyle w:val="Index2"/>
        <w:tabs>
          <w:tab w:val="right" w:leader="dot" w:pos="4094"/>
        </w:tabs>
        <w:rPr>
          <w:noProof/>
        </w:rPr>
      </w:pPr>
      <w:r>
        <w:rPr>
          <w:noProof/>
        </w:rPr>
        <w:t>release contents, 44</w:t>
      </w:r>
    </w:p>
    <w:p w:rsidR="00F14A55" w:rsidRDefault="00F14A55">
      <w:pPr>
        <w:pStyle w:val="Index2"/>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CGMM Manager class, 12</w:t>
      </w:r>
    </w:p>
    <w:p w:rsidR="00F14A55" w:rsidRDefault="00F14A55">
      <w:pPr>
        <w:pStyle w:val="Index1"/>
        <w:tabs>
          <w:tab w:val="right" w:leader="dot" w:pos="4094"/>
        </w:tabs>
        <w:rPr>
          <w:noProof/>
        </w:rPr>
      </w:pPr>
      <w:r>
        <w:rPr>
          <w:noProof/>
        </w:rPr>
        <w:t>CGMM Manager Service</w:t>
      </w:r>
    </w:p>
    <w:p w:rsidR="00F14A55" w:rsidRDefault="00F14A55">
      <w:pPr>
        <w:pStyle w:val="Index2"/>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CGMM Properties sample file, 59</w:t>
      </w:r>
    </w:p>
    <w:p w:rsidR="00F14A55" w:rsidRDefault="00F14A55">
      <w:pPr>
        <w:pStyle w:val="Index1"/>
        <w:tabs>
          <w:tab w:val="right" w:leader="dot" w:pos="4094"/>
        </w:tabs>
        <w:rPr>
          <w:noProof/>
        </w:rPr>
      </w:pPr>
      <w:r>
        <w:rPr>
          <w:noProof/>
        </w:rPr>
        <w:t>CGMM Properties XSD file, 53</w:t>
      </w:r>
    </w:p>
    <w:p w:rsidR="00F14A55" w:rsidRDefault="00F14A55">
      <w:pPr>
        <w:pStyle w:val="Index1"/>
        <w:tabs>
          <w:tab w:val="right" w:leader="dot" w:pos="4094"/>
        </w:tabs>
        <w:rPr>
          <w:noProof/>
        </w:rPr>
      </w:pPr>
      <w:r>
        <w:rPr>
          <w:noProof/>
        </w:rPr>
        <w:t>CGMM Tool, 23</w:t>
      </w:r>
    </w:p>
    <w:p w:rsidR="00F14A55" w:rsidRDefault="00F14A55">
      <w:pPr>
        <w:pStyle w:val="Index2"/>
        <w:tabs>
          <w:tab w:val="right" w:leader="dot" w:pos="4094"/>
        </w:tabs>
        <w:rPr>
          <w:noProof/>
        </w:rPr>
      </w:pPr>
      <w:r>
        <w:rPr>
          <w:noProof/>
        </w:rPr>
        <w:t>alternate behavior, 33</w:t>
      </w:r>
    </w:p>
    <w:p w:rsidR="00F14A55" w:rsidRDefault="00F14A55">
      <w:pPr>
        <w:pStyle w:val="Index2"/>
        <w:tabs>
          <w:tab w:val="right" w:leader="dot" w:pos="4094"/>
        </w:tabs>
        <w:rPr>
          <w:noProof/>
        </w:rPr>
      </w:pPr>
      <w:r>
        <w:rPr>
          <w:noProof/>
        </w:rPr>
        <w:t>alternate workflow, 34</w:t>
      </w:r>
    </w:p>
    <w:p w:rsidR="00F14A55" w:rsidRDefault="00F14A55">
      <w:pPr>
        <w:pStyle w:val="Index2"/>
        <w:tabs>
          <w:tab w:val="right" w:leader="dot" w:pos="4094"/>
        </w:tabs>
        <w:rPr>
          <w:noProof/>
        </w:rPr>
      </w:pPr>
      <w:r>
        <w:rPr>
          <w:noProof/>
        </w:rPr>
        <w:t>customizing, 39</w:t>
      </w:r>
    </w:p>
    <w:p w:rsidR="00F14A55" w:rsidRDefault="00F14A55">
      <w:pPr>
        <w:pStyle w:val="Index2"/>
        <w:tabs>
          <w:tab w:val="right" w:leader="dot" w:pos="4094"/>
        </w:tabs>
        <w:rPr>
          <w:noProof/>
        </w:rPr>
      </w:pPr>
      <w:r>
        <w:rPr>
          <w:noProof/>
        </w:rPr>
        <w:t>default behavior, 23</w:t>
      </w:r>
    </w:p>
    <w:p w:rsidR="00F14A55" w:rsidRDefault="00F14A55">
      <w:pPr>
        <w:pStyle w:val="Index2"/>
        <w:tabs>
          <w:tab w:val="right" w:leader="dot" w:pos="4094"/>
        </w:tabs>
        <w:rPr>
          <w:noProof/>
        </w:rPr>
      </w:pPr>
      <w:r>
        <w:rPr>
          <w:noProof/>
        </w:rPr>
        <w:t>default workflow, 24</w:t>
      </w:r>
    </w:p>
    <w:p w:rsidR="00F14A55" w:rsidRDefault="00F14A55">
      <w:pPr>
        <w:pStyle w:val="Index2"/>
        <w:tabs>
          <w:tab w:val="right" w:leader="dot" w:pos="4094"/>
        </w:tabs>
        <w:rPr>
          <w:noProof/>
        </w:rPr>
      </w:pPr>
      <w:r>
        <w:rPr>
          <w:noProof/>
        </w:rPr>
        <w:lastRenderedPageBreak/>
        <w:t>overview, 8</w:t>
      </w:r>
    </w:p>
    <w:p w:rsidR="00F14A55" w:rsidRDefault="00F14A55">
      <w:pPr>
        <w:pStyle w:val="Index1"/>
        <w:tabs>
          <w:tab w:val="right" w:leader="dot" w:pos="4094"/>
        </w:tabs>
        <w:rPr>
          <w:noProof/>
        </w:rPr>
      </w:pPr>
      <w:r>
        <w:rPr>
          <w:noProof/>
        </w:rPr>
        <w:t>clm.jar file, 20</w:t>
      </w:r>
    </w:p>
    <w:p w:rsidR="00F14A55" w:rsidRDefault="00F14A55">
      <w:pPr>
        <w:pStyle w:val="Index1"/>
        <w:tabs>
          <w:tab w:val="right" w:leader="dot" w:pos="4094"/>
        </w:tabs>
        <w:rPr>
          <w:noProof/>
        </w:rPr>
      </w:pPr>
      <w:r>
        <w:rPr>
          <w:noProof/>
        </w:rPr>
        <w:t>Common Logging API, 20</w:t>
      </w:r>
    </w:p>
    <w:p w:rsidR="00F14A55" w:rsidRDefault="00F14A55">
      <w:pPr>
        <w:pStyle w:val="Index1"/>
        <w:tabs>
          <w:tab w:val="right" w:leader="dot" w:pos="4094"/>
        </w:tabs>
        <w:rPr>
          <w:noProof/>
        </w:rPr>
      </w:pPr>
      <w:r>
        <w:rPr>
          <w:noProof/>
        </w:rPr>
        <w:t>common logging database, 21</w:t>
      </w:r>
    </w:p>
    <w:p w:rsidR="00F14A55" w:rsidRDefault="00F14A55">
      <w:pPr>
        <w:pStyle w:val="Index1"/>
        <w:tabs>
          <w:tab w:val="right" w:leader="dot" w:pos="4094"/>
        </w:tabs>
        <w:rPr>
          <w:noProof/>
        </w:rPr>
      </w:pPr>
      <w:r>
        <w:rPr>
          <w:noProof/>
        </w:rPr>
        <w:t>configuration files, 18</w:t>
      </w:r>
    </w:p>
    <w:p w:rsidR="00F14A55" w:rsidRDefault="00F14A55">
      <w:pPr>
        <w:pStyle w:val="Index1"/>
        <w:tabs>
          <w:tab w:val="right" w:leader="dot" w:pos="4094"/>
        </w:tabs>
        <w:rPr>
          <w:noProof/>
        </w:rPr>
      </w:pPr>
      <w:r>
        <w:rPr>
          <w:noProof/>
        </w:rPr>
        <w:t>create caGrid account, 7, 27, 36</w:t>
      </w:r>
    </w:p>
    <w:p w:rsidR="00F14A55" w:rsidRDefault="00F14A55">
      <w:pPr>
        <w:pStyle w:val="Index1"/>
        <w:tabs>
          <w:tab w:val="right" w:leader="dot" w:pos="4094"/>
        </w:tabs>
        <w:rPr>
          <w:noProof/>
        </w:rPr>
      </w:pPr>
      <w:r>
        <w:rPr>
          <w:noProof/>
        </w:rPr>
        <w:t>create CSM account, 33</w:t>
      </w:r>
    </w:p>
    <w:p w:rsidR="00F14A55" w:rsidRDefault="00F14A55">
      <w:pPr>
        <w:pStyle w:val="Index1"/>
        <w:tabs>
          <w:tab w:val="right" w:leader="dot" w:pos="4094"/>
        </w:tabs>
        <w:rPr>
          <w:noProof/>
        </w:rPr>
      </w:pPr>
      <w:r>
        <w:rPr>
          <w:noProof/>
        </w:rPr>
        <w:t>customize CGMM Tool, 39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D</w:t>
      </w:r>
    </w:p>
    <w:p w:rsidR="00F14A55" w:rsidRDefault="00F14A55">
      <w:pPr>
        <w:pStyle w:val="Index1"/>
        <w:tabs>
          <w:tab w:val="right" w:leader="dot" w:pos="4094"/>
        </w:tabs>
        <w:rPr>
          <w:noProof/>
        </w:rPr>
      </w:pPr>
      <w:r>
        <w:rPr>
          <w:noProof/>
        </w:rPr>
        <w:t>database</w:t>
      </w:r>
    </w:p>
    <w:p w:rsidR="00F14A55" w:rsidRDefault="00F14A55">
      <w:pPr>
        <w:pStyle w:val="Index2"/>
        <w:tabs>
          <w:tab w:val="right" w:leader="dot" w:pos="4094"/>
        </w:tabs>
        <w:rPr>
          <w:noProof/>
        </w:rPr>
      </w:pPr>
      <w:r>
        <w:rPr>
          <w:noProof/>
        </w:rPr>
        <w:t>for logging, 21</w:t>
      </w:r>
    </w:p>
    <w:p w:rsidR="00F14A55" w:rsidRDefault="00F14A55">
      <w:pPr>
        <w:pStyle w:val="Index1"/>
        <w:tabs>
          <w:tab w:val="right" w:leader="dot" w:pos="4094"/>
        </w:tabs>
        <w:rPr>
          <w:noProof/>
        </w:rPr>
      </w:pPr>
      <w:r>
        <w:rPr>
          <w:noProof/>
        </w:rPr>
        <w:t>default CGMM scenarios, 24</w:t>
      </w:r>
    </w:p>
    <w:p w:rsidR="00F14A55" w:rsidRDefault="00F14A55">
      <w:pPr>
        <w:pStyle w:val="Index1"/>
        <w:tabs>
          <w:tab w:val="right" w:leader="dot" w:pos="4094"/>
        </w:tabs>
        <w:rPr>
          <w:noProof/>
        </w:rPr>
      </w:pPr>
      <w:r>
        <w:rPr>
          <w:noProof/>
        </w:rPr>
        <w:t>deploying CGMM, 43, 48, 49</w:t>
      </w:r>
    </w:p>
    <w:p w:rsidR="00F14A55" w:rsidRDefault="00F14A55">
      <w:pPr>
        <w:pStyle w:val="Index1"/>
        <w:tabs>
          <w:tab w:val="right" w:leader="dot" w:pos="4094"/>
        </w:tabs>
        <w:rPr>
          <w:noProof/>
        </w:rPr>
      </w:pPr>
      <w:r>
        <w:rPr>
          <w:noProof/>
        </w:rPr>
        <w:t>deploying logging, 22</w:t>
      </w:r>
    </w:p>
    <w:p w:rsidR="00F14A55" w:rsidRDefault="00F14A55">
      <w:pPr>
        <w:pStyle w:val="Index1"/>
        <w:tabs>
          <w:tab w:val="right" w:leader="dot" w:pos="4094"/>
        </w:tabs>
        <w:rPr>
          <w:noProof/>
        </w:rPr>
      </w:pPr>
      <w:r>
        <w:rPr>
          <w:noProof/>
        </w:rPr>
        <w:t>Dorian, 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E</w:t>
      </w:r>
    </w:p>
    <w:p w:rsidR="00F14A55" w:rsidRDefault="00F14A55">
      <w:pPr>
        <w:pStyle w:val="Index1"/>
        <w:tabs>
          <w:tab w:val="right" w:leader="dot" w:pos="4094"/>
        </w:tabs>
        <w:rPr>
          <w:noProof/>
        </w:rPr>
      </w:pPr>
      <w:r>
        <w:rPr>
          <w:noProof/>
        </w:rPr>
        <w:t>email caGrid account request, 37</w:t>
      </w:r>
    </w:p>
    <w:p w:rsidR="00F14A55" w:rsidRDefault="00F14A55">
      <w:pPr>
        <w:pStyle w:val="Index1"/>
        <w:tabs>
          <w:tab w:val="right" w:leader="dot" w:pos="4094"/>
        </w:tabs>
        <w:rPr>
          <w:noProof/>
        </w:rPr>
      </w:pPr>
      <w:r>
        <w:rPr>
          <w:noProof/>
        </w:rPr>
        <w:t>event logging,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F</w:t>
      </w:r>
    </w:p>
    <w:p w:rsidR="00F14A55" w:rsidRDefault="00F14A55">
      <w:pPr>
        <w:pStyle w:val="Index1"/>
        <w:tabs>
          <w:tab w:val="right" w:leader="dot" w:pos="4094"/>
        </w:tabs>
        <w:rPr>
          <w:noProof/>
        </w:rPr>
      </w:pPr>
      <w:r>
        <w:rPr>
          <w:noProof/>
        </w:rPr>
        <w:t>filter intercept,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G</w:t>
      </w:r>
    </w:p>
    <w:p w:rsidR="00F14A55" w:rsidRDefault="00F14A55">
      <w:pPr>
        <w:pStyle w:val="Index1"/>
        <w:tabs>
          <w:tab w:val="right" w:leader="dot" w:pos="4094"/>
        </w:tabs>
        <w:rPr>
          <w:noProof/>
        </w:rPr>
      </w:pPr>
      <w:r>
        <w:rPr>
          <w:noProof/>
        </w:rPr>
        <w:t>GAARDS</w:t>
      </w:r>
    </w:p>
    <w:p w:rsidR="00F14A55" w:rsidRDefault="00F14A55">
      <w:pPr>
        <w:pStyle w:val="Index2"/>
        <w:tabs>
          <w:tab w:val="right" w:leader="dot" w:pos="4094"/>
        </w:tabs>
        <w:rPr>
          <w:noProof/>
        </w:rPr>
      </w:pPr>
      <w:r>
        <w:rPr>
          <w:noProof/>
        </w:rPr>
        <w:t>authentication, 5</w:t>
      </w:r>
    </w:p>
    <w:p w:rsidR="00F14A55" w:rsidRDefault="00F14A55">
      <w:pPr>
        <w:pStyle w:val="Index2"/>
        <w:tabs>
          <w:tab w:val="right" w:leader="dot" w:pos="4094"/>
        </w:tabs>
        <w:rPr>
          <w:noProof/>
        </w:rPr>
      </w:pPr>
      <w:r>
        <w:rPr>
          <w:noProof/>
        </w:rPr>
        <w:t>components used, 6</w:t>
      </w:r>
    </w:p>
    <w:p w:rsidR="00F14A55" w:rsidRDefault="00F14A55">
      <w:pPr>
        <w:pStyle w:val="Index1"/>
        <w:tabs>
          <w:tab w:val="right" w:leader="dot" w:pos="4094"/>
        </w:tabs>
        <w:rPr>
          <w:noProof/>
        </w:rPr>
      </w:pPr>
      <w:r>
        <w:rPr>
          <w:noProof/>
        </w:rPr>
        <w:t>Glossary, 72</w:t>
      </w:r>
    </w:p>
    <w:p w:rsidR="00F14A55" w:rsidRDefault="00F14A55">
      <w:pPr>
        <w:pStyle w:val="Index1"/>
        <w:tabs>
          <w:tab w:val="right" w:leader="dot" w:pos="4094"/>
        </w:tabs>
        <w:rPr>
          <w:noProof/>
        </w:rPr>
      </w:pPr>
      <w:r>
        <w:rPr>
          <w:noProof/>
        </w:rPr>
        <w:t>grid trust fabric</w:t>
      </w:r>
    </w:p>
    <w:p w:rsidR="00F14A55" w:rsidRDefault="00F14A55">
      <w:pPr>
        <w:pStyle w:val="Index2"/>
        <w:tabs>
          <w:tab w:val="right" w:leader="dot" w:pos="4094"/>
        </w:tabs>
        <w:rPr>
          <w:noProof/>
        </w:rPr>
      </w:pPr>
      <w:r>
        <w:rPr>
          <w:noProof/>
        </w:rPr>
        <w:t>synching,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H</w:t>
      </w:r>
    </w:p>
    <w:p w:rsidR="00F14A55" w:rsidRDefault="00F14A55">
      <w:pPr>
        <w:pStyle w:val="Index1"/>
        <w:tabs>
          <w:tab w:val="right" w:leader="dot" w:pos="4094"/>
        </w:tabs>
        <w:rPr>
          <w:noProof/>
        </w:rPr>
      </w:pPr>
      <w:r>
        <w:rPr>
          <w:noProof/>
        </w:rPr>
        <w:t>host application</w:t>
      </w:r>
    </w:p>
    <w:p w:rsidR="00F14A55" w:rsidRDefault="00F14A55">
      <w:pPr>
        <w:pStyle w:val="Index2"/>
        <w:tabs>
          <w:tab w:val="right" w:leader="dot" w:pos="4094"/>
        </w:tabs>
        <w:rPr>
          <w:noProof/>
        </w:rPr>
      </w:pPr>
      <w:r>
        <w:rPr>
          <w:noProof/>
        </w:rPr>
        <w:t>authentication, 6</w:t>
      </w:r>
    </w:p>
    <w:p w:rsidR="00F14A55" w:rsidRDefault="00F14A55">
      <w:pPr>
        <w:pStyle w:val="Index2"/>
        <w:tabs>
          <w:tab w:val="right" w:leader="dot" w:pos="4094"/>
        </w:tabs>
        <w:rPr>
          <w:noProof/>
        </w:rPr>
      </w:pPr>
      <w:r>
        <w:rPr>
          <w:noProof/>
        </w:rPr>
        <w:t>environment requirements, 48</w:t>
      </w:r>
    </w:p>
    <w:p w:rsidR="00F14A55" w:rsidRDefault="00F14A55">
      <w:pPr>
        <w:pStyle w:val="Index2"/>
        <w:tabs>
          <w:tab w:val="right" w:leader="dot" w:pos="4094"/>
        </w:tabs>
        <w:rPr>
          <w:noProof/>
        </w:rPr>
      </w:pPr>
      <w:r>
        <w:rPr>
          <w:noProof/>
        </w:rPr>
        <w:t>installation pre-requisites, 45</w:t>
      </w:r>
    </w:p>
    <w:p w:rsidR="00F14A55" w:rsidRDefault="00F14A55">
      <w:pPr>
        <w:pStyle w:val="Index2"/>
        <w:tabs>
          <w:tab w:val="right" w:leader="dot" w:pos="4094"/>
        </w:tabs>
        <w:rPr>
          <w:noProof/>
        </w:rPr>
      </w:pPr>
      <w:r>
        <w:rPr>
          <w:noProof/>
        </w:rPr>
        <w:t>integrating with API, 16</w:t>
      </w:r>
    </w:p>
    <w:p w:rsidR="00F14A55" w:rsidRDefault="00F14A55">
      <w:pPr>
        <w:pStyle w:val="Index2"/>
        <w:tabs>
          <w:tab w:val="right" w:leader="dot" w:pos="4094"/>
        </w:tabs>
        <w:rPr>
          <w:noProof/>
        </w:rPr>
      </w:pPr>
      <w:r>
        <w:rPr>
          <w:noProof/>
        </w:rPr>
        <w:t>issues solved, 6</w:t>
      </w:r>
    </w:p>
    <w:p w:rsidR="00F14A55" w:rsidRDefault="00F14A55">
      <w:pPr>
        <w:pStyle w:val="Index2"/>
        <w:tabs>
          <w:tab w:val="right" w:leader="dot" w:pos="4094"/>
        </w:tabs>
        <w:rPr>
          <w:noProof/>
        </w:rPr>
      </w:pPr>
      <w:r>
        <w:rPr>
          <w:noProof/>
        </w:rPr>
        <w:t>login after account request, 38</w:t>
      </w:r>
    </w:p>
    <w:p w:rsidR="00F14A55" w:rsidRDefault="00F14A55">
      <w:pPr>
        <w:pStyle w:val="Index2"/>
        <w:tabs>
          <w:tab w:val="right" w:leader="dot" w:pos="4094"/>
        </w:tabs>
        <w:rPr>
          <w:noProof/>
        </w:rPr>
      </w:pPr>
      <w:r>
        <w:rPr>
          <w:noProof/>
        </w:rPr>
        <w:t>login after migration, 27, 30, 36</w:t>
      </w:r>
    </w:p>
    <w:p w:rsidR="00F14A55" w:rsidRDefault="00F14A55">
      <w:pPr>
        <w:pStyle w:val="Index2"/>
        <w:tabs>
          <w:tab w:val="right" w:leader="dot" w:pos="4094"/>
        </w:tabs>
        <w:rPr>
          <w:noProof/>
        </w:rPr>
      </w:pPr>
      <w:r>
        <w:rPr>
          <w:noProof/>
        </w:rPr>
        <w:t>migration filter, 6</w:t>
      </w:r>
    </w:p>
    <w:p w:rsidR="00F14A55" w:rsidRDefault="00F14A55">
      <w:pPr>
        <w:pStyle w:val="Index2"/>
        <w:tabs>
          <w:tab w:val="right" w:leader="dot" w:pos="4094"/>
        </w:tabs>
        <w:rPr>
          <w:noProof/>
        </w:rPr>
      </w:pPr>
      <w:r>
        <w:rPr>
          <w:noProof/>
        </w:rPr>
        <w:t>refactoring, 45</w:t>
      </w:r>
    </w:p>
    <w:p w:rsidR="00F14A55" w:rsidRDefault="00F14A55">
      <w:pPr>
        <w:pStyle w:val="Index1"/>
        <w:tabs>
          <w:tab w:val="right" w:leader="dot" w:pos="4094"/>
        </w:tabs>
        <w:rPr>
          <w:noProof/>
        </w:rPr>
      </w:pPr>
      <w:r>
        <w:rPr>
          <w:noProof/>
        </w:rPr>
        <w:t>HTTP filter,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I</w:t>
      </w:r>
    </w:p>
    <w:p w:rsidR="00F14A55" w:rsidRDefault="00F14A55">
      <w:pPr>
        <w:pStyle w:val="Index1"/>
        <w:tabs>
          <w:tab w:val="right" w:leader="dot" w:pos="4094"/>
        </w:tabs>
        <w:rPr>
          <w:noProof/>
        </w:rPr>
      </w:pPr>
      <w:r>
        <w:rPr>
          <w:noProof/>
        </w:rPr>
        <w:t>identity provider, 8</w:t>
      </w:r>
    </w:p>
    <w:p w:rsidR="00F14A55" w:rsidRDefault="00F14A55">
      <w:pPr>
        <w:pStyle w:val="Index1"/>
        <w:tabs>
          <w:tab w:val="right" w:leader="dot" w:pos="4094"/>
        </w:tabs>
        <w:rPr>
          <w:noProof/>
        </w:rPr>
      </w:pPr>
      <w:r>
        <w:rPr>
          <w:noProof/>
        </w:rPr>
        <w:t>importing authentication API, 16</w:t>
      </w:r>
    </w:p>
    <w:p w:rsidR="00F14A55" w:rsidRDefault="00F14A55">
      <w:pPr>
        <w:pStyle w:val="Index1"/>
        <w:tabs>
          <w:tab w:val="right" w:leader="dot" w:pos="4094"/>
        </w:tabs>
        <w:rPr>
          <w:noProof/>
        </w:rPr>
      </w:pPr>
      <w:r>
        <w:rPr>
          <w:noProof/>
        </w:rPr>
        <w:lastRenderedPageBreak/>
        <w:t>installing CGMM, 43, 45</w:t>
      </w:r>
    </w:p>
    <w:p w:rsidR="00F14A55" w:rsidRDefault="00F14A55">
      <w:pPr>
        <w:pStyle w:val="Index1"/>
        <w:tabs>
          <w:tab w:val="right" w:leader="dot" w:pos="4094"/>
        </w:tabs>
        <w:rPr>
          <w:noProof/>
        </w:rPr>
      </w:pPr>
      <w:r>
        <w:rPr>
          <w:noProof/>
        </w:rPr>
        <w:t>integrating the API, 11, 16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J</w:t>
      </w:r>
    </w:p>
    <w:p w:rsidR="00F14A55" w:rsidRDefault="00F14A55">
      <w:pPr>
        <w:pStyle w:val="Index1"/>
        <w:tabs>
          <w:tab w:val="right" w:leader="dot" w:pos="4094"/>
        </w:tabs>
        <w:rPr>
          <w:noProof/>
        </w:rPr>
      </w:pPr>
      <w:r>
        <w:rPr>
          <w:noProof/>
        </w:rPr>
        <w:t>JAAS deployment, 50</w:t>
      </w:r>
    </w:p>
    <w:p w:rsidR="00F14A55" w:rsidRDefault="00F14A55">
      <w:pPr>
        <w:pStyle w:val="Index1"/>
        <w:tabs>
          <w:tab w:val="right" w:leader="dot" w:pos="4094"/>
        </w:tabs>
        <w:rPr>
          <w:noProof/>
        </w:rPr>
      </w:pPr>
      <w:r>
        <w:rPr>
          <w:noProof/>
        </w:rPr>
        <w:t>JBDC Appender, 21</w:t>
      </w:r>
    </w:p>
    <w:p w:rsidR="00F14A55" w:rsidRDefault="00F14A55">
      <w:pPr>
        <w:pStyle w:val="Index1"/>
        <w:tabs>
          <w:tab w:val="right" w:leader="dot" w:pos="4094"/>
        </w:tabs>
        <w:rPr>
          <w:noProof/>
        </w:rPr>
      </w:pPr>
      <w:r>
        <w:rPr>
          <w:noProof/>
        </w:rPr>
        <w:t>JBoss</w:t>
      </w:r>
    </w:p>
    <w:p w:rsidR="00F14A55" w:rsidRDefault="00F14A55">
      <w:pPr>
        <w:pStyle w:val="Index2"/>
        <w:tabs>
          <w:tab w:val="right" w:leader="dot" w:pos="4094"/>
        </w:tabs>
        <w:rPr>
          <w:noProof/>
        </w:rPr>
      </w:pPr>
      <w:r>
        <w:rPr>
          <w:noProof/>
        </w:rPr>
        <w:t>configure for logging, 22</w:t>
      </w:r>
    </w:p>
    <w:p w:rsidR="00F14A55" w:rsidRDefault="00F14A55">
      <w:pPr>
        <w:pStyle w:val="Index1"/>
        <w:tabs>
          <w:tab w:val="right" w:leader="dot" w:pos="4094"/>
        </w:tabs>
        <w:rPr>
          <w:noProof/>
        </w:rPr>
      </w:pPr>
      <w:r>
        <w:rPr>
          <w:noProof/>
        </w:rPr>
        <w:t>JBoss deployment, 50, 52</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L</w:t>
      </w:r>
    </w:p>
    <w:p w:rsidR="00F14A55" w:rsidRDefault="00F14A55">
      <w:pPr>
        <w:pStyle w:val="Index1"/>
        <w:tabs>
          <w:tab w:val="right" w:leader="dot" w:pos="4094"/>
        </w:tabs>
        <w:rPr>
          <w:noProof/>
        </w:rPr>
      </w:pPr>
      <w:r>
        <w:rPr>
          <w:noProof/>
        </w:rPr>
        <w:t>log4j file entry, 21</w:t>
      </w:r>
    </w:p>
    <w:p w:rsidR="00F14A55" w:rsidRDefault="00F14A55">
      <w:pPr>
        <w:pStyle w:val="Index1"/>
        <w:tabs>
          <w:tab w:val="right" w:leader="dot" w:pos="4094"/>
        </w:tabs>
        <w:rPr>
          <w:noProof/>
        </w:rPr>
      </w:pPr>
      <w:r>
        <w:rPr>
          <w:noProof/>
        </w:rPr>
        <w:t>loggers, 20</w:t>
      </w:r>
    </w:p>
    <w:p w:rsidR="00F14A55" w:rsidRDefault="00F14A55">
      <w:pPr>
        <w:pStyle w:val="Index1"/>
        <w:tabs>
          <w:tab w:val="right" w:leader="dot" w:pos="4094"/>
        </w:tabs>
        <w:rPr>
          <w:noProof/>
        </w:rPr>
      </w:pPr>
      <w:r>
        <w:rPr>
          <w:noProof/>
        </w:rPr>
        <w:t>logging</w:t>
      </w:r>
    </w:p>
    <w:p w:rsidR="00F14A55" w:rsidRDefault="00F14A55">
      <w:pPr>
        <w:pStyle w:val="Index2"/>
        <w:tabs>
          <w:tab w:val="right" w:leader="dot" w:pos="4094"/>
        </w:tabs>
        <w:rPr>
          <w:noProof/>
        </w:rPr>
      </w:pPr>
      <w:r>
        <w:rPr>
          <w:noProof/>
        </w:rPr>
        <w:t>events,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M</w:t>
      </w:r>
    </w:p>
    <w:p w:rsidR="00F14A55" w:rsidRDefault="00F14A55">
      <w:pPr>
        <w:pStyle w:val="Index1"/>
        <w:tabs>
          <w:tab w:val="right" w:leader="dot" w:pos="4094"/>
        </w:tabs>
        <w:rPr>
          <w:noProof/>
        </w:rPr>
      </w:pPr>
      <w:r>
        <w:rPr>
          <w:noProof/>
        </w:rPr>
        <w:t>migrate</w:t>
      </w:r>
    </w:p>
    <w:p w:rsidR="00F14A55" w:rsidRDefault="00F14A55">
      <w:pPr>
        <w:pStyle w:val="Index2"/>
        <w:tabs>
          <w:tab w:val="right" w:leader="dot" w:pos="4094"/>
        </w:tabs>
        <w:rPr>
          <w:noProof/>
        </w:rPr>
      </w:pPr>
      <w:r>
        <w:rPr>
          <w:noProof/>
        </w:rPr>
        <w:t>CSM account, 26, 29, 35</w:t>
      </w:r>
    </w:p>
    <w:p w:rsidR="00F14A55" w:rsidRDefault="00F14A55">
      <w:pPr>
        <w:pStyle w:val="Index2"/>
        <w:tabs>
          <w:tab w:val="right" w:leader="dot" w:pos="4094"/>
        </w:tabs>
        <w:rPr>
          <w:noProof/>
        </w:rPr>
      </w:pPr>
      <w:r>
        <w:rPr>
          <w:noProof/>
        </w:rPr>
        <w:t>to existing Grid account, 31</w:t>
      </w:r>
    </w:p>
    <w:p w:rsidR="00F14A55" w:rsidRDefault="00F14A55">
      <w:pPr>
        <w:pStyle w:val="Index2"/>
        <w:tabs>
          <w:tab w:val="right" w:leader="dot" w:pos="4094"/>
        </w:tabs>
        <w:rPr>
          <w:noProof/>
        </w:rPr>
      </w:pPr>
      <w:r>
        <w:rPr>
          <w:noProof/>
        </w:rPr>
        <w:t>to new Grid account, 29</w:t>
      </w:r>
    </w:p>
    <w:p w:rsidR="00F14A55" w:rsidRDefault="00F14A55">
      <w:pPr>
        <w:pStyle w:val="Index2"/>
        <w:tabs>
          <w:tab w:val="right" w:leader="dot" w:pos="4094"/>
        </w:tabs>
        <w:rPr>
          <w:noProof/>
        </w:rPr>
      </w:pPr>
      <w:r>
        <w:rPr>
          <w:noProof/>
        </w:rPr>
        <w:t>without CSM account, 33</w:t>
      </w:r>
    </w:p>
    <w:p w:rsidR="00F14A55" w:rsidRDefault="00F14A55">
      <w:pPr>
        <w:pStyle w:val="Index1"/>
        <w:tabs>
          <w:tab w:val="right" w:leader="dot" w:pos="4094"/>
        </w:tabs>
        <w:rPr>
          <w:noProof/>
        </w:rPr>
      </w:pPr>
      <w:r>
        <w:rPr>
          <w:noProof/>
        </w:rPr>
        <w:t>migrating users, 17</w:t>
      </w:r>
    </w:p>
    <w:p w:rsidR="00F14A55" w:rsidRDefault="00F14A55">
      <w:pPr>
        <w:pStyle w:val="Index1"/>
        <w:tabs>
          <w:tab w:val="right" w:leader="dot" w:pos="4094"/>
        </w:tabs>
        <w:rPr>
          <w:noProof/>
        </w:rPr>
      </w:pPr>
      <w:r>
        <w:rPr>
          <w:noProof/>
        </w:rPr>
        <w:t>migration process, 7, 24, 34</w:t>
      </w:r>
    </w:p>
    <w:p w:rsidR="00F14A55" w:rsidRDefault="00F14A55">
      <w:pPr>
        <w:pStyle w:val="Index1"/>
        <w:tabs>
          <w:tab w:val="right" w:leader="dot" w:pos="4094"/>
        </w:tabs>
        <w:rPr>
          <w:noProof/>
        </w:rPr>
      </w:pPr>
      <w:r>
        <w:rPr>
          <w:noProof/>
        </w:rPr>
        <w:t>minimum requirements, 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O</w:t>
      </w:r>
    </w:p>
    <w:p w:rsidR="00F14A55" w:rsidRDefault="00F14A55">
      <w:pPr>
        <w:pStyle w:val="Index1"/>
        <w:tabs>
          <w:tab w:val="right" w:leader="dot" w:pos="4094"/>
        </w:tabs>
        <w:rPr>
          <w:noProof/>
        </w:rPr>
      </w:pPr>
      <w:r>
        <w:rPr>
          <w:noProof/>
        </w:rPr>
        <w:t>obtaining authentication API, 17</w:t>
      </w:r>
    </w:p>
    <w:p w:rsidR="00F14A55" w:rsidRDefault="00F14A55">
      <w:pPr>
        <w:pStyle w:val="Index1"/>
        <w:tabs>
          <w:tab w:val="right" w:leader="dot" w:pos="4094"/>
        </w:tabs>
        <w:rPr>
          <w:noProof/>
        </w:rPr>
      </w:pPr>
      <w:r>
        <w:rPr>
          <w:noProof/>
        </w:rPr>
        <w:t>overview</w:t>
      </w:r>
    </w:p>
    <w:p w:rsidR="00F14A55" w:rsidRDefault="00F14A55">
      <w:pPr>
        <w:pStyle w:val="Index2"/>
        <w:tabs>
          <w:tab w:val="right" w:leader="dot" w:pos="4094"/>
        </w:tabs>
        <w:rPr>
          <w:noProof/>
        </w:rPr>
      </w:pPr>
      <w:r>
        <w:rPr>
          <w:noProof/>
        </w:rPr>
        <w:t>CGMM, 5</w:t>
      </w:r>
    </w:p>
    <w:p w:rsidR="00F14A55" w:rsidRDefault="00F14A55">
      <w:pPr>
        <w:pStyle w:val="Index2"/>
        <w:tabs>
          <w:tab w:val="right" w:leader="dot" w:pos="4094"/>
        </w:tabs>
        <w:rPr>
          <w:noProof/>
        </w:rPr>
      </w:pPr>
      <w:r>
        <w:rPr>
          <w:noProof/>
        </w:rPr>
        <w:t>CGMM Tool, 8, 23</w:t>
      </w:r>
    </w:p>
    <w:p w:rsidR="00F14A55" w:rsidRDefault="00F14A55">
      <w:pPr>
        <w:pStyle w:val="Index2"/>
        <w:tabs>
          <w:tab w:val="right" w:leader="dot" w:pos="4094"/>
        </w:tabs>
        <w:rPr>
          <w:noProof/>
        </w:rPr>
      </w:pPr>
      <w:r>
        <w:rPr>
          <w:noProof/>
        </w:rPr>
        <w:t>configuration files,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F14A55" w:rsidRDefault="00F14A55">
      <w:pPr>
        <w:pStyle w:val="Index1"/>
        <w:tabs>
          <w:tab w:val="right" w:leader="dot" w:pos="4094"/>
        </w:tabs>
        <w:rPr>
          <w:noProof/>
        </w:rPr>
      </w:pPr>
      <w:r>
        <w:rPr>
          <w:noProof/>
        </w:rPr>
        <w:t>related documents, 2</w:t>
      </w:r>
    </w:p>
    <w:p w:rsidR="00F14A55" w:rsidRDefault="00F14A55">
      <w:pPr>
        <w:pStyle w:val="Index1"/>
        <w:tabs>
          <w:tab w:val="right" w:leader="dot" w:pos="4094"/>
        </w:tabs>
        <w:rPr>
          <w:noProof/>
        </w:rPr>
      </w:pPr>
      <w:r>
        <w:rPr>
          <w:noProof/>
        </w:rPr>
        <w:t>release contents, 44</w:t>
      </w:r>
    </w:p>
    <w:p w:rsidR="00F14A55" w:rsidRDefault="00F14A55">
      <w:pPr>
        <w:pStyle w:val="Index1"/>
        <w:tabs>
          <w:tab w:val="right" w:leader="dot" w:pos="4094"/>
        </w:tabs>
        <w:rPr>
          <w:noProof/>
        </w:rPr>
      </w:pPr>
      <w:r>
        <w:rPr>
          <w:noProof/>
        </w:rPr>
        <w:t>release schedule, 4</w:t>
      </w:r>
    </w:p>
    <w:p w:rsidR="00F14A55" w:rsidRDefault="00F14A55">
      <w:pPr>
        <w:pStyle w:val="Index1"/>
        <w:tabs>
          <w:tab w:val="right" w:leader="dot" w:pos="4094"/>
        </w:tabs>
        <w:rPr>
          <w:noProof/>
        </w:rPr>
      </w:pPr>
      <w:r>
        <w:rPr>
          <w:noProof/>
        </w:rPr>
        <w:t>request new caGrid account, 37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S</w:t>
      </w:r>
    </w:p>
    <w:p w:rsidR="00F14A55" w:rsidRDefault="00F14A55">
      <w:pPr>
        <w:pStyle w:val="Index1"/>
        <w:tabs>
          <w:tab w:val="right" w:leader="dot" w:pos="4094"/>
        </w:tabs>
        <w:rPr>
          <w:noProof/>
        </w:rPr>
      </w:pPr>
      <w:r>
        <w:rPr>
          <w:noProof/>
        </w:rPr>
        <w:t>sample Sync description file, 61</w:t>
      </w:r>
    </w:p>
    <w:p w:rsidR="00F14A55" w:rsidRDefault="00F14A55">
      <w:pPr>
        <w:pStyle w:val="Index1"/>
        <w:tabs>
          <w:tab w:val="right" w:leader="dot" w:pos="4094"/>
        </w:tabs>
        <w:rPr>
          <w:noProof/>
        </w:rPr>
      </w:pPr>
      <w:r>
        <w:rPr>
          <w:noProof/>
        </w:rPr>
        <w:t>security caGrid infrastructure, 47</w:t>
      </w:r>
    </w:p>
    <w:p w:rsidR="00F14A55" w:rsidRDefault="00F14A55">
      <w:pPr>
        <w:pStyle w:val="Index1"/>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submit support issue, 4</w:t>
      </w:r>
    </w:p>
    <w:p w:rsidR="00F14A55" w:rsidRDefault="00F14A55">
      <w:pPr>
        <w:pStyle w:val="Index1"/>
        <w:tabs>
          <w:tab w:val="right" w:leader="dot" w:pos="4094"/>
        </w:tabs>
        <w:rPr>
          <w:noProof/>
        </w:rPr>
      </w:pPr>
      <w:r>
        <w:rPr>
          <w:noProof/>
        </w:rPr>
        <w:t>SyncGTS, 8, 40</w:t>
      </w:r>
    </w:p>
    <w:p w:rsidR="00F14A55" w:rsidRDefault="00F14A55">
      <w:pPr>
        <w:pStyle w:val="Index1"/>
        <w:tabs>
          <w:tab w:val="right" w:leader="dot" w:pos="4094"/>
        </w:tabs>
        <w:rPr>
          <w:noProof/>
        </w:rPr>
      </w:pPr>
      <w:r>
        <w:rPr>
          <w:noProof/>
        </w:rPr>
        <w:t>SyncGTS servlet, 11, 18</w:t>
      </w:r>
    </w:p>
    <w:p w:rsidR="00F14A55" w:rsidRDefault="00F14A55">
      <w:pPr>
        <w:pStyle w:val="Index1"/>
        <w:tabs>
          <w:tab w:val="right" w:leader="dot" w:pos="4094"/>
        </w:tabs>
        <w:rPr>
          <w:noProof/>
        </w:rPr>
      </w:pPr>
      <w:r>
        <w:rPr>
          <w:noProof/>
        </w:rPr>
        <w:t>synching with trust fabric,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U</w:t>
      </w:r>
    </w:p>
    <w:p w:rsidR="00F14A55" w:rsidRDefault="00F14A55">
      <w:pPr>
        <w:pStyle w:val="Index1"/>
        <w:tabs>
          <w:tab w:val="right" w:leader="dot" w:pos="4094"/>
        </w:tabs>
        <w:rPr>
          <w:noProof/>
        </w:rPr>
      </w:pPr>
      <w:r>
        <w:rPr>
          <w:noProof/>
        </w:rPr>
        <w:t>user login</w:t>
      </w:r>
    </w:p>
    <w:p w:rsidR="00F14A55" w:rsidRDefault="00F14A55">
      <w:pPr>
        <w:pStyle w:val="Index3"/>
        <w:tabs>
          <w:tab w:val="right" w:leader="dot" w:pos="4094"/>
        </w:tabs>
        <w:rPr>
          <w:noProof/>
        </w:rPr>
      </w:pPr>
      <w:r>
        <w:rPr>
          <w:noProof/>
        </w:rPr>
        <w:t>CSM account, 34</w:t>
      </w:r>
    </w:p>
    <w:p w:rsidR="00F14A55" w:rsidRDefault="00F14A55">
      <w:pPr>
        <w:pStyle w:val="Index2"/>
        <w:tabs>
          <w:tab w:val="right" w:leader="dot" w:pos="4094"/>
        </w:tabs>
        <w:rPr>
          <w:noProof/>
        </w:rPr>
      </w:pPr>
      <w:r>
        <w:rPr>
          <w:noProof/>
        </w:rPr>
        <w:t>after caGrid account request, 38</w:t>
      </w:r>
    </w:p>
    <w:p w:rsidR="00F14A55" w:rsidRDefault="00F14A55">
      <w:pPr>
        <w:pStyle w:val="Index2"/>
        <w:tabs>
          <w:tab w:val="right" w:leader="dot" w:pos="4094"/>
        </w:tabs>
        <w:rPr>
          <w:noProof/>
        </w:rPr>
      </w:pPr>
      <w:r>
        <w:rPr>
          <w:noProof/>
        </w:rPr>
        <w:t>after migration, 27, 30, 36</w:t>
      </w:r>
    </w:p>
    <w:p w:rsidR="00F14A55" w:rsidRDefault="00F14A55">
      <w:pPr>
        <w:pStyle w:val="Index2"/>
        <w:tabs>
          <w:tab w:val="right" w:leader="dot" w:pos="4094"/>
        </w:tabs>
        <w:rPr>
          <w:noProof/>
        </w:rPr>
      </w:pPr>
      <w:r>
        <w:rPr>
          <w:noProof/>
        </w:rPr>
        <w:t>caGrid account, 30</w:t>
      </w:r>
    </w:p>
    <w:p w:rsidR="00F14A55" w:rsidRDefault="00F14A55">
      <w:pPr>
        <w:pStyle w:val="Index2"/>
        <w:tabs>
          <w:tab w:val="right" w:leader="dot" w:pos="4094"/>
        </w:tabs>
        <w:rPr>
          <w:noProof/>
        </w:rPr>
      </w:pPr>
      <w:r>
        <w:rPr>
          <w:noProof/>
        </w:rPr>
        <w:t>CSM account, 25, 27, 36</w:t>
      </w:r>
    </w:p>
    <w:p w:rsidR="00F14A55" w:rsidRDefault="00F14A55">
      <w:pPr>
        <w:pStyle w:val="Index1"/>
        <w:tabs>
          <w:tab w:val="right" w:leader="dot" w:pos="4094"/>
        </w:tabs>
        <w:rPr>
          <w:noProof/>
        </w:rPr>
      </w:pPr>
      <w:r>
        <w:rPr>
          <w:noProof/>
        </w:rPr>
        <w:t>user migration process, 24, 34</w:t>
      </w:r>
    </w:p>
    <w:p w:rsidR="00F14A55" w:rsidRDefault="00F14A55">
      <w:pPr>
        <w:pStyle w:val="Index1"/>
        <w:tabs>
          <w:tab w:val="right" w:leader="dot" w:pos="4094"/>
        </w:tabs>
        <w:rPr>
          <w:noProof/>
        </w:rPr>
      </w:pPr>
      <w:r>
        <w:rPr>
          <w:noProof/>
        </w:rPr>
        <w:t>user provisioning, 5</w:t>
      </w:r>
    </w:p>
    <w:p w:rsidR="00F14A55" w:rsidRDefault="00F14A55">
      <w:pPr>
        <w:pStyle w:val="Index1"/>
        <w:tabs>
          <w:tab w:val="right" w:leader="dot" w:pos="4094"/>
        </w:tabs>
        <w:rPr>
          <w:noProof/>
        </w:rPr>
      </w:pPr>
      <w:r>
        <w:rPr>
          <w:noProof/>
        </w:rPr>
        <w:t>using caGrid login, 25, 30, 35</w:t>
      </w:r>
    </w:p>
    <w:p w:rsidR="00F14A55" w:rsidRDefault="00F14A55">
      <w:pPr>
        <w:pStyle w:val="Index1"/>
        <w:tabs>
          <w:tab w:val="right" w:leader="dot" w:pos="4094"/>
        </w:tabs>
        <w:rPr>
          <w:noProof/>
        </w:rPr>
      </w:pPr>
      <w:r>
        <w:rPr>
          <w:noProof/>
        </w:rPr>
        <w:t>using CSM login, 25, 27, 34, 36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W</w:t>
      </w:r>
    </w:p>
    <w:p w:rsidR="00F14A55" w:rsidRDefault="00F14A55">
      <w:pPr>
        <w:pStyle w:val="Index1"/>
        <w:tabs>
          <w:tab w:val="right" w:leader="dot" w:pos="4094"/>
        </w:tabs>
        <w:rPr>
          <w:noProof/>
        </w:rPr>
      </w:pPr>
      <w:r>
        <w:rPr>
          <w:noProof/>
        </w:rPr>
        <w:t>workflow for API integration, 11</w:t>
      </w:r>
    </w:p>
    <w:p w:rsidR="00F14A55" w:rsidRDefault="00F14A55">
      <w:pPr>
        <w:pStyle w:val="Index1"/>
        <w:tabs>
          <w:tab w:val="right" w:leader="dot" w:pos="4094"/>
        </w:tabs>
        <w:rPr>
          <w:noProof/>
        </w:rPr>
      </w:pPr>
      <w:r>
        <w:rPr>
          <w:noProof/>
        </w:rPr>
        <w:t>workflow for CGMM tool, 24, 34</w:t>
      </w:r>
    </w:p>
    <w:p w:rsidR="00F14A55" w:rsidRDefault="00F14A55" w:rsidP="00D544CF">
      <w:pPr>
        <w:pStyle w:val="BodyText"/>
        <w:rPr>
          <w:noProof/>
        </w:rPr>
        <w:sectPr w:rsidR="00F14A55" w:rsidSect="00F14A55">
          <w:type w:val="continuous"/>
          <w:pgSz w:w="12240" w:h="15840" w:code="1"/>
          <w:pgMar w:top="1440" w:right="1440" w:bottom="1440" w:left="1440" w:header="720" w:footer="720" w:gutter="432"/>
          <w:cols w:num="2" w:space="720"/>
          <w:titlePg/>
          <w:docGrid w:linePitch="360"/>
        </w:sectPr>
      </w:pPr>
    </w:p>
    <w:p w:rsidR="00827861" w:rsidRPr="00D544CF" w:rsidRDefault="00D42559"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F14A5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4" w:author=" Vijay Parmar" w:date="2009-08-22T19:10:00Z" w:initials="VNP">
    <w:p w:rsidR="00427668" w:rsidRDefault="00427668">
      <w:pPr>
        <w:pStyle w:val="CommentText"/>
      </w:pPr>
      <w:r>
        <w:rPr>
          <w:rStyle w:val="CommentReference"/>
        </w:rPr>
        <w:annotationRef/>
      </w:r>
      <w:r>
        <w:t>Add Command Line Automated Installation steps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4C14" w:rsidRDefault="00554C14">
      <w:r>
        <w:separator/>
      </w:r>
    </w:p>
  </w:endnote>
  <w:endnote w:type="continuationSeparator" w:id="1">
    <w:p w:rsidR="00554C14" w:rsidRDefault="00554C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Footer"/>
    </w:pPr>
    <w:r>
      <w:rPr>
        <w:rStyle w:val="PageNumber"/>
      </w:rPr>
      <w:fldChar w:fldCharType="begin"/>
    </w:r>
    <w:r w:rsidR="00F14A55">
      <w:rPr>
        <w:rStyle w:val="PageNumber"/>
      </w:rPr>
      <w:instrText xml:space="preserve"> PAGE </w:instrText>
    </w:r>
    <w:r>
      <w:rPr>
        <w:rStyle w:val="PageNumber"/>
      </w:rPr>
      <w:fldChar w:fldCharType="separate"/>
    </w:r>
    <w:r w:rsidR="000865D0">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F50754">
    <w:pPr>
      <w:pStyle w:val="Footer"/>
      <w:jc w:val="right"/>
    </w:pPr>
    <w:r>
      <w:rPr>
        <w:rStyle w:val="PageNumber"/>
      </w:rPr>
      <w:fldChar w:fldCharType="begin"/>
    </w:r>
    <w:r w:rsidR="00F14A55">
      <w:rPr>
        <w:rStyle w:val="PageNumber"/>
      </w:rPr>
      <w:instrText xml:space="preserve"> PAGE </w:instrText>
    </w:r>
    <w:r>
      <w:rPr>
        <w:rStyle w:val="PageNumber"/>
      </w:rPr>
      <w:fldChar w:fldCharType="separate"/>
    </w:r>
    <w:r w:rsidR="00427668">
      <w:rPr>
        <w:rStyle w:val="PageNumber"/>
        <w:noProof/>
      </w:rPr>
      <w:t>73</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Footer"/>
    </w:pPr>
    <w:r>
      <w:tab/>
    </w:r>
    <w:r>
      <w:tab/>
    </w:r>
    <w:r w:rsidR="00D42559">
      <w:rPr>
        <w:rStyle w:val="PageNumber"/>
      </w:rPr>
      <w:fldChar w:fldCharType="begin"/>
    </w:r>
    <w:r>
      <w:rPr>
        <w:rStyle w:val="PageNumber"/>
      </w:rPr>
      <w:instrText xml:space="preserve"> PAGE </w:instrText>
    </w:r>
    <w:r w:rsidR="00D42559">
      <w:rPr>
        <w:rStyle w:val="PageNumber"/>
      </w:rPr>
      <w:fldChar w:fldCharType="separate"/>
    </w:r>
    <w:r w:rsidR="000865D0">
      <w:rPr>
        <w:rStyle w:val="PageNumber"/>
        <w:noProof/>
      </w:rPr>
      <w:t>i</w:t>
    </w:r>
    <w:r w:rsidR="00D42559">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C154BD" w:rsidRDefault="00D42559" w:rsidP="00C154BD">
    <w:pPr>
      <w:pStyle w:val="Footer"/>
    </w:pPr>
    <w:r>
      <w:rPr>
        <w:rStyle w:val="PageNumber"/>
      </w:rPr>
      <w:fldChar w:fldCharType="begin"/>
    </w:r>
    <w:r w:rsidR="00F14A55">
      <w:rPr>
        <w:rStyle w:val="PageNumber"/>
      </w:rPr>
      <w:instrText xml:space="preserve"> PAGE </w:instrText>
    </w:r>
    <w:r>
      <w:rPr>
        <w:rStyle w:val="PageNumber"/>
      </w:rPr>
      <w:fldChar w:fldCharType="separate"/>
    </w:r>
    <w:r w:rsidR="00427668">
      <w:rPr>
        <w:rStyle w:val="PageNumber"/>
        <w:noProof/>
      </w:rPr>
      <w:t>46</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C154BD">
    <w:pPr>
      <w:pStyle w:val="Footer"/>
      <w:jc w:val="right"/>
    </w:pPr>
    <w:r>
      <w:rPr>
        <w:rStyle w:val="PageNumber"/>
      </w:rPr>
      <w:fldChar w:fldCharType="begin"/>
    </w:r>
    <w:r w:rsidR="00F14A55">
      <w:rPr>
        <w:rStyle w:val="PageNumber"/>
      </w:rPr>
      <w:instrText xml:space="preserve"> PAGE </w:instrText>
    </w:r>
    <w:r>
      <w:rPr>
        <w:rStyle w:val="PageNumber"/>
      </w:rPr>
      <w:fldChar w:fldCharType="separate"/>
    </w:r>
    <w:r w:rsidR="00427668">
      <w:rPr>
        <w:rStyle w:val="PageNumber"/>
        <w:noProof/>
      </w:rPr>
      <w:t>72</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4C14" w:rsidRDefault="00554C14">
      <w:pPr>
        <w:pStyle w:val="Header"/>
      </w:pPr>
      <w:fldSimple w:instr=" TITLE  ">
        <w:r>
          <w:t>CSM GARRDS Migration Module (CGMM) Guide</w:t>
        </w:r>
      </w:fldSimple>
    </w:p>
    <w:p w:rsidR="00554C14" w:rsidRDefault="00554C14">
      <w:pPr>
        <w:pStyle w:val="Header"/>
      </w:pPr>
      <w:r>
        <w:tab/>
      </w:r>
      <w:fldSimple w:instr=" STYLEREF  &quot;Title&quot; ">
        <w:r>
          <w:rPr>
            <w:noProof/>
          </w:rPr>
          <w:t>About This Guide</w:t>
        </w:r>
      </w:fldSimple>
    </w:p>
    <w:p w:rsidR="00554C14" w:rsidRDefault="00554C14">
      <w:pPr>
        <w:pStyle w:val="Header"/>
      </w:pPr>
    </w:p>
    <w:p w:rsidR="00554C14" w:rsidRDefault="00554C14"/>
    <w:p w:rsidR="00554C14" w:rsidRDefault="00554C14">
      <w:r>
        <w:separator/>
      </w:r>
    </w:p>
  </w:footnote>
  <w:footnote w:type="continuationSeparator" w:id="1">
    <w:p w:rsidR="00554C14" w:rsidRDefault="00554C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261F88" w:rsidRDefault="00D42559" w:rsidP="00E03A24">
    <w:pPr>
      <w:pStyle w:val="Header"/>
      <w:jc w:val="right"/>
    </w:pPr>
    <w:fldSimple w:instr=" STYLEREF  &quot;Heading 9,Appendix&quot; \n ">
      <w:r w:rsidR="00427668">
        <w:rPr>
          <w:noProof/>
        </w:rPr>
        <w:t>Appendix F</w:t>
      </w:r>
    </w:fldSimple>
    <w:r w:rsidR="00F14A55">
      <w:t>–</w:t>
    </w:r>
    <w:fldSimple w:instr=" STYLEREF  &quot;Heading 9,Appendix&quot; ">
      <w:r w:rsidR="00427668">
        <w:rPr>
          <w:noProof/>
        </w:rPr>
        <w:t>Integrating CGMM Container Managed Security with caArray</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r>
      <w:tab/>
    </w:r>
    <w:fldSimple w:instr=" STYLEREF  &quot;Title&quot; ">
      <w:r w:rsidR="00427668">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901F8B" w:rsidRDefault="00D42559" w:rsidP="00901F8B">
    <w:pPr>
      <w:pStyle w:val="Header"/>
      <w:jc w:val="right"/>
    </w:pPr>
    <w:fldSimple w:instr=" STYLEREF  TitleTOC  \* MERGEFORMAT ">
      <w:r w:rsidR="00C66417">
        <w:rPr>
          <w:noProof/>
        </w:rPr>
        <w:t>Revision History</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901F8B">
    <w:pPr>
      <w:pStyle w:val="Header"/>
      <w:jc w:val="right"/>
    </w:pPr>
    <w:fldSimple w:instr=" STYLEREF  Title  \* MERGEFORMAT ">
      <w:r w:rsidR="000865D0">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901F8B">
    <w:pPr>
      <w:pStyle w:val="Header"/>
      <w:jc w:val="right"/>
    </w:pPr>
    <w:fldSimple w:instr=" STYLEREF  &quot;Heading 1,Chapter,H1&quot; \n  \* MERGEFORMAT ">
      <w:r w:rsidR="000865D0">
        <w:rPr>
          <w:noProof/>
        </w:rPr>
        <w:t>Chapter 1</w:t>
      </w:r>
    </w:fldSimple>
    <w:r w:rsidR="00F14A55">
      <w:t xml:space="preserve">, </w:t>
    </w:r>
    <w:fldSimple w:instr=" STYLEREF  &quot;Heading 1,Chapter,H1&quot;  \* MERGEFORMAT ">
      <w:r w:rsidR="000865D0">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17361B" w:rsidRDefault="00D42559" w:rsidP="0017361B">
    <w:pPr>
      <w:pStyle w:val="Header"/>
      <w:jc w:val="right"/>
    </w:pPr>
    <w:fldSimple w:instr=" STYLEREF  &quot;Heading 1,Chapter,H1&quot; \n  \* MERGEFORMAT ">
      <w:r w:rsidR="00427668">
        <w:rPr>
          <w:noProof/>
        </w:rPr>
        <w:t>Chapter 6</w:t>
      </w:r>
    </w:fldSimple>
    <w:r w:rsidR="00F14A55">
      <w:t xml:space="preserve">, </w:t>
    </w:r>
    <w:fldSimple w:instr=" STYLEREF  &quot;Heading 1,Chapter,H1&quot;  \* MERGEFORMAT ">
      <w:r w:rsidR="00427668">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1B2CB84A"/>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5">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6">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7">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18">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19">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6FEB5DF3"/>
    <w:multiLevelType w:val="hybridMultilevel"/>
    <w:tmpl w:val="D38EA7FA"/>
    <w:lvl w:ilvl="0" w:tplc="59B4C762">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1"/>
  </w:num>
  <w:num w:numId="3">
    <w:abstractNumId w:val="13"/>
  </w:num>
  <w:num w:numId="4">
    <w:abstractNumId w:val="10"/>
  </w:num>
  <w:num w:numId="5">
    <w:abstractNumId w:val="16"/>
  </w:num>
  <w:num w:numId="6">
    <w:abstractNumId w:val="6"/>
  </w:num>
  <w:num w:numId="7">
    <w:abstractNumId w:val="5"/>
  </w:num>
  <w:num w:numId="8">
    <w:abstractNumId w:val="4"/>
  </w:num>
  <w:num w:numId="9">
    <w:abstractNumId w:val="0"/>
  </w:num>
  <w:num w:numId="10">
    <w:abstractNumId w:val="17"/>
  </w:num>
  <w:num w:numId="11">
    <w:abstractNumId w:val="14"/>
  </w:num>
  <w:num w:numId="12">
    <w:abstractNumId w:val="18"/>
  </w:num>
  <w:num w:numId="13">
    <w:abstractNumId w:val="15"/>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20"/>
  </w:num>
  <w:num w:numId="43">
    <w:abstractNumId w:val="12"/>
  </w:num>
  <w:num w:numId="44">
    <w:abstractNumId w:val="3"/>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12290"/>
  </w:hdrShapeDefaults>
  <w:footnotePr>
    <w:footnote w:id="0"/>
    <w:footnote w:id="1"/>
  </w:footnotePr>
  <w:endnotePr>
    <w:endnote w:id="0"/>
    <w:endnote w:id="1"/>
  </w:endnotePr>
  <w:compat/>
  <w:rsids>
    <w:rsidRoot w:val="00233F60"/>
    <w:rsid w:val="000029DD"/>
    <w:rsid w:val="00002BC4"/>
    <w:rsid w:val="0000395B"/>
    <w:rsid w:val="000052B7"/>
    <w:rsid w:val="00005350"/>
    <w:rsid w:val="00011405"/>
    <w:rsid w:val="00012C64"/>
    <w:rsid w:val="00020356"/>
    <w:rsid w:val="000205F5"/>
    <w:rsid w:val="000206F8"/>
    <w:rsid w:val="00021466"/>
    <w:rsid w:val="00021C01"/>
    <w:rsid w:val="0002273F"/>
    <w:rsid w:val="000233E7"/>
    <w:rsid w:val="000270F3"/>
    <w:rsid w:val="0003278C"/>
    <w:rsid w:val="000329B2"/>
    <w:rsid w:val="00034332"/>
    <w:rsid w:val="00035FB0"/>
    <w:rsid w:val="00037437"/>
    <w:rsid w:val="00037F6B"/>
    <w:rsid w:val="000425A4"/>
    <w:rsid w:val="0004265F"/>
    <w:rsid w:val="00045344"/>
    <w:rsid w:val="00046993"/>
    <w:rsid w:val="000469C3"/>
    <w:rsid w:val="000473E3"/>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65D0"/>
    <w:rsid w:val="0008737E"/>
    <w:rsid w:val="000912A5"/>
    <w:rsid w:val="000968A4"/>
    <w:rsid w:val="00096BB5"/>
    <w:rsid w:val="00096FFB"/>
    <w:rsid w:val="00097CB6"/>
    <w:rsid w:val="000A2D5B"/>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6000"/>
    <w:rsid w:val="000C6411"/>
    <w:rsid w:val="000C649E"/>
    <w:rsid w:val="000C64BB"/>
    <w:rsid w:val="000D4B9F"/>
    <w:rsid w:val="000D577A"/>
    <w:rsid w:val="000E194D"/>
    <w:rsid w:val="000E3511"/>
    <w:rsid w:val="000E3F72"/>
    <w:rsid w:val="000F1EE1"/>
    <w:rsid w:val="000F3503"/>
    <w:rsid w:val="000F63AA"/>
    <w:rsid w:val="000F7AA0"/>
    <w:rsid w:val="00101312"/>
    <w:rsid w:val="001043B3"/>
    <w:rsid w:val="00107CAB"/>
    <w:rsid w:val="00116DFE"/>
    <w:rsid w:val="00132D4E"/>
    <w:rsid w:val="0014030E"/>
    <w:rsid w:val="00141274"/>
    <w:rsid w:val="0014211A"/>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9387D"/>
    <w:rsid w:val="001944AD"/>
    <w:rsid w:val="001953B7"/>
    <w:rsid w:val="00195D94"/>
    <w:rsid w:val="0019658F"/>
    <w:rsid w:val="00197D73"/>
    <w:rsid w:val="001A01D1"/>
    <w:rsid w:val="001A2CFB"/>
    <w:rsid w:val="001A6197"/>
    <w:rsid w:val="001B3BDA"/>
    <w:rsid w:val="001B5B9D"/>
    <w:rsid w:val="001C00E2"/>
    <w:rsid w:val="001C0DF0"/>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30BB"/>
    <w:rsid w:val="002B4F91"/>
    <w:rsid w:val="002B6D1A"/>
    <w:rsid w:val="002B7310"/>
    <w:rsid w:val="002B7E1F"/>
    <w:rsid w:val="002C77AA"/>
    <w:rsid w:val="002D1BE3"/>
    <w:rsid w:val="002D396D"/>
    <w:rsid w:val="002D4312"/>
    <w:rsid w:val="002D4B44"/>
    <w:rsid w:val="002D7574"/>
    <w:rsid w:val="002D762C"/>
    <w:rsid w:val="002E00BB"/>
    <w:rsid w:val="002E0FD6"/>
    <w:rsid w:val="002E570B"/>
    <w:rsid w:val="002E64CB"/>
    <w:rsid w:val="002F0542"/>
    <w:rsid w:val="002F302B"/>
    <w:rsid w:val="002F30E0"/>
    <w:rsid w:val="002F385E"/>
    <w:rsid w:val="002F3E78"/>
    <w:rsid w:val="002F3ECF"/>
    <w:rsid w:val="002F4B81"/>
    <w:rsid w:val="002F5B23"/>
    <w:rsid w:val="002F7185"/>
    <w:rsid w:val="00300FAB"/>
    <w:rsid w:val="00301D92"/>
    <w:rsid w:val="00302F29"/>
    <w:rsid w:val="0031045D"/>
    <w:rsid w:val="00315838"/>
    <w:rsid w:val="0031726C"/>
    <w:rsid w:val="0032168B"/>
    <w:rsid w:val="003243D1"/>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73BA"/>
    <w:rsid w:val="003F0F1E"/>
    <w:rsid w:val="00400637"/>
    <w:rsid w:val="00400660"/>
    <w:rsid w:val="00401FD2"/>
    <w:rsid w:val="00410AA1"/>
    <w:rsid w:val="004116AB"/>
    <w:rsid w:val="00412112"/>
    <w:rsid w:val="0041455D"/>
    <w:rsid w:val="00414757"/>
    <w:rsid w:val="00416C7F"/>
    <w:rsid w:val="00417DAD"/>
    <w:rsid w:val="0042048B"/>
    <w:rsid w:val="00427668"/>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47E7"/>
    <w:rsid w:val="004F4B23"/>
    <w:rsid w:val="004F7051"/>
    <w:rsid w:val="004F7C52"/>
    <w:rsid w:val="00502ADE"/>
    <w:rsid w:val="005048BE"/>
    <w:rsid w:val="00505CC2"/>
    <w:rsid w:val="0050777D"/>
    <w:rsid w:val="00507A11"/>
    <w:rsid w:val="00511068"/>
    <w:rsid w:val="00511CCE"/>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1117"/>
    <w:rsid w:val="00554C14"/>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71C7"/>
    <w:rsid w:val="005C7B2F"/>
    <w:rsid w:val="005D0051"/>
    <w:rsid w:val="005D04D2"/>
    <w:rsid w:val="005D6016"/>
    <w:rsid w:val="005D660F"/>
    <w:rsid w:val="005E04AD"/>
    <w:rsid w:val="005E13D1"/>
    <w:rsid w:val="005E2D35"/>
    <w:rsid w:val="005E2EB2"/>
    <w:rsid w:val="005E431C"/>
    <w:rsid w:val="005F14C9"/>
    <w:rsid w:val="005F1DF3"/>
    <w:rsid w:val="005F32C0"/>
    <w:rsid w:val="005F4039"/>
    <w:rsid w:val="005F40BD"/>
    <w:rsid w:val="005F5F70"/>
    <w:rsid w:val="005F61E7"/>
    <w:rsid w:val="005F72EA"/>
    <w:rsid w:val="0060028C"/>
    <w:rsid w:val="006018DD"/>
    <w:rsid w:val="006044EE"/>
    <w:rsid w:val="00604CB6"/>
    <w:rsid w:val="00605B29"/>
    <w:rsid w:val="00612B05"/>
    <w:rsid w:val="00616114"/>
    <w:rsid w:val="00623763"/>
    <w:rsid w:val="006305D1"/>
    <w:rsid w:val="00630970"/>
    <w:rsid w:val="00631A86"/>
    <w:rsid w:val="006343A8"/>
    <w:rsid w:val="006344C2"/>
    <w:rsid w:val="00634629"/>
    <w:rsid w:val="0063793B"/>
    <w:rsid w:val="0064035A"/>
    <w:rsid w:val="006408E8"/>
    <w:rsid w:val="00640EFD"/>
    <w:rsid w:val="006426C3"/>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CA8"/>
    <w:rsid w:val="006848CF"/>
    <w:rsid w:val="00684C15"/>
    <w:rsid w:val="00685AB3"/>
    <w:rsid w:val="0068672B"/>
    <w:rsid w:val="00691EDA"/>
    <w:rsid w:val="00693D0D"/>
    <w:rsid w:val="00695CE4"/>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3B2F"/>
    <w:rsid w:val="00730E10"/>
    <w:rsid w:val="00731D18"/>
    <w:rsid w:val="007362AA"/>
    <w:rsid w:val="00737262"/>
    <w:rsid w:val="00737A47"/>
    <w:rsid w:val="007402F5"/>
    <w:rsid w:val="0074379A"/>
    <w:rsid w:val="00747BB4"/>
    <w:rsid w:val="00751408"/>
    <w:rsid w:val="00755CA5"/>
    <w:rsid w:val="007574BA"/>
    <w:rsid w:val="00757C2D"/>
    <w:rsid w:val="00757E8C"/>
    <w:rsid w:val="0076034B"/>
    <w:rsid w:val="007606D6"/>
    <w:rsid w:val="00760A72"/>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4341"/>
    <w:rsid w:val="007B4C97"/>
    <w:rsid w:val="007B5769"/>
    <w:rsid w:val="007C01BE"/>
    <w:rsid w:val="007C1096"/>
    <w:rsid w:val="007C56FC"/>
    <w:rsid w:val="007C68EE"/>
    <w:rsid w:val="007D270F"/>
    <w:rsid w:val="007D3036"/>
    <w:rsid w:val="007D3303"/>
    <w:rsid w:val="007D5A34"/>
    <w:rsid w:val="007E2CEC"/>
    <w:rsid w:val="007E3F1F"/>
    <w:rsid w:val="007E62AF"/>
    <w:rsid w:val="007E6A39"/>
    <w:rsid w:val="007E7189"/>
    <w:rsid w:val="007F0163"/>
    <w:rsid w:val="007F1191"/>
    <w:rsid w:val="007F1AEF"/>
    <w:rsid w:val="007F3E9F"/>
    <w:rsid w:val="007F537F"/>
    <w:rsid w:val="007F7DE7"/>
    <w:rsid w:val="00801665"/>
    <w:rsid w:val="00801FEB"/>
    <w:rsid w:val="00807E1F"/>
    <w:rsid w:val="00810473"/>
    <w:rsid w:val="0081264E"/>
    <w:rsid w:val="00815986"/>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A26F4"/>
    <w:rsid w:val="008A5461"/>
    <w:rsid w:val="008A61A0"/>
    <w:rsid w:val="008A74DE"/>
    <w:rsid w:val="008A765E"/>
    <w:rsid w:val="008B217D"/>
    <w:rsid w:val="008B318A"/>
    <w:rsid w:val="008B6698"/>
    <w:rsid w:val="008C07F9"/>
    <w:rsid w:val="008C1DAF"/>
    <w:rsid w:val="008C6B3B"/>
    <w:rsid w:val="008C7678"/>
    <w:rsid w:val="008D6A7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3D7F"/>
    <w:rsid w:val="009956AA"/>
    <w:rsid w:val="00995B25"/>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5DA2"/>
    <w:rsid w:val="009D0047"/>
    <w:rsid w:val="009D2013"/>
    <w:rsid w:val="009D299C"/>
    <w:rsid w:val="009E5872"/>
    <w:rsid w:val="009E7662"/>
    <w:rsid w:val="009F1552"/>
    <w:rsid w:val="009F1ED9"/>
    <w:rsid w:val="009F207F"/>
    <w:rsid w:val="009F6F1B"/>
    <w:rsid w:val="00A008F4"/>
    <w:rsid w:val="00A019BD"/>
    <w:rsid w:val="00A04F65"/>
    <w:rsid w:val="00A06CF7"/>
    <w:rsid w:val="00A14535"/>
    <w:rsid w:val="00A206E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6073E"/>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7D5"/>
    <w:rsid w:val="00AC0F30"/>
    <w:rsid w:val="00AC1F06"/>
    <w:rsid w:val="00AC2A9B"/>
    <w:rsid w:val="00AC549A"/>
    <w:rsid w:val="00AC5AB0"/>
    <w:rsid w:val="00AE1A9C"/>
    <w:rsid w:val="00AE284F"/>
    <w:rsid w:val="00AE6D53"/>
    <w:rsid w:val="00AE6E8E"/>
    <w:rsid w:val="00AF1087"/>
    <w:rsid w:val="00AF10B2"/>
    <w:rsid w:val="00AF1459"/>
    <w:rsid w:val="00AF5422"/>
    <w:rsid w:val="00B012B8"/>
    <w:rsid w:val="00B01F71"/>
    <w:rsid w:val="00B0210C"/>
    <w:rsid w:val="00B022F2"/>
    <w:rsid w:val="00B0321A"/>
    <w:rsid w:val="00B0465F"/>
    <w:rsid w:val="00B067E8"/>
    <w:rsid w:val="00B1174B"/>
    <w:rsid w:val="00B14A0B"/>
    <w:rsid w:val="00B25107"/>
    <w:rsid w:val="00B256D1"/>
    <w:rsid w:val="00B2596E"/>
    <w:rsid w:val="00B27D78"/>
    <w:rsid w:val="00B342EA"/>
    <w:rsid w:val="00B358E9"/>
    <w:rsid w:val="00B4070D"/>
    <w:rsid w:val="00B4084A"/>
    <w:rsid w:val="00B41150"/>
    <w:rsid w:val="00B4759C"/>
    <w:rsid w:val="00B517F4"/>
    <w:rsid w:val="00B518D5"/>
    <w:rsid w:val="00B56DA2"/>
    <w:rsid w:val="00B62631"/>
    <w:rsid w:val="00B63047"/>
    <w:rsid w:val="00B64B33"/>
    <w:rsid w:val="00B666DF"/>
    <w:rsid w:val="00B71075"/>
    <w:rsid w:val="00B752D8"/>
    <w:rsid w:val="00B77AC1"/>
    <w:rsid w:val="00B77D34"/>
    <w:rsid w:val="00B8249C"/>
    <w:rsid w:val="00B82882"/>
    <w:rsid w:val="00B83E13"/>
    <w:rsid w:val="00B9106A"/>
    <w:rsid w:val="00B9245A"/>
    <w:rsid w:val="00B9626D"/>
    <w:rsid w:val="00BA08EE"/>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1099"/>
    <w:rsid w:val="00BF27E0"/>
    <w:rsid w:val="00BF300F"/>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6B5C"/>
    <w:rsid w:val="00C40111"/>
    <w:rsid w:val="00C40308"/>
    <w:rsid w:val="00C4133C"/>
    <w:rsid w:val="00C42D45"/>
    <w:rsid w:val="00C453CF"/>
    <w:rsid w:val="00C51E9B"/>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64BD"/>
    <w:rsid w:val="00CD0E07"/>
    <w:rsid w:val="00CD0ECF"/>
    <w:rsid w:val="00CD284E"/>
    <w:rsid w:val="00CE0EDC"/>
    <w:rsid w:val="00CE5390"/>
    <w:rsid w:val="00CE680F"/>
    <w:rsid w:val="00CE6889"/>
    <w:rsid w:val="00CF4D41"/>
    <w:rsid w:val="00CF6A38"/>
    <w:rsid w:val="00CF79F8"/>
    <w:rsid w:val="00D002C0"/>
    <w:rsid w:val="00D039D0"/>
    <w:rsid w:val="00D04A67"/>
    <w:rsid w:val="00D065A6"/>
    <w:rsid w:val="00D11B65"/>
    <w:rsid w:val="00D12BE8"/>
    <w:rsid w:val="00D13A4D"/>
    <w:rsid w:val="00D17F1B"/>
    <w:rsid w:val="00D22E52"/>
    <w:rsid w:val="00D241C8"/>
    <w:rsid w:val="00D312D4"/>
    <w:rsid w:val="00D31D58"/>
    <w:rsid w:val="00D33DD9"/>
    <w:rsid w:val="00D36042"/>
    <w:rsid w:val="00D401F1"/>
    <w:rsid w:val="00D41F43"/>
    <w:rsid w:val="00D42559"/>
    <w:rsid w:val="00D51F71"/>
    <w:rsid w:val="00D53606"/>
    <w:rsid w:val="00D537F3"/>
    <w:rsid w:val="00D544CF"/>
    <w:rsid w:val="00D54856"/>
    <w:rsid w:val="00D54873"/>
    <w:rsid w:val="00D56CB7"/>
    <w:rsid w:val="00D6274E"/>
    <w:rsid w:val="00D72892"/>
    <w:rsid w:val="00D728E1"/>
    <w:rsid w:val="00D75BA1"/>
    <w:rsid w:val="00D81170"/>
    <w:rsid w:val="00D85A39"/>
    <w:rsid w:val="00D87E82"/>
    <w:rsid w:val="00D916B7"/>
    <w:rsid w:val="00D91831"/>
    <w:rsid w:val="00D93D35"/>
    <w:rsid w:val="00D949CD"/>
    <w:rsid w:val="00D96EDF"/>
    <w:rsid w:val="00DA519C"/>
    <w:rsid w:val="00DA5FC3"/>
    <w:rsid w:val="00DA64CB"/>
    <w:rsid w:val="00DA6BD5"/>
    <w:rsid w:val="00DB040E"/>
    <w:rsid w:val="00DB18A9"/>
    <w:rsid w:val="00DB63DB"/>
    <w:rsid w:val="00DB6B0E"/>
    <w:rsid w:val="00DB6BB5"/>
    <w:rsid w:val="00DB76B7"/>
    <w:rsid w:val="00DC3DA0"/>
    <w:rsid w:val="00DD2E7F"/>
    <w:rsid w:val="00DD3195"/>
    <w:rsid w:val="00DD695D"/>
    <w:rsid w:val="00DE465B"/>
    <w:rsid w:val="00DF2204"/>
    <w:rsid w:val="00DF23C3"/>
    <w:rsid w:val="00DF3496"/>
    <w:rsid w:val="00DF4629"/>
    <w:rsid w:val="00DF46AC"/>
    <w:rsid w:val="00E03A24"/>
    <w:rsid w:val="00E05773"/>
    <w:rsid w:val="00E078A1"/>
    <w:rsid w:val="00E13EF4"/>
    <w:rsid w:val="00E16A55"/>
    <w:rsid w:val="00E17661"/>
    <w:rsid w:val="00E215FE"/>
    <w:rsid w:val="00E2492B"/>
    <w:rsid w:val="00E250C9"/>
    <w:rsid w:val="00E260B5"/>
    <w:rsid w:val="00E303B5"/>
    <w:rsid w:val="00E303E1"/>
    <w:rsid w:val="00E31A6B"/>
    <w:rsid w:val="00E329C9"/>
    <w:rsid w:val="00E416AD"/>
    <w:rsid w:val="00E4295D"/>
    <w:rsid w:val="00E430F2"/>
    <w:rsid w:val="00E439DC"/>
    <w:rsid w:val="00E45A94"/>
    <w:rsid w:val="00E50408"/>
    <w:rsid w:val="00E5123A"/>
    <w:rsid w:val="00E52697"/>
    <w:rsid w:val="00E60A65"/>
    <w:rsid w:val="00E731D6"/>
    <w:rsid w:val="00E742EC"/>
    <w:rsid w:val="00E77FCC"/>
    <w:rsid w:val="00E8110D"/>
    <w:rsid w:val="00E81310"/>
    <w:rsid w:val="00E81AC8"/>
    <w:rsid w:val="00E84EB7"/>
    <w:rsid w:val="00E8567D"/>
    <w:rsid w:val="00E862E2"/>
    <w:rsid w:val="00E94E32"/>
    <w:rsid w:val="00E9539E"/>
    <w:rsid w:val="00E95BAC"/>
    <w:rsid w:val="00E96E22"/>
    <w:rsid w:val="00EA116B"/>
    <w:rsid w:val="00EA28B4"/>
    <w:rsid w:val="00EA29E1"/>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C24"/>
    <w:rsid w:val="00F62565"/>
    <w:rsid w:val="00F62B4A"/>
    <w:rsid w:val="00F62D1C"/>
    <w:rsid w:val="00F63308"/>
    <w:rsid w:val="00F65603"/>
    <w:rsid w:val="00F656CA"/>
    <w:rsid w:val="00F6736F"/>
    <w:rsid w:val="00F73F46"/>
    <w:rsid w:val="00F7608E"/>
    <w:rsid w:val="00F811F7"/>
    <w:rsid w:val="00F822DF"/>
    <w:rsid w:val="00F835D5"/>
    <w:rsid w:val="00F836D3"/>
    <w:rsid w:val="00F85431"/>
    <w:rsid w:val="00F926EA"/>
    <w:rsid w:val="00F95533"/>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ncicb.nci.nih.gov/core/CSM" TargetMode="External"/><Relationship Id="rId18" Type="http://schemas.openxmlformats.org/officeDocument/2006/relationships/header" Target="header3.xml"/><Relationship Id="rId26" Type="http://schemas.openxmlformats.org/officeDocument/2006/relationships/hyperlink" Target="http://gforge.nci.nih.gov/tracker/?atid=131&amp;group_id=12&amp;func=browse" TargetMode="External"/><Relationship Id="rId39" Type="http://schemas.openxmlformats.org/officeDocument/2006/relationships/hyperlink" Target="http://ant.apache.org/bindownload.cgi" TargetMode="External"/><Relationship Id="rId21" Type="http://schemas.openxmlformats.org/officeDocument/2006/relationships/hyperlink" Target="http://ncicb.nci.nih.gov/NCICB/infrastructure/cacore_overview/csm" TargetMode="External"/><Relationship Id="rId34" Type="http://schemas.openxmlformats.org/officeDocument/2006/relationships/hyperlink" Target="http://java.sun.com/j2se/1.5.0/download.html" TargetMode="External"/><Relationship Id="rId42" Type="http://schemas.openxmlformats.org/officeDocument/2006/relationships/header" Target="header8.xml"/><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hyperlink" Target="https://dorian" TargetMode="External"/><Relationship Id="rId68" Type="http://schemas.openxmlformats.org/officeDocument/2006/relationships/header" Target="header11.xml"/><Relationship Id="rId76"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hyperlink" Target="http://www.cagrid.org/mwiki/index.php?title=Dorian:1.1:Administrators_Guide:Requesting_Host_Credentials" TargetMode="External"/><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5.xml"/><Relationship Id="rId11" Type="http://schemas.openxmlformats.org/officeDocument/2006/relationships/image" Target="media/image3.emf"/><Relationship Id="rId24" Type="http://schemas.openxmlformats.org/officeDocument/2006/relationships/hyperlink" Target="http://gforge.nci.nih.gov/pipermail/security-csm-user" TargetMode="External"/><Relationship Id="rId32" Type="http://schemas.openxmlformats.org/officeDocument/2006/relationships/footer" Target="footer5.xml"/><Relationship Id="rId37" Type="http://schemas.openxmlformats.org/officeDocument/2006/relationships/hyperlink" Target="http://labs.jboss.com/jbossas/downloads" TargetMode="External"/><Relationship Id="rId40" Type="http://schemas.openxmlformats.org/officeDocument/2006/relationships/hyperlink" Target="https://cabig.nci.nih.gov/workspaces/Architecture/caGrid/"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jpeg"/><Relationship Id="rId66" Type="http://schemas.openxmlformats.org/officeDocument/2006/relationships/hyperlink" Target="https://wiki.nci.nih.gov/x/4wBB" TargetMode="External"/><Relationship Id="rId74" Type="http://schemas.openxmlformats.org/officeDocument/2006/relationships/hyperlink" Target="http://asc.gsa.gov/portal/template/faq08.vm"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mailto:security-csm-user@gforge.nci.nih.gov" TargetMode="External"/><Relationship Id="rId28" Type="http://schemas.openxmlformats.org/officeDocument/2006/relationships/header" Target="header4.xml"/><Relationship Id="rId36" Type="http://schemas.openxmlformats.org/officeDocument/2006/relationships/hyperlink" Target="http://dev.mysql.com/downloads/mysql/5.0.html"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eader" Target="header6.xm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comments" Target="comments.xml"/><Relationship Id="rId73" Type="http://schemas.openxmlformats.org/officeDocument/2006/relationships/hyperlink" Target="http://localhost:8080/formsecurity/protected/"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 Id="rId22" Type="http://schemas.openxmlformats.org/officeDocument/2006/relationships/hyperlink" Target="https://wiki.nci.nih.gov/x/4wBB" TargetMode="External"/><Relationship Id="rId27" Type="http://schemas.openxmlformats.org/officeDocument/2006/relationships/hyperlink" Target="https://gforge.nci.nih.gov/tracker/?atid=131&amp;group_id=12&amp;func=browse" TargetMode="External"/><Relationship Id="rId30" Type="http://schemas.openxmlformats.org/officeDocument/2006/relationships/footer" Target="footer4.xml"/><Relationship Id="rId35" Type="http://schemas.openxmlformats.org/officeDocument/2006/relationships/hyperlink" Target="http://www.oracle.com/technology/products/oracle9i/index.html" TargetMode="External"/><Relationship Id="rId43" Type="http://schemas.openxmlformats.org/officeDocument/2006/relationships/header" Target="header9.xm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hyperlink" Target="https://dorian" TargetMode="External"/><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www.cagrid.org/wiki/GTS:1.2:Administrators_Guide:SyncGTS:Configuration"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gforge.nci.nih.gov/projects/security" TargetMode="External"/><Relationship Id="rId33" Type="http://schemas.openxmlformats.org/officeDocument/2006/relationships/image" Target="media/image5.png"/><Relationship Id="rId38" Type="http://schemas.openxmlformats.org/officeDocument/2006/relationships/hyperlink" Target="http://tomcat.apache.org/download-55.cgi" TargetMode="External"/><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header" Target="header10.xml"/><Relationship Id="rId20" Type="http://schemas.openxmlformats.org/officeDocument/2006/relationships/hyperlink" Target="http://www.cagrid.org/display/cagridhome/Home" TargetMode="External"/><Relationship Id="rId41" Type="http://schemas.openxmlformats.org/officeDocument/2006/relationships/header" Target="header7.xml"/><Relationship Id="rId54" Type="http://schemas.openxmlformats.org/officeDocument/2006/relationships/image" Target="media/image16.jpeg"/><Relationship Id="rId62" Type="http://schemas.openxmlformats.org/officeDocument/2006/relationships/hyperlink" Target="https://gforge.nci.nih.gov/frs/?group_id=12%20" TargetMode="External"/><Relationship Id="rId70" Type="http://schemas.openxmlformats.org/officeDocument/2006/relationships/hyperlink" Target="https://slavegts" TargetMode="External"/><Relationship Id="rId75"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14234-8EF2-4326-A190-57462BA9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28</TotalTime>
  <Pages>77</Pages>
  <Words>18606</Words>
  <Characters>106057</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124415</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 Vijay Parmar</cp:lastModifiedBy>
  <cp:revision>10</cp:revision>
  <cp:lastPrinted>2009-04-30T21:34:00Z</cp:lastPrinted>
  <dcterms:created xsi:type="dcterms:W3CDTF">2009-04-30T21:16:00Z</dcterms:created>
  <dcterms:modified xsi:type="dcterms:W3CDTF">2009-08-22T23:10:00Z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