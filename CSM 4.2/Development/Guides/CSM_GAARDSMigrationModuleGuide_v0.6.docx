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5E6C7C"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11" fillcolor="#afafff" stroked="f">
            <v:textbox style="mso-next-textbox:#_x0000_s1030" inset=",7.2pt,39.6pt,7.2pt">
              <w:txbxContent>
                <w:p w:rsidR="009D64A9" w:rsidRPr="00271773" w:rsidRDefault="009D64A9" w:rsidP="0095242A">
                  <w:pPr>
                    <w:pStyle w:val="CoverTitle"/>
                    <w:rPr>
                      <w:sz w:val="60"/>
                      <w:szCs w:val="60"/>
                    </w:rPr>
                  </w:pPr>
                  <w:r w:rsidRPr="00271773">
                    <w:rPr>
                      <w:sz w:val="60"/>
                      <w:szCs w:val="60"/>
                    </w:rPr>
                    <w:t>CSM GAARDS Migration Module</w:t>
                  </w:r>
                  <w:r>
                    <w:rPr>
                      <w:sz w:val="60"/>
                      <w:szCs w:val="60"/>
                    </w:rPr>
                    <w:t xml:space="preserve"> Guide</w:t>
                  </w:r>
                </w:p>
              </w:txbxContent>
            </v:textbox>
            <w10:wrap type="square"/>
          </v:shape>
        </w:pict>
      </w:r>
    </w:p>
    <w:p w:rsidR="004F3E68" w:rsidRPr="00A92BC8" w:rsidRDefault="00B9106A"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 xml:space="preserve">Version 0.6 -- </w:t>
      </w:r>
      <w:r w:rsidR="00C40308">
        <w:t xml:space="preserve">For CSM </w:t>
      </w:r>
      <w:r w:rsidR="00EF17E5">
        <w:t>V</w:t>
      </w:r>
      <w:r w:rsidR="00C40308">
        <w:t>ersion 4.</w:t>
      </w:r>
      <w:ins w:id="10" w:author=" Vijay Parmar" w:date="2009-08-22T20:59:00Z">
        <w:r w:rsidR="00E518BE">
          <w:t>2</w:t>
        </w:r>
      </w:ins>
      <w:del w:id="11" w:author=" Vijay Parmar" w:date="2009-08-22T20:59:00Z">
        <w:r w:rsidR="00C40308" w:rsidDel="00E518BE">
          <w:delText>1.</w:delText>
        </w:r>
        <w:r w:rsidR="00EF17E5" w:rsidDel="00E518BE">
          <w:delText>0</w:delText>
        </w:r>
        <w:bookmarkEnd w:id="0"/>
        <w:bookmarkEnd w:id="1"/>
        <w:bookmarkEnd w:id="2"/>
        <w:bookmarkEnd w:id="3"/>
        <w:bookmarkEnd w:id="4"/>
        <w:bookmarkEnd w:id="5"/>
        <w:bookmarkEnd w:id="6"/>
        <w:bookmarkEnd w:id="7"/>
        <w:bookmarkEnd w:id="8"/>
        <w:bookmarkEnd w:id="9"/>
        <w:r w:rsidR="00C40308" w:rsidDel="00E518BE">
          <w:delText>.1</w:delText>
        </w:r>
      </w:del>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5E6C7C"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9" o:title="" type="tile"/>
                  </v:rect>
                  <v:shape id="_x0000_s1046" type="#_x0000_t75" style="position:absolute;width:1310;height:1309">
                    <v:imagedata r:id="rId10" o:title=""/>
                  </v:shape>
                  <w10:wrap type="none"/>
                  <w10:anchorlock/>
                </v:group>
              </w:pict>
            </w:r>
          </w:p>
        </w:tc>
        <w:tc>
          <w:tcPr>
            <w:tcW w:w="3870" w:type="dxa"/>
            <w:vMerge w:val="restart"/>
            <w:shd w:val="clear" w:color="auto" w:fill="auto"/>
            <w:vAlign w:val="center"/>
          </w:tcPr>
          <w:p w:rsidR="0071753E" w:rsidRDefault="00B8249C" w:rsidP="00BB1173">
            <w:r>
              <w:rPr>
                <w:noProof/>
              </w:rPr>
              <w:drawing>
                <wp:inline distT="0" distB="0" distL="0" distR="0">
                  <wp:extent cx="2280920" cy="139700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280920" cy="139700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w:t>
            </w:r>
            <w:r w:rsidR="0082606C">
              <w:t xml:space="preserve"> for Biomedical Informatics and </w:t>
            </w:r>
            <w:r>
              <w:t>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B8249C" w:rsidP="00B518D5">
            <w:pPr>
              <w:jc w:val="right"/>
            </w:pPr>
            <w:r>
              <w:rPr>
                <w:noProof/>
              </w:rPr>
              <w:drawing>
                <wp:inline distT="0" distB="0" distL="0" distR="0">
                  <wp:extent cx="824230" cy="9245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824230" cy="92456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5E6C7C" w:rsidP="004F3E68">
      <w:pPr>
        <w:pStyle w:val="CoverDateSaved"/>
      </w:pPr>
      <w:r>
        <w:rPr>
          <w:noProof/>
        </w:rPr>
        <w:pict>
          <v:rect id="_x0000_s1034" style="position:absolute;margin-left:-2.55pt;margin-top:20.65pt;width:461.25pt;height:22.9pt;z-index:12" fillcolor="#339" stroked="f">
            <w10:wrap type="square"/>
          </v:rect>
        </w:pict>
      </w:r>
      <w:r w:rsidR="00455189">
        <w:t>This is a U.S. Government work.</w:t>
      </w:r>
      <w:r w:rsidR="00455189">
        <w:tab/>
      </w:r>
      <w:r w:rsidR="00C40308">
        <w:t>May 01</w:t>
      </w:r>
      <w:r w:rsidR="00EF17E5">
        <w:t>, 2009</w:t>
      </w:r>
    </w:p>
    <w:p w:rsidR="00DD2E7F" w:rsidRDefault="00DD2E7F" w:rsidP="00E31A6B"/>
    <w:p w:rsidR="00DD2E7F" w:rsidRDefault="00DD2E7F" w:rsidP="00E31A6B">
      <w:pPr>
        <w:sectPr w:rsidR="00DD2E7F" w:rsidSect="000B12EE">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3" w:history="1">
        <w:r w:rsidRPr="00215A99">
          <w:rPr>
            <w:rStyle w:val="Hyperlink"/>
          </w:rPr>
          <w:t>http://ncicb.nci.nih.gov/core/CSM</w:t>
        </w:r>
      </w:hyperlink>
      <w:r>
        <w:t>.</w:t>
      </w:r>
    </w:p>
    <w:p w:rsidR="00215A99" w:rsidRDefault="00215A99" w:rsidP="007038FB">
      <w:pPr>
        <w:pStyle w:val="Heading4"/>
      </w:pPr>
      <w:r>
        <w:t>Revision History</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238"/>
        <w:gridCol w:w="4062"/>
      </w:tblGrid>
      <w:tr w:rsidR="002D7574" w:rsidRPr="00215A99" w:rsidTr="00271773">
        <w:tc>
          <w:tcPr>
            <w:tcW w:w="1800" w:type="dxa"/>
            <w:shd w:val="clear" w:color="auto" w:fill="D9D9D9"/>
          </w:tcPr>
          <w:p w:rsidR="002D7574" w:rsidRPr="00215A99" w:rsidRDefault="002D7574" w:rsidP="00D039D0">
            <w:pPr>
              <w:pStyle w:val="TableHeaderCenter"/>
            </w:pPr>
            <w:r w:rsidRPr="00215A99">
              <w:t>Revision Date</w:t>
            </w:r>
          </w:p>
        </w:tc>
        <w:tc>
          <w:tcPr>
            <w:tcW w:w="2238" w:type="dxa"/>
            <w:shd w:val="clear" w:color="auto" w:fill="D9D9D9"/>
          </w:tcPr>
          <w:p w:rsidR="002D7574" w:rsidRPr="00215A99" w:rsidRDefault="002D7574" w:rsidP="00D039D0">
            <w:pPr>
              <w:pStyle w:val="TableHeaderCenter"/>
            </w:pPr>
            <w:r w:rsidRPr="00215A99">
              <w:t>Author</w:t>
            </w:r>
          </w:p>
        </w:tc>
        <w:tc>
          <w:tcPr>
            <w:tcW w:w="4062" w:type="dxa"/>
            <w:shd w:val="clear" w:color="auto" w:fill="D9D9D9"/>
          </w:tcPr>
          <w:p w:rsidR="002D7574" w:rsidRPr="00215A99" w:rsidRDefault="002D7574" w:rsidP="00D039D0">
            <w:pPr>
              <w:pStyle w:val="TableHeaderCenter"/>
            </w:pPr>
            <w:r w:rsidRPr="00215A99">
              <w:t>Summary of Changes</w:t>
            </w:r>
          </w:p>
        </w:tc>
      </w:tr>
      <w:tr w:rsidR="0054777A" w:rsidRPr="00215A99" w:rsidTr="00271773">
        <w:tc>
          <w:tcPr>
            <w:tcW w:w="1800" w:type="dxa"/>
          </w:tcPr>
          <w:p w:rsidR="0054777A" w:rsidRPr="00E26068" w:rsidRDefault="0054777A" w:rsidP="0054777A">
            <w:pPr>
              <w:pStyle w:val="TableText"/>
            </w:pPr>
            <w:r w:rsidRPr="00E26068">
              <w:t>10/31/</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Pr="00E26068" w:rsidRDefault="0054777A" w:rsidP="0054777A">
            <w:pPr>
              <w:pStyle w:val="TableText"/>
            </w:pPr>
            <w:r w:rsidRPr="00E26068">
              <w:t>Initial Table of Contents</w:t>
            </w:r>
          </w:p>
        </w:tc>
      </w:tr>
      <w:tr w:rsidR="0054777A" w:rsidRPr="00215A99" w:rsidTr="00271773">
        <w:tc>
          <w:tcPr>
            <w:tcW w:w="1800" w:type="dxa"/>
          </w:tcPr>
          <w:p w:rsidR="0054777A" w:rsidRPr="00E26068" w:rsidRDefault="0054777A" w:rsidP="0054777A">
            <w:pPr>
              <w:pStyle w:val="TableText"/>
            </w:pPr>
            <w:r>
              <w:t>11</w:t>
            </w:r>
            <w:r w:rsidRPr="00E26068">
              <w:t>/05/</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Default="0054777A" w:rsidP="0054777A">
            <w:pPr>
              <w:pStyle w:val="TableText"/>
            </w:pPr>
            <w:r w:rsidRPr="00E26068">
              <w:t>Added new chapters</w:t>
            </w:r>
          </w:p>
        </w:tc>
      </w:tr>
      <w:tr w:rsidR="0054777A" w:rsidRPr="00215A99" w:rsidTr="00271773">
        <w:tc>
          <w:tcPr>
            <w:tcW w:w="1800" w:type="dxa"/>
          </w:tcPr>
          <w:p w:rsidR="0054777A" w:rsidRDefault="0054777A" w:rsidP="0054777A">
            <w:pPr>
              <w:pStyle w:val="TableText"/>
            </w:pPr>
            <w:r>
              <w:t>11/10/2008</w:t>
            </w:r>
          </w:p>
        </w:tc>
        <w:tc>
          <w:tcPr>
            <w:tcW w:w="2238" w:type="dxa"/>
          </w:tcPr>
          <w:p w:rsidR="0054777A" w:rsidRPr="00E26068" w:rsidRDefault="0054777A" w:rsidP="0054777A">
            <w:pPr>
              <w:pStyle w:val="TableText"/>
            </w:pPr>
            <w:r>
              <w:t>Charles Griffin</w:t>
            </w:r>
          </w:p>
        </w:tc>
        <w:tc>
          <w:tcPr>
            <w:tcW w:w="4062" w:type="dxa"/>
          </w:tcPr>
          <w:p w:rsidR="0054777A" w:rsidRPr="00E26068" w:rsidRDefault="0054777A" w:rsidP="0054777A">
            <w:pPr>
              <w:pStyle w:val="TableText"/>
            </w:pPr>
            <w:r>
              <w:t>Review of initial draft</w:t>
            </w:r>
          </w:p>
        </w:tc>
      </w:tr>
      <w:tr w:rsidR="00E215FE" w:rsidRPr="00215A99" w:rsidTr="00271773">
        <w:tc>
          <w:tcPr>
            <w:tcW w:w="1800" w:type="dxa"/>
          </w:tcPr>
          <w:p w:rsidR="00E215FE" w:rsidRPr="00215A99" w:rsidRDefault="0054777A" w:rsidP="00D039D0">
            <w:pPr>
              <w:pStyle w:val="TableText"/>
            </w:pPr>
            <w:r>
              <w:t>11/12</w:t>
            </w:r>
            <w:r w:rsidR="00E215FE">
              <w:t>/</w:t>
            </w:r>
            <w:r w:rsidR="004C4378">
              <w:t>20</w:t>
            </w:r>
            <w:r w:rsidR="00E215FE">
              <w:t>08</w:t>
            </w:r>
          </w:p>
        </w:tc>
        <w:tc>
          <w:tcPr>
            <w:tcW w:w="2238" w:type="dxa"/>
          </w:tcPr>
          <w:p w:rsidR="00E215FE" w:rsidRPr="00215A99" w:rsidRDefault="00E215FE" w:rsidP="00D039D0">
            <w:pPr>
              <w:pStyle w:val="TableText"/>
            </w:pPr>
            <w:r>
              <w:t>Bronwyn Gagne</w:t>
            </w:r>
          </w:p>
        </w:tc>
        <w:tc>
          <w:tcPr>
            <w:tcW w:w="4062" w:type="dxa"/>
          </w:tcPr>
          <w:p w:rsidR="00E215FE" w:rsidRPr="00215A99" w:rsidRDefault="00E215FE" w:rsidP="00D039D0">
            <w:pPr>
              <w:pStyle w:val="TableText"/>
            </w:pPr>
            <w:r>
              <w:t>Doc converted to current CBIIT template, and edited as necessary.</w:t>
            </w:r>
          </w:p>
        </w:tc>
      </w:tr>
      <w:tr w:rsidR="002D7574" w:rsidRPr="00215A99" w:rsidTr="00271773">
        <w:tc>
          <w:tcPr>
            <w:tcW w:w="1800" w:type="dxa"/>
          </w:tcPr>
          <w:p w:rsidR="002D7574" w:rsidRPr="00215A99" w:rsidRDefault="002D7574" w:rsidP="00D039D0">
            <w:pPr>
              <w:pStyle w:val="TableText"/>
            </w:pPr>
            <w:r>
              <w:t>11/14/2008</w:t>
            </w:r>
          </w:p>
        </w:tc>
        <w:tc>
          <w:tcPr>
            <w:tcW w:w="2238" w:type="dxa"/>
          </w:tcPr>
          <w:p w:rsidR="002D7574" w:rsidRPr="00215A99" w:rsidRDefault="002D7574" w:rsidP="00D039D0">
            <w:pPr>
              <w:pStyle w:val="TableText"/>
            </w:pPr>
            <w:r>
              <w:t xml:space="preserve">Vijay Parmar, </w:t>
            </w:r>
            <w:r>
              <w:br/>
              <w:t>Bronwyn Gagne</w:t>
            </w:r>
          </w:p>
        </w:tc>
        <w:tc>
          <w:tcPr>
            <w:tcW w:w="4062" w:type="dxa"/>
          </w:tcPr>
          <w:p w:rsidR="002D7574" w:rsidRPr="00215A99" w:rsidRDefault="00E215FE" w:rsidP="00D039D0">
            <w:pPr>
              <w:pStyle w:val="TableText"/>
            </w:pPr>
            <w:r>
              <w:t xml:space="preserve">Final review and </w:t>
            </w:r>
            <w:r w:rsidR="00271773">
              <w:t>r</w:t>
            </w:r>
            <w:r w:rsidR="002D7574">
              <w:t>elease of updated</w:t>
            </w:r>
            <w:r w:rsidR="00271773">
              <w:t xml:space="preserve"> guide – version 0.5 of CGMM for CSM 4.1.</w:t>
            </w:r>
          </w:p>
        </w:tc>
      </w:tr>
      <w:tr w:rsidR="00271773" w:rsidRPr="00215A99" w:rsidTr="00271773">
        <w:tc>
          <w:tcPr>
            <w:tcW w:w="1800" w:type="dxa"/>
          </w:tcPr>
          <w:p w:rsidR="00271773" w:rsidRDefault="00271773" w:rsidP="00D039D0">
            <w:pPr>
              <w:pStyle w:val="TableText"/>
            </w:pPr>
            <w:r>
              <w:t>4/16/2009</w:t>
            </w:r>
          </w:p>
        </w:tc>
        <w:tc>
          <w:tcPr>
            <w:tcW w:w="2238" w:type="dxa"/>
          </w:tcPr>
          <w:p w:rsidR="00271773" w:rsidRDefault="00271773" w:rsidP="00D039D0">
            <w:pPr>
              <w:pStyle w:val="TableText"/>
            </w:pPr>
            <w:r>
              <w:t>Vijay Parmar</w:t>
            </w:r>
            <w:r>
              <w:br/>
              <w:t>Bronwyn Gagne</w:t>
            </w:r>
          </w:p>
        </w:tc>
        <w:tc>
          <w:tcPr>
            <w:tcW w:w="4062" w:type="dxa"/>
          </w:tcPr>
          <w:p w:rsidR="00271773" w:rsidRPr="00271773" w:rsidRDefault="00271773" w:rsidP="00D039D0">
            <w:pPr>
              <w:pStyle w:val="TableText"/>
            </w:pPr>
            <w:r>
              <w:t xml:space="preserve">Updated draft of guide. </w:t>
            </w:r>
            <w:r w:rsidRPr="00271773">
              <w:t xml:space="preserve">Added sections for new features such as Alternate Behavior, Standalone mode and </w:t>
            </w:r>
            <w:r>
              <w:t>other misc.</w:t>
            </w:r>
            <w:r w:rsidRPr="00271773">
              <w:t xml:space="preserve"> configurability.</w:t>
            </w:r>
          </w:p>
        </w:tc>
      </w:tr>
      <w:tr w:rsidR="00271773" w:rsidRPr="00215A99" w:rsidTr="00271773">
        <w:tc>
          <w:tcPr>
            <w:tcW w:w="1800" w:type="dxa"/>
          </w:tcPr>
          <w:p w:rsidR="00271773" w:rsidRDefault="00C40308" w:rsidP="00D039D0">
            <w:pPr>
              <w:pStyle w:val="TableText"/>
            </w:pPr>
            <w:r>
              <w:t>5/01</w:t>
            </w:r>
            <w:r w:rsidR="00271773">
              <w:t>/2009</w:t>
            </w:r>
          </w:p>
        </w:tc>
        <w:tc>
          <w:tcPr>
            <w:tcW w:w="2238" w:type="dxa"/>
          </w:tcPr>
          <w:p w:rsidR="00271773" w:rsidRDefault="00271773" w:rsidP="00D039D0">
            <w:pPr>
              <w:pStyle w:val="TableText"/>
            </w:pPr>
            <w:r>
              <w:t>Vijay Parmar</w:t>
            </w:r>
            <w:r>
              <w:br/>
              <w:t>Bronwyn Gagne</w:t>
            </w:r>
          </w:p>
        </w:tc>
        <w:tc>
          <w:tcPr>
            <w:tcW w:w="4062" w:type="dxa"/>
          </w:tcPr>
          <w:p w:rsidR="00271773" w:rsidRDefault="00271773" w:rsidP="00C40308">
            <w:pPr>
              <w:pStyle w:val="TableText"/>
            </w:pPr>
            <w:r>
              <w:t xml:space="preserve">Final review and release of updated guide </w:t>
            </w:r>
            <w:r w:rsidR="00C40308">
              <w:t xml:space="preserve">for CGMM </w:t>
            </w:r>
            <w:r w:rsidR="00B8249C">
              <w:t xml:space="preserve">v0.6 </w:t>
            </w:r>
            <w:r w:rsidR="00C40308">
              <w:t>for CSM 4.1.0.1</w:t>
            </w:r>
            <w:r>
              <w:t>.</w:t>
            </w:r>
          </w:p>
        </w:tc>
      </w:tr>
      <w:tr w:rsidR="00737A47" w:rsidRPr="00215A99" w:rsidTr="00271773">
        <w:trPr>
          <w:ins w:id="12" w:author=" Vijay Parmar" w:date="2009-08-22T19:10:00Z"/>
        </w:trPr>
        <w:tc>
          <w:tcPr>
            <w:tcW w:w="1800" w:type="dxa"/>
          </w:tcPr>
          <w:p w:rsidR="00737A47" w:rsidRDefault="00737A47" w:rsidP="00D039D0">
            <w:pPr>
              <w:pStyle w:val="TableText"/>
              <w:rPr>
                <w:ins w:id="13" w:author=" Vijay Parmar" w:date="2009-08-22T19:10:00Z"/>
              </w:rPr>
            </w:pPr>
            <w:ins w:id="14" w:author=" Vijay Parmar" w:date="2009-08-22T19:10:00Z">
              <w:r>
                <w:t>08/19/2009</w:t>
              </w:r>
            </w:ins>
          </w:p>
        </w:tc>
        <w:tc>
          <w:tcPr>
            <w:tcW w:w="2238" w:type="dxa"/>
          </w:tcPr>
          <w:p w:rsidR="00737A47" w:rsidRDefault="00737A47" w:rsidP="00737A47">
            <w:pPr>
              <w:pStyle w:val="TableText"/>
              <w:rPr>
                <w:ins w:id="15" w:author=" Vijay Parmar" w:date="2009-08-22T20:58:00Z"/>
              </w:rPr>
            </w:pPr>
            <w:ins w:id="16" w:author=" Vijay Parmar" w:date="2009-08-22T19:10:00Z">
              <w:r>
                <w:t>Vijay Parmar</w:t>
              </w:r>
            </w:ins>
          </w:p>
          <w:p w:rsidR="00D43DB6" w:rsidRDefault="00D43DB6" w:rsidP="00737A47">
            <w:pPr>
              <w:pStyle w:val="TableText"/>
              <w:rPr>
                <w:ins w:id="17" w:author=" Vijay Parmar" w:date="2009-08-22T19:10:00Z"/>
              </w:rPr>
            </w:pPr>
            <w:ins w:id="18" w:author=" Vijay Parmar" w:date="2009-08-22T20:58:00Z">
              <w:r>
                <w:t>Santhosh Garmilla</w:t>
              </w:r>
            </w:ins>
          </w:p>
        </w:tc>
        <w:tc>
          <w:tcPr>
            <w:tcW w:w="4062" w:type="dxa"/>
          </w:tcPr>
          <w:p w:rsidR="00737A47" w:rsidRDefault="00737A47" w:rsidP="00C40308">
            <w:pPr>
              <w:pStyle w:val="TableText"/>
              <w:rPr>
                <w:ins w:id="19" w:author=" Vijay Parmar" w:date="2009-08-22T19:10:00Z"/>
              </w:rPr>
            </w:pPr>
            <w:ins w:id="20" w:author=" Vijay Parmar" w:date="2009-08-22T19:10:00Z">
              <w:r>
                <w:t>Updated Command line automated installation steps</w:t>
              </w:r>
            </w:ins>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0B12EE">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14341B" w:rsidRDefault="005E6C7C">
      <w:pPr>
        <w:pStyle w:val="TOC1"/>
        <w:tabs>
          <w:tab w:val="right" w:leader="dot" w:pos="8918"/>
        </w:tabs>
        <w:rPr>
          <w:ins w:id="21" w:author=" Vijay Parmar" w:date="2009-08-22T20:59:00Z"/>
          <w:rFonts w:asciiTheme="minorHAnsi" w:eastAsiaTheme="minorEastAsia" w:hAnsiTheme="minorHAnsi" w:cstheme="minorBidi"/>
          <w:b w:val="0"/>
          <w:noProof/>
          <w:sz w:val="22"/>
          <w:szCs w:val="22"/>
        </w:rPr>
      </w:pPr>
      <w:r w:rsidRPr="005E6C7C">
        <w:fldChar w:fldCharType="begin"/>
      </w:r>
      <w:r w:rsidR="00772F08">
        <w:instrText xml:space="preserve"> TOC \o "1-3" \h \z \t "Heading 9,1" </w:instrText>
      </w:r>
      <w:r w:rsidRPr="005E6C7C">
        <w:fldChar w:fldCharType="separate"/>
      </w:r>
      <w:ins w:id="2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"_Toc238738117"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About This Guide</w:t>
        </w:r>
        <w:r w:rsidR="0014341B">
          <w:rPr>
            <w:noProof/>
            <w:webHidden/>
          </w:rPr>
          <w:tab/>
        </w:r>
        <w:r>
          <w:rPr>
            <w:noProof/>
            <w:webHidden/>
          </w:rPr>
          <w:fldChar w:fldCharType="begin"/>
        </w:r>
        <w:r w:rsidR="0014341B">
          <w:rPr>
            <w:noProof/>
            <w:webHidden/>
          </w:rPr>
          <w:instrText xml:space="preserve"> PAGEREF _Toc238738117 \h </w:instrText>
        </w:r>
      </w:ins>
      <w:r>
        <w:rPr>
          <w:noProof/>
          <w:webHidden/>
        </w:rPr>
      </w:r>
      <w:r>
        <w:rPr>
          <w:noProof/>
          <w:webHidden/>
        </w:rPr>
        <w:fldChar w:fldCharType="separate"/>
      </w:r>
      <w:ins w:id="23" w:author=" Vijay Parmar" w:date="2009-08-22T20:59:00Z">
        <w:r w:rsidR="0014341B">
          <w:rPr>
            <w:noProof/>
            <w:webHidden/>
          </w:rPr>
          <w:t>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24" w:author=" Vijay Parmar" w:date="2009-08-22T20:59:00Z"/>
          <w:rFonts w:asciiTheme="minorHAnsi" w:eastAsiaTheme="minorEastAsia" w:hAnsiTheme="minorHAnsi" w:cstheme="minorBidi"/>
          <w:noProof/>
          <w:sz w:val="22"/>
          <w:szCs w:val="22"/>
        </w:rPr>
      </w:pPr>
      <w:ins w:id="2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"_Toc238738118"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Purpose</w:t>
        </w:r>
        <w:r w:rsidR="0014341B">
          <w:rPr>
            <w:noProof/>
            <w:webHidden/>
          </w:rPr>
          <w:tab/>
        </w:r>
        <w:r>
          <w:rPr>
            <w:noProof/>
            <w:webHidden/>
          </w:rPr>
          <w:fldChar w:fldCharType="begin"/>
        </w:r>
        <w:r w:rsidR="0014341B">
          <w:rPr>
            <w:noProof/>
            <w:webHidden/>
          </w:rPr>
          <w:instrText xml:space="preserve"> PAGEREF _Toc238738118 \h </w:instrText>
        </w:r>
      </w:ins>
      <w:r>
        <w:rPr>
          <w:noProof/>
          <w:webHidden/>
        </w:rPr>
      </w:r>
      <w:r>
        <w:rPr>
          <w:noProof/>
          <w:webHidden/>
        </w:rPr>
        <w:fldChar w:fldCharType="separate"/>
      </w:r>
      <w:ins w:id="26" w:author=" Vijay Parmar" w:date="2009-08-22T20:59:00Z">
        <w:r w:rsidR="0014341B">
          <w:rPr>
            <w:noProof/>
            <w:webHidden/>
          </w:rPr>
          <w:t>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27" w:author=" Vijay Parmar" w:date="2009-08-22T20:59:00Z"/>
          <w:rFonts w:asciiTheme="minorHAnsi" w:eastAsiaTheme="minorEastAsia" w:hAnsiTheme="minorHAnsi" w:cstheme="minorBidi"/>
          <w:noProof/>
          <w:sz w:val="22"/>
          <w:szCs w:val="22"/>
        </w:rPr>
      </w:pPr>
      <w:ins w:id="2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"_Toc238738119"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Scope</w:t>
        </w:r>
        <w:r w:rsidR="0014341B">
          <w:rPr>
            <w:noProof/>
            <w:webHidden/>
          </w:rPr>
          <w:tab/>
        </w:r>
        <w:r>
          <w:rPr>
            <w:noProof/>
            <w:webHidden/>
          </w:rPr>
          <w:fldChar w:fldCharType="begin"/>
        </w:r>
        <w:r w:rsidR="0014341B">
          <w:rPr>
            <w:noProof/>
            <w:webHidden/>
          </w:rPr>
          <w:instrText xml:space="preserve"> PAGEREF _Toc238738119 \h </w:instrText>
        </w:r>
      </w:ins>
      <w:r>
        <w:rPr>
          <w:noProof/>
          <w:webHidden/>
        </w:rPr>
      </w:r>
      <w:r>
        <w:rPr>
          <w:noProof/>
          <w:webHidden/>
        </w:rPr>
        <w:fldChar w:fldCharType="separate"/>
      </w:r>
      <w:ins w:id="29" w:author=" Vijay Parmar" w:date="2009-08-22T20:59:00Z">
        <w:r w:rsidR="0014341B">
          <w:rPr>
            <w:noProof/>
            <w:webHidden/>
          </w:rPr>
          <w:t>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30" w:author=" Vijay Parmar" w:date="2009-08-22T20:59:00Z"/>
          <w:rFonts w:asciiTheme="minorHAnsi" w:eastAsiaTheme="minorEastAsia" w:hAnsiTheme="minorHAnsi" w:cstheme="minorBidi"/>
          <w:noProof/>
          <w:sz w:val="22"/>
          <w:szCs w:val="22"/>
        </w:rPr>
      </w:pPr>
      <w:ins w:id="3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Topics Covered</w:t>
        </w:r>
        <w:r w:rsidR="0014341B">
          <w:rPr>
            <w:noProof/>
            <w:webHidden/>
          </w:rPr>
          <w:tab/>
        </w:r>
        <w:r>
          <w:rPr>
            <w:noProof/>
            <w:webHidden/>
          </w:rPr>
          <w:fldChar w:fldCharType="begin"/>
        </w:r>
        <w:r w:rsidR="0014341B">
          <w:rPr>
            <w:noProof/>
            <w:webHidden/>
          </w:rPr>
          <w:instrText xml:space="preserve"> PAGEREF _Toc238738120 \h </w:instrText>
        </w:r>
      </w:ins>
      <w:r>
        <w:rPr>
          <w:noProof/>
          <w:webHidden/>
        </w:rPr>
      </w:r>
      <w:r>
        <w:rPr>
          <w:noProof/>
          <w:webHidden/>
        </w:rPr>
        <w:fldChar w:fldCharType="separate"/>
      </w:r>
      <w:ins w:id="32" w:author=" Vijay Parmar" w:date="2009-08-22T20:59:00Z">
        <w:r w:rsidR="0014341B">
          <w:rPr>
            <w:noProof/>
            <w:webHidden/>
          </w:rPr>
          <w:t>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33" w:author=" Vijay Parmar" w:date="2009-08-22T20:59:00Z"/>
          <w:rFonts w:asciiTheme="minorHAnsi" w:eastAsiaTheme="minorEastAsia" w:hAnsiTheme="minorHAnsi" w:cstheme="minorBidi"/>
          <w:noProof/>
          <w:sz w:val="22"/>
          <w:szCs w:val="22"/>
        </w:rPr>
      </w:pPr>
      <w:ins w:id="3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Related Documentation</w:t>
        </w:r>
        <w:r w:rsidR="0014341B">
          <w:rPr>
            <w:noProof/>
            <w:webHidden/>
          </w:rPr>
          <w:tab/>
        </w:r>
        <w:r>
          <w:rPr>
            <w:noProof/>
            <w:webHidden/>
          </w:rPr>
          <w:fldChar w:fldCharType="begin"/>
        </w:r>
        <w:r w:rsidR="0014341B">
          <w:rPr>
            <w:noProof/>
            <w:webHidden/>
          </w:rPr>
          <w:instrText xml:space="preserve"> PAGEREF _Toc238738121 \h </w:instrText>
        </w:r>
      </w:ins>
      <w:r>
        <w:rPr>
          <w:noProof/>
          <w:webHidden/>
        </w:rPr>
      </w:r>
      <w:r>
        <w:rPr>
          <w:noProof/>
          <w:webHidden/>
        </w:rPr>
        <w:fldChar w:fldCharType="separate"/>
      </w:r>
      <w:ins w:id="35" w:author=" Vijay Parmar" w:date="2009-08-22T20:59:00Z">
        <w:r w:rsidR="0014341B">
          <w:rPr>
            <w:noProof/>
            <w:webHidden/>
          </w:rPr>
          <w:t>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36" w:author=" Vijay Parmar" w:date="2009-08-22T20:59:00Z"/>
          <w:rFonts w:asciiTheme="minorHAnsi" w:eastAsiaTheme="minorEastAsia" w:hAnsiTheme="minorHAnsi" w:cstheme="minorBidi"/>
          <w:noProof/>
          <w:sz w:val="22"/>
          <w:szCs w:val="22"/>
        </w:rPr>
      </w:pPr>
      <w:ins w:id="3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Text Conventions Used</w:t>
        </w:r>
        <w:r w:rsidR="0014341B">
          <w:rPr>
            <w:noProof/>
            <w:webHidden/>
          </w:rPr>
          <w:tab/>
        </w:r>
        <w:r>
          <w:rPr>
            <w:noProof/>
            <w:webHidden/>
          </w:rPr>
          <w:fldChar w:fldCharType="begin"/>
        </w:r>
        <w:r w:rsidR="0014341B">
          <w:rPr>
            <w:noProof/>
            <w:webHidden/>
          </w:rPr>
          <w:instrText xml:space="preserve"> PAGEREF _Toc238738122 \h </w:instrText>
        </w:r>
      </w:ins>
      <w:r>
        <w:rPr>
          <w:noProof/>
          <w:webHidden/>
        </w:rPr>
      </w:r>
      <w:r>
        <w:rPr>
          <w:noProof/>
          <w:webHidden/>
        </w:rPr>
        <w:fldChar w:fldCharType="separate"/>
      </w:r>
      <w:ins w:id="38" w:author=" Vijay Parmar" w:date="2009-08-22T20:59:00Z">
        <w:r w:rsidR="0014341B">
          <w:rPr>
            <w:noProof/>
            <w:webHidden/>
          </w:rPr>
          <w:t>3</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39" w:author=" Vijay Parmar" w:date="2009-08-22T20:59:00Z"/>
          <w:rFonts w:asciiTheme="minorHAnsi" w:eastAsiaTheme="minorEastAsia" w:hAnsiTheme="minorHAnsi" w:cstheme="minorBidi"/>
          <w:noProof/>
          <w:sz w:val="22"/>
          <w:szCs w:val="22"/>
        </w:rPr>
      </w:pPr>
      <w:ins w:id="4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Credits and Resources</w:t>
        </w:r>
        <w:r w:rsidR="0014341B">
          <w:rPr>
            <w:noProof/>
            <w:webHidden/>
          </w:rPr>
          <w:tab/>
        </w:r>
        <w:r>
          <w:rPr>
            <w:noProof/>
            <w:webHidden/>
          </w:rPr>
          <w:fldChar w:fldCharType="begin"/>
        </w:r>
        <w:r w:rsidR="0014341B">
          <w:rPr>
            <w:noProof/>
            <w:webHidden/>
          </w:rPr>
          <w:instrText xml:space="preserve"> PAGEREF _Toc238738123 \h </w:instrText>
        </w:r>
      </w:ins>
      <w:r>
        <w:rPr>
          <w:noProof/>
          <w:webHidden/>
        </w:rPr>
      </w:r>
      <w:r>
        <w:rPr>
          <w:noProof/>
          <w:webHidden/>
        </w:rPr>
        <w:fldChar w:fldCharType="separate"/>
      </w:r>
      <w:ins w:id="41" w:author=" Vijay Parmar" w:date="2009-08-22T20:59:00Z">
        <w:r w:rsidR="0014341B">
          <w:rPr>
            <w:noProof/>
            <w:webHidden/>
          </w:rPr>
          <w:t>3</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42" w:author=" Vijay Parmar" w:date="2009-08-22T20:59:00Z"/>
          <w:rFonts w:asciiTheme="minorHAnsi" w:eastAsiaTheme="minorEastAsia" w:hAnsiTheme="minorHAnsi" w:cstheme="minorBidi"/>
          <w:b w:val="0"/>
          <w:noProof/>
          <w:sz w:val="22"/>
          <w:szCs w:val="22"/>
        </w:rPr>
      </w:pPr>
      <w:ins w:id="4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1</w:t>
        </w:r>
        <w:r w:rsidR="0014341B">
          <w:rPr>
            <w:rFonts w:asciiTheme="minorHAnsi" w:eastAsiaTheme="minorEastAsia" w:hAnsiTheme="minorHAnsi" w:cstheme="minorBidi"/>
            <w:b w:val="0"/>
            <w:noProof/>
            <w:sz w:val="22"/>
            <w:szCs w:val="22"/>
          </w:rPr>
          <w:tab/>
        </w:r>
        <w:r w:rsidR="0014341B" w:rsidRPr="00C814ED">
          <w:rPr>
            <w:rStyle w:val="Hyperlink"/>
            <w:noProof/>
          </w:rPr>
          <w:t>CGMM Overview</w:t>
        </w:r>
        <w:r w:rsidR="0014341B">
          <w:rPr>
            <w:noProof/>
            <w:webHidden/>
          </w:rPr>
          <w:tab/>
        </w:r>
        <w:r>
          <w:rPr>
            <w:noProof/>
            <w:webHidden/>
          </w:rPr>
          <w:fldChar w:fldCharType="begin"/>
        </w:r>
        <w:r w:rsidR="0014341B">
          <w:rPr>
            <w:noProof/>
            <w:webHidden/>
          </w:rPr>
          <w:instrText xml:space="preserve"> PAGEREF _Toc238738124 \h </w:instrText>
        </w:r>
      </w:ins>
      <w:r>
        <w:rPr>
          <w:noProof/>
          <w:webHidden/>
        </w:rPr>
      </w:r>
      <w:r>
        <w:rPr>
          <w:noProof/>
          <w:webHidden/>
        </w:rPr>
        <w:fldChar w:fldCharType="separate"/>
      </w:r>
      <w:ins w:id="44" w:author=" Vijay Parmar" w:date="2009-08-22T20:59:00Z">
        <w:r w:rsidR="0014341B">
          <w:rPr>
            <w:noProof/>
            <w:webHidden/>
          </w:rPr>
          <w:t>5</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45" w:author=" Vijay Parmar" w:date="2009-08-22T20:59:00Z"/>
          <w:rFonts w:asciiTheme="minorHAnsi" w:eastAsiaTheme="minorEastAsia" w:hAnsiTheme="minorHAnsi" w:cstheme="minorBidi"/>
          <w:noProof/>
          <w:sz w:val="22"/>
          <w:szCs w:val="22"/>
        </w:rPr>
      </w:pPr>
      <w:ins w:id="4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Architecture</w:t>
        </w:r>
        <w:r w:rsidR="0014341B">
          <w:rPr>
            <w:noProof/>
            <w:webHidden/>
          </w:rPr>
          <w:tab/>
        </w:r>
        <w:r>
          <w:rPr>
            <w:noProof/>
            <w:webHidden/>
          </w:rPr>
          <w:fldChar w:fldCharType="begin"/>
        </w:r>
        <w:r w:rsidR="0014341B">
          <w:rPr>
            <w:noProof/>
            <w:webHidden/>
          </w:rPr>
          <w:instrText xml:space="preserve"> PAGEREF _Toc238738125 \h </w:instrText>
        </w:r>
      </w:ins>
      <w:r>
        <w:rPr>
          <w:noProof/>
          <w:webHidden/>
        </w:rPr>
      </w:r>
      <w:r>
        <w:rPr>
          <w:noProof/>
          <w:webHidden/>
        </w:rPr>
        <w:fldChar w:fldCharType="separate"/>
      </w:r>
      <w:ins w:id="47" w:author=" Vijay Parmar" w:date="2009-08-22T20:59:00Z">
        <w:r w:rsidR="0014341B">
          <w:rPr>
            <w:noProof/>
            <w:webHidden/>
          </w:rPr>
          <w:t>5</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48" w:author=" Vijay Parmar" w:date="2009-08-22T20:59:00Z"/>
          <w:rFonts w:asciiTheme="minorHAnsi" w:eastAsiaTheme="minorEastAsia" w:hAnsiTheme="minorHAnsi" w:cstheme="minorBidi"/>
          <w:noProof/>
          <w:sz w:val="22"/>
          <w:szCs w:val="22"/>
        </w:rPr>
      </w:pPr>
      <w:ins w:id="4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Solutions</w:t>
        </w:r>
        <w:r w:rsidR="0014341B">
          <w:rPr>
            <w:noProof/>
            <w:webHidden/>
          </w:rPr>
          <w:tab/>
        </w:r>
        <w:r>
          <w:rPr>
            <w:noProof/>
            <w:webHidden/>
          </w:rPr>
          <w:fldChar w:fldCharType="begin"/>
        </w:r>
        <w:r w:rsidR="0014341B">
          <w:rPr>
            <w:noProof/>
            <w:webHidden/>
          </w:rPr>
          <w:instrText xml:space="preserve"> PAGEREF _Toc238738126 \h </w:instrText>
        </w:r>
      </w:ins>
      <w:r>
        <w:rPr>
          <w:noProof/>
          <w:webHidden/>
        </w:rPr>
      </w:r>
      <w:r>
        <w:rPr>
          <w:noProof/>
          <w:webHidden/>
        </w:rPr>
        <w:fldChar w:fldCharType="separate"/>
      </w:r>
      <w:ins w:id="50" w:author=" Vijay Parmar" w:date="2009-08-22T20:59:00Z">
        <w:r w:rsidR="0014341B">
          <w:rPr>
            <w:noProof/>
            <w:webHidden/>
          </w:rPr>
          <w:t>6</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51" w:author=" Vijay Parmar" w:date="2009-08-22T20:59:00Z"/>
          <w:rFonts w:asciiTheme="minorHAnsi" w:eastAsiaTheme="minorEastAsia" w:hAnsiTheme="minorHAnsi" w:cstheme="minorBidi"/>
          <w:noProof/>
          <w:sz w:val="22"/>
          <w:szCs w:val="22"/>
        </w:rPr>
      </w:pPr>
      <w:ins w:id="5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Process Flow</w:t>
        </w:r>
        <w:r w:rsidR="0014341B">
          <w:rPr>
            <w:noProof/>
            <w:webHidden/>
          </w:rPr>
          <w:tab/>
        </w:r>
        <w:r>
          <w:rPr>
            <w:noProof/>
            <w:webHidden/>
          </w:rPr>
          <w:fldChar w:fldCharType="begin"/>
        </w:r>
        <w:r w:rsidR="0014341B">
          <w:rPr>
            <w:noProof/>
            <w:webHidden/>
          </w:rPr>
          <w:instrText xml:space="preserve"> PAGEREF _Toc238738127 \h </w:instrText>
        </w:r>
      </w:ins>
      <w:r>
        <w:rPr>
          <w:noProof/>
          <w:webHidden/>
        </w:rPr>
      </w:r>
      <w:r>
        <w:rPr>
          <w:noProof/>
          <w:webHidden/>
        </w:rPr>
        <w:fldChar w:fldCharType="separate"/>
      </w:r>
      <w:ins w:id="53" w:author=" Vijay Parmar" w:date="2009-08-22T20:59:00Z">
        <w:r w:rsidR="0014341B">
          <w:rPr>
            <w:noProof/>
            <w:webHidden/>
          </w:rPr>
          <w:t>7</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54" w:author=" Vijay Parmar" w:date="2009-08-22T20:59:00Z"/>
          <w:rFonts w:asciiTheme="minorHAnsi" w:eastAsiaTheme="minorEastAsia" w:hAnsiTheme="minorHAnsi" w:cstheme="minorBidi"/>
          <w:noProof/>
          <w:sz w:val="22"/>
          <w:szCs w:val="22"/>
        </w:rPr>
      </w:pPr>
      <w:ins w:id="5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Components</w:t>
        </w:r>
        <w:r w:rsidR="0014341B">
          <w:rPr>
            <w:noProof/>
            <w:webHidden/>
          </w:rPr>
          <w:tab/>
        </w:r>
        <w:r>
          <w:rPr>
            <w:noProof/>
            <w:webHidden/>
          </w:rPr>
          <w:fldChar w:fldCharType="begin"/>
        </w:r>
        <w:r w:rsidR="0014341B">
          <w:rPr>
            <w:noProof/>
            <w:webHidden/>
          </w:rPr>
          <w:instrText xml:space="preserve"> PAGEREF _Toc238738128 \h </w:instrText>
        </w:r>
      </w:ins>
      <w:r>
        <w:rPr>
          <w:noProof/>
          <w:webHidden/>
        </w:rPr>
      </w:r>
      <w:r>
        <w:rPr>
          <w:noProof/>
          <w:webHidden/>
        </w:rPr>
        <w:fldChar w:fldCharType="separate"/>
      </w:r>
      <w:ins w:id="56" w:author=" Vijay Parmar" w:date="2009-08-22T20:59:00Z">
        <w:r w:rsidR="0014341B">
          <w:rPr>
            <w:noProof/>
            <w:webHidden/>
          </w:rPr>
          <w:t>7</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57" w:author=" Vijay Parmar" w:date="2009-08-22T20:59:00Z"/>
          <w:rFonts w:asciiTheme="minorHAnsi" w:eastAsiaTheme="minorEastAsia" w:hAnsiTheme="minorHAnsi" w:cstheme="minorBidi"/>
          <w:noProof/>
          <w:sz w:val="22"/>
          <w:szCs w:val="22"/>
        </w:rPr>
      </w:pPr>
      <w:ins w:id="5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CGMM Filter (in the host application)</w:t>
        </w:r>
        <w:r w:rsidR="0014341B">
          <w:rPr>
            <w:noProof/>
            <w:webHidden/>
          </w:rPr>
          <w:tab/>
        </w:r>
        <w:r>
          <w:rPr>
            <w:noProof/>
            <w:webHidden/>
          </w:rPr>
          <w:fldChar w:fldCharType="begin"/>
        </w:r>
        <w:r w:rsidR="0014341B">
          <w:rPr>
            <w:noProof/>
            <w:webHidden/>
          </w:rPr>
          <w:instrText xml:space="preserve"> PAGEREF _Toc238738129 \h </w:instrText>
        </w:r>
      </w:ins>
      <w:r>
        <w:rPr>
          <w:noProof/>
          <w:webHidden/>
        </w:rPr>
      </w:r>
      <w:r>
        <w:rPr>
          <w:noProof/>
          <w:webHidden/>
        </w:rPr>
        <w:fldChar w:fldCharType="separate"/>
      </w:r>
      <w:ins w:id="59" w:author=" Vijay Parmar" w:date="2009-08-22T20:59:00Z">
        <w:r w:rsidR="0014341B">
          <w:rPr>
            <w:noProof/>
            <w:webHidden/>
          </w:rPr>
          <w:t>7</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60" w:author=" Vijay Parmar" w:date="2009-08-22T20:59:00Z"/>
          <w:rFonts w:asciiTheme="minorHAnsi" w:eastAsiaTheme="minorEastAsia" w:hAnsiTheme="minorHAnsi" w:cstheme="minorBidi"/>
          <w:noProof/>
          <w:sz w:val="22"/>
          <w:szCs w:val="22"/>
        </w:rPr>
      </w:pPr>
      <w:ins w:id="6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CGMM Tool</w:t>
        </w:r>
        <w:r w:rsidR="0014341B">
          <w:rPr>
            <w:noProof/>
            <w:webHidden/>
          </w:rPr>
          <w:tab/>
        </w:r>
        <w:r>
          <w:rPr>
            <w:noProof/>
            <w:webHidden/>
          </w:rPr>
          <w:fldChar w:fldCharType="begin"/>
        </w:r>
        <w:r w:rsidR="0014341B">
          <w:rPr>
            <w:noProof/>
            <w:webHidden/>
          </w:rPr>
          <w:instrText xml:space="preserve"> PAGEREF _Toc238738130 \h </w:instrText>
        </w:r>
      </w:ins>
      <w:r>
        <w:rPr>
          <w:noProof/>
          <w:webHidden/>
        </w:rPr>
      </w:r>
      <w:r>
        <w:rPr>
          <w:noProof/>
          <w:webHidden/>
        </w:rPr>
        <w:fldChar w:fldCharType="separate"/>
      </w:r>
      <w:ins w:id="62" w:author=" Vijay Parmar" w:date="2009-08-22T20:59:00Z">
        <w:r w:rsidR="0014341B">
          <w:rPr>
            <w:noProof/>
            <w:webHidden/>
          </w:rPr>
          <w:t>7</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63" w:author=" Vijay Parmar" w:date="2009-08-22T20:59:00Z"/>
          <w:rFonts w:asciiTheme="minorHAnsi" w:eastAsiaTheme="minorEastAsia" w:hAnsiTheme="minorHAnsi" w:cstheme="minorBidi"/>
          <w:noProof/>
          <w:sz w:val="22"/>
          <w:szCs w:val="22"/>
        </w:rPr>
      </w:pPr>
      <w:ins w:id="6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Authentication Service</w:t>
        </w:r>
        <w:r w:rsidR="0014341B">
          <w:rPr>
            <w:noProof/>
            <w:webHidden/>
          </w:rPr>
          <w:tab/>
        </w:r>
        <w:r>
          <w:rPr>
            <w:noProof/>
            <w:webHidden/>
          </w:rPr>
          <w:fldChar w:fldCharType="begin"/>
        </w:r>
        <w:r w:rsidR="0014341B">
          <w:rPr>
            <w:noProof/>
            <w:webHidden/>
          </w:rPr>
          <w:instrText xml:space="preserve"> PAGEREF _Toc238738131 \h </w:instrText>
        </w:r>
      </w:ins>
      <w:r>
        <w:rPr>
          <w:noProof/>
          <w:webHidden/>
        </w:rPr>
      </w:r>
      <w:r>
        <w:rPr>
          <w:noProof/>
          <w:webHidden/>
        </w:rPr>
        <w:fldChar w:fldCharType="separate"/>
      </w:r>
      <w:ins w:id="65" w:author=" Vijay Parmar" w:date="2009-08-22T20:59:00Z">
        <w:r w:rsidR="0014341B">
          <w:rPr>
            <w:noProof/>
            <w:webHidden/>
          </w:rPr>
          <w:t>8</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66" w:author=" Vijay Parmar" w:date="2009-08-22T20:59:00Z"/>
          <w:rFonts w:asciiTheme="minorHAnsi" w:eastAsiaTheme="minorEastAsia" w:hAnsiTheme="minorHAnsi" w:cstheme="minorBidi"/>
          <w:noProof/>
          <w:sz w:val="22"/>
          <w:szCs w:val="22"/>
        </w:rPr>
      </w:pPr>
      <w:ins w:id="6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Dorian</w:t>
        </w:r>
        <w:r w:rsidR="0014341B">
          <w:rPr>
            <w:noProof/>
            <w:webHidden/>
          </w:rPr>
          <w:tab/>
        </w:r>
        <w:r>
          <w:rPr>
            <w:noProof/>
            <w:webHidden/>
          </w:rPr>
          <w:fldChar w:fldCharType="begin"/>
        </w:r>
        <w:r w:rsidR="0014341B">
          <w:rPr>
            <w:noProof/>
            <w:webHidden/>
          </w:rPr>
          <w:instrText xml:space="preserve"> PAGEREF _Toc238738132 \h </w:instrText>
        </w:r>
      </w:ins>
      <w:r>
        <w:rPr>
          <w:noProof/>
          <w:webHidden/>
        </w:rPr>
      </w:r>
      <w:r>
        <w:rPr>
          <w:noProof/>
          <w:webHidden/>
        </w:rPr>
        <w:fldChar w:fldCharType="separate"/>
      </w:r>
      <w:ins w:id="68" w:author=" Vijay Parmar" w:date="2009-08-22T20:59:00Z">
        <w:r w:rsidR="0014341B">
          <w:rPr>
            <w:noProof/>
            <w:webHidden/>
          </w:rPr>
          <w:t>8</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69" w:author=" Vijay Parmar" w:date="2009-08-22T20:59:00Z"/>
          <w:rFonts w:asciiTheme="minorHAnsi" w:eastAsiaTheme="minorEastAsia" w:hAnsiTheme="minorHAnsi" w:cstheme="minorBidi"/>
          <w:noProof/>
          <w:sz w:val="22"/>
          <w:szCs w:val="22"/>
        </w:rPr>
      </w:pPr>
      <w:ins w:id="7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SyncGTS</w:t>
        </w:r>
        <w:r w:rsidR="0014341B">
          <w:rPr>
            <w:noProof/>
            <w:webHidden/>
          </w:rPr>
          <w:tab/>
        </w:r>
        <w:r>
          <w:rPr>
            <w:noProof/>
            <w:webHidden/>
          </w:rPr>
          <w:fldChar w:fldCharType="begin"/>
        </w:r>
        <w:r w:rsidR="0014341B">
          <w:rPr>
            <w:noProof/>
            <w:webHidden/>
          </w:rPr>
          <w:instrText xml:space="preserve"> PAGEREF _Toc238738133 \h </w:instrText>
        </w:r>
      </w:ins>
      <w:r>
        <w:rPr>
          <w:noProof/>
          <w:webHidden/>
        </w:rPr>
      </w:r>
      <w:r>
        <w:rPr>
          <w:noProof/>
          <w:webHidden/>
        </w:rPr>
        <w:fldChar w:fldCharType="separate"/>
      </w:r>
      <w:ins w:id="71" w:author=" Vijay Parmar" w:date="2009-08-22T20:59:00Z">
        <w:r w:rsidR="0014341B">
          <w:rPr>
            <w:noProof/>
            <w:webHidden/>
          </w:rPr>
          <w:t>8</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72" w:author=" Vijay Parmar" w:date="2009-08-22T20:59:00Z"/>
          <w:rFonts w:asciiTheme="minorHAnsi" w:eastAsiaTheme="minorEastAsia" w:hAnsiTheme="minorHAnsi" w:cstheme="minorBidi"/>
          <w:noProof/>
          <w:sz w:val="22"/>
          <w:szCs w:val="22"/>
        </w:rPr>
      </w:pPr>
      <w:ins w:id="7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Security Concepts</w:t>
        </w:r>
        <w:r w:rsidR="0014341B">
          <w:rPr>
            <w:noProof/>
            <w:webHidden/>
          </w:rPr>
          <w:tab/>
        </w:r>
        <w:r>
          <w:rPr>
            <w:noProof/>
            <w:webHidden/>
          </w:rPr>
          <w:fldChar w:fldCharType="begin"/>
        </w:r>
        <w:r w:rsidR="0014341B">
          <w:rPr>
            <w:noProof/>
            <w:webHidden/>
          </w:rPr>
          <w:instrText xml:space="preserve"> PAGEREF _Toc238738134 \h </w:instrText>
        </w:r>
      </w:ins>
      <w:r>
        <w:rPr>
          <w:noProof/>
          <w:webHidden/>
        </w:rPr>
      </w:r>
      <w:r>
        <w:rPr>
          <w:noProof/>
          <w:webHidden/>
        </w:rPr>
        <w:fldChar w:fldCharType="separate"/>
      </w:r>
      <w:ins w:id="74" w:author=" Vijay Parmar" w:date="2009-08-22T20:59:00Z">
        <w:r w:rsidR="0014341B">
          <w:rPr>
            <w:noProof/>
            <w:webHidden/>
          </w:rPr>
          <w:t>8</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75" w:author=" Vijay Parmar" w:date="2009-08-22T20:59:00Z"/>
          <w:rFonts w:asciiTheme="minorHAnsi" w:eastAsiaTheme="minorEastAsia" w:hAnsiTheme="minorHAnsi" w:cstheme="minorBidi"/>
          <w:noProof/>
          <w:sz w:val="22"/>
          <w:szCs w:val="22"/>
        </w:rPr>
      </w:pPr>
      <w:ins w:id="7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Minimum System Requirements</w:t>
        </w:r>
        <w:r w:rsidR="0014341B">
          <w:rPr>
            <w:noProof/>
            <w:webHidden/>
          </w:rPr>
          <w:tab/>
        </w:r>
        <w:r>
          <w:rPr>
            <w:noProof/>
            <w:webHidden/>
          </w:rPr>
          <w:fldChar w:fldCharType="begin"/>
        </w:r>
        <w:r w:rsidR="0014341B">
          <w:rPr>
            <w:noProof/>
            <w:webHidden/>
          </w:rPr>
          <w:instrText xml:space="preserve"> PAGEREF _Toc238738135 \h </w:instrText>
        </w:r>
      </w:ins>
      <w:r>
        <w:rPr>
          <w:noProof/>
          <w:webHidden/>
        </w:rPr>
      </w:r>
      <w:r>
        <w:rPr>
          <w:noProof/>
          <w:webHidden/>
        </w:rPr>
        <w:fldChar w:fldCharType="separate"/>
      </w:r>
      <w:ins w:id="77" w:author=" Vijay Parmar" w:date="2009-08-22T20:59:00Z">
        <w:r w:rsidR="0014341B">
          <w:rPr>
            <w:noProof/>
            <w:webHidden/>
          </w:rPr>
          <w:t>9</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78" w:author=" Vijay Parmar" w:date="2009-08-22T20:59:00Z"/>
          <w:rFonts w:asciiTheme="minorHAnsi" w:eastAsiaTheme="minorEastAsia" w:hAnsiTheme="minorHAnsi" w:cstheme="minorBidi"/>
          <w:b w:val="0"/>
          <w:noProof/>
          <w:sz w:val="22"/>
          <w:szCs w:val="22"/>
        </w:rPr>
      </w:pPr>
      <w:ins w:id="7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2</w:t>
        </w:r>
        <w:r w:rsidR="0014341B">
          <w:rPr>
            <w:rFonts w:asciiTheme="minorHAnsi" w:eastAsiaTheme="minorEastAsia" w:hAnsiTheme="minorHAnsi" w:cstheme="minorBidi"/>
            <w:b w:val="0"/>
            <w:noProof/>
            <w:sz w:val="22"/>
            <w:szCs w:val="22"/>
          </w:rPr>
          <w:tab/>
        </w:r>
        <w:r w:rsidR="0014341B" w:rsidRPr="00C814ED">
          <w:rPr>
            <w:rStyle w:val="Hyperlink"/>
            <w:noProof/>
          </w:rPr>
          <w:t>Using the CGMM API</w:t>
        </w:r>
        <w:r w:rsidR="0014341B">
          <w:rPr>
            <w:noProof/>
            <w:webHidden/>
          </w:rPr>
          <w:tab/>
        </w:r>
        <w:r>
          <w:rPr>
            <w:noProof/>
            <w:webHidden/>
          </w:rPr>
          <w:fldChar w:fldCharType="begin"/>
        </w:r>
        <w:r w:rsidR="0014341B">
          <w:rPr>
            <w:noProof/>
            <w:webHidden/>
          </w:rPr>
          <w:instrText xml:space="preserve"> PAGEREF _Toc238738136 \h </w:instrText>
        </w:r>
      </w:ins>
      <w:r>
        <w:rPr>
          <w:noProof/>
          <w:webHidden/>
        </w:rPr>
      </w:r>
      <w:r>
        <w:rPr>
          <w:noProof/>
          <w:webHidden/>
        </w:rPr>
        <w:fldChar w:fldCharType="separate"/>
      </w:r>
      <w:ins w:id="80" w:author=" Vijay Parmar" w:date="2009-08-22T20:59:00Z">
        <w:r w:rsidR="0014341B">
          <w:rPr>
            <w:noProof/>
            <w:webHidden/>
          </w:rPr>
          <w:t>10</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81" w:author=" Vijay Parmar" w:date="2009-08-22T20:59:00Z"/>
          <w:rFonts w:asciiTheme="minorHAnsi" w:eastAsiaTheme="minorEastAsia" w:hAnsiTheme="minorHAnsi" w:cstheme="minorBidi"/>
          <w:noProof/>
          <w:sz w:val="22"/>
          <w:szCs w:val="22"/>
        </w:rPr>
      </w:pPr>
      <w:ins w:id="8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Workflow</w:t>
        </w:r>
        <w:r w:rsidR="0014341B">
          <w:rPr>
            <w:noProof/>
            <w:webHidden/>
          </w:rPr>
          <w:tab/>
        </w:r>
        <w:r>
          <w:rPr>
            <w:noProof/>
            <w:webHidden/>
          </w:rPr>
          <w:fldChar w:fldCharType="begin"/>
        </w:r>
        <w:r w:rsidR="0014341B">
          <w:rPr>
            <w:noProof/>
            <w:webHidden/>
          </w:rPr>
          <w:instrText xml:space="preserve"> PAGEREF _Toc238738137 \h </w:instrText>
        </w:r>
      </w:ins>
      <w:r>
        <w:rPr>
          <w:noProof/>
          <w:webHidden/>
        </w:rPr>
      </w:r>
      <w:r>
        <w:rPr>
          <w:noProof/>
          <w:webHidden/>
        </w:rPr>
        <w:fldChar w:fldCharType="separate"/>
      </w:r>
      <w:ins w:id="83" w:author=" Vijay Parmar" w:date="2009-08-22T20:59:00Z">
        <w:r w:rsidR="0014341B">
          <w:rPr>
            <w:noProof/>
            <w:webHidden/>
          </w:rPr>
          <w:t>10</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84" w:author=" Vijay Parmar" w:date="2009-08-22T20:59:00Z"/>
          <w:rFonts w:asciiTheme="minorHAnsi" w:eastAsiaTheme="minorEastAsia" w:hAnsiTheme="minorHAnsi" w:cstheme="minorBidi"/>
          <w:noProof/>
          <w:sz w:val="22"/>
          <w:szCs w:val="22"/>
        </w:rPr>
      </w:pPr>
      <w:ins w:id="8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API Services</w:t>
        </w:r>
        <w:r w:rsidR="0014341B">
          <w:rPr>
            <w:noProof/>
            <w:webHidden/>
          </w:rPr>
          <w:tab/>
        </w:r>
        <w:r>
          <w:rPr>
            <w:noProof/>
            <w:webHidden/>
          </w:rPr>
          <w:fldChar w:fldCharType="begin"/>
        </w:r>
        <w:r w:rsidR="0014341B">
          <w:rPr>
            <w:noProof/>
            <w:webHidden/>
          </w:rPr>
          <w:instrText xml:space="preserve"> PAGEREF _Toc238738138 \h </w:instrText>
        </w:r>
      </w:ins>
      <w:r>
        <w:rPr>
          <w:noProof/>
          <w:webHidden/>
        </w:rPr>
      </w:r>
      <w:r>
        <w:rPr>
          <w:noProof/>
          <w:webHidden/>
        </w:rPr>
        <w:fldChar w:fldCharType="separate"/>
      </w:r>
      <w:ins w:id="86" w:author=" Vijay Parmar" w:date="2009-08-22T20:59:00Z">
        <w:r w:rsidR="0014341B">
          <w:rPr>
            <w:noProof/>
            <w:webHidden/>
          </w:rPr>
          <w:t>11</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87" w:author=" Vijay Parmar" w:date="2009-08-22T20:59:00Z"/>
          <w:rFonts w:asciiTheme="minorHAnsi" w:eastAsiaTheme="minorEastAsia" w:hAnsiTheme="minorHAnsi" w:cstheme="minorBidi"/>
          <w:noProof/>
          <w:sz w:val="22"/>
          <w:szCs w:val="22"/>
        </w:rPr>
      </w:pPr>
      <w:ins w:id="8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CGMMManager</w:t>
        </w:r>
        <w:r w:rsidR="0014341B">
          <w:rPr>
            <w:noProof/>
            <w:webHidden/>
          </w:rPr>
          <w:tab/>
        </w:r>
        <w:r>
          <w:rPr>
            <w:noProof/>
            <w:webHidden/>
          </w:rPr>
          <w:fldChar w:fldCharType="begin"/>
        </w:r>
        <w:r w:rsidR="0014341B">
          <w:rPr>
            <w:noProof/>
            <w:webHidden/>
          </w:rPr>
          <w:instrText xml:space="preserve"> PAGEREF _Toc238738139 \h </w:instrText>
        </w:r>
      </w:ins>
      <w:r>
        <w:rPr>
          <w:noProof/>
          <w:webHidden/>
        </w:rPr>
      </w:r>
      <w:r>
        <w:rPr>
          <w:noProof/>
          <w:webHidden/>
        </w:rPr>
        <w:fldChar w:fldCharType="separate"/>
      </w:r>
      <w:ins w:id="89" w:author=" Vijay Parmar" w:date="2009-08-22T20:59:00Z">
        <w:r w:rsidR="0014341B">
          <w:rPr>
            <w:noProof/>
            <w:webHidden/>
          </w:rPr>
          <w:t>11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90" w:author=" Vijay Parmar" w:date="2009-08-22T20:59:00Z"/>
          <w:rFonts w:asciiTheme="minorHAnsi" w:eastAsiaTheme="minorEastAsia" w:hAnsiTheme="minorHAnsi" w:cstheme="minorBidi"/>
          <w:noProof/>
          <w:sz w:val="22"/>
          <w:szCs w:val="22"/>
        </w:rPr>
      </w:pPr>
      <w:ins w:id="9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Integrating with the CGMM API</w:t>
        </w:r>
        <w:r w:rsidR="0014341B">
          <w:rPr>
            <w:noProof/>
            <w:webHidden/>
          </w:rPr>
          <w:tab/>
        </w:r>
        <w:r>
          <w:rPr>
            <w:noProof/>
            <w:webHidden/>
          </w:rPr>
          <w:fldChar w:fldCharType="begin"/>
        </w:r>
        <w:r w:rsidR="0014341B">
          <w:rPr>
            <w:noProof/>
            <w:webHidden/>
          </w:rPr>
          <w:instrText xml:space="preserve"> PAGEREF _Toc238738140 \h </w:instrText>
        </w:r>
      </w:ins>
      <w:r>
        <w:rPr>
          <w:noProof/>
          <w:webHidden/>
        </w:rPr>
      </w:r>
      <w:r>
        <w:rPr>
          <w:noProof/>
          <w:webHidden/>
        </w:rPr>
        <w:fldChar w:fldCharType="separate"/>
      </w:r>
      <w:ins w:id="92" w:author=" Vijay Parmar" w:date="2009-08-22T20:59:00Z">
        <w:r w:rsidR="0014341B">
          <w:rPr>
            <w:noProof/>
            <w:webHidden/>
          </w:rPr>
          <w:t>15</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93" w:author=" Vijay Parmar" w:date="2009-08-22T20:59:00Z"/>
          <w:rFonts w:asciiTheme="minorHAnsi" w:eastAsiaTheme="minorEastAsia" w:hAnsiTheme="minorHAnsi" w:cstheme="minorBidi"/>
          <w:noProof/>
          <w:sz w:val="22"/>
          <w:szCs w:val="22"/>
        </w:rPr>
      </w:pPr>
      <w:ins w:id="9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Importing the CGMM Authentication API</w:t>
        </w:r>
        <w:r w:rsidR="0014341B">
          <w:rPr>
            <w:noProof/>
            <w:webHidden/>
          </w:rPr>
          <w:tab/>
        </w:r>
        <w:r>
          <w:rPr>
            <w:noProof/>
            <w:webHidden/>
          </w:rPr>
          <w:fldChar w:fldCharType="begin"/>
        </w:r>
        <w:r w:rsidR="0014341B">
          <w:rPr>
            <w:noProof/>
            <w:webHidden/>
          </w:rPr>
          <w:instrText xml:space="preserve"> PAGEREF _Toc238738141 \h </w:instrText>
        </w:r>
      </w:ins>
      <w:r>
        <w:rPr>
          <w:noProof/>
          <w:webHidden/>
        </w:rPr>
      </w:r>
      <w:r>
        <w:rPr>
          <w:noProof/>
          <w:webHidden/>
        </w:rPr>
        <w:fldChar w:fldCharType="separate"/>
      </w:r>
      <w:ins w:id="95" w:author=" Vijay Parmar" w:date="2009-08-22T20:59:00Z">
        <w:r w:rsidR="0014341B">
          <w:rPr>
            <w:noProof/>
            <w:webHidden/>
          </w:rPr>
          <w:t>15</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96" w:author=" Vijay Parmar" w:date="2009-08-22T20:59:00Z"/>
          <w:rFonts w:asciiTheme="minorHAnsi" w:eastAsiaTheme="minorEastAsia" w:hAnsiTheme="minorHAnsi" w:cstheme="minorBidi"/>
          <w:noProof/>
          <w:sz w:val="22"/>
          <w:szCs w:val="22"/>
        </w:rPr>
      </w:pPr>
      <w:ins w:id="9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Obtaining the CGMMManager</w:t>
        </w:r>
        <w:r w:rsidR="0014341B">
          <w:rPr>
            <w:noProof/>
            <w:webHidden/>
          </w:rPr>
          <w:tab/>
        </w:r>
        <w:r>
          <w:rPr>
            <w:noProof/>
            <w:webHidden/>
          </w:rPr>
          <w:fldChar w:fldCharType="begin"/>
        </w:r>
        <w:r w:rsidR="0014341B">
          <w:rPr>
            <w:noProof/>
            <w:webHidden/>
          </w:rPr>
          <w:instrText xml:space="preserve"> PAGEREF _Toc238738142 \h </w:instrText>
        </w:r>
      </w:ins>
      <w:r>
        <w:rPr>
          <w:noProof/>
          <w:webHidden/>
        </w:rPr>
      </w:r>
      <w:r>
        <w:rPr>
          <w:noProof/>
          <w:webHidden/>
        </w:rPr>
        <w:fldChar w:fldCharType="separate"/>
      </w:r>
      <w:ins w:id="98" w:author=" Vijay Parmar" w:date="2009-08-22T20:59:00Z">
        <w:r w:rsidR="0014341B">
          <w:rPr>
            <w:noProof/>
            <w:webHidden/>
          </w:rPr>
          <w:t>16</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99" w:author=" Vijay Parmar" w:date="2009-08-22T20:59:00Z"/>
          <w:rFonts w:asciiTheme="minorHAnsi" w:eastAsiaTheme="minorEastAsia" w:hAnsiTheme="minorHAnsi" w:cstheme="minorBidi"/>
          <w:noProof/>
          <w:sz w:val="22"/>
          <w:szCs w:val="22"/>
        </w:rPr>
      </w:pPr>
      <w:ins w:id="10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Authenticating Users</w:t>
        </w:r>
        <w:r w:rsidR="0014341B">
          <w:rPr>
            <w:noProof/>
            <w:webHidden/>
          </w:rPr>
          <w:tab/>
        </w:r>
        <w:r>
          <w:rPr>
            <w:noProof/>
            <w:webHidden/>
          </w:rPr>
          <w:fldChar w:fldCharType="begin"/>
        </w:r>
        <w:r w:rsidR="0014341B">
          <w:rPr>
            <w:noProof/>
            <w:webHidden/>
          </w:rPr>
          <w:instrText xml:space="preserve"> PAGEREF _Toc238738143 \h </w:instrText>
        </w:r>
      </w:ins>
      <w:r>
        <w:rPr>
          <w:noProof/>
          <w:webHidden/>
        </w:rPr>
      </w:r>
      <w:r>
        <w:rPr>
          <w:noProof/>
          <w:webHidden/>
        </w:rPr>
        <w:fldChar w:fldCharType="separate"/>
      </w:r>
      <w:ins w:id="101" w:author=" Vijay Parmar" w:date="2009-08-22T20:59:00Z">
        <w:r w:rsidR="0014341B">
          <w:rPr>
            <w:noProof/>
            <w:webHidden/>
          </w:rPr>
          <w:t>16</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02" w:author=" Vijay Parmar" w:date="2009-08-22T20:59:00Z"/>
          <w:rFonts w:asciiTheme="minorHAnsi" w:eastAsiaTheme="minorEastAsia" w:hAnsiTheme="minorHAnsi" w:cstheme="minorBidi"/>
          <w:noProof/>
          <w:sz w:val="22"/>
          <w:szCs w:val="22"/>
        </w:rPr>
      </w:pPr>
      <w:ins w:id="10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Migrating Users</w:t>
        </w:r>
        <w:r w:rsidR="0014341B">
          <w:rPr>
            <w:noProof/>
            <w:webHidden/>
          </w:rPr>
          <w:tab/>
        </w:r>
        <w:r>
          <w:rPr>
            <w:noProof/>
            <w:webHidden/>
          </w:rPr>
          <w:fldChar w:fldCharType="begin"/>
        </w:r>
        <w:r w:rsidR="0014341B">
          <w:rPr>
            <w:noProof/>
            <w:webHidden/>
          </w:rPr>
          <w:instrText xml:space="preserve"> PAGEREF _Toc238738144 \h </w:instrText>
        </w:r>
      </w:ins>
      <w:r>
        <w:rPr>
          <w:noProof/>
          <w:webHidden/>
        </w:rPr>
      </w:r>
      <w:r>
        <w:rPr>
          <w:noProof/>
          <w:webHidden/>
        </w:rPr>
        <w:fldChar w:fldCharType="separate"/>
      </w:r>
      <w:ins w:id="104" w:author=" Vijay Parmar" w:date="2009-08-22T20:59:00Z">
        <w:r w:rsidR="0014341B">
          <w:rPr>
            <w:noProof/>
            <w:webHidden/>
          </w:rPr>
          <w:t>16</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05" w:author=" Vijay Parmar" w:date="2009-08-22T20:59:00Z"/>
          <w:rFonts w:asciiTheme="minorHAnsi" w:eastAsiaTheme="minorEastAsia" w:hAnsiTheme="minorHAnsi" w:cstheme="minorBidi"/>
          <w:noProof/>
          <w:sz w:val="22"/>
          <w:szCs w:val="22"/>
        </w:rPr>
      </w:pPr>
      <w:ins w:id="10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Integrating Auto Start SyncGTS servlet</w:t>
        </w:r>
        <w:r w:rsidR="0014341B">
          <w:rPr>
            <w:noProof/>
            <w:webHidden/>
          </w:rPr>
          <w:tab/>
        </w:r>
        <w:r>
          <w:rPr>
            <w:noProof/>
            <w:webHidden/>
          </w:rPr>
          <w:fldChar w:fldCharType="begin"/>
        </w:r>
        <w:r w:rsidR="0014341B">
          <w:rPr>
            <w:noProof/>
            <w:webHidden/>
          </w:rPr>
          <w:instrText xml:space="preserve"> PAGEREF _Toc238738145 \h </w:instrText>
        </w:r>
      </w:ins>
      <w:r>
        <w:rPr>
          <w:noProof/>
          <w:webHidden/>
        </w:rPr>
      </w:r>
      <w:r>
        <w:rPr>
          <w:noProof/>
          <w:webHidden/>
        </w:rPr>
        <w:fldChar w:fldCharType="separate"/>
      </w:r>
      <w:ins w:id="107" w:author=" Vijay Parmar" w:date="2009-08-22T20:59:00Z">
        <w:r w:rsidR="0014341B">
          <w:rPr>
            <w:noProof/>
            <w:webHidden/>
          </w:rPr>
          <w:t>17</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08" w:author=" Vijay Parmar" w:date="2009-08-22T20:59:00Z"/>
          <w:rFonts w:asciiTheme="minorHAnsi" w:eastAsiaTheme="minorEastAsia" w:hAnsiTheme="minorHAnsi" w:cstheme="minorBidi"/>
          <w:noProof/>
          <w:sz w:val="22"/>
          <w:szCs w:val="22"/>
        </w:rPr>
      </w:pPr>
      <w:ins w:id="10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Configurations for CGMM API</w:t>
        </w:r>
        <w:r w:rsidR="0014341B">
          <w:rPr>
            <w:noProof/>
            <w:webHidden/>
          </w:rPr>
          <w:tab/>
        </w:r>
        <w:r>
          <w:rPr>
            <w:noProof/>
            <w:webHidden/>
          </w:rPr>
          <w:fldChar w:fldCharType="begin"/>
        </w:r>
        <w:r w:rsidR="0014341B">
          <w:rPr>
            <w:noProof/>
            <w:webHidden/>
          </w:rPr>
          <w:instrText xml:space="preserve"> PAGEREF _Toc238738146 \h </w:instrText>
        </w:r>
      </w:ins>
      <w:r>
        <w:rPr>
          <w:noProof/>
          <w:webHidden/>
        </w:rPr>
      </w:r>
      <w:r>
        <w:rPr>
          <w:noProof/>
          <w:webHidden/>
        </w:rPr>
        <w:fldChar w:fldCharType="separate"/>
      </w:r>
      <w:ins w:id="110" w:author=" Vijay Parmar" w:date="2009-08-22T20:59:00Z">
        <w:r w:rsidR="0014341B">
          <w:rPr>
            <w:noProof/>
            <w:webHidden/>
          </w:rPr>
          <w:t>17</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111" w:author=" Vijay Parmar" w:date="2009-08-22T20:59:00Z"/>
          <w:rFonts w:asciiTheme="minorHAnsi" w:eastAsiaTheme="minorEastAsia" w:hAnsiTheme="minorHAnsi" w:cstheme="minorBidi"/>
          <w:b w:val="0"/>
          <w:noProof/>
          <w:sz w:val="22"/>
          <w:szCs w:val="22"/>
        </w:rPr>
      </w:pPr>
      <w:ins w:id="11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3</w:t>
        </w:r>
        <w:r w:rsidR="0014341B">
          <w:rPr>
            <w:rFonts w:asciiTheme="minorHAnsi" w:eastAsiaTheme="minorEastAsia" w:hAnsiTheme="minorHAnsi" w:cstheme="minorBidi"/>
            <w:b w:val="0"/>
            <w:noProof/>
            <w:sz w:val="22"/>
            <w:szCs w:val="22"/>
          </w:rPr>
          <w:tab/>
        </w:r>
        <w:r w:rsidR="0014341B" w:rsidRPr="00C814ED">
          <w:rPr>
            <w:rStyle w:val="Hyperlink"/>
            <w:noProof/>
          </w:rPr>
          <w:t>Audit Logging</w:t>
        </w:r>
        <w:r w:rsidR="0014341B">
          <w:rPr>
            <w:noProof/>
            <w:webHidden/>
          </w:rPr>
          <w:tab/>
        </w:r>
        <w:r>
          <w:rPr>
            <w:noProof/>
            <w:webHidden/>
          </w:rPr>
          <w:fldChar w:fldCharType="begin"/>
        </w:r>
        <w:r w:rsidR="0014341B">
          <w:rPr>
            <w:noProof/>
            <w:webHidden/>
          </w:rPr>
          <w:instrText xml:space="preserve"> PAGEREF _Toc238738147 \h </w:instrText>
        </w:r>
      </w:ins>
      <w:r>
        <w:rPr>
          <w:noProof/>
          <w:webHidden/>
        </w:rPr>
      </w:r>
      <w:r>
        <w:rPr>
          <w:noProof/>
          <w:webHidden/>
        </w:rPr>
        <w:fldChar w:fldCharType="separate"/>
      </w:r>
      <w:ins w:id="113"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14" w:author=" Vijay Parmar" w:date="2009-08-22T20:59:00Z"/>
          <w:rFonts w:asciiTheme="minorHAnsi" w:eastAsiaTheme="minorEastAsia" w:hAnsiTheme="minorHAnsi" w:cstheme="minorBidi"/>
          <w:noProof/>
          <w:sz w:val="22"/>
          <w:szCs w:val="22"/>
        </w:rPr>
      </w:pPr>
      <w:ins w:id="11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Overview</w:t>
        </w:r>
        <w:r w:rsidR="0014341B">
          <w:rPr>
            <w:noProof/>
            <w:webHidden/>
          </w:rPr>
          <w:tab/>
        </w:r>
        <w:r>
          <w:rPr>
            <w:noProof/>
            <w:webHidden/>
          </w:rPr>
          <w:fldChar w:fldCharType="begin"/>
        </w:r>
        <w:r w:rsidR="0014341B">
          <w:rPr>
            <w:noProof/>
            <w:webHidden/>
          </w:rPr>
          <w:instrText xml:space="preserve"> PAGEREF _Toc238738148 \h </w:instrText>
        </w:r>
      </w:ins>
      <w:r>
        <w:rPr>
          <w:noProof/>
          <w:webHidden/>
        </w:rPr>
      </w:r>
      <w:r>
        <w:rPr>
          <w:noProof/>
          <w:webHidden/>
        </w:rPr>
        <w:fldChar w:fldCharType="separate"/>
      </w:r>
      <w:ins w:id="116"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17" w:author=" Vijay Parmar" w:date="2009-08-22T20:59:00Z"/>
          <w:rFonts w:asciiTheme="minorHAnsi" w:eastAsiaTheme="minorEastAsia" w:hAnsiTheme="minorHAnsi" w:cstheme="minorBidi"/>
          <w:noProof/>
          <w:sz w:val="22"/>
          <w:szCs w:val="22"/>
        </w:rPr>
      </w:pPr>
      <w:ins w:id="11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JAR Placement</w:t>
        </w:r>
        <w:r w:rsidR="0014341B">
          <w:rPr>
            <w:noProof/>
            <w:webHidden/>
          </w:rPr>
          <w:tab/>
        </w:r>
        <w:r>
          <w:rPr>
            <w:noProof/>
            <w:webHidden/>
          </w:rPr>
          <w:fldChar w:fldCharType="begin"/>
        </w:r>
        <w:r w:rsidR="0014341B">
          <w:rPr>
            <w:noProof/>
            <w:webHidden/>
          </w:rPr>
          <w:instrText xml:space="preserve"> PAGEREF _Toc238738149 \h </w:instrText>
        </w:r>
      </w:ins>
      <w:r>
        <w:rPr>
          <w:noProof/>
          <w:webHidden/>
        </w:rPr>
      </w:r>
      <w:r>
        <w:rPr>
          <w:noProof/>
          <w:webHidden/>
        </w:rPr>
        <w:fldChar w:fldCharType="separate"/>
      </w:r>
      <w:ins w:id="119"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20" w:author=" Vijay Parmar" w:date="2009-08-22T20:59:00Z"/>
          <w:rFonts w:asciiTheme="minorHAnsi" w:eastAsiaTheme="minorEastAsia" w:hAnsiTheme="minorHAnsi" w:cstheme="minorBidi"/>
          <w:noProof/>
          <w:sz w:val="22"/>
          <w:szCs w:val="22"/>
        </w:rPr>
      </w:pPr>
      <w:ins w:id="12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Enabling CLM APIs in Integration with CGMM APIs</w:t>
        </w:r>
        <w:r w:rsidR="0014341B">
          <w:rPr>
            <w:noProof/>
            <w:webHidden/>
          </w:rPr>
          <w:tab/>
        </w:r>
        <w:r>
          <w:rPr>
            <w:noProof/>
            <w:webHidden/>
          </w:rPr>
          <w:fldChar w:fldCharType="begin"/>
        </w:r>
        <w:r w:rsidR="0014341B">
          <w:rPr>
            <w:noProof/>
            <w:webHidden/>
          </w:rPr>
          <w:instrText xml:space="preserve"> PAGEREF _Toc238738150 \h </w:instrText>
        </w:r>
      </w:ins>
      <w:r>
        <w:rPr>
          <w:noProof/>
          <w:webHidden/>
        </w:rPr>
      </w:r>
      <w:r>
        <w:rPr>
          <w:noProof/>
          <w:webHidden/>
        </w:rPr>
        <w:fldChar w:fldCharType="separate"/>
      </w:r>
      <w:ins w:id="122"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23" w:author=" Vijay Parmar" w:date="2009-08-22T20:59:00Z"/>
          <w:rFonts w:asciiTheme="minorHAnsi" w:eastAsiaTheme="minorEastAsia" w:hAnsiTheme="minorHAnsi" w:cstheme="minorBidi"/>
          <w:noProof/>
          <w:sz w:val="22"/>
          <w:szCs w:val="22"/>
        </w:rPr>
      </w:pPr>
      <w:ins w:id="12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Event Logging</w:t>
        </w:r>
        <w:r w:rsidR="0014341B">
          <w:rPr>
            <w:noProof/>
            <w:webHidden/>
          </w:rPr>
          <w:tab/>
        </w:r>
        <w:r>
          <w:rPr>
            <w:noProof/>
            <w:webHidden/>
          </w:rPr>
          <w:fldChar w:fldCharType="begin"/>
        </w:r>
        <w:r w:rsidR="0014341B">
          <w:rPr>
            <w:noProof/>
            <w:webHidden/>
          </w:rPr>
          <w:instrText xml:space="preserve"> PAGEREF _Toc238738151 \h </w:instrText>
        </w:r>
      </w:ins>
      <w:r>
        <w:rPr>
          <w:noProof/>
          <w:webHidden/>
        </w:rPr>
      </w:r>
      <w:r>
        <w:rPr>
          <w:noProof/>
          <w:webHidden/>
        </w:rPr>
        <w:fldChar w:fldCharType="separate"/>
      </w:r>
      <w:ins w:id="125"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26" w:author=" Vijay Parmar" w:date="2009-08-22T20:59:00Z"/>
          <w:rFonts w:asciiTheme="minorHAnsi" w:eastAsiaTheme="minorEastAsia" w:hAnsiTheme="minorHAnsi" w:cstheme="minorBidi"/>
          <w:noProof/>
          <w:sz w:val="22"/>
          <w:szCs w:val="22"/>
        </w:rPr>
      </w:pPr>
      <w:ins w:id="12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Common Logging Database</w:t>
        </w:r>
        <w:r w:rsidR="0014341B">
          <w:rPr>
            <w:noProof/>
            <w:webHidden/>
          </w:rPr>
          <w:tab/>
        </w:r>
        <w:r>
          <w:rPr>
            <w:noProof/>
            <w:webHidden/>
          </w:rPr>
          <w:fldChar w:fldCharType="begin"/>
        </w:r>
        <w:r w:rsidR="0014341B">
          <w:rPr>
            <w:noProof/>
            <w:webHidden/>
          </w:rPr>
          <w:instrText xml:space="preserve"> PAGEREF _Toc238738152 \h </w:instrText>
        </w:r>
      </w:ins>
      <w:r>
        <w:rPr>
          <w:noProof/>
          <w:webHidden/>
        </w:rPr>
      </w:r>
      <w:r>
        <w:rPr>
          <w:noProof/>
          <w:webHidden/>
        </w:rPr>
        <w:fldChar w:fldCharType="separate"/>
      </w:r>
      <w:ins w:id="128" w:author=" Vijay Parmar" w:date="2009-08-22T20:59:00Z">
        <w:r w:rsidR="0014341B">
          <w:rPr>
            <w:noProof/>
            <w:webHidden/>
          </w:rPr>
          <w:t>20</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29" w:author=" Vijay Parmar" w:date="2009-08-22T20:59:00Z"/>
          <w:rFonts w:asciiTheme="minorHAnsi" w:eastAsiaTheme="minorEastAsia" w:hAnsiTheme="minorHAnsi" w:cstheme="minorBidi"/>
          <w:noProof/>
          <w:sz w:val="22"/>
          <w:szCs w:val="22"/>
        </w:rPr>
      </w:pPr>
      <w:ins w:id="13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JDBC Appender</w:t>
        </w:r>
        <w:r w:rsidR="0014341B">
          <w:rPr>
            <w:noProof/>
            <w:webHidden/>
          </w:rPr>
          <w:tab/>
        </w:r>
        <w:r>
          <w:rPr>
            <w:noProof/>
            <w:webHidden/>
          </w:rPr>
          <w:fldChar w:fldCharType="begin"/>
        </w:r>
        <w:r w:rsidR="0014341B">
          <w:rPr>
            <w:noProof/>
            <w:webHidden/>
          </w:rPr>
          <w:instrText xml:space="preserve"> PAGEREF _Toc238738153 \h </w:instrText>
        </w:r>
      </w:ins>
      <w:r>
        <w:rPr>
          <w:noProof/>
          <w:webHidden/>
        </w:rPr>
      </w:r>
      <w:r>
        <w:rPr>
          <w:noProof/>
          <w:webHidden/>
        </w:rPr>
        <w:fldChar w:fldCharType="separate"/>
      </w:r>
      <w:ins w:id="131" w:author=" Vijay Parmar" w:date="2009-08-22T20:59:00Z">
        <w:r w:rsidR="0014341B">
          <w:rPr>
            <w:noProof/>
            <w:webHidden/>
          </w:rPr>
          <w:t>20</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32" w:author=" Vijay Parmar" w:date="2009-08-22T20:59:00Z"/>
          <w:rFonts w:asciiTheme="minorHAnsi" w:eastAsiaTheme="minorEastAsia" w:hAnsiTheme="minorHAnsi" w:cstheme="minorBidi"/>
          <w:noProof/>
          <w:sz w:val="22"/>
          <w:szCs w:val="22"/>
        </w:rPr>
      </w:pPr>
      <w:ins w:id="13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Deployment Steps</w:t>
        </w:r>
        <w:r w:rsidR="0014341B">
          <w:rPr>
            <w:noProof/>
            <w:webHidden/>
          </w:rPr>
          <w:tab/>
        </w:r>
        <w:r>
          <w:rPr>
            <w:noProof/>
            <w:webHidden/>
          </w:rPr>
          <w:fldChar w:fldCharType="begin"/>
        </w:r>
        <w:r w:rsidR="0014341B">
          <w:rPr>
            <w:noProof/>
            <w:webHidden/>
          </w:rPr>
          <w:instrText xml:space="preserve"> PAGEREF _Toc238738154 \h </w:instrText>
        </w:r>
      </w:ins>
      <w:r>
        <w:rPr>
          <w:noProof/>
          <w:webHidden/>
        </w:rPr>
      </w:r>
      <w:r>
        <w:rPr>
          <w:noProof/>
          <w:webHidden/>
        </w:rPr>
        <w:fldChar w:fldCharType="separate"/>
      </w:r>
      <w:ins w:id="134" w:author=" Vijay Parmar" w:date="2009-08-22T20:59:00Z">
        <w:r w:rsidR="0014341B">
          <w:rPr>
            <w:noProof/>
            <w:webHidden/>
          </w:rPr>
          <w:t>21</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35" w:author=" Vijay Parmar" w:date="2009-08-22T20:59:00Z"/>
          <w:rFonts w:asciiTheme="minorHAnsi" w:eastAsiaTheme="minorEastAsia" w:hAnsiTheme="minorHAnsi" w:cstheme="minorBidi"/>
          <w:noProof/>
          <w:sz w:val="22"/>
          <w:szCs w:val="22"/>
        </w:rPr>
      </w:pPr>
      <w:ins w:id="13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Step 1: Create and Prime MySQL Logging Database</w:t>
        </w:r>
        <w:r w:rsidR="0014341B">
          <w:rPr>
            <w:noProof/>
            <w:webHidden/>
          </w:rPr>
          <w:tab/>
        </w:r>
        <w:r>
          <w:rPr>
            <w:noProof/>
            <w:webHidden/>
          </w:rPr>
          <w:fldChar w:fldCharType="begin"/>
        </w:r>
        <w:r w:rsidR="0014341B">
          <w:rPr>
            <w:noProof/>
            <w:webHidden/>
          </w:rPr>
          <w:instrText xml:space="preserve"> PAGEREF _Toc238738155 \h </w:instrText>
        </w:r>
      </w:ins>
      <w:r>
        <w:rPr>
          <w:noProof/>
          <w:webHidden/>
        </w:rPr>
      </w:r>
      <w:r>
        <w:rPr>
          <w:noProof/>
          <w:webHidden/>
        </w:rPr>
        <w:fldChar w:fldCharType="separate"/>
      </w:r>
      <w:ins w:id="137" w:author=" Vijay Parmar" w:date="2009-08-22T20:59:00Z">
        <w:r w:rsidR="0014341B">
          <w:rPr>
            <w:noProof/>
            <w:webHidden/>
          </w:rPr>
          <w:t>21</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38" w:author=" Vijay Parmar" w:date="2009-08-22T20:59:00Z"/>
          <w:rFonts w:asciiTheme="minorHAnsi" w:eastAsiaTheme="minorEastAsia" w:hAnsiTheme="minorHAnsi" w:cstheme="minorBidi"/>
          <w:noProof/>
          <w:sz w:val="22"/>
          <w:szCs w:val="22"/>
        </w:rPr>
      </w:pPr>
      <w:ins w:id="13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Step 2: Configure the log4j.xml file for JBoss</w:t>
        </w:r>
        <w:r w:rsidR="0014341B">
          <w:rPr>
            <w:noProof/>
            <w:webHidden/>
          </w:rPr>
          <w:tab/>
        </w:r>
        <w:r>
          <w:rPr>
            <w:noProof/>
            <w:webHidden/>
          </w:rPr>
          <w:fldChar w:fldCharType="begin"/>
        </w:r>
        <w:r w:rsidR="0014341B">
          <w:rPr>
            <w:noProof/>
            <w:webHidden/>
          </w:rPr>
          <w:instrText xml:space="preserve"> PAGEREF _Toc238738156 \h </w:instrText>
        </w:r>
      </w:ins>
      <w:r>
        <w:rPr>
          <w:noProof/>
          <w:webHidden/>
        </w:rPr>
      </w:r>
      <w:r>
        <w:rPr>
          <w:noProof/>
          <w:webHidden/>
        </w:rPr>
        <w:fldChar w:fldCharType="separate"/>
      </w:r>
      <w:ins w:id="140" w:author=" Vijay Parmar" w:date="2009-08-22T20:59:00Z">
        <w:r w:rsidR="0014341B">
          <w:rPr>
            <w:noProof/>
            <w:webHidden/>
          </w:rPr>
          <w:t>21</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41" w:author=" Vijay Parmar" w:date="2009-08-22T20:59:00Z"/>
          <w:rFonts w:asciiTheme="minorHAnsi" w:eastAsiaTheme="minorEastAsia" w:hAnsiTheme="minorHAnsi" w:cstheme="minorBidi"/>
          <w:noProof/>
          <w:sz w:val="22"/>
          <w:szCs w:val="22"/>
        </w:rPr>
      </w:pPr>
      <w:ins w:id="14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Step 3: View the Logs</w:t>
        </w:r>
        <w:r w:rsidR="0014341B">
          <w:rPr>
            <w:noProof/>
            <w:webHidden/>
          </w:rPr>
          <w:tab/>
        </w:r>
        <w:r>
          <w:rPr>
            <w:noProof/>
            <w:webHidden/>
          </w:rPr>
          <w:fldChar w:fldCharType="begin"/>
        </w:r>
        <w:r w:rsidR="0014341B">
          <w:rPr>
            <w:noProof/>
            <w:webHidden/>
          </w:rPr>
          <w:instrText xml:space="preserve"> PAGEREF _Toc238738157 \h </w:instrText>
        </w:r>
      </w:ins>
      <w:r>
        <w:rPr>
          <w:noProof/>
          <w:webHidden/>
        </w:rPr>
      </w:r>
      <w:r>
        <w:rPr>
          <w:noProof/>
          <w:webHidden/>
        </w:rPr>
        <w:fldChar w:fldCharType="separate"/>
      </w:r>
      <w:ins w:id="143" w:author=" Vijay Parmar" w:date="2009-08-22T20:59:00Z">
        <w:r w:rsidR="0014341B">
          <w:rPr>
            <w:noProof/>
            <w:webHidden/>
          </w:rPr>
          <w:t>21</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144" w:author=" Vijay Parmar" w:date="2009-08-22T20:59:00Z"/>
          <w:rFonts w:asciiTheme="minorHAnsi" w:eastAsiaTheme="minorEastAsia" w:hAnsiTheme="minorHAnsi" w:cstheme="minorBidi"/>
          <w:b w:val="0"/>
          <w:noProof/>
          <w:sz w:val="22"/>
          <w:szCs w:val="22"/>
        </w:rPr>
      </w:pPr>
      <w:ins w:id="14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4</w:t>
        </w:r>
        <w:r w:rsidR="0014341B">
          <w:rPr>
            <w:rFonts w:asciiTheme="minorHAnsi" w:eastAsiaTheme="minorEastAsia" w:hAnsiTheme="minorHAnsi" w:cstheme="minorBidi"/>
            <w:b w:val="0"/>
            <w:noProof/>
            <w:sz w:val="22"/>
            <w:szCs w:val="22"/>
          </w:rPr>
          <w:tab/>
        </w:r>
        <w:r w:rsidR="0014341B" w:rsidRPr="00C814ED">
          <w:rPr>
            <w:rStyle w:val="Hyperlink"/>
            <w:noProof/>
          </w:rPr>
          <w:t>Using the CGMM Tool</w:t>
        </w:r>
        <w:r w:rsidR="0014341B">
          <w:rPr>
            <w:noProof/>
            <w:webHidden/>
          </w:rPr>
          <w:tab/>
        </w:r>
        <w:r>
          <w:rPr>
            <w:noProof/>
            <w:webHidden/>
          </w:rPr>
          <w:fldChar w:fldCharType="begin"/>
        </w:r>
        <w:r w:rsidR="0014341B">
          <w:rPr>
            <w:noProof/>
            <w:webHidden/>
          </w:rPr>
          <w:instrText xml:space="preserve"> PAGEREF _Toc238738158 \h </w:instrText>
        </w:r>
      </w:ins>
      <w:r>
        <w:rPr>
          <w:noProof/>
          <w:webHidden/>
        </w:rPr>
      </w:r>
      <w:r>
        <w:rPr>
          <w:noProof/>
          <w:webHidden/>
        </w:rPr>
        <w:fldChar w:fldCharType="separate"/>
      </w:r>
      <w:ins w:id="146" w:author=" Vijay Parmar" w:date="2009-08-22T20:59:00Z">
        <w:r w:rsidR="0014341B">
          <w:rPr>
            <w:noProof/>
            <w:webHidden/>
          </w:rPr>
          <w:t>22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47" w:author=" Vijay Parmar" w:date="2009-08-22T20:59:00Z"/>
          <w:rFonts w:asciiTheme="minorHAnsi" w:eastAsiaTheme="minorEastAsia" w:hAnsiTheme="minorHAnsi" w:cstheme="minorBidi"/>
          <w:noProof/>
          <w:sz w:val="22"/>
          <w:szCs w:val="22"/>
        </w:rPr>
      </w:pPr>
      <w:ins w:id="14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Overview</w:t>
        </w:r>
        <w:r w:rsidR="0014341B">
          <w:rPr>
            <w:noProof/>
            <w:webHidden/>
          </w:rPr>
          <w:tab/>
        </w:r>
        <w:r>
          <w:rPr>
            <w:noProof/>
            <w:webHidden/>
          </w:rPr>
          <w:fldChar w:fldCharType="begin"/>
        </w:r>
        <w:r w:rsidR="0014341B">
          <w:rPr>
            <w:noProof/>
            <w:webHidden/>
          </w:rPr>
          <w:instrText xml:space="preserve"> PAGEREF _Toc238738159 \h </w:instrText>
        </w:r>
      </w:ins>
      <w:r>
        <w:rPr>
          <w:noProof/>
          <w:webHidden/>
        </w:rPr>
      </w:r>
      <w:r>
        <w:rPr>
          <w:noProof/>
          <w:webHidden/>
        </w:rPr>
        <w:fldChar w:fldCharType="separate"/>
      </w:r>
      <w:ins w:id="149" w:author=" Vijay Parmar" w:date="2009-08-22T20:59:00Z">
        <w:r w:rsidR="0014341B">
          <w:rPr>
            <w:noProof/>
            <w:webHidden/>
          </w:rPr>
          <w:t>22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50" w:author=" Vijay Parmar" w:date="2009-08-22T20:59:00Z"/>
          <w:rFonts w:asciiTheme="minorHAnsi" w:eastAsiaTheme="minorEastAsia" w:hAnsiTheme="minorHAnsi" w:cstheme="minorBidi"/>
          <w:noProof/>
          <w:sz w:val="22"/>
          <w:szCs w:val="22"/>
        </w:rPr>
      </w:pPr>
      <w:ins w:id="15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Default Behavior</w:t>
        </w:r>
        <w:r w:rsidR="0014341B">
          <w:rPr>
            <w:noProof/>
            <w:webHidden/>
          </w:rPr>
          <w:tab/>
        </w:r>
        <w:r>
          <w:rPr>
            <w:noProof/>
            <w:webHidden/>
          </w:rPr>
          <w:fldChar w:fldCharType="begin"/>
        </w:r>
        <w:r w:rsidR="0014341B">
          <w:rPr>
            <w:noProof/>
            <w:webHidden/>
          </w:rPr>
          <w:instrText xml:space="preserve"> PAGEREF _Toc238738160 \h </w:instrText>
        </w:r>
      </w:ins>
      <w:r>
        <w:rPr>
          <w:noProof/>
          <w:webHidden/>
        </w:rPr>
      </w:r>
      <w:r>
        <w:rPr>
          <w:noProof/>
          <w:webHidden/>
        </w:rPr>
        <w:fldChar w:fldCharType="separate"/>
      </w:r>
      <w:ins w:id="152" w:author=" Vijay Parmar" w:date="2009-08-22T20:59:00Z">
        <w:r w:rsidR="0014341B">
          <w:rPr>
            <w:noProof/>
            <w:webHidden/>
          </w:rPr>
          <w:t>22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53" w:author=" Vijay Parmar" w:date="2009-08-22T20:59:00Z"/>
          <w:rFonts w:asciiTheme="minorHAnsi" w:eastAsiaTheme="minorEastAsia" w:hAnsiTheme="minorHAnsi" w:cstheme="minorBidi"/>
          <w:noProof/>
          <w:sz w:val="22"/>
          <w:szCs w:val="22"/>
        </w:rPr>
      </w:pPr>
      <w:ins w:id="15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Default Behavior Workflows/Scenarios</w:t>
        </w:r>
        <w:r w:rsidR="0014341B">
          <w:rPr>
            <w:noProof/>
            <w:webHidden/>
          </w:rPr>
          <w:tab/>
        </w:r>
        <w:r>
          <w:rPr>
            <w:noProof/>
            <w:webHidden/>
          </w:rPr>
          <w:fldChar w:fldCharType="begin"/>
        </w:r>
        <w:r w:rsidR="0014341B">
          <w:rPr>
            <w:noProof/>
            <w:webHidden/>
          </w:rPr>
          <w:instrText xml:space="preserve"> PAGEREF _Toc238738161 \h </w:instrText>
        </w:r>
      </w:ins>
      <w:r>
        <w:rPr>
          <w:noProof/>
          <w:webHidden/>
        </w:rPr>
      </w:r>
      <w:r>
        <w:rPr>
          <w:noProof/>
          <w:webHidden/>
        </w:rPr>
        <w:fldChar w:fldCharType="separate"/>
      </w:r>
      <w:ins w:id="155" w:author=" Vijay Parmar" w:date="2009-08-22T20:59:00Z">
        <w:r w:rsidR="0014341B">
          <w:rPr>
            <w:noProof/>
            <w:webHidden/>
          </w:rPr>
          <w:t>23</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56" w:author=" Vijay Parmar" w:date="2009-08-22T20:59:00Z"/>
          <w:rFonts w:asciiTheme="minorHAnsi" w:eastAsiaTheme="minorEastAsia" w:hAnsiTheme="minorHAnsi" w:cstheme="minorBidi"/>
          <w:noProof/>
          <w:sz w:val="22"/>
          <w:szCs w:val="22"/>
        </w:rPr>
      </w:pPr>
      <w:ins w:id="15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Default Behavior Scenario 1: User Logs In with CSM Account</w:t>
        </w:r>
        <w:r w:rsidR="0014341B">
          <w:rPr>
            <w:noProof/>
            <w:webHidden/>
          </w:rPr>
          <w:tab/>
        </w:r>
        <w:r>
          <w:rPr>
            <w:noProof/>
            <w:webHidden/>
          </w:rPr>
          <w:fldChar w:fldCharType="begin"/>
        </w:r>
        <w:r w:rsidR="0014341B">
          <w:rPr>
            <w:noProof/>
            <w:webHidden/>
          </w:rPr>
          <w:instrText xml:space="preserve"> PAGEREF _Toc238738162 \h </w:instrText>
        </w:r>
      </w:ins>
      <w:r>
        <w:rPr>
          <w:noProof/>
          <w:webHidden/>
        </w:rPr>
      </w:r>
      <w:r>
        <w:rPr>
          <w:noProof/>
          <w:webHidden/>
        </w:rPr>
        <w:fldChar w:fldCharType="separate"/>
      </w:r>
      <w:ins w:id="158" w:author=" Vijay Parmar" w:date="2009-08-22T20:59:00Z">
        <w:r w:rsidR="0014341B">
          <w:rPr>
            <w:noProof/>
            <w:webHidden/>
          </w:rPr>
          <w:t>24</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59" w:author=" Vijay Parmar" w:date="2009-08-22T20:59:00Z"/>
          <w:rFonts w:asciiTheme="minorHAnsi" w:eastAsiaTheme="minorEastAsia" w:hAnsiTheme="minorHAnsi" w:cstheme="minorBidi"/>
          <w:noProof/>
          <w:sz w:val="22"/>
          <w:szCs w:val="22"/>
        </w:rPr>
      </w:pPr>
      <w:ins w:id="16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Default Behavior Scenario 2: User Logs In with caGrid Account</w:t>
        </w:r>
        <w:r w:rsidR="0014341B">
          <w:rPr>
            <w:noProof/>
            <w:webHidden/>
          </w:rPr>
          <w:tab/>
        </w:r>
        <w:r>
          <w:rPr>
            <w:noProof/>
            <w:webHidden/>
          </w:rPr>
          <w:fldChar w:fldCharType="begin"/>
        </w:r>
        <w:r w:rsidR="0014341B">
          <w:rPr>
            <w:noProof/>
            <w:webHidden/>
          </w:rPr>
          <w:instrText xml:space="preserve"> PAGEREF _Toc238738163 \h </w:instrText>
        </w:r>
      </w:ins>
      <w:r>
        <w:rPr>
          <w:noProof/>
          <w:webHidden/>
        </w:rPr>
      </w:r>
      <w:r>
        <w:rPr>
          <w:noProof/>
          <w:webHidden/>
        </w:rPr>
        <w:fldChar w:fldCharType="separate"/>
      </w:r>
      <w:ins w:id="161" w:author=" Vijay Parmar" w:date="2009-08-22T20:59:00Z">
        <w:r w:rsidR="0014341B">
          <w:rPr>
            <w:noProof/>
            <w:webHidden/>
          </w:rPr>
          <w:t>28</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62" w:author=" Vijay Parmar" w:date="2009-08-22T20:59:00Z"/>
          <w:rFonts w:asciiTheme="minorHAnsi" w:eastAsiaTheme="minorEastAsia" w:hAnsiTheme="minorHAnsi" w:cstheme="minorBidi"/>
          <w:noProof/>
          <w:sz w:val="22"/>
          <w:szCs w:val="22"/>
        </w:rPr>
      </w:pPr>
      <w:ins w:id="16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Alternate Behavior</w:t>
        </w:r>
        <w:r w:rsidR="0014341B">
          <w:rPr>
            <w:noProof/>
            <w:webHidden/>
          </w:rPr>
          <w:tab/>
        </w:r>
        <w:r>
          <w:rPr>
            <w:noProof/>
            <w:webHidden/>
          </w:rPr>
          <w:fldChar w:fldCharType="begin"/>
        </w:r>
        <w:r w:rsidR="0014341B">
          <w:rPr>
            <w:noProof/>
            <w:webHidden/>
          </w:rPr>
          <w:instrText xml:space="preserve"> PAGEREF _Toc238738164 \h </w:instrText>
        </w:r>
      </w:ins>
      <w:r>
        <w:rPr>
          <w:noProof/>
          <w:webHidden/>
        </w:rPr>
      </w:r>
      <w:r>
        <w:rPr>
          <w:noProof/>
          <w:webHidden/>
        </w:rPr>
        <w:fldChar w:fldCharType="separate"/>
      </w:r>
      <w:ins w:id="164" w:author=" Vijay Parmar" w:date="2009-08-22T20:59:00Z">
        <w:r w:rsidR="0014341B">
          <w:rPr>
            <w:noProof/>
            <w:webHidden/>
          </w:rPr>
          <w:t>31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65" w:author=" Vijay Parmar" w:date="2009-08-22T20:59:00Z"/>
          <w:rFonts w:asciiTheme="minorHAnsi" w:eastAsiaTheme="minorEastAsia" w:hAnsiTheme="minorHAnsi" w:cstheme="minorBidi"/>
          <w:noProof/>
          <w:sz w:val="22"/>
          <w:szCs w:val="22"/>
        </w:rPr>
      </w:pPr>
      <w:ins w:id="166" w:author=" Vijay Parmar" w:date="2009-08-22T20:59:00Z">
        <w:r w:rsidRPr="00C814ED">
          <w:rPr>
            <w:rStyle w:val="Hyperlink"/>
            <w:noProof/>
          </w:rPr>
          <w:lastRenderedPageBreak/>
          <w:fldChar w:fldCharType="begin"/>
        </w:r>
        <w:r w:rsidR="0014341B" w:rsidRPr="00C814ED">
          <w:rPr>
            <w:rStyle w:val="Hyperlink"/>
            <w:noProof/>
          </w:rPr>
          <w:instrText xml:space="preserve"> </w:instrText>
        </w:r>
        <w:r w:rsidR="0014341B">
          <w:rPr>
            <w:noProof/>
          </w:rPr>
          <w:instrText>HYPERLINK \l "_Toc238738165"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Alternate Behavior Workflows/Scenarios</w:t>
        </w:r>
        <w:r w:rsidR="0014341B">
          <w:rPr>
            <w:noProof/>
            <w:webHidden/>
          </w:rPr>
          <w:tab/>
        </w:r>
        <w:r>
          <w:rPr>
            <w:noProof/>
            <w:webHidden/>
          </w:rPr>
          <w:fldChar w:fldCharType="begin"/>
        </w:r>
        <w:r w:rsidR="0014341B">
          <w:rPr>
            <w:noProof/>
            <w:webHidden/>
          </w:rPr>
          <w:instrText xml:space="preserve"> PAGEREF _Toc238738165 \h </w:instrText>
        </w:r>
      </w:ins>
      <w:r>
        <w:rPr>
          <w:noProof/>
          <w:webHidden/>
        </w:rPr>
      </w:r>
      <w:r>
        <w:rPr>
          <w:noProof/>
          <w:webHidden/>
        </w:rPr>
        <w:fldChar w:fldCharType="separate"/>
      </w:r>
      <w:ins w:id="167" w:author=" Vijay Parmar" w:date="2009-08-22T20:59:00Z">
        <w:r w:rsidR="0014341B">
          <w:rPr>
            <w:noProof/>
            <w:webHidden/>
          </w:rPr>
          <w:t>32</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68" w:author=" Vijay Parmar" w:date="2009-08-22T20:59:00Z"/>
          <w:rFonts w:asciiTheme="minorHAnsi" w:eastAsiaTheme="minorEastAsia" w:hAnsiTheme="minorHAnsi" w:cstheme="minorBidi"/>
          <w:noProof/>
          <w:sz w:val="22"/>
          <w:szCs w:val="22"/>
        </w:rPr>
      </w:pPr>
      <w:ins w:id="16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Alternate Behavior Scenario 1: User Logs In with CSM Account</w:t>
        </w:r>
        <w:r w:rsidR="0014341B">
          <w:rPr>
            <w:noProof/>
            <w:webHidden/>
          </w:rPr>
          <w:tab/>
        </w:r>
        <w:r>
          <w:rPr>
            <w:noProof/>
            <w:webHidden/>
          </w:rPr>
          <w:fldChar w:fldCharType="begin"/>
        </w:r>
        <w:r w:rsidR="0014341B">
          <w:rPr>
            <w:noProof/>
            <w:webHidden/>
          </w:rPr>
          <w:instrText xml:space="preserve"> PAGEREF _Toc238738166 \h </w:instrText>
        </w:r>
      </w:ins>
      <w:r>
        <w:rPr>
          <w:noProof/>
          <w:webHidden/>
        </w:rPr>
      </w:r>
      <w:r>
        <w:rPr>
          <w:noProof/>
          <w:webHidden/>
        </w:rPr>
        <w:fldChar w:fldCharType="separate"/>
      </w:r>
      <w:ins w:id="170" w:author=" Vijay Parmar" w:date="2009-08-22T20:59:00Z">
        <w:r w:rsidR="0014341B">
          <w:rPr>
            <w:noProof/>
            <w:webHidden/>
          </w:rPr>
          <w:t>32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71" w:author=" Vijay Parmar" w:date="2009-08-22T20:59:00Z"/>
          <w:rFonts w:asciiTheme="minorHAnsi" w:eastAsiaTheme="minorEastAsia" w:hAnsiTheme="minorHAnsi" w:cstheme="minorBidi"/>
          <w:noProof/>
          <w:sz w:val="22"/>
          <w:szCs w:val="22"/>
        </w:rPr>
      </w:pPr>
      <w:ins w:id="17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Standalone Mode</w:t>
        </w:r>
        <w:r w:rsidR="0014341B">
          <w:rPr>
            <w:noProof/>
            <w:webHidden/>
          </w:rPr>
          <w:tab/>
        </w:r>
        <w:r>
          <w:rPr>
            <w:noProof/>
            <w:webHidden/>
          </w:rPr>
          <w:fldChar w:fldCharType="begin"/>
        </w:r>
        <w:r w:rsidR="0014341B">
          <w:rPr>
            <w:noProof/>
            <w:webHidden/>
          </w:rPr>
          <w:instrText xml:space="preserve"> PAGEREF _Toc238738167 \h </w:instrText>
        </w:r>
      </w:ins>
      <w:r>
        <w:rPr>
          <w:noProof/>
          <w:webHidden/>
        </w:rPr>
      </w:r>
      <w:r>
        <w:rPr>
          <w:noProof/>
          <w:webHidden/>
        </w:rPr>
        <w:fldChar w:fldCharType="separate"/>
      </w:r>
      <w:ins w:id="173" w:author=" Vijay Parmar" w:date="2009-08-22T20:59:00Z">
        <w:r w:rsidR="0014341B">
          <w:rPr>
            <w:noProof/>
            <w:webHidden/>
          </w:rPr>
          <w:t>37</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74" w:author=" Vijay Parmar" w:date="2009-08-22T20:59:00Z"/>
          <w:rFonts w:asciiTheme="minorHAnsi" w:eastAsiaTheme="minorEastAsia" w:hAnsiTheme="minorHAnsi" w:cstheme="minorBidi"/>
          <w:noProof/>
          <w:sz w:val="22"/>
          <w:szCs w:val="22"/>
        </w:rPr>
      </w:pPr>
      <w:ins w:id="17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Configuring the CGMM Tool</w:t>
        </w:r>
        <w:r w:rsidR="0014341B">
          <w:rPr>
            <w:noProof/>
            <w:webHidden/>
          </w:rPr>
          <w:tab/>
        </w:r>
        <w:r>
          <w:rPr>
            <w:noProof/>
            <w:webHidden/>
          </w:rPr>
          <w:fldChar w:fldCharType="begin"/>
        </w:r>
        <w:r w:rsidR="0014341B">
          <w:rPr>
            <w:noProof/>
            <w:webHidden/>
          </w:rPr>
          <w:instrText xml:space="preserve"> PAGEREF _Toc238738168 \h </w:instrText>
        </w:r>
      </w:ins>
      <w:r>
        <w:rPr>
          <w:noProof/>
          <w:webHidden/>
        </w:rPr>
      </w:r>
      <w:r>
        <w:rPr>
          <w:noProof/>
          <w:webHidden/>
        </w:rPr>
        <w:fldChar w:fldCharType="separate"/>
      </w:r>
      <w:ins w:id="176" w:author=" Vijay Parmar" w:date="2009-08-22T20:59:00Z">
        <w:r w:rsidR="0014341B">
          <w:rPr>
            <w:noProof/>
            <w:webHidden/>
          </w:rPr>
          <w:t>37</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177" w:author=" Vijay Parmar" w:date="2009-08-22T20:59:00Z"/>
          <w:rFonts w:asciiTheme="minorHAnsi" w:eastAsiaTheme="minorEastAsia" w:hAnsiTheme="minorHAnsi" w:cstheme="minorBidi"/>
          <w:b w:val="0"/>
          <w:noProof/>
          <w:sz w:val="22"/>
          <w:szCs w:val="22"/>
        </w:rPr>
      </w:pPr>
      <w:ins w:id="17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5</w:t>
        </w:r>
        <w:r w:rsidR="0014341B">
          <w:rPr>
            <w:rFonts w:asciiTheme="minorHAnsi" w:eastAsiaTheme="minorEastAsia" w:hAnsiTheme="minorHAnsi" w:cstheme="minorBidi"/>
            <w:b w:val="0"/>
            <w:noProof/>
            <w:sz w:val="22"/>
            <w:szCs w:val="22"/>
          </w:rPr>
          <w:tab/>
        </w:r>
        <w:r w:rsidR="0014341B" w:rsidRPr="00C814ED">
          <w:rPr>
            <w:rStyle w:val="Hyperlink"/>
            <w:noProof/>
          </w:rPr>
          <w:t>Integrating CGMM with Container Managed Security</w:t>
        </w:r>
        <w:r w:rsidR="0014341B">
          <w:rPr>
            <w:noProof/>
            <w:webHidden/>
          </w:rPr>
          <w:tab/>
        </w:r>
        <w:r>
          <w:rPr>
            <w:noProof/>
            <w:webHidden/>
          </w:rPr>
          <w:fldChar w:fldCharType="begin"/>
        </w:r>
        <w:r w:rsidR="0014341B">
          <w:rPr>
            <w:noProof/>
            <w:webHidden/>
          </w:rPr>
          <w:instrText xml:space="preserve"> PAGEREF _Toc238738169 \h </w:instrText>
        </w:r>
      </w:ins>
      <w:r>
        <w:rPr>
          <w:noProof/>
          <w:webHidden/>
        </w:rPr>
      </w:r>
      <w:r>
        <w:rPr>
          <w:noProof/>
          <w:webHidden/>
        </w:rPr>
        <w:fldChar w:fldCharType="separate"/>
      </w:r>
      <w:ins w:id="179" w:author=" Vijay Parmar" w:date="2009-08-22T20:59:00Z">
        <w:r w:rsidR="0014341B">
          <w:rPr>
            <w:noProof/>
            <w:webHidden/>
          </w:rPr>
          <w:t>39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80" w:author=" Vijay Parmar" w:date="2009-08-22T20:59:00Z"/>
          <w:rFonts w:asciiTheme="minorHAnsi" w:eastAsiaTheme="minorEastAsia" w:hAnsiTheme="minorHAnsi" w:cstheme="minorBidi"/>
          <w:noProof/>
          <w:sz w:val="22"/>
          <w:szCs w:val="22"/>
        </w:rPr>
      </w:pPr>
      <w:ins w:id="18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Overview</w:t>
        </w:r>
        <w:r w:rsidR="0014341B">
          <w:rPr>
            <w:noProof/>
            <w:webHidden/>
          </w:rPr>
          <w:tab/>
        </w:r>
        <w:r>
          <w:rPr>
            <w:noProof/>
            <w:webHidden/>
          </w:rPr>
          <w:fldChar w:fldCharType="begin"/>
        </w:r>
        <w:r w:rsidR="0014341B">
          <w:rPr>
            <w:noProof/>
            <w:webHidden/>
          </w:rPr>
          <w:instrText xml:space="preserve"> PAGEREF _Toc238738170 \h </w:instrText>
        </w:r>
      </w:ins>
      <w:r>
        <w:rPr>
          <w:noProof/>
          <w:webHidden/>
        </w:rPr>
      </w:r>
      <w:r>
        <w:rPr>
          <w:noProof/>
          <w:webHidden/>
        </w:rPr>
        <w:fldChar w:fldCharType="separate"/>
      </w:r>
      <w:ins w:id="182" w:author=" Vijay Parmar" w:date="2009-08-22T20:59:00Z">
        <w:r w:rsidR="0014341B">
          <w:rPr>
            <w:noProof/>
            <w:webHidden/>
          </w:rPr>
          <w:t>39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83" w:author=" Vijay Parmar" w:date="2009-08-22T20:59:00Z"/>
          <w:rFonts w:asciiTheme="minorHAnsi" w:eastAsiaTheme="minorEastAsia" w:hAnsiTheme="minorHAnsi" w:cstheme="minorBidi"/>
          <w:noProof/>
          <w:sz w:val="22"/>
          <w:szCs w:val="22"/>
        </w:rPr>
      </w:pPr>
      <w:ins w:id="18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Integration Steps</w:t>
        </w:r>
        <w:r w:rsidR="0014341B">
          <w:rPr>
            <w:noProof/>
            <w:webHidden/>
          </w:rPr>
          <w:tab/>
        </w:r>
        <w:r>
          <w:rPr>
            <w:noProof/>
            <w:webHidden/>
          </w:rPr>
          <w:fldChar w:fldCharType="begin"/>
        </w:r>
        <w:r w:rsidR="0014341B">
          <w:rPr>
            <w:noProof/>
            <w:webHidden/>
          </w:rPr>
          <w:instrText xml:space="preserve"> PAGEREF _Toc238738171 \h </w:instrText>
        </w:r>
      </w:ins>
      <w:r>
        <w:rPr>
          <w:noProof/>
          <w:webHidden/>
        </w:rPr>
      </w:r>
      <w:r>
        <w:rPr>
          <w:noProof/>
          <w:webHidden/>
        </w:rPr>
        <w:fldChar w:fldCharType="separate"/>
      </w:r>
      <w:ins w:id="185" w:author=" Vijay Parmar" w:date="2009-08-22T20:59:00Z">
        <w:r w:rsidR="0014341B">
          <w:rPr>
            <w:noProof/>
            <w:webHidden/>
          </w:rPr>
          <w:t>40</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186" w:author=" Vijay Parmar" w:date="2009-08-22T20:59:00Z"/>
          <w:rFonts w:asciiTheme="minorHAnsi" w:eastAsiaTheme="minorEastAsia" w:hAnsiTheme="minorHAnsi" w:cstheme="minorBidi"/>
          <w:b w:val="0"/>
          <w:noProof/>
          <w:sz w:val="22"/>
          <w:szCs w:val="22"/>
        </w:rPr>
      </w:pPr>
      <w:ins w:id="18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6</w:t>
        </w:r>
        <w:r w:rsidR="0014341B">
          <w:rPr>
            <w:rFonts w:asciiTheme="minorHAnsi" w:eastAsiaTheme="minorEastAsia" w:hAnsiTheme="minorHAnsi" w:cstheme="minorBidi"/>
            <w:b w:val="0"/>
            <w:noProof/>
            <w:sz w:val="22"/>
            <w:szCs w:val="22"/>
          </w:rPr>
          <w:tab/>
        </w:r>
        <w:r w:rsidR="0014341B" w:rsidRPr="00C814ED">
          <w:rPr>
            <w:rStyle w:val="Hyperlink"/>
            <w:noProof/>
          </w:rPr>
          <w:t>CGMM Installation and Deployment</w:t>
        </w:r>
        <w:r w:rsidR="0014341B">
          <w:rPr>
            <w:noProof/>
            <w:webHidden/>
          </w:rPr>
          <w:tab/>
        </w:r>
        <w:r>
          <w:rPr>
            <w:noProof/>
            <w:webHidden/>
          </w:rPr>
          <w:fldChar w:fldCharType="begin"/>
        </w:r>
        <w:r w:rsidR="0014341B">
          <w:rPr>
            <w:noProof/>
            <w:webHidden/>
          </w:rPr>
          <w:instrText xml:space="preserve"> PAGEREF _Toc238738172 \h </w:instrText>
        </w:r>
      </w:ins>
      <w:r>
        <w:rPr>
          <w:noProof/>
          <w:webHidden/>
        </w:rPr>
      </w:r>
      <w:r>
        <w:rPr>
          <w:noProof/>
          <w:webHidden/>
        </w:rPr>
        <w:fldChar w:fldCharType="separate"/>
      </w:r>
      <w:ins w:id="188" w:author=" Vijay Parmar" w:date="2009-08-22T20:59:00Z">
        <w:r w:rsidR="0014341B">
          <w:rPr>
            <w:noProof/>
            <w:webHidden/>
          </w:rPr>
          <w:t>41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89" w:author=" Vijay Parmar" w:date="2009-08-22T20:59:00Z"/>
          <w:rFonts w:asciiTheme="minorHAnsi" w:eastAsiaTheme="minorEastAsia" w:hAnsiTheme="minorHAnsi" w:cstheme="minorBidi"/>
          <w:noProof/>
          <w:sz w:val="22"/>
          <w:szCs w:val="22"/>
        </w:rPr>
      </w:pPr>
      <w:ins w:id="19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Release Contents</w:t>
        </w:r>
        <w:r w:rsidR="0014341B">
          <w:rPr>
            <w:noProof/>
            <w:webHidden/>
          </w:rPr>
          <w:tab/>
        </w:r>
        <w:r>
          <w:rPr>
            <w:noProof/>
            <w:webHidden/>
          </w:rPr>
          <w:fldChar w:fldCharType="begin"/>
        </w:r>
        <w:r w:rsidR="0014341B">
          <w:rPr>
            <w:noProof/>
            <w:webHidden/>
          </w:rPr>
          <w:instrText xml:space="preserve"> PAGEREF _Toc238738173 \h </w:instrText>
        </w:r>
      </w:ins>
      <w:r>
        <w:rPr>
          <w:noProof/>
          <w:webHidden/>
        </w:rPr>
      </w:r>
      <w:r>
        <w:rPr>
          <w:noProof/>
          <w:webHidden/>
        </w:rPr>
        <w:fldChar w:fldCharType="separate"/>
      </w:r>
      <w:ins w:id="191" w:author=" Vijay Parmar" w:date="2009-08-22T20:59:00Z">
        <w:r w:rsidR="0014341B">
          <w:rPr>
            <w:noProof/>
            <w:webHidden/>
          </w:rPr>
          <w:t>42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92" w:author=" Vijay Parmar" w:date="2009-08-22T20:59:00Z"/>
          <w:rFonts w:asciiTheme="minorHAnsi" w:eastAsiaTheme="minorEastAsia" w:hAnsiTheme="minorHAnsi" w:cstheme="minorBidi"/>
          <w:noProof/>
          <w:sz w:val="22"/>
          <w:szCs w:val="22"/>
        </w:rPr>
      </w:pPr>
      <w:ins w:id="19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Installation Pre-Requisites</w:t>
        </w:r>
        <w:r w:rsidR="0014341B">
          <w:rPr>
            <w:noProof/>
            <w:webHidden/>
          </w:rPr>
          <w:tab/>
        </w:r>
        <w:r>
          <w:rPr>
            <w:noProof/>
            <w:webHidden/>
          </w:rPr>
          <w:fldChar w:fldCharType="begin"/>
        </w:r>
        <w:r w:rsidR="0014341B">
          <w:rPr>
            <w:noProof/>
            <w:webHidden/>
          </w:rPr>
          <w:instrText xml:space="preserve"> PAGEREF _Toc238738174 \h </w:instrText>
        </w:r>
      </w:ins>
      <w:r>
        <w:rPr>
          <w:noProof/>
          <w:webHidden/>
        </w:rPr>
      </w:r>
      <w:r>
        <w:rPr>
          <w:noProof/>
          <w:webHidden/>
        </w:rPr>
        <w:fldChar w:fldCharType="separate"/>
      </w:r>
      <w:ins w:id="194" w:author=" Vijay Parmar" w:date="2009-08-22T20:59:00Z">
        <w:r w:rsidR="0014341B">
          <w:rPr>
            <w:noProof/>
            <w:webHidden/>
          </w:rPr>
          <w:t>43</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95" w:author=" Vijay Parmar" w:date="2009-08-22T20:59:00Z"/>
          <w:rFonts w:asciiTheme="minorHAnsi" w:eastAsiaTheme="minorEastAsia" w:hAnsiTheme="minorHAnsi" w:cstheme="minorBidi"/>
          <w:noProof/>
          <w:sz w:val="22"/>
          <w:szCs w:val="22"/>
        </w:rPr>
      </w:pPr>
      <w:ins w:id="19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Refactoring Host Application (Default Behavior)</w:t>
        </w:r>
        <w:r w:rsidR="0014341B">
          <w:rPr>
            <w:noProof/>
            <w:webHidden/>
          </w:rPr>
          <w:tab/>
        </w:r>
        <w:r>
          <w:rPr>
            <w:noProof/>
            <w:webHidden/>
          </w:rPr>
          <w:fldChar w:fldCharType="begin"/>
        </w:r>
        <w:r w:rsidR="0014341B">
          <w:rPr>
            <w:noProof/>
            <w:webHidden/>
          </w:rPr>
          <w:instrText xml:space="preserve"> PAGEREF _Toc238738175 \h </w:instrText>
        </w:r>
      </w:ins>
      <w:r>
        <w:rPr>
          <w:noProof/>
          <w:webHidden/>
        </w:rPr>
      </w:r>
      <w:r>
        <w:rPr>
          <w:noProof/>
          <w:webHidden/>
        </w:rPr>
        <w:fldChar w:fldCharType="separate"/>
      </w:r>
      <w:ins w:id="197" w:author=" Vijay Parmar" w:date="2009-08-22T20:59:00Z">
        <w:r w:rsidR="0014341B">
          <w:rPr>
            <w:noProof/>
            <w:webHidden/>
          </w:rPr>
          <w:t>43</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98" w:author=" Vijay Parmar" w:date="2009-08-22T20:59:00Z"/>
          <w:rFonts w:asciiTheme="minorHAnsi" w:eastAsiaTheme="minorEastAsia" w:hAnsiTheme="minorHAnsi" w:cstheme="minorBidi"/>
          <w:noProof/>
          <w:sz w:val="22"/>
          <w:szCs w:val="22"/>
        </w:rPr>
      </w:pPr>
      <w:ins w:id="19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Configure Container Managed Security (Alternate Behavior)</w:t>
        </w:r>
        <w:r w:rsidR="0014341B">
          <w:rPr>
            <w:noProof/>
            <w:webHidden/>
          </w:rPr>
          <w:tab/>
        </w:r>
        <w:r>
          <w:rPr>
            <w:noProof/>
            <w:webHidden/>
          </w:rPr>
          <w:fldChar w:fldCharType="begin"/>
        </w:r>
        <w:r w:rsidR="0014341B">
          <w:rPr>
            <w:noProof/>
            <w:webHidden/>
          </w:rPr>
          <w:instrText xml:space="preserve"> PAGEREF _Toc238738176 \h </w:instrText>
        </w:r>
      </w:ins>
      <w:r>
        <w:rPr>
          <w:noProof/>
          <w:webHidden/>
        </w:rPr>
      </w:r>
      <w:r>
        <w:rPr>
          <w:noProof/>
          <w:webHidden/>
        </w:rPr>
        <w:fldChar w:fldCharType="separate"/>
      </w:r>
      <w:ins w:id="200" w:author=" Vijay Parmar" w:date="2009-08-22T20:59:00Z">
        <w:r w:rsidR="0014341B">
          <w:rPr>
            <w:noProof/>
            <w:webHidden/>
          </w:rPr>
          <w:t>44</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201" w:author=" Vijay Parmar" w:date="2009-08-22T20:59:00Z"/>
          <w:rFonts w:asciiTheme="minorHAnsi" w:eastAsiaTheme="minorEastAsia" w:hAnsiTheme="minorHAnsi" w:cstheme="minorBidi"/>
          <w:noProof/>
          <w:sz w:val="22"/>
          <w:szCs w:val="22"/>
        </w:rPr>
      </w:pPr>
      <w:ins w:id="20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caGrid Security Infrastructure</w:t>
        </w:r>
        <w:r w:rsidR="0014341B">
          <w:rPr>
            <w:noProof/>
            <w:webHidden/>
          </w:rPr>
          <w:tab/>
        </w:r>
        <w:r>
          <w:rPr>
            <w:noProof/>
            <w:webHidden/>
          </w:rPr>
          <w:fldChar w:fldCharType="begin"/>
        </w:r>
        <w:r w:rsidR="0014341B">
          <w:rPr>
            <w:noProof/>
            <w:webHidden/>
          </w:rPr>
          <w:instrText xml:space="preserve"> PAGEREF _Toc238738177 \h </w:instrText>
        </w:r>
      </w:ins>
      <w:r>
        <w:rPr>
          <w:noProof/>
          <w:webHidden/>
        </w:rPr>
      </w:r>
      <w:r>
        <w:rPr>
          <w:noProof/>
          <w:webHidden/>
        </w:rPr>
        <w:fldChar w:fldCharType="separate"/>
      </w:r>
      <w:ins w:id="203" w:author=" Vijay Parmar" w:date="2009-08-22T20:59:00Z">
        <w:r w:rsidR="0014341B">
          <w:rPr>
            <w:noProof/>
            <w:webHidden/>
          </w:rPr>
          <w:t>45</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204" w:author=" Vijay Parmar" w:date="2009-08-22T20:59:00Z"/>
          <w:rFonts w:asciiTheme="minorHAnsi" w:eastAsiaTheme="minorEastAsia" w:hAnsiTheme="minorHAnsi" w:cstheme="minorBidi"/>
          <w:noProof/>
          <w:sz w:val="22"/>
          <w:szCs w:val="22"/>
        </w:rPr>
      </w:pPr>
      <w:ins w:id="20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Identify Configuration Parameters for CGMM</w:t>
        </w:r>
        <w:r w:rsidR="0014341B">
          <w:rPr>
            <w:noProof/>
            <w:webHidden/>
          </w:rPr>
          <w:tab/>
        </w:r>
        <w:r>
          <w:rPr>
            <w:noProof/>
            <w:webHidden/>
          </w:rPr>
          <w:fldChar w:fldCharType="begin"/>
        </w:r>
        <w:r w:rsidR="0014341B">
          <w:rPr>
            <w:noProof/>
            <w:webHidden/>
          </w:rPr>
          <w:instrText xml:space="preserve"> PAGEREF _Toc238738178 \h </w:instrText>
        </w:r>
      </w:ins>
      <w:r>
        <w:rPr>
          <w:noProof/>
          <w:webHidden/>
        </w:rPr>
      </w:r>
      <w:r>
        <w:rPr>
          <w:noProof/>
          <w:webHidden/>
        </w:rPr>
        <w:fldChar w:fldCharType="separate"/>
      </w:r>
      <w:ins w:id="206" w:author=" Vijay Parmar" w:date="2009-08-22T20:59:00Z">
        <w:r w:rsidR="0014341B">
          <w:rPr>
            <w:noProof/>
            <w:webHidden/>
          </w:rPr>
          <w:t>46</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207" w:author=" Vijay Parmar" w:date="2009-08-22T20:59:00Z"/>
          <w:rFonts w:asciiTheme="minorHAnsi" w:eastAsiaTheme="minorEastAsia" w:hAnsiTheme="minorHAnsi" w:cstheme="minorBidi"/>
          <w:noProof/>
          <w:sz w:val="22"/>
          <w:szCs w:val="22"/>
        </w:rPr>
      </w:pPr>
      <w:ins w:id="20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Deployment Checklist</w:t>
        </w:r>
        <w:r w:rsidR="0014341B">
          <w:rPr>
            <w:noProof/>
            <w:webHidden/>
          </w:rPr>
          <w:tab/>
        </w:r>
        <w:r>
          <w:rPr>
            <w:noProof/>
            <w:webHidden/>
          </w:rPr>
          <w:fldChar w:fldCharType="begin"/>
        </w:r>
        <w:r w:rsidR="0014341B">
          <w:rPr>
            <w:noProof/>
            <w:webHidden/>
          </w:rPr>
          <w:instrText xml:space="preserve"> PAGEREF _Toc238738179 \h </w:instrText>
        </w:r>
      </w:ins>
      <w:r>
        <w:rPr>
          <w:noProof/>
          <w:webHidden/>
        </w:rPr>
      </w:r>
      <w:r>
        <w:rPr>
          <w:noProof/>
          <w:webHidden/>
        </w:rPr>
        <w:fldChar w:fldCharType="separate"/>
      </w:r>
      <w:ins w:id="209" w:author=" Vijay Parmar" w:date="2009-08-22T20:59:00Z">
        <w:r w:rsidR="0014341B">
          <w:rPr>
            <w:noProof/>
            <w:webHidden/>
          </w:rPr>
          <w:t>46</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210" w:author=" Vijay Parmar" w:date="2009-08-22T20:59:00Z"/>
          <w:rFonts w:asciiTheme="minorHAnsi" w:eastAsiaTheme="minorEastAsia" w:hAnsiTheme="minorHAnsi" w:cstheme="minorBidi"/>
          <w:noProof/>
          <w:sz w:val="22"/>
          <w:szCs w:val="22"/>
        </w:rPr>
      </w:pPr>
      <w:ins w:id="21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Deployment Steps</w:t>
        </w:r>
        <w:r w:rsidR="0014341B">
          <w:rPr>
            <w:noProof/>
            <w:webHidden/>
          </w:rPr>
          <w:tab/>
        </w:r>
        <w:r>
          <w:rPr>
            <w:noProof/>
            <w:webHidden/>
          </w:rPr>
          <w:fldChar w:fldCharType="begin"/>
        </w:r>
        <w:r w:rsidR="0014341B">
          <w:rPr>
            <w:noProof/>
            <w:webHidden/>
          </w:rPr>
          <w:instrText xml:space="preserve"> PAGEREF _Toc238738180 \h </w:instrText>
        </w:r>
      </w:ins>
      <w:r>
        <w:rPr>
          <w:noProof/>
          <w:webHidden/>
        </w:rPr>
      </w:r>
      <w:r>
        <w:rPr>
          <w:noProof/>
          <w:webHidden/>
        </w:rPr>
        <w:fldChar w:fldCharType="separate"/>
      </w:r>
      <w:ins w:id="212" w:author=" Vijay Parmar" w:date="2009-08-22T20:59:00Z">
        <w:r w:rsidR="0014341B">
          <w:rPr>
            <w:noProof/>
            <w:webHidden/>
          </w:rPr>
          <w:t>47</w:t>
        </w:r>
        <w:r>
          <w:rPr>
            <w:noProof/>
            <w:webHidden/>
          </w:rPr>
          <w:fldChar w:fldCharType="end"/>
        </w:r>
        <w:r w:rsidRPr="00C814ED">
          <w:rPr>
            <w:rStyle w:val="Hyperlink"/>
            <w:noProof/>
          </w:rPr>
          <w:fldChar w:fldCharType="end"/>
        </w:r>
      </w:ins>
    </w:p>
    <w:p w:rsidR="0014341B" w:rsidRDefault="005E6C7C">
      <w:pPr>
        <w:pStyle w:val="TOC1"/>
        <w:tabs>
          <w:tab w:val="left" w:pos="1760"/>
          <w:tab w:val="right" w:leader="dot" w:pos="8918"/>
        </w:tabs>
        <w:rPr>
          <w:ins w:id="213" w:author=" Vijay Parmar" w:date="2009-08-22T20:59:00Z"/>
          <w:rFonts w:asciiTheme="minorHAnsi" w:eastAsiaTheme="minorEastAsia" w:hAnsiTheme="minorHAnsi" w:cstheme="minorBidi"/>
          <w:b w:val="0"/>
          <w:noProof/>
          <w:sz w:val="22"/>
          <w:szCs w:val="22"/>
        </w:rPr>
      </w:pPr>
      <w:ins w:id="21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A</w:t>
        </w:r>
        <w:r w:rsidR="0014341B">
          <w:rPr>
            <w:rFonts w:asciiTheme="minorHAnsi" w:eastAsiaTheme="minorEastAsia" w:hAnsiTheme="minorHAnsi" w:cstheme="minorBidi"/>
            <w:b w:val="0"/>
            <w:noProof/>
            <w:sz w:val="22"/>
            <w:szCs w:val="22"/>
          </w:rPr>
          <w:tab/>
        </w:r>
        <w:r w:rsidR="0014341B" w:rsidRPr="00C814ED">
          <w:rPr>
            <w:rStyle w:val="Hyperlink"/>
            <w:noProof/>
          </w:rPr>
          <w:t>CGMM Properties XSD File</w:t>
        </w:r>
        <w:r w:rsidR="0014341B">
          <w:rPr>
            <w:noProof/>
            <w:webHidden/>
          </w:rPr>
          <w:tab/>
        </w:r>
        <w:r>
          <w:rPr>
            <w:noProof/>
            <w:webHidden/>
          </w:rPr>
          <w:fldChar w:fldCharType="begin"/>
        </w:r>
        <w:r w:rsidR="0014341B">
          <w:rPr>
            <w:noProof/>
            <w:webHidden/>
          </w:rPr>
          <w:instrText xml:space="preserve"> PAGEREF _Toc238738181 \h </w:instrText>
        </w:r>
      </w:ins>
      <w:r>
        <w:rPr>
          <w:noProof/>
          <w:webHidden/>
        </w:rPr>
      </w:r>
      <w:r>
        <w:rPr>
          <w:noProof/>
          <w:webHidden/>
        </w:rPr>
        <w:fldChar w:fldCharType="separate"/>
      </w:r>
      <w:ins w:id="215" w:author=" Vijay Parmar" w:date="2009-08-22T20:59:00Z">
        <w:r w:rsidR="0014341B">
          <w:rPr>
            <w:noProof/>
            <w:webHidden/>
          </w:rPr>
          <w:t>51</w:t>
        </w:r>
        <w:r>
          <w:rPr>
            <w:noProof/>
            <w:webHidden/>
          </w:rPr>
          <w:fldChar w:fldCharType="end"/>
        </w:r>
        <w:r w:rsidRPr="00C814ED">
          <w:rPr>
            <w:rStyle w:val="Hyperlink"/>
            <w:noProof/>
          </w:rPr>
          <w:fldChar w:fldCharType="end"/>
        </w:r>
      </w:ins>
    </w:p>
    <w:p w:rsidR="0014341B" w:rsidRDefault="005E6C7C">
      <w:pPr>
        <w:pStyle w:val="TOC1"/>
        <w:tabs>
          <w:tab w:val="left" w:pos="1540"/>
          <w:tab w:val="right" w:leader="dot" w:pos="8918"/>
        </w:tabs>
        <w:rPr>
          <w:ins w:id="216" w:author=" Vijay Parmar" w:date="2009-08-22T20:59:00Z"/>
          <w:rFonts w:asciiTheme="minorHAnsi" w:eastAsiaTheme="minorEastAsia" w:hAnsiTheme="minorHAnsi" w:cstheme="minorBidi"/>
          <w:b w:val="0"/>
          <w:noProof/>
          <w:sz w:val="22"/>
          <w:szCs w:val="22"/>
        </w:rPr>
      </w:pPr>
      <w:ins w:id="21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B</w:t>
        </w:r>
        <w:r w:rsidR="0014341B">
          <w:rPr>
            <w:rFonts w:asciiTheme="minorHAnsi" w:eastAsiaTheme="minorEastAsia" w:hAnsiTheme="minorHAnsi" w:cstheme="minorBidi"/>
            <w:b w:val="0"/>
            <w:noProof/>
            <w:sz w:val="22"/>
            <w:szCs w:val="22"/>
          </w:rPr>
          <w:tab/>
        </w:r>
        <w:r w:rsidR="0014341B" w:rsidRPr="00C814ED">
          <w:rPr>
            <w:rStyle w:val="Hyperlink"/>
            <w:noProof/>
          </w:rPr>
          <w:t>Sample CGMM Properties File</w:t>
        </w:r>
        <w:r w:rsidR="0014341B">
          <w:rPr>
            <w:noProof/>
            <w:webHidden/>
          </w:rPr>
          <w:tab/>
        </w:r>
        <w:r>
          <w:rPr>
            <w:noProof/>
            <w:webHidden/>
          </w:rPr>
          <w:fldChar w:fldCharType="begin"/>
        </w:r>
        <w:r w:rsidR="0014341B">
          <w:rPr>
            <w:noProof/>
            <w:webHidden/>
          </w:rPr>
          <w:instrText xml:space="preserve"> PAGEREF _Toc238738182 \h </w:instrText>
        </w:r>
      </w:ins>
      <w:r>
        <w:rPr>
          <w:noProof/>
          <w:webHidden/>
        </w:rPr>
      </w:r>
      <w:r>
        <w:rPr>
          <w:noProof/>
          <w:webHidden/>
        </w:rPr>
        <w:fldChar w:fldCharType="separate"/>
      </w:r>
      <w:ins w:id="218" w:author=" Vijay Parmar" w:date="2009-08-22T20:59:00Z">
        <w:r w:rsidR="0014341B">
          <w:rPr>
            <w:noProof/>
            <w:webHidden/>
          </w:rPr>
          <w:t>57</w:t>
        </w:r>
        <w:r>
          <w:rPr>
            <w:noProof/>
            <w:webHidden/>
          </w:rPr>
          <w:fldChar w:fldCharType="end"/>
        </w:r>
        <w:r w:rsidRPr="00C814ED">
          <w:rPr>
            <w:rStyle w:val="Hyperlink"/>
            <w:noProof/>
          </w:rPr>
          <w:fldChar w:fldCharType="end"/>
        </w:r>
      </w:ins>
    </w:p>
    <w:p w:rsidR="0014341B" w:rsidRDefault="005E6C7C">
      <w:pPr>
        <w:pStyle w:val="TOC1"/>
        <w:tabs>
          <w:tab w:val="left" w:pos="1760"/>
          <w:tab w:val="right" w:leader="dot" w:pos="8918"/>
        </w:tabs>
        <w:rPr>
          <w:ins w:id="219" w:author=" Vijay Parmar" w:date="2009-08-22T20:59:00Z"/>
          <w:rFonts w:asciiTheme="minorHAnsi" w:eastAsiaTheme="minorEastAsia" w:hAnsiTheme="minorHAnsi" w:cstheme="minorBidi"/>
          <w:b w:val="0"/>
          <w:noProof/>
          <w:sz w:val="22"/>
          <w:szCs w:val="22"/>
        </w:rPr>
      </w:pPr>
      <w:ins w:id="22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C</w:t>
        </w:r>
        <w:r w:rsidR="0014341B">
          <w:rPr>
            <w:rFonts w:asciiTheme="minorHAnsi" w:eastAsiaTheme="minorEastAsia" w:hAnsiTheme="minorHAnsi" w:cstheme="minorBidi"/>
            <w:b w:val="0"/>
            <w:noProof/>
            <w:sz w:val="22"/>
            <w:szCs w:val="22"/>
          </w:rPr>
          <w:tab/>
        </w:r>
        <w:r w:rsidR="0014341B" w:rsidRPr="00C814ED">
          <w:rPr>
            <w:rStyle w:val="Hyperlink"/>
            <w:noProof/>
          </w:rPr>
          <w:t>Sample Sync Description File</w:t>
        </w:r>
        <w:r w:rsidR="0014341B">
          <w:rPr>
            <w:noProof/>
            <w:webHidden/>
          </w:rPr>
          <w:tab/>
        </w:r>
        <w:r>
          <w:rPr>
            <w:noProof/>
            <w:webHidden/>
          </w:rPr>
          <w:fldChar w:fldCharType="begin"/>
        </w:r>
        <w:r w:rsidR="0014341B">
          <w:rPr>
            <w:noProof/>
            <w:webHidden/>
          </w:rPr>
          <w:instrText xml:space="preserve"> PAGEREF _Toc238738183 \h </w:instrText>
        </w:r>
      </w:ins>
      <w:r>
        <w:rPr>
          <w:noProof/>
          <w:webHidden/>
        </w:rPr>
      </w:r>
      <w:r>
        <w:rPr>
          <w:noProof/>
          <w:webHidden/>
        </w:rPr>
        <w:fldChar w:fldCharType="separate"/>
      </w:r>
      <w:ins w:id="221" w:author=" Vijay Parmar" w:date="2009-08-22T20:59:00Z">
        <w:r w:rsidR="0014341B">
          <w:rPr>
            <w:noProof/>
            <w:webHidden/>
          </w:rPr>
          <w:t>59</w:t>
        </w:r>
        <w:r>
          <w:rPr>
            <w:noProof/>
            <w:webHidden/>
          </w:rPr>
          <w:fldChar w:fldCharType="end"/>
        </w:r>
        <w:r w:rsidRPr="00C814ED">
          <w:rPr>
            <w:rStyle w:val="Hyperlink"/>
            <w:noProof/>
          </w:rPr>
          <w:fldChar w:fldCharType="end"/>
        </w:r>
      </w:ins>
    </w:p>
    <w:p w:rsidR="0014341B" w:rsidRDefault="005E6C7C">
      <w:pPr>
        <w:pStyle w:val="TOC1"/>
        <w:tabs>
          <w:tab w:val="left" w:pos="1760"/>
          <w:tab w:val="right" w:leader="dot" w:pos="8918"/>
        </w:tabs>
        <w:rPr>
          <w:ins w:id="222" w:author=" Vijay Parmar" w:date="2009-08-22T20:59:00Z"/>
          <w:rFonts w:asciiTheme="minorHAnsi" w:eastAsiaTheme="minorEastAsia" w:hAnsiTheme="minorHAnsi" w:cstheme="minorBidi"/>
          <w:b w:val="0"/>
          <w:noProof/>
          <w:sz w:val="22"/>
          <w:szCs w:val="22"/>
        </w:rPr>
      </w:pPr>
      <w:ins w:id="22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D</w:t>
        </w:r>
        <w:r w:rsidR="0014341B">
          <w:rPr>
            <w:rFonts w:asciiTheme="minorHAnsi" w:eastAsiaTheme="minorEastAsia" w:hAnsiTheme="minorHAnsi" w:cstheme="minorBidi"/>
            <w:b w:val="0"/>
            <w:noProof/>
            <w:sz w:val="22"/>
            <w:szCs w:val="22"/>
          </w:rPr>
          <w:tab/>
        </w:r>
        <w:r w:rsidR="0014341B" w:rsidRPr="00C814ED">
          <w:rPr>
            <w:rStyle w:val="Hyperlink"/>
            <w:noProof/>
          </w:rPr>
          <w:t>CGMM with Reference Implementation</w:t>
        </w:r>
        <w:r w:rsidR="0014341B">
          <w:rPr>
            <w:noProof/>
            <w:webHidden/>
          </w:rPr>
          <w:tab/>
        </w:r>
        <w:r>
          <w:rPr>
            <w:noProof/>
            <w:webHidden/>
          </w:rPr>
          <w:fldChar w:fldCharType="begin"/>
        </w:r>
        <w:r w:rsidR="0014341B">
          <w:rPr>
            <w:noProof/>
            <w:webHidden/>
          </w:rPr>
          <w:instrText xml:space="preserve"> PAGEREF _Toc238738184 \h </w:instrText>
        </w:r>
      </w:ins>
      <w:r>
        <w:rPr>
          <w:noProof/>
          <w:webHidden/>
        </w:rPr>
      </w:r>
      <w:r>
        <w:rPr>
          <w:noProof/>
          <w:webHidden/>
        </w:rPr>
        <w:fldChar w:fldCharType="separate"/>
      </w:r>
      <w:ins w:id="224" w:author=" Vijay Parmar" w:date="2009-08-22T20:59:00Z">
        <w:r w:rsidR="0014341B">
          <w:rPr>
            <w:noProof/>
            <w:webHidden/>
          </w:rPr>
          <w:t>60</w:t>
        </w:r>
        <w:r>
          <w:rPr>
            <w:noProof/>
            <w:webHidden/>
          </w:rPr>
          <w:fldChar w:fldCharType="end"/>
        </w:r>
        <w:r w:rsidRPr="00C814ED">
          <w:rPr>
            <w:rStyle w:val="Hyperlink"/>
            <w:noProof/>
          </w:rPr>
          <w:fldChar w:fldCharType="end"/>
        </w:r>
      </w:ins>
    </w:p>
    <w:p w:rsidR="0014341B" w:rsidRDefault="005E6C7C">
      <w:pPr>
        <w:pStyle w:val="TOC1"/>
        <w:tabs>
          <w:tab w:val="left" w:pos="1540"/>
          <w:tab w:val="right" w:leader="dot" w:pos="8918"/>
        </w:tabs>
        <w:rPr>
          <w:ins w:id="225" w:author=" Vijay Parmar" w:date="2009-08-22T20:59:00Z"/>
          <w:rFonts w:asciiTheme="minorHAnsi" w:eastAsiaTheme="minorEastAsia" w:hAnsiTheme="minorHAnsi" w:cstheme="minorBidi"/>
          <w:b w:val="0"/>
          <w:noProof/>
          <w:sz w:val="22"/>
          <w:szCs w:val="22"/>
        </w:rPr>
      </w:pPr>
      <w:ins w:id="22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E</w:t>
        </w:r>
        <w:r w:rsidR="0014341B">
          <w:rPr>
            <w:rFonts w:asciiTheme="minorHAnsi" w:eastAsiaTheme="minorEastAsia" w:hAnsiTheme="minorHAnsi" w:cstheme="minorBidi"/>
            <w:b w:val="0"/>
            <w:noProof/>
            <w:sz w:val="22"/>
            <w:szCs w:val="22"/>
          </w:rPr>
          <w:tab/>
        </w:r>
        <w:r w:rsidR="0014341B" w:rsidRPr="00C814ED">
          <w:rPr>
            <w:rStyle w:val="Hyperlink"/>
            <w:noProof/>
          </w:rPr>
          <w:t>Testing CGMM Container Managed Security Integration</w:t>
        </w:r>
        <w:r w:rsidR="0014341B">
          <w:rPr>
            <w:noProof/>
            <w:webHidden/>
          </w:rPr>
          <w:tab/>
        </w:r>
        <w:r>
          <w:rPr>
            <w:noProof/>
            <w:webHidden/>
          </w:rPr>
          <w:fldChar w:fldCharType="begin"/>
        </w:r>
        <w:r w:rsidR="0014341B">
          <w:rPr>
            <w:noProof/>
            <w:webHidden/>
          </w:rPr>
          <w:instrText xml:space="preserve"> PAGEREF _Toc238738185 \h </w:instrText>
        </w:r>
      </w:ins>
      <w:r>
        <w:rPr>
          <w:noProof/>
          <w:webHidden/>
        </w:rPr>
      </w:r>
      <w:r>
        <w:rPr>
          <w:noProof/>
          <w:webHidden/>
        </w:rPr>
        <w:fldChar w:fldCharType="separate"/>
      </w:r>
      <w:ins w:id="227" w:author=" Vijay Parmar" w:date="2009-08-22T20:59:00Z">
        <w:r w:rsidR="0014341B">
          <w:rPr>
            <w:noProof/>
            <w:webHidden/>
          </w:rPr>
          <w:t>63</w:t>
        </w:r>
        <w:r>
          <w:rPr>
            <w:noProof/>
            <w:webHidden/>
          </w:rPr>
          <w:fldChar w:fldCharType="end"/>
        </w:r>
        <w:r w:rsidRPr="00C814ED">
          <w:rPr>
            <w:rStyle w:val="Hyperlink"/>
            <w:noProof/>
          </w:rPr>
          <w:fldChar w:fldCharType="end"/>
        </w:r>
      </w:ins>
    </w:p>
    <w:p w:rsidR="0014341B" w:rsidRDefault="005E6C7C">
      <w:pPr>
        <w:pStyle w:val="TOC1"/>
        <w:tabs>
          <w:tab w:val="left" w:pos="1540"/>
          <w:tab w:val="right" w:leader="dot" w:pos="8918"/>
        </w:tabs>
        <w:rPr>
          <w:ins w:id="228" w:author=" Vijay Parmar" w:date="2009-08-22T20:59:00Z"/>
          <w:rFonts w:asciiTheme="minorHAnsi" w:eastAsiaTheme="minorEastAsia" w:hAnsiTheme="minorHAnsi" w:cstheme="minorBidi"/>
          <w:b w:val="0"/>
          <w:noProof/>
          <w:sz w:val="22"/>
          <w:szCs w:val="22"/>
        </w:rPr>
      </w:pPr>
      <w:ins w:id="22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F</w:t>
        </w:r>
        <w:r w:rsidR="0014341B">
          <w:rPr>
            <w:rFonts w:asciiTheme="minorHAnsi" w:eastAsiaTheme="minorEastAsia" w:hAnsiTheme="minorHAnsi" w:cstheme="minorBidi"/>
            <w:b w:val="0"/>
            <w:noProof/>
            <w:sz w:val="22"/>
            <w:szCs w:val="22"/>
          </w:rPr>
          <w:tab/>
        </w:r>
        <w:r w:rsidR="0014341B" w:rsidRPr="00C814ED">
          <w:rPr>
            <w:rStyle w:val="Hyperlink"/>
            <w:noProof/>
          </w:rPr>
          <w:t>Integrating CGMM Container Managed Security with caArray</w:t>
        </w:r>
        <w:r w:rsidR="0014341B">
          <w:rPr>
            <w:noProof/>
            <w:webHidden/>
          </w:rPr>
          <w:tab/>
        </w:r>
        <w:r>
          <w:rPr>
            <w:noProof/>
            <w:webHidden/>
          </w:rPr>
          <w:fldChar w:fldCharType="begin"/>
        </w:r>
        <w:r w:rsidR="0014341B">
          <w:rPr>
            <w:noProof/>
            <w:webHidden/>
          </w:rPr>
          <w:instrText xml:space="preserve"> PAGEREF _Toc238738186 \h </w:instrText>
        </w:r>
      </w:ins>
      <w:r>
        <w:rPr>
          <w:noProof/>
          <w:webHidden/>
        </w:rPr>
      </w:r>
      <w:r>
        <w:rPr>
          <w:noProof/>
          <w:webHidden/>
        </w:rPr>
        <w:fldChar w:fldCharType="separate"/>
      </w:r>
      <w:ins w:id="230" w:author=" Vijay Parmar" w:date="2009-08-22T20:59:00Z">
        <w:r w:rsidR="0014341B">
          <w:rPr>
            <w:noProof/>
            <w:webHidden/>
          </w:rPr>
          <w:t>66</w:t>
        </w:r>
        <w:r>
          <w:rPr>
            <w:noProof/>
            <w:webHidden/>
          </w:rPr>
          <w:fldChar w:fldCharType="end"/>
        </w:r>
        <w:r w:rsidRPr="00C814ED">
          <w:rPr>
            <w:rStyle w:val="Hyperlink"/>
            <w:noProof/>
          </w:rPr>
          <w:fldChar w:fldCharType="end"/>
        </w:r>
      </w:ins>
    </w:p>
    <w:p w:rsidR="0014341B" w:rsidRDefault="005E6C7C">
      <w:pPr>
        <w:pStyle w:val="TOC1"/>
        <w:tabs>
          <w:tab w:val="left" w:pos="1760"/>
          <w:tab w:val="right" w:leader="dot" w:pos="8918"/>
        </w:tabs>
        <w:rPr>
          <w:ins w:id="231" w:author=" Vijay Parmar" w:date="2009-08-22T20:59:00Z"/>
          <w:rFonts w:asciiTheme="minorHAnsi" w:eastAsiaTheme="minorEastAsia" w:hAnsiTheme="minorHAnsi" w:cstheme="minorBidi"/>
          <w:b w:val="0"/>
          <w:noProof/>
          <w:sz w:val="22"/>
          <w:szCs w:val="22"/>
        </w:rPr>
      </w:pPr>
      <w:ins w:id="23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G</w:t>
        </w:r>
        <w:r w:rsidR="0014341B">
          <w:rPr>
            <w:rFonts w:asciiTheme="minorHAnsi" w:eastAsiaTheme="minorEastAsia" w:hAnsiTheme="minorHAnsi" w:cstheme="minorBidi"/>
            <w:b w:val="0"/>
            <w:noProof/>
            <w:sz w:val="22"/>
            <w:szCs w:val="22"/>
          </w:rPr>
          <w:tab/>
        </w:r>
        <w:r w:rsidR="0014341B" w:rsidRPr="00C814ED">
          <w:rPr>
            <w:rStyle w:val="Hyperlink"/>
            <w:noProof/>
          </w:rPr>
          <w:t>Installing CGMM in existing Container using Command line installer</w:t>
        </w:r>
        <w:r w:rsidR="0014341B">
          <w:rPr>
            <w:noProof/>
            <w:webHidden/>
          </w:rPr>
          <w:tab/>
        </w:r>
        <w:r w:rsidR="00C531FD">
          <w:rPr>
            <w:noProof/>
            <w:webHidden/>
          </w:rPr>
          <w:tab/>
        </w:r>
        <w:r>
          <w:rPr>
            <w:noProof/>
            <w:webHidden/>
          </w:rPr>
          <w:fldChar w:fldCharType="begin"/>
        </w:r>
        <w:r w:rsidR="0014341B">
          <w:rPr>
            <w:noProof/>
            <w:webHidden/>
          </w:rPr>
          <w:instrText xml:space="preserve"> PAGEREF _Toc238738187 \h </w:instrText>
        </w:r>
      </w:ins>
      <w:r>
        <w:rPr>
          <w:noProof/>
          <w:webHidden/>
        </w:rPr>
      </w:r>
      <w:r>
        <w:rPr>
          <w:noProof/>
          <w:webHidden/>
        </w:rPr>
        <w:fldChar w:fldCharType="separate"/>
      </w:r>
      <w:ins w:id="233" w:author=" Vijay Parmar" w:date="2009-08-22T20:59:00Z">
        <w:r w:rsidR="0014341B">
          <w:rPr>
            <w:noProof/>
            <w:webHidden/>
          </w:rPr>
          <w:t>70</w:t>
        </w:r>
        <w:r>
          <w:rPr>
            <w:noProof/>
            <w:webHidden/>
          </w:rPr>
          <w:fldChar w:fldCharType="end"/>
        </w:r>
        <w:r w:rsidRPr="00C814ED">
          <w:rPr>
            <w:rStyle w:val="Hyperlink"/>
            <w:noProof/>
          </w:rPr>
          <w:fldChar w:fldCharType="end"/>
        </w:r>
      </w:ins>
    </w:p>
    <w:p w:rsidR="0014341B" w:rsidRDefault="005E6C7C">
      <w:pPr>
        <w:pStyle w:val="TOC1"/>
        <w:tabs>
          <w:tab w:val="right" w:leader="dot" w:pos="8918"/>
        </w:tabs>
        <w:rPr>
          <w:ins w:id="234" w:author=" Vijay Parmar" w:date="2009-08-22T20:59:00Z"/>
          <w:rFonts w:asciiTheme="minorHAnsi" w:eastAsiaTheme="minorEastAsia" w:hAnsiTheme="minorHAnsi" w:cstheme="minorBidi"/>
          <w:b w:val="0"/>
          <w:noProof/>
          <w:sz w:val="22"/>
          <w:szCs w:val="22"/>
        </w:rPr>
      </w:pPr>
      <w:ins w:id="23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Glossary</w:t>
        </w:r>
        <w:r w:rsidR="0014341B">
          <w:rPr>
            <w:noProof/>
            <w:webHidden/>
          </w:rPr>
          <w:tab/>
        </w:r>
        <w:r>
          <w:rPr>
            <w:noProof/>
            <w:webHidden/>
          </w:rPr>
          <w:fldChar w:fldCharType="begin"/>
        </w:r>
        <w:r w:rsidR="0014341B">
          <w:rPr>
            <w:noProof/>
            <w:webHidden/>
          </w:rPr>
          <w:instrText xml:space="preserve"> PAGEREF _Toc238738188 \h </w:instrText>
        </w:r>
      </w:ins>
      <w:r>
        <w:rPr>
          <w:noProof/>
          <w:webHidden/>
        </w:rPr>
      </w:r>
      <w:r>
        <w:rPr>
          <w:noProof/>
          <w:webHidden/>
        </w:rPr>
        <w:fldChar w:fldCharType="separate"/>
      </w:r>
      <w:ins w:id="236" w:author=" Vijay Parmar" w:date="2009-08-22T20:59:00Z">
        <w:r w:rsidR="0014341B">
          <w:rPr>
            <w:noProof/>
            <w:webHidden/>
          </w:rPr>
          <w:t>71</w:t>
        </w:r>
        <w:r>
          <w:rPr>
            <w:noProof/>
            <w:webHidden/>
          </w:rPr>
          <w:fldChar w:fldCharType="end"/>
        </w:r>
        <w:r w:rsidRPr="00C814ED">
          <w:rPr>
            <w:rStyle w:val="Hyperlink"/>
            <w:noProof/>
          </w:rPr>
          <w:fldChar w:fldCharType="end"/>
        </w:r>
      </w:ins>
    </w:p>
    <w:p w:rsidR="0014341B" w:rsidRDefault="005E6C7C">
      <w:pPr>
        <w:pStyle w:val="TOC1"/>
        <w:tabs>
          <w:tab w:val="right" w:leader="dot" w:pos="8918"/>
        </w:tabs>
        <w:rPr>
          <w:ins w:id="237" w:author=" Vijay Parmar" w:date="2009-08-22T20:59:00Z"/>
          <w:rFonts w:asciiTheme="minorHAnsi" w:eastAsiaTheme="minorEastAsia" w:hAnsiTheme="minorHAnsi" w:cstheme="minorBidi"/>
          <w:b w:val="0"/>
          <w:noProof/>
          <w:sz w:val="22"/>
          <w:szCs w:val="22"/>
        </w:rPr>
      </w:pPr>
      <w:ins w:id="23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Index</w:t>
        </w:r>
        <w:r w:rsidR="0014341B">
          <w:rPr>
            <w:noProof/>
            <w:webHidden/>
          </w:rPr>
          <w:tab/>
        </w:r>
        <w:r>
          <w:rPr>
            <w:noProof/>
            <w:webHidden/>
          </w:rPr>
          <w:fldChar w:fldCharType="begin"/>
        </w:r>
        <w:r w:rsidR="0014341B">
          <w:rPr>
            <w:noProof/>
            <w:webHidden/>
          </w:rPr>
          <w:instrText xml:space="preserve"> PAGEREF _Toc238738189 \h </w:instrText>
        </w:r>
      </w:ins>
      <w:r>
        <w:rPr>
          <w:noProof/>
          <w:webHidden/>
        </w:rPr>
      </w:r>
      <w:r>
        <w:rPr>
          <w:noProof/>
          <w:webHidden/>
        </w:rPr>
        <w:fldChar w:fldCharType="separate"/>
      </w:r>
      <w:ins w:id="239" w:author=" Vijay Parmar" w:date="2009-08-22T20:59:00Z">
        <w:r w:rsidR="0014341B">
          <w:rPr>
            <w:noProof/>
            <w:webHidden/>
          </w:rPr>
          <w:t>73</w:t>
        </w:r>
        <w:r>
          <w:rPr>
            <w:noProof/>
            <w:webHidden/>
          </w:rPr>
          <w:fldChar w:fldCharType="end"/>
        </w:r>
        <w:r w:rsidRPr="00C814ED">
          <w:rPr>
            <w:rStyle w:val="Hyperlink"/>
            <w:noProof/>
          </w:rPr>
          <w:fldChar w:fldCharType="end"/>
        </w:r>
      </w:ins>
    </w:p>
    <w:p w:rsidR="00F14A55" w:rsidDel="0014341B" w:rsidRDefault="005E6C7C">
      <w:pPr>
        <w:pStyle w:val="TOC1"/>
        <w:tabs>
          <w:tab w:val="right" w:leader="dot" w:pos="8918"/>
        </w:tabs>
        <w:rPr>
          <w:del w:id="240" w:author=" Vijay Parmar" w:date="2009-08-22T20:59:00Z"/>
          <w:rFonts w:asciiTheme="minorHAnsi" w:eastAsiaTheme="minorEastAsia" w:hAnsiTheme="minorHAnsi" w:cstheme="minorBidi"/>
          <w:b w:val="0"/>
          <w:noProof/>
          <w:sz w:val="22"/>
          <w:szCs w:val="22"/>
        </w:rPr>
      </w:pPr>
      <w:del w:id="241" w:author=" Vijay Parmar" w:date="2009-08-22T20:59:00Z">
        <w:r w:rsidRPr="005E6C7C">
          <w:rPr>
            <w:rPrChange w:id="242" w:author=" Vijay Parmar" w:date="2009-08-22T20:59:00Z">
              <w:rPr>
                <w:rStyle w:val="Hyperlink"/>
                <w:noProof/>
              </w:rPr>
            </w:rPrChange>
          </w:rPr>
          <w:delText>About This Guide</w:delText>
        </w:r>
        <w:r w:rsidR="00F14A55" w:rsidDel="0014341B">
          <w:rPr>
            <w:noProof/>
            <w:webHidden/>
          </w:rPr>
          <w:tab/>
        </w:r>
        <w:r w:rsidR="00C66417" w:rsidDel="0014341B">
          <w:rPr>
            <w:noProof/>
            <w:webHidden/>
          </w:rPr>
          <w:delText>1</w:delText>
        </w:r>
      </w:del>
    </w:p>
    <w:p w:rsidR="00F14A55" w:rsidDel="0014341B" w:rsidRDefault="005E6C7C">
      <w:pPr>
        <w:pStyle w:val="TOC2"/>
        <w:tabs>
          <w:tab w:val="right" w:leader="dot" w:pos="8918"/>
        </w:tabs>
        <w:rPr>
          <w:del w:id="243" w:author=" Vijay Parmar" w:date="2009-08-22T20:59:00Z"/>
          <w:rFonts w:asciiTheme="minorHAnsi" w:eastAsiaTheme="minorEastAsia" w:hAnsiTheme="minorHAnsi" w:cstheme="minorBidi"/>
          <w:noProof/>
          <w:sz w:val="22"/>
          <w:szCs w:val="22"/>
        </w:rPr>
      </w:pPr>
      <w:del w:id="244" w:author=" Vijay Parmar" w:date="2009-08-22T20:59:00Z">
        <w:r w:rsidRPr="005E6C7C">
          <w:rPr>
            <w:rPrChange w:id="245" w:author=" Vijay Parmar" w:date="2009-08-22T20:59:00Z">
              <w:rPr>
                <w:rStyle w:val="Hyperlink"/>
                <w:noProof/>
              </w:rPr>
            </w:rPrChange>
          </w:rPr>
          <w:delText>Purpose</w:delText>
        </w:r>
        <w:r w:rsidR="00F14A55" w:rsidDel="0014341B">
          <w:rPr>
            <w:noProof/>
            <w:webHidden/>
          </w:rPr>
          <w:tab/>
        </w:r>
        <w:r w:rsidR="00C66417" w:rsidDel="0014341B">
          <w:rPr>
            <w:noProof/>
            <w:webHidden/>
          </w:rPr>
          <w:delText>1</w:delText>
        </w:r>
      </w:del>
    </w:p>
    <w:p w:rsidR="00F14A55" w:rsidDel="0014341B" w:rsidRDefault="005E6C7C">
      <w:pPr>
        <w:pStyle w:val="TOC2"/>
        <w:tabs>
          <w:tab w:val="right" w:leader="dot" w:pos="8918"/>
        </w:tabs>
        <w:rPr>
          <w:del w:id="246" w:author=" Vijay Parmar" w:date="2009-08-22T20:59:00Z"/>
          <w:rFonts w:asciiTheme="minorHAnsi" w:eastAsiaTheme="minorEastAsia" w:hAnsiTheme="minorHAnsi" w:cstheme="minorBidi"/>
          <w:noProof/>
          <w:sz w:val="22"/>
          <w:szCs w:val="22"/>
        </w:rPr>
      </w:pPr>
      <w:del w:id="247" w:author=" Vijay Parmar" w:date="2009-08-22T20:59:00Z">
        <w:r w:rsidRPr="005E6C7C">
          <w:rPr>
            <w:rPrChange w:id="248" w:author=" Vijay Parmar" w:date="2009-08-22T20:59:00Z">
              <w:rPr>
                <w:rStyle w:val="Hyperlink"/>
                <w:noProof/>
              </w:rPr>
            </w:rPrChange>
          </w:rPr>
          <w:delText>Scope</w:delText>
        </w:r>
        <w:r w:rsidR="00F14A55" w:rsidDel="0014341B">
          <w:rPr>
            <w:noProof/>
            <w:webHidden/>
          </w:rPr>
          <w:tab/>
        </w:r>
        <w:r w:rsidR="00C66417" w:rsidDel="0014341B">
          <w:rPr>
            <w:noProof/>
            <w:webHidden/>
          </w:rPr>
          <w:delText>1</w:delText>
        </w:r>
      </w:del>
    </w:p>
    <w:p w:rsidR="00F14A55" w:rsidDel="0014341B" w:rsidRDefault="005E6C7C">
      <w:pPr>
        <w:pStyle w:val="TOC2"/>
        <w:tabs>
          <w:tab w:val="right" w:leader="dot" w:pos="8918"/>
        </w:tabs>
        <w:rPr>
          <w:del w:id="249" w:author=" Vijay Parmar" w:date="2009-08-22T20:59:00Z"/>
          <w:rFonts w:asciiTheme="minorHAnsi" w:eastAsiaTheme="minorEastAsia" w:hAnsiTheme="minorHAnsi" w:cstheme="minorBidi"/>
          <w:noProof/>
          <w:sz w:val="22"/>
          <w:szCs w:val="22"/>
        </w:rPr>
      </w:pPr>
      <w:del w:id="250" w:author=" Vijay Parmar" w:date="2009-08-22T20:59:00Z">
        <w:r w:rsidRPr="005E6C7C">
          <w:rPr>
            <w:rPrChange w:id="251" w:author=" Vijay Parmar" w:date="2009-08-22T20:59:00Z">
              <w:rPr>
                <w:rStyle w:val="Hyperlink"/>
                <w:noProof/>
              </w:rPr>
            </w:rPrChange>
          </w:rPr>
          <w:delText>Topics Covered</w:delText>
        </w:r>
        <w:r w:rsidR="00F14A55" w:rsidDel="0014341B">
          <w:rPr>
            <w:noProof/>
            <w:webHidden/>
          </w:rPr>
          <w:tab/>
        </w:r>
        <w:r w:rsidR="00C66417" w:rsidDel="0014341B">
          <w:rPr>
            <w:noProof/>
            <w:webHidden/>
          </w:rPr>
          <w:delText>1</w:delText>
        </w:r>
      </w:del>
    </w:p>
    <w:p w:rsidR="00F14A55" w:rsidDel="0014341B" w:rsidRDefault="005E6C7C">
      <w:pPr>
        <w:pStyle w:val="TOC2"/>
        <w:tabs>
          <w:tab w:val="right" w:leader="dot" w:pos="8918"/>
        </w:tabs>
        <w:rPr>
          <w:del w:id="252" w:author=" Vijay Parmar" w:date="2009-08-22T20:59:00Z"/>
          <w:rFonts w:asciiTheme="minorHAnsi" w:eastAsiaTheme="minorEastAsia" w:hAnsiTheme="minorHAnsi" w:cstheme="minorBidi"/>
          <w:noProof/>
          <w:sz w:val="22"/>
          <w:szCs w:val="22"/>
        </w:rPr>
      </w:pPr>
      <w:del w:id="253" w:author=" Vijay Parmar" w:date="2009-08-22T20:59:00Z">
        <w:r w:rsidRPr="005E6C7C">
          <w:rPr>
            <w:rPrChange w:id="254" w:author=" Vijay Parmar" w:date="2009-08-22T20:59:00Z">
              <w:rPr>
                <w:rStyle w:val="Hyperlink"/>
                <w:noProof/>
              </w:rPr>
            </w:rPrChange>
          </w:rPr>
          <w:delText>Related Documentation</w:delText>
        </w:r>
        <w:r w:rsidR="00F14A55" w:rsidDel="0014341B">
          <w:rPr>
            <w:noProof/>
            <w:webHidden/>
          </w:rPr>
          <w:tab/>
        </w:r>
        <w:r w:rsidR="00C66417" w:rsidDel="0014341B">
          <w:rPr>
            <w:noProof/>
            <w:webHidden/>
          </w:rPr>
          <w:delText>2</w:delText>
        </w:r>
      </w:del>
    </w:p>
    <w:p w:rsidR="00F14A55" w:rsidDel="0014341B" w:rsidRDefault="005E6C7C">
      <w:pPr>
        <w:pStyle w:val="TOC2"/>
        <w:tabs>
          <w:tab w:val="right" w:leader="dot" w:pos="8918"/>
        </w:tabs>
        <w:rPr>
          <w:del w:id="255" w:author=" Vijay Parmar" w:date="2009-08-22T20:59:00Z"/>
          <w:rFonts w:asciiTheme="minorHAnsi" w:eastAsiaTheme="minorEastAsia" w:hAnsiTheme="minorHAnsi" w:cstheme="minorBidi"/>
          <w:noProof/>
          <w:sz w:val="22"/>
          <w:szCs w:val="22"/>
        </w:rPr>
      </w:pPr>
      <w:del w:id="256" w:author=" Vijay Parmar" w:date="2009-08-22T20:59:00Z">
        <w:r w:rsidRPr="005E6C7C">
          <w:rPr>
            <w:rPrChange w:id="257" w:author=" Vijay Parmar" w:date="2009-08-22T20:59:00Z">
              <w:rPr>
                <w:rStyle w:val="Hyperlink"/>
                <w:noProof/>
              </w:rPr>
            </w:rPrChange>
          </w:rPr>
          <w:delText>Text Conventions Used</w:delText>
        </w:r>
        <w:r w:rsidR="00F14A55" w:rsidDel="0014341B">
          <w:rPr>
            <w:noProof/>
            <w:webHidden/>
          </w:rPr>
          <w:tab/>
        </w:r>
        <w:r w:rsidR="00C66417" w:rsidDel="0014341B">
          <w:rPr>
            <w:noProof/>
            <w:webHidden/>
          </w:rPr>
          <w:delText>3</w:delText>
        </w:r>
      </w:del>
    </w:p>
    <w:p w:rsidR="00F14A55" w:rsidDel="0014341B" w:rsidRDefault="005E6C7C">
      <w:pPr>
        <w:pStyle w:val="TOC2"/>
        <w:tabs>
          <w:tab w:val="right" w:leader="dot" w:pos="8918"/>
        </w:tabs>
        <w:rPr>
          <w:del w:id="258" w:author=" Vijay Parmar" w:date="2009-08-22T20:59:00Z"/>
          <w:rFonts w:asciiTheme="minorHAnsi" w:eastAsiaTheme="minorEastAsia" w:hAnsiTheme="minorHAnsi" w:cstheme="minorBidi"/>
          <w:noProof/>
          <w:sz w:val="22"/>
          <w:szCs w:val="22"/>
        </w:rPr>
      </w:pPr>
      <w:del w:id="259" w:author=" Vijay Parmar" w:date="2009-08-22T20:59:00Z">
        <w:r w:rsidRPr="005E6C7C">
          <w:rPr>
            <w:rPrChange w:id="260" w:author=" Vijay Parmar" w:date="2009-08-22T20:59:00Z">
              <w:rPr>
                <w:rStyle w:val="Hyperlink"/>
                <w:noProof/>
              </w:rPr>
            </w:rPrChange>
          </w:rPr>
          <w:delText>Credits and Resources</w:delText>
        </w:r>
        <w:r w:rsidR="00F14A55" w:rsidDel="0014341B">
          <w:rPr>
            <w:noProof/>
            <w:webHidden/>
          </w:rPr>
          <w:tab/>
        </w:r>
        <w:r w:rsidR="00C66417" w:rsidDel="0014341B">
          <w:rPr>
            <w:noProof/>
            <w:webHidden/>
          </w:rPr>
          <w:delText>3</w:delText>
        </w:r>
      </w:del>
    </w:p>
    <w:p w:rsidR="00F14A55" w:rsidDel="0014341B" w:rsidRDefault="005E6C7C">
      <w:pPr>
        <w:pStyle w:val="TOC1"/>
        <w:tabs>
          <w:tab w:val="left" w:pos="1320"/>
          <w:tab w:val="right" w:leader="dot" w:pos="8918"/>
        </w:tabs>
        <w:rPr>
          <w:del w:id="261" w:author=" Vijay Parmar" w:date="2009-08-22T20:59:00Z"/>
          <w:rFonts w:asciiTheme="minorHAnsi" w:eastAsiaTheme="minorEastAsia" w:hAnsiTheme="minorHAnsi" w:cstheme="minorBidi"/>
          <w:b w:val="0"/>
          <w:noProof/>
          <w:sz w:val="22"/>
          <w:szCs w:val="22"/>
        </w:rPr>
      </w:pPr>
      <w:del w:id="262" w:author=" Vijay Parmar" w:date="2009-08-22T20:59:00Z">
        <w:r w:rsidRPr="005E6C7C">
          <w:rPr>
            <w:rPrChange w:id="263" w:author=" Vijay Parmar" w:date="2009-08-22T20:59:00Z">
              <w:rPr>
                <w:rStyle w:val="Hyperlink"/>
                <w:noProof/>
              </w:rPr>
            </w:rPrChange>
          </w:rPr>
          <w:delText>Chapter 1</w:delText>
        </w:r>
        <w:r w:rsidR="00F14A55" w:rsidDel="0014341B">
          <w:rPr>
            <w:rFonts w:asciiTheme="minorHAnsi" w:eastAsiaTheme="minorEastAsia" w:hAnsiTheme="minorHAnsi" w:cstheme="minorBidi"/>
            <w:b w:val="0"/>
            <w:noProof/>
            <w:sz w:val="22"/>
            <w:szCs w:val="22"/>
          </w:rPr>
          <w:tab/>
        </w:r>
        <w:r w:rsidRPr="005E6C7C">
          <w:rPr>
            <w:rPrChange w:id="264" w:author=" Vijay Parmar" w:date="2009-08-22T20:59:00Z">
              <w:rPr>
                <w:rStyle w:val="Hyperlink"/>
                <w:noProof/>
              </w:rPr>
            </w:rPrChange>
          </w:rPr>
          <w:delText>CGMM Overview</w:delText>
        </w:r>
        <w:r w:rsidR="00F14A55" w:rsidDel="0014341B">
          <w:rPr>
            <w:noProof/>
            <w:webHidden/>
          </w:rPr>
          <w:tab/>
        </w:r>
        <w:r w:rsidR="00C66417" w:rsidDel="0014341B">
          <w:rPr>
            <w:noProof/>
            <w:webHidden/>
          </w:rPr>
          <w:delText>5</w:delText>
        </w:r>
      </w:del>
    </w:p>
    <w:p w:rsidR="00F14A55" w:rsidDel="0014341B" w:rsidRDefault="005E6C7C">
      <w:pPr>
        <w:pStyle w:val="TOC2"/>
        <w:tabs>
          <w:tab w:val="right" w:leader="dot" w:pos="8918"/>
        </w:tabs>
        <w:rPr>
          <w:del w:id="265" w:author=" Vijay Parmar" w:date="2009-08-22T20:59:00Z"/>
          <w:rFonts w:asciiTheme="minorHAnsi" w:eastAsiaTheme="minorEastAsia" w:hAnsiTheme="minorHAnsi" w:cstheme="minorBidi"/>
          <w:noProof/>
          <w:sz w:val="22"/>
          <w:szCs w:val="22"/>
        </w:rPr>
      </w:pPr>
      <w:del w:id="266" w:author=" Vijay Parmar" w:date="2009-08-22T20:59:00Z">
        <w:r w:rsidRPr="005E6C7C">
          <w:rPr>
            <w:rPrChange w:id="267" w:author=" Vijay Parmar" w:date="2009-08-22T20:59:00Z">
              <w:rPr>
                <w:rStyle w:val="Hyperlink"/>
                <w:noProof/>
              </w:rPr>
            </w:rPrChange>
          </w:rPr>
          <w:delText>CGMM Architecture</w:delText>
        </w:r>
        <w:r w:rsidR="00F14A55" w:rsidDel="0014341B">
          <w:rPr>
            <w:noProof/>
            <w:webHidden/>
          </w:rPr>
          <w:tab/>
        </w:r>
        <w:r w:rsidR="00C66417" w:rsidDel="0014341B">
          <w:rPr>
            <w:noProof/>
            <w:webHidden/>
          </w:rPr>
          <w:delText>5</w:delText>
        </w:r>
      </w:del>
    </w:p>
    <w:p w:rsidR="00F14A55" w:rsidDel="0014341B" w:rsidRDefault="005E6C7C">
      <w:pPr>
        <w:pStyle w:val="TOC3"/>
        <w:tabs>
          <w:tab w:val="right" w:leader="dot" w:pos="8918"/>
        </w:tabs>
        <w:rPr>
          <w:del w:id="268" w:author=" Vijay Parmar" w:date="2009-08-22T20:59:00Z"/>
          <w:rFonts w:asciiTheme="minorHAnsi" w:eastAsiaTheme="minorEastAsia" w:hAnsiTheme="minorHAnsi" w:cstheme="minorBidi"/>
          <w:noProof/>
          <w:sz w:val="22"/>
          <w:szCs w:val="22"/>
        </w:rPr>
      </w:pPr>
      <w:del w:id="269" w:author=" Vijay Parmar" w:date="2009-08-22T20:59:00Z">
        <w:r w:rsidRPr="005E6C7C">
          <w:rPr>
            <w:rPrChange w:id="270" w:author=" Vijay Parmar" w:date="2009-08-22T20:59:00Z">
              <w:rPr>
                <w:rStyle w:val="Hyperlink"/>
                <w:noProof/>
              </w:rPr>
            </w:rPrChange>
          </w:rPr>
          <w:delText>CGMM Solutions</w:delText>
        </w:r>
        <w:r w:rsidR="00F14A55" w:rsidDel="0014341B">
          <w:rPr>
            <w:noProof/>
            <w:webHidden/>
          </w:rPr>
          <w:tab/>
        </w:r>
        <w:r w:rsidR="00C66417" w:rsidDel="0014341B">
          <w:rPr>
            <w:noProof/>
            <w:webHidden/>
          </w:rPr>
          <w:delText>6</w:delText>
        </w:r>
      </w:del>
    </w:p>
    <w:p w:rsidR="00F14A55" w:rsidDel="0014341B" w:rsidRDefault="005E6C7C">
      <w:pPr>
        <w:pStyle w:val="TOC3"/>
        <w:tabs>
          <w:tab w:val="right" w:leader="dot" w:pos="8918"/>
        </w:tabs>
        <w:rPr>
          <w:del w:id="271" w:author=" Vijay Parmar" w:date="2009-08-22T20:59:00Z"/>
          <w:rFonts w:asciiTheme="minorHAnsi" w:eastAsiaTheme="minorEastAsia" w:hAnsiTheme="minorHAnsi" w:cstheme="minorBidi"/>
          <w:noProof/>
          <w:sz w:val="22"/>
          <w:szCs w:val="22"/>
        </w:rPr>
      </w:pPr>
      <w:del w:id="272" w:author=" Vijay Parmar" w:date="2009-08-22T20:59:00Z">
        <w:r w:rsidRPr="005E6C7C">
          <w:rPr>
            <w:rPrChange w:id="273" w:author=" Vijay Parmar" w:date="2009-08-22T20:59:00Z">
              <w:rPr>
                <w:rStyle w:val="Hyperlink"/>
                <w:noProof/>
              </w:rPr>
            </w:rPrChange>
          </w:rPr>
          <w:delText>CGMM Process Flow</w:delText>
        </w:r>
        <w:r w:rsidR="00F14A55" w:rsidDel="0014341B">
          <w:rPr>
            <w:noProof/>
            <w:webHidden/>
          </w:rPr>
          <w:tab/>
        </w:r>
        <w:r w:rsidR="00C66417" w:rsidDel="0014341B">
          <w:rPr>
            <w:noProof/>
            <w:webHidden/>
          </w:rPr>
          <w:delText>7</w:delText>
        </w:r>
      </w:del>
    </w:p>
    <w:p w:rsidR="00F14A55" w:rsidDel="0014341B" w:rsidRDefault="005E6C7C">
      <w:pPr>
        <w:pStyle w:val="TOC2"/>
        <w:tabs>
          <w:tab w:val="right" w:leader="dot" w:pos="8918"/>
        </w:tabs>
        <w:rPr>
          <w:del w:id="274" w:author=" Vijay Parmar" w:date="2009-08-22T20:59:00Z"/>
          <w:rFonts w:asciiTheme="minorHAnsi" w:eastAsiaTheme="minorEastAsia" w:hAnsiTheme="minorHAnsi" w:cstheme="minorBidi"/>
          <w:noProof/>
          <w:sz w:val="22"/>
          <w:szCs w:val="22"/>
        </w:rPr>
      </w:pPr>
      <w:del w:id="275" w:author=" Vijay Parmar" w:date="2009-08-22T20:59:00Z">
        <w:r w:rsidRPr="005E6C7C">
          <w:rPr>
            <w:rPrChange w:id="276" w:author=" Vijay Parmar" w:date="2009-08-22T20:59:00Z">
              <w:rPr>
                <w:rStyle w:val="Hyperlink"/>
                <w:noProof/>
              </w:rPr>
            </w:rPrChange>
          </w:rPr>
          <w:delText>CGMM Components</w:delText>
        </w:r>
        <w:r w:rsidR="00F14A55" w:rsidDel="0014341B">
          <w:rPr>
            <w:noProof/>
            <w:webHidden/>
          </w:rPr>
          <w:tab/>
        </w:r>
        <w:r w:rsidR="00C66417" w:rsidDel="0014341B">
          <w:rPr>
            <w:noProof/>
            <w:webHidden/>
          </w:rPr>
          <w:delText>7</w:delText>
        </w:r>
      </w:del>
    </w:p>
    <w:p w:rsidR="00F14A55" w:rsidDel="0014341B" w:rsidRDefault="005E6C7C">
      <w:pPr>
        <w:pStyle w:val="TOC3"/>
        <w:tabs>
          <w:tab w:val="right" w:leader="dot" w:pos="8918"/>
        </w:tabs>
        <w:rPr>
          <w:del w:id="277" w:author=" Vijay Parmar" w:date="2009-08-22T20:59:00Z"/>
          <w:rFonts w:asciiTheme="minorHAnsi" w:eastAsiaTheme="minorEastAsia" w:hAnsiTheme="minorHAnsi" w:cstheme="minorBidi"/>
          <w:noProof/>
          <w:sz w:val="22"/>
          <w:szCs w:val="22"/>
        </w:rPr>
      </w:pPr>
      <w:del w:id="278" w:author=" Vijay Parmar" w:date="2009-08-22T20:59:00Z">
        <w:r w:rsidRPr="005E6C7C">
          <w:rPr>
            <w:rPrChange w:id="279" w:author=" Vijay Parmar" w:date="2009-08-22T20:59:00Z">
              <w:rPr>
                <w:rStyle w:val="Hyperlink"/>
                <w:b/>
                <w:noProof/>
              </w:rPr>
            </w:rPrChange>
          </w:rPr>
          <w:delText>CGMM Filter (in the host application)</w:delText>
        </w:r>
        <w:r w:rsidR="00F14A55" w:rsidDel="0014341B">
          <w:rPr>
            <w:noProof/>
            <w:webHidden/>
          </w:rPr>
          <w:tab/>
        </w:r>
        <w:r w:rsidR="00C66417" w:rsidDel="0014341B">
          <w:rPr>
            <w:noProof/>
            <w:webHidden/>
          </w:rPr>
          <w:delText>7</w:delText>
        </w:r>
      </w:del>
    </w:p>
    <w:p w:rsidR="00F14A55" w:rsidDel="0014341B" w:rsidRDefault="005E6C7C">
      <w:pPr>
        <w:pStyle w:val="TOC3"/>
        <w:tabs>
          <w:tab w:val="right" w:leader="dot" w:pos="8918"/>
        </w:tabs>
        <w:rPr>
          <w:del w:id="280" w:author=" Vijay Parmar" w:date="2009-08-22T20:59:00Z"/>
          <w:rFonts w:asciiTheme="minorHAnsi" w:eastAsiaTheme="minorEastAsia" w:hAnsiTheme="minorHAnsi" w:cstheme="minorBidi"/>
          <w:noProof/>
          <w:sz w:val="22"/>
          <w:szCs w:val="22"/>
        </w:rPr>
      </w:pPr>
      <w:del w:id="281" w:author=" Vijay Parmar" w:date="2009-08-22T20:59:00Z">
        <w:r w:rsidRPr="005E6C7C">
          <w:rPr>
            <w:rPrChange w:id="282" w:author=" Vijay Parmar" w:date="2009-08-22T20:59:00Z">
              <w:rPr>
                <w:rStyle w:val="Hyperlink"/>
                <w:b/>
                <w:noProof/>
              </w:rPr>
            </w:rPrChange>
          </w:rPr>
          <w:delText>CGMM Tool</w:delText>
        </w:r>
        <w:r w:rsidR="00F14A55" w:rsidDel="0014341B">
          <w:rPr>
            <w:noProof/>
            <w:webHidden/>
          </w:rPr>
          <w:tab/>
        </w:r>
        <w:r w:rsidR="00C66417" w:rsidDel="0014341B">
          <w:rPr>
            <w:noProof/>
            <w:webHidden/>
          </w:rPr>
          <w:delText>7</w:delText>
        </w:r>
      </w:del>
    </w:p>
    <w:p w:rsidR="00F14A55" w:rsidDel="0014341B" w:rsidRDefault="005E6C7C">
      <w:pPr>
        <w:pStyle w:val="TOC3"/>
        <w:tabs>
          <w:tab w:val="right" w:leader="dot" w:pos="8918"/>
        </w:tabs>
        <w:rPr>
          <w:del w:id="283" w:author=" Vijay Parmar" w:date="2009-08-22T20:59:00Z"/>
          <w:rFonts w:asciiTheme="minorHAnsi" w:eastAsiaTheme="minorEastAsia" w:hAnsiTheme="minorHAnsi" w:cstheme="minorBidi"/>
          <w:noProof/>
          <w:sz w:val="22"/>
          <w:szCs w:val="22"/>
        </w:rPr>
      </w:pPr>
      <w:del w:id="284" w:author=" Vijay Parmar" w:date="2009-08-22T20:59:00Z">
        <w:r w:rsidRPr="005E6C7C">
          <w:rPr>
            <w:rPrChange w:id="285" w:author=" Vijay Parmar" w:date="2009-08-22T20:59:00Z">
              <w:rPr>
                <w:rStyle w:val="Hyperlink"/>
                <w:b/>
                <w:noProof/>
              </w:rPr>
            </w:rPrChange>
          </w:rPr>
          <w:delText>Authentication Service</w:delText>
        </w:r>
        <w:r w:rsidR="00F14A55" w:rsidDel="0014341B">
          <w:rPr>
            <w:noProof/>
            <w:webHidden/>
          </w:rPr>
          <w:tab/>
        </w:r>
        <w:r w:rsidR="00C66417" w:rsidDel="0014341B">
          <w:rPr>
            <w:noProof/>
            <w:webHidden/>
          </w:rPr>
          <w:delText>8</w:delText>
        </w:r>
      </w:del>
    </w:p>
    <w:p w:rsidR="00F14A55" w:rsidDel="0014341B" w:rsidRDefault="005E6C7C">
      <w:pPr>
        <w:pStyle w:val="TOC3"/>
        <w:tabs>
          <w:tab w:val="right" w:leader="dot" w:pos="8918"/>
        </w:tabs>
        <w:rPr>
          <w:del w:id="286" w:author=" Vijay Parmar" w:date="2009-08-22T20:59:00Z"/>
          <w:rFonts w:asciiTheme="minorHAnsi" w:eastAsiaTheme="minorEastAsia" w:hAnsiTheme="minorHAnsi" w:cstheme="minorBidi"/>
          <w:noProof/>
          <w:sz w:val="22"/>
          <w:szCs w:val="22"/>
        </w:rPr>
      </w:pPr>
      <w:del w:id="287" w:author=" Vijay Parmar" w:date="2009-08-22T20:59:00Z">
        <w:r w:rsidRPr="005E6C7C">
          <w:rPr>
            <w:rPrChange w:id="288" w:author=" Vijay Parmar" w:date="2009-08-22T20:59:00Z">
              <w:rPr>
                <w:rStyle w:val="Hyperlink"/>
                <w:b/>
                <w:noProof/>
              </w:rPr>
            </w:rPrChange>
          </w:rPr>
          <w:delText>Dorian</w:delText>
        </w:r>
        <w:r w:rsidR="00F14A55" w:rsidDel="0014341B">
          <w:rPr>
            <w:noProof/>
            <w:webHidden/>
          </w:rPr>
          <w:tab/>
        </w:r>
        <w:r w:rsidR="00C66417" w:rsidDel="0014341B">
          <w:rPr>
            <w:noProof/>
            <w:webHidden/>
          </w:rPr>
          <w:delText>8</w:delText>
        </w:r>
      </w:del>
    </w:p>
    <w:p w:rsidR="00F14A55" w:rsidDel="0014341B" w:rsidRDefault="005E6C7C">
      <w:pPr>
        <w:pStyle w:val="TOC3"/>
        <w:tabs>
          <w:tab w:val="right" w:leader="dot" w:pos="8918"/>
        </w:tabs>
        <w:rPr>
          <w:del w:id="289" w:author=" Vijay Parmar" w:date="2009-08-22T20:59:00Z"/>
          <w:rFonts w:asciiTheme="minorHAnsi" w:eastAsiaTheme="minorEastAsia" w:hAnsiTheme="minorHAnsi" w:cstheme="minorBidi"/>
          <w:noProof/>
          <w:sz w:val="22"/>
          <w:szCs w:val="22"/>
        </w:rPr>
      </w:pPr>
      <w:del w:id="290" w:author=" Vijay Parmar" w:date="2009-08-22T20:59:00Z">
        <w:r w:rsidRPr="005E6C7C">
          <w:rPr>
            <w:rPrChange w:id="291" w:author=" Vijay Parmar" w:date="2009-08-22T20:59:00Z">
              <w:rPr>
                <w:rStyle w:val="Hyperlink"/>
                <w:b/>
                <w:noProof/>
              </w:rPr>
            </w:rPrChange>
          </w:rPr>
          <w:delText>SyncGTS</w:delText>
        </w:r>
        <w:r w:rsidR="00F14A55" w:rsidDel="0014341B">
          <w:rPr>
            <w:noProof/>
            <w:webHidden/>
          </w:rPr>
          <w:tab/>
        </w:r>
        <w:r w:rsidR="00C66417" w:rsidDel="0014341B">
          <w:rPr>
            <w:noProof/>
            <w:webHidden/>
          </w:rPr>
          <w:delText>8</w:delText>
        </w:r>
      </w:del>
    </w:p>
    <w:p w:rsidR="00F14A55" w:rsidDel="0014341B" w:rsidRDefault="005E6C7C">
      <w:pPr>
        <w:pStyle w:val="TOC2"/>
        <w:tabs>
          <w:tab w:val="right" w:leader="dot" w:pos="8918"/>
        </w:tabs>
        <w:rPr>
          <w:del w:id="292" w:author=" Vijay Parmar" w:date="2009-08-22T20:59:00Z"/>
          <w:rFonts w:asciiTheme="minorHAnsi" w:eastAsiaTheme="minorEastAsia" w:hAnsiTheme="minorHAnsi" w:cstheme="minorBidi"/>
          <w:noProof/>
          <w:sz w:val="22"/>
          <w:szCs w:val="22"/>
        </w:rPr>
      </w:pPr>
      <w:del w:id="293" w:author=" Vijay Parmar" w:date="2009-08-22T20:59:00Z">
        <w:r w:rsidRPr="005E6C7C">
          <w:rPr>
            <w:rPrChange w:id="294" w:author=" Vijay Parmar" w:date="2009-08-22T20:59:00Z">
              <w:rPr>
                <w:rStyle w:val="Hyperlink"/>
                <w:noProof/>
              </w:rPr>
            </w:rPrChange>
          </w:rPr>
          <w:delText>Security Concepts</w:delText>
        </w:r>
        <w:r w:rsidR="00F14A55" w:rsidDel="0014341B">
          <w:rPr>
            <w:noProof/>
            <w:webHidden/>
          </w:rPr>
          <w:tab/>
        </w:r>
        <w:r w:rsidR="00C66417" w:rsidDel="0014341B">
          <w:rPr>
            <w:noProof/>
            <w:webHidden/>
          </w:rPr>
          <w:delText>8</w:delText>
        </w:r>
      </w:del>
    </w:p>
    <w:p w:rsidR="00F14A55" w:rsidDel="0014341B" w:rsidRDefault="005E6C7C">
      <w:pPr>
        <w:pStyle w:val="TOC2"/>
        <w:tabs>
          <w:tab w:val="right" w:leader="dot" w:pos="8918"/>
        </w:tabs>
        <w:rPr>
          <w:del w:id="295" w:author=" Vijay Parmar" w:date="2009-08-22T20:59:00Z"/>
          <w:rFonts w:asciiTheme="minorHAnsi" w:eastAsiaTheme="minorEastAsia" w:hAnsiTheme="minorHAnsi" w:cstheme="minorBidi"/>
          <w:noProof/>
          <w:sz w:val="22"/>
          <w:szCs w:val="22"/>
        </w:rPr>
      </w:pPr>
      <w:del w:id="296" w:author=" Vijay Parmar" w:date="2009-08-22T20:59:00Z">
        <w:r w:rsidRPr="005E6C7C">
          <w:rPr>
            <w:rPrChange w:id="297" w:author=" Vijay Parmar" w:date="2009-08-22T20:59:00Z">
              <w:rPr>
                <w:rStyle w:val="Hyperlink"/>
                <w:noProof/>
              </w:rPr>
            </w:rPrChange>
          </w:rPr>
          <w:delText>Minimum System Requirements</w:delText>
        </w:r>
        <w:r w:rsidR="00F14A55" w:rsidDel="0014341B">
          <w:rPr>
            <w:noProof/>
            <w:webHidden/>
          </w:rPr>
          <w:tab/>
        </w:r>
        <w:r w:rsidR="00C66417" w:rsidDel="0014341B">
          <w:rPr>
            <w:noProof/>
            <w:webHidden/>
          </w:rPr>
          <w:delText>9</w:delText>
        </w:r>
      </w:del>
    </w:p>
    <w:p w:rsidR="00F14A55" w:rsidDel="0014341B" w:rsidRDefault="005E6C7C">
      <w:pPr>
        <w:pStyle w:val="TOC1"/>
        <w:tabs>
          <w:tab w:val="left" w:pos="1320"/>
          <w:tab w:val="right" w:leader="dot" w:pos="8918"/>
        </w:tabs>
        <w:rPr>
          <w:del w:id="298" w:author=" Vijay Parmar" w:date="2009-08-22T20:59:00Z"/>
          <w:rFonts w:asciiTheme="minorHAnsi" w:eastAsiaTheme="minorEastAsia" w:hAnsiTheme="minorHAnsi" w:cstheme="minorBidi"/>
          <w:b w:val="0"/>
          <w:noProof/>
          <w:sz w:val="22"/>
          <w:szCs w:val="22"/>
        </w:rPr>
      </w:pPr>
      <w:del w:id="299" w:author=" Vijay Parmar" w:date="2009-08-22T20:59:00Z">
        <w:r w:rsidRPr="005E6C7C">
          <w:rPr>
            <w:rPrChange w:id="300" w:author=" Vijay Parmar" w:date="2009-08-22T20:59:00Z">
              <w:rPr>
                <w:rStyle w:val="Hyperlink"/>
                <w:noProof/>
              </w:rPr>
            </w:rPrChange>
          </w:rPr>
          <w:delText>Chapter 2</w:delText>
        </w:r>
        <w:r w:rsidR="00F14A55" w:rsidDel="0014341B">
          <w:rPr>
            <w:rFonts w:asciiTheme="minorHAnsi" w:eastAsiaTheme="minorEastAsia" w:hAnsiTheme="minorHAnsi" w:cstheme="minorBidi"/>
            <w:b w:val="0"/>
            <w:noProof/>
            <w:sz w:val="22"/>
            <w:szCs w:val="22"/>
          </w:rPr>
          <w:tab/>
        </w:r>
        <w:r w:rsidRPr="005E6C7C">
          <w:rPr>
            <w:rPrChange w:id="301" w:author=" Vijay Parmar" w:date="2009-08-22T20:59:00Z">
              <w:rPr>
                <w:rStyle w:val="Hyperlink"/>
                <w:noProof/>
              </w:rPr>
            </w:rPrChange>
          </w:rPr>
          <w:delText>Using the CGMM API</w:delText>
        </w:r>
        <w:r w:rsidR="00F14A55" w:rsidDel="0014341B">
          <w:rPr>
            <w:noProof/>
            <w:webHidden/>
          </w:rPr>
          <w:tab/>
        </w:r>
        <w:r w:rsidR="00C66417" w:rsidDel="0014341B">
          <w:rPr>
            <w:noProof/>
            <w:webHidden/>
          </w:rPr>
          <w:delText>10</w:delText>
        </w:r>
      </w:del>
    </w:p>
    <w:p w:rsidR="00F14A55" w:rsidDel="0014341B" w:rsidRDefault="005E6C7C">
      <w:pPr>
        <w:pStyle w:val="TOC2"/>
        <w:tabs>
          <w:tab w:val="right" w:leader="dot" w:pos="8918"/>
        </w:tabs>
        <w:rPr>
          <w:del w:id="302" w:author=" Vijay Parmar" w:date="2009-08-22T20:59:00Z"/>
          <w:rFonts w:asciiTheme="minorHAnsi" w:eastAsiaTheme="minorEastAsia" w:hAnsiTheme="minorHAnsi" w:cstheme="minorBidi"/>
          <w:noProof/>
          <w:sz w:val="22"/>
          <w:szCs w:val="22"/>
        </w:rPr>
      </w:pPr>
      <w:del w:id="303" w:author=" Vijay Parmar" w:date="2009-08-22T20:59:00Z">
        <w:r w:rsidRPr="005E6C7C">
          <w:rPr>
            <w:rPrChange w:id="304" w:author=" Vijay Parmar" w:date="2009-08-22T20:59:00Z">
              <w:rPr>
                <w:rStyle w:val="Hyperlink"/>
                <w:noProof/>
              </w:rPr>
            </w:rPrChange>
          </w:rPr>
          <w:delText>Workflow</w:delText>
        </w:r>
        <w:r w:rsidR="00F14A55" w:rsidDel="0014341B">
          <w:rPr>
            <w:noProof/>
            <w:webHidden/>
          </w:rPr>
          <w:tab/>
        </w:r>
        <w:r w:rsidR="00C66417" w:rsidDel="0014341B">
          <w:rPr>
            <w:noProof/>
            <w:webHidden/>
          </w:rPr>
          <w:delText>10</w:delText>
        </w:r>
      </w:del>
    </w:p>
    <w:p w:rsidR="00F14A55" w:rsidDel="0014341B" w:rsidRDefault="005E6C7C">
      <w:pPr>
        <w:pStyle w:val="TOC2"/>
        <w:tabs>
          <w:tab w:val="right" w:leader="dot" w:pos="8918"/>
        </w:tabs>
        <w:rPr>
          <w:del w:id="305" w:author=" Vijay Parmar" w:date="2009-08-22T20:59:00Z"/>
          <w:rFonts w:asciiTheme="minorHAnsi" w:eastAsiaTheme="minorEastAsia" w:hAnsiTheme="minorHAnsi" w:cstheme="minorBidi"/>
          <w:noProof/>
          <w:sz w:val="22"/>
          <w:szCs w:val="22"/>
        </w:rPr>
      </w:pPr>
      <w:del w:id="306" w:author=" Vijay Parmar" w:date="2009-08-22T20:59:00Z">
        <w:r w:rsidRPr="005E6C7C">
          <w:rPr>
            <w:rPrChange w:id="307" w:author=" Vijay Parmar" w:date="2009-08-22T20:59:00Z">
              <w:rPr>
                <w:rStyle w:val="Hyperlink"/>
                <w:noProof/>
              </w:rPr>
            </w:rPrChange>
          </w:rPr>
          <w:delText>CGMM API Services</w:delText>
        </w:r>
        <w:r w:rsidR="00F14A55" w:rsidDel="0014341B">
          <w:rPr>
            <w:noProof/>
            <w:webHidden/>
          </w:rPr>
          <w:tab/>
        </w:r>
        <w:r w:rsidR="00C66417" w:rsidDel="0014341B">
          <w:rPr>
            <w:noProof/>
            <w:webHidden/>
          </w:rPr>
          <w:delText>11</w:delText>
        </w:r>
      </w:del>
    </w:p>
    <w:p w:rsidR="00F14A55" w:rsidDel="0014341B" w:rsidRDefault="005E6C7C">
      <w:pPr>
        <w:pStyle w:val="TOC3"/>
        <w:tabs>
          <w:tab w:val="right" w:leader="dot" w:pos="8918"/>
        </w:tabs>
        <w:rPr>
          <w:del w:id="308" w:author=" Vijay Parmar" w:date="2009-08-22T20:59:00Z"/>
          <w:rFonts w:asciiTheme="minorHAnsi" w:eastAsiaTheme="minorEastAsia" w:hAnsiTheme="minorHAnsi" w:cstheme="minorBidi"/>
          <w:noProof/>
          <w:sz w:val="22"/>
          <w:szCs w:val="22"/>
        </w:rPr>
      </w:pPr>
      <w:del w:id="309" w:author=" Vijay Parmar" w:date="2009-08-22T20:59:00Z">
        <w:r w:rsidRPr="005E6C7C">
          <w:rPr>
            <w:rPrChange w:id="310" w:author=" Vijay Parmar" w:date="2009-08-22T20:59:00Z">
              <w:rPr>
                <w:rStyle w:val="Hyperlink"/>
                <w:noProof/>
              </w:rPr>
            </w:rPrChange>
          </w:rPr>
          <w:delText>CGMMManager</w:delText>
        </w:r>
        <w:r w:rsidR="00F14A55" w:rsidDel="0014341B">
          <w:rPr>
            <w:noProof/>
            <w:webHidden/>
          </w:rPr>
          <w:tab/>
        </w:r>
        <w:r w:rsidR="00C66417" w:rsidDel="0014341B">
          <w:rPr>
            <w:noProof/>
            <w:webHidden/>
          </w:rPr>
          <w:delText>11</w:delText>
        </w:r>
      </w:del>
    </w:p>
    <w:p w:rsidR="00F14A55" w:rsidDel="0014341B" w:rsidRDefault="005E6C7C">
      <w:pPr>
        <w:pStyle w:val="TOC2"/>
        <w:tabs>
          <w:tab w:val="right" w:leader="dot" w:pos="8918"/>
        </w:tabs>
        <w:rPr>
          <w:del w:id="311" w:author=" Vijay Parmar" w:date="2009-08-22T20:59:00Z"/>
          <w:rFonts w:asciiTheme="minorHAnsi" w:eastAsiaTheme="minorEastAsia" w:hAnsiTheme="minorHAnsi" w:cstheme="minorBidi"/>
          <w:noProof/>
          <w:sz w:val="22"/>
          <w:szCs w:val="22"/>
        </w:rPr>
      </w:pPr>
      <w:del w:id="312" w:author=" Vijay Parmar" w:date="2009-08-22T20:59:00Z">
        <w:r w:rsidRPr="005E6C7C">
          <w:rPr>
            <w:rPrChange w:id="313" w:author=" Vijay Parmar" w:date="2009-08-22T20:59:00Z">
              <w:rPr>
                <w:rStyle w:val="Hyperlink"/>
                <w:noProof/>
              </w:rPr>
            </w:rPrChange>
          </w:rPr>
          <w:delText>Integrating with the CGMM API</w:delText>
        </w:r>
        <w:r w:rsidR="00F14A55" w:rsidDel="0014341B">
          <w:rPr>
            <w:noProof/>
            <w:webHidden/>
          </w:rPr>
          <w:tab/>
        </w:r>
        <w:r w:rsidR="00C66417" w:rsidDel="0014341B">
          <w:rPr>
            <w:noProof/>
            <w:webHidden/>
          </w:rPr>
          <w:delText>15</w:delText>
        </w:r>
      </w:del>
    </w:p>
    <w:p w:rsidR="00F14A55" w:rsidDel="0014341B" w:rsidRDefault="005E6C7C">
      <w:pPr>
        <w:pStyle w:val="TOC3"/>
        <w:tabs>
          <w:tab w:val="right" w:leader="dot" w:pos="8918"/>
        </w:tabs>
        <w:rPr>
          <w:del w:id="314" w:author=" Vijay Parmar" w:date="2009-08-22T20:59:00Z"/>
          <w:rFonts w:asciiTheme="minorHAnsi" w:eastAsiaTheme="minorEastAsia" w:hAnsiTheme="minorHAnsi" w:cstheme="minorBidi"/>
          <w:noProof/>
          <w:sz w:val="22"/>
          <w:szCs w:val="22"/>
        </w:rPr>
      </w:pPr>
      <w:del w:id="315" w:author=" Vijay Parmar" w:date="2009-08-22T20:59:00Z">
        <w:r w:rsidRPr="005E6C7C">
          <w:rPr>
            <w:rPrChange w:id="316" w:author=" Vijay Parmar" w:date="2009-08-22T20:59:00Z">
              <w:rPr>
                <w:rStyle w:val="Hyperlink"/>
                <w:noProof/>
              </w:rPr>
            </w:rPrChange>
          </w:rPr>
          <w:delText>Importing the CGMM Authentication API</w:delText>
        </w:r>
        <w:r w:rsidR="00F14A55" w:rsidDel="0014341B">
          <w:rPr>
            <w:noProof/>
            <w:webHidden/>
          </w:rPr>
          <w:tab/>
        </w:r>
        <w:r w:rsidR="00C66417" w:rsidDel="0014341B">
          <w:rPr>
            <w:noProof/>
            <w:webHidden/>
          </w:rPr>
          <w:delText>15</w:delText>
        </w:r>
      </w:del>
    </w:p>
    <w:p w:rsidR="00F14A55" w:rsidDel="0014341B" w:rsidRDefault="005E6C7C">
      <w:pPr>
        <w:pStyle w:val="TOC3"/>
        <w:tabs>
          <w:tab w:val="right" w:leader="dot" w:pos="8918"/>
        </w:tabs>
        <w:rPr>
          <w:del w:id="317" w:author=" Vijay Parmar" w:date="2009-08-22T20:59:00Z"/>
          <w:rFonts w:asciiTheme="minorHAnsi" w:eastAsiaTheme="minorEastAsia" w:hAnsiTheme="minorHAnsi" w:cstheme="minorBidi"/>
          <w:noProof/>
          <w:sz w:val="22"/>
          <w:szCs w:val="22"/>
        </w:rPr>
      </w:pPr>
      <w:del w:id="318" w:author=" Vijay Parmar" w:date="2009-08-22T20:59:00Z">
        <w:r w:rsidRPr="005E6C7C">
          <w:rPr>
            <w:rPrChange w:id="319" w:author=" Vijay Parmar" w:date="2009-08-22T20:59:00Z">
              <w:rPr>
                <w:rStyle w:val="Hyperlink"/>
                <w:noProof/>
              </w:rPr>
            </w:rPrChange>
          </w:rPr>
          <w:delText>Obtaining the CGMMManager</w:delText>
        </w:r>
        <w:r w:rsidR="00F14A55" w:rsidDel="0014341B">
          <w:rPr>
            <w:noProof/>
            <w:webHidden/>
          </w:rPr>
          <w:tab/>
        </w:r>
        <w:r w:rsidR="00C66417" w:rsidDel="0014341B">
          <w:rPr>
            <w:noProof/>
            <w:webHidden/>
          </w:rPr>
          <w:delText>16</w:delText>
        </w:r>
      </w:del>
    </w:p>
    <w:p w:rsidR="00F14A55" w:rsidDel="0014341B" w:rsidRDefault="005E6C7C">
      <w:pPr>
        <w:pStyle w:val="TOC3"/>
        <w:tabs>
          <w:tab w:val="right" w:leader="dot" w:pos="8918"/>
        </w:tabs>
        <w:rPr>
          <w:del w:id="320" w:author=" Vijay Parmar" w:date="2009-08-22T20:59:00Z"/>
          <w:rFonts w:asciiTheme="minorHAnsi" w:eastAsiaTheme="minorEastAsia" w:hAnsiTheme="minorHAnsi" w:cstheme="minorBidi"/>
          <w:noProof/>
          <w:sz w:val="22"/>
          <w:szCs w:val="22"/>
        </w:rPr>
      </w:pPr>
      <w:del w:id="321" w:author=" Vijay Parmar" w:date="2009-08-22T20:59:00Z">
        <w:r w:rsidRPr="005E6C7C">
          <w:rPr>
            <w:rPrChange w:id="322" w:author=" Vijay Parmar" w:date="2009-08-22T20:59:00Z">
              <w:rPr>
                <w:rStyle w:val="Hyperlink"/>
                <w:noProof/>
              </w:rPr>
            </w:rPrChange>
          </w:rPr>
          <w:delText>Authenticating Users</w:delText>
        </w:r>
        <w:r w:rsidR="00F14A55" w:rsidDel="0014341B">
          <w:rPr>
            <w:noProof/>
            <w:webHidden/>
          </w:rPr>
          <w:tab/>
        </w:r>
        <w:r w:rsidR="00C66417" w:rsidDel="0014341B">
          <w:rPr>
            <w:noProof/>
            <w:webHidden/>
          </w:rPr>
          <w:delText>16</w:delText>
        </w:r>
      </w:del>
    </w:p>
    <w:p w:rsidR="00F14A55" w:rsidDel="0014341B" w:rsidRDefault="005E6C7C">
      <w:pPr>
        <w:pStyle w:val="TOC3"/>
        <w:tabs>
          <w:tab w:val="right" w:leader="dot" w:pos="8918"/>
        </w:tabs>
        <w:rPr>
          <w:del w:id="323" w:author=" Vijay Parmar" w:date="2009-08-22T20:59:00Z"/>
          <w:rFonts w:asciiTheme="minorHAnsi" w:eastAsiaTheme="minorEastAsia" w:hAnsiTheme="minorHAnsi" w:cstheme="minorBidi"/>
          <w:noProof/>
          <w:sz w:val="22"/>
          <w:szCs w:val="22"/>
        </w:rPr>
      </w:pPr>
      <w:del w:id="324" w:author=" Vijay Parmar" w:date="2009-08-22T20:59:00Z">
        <w:r w:rsidRPr="005E6C7C">
          <w:rPr>
            <w:rPrChange w:id="325" w:author=" Vijay Parmar" w:date="2009-08-22T20:59:00Z">
              <w:rPr>
                <w:rStyle w:val="Hyperlink"/>
                <w:noProof/>
              </w:rPr>
            </w:rPrChange>
          </w:rPr>
          <w:delText>Migrating Users</w:delText>
        </w:r>
        <w:r w:rsidR="00F14A55" w:rsidDel="0014341B">
          <w:rPr>
            <w:noProof/>
            <w:webHidden/>
          </w:rPr>
          <w:tab/>
        </w:r>
        <w:r w:rsidR="00C66417" w:rsidDel="0014341B">
          <w:rPr>
            <w:noProof/>
            <w:webHidden/>
          </w:rPr>
          <w:delText>16</w:delText>
        </w:r>
      </w:del>
    </w:p>
    <w:p w:rsidR="00F14A55" w:rsidDel="0014341B" w:rsidRDefault="005E6C7C">
      <w:pPr>
        <w:pStyle w:val="TOC3"/>
        <w:tabs>
          <w:tab w:val="right" w:leader="dot" w:pos="8918"/>
        </w:tabs>
        <w:rPr>
          <w:del w:id="326" w:author=" Vijay Parmar" w:date="2009-08-22T20:59:00Z"/>
          <w:rFonts w:asciiTheme="minorHAnsi" w:eastAsiaTheme="minorEastAsia" w:hAnsiTheme="minorHAnsi" w:cstheme="minorBidi"/>
          <w:noProof/>
          <w:sz w:val="22"/>
          <w:szCs w:val="22"/>
        </w:rPr>
      </w:pPr>
      <w:del w:id="327" w:author=" Vijay Parmar" w:date="2009-08-22T20:59:00Z">
        <w:r w:rsidRPr="005E6C7C">
          <w:rPr>
            <w:rPrChange w:id="328" w:author=" Vijay Parmar" w:date="2009-08-22T20:59:00Z">
              <w:rPr>
                <w:rStyle w:val="Hyperlink"/>
                <w:noProof/>
              </w:rPr>
            </w:rPrChange>
          </w:rPr>
          <w:delText>Integrating Auto Start SyncGTS servlet</w:delText>
        </w:r>
        <w:r w:rsidR="00F14A55" w:rsidDel="0014341B">
          <w:rPr>
            <w:noProof/>
            <w:webHidden/>
          </w:rPr>
          <w:tab/>
        </w:r>
        <w:r w:rsidR="00C66417" w:rsidDel="0014341B">
          <w:rPr>
            <w:noProof/>
            <w:webHidden/>
          </w:rPr>
          <w:delText>17</w:delText>
        </w:r>
      </w:del>
    </w:p>
    <w:p w:rsidR="00F14A55" w:rsidDel="0014341B" w:rsidRDefault="005E6C7C">
      <w:pPr>
        <w:pStyle w:val="TOC2"/>
        <w:tabs>
          <w:tab w:val="right" w:leader="dot" w:pos="8918"/>
        </w:tabs>
        <w:rPr>
          <w:del w:id="329" w:author=" Vijay Parmar" w:date="2009-08-22T20:59:00Z"/>
          <w:rFonts w:asciiTheme="minorHAnsi" w:eastAsiaTheme="minorEastAsia" w:hAnsiTheme="minorHAnsi" w:cstheme="minorBidi"/>
          <w:noProof/>
          <w:sz w:val="22"/>
          <w:szCs w:val="22"/>
        </w:rPr>
      </w:pPr>
      <w:del w:id="330" w:author=" Vijay Parmar" w:date="2009-08-22T20:59:00Z">
        <w:r w:rsidRPr="005E6C7C">
          <w:rPr>
            <w:rPrChange w:id="331" w:author=" Vijay Parmar" w:date="2009-08-22T20:59:00Z">
              <w:rPr>
                <w:rStyle w:val="Hyperlink"/>
                <w:noProof/>
              </w:rPr>
            </w:rPrChange>
          </w:rPr>
          <w:delText>Configurations for CGMM API</w:delText>
        </w:r>
        <w:r w:rsidR="00F14A55" w:rsidDel="0014341B">
          <w:rPr>
            <w:noProof/>
            <w:webHidden/>
          </w:rPr>
          <w:tab/>
        </w:r>
        <w:r w:rsidR="00C66417" w:rsidDel="0014341B">
          <w:rPr>
            <w:noProof/>
            <w:webHidden/>
          </w:rPr>
          <w:delText>17</w:delText>
        </w:r>
      </w:del>
    </w:p>
    <w:p w:rsidR="00F14A55" w:rsidDel="0014341B" w:rsidRDefault="005E6C7C">
      <w:pPr>
        <w:pStyle w:val="TOC1"/>
        <w:tabs>
          <w:tab w:val="left" w:pos="1320"/>
          <w:tab w:val="right" w:leader="dot" w:pos="8918"/>
        </w:tabs>
        <w:rPr>
          <w:del w:id="332" w:author=" Vijay Parmar" w:date="2009-08-22T20:59:00Z"/>
          <w:rFonts w:asciiTheme="minorHAnsi" w:eastAsiaTheme="minorEastAsia" w:hAnsiTheme="minorHAnsi" w:cstheme="minorBidi"/>
          <w:b w:val="0"/>
          <w:noProof/>
          <w:sz w:val="22"/>
          <w:szCs w:val="22"/>
        </w:rPr>
      </w:pPr>
      <w:del w:id="333" w:author=" Vijay Parmar" w:date="2009-08-22T20:59:00Z">
        <w:r w:rsidRPr="005E6C7C">
          <w:rPr>
            <w:rPrChange w:id="334" w:author=" Vijay Parmar" w:date="2009-08-22T20:59:00Z">
              <w:rPr>
                <w:rStyle w:val="Hyperlink"/>
                <w:noProof/>
              </w:rPr>
            </w:rPrChange>
          </w:rPr>
          <w:delText>Chapter 3</w:delText>
        </w:r>
        <w:r w:rsidR="00F14A55" w:rsidDel="0014341B">
          <w:rPr>
            <w:rFonts w:asciiTheme="minorHAnsi" w:eastAsiaTheme="minorEastAsia" w:hAnsiTheme="minorHAnsi" w:cstheme="minorBidi"/>
            <w:b w:val="0"/>
            <w:noProof/>
            <w:sz w:val="22"/>
            <w:szCs w:val="22"/>
          </w:rPr>
          <w:tab/>
        </w:r>
        <w:r w:rsidRPr="005E6C7C">
          <w:rPr>
            <w:rPrChange w:id="335" w:author=" Vijay Parmar" w:date="2009-08-22T20:59:00Z">
              <w:rPr>
                <w:rStyle w:val="Hyperlink"/>
                <w:noProof/>
              </w:rPr>
            </w:rPrChange>
          </w:rPr>
          <w:delText>Audit Logging</w:delText>
        </w:r>
        <w:r w:rsidR="00F14A55" w:rsidDel="0014341B">
          <w:rPr>
            <w:noProof/>
            <w:webHidden/>
          </w:rPr>
          <w:tab/>
        </w:r>
        <w:r w:rsidR="00C66417" w:rsidDel="0014341B">
          <w:rPr>
            <w:noProof/>
            <w:webHidden/>
          </w:rPr>
          <w:delText>19</w:delText>
        </w:r>
      </w:del>
    </w:p>
    <w:p w:rsidR="00F14A55" w:rsidDel="0014341B" w:rsidRDefault="005E6C7C">
      <w:pPr>
        <w:pStyle w:val="TOC2"/>
        <w:tabs>
          <w:tab w:val="right" w:leader="dot" w:pos="8918"/>
        </w:tabs>
        <w:rPr>
          <w:del w:id="336" w:author=" Vijay Parmar" w:date="2009-08-22T20:59:00Z"/>
          <w:rFonts w:asciiTheme="minorHAnsi" w:eastAsiaTheme="minorEastAsia" w:hAnsiTheme="minorHAnsi" w:cstheme="minorBidi"/>
          <w:noProof/>
          <w:sz w:val="22"/>
          <w:szCs w:val="22"/>
        </w:rPr>
      </w:pPr>
      <w:del w:id="337" w:author=" Vijay Parmar" w:date="2009-08-22T20:59:00Z">
        <w:r w:rsidRPr="005E6C7C">
          <w:rPr>
            <w:rPrChange w:id="338" w:author=" Vijay Parmar" w:date="2009-08-22T20:59:00Z">
              <w:rPr>
                <w:rStyle w:val="Hyperlink"/>
                <w:noProof/>
              </w:rPr>
            </w:rPrChange>
          </w:rPr>
          <w:delText>Overview</w:delText>
        </w:r>
        <w:r w:rsidR="00F14A55" w:rsidDel="0014341B">
          <w:rPr>
            <w:noProof/>
            <w:webHidden/>
          </w:rPr>
          <w:tab/>
        </w:r>
        <w:r w:rsidR="00C66417" w:rsidDel="0014341B">
          <w:rPr>
            <w:noProof/>
            <w:webHidden/>
          </w:rPr>
          <w:delText>19</w:delText>
        </w:r>
      </w:del>
    </w:p>
    <w:p w:rsidR="00F14A55" w:rsidDel="0014341B" w:rsidRDefault="005E6C7C">
      <w:pPr>
        <w:pStyle w:val="TOC2"/>
        <w:tabs>
          <w:tab w:val="right" w:leader="dot" w:pos="8918"/>
        </w:tabs>
        <w:rPr>
          <w:del w:id="339" w:author=" Vijay Parmar" w:date="2009-08-22T20:59:00Z"/>
          <w:rFonts w:asciiTheme="minorHAnsi" w:eastAsiaTheme="minorEastAsia" w:hAnsiTheme="minorHAnsi" w:cstheme="minorBidi"/>
          <w:noProof/>
          <w:sz w:val="22"/>
          <w:szCs w:val="22"/>
        </w:rPr>
      </w:pPr>
      <w:del w:id="340" w:author=" Vijay Parmar" w:date="2009-08-22T20:59:00Z">
        <w:r w:rsidRPr="005E6C7C">
          <w:rPr>
            <w:rPrChange w:id="341" w:author=" Vijay Parmar" w:date="2009-08-22T20:59:00Z">
              <w:rPr>
                <w:rStyle w:val="Hyperlink"/>
                <w:noProof/>
              </w:rPr>
            </w:rPrChange>
          </w:rPr>
          <w:delText>JAR Placement</w:delText>
        </w:r>
        <w:r w:rsidR="00F14A55" w:rsidDel="0014341B">
          <w:rPr>
            <w:noProof/>
            <w:webHidden/>
          </w:rPr>
          <w:tab/>
        </w:r>
        <w:r w:rsidR="00C66417" w:rsidDel="0014341B">
          <w:rPr>
            <w:noProof/>
            <w:webHidden/>
          </w:rPr>
          <w:delText>19</w:delText>
        </w:r>
      </w:del>
    </w:p>
    <w:p w:rsidR="00F14A55" w:rsidDel="0014341B" w:rsidRDefault="005E6C7C">
      <w:pPr>
        <w:pStyle w:val="TOC2"/>
        <w:tabs>
          <w:tab w:val="right" w:leader="dot" w:pos="8918"/>
        </w:tabs>
        <w:rPr>
          <w:del w:id="342" w:author=" Vijay Parmar" w:date="2009-08-22T20:59:00Z"/>
          <w:rFonts w:asciiTheme="minorHAnsi" w:eastAsiaTheme="minorEastAsia" w:hAnsiTheme="minorHAnsi" w:cstheme="minorBidi"/>
          <w:noProof/>
          <w:sz w:val="22"/>
          <w:szCs w:val="22"/>
        </w:rPr>
      </w:pPr>
      <w:del w:id="343" w:author=" Vijay Parmar" w:date="2009-08-22T20:59:00Z">
        <w:r w:rsidRPr="005E6C7C">
          <w:rPr>
            <w:rPrChange w:id="344" w:author=" Vijay Parmar" w:date="2009-08-22T20:59:00Z">
              <w:rPr>
                <w:rStyle w:val="Hyperlink"/>
                <w:noProof/>
              </w:rPr>
            </w:rPrChange>
          </w:rPr>
          <w:delText>Enabling CLM APIs in Integration with CGMM APIs</w:delText>
        </w:r>
        <w:r w:rsidR="00F14A55" w:rsidDel="0014341B">
          <w:rPr>
            <w:noProof/>
            <w:webHidden/>
          </w:rPr>
          <w:tab/>
        </w:r>
        <w:r w:rsidR="00C66417" w:rsidDel="0014341B">
          <w:rPr>
            <w:noProof/>
            <w:webHidden/>
          </w:rPr>
          <w:delText>19</w:delText>
        </w:r>
      </w:del>
    </w:p>
    <w:p w:rsidR="00F14A55" w:rsidDel="0014341B" w:rsidRDefault="005E6C7C">
      <w:pPr>
        <w:pStyle w:val="TOC3"/>
        <w:tabs>
          <w:tab w:val="right" w:leader="dot" w:pos="8918"/>
        </w:tabs>
        <w:rPr>
          <w:del w:id="345" w:author=" Vijay Parmar" w:date="2009-08-22T20:59:00Z"/>
          <w:rFonts w:asciiTheme="minorHAnsi" w:eastAsiaTheme="minorEastAsia" w:hAnsiTheme="minorHAnsi" w:cstheme="minorBidi"/>
          <w:noProof/>
          <w:sz w:val="22"/>
          <w:szCs w:val="22"/>
        </w:rPr>
      </w:pPr>
      <w:del w:id="346" w:author=" Vijay Parmar" w:date="2009-08-22T20:59:00Z">
        <w:r w:rsidRPr="005E6C7C">
          <w:rPr>
            <w:rPrChange w:id="347" w:author=" Vijay Parmar" w:date="2009-08-22T20:59:00Z">
              <w:rPr>
                <w:rStyle w:val="Hyperlink"/>
                <w:noProof/>
              </w:rPr>
            </w:rPrChange>
          </w:rPr>
          <w:delText>Event Logging</w:delText>
        </w:r>
        <w:r w:rsidR="00F14A55" w:rsidDel="0014341B">
          <w:rPr>
            <w:noProof/>
            <w:webHidden/>
          </w:rPr>
          <w:tab/>
        </w:r>
        <w:r w:rsidR="00C66417" w:rsidDel="0014341B">
          <w:rPr>
            <w:noProof/>
            <w:webHidden/>
          </w:rPr>
          <w:delText>19</w:delText>
        </w:r>
      </w:del>
    </w:p>
    <w:p w:rsidR="00F14A55" w:rsidDel="0014341B" w:rsidRDefault="005E6C7C">
      <w:pPr>
        <w:pStyle w:val="TOC3"/>
        <w:tabs>
          <w:tab w:val="right" w:leader="dot" w:pos="8918"/>
        </w:tabs>
        <w:rPr>
          <w:del w:id="348" w:author=" Vijay Parmar" w:date="2009-08-22T20:59:00Z"/>
          <w:rFonts w:asciiTheme="minorHAnsi" w:eastAsiaTheme="minorEastAsia" w:hAnsiTheme="minorHAnsi" w:cstheme="minorBidi"/>
          <w:noProof/>
          <w:sz w:val="22"/>
          <w:szCs w:val="22"/>
        </w:rPr>
      </w:pPr>
      <w:del w:id="349" w:author=" Vijay Parmar" w:date="2009-08-22T20:59:00Z">
        <w:r w:rsidRPr="005E6C7C">
          <w:rPr>
            <w:rPrChange w:id="350" w:author=" Vijay Parmar" w:date="2009-08-22T20:59:00Z">
              <w:rPr>
                <w:rStyle w:val="Hyperlink"/>
                <w:noProof/>
              </w:rPr>
            </w:rPrChange>
          </w:rPr>
          <w:delText>Common Logging Database</w:delText>
        </w:r>
        <w:r w:rsidR="00F14A55" w:rsidDel="0014341B">
          <w:rPr>
            <w:noProof/>
            <w:webHidden/>
          </w:rPr>
          <w:tab/>
        </w:r>
        <w:r w:rsidR="00C66417" w:rsidDel="0014341B">
          <w:rPr>
            <w:noProof/>
            <w:webHidden/>
          </w:rPr>
          <w:delText>20</w:delText>
        </w:r>
      </w:del>
    </w:p>
    <w:p w:rsidR="00F14A55" w:rsidDel="0014341B" w:rsidRDefault="005E6C7C">
      <w:pPr>
        <w:pStyle w:val="TOC3"/>
        <w:tabs>
          <w:tab w:val="right" w:leader="dot" w:pos="8918"/>
        </w:tabs>
        <w:rPr>
          <w:del w:id="351" w:author=" Vijay Parmar" w:date="2009-08-22T20:59:00Z"/>
          <w:rFonts w:asciiTheme="minorHAnsi" w:eastAsiaTheme="minorEastAsia" w:hAnsiTheme="minorHAnsi" w:cstheme="minorBidi"/>
          <w:noProof/>
          <w:sz w:val="22"/>
          <w:szCs w:val="22"/>
        </w:rPr>
      </w:pPr>
      <w:del w:id="352" w:author=" Vijay Parmar" w:date="2009-08-22T20:59:00Z">
        <w:r w:rsidRPr="005E6C7C">
          <w:rPr>
            <w:rPrChange w:id="353" w:author=" Vijay Parmar" w:date="2009-08-22T20:59:00Z">
              <w:rPr>
                <w:rStyle w:val="Hyperlink"/>
                <w:noProof/>
              </w:rPr>
            </w:rPrChange>
          </w:rPr>
          <w:delText>JDBC Appender</w:delText>
        </w:r>
        <w:r w:rsidR="00F14A55" w:rsidDel="0014341B">
          <w:rPr>
            <w:noProof/>
            <w:webHidden/>
          </w:rPr>
          <w:tab/>
        </w:r>
        <w:r w:rsidR="00C66417" w:rsidDel="0014341B">
          <w:rPr>
            <w:noProof/>
            <w:webHidden/>
          </w:rPr>
          <w:delText>20</w:delText>
        </w:r>
      </w:del>
    </w:p>
    <w:p w:rsidR="00F14A55" w:rsidDel="0014341B" w:rsidRDefault="005E6C7C">
      <w:pPr>
        <w:pStyle w:val="TOC2"/>
        <w:tabs>
          <w:tab w:val="right" w:leader="dot" w:pos="8918"/>
        </w:tabs>
        <w:rPr>
          <w:del w:id="354" w:author=" Vijay Parmar" w:date="2009-08-22T20:59:00Z"/>
          <w:rFonts w:asciiTheme="minorHAnsi" w:eastAsiaTheme="minorEastAsia" w:hAnsiTheme="minorHAnsi" w:cstheme="minorBidi"/>
          <w:noProof/>
          <w:sz w:val="22"/>
          <w:szCs w:val="22"/>
        </w:rPr>
      </w:pPr>
      <w:del w:id="355" w:author=" Vijay Parmar" w:date="2009-08-22T20:59:00Z">
        <w:r w:rsidRPr="005E6C7C">
          <w:rPr>
            <w:rPrChange w:id="356" w:author=" Vijay Parmar" w:date="2009-08-22T20:59:00Z">
              <w:rPr>
                <w:rStyle w:val="Hyperlink"/>
                <w:noProof/>
              </w:rPr>
            </w:rPrChange>
          </w:rPr>
          <w:delText>Deployment Steps</w:delText>
        </w:r>
        <w:r w:rsidR="00F14A55" w:rsidDel="0014341B">
          <w:rPr>
            <w:noProof/>
            <w:webHidden/>
          </w:rPr>
          <w:tab/>
        </w:r>
        <w:r w:rsidR="00C66417" w:rsidDel="0014341B">
          <w:rPr>
            <w:noProof/>
            <w:webHidden/>
          </w:rPr>
          <w:delText>21</w:delText>
        </w:r>
      </w:del>
    </w:p>
    <w:p w:rsidR="00F14A55" w:rsidDel="0014341B" w:rsidRDefault="005E6C7C">
      <w:pPr>
        <w:pStyle w:val="TOC3"/>
        <w:tabs>
          <w:tab w:val="right" w:leader="dot" w:pos="8918"/>
        </w:tabs>
        <w:rPr>
          <w:del w:id="357" w:author=" Vijay Parmar" w:date="2009-08-22T20:59:00Z"/>
          <w:rFonts w:asciiTheme="minorHAnsi" w:eastAsiaTheme="minorEastAsia" w:hAnsiTheme="minorHAnsi" w:cstheme="minorBidi"/>
          <w:noProof/>
          <w:sz w:val="22"/>
          <w:szCs w:val="22"/>
        </w:rPr>
      </w:pPr>
      <w:del w:id="358" w:author=" Vijay Parmar" w:date="2009-08-22T20:59:00Z">
        <w:r w:rsidRPr="005E6C7C">
          <w:rPr>
            <w:rPrChange w:id="359" w:author=" Vijay Parmar" w:date="2009-08-22T20:59:00Z">
              <w:rPr>
                <w:rStyle w:val="Hyperlink"/>
                <w:noProof/>
              </w:rPr>
            </w:rPrChange>
          </w:rPr>
          <w:delText>Step 1: Create and Prime MySQL Logging Database</w:delText>
        </w:r>
        <w:r w:rsidR="00F14A55" w:rsidDel="0014341B">
          <w:rPr>
            <w:noProof/>
            <w:webHidden/>
          </w:rPr>
          <w:tab/>
        </w:r>
        <w:r w:rsidR="00C66417" w:rsidDel="0014341B">
          <w:rPr>
            <w:noProof/>
            <w:webHidden/>
          </w:rPr>
          <w:delText>21</w:delText>
        </w:r>
      </w:del>
    </w:p>
    <w:p w:rsidR="00F14A55" w:rsidDel="0014341B" w:rsidRDefault="005E6C7C">
      <w:pPr>
        <w:pStyle w:val="TOC3"/>
        <w:tabs>
          <w:tab w:val="right" w:leader="dot" w:pos="8918"/>
        </w:tabs>
        <w:rPr>
          <w:del w:id="360" w:author=" Vijay Parmar" w:date="2009-08-22T20:59:00Z"/>
          <w:rFonts w:asciiTheme="minorHAnsi" w:eastAsiaTheme="minorEastAsia" w:hAnsiTheme="minorHAnsi" w:cstheme="minorBidi"/>
          <w:noProof/>
          <w:sz w:val="22"/>
          <w:szCs w:val="22"/>
        </w:rPr>
      </w:pPr>
      <w:del w:id="361" w:author=" Vijay Parmar" w:date="2009-08-22T20:59:00Z">
        <w:r w:rsidRPr="005E6C7C">
          <w:rPr>
            <w:rPrChange w:id="362" w:author=" Vijay Parmar" w:date="2009-08-22T20:59:00Z">
              <w:rPr>
                <w:rStyle w:val="Hyperlink"/>
                <w:noProof/>
              </w:rPr>
            </w:rPrChange>
          </w:rPr>
          <w:delText>Step 2: Configure the log4j.xml file for JBoss</w:delText>
        </w:r>
        <w:r w:rsidR="00F14A55" w:rsidDel="0014341B">
          <w:rPr>
            <w:noProof/>
            <w:webHidden/>
          </w:rPr>
          <w:tab/>
        </w:r>
        <w:r w:rsidR="00C66417" w:rsidDel="0014341B">
          <w:rPr>
            <w:noProof/>
            <w:webHidden/>
          </w:rPr>
          <w:delText>21</w:delText>
        </w:r>
      </w:del>
    </w:p>
    <w:p w:rsidR="00F14A55" w:rsidDel="0014341B" w:rsidRDefault="005E6C7C">
      <w:pPr>
        <w:pStyle w:val="TOC3"/>
        <w:tabs>
          <w:tab w:val="right" w:leader="dot" w:pos="8918"/>
        </w:tabs>
        <w:rPr>
          <w:del w:id="363" w:author=" Vijay Parmar" w:date="2009-08-22T20:59:00Z"/>
          <w:rFonts w:asciiTheme="minorHAnsi" w:eastAsiaTheme="minorEastAsia" w:hAnsiTheme="minorHAnsi" w:cstheme="minorBidi"/>
          <w:noProof/>
          <w:sz w:val="22"/>
          <w:szCs w:val="22"/>
        </w:rPr>
      </w:pPr>
      <w:del w:id="364" w:author=" Vijay Parmar" w:date="2009-08-22T20:59:00Z">
        <w:r w:rsidRPr="005E6C7C">
          <w:rPr>
            <w:rPrChange w:id="365" w:author=" Vijay Parmar" w:date="2009-08-22T20:59:00Z">
              <w:rPr>
                <w:rStyle w:val="Hyperlink"/>
                <w:noProof/>
              </w:rPr>
            </w:rPrChange>
          </w:rPr>
          <w:delText>Step 3: View the Logs</w:delText>
        </w:r>
        <w:r w:rsidR="00F14A55" w:rsidDel="0014341B">
          <w:rPr>
            <w:noProof/>
            <w:webHidden/>
          </w:rPr>
          <w:tab/>
        </w:r>
        <w:r w:rsidR="00C66417" w:rsidDel="0014341B">
          <w:rPr>
            <w:noProof/>
            <w:webHidden/>
          </w:rPr>
          <w:delText>21</w:delText>
        </w:r>
      </w:del>
    </w:p>
    <w:p w:rsidR="00F14A55" w:rsidDel="0014341B" w:rsidRDefault="005E6C7C">
      <w:pPr>
        <w:pStyle w:val="TOC1"/>
        <w:tabs>
          <w:tab w:val="left" w:pos="1320"/>
          <w:tab w:val="right" w:leader="dot" w:pos="8918"/>
        </w:tabs>
        <w:rPr>
          <w:del w:id="366" w:author=" Vijay Parmar" w:date="2009-08-22T20:59:00Z"/>
          <w:rFonts w:asciiTheme="minorHAnsi" w:eastAsiaTheme="minorEastAsia" w:hAnsiTheme="minorHAnsi" w:cstheme="minorBidi"/>
          <w:b w:val="0"/>
          <w:noProof/>
          <w:sz w:val="22"/>
          <w:szCs w:val="22"/>
        </w:rPr>
      </w:pPr>
      <w:del w:id="367" w:author=" Vijay Parmar" w:date="2009-08-22T20:59:00Z">
        <w:r w:rsidRPr="005E6C7C">
          <w:rPr>
            <w:rPrChange w:id="368" w:author=" Vijay Parmar" w:date="2009-08-22T20:59:00Z">
              <w:rPr>
                <w:rStyle w:val="Hyperlink"/>
                <w:noProof/>
              </w:rPr>
            </w:rPrChange>
          </w:rPr>
          <w:delText>Chapter 4</w:delText>
        </w:r>
        <w:r w:rsidR="00F14A55" w:rsidDel="0014341B">
          <w:rPr>
            <w:rFonts w:asciiTheme="minorHAnsi" w:eastAsiaTheme="minorEastAsia" w:hAnsiTheme="minorHAnsi" w:cstheme="minorBidi"/>
            <w:b w:val="0"/>
            <w:noProof/>
            <w:sz w:val="22"/>
            <w:szCs w:val="22"/>
          </w:rPr>
          <w:tab/>
        </w:r>
        <w:r w:rsidRPr="005E6C7C">
          <w:rPr>
            <w:rPrChange w:id="369" w:author=" Vijay Parmar" w:date="2009-08-22T20:59:00Z">
              <w:rPr>
                <w:rStyle w:val="Hyperlink"/>
                <w:noProof/>
              </w:rPr>
            </w:rPrChange>
          </w:rPr>
          <w:delText>Using the CGMM Tool</w:delText>
        </w:r>
        <w:r w:rsidR="00F14A55" w:rsidDel="0014341B">
          <w:rPr>
            <w:noProof/>
            <w:webHidden/>
          </w:rPr>
          <w:tab/>
        </w:r>
        <w:r w:rsidR="00C66417" w:rsidDel="0014341B">
          <w:rPr>
            <w:noProof/>
            <w:webHidden/>
          </w:rPr>
          <w:delText>22</w:delText>
        </w:r>
      </w:del>
    </w:p>
    <w:p w:rsidR="00F14A55" w:rsidDel="0014341B" w:rsidRDefault="005E6C7C">
      <w:pPr>
        <w:pStyle w:val="TOC2"/>
        <w:tabs>
          <w:tab w:val="right" w:leader="dot" w:pos="8918"/>
        </w:tabs>
        <w:rPr>
          <w:del w:id="370" w:author=" Vijay Parmar" w:date="2009-08-22T20:59:00Z"/>
          <w:rFonts w:asciiTheme="minorHAnsi" w:eastAsiaTheme="minorEastAsia" w:hAnsiTheme="minorHAnsi" w:cstheme="minorBidi"/>
          <w:noProof/>
          <w:sz w:val="22"/>
          <w:szCs w:val="22"/>
        </w:rPr>
      </w:pPr>
      <w:del w:id="371" w:author=" Vijay Parmar" w:date="2009-08-22T20:59:00Z">
        <w:r w:rsidRPr="005E6C7C">
          <w:rPr>
            <w:rPrChange w:id="372" w:author=" Vijay Parmar" w:date="2009-08-22T20:59:00Z">
              <w:rPr>
                <w:rStyle w:val="Hyperlink"/>
                <w:noProof/>
              </w:rPr>
            </w:rPrChange>
          </w:rPr>
          <w:delText>Overview</w:delText>
        </w:r>
        <w:r w:rsidR="00F14A55" w:rsidDel="0014341B">
          <w:rPr>
            <w:noProof/>
            <w:webHidden/>
          </w:rPr>
          <w:tab/>
        </w:r>
        <w:r w:rsidR="00C66417" w:rsidDel="0014341B">
          <w:rPr>
            <w:noProof/>
            <w:webHidden/>
          </w:rPr>
          <w:delText>22</w:delText>
        </w:r>
      </w:del>
    </w:p>
    <w:p w:rsidR="00F14A55" w:rsidDel="0014341B" w:rsidRDefault="005E6C7C">
      <w:pPr>
        <w:pStyle w:val="TOC2"/>
        <w:tabs>
          <w:tab w:val="right" w:leader="dot" w:pos="8918"/>
        </w:tabs>
        <w:rPr>
          <w:del w:id="373" w:author=" Vijay Parmar" w:date="2009-08-22T20:59:00Z"/>
          <w:rFonts w:asciiTheme="minorHAnsi" w:eastAsiaTheme="minorEastAsia" w:hAnsiTheme="minorHAnsi" w:cstheme="minorBidi"/>
          <w:noProof/>
          <w:sz w:val="22"/>
          <w:szCs w:val="22"/>
        </w:rPr>
      </w:pPr>
      <w:del w:id="374" w:author=" Vijay Parmar" w:date="2009-08-22T20:59:00Z">
        <w:r w:rsidRPr="005E6C7C">
          <w:rPr>
            <w:rPrChange w:id="375" w:author=" Vijay Parmar" w:date="2009-08-22T20:59:00Z">
              <w:rPr>
                <w:rStyle w:val="Hyperlink"/>
                <w:noProof/>
              </w:rPr>
            </w:rPrChange>
          </w:rPr>
          <w:delText>Default Behavior</w:delText>
        </w:r>
        <w:r w:rsidR="00F14A55" w:rsidDel="0014341B">
          <w:rPr>
            <w:noProof/>
            <w:webHidden/>
          </w:rPr>
          <w:tab/>
        </w:r>
        <w:r w:rsidR="00C66417" w:rsidDel="0014341B">
          <w:rPr>
            <w:noProof/>
            <w:webHidden/>
          </w:rPr>
          <w:delText>22</w:delText>
        </w:r>
      </w:del>
    </w:p>
    <w:p w:rsidR="00F14A55" w:rsidDel="0014341B" w:rsidRDefault="005E6C7C">
      <w:pPr>
        <w:pStyle w:val="TOC2"/>
        <w:tabs>
          <w:tab w:val="right" w:leader="dot" w:pos="8918"/>
        </w:tabs>
        <w:rPr>
          <w:del w:id="376" w:author=" Vijay Parmar" w:date="2009-08-22T20:59:00Z"/>
          <w:rFonts w:asciiTheme="minorHAnsi" w:eastAsiaTheme="minorEastAsia" w:hAnsiTheme="minorHAnsi" w:cstheme="minorBidi"/>
          <w:noProof/>
          <w:sz w:val="22"/>
          <w:szCs w:val="22"/>
        </w:rPr>
      </w:pPr>
      <w:del w:id="377" w:author=" Vijay Parmar" w:date="2009-08-22T20:59:00Z">
        <w:r w:rsidRPr="005E6C7C">
          <w:rPr>
            <w:rPrChange w:id="378" w:author=" Vijay Parmar" w:date="2009-08-22T20:59:00Z">
              <w:rPr>
                <w:rStyle w:val="Hyperlink"/>
                <w:noProof/>
              </w:rPr>
            </w:rPrChange>
          </w:rPr>
          <w:delText>Default Behavior Workflows/Scenarios</w:delText>
        </w:r>
        <w:r w:rsidR="00F14A55" w:rsidDel="0014341B">
          <w:rPr>
            <w:noProof/>
            <w:webHidden/>
          </w:rPr>
          <w:tab/>
        </w:r>
        <w:r w:rsidR="00C66417" w:rsidDel="0014341B">
          <w:rPr>
            <w:noProof/>
            <w:webHidden/>
          </w:rPr>
          <w:delText>23</w:delText>
        </w:r>
      </w:del>
    </w:p>
    <w:p w:rsidR="00F14A55" w:rsidDel="0014341B" w:rsidRDefault="005E6C7C">
      <w:pPr>
        <w:pStyle w:val="TOC3"/>
        <w:tabs>
          <w:tab w:val="right" w:leader="dot" w:pos="8918"/>
        </w:tabs>
        <w:rPr>
          <w:del w:id="379" w:author=" Vijay Parmar" w:date="2009-08-22T20:59:00Z"/>
          <w:rFonts w:asciiTheme="minorHAnsi" w:eastAsiaTheme="minorEastAsia" w:hAnsiTheme="minorHAnsi" w:cstheme="minorBidi"/>
          <w:noProof/>
          <w:sz w:val="22"/>
          <w:szCs w:val="22"/>
        </w:rPr>
      </w:pPr>
      <w:del w:id="380" w:author=" Vijay Parmar" w:date="2009-08-22T20:59:00Z">
        <w:r w:rsidRPr="005E6C7C">
          <w:rPr>
            <w:rPrChange w:id="381" w:author=" Vijay Parmar" w:date="2009-08-22T20:59:00Z">
              <w:rPr>
                <w:rStyle w:val="Hyperlink"/>
                <w:noProof/>
              </w:rPr>
            </w:rPrChange>
          </w:rPr>
          <w:delText>Default Behavior Scenario 1: User Logs In with CSM Account</w:delText>
        </w:r>
        <w:r w:rsidR="00F14A55" w:rsidDel="0014341B">
          <w:rPr>
            <w:noProof/>
            <w:webHidden/>
          </w:rPr>
          <w:tab/>
        </w:r>
        <w:r w:rsidR="00C66417" w:rsidDel="0014341B">
          <w:rPr>
            <w:noProof/>
            <w:webHidden/>
          </w:rPr>
          <w:delText>24</w:delText>
        </w:r>
      </w:del>
    </w:p>
    <w:p w:rsidR="00F14A55" w:rsidDel="0014341B" w:rsidRDefault="005E6C7C">
      <w:pPr>
        <w:pStyle w:val="TOC3"/>
        <w:tabs>
          <w:tab w:val="right" w:leader="dot" w:pos="8918"/>
        </w:tabs>
        <w:rPr>
          <w:del w:id="382" w:author=" Vijay Parmar" w:date="2009-08-22T20:59:00Z"/>
          <w:rFonts w:asciiTheme="minorHAnsi" w:eastAsiaTheme="minorEastAsia" w:hAnsiTheme="minorHAnsi" w:cstheme="minorBidi"/>
          <w:noProof/>
          <w:sz w:val="22"/>
          <w:szCs w:val="22"/>
        </w:rPr>
      </w:pPr>
      <w:del w:id="383" w:author=" Vijay Parmar" w:date="2009-08-22T20:59:00Z">
        <w:r w:rsidRPr="005E6C7C">
          <w:rPr>
            <w:rPrChange w:id="384" w:author=" Vijay Parmar" w:date="2009-08-22T20:59:00Z">
              <w:rPr>
                <w:rStyle w:val="Hyperlink"/>
                <w:noProof/>
              </w:rPr>
            </w:rPrChange>
          </w:rPr>
          <w:delText>Default Behavior Scenario 2: User Logs In with caGrid Account</w:delText>
        </w:r>
        <w:r w:rsidR="00F14A55" w:rsidDel="0014341B">
          <w:rPr>
            <w:noProof/>
            <w:webHidden/>
          </w:rPr>
          <w:tab/>
        </w:r>
        <w:r w:rsidR="00C66417" w:rsidDel="0014341B">
          <w:rPr>
            <w:noProof/>
            <w:webHidden/>
          </w:rPr>
          <w:delText>28</w:delText>
        </w:r>
      </w:del>
    </w:p>
    <w:p w:rsidR="00F14A55" w:rsidDel="0014341B" w:rsidRDefault="005E6C7C">
      <w:pPr>
        <w:pStyle w:val="TOC2"/>
        <w:tabs>
          <w:tab w:val="right" w:leader="dot" w:pos="8918"/>
        </w:tabs>
        <w:rPr>
          <w:del w:id="385" w:author=" Vijay Parmar" w:date="2009-08-22T20:59:00Z"/>
          <w:rFonts w:asciiTheme="minorHAnsi" w:eastAsiaTheme="minorEastAsia" w:hAnsiTheme="minorHAnsi" w:cstheme="minorBidi"/>
          <w:noProof/>
          <w:sz w:val="22"/>
          <w:szCs w:val="22"/>
        </w:rPr>
      </w:pPr>
      <w:del w:id="386" w:author=" Vijay Parmar" w:date="2009-08-22T20:59:00Z">
        <w:r w:rsidRPr="005E6C7C">
          <w:rPr>
            <w:rPrChange w:id="387" w:author=" Vijay Parmar" w:date="2009-08-22T20:59:00Z">
              <w:rPr>
                <w:rStyle w:val="Hyperlink"/>
                <w:noProof/>
              </w:rPr>
            </w:rPrChange>
          </w:rPr>
          <w:delText>Alternate Behavior</w:delText>
        </w:r>
        <w:r w:rsidR="00F14A55" w:rsidDel="0014341B">
          <w:rPr>
            <w:noProof/>
            <w:webHidden/>
          </w:rPr>
          <w:tab/>
        </w:r>
        <w:r w:rsidR="00C66417" w:rsidDel="0014341B">
          <w:rPr>
            <w:noProof/>
            <w:webHidden/>
          </w:rPr>
          <w:delText>31</w:delText>
        </w:r>
      </w:del>
    </w:p>
    <w:p w:rsidR="00F14A55" w:rsidDel="0014341B" w:rsidRDefault="005E6C7C">
      <w:pPr>
        <w:pStyle w:val="TOC2"/>
        <w:tabs>
          <w:tab w:val="right" w:leader="dot" w:pos="8918"/>
        </w:tabs>
        <w:rPr>
          <w:del w:id="388" w:author=" Vijay Parmar" w:date="2009-08-22T20:59:00Z"/>
          <w:rFonts w:asciiTheme="minorHAnsi" w:eastAsiaTheme="minorEastAsia" w:hAnsiTheme="minorHAnsi" w:cstheme="minorBidi"/>
          <w:noProof/>
          <w:sz w:val="22"/>
          <w:szCs w:val="22"/>
        </w:rPr>
      </w:pPr>
      <w:del w:id="389" w:author=" Vijay Parmar" w:date="2009-08-22T20:59:00Z">
        <w:r w:rsidRPr="005E6C7C">
          <w:rPr>
            <w:rPrChange w:id="390" w:author=" Vijay Parmar" w:date="2009-08-22T20:59:00Z">
              <w:rPr>
                <w:rStyle w:val="Hyperlink"/>
                <w:noProof/>
              </w:rPr>
            </w:rPrChange>
          </w:rPr>
          <w:delText>Alternate Behavior Workflows/Scenarios</w:delText>
        </w:r>
        <w:r w:rsidR="00F14A55" w:rsidDel="0014341B">
          <w:rPr>
            <w:noProof/>
            <w:webHidden/>
          </w:rPr>
          <w:tab/>
        </w:r>
        <w:r w:rsidR="00C66417" w:rsidDel="0014341B">
          <w:rPr>
            <w:noProof/>
            <w:webHidden/>
          </w:rPr>
          <w:delText>32</w:delText>
        </w:r>
      </w:del>
    </w:p>
    <w:p w:rsidR="00F14A55" w:rsidDel="0014341B" w:rsidRDefault="005E6C7C">
      <w:pPr>
        <w:pStyle w:val="TOC3"/>
        <w:tabs>
          <w:tab w:val="right" w:leader="dot" w:pos="8918"/>
        </w:tabs>
        <w:rPr>
          <w:del w:id="391" w:author=" Vijay Parmar" w:date="2009-08-22T20:59:00Z"/>
          <w:rFonts w:asciiTheme="minorHAnsi" w:eastAsiaTheme="minorEastAsia" w:hAnsiTheme="minorHAnsi" w:cstheme="minorBidi"/>
          <w:noProof/>
          <w:sz w:val="22"/>
          <w:szCs w:val="22"/>
        </w:rPr>
      </w:pPr>
      <w:del w:id="392" w:author=" Vijay Parmar" w:date="2009-08-22T20:59:00Z">
        <w:r w:rsidRPr="005E6C7C">
          <w:rPr>
            <w:rPrChange w:id="393" w:author=" Vijay Parmar" w:date="2009-08-22T20:59:00Z">
              <w:rPr>
                <w:rStyle w:val="Hyperlink"/>
                <w:noProof/>
              </w:rPr>
            </w:rPrChange>
          </w:rPr>
          <w:delText>Alternate Behavior Scenario 1: User Logs In with CSM Account</w:delText>
        </w:r>
        <w:r w:rsidR="00F14A55" w:rsidDel="0014341B">
          <w:rPr>
            <w:noProof/>
            <w:webHidden/>
          </w:rPr>
          <w:tab/>
        </w:r>
        <w:r w:rsidR="00C66417" w:rsidDel="0014341B">
          <w:rPr>
            <w:noProof/>
            <w:webHidden/>
          </w:rPr>
          <w:delText>32</w:delText>
        </w:r>
      </w:del>
    </w:p>
    <w:p w:rsidR="00F14A55" w:rsidDel="0014341B" w:rsidRDefault="005E6C7C">
      <w:pPr>
        <w:pStyle w:val="TOC2"/>
        <w:tabs>
          <w:tab w:val="right" w:leader="dot" w:pos="8918"/>
        </w:tabs>
        <w:rPr>
          <w:del w:id="394" w:author=" Vijay Parmar" w:date="2009-08-22T20:59:00Z"/>
          <w:rFonts w:asciiTheme="minorHAnsi" w:eastAsiaTheme="minorEastAsia" w:hAnsiTheme="minorHAnsi" w:cstheme="minorBidi"/>
          <w:noProof/>
          <w:sz w:val="22"/>
          <w:szCs w:val="22"/>
        </w:rPr>
      </w:pPr>
      <w:del w:id="395" w:author=" Vijay Parmar" w:date="2009-08-22T20:59:00Z">
        <w:r w:rsidRPr="005E6C7C">
          <w:rPr>
            <w:rPrChange w:id="396" w:author=" Vijay Parmar" w:date="2009-08-22T20:59:00Z">
              <w:rPr>
                <w:rStyle w:val="Hyperlink"/>
                <w:noProof/>
              </w:rPr>
            </w:rPrChange>
          </w:rPr>
          <w:delText>Standalone Mode</w:delText>
        </w:r>
        <w:r w:rsidR="00F14A55" w:rsidDel="0014341B">
          <w:rPr>
            <w:noProof/>
            <w:webHidden/>
          </w:rPr>
          <w:tab/>
        </w:r>
        <w:r w:rsidR="00C66417" w:rsidDel="0014341B">
          <w:rPr>
            <w:noProof/>
            <w:webHidden/>
          </w:rPr>
          <w:delText>37</w:delText>
        </w:r>
      </w:del>
    </w:p>
    <w:p w:rsidR="00F14A55" w:rsidDel="0014341B" w:rsidRDefault="005E6C7C">
      <w:pPr>
        <w:pStyle w:val="TOC2"/>
        <w:tabs>
          <w:tab w:val="right" w:leader="dot" w:pos="8918"/>
        </w:tabs>
        <w:rPr>
          <w:del w:id="397" w:author=" Vijay Parmar" w:date="2009-08-22T20:59:00Z"/>
          <w:rFonts w:asciiTheme="minorHAnsi" w:eastAsiaTheme="minorEastAsia" w:hAnsiTheme="minorHAnsi" w:cstheme="minorBidi"/>
          <w:noProof/>
          <w:sz w:val="22"/>
          <w:szCs w:val="22"/>
        </w:rPr>
      </w:pPr>
      <w:del w:id="398" w:author=" Vijay Parmar" w:date="2009-08-22T20:59:00Z">
        <w:r w:rsidRPr="005E6C7C">
          <w:rPr>
            <w:rPrChange w:id="399" w:author=" Vijay Parmar" w:date="2009-08-22T20:59:00Z">
              <w:rPr>
                <w:rStyle w:val="Hyperlink"/>
                <w:noProof/>
              </w:rPr>
            </w:rPrChange>
          </w:rPr>
          <w:delText>Configuring the CGMM Tool</w:delText>
        </w:r>
        <w:r w:rsidR="00F14A55" w:rsidDel="0014341B">
          <w:rPr>
            <w:noProof/>
            <w:webHidden/>
          </w:rPr>
          <w:tab/>
        </w:r>
        <w:r w:rsidR="00C66417" w:rsidDel="0014341B">
          <w:rPr>
            <w:noProof/>
            <w:webHidden/>
          </w:rPr>
          <w:delText>37</w:delText>
        </w:r>
      </w:del>
    </w:p>
    <w:p w:rsidR="00F14A55" w:rsidDel="0014341B" w:rsidRDefault="005E6C7C">
      <w:pPr>
        <w:pStyle w:val="TOC1"/>
        <w:tabs>
          <w:tab w:val="left" w:pos="1320"/>
          <w:tab w:val="right" w:leader="dot" w:pos="8918"/>
        </w:tabs>
        <w:rPr>
          <w:del w:id="400" w:author=" Vijay Parmar" w:date="2009-08-22T20:59:00Z"/>
          <w:rFonts w:asciiTheme="minorHAnsi" w:eastAsiaTheme="minorEastAsia" w:hAnsiTheme="minorHAnsi" w:cstheme="minorBidi"/>
          <w:b w:val="0"/>
          <w:noProof/>
          <w:sz w:val="22"/>
          <w:szCs w:val="22"/>
        </w:rPr>
      </w:pPr>
      <w:del w:id="401" w:author=" Vijay Parmar" w:date="2009-08-22T20:59:00Z">
        <w:r w:rsidRPr="005E6C7C">
          <w:rPr>
            <w:rPrChange w:id="402" w:author=" Vijay Parmar" w:date="2009-08-22T20:59:00Z">
              <w:rPr>
                <w:rStyle w:val="Hyperlink"/>
                <w:noProof/>
              </w:rPr>
            </w:rPrChange>
          </w:rPr>
          <w:delText>Chapter 5</w:delText>
        </w:r>
        <w:r w:rsidR="00F14A55" w:rsidDel="0014341B">
          <w:rPr>
            <w:rFonts w:asciiTheme="minorHAnsi" w:eastAsiaTheme="minorEastAsia" w:hAnsiTheme="minorHAnsi" w:cstheme="minorBidi"/>
            <w:b w:val="0"/>
            <w:noProof/>
            <w:sz w:val="22"/>
            <w:szCs w:val="22"/>
          </w:rPr>
          <w:tab/>
        </w:r>
        <w:r w:rsidRPr="005E6C7C">
          <w:rPr>
            <w:rPrChange w:id="403" w:author=" Vijay Parmar" w:date="2009-08-22T20:59:00Z">
              <w:rPr>
                <w:rStyle w:val="Hyperlink"/>
                <w:noProof/>
              </w:rPr>
            </w:rPrChange>
          </w:rPr>
          <w:delText>Integrating CGMM with Container Managed Security</w:delText>
        </w:r>
        <w:r w:rsidR="00F14A55" w:rsidDel="0014341B">
          <w:rPr>
            <w:noProof/>
            <w:webHidden/>
          </w:rPr>
          <w:tab/>
        </w:r>
        <w:r w:rsidR="00C66417" w:rsidDel="0014341B">
          <w:rPr>
            <w:noProof/>
            <w:webHidden/>
          </w:rPr>
          <w:delText>39</w:delText>
        </w:r>
      </w:del>
    </w:p>
    <w:p w:rsidR="00F14A55" w:rsidDel="0014341B" w:rsidRDefault="005E6C7C">
      <w:pPr>
        <w:pStyle w:val="TOC2"/>
        <w:tabs>
          <w:tab w:val="right" w:leader="dot" w:pos="8918"/>
        </w:tabs>
        <w:rPr>
          <w:del w:id="404" w:author=" Vijay Parmar" w:date="2009-08-22T20:59:00Z"/>
          <w:rFonts w:asciiTheme="minorHAnsi" w:eastAsiaTheme="minorEastAsia" w:hAnsiTheme="minorHAnsi" w:cstheme="minorBidi"/>
          <w:noProof/>
          <w:sz w:val="22"/>
          <w:szCs w:val="22"/>
        </w:rPr>
      </w:pPr>
      <w:del w:id="405" w:author=" Vijay Parmar" w:date="2009-08-22T20:59:00Z">
        <w:r w:rsidRPr="005E6C7C">
          <w:rPr>
            <w:rPrChange w:id="406" w:author=" Vijay Parmar" w:date="2009-08-22T20:59:00Z">
              <w:rPr>
                <w:rStyle w:val="Hyperlink"/>
                <w:noProof/>
              </w:rPr>
            </w:rPrChange>
          </w:rPr>
          <w:delText>Overview</w:delText>
        </w:r>
        <w:r w:rsidR="00F14A55" w:rsidDel="0014341B">
          <w:rPr>
            <w:noProof/>
            <w:webHidden/>
          </w:rPr>
          <w:tab/>
        </w:r>
        <w:r w:rsidR="00C66417" w:rsidDel="0014341B">
          <w:rPr>
            <w:noProof/>
            <w:webHidden/>
          </w:rPr>
          <w:delText>39</w:delText>
        </w:r>
      </w:del>
    </w:p>
    <w:p w:rsidR="00F14A55" w:rsidDel="0014341B" w:rsidRDefault="005E6C7C">
      <w:pPr>
        <w:pStyle w:val="TOC2"/>
        <w:tabs>
          <w:tab w:val="right" w:leader="dot" w:pos="8918"/>
        </w:tabs>
        <w:rPr>
          <w:del w:id="407" w:author=" Vijay Parmar" w:date="2009-08-22T20:59:00Z"/>
          <w:rFonts w:asciiTheme="minorHAnsi" w:eastAsiaTheme="minorEastAsia" w:hAnsiTheme="minorHAnsi" w:cstheme="minorBidi"/>
          <w:noProof/>
          <w:sz w:val="22"/>
          <w:szCs w:val="22"/>
        </w:rPr>
      </w:pPr>
      <w:del w:id="408" w:author=" Vijay Parmar" w:date="2009-08-22T20:59:00Z">
        <w:r w:rsidRPr="005E6C7C">
          <w:rPr>
            <w:rPrChange w:id="409" w:author=" Vijay Parmar" w:date="2009-08-22T20:59:00Z">
              <w:rPr>
                <w:rStyle w:val="Hyperlink"/>
                <w:noProof/>
              </w:rPr>
            </w:rPrChange>
          </w:rPr>
          <w:delText>Integration Steps</w:delText>
        </w:r>
        <w:r w:rsidR="00F14A55" w:rsidDel="0014341B">
          <w:rPr>
            <w:noProof/>
            <w:webHidden/>
          </w:rPr>
          <w:tab/>
        </w:r>
        <w:r w:rsidR="00C66417" w:rsidDel="0014341B">
          <w:rPr>
            <w:noProof/>
            <w:webHidden/>
          </w:rPr>
          <w:delText>40</w:delText>
        </w:r>
      </w:del>
    </w:p>
    <w:p w:rsidR="00F14A55" w:rsidDel="0014341B" w:rsidRDefault="005E6C7C">
      <w:pPr>
        <w:pStyle w:val="TOC1"/>
        <w:tabs>
          <w:tab w:val="left" w:pos="1320"/>
          <w:tab w:val="right" w:leader="dot" w:pos="8918"/>
        </w:tabs>
        <w:rPr>
          <w:del w:id="410" w:author=" Vijay Parmar" w:date="2009-08-22T20:59:00Z"/>
          <w:rFonts w:asciiTheme="minorHAnsi" w:eastAsiaTheme="minorEastAsia" w:hAnsiTheme="minorHAnsi" w:cstheme="minorBidi"/>
          <w:b w:val="0"/>
          <w:noProof/>
          <w:sz w:val="22"/>
          <w:szCs w:val="22"/>
        </w:rPr>
      </w:pPr>
      <w:del w:id="411" w:author=" Vijay Parmar" w:date="2009-08-22T20:59:00Z">
        <w:r w:rsidRPr="005E6C7C">
          <w:rPr>
            <w:rPrChange w:id="412" w:author=" Vijay Parmar" w:date="2009-08-22T20:59:00Z">
              <w:rPr>
                <w:rStyle w:val="Hyperlink"/>
                <w:noProof/>
              </w:rPr>
            </w:rPrChange>
          </w:rPr>
          <w:delText>Chapter 6</w:delText>
        </w:r>
        <w:r w:rsidR="00F14A55" w:rsidDel="0014341B">
          <w:rPr>
            <w:rFonts w:asciiTheme="minorHAnsi" w:eastAsiaTheme="minorEastAsia" w:hAnsiTheme="minorHAnsi" w:cstheme="minorBidi"/>
            <w:b w:val="0"/>
            <w:noProof/>
            <w:sz w:val="22"/>
            <w:szCs w:val="22"/>
          </w:rPr>
          <w:tab/>
        </w:r>
        <w:r w:rsidRPr="005E6C7C">
          <w:rPr>
            <w:rPrChange w:id="413" w:author=" Vijay Parmar" w:date="2009-08-22T20:59:00Z">
              <w:rPr>
                <w:rStyle w:val="Hyperlink"/>
                <w:noProof/>
              </w:rPr>
            </w:rPrChange>
          </w:rPr>
          <w:delText>CGMM Installation and Deployment</w:delText>
        </w:r>
        <w:r w:rsidR="00F14A55" w:rsidDel="0014341B">
          <w:rPr>
            <w:noProof/>
            <w:webHidden/>
          </w:rPr>
          <w:tab/>
        </w:r>
        <w:r w:rsidR="00C66417" w:rsidDel="0014341B">
          <w:rPr>
            <w:noProof/>
            <w:webHidden/>
          </w:rPr>
          <w:delText>41</w:delText>
        </w:r>
      </w:del>
    </w:p>
    <w:p w:rsidR="00F14A55" w:rsidDel="0014341B" w:rsidRDefault="005E6C7C">
      <w:pPr>
        <w:pStyle w:val="TOC2"/>
        <w:tabs>
          <w:tab w:val="right" w:leader="dot" w:pos="8918"/>
        </w:tabs>
        <w:rPr>
          <w:del w:id="414" w:author=" Vijay Parmar" w:date="2009-08-22T20:59:00Z"/>
          <w:rFonts w:asciiTheme="minorHAnsi" w:eastAsiaTheme="minorEastAsia" w:hAnsiTheme="minorHAnsi" w:cstheme="minorBidi"/>
          <w:noProof/>
          <w:sz w:val="22"/>
          <w:szCs w:val="22"/>
        </w:rPr>
      </w:pPr>
      <w:del w:id="415" w:author=" Vijay Parmar" w:date="2009-08-22T20:59:00Z">
        <w:r w:rsidRPr="005E6C7C">
          <w:rPr>
            <w:rPrChange w:id="416" w:author=" Vijay Parmar" w:date="2009-08-22T20:59:00Z">
              <w:rPr>
                <w:rStyle w:val="Hyperlink"/>
                <w:noProof/>
              </w:rPr>
            </w:rPrChange>
          </w:rPr>
          <w:delText>Release Contents</w:delText>
        </w:r>
        <w:r w:rsidR="00F14A55" w:rsidDel="0014341B">
          <w:rPr>
            <w:noProof/>
            <w:webHidden/>
          </w:rPr>
          <w:tab/>
        </w:r>
        <w:r w:rsidR="00C66417" w:rsidDel="0014341B">
          <w:rPr>
            <w:noProof/>
            <w:webHidden/>
          </w:rPr>
          <w:delText>42</w:delText>
        </w:r>
      </w:del>
    </w:p>
    <w:p w:rsidR="00F14A55" w:rsidDel="0014341B" w:rsidRDefault="005E6C7C">
      <w:pPr>
        <w:pStyle w:val="TOC2"/>
        <w:tabs>
          <w:tab w:val="right" w:leader="dot" w:pos="8918"/>
        </w:tabs>
        <w:rPr>
          <w:del w:id="417" w:author=" Vijay Parmar" w:date="2009-08-22T20:59:00Z"/>
          <w:rFonts w:asciiTheme="minorHAnsi" w:eastAsiaTheme="minorEastAsia" w:hAnsiTheme="minorHAnsi" w:cstheme="minorBidi"/>
          <w:noProof/>
          <w:sz w:val="22"/>
          <w:szCs w:val="22"/>
        </w:rPr>
      </w:pPr>
      <w:del w:id="418" w:author=" Vijay Parmar" w:date="2009-08-22T20:59:00Z">
        <w:r w:rsidRPr="005E6C7C">
          <w:rPr>
            <w:rPrChange w:id="419" w:author=" Vijay Parmar" w:date="2009-08-22T20:59:00Z">
              <w:rPr>
                <w:rStyle w:val="Hyperlink"/>
                <w:noProof/>
              </w:rPr>
            </w:rPrChange>
          </w:rPr>
          <w:delText>Installation Pre-Requisites</w:delText>
        </w:r>
        <w:r w:rsidR="00F14A55" w:rsidDel="0014341B">
          <w:rPr>
            <w:noProof/>
            <w:webHidden/>
          </w:rPr>
          <w:tab/>
        </w:r>
        <w:r w:rsidR="00C66417" w:rsidDel="0014341B">
          <w:rPr>
            <w:noProof/>
            <w:webHidden/>
          </w:rPr>
          <w:delText>43</w:delText>
        </w:r>
      </w:del>
    </w:p>
    <w:p w:rsidR="00F14A55" w:rsidDel="0014341B" w:rsidRDefault="005E6C7C">
      <w:pPr>
        <w:pStyle w:val="TOC3"/>
        <w:tabs>
          <w:tab w:val="right" w:leader="dot" w:pos="8918"/>
        </w:tabs>
        <w:rPr>
          <w:del w:id="420" w:author=" Vijay Parmar" w:date="2009-08-22T20:59:00Z"/>
          <w:rFonts w:asciiTheme="minorHAnsi" w:eastAsiaTheme="minorEastAsia" w:hAnsiTheme="minorHAnsi" w:cstheme="minorBidi"/>
          <w:noProof/>
          <w:sz w:val="22"/>
          <w:szCs w:val="22"/>
        </w:rPr>
      </w:pPr>
      <w:del w:id="421" w:author=" Vijay Parmar" w:date="2009-08-22T20:59:00Z">
        <w:r w:rsidRPr="005E6C7C">
          <w:rPr>
            <w:rPrChange w:id="422" w:author=" Vijay Parmar" w:date="2009-08-22T20:59:00Z">
              <w:rPr>
                <w:rStyle w:val="Hyperlink"/>
                <w:noProof/>
              </w:rPr>
            </w:rPrChange>
          </w:rPr>
          <w:delText>Refactoring Host Application (Default Behavior)</w:delText>
        </w:r>
        <w:r w:rsidR="00F14A55" w:rsidDel="0014341B">
          <w:rPr>
            <w:noProof/>
            <w:webHidden/>
          </w:rPr>
          <w:tab/>
        </w:r>
        <w:r w:rsidR="00C66417" w:rsidDel="0014341B">
          <w:rPr>
            <w:noProof/>
            <w:webHidden/>
          </w:rPr>
          <w:delText>43</w:delText>
        </w:r>
      </w:del>
    </w:p>
    <w:p w:rsidR="00F14A55" w:rsidDel="0014341B" w:rsidRDefault="005E6C7C">
      <w:pPr>
        <w:pStyle w:val="TOC3"/>
        <w:tabs>
          <w:tab w:val="right" w:leader="dot" w:pos="8918"/>
        </w:tabs>
        <w:rPr>
          <w:del w:id="423" w:author=" Vijay Parmar" w:date="2009-08-22T20:59:00Z"/>
          <w:rFonts w:asciiTheme="minorHAnsi" w:eastAsiaTheme="minorEastAsia" w:hAnsiTheme="minorHAnsi" w:cstheme="minorBidi"/>
          <w:noProof/>
          <w:sz w:val="22"/>
          <w:szCs w:val="22"/>
        </w:rPr>
      </w:pPr>
      <w:del w:id="424" w:author=" Vijay Parmar" w:date="2009-08-22T20:59:00Z">
        <w:r w:rsidRPr="005E6C7C">
          <w:rPr>
            <w:rPrChange w:id="425" w:author=" Vijay Parmar" w:date="2009-08-22T20:59:00Z">
              <w:rPr>
                <w:rStyle w:val="Hyperlink"/>
                <w:noProof/>
              </w:rPr>
            </w:rPrChange>
          </w:rPr>
          <w:delText>Configure Container Managed Security (Alternate Behavior)</w:delText>
        </w:r>
        <w:r w:rsidR="00F14A55" w:rsidDel="0014341B">
          <w:rPr>
            <w:noProof/>
            <w:webHidden/>
          </w:rPr>
          <w:tab/>
        </w:r>
        <w:r w:rsidR="00C66417" w:rsidDel="0014341B">
          <w:rPr>
            <w:noProof/>
            <w:webHidden/>
          </w:rPr>
          <w:delText>44</w:delText>
        </w:r>
      </w:del>
    </w:p>
    <w:p w:rsidR="00F14A55" w:rsidDel="0014341B" w:rsidRDefault="005E6C7C">
      <w:pPr>
        <w:pStyle w:val="TOC3"/>
        <w:tabs>
          <w:tab w:val="right" w:leader="dot" w:pos="8918"/>
        </w:tabs>
        <w:rPr>
          <w:del w:id="426" w:author=" Vijay Parmar" w:date="2009-08-22T20:59:00Z"/>
          <w:rFonts w:asciiTheme="minorHAnsi" w:eastAsiaTheme="minorEastAsia" w:hAnsiTheme="minorHAnsi" w:cstheme="minorBidi"/>
          <w:noProof/>
          <w:sz w:val="22"/>
          <w:szCs w:val="22"/>
        </w:rPr>
      </w:pPr>
      <w:del w:id="427" w:author=" Vijay Parmar" w:date="2009-08-22T20:59:00Z">
        <w:r w:rsidRPr="005E6C7C">
          <w:rPr>
            <w:rPrChange w:id="428" w:author=" Vijay Parmar" w:date="2009-08-22T20:59:00Z">
              <w:rPr>
                <w:rStyle w:val="Hyperlink"/>
                <w:noProof/>
              </w:rPr>
            </w:rPrChange>
          </w:rPr>
          <w:delText>caGrid Security Infrastructure</w:delText>
        </w:r>
        <w:r w:rsidR="00F14A55" w:rsidDel="0014341B">
          <w:rPr>
            <w:noProof/>
            <w:webHidden/>
          </w:rPr>
          <w:tab/>
        </w:r>
        <w:r w:rsidR="00C66417" w:rsidDel="0014341B">
          <w:rPr>
            <w:noProof/>
            <w:webHidden/>
          </w:rPr>
          <w:delText>45</w:delText>
        </w:r>
      </w:del>
    </w:p>
    <w:p w:rsidR="00F14A55" w:rsidDel="0014341B" w:rsidRDefault="005E6C7C">
      <w:pPr>
        <w:pStyle w:val="TOC3"/>
        <w:tabs>
          <w:tab w:val="right" w:leader="dot" w:pos="8918"/>
        </w:tabs>
        <w:rPr>
          <w:del w:id="429" w:author=" Vijay Parmar" w:date="2009-08-22T20:59:00Z"/>
          <w:rFonts w:asciiTheme="minorHAnsi" w:eastAsiaTheme="minorEastAsia" w:hAnsiTheme="minorHAnsi" w:cstheme="minorBidi"/>
          <w:noProof/>
          <w:sz w:val="22"/>
          <w:szCs w:val="22"/>
        </w:rPr>
      </w:pPr>
      <w:del w:id="430" w:author=" Vijay Parmar" w:date="2009-08-22T20:59:00Z">
        <w:r w:rsidRPr="005E6C7C">
          <w:rPr>
            <w:rPrChange w:id="431" w:author=" Vijay Parmar" w:date="2009-08-22T20:59:00Z">
              <w:rPr>
                <w:rStyle w:val="Hyperlink"/>
                <w:noProof/>
              </w:rPr>
            </w:rPrChange>
          </w:rPr>
          <w:delText>Identify Configuration Parameters for CGMM</w:delText>
        </w:r>
        <w:r w:rsidR="00F14A55" w:rsidDel="0014341B">
          <w:rPr>
            <w:noProof/>
            <w:webHidden/>
          </w:rPr>
          <w:tab/>
        </w:r>
        <w:r w:rsidR="00C66417" w:rsidDel="0014341B">
          <w:rPr>
            <w:noProof/>
            <w:webHidden/>
          </w:rPr>
          <w:delText>46</w:delText>
        </w:r>
      </w:del>
    </w:p>
    <w:p w:rsidR="00F14A55" w:rsidDel="0014341B" w:rsidRDefault="005E6C7C">
      <w:pPr>
        <w:pStyle w:val="TOC2"/>
        <w:tabs>
          <w:tab w:val="right" w:leader="dot" w:pos="8918"/>
        </w:tabs>
        <w:rPr>
          <w:del w:id="432" w:author=" Vijay Parmar" w:date="2009-08-22T20:59:00Z"/>
          <w:rFonts w:asciiTheme="minorHAnsi" w:eastAsiaTheme="minorEastAsia" w:hAnsiTheme="minorHAnsi" w:cstheme="minorBidi"/>
          <w:noProof/>
          <w:sz w:val="22"/>
          <w:szCs w:val="22"/>
        </w:rPr>
      </w:pPr>
      <w:del w:id="433" w:author=" Vijay Parmar" w:date="2009-08-22T20:59:00Z">
        <w:r w:rsidRPr="005E6C7C">
          <w:rPr>
            <w:rPrChange w:id="434" w:author=" Vijay Parmar" w:date="2009-08-22T20:59:00Z">
              <w:rPr>
                <w:rStyle w:val="Hyperlink"/>
                <w:noProof/>
              </w:rPr>
            </w:rPrChange>
          </w:rPr>
          <w:delText>Deployment Checklist</w:delText>
        </w:r>
        <w:r w:rsidR="00F14A55" w:rsidDel="0014341B">
          <w:rPr>
            <w:noProof/>
            <w:webHidden/>
          </w:rPr>
          <w:tab/>
        </w:r>
        <w:r w:rsidR="00C66417" w:rsidDel="0014341B">
          <w:rPr>
            <w:noProof/>
            <w:webHidden/>
          </w:rPr>
          <w:delText>46</w:delText>
        </w:r>
      </w:del>
    </w:p>
    <w:p w:rsidR="00F14A55" w:rsidDel="0014341B" w:rsidRDefault="005E6C7C">
      <w:pPr>
        <w:pStyle w:val="TOC2"/>
        <w:tabs>
          <w:tab w:val="right" w:leader="dot" w:pos="8918"/>
        </w:tabs>
        <w:rPr>
          <w:del w:id="435" w:author=" Vijay Parmar" w:date="2009-08-22T20:59:00Z"/>
          <w:rFonts w:asciiTheme="minorHAnsi" w:eastAsiaTheme="minorEastAsia" w:hAnsiTheme="minorHAnsi" w:cstheme="minorBidi"/>
          <w:noProof/>
          <w:sz w:val="22"/>
          <w:szCs w:val="22"/>
        </w:rPr>
      </w:pPr>
      <w:del w:id="436" w:author=" Vijay Parmar" w:date="2009-08-22T20:59:00Z">
        <w:r w:rsidRPr="005E6C7C">
          <w:rPr>
            <w:rPrChange w:id="437" w:author=" Vijay Parmar" w:date="2009-08-22T20:59:00Z">
              <w:rPr>
                <w:rStyle w:val="Hyperlink"/>
                <w:noProof/>
              </w:rPr>
            </w:rPrChange>
          </w:rPr>
          <w:delText>Deployment Steps</w:delText>
        </w:r>
        <w:r w:rsidR="00F14A55" w:rsidDel="0014341B">
          <w:rPr>
            <w:noProof/>
            <w:webHidden/>
          </w:rPr>
          <w:tab/>
        </w:r>
        <w:r w:rsidR="00C66417" w:rsidDel="0014341B">
          <w:rPr>
            <w:noProof/>
            <w:webHidden/>
          </w:rPr>
          <w:delText>47</w:delText>
        </w:r>
      </w:del>
    </w:p>
    <w:p w:rsidR="00F14A55" w:rsidDel="0014341B" w:rsidRDefault="005E6C7C">
      <w:pPr>
        <w:pStyle w:val="TOC1"/>
        <w:tabs>
          <w:tab w:val="left" w:pos="1760"/>
          <w:tab w:val="right" w:leader="dot" w:pos="8918"/>
        </w:tabs>
        <w:rPr>
          <w:del w:id="438" w:author=" Vijay Parmar" w:date="2009-08-22T20:59:00Z"/>
          <w:rFonts w:asciiTheme="minorHAnsi" w:eastAsiaTheme="minorEastAsia" w:hAnsiTheme="minorHAnsi" w:cstheme="minorBidi"/>
          <w:b w:val="0"/>
          <w:noProof/>
          <w:sz w:val="22"/>
          <w:szCs w:val="22"/>
        </w:rPr>
      </w:pPr>
      <w:del w:id="439" w:author=" Vijay Parmar" w:date="2009-08-22T20:59:00Z">
        <w:r w:rsidRPr="005E6C7C">
          <w:rPr>
            <w:rPrChange w:id="440" w:author=" Vijay Parmar" w:date="2009-08-22T20:59:00Z">
              <w:rPr>
                <w:rStyle w:val="Hyperlink"/>
                <w:noProof/>
              </w:rPr>
            </w:rPrChange>
          </w:rPr>
          <w:delText>Appendix A</w:delText>
        </w:r>
        <w:r w:rsidR="00F14A55" w:rsidDel="0014341B">
          <w:rPr>
            <w:rFonts w:asciiTheme="minorHAnsi" w:eastAsiaTheme="minorEastAsia" w:hAnsiTheme="minorHAnsi" w:cstheme="minorBidi"/>
            <w:b w:val="0"/>
            <w:noProof/>
            <w:sz w:val="22"/>
            <w:szCs w:val="22"/>
          </w:rPr>
          <w:tab/>
        </w:r>
        <w:r w:rsidRPr="005E6C7C">
          <w:rPr>
            <w:rPrChange w:id="441" w:author=" Vijay Parmar" w:date="2009-08-22T20:59:00Z">
              <w:rPr>
                <w:rStyle w:val="Hyperlink"/>
                <w:noProof/>
              </w:rPr>
            </w:rPrChange>
          </w:rPr>
          <w:delText>CGMM Properties XSD File</w:delText>
        </w:r>
        <w:r w:rsidR="00F14A55" w:rsidDel="0014341B">
          <w:rPr>
            <w:noProof/>
            <w:webHidden/>
          </w:rPr>
          <w:tab/>
        </w:r>
        <w:r w:rsidR="00C66417" w:rsidDel="0014341B">
          <w:rPr>
            <w:noProof/>
            <w:webHidden/>
          </w:rPr>
          <w:delText>51</w:delText>
        </w:r>
      </w:del>
    </w:p>
    <w:p w:rsidR="00F14A55" w:rsidDel="0014341B" w:rsidRDefault="005E6C7C">
      <w:pPr>
        <w:pStyle w:val="TOC1"/>
        <w:tabs>
          <w:tab w:val="left" w:pos="1540"/>
          <w:tab w:val="right" w:leader="dot" w:pos="8918"/>
        </w:tabs>
        <w:rPr>
          <w:del w:id="442" w:author=" Vijay Parmar" w:date="2009-08-22T20:59:00Z"/>
          <w:rFonts w:asciiTheme="minorHAnsi" w:eastAsiaTheme="minorEastAsia" w:hAnsiTheme="minorHAnsi" w:cstheme="minorBidi"/>
          <w:b w:val="0"/>
          <w:noProof/>
          <w:sz w:val="22"/>
          <w:szCs w:val="22"/>
        </w:rPr>
      </w:pPr>
      <w:del w:id="443" w:author=" Vijay Parmar" w:date="2009-08-22T20:59:00Z">
        <w:r w:rsidRPr="005E6C7C">
          <w:rPr>
            <w:rPrChange w:id="444" w:author=" Vijay Parmar" w:date="2009-08-22T20:59:00Z">
              <w:rPr>
                <w:rStyle w:val="Hyperlink"/>
                <w:noProof/>
              </w:rPr>
            </w:rPrChange>
          </w:rPr>
          <w:delText>Appendix B</w:delText>
        </w:r>
        <w:r w:rsidR="00F14A55" w:rsidDel="0014341B">
          <w:rPr>
            <w:rFonts w:asciiTheme="minorHAnsi" w:eastAsiaTheme="minorEastAsia" w:hAnsiTheme="minorHAnsi" w:cstheme="minorBidi"/>
            <w:b w:val="0"/>
            <w:noProof/>
            <w:sz w:val="22"/>
            <w:szCs w:val="22"/>
          </w:rPr>
          <w:tab/>
        </w:r>
        <w:r w:rsidRPr="005E6C7C">
          <w:rPr>
            <w:rPrChange w:id="445" w:author=" Vijay Parmar" w:date="2009-08-22T20:59:00Z">
              <w:rPr>
                <w:rStyle w:val="Hyperlink"/>
                <w:noProof/>
              </w:rPr>
            </w:rPrChange>
          </w:rPr>
          <w:delText>Sample CGMM Properties File</w:delText>
        </w:r>
        <w:r w:rsidR="00F14A55" w:rsidDel="0014341B">
          <w:rPr>
            <w:noProof/>
            <w:webHidden/>
          </w:rPr>
          <w:tab/>
        </w:r>
        <w:r w:rsidR="00C66417" w:rsidDel="0014341B">
          <w:rPr>
            <w:noProof/>
            <w:webHidden/>
          </w:rPr>
          <w:delText>57</w:delText>
        </w:r>
      </w:del>
    </w:p>
    <w:p w:rsidR="00F14A55" w:rsidDel="0014341B" w:rsidRDefault="005E6C7C">
      <w:pPr>
        <w:pStyle w:val="TOC1"/>
        <w:tabs>
          <w:tab w:val="left" w:pos="1760"/>
          <w:tab w:val="right" w:leader="dot" w:pos="8918"/>
        </w:tabs>
        <w:rPr>
          <w:del w:id="446" w:author=" Vijay Parmar" w:date="2009-08-22T20:59:00Z"/>
          <w:rFonts w:asciiTheme="minorHAnsi" w:eastAsiaTheme="minorEastAsia" w:hAnsiTheme="minorHAnsi" w:cstheme="minorBidi"/>
          <w:b w:val="0"/>
          <w:noProof/>
          <w:sz w:val="22"/>
          <w:szCs w:val="22"/>
        </w:rPr>
      </w:pPr>
      <w:del w:id="447" w:author=" Vijay Parmar" w:date="2009-08-22T20:59:00Z">
        <w:r w:rsidRPr="005E6C7C">
          <w:rPr>
            <w:rPrChange w:id="448" w:author=" Vijay Parmar" w:date="2009-08-22T20:59:00Z">
              <w:rPr>
                <w:rStyle w:val="Hyperlink"/>
                <w:noProof/>
              </w:rPr>
            </w:rPrChange>
          </w:rPr>
          <w:delText>Appendix C</w:delText>
        </w:r>
        <w:r w:rsidR="00F14A55" w:rsidDel="0014341B">
          <w:rPr>
            <w:rFonts w:asciiTheme="minorHAnsi" w:eastAsiaTheme="minorEastAsia" w:hAnsiTheme="minorHAnsi" w:cstheme="minorBidi"/>
            <w:b w:val="0"/>
            <w:noProof/>
            <w:sz w:val="22"/>
            <w:szCs w:val="22"/>
          </w:rPr>
          <w:tab/>
        </w:r>
        <w:r w:rsidRPr="005E6C7C">
          <w:rPr>
            <w:rPrChange w:id="449" w:author=" Vijay Parmar" w:date="2009-08-22T20:59:00Z">
              <w:rPr>
                <w:rStyle w:val="Hyperlink"/>
                <w:noProof/>
              </w:rPr>
            </w:rPrChange>
          </w:rPr>
          <w:delText>Sample Sync Description File</w:delText>
        </w:r>
        <w:r w:rsidR="00F14A55" w:rsidDel="0014341B">
          <w:rPr>
            <w:noProof/>
            <w:webHidden/>
          </w:rPr>
          <w:tab/>
        </w:r>
        <w:r w:rsidR="00C66417" w:rsidDel="0014341B">
          <w:rPr>
            <w:noProof/>
            <w:webHidden/>
          </w:rPr>
          <w:delText>59</w:delText>
        </w:r>
      </w:del>
    </w:p>
    <w:p w:rsidR="00F14A55" w:rsidDel="0014341B" w:rsidRDefault="005E6C7C">
      <w:pPr>
        <w:pStyle w:val="TOC1"/>
        <w:tabs>
          <w:tab w:val="left" w:pos="1760"/>
          <w:tab w:val="right" w:leader="dot" w:pos="8918"/>
        </w:tabs>
        <w:rPr>
          <w:del w:id="450" w:author=" Vijay Parmar" w:date="2009-08-22T20:59:00Z"/>
          <w:rFonts w:asciiTheme="minorHAnsi" w:eastAsiaTheme="minorEastAsia" w:hAnsiTheme="minorHAnsi" w:cstheme="minorBidi"/>
          <w:b w:val="0"/>
          <w:noProof/>
          <w:sz w:val="22"/>
          <w:szCs w:val="22"/>
        </w:rPr>
      </w:pPr>
      <w:del w:id="451" w:author=" Vijay Parmar" w:date="2009-08-22T20:59:00Z">
        <w:r w:rsidRPr="005E6C7C">
          <w:rPr>
            <w:rPrChange w:id="452" w:author=" Vijay Parmar" w:date="2009-08-22T20:59:00Z">
              <w:rPr>
                <w:rStyle w:val="Hyperlink"/>
                <w:noProof/>
              </w:rPr>
            </w:rPrChange>
          </w:rPr>
          <w:delText>Appendix D</w:delText>
        </w:r>
        <w:r w:rsidR="00F14A55" w:rsidDel="0014341B">
          <w:rPr>
            <w:rFonts w:asciiTheme="minorHAnsi" w:eastAsiaTheme="minorEastAsia" w:hAnsiTheme="minorHAnsi" w:cstheme="minorBidi"/>
            <w:b w:val="0"/>
            <w:noProof/>
            <w:sz w:val="22"/>
            <w:szCs w:val="22"/>
          </w:rPr>
          <w:tab/>
        </w:r>
        <w:r w:rsidRPr="005E6C7C">
          <w:rPr>
            <w:rPrChange w:id="453" w:author=" Vijay Parmar" w:date="2009-08-22T20:59:00Z">
              <w:rPr>
                <w:rStyle w:val="Hyperlink"/>
                <w:noProof/>
              </w:rPr>
            </w:rPrChange>
          </w:rPr>
          <w:delText>CGMM with Reference Implementation</w:delText>
        </w:r>
        <w:r w:rsidR="00F14A55" w:rsidDel="0014341B">
          <w:rPr>
            <w:noProof/>
            <w:webHidden/>
          </w:rPr>
          <w:tab/>
        </w:r>
        <w:r w:rsidR="00C66417" w:rsidDel="0014341B">
          <w:rPr>
            <w:noProof/>
            <w:webHidden/>
          </w:rPr>
          <w:delText>60</w:delText>
        </w:r>
      </w:del>
    </w:p>
    <w:p w:rsidR="00F14A55" w:rsidDel="0014341B" w:rsidRDefault="005E6C7C">
      <w:pPr>
        <w:pStyle w:val="TOC1"/>
        <w:tabs>
          <w:tab w:val="left" w:pos="1540"/>
          <w:tab w:val="right" w:leader="dot" w:pos="8918"/>
        </w:tabs>
        <w:rPr>
          <w:del w:id="454" w:author=" Vijay Parmar" w:date="2009-08-22T20:59:00Z"/>
          <w:rFonts w:asciiTheme="minorHAnsi" w:eastAsiaTheme="minorEastAsia" w:hAnsiTheme="minorHAnsi" w:cstheme="minorBidi"/>
          <w:b w:val="0"/>
          <w:noProof/>
          <w:sz w:val="22"/>
          <w:szCs w:val="22"/>
        </w:rPr>
      </w:pPr>
      <w:del w:id="455" w:author=" Vijay Parmar" w:date="2009-08-22T20:59:00Z">
        <w:r w:rsidRPr="005E6C7C">
          <w:rPr>
            <w:rPrChange w:id="456" w:author=" Vijay Parmar" w:date="2009-08-22T20:59:00Z">
              <w:rPr>
                <w:rStyle w:val="Hyperlink"/>
                <w:noProof/>
              </w:rPr>
            </w:rPrChange>
          </w:rPr>
          <w:delText>Appendix E</w:delText>
        </w:r>
        <w:r w:rsidR="00F14A55" w:rsidDel="0014341B">
          <w:rPr>
            <w:rFonts w:asciiTheme="minorHAnsi" w:eastAsiaTheme="minorEastAsia" w:hAnsiTheme="minorHAnsi" w:cstheme="minorBidi"/>
            <w:b w:val="0"/>
            <w:noProof/>
            <w:sz w:val="22"/>
            <w:szCs w:val="22"/>
          </w:rPr>
          <w:tab/>
        </w:r>
        <w:r w:rsidRPr="005E6C7C">
          <w:rPr>
            <w:rPrChange w:id="457" w:author=" Vijay Parmar" w:date="2009-08-22T20:59:00Z">
              <w:rPr>
                <w:rStyle w:val="Hyperlink"/>
                <w:noProof/>
              </w:rPr>
            </w:rPrChange>
          </w:rPr>
          <w:delText>Testing CGMM Container Managed Security Integration</w:delText>
        </w:r>
        <w:r w:rsidR="00F14A55" w:rsidDel="0014341B">
          <w:rPr>
            <w:noProof/>
            <w:webHidden/>
          </w:rPr>
          <w:tab/>
        </w:r>
        <w:r w:rsidR="00C66417" w:rsidDel="0014341B">
          <w:rPr>
            <w:noProof/>
            <w:webHidden/>
          </w:rPr>
          <w:delText>63</w:delText>
        </w:r>
      </w:del>
    </w:p>
    <w:p w:rsidR="00F14A55" w:rsidDel="0014341B" w:rsidRDefault="005E6C7C">
      <w:pPr>
        <w:pStyle w:val="TOC1"/>
        <w:tabs>
          <w:tab w:val="left" w:pos="1540"/>
          <w:tab w:val="right" w:leader="dot" w:pos="8918"/>
        </w:tabs>
        <w:rPr>
          <w:del w:id="458" w:author=" Vijay Parmar" w:date="2009-08-22T20:59:00Z"/>
          <w:rFonts w:asciiTheme="minorHAnsi" w:eastAsiaTheme="minorEastAsia" w:hAnsiTheme="minorHAnsi" w:cstheme="minorBidi"/>
          <w:b w:val="0"/>
          <w:noProof/>
          <w:sz w:val="22"/>
          <w:szCs w:val="22"/>
        </w:rPr>
      </w:pPr>
      <w:del w:id="459" w:author=" Vijay Parmar" w:date="2009-08-22T20:59:00Z">
        <w:r w:rsidRPr="005E6C7C">
          <w:rPr>
            <w:rPrChange w:id="460" w:author=" Vijay Parmar" w:date="2009-08-22T20:59:00Z">
              <w:rPr>
                <w:rStyle w:val="Hyperlink"/>
                <w:noProof/>
              </w:rPr>
            </w:rPrChange>
          </w:rPr>
          <w:delText>Appendix F</w:delText>
        </w:r>
        <w:r w:rsidR="00F14A55" w:rsidDel="0014341B">
          <w:rPr>
            <w:rFonts w:asciiTheme="minorHAnsi" w:eastAsiaTheme="minorEastAsia" w:hAnsiTheme="minorHAnsi" w:cstheme="minorBidi"/>
            <w:b w:val="0"/>
            <w:noProof/>
            <w:sz w:val="22"/>
            <w:szCs w:val="22"/>
          </w:rPr>
          <w:tab/>
        </w:r>
        <w:r w:rsidRPr="005E6C7C">
          <w:rPr>
            <w:rPrChange w:id="461" w:author=" Vijay Parmar" w:date="2009-08-22T20:59:00Z">
              <w:rPr>
                <w:rStyle w:val="Hyperlink"/>
                <w:noProof/>
              </w:rPr>
            </w:rPrChange>
          </w:rPr>
          <w:delText>Integrating CGMM Container Managed Security with caArray</w:delText>
        </w:r>
        <w:r w:rsidR="00F14A55" w:rsidDel="0014341B">
          <w:rPr>
            <w:noProof/>
            <w:webHidden/>
          </w:rPr>
          <w:tab/>
        </w:r>
        <w:r w:rsidR="00C66417" w:rsidDel="0014341B">
          <w:rPr>
            <w:noProof/>
            <w:webHidden/>
          </w:rPr>
          <w:delText>66</w:delText>
        </w:r>
      </w:del>
    </w:p>
    <w:p w:rsidR="00F14A55" w:rsidDel="0014341B" w:rsidRDefault="005E6C7C">
      <w:pPr>
        <w:pStyle w:val="TOC1"/>
        <w:tabs>
          <w:tab w:val="right" w:leader="dot" w:pos="8918"/>
        </w:tabs>
        <w:rPr>
          <w:del w:id="462" w:author=" Vijay Parmar" w:date="2009-08-22T20:59:00Z"/>
          <w:rFonts w:asciiTheme="minorHAnsi" w:eastAsiaTheme="minorEastAsia" w:hAnsiTheme="minorHAnsi" w:cstheme="minorBidi"/>
          <w:b w:val="0"/>
          <w:noProof/>
          <w:sz w:val="22"/>
          <w:szCs w:val="22"/>
        </w:rPr>
      </w:pPr>
      <w:del w:id="463" w:author=" Vijay Parmar" w:date="2009-08-22T20:59:00Z">
        <w:r w:rsidRPr="005E6C7C">
          <w:rPr>
            <w:rPrChange w:id="464" w:author=" Vijay Parmar" w:date="2009-08-22T20:59:00Z">
              <w:rPr>
                <w:rStyle w:val="Hyperlink"/>
                <w:noProof/>
              </w:rPr>
            </w:rPrChange>
          </w:rPr>
          <w:delText>Glossary</w:delText>
        </w:r>
        <w:r w:rsidR="00F14A55" w:rsidDel="0014341B">
          <w:rPr>
            <w:noProof/>
            <w:webHidden/>
          </w:rPr>
          <w:tab/>
        </w:r>
        <w:r w:rsidR="00C66417" w:rsidDel="0014341B">
          <w:rPr>
            <w:noProof/>
            <w:webHidden/>
          </w:rPr>
          <w:delText>70</w:delText>
        </w:r>
      </w:del>
    </w:p>
    <w:p w:rsidR="00F14A55" w:rsidDel="0014341B" w:rsidRDefault="005E6C7C">
      <w:pPr>
        <w:pStyle w:val="TOC1"/>
        <w:tabs>
          <w:tab w:val="right" w:leader="dot" w:pos="8918"/>
        </w:tabs>
        <w:rPr>
          <w:del w:id="465" w:author=" Vijay Parmar" w:date="2009-08-22T20:59:00Z"/>
          <w:rFonts w:asciiTheme="minorHAnsi" w:eastAsiaTheme="minorEastAsia" w:hAnsiTheme="minorHAnsi" w:cstheme="minorBidi"/>
          <w:b w:val="0"/>
          <w:noProof/>
          <w:sz w:val="22"/>
          <w:szCs w:val="22"/>
        </w:rPr>
      </w:pPr>
      <w:del w:id="466" w:author=" Vijay Parmar" w:date="2009-08-22T20:59:00Z">
        <w:r w:rsidRPr="005E6C7C">
          <w:rPr>
            <w:rPrChange w:id="467" w:author=" Vijay Parmar" w:date="2009-08-22T20:59:00Z">
              <w:rPr>
                <w:rStyle w:val="Hyperlink"/>
                <w:noProof/>
              </w:rPr>
            </w:rPrChange>
          </w:rPr>
          <w:delText>Index</w:delText>
        </w:r>
        <w:r w:rsidR="00F14A55" w:rsidDel="0014341B">
          <w:rPr>
            <w:noProof/>
            <w:webHidden/>
          </w:rPr>
          <w:tab/>
        </w:r>
        <w:r w:rsidR="00C66417" w:rsidDel="0014341B">
          <w:rPr>
            <w:noProof/>
            <w:webHidden/>
          </w:rPr>
          <w:delText>72</w:delText>
        </w:r>
      </w:del>
    </w:p>
    <w:p w:rsidR="005E13D1" w:rsidRDefault="005E6C7C" w:rsidP="00832BB3">
      <w:r>
        <w:fldChar w:fldCharType="end"/>
      </w:r>
    </w:p>
    <w:p w:rsidR="003D5927" w:rsidRDefault="003D5927" w:rsidP="00832BB3"/>
    <w:p w:rsidR="00B4070D" w:rsidRDefault="00B4070D" w:rsidP="00832BB3"/>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0B12EE">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468" w:name="_Toc187026426"/>
      <w:bookmarkStart w:id="469" w:name="_Toc187026486"/>
      <w:bookmarkStart w:id="470" w:name="_Toc187026570"/>
      <w:bookmarkStart w:id="471" w:name="_Toc187026876"/>
      <w:bookmarkStart w:id="472" w:name="_Toc187026967"/>
      <w:bookmarkStart w:id="473" w:name="_Toc187027107"/>
      <w:bookmarkStart w:id="474" w:name="_Toc187027461"/>
      <w:bookmarkStart w:id="475" w:name="_Toc187027615"/>
      <w:bookmarkStart w:id="476" w:name="_Toc187027724"/>
      <w:bookmarkStart w:id="477" w:name="_Toc187027769"/>
      <w:bookmarkStart w:id="478" w:name="_Toc187028098"/>
      <w:bookmarkStart w:id="479" w:name="_Toc187028205"/>
      <w:bookmarkStart w:id="480" w:name="_Toc187028230"/>
      <w:bookmarkStart w:id="481" w:name="_Toc187028619"/>
      <w:bookmarkStart w:id="482" w:name="_Toc187028746"/>
      <w:bookmarkStart w:id="483" w:name="_Toc187028893"/>
      <w:bookmarkStart w:id="484" w:name="_Toc187028919"/>
      <w:bookmarkStart w:id="485" w:name="_Toc187030157"/>
      <w:bookmarkStart w:id="486" w:name="_Toc187030204"/>
      <w:bookmarkStart w:id="487" w:name="_Toc238738117"/>
      <w:r>
        <w:lastRenderedPageBreak/>
        <w:t>About This Guide</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rsidR="00830E29" w:rsidRDefault="008823E4" w:rsidP="008823E4">
      <w:pPr>
        <w:pStyle w:val="BodyText"/>
      </w:pPr>
      <w:r w:rsidRPr="006C2D12">
        <w:t xml:space="preserve">This </w:t>
      </w:r>
      <w:r w:rsidR="00215A99">
        <w:t xml:space="preserve">preface </w:t>
      </w:r>
      <w:r w:rsidRPr="006C2D12">
        <w:t xml:space="preserve">introduces you to the </w:t>
      </w:r>
      <w:r w:rsidR="005E6C7C" w:rsidRPr="00697E12">
        <w:rPr>
          <w:rStyle w:val="Emphasis"/>
        </w:rPr>
        <w:fldChar w:fldCharType="begin"/>
      </w:r>
      <w:r w:rsidRPr="00697E12">
        <w:rPr>
          <w:rStyle w:val="Emphasis"/>
        </w:rPr>
        <w:instrText xml:space="preserve"> TITLE  </w:instrText>
      </w:r>
      <w:r w:rsidR="005E6C7C" w:rsidRPr="00697E12">
        <w:rPr>
          <w:rStyle w:val="Emphasis"/>
        </w:rPr>
        <w:fldChar w:fldCharType="separate"/>
      </w:r>
      <w:r w:rsidR="00F14A55">
        <w:rPr>
          <w:rStyle w:val="Emphasis"/>
        </w:rPr>
        <w:t>CSM GARRDS Migration Module (CGMM) Guide</w:t>
      </w:r>
      <w:r w:rsidR="005E6C7C"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5E6C7C" w:rsidP="007574BA">
      <w:pPr>
        <w:pStyle w:val="ListBullet"/>
      </w:pPr>
      <w:fldSimple w:instr=" REF _Ref185394551 \h  \* MERGEFORMAT ">
        <w:r w:rsidR="00C66417" w:rsidRPr="00C66417">
          <w:rPr>
            <w:rStyle w:val="Emphasis"/>
            <w:color w:val="0000FF"/>
          </w:rPr>
          <w:t>Purpose</w:t>
        </w:r>
      </w:fldSimple>
      <w:r w:rsidR="00D6274E">
        <w:t xml:space="preserve"> on this page</w:t>
      </w:r>
    </w:p>
    <w:p w:rsidR="0095242A" w:rsidRDefault="005E6C7C" w:rsidP="007574BA">
      <w:pPr>
        <w:pStyle w:val="ListBullet"/>
      </w:pPr>
      <w:fldSimple w:instr=" REF _Ref213580136 \h  \* MERGEFORMAT ">
        <w:r w:rsidR="00C66417" w:rsidRPr="00C66417">
          <w:rPr>
            <w:i/>
            <w:color w:val="0000FF"/>
          </w:rPr>
          <w:t>Scope</w:t>
        </w:r>
      </w:fldSimple>
      <w:r w:rsidR="0095242A">
        <w:t xml:space="preserve"> on this page</w:t>
      </w:r>
    </w:p>
    <w:p w:rsidR="00D6274E" w:rsidRDefault="005E6C7C" w:rsidP="007574BA">
      <w:pPr>
        <w:pStyle w:val="ListBullet"/>
      </w:pPr>
      <w:fldSimple w:instr=" REF _Ref213580137 \h  \* MERGEFORMAT ">
        <w:r w:rsidR="00C66417" w:rsidRPr="00C66417">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C66417">
        <w:rPr>
          <w:rStyle w:val="Emphasis"/>
          <w:noProof/>
        </w:rPr>
        <w:t>1</w:t>
      </w:r>
      <w:r>
        <w:rPr>
          <w:rStyle w:val="Emphasis"/>
        </w:rPr>
        <w:fldChar w:fldCharType="end"/>
      </w:r>
    </w:p>
    <w:p w:rsidR="0095242A" w:rsidRDefault="005E6C7C" w:rsidP="007574BA">
      <w:pPr>
        <w:pStyle w:val="ListBullet"/>
      </w:pPr>
      <w:fldSimple w:instr=" REF _Ref213580139 \h  \* MERGEFORMAT ">
        <w:r w:rsidR="00C66417" w:rsidRPr="00C66417">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C66417">
        <w:rPr>
          <w:noProof/>
        </w:rPr>
        <w:t>2</w:t>
      </w:r>
      <w:r>
        <w:fldChar w:fldCharType="end"/>
      </w:r>
    </w:p>
    <w:p w:rsidR="0095242A" w:rsidRDefault="005E6C7C" w:rsidP="007574BA">
      <w:pPr>
        <w:pStyle w:val="ListBullet"/>
      </w:pPr>
      <w:fldSimple w:instr=" REF _Ref185394608 \h  \* MERGEFORMAT ">
        <w:r w:rsidR="00C66417" w:rsidRPr="00C66417">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C66417">
        <w:rPr>
          <w:noProof/>
        </w:rPr>
        <w:t>3</w:t>
      </w:r>
      <w:r>
        <w:fldChar w:fldCharType="end"/>
      </w:r>
    </w:p>
    <w:p w:rsidR="0095242A" w:rsidRDefault="005E6C7C" w:rsidP="007574BA">
      <w:pPr>
        <w:pStyle w:val="ListBullet"/>
      </w:pPr>
      <w:fldSimple w:instr=" REF _Ref213580150 \h  \* MERGEFORMAT ">
        <w:r w:rsidR="00C66417" w:rsidRPr="00C66417">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C66417">
        <w:rPr>
          <w:noProof/>
        </w:rPr>
        <w:t>3</w:t>
      </w:r>
      <w:r>
        <w:fldChar w:fldCharType="end"/>
      </w:r>
    </w:p>
    <w:p w:rsidR="00437365" w:rsidRDefault="00EB6333" w:rsidP="004733D9">
      <w:pPr>
        <w:pStyle w:val="Heading2"/>
      </w:pPr>
      <w:bookmarkStart w:id="488" w:name="_Ref185394551"/>
      <w:bookmarkStart w:id="489" w:name="_Toc187026427"/>
      <w:bookmarkStart w:id="490" w:name="_Toc187026487"/>
      <w:bookmarkStart w:id="491" w:name="_Toc187026571"/>
      <w:bookmarkStart w:id="492" w:name="_Toc187026877"/>
      <w:bookmarkStart w:id="493" w:name="_Toc187026968"/>
      <w:bookmarkStart w:id="494" w:name="_Toc187027108"/>
      <w:bookmarkStart w:id="495" w:name="_Toc187027462"/>
      <w:bookmarkStart w:id="496" w:name="_Toc187027616"/>
      <w:bookmarkStart w:id="497" w:name="_Toc187027725"/>
      <w:bookmarkStart w:id="498" w:name="_Toc187027770"/>
      <w:bookmarkStart w:id="499" w:name="_Toc187028099"/>
      <w:bookmarkStart w:id="500" w:name="_Toc187028206"/>
      <w:bookmarkStart w:id="501" w:name="_Toc187028231"/>
      <w:bookmarkStart w:id="502" w:name="_Toc187028620"/>
      <w:bookmarkStart w:id="503" w:name="_Toc187028747"/>
      <w:bookmarkStart w:id="504" w:name="_Toc187028894"/>
      <w:bookmarkStart w:id="505" w:name="_Toc187028920"/>
      <w:bookmarkStart w:id="506" w:name="_Toc187030158"/>
      <w:bookmarkStart w:id="507" w:name="_Toc187030205"/>
      <w:bookmarkStart w:id="508" w:name="_Toc238738118"/>
      <w:r>
        <w:t>Purpose</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p>
    <w:p w:rsidR="00830E29" w:rsidRDefault="00830E29" w:rsidP="0037557C">
      <w:pPr>
        <w:pStyle w:val="BodyText"/>
      </w:pPr>
      <w:r>
        <w:t xml:space="preserve">This guide provides all the information application developers need to successfully </w:t>
      </w:r>
      <w:r w:rsidR="0037557C">
        <w:t xml:space="preserve">use </w:t>
      </w:r>
      <w:r w:rsidR="0037557C" w:rsidRPr="0037557C">
        <w:t>the CSM GAARDS Migration Module (CGMM). The CGMM was chartered to provide a comprehensive solution to migrate existing web applications from CSM based authentication to GAARDS based authentication. caGrid is the underlying service oriented infrastructure that supports caBIG</w:t>
      </w:r>
      <w:r w:rsidR="000863F7" w:rsidRPr="000863F7">
        <w:rPr>
          <w:vertAlign w:val="superscript"/>
        </w:rPr>
        <w:t>®</w:t>
      </w:r>
      <w:r w:rsidR="0037557C" w:rsidRPr="0037557C">
        <w:t xml:space="preserve">.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w:t>
      </w:r>
      <w:r>
        <w:t xml:space="preserve">  </w:t>
      </w:r>
    </w:p>
    <w:p w:rsidR="00830E29" w:rsidRDefault="00830E29" w:rsidP="00830E29">
      <w:pPr>
        <w:pStyle w:val="Heading2"/>
      </w:pPr>
      <w:bookmarkStart w:id="509" w:name="_Ref213580136"/>
      <w:bookmarkStart w:id="510" w:name="_Toc238738119"/>
      <w:r>
        <w:t>Scope</w:t>
      </w:r>
      <w:bookmarkEnd w:id="509"/>
      <w:bookmarkEnd w:id="510"/>
    </w:p>
    <w:p w:rsidR="0037557C" w:rsidRDefault="0037557C" w:rsidP="00830E29">
      <w:pPr>
        <w:pStyle w:val="BodyText"/>
      </w:pPr>
      <w:r w:rsidRPr="0037557C">
        <w:t xml:space="preserve">This document covers the CGMM API and CGMM Web application. It covers the workflows/scenarios handled by the CGMM. This document also briefly addresses the host application enhancements that are required to adopt the CGMM based authentication and migration features. </w:t>
      </w:r>
    </w:p>
    <w:p w:rsidR="00830E29" w:rsidRDefault="0037557C" w:rsidP="00830E29">
      <w:pPr>
        <w:pStyle w:val="BodyText"/>
      </w:pPr>
      <w:r w:rsidRPr="0037557C">
        <w:t xml:space="preserve">The caGrid information pertaining to the CGMM </w:t>
      </w:r>
      <w:r>
        <w:t xml:space="preserve">is </w:t>
      </w:r>
      <w:r w:rsidRPr="0037557C">
        <w:t>provided</w:t>
      </w:r>
      <w:r>
        <w:t>, however</w:t>
      </w:r>
      <w:r w:rsidRPr="0037557C">
        <w:t xml:space="preserve"> the caGrid, GAARDS, SyncGTS, Dorian etc details are out of scope for this document. For more information about caGrid and related</w:t>
      </w:r>
      <w:r>
        <w:t xml:space="preserve"> technologies refer </w:t>
      </w:r>
      <w:r w:rsidR="0043751D">
        <w:t xml:space="preserve">to the </w:t>
      </w:r>
      <w:r>
        <w:t xml:space="preserve">caGrid </w:t>
      </w:r>
      <w:r w:rsidR="0043751D">
        <w:t xml:space="preserve">Knowledge Center </w:t>
      </w:r>
      <w:r>
        <w:t xml:space="preserve">Wiki located at: </w:t>
      </w:r>
      <w:hyperlink r:id="rId20" w:history="1">
        <w:r w:rsidR="0043751D" w:rsidRPr="0043751D">
          <w:rPr>
            <w:rStyle w:val="Hyperlink"/>
          </w:rPr>
          <w:t>http://www.cagrid.org/display/cagridhome/Home</w:t>
        </w:r>
      </w:hyperlink>
      <w:r>
        <w:t>.</w:t>
      </w:r>
    </w:p>
    <w:p w:rsidR="007F7DE7" w:rsidRDefault="007F7DE7" w:rsidP="00FE0B65">
      <w:pPr>
        <w:pStyle w:val="Heading2"/>
      </w:pPr>
      <w:bookmarkStart w:id="511" w:name="_Ref185394587"/>
      <w:bookmarkStart w:id="512" w:name="_Ref185394675"/>
      <w:bookmarkStart w:id="513" w:name="_Toc187026431"/>
      <w:bookmarkStart w:id="514" w:name="_Toc187026491"/>
      <w:bookmarkStart w:id="515" w:name="_Toc187026575"/>
      <w:bookmarkStart w:id="516" w:name="_Toc187026881"/>
      <w:bookmarkStart w:id="517" w:name="_Toc187026972"/>
      <w:bookmarkStart w:id="518" w:name="_Toc187027112"/>
      <w:bookmarkStart w:id="519" w:name="_Toc187027466"/>
      <w:bookmarkStart w:id="520" w:name="_Toc187027620"/>
      <w:bookmarkStart w:id="521" w:name="_Toc187027729"/>
      <w:bookmarkStart w:id="522" w:name="_Toc187027774"/>
      <w:bookmarkStart w:id="523" w:name="_Toc187028103"/>
      <w:bookmarkStart w:id="524" w:name="_Toc187028210"/>
      <w:bookmarkStart w:id="525" w:name="_Toc187028235"/>
      <w:bookmarkStart w:id="526" w:name="_Toc187028624"/>
      <w:bookmarkStart w:id="527" w:name="_Toc187028751"/>
      <w:bookmarkStart w:id="528" w:name="_Toc187028898"/>
      <w:bookmarkStart w:id="529" w:name="_Toc187028924"/>
      <w:bookmarkStart w:id="530" w:name="_Toc187030162"/>
      <w:bookmarkStart w:id="531" w:name="_Toc187030209"/>
      <w:bookmarkStart w:id="532" w:name="_Ref213580137"/>
      <w:bookmarkStart w:id="533" w:name="_Ref213580138"/>
      <w:bookmarkStart w:id="534" w:name="_Toc238738120"/>
      <w:r>
        <w:t>Topics Covered</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rsidR="00C40308" w:rsidRPr="00C40308" w:rsidRDefault="00521128" w:rsidP="00FE0B65">
      <w:pPr>
        <w:pStyle w:val="BodyText"/>
        <w:keepNext/>
      </w:pPr>
      <w:r w:rsidRPr="00C40308">
        <w:t xml:space="preserve">In order to most effectively gain the information you need to use the CGMM, we </w:t>
      </w:r>
      <w:r w:rsidR="00417DAD" w:rsidRPr="00C40308">
        <w:t>strongly</w:t>
      </w:r>
      <w:r w:rsidRPr="00C40308">
        <w:t xml:space="preserve"> recommend you review all of the information provided in this guide. </w:t>
      </w:r>
      <w:r w:rsidR="00C35647">
        <w:t>In particular, you should start with the first and second chapters of this guide, to gain proper background for using the CGMM.</w:t>
      </w:r>
    </w:p>
    <w:p w:rsidR="00830E29" w:rsidRPr="00C40308" w:rsidRDefault="00521128" w:rsidP="00FE0B65">
      <w:pPr>
        <w:pStyle w:val="BodyText"/>
        <w:keepNext/>
      </w:pPr>
      <w:r w:rsidRPr="00C40308">
        <w:t xml:space="preserve">Below you will find a brief description of what information resides in each chapter. </w:t>
      </w:r>
    </w:p>
    <w:p w:rsidR="00830E29" w:rsidRDefault="005E6C7C" w:rsidP="00830E29">
      <w:pPr>
        <w:pStyle w:val="ListBullet"/>
      </w:pPr>
      <w:fldSimple w:instr=" REF _Ref213636076 \w \h  \* MERGEFORMAT ">
        <w:r w:rsidR="00C66417" w:rsidRPr="00C66417">
          <w:rPr>
            <w:i/>
            <w:color w:val="0000FF"/>
          </w:rPr>
          <w:t>Chapter 1</w:t>
        </w:r>
      </w:fldSimple>
      <w:r w:rsidR="008B318A" w:rsidRPr="00C40308">
        <w:rPr>
          <w:i/>
          <w:color w:val="0000FF"/>
        </w:rPr>
        <w:t xml:space="preserve">, </w:t>
      </w:r>
      <w:fldSimple w:instr=" REF _Ref213636079 \h  \* MERGEFORMAT ">
        <w:r w:rsidR="00C66417" w:rsidRPr="00C66417">
          <w:rPr>
            <w:i/>
            <w:color w:val="0000FF"/>
          </w:rPr>
          <w:t>CGMM Overview</w:t>
        </w:r>
      </w:fldSimple>
      <w:r w:rsidR="008B318A" w:rsidRPr="00C40308">
        <w:t xml:space="preserve"> provides </w:t>
      </w:r>
      <w:r w:rsidR="000329B2" w:rsidRPr="00C40308">
        <w:t xml:space="preserve">an overview of </w:t>
      </w:r>
      <w:r w:rsidR="003B6EDC" w:rsidRPr="00C40308">
        <w:t>CGMM</w:t>
      </w:r>
      <w:r w:rsidR="000329B2" w:rsidRPr="00C40308">
        <w:t xml:space="preserve"> and its</w:t>
      </w:r>
      <w:r w:rsidR="000329B2">
        <w:t xml:space="preserve"> capabilities.</w:t>
      </w:r>
    </w:p>
    <w:p w:rsidR="003B6EDC" w:rsidRDefault="005E6C7C" w:rsidP="00830E29">
      <w:pPr>
        <w:pStyle w:val="ListBullet"/>
      </w:pPr>
      <w:fldSimple w:instr=" REF _Ref214266781 \n \h  \* MERGEFORMAT ">
        <w:r w:rsidR="00C66417" w:rsidRPr="00C66417">
          <w:rPr>
            <w:i/>
            <w:color w:val="0000FF"/>
          </w:rPr>
          <w:t>Chapter 2</w:t>
        </w:r>
      </w:fldSimple>
      <w:r w:rsidR="003B6EDC">
        <w:t xml:space="preserve">, </w:t>
      </w:r>
      <w:fldSimple w:instr=" REF _Ref214266784 \h  \* MERGEFORMAT ">
        <w:r w:rsidR="00C66417" w:rsidRPr="00C66417">
          <w:rPr>
            <w:i/>
            <w:color w:val="0000FF"/>
          </w:rPr>
          <w:t>Using the CGMM API</w:t>
        </w:r>
      </w:fldSimple>
      <w:r w:rsidR="003B6EDC">
        <w:t xml:space="preserve"> provides the necessary information and workflow for a </w:t>
      </w:r>
      <w:r w:rsidR="003B6EDC" w:rsidRPr="0037557C">
        <w:t xml:space="preserve">developer to successfully integrate </w:t>
      </w:r>
      <w:r w:rsidR="003B6EDC">
        <w:t>the CGMM API into their application</w:t>
      </w:r>
      <w:r w:rsidR="003B6EDC" w:rsidRPr="0037557C">
        <w:t>.</w:t>
      </w:r>
    </w:p>
    <w:p w:rsidR="00706CFE" w:rsidRDefault="005E6C7C" w:rsidP="00706CFE">
      <w:pPr>
        <w:pStyle w:val="ListBullet"/>
      </w:pPr>
      <w:fldSimple w:instr=" REF _Ref228848709 \r \h  \* MERGEFORMAT ">
        <w:r w:rsidR="00C66417" w:rsidRPr="00C66417">
          <w:rPr>
            <w:i/>
            <w:color w:val="0000FF"/>
          </w:rPr>
          <w:t>Chapter 3</w:t>
        </w:r>
      </w:fldSimple>
      <w:r w:rsidR="00706CFE">
        <w:t xml:space="preserve">, </w:t>
      </w:r>
      <w:fldSimple w:instr=" REF _Ref228848709 \h  \* MERGEFORMAT ">
        <w:r w:rsidR="00C66417" w:rsidRPr="00C66417">
          <w:rPr>
            <w:i/>
            <w:color w:val="0000FF"/>
          </w:rPr>
          <w:t>Audit Logging</w:t>
        </w:r>
      </w:fldSimple>
      <w:r w:rsidR="00706CFE">
        <w:t xml:space="preserve"> provides information on how to integrate Audit Logging for the CGMM API or CGMMWeb.</w:t>
      </w:r>
    </w:p>
    <w:p w:rsidR="003B6EDC" w:rsidRDefault="005E6C7C" w:rsidP="00830E29">
      <w:pPr>
        <w:pStyle w:val="ListBullet"/>
      </w:pPr>
      <w:fldSimple w:instr=" REF _Ref214266859 \n \h  \* MERGEFORMAT ">
        <w:r w:rsidR="00C66417" w:rsidRPr="00C66417">
          <w:rPr>
            <w:i/>
            <w:color w:val="0000FF"/>
          </w:rPr>
          <w:t>Chapter 4</w:t>
        </w:r>
      </w:fldSimple>
      <w:r w:rsidR="003B6EDC">
        <w:t xml:space="preserve">, </w:t>
      </w:r>
      <w:fldSimple w:instr=" REF _Ref214266861 \h  \* MERGEFORMAT ">
        <w:r w:rsidR="00C66417" w:rsidRPr="00C66417">
          <w:rPr>
            <w:i/>
            <w:color w:val="0000FF"/>
          </w:rPr>
          <w:t>Using the CGMM Tool</w:t>
        </w:r>
      </w:fldSimple>
      <w:r w:rsidR="003B6EDC">
        <w:t xml:space="preserve"> provides workflow</w:t>
      </w:r>
      <w:r w:rsidR="00521128">
        <w:t>s</w:t>
      </w:r>
      <w:r w:rsidR="003B6EDC">
        <w:t xml:space="preserve"> </w:t>
      </w:r>
      <w:r w:rsidR="00521128">
        <w:t xml:space="preserve">scenarios for </w:t>
      </w:r>
      <w:r w:rsidR="003B6EDC">
        <w:t xml:space="preserve">using </w:t>
      </w:r>
      <w:r w:rsidR="00521128">
        <w:t xml:space="preserve">both the Default and Alternate behavior of the CGMM Tool. This chapter includes information about using CGMM </w:t>
      </w:r>
      <w:r w:rsidR="003B6EDC">
        <w:t>for authentication, migration, and/or new caGrid user creation.</w:t>
      </w:r>
    </w:p>
    <w:p w:rsidR="000739A4" w:rsidRPr="000739A4" w:rsidRDefault="005E6C7C" w:rsidP="00830E29">
      <w:pPr>
        <w:pStyle w:val="ListBullet"/>
      </w:pPr>
      <w:fldSimple w:instr=" REF _Ref227548750 \w \h  \* MERGEFORMAT ">
        <w:r w:rsidR="00C66417" w:rsidRPr="00C66417">
          <w:rPr>
            <w:rStyle w:val="Emphasis"/>
            <w:color w:val="0000FF"/>
          </w:rPr>
          <w:t>Chapter 5</w:t>
        </w:r>
      </w:fldSimple>
      <w:r w:rsidR="000739A4" w:rsidRPr="0083323B">
        <w:rPr>
          <w:rStyle w:val="Emphasis"/>
          <w:color w:val="0000FF"/>
        </w:rPr>
        <w:t xml:space="preserve">, </w:t>
      </w:r>
      <w:fldSimple w:instr=" REF _Ref227548750 \h  \* MERGEFORMAT ">
        <w:r w:rsidR="00C66417" w:rsidRPr="00C66417">
          <w:rPr>
            <w:rStyle w:val="Emphasis"/>
            <w:color w:val="0000FF"/>
          </w:rPr>
          <w:t>Integrating CGMM with Container Managed Security</w:t>
        </w:r>
      </w:fldSimple>
      <w:r w:rsidR="000739A4" w:rsidRPr="0083323B">
        <w:t xml:space="preserve"> provides</w:t>
      </w:r>
      <w:r w:rsidR="000739A4">
        <w:t xml:space="preserve"> </w:t>
      </w:r>
      <w:r w:rsidR="00521128">
        <w:t>information</w:t>
      </w:r>
      <w:r w:rsidR="000739A4">
        <w:t xml:space="preserve"> </w:t>
      </w:r>
      <w:r w:rsidR="00521128">
        <w:t xml:space="preserve">on integrating CGMM </w:t>
      </w:r>
      <w:r w:rsidR="000739A4">
        <w:t xml:space="preserve">functionality </w:t>
      </w:r>
      <w:r w:rsidR="00521128">
        <w:t xml:space="preserve">for applications that use </w:t>
      </w:r>
      <w:r w:rsidR="000739A4">
        <w:t>container managed security.</w:t>
      </w:r>
    </w:p>
    <w:p w:rsidR="003B6EDC" w:rsidRDefault="005E6C7C" w:rsidP="00830E29">
      <w:pPr>
        <w:pStyle w:val="ListBullet"/>
      </w:pPr>
      <w:fldSimple w:instr=" REF _Ref227548719 \n \h  \* MERGEFORMAT ">
        <w:r w:rsidR="00C66417" w:rsidRPr="00C66417">
          <w:rPr>
            <w:i/>
            <w:color w:val="0000FF"/>
          </w:rPr>
          <w:t>Chapter 6</w:t>
        </w:r>
      </w:fldSimple>
      <w:r w:rsidR="000739A4">
        <w:rPr>
          <w:i/>
          <w:color w:val="0000FF"/>
        </w:rPr>
        <w:t>,</w:t>
      </w:r>
      <w:r w:rsidR="000739A4" w:rsidRPr="000739A4">
        <w:rPr>
          <w:i/>
          <w:color w:val="0000FF"/>
        </w:rPr>
        <w:t xml:space="preserve"> </w:t>
      </w:r>
      <w:fldSimple w:instr=" REF _Ref227548711 \h  \* MERGEFORMAT ">
        <w:r w:rsidR="00C66417" w:rsidRPr="00C66417">
          <w:rPr>
            <w:i/>
            <w:color w:val="0000FF"/>
          </w:rPr>
          <w:t>CGMM Installation and Deployment</w:t>
        </w:r>
      </w:fldSimple>
      <w:r w:rsidR="00D93D35">
        <w:t xml:space="preserve"> provides the information and steps necessary to install and deploy the CGMM Tool with a working installation of a host application.</w:t>
      </w:r>
    </w:p>
    <w:p w:rsidR="00D93D35" w:rsidRDefault="005E6C7C" w:rsidP="00830E29">
      <w:pPr>
        <w:pStyle w:val="ListBullet"/>
      </w:pPr>
      <w:fldSimple w:instr=" REF _Ref214267013 \n \h  \* MERGEFORMAT ">
        <w:r w:rsidR="00C66417" w:rsidRPr="00C66417">
          <w:rPr>
            <w:i/>
            <w:color w:val="0000FF"/>
          </w:rPr>
          <w:t>Appendix A</w:t>
        </w:r>
      </w:fldSimple>
      <w:r w:rsidR="00D93D35">
        <w:t>,</w:t>
      </w:r>
      <w:r w:rsidR="00D93D35" w:rsidRPr="00D93D35">
        <w:rPr>
          <w:i/>
          <w:color w:val="0000FF"/>
        </w:rPr>
        <w:t xml:space="preserve"> </w:t>
      </w:r>
      <w:fldSimple w:instr=" REF _Ref214267016 \h  \* MERGEFORMAT ">
        <w:r w:rsidR="00C66417" w:rsidRPr="00C66417">
          <w:rPr>
            <w:i/>
            <w:color w:val="0000FF"/>
          </w:rPr>
          <w:t>CGMM Properties XSD File</w:t>
        </w:r>
      </w:fldSimple>
      <w:r w:rsidR="00D93D35">
        <w:t xml:space="preserve"> provides a sample CGMM properties XSD file.</w:t>
      </w:r>
    </w:p>
    <w:p w:rsidR="00D93D35" w:rsidRDefault="005E6C7C" w:rsidP="00830E29">
      <w:pPr>
        <w:pStyle w:val="ListBullet"/>
      </w:pPr>
      <w:fldSimple w:instr=" REF _Ref214267020 \n \h  \* MERGEFORMAT ">
        <w:r w:rsidR="00C66417" w:rsidRPr="00C66417">
          <w:rPr>
            <w:i/>
            <w:color w:val="0000FF"/>
          </w:rPr>
          <w:t>Appendix B</w:t>
        </w:r>
      </w:fldSimple>
      <w:r w:rsidR="00D93D35">
        <w:t xml:space="preserve">, </w:t>
      </w:r>
      <w:fldSimple w:instr=" REF _Ref214267026 \h  \* MERGEFORMAT ">
        <w:r w:rsidR="00C66417" w:rsidRPr="00C66417">
          <w:rPr>
            <w:i/>
            <w:color w:val="0000FF"/>
          </w:rPr>
          <w:t>Sample CGMM Properties File</w:t>
        </w:r>
      </w:fldSimple>
      <w:r w:rsidR="00D93D35">
        <w:t xml:space="preserve"> provides a sample CGMM properties configuration file.</w:t>
      </w:r>
    </w:p>
    <w:p w:rsidR="00D93D35" w:rsidRDefault="005E6C7C" w:rsidP="00830E29">
      <w:pPr>
        <w:pStyle w:val="ListBullet"/>
      </w:pPr>
      <w:fldSimple w:instr=" REF _Ref214267029 \n \h  \* MERGEFORMAT ">
        <w:r w:rsidR="00C66417" w:rsidRPr="00C66417">
          <w:rPr>
            <w:i/>
            <w:color w:val="0000FF"/>
          </w:rPr>
          <w:t>Appendix C</w:t>
        </w:r>
      </w:fldSimple>
      <w:r w:rsidR="00D93D35">
        <w:t>,</w:t>
      </w:r>
      <w:r w:rsidR="00D93D35" w:rsidRPr="00D93D35">
        <w:rPr>
          <w:i/>
          <w:color w:val="0000FF"/>
        </w:rPr>
        <w:t xml:space="preserve"> </w:t>
      </w:r>
      <w:fldSimple w:instr=" REF _Ref214267032 \h  \* MERGEFORMAT ">
        <w:r w:rsidR="00C66417" w:rsidRPr="00C66417">
          <w:rPr>
            <w:i/>
            <w:color w:val="0000FF"/>
          </w:rPr>
          <w:t>Sample Sync Description File</w:t>
        </w:r>
      </w:fldSimple>
      <w:r w:rsidR="00D93D35">
        <w:t xml:space="preserve"> provides a sample Sync Description configuration file.</w:t>
      </w:r>
    </w:p>
    <w:p w:rsidR="00D93D35" w:rsidRDefault="005E6C7C" w:rsidP="00830E29">
      <w:pPr>
        <w:pStyle w:val="ListBullet"/>
      </w:pPr>
      <w:fldSimple w:instr=" REF _Ref214267036 \n \h  \* MERGEFORMAT ">
        <w:r w:rsidR="00C66417" w:rsidRPr="00C66417">
          <w:rPr>
            <w:i/>
            <w:color w:val="0000FF"/>
          </w:rPr>
          <w:t>Appendix D</w:t>
        </w:r>
      </w:fldSimple>
      <w:r w:rsidR="00D93D35">
        <w:t xml:space="preserve">, </w:t>
      </w:r>
      <w:fldSimple w:instr=" REF _Ref214267038 \h  \* MERGEFORMAT ">
        <w:r w:rsidR="00C66417" w:rsidRPr="00C66417">
          <w:rPr>
            <w:i/>
            <w:color w:val="0000FF"/>
          </w:rPr>
          <w:t>CGMM with Reference Implementation</w:t>
        </w:r>
      </w:fldSimple>
      <w:r w:rsidR="00D93D35">
        <w:t xml:space="preserve"> provides the steps necessary to install the reference implementation </w:t>
      </w:r>
      <w:r w:rsidR="00D93D35" w:rsidRPr="00D93D35">
        <w:rPr>
          <w:rStyle w:val="Emphasis"/>
        </w:rPr>
        <w:t>cgmmHostWeb</w:t>
      </w:r>
      <w:r w:rsidR="00D93D35">
        <w:t xml:space="preserve"> web application along with the </w:t>
      </w:r>
      <w:r w:rsidR="00D93D35" w:rsidRPr="00D93D35">
        <w:rPr>
          <w:rStyle w:val="Emphasis"/>
        </w:rPr>
        <w:t>cgmmweb</w:t>
      </w:r>
      <w:r w:rsidR="00D93D35">
        <w:t xml:space="preserve"> web application.</w:t>
      </w:r>
    </w:p>
    <w:p w:rsidR="00521128" w:rsidRDefault="005E6C7C" w:rsidP="00830E29">
      <w:pPr>
        <w:pStyle w:val="ListBullet"/>
      </w:pPr>
      <w:fldSimple w:instr=" REF _Ref227984670 \r \h  \* MERGEFORMAT ">
        <w:r w:rsidR="00C66417" w:rsidRPr="00C66417">
          <w:rPr>
            <w:i/>
            <w:color w:val="0000FF"/>
          </w:rPr>
          <w:t>Appendix E</w:t>
        </w:r>
      </w:fldSimple>
      <w:r w:rsidR="00521128">
        <w:t xml:space="preserve">, </w:t>
      </w:r>
      <w:fldSimple w:instr=" REF _Ref227984670 \h  \* MERGEFORMAT ">
        <w:r w:rsidR="00C66417" w:rsidRPr="00C66417">
          <w:rPr>
            <w:i/>
            <w:color w:val="0000FF"/>
          </w:rPr>
          <w:t>Testing CGMM Container Managed Security Integration</w:t>
        </w:r>
      </w:fldSimple>
      <w:r w:rsidR="00521128">
        <w:t xml:space="preserve"> provides sample steps for testing CGMM integration with an application that uses container-managed security.</w:t>
      </w:r>
    </w:p>
    <w:p w:rsidR="00521128" w:rsidRDefault="005E6C7C" w:rsidP="00830E29">
      <w:pPr>
        <w:pStyle w:val="ListBullet"/>
      </w:pPr>
      <w:fldSimple w:instr=" REF _Ref228000412 \r \h  \* MERGEFORMAT ">
        <w:r w:rsidR="00C66417" w:rsidRPr="00C66417">
          <w:rPr>
            <w:i/>
            <w:color w:val="0000FF"/>
          </w:rPr>
          <w:t>Appendix F</w:t>
        </w:r>
      </w:fldSimple>
      <w:r w:rsidR="00521128">
        <w:t xml:space="preserve">, </w:t>
      </w:r>
      <w:fldSimple w:instr=" REF _Ref228000419 \h  \* MERGEFORMAT ">
        <w:r w:rsidR="00C66417" w:rsidRPr="00C66417">
          <w:rPr>
            <w:i/>
            <w:color w:val="0000FF"/>
          </w:rPr>
          <w:t>Integrating CGMM Container Managed Security with caArray</w:t>
        </w:r>
      </w:fldSimple>
      <w:r w:rsidR="00521128">
        <w:t xml:space="preserve"> provides an example steps for integrating CGMM’s container-managed security with the caArray application.</w:t>
      </w:r>
    </w:p>
    <w:p w:rsidR="0037557C" w:rsidRDefault="0037557C" w:rsidP="0037557C">
      <w:pPr>
        <w:pStyle w:val="BodyText"/>
      </w:pPr>
      <w:r w:rsidRPr="0037557C">
        <w:t>The Glossary</w:t>
      </w:r>
      <w:r w:rsidR="000C64BB">
        <w:t>, located behind the appendices,</w:t>
      </w:r>
      <w:r w:rsidRPr="0037557C">
        <w:t xml:space="preserve"> is </w:t>
      </w:r>
      <w:r w:rsidR="000C64BB">
        <w:t xml:space="preserve">provided </w:t>
      </w:r>
      <w:r w:rsidRPr="0037557C">
        <w:t xml:space="preserve">to clarify abbreviations </w:t>
      </w:r>
      <w:r w:rsidR="000C64BB">
        <w:t xml:space="preserve">and terms </w:t>
      </w:r>
      <w:r w:rsidRPr="0037557C">
        <w:t>used in this document</w:t>
      </w:r>
      <w:r w:rsidR="000C64BB">
        <w:t>.</w:t>
      </w:r>
    </w:p>
    <w:p w:rsidR="005133FE" w:rsidRDefault="00830E29" w:rsidP="00FE0B65">
      <w:pPr>
        <w:pStyle w:val="Heading2"/>
      </w:pPr>
      <w:bookmarkStart w:id="535" w:name="_Ref213580139"/>
      <w:bookmarkStart w:id="536" w:name="_Ref213580140"/>
      <w:bookmarkStart w:id="537" w:name="_Toc238738121"/>
      <w:r>
        <w:t>Related Documentation</w:t>
      </w:r>
      <w:bookmarkEnd w:id="535"/>
      <w:bookmarkEnd w:id="536"/>
      <w:bookmarkEnd w:id="537"/>
    </w:p>
    <w:p w:rsidR="00830E29" w:rsidRDefault="00830E29" w:rsidP="00FE0B65">
      <w:pPr>
        <w:pStyle w:val="BodyText"/>
        <w:keepNext/>
      </w:pPr>
      <w:r>
        <w:t>More information can be found in the following related CSM documents:</w:t>
      </w:r>
      <w:r w:rsidR="005E6C7C">
        <w:fldChar w:fldCharType="begin"/>
      </w:r>
      <w:r w:rsidR="00C31724">
        <w:instrText xml:space="preserve"> XE "</w:instrText>
      </w:r>
      <w:r w:rsidR="00C31724" w:rsidRPr="003E73F9">
        <w:instrText>related documents</w:instrText>
      </w:r>
      <w:r w:rsidR="00C31724">
        <w:instrText xml:space="preserve">" </w:instrText>
      </w:r>
      <w:r w:rsidR="005E6C7C">
        <w:fldChar w:fldCharType="end"/>
      </w:r>
    </w:p>
    <w:p w:rsidR="00830E29" w:rsidRDefault="0037557C" w:rsidP="00830E29">
      <w:pPr>
        <w:pStyle w:val="ListBullet"/>
      </w:pPr>
      <w:r>
        <w:t>Common Security Module (CSM) v4.1 Technical Guide</w:t>
      </w:r>
    </w:p>
    <w:p w:rsidR="0037557C" w:rsidRDefault="0037557C" w:rsidP="00830E29">
      <w:pPr>
        <w:pStyle w:val="ListBullet"/>
      </w:pPr>
      <w:r>
        <w:t>CSM GAARDS User Migration Design Document.</w:t>
      </w:r>
    </w:p>
    <w:p w:rsidR="00830E29" w:rsidRDefault="00830E29" w:rsidP="00830E29">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54777A" w:rsidRPr="0054777A" w:rsidRDefault="0054777A" w:rsidP="00830E29">
      <w:pPr>
        <w:pStyle w:val="BodyText"/>
      </w:pPr>
      <w:r w:rsidRPr="0054777A">
        <w:t xml:space="preserve">Additional information and FAQ regarding the CGMM are available </w:t>
      </w:r>
      <w:r w:rsidR="000C64BB">
        <w:t>from</w:t>
      </w:r>
      <w:r w:rsidRPr="0054777A">
        <w:t xml:space="preserve"> the </w:t>
      </w:r>
      <w:r>
        <w:t xml:space="preserve">CSM Wiki page located at: </w:t>
      </w:r>
      <w:hyperlink r:id="rId22" w:history="1">
        <w:r w:rsidRPr="003B0872">
          <w:rPr>
            <w:rStyle w:val="Hyperlink"/>
          </w:rPr>
          <w:t>https://wiki.nci.nih.gov/x/4wBB</w:t>
        </w:r>
      </w:hyperlink>
      <w:r w:rsidRPr="0054777A">
        <w:t>.</w:t>
      </w:r>
    </w:p>
    <w:p w:rsidR="004116AB" w:rsidRDefault="004116AB" w:rsidP="00830E29">
      <w:pPr>
        <w:pStyle w:val="Heading2"/>
      </w:pPr>
      <w:bookmarkStart w:id="538" w:name="_Ref185394608"/>
      <w:bookmarkStart w:id="539" w:name="_Ref185394695"/>
      <w:bookmarkStart w:id="540" w:name="_Toc187026433"/>
      <w:bookmarkStart w:id="541" w:name="_Toc187026493"/>
      <w:bookmarkStart w:id="542" w:name="_Toc187026577"/>
      <w:bookmarkStart w:id="543" w:name="_Toc187026883"/>
      <w:bookmarkStart w:id="544" w:name="_Toc187026974"/>
      <w:bookmarkStart w:id="545" w:name="_Toc187027114"/>
      <w:bookmarkStart w:id="546" w:name="_Toc187027468"/>
      <w:bookmarkStart w:id="547" w:name="_Toc187027622"/>
      <w:bookmarkStart w:id="548" w:name="_Toc187027731"/>
      <w:bookmarkStart w:id="549" w:name="_Toc187027776"/>
      <w:bookmarkStart w:id="550" w:name="_Toc187028105"/>
      <w:bookmarkStart w:id="551" w:name="_Toc187028212"/>
      <w:bookmarkStart w:id="552" w:name="_Toc187028237"/>
      <w:bookmarkStart w:id="553" w:name="_Toc187028626"/>
      <w:bookmarkStart w:id="554" w:name="_Toc187028753"/>
      <w:bookmarkStart w:id="555" w:name="_Toc187028900"/>
      <w:bookmarkStart w:id="556" w:name="_Toc187028926"/>
      <w:bookmarkStart w:id="557" w:name="_Toc187030164"/>
      <w:bookmarkStart w:id="558" w:name="_Toc187030211"/>
      <w:bookmarkStart w:id="559" w:name="_Toc238738122"/>
      <w:r>
        <w:lastRenderedPageBreak/>
        <w:t>Text Conventions Used</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250"/>
        <w:gridCol w:w="3870"/>
        <w:gridCol w:w="2790"/>
      </w:tblGrid>
      <w:tr w:rsidR="00A75972" w:rsidTr="000B12EE">
        <w:trPr>
          <w:cantSplit/>
          <w:tblHeader/>
        </w:trPr>
        <w:tc>
          <w:tcPr>
            <w:tcW w:w="2250" w:type="dxa"/>
            <w:shd w:val="clear" w:color="auto" w:fill="CCCCCC"/>
            <w:tcMar>
              <w:top w:w="72" w:type="dxa"/>
              <w:bottom w:w="72" w:type="dxa"/>
            </w:tcMar>
          </w:tcPr>
          <w:p w:rsidR="00A75972" w:rsidRDefault="00AE6E8E" w:rsidP="00D039D0">
            <w:pPr>
              <w:pStyle w:val="TableHeader"/>
            </w:pPr>
            <w:r>
              <w:t>Convention</w:t>
            </w:r>
          </w:p>
        </w:tc>
        <w:tc>
          <w:tcPr>
            <w:tcW w:w="3870" w:type="dxa"/>
            <w:shd w:val="clear" w:color="auto" w:fill="CCCCCC"/>
            <w:tcMar>
              <w:top w:w="72" w:type="dxa"/>
              <w:bottom w:w="72" w:type="dxa"/>
            </w:tcMar>
          </w:tcPr>
          <w:p w:rsidR="00A75972" w:rsidRDefault="00AE6E8E" w:rsidP="00D039D0">
            <w:pPr>
              <w:pStyle w:val="TableHeader"/>
            </w:pPr>
            <w:r>
              <w:t>Description</w:t>
            </w:r>
          </w:p>
        </w:tc>
        <w:tc>
          <w:tcPr>
            <w:tcW w:w="2790" w:type="dxa"/>
            <w:shd w:val="clear" w:color="auto" w:fill="CCCCCC"/>
            <w:tcMar>
              <w:top w:w="72" w:type="dxa"/>
              <w:bottom w:w="72" w:type="dxa"/>
            </w:tcMar>
          </w:tcPr>
          <w:p w:rsidR="00A75972" w:rsidRDefault="00AE6E8E" w:rsidP="00D039D0">
            <w:pPr>
              <w:pStyle w:val="TableHeader"/>
            </w:pPr>
            <w:r>
              <w:t>Example</w:t>
            </w:r>
          </w:p>
        </w:tc>
      </w:tr>
      <w:tr w:rsidR="00A75972" w:rsidTr="000B12EE">
        <w:trPr>
          <w:cantSplit/>
        </w:trPr>
        <w:tc>
          <w:tcPr>
            <w:tcW w:w="2250" w:type="dxa"/>
            <w:tcMar>
              <w:top w:w="72" w:type="dxa"/>
            </w:tcMar>
          </w:tcPr>
          <w:p w:rsidR="00A75972" w:rsidRPr="00BD0B70" w:rsidRDefault="00BF042D" w:rsidP="00D039D0">
            <w:pPr>
              <w:pStyle w:val="TableText"/>
              <w:rPr>
                <w:rStyle w:val="Bold"/>
              </w:rPr>
            </w:pPr>
            <w:r w:rsidRPr="00BD0B70">
              <w:rPr>
                <w:rStyle w:val="Bold"/>
              </w:rPr>
              <w:t>Bold</w:t>
            </w:r>
          </w:p>
        </w:tc>
        <w:tc>
          <w:tcPr>
            <w:tcW w:w="3870" w:type="dxa"/>
            <w:tcMar>
              <w:top w:w="72" w:type="dxa"/>
            </w:tcMar>
          </w:tcPr>
          <w:p w:rsidR="00A75972" w:rsidRDefault="00BD0B70" w:rsidP="00D039D0">
            <w:pPr>
              <w:pStyle w:val="TableText"/>
            </w:pPr>
            <w:r w:rsidRPr="00BD0B70">
              <w:t>Highlights names of option buttons, check boxes, drop-down menus, menu commands, command buttons, or icons.</w:t>
            </w:r>
          </w:p>
        </w:tc>
        <w:tc>
          <w:tcPr>
            <w:tcW w:w="2790" w:type="dxa"/>
            <w:tcMar>
              <w:top w:w="72" w:type="dxa"/>
            </w:tcMar>
          </w:tcPr>
          <w:p w:rsidR="00A75972" w:rsidRDefault="00BE375B" w:rsidP="00D039D0">
            <w:pPr>
              <w:pStyle w:val="TableText"/>
            </w:pPr>
            <w:r>
              <w:t xml:space="preserve">Click </w:t>
            </w:r>
            <w:r w:rsidRPr="00BE375B">
              <w:rPr>
                <w:rStyle w:val="Bold"/>
              </w:rPr>
              <w:t>Search</w:t>
            </w:r>
            <w:r>
              <w:t>.</w:t>
            </w:r>
          </w:p>
        </w:tc>
      </w:tr>
      <w:tr w:rsidR="00A75972" w:rsidTr="000B12EE">
        <w:trPr>
          <w:cantSplit/>
        </w:trPr>
        <w:tc>
          <w:tcPr>
            <w:tcW w:w="2250" w:type="dxa"/>
            <w:tcMar>
              <w:top w:w="72" w:type="dxa"/>
            </w:tcMar>
          </w:tcPr>
          <w:p w:rsidR="00A75972" w:rsidRPr="00BD0B70" w:rsidRDefault="00BF042D" w:rsidP="00D039D0">
            <w:pPr>
              <w:pStyle w:val="TableText"/>
              <w:rPr>
                <w:rStyle w:val="Hyperlink"/>
              </w:rPr>
            </w:pPr>
            <w:r w:rsidRPr="00BD0B70">
              <w:rPr>
                <w:rStyle w:val="Hyperlink"/>
              </w:rPr>
              <w:t>URL</w:t>
            </w:r>
          </w:p>
        </w:tc>
        <w:tc>
          <w:tcPr>
            <w:tcW w:w="3870" w:type="dxa"/>
            <w:tcMar>
              <w:top w:w="72" w:type="dxa"/>
            </w:tcMar>
          </w:tcPr>
          <w:p w:rsidR="00A75972" w:rsidRDefault="00BD0B70" w:rsidP="00D039D0">
            <w:pPr>
              <w:pStyle w:val="TableText"/>
            </w:pPr>
            <w:r>
              <w:t>Indicates a Web address.</w:t>
            </w:r>
          </w:p>
        </w:tc>
        <w:tc>
          <w:tcPr>
            <w:tcW w:w="2790" w:type="dxa"/>
            <w:tcMar>
              <w:top w:w="72" w:type="dxa"/>
            </w:tcMar>
          </w:tcPr>
          <w:p w:rsidR="00A75972" w:rsidRPr="00BE375B" w:rsidRDefault="00BE375B" w:rsidP="00D039D0">
            <w:pPr>
              <w:pStyle w:val="TableText"/>
              <w:rPr>
                <w:rStyle w:val="Hyperlink"/>
              </w:rPr>
            </w:pPr>
            <w:r w:rsidRPr="00BE375B">
              <w:rPr>
                <w:rStyle w:val="Hyperlink"/>
              </w:rPr>
              <w:t>http://domain.com</w:t>
            </w:r>
          </w:p>
        </w:tc>
      </w:tr>
      <w:tr w:rsidR="00BD0B70" w:rsidTr="000B12EE">
        <w:trPr>
          <w:cantSplit/>
        </w:trPr>
        <w:tc>
          <w:tcPr>
            <w:tcW w:w="2250" w:type="dxa"/>
            <w:tcMar>
              <w:top w:w="72" w:type="dxa"/>
            </w:tcMar>
          </w:tcPr>
          <w:p w:rsidR="00BD0B70" w:rsidRDefault="00BD0B70" w:rsidP="00D039D0">
            <w:pPr>
              <w:pStyle w:val="TableText"/>
            </w:pPr>
            <w:r>
              <w:t xml:space="preserve">text in </w:t>
            </w:r>
            <w:r w:rsidRPr="00755CA5">
              <w:rPr>
                <w:rStyle w:val="Keypress"/>
              </w:rPr>
              <w:t>Small Caps</w:t>
            </w:r>
          </w:p>
        </w:tc>
        <w:tc>
          <w:tcPr>
            <w:tcW w:w="3870" w:type="dxa"/>
            <w:tcMar>
              <w:top w:w="72" w:type="dxa"/>
            </w:tcMar>
          </w:tcPr>
          <w:p w:rsidR="00BD0B70" w:rsidRDefault="00BD0B70" w:rsidP="00D039D0">
            <w:pPr>
              <w:pStyle w:val="TableText"/>
            </w:pPr>
            <w:r>
              <w:t>Indicates a keyboard shortcut.</w:t>
            </w:r>
          </w:p>
        </w:tc>
        <w:tc>
          <w:tcPr>
            <w:tcW w:w="2790" w:type="dxa"/>
            <w:tcMar>
              <w:top w:w="72" w:type="dxa"/>
            </w:tcMar>
          </w:tcPr>
          <w:p w:rsidR="00BD0B70" w:rsidRDefault="00BE375B" w:rsidP="00D039D0">
            <w:pPr>
              <w:pStyle w:val="TableText"/>
            </w:pPr>
            <w:r>
              <w:t xml:space="preserve">Press </w:t>
            </w:r>
            <w:r w:rsidRPr="00BE375B">
              <w:rPr>
                <w:rStyle w:val="Keypress"/>
              </w:rPr>
              <w:t>Enter</w:t>
            </w:r>
            <w:r>
              <w:t>.</w:t>
            </w:r>
          </w:p>
        </w:tc>
      </w:tr>
      <w:tr w:rsidR="00A75972" w:rsidTr="000B12EE">
        <w:trPr>
          <w:cantSplit/>
        </w:trPr>
        <w:tc>
          <w:tcPr>
            <w:tcW w:w="2250" w:type="dxa"/>
            <w:tcMar>
              <w:top w:w="72" w:type="dxa"/>
            </w:tcMar>
          </w:tcPr>
          <w:p w:rsidR="00A75972" w:rsidRDefault="00347FAE" w:rsidP="00D039D0">
            <w:pPr>
              <w:pStyle w:val="TableText"/>
            </w:pPr>
            <w:r>
              <w:t xml:space="preserve">text in </w:t>
            </w:r>
            <w:r w:rsidRPr="00755CA5">
              <w:rPr>
                <w:rStyle w:val="Keypress"/>
              </w:rPr>
              <w:t>Small Caps</w:t>
            </w:r>
            <w:r>
              <w:t xml:space="preserve"> + text in </w:t>
            </w:r>
            <w:r w:rsidRPr="00755CA5">
              <w:rPr>
                <w:rStyle w:val="Keypress"/>
              </w:rPr>
              <w:t>Small Caps</w:t>
            </w:r>
          </w:p>
        </w:tc>
        <w:tc>
          <w:tcPr>
            <w:tcW w:w="3870" w:type="dxa"/>
            <w:tcMar>
              <w:top w:w="72" w:type="dxa"/>
            </w:tcMar>
          </w:tcPr>
          <w:p w:rsidR="00A75972" w:rsidRDefault="00BD0B70" w:rsidP="00D039D0">
            <w:pPr>
              <w:pStyle w:val="TableText"/>
            </w:pPr>
            <w:r>
              <w:t>Indicates keys that are pressed simultaneously.</w:t>
            </w:r>
          </w:p>
        </w:tc>
        <w:tc>
          <w:tcPr>
            <w:tcW w:w="2790" w:type="dxa"/>
            <w:tcMar>
              <w:top w:w="72" w:type="dxa"/>
            </w:tcMar>
          </w:tcPr>
          <w:p w:rsidR="00A75972" w:rsidRDefault="00880C21" w:rsidP="00D039D0">
            <w:pPr>
              <w:pStyle w:val="TableText"/>
            </w:pPr>
            <w:r>
              <w:t xml:space="preserve">Press </w:t>
            </w:r>
            <w:r w:rsidRPr="00880C21">
              <w:rPr>
                <w:rStyle w:val="Keypress"/>
              </w:rPr>
              <w:t>Shift</w:t>
            </w:r>
            <w:r>
              <w:t xml:space="preserve"> + </w:t>
            </w:r>
            <w:r w:rsidRPr="00880C21">
              <w:rPr>
                <w:rStyle w:val="Keypress"/>
              </w:rPr>
              <w:t>Ctrl</w:t>
            </w:r>
            <w:r>
              <w:t>.</w:t>
            </w:r>
          </w:p>
        </w:tc>
      </w:tr>
      <w:tr w:rsidR="00A75972" w:rsidTr="000B12EE">
        <w:trPr>
          <w:cantSplit/>
        </w:trPr>
        <w:tc>
          <w:tcPr>
            <w:tcW w:w="2250" w:type="dxa"/>
            <w:tcMar>
              <w:top w:w="72" w:type="dxa"/>
            </w:tcMar>
          </w:tcPr>
          <w:p w:rsidR="00A75972" w:rsidRPr="00BD0B70" w:rsidRDefault="00347FAE" w:rsidP="00D039D0">
            <w:pPr>
              <w:pStyle w:val="TableText"/>
              <w:rPr>
                <w:rStyle w:val="Emphasis"/>
              </w:rPr>
            </w:pPr>
            <w:r w:rsidRPr="00BD0B70">
              <w:rPr>
                <w:rStyle w:val="Emphasis"/>
              </w:rPr>
              <w:t>Italics</w:t>
            </w:r>
          </w:p>
        </w:tc>
        <w:tc>
          <w:tcPr>
            <w:tcW w:w="3870" w:type="dxa"/>
            <w:tcMar>
              <w:top w:w="72" w:type="dxa"/>
            </w:tcMar>
          </w:tcPr>
          <w:p w:rsidR="00A75972" w:rsidRDefault="00BD0B70" w:rsidP="00D039D0">
            <w:pPr>
              <w:pStyle w:val="TableText"/>
            </w:pPr>
            <w:r>
              <w:t>Highlights references to other documents, sections, figures, and tables.</w:t>
            </w:r>
          </w:p>
        </w:tc>
        <w:tc>
          <w:tcPr>
            <w:tcW w:w="2790" w:type="dxa"/>
            <w:tcMar>
              <w:top w:w="72" w:type="dxa"/>
            </w:tcMar>
          </w:tcPr>
          <w:p w:rsidR="00A75972" w:rsidRDefault="00880C21" w:rsidP="00D039D0">
            <w:pPr>
              <w:pStyle w:val="TableText"/>
            </w:pPr>
            <w:r>
              <w:t xml:space="preserve">See </w:t>
            </w:r>
            <w:r w:rsidRPr="00BE375B">
              <w:rPr>
                <w:rStyle w:val="Emphasis"/>
              </w:rPr>
              <w:t>Figure 4.5</w:t>
            </w:r>
            <w:r>
              <w:t>.</w:t>
            </w:r>
          </w:p>
        </w:tc>
      </w:tr>
      <w:tr w:rsidR="00A75972" w:rsidTr="000B12EE">
        <w:trPr>
          <w:cantSplit/>
        </w:trPr>
        <w:tc>
          <w:tcPr>
            <w:tcW w:w="2250" w:type="dxa"/>
            <w:tcMar>
              <w:top w:w="72" w:type="dxa"/>
            </w:tcMar>
          </w:tcPr>
          <w:p w:rsidR="00A75972" w:rsidRDefault="00347FAE" w:rsidP="00D039D0">
            <w:pPr>
              <w:pStyle w:val="TableText"/>
            </w:pPr>
            <w:r w:rsidRPr="00755CA5">
              <w:rPr>
                <w:rStyle w:val="CodeTextEntryChar"/>
              </w:rPr>
              <w:t>Italic boldface monospace</w:t>
            </w:r>
            <w:r>
              <w:t xml:space="preserve"> type</w:t>
            </w:r>
          </w:p>
        </w:tc>
        <w:tc>
          <w:tcPr>
            <w:tcW w:w="3870" w:type="dxa"/>
            <w:tcMar>
              <w:top w:w="72" w:type="dxa"/>
            </w:tcMar>
          </w:tcPr>
          <w:p w:rsidR="00A75972" w:rsidRDefault="00BD0B70" w:rsidP="00D039D0">
            <w:pPr>
              <w:pStyle w:val="TableText"/>
            </w:pPr>
            <w:r>
              <w:t>Represents text that you type.</w:t>
            </w:r>
          </w:p>
        </w:tc>
        <w:tc>
          <w:tcPr>
            <w:tcW w:w="2790" w:type="dxa"/>
            <w:tcMar>
              <w:top w:w="72" w:type="dxa"/>
            </w:tcMar>
          </w:tcPr>
          <w:p w:rsidR="00A75972" w:rsidRDefault="00880C21" w:rsidP="00D039D0">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0B12EE">
        <w:trPr>
          <w:cantSplit/>
        </w:trPr>
        <w:tc>
          <w:tcPr>
            <w:tcW w:w="2250" w:type="dxa"/>
            <w:tcMar>
              <w:top w:w="72" w:type="dxa"/>
            </w:tcMar>
          </w:tcPr>
          <w:p w:rsidR="00880C21" w:rsidRPr="00755CA5" w:rsidRDefault="00880C21" w:rsidP="00D039D0">
            <w:pPr>
              <w:pStyle w:val="TableTextIndent"/>
              <w:rPr>
                <w:rStyle w:val="Bold"/>
              </w:rPr>
            </w:pPr>
            <w:r w:rsidRPr="00755CA5">
              <w:rPr>
                <w:rStyle w:val="Bold"/>
              </w:rPr>
              <w:t>Note:</w:t>
            </w:r>
          </w:p>
        </w:tc>
        <w:tc>
          <w:tcPr>
            <w:tcW w:w="3870" w:type="dxa"/>
            <w:tcMar>
              <w:top w:w="72" w:type="dxa"/>
            </w:tcMar>
          </w:tcPr>
          <w:p w:rsidR="00880C21" w:rsidRDefault="00880C21" w:rsidP="00D039D0">
            <w:pPr>
              <w:pStyle w:val="TableText"/>
            </w:pPr>
            <w:r>
              <w:t>Highlights information of particular importance.</w:t>
            </w:r>
          </w:p>
        </w:tc>
        <w:tc>
          <w:tcPr>
            <w:tcW w:w="2790" w:type="dxa"/>
            <w:tcMar>
              <w:top w:w="72" w:type="dxa"/>
            </w:tcMar>
          </w:tcPr>
          <w:p w:rsidR="00880C21" w:rsidRDefault="00880C21" w:rsidP="00D039D0">
            <w:pPr>
              <w:pStyle w:val="TableText"/>
            </w:pPr>
            <w:r w:rsidRPr="00880C21">
              <w:rPr>
                <w:rStyle w:val="Bold"/>
              </w:rPr>
              <w:t>Note:</w:t>
            </w:r>
            <w:r>
              <w:t xml:space="preserve"> This concept is used throughout this document.</w:t>
            </w:r>
          </w:p>
        </w:tc>
      </w:tr>
      <w:tr w:rsidR="00880C21" w:rsidTr="000B12EE">
        <w:trPr>
          <w:cantSplit/>
        </w:trPr>
        <w:tc>
          <w:tcPr>
            <w:tcW w:w="2250" w:type="dxa"/>
            <w:tcMar>
              <w:top w:w="72" w:type="dxa"/>
            </w:tcMar>
          </w:tcPr>
          <w:p w:rsidR="00880C21" w:rsidRDefault="00880C21" w:rsidP="00D039D0">
            <w:pPr>
              <w:pStyle w:val="TableText"/>
            </w:pPr>
            <w:r>
              <w:t>{  }</w:t>
            </w:r>
          </w:p>
        </w:tc>
        <w:tc>
          <w:tcPr>
            <w:tcW w:w="3870" w:type="dxa"/>
            <w:tcMar>
              <w:top w:w="72" w:type="dxa"/>
            </w:tcMar>
          </w:tcPr>
          <w:p w:rsidR="00880C21" w:rsidRDefault="00880C21" w:rsidP="00D039D0">
            <w:pPr>
              <w:pStyle w:val="TableText"/>
            </w:pPr>
            <w:r>
              <w:t>Surrounds replaceable items.</w:t>
            </w:r>
          </w:p>
        </w:tc>
        <w:tc>
          <w:tcPr>
            <w:tcW w:w="2790" w:type="dxa"/>
            <w:tcMar>
              <w:top w:w="72" w:type="dxa"/>
            </w:tcMar>
          </w:tcPr>
          <w:p w:rsidR="00880C21" w:rsidRDefault="00880C21" w:rsidP="00D039D0">
            <w:pPr>
              <w:pStyle w:val="TableText"/>
            </w:pPr>
            <w:r>
              <w:t>Replace {last name, first name} with the Principal Investigator’s name.</w:t>
            </w:r>
          </w:p>
        </w:tc>
      </w:tr>
    </w:tbl>
    <w:p w:rsidR="00BF300F" w:rsidRDefault="00BF300F" w:rsidP="00F23AAE">
      <w:pPr>
        <w:pStyle w:val="BodyText"/>
      </w:pPr>
    </w:p>
    <w:p w:rsidR="00B9106A" w:rsidRDefault="00B9106A" w:rsidP="00F23AAE">
      <w:pPr>
        <w:pStyle w:val="BodyText"/>
      </w:pPr>
    </w:p>
    <w:p w:rsidR="00830E29" w:rsidRPr="006656CC" w:rsidRDefault="00830E29" w:rsidP="00830E29">
      <w:pPr>
        <w:pStyle w:val="Heading2"/>
      </w:pPr>
      <w:bookmarkStart w:id="560" w:name="_Ref213580150"/>
      <w:bookmarkStart w:id="561" w:name="_Ref213580153"/>
      <w:bookmarkStart w:id="562" w:name="_Toc238738123"/>
      <w:r w:rsidRPr="006656CC">
        <w:t>Credits and Resources</w:t>
      </w:r>
      <w:bookmarkEnd w:id="560"/>
      <w:bookmarkEnd w:id="561"/>
      <w:bookmarkEnd w:id="562"/>
    </w:p>
    <w:tbl>
      <w:tblPr>
        <w:tblW w:w="0" w:type="auto"/>
        <w:jc w:val="center"/>
        <w:tblInd w:w="-125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520"/>
        <w:gridCol w:w="2790"/>
        <w:gridCol w:w="3579"/>
      </w:tblGrid>
      <w:tr w:rsidR="00830E29" w:rsidRPr="004328BD" w:rsidTr="000B12EE">
        <w:trPr>
          <w:trHeight w:val="350"/>
          <w:jc w:val="center"/>
        </w:trPr>
        <w:tc>
          <w:tcPr>
            <w:tcW w:w="8889" w:type="dxa"/>
            <w:gridSpan w:val="3"/>
            <w:tcBorders>
              <w:bottom w:val="single" w:sz="6" w:space="0" w:color="000000"/>
            </w:tcBorders>
            <w:shd w:val="clear" w:color="auto" w:fill="CCCCCC"/>
          </w:tcPr>
          <w:p w:rsidR="00830E29" w:rsidRPr="004328BD" w:rsidRDefault="00830E29" w:rsidP="000B12EE">
            <w:pPr>
              <w:pStyle w:val="TableHeaderCenter"/>
              <w:spacing w:after="60"/>
            </w:pPr>
            <w:r w:rsidRPr="004328BD">
              <w:t>caCORE CSM Development and Management Teams</w:t>
            </w:r>
          </w:p>
        </w:tc>
      </w:tr>
      <w:tr w:rsidR="0054777A" w:rsidRPr="004328BD" w:rsidTr="000B12EE">
        <w:trPr>
          <w:jc w:val="center"/>
        </w:trPr>
        <w:tc>
          <w:tcPr>
            <w:tcW w:w="252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CSM Development</w:t>
            </w:r>
            <w:r w:rsidR="00C35647">
              <w:t xml:space="preserve"> and QA</w:t>
            </w:r>
            <w:r w:rsidRPr="004328BD">
              <w:t xml:space="preserve"> Team</w:t>
            </w:r>
            <w:r w:rsidR="00C35647">
              <w:t>s</w:t>
            </w:r>
          </w:p>
        </w:tc>
        <w:tc>
          <w:tcPr>
            <w:tcW w:w="279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Documentation</w:t>
            </w:r>
          </w:p>
        </w:tc>
        <w:tc>
          <w:tcPr>
            <w:tcW w:w="3579"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Program Management</w:t>
            </w:r>
          </w:p>
        </w:tc>
      </w:tr>
      <w:tr w:rsidR="0054777A" w:rsidRPr="00D5257B" w:rsidTr="000B12EE">
        <w:trPr>
          <w:jc w:val="center"/>
        </w:trPr>
        <w:tc>
          <w:tcPr>
            <w:tcW w:w="252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279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3579" w:type="dxa"/>
            <w:tcBorders>
              <w:top w:val="single" w:sz="6" w:space="0" w:color="000000"/>
            </w:tcBorders>
            <w:shd w:val="clear" w:color="auto" w:fill="auto"/>
          </w:tcPr>
          <w:p w:rsidR="0054777A" w:rsidRPr="006656CC" w:rsidRDefault="00C35647" w:rsidP="00B9106A">
            <w:pPr>
              <w:pStyle w:val="TableText0"/>
              <w:spacing w:before="60" w:after="60"/>
              <w:jc w:val="left"/>
            </w:pPr>
            <w:r>
              <w:t>Sichen Liu</w:t>
            </w:r>
            <w:r w:rsidR="00B9106A">
              <w:rPr>
                <w:vertAlign w:val="superscript"/>
              </w:rPr>
              <w:t>3</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r w:rsidRPr="006656CC">
              <w:t>Aynur Abdurazik</w:t>
            </w:r>
            <w:r w:rsidRPr="009D092A">
              <w:rPr>
                <w:vertAlign w:val="superscript"/>
              </w:rPr>
              <w:t>2</w:t>
            </w:r>
          </w:p>
        </w:tc>
        <w:tc>
          <w:tcPr>
            <w:tcW w:w="2790" w:type="dxa"/>
            <w:shd w:val="clear" w:color="auto" w:fill="auto"/>
          </w:tcPr>
          <w:p w:rsidR="0054777A" w:rsidRPr="006656CC" w:rsidRDefault="00C35647" w:rsidP="000B12EE">
            <w:pPr>
              <w:pStyle w:val="TableText0"/>
              <w:spacing w:before="60" w:after="60"/>
              <w:jc w:val="left"/>
            </w:pPr>
            <w:r>
              <w:t>Bronwyn Gagne</w:t>
            </w:r>
            <w:r w:rsidRPr="009D092A">
              <w:rPr>
                <w:vertAlign w:val="superscript"/>
              </w:rPr>
              <w:t>4</w:t>
            </w:r>
          </w:p>
        </w:tc>
        <w:tc>
          <w:tcPr>
            <w:tcW w:w="3579" w:type="dxa"/>
            <w:shd w:val="clear" w:color="auto" w:fill="auto"/>
          </w:tcPr>
          <w:p w:rsidR="0054777A" w:rsidRPr="006656CC" w:rsidRDefault="00F22296" w:rsidP="000B12EE">
            <w:pPr>
              <w:pStyle w:val="TableText0"/>
              <w:spacing w:before="60" w:after="60"/>
              <w:jc w:val="left"/>
            </w:pPr>
            <w:r>
              <w:t>Satish Patel</w:t>
            </w:r>
            <w:r w:rsidR="0054777A" w:rsidRPr="009D092A">
              <w:rPr>
                <w:vertAlign w:val="superscript"/>
              </w:rPr>
              <w:t>1</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p>
        </w:tc>
        <w:tc>
          <w:tcPr>
            <w:tcW w:w="2790" w:type="dxa"/>
            <w:shd w:val="clear" w:color="auto" w:fill="auto"/>
          </w:tcPr>
          <w:p w:rsidR="0054777A" w:rsidRPr="006656CC" w:rsidRDefault="0054777A" w:rsidP="000B12EE">
            <w:pPr>
              <w:pStyle w:val="TableText0"/>
              <w:spacing w:before="60" w:after="60"/>
              <w:jc w:val="left"/>
            </w:pPr>
          </w:p>
        </w:tc>
        <w:tc>
          <w:tcPr>
            <w:tcW w:w="3579" w:type="dxa"/>
            <w:shd w:val="clear" w:color="auto" w:fill="auto"/>
          </w:tcPr>
          <w:p w:rsidR="0054777A" w:rsidRPr="006656CC" w:rsidRDefault="0054777A" w:rsidP="000B12EE">
            <w:pPr>
              <w:pStyle w:val="TableText0"/>
              <w:spacing w:before="60" w:after="60"/>
              <w:jc w:val="left"/>
            </w:pP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1</w:t>
            </w:r>
            <w:r>
              <w:rPr>
                <w:vertAlign w:val="superscript"/>
              </w:rPr>
              <w:t xml:space="preserve"> </w:t>
            </w:r>
            <w:r w:rsidRPr="006656CC">
              <w:t>Ekagra Software Technologies</w:t>
            </w:r>
          </w:p>
        </w:tc>
        <w:tc>
          <w:tcPr>
            <w:tcW w:w="2790" w:type="dxa"/>
            <w:shd w:val="clear" w:color="auto" w:fill="auto"/>
          </w:tcPr>
          <w:p w:rsidR="0037557C" w:rsidRPr="006656CC" w:rsidRDefault="0037557C" w:rsidP="000B12EE">
            <w:pPr>
              <w:pStyle w:val="TableText0"/>
              <w:spacing w:before="60" w:after="60"/>
              <w:jc w:val="left"/>
            </w:pPr>
            <w:r>
              <w:rPr>
                <w:vertAlign w:val="superscript"/>
              </w:rPr>
              <w:t xml:space="preserve">2 </w:t>
            </w:r>
            <w:r>
              <w:t>Science Applications International Corp. (SAIC)</w:t>
            </w:r>
          </w:p>
        </w:tc>
        <w:tc>
          <w:tcPr>
            <w:tcW w:w="3579" w:type="dxa"/>
            <w:shd w:val="clear" w:color="auto" w:fill="auto"/>
          </w:tcPr>
          <w:p w:rsidR="0037557C" w:rsidRPr="006656CC" w:rsidRDefault="0037557C" w:rsidP="000B12EE">
            <w:pPr>
              <w:pStyle w:val="TableText0"/>
              <w:spacing w:before="60" w:after="60"/>
              <w:jc w:val="left"/>
            </w:pPr>
            <w:r w:rsidRPr="009D092A">
              <w:rPr>
                <w:vertAlign w:val="superscript"/>
              </w:rPr>
              <w:t>3</w:t>
            </w:r>
            <w:r w:rsidRPr="006656CC">
              <w:t xml:space="preserve"> National Cancer Institute Center for </w:t>
            </w:r>
            <w:r>
              <w:t>Biomedical Informatics and Information Technology</w:t>
            </w: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4</w:t>
            </w:r>
            <w:r w:rsidRPr="006656CC">
              <w:t xml:space="preserve"> </w:t>
            </w:r>
            <w:r>
              <w:t>Lockheed Martin</w:t>
            </w:r>
          </w:p>
        </w:tc>
        <w:tc>
          <w:tcPr>
            <w:tcW w:w="2790" w:type="dxa"/>
            <w:shd w:val="clear" w:color="auto" w:fill="auto"/>
          </w:tcPr>
          <w:p w:rsidR="0037557C" w:rsidRPr="006656CC" w:rsidRDefault="0037557C" w:rsidP="000B12EE">
            <w:pPr>
              <w:pStyle w:val="TableText0"/>
              <w:spacing w:before="60" w:after="60"/>
              <w:jc w:val="left"/>
            </w:pPr>
          </w:p>
        </w:tc>
        <w:tc>
          <w:tcPr>
            <w:tcW w:w="3579" w:type="dxa"/>
            <w:shd w:val="clear" w:color="auto" w:fill="auto"/>
          </w:tcPr>
          <w:p w:rsidR="0037557C" w:rsidRPr="006656CC" w:rsidRDefault="0037557C" w:rsidP="000B12EE">
            <w:pPr>
              <w:pStyle w:val="TableText0"/>
              <w:spacing w:before="60" w:after="60"/>
              <w:jc w:val="left"/>
            </w:pPr>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369"/>
        <w:gridCol w:w="6570"/>
      </w:tblGrid>
      <w:tr w:rsidR="00830E29" w:rsidRPr="00657CB0" w:rsidTr="000B12EE">
        <w:tc>
          <w:tcPr>
            <w:tcW w:w="8939" w:type="dxa"/>
            <w:gridSpan w:val="2"/>
            <w:shd w:val="clear" w:color="auto" w:fill="D9D9D9"/>
            <w:tcMar>
              <w:top w:w="29" w:type="dxa"/>
              <w:left w:w="29" w:type="dxa"/>
              <w:bottom w:w="29" w:type="dxa"/>
              <w:right w:w="29" w:type="dxa"/>
            </w:tcMar>
            <w:vAlign w:val="center"/>
          </w:tcPr>
          <w:p w:rsidR="00830E29" w:rsidRPr="00657CB0" w:rsidRDefault="00830E29" w:rsidP="00D039D0">
            <w:pPr>
              <w:pStyle w:val="TableHeaderCenter"/>
            </w:pPr>
            <w:r>
              <w:lastRenderedPageBreak/>
              <w:t>CSM Resources</w:t>
            </w:r>
          </w:p>
        </w:tc>
      </w:tr>
      <w:tr w:rsidR="00830E29" w:rsidRPr="00657CB0" w:rsidTr="000B12EE">
        <w:tc>
          <w:tcPr>
            <w:tcW w:w="2369"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t>Name</w:t>
            </w:r>
          </w:p>
        </w:tc>
        <w:tc>
          <w:tcPr>
            <w:tcW w:w="657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5E6C7C" w:rsidP="00DF4629">
            <w:pPr>
              <w:pStyle w:val="TableText"/>
            </w:pPr>
            <w:hyperlink r:id="rId23" w:history="1">
              <w:r w:rsidR="00DF4629" w:rsidRPr="009A3BA1">
                <w:rPr>
                  <w:rStyle w:val="Hyperlink"/>
                </w:rPr>
                <w:t>security-csm-user@gforge.nci.nih.gov</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5E6C7C" w:rsidP="00DF4629">
            <w:pPr>
              <w:pStyle w:val="TableText"/>
            </w:pPr>
            <w:hyperlink r:id="rId24" w:history="1">
              <w:r w:rsidR="00B56DA2" w:rsidRPr="00DF4629">
                <w:rPr>
                  <w:rStyle w:val="Hyperlink"/>
                </w:rPr>
                <w:t xml:space="preserve">http://gforge.nci.nih.gov/pipermail/security-csm-user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5E6C7C" w:rsidP="00DF4629">
            <w:pPr>
              <w:pStyle w:val="TableText"/>
            </w:pPr>
            <w:hyperlink r:id="rId25" w:history="1">
              <w:r w:rsidR="00B56DA2" w:rsidRPr="00DF4629">
                <w:rPr>
                  <w:rStyle w:val="Hyperlink"/>
                </w:rPr>
                <w:t xml:space="preserve">http://gforge.nci.nih.gov/projects/security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5E6C7C" w:rsidP="00DF4629">
            <w:pPr>
              <w:pStyle w:val="TableText"/>
            </w:pPr>
            <w:hyperlink r:id="rId26" w:history="1">
              <w:r w:rsidR="00B56DA2" w:rsidRPr="00DF4629">
                <w:rPr>
                  <w:rStyle w:val="Hyperlink"/>
                </w:rPr>
                <w:t xml:space="preserve">http://gforge.nci.nih.gov/tracker/?atid=131&amp;group_id=12&amp;func=browse </w:t>
              </w:r>
            </w:hyperlink>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770"/>
      </w:tblGrid>
      <w:tr w:rsidR="00830E29" w:rsidRPr="00963656" w:rsidTr="000B12EE">
        <w:tc>
          <w:tcPr>
            <w:tcW w:w="893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0B12EE">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770" w:type="dxa"/>
            <w:tcMar>
              <w:top w:w="14" w:type="dxa"/>
              <w:left w:w="58" w:type="dxa"/>
              <w:bottom w:w="14" w:type="dxa"/>
              <w:right w:w="58" w:type="dxa"/>
            </w:tcMar>
            <w:vAlign w:val="center"/>
          </w:tcPr>
          <w:p w:rsidR="00830E29" w:rsidRPr="009209E1" w:rsidRDefault="005E6C7C" w:rsidP="00293557">
            <w:pPr>
              <w:rPr>
                <w:rStyle w:val="Hyperlink"/>
                <w:sz w:val="20"/>
              </w:rPr>
            </w:pPr>
            <w:r>
              <w:rPr>
                <w:sz w:val="20"/>
              </w:rPr>
              <w:fldChar w:fldCharType="begin"/>
            </w:r>
            <w:r w:rsidR="00830E29">
              <w:rPr>
                <w:sz w:val="20"/>
              </w:rPr>
              <w:instrText xml:space="preserve"> HYPERLINK "http://ncicb.nci.nih.gov/NCICB/support" </w:instrText>
            </w:r>
            <w:r>
              <w:rPr>
                <w:sz w:val="20"/>
              </w:rPr>
              <w:fldChar w:fldCharType="separate"/>
            </w:r>
            <w:r w:rsidR="00830E29" w:rsidRPr="009209E1">
              <w:rPr>
                <w:rStyle w:val="Hyperlink"/>
                <w:sz w:val="20"/>
              </w:rPr>
              <w:t>http://ncicb.nci.nih.gov/NCICB/support</w:t>
            </w:r>
          </w:p>
          <w:p w:rsidR="00830E29" w:rsidRPr="009209E1" w:rsidRDefault="005E6C7C"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0B12EE">
      <w:pPr>
        <w:pStyle w:val="Heading4"/>
        <w:keepLines/>
      </w:pPr>
      <w:r w:rsidRPr="00F402AB">
        <w:t>Submitting a Support Issue</w:t>
      </w:r>
    </w:p>
    <w:p w:rsidR="00830E29" w:rsidRDefault="00830E29" w:rsidP="000B12EE">
      <w:pPr>
        <w:pStyle w:val="BodyText"/>
        <w:keepNext/>
        <w:keepLines/>
      </w:pPr>
      <w:r w:rsidRPr="008E7894">
        <w:t xml:space="preserve">A GForge </w:t>
      </w:r>
      <w:r w:rsidRPr="0037557C">
        <w:rPr>
          <w:rStyle w:val="Emphasis"/>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5E6C7C">
        <w:fldChar w:fldCharType="begin"/>
      </w:r>
      <w:r w:rsidR="00C31724">
        <w:instrText xml:space="preserve"> XE "</w:instrText>
      </w:r>
      <w:r w:rsidR="00C31724" w:rsidRPr="003E73F9">
        <w:instrText>submit support issue</w:instrText>
      </w:r>
      <w:r w:rsidR="00C31724">
        <w:instrText xml:space="preserve">" </w:instrText>
      </w:r>
      <w:r w:rsidR="005E6C7C">
        <w:fldChar w:fldCharType="end"/>
      </w:r>
    </w:p>
    <w:p w:rsidR="00830E29" w:rsidRDefault="005E6C7C" w:rsidP="00830E29">
      <w:pPr>
        <w:pStyle w:val="BodyText"/>
        <w:ind w:left="1440"/>
      </w:pPr>
      <w:hyperlink r:id="rId27"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Default="00830E29" w:rsidP="00830E29">
      <w:pPr>
        <w:pStyle w:val="BodyText"/>
      </w:pPr>
      <w:r w:rsidRPr="00E61B65">
        <w:t>This g</w:t>
      </w:r>
      <w:r>
        <w:t xml:space="preserve">uide </w:t>
      </w:r>
      <w:r w:rsidR="0037557C">
        <w:t xml:space="preserve">was </w:t>
      </w:r>
      <w:r w:rsidR="00271773">
        <w:t xml:space="preserve">originally </w:t>
      </w:r>
      <w:r w:rsidR="0037557C">
        <w:t>created to correspond with the</w:t>
      </w:r>
      <w:r>
        <w:t xml:space="preserve"> 4.1 version of caCORE CSM</w:t>
      </w:r>
      <w:r w:rsidR="0037557C">
        <w:t xml:space="preserve"> and the CSM GAARDS Migration Module, </w:t>
      </w:r>
      <w:r w:rsidRPr="00E61B65">
        <w:t xml:space="preserve">which was released in November </w:t>
      </w:r>
      <w:r>
        <w:t>2008</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w:t>
      </w:r>
      <w:smartTag w:uri="urn:schemas-microsoft-com:office:smarttags" w:element="place">
        <w:smartTag w:uri="urn:schemas-microsoft-com:office:smarttags" w:element="PlaceName">
          <w:r>
            <w:t>National</w:t>
          </w:r>
        </w:smartTag>
        <w:r>
          <w:t xml:space="preserve"> </w:t>
        </w:r>
        <w:smartTag w:uri="urn:schemas-microsoft-com:office:smarttags" w:element="PlaceName">
          <w:r>
            <w:t>Cancer</w:t>
          </w:r>
        </w:smartTag>
        <w:r>
          <w:t xml:space="preserve"> </w:t>
        </w:r>
        <w:smartTag w:uri="urn:schemas-microsoft-com:office:smarttags" w:element="PlaceType">
          <w:r>
            <w:t>Institute</w:t>
          </w:r>
        </w:smartTag>
        <w:r>
          <w:t xml:space="preserve"> </w:t>
        </w:r>
        <w:smartTag w:uri="urn:schemas-microsoft-com:office:smarttags" w:element="PlaceType">
          <w:r>
            <w:t>Center</w:t>
          </w:r>
        </w:smartTag>
      </w:smartTag>
      <w:r>
        <w:t xml:space="preserve"> for Bioinformatics (NCI</w:t>
      </w:r>
      <w:r w:rsidRPr="00E61B65">
        <w:t>CB</w:t>
      </w:r>
      <w:r>
        <w:t>)</w:t>
      </w:r>
      <w:r w:rsidRPr="00E61B65">
        <w:t xml:space="preserve">. </w:t>
      </w:r>
      <w:r w:rsidR="005E6C7C">
        <w:fldChar w:fldCharType="begin"/>
      </w:r>
      <w:r w:rsidR="00C31724">
        <w:instrText xml:space="preserve"> XE "</w:instrText>
      </w:r>
      <w:r w:rsidR="00C31724" w:rsidRPr="003E73F9">
        <w:instrText>release schedule</w:instrText>
      </w:r>
      <w:r w:rsidR="00C31724">
        <w:instrText xml:space="preserve">" </w:instrText>
      </w:r>
      <w:r w:rsidR="005E6C7C">
        <w:fldChar w:fldCharType="end"/>
      </w:r>
    </w:p>
    <w:p w:rsidR="00271773" w:rsidRPr="00E61B65" w:rsidRDefault="00271773" w:rsidP="00830E29">
      <w:pPr>
        <w:pStyle w:val="BodyText"/>
        <w:rPr>
          <w:color w:val="000000"/>
        </w:rPr>
      </w:pPr>
      <w:r>
        <w:rPr>
          <w:color w:val="000000"/>
        </w:rPr>
        <w:t xml:space="preserve">The updates to this guide were </w:t>
      </w:r>
      <w:r w:rsidR="009A655A">
        <w:rPr>
          <w:color w:val="000000"/>
        </w:rPr>
        <w:t>added in April 2009,</w:t>
      </w:r>
      <w:r>
        <w:rPr>
          <w:color w:val="000000"/>
        </w:rPr>
        <w:t xml:space="preserve"> to coincide with </w:t>
      </w:r>
      <w:r w:rsidR="009A655A">
        <w:rPr>
          <w:color w:val="000000"/>
        </w:rPr>
        <w:t xml:space="preserve">release version 1.0 of the CGMM. This version contains </w:t>
      </w:r>
      <w:r>
        <w:rPr>
          <w:color w:val="000000"/>
        </w:rPr>
        <w:t xml:space="preserve">a variety of features and enhancements to configurability and usability of the CGMM.  </w:t>
      </w:r>
    </w:p>
    <w:p w:rsidR="00586873" w:rsidRDefault="00586873" w:rsidP="00F23AAE">
      <w:pPr>
        <w:pStyle w:val="BodyText"/>
      </w:pPr>
    </w:p>
    <w:p w:rsidR="00AB2F90" w:rsidRPr="00AB2F90" w:rsidRDefault="00AB2F90" w:rsidP="00AB2F90">
      <w:pPr>
        <w:pStyle w:val="BodyText"/>
        <w:sectPr w:rsidR="00AB2F90" w:rsidRPr="00AB2F90" w:rsidSect="000B12EE">
          <w:headerReference w:type="even" r:id="rId28"/>
          <w:headerReference w:type="default" r:id="rId29"/>
          <w:footerReference w:type="even" r:id="rId30"/>
          <w:headerReference w:type="first" r:id="rId31"/>
          <w:footerReference w:type="first" r:id="rId32"/>
          <w:pgSz w:w="12240" w:h="15840" w:code="1"/>
          <w:pgMar w:top="1440" w:right="1440" w:bottom="1440" w:left="1440" w:header="720" w:footer="720" w:gutter="432"/>
          <w:pgNumType w:start="1"/>
          <w:cols w:space="720"/>
          <w:titlePg/>
          <w:docGrid w:linePitch="360"/>
        </w:sectPr>
      </w:pPr>
      <w:bookmarkStart w:id="563" w:name="_Toc187026436"/>
      <w:bookmarkStart w:id="564" w:name="_Toc187026496"/>
      <w:bookmarkStart w:id="565" w:name="_Toc187026580"/>
      <w:bookmarkStart w:id="566" w:name="_Toc187026886"/>
      <w:bookmarkStart w:id="567" w:name="_Toc187026977"/>
      <w:bookmarkStart w:id="568" w:name="_Toc187027117"/>
      <w:bookmarkStart w:id="569" w:name="_Toc187027471"/>
      <w:bookmarkStart w:id="570" w:name="_Toc187027625"/>
      <w:bookmarkStart w:id="571" w:name="_Toc187027734"/>
      <w:bookmarkStart w:id="572" w:name="_Toc187027779"/>
      <w:bookmarkStart w:id="573" w:name="_Toc187028108"/>
      <w:bookmarkStart w:id="574" w:name="_Toc187028215"/>
      <w:bookmarkStart w:id="575" w:name="_Toc187028240"/>
      <w:bookmarkStart w:id="576" w:name="_Toc187028629"/>
      <w:bookmarkStart w:id="577" w:name="_Toc187028756"/>
      <w:bookmarkStart w:id="578" w:name="_Toc187028903"/>
      <w:bookmarkStart w:id="579" w:name="_Toc187028929"/>
      <w:bookmarkStart w:id="580" w:name="_Toc187030166"/>
      <w:bookmarkStart w:id="581" w:name="_Toc187030213"/>
    </w:p>
    <w:p w:rsidR="00BB751A" w:rsidRDefault="003B6EDC" w:rsidP="00B63047">
      <w:pPr>
        <w:pStyle w:val="Heading1"/>
      </w:pPr>
      <w:bookmarkStart w:id="582" w:name="_Ref213636076"/>
      <w:bookmarkStart w:id="583" w:name="_Ref213636079"/>
      <w:bookmarkStart w:id="584" w:name="_Ref213636083"/>
      <w:bookmarkStart w:id="585" w:name="_Toc238738124"/>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lastRenderedPageBreak/>
        <w:t>CGMM</w:t>
      </w:r>
      <w:r w:rsidR="00830E29" w:rsidRPr="00830E29">
        <w:t xml:space="preserve"> Overview</w:t>
      </w:r>
      <w:bookmarkEnd w:id="582"/>
      <w:bookmarkEnd w:id="583"/>
      <w:bookmarkEnd w:id="584"/>
      <w:bookmarkEnd w:id="585"/>
    </w:p>
    <w:p w:rsidR="00F22296" w:rsidRDefault="0037557C" w:rsidP="00FE0B65">
      <w:pPr>
        <w:pStyle w:val="BodyText"/>
      </w:pPr>
      <w:r>
        <w:t>The chapter provides an overview of</w:t>
      </w:r>
      <w:r w:rsidRPr="0037557C">
        <w:t xml:space="preserve"> the architecture</w:t>
      </w:r>
      <w:r w:rsidR="009536C1">
        <w:t>,</w:t>
      </w:r>
      <w:r w:rsidR="00B4084A">
        <w:t xml:space="preserve"> and discussions of</w:t>
      </w:r>
      <w:r w:rsidRPr="0037557C">
        <w:t xml:space="preserve"> </w:t>
      </w:r>
      <w:r>
        <w:t xml:space="preserve">the </w:t>
      </w:r>
      <w:r w:rsidRPr="0037557C">
        <w:t xml:space="preserve">components involved in </w:t>
      </w:r>
      <w:r w:rsidR="00B4084A">
        <w:t>the CSM GAARDS Migration Module (CGMM)</w:t>
      </w:r>
      <w:r w:rsidR="000863F7" w:rsidRPr="0037557C">
        <w:t>, security</w:t>
      </w:r>
      <w:r w:rsidRPr="0037557C">
        <w:t xml:space="preserve"> </w:t>
      </w:r>
      <w:r>
        <w:t>c</w:t>
      </w:r>
      <w:r w:rsidRPr="0037557C">
        <w:t>oncepts</w:t>
      </w:r>
      <w:r>
        <w:t>,</w:t>
      </w:r>
      <w:r w:rsidRPr="0037557C">
        <w:t xml:space="preserve"> and minimum system requirements.</w:t>
      </w:r>
      <w:r w:rsidR="00FE0B65">
        <w:t xml:space="preserve"> </w:t>
      </w:r>
    </w:p>
    <w:p w:rsidR="00FE0B65" w:rsidRDefault="00FE0B65" w:rsidP="00FE0B65">
      <w:pPr>
        <w:pStyle w:val="BodyText"/>
      </w:pPr>
      <w:r>
        <w:t>Topics in this chapter include:</w:t>
      </w:r>
    </w:p>
    <w:p w:rsidR="00947024" w:rsidRDefault="005E6C7C" w:rsidP="00FE0B65">
      <w:pPr>
        <w:pStyle w:val="ListBullet"/>
      </w:pPr>
      <w:fldSimple w:instr=" REF _Ref214252150 \h  \* MERGEFORMAT ">
        <w:r w:rsidR="00C66417" w:rsidRPr="00C66417">
          <w:rPr>
            <w:i/>
            <w:color w:val="0000FF"/>
          </w:rPr>
          <w:t>CGMM Architecture</w:t>
        </w:r>
      </w:fldSimple>
      <w:r w:rsidR="00947024">
        <w:t xml:space="preserve"> on this page.</w:t>
      </w:r>
    </w:p>
    <w:p w:rsidR="009536C1" w:rsidRDefault="005E6C7C" w:rsidP="00FE0B65">
      <w:pPr>
        <w:pStyle w:val="ListBullet"/>
      </w:pPr>
      <w:fldSimple w:instr=" REF _Ref214252225 \h  \* MERGEFORMAT ">
        <w:r w:rsidR="00C66417" w:rsidRPr="00C66417">
          <w:rPr>
            <w:i/>
            <w:color w:val="0000FF"/>
          </w:rPr>
          <w:t>CGMM Components</w:t>
        </w:r>
      </w:fldSimple>
      <w:r w:rsidR="009536C1">
        <w:t xml:space="preserve"> on page </w:t>
      </w:r>
      <w:r>
        <w:fldChar w:fldCharType="begin"/>
      </w:r>
      <w:r w:rsidR="009536C1">
        <w:instrText xml:space="preserve"> PAGEREF _Ref214252227 \h </w:instrText>
      </w:r>
      <w:r>
        <w:fldChar w:fldCharType="separate"/>
      </w:r>
      <w:r w:rsidR="00C66417">
        <w:rPr>
          <w:noProof/>
        </w:rPr>
        <w:t>7</w:t>
      </w:r>
      <w:r>
        <w:fldChar w:fldCharType="end"/>
      </w:r>
      <w:r w:rsidR="009536C1">
        <w:t>.</w:t>
      </w:r>
    </w:p>
    <w:p w:rsidR="009536C1" w:rsidRDefault="005E6C7C" w:rsidP="00FE0B65">
      <w:pPr>
        <w:pStyle w:val="ListBullet"/>
      </w:pPr>
      <w:fldSimple w:instr=" REF _Ref214252233 \h  \* MERGEFORMAT ">
        <w:r w:rsidR="00C66417" w:rsidRPr="00C66417">
          <w:rPr>
            <w:i/>
            <w:color w:val="0000FF"/>
          </w:rPr>
          <w:t>Security Concepts</w:t>
        </w:r>
      </w:fldSimple>
      <w:r w:rsidR="009536C1">
        <w:t xml:space="preserve"> on page </w:t>
      </w:r>
      <w:r>
        <w:fldChar w:fldCharType="begin"/>
      </w:r>
      <w:r w:rsidR="009536C1">
        <w:instrText xml:space="preserve"> PAGEREF _Ref214252236 \h </w:instrText>
      </w:r>
      <w:r>
        <w:fldChar w:fldCharType="separate"/>
      </w:r>
      <w:r w:rsidR="00C66417">
        <w:rPr>
          <w:noProof/>
        </w:rPr>
        <w:t>8</w:t>
      </w:r>
      <w:r>
        <w:fldChar w:fldCharType="end"/>
      </w:r>
      <w:r w:rsidR="009536C1">
        <w:t>.</w:t>
      </w:r>
    </w:p>
    <w:p w:rsidR="009536C1" w:rsidRDefault="005E6C7C" w:rsidP="00FE0B65">
      <w:pPr>
        <w:pStyle w:val="ListBullet"/>
      </w:pPr>
      <w:fldSimple w:instr=" REF _Ref214252239 \h  \* MERGEFORMAT ">
        <w:r w:rsidR="00C66417" w:rsidRPr="00C66417">
          <w:rPr>
            <w:i/>
            <w:color w:val="0000FF"/>
          </w:rPr>
          <w:t>Minimum System Requirements</w:t>
        </w:r>
      </w:fldSimple>
      <w:r w:rsidR="009536C1">
        <w:t xml:space="preserve"> on page </w:t>
      </w:r>
      <w:r>
        <w:fldChar w:fldCharType="begin"/>
      </w:r>
      <w:r w:rsidR="009536C1">
        <w:instrText xml:space="preserve"> PAGEREF _Ref214252241 \h </w:instrText>
      </w:r>
      <w:r>
        <w:fldChar w:fldCharType="separate"/>
      </w:r>
      <w:r w:rsidR="00C66417">
        <w:rPr>
          <w:noProof/>
        </w:rPr>
        <w:t>9</w:t>
      </w:r>
      <w:r>
        <w:fldChar w:fldCharType="end"/>
      </w:r>
      <w:r w:rsidR="009536C1">
        <w:t>.</w:t>
      </w:r>
    </w:p>
    <w:p w:rsidR="0037557C" w:rsidRDefault="00B4084A" w:rsidP="0037557C">
      <w:pPr>
        <w:pStyle w:val="Heading2"/>
      </w:pPr>
      <w:bookmarkStart w:id="586" w:name="_Ref214252150"/>
      <w:bookmarkStart w:id="587" w:name="_Toc238738125"/>
      <w:r>
        <w:t>CGMM Architecture</w:t>
      </w:r>
      <w:bookmarkEnd w:id="586"/>
      <w:bookmarkEnd w:id="587"/>
    </w:p>
    <w:p w:rsidR="009536C1" w:rsidRDefault="00B4084A" w:rsidP="00B4084A">
      <w:pPr>
        <w:pStyle w:val="BodyText"/>
      </w:pPr>
      <w:r>
        <w:t>The CGMM provides</w:t>
      </w:r>
      <w:r w:rsidR="009536C1">
        <w:t xml:space="preserve"> a</w:t>
      </w:r>
      <w:r>
        <w:t xml:space="preserve"> two-tiered solution for existing web applications</w:t>
      </w:r>
      <w:r w:rsidR="009536C1">
        <w:t>, namely to:</w:t>
      </w:r>
    </w:p>
    <w:p w:rsidR="009536C1" w:rsidRDefault="009536C1" w:rsidP="009536C1">
      <w:pPr>
        <w:pStyle w:val="ListNumber"/>
      </w:pPr>
      <w:r>
        <w:t>M</w:t>
      </w:r>
      <w:r w:rsidR="00B4084A">
        <w:t>igrate existing CSM accounts to caGrid accounts</w:t>
      </w:r>
      <w:r>
        <w:t>,</w:t>
      </w:r>
    </w:p>
    <w:p w:rsidR="009536C1" w:rsidRDefault="009536C1" w:rsidP="009536C1">
      <w:pPr>
        <w:pStyle w:val="ListNumber"/>
      </w:pPr>
      <w:r>
        <w:t>A</w:t>
      </w:r>
      <w:r w:rsidR="00B4084A">
        <w:t xml:space="preserve">ct as the authentication ‘module’ for the host application. </w:t>
      </w:r>
    </w:p>
    <w:p w:rsidR="00D36042" w:rsidRDefault="00B4084A" w:rsidP="00B4084A">
      <w:pPr>
        <w:pStyle w:val="BodyText"/>
      </w:pPr>
      <w:r>
        <w:t xml:space="preserve">By doing so, the existing web applications gradually avail a single set of credentials (caGrid credentials) for authentication purpose. </w:t>
      </w:r>
      <w:r w:rsidR="005E6C7C">
        <w:fldChar w:fldCharType="begin"/>
      </w:r>
      <w:r w:rsidR="00A14535">
        <w:instrText xml:space="preserve"> XE "</w:instrText>
      </w:r>
      <w:r w:rsidR="00A14535" w:rsidRPr="00584477">
        <w:instrText>overview:CGMM</w:instrText>
      </w:r>
      <w:r w:rsidR="00A14535">
        <w:instrText xml:space="preserve">" </w:instrText>
      </w:r>
      <w:r w:rsidR="005E6C7C">
        <w:fldChar w:fldCharType="end"/>
      </w:r>
      <w:r w:rsidR="005E6C7C">
        <w:fldChar w:fldCharType="begin"/>
      </w:r>
      <w:r w:rsidR="00A14535">
        <w:instrText xml:space="preserve"> XE "</w:instrText>
      </w:r>
      <w:r w:rsidR="00A14535" w:rsidRPr="00F84987">
        <w:instrText>CGMM:overview</w:instrText>
      </w:r>
      <w:r w:rsidR="00A14535">
        <w:instrText xml:space="preserve">" </w:instrText>
      </w:r>
      <w:r w:rsidR="005E6C7C">
        <w:fldChar w:fldCharType="end"/>
      </w:r>
    </w:p>
    <w:p w:rsidR="00B4084A" w:rsidRDefault="00B4084A" w:rsidP="00B4084A">
      <w:pPr>
        <w:pStyle w:val="BodyText"/>
      </w:pPr>
      <w:r>
        <w:t xml:space="preserve">CGMM </w:t>
      </w:r>
      <w:r w:rsidR="00D36042">
        <w:t xml:space="preserve">has been </w:t>
      </w:r>
      <w:r>
        <w:t xml:space="preserve">created to address the following business/policy requirements: </w:t>
      </w:r>
    </w:p>
    <w:p w:rsidR="00B4084A" w:rsidRDefault="00B4084A" w:rsidP="00B4084A">
      <w:pPr>
        <w:pStyle w:val="ListBullet"/>
      </w:pPr>
      <w:r>
        <w:t>Avoid duplication of accounts for existing and new users. The application needs to provide a single set of credentials to access various application components.</w:t>
      </w:r>
    </w:p>
    <w:p w:rsidR="00B4084A" w:rsidRDefault="00D36042" w:rsidP="00B4084A">
      <w:pPr>
        <w:pStyle w:val="ListBullet"/>
      </w:pPr>
      <w:r>
        <w:t>Ability to u</w:t>
      </w:r>
      <w:r w:rsidR="00B4084A">
        <w:t>se GAARDS based authentication</w:t>
      </w:r>
      <w:r>
        <w:t>.</w:t>
      </w:r>
      <w:r w:rsidR="005E6C7C">
        <w:fldChar w:fldCharType="begin"/>
      </w:r>
      <w:r w:rsidR="00A14535">
        <w:instrText xml:space="preserve"> XE "</w:instrText>
      </w:r>
      <w:r w:rsidR="00A14535" w:rsidRPr="009452B0">
        <w:instrText>GAARDS</w:instrText>
      </w:r>
      <w:r w:rsidR="00A14535">
        <w:instrText>:</w:instrText>
      </w:r>
      <w:r w:rsidR="00A14535" w:rsidRPr="009452B0">
        <w:instrText>authentication</w:instrText>
      </w:r>
      <w:r w:rsidR="00A14535">
        <w:instrText xml:space="preserve">" </w:instrText>
      </w:r>
      <w:r w:rsidR="005E6C7C">
        <w:fldChar w:fldCharType="end"/>
      </w:r>
    </w:p>
    <w:p w:rsidR="00B4084A" w:rsidRDefault="00B4084A" w:rsidP="00B4084A">
      <w:pPr>
        <w:pStyle w:val="ListBullet"/>
      </w:pPr>
      <w:r>
        <w:t xml:space="preserve">Provisioning of new </w:t>
      </w:r>
      <w:r w:rsidR="00D36042">
        <w:t>u</w:t>
      </w:r>
      <w:r>
        <w:t xml:space="preserve">sers with Grid </w:t>
      </w:r>
      <w:r w:rsidR="00D36042">
        <w:t>i</w:t>
      </w:r>
      <w:r>
        <w:t>dentities</w:t>
      </w:r>
      <w:r w:rsidR="00D36042">
        <w:t>.</w:t>
      </w:r>
      <w:r w:rsidR="005E6C7C">
        <w:fldChar w:fldCharType="begin"/>
      </w:r>
      <w:r w:rsidR="00A14535">
        <w:instrText xml:space="preserve"> XE "</w:instrText>
      </w:r>
      <w:r w:rsidR="00A14535" w:rsidRPr="009452B0">
        <w:instrText>user provisioning</w:instrText>
      </w:r>
      <w:r w:rsidR="00A14535">
        <w:instrText xml:space="preserve">" </w:instrText>
      </w:r>
      <w:r w:rsidR="005E6C7C">
        <w:fldChar w:fldCharType="end"/>
      </w:r>
    </w:p>
    <w:p w:rsidR="00B4084A" w:rsidRDefault="00B4084A" w:rsidP="00B4084A">
      <w:pPr>
        <w:pStyle w:val="ListBullet"/>
      </w:pPr>
      <w:r>
        <w:t xml:space="preserve">To use caBIG approved </w:t>
      </w:r>
      <w:r w:rsidR="00D36042">
        <w:t>i</w:t>
      </w:r>
      <w:r>
        <w:t xml:space="preserve">dentity </w:t>
      </w:r>
      <w:r w:rsidR="00D36042">
        <w:t>p</w:t>
      </w:r>
      <w:r>
        <w:t>roviders</w:t>
      </w:r>
      <w:r w:rsidR="00D36042">
        <w:t>,</w:t>
      </w:r>
      <w:r>
        <w:t xml:space="preserve"> thus allowing federation of </w:t>
      </w:r>
      <w:r w:rsidR="00D36042">
        <w:t>identities.</w:t>
      </w:r>
    </w:p>
    <w:p w:rsidR="00B4084A" w:rsidRDefault="00D36042" w:rsidP="00B4084A">
      <w:pPr>
        <w:pStyle w:val="ListBullet"/>
      </w:pPr>
      <w:r>
        <w:t>Provide a c</w:t>
      </w:r>
      <w:r w:rsidR="00B4084A">
        <w:t xml:space="preserve">onfigurable </w:t>
      </w:r>
      <w:r>
        <w:t>“</w:t>
      </w:r>
      <w:r w:rsidR="00B4084A">
        <w:t>Look and Feel</w:t>
      </w:r>
      <w:r>
        <w:t>”</w:t>
      </w:r>
    </w:p>
    <w:p w:rsidR="00B4084A" w:rsidRDefault="00D36042" w:rsidP="00B4084A">
      <w:pPr>
        <w:pStyle w:val="ListBullet"/>
      </w:pPr>
      <w:r>
        <w:t>Provide c</w:t>
      </w:r>
      <w:r w:rsidR="00B4084A">
        <w:t xml:space="preserve">onfigurable caGrid </w:t>
      </w:r>
      <w:r>
        <w:t>i</w:t>
      </w:r>
      <w:r w:rsidR="00B4084A">
        <w:t xml:space="preserve">dentity </w:t>
      </w:r>
      <w:r>
        <w:t>p</w:t>
      </w:r>
      <w:r w:rsidR="00B4084A">
        <w:t>roviders for authentication.</w:t>
      </w:r>
    </w:p>
    <w:p w:rsidR="0037557C" w:rsidRDefault="00B4084A" w:rsidP="00B4084A">
      <w:pPr>
        <w:pStyle w:val="BodyText"/>
      </w:pPr>
      <w:r>
        <w:t xml:space="preserve">As shown in </w:t>
      </w:r>
      <w:r w:rsidR="005E6C7C">
        <w:fldChar w:fldCharType="begin"/>
      </w:r>
      <w:r>
        <w:instrText xml:space="preserve"> REF _Ref214246780 \h </w:instrText>
      </w:r>
      <w:r w:rsidR="005E6C7C">
        <w:fldChar w:fldCharType="separate"/>
      </w:r>
      <w:r w:rsidR="00C66417">
        <w:t xml:space="preserve">Figure </w:t>
      </w:r>
      <w:r w:rsidR="00C66417">
        <w:rPr>
          <w:noProof/>
        </w:rPr>
        <w:t>1</w:t>
      </w:r>
      <w:r w:rsidR="00C66417">
        <w:noBreakHyphen/>
      </w:r>
      <w:r w:rsidR="00C66417">
        <w:rPr>
          <w:noProof/>
        </w:rPr>
        <w:t>1</w:t>
      </w:r>
      <w:r w:rsidR="005E6C7C">
        <w:fldChar w:fldCharType="end"/>
      </w:r>
      <w:r w:rsidR="00D36042">
        <w:t xml:space="preserve"> below, the CGMM architecture allows </w:t>
      </w:r>
      <w:r>
        <w:t xml:space="preserve">existing host applications </w:t>
      </w:r>
      <w:r w:rsidR="00D36042">
        <w:t xml:space="preserve">to </w:t>
      </w:r>
      <w:r>
        <w:t xml:space="preserve">integrate with CGMM and sort of </w:t>
      </w:r>
      <w:r w:rsidR="00D36042">
        <w:t>“</w:t>
      </w:r>
      <w:r>
        <w:t>off-load</w:t>
      </w:r>
      <w:r w:rsidR="00D36042">
        <w:t>”</w:t>
      </w:r>
      <w:r>
        <w:t xml:space="preserve"> their authentication functionality to CGMM. CGMM is expected to intercept and migrate CSM (local) accounts</w:t>
      </w:r>
      <w:r w:rsidR="00D36042">
        <w:t>,</w:t>
      </w:r>
      <w:r>
        <w:t xml:space="preserve"> and enforce </w:t>
      </w:r>
      <w:r w:rsidR="00D36042">
        <w:t xml:space="preserve">the </w:t>
      </w:r>
      <w:r>
        <w:t>use of caGrid account</w:t>
      </w:r>
      <w:r w:rsidR="00D36042">
        <w:t>s</w:t>
      </w:r>
      <w:r>
        <w:t xml:space="preserve"> offered by various Identity providers in caBIG.</w:t>
      </w:r>
    </w:p>
    <w:p w:rsidR="00B4084A" w:rsidRDefault="00B8249C" w:rsidP="00B4084A">
      <w:pPr>
        <w:pStyle w:val="GraphicAnchorMain"/>
        <w:rPr>
          <w:noProof/>
        </w:rPr>
      </w:pPr>
      <w:r>
        <w:rPr>
          <w:noProof/>
        </w:rPr>
        <w:lastRenderedPageBreak/>
        <w:drawing>
          <wp:inline distT="0" distB="0" distL="0" distR="0">
            <wp:extent cx="6200140" cy="4742815"/>
            <wp:effectExtent l="19050" t="0" r="0" b="0"/>
            <wp:docPr id="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srcRect/>
                    <a:stretch>
                      <a:fillRect/>
                    </a:stretch>
                  </pic:blipFill>
                  <pic:spPr bwMode="auto">
                    <a:xfrm>
                      <a:off x="0" y="0"/>
                      <a:ext cx="6200140" cy="4742815"/>
                    </a:xfrm>
                    <a:prstGeom prst="rect">
                      <a:avLst/>
                    </a:prstGeom>
                    <a:noFill/>
                    <a:ln w="9525">
                      <a:noFill/>
                      <a:miter lim="800000"/>
                      <a:headEnd/>
                      <a:tailEnd/>
                    </a:ln>
                  </pic:spPr>
                </pic:pic>
              </a:graphicData>
            </a:graphic>
          </wp:inline>
        </w:drawing>
      </w:r>
    </w:p>
    <w:p w:rsidR="00B4084A" w:rsidRDefault="00B4084A" w:rsidP="00B4084A">
      <w:pPr>
        <w:pStyle w:val="Caption"/>
      </w:pPr>
      <w:bookmarkStart w:id="588" w:name="_Ref214246780"/>
      <w:r>
        <w:t xml:space="preserve">Figure </w:t>
      </w:r>
      <w:fldSimple w:instr=" STYLEREF 1 \s ">
        <w:r w:rsidR="00C66417">
          <w:rPr>
            <w:noProof/>
          </w:rPr>
          <w:t>1</w:t>
        </w:r>
      </w:fldSimple>
      <w:r w:rsidR="005F14C9">
        <w:noBreakHyphen/>
      </w:r>
      <w:fldSimple w:instr=" SEQ Figure \* ARABIC \s 1 ">
        <w:r w:rsidR="00C66417">
          <w:rPr>
            <w:noProof/>
          </w:rPr>
          <w:t>1</w:t>
        </w:r>
      </w:fldSimple>
      <w:bookmarkEnd w:id="588"/>
      <w:r>
        <w:t xml:space="preserve"> CGMM Architecture</w:t>
      </w:r>
    </w:p>
    <w:p w:rsidR="00B4084A" w:rsidRDefault="00B4084A" w:rsidP="00B4084A">
      <w:pPr>
        <w:pStyle w:val="BodyText"/>
      </w:pPr>
      <w:r w:rsidRPr="00B4084A">
        <w:t xml:space="preserve">The above diagram demonstrates </w:t>
      </w:r>
      <w:r w:rsidR="00D36042">
        <w:t xml:space="preserve">the </w:t>
      </w:r>
      <w:r w:rsidRPr="00B4084A">
        <w:t>overall architecture of CGMM, the components involved</w:t>
      </w:r>
      <w:r w:rsidR="00D36042">
        <w:t>,</w:t>
      </w:r>
      <w:r w:rsidRPr="00B4084A">
        <w:t xml:space="preserve"> and their interactions at a high level.</w:t>
      </w:r>
      <w:r w:rsidR="005E6C7C">
        <w:fldChar w:fldCharType="begin"/>
      </w:r>
      <w:r w:rsidR="00A14535">
        <w:instrText xml:space="preserve"> XE "</w:instrText>
      </w:r>
      <w:r w:rsidR="00A14535" w:rsidRPr="006E73EB">
        <w:instrText>CGMM:architecture</w:instrText>
      </w:r>
      <w:r w:rsidR="00A14535">
        <w:instrText xml:space="preserve">" </w:instrText>
      </w:r>
      <w:r w:rsidR="005E6C7C">
        <w:fldChar w:fldCharType="end"/>
      </w:r>
      <w:r w:rsidRPr="00B4084A">
        <w:t xml:space="preserve"> As shown, CGMM is a web application that is hosted on the same application server as the Host web application. The Host application uses a migration </w:t>
      </w:r>
      <w:r w:rsidR="00D36042">
        <w:t>f</w:t>
      </w:r>
      <w:r w:rsidRPr="00B4084A">
        <w:t>ilter</w:t>
      </w:r>
      <w:r w:rsidR="00D36042">
        <w:t>,</w:t>
      </w:r>
      <w:r w:rsidRPr="00B4084A">
        <w:t xml:space="preserve"> </w:t>
      </w:r>
      <w:r w:rsidRPr="00D36042">
        <w:rPr>
          <w:rStyle w:val="Emphasis"/>
        </w:rPr>
        <w:t>CGMMMigrationFilter</w:t>
      </w:r>
      <w:r w:rsidRPr="00B4084A">
        <w:t>,</w:t>
      </w:r>
      <w:r w:rsidR="00D36042">
        <w:t xml:space="preserve"> provided by the CGMM</w:t>
      </w:r>
      <w:r w:rsidRPr="00B4084A">
        <w:t xml:space="preserve"> to forward all un-authenticated user requests. The GAARDS components used are </w:t>
      </w:r>
      <w:r w:rsidRPr="00D36042">
        <w:rPr>
          <w:rStyle w:val="Emphasis"/>
        </w:rPr>
        <w:t>Authentication Service</w:t>
      </w:r>
      <w:r w:rsidRPr="00B4084A">
        <w:t xml:space="preserve">, </w:t>
      </w:r>
      <w:r w:rsidRPr="00D36042">
        <w:rPr>
          <w:rStyle w:val="Emphasis"/>
        </w:rPr>
        <w:t>Dorian</w:t>
      </w:r>
      <w:r w:rsidRPr="00B4084A">
        <w:t xml:space="preserve"> </w:t>
      </w:r>
      <w:r w:rsidR="000863F7" w:rsidRPr="00D36042">
        <w:rPr>
          <w:rStyle w:val="Emphasis"/>
        </w:rPr>
        <w:t>Service,</w:t>
      </w:r>
      <w:r w:rsidRPr="00B4084A">
        <w:t xml:space="preserve"> and </w:t>
      </w:r>
      <w:r w:rsidRPr="00D36042">
        <w:rPr>
          <w:rStyle w:val="Emphasis"/>
        </w:rPr>
        <w:t>SyncGTS</w:t>
      </w:r>
      <w:r w:rsidRPr="00B4084A">
        <w:t>.</w:t>
      </w:r>
      <w:r w:rsidR="005E6C7C">
        <w:fldChar w:fldCharType="begin"/>
      </w:r>
      <w:r w:rsidR="00A14535">
        <w:instrText xml:space="preserve"> XE "</w:instrText>
      </w:r>
      <w:r w:rsidR="00A14535" w:rsidRPr="00BA3C17">
        <w:instrText>host application:migration filter</w:instrText>
      </w:r>
      <w:r w:rsidR="00A14535">
        <w:instrText xml:space="preserve">" </w:instrText>
      </w:r>
      <w:r w:rsidR="005E6C7C">
        <w:fldChar w:fldCharType="end"/>
      </w:r>
      <w:r w:rsidR="005E6C7C">
        <w:fldChar w:fldCharType="begin"/>
      </w:r>
      <w:r w:rsidR="00A14535">
        <w:instrText xml:space="preserve"> XE "</w:instrText>
      </w:r>
      <w:r w:rsidR="00A14535" w:rsidRPr="00FE2D7C">
        <w:instrText>GAARDS:components used</w:instrText>
      </w:r>
      <w:r w:rsidR="00A14535">
        <w:instrText xml:space="preserve">" </w:instrText>
      </w:r>
      <w:r w:rsidR="005E6C7C">
        <w:fldChar w:fldCharType="end"/>
      </w:r>
    </w:p>
    <w:p w:rsidR="00B4084A" w:rsidRDefault="00B4084A" w:rsidP="00B4084A">
      <w:pPr>
        <w:pStyle w:val="Heading3"/>
      </w:pPr>
      <w:bookmarkStart w:id="589" w:name="_Toc238738126"/>
      <w:r>
        <w:t>CGMM Solutions</w:t>
      </w:r>
      <w:bookmarkEnd w:id="589"/>
    </w:p>
    <w:p w:rsidR="00B4084A" w:rsidRDefault="00B4084A" w:rsidP="00B4084A">
      <w:pPr>
        <w:pStyle w:val="BodyText"/>
      </w:pPr>
      <w:r>
        <w:t xml:space="preserve">The CGMM provides the </w:t>
      </w:r>
      <w:r w:rsidR="00472668">
        <w:t xml:space="preserve">following solutions for the </w:t>
      </w:r>
      <w:r>
        <w:t>host application:</w:t>
      </w:r>
      <w:r w:rsidR="005E6C7C">
        <w:fldChar w:fldCharType="begin"/>
      </w:r>
      <w:r w:rsidR="00A14535">
        <w:instrText xml:space="preserve"> XE "</w:instrText>
      </w:r>
      <w:r w:rsidR="00A14535" w:rsidRPr="00A24FB3">
        <w:instrText>host application:issues solved</w:instrText>
      </w:r>
      <w:r w:rsidR="00A14535">
        <w:instrText xml:space="preserve">" </w:instrText>
      </w:r>
      <w:r w:rsidR="005E6C7C">
        <w:fldChar w:fldCharType="end"/>
      </w:r>
    </w:p>
    <w:p w:rsidR="00B4084A" w:rsidRDefault="00B4084A" w:rsidP="00B4084A">
      <w:pPr>
        <w:pStyle w:val="BodyText"/>
      </w:pPr>
      <w:r w:rsidRPr="00472668">
        <w:rPr>
          <w:rStyle w:val="Bold"/>
        </w:rPr>
        <w:t>Authentication</w:t>
      </w:r>
      <w:r w:rsidR="00472668">
        <w:t xml:space="preserve"> – CGMM validates</w:t>
      </w:r>
      <w:r>
        <w:t xml:space="preserve"> and </w:t>
      </w:r>
      <w:r w:rsidR="00472668">
        <w:t xml:space="preserve">verifies </w:t>
      </w:r>
      <w:r>
        <w:t>a user’s CSM (local) credentials to initiate migration</w:t>
      </w:r>
      <w:r w:rsidR="00472668">
        <w:t>, and validates and verifies</w:t>
      </w:r>
      <w:r>
        <w:t xml:space="preserve"> a user’s caGrid Login ID and password against an Authentication Service. Once an already migrated user is authenticated, the CGMM passes the control to the host application by providing the user</w:t>
      </w:r>
      <w:r w:rsidR="00472668">
        <w:t>’</w:t>
      </w:r>
      <w:r>
        <w:t>s information and Grid Proxy.</w:t>
      </w:r>
      <w:r w:rsidR="005E6C7C">
        <w:fldChar w:fldCharType="begin"/>
      </w:r>
      <w:r w:rsidR="00A14535">
        <w:instrText xml:space="preserve"> XE "</w:instrText>
      </w:r>
      <w:r w:rsidR="00A14535" w:rsidRPr="00906096">
        <w:instrText>host application:authentication</w:instrText>
      </w:r>
      <w:r w:rsidR="00A14535">
        <w:instrText xml:space="preserve">" </w:instrText>
      </w:r>
      <w:r w:rsidR="005E6C7C">
        <w:fldChar w:fldCharType="end"/>
      </w:r>
      <w:r w:rsidR="005E6C7C">
        <w:fldChar w:fldCharType="begin"/>
      </w:r>
      <w:r w:rsidR="00A14535">
        <w:instrText xml:space="preserve"> XE "</w:instrText>
      </w:r>
      <w:r w:rsidR="00A14535" w:rsidRPr="009452B0">
        <w:instrText>authentication</w:instrText>
      </w:r>
      <w:r w:rsidR="00A14535">
        <w:instrText xml:space="preserve">" </w:instrText>
      </w:r>
      <w:r w:rsidR="005E6C7C">
        <w:fldChar w:fldCharType="end"/>
      </w:r>
    </w:p>
    <w:p w:rsidR="00B4084A" w:rsidRDefault="00B4084A" w:rsidP="00B4084A">
      <w:pPr>
        <w:pStyle w:val="BodyText"/>
      </w:pPr>
      <w:r w:rsidRPr="00472668">
        <w:rPr>
          <w:rStyle w:val="Bold"/>
        </w:rPr>
        <w:t>Migration</w:t>
      </w:r>
      <w:r>
        <w:t xml:space="preserve"> – </w:t>
      </w:r>
      <w:r w:rsidR="00472668">
        <w:t xml:space="preserve">CGMM migrates or transforms a </w:t>
      </w:r>
      <w:r>
        <w:t xml:space="preserve">CSM user to </w:t>
      </w:r>
      <w:r w:rsidR="00472668">
        <w:t xml:space="preserve">a </w:t>
      </w:r>
      <w:r>
        <w:t>caGrid user. The migration involves updating the CSM account (Login ID) information with the caGrid account (Login ID) in the CSM schema of the host application.</w:t>
      </w:r>
      <w:r w:rsidR="005E6C7C">
        <w:fldChar w:fldCharType="begin"/>
      </w:r>
      <w:r w:rsidR="00A14535">
        <w:instrText xml:space="preserve"> XE "</w:instrText>
      </w:r>
      <w:r w:rsidR="00A14535" w:rsidRPr="009452B0">
        <w:instrText>migration</w:instrText>
      </w:r>
      <w:r w:rsidR="00455244">
        <w:instrText xml:space="preserve"> process</w:instrText>
      </w:r>
      <w:r w:rsidR="00A14535">
        <w:instrText xml:space="preserve">" </w:instrText>
      </w:r>
      <w:r w:rsidR="005E6C7C">
        <w:fldChar w:fldCharType="end"/>
      </w:r>
    </w:p>
    <w:p w:rsidR="00B4084A" w:rsidRDefault="00B4084A" w:rsidP="00B4084A">
      <w:pPr>
        <w:pStyle w:val="BodyText"/>
      </w:pPr>
      <w:r w:rsidRPr="00472668">
        <w:rPr>
          <w:rStyle w:val="Bold"/>
        </w:rPr>
        <w:lastRenderedPageBreak/>
        <w:t xml:space="preserve">New </w:t>
      </w:r>
      <w:r w:rsidR="00472668">
        <w:rPr>
          <w:rStyle w:val="Bold"/>
        </w:rPr>
        <w:t>ca</w:t>
      </w:r>
      <w:r w:rsidRPr="00472668">
        <w:rPr>
          <w:rStyle w:val="Bold"/>
        </w:rPr>
        <w:t xml:space="preserve">Grid User </w:t>
      </w:r>
      <w:r w:rsidR="00472668">
        <w:rPr>
          <w:rStyle w:val="Bold"/>
        </w:rPr>
        <w:t>C</w:t>
      </w:r>
      <w:r w:rsidRPr="00472668">
        <w:rPr>
          <w:rStyle w:val="Bold"/>
        </w:rPr>
        <w:t>reation</w:t>
      </w:r>
      <w:r>
        <w:t xml:space="preserve"> – </w:t>
      </w:r>
      <w:r w:rsidR="00472668">
        <w:t xml:space="preserve">CGMM creates </w:t>
      </w:r>
      <w:r>
        <w:t>a new caGrid (Dorian) account for a new or existing User. Once the user has a caGrid account</w:t>
      </w:r>
      <w:r w:rsidR="00472668">
        <w:t>,</w:t>
      </w:r>
      <w:r>
        <w:t xml:space="preserve"> the CGMM can migrate the user for the host application.</w:t>
      </w:r>
      <w:r w:rsidR="005E6C7C">
        <w:fldChar w:fldCharType="begin"/>
      </w:r>
      <w:r w:rsidR="00A14535">
        <w:instrText xml:space="preserve"> XE "</w:instrText>
      </w:r>
      <w:r w:rsidR="00A14535" w:rsidRPr="009452B0">
        <w:instrText xml:space="preserve">create </w:instrText>
      </w:r>
      <w:r w:rsidR="00A14535">
        <w:instrText>caG</w:instrText>
      </w:r>
      <w:r w:rsidR="00A14535" w:rsidRPr="009452B0">
        <w:instrText>rid account</w:instrText>
      </w:r>
      <w:r w:rsidR="00A14535">
        <w:instrText xml:space="preserve">" </w:instrText>
      </w:r>
      <w:r w:rsidR="005E6C7C">
        <w:fldChar w:fldCharType="end"/>
      </w:r>
      <w:r w:rsidR="005E6C7C">
        <w:fldChar w:fldCharType="begin"/>
      </w:r>
      <w:r w:rsidR="00A14535">
        <w:instrText xml:space="preserve"> XE "</w:instrText>
      </w:r>
      <w:r w:rsidR="00A14535" w:rsidRPr="006315B7">
        <w:instrText>caGrid account:create new</w:instrText>
      </w:r>
      <w:r w:rsidR="00A14535">
        <w:instrText xml:space="preserve">" </w:instrText>
      </w:r>
      <w:r w:rsidR="005E6C7C">
        <w:fldChar w:fldCharType="end"/>
      </w:r>
    </w:p>
    <w:p w:rsidR="00B4084A" w:rsidRDefault="00B4084A" w:rsidP="00B4084A">
      <w:pPr>
        <w:pStyle w:val="BodyText"/>
      </w:pPr>
      <w:r w:rsidRPr="00472668">
        <w:rPr>
          <w:rStyle w:val="Bold"/>
        </w:rPr>
        <w:t>Configurable CGMM Tool</w:t>
      </w:r>
      <w:r>
        <w:t xml:space="preserve"> – </w:t>
      </w:r>
      <w:r w:rsidR="00472668">
        <w:t xml:space="preserve">CGMM allows for the </w:t>
      </w:r>
      <w:r>
        <w:t xml:space="preserve">enabling or disabling </w:t>
      </w:r>
      <w:r w:rsidR="00472668">
        <w:t xml:space="preserve">of </w:t>
      </w:r>
      <w:r>
        <w:t xml:space="preserve">the </w:t>
      </w:r>
      <w:r w:rsidR="00472668">
        <w:t>N</w:t>
      </w:r>
      <w:r>
        <w:t xml:space="preserve">ew caGrid </w:t>
      </w:r>
      <w:r w:rsidR="00472668">
        <w:t xml:space="preserve">User </w:t>
      </w:r>
      <w:r>
        <w:t xml:space="preserve">creation feature of the CGMM Tool. </w:t>
      </w:r>
      <w:r w:rsidR="00472668">
        <w:t xml:space="preserve">CGMM also allows for the configuration of </w:t>
      </w:r>
      <w:r>
        <w:t>other information</w:t>
      </w:r>
      <w:r w:rsidR="00472668">
        <w:t>,</w:t>
      </w:r>
      <w:r>
        <w:t xml:space="preserve"> such as host application information and Authentication Service and Dorian Service information.</w:t>
      </w:r>
      <w:r w:rsidR="005E6C7C">
        <w:fldChar w:fldCharType="begin"/>
      </w:r>
      <w:r w:rsidR="00A14535">
        <w:instrText xml:space="preserve"> XE "</w:instrText>
      </w:r>
      <w:r w:rsidR="00A14535" w:rsidRPr="0030350B">
        <w:instrText>CGMM:customization</w:instrText>
      </w:r>
      <w:r w:rsidR="00A14535">
        <w:instrText xml:space="preserve">" </w:instrText>
      </w:r>
      <w:r w:rsidR="005E6C7C">
        <w:fldChar w:fldCharType="end"/>
      </w:r>
    </w:p>
    <w:p w:rsidR="00B4084A" w:rsidRPr="00B4084A" w:rsidRDefault="00B4084A" w:rsidP="00B4084A">
      <w:pPr>
        <w:pStyle w:val="BodyText"/>
      </w:pPr>
      <w:r w:rsidRPr="00472668">
        <w:rPr>
          <w:rStyle w:val="Bold"/>
        </w:rPr>
        <w:t>CGMM API</w:t>
      </w:r>
      <w:r>
        <w:t xml:space="preserve"> – </w:t>
      </w:r>
      <w:r w:rsidR="00472668">
        <w:t xml:space="preserve">The CGMM API </w:t>
      </w:r>
      <w:r>
        <w:t>allows programmatic access and integration of the CGMM features.</w:t>
      </w:r>
      <w:r w:rsidR="005E6C7C">
        <w:fldChar w:fldCharType="begin"/>
      </w:r>
      <w:r w:rsidR="00A14535">
        <w:instrText xml:space="preserve"> XE "</w:instrText>
      </w:r>
      <w:r w:rsidR="00A14535" w:rsidRPr="00672A3A">
        <w:instrText>CGMM:API</w:instrText>
      </w:r>
      <w:r w:rsidR="00A14535">
        <w:instrText xml:space="preserve">" </w:instrText>
      </w:r>
      <w:r w:rsidR="005E6C7C">
        <w:fldChar w:fldCharType="end"/>
      </w:r>
      <w:r w:rsidR="005E6C7C">
        <w:fldChar w:fldCharType="begin"/>
      </w:r>
      <w:r w:rsidR="00A14535">
        <w:instrText xml:space="preserve"> XE "</w:instrText>
      </w:r>
      <w:r w:rsidR="00A14535" w:rsidRPr="00B61429">
        <w:instrText>API:CGMM</w:instrText>
      </w:r>
      <w:r w:rsidR="00A14535">
        <w:instrText xml:space="preserve">" </w:instrText>
      </w:r>
      <w:r w:rsidR="005E6C7C">
        <w:fldChar w:fldCharType="end"/>
      </w:r>
    </w:p>
    <w:p w:rsidR="00B4084A" w:rsidRDefault="00B4084A" w:rsidP="00B4084A">
      <w:pPr>
        <w:pStyle w:val="Heading3"/>
      </w:pPr>
      <w:bookmarkStart w:id="590" w:name="_Toc238738127"/>
      <w:r>
        <w:t>CGMM Process Flow</w:t>
      </w:r>
      <w:bookmarkEnd w:id="590"/>
    </w:p>
    <w:p w:rsidR="00B4084A" w:rsidRDefault="00B4084A" w:rsidP="00B4084A">
      <w:pPr>
        <w:pStyle w:val="BodyText"/>
      </w:pPr>
      <w:r>
        <w:t>The overall flow for CGMM is as follow</w:t>
      </w:r>
      <w:r w:rsidR="00807E1F">
        <w:t>s:</w:t>
      </w:r>
      <w:r w:rsidR="005E6C7C">
        <w:fldChar w:fldCharType="begin"/>
      </w:r>
      <w:r w:rsidR="00A14535">
        <w:instrText xml:space="preserve"> XE "</w:instrText>
      </w:r>
      <w:r w:rsidR="00A14535" w:rsidRPr="00FF5CC9">
        <w:instrText>CGMM:process flow</w:instrText>
      </w:r>
      <w:r w:rsidR="00A14535">
        <w:instrText xml:space="preserve">" </w:instrText>
      </w:r>
      <w:r w:rsidR="005E6C7C">
        <w:fldChar w:fldCharType="end"/>
      </w:r>
    </w:p>
    <w:p w:rsidR="00B4084A" w:rsidRDefault="00B4084A" w:rsidP="00807E1F">
      <w:pPr>
        <w:pStyle w:val="ListNumber"/>
        <w:numPr>
          <w:ilvl w:val="0"/>
          <w:numId w:val="18"/>
        </w:numPr>
      </w:pPr>
      <w:r>
        <w:t>A user accesses Host applications secured page.</w:t>
      </w:r>
    </w:p>
    <w:p w:rsidR="00B4084A" w:rsidRDefault="00B4084A" w:rsidP="00807E1F">
      <w:pPr>
        <w:pStyle w:val="ListNumber"/>
      </w:pPr>
      <w:r>
        <w:t>An Http filter intercepts the user’s request. The filter checks the session for user information attributes to verify if a user is logged in or not. If user is not logged in then the filter routes the user to CGMM.</w:t>
      </w:r>
    </w:p>
    <w:p w:rsidR="00B4084A" w:rsidRDefault="00B4084A" w:rsidP="00807E1F">
      <w:pPr>
        <w:pStyle w:val="ListNumber"/>
      </w:pPr>
      <w:r>
        <w:t xml:space="preserve">CGMM module authenticates the user, migrates the </w:t>
      </w:r>
      <w:r w:rsidR="000863F7">
        <w:t>user,</w:t>
      </w:r>
      <w:r>
        <w:t xml:space="preserve"> and obtains Grid proxy.</w:t>
      </w:r>
    </w:p>
    <w:p w:rsidR="00B4084A" w:rsidRDefault="00B4084A" w:rsidP="00807E1F">
      <w:pPr>
        <w:pStyle w:val="ListNumber"/>
      </w:pPr>
      <w: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B4084A" w:rsidRDefault="00B4084A" w:rsidP="00807E1F">
      <w:pPr>
        <w:pStyle w:val="ListNumber"/>
      </w:pPr>
      <w:r>
        <w:t>The filter intercepts the request and verifies user is logged in. Filter gets the Grid proxy and user information attributes. The filter sets this information in Session.</w:t>
      </w:r>
      <w:r w:rsidR="005E6C7C">
        <w:fldChar w:fldCharType="begin"/>
      </w:r>
      <w:r w:rsidR="00A14535">
        <w:instrText xml:space="preserve"> XE "</w:instrText>
      </w:r>
      <w:r w:rsidR="00A14535" w:rsidRPr="009452B0">
        <w:instrText>filter intercept</w:instrText>
      </w:r>
      <w:r w:rsidR="00A14535">
        <w:instrText xml:space="preserve">" </w:instrText>
      </w:r>
      <w:r w:rsidR="005E6C7C">
        <w:fldChar w:fldCharType="end"/>
      </w:r>
    </w:p>
    <w:p w:rsidR="00B4084A" w:rsidRPr="00B4084A" w:rsidRDefault="00B4084A" w:rsidP="00807E1F">
      <w:pPr>
        <w:pStyle w:val="ListNumber"/>
      </w:pPr>
      <w:r>
        <w:t>The filter gives up control to forward the request to the host application. The Host application uses the user information from session for authorization.</w:t>
      </w:r>
    </w:p>
    <w:p w:rsidR="00B4084A" w:rsidRDefault="00B4084A" w:rsidP="00B4084A">
      <w:pPr>
        <w:pStyle w:val="Heading2"/>
      </w:pPr>
      <w:bookmarkStart w:id="591" w:name="_Ref214252225"/>
      <w:bookmarkStart w:id="592" w:name="_Ref214252227"/>
      <w:bookmarkStart w:id="593" w:name="_Toc238738128"/>
      <w:r>
        <w:t>CGMM Components</w:t>
      </w:r>
      <w:bookmarkEnd w:id="591"/>
      <w:bookmarkEnd w:id="592"/>
      <w:bookmarkEnd w:id="593"/>
    </w:p>
    <w:p w:rsidR="00B4084A" w:rsidRDefault="00B4084A" w:rsidP="00B4084A">
      <w:pPr>
        <w:pStyle w:val="BodyText"/>
      </w:pPr>
      <w:r>
        <w:t xml:space="preserve">The following are the minimum set of components involved in the </w:t>
      </w:r>
      <w:r w:rsidR="00807E1F">
        <w:t>CGMM</w:t>
      </w:r>
      <w:r>
        <w:t xml:space="preserve"> Framework. This section describes the components shown in the CGMM Architecture</w:t>
      </w:r>
      <w:r w:rsidR="00807E1F">
        <w:t xml:space="preserve"> diagram </w:t>
      </w:r>
      <w:r w:rsidR="000863F7">
        <w:t>above (</w:t>
      </w:r>
      <w:r w:rsidR="005E6C7C">
        <w:fldChar w:fldCharType="begin"/>
      </w:r>
      <w:r w:rsidR="00807E1F">
        <w:instrText xml:space="preserve"> REF _Ref214246780 \h </w:instrText>
      </w:r>
      <w:r w:rsidR="005E6C7C">
        <w:fldChar w:fldCharType="separate"/>
      </w:r>
      <w:r w:rsidR="00C66417">
        <w:t xml:space="preserve">Figure </w:t>
      </w:r>
      <w:r w:rsidR="00C66417">
        <w:rPr>
          <w:noProof/>
        </w:rPr>
        <w:t>1</w:t>
      </w:r>
      <w:r w:rsidR="00C66417">
        <w:noBreakHyphen/>
      </w:r>
      <w:r w:rsidR="00C66417">
        <w:rPr>
          <w:noProof/>
        </w:rPr>
        <w:t>1</w:t>
      </w:r>
      <w:r w:rsidR="005E6C7C">
        <w:fldChar w:fldCharType="end"/>
      </w:r>
      <w:r w:rsidR="00807E1F">
        <w:t>)</w:t>
      </w:r>
      <w:r>
        <w:t>.</w:t>
      </w:r>
      <w:r w:rsidR="005E6C7C">
        <w:fldChar w:fldCharType="begin"/>
      </w:r>
      <w:r w:rsidR="00A14535">
        <w:instrText xml:space="preserve"> XE "</w:instrText>
      </w:r>
      <w:r w:rsidR="00A14535" w:rsidRPr="0075389E">
        <w:instrText>CGMM:components</w:instrText>
      </w:r>
      <w:r w:rsidR="00A14535">
        <w:instrText xml:space="preserve">" </w:instrText>
      </w:r>
      <w:r w:rsidR="005E6C7C">
        <w:fldChar w:fldCharType="end"/>
      </w:r>
    </w:p>
    <w:p w:rsidR="00B4084A" w:rsidRPr="00807E1F" w:rsidRDefault="00B4084A" w:rsidP="00C35647">
      <w:pPr>
        <w:pStyle w:val="Heading3"/>
        <w:rPr>
          <w:rStyle w:val="Bold"/>
        </w:rPr>
      </w:pPr>
      <w:bookmarkStart w:id="594" w:name="_Toc238738129"/>
      <w:r w:rsidRPr="00807E1F">
        <w:rPr>
          <w:rStyle w:val="Bold"/>
        </w:rPr>
        <w:t>CGMM Filter (in the host application)</w:t>
      </w:r>
      <w:bookmarkEnd w:id="594"/>
    </w:p>
    <w:p w:rsidR="00B4084A" w:rsidRDefault="00B4084A" w:rsidP="00B4084A">
      <w:pPr>
        <w:pStyle w:val="BodyText"/>
      </w:pPr>
      <w:r>
        <w:t xml:space="preserve">A new HTTP filter (provided as part of the CGMM) is configured by the host </w:t>
      </w:r>
      <w:r w:rsidR="005E6C7C">
        <w:fldChar w:fldCharType="begin"/>
      </w:r>
      <w:r w:rsidR="00A14535">
        <w:instrText xml:space="preserve"> XE "</w:instrText>
      </w:r>
      <w:r w:rsidR="00A14535" w:rsidRPr="0022547E">
        <w:instrText>CGMM:filter</w:instrText>
      </w:r>
      <w:r w:rsidR="00A14535">
        <w:instrText xml:space="preserve">" </w:instrText>
      </w:r>
      <w:r w:rsidR="005E6C7C">
        <w:fldChar w:fldCharType="end"/>
      </w:r>
      <w:r w:rsidR="005E6C7C">
        <w:fldChar w:fldCharType="begin"/>
      </w:r>
      <w:r w:rsidR="00A14535">
        <w:instrText xml:space="preserve"> XE "</w:instrText>
      </w:r>
      <w:r w:rsidR="00A14535" w:rsidRPr="009452B0">
        <w:instrText>HTTP filter</w:instrText>
      </w:r>
      <w:r w:rsidR="00A14535">
        <w:instrText xml:space="preserve">" </w:instrText>
      </w:r>
      <w:r w:rsidR="005E6C7C">
        <w:fldChar w:fldCharType="end"/>
      </w:r>
      <w:r>
        <w:t>application to intercept and forward the user requests to the CGMM</w:t>
      </w:r>
      <w:r w:rsidR="00E303E1">
        <w:t>,</w:t>
      </w:r>
      <w:r>
        <w:t xml:space="preserve"> to either migrate the user account or to log the user into the Host application. Depending on whether the user is an existing application user or not, control is passed back</w:t>
      </w:r>
      <w:r w:rsidR="00E303E1">
        <w:t xml:space="preserve"> to</w:t>
      </w:r>
      <w:r>
        <w:t xml:space="preserve"> either the login workflow or the new user creation workflow respectively.</w:t>
      </w:r>
    </w:p>
    <w:p w:rsidR="00B4084A" w:rsidRPr="00807E1F" w:rsidRDefault="00B4084A" w:rsidP="00C35647">
      <w:pPr>
        <w:pStyle w:val="Heading3"/>
        <w:rPr>
          <w:rStyle w:val="Bold"/>
        </w:rPr>
      </w:pPr>
      <w:bookmarkStart w:id="595" w:name="_Toc238738130"/>
      <w:r w:rsidRPr="00807E1F">
        <w:rPr>
          <w:rStyle w:val="Bold"/>
        </w:rPr>
        <w:t>CGMM Tool</w:t>
      </w:r>
      <w:bookmarkEnd w:id="595"/>
      <w:r w:rsidRPr="00807E1F">
        <w:rPr>
          <w:rStyle w:val="Bold"/>
        </w:rPr>
        <w:t xml:space="preserve"> </w:t>
      </w:r>
    </w:p>
    <w:p w:rsidR="00B4084A" w:rsidRDefault="00E303E1" w:rsidP="00B4084A">
      <w:pPr>
        <w:pStyle w:val="BodyText"/>
      </w:pPr>
      <w:r>
        <w:t>The CGMM T</w:t>
      </w:r>
      <w:r w:rsidR="00B4084A">
        <w:t xml:space="preserve">ool </w:t>
      </w:r>
      <w:r w:rsidR="005E6C7C">
        <w:fldChar w:fldCharType="begin"/>
      </w:r>
      <w:r w:rsidR="00A14535">
        <w:instrText xml:space="preserve"> XE "</w:instrText>
      </w:r>
      <w:r w:rsidR="00A14535" w:rsidRPr="002A6719">
        <w:instrText>overview:CGMM Tool</w:instrText>
      </w:r>
      <w:r w:rsidR="00A14535">
        <w:instrText xml:space="preserve">" </w:instrText>
      </w:r>
      <w:r w:rsidR="005E6C7C">
        <w:fldChar w:fldCharType="end"/>
      </w:r>
      <w:r w:rsidR="005E6C7C">
        <w:fldChar w:fldCharType="begin"/>
      </w:r>
      <w:r w:rsidR="00A14535">
        <w:instrText xml:space="preserve"> XE "</w:instrText>
      </w:r>
      <w:r w:rsidR="00A14535" w:rsidRPr="000F1807">
        <w:instrText>CGMM Tool:overvie</w:instrText>
      </w:r>
      <w:r w:rsidR="00A14535">
        <w:instrText xml:space="preserve">w" </w:instrText>
      </w:r>
      <w:r w:rsidR="005E6C7C">
        <w:fldChar w:fldCharType="end"/>
      </w:r>
      <w:r w:rsidR="00B4084A">
        <w:t>is provided to assist in the migration of local CSM accounts to caGrid accounts</w:t>
      </w:r>
      <w:r>
        <w:t>. Performing this migration allows GAARDS-</w:t>
      </w:r>
      <w:r w:rsidR="00B4084A">
        <w:t xml:space="preserve">based authentication </w:t>
      </w:r>
      <w:r>
        <w:t xml:space="preserve">to </w:t>
      </w:r>
      <w:r>
        <w:lastRenderedPageBreak/>
        <w:t xml:space="preserve">the host application </w:t>
      </w:r>
      <w:r w:rsidR="00B4084A">
        <w:t xml:space="preserve">via single set of credentials. </w:t>
      </w:r>
      <w:r>
        <w:t xml:space="preserve">The </w:t>
      </w:r>
      <w:r w:rsidR="00B4084A">
        <w:t xml:space="preserve">CGMM </w:t>
      </w:r>
      <w:r>
        <w:t xml:space="preserve">Tool </w:t>
      </w:r>
      <w:r w:rsidR="00B4084A">
        <w:t xml:space="preserve">is a separate web application that resides in the same container as the Host web application. CGMM also provides the Servlet Filter that </w:t>
      </w:r>
      <w:r>
        <w:t>gets</w:t>
      </w:r>
      <w:r w:rsidR="00B4084A">
        <w:t xml:space="preserve"> placed in front of the </w:t>
      </w:r>
      <w:r>
        <w:t>h</w:t>
      </w:r>
      <w:r w:rsidR="00B4084A">
        <w:t>ost application</w:t>
      </w:r>
      <w:r>
        <w:t>,</w:t>
      </w:r>
      <w:r w:rsidR="00B4084A">
        <w:t xml:space="preserve"> intercepting and routing each user request for login or migration purpose. </w:t>
      </w:r>
      <w:r>
        <w:t>A detailed work</w:t>
      </w:r>
      <w:r w:rsidR="00B4084A">
        <w:t xml:space="preserve">flow of the migration module and the considered scenarios are provided in </w:t>
      </w:r>
      <w:fldSimple w:instr=" REF _Ref214266859 \n \h  \* MERGEFORMAT ">
        <w:r w:rsidR="00C66417" w:rsidRPr="00C66417">
          <w:rPr>
            <w:i/>
            <w:color w:val="0000FF"/>
          </w:rPr>
          <w:t>Chapter 4</w:t>
        </w:r>
      </w:fldSimple>
      <w:r w:rsidRPr="00E303E1">
        <w:rPr>
          <w:i/>
          <w:color w:val="0000FF"/>
        </w:rPr>
        <w:t xml:space="preserve">, </w:t>
      </w:r>
      <w:fldSimple w:instr=" REF _Ref214266859 \h  \* MERGEFORMAT ">
        <w:r w:rsidR="00C66417" w:rsidRPr="00C66417">
          <w:rPr>
            <w:i/>
            <w:color w:val="0000FF"/>
          </w:rPr>
          <w:t>Using the CGMM Tool</w:t>
        </w:r>
      </w:fldSimple>
      <w:r>
        <w:t xml:space="preserve"> on page </w:t>
      </w:r>
      <w:r w:rsidR="005E6C7C">
        <w:fldChar w:fldCharType="begin"/>
      </w:r>
      <w:r>
        <w:instrText xml:space="preserve"> PAGEREF _Ref214266859 \h </w:instrText>
      </w:r>
      <w:r w:rsidR="005E6C7C">
        <w:fldChar w:fldCharType="separate"/>
      </w:r>
      <w:r w:rsidR="00C66417">
        <w:rPr>
          <w:noProof/>
        </w:rPr>
        <w:t>22</w:t>
      </w:r>
      <w:r w:rsidR="005E6C7C">
        <w:fldChar w:fldCharType="end"/>
      </w:r>
      <w:r w:rsidR="00B4084A">
        <w:t>.</w:t>
      </w:r>
    </w:p>
    <w:p w:rsidR="00B4084A" w:rsidRPr="00807E1F" w:rsidRDefault="00B4084A" w:rsidP="00C35647">
      <w:pPr>
        <w:pStyle w:val="Heading3"/>
        <w:rPr>
          <w:rStyle w:val="Bold"/>
        </w:rPr>
      </w:pPr>
      <w:bookmarkStart w:id="596" w:name="_Toc238738131"/>
      <w:r w:rsidRPr="00807E1F">
        <w:rPr>
          <w:rStyle w:val="Bold"/>
        </w:rPr>
        <w:t>Authentication Service</w:t>
      </w:r>
      <w:bookmarkEnd w:id="596"/>
    </w:p>
    <w:p w:rsidR="00B4084A" w:rsidRDefault="00B4084A" w:rsidP="00B4084A">
      <w:pPr>
        <w:pStyle w:val="BodyText"/>
      </w:pPr>
      <w:r>
        <w:t xml:space="preserve">The IdPs </w:t>
      </w:r>
      <w:r w:rsidR="005E6C7C">
        <w:fldChar w:fldCharType="begin"/>
      </w:r>
      <w:r w:rsidR="00A14535">
        <w:instrText xml:space="preserve"> XE "</w:instrText>
      </w:r>
      <w:r w:rsidR="00A14535" w:rsidRPr="009452B0">
        <w:instrText>identity provider</w:instrText>
      </w:r>
      <w:r w:rsidR="00A14535">
        <w:instrText xml:space="preserve">" </w:instrText>
      </w:r>
      <w:r w:rsidR="005E6C7C">
        <w:fldChar w:fldCharType="end"/>
      </w:r>
      <w:r>
        <w:t xml:space="preserve">registered on NCICB Production Grid </w:t>
      </w:r>
      <w:r w:rsidR="00E303E1">
        <w:t>are</w:t>
      </w:r>
      <w:r>
        <w:t xml:space="preserve"> used as the Identity Provider to validate user’s credentials. They authenticate the user and provide a SAML token.</w:t>
      </w:r>
    </w:p>
    <w:p w:rsidR="00B4084A" w:rsidRPr="00807E1F" w:rsidRDefault="00B4084A" w:rsidP="00C35647">
      <w:pPr>
        <w:pStyle w:val="Heading3"/>
        <w:rPr>
          <w:rStyle w:val="Bold"/>
        </w:rPr>
      </w:pPr>
      <w:bookmarkStart w:id="597" w:name="_Toc238738132"/>
      <w:r w:rsidRPr="00807E1F">
        <w:rPr>
          <w:rStyle w:val="Bold"/>
        </w:rPr>
        <w:t>Dorian</w:t>
      </w:r>
      <w:bookmarkEnd w:id="597"/>
    </w:p>
    <w:p w:rsidR="00B4084A" w:rsidRDefault="00B4084A" w:rsidP="00B4084A">
      <w:pPr>
        <w:pStyle w:val="BodyText"/>
      </w:pPr>
      <w:r>
        <w:t xml:space="preserve">The NCICB Production Dorian </w:t>
      </w:r>
      <w:r w:rsidR="005E6C7C">
        <w:fldChar w:fldCharType="begin"/>
      </w:r>
      <w:r w:rsidR="00A14535">
        <w:instrText xml:space="preserve"> XE "</w:instrText>
      </w:r>
      <w:r w:rsidR="00A14535" w:rsidRPr="009452B0">
        <w:instrText>Dorian</w:instrText>
      </w:r>
      <w:r w:rsidR="00A14535">
        <w:instrText xml:space="preserve">" </w:instrText>
      </w:r>
      <w:r w:rsidR="005E6C7C">
        <w:fldChar w:fldCharType="end"/>
      </w:r>
      <w:r>
        <w:t xml:space="preserve">is used as a Federation Service to generate </w:t>
      </w:r>
      <w:r w:rsidR="00E303E1">
        <w:t xml:space="preserve">the </w:t>
      </w:r>
      <w:r>
        <w:t>user’s grid identity. This Dorian instance also host</w:t>
      </w:r>
      <w:r w:rsidR="00E303E1">
        <w:t>s</w:t>
      </w:r>
      <w:r>
        <w:t xml:space="preserve"> all the users migrated from individual local host application instances </w:t>
      </w:r>
      <w:r w:rsidR="00E303E1">
        <w:t xml:space="preserve">that </w:t>
      </w:r>
      <w:r>
        <w:t xml:space="preserve">are not associated </w:t>
      </w:r>
      <w:r w:rsidR="00E303E1">
        <w:t xml:space="preserve">with </w:t>
      </w:r>
      <w:r>
        <w:t>any other Identity Providers (IdPs).</w:t>
      </w:r>
    </w:p>
    <w:p w:rsidR="00B4084A" w:rsidRPr="00807E1F" w:rsidRDefault="00B4084A" w:rsidP="00C35647">
      <w:pPr>
        <w:pStyle w:val="Heading3"/>
        <w:rPr>
          <w:rStyle w:val="Bold"/>
        </w:rPr>
      </w:pPr>
      <w:bookmarkStart w:id="598" w:name="_Toc238738133"/>
      <w:r w:rsidRPr="00807E1F">
        <w:rPr>
          <w:rStyle w:val="Bold"/>
        </w:rPr>
        <w:t>SyncGTS</w:t>
      </w:r>
      <w:bookmarkEnd w:id="598"/>
    </w:p>
    <w:p w:rsidR="00B4084A" w:rsidRPr="00B4084A" w:rsidRDefault="00E303E1" w:rsidP="00B4084A">
      <w:pPr>
        <w:pStyle w:val="BodyText"/>
      </w:pPr>
      <w:r>
        <w:t>Sync</w:t>
      </w:r>
      <w:r w:rsidR="00B4084A">
        <w:t xml:space="preserve">GTS </w:t>
      </w:r>
      <w:r w:rsidR="005E6C7C">
        <w:fldChar w:fldCharType="begin"/>
      </w:r>
      <w:r w:rsidR="00A14535">
        <w:instrText xml:space="preserve"> XE "</w:instrText>
      </w:r>
      <w:r w:rsidR="00A14535" w:rsidRPr="009452B0">
        <w:instrText>SyncGTS</w:instrText>
      </w:r>
      <w:r w:rsidR="00A14535">
        <w:instrText xml:space="preserve">" </w:instrText>
      </w:r>
      <w:r w:rsidR="005E6C7C">
        <w:fldChar w:fldCharType="end"/>
      </w:r>
      <w:r>
        <w:t xml:space="preserve">is </w:t>
      </w:r>
      <w:r w:rsidR="00B4084A">
        <w:t xml:space="preserve">installed in CGMM for the </w:t>
      </w:r>
      <w:r>
        <w:t>host application. The Sync</w:t>
      </w:r>
      <w:r w:rsidR="00B4084A">
        <w:t xml:space="preserve">GTS daemon </w:t>
      </w:r>
      <w:r>
        <w:t xml:space="preserve">keeps </w:t>
      </w:r>
      <w:r w:rsidR="00B4084A">
        <w:t xml:space="preserve">the </w:t>
      </w:r>
      <w:r>
        <w:t>h</w:t>
      </w:r>
      <w:r w:rsidR="00B4084A">
        <w:t>ost application in sync with the Grid Trust Fabric</w:t>
      </w:r>
      <w:r>
        <w:t>,</w:t>
      </w:r>
      <w:r w:rsidR="00B4084A">
        <w:t xml:space="preserve"> and update</w:t>
      </w:r>
      <w:r>
        <w:t>s</w:t>
      </w:r>
      <w:r w:rsidR="00B4084A">
        <w:t xml:space="preserve"> the CRL’s accordingly. Once the CGMM obtains Grid proxy from Dorian</w:t>
      </w:r>
      <w:r>
        <w:t>,</w:t>
      </w:r>
      <w:r w:rsidR="00B4084A">
        <w:t xml:space="preserve"> it validate</w:t>
      </w:r>
      <w:r>
        <w:t>s</w:t>
      </w:r>
      <w:r w:rsidR="00B4084A">
        <w:t xml:space="preserve"> the proxy against the GTS to make sure the certificate is still valid and has not been revoked.</w:t>
      </w:r>
    </w:p>
    <w:p w:rsidR="00B4084A" w:rsidRDefault="00B4084A" w:rsidP="00B4084A">
      <w:pPr>
        <w:pStyle w:val="Heading2"/>
      </w:pPr>
      <w:bookmarkStart w:id="599" w:name="_Ref214252162"/>
      <w:bookmarkStart w:id="600" w:name="_Ref214252182"/>
      <w:bookmarkStart w:id="601" w:name="_Ref214252233"/>
      <w:bookmarkStart w:id="602" w:name="_Ref214252236"/>
      <w:bookmarkStart w:id="603" w:name="_Toc238738134"/>
      <w:r>
        <w:t>Security Concepts</w:t>
      </w:r>
      <w:bookmarkEnd w:id="599"/>
      <w:bookmarkEnd w:id="600"/>
      <w:bookmarkEnd w:id="601"/>
      <w:bookmarkEnd w:id="602"/>
      <w:bookmarkEnd w:id="603"/>
    </w:p>
    <w:p w:rsidR="00B4084A" w:rsidRDefault="00B4084A" w:rsidP="00B4084A">
      <w:pPr>
        <w:pStyle w:val="BodyText"/>
      </w:pPr>
      <w:r>
        <w:t xml:space="preserve">In order to successfully </w:t>
      </w:r>
      <w:r w:rsidR="005E6C7C">
        <w:fldChar w:fldCharType="begin"/>
      </w:r>
      <w:r w:rsidR="00A14535">
        <w:instrText xml:space="preserve"> XE "</w:instrText>
      </w:r>
      <w:r w:rsidR="00A14535" w:rsidRPr="00C73EC3">
        <w:instrText>CGMM:security concepts</w:instrText>
      </w:r>
      <w:r w:rsidR="00A14535">
        <w:instrText xml:space="preserve">" </w:instrText>
      </w:r>
      <w:r w:rsidR="005E6C7C">
        <w:fldChar w:fldCharType="end"/>
      </w:r>
      <w:r w:rsidR="005E6C7C">
        <w:fldChar w:fldCharType="begin"/>
      </w:r>
      <w:r w:rsidR="00A14535">
        <w:instrText xml:space="preserve"> XE "</w:instrText>
      </w:r>
      <w:r w:rsidR="00A14535" w:rsidRPr="009452B0">
        <w:instrText>security concepts</w:instrText>
      </w:r>
      <w:r w:rsidR="00A14535">
        <w:instrText xml:space="preserve">" </w:instrText>
      </w:r>
      <w:r w:rsidR="005E6C7C">
        <w:fldChar w:fldCharType="end"/>
      </w:r>
      <w:r>
        <w:t xml:space="preserve">integrate CGMM with an existing host application, it is important to understand the definitions for components, </w:t>
      </w:r>
      <w:r w:rsidR="00E439DC">
        <w:t>systems,</w:t>
      </w:r>
      <w:r>
        <w:t xml:space="preserve"> and services </w:t>
      </w:r>
      <w:r w:rsidR="00A14535">
        <w:t>involved as defined in the table below</w:t>
      </w:r>
      <w:r>
        <w:t>. Application Developers should understand these concepts and begin to understand how they apply to their particular application.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6300"/>
      </w:tblGrid>
      <w:tr w:rsidR="00B4084A" w:rsidRPr="00B4084A" w:rsidTr="00630970">
        <w:trPr>
          <w:cantSplit/>
          <w:tblHeader/>
        </w:trPr>
        <w:tc>
          <w:tcPr>
            <w:tcW w:w="2088" w:type="dxa"/>
            <w:shd w:val="clear" w:color="auto" w:fill="D9D9D9"/>
          </w:tcPr>
          <w:p w:rsidR="00B4084A" w:rsidRPr="00B4084A" w:rsidRDefault="00B4084A" w:rsidP="00B4084A">
            <w:pPr>
              <w:pStyle w:val="TableHeaderCenter"/>
            </w:pPr>
            <w:r w:rsidRPr="00B4084A">
              <w:t>Concept</w:t>
            </w:r>
          </w:p>
        </w:tc>
        <w:tc>
          <w:tcPr>
            <w:tcW w:w="6300" w:type="dxa"/>
            <w:shd w:val="clear" w:color="auto" w:fill="D9D9D9"/>
          </w:tcPr>
          <w:p w:rsidR="00B4084A" w:rsidRPr="00B4084A" w:rsidRDefault="00B4084A" w:rsidP="00B4084A">
            <w:pPr>
              <w:pStyle w:val="TableHeaderCenter"/>
            </w:pPr>
            <w:r w:rsidRPr="00B4084A">
              <w:t>Definition</w:t>
            </w:r>
          </w:p>
        </w:tc>
      </w:tr>
      <w:tr w:rsidR="00B4084A" w:rsidRPr="00B4084A" w:rsidTr="00630970">
        <w:trPr>
          <w:cantSplit/>
        </w:trPr>
        <w:tc>
          <w:tcPr>
            <w:tcW w:w="2088" w:type="dxa"/>
          </w:tcPr>
          <w:p w:rsidR="00B4084A" w:rsidRPr="00B4084A" w:rsidRDefault="00B4084A" w:rsidP="00B4084A">
            <w:pPr>
              <w:pStyle w:val="TableText"/>
            </w:pPr>
            <w:r w:rsidRPr="00B4084A">
              <w:t>Host Application</w:t>
            </w:r>
          </w:p>
        </w:tc>
        <w:tc>
          <w:tcPr>
            <w:tcW w:w="6300" w:type="dxa"/>
          </w:tcPr>
          <w:p w:rsidR="00B4084A" w:rsidRPr="00B4084A" w:rsidRDefault="00B4084A" w:rsidP="00B4084A">
            <w:pPr>
              <w:pStyle w:val="TableText"/>
            </w:pPr>
            <w:r w:rsidRPr="00B4084A">
              <w:t>The web application integrating with the CGMM Tool. The host web implements the CGMM Filter</w:t>
            </w:r>
            <w:r w:rsidR="00E303E1">
              <w:t>,</w:t>
            </w:r>
            <w:r w:rsidRPr="00B4084A">
              <w:t xml:space="preserve"> and all unsecured access to the web application </w:t>
            </w:r>
            <w:r w:rsidR="00E303E1">
              <w:t>is</w:t>
            </w:r>
            <w:r w:rsidRPr="00B4084A">
              <w:t xml:space="preserve"> forwarded to the CGMM Tool. </w:t>
            </w:r>
          </w:p>
        </w:tc>
      </w:tr>
      <w:tr w:rsidR="00B4084A" w:rsidRPr="00B4084A" w:rsidTr="00630970">
        <w:trPr>
          <w:cantSplit/>
        </w:trPr>
        <w:tc>
          <w:tcPr>
            <w:tcW w:w="2088" w:type="dxa"/>
          </w:tcPr>
          <w:p w:rsidR="00B4084A" w:rsidRPr="00B4084A" w:rsidRDefault="00B4084A" w:rsidP="00B4084A">
            <w:pPr>
              <w:pStyle w:val="TableText"/>
            </w:pPr>
            <w:r w:rsidRPr="00B4084A">
              <w:t>CGMM API</w:t>
            </w:r>
          </w:p>
        </w:tc>
        <w:tc>
          <w:tcPr>
            <w:tcW w:w="6300" w:type="dxa"/>
          </w:tcPr>
          <w:p w:rsidR="00B4084A" w:rsidRPr="00B4084A" w:rsidRDefault="00B4084A" w:rsidP="00B4084A">
            <w:pPr>
              <w:pStyle w:val="TableText"/>
            </w:pPr>
            <w:r w:rsidRPr="00B4084A">
              <w:t>The CGMM API provides a CGMMManager interface to programmatically access all features of the CGMM Tool such a</w:t>
            </w:r>
            <w:r w:rsidR="004E77DF">
              <w:t>s a</w:t>
            </w:r>
            <w:r w:rsidRPr="00B4084A">
              <w:t xml:space="preserve">uthentication of CSM users, authentication of </w:t>
            </w:r>
            <w:r w:rsidR="004E77DF">
              <w:t>ca</w:t>
            </w:r>
            <w:r w:rsidRPr="00B4084A">
              <w:t xml:space="preserve">Grid users, </w:t>
            </w:r>
            <w:r w:rsidR="004E77DF">
              <w:t xml:space="preserve">creation of new caGrid accounts, </w:t>
            </w:r>
            <w:r w:rsidRPr="00B4084A">
              <w:t>etc.</w:t>
            </w:r>
          </w:p>
        </w:tc>
      </w:tr>
      <w:tr w:rsidR="00B4084A" w:rsidRPr="00B4084A" w:rsidTr="00630970">
        <w:trPr>
          <w:cantSplit/>
        </w:trPr>
        <w:tc>
          <w:tcPr>
            <w:tcW w:w="2088" w:type="dxa"/>
          </w:tcPr>
          <w:p w:rsidR="00B4084A" w:rsidRPr="00B4084A" w:rsidRDefault="00B4084A" w:rsidP="00B4084A">
            <w:pPr>
              <w:pStyle w:val="TableText"/>
            </w:pPr>
            <w:r w:rsidRPr="00B4084A">
              <w:t>CGMM Tool</w:t>
            </w:r>
          </w:p>
        </w:tc>
        <w:tc>
          <w:tcPr>
            <w:tcW w:w="6300" w:type="dxa"/>
          </w:tcPr>
          <w:p w:rsidR="00B4084A" w:rsidRPr="00B4084A" w:rsidRDefault="00B4084A" w:rsidP="00B4084A">
            <w:pPr>
              <w:pStyle w:val="TableText"/>
            </w:pPr>
            <w:r w:rsidRPr="00B4084A">
              <w:t xml:space="preserve">The CGMM Tool is a web application that is deployed in the same container as the host application. The CGMM Tool does all the authentication, </w:t>
            </w:r>
            <w:r w:rsidR="000863F7" w:rsidRPr="00B4084A">
              <w:t>migration,</w:t>
            </w:r>
            <w:r w:rsidRPr="00B4084A">
              <w:t xml:space="preserve"> and new Grid user creation activities for the host application.</w:t>
            </w:r>
          </w:p>
        </w:tc>
      </w:tr>
      <w:tr w:rsidR="00B4084A" w:rsidRPr="00B4084A" w:rsidTr="00630970">
        <w:trPr>
          <w:cantSplit/>
        </w:trPr>
        <w:tc>
          <w:tcPr>
            <w:tcW w:w="2088" w:type="dxa"/>
          </w:tcPr>
          <w:p w:rsidR="00B4084A" w:rsidRPr="00B4084A" w:rsidRDefault="00B4084A" w:rsidP="00B4084A">
            <w:pPr>
              <w:pStyle w:val="TableText"/>
            </w:pPr>
            <w:r w:rsidRPr="00B4084A">
              <w:lastRenderedPageBreak/>
              <w:t>CSM User</w:t>
            </w:r>
          </w:p>
        </w:tc>
        <w:tc>
          <w:tcPr>
            <w:tcW w:w="6300" w:type="dxa"/>
          </w:tcPr>
          <w:p w:rsidR="00B4084A" w:rsidRPr="00B4084A" w:rsidRDefault="00B4084A" w:rsidP="00B4084A">
            <w:pPr>
              <w:pStyle w:val="TableText"/>
            </w:pPr>
            <w:r w:rsidRPr="00B4084A">
              <w:t>Any user that has been provisioned in the CSM 4.1 Schema of the Host application. This user indicates the existence of the Host Application User with appropriate User Provisioning (assignment/association of Groups/ Protection Element/ Protection Groups to Role/Privilege). The user may or may not have a caGrid account or caGrid identity.</w:t>
            </w:r>
          </w:p>
        </w:tc>
      </w:tr>
      <w:tr w:rsidR="00B4084A" w:rsidRPr="00B4084A" w:rsidTr="00630970">
        <w:trPr>
          <w:cantSplit/>
        </w:trPr>
        <w:tc>
          <w:tcPr>
            <w:tcW w:w="2088" w:type="dxa"/>
          </w:tcPr>
          <w:p w:rsidR="00B4084A" w:rsidRPr="00B4084A" w:rsidRDefault="00B4084A" w:rsidP="00B4084A">
            <w:pPr>
              <w:pStyle w:val="TableText"/>
            </w:pPr>
            <w:r w:rsidRPr="00B4084A">
              <w:t>caGrid User</w:t>
            </w:r>
          </w:p>
        </w:tc>
        <w:tc>
          <w:tcPr>
            <w:tcW w:w="6300" w:type="dxa"/>
          </w:tcPr>
          <w:p w:rsidR="00B4084A" w:rsidRPr="00B4084A" w:rsidRDefault="00B4084A" w:rsidP="00B4084A">
            <w:pPr>
              <w:pStyle w:val="TableText"/>
            </w:pPr>
            <w:r w:rsidRPr="00B4084A">
              <w:t>Any user that has already created an account or registered to caGrid. The registration provides the login credentials for the user. Once a user has registered with caGrid and obtained an account, that user can be authenticated using the valid credentials via the GAARDS security framework or via Authentication Service or Dorian Service.</w:t>
            </w:r>
          </w:p>
        </w:tc>
      </w:tr>
      <w:tr w:rsidR="00B4084A" w:rsidRPr="00B4084A" w:rsidTr="00630970">
        <w:trPr>
          <w:cantSplit/>
        </w:trPr>
        <w:tc>
          <w:tcPr>
            <w:tcW w:w="2088" w:type="dxa"/>
          </w:tcPr>
          <w:p w:rsidR="00B4084A" w:rsidRPr="00B4084A" w:rsidRDefault="00B4084A" w:rsidP="00B4084A">
            <w:pPr>
              <w:pStyle w:val="TableText"/>
            </w:pPr>
            <w:r w:rsidRPr="00B4084A">
              <w:t>Migration of CSM Account to Grid Account</w:t>
            </w:r>
          </w:p>
        </w:tc>
        <w:tc>
          <w:tcPr>
            <w:tcW w:w="6300" w:type="dxa"/>
          </w:tcPr>
          <w:p w:rsidR="00B4084A" w:rsidRPr="00B4084A" w:rsidRDefault="00B4084A" w:rsidP="00B4084A">
            <w:pPr>
              <w:pStyle w:val="TableText"/>
            </w:pPr>
            <w:r w:rsidRPr="00B4084A">
              <w:t>The act of updating the CSM Login Name, in the CSM 4.1 Schema’s CSM_USER table, with the caGrid User identity and marking the particular user as migrated is known as migration of CSM account to caGrid account. An already migrated user can be authenticated using caGrid Login ID and password</w:t>
            </w:r>
            <w:r w:rsidR="000863F7" w:rsidRPr="00B4084A">
              <w:t xml:space="preserve">. </w:t>
            </w:r>
          </w:p>
        </w:tc>
      </w:tr>
    </w:tbl>
    <w:p w:rsidR="00B4084A" w:rsidRDefault="00B4084A" w:rsidP="00B4084A">
      <w:pPr>
        <w:pStyle w:val="Caption"/>
        <w:keepNext/>
      </w:pPr>
      <w:r>
        <w:t xml:space="preserve">Table </w:t>
      </w:r>
      <w:fldSimple w:instr=" STYLEREF 1 \s ">
        <w:r w:rsidR="00C66417">
          <w:rPr>
            <w:noProof/>
          </w:rPr>
          <w:t>1</w:t>
        </w:r>
      </w:fldSimple>
      <w:r w:rsidR="002C77AA">
        <w:noBreakHyphen/>
      </w:r>
      <w:fldSimple w:instr=" SEQ Table \* ARABIC \s 1 ">
        <w:r w:rsidR="00C66417">
          <w:rPr>
            <w:noProof/>
          </w:rPr>
          <w:t>1</w:t>
        </w:r>
      </w:fldSimple>
      <w:r>
        <w:t xml:space="preserve"> </w:t>
      </w:r>
      <w:r w:rsidRPr="008B1738">
        <w:t>Security concept definitions</w:t>
      </w:r>
    </w:p>
    <w:p w:rsidR="00B4084A" w:rsidRDefault="00B4084A" w:rsidP="00B4084A">
      <w:pPr>
        <w:pStyle w:val="Heading2"/>
      </w:pPr>
      <w:bookmarkStart w:id="604" w:name="_Ref214252173"/>
      <w:bookmarkStart w:id="605" w:name="_Ref214252176"/>
      <w:bookmarkStart w:id="606" w:name="_Ref214252239"/>
      <w:bookmarkStart w:id="607" w:name="_Ref214252241"/>
      <w:bookmarkStart w:id="608" w:name="_Toc238738135"/>
      <w:r>
        <w:t>Minimum System Requirements</w:t>
      </w:r>
      <w:bookmarkEnd w:id="604"/>
      <w:bookmarkEnd w:id="605"/>
      <w:bookmarkEnd w:id="606"/>
      <w:bookmarkEnd w:id="607"/>
      <w:bookmarkEnd w:id="608"/>
    </w:p>
    <w:p w:rsidR="00B4084A" w:rsidRDefault="00B4084A" w:rsidP="00B4084A">
      <w:pPr>
        <w:pStyle w:val="BodyText"/>
      </w:pPr>
      <w:r>
        <w:t xml:space="preserve">The software </w:t>
      </w:r>
      <w:r w:rsidR="00E303E1">
        <w:t xml:space="preserve">listed in the table below </w:t>
      </w:r>
      <w:r>
        <w:t xml:space="preserve">is required and </w:t>
      </w:r>
      <w:r w:rsidR="00E303E1">
        <w:t xml:space="preserve">is </w:t>
      </w:r>
      <w:r>
        <w:t>not included with CGMM</w:t>
      </w:r>
      <w:r w:rsidR="000863F7">
        <w:t xml:space="preserve">. </w:t>
      </w:r>
      <w:r>
        <w:t xml:space="preserve">The </w:t>
      </w:r>
      <w:r w:rsidR="00E303E1">
        <w:t xml:space="preserve">product </w:t>
      </w:r>
      <w:r>
        <w:t xml:space="preserve">name, version, description, and URL hyperlinks are </w:t>
      </w:r>
      <w:r w:rsidR="00E303E1">
        <w:t>provided</w:t>
      </w:r>
      <w:r>
        <w:t>.</w:t>
      </w:r>
      <w:r w:rsidR="005E6C7C">
        <w:fldChar w:fldCharType="begin"/>
      </w:r>
      <w:r w:rsidR="00A14535">
        <w:instrText xml:space="preserve"> XE "</w:instrText>
      </w:r>
      <w:r w:rsidR="00A14535" w:rsidRPr="009452B0">
        <w:instrText>minimum requirements</w:instrText>
      </w:r>
      <w:r w:rsidR="00A14535">
        <w:instrText xml:space="preserve">" </w:instrText>
      </w:r>
      <w:r w:rsidR="005E6C7C">
        <w:fldChar w:fldCharType="end"/>
      </w:r>
    </w:p>
    <w:tbl>
      <w:tblPr>
        <w:tblW w:w="90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85"/>
        <w:gridCol w:w="3510"/>
        <w:gridCol w:w="1170"/>
        <w:gridCol w:w="3071"/>
      </w:tblGrid>
      <w:tr w:rsidR="00B4084A" w:rsidRPr="00B4084A" w:rsidTr="00630970">
        <w:trPr>
          <w:cantSplit/>
        </w:trPr>
        <w:tc>
          <w:tcPr>
            <w:tcW w:w="1285" w:type="dxa"/>
            <w:shd w:val="clear" w:color="auto" w:fill="D9D9D9"/>
            <w:tcMar>
              <w:top w:w="43" w:type="dxa"/>
              <w:left w:w="43" w:type="dxa"/>
              <w:bottom w:w="43" w:type="dxa"/>
              <w:right w:w="43" w:type="dxa"/>
            </w:tcMar>
            <w:vAlign w:val="center"/>
          </w:tcPr>
          <w:p w:rsidR="00B4084A" w:rsidRPr="00B4084A" w:rsidRDefault="00B4084A" w:rsidP="00630970">
            <w:pPr>
              <w:pStyle w:val="TableHeaderCenter"/>
              <w:spacing w:before="0"/>
            </w:pPr>
            <w:r w:rsidRPr="00B4084A">
              <w:t>Software</w:t>
            </w:r>
          </w:p>
        </w:tc>
        <w:tc>
          <w:tcPr>
            <w:tcW w:w="3510" w:type="dxa"/>
            <w:shd w:val="clear" w:color="auto" w:fill="D9D9D9"/>
            <w:vAlign w:val="center"/>
          </w:tcPr>
          <w:p w:rsidR="00B4084A" w:rsidRPr="00B4084A" w:rsidRDefault="00B4084A" w:rsidP="00630970">
            <w:pPr>
              <w:pStyle w:val="TableHeaderCenter"/>
              <w:spacing w:before="0"/>
            </w:pPr>
            <w:r w:rsidRPr="00B4084A">
              <w:t>Description</w:t>
            </w:r>
          </w:p>
        </w:tc>
        <w:tc>
          <w:tcPr>
            <w:tcW w:w="1170" w:type="dxa"/>
            <w:shd w:val="clear" w:color="auto" w:fill="D9D9D9"/>
            <w:vAlign w:val="center"/>
          </w:tcPr>
          <w:p w:rsidR="00B4084A" w:rsidRPr="00B4084A" w:rsidRDefault="00B4084A" w:rsidP="00630970">
            <w:pPr>
              <w:pStyle w:val="TableHeaderCenter"/>
              <w:spacing w:before="0"/>
            </w:pPr>
            <w:r w:rsidRPr="00B4084A">
              <w:t>Version</w:t>
            </w:r>
          </w:p>
        </w:tc>
        <w:tc>
          <w:tcPr>
            <w:tcW w:w="3071" w:type="dxa"/>
            <w:shd w:val="clear" w:color="auto" w:fill="D9D9D9"/>
            <w:vAlign w:val="center"/>
          </w:tcPr>
          <w:p w:rsidR="00B4084A" w:rsidRPr="00B4084A" w:rsidRDefault="00B4084A" w:rsidP="00630970">
            <w:pPr>
              <w:pStyle w:val="TableHeaderCenter"/>
              <w:spacing w:before="0"/>
            </w:pPr>
            <w:r w:rsidRPr="00B4084A">
              <w:t>URL</w:t>
            </w:r>
          </w:p>
        </w:tc>
      </w:tr>
      <w:tr w:rsidR="00B4084A" w:rsidRPr="00B4084A" w:rsidTr="00630970">
        <w:trPr>
          <w:cantSplit/>
          <w:trHeight w:val="694"/>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JDK</w:t>
            </w:r>
          </w:p>
        </w:tc>
        <w:tc>
          <w:tcPr>
            <w:tcW w:w="3510" w:type="dxa"/>
            <w:vAlign w:val="center"/>
          </w:tcPr>
          <w:p w:rsidR="00B4084A" w:rsidRPr="00B4084A" w:rsidRDefault="00B4084A" w:rsidP="00630970">
            <w:pPr>
              <w:pStyle w:val="TableText"/>
              <w:spacing w:before="0" w:after="0"/>
            </w:pPr>
            <w:r w:rsidRPr="00B4084A">
              <w:t>The J2SE Software Development Kit (SDK) supports creating J2SE applications</w:t>
            </w:r>
            <w:r w:rsidR="004E77DF">
              <w:t>.</w:t>
            </w:r>
            <w:r w:rsidRPr="00B4084A">
              <w:t xml:space="preserve"> </w:t>
            </w:r>
          </w:p>
        </w:tc>
        <w:tc>
          <w:tcPr>
            <w:tcW w:w="1170" w:type="dxa"/>
            <w:vAlign w:val="center"/>
          </w:tcPr>
          <w:p w:rsidR="00B4084A" w:rsidRPr="00B4084A" w:rsidRDefault="00B4084A" w:rsidP="00630970">
            <w:pPr>
              <w:pStyle w:val="TableText"/>
              <w:spacing w:before="0" w:after="0"/>
            </w:pPr>
            <w:r w:rsidRPr="00B4084A">
              <w:t>1.5.0_11 or higher</w:t>
            </w:r>
          </w:p>
        </w:tc>
        <w:tc>
          <w:tcPr>
            <w:tcW w:w="3071" w:type="dxa"/>
            <w:vAlign w:val="center"/>
          </w:tcPr>
          <w:p w:rsidR="00807E1F" w:rsidRPr="00B4084A" w:rsidRDefault="005E6C7C" w:rsidP="00630970">
            <w:pPr>
              <w:pStyle w:val="TableText"/>
              <w:spacing w:before="0" w:after="0"/>
            </w:pPr>
            <w:hyperlink r:id="rId34" w:history="1">
              <w:r w:rsidR="00807E1F" w:rsidRPr="003B0872">
                <w:rPr>
                  <w:rStyle w:val="Hyperlink"/>
                </w:rPr>
                <w:t>http://java.sun.com/j2se/1.5.0/download.html</w:t>
              </w:r>
            </w:hyperlink>
          </w:p>
        </w:tc>
      </w:tr>
      <w:tr w:rsidR="00AC07D5" w:rsidRPr="00B4084A" w:rsidTr="00630970">
        <w:trPr>
          <w:cantSplit/>
          <w:trHeight w:val="433"/>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Oracle</w:t>
            </w:r>
          </w:p>
        </w:tc>
        <w:tc>
          <w:tcPr>
            <w:tcW w:w="3510" w:type="dxa"/>
            <w:vMerge w:val="restart"/>
            <w:vAlign w:val="center"/>
          </w:tcPr>
          <w:p w:rsidR="00AC07D5" w:rsidRDefault="00AC07D5" w:rsidP="00630970">
            <w:pPr>
              <w:pStyle w:val="TableText"/>
              <w:spacing w:before="0" w:after="0"/>
            </w:pPr>
            <w:r w:rsidRPr="00B4084A">
              <w:t>Data</w:t>
            </w:r>
            <w:r>
              <w:t>base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9i</w:t>
            </w:r>
          </w:p>
        </w:tc>
        <w:tc>
          <w:tcPr>
            <w:tcW w:w="3071" w:type="dxa"/>
            <w:vAlign w:val="center"/>
          </w:tcPr>
          <w:p w:rsidR="00AC07D5" w:rsidRPr="00B4084A" w:rsidRDefault="005E6C7C" w:rsidP="00630970">
            <w:pPr>
              <w:pStyle w:val="TableText"/>
              <w:spacing w:before="0" w:after="0"/>
            </w:pPr>
            <w:hyperlink r:id="rId35" w:history="1">
              <w:r w:rsidR="00807E1F" w:rsidRPr="003B0872">
                <w:rPr>
                  <w:rStyle w:val="Hyperlink"/>
                </w:rPr>
                <w:t>http://www.oracle.com/technology/products/oracle9i/index.html</w:t>
              </w:r>
            </w:hyperlink>
          </w:p>
        </w:tc>
      </w:tr>
      <w:tr w:rsidR="00AC07D5" w:rsidRPr="00B4084A" w:rsidTr="00630970">
        <w:trPr>
          <w:cantSplit/>
          <w:trHeight w:val="388"/>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MySQL</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5.0.27</w:t>
            </w:r>
          </w:p>
        </w:tc>
        <w:tc>
          <w:tcPr>
            <w:tcW w:w="3071" w:type="dxa"/>
            <w:vAlign w:val="center"/>
          </w:tcPr>
          <w:p w:rsidR="00807E1F" w:rsidRPr="00B4084A" w:rsidRDefault="005E6C7C" w:rsidP="00630970">
            <w:pPr>
              <w:pStyle w:val="TableText"/>
              <w:spacing w:before="0" w:after="0"/>
            </w:pPr>
            <w:hyperlink r:id="rId36" w:history="1">
              <w:r w:rsidR="00807E1F" w:rsidRPr="003B0872">
                <w:rPr>
                  <w:rStyle w:val="Hyperlink"/>
                </w:rPr>
                <w:t>http://dev.mysql.com/downloads/mysql/5.0.html</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JBoss</w:t>
            </w:r>
          </w:p>
        </w:tc>
        <w:tc>
          <w:tcPr>
            <w:tcW w:w="3510" w:type="dxa"/>
            <w:vMerge w:val="restart"/>
            <w:vAlign w:val="center"/>
          </w:tcPr>
          <w:p w:rsidR="00AC07D5" w:rsidRDefault="00AC07D5" w:rsidP="00630970">
            <w:pPr>
              <w:pStyle w:val="TableText"/>
              <w:spacing w:before="0" w:after="0"/>
            </w:pPr>
            <w:r w:rsidRPr="00B4084A">
              <w:t>Application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4.0.5</w:t>
            </w:r>
          </w:p>
        </w:tc>
        <w:tc>
          <w:tcPr>
            <w:tcW w:w="3071" w:type="dxa"/>
            <w:vAlign w:val="center"/>
          </w:tcPr>
          <w:p w:rsidR="00807E1F" w:rsidRPr="00B4084A" w:rsidRDefault="005E6C7C" w:rsidP="00630970">
            <w:pPr>
              <w:pStyle w:val="TableText"/>
              <w:spacing w:before="0" w:after="0"/>
            </w:pPr>
            <w:hyperlink r:id="rId37" w:history="1">
              <w:r w:rsidR="00807E1F" w:rsidRPr="003B0872">
                <w:rPr>
                  <w:rStyle w:val="Hyperlink"/>
                </w:rPr>
                <w:t>http://labs.jboss.com/jbossas/downloads</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Tomcat</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5.5.20</w:t>
            </w:r>
          </w:p>
        </w:tc>
        <w:tc>
          <w:tcPr>
            <w:tcW w:w="3071" w:type="dxa"/>
            <w:vAlign w:val="center"/>
          </w:tcPr>
          <w:p w:rsidR="00807E1F" w:rsidRPr="00B4084A" w:rsidRDefault="005E6C7C" w:rsidP="00630970">
            <w:pPr>
              <w:pStyle w:val="TableText"/>
              <w:spacing w:before="0" w:after="0"/>
            </w:pPr>
            <w:hyperlink r:id="rId38" w:history="1">
              <w:r w:rsidR="00807E1F" w:rsidRPr="003B0872">
                <w:rPr>
                  <w:rStyle w:val="Hyperlink"/>
                </w:rPr>
                <w:t>http://tomcat.apache.org/download-55.cgi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Ant</w:t>
            </w:r>
          </w:p>
        </w:tc>
        <w:tc>
          <w:tcPr>
            <w:tcW w:w="3510" w:type="dxa"/>
            <w:vAlign w:val="center"/>
          </w:tcPr>
          <w:p w:rsidR="00B4084A" w:rsidRPr="00B4084A" w:rsidRDefault="00B4084A" w:rsidP="00630970">
            <w:pPr>
              <w:pStyle w:val="TableText"/>
              <w:spacing w:before="0" w:after="0"/>
            </w:pPr>
            <w:r w:rsidRPr="00B4084A">
              <w:t>Build Tool</w:t>
            </w:r>
          </w:p>
        </w:tc>
        <w:tc>
          <w:tcPr>
            <w:tcW w:w="1170" w:type="dxa"/>
            <w:vAlign w:val="center"/>
          </w:tcPr>
          <w:p w:rsidR="00B4084A" w:rsidRPr="00B4084A" w:rsidRDefault="00B4084A" w:rsidP="00630970">
            <w:pPr>
              <w:pStyle w:val="TableText"/>
              <w:spacing w:before="0" w:after="0"/>
            </w:pPr>
            <w:r w:rsidRPr="00B4084A">
              <w:t xml:space="preserve">1.6.5 </w:t>
            </w:r>
            <w:r w:rsidR="00AC07D5" w:rsidRPr="00B4084A">
              <w:t>or higher</w:t>
            </w:r>
          </w:p>
        </w:tc>
        <w:tc>
          <w:tcPr>
            <w:tcW w:w="3071" w:type="dxa"/>
            <w:vAlign w:val="center"/>
          </w:tcPr>
          <w:p w:rsidR="00B4084A" w:rsidRPr="00B4084A" w:rsidRDefault="005E6C7C" w:rsidP="00630970">
            <w:pPr>
              <w:pStyle w:val="TableText"/>
              <w:spacing w:before="0" w:after="0"/>
            </w:pPr>
            <w:hyperlink r:id="rId39" w:history="1">
              <w:r w:rsidR="00807E1F" w:rsidRPr="003B0872">
                <w:rPr>
                  <w:rStyle w:val="Hyperlink"/>
                </w:rPr>
                <w:t>http://ant.apache.org/bindownload.cgi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caGrid</w:t>
            </w:r>
          </w:p>
        </w:tc>
        <w:tc>
          <w:tcPr>
            <w:tcW w:w="3510" w:type="dxa"/>
            <w:vAlign w:val="center"/>
          </w:tcPr>
          <w:p w:rsidR="00B4084A" w:rsidRPr="00B4084A" w:rsidRDefault="00B4084A" w:rsidP="00630970">
            <w:pPr>
              <w:pStyle w:val="TableText"/>
              <w:spacing w:before="0" w:after="0"/>
            </w:pPr>
            <w:r w:rsidRPr="00B4084A">
              <w:t>caGrid software</w:t>
            </w:r>
          </w:p>
        </w:tc>
        <w:tc>
          <w:tcPr>
            <w:tcW w:w="1170" w:type="dxa"/>
            <w:vAlign w:val="center"/>
          </w:tcPr>
          <w:p w:rsidR="00B4084A" w:rsidRPr="00B4084A" w:rsidRDefault="00B4084A" w:rsidP="00630970">
            <w:pPr>
              <w:pStyle w:val="TableText"/>
              <w:spacing w:before="0" w:after="0"/>
            </w:pPr>
            <w:r w:rsidRPr="00B4084A">
              <w:t>1.2</w:t>
            </w:r>
          </w:p>
        </w:tc>
        <w:tc>
          <w:tcPr>
            <w:tcW w:w="3071" w:type="dxa"/>
            <w:vAlign w:val="center"/>
          </w:tcPr>
          <w:p w:rsidR="00807E1F" w:rsidRPr="00B4084A" w:rsidRDefault="005E6C7C" w:rsidP="00630970">
            <w:pPr>
              <w:pStyle w:val="TableText"/>
              <w:spacing w:before="0" w:after="0"/>
            </w:pPr>
            <w:hyperlink r:id="rId40" w:history="1">
              <w:r w:rsidR="00807E1F" w:rsidRPr="003B0872">
                <w:rPr>
                  <w:rStyle w:val="Hyperlink"/>
                </w:rPr>
                <w:t>https://cabig.nci.nih.gov/workspaces/Architecture/caGrid/</w:t>
              </w:r>
            </w:hyperlink>
          </w:p>
        </w:tc>
      </w:tr>
      <w:tr w:rsid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Globus</w:t>
            </w:r>
          </w:p>
        </w:tc>
        <w:tc>
          <w:tcPr>
            <w:tcW w:w="3510" w:type="dxa"/>
            <w:vAlign w:val="center"/>
          </w:tcPr>
          <w:p w:rsidR="00B4084A" w:rsidRPr="00B4084A" w:rsidRDefault="00B4084A" w:rsidP="00630970">
            <w:pPr>
              <w:pStyle w:val="TableText"/>
              <w:spacing w:before="0" w:after="0"/>
            </w:pPr>
            <w:r w:rsidRPr="00B4084A">
              <w:t>Globus ToolKit</w:t>
            </w:r>
          </w:p>
        </w:tc>
        <w:tc>
          <w:tcPr>
            <w:tcW w:w="1170" w:type="dxa"/>
            <w:vAlign w:val="center"/>
          </w:tcPr>
          <w:p w:rsidR="00B4084A" w:rsidRPr="00B4084A" w:rsidRDefault="00B4084A" w:rsidP="00630970">
            <w:pPr>
              <w:pStyle w:val="TableText"/>
              <w:spacing w:before="0" w:after="0"/>
            </w:pPr>
            <w:r w:rsidRPr="00B4084A">
              <w:t>4.0.3</w:t>
            </w:r>
          </w:p>
        </w:tc>
        <w:tc>
          <w:tcPr>
            <w:tcW w:w="3071" w:type="dxa"/>
            <w:vAlign w:val="center"/>
          </w:tcPr>
          <w:p w:rsidR="00B4084A" w:rsidRDefault="00B4084A" w:rsidP="00630970">
            <w:pPr>
              <w:pStyle w:val="TableText"/>
              <w:spacing w:before="0" w:after="0"/>
            </w:pPr>
            <w:r w:rsidRPr="00B4084A">
              <w:t>Globus WS-Core with WS-Enum Support</w:t>
            </w:r>
          </w:p>
        </w:tc>
      </w:tr>
    </w:tbl>
    <w:p w:rsidR="00807E1F" w:rsidRDefault="00AC07D5" w:rsidP="00D916B7">
      <w:pPr>
        <w:pStyle w:val="Caption"/>
      </w:pPr>
      <w:r>
        <w:t xml:space="preserve">Table </w:t>
      </w:r>
      <w:fldSimple w:instr=" STYLEREF 1 \s ">
        <w:r w:rsidR="00C66417">
          <w:rPr>
            <w:noProof/>
          </w:rPr>
          <w:t>1</w:t>
        </w:r>
      </w:fldSimple>
      <w:r w:rsidR="002C77AA">
        <w:noBreakHyphen/>
      </w:r>
      <w:fldSimple w:instr=" SEQ Table \* ARABIC \s 1 ">
        <w:r w:rsidR="00C66417">
          <w:rPr>
            <w:noProof/>
          </w:rPr>
          <w:t>2</w:t>
        </w:r>
      </w:fldSimple>
      <w:r>
        <w:t xml:space="preserve"> Minimum Software Requirements</w:t>
      </w:r>
    </w:p>
    <w:p w:rsidR="00AC07D5" w:rsidRDefault="00AC07D5" w:rsidP="00807E1F">
      <w:pPr>
        <w:pStyle w:val="BodyText"/>
      </w:pPr>
    </w:p>
    <w:p w:rsidR="00AC07D5" w:rsidRDefault="00AC07D5" w:rsidP="00AC07D5">
      <w:pPr>
        <w:pStyle w:val="BodyText"/>
      </w:pPr>
    </w:p>
    <w:p w:rsidR="00AC07D5" w:rsidRDefault="00AC07D5" w:rsidP="00AC07D5">
      <w:pPr>
        <w:pStyle w:val="BodyText"/>
        <w:sectPr w:rsidR="00AC07D5" w:rsidSect="000B12EE">
          <w:headerReference w:type="default" r:id="rId41"/>
          <w:headerReference w:type="first" r:id="rId42"/>
          <w:pgSz w:w="12240" w:h="15840" w:code="1"/>
          <w:pgMar w:top="1440" w:right="1440" w:bottom="1440" w:left="1440" w:header="720" w:footer="720" w:gutter="432"/>
          <w:cols w:space="720"/>
          <w:titlePg/>
          <w:docGrid w:linePitch="360"/>
        </w:sectPr>
      </w:pPr>
    </w:p>
    <w:p w:rsidR="00AC07D5" w:rsidRDefault="00AC07D5" w:rsidP="00AC07D5">
      <w:pPr>
        <w:pStyle w:val="Heading1"/>
      </w:pPr>
      <w:bookmarkStart w:id="609" w:name="_Ref214266781"/>
      <w:bookmarkStart w:id="610" w:name="_Ref214266784"/>
      <w:bookmarkStart w:id="611" w:name="_Toc238738136"/>
      <w:r>
        <w:lastRenderedPageBreak/>
        <w:t>Using the CGMM API</w:t>
      </w:r>
      <w:bookmarkEnd w:id="609"/>
      <w:bookmarkEnd w:id="610"/>
      <w:bookmarkEnd w:id="611"/>
    </w:p>
    <w:p w:rsidR="00072F85" w:rsidRDefault="00072F85" w:rsidP="00072F85">
      <w:pPr>
        <w:pStyle w:val="BodyText"/>
      </w:pPr>
      <w:r>
        <w:t>The CGMM features are available as API’s. The CGMM API primarily consists of the CGMMManager interface. The CGMM API was created for host applications that wish to incorporate the CGMM features in their code base</w:t>
      </w:r>
      <w:r w:rsidR="000863F7">
        <w:t xml:space="preserve">. </w:t>
      </w:r>
      <w:r>
        <w:t>Integration of CGMM API is not a requirement and is completely up to the development team to either adopt the CGMM tool (least changes to host application way) or integrate the CGMM functionality via API (more changes to host application authentication and migration logic).</w:t>
      </w:r>
      <w:r w:rsidR="005E6C7C">
        <w:fldChar w:fldCharType="begin"/>
      </w:r>
      <w:r w:rsidR="00A14535">
        <w:instrText xml:space="preserve"> XE "</w:instrText>
      </w:r>
      <w:r w:rsidR="00A14535" w:rsidRPr="00476B6B">
        <w:instrText>CGMM:API</w:instrText>
      </w:r>
      <w:r w:rsidR="00A14535">
        <w:instrText xml:space="preserve">" </w:instrText>
      </w:r>
      <w:r w:rsidR="005E6C7C">
        <w:fldChar w:fldCharType="end"/>
      </w:r>
      <w:r w:rsidR="005E6C7C">
        <w:fldChar w:fldCharType="begin"/>
      </w:r>
      <w:r w:rsidR="00A14535">
        <w:instrText xml:space="preserve"> XE "</w:instrText>
      </w:r>
      <w:r w:rsidR="00A14535" w:rsidRPr="003849A2">
        <w:instrText>API:CGMM</w:instrText>
      </w:r>
      <w:r w:rsidR="00A14535">
        <w:instrText xml:space="preserve">" </w:instrText>
      </w:r>
      <w:r w:rsidR="005E6C7C">
        <w:fldChar w:fldCharType="end"/>
      </w:r>
    </w:p>
    <w:p w:rsidR="00072F85" w:rsidRDefault="00072F85" w:rsidP="00072F85">
      <w:pPr>
        <w:pStyle w:val="BodyText"/>
      </w:pPr>
      <w:r>
        <w:t xml:space="preserve">Alternatively, the CGMM API can be used in different ways to suit the host applications requirement or also in standard java applications that can be run via automated scripts.  </w:t>
      </w:r>
    </w:p>
    <w:p w:rsidR="00AC07D5" w:rsidRDefault="00A14535" w:rsidP="00072F85">
      <w:pPr>
        <w:pStyle w:val="BodyText"/>
      </w:pPr>
      <w:r>
        <w:t>Topics in this chapter include:</w:t>
      </w:r>
    </w:p>
    <w:p w:rsidR="00A14535" w:rsidRDefault="005E6C7C" w:rsidP="00A14535">
      <w:pPr>
        <w:pStyle w:val="ListBullet"/>
      </w:pPr>
      <w:fldSimple w:instr=" REF _Ref214335413 \h  \* MERGEFORMAT ">
        <w:r w:rsidR="00C66417" w:rsidRPr="00C66417">
          <w:rPr>
            <w:i/>
            <w:color w:val="0000FF"/>
          </w:rPr>
          <w:t>Workflow</w:t>
        </w:r>
      </w:fldSimple>
      <w:r w:rsidR="00A14535">
        <w:t xml:space="preserve"> on this page.</w:t>
      </w:r>
    </w:p>
    <w:p w:rsidR="00A14535" w:rsidRDefault="005E6C7C" w:rsidP="00A14535">
      <w:pPr>
        <w:pStyle w:val="ListBullet"/>
      </w:pPr>
      <w:fldSimple w:instr=" REF _Ref214335421 \h  \* MERGEFORMAT ">
        <w:r w:rsidR="00C66417" w:rsidRPr="00C66417">
          <w:rPr>
            <w:i/>
            <w:color w:val="0000FF"/>
          </w:rPr>
          <w:t>CGMM API Services</w:t>
        </w:r>
      </w:fldSimple>
      <w:r w:rsidR="00A14535">
        <w:t xml:space="preserve"> on page </w:t>
      </w:r>
      <w:r>
        <w:fldChar w:fldCharType="begin"/>
      </w:r>
      <w:r w:rsidR="00A14535">
        <w:instrText xml:space="preserve"> PAGEREF _Ref214335424 \h </w:instrText>
      </w:r>
      <w:r>
        <w:fldChar w:fldCharType="separate"/>
      </w:r>
      <w:r w:rsidR="00C66417">
        <w:rPr>
          <w:noProof/>
        </w:rPr>
        <w:t>11</w:t>
      </w:r>
      <w:r>
        <w:fldChar w:fldCharType="end"/>
      </w:r>
      <w:r w:rsidR="00A14535">
        <w:t>.</w:t>
      </w:r>
    </w:p>
    <w:p w:rsidR="00A14535" w:rsidRDefault="005E6C7C" w:rsidP="00A14535">
      <w:pPr>
        <w:pStyle w:val="ListBullet"/>
      </w:pPr>
      <w:fldSimple w:instr=" REF _Ref214335430 \h  \* MERGEFORMAT ">
        <w:r w:rsidR="00C66417" w:rsidRPr="00C66417">
          <w:rPr>
            <w:i/>
            <w:color w:val="0000FF"/>
          </w:rPr>
          <w:t>Integrating with the CGMM API</w:t>
        </w:r>
      </w:fldSimple>
      <w:r w:rsidR="00A14535">
        <w:t xml:space="preserve"> on page </w:t>
      </w:r>
      <w:r>
        <w:fldChar w:fldCharType="begin"/>
      </w:r>
      <w:r w:rsidR="00A14535">
        <w:instrText xml:space="preserve"> PAGEREF _Ref214335434 \h </w:instrText>
      </w:r>
      <w:r>
        <w:fldChar w:fldCharType="separate"/>
      </w:r>
      <w:r w:rsidR="00C66417">
        <w:rPr>
          <w:noProof/>
        </w:rPr>
        <w:t>15</w:t>
      </w:r>
      <w:r>
        <w:fldChar w:fldCharType="end"/>
      </w:r>
      <w:r w:rsidR="00A14535">
        <w:t>.</w:t>
      </w:r>
    </w:p>
    <w:p w:rsidR="00A14535" w:rsidRDefault="005E6C7C" w:rsidP="00A14535">
      <w:pPr>
        <w:pStyle w:val="ListBullet"/>
      </w:pPr>
      <w:fldSimple w:instr=" REF _Ref214335443 \h  \* MERGEFORMAT ">
        <w:r w:rsidR="00C66417" w:rsidRPr="00C66417">
          <w:rPr>
            <w:i/>
            <w:color w:val="0000FF"/>
          </w:rPr>
          <w:t>Configurations for CGMM API</w:t>
        </w:r>
      </w:fldSimple>
      <w:r w:rsidR="00A14535">
        <w:t xml:space="preserve"> on page </w:t>
      </w:r>
      <w:r>
        <w:fldChar w:fldCharType="begin"/>
      </w:r>
      <w:r w:rsidR="00A14535">
        <w:instrText xml:space="preserve"> PAGEREF _Ref214335446 \h </w:instrText>
      </w:r>
      <w:r>
        <w:fldChar w:fldCharType="separate"/>
      </w:r>
      <w:r w:rsidR="00C66417">
        <w:rPr>
          <w:noProof/>
        </w:rPr>
        <w:t>17</w:t>
      </w:r>
      <w:r>
        <w:fldChar w:fldCharType="end"/>
      </w:r>
      <w:r w:rsidR="00A14535">
        <w:t>.</w:t>
      </w:r>
    </w:p>
    <w:p w:rsidR="00AC07D5" w:rsidRDefault="00072F85" w:rsidP="00072F85">
      <w:pPr>
        <w:pStyle w:val="Heading2"/>
      </w:pPr>
      <w:bookmarkStart w:id="612" w:name="_Ref214335413"/>
      <w:bookmarkStart w:id="613" w:name="_Toc238738137"/>
      <w:r>
        <w:t>Workflow</w:t>
      </w:r>
      <w:bookmarkEnd w:id="612"/>
      <w:bookmarkEnd w:id="613"/>
    </w:p>
    <w:p w:rsidR="00072F85" w:rsidRDefault="00072F85" w:rsidP="00072F85">
      <w:pPr>
        <w:pStyle w:val="BodyText"/>
      </w:pPr>
      <w:r>
        <w:t>This workflow section outlines the basic steps, both strategic and technical, for successful CGMM API integration</w:t>
      </w:r>
      <w:r w:rsidR="00E439DC">
        <w:t xml:space="preserve">. </w:t>
      </w:r>
      <w:r w:rsidR="005E6C7C">
        <w:fldChar w:fldCharType="begin"/>
      </w:r>
      <w:r w:rsidR="00A14535">
        <w:instrText xml:space="preserve"> XE "</w:instrText>
      </w:r>
      <w:r w:rsidR="00A14535" w:rsidRPr="00CB7515">
        <w:instrText>API:workflow</w:instrText>
      </w:r>
      <w:r w:rsidR="00A14535">
        <w:instrText xml:space="preserve">" </w:instrText>
      </w:r>
      <w:r w:rsidR="005E6C7C">
        <w:fldChar w:fldCharType="end"/>
      </w:r>
      <w:r w:rsidR="005E6C7C">
        <w:fldChar w:fldCharType="begin"/>
      </w:r>
      <w:r w:rsidR="00A14535">
        <w:instrText xml:space="preserve"> XE "</w:instrText>
      </w:r>
      <w:r w:rsidR="00A14535" w:rsidRPr="009452B0">
        <w:instrText>integrating the API</w:instrText>
      </w:r>
      <w:r w:rsidR="00A14535">
        <w:instrText xml:space="preserve">" </w:instrText>
      </w:r>
      <w:r w:rsidR="005E6C7C">
        <w:fldChar w:fldCharType="end"/>
      </w:r>
      <w:r w:rsidR="005E6C7C">
        <w:fldChar w:fldCharType="begin"/>
      </w:r>
      <w:r w:rsidR="00455244">
        <w:instrText xml:space="preserve"> XE "</w:instrText>
      </w:r>
      <w:r w:rsidR="00455244" w:rsidRPr="00CB7515">
        <w:instrText>workflow</w:instrText>
      </w:r>
      <w:r w:rsidR="00455244">
        <w:instrText xml:space="preserve"> for API integration" </w:instrText>
      </w:r>
      <w:r w:rsidR="005E6C7C">
        <w:fldChar w:fldCharType="end"/>
      </w:r>
    </w:p>
    <w:p w:rsidR="00072F85" w:rsidRDefault="00072F85" w:rsidP="00807E1F">
      <w:pPr>
        <w:pStyle w:val="ListNumber"/>
        <w:numPr>
          <w:ilvl w:val="0"/>
          <w:numId w:val="19"/>
        </w:numPr>
      </w:pPr>
      <w:r>
        <w:t>Read the CSM GAARDS Migration Module Guide (this document)</w:t>
      </w:r>
      <w:r w:rsidR="000863F7">
        <w:t xml:space="preserve">. </w:t>
      </w:r>
      <w:r>
        <w:t xml:space="preserve">It provides an overview, workflow, and specific deployment and integration steps and CGMM Tool user guide.  </w:t>
      </w:r>
    </w:p>
    <w:p w:rsidR="00072F85" w:rsidRDefault="00072F85" w:rsidP="00807E1F">
      <w:pPr>
        <w:pStyle w:val="ListNumber"/>
      </w:pPr>
      <w:r>
        <w:t>Decide which services you would like to integrate with your host application</w:t>
      </w:r>
      <w:r w:rsidR="000863F7">
        <w:t xml:space="preserve">. </w:t>
      </w:r>
      <w:r>
        <w:t>If the application should authenticate CSM (local) users against an LDAP or other directory, select CSM Authentication</w:t>
      </w:r>
      <w:r w:rsidR="000863F7">
        <w:t xml:space="preserve">. </w:t>
      </w:r>
      <w:r>
        <w:t>If the application should authenticate caGrid users against Authentication Service(s), select caGrid Authentication. If the host application would like to create new caGrid users, select new caGrid user creation feature. The migration feature should be used to migrate the CSM (local) user ID to the caGrid ID of the user</w:t>
      </w:r>
      <w:r w:rsidR="000863F7">
        <w:t xml:space="preserve">. </w:t>
      </w:r>
      <w:r>
        <w:t xml:space="preserve">See the </w:t>
      </w:r>
      <w:fldSimple w:instr=" REF _Ref214335629 \h  \* MERGEFORMAT ">
        <w:r w:rsidR="00C66417" w:rsidRPr="00C66417">
          <w:rPr>
            <w:i/>
            <w:color w:val="0000FF"/>
          </w:rPr>
          <w:t>CGMM API Services</w:t>
        </w:r>
      </w:fldSimple>
      <w:r>
        <w:t xml:space="preserve"> section more details. </w:t>
      </w:r>
    </w:p>
    <w:p w:rsidR="00072F85" w:rsidRDefault="00072F85" w:rsidP="00807E1F">
      <w:pPr>
        <w:pStyle w:val="ListNumber"/>
      </w:pPr>
      <w:r>
        <w:t>Add the StartSyncGTSServlet servlet to</w:t>
      </w:r>
      <w:r w:rsidR="00E303E1">
        <w:t xml:space="preserve"> your host web application. See </w:t>
      </w:r>
      <w:fldSimple w:instr=" REF _Ref214337459 \h  \* MERGEFORMAT ">
        <w:r w:rsidR="00C66417" w:rsidRPr="00C66417">
          <w:rPr>
            <w:i/>
            <w:color w:val="0000FF"/>
          </w:rPr>
          <w:t>Integrating Auto Start SyncGTS servlet</w:t>
        </w:r>
      </w:fldSimple>
      <w:r w:rsidR="00E303E1">
        <w:t xml:space="preserve"> on page </w:t>
      </w:r>
      <w:r w:rsidR="005E6C7C">
        <w:fldChar w:fldCharType="begin"/>
      </w:r>
      <w:r w:rsidR="00E303E1">
        <w:instrText xml:space="preserve"> PAGEREF _Ref214337463 \h </w:instrText>
      </w:r>
      <w:r w:rsidR="005E6C7C">
        <w:fldChar w:fldCharType="separate"/>
      </w:r>
      <w:r w:rsidR="00C66417">
        <w:rPr>
          <w:noProof/>
        </w:rPr>
        <w:t>17</w:t>
      </w:r>
      <w:r w:rsidR="005E6C7C">
        <w:fldChar w:fldCharType="end"/>
      </w:r>
      <w:r>
        <w:t xml:space="preserve"> for more details.</w:t>
      </w:r>
      <w:r w:rsidR="005E6C7C">
        <w:fldChar w:fldCharType="begin"/>
      </w:r>
      <w:r w:rsidR="00A14535">
        <w:instrText xml:space="preserve"> XE "</w:instrText>
      </w:r>
      <w:r w:rsidR="00A14535" w:rsidRPr="009452B0">
        <w:instrText>SyncGTS servlet</w:instrText>
      </w:r>
      <w:r w:rsidR="00A14535">
        <w:instrText xml:space="preserve">" </w:instrText>
      </w:r>
      <w:r w:rsidR="005E6C7C">
        <w:fldChar w:fldCharType="end"/>
      </w:r>
    </w:p>
    <w:p w:rsidR="00072F85" w:rsidRDefault="00072F85" w:rsidP="00807E1F">
      <w:pPr>
        <w:pStyle w:val="ListNumber"/>
      </w:pPr>
      <w:r>
        <w:t>Integrate the application code using the integration as shown in the following sections</w:t>
      </w:r>
    </w:p>
    <w:p w:rsidR="00072F85" w:rsidRDefault="00072F85" w:rsidP="00807E1F">
      <w:pPr>
        <w:pStyle w:val="ListNumber"/>
      </w:pPr>
      <w:r>
        <w:t>Test and refine CGMM integration with your application</w:t>
      </w:r>
      <w:r w:rsidR="000863F7">
        <w:t xml:space="preserve">. </w:t>
      </w:r>
      <w:r>
        <w:t>Confirm that your CGMM API integration meets requirements.</w:t>
      </w:r>
    </w:p>
    <w:p w:rsidR="00072F85" w:rsidRDefault="00072F85" w:rsidP="00CF6A38">
      <w:pPr>
        <w:pStyle w:val="Heading2"/>
      </w:pPr>
      <w:bookmarkStart w:id="614" w:name="_Ref214335421"/>
      <w:bookmarkStart w:id="615" w:name="_Ref214335424"/>
      <w:bookmarkStart w:id="616" w:name="_Ref214335629"/>
      <w:bookmarkStart w:id="617" w:name="_Toc238738138"/>
      <w:r>
        <w:lastRenderedPageBreak/>
        <w:t>CGMM API Services</w:t>
      </w:r>
      <w:bookmarkEnd w:id="614"/>
      <w:bookmarkEnd w:id="615"/>
      <w:bookmarkEnd w:id="616"/>
      <w:bookmarkEnd w:id="617"/>
    </w:p>
    <w:p w:rsidR="00072F85" w:rsidRDefault="00072F85" w:rsidP="00CF6A38">
      <w:pPr>
        <w:pStyle w:val="BodyText"/>
        <w:keepNext/>
      </w:pPr>
      <w:r>
        <w:t>The CGMM API’s consist primarily of the following features</w:t>
      </w:r>
      <w:r w:rsidR="00CF6A38">
        <w:t>:</w:t>
      </w:r>
      <w:r>
        <w:t xml:space="preserve"> Authentication, Migration</w:t>
      </w:r>
      <w:r w:rsidR="00CF6A38">
        <w:t>,</w:t>
      </w:r>
      <w:r>
        <w:t xml:space="preserve"> new caGrid User creation,</w:t>
      </w:r>
      <w:r w:rsidR="00CF6A38">
        <w:t xml:space="preserve"> and s</w:t>
      </w:r>
      <w:r>
        <w:t xml:space="preserve">ynching with the caGrid Trust Fabric. </w:t>
      </w:r>
      <w:r w:rsidR="005E6C7C">
        <w:fldChar w:fldCharType="begin"/>
      </w:r>
      <w:r w:rsidR="00A14535">
        <w:instrText xml:space="preserve"> XE "</w:instrText>
      </w:r>
      <w:r w:rsidR="00A14535" w:rsidRPr="00CD2E7A">
        <w:instrText>API:services</w:instrText>
      </w:r>
      <w:r w:rsidR="00A14535">
        <w:instrText xml:space="preserve">" </w:instrText>
      </w:r>
      <w:r w:rsidR="005E6C7C">
        <w:fldChar w:fldCharType="end"/>
      </w:r>
      <w:r w:rsidR="005E6C7C">
        <w:fldChar w:fldCharType="begin"/>
      </w:r>
      <w:r w:rsidR="00A14535">
        <w:instrText xml:space="preserve"> XE "</w:instrText>
      </w:r>
      <w:r w:rsidR="00A14535" w:rsidRPr="00F551DA">
        <w:instrText>CGMM:API services</w:instrText>
      </w:r>
      <w:r w:rsidR="00A14535">
        <w:instrText xml:space="preserve">" </w:instrText>
      </w:r>
      <w:r w:rsidR="005E6C7C">
        <w:fldChar w:fldCharType="end"/>
      </w:r>
    </w:p>
    <w:p w:rsidR="00072F85" w:rsidRDefault="00072F85" w:rsidP="00D916B7">
      <w:pPr>
        <w:pStyle w:val="Heading3"/>
      </w:pPr>
      <w:bookmarkStart w:id="618" w:name="_Toc238738139"/>
      <w:r>
        <w:t>CGMMManager</w:t>
      </w:r>
      <w:bookmarkEnd w:id="618"/>
    </w:p>
    <w:p w:rsidR="00CF6A38" w:rsidRDefault="00072F85" w:rsidP="00072F85">
      <w:pPr>
        <w:pStyle w:val="BodyText"/>
      </w:pPr>
      <w:r>
        <w:t>The CGMM Manager is an interface that provides the functionality</w:t>
      </w:r>
      <w:r w:rsidR="00CF6A38">
        <w:t xml:space="preserve"> described in </w:t>
      </w:r>
      <w:r w:rsidR="005E6C7C">
        <w:fldChar w:fldCharType="begin"/>
      </w:r>
      <w:r w:rsidR="00CF6A38">
        <w:instrText xml:space="preserve"> REF _Ref214248418 \h </w:instrText>
      </w:r>
      <w:r w:rsidR="005E6C7C">
        <w:fldChar w:fldCharType="separate"/>
      </w:r>
      <w:r w:rsidR="00C66417">
        <w:t xml:space="preserve">Table </w:t>
      </w:r>
      <w:r w:rsidR="00C66417">
        <w:rPr>
          <w:noProof/>
        </w:rPr>
        <w:t>2</w:t>
      </w:r>
      <w:r w:rsidR="00C66417">
        <w:noBreakHyphen/>
      </w:r>
      <w:r w:rsidR="00C66417">
        <w:rPr>
          <w:noProof/>
        </w:rPr>
        <w:t>1</w:t>
      </w:r>
      <w:r w:rsidR="005E6C7C">
        <w:fldChar w:fldCharType="end"/>
      </w:r>
      <w:r w:rsidR="00CF6A38">
        <w:t xml:space="preserve">  </w:t>
      </w:r>
      <w:r w:rsidR="000863F7">
        <w:t xml:space="preserve">below. </w:t>
      </w:r>
      <w:r w:rsidR="00E303E1">
        <w:t xml:space="preserve">This functionality is implemented by the </w:t>
      </w:r>
      <w:r w:rsidR="00E303E1" w:rsidRPr="00CF6A38">
        <w:rPr>
          <w:rStyle w:val="Emphasis"/>
        </w:rPr>
        <w:t>CGMMManagerImpl</w:t>
      </w:r>
      <w:r w:rsidR="00E303E1">
        <w:t xml:space="preserve"> class, available in the CGMM APIs, and includes the following: </w:t>
      </w:r>
      <w:r w:rsidR="005E6C7C">
        <w:fldChar w:fldCharType="begin"/>
      </w:r>
      <w:r w:rsidR="00E303E1">
        <w:instrText xml:space="preserve"> XE "</w:instrText>
      </w:r>
      <w:r w:rsidR="00E303E1" w:rsidRPr="009452B0">
        <w:instrText>CGMM Manager class</w:instrText>
      </w:r>
      <w:r w:rsidR="00E303E1">
        <w:instrText xml:space="preserve">" </w:instrText>
      </w:r>
      <w:r w:rsidR="005E6C7C">
        <w:fldChar w:fldCharType="end"/>
      </w:r>
      <w:r w:rsidR="005E6C7C">
        <w:fldChar w:fldCharType="begin"/>
      </w:r>
      <w:r w:rsidR="00E303E1">
        <w:instrText xml:space="preserve"> XE "</w:instrText>
      </w:r>
      <w:r w:rsidR="00E303E1" w:rsidRPr="00826D6A">
        <w:instrText>API:CGMM Manager</w:instrText>
      </w:r>
      <w:r w:rsidR="00E303E1">
        <w:instrText xml:space="preserve">" </w:instrText>
      </w:r>
      <w:r w:rsidR="005E6C7C">
        <w:fldChar w:fldCharType="end"/>
      </w:r>
    </w:p>
    <w:p w:rsidR="00072F85" w:rsidRDefault="00072F85" w:rsidP="00CF6A38">
      <w:pPr>
        <w:pStyle w:val="ListBullet"/>
      </w:pPr>
      <w:r>
        <w:t>caGrid User Authen</w:t>
      </w:r>
      <w:r w:rsidR="00CF6A38">
        <w:t>tication and CSM Authentication.</w:t>
      </w:r>
    </w:p>
    <w:p w:rsidR="00072F85" w:rsidRDefault="00072F85" w:rsidP="00CF6A38">
      <w:pPr>
        <w:pStyle w:val="ListBullet"/>
      </w:pPr>
      <w:r>
        <w:t>Migration of CSM Account to caGrid Account</w:t>
      </w:r>
      <w:r w:rsidR="00CF6A38">
        <w:t>.</w:t>
      </w:r>
    </w:p>
    <w:p w:rsidR="00072F85" w:rsidRDefault="00072F85" w:rsidP="00CF6A38">
      <w:pPr>
        <w:pStyle w:val="ListBullet"/>
      </w:pPr>
      <w:r>
        <w:t>New caGrid User Creation</w:t>
      </w:r>
      <w:r w:rsidR="00CF6A38">
        <w:t>.</w:t>
      </w:r>
    </w:p>
    <w:p w:rsidR="00CF6A38" w:rsidRDefault="00072F85" w:rsidP="00CF6A38">
      <w:pPr>
        <w:pStyle w:val="ListBullet"/>
      </w:pPr>
      <w:r>
        <w:t xml:space="preserve">Miscellaneous </w:t>
      </w:r>
      <w:r w:rsidR="00CF6A38">
        <w:t xml:space="preserve">tasks, including: </w:t>
      </w:r>
    </w:p>
    <w:p w:rsidR="00CF6A38" w:rsidRDefault="00072F85" w:rsidP="00CF6A38">
      <w:pPr>
        <w:pStyle w:val="ListBullet2"/>
      </w:pPr>
      <w:r>
        <w:t xml:space="preserve">get CSM User details </w:t>
      </w:r>
    </w:p>
    <w:p w:rsidR="00CF6A38" w:rsidRDefault="00072F85" w:rsidP="00CF6A38">
      <w:pPr>
        <w:pStyle w:val="ListBullet2"/>
      </w:pPr>
      <w:r>
        <w:t xml:space="preserve">get caGrid User Attributes and Attribute Map </w:t>
      </w:r>
    </w:p>
    <w:p w:rsidR="00072F85" w:rsidRDefault="00072F85" w:rsidP="00CF6A38">
      <w:pPr>
        <w:pStyle w:val="ListBullet2"/>
      </w:pPr>
      <w:r>
        <w:t>get Authentication Service URL Map.</w:t>
      </w:r>
    </w:p>
    <w:p w:rsidR="00CF6A38" w:rsidRDefault="00CF6A38" w:rsidP="00CF6A38">
      <w:pPr>
        <w:pStyle w:val="BodyText"/>
      </w:pPr>
      <w:r>
        <w:t xml:space="preserve">The following table lists and describes all of the CGMMManager API methods that perform these tasks: </w:t>
      </w:r>
    </w:p>
    <w:tbl>
      <w:tblPr>
        <w:tblW w:w="907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10"/>
        <w:gridCol w:w="5562"/>
      </w:tblGrid>
      <w:tr w:rsidR="00072F85" w:rsidRPr="00072F85" w:rsidTr="00630970">
        <w:trPr>
          <w:cantSplit/>
          <w:tblHeader/>
        </w:trPr>
        <w:tc>
          <w:tcPr>
            <w:tcW w:w="3510" w:type="dxa"/>
            <w:shd w:val="clear" w:color="auto" w:fill="D9D9D9"/>
            <w:tcMar>
              <w:top w:w="43" w:type="dxa"/>
              <w:left w:w="72" w:type="dxa"/>
              <w:bottom w:w="43" w:type="dxa"/>
              <w:right w:w="72" w:type="dxa"/>
            </w:tcMar>
          </w:tcPr>
          <w:p w:rsidR="00072F85" w:rsidRPr="00072F85" w:rsidRDefault="00072F85" w:rsidP="00630970">
            <w:pPr>
              <w:pStyle w:val="TableHeaderCenter"/>
              <w:spacing w:before="0"/>
            </w:pPr>
            <w:r w:rsidRPr="00072F85">
              <w:t>Class/Method</w:t>
            </w:r>
          </w:p>
        </w:tc>
        <w:tc>
          <w:tcPr>
            <w:tcW w:w="5562" w:type="dxa"/>
            <w:shd w:val="clear" w:color="auto" w:fill="D9D9D9"/>
            <w:tcMar>
              <w:top w:w="43" w:type="dxa"/>
              <w:bottom w:w="43" w:type="dxa"/>
            </w:tcMar>
          </w:tcPr>
          <w:p w:rsidR="00072F85" w:rsidRPr="00072F85" w:rsidRDefault="00072F85" w:rsidP="00630970">
            <w:pPr>
              <w:pStyle w:val="TableHeaderCenter"/>
              <w:spacing w:before="0"/>
            </w:pPr>
            <w:r w:rsidRPr="00072F85">
              <w:t>Description</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630970">
            <w:pPr>
              <w:pStyle w:val="Classfilesample"/>
              <w:ind w:left="0"/>
            </w:pPr>
            <w:r w:rsidRPr="00072F85">
              <w:t>public interface CGMMManager</w:t>
            </w:r>
          </w:p>
        </w:tc>
        <w:tc>
          <w:tcPr>
            <w:tcW w:w="5562" w:type="dxa"/>
            <w:tcMar>
              <w:top w:w="43" w:type="dxa"/>
              <w:bottom w:w="43" w:type="dxa"/>
            </w:tcMar>
          </w:tcPr>
          <w:p w:rsidR="00CF6A38" w:rsidRDefault="00072F85" w:rsidP="00630970">
            <w:pPr>
              <w:pStyle w:val="TableText"/>
              <w:spacing w:before="0" w:after="0"/>
            </w:pPr>
            <w:r w:rsidRPr="00072F85">
              <w:t xml:space="preserve">This CGMM Manager provides all the CSM GAARDS user migration related services offered by Common Security Module. </w:t>
            </w:r>
          </w:p>
          <w:p w:rsidR="00CF6A38" w:rsidRDefault="00072F85" w:rsidP="00630970">
            <w:pPr>
              <w:pStyle w:val="TableText"/>
              <w:spacing w:before="0" w:after="0"/>
            </w:pPr>
            <w:r w:rsidRPr="00072F85">
              <w:t xml:space="preserve">This interface defines the contract for any class that wants to act as </w:t>
            </w:r>
            <w:r w:rsidRPr="00CF6A38">
              <w:rPr>
                <w:rStyle w:val="Emphasis"/>
              </w:rPr>
              <w:t>CGMMManager</w:t>
            </w:r>
            <w:r w:rsidRPr="00072F85">
              <w:t xml:space="preserve">. It defines the methods required for authenticating CSM users, authenticating users with caGrid based </w:t>
            </w:r>
            <w:r w:rsidR="000863F7" w:rsidRPr="00072F85">
              <w:t>accounts,</w:t>
            </w:r>
            <w:r w:rsidRPr="00072F85">
              <w:t xml:space="preserve"> and creating accounts on the configured Dorian. </w:t>
            </w:r>
          </w:p>
          <w:p w:rsidR="00072F85" w:rsidRPr="00072F85" w:rsidRDefault="00072F85" w:rsidP="00630970">
            <w:pPr>
              <w:pStyle w:val="TableText"/>
              <w:spacing w:before="0" w:after="0"/>
            </w:pPr>
            <w:r w:rsidRPr="00072F85">
              <w:t xml:space="preserve">The </w:t>
            </w:r>
            <w:r w:rsidRPr="00CF6A38">
              <w:rPr>
                <w:rStyle w:val="Emphasis"/>
              </w:rPr>
              <w:t>CGMMManager</w:t>
            </w:r>
            <w:r w:rsidRPr="00072F85">
              <w:t xml:space="preserve"> is implemented by </w:t>
            </w:r>
            <w:r w:rsidRPr="00CF6A38">
              <w:rPr>
                <w:rStyle w:val="Emphasis"/>
              </w:rPr>
              <w:t>CGMMManagerImpl</w:t>
            </w:r>
            <w:r w:rsidRPr="00072F85">
              <w:t xml:space="preserve">. </w:t>
            </w:r>
            <w:r w:rsidRPr="00CF6A38">
              <w:rPr>
                <w:rStyle w:val="Emphasis"/>
              </w:rPr>
              <w:t>CGMMManager</w:t>
            </w:r>
            <w:r w:rsidRPr="00072F85">
              <w:t xml:space="preserve"> can be configured using the </w:t>
            </w:r>
            <w:r w:rsidRPr="00CF6A38">
              <w:rPr>
                <w:rStyle w:val="CodeChar0"/>
              </w:rPr>
              <w:t>cgmm-properties.xml</w:t>
            </w:r>
            <w:r w:rsidRPr="00072F85">
              <w:t xml:space="preserve"> configuration file.</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CF6A38">
            <w:pPr>
              <w:pStyle w:val="TableClassFileSample"/>
            </w:pPr>
            <w:r w:rsidRPr="00072F85">
              <w:lastRenderedPageBreak/>
              <w:t>public boolean performCSMLogin(</w:t>
            </w:r>
          </w:p>
          <w:p w:rsidR="00072F85" w:rsidRPr="00072F85" w:rsidRDefault="00072F85" w:rsidP="00CF6A38">
            <w:pPr>
              <w:pStyle w:val="TableClassFileSample"/>
            </w:pPr>
            <w:r w:rsidRPr="00072F85">
              <w:t>String userIDCSM,</w:t>
            </w:r>
          </w:p>
          <w:p w:rsidR="00072F85" w:rsidRPr="00072F85" w:rsidRDefault="00072F85" w:rsidP="00CF6A38">
            <w:pPr>
              <w:pStyle w:val="TableClassFileSample"/>
            </w:pPr>
            <w:r w:rsidRPr="00072F85">
              <w:t xml:space="preserve"> String password) throws CGMMInputException, CGMMConfigurationException, CGMMCSMAuthenticationException;</w:t>
            </w:r>
          </w:p>
        </w:tc>
        <w:tc>
          <w:tcPr>
            <w:tcW w:w="5562" w:type="dxa"/>
            <w:tcMar>
              <w:top w:w="43" w:type="dxa"/>
              <w:bottom w:w="43" w:type="dxa"/>
            </w:tcMar>
          </w:tcPr>
          <w:p w:rsidR="00072F85" w:rsidRDefault="00072F85" w:rsidP="00630970">
            <w:pPr>
              <w:pStyle w:val="TableText"/>
              <w:spacing w:before="0" w:after="0"/>
            </w:pPr>
            <w:r w:rsidRPr="00072F85">
              <w:t>Authenticates user against the configured CSM credential provider. The CSM credential provider configuration can be done via CGMM configuration file.</w:t>
            </w:r>
          </w:p>
          <w:p w:rsidR="00072F85" w:rsidRPr="00CF6A38" w:rsidRDefault="00072F85" w:rsidP="00630970">
            <w:pPr>
              <w:pStyle w:val="TableText"/>
              <w:spacing w:before="0" w:after="0"/>
              <w:rPr>
                <w:rStyle w:val="Bold"/>
              </w:rPr>
            </w:pPr>
            <w:r w:rsidRPr="00CF6A38">
              <w:rPr>
                <w:rStyle w:val="Bold"/>
              </w:rPr>
              <w:t xml:space="preserve">Parameters: </w:t>
            </w:r>
          </w:p>
          <w:p w:rsidR="00072F85" w:rsidRDefault="00072F85" w:rsidP="000B48E5">
            <w:pPr>
              <w:pStyle w:val="TableTextIndent"/>
            </w:pPr>
            <w:r w:rsidRPr="000B48E5">
              <w:rPr>
                <w:rStyle w:val="Bold"/>
              </w:rPr>
              <w:t>userIDCSM</w:t>
            </w:r>
            <w:r>
              <w:t xml:space="preserve"> The CSM User Login ID of the User. </w:t>
            </w:r>
          </w:p>
          <w:p w:rsidR="00072F85" w:rsidRDefault="00072F85" w:rsidP="000B48E5">
            <w:pPr>
              <w:pStyle w:val="TableTextIndent"/>
            </w:pPr>
            <w:r w:rsidRPr="000B48E5">
              <w:rPr>
                <w:rStyle w:val="Bold"/>
              </w:rPr>
              <w:t>password</w:t>
            </w:r>
            <w:r>
              <w:t xml:space="preserve"> The Password of the CSM User. </w:t>
            </w:r>
          </w:p>
          <w:p w:rsidR="00072F85" w:rsidRPr="000B48E5" w:rsidRDefault="00072F85" w:rsidP="00630970">
            <w:pPr>
              <w:pStyle w:val="TableText"/>
              <w:spacing w:before="0" w:after="0"/>
              <w:rPr>
                <w:rStyle w:val="Bold"/>
              </w:rPr>
            </w:pPr>
            <w:r w:rsidRPr="000B48E5">
              <w:rPr>
                <w:rStyle w:val="Bold"/>
              </w:rPr>
              <w:t xml:space="preserve">Returns: </w:t>
            </w:r>
          </w:p>
          <w:p w:rsidR="00072F85" w:rsidRDefault="00072F85" w:rsidP="000B48E5">
            <w:pPr>
              <w:pStyle w:val="TableTextIndent"/>
            </w:pPr>
            <w:r w:rsidRPr="004E77DF">
              <w:rPr>
                <w:rStyle w:val="CodeChar0"/>
              </w:rPr>
              <w:t>true</w:t>
            </w:r>
            <w:r>
              <w:t xml:space="preserve"> if login is successful. </w:t>
            </w:r>
          </w:p>
          <w:p w:rsidR="00072F85" w:rsidRPr="000B48E5" w:rsidRDefault="00072F85" w:rsidP="00630970">
            <w:pPr>
              <w:pStyle w:val="TableText"/>
              <w:spacing w:before="0" w:after="0"/>
              <w:rPr>
                <w:rStyle w:val="Bold"/>
              </w:rPr>
            </w:pPr>
            <w:r w:rsidRPr="000B48E5">
              <w:rPr>
                <w:rStyle w:val="Bold"/>
              </w:rPr>
              <w:t xml:space="preserve">Throws: </w:t>
            </w:r>
          </w:p>
          <w:p w:rsidR="00072F85" w:rsidRDefault="00072F85" w:rsidP="000B48E5">
            <w:pPr>
              <w:pStyle w:val="TableTextIndent"/>
            </w:pPr>
            <w:r w:rsidRPr="000B48E5">
              <w:rPr>
                <w:rStyle w:val="Emphasis"/>
              </w:rPr>
              <w:t>CGMMCSMAuthenticationException</w:t>
            </w:r>
            <w:r>
              <w:t xml:space="preserve"> is thrown when the credentials are invalid or other errors occur during validation</w:t>
            </w:r>
            <w:r w:rsidR="004E77DF">
              <w:t>.</w:t>
            </w:r>
            <w:r>
              <w:t xml:space="preserve"> </w:t>
            </w:r>
          </w:p>
          <w:p w:rsidR="00072F85" w:rsidRDefault="00072F85"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072F85" w:rsidRPr="00072F85" w:rsidRDefault="00072F85" w:rsidP="000B48E5">
            <w:pPr>
              <w:pStyle w:val="TableTextIndent"/>
            </w:pPr>
            <w:r w:rsidRPr="000B48E5">
              <w:rPr>
                <w:rStyle w:val="Emphasis"/>
              </w:rPr>
              <w:t>CGMMInputException</w:t>
            </w:r>
            <w:r>
              <w:t xml:space="preserve"> is thrown when there is an error in specifying User Id/pass</w:t>
            </w:r>
            <w:r w:rsidR="000B48E5">
              <w:t>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CGMMUser getUserDetails(</w:t>
            </w:r>
          </w:p>
          <w:p w:rsidR="00511CCE" w:rsidRPr="00072F85" w:rsidRDefault="00511CCE" w:rsidP="00CF6A38">
            <w:pPr>
              <w:pStyle w:val="TableClassFileSample"/>
            </w:pPr>
            <w:r w:rsidRPr="00072F85">
              <w:t>String loginID) throws CGMMInputException, CGMMConfigurationException, CGMMCSMUserException ;</w:t>
            </w:r>
          </w:p>
        </w:tc>
        <w:tc>
          <w:tcPr>
            <w:tcW w:w="5562" w:type="dxa"/>
            <w:tcMar>
              <w:top w:w="43" w:type="dxa"/>
              <w:bottom w:w="43" w:type="dxa"/>
            </w:tcMar>
          </w:tcPr>
          <w:p w:rsidR="00511CCE" w:rsidRDefault="00511CCE" w:rsidP="00630970">
            <w:pPr>
              <w:pStyle w:val="TableText"/>
              <w:spacing w:before="0" w:after="0"/>
            </w:pPr>
            <w:r w:rsidRPr="00072F85">
              <w:t>Updates the CGMMUser object with CSM User Details. Retrieves CSM user information from CSM schema using the CSM API's AuthorizationManager and populates th</w:t>
            </w:r>
            <w:r w:rsidR="000B48E5">
              <w:t>e</w:t>
            </w:r>
            <w:r w:rsidRPr="00072F85">
              <w:t xml:space="preserve"> CGMMUser</w:t>
            </w:r>
            <w:r>
              <w:t>.</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loginID The Login ID of the User available in CSM. This ID can be a </w:t>
            </w:r>
            <w:r w:rsidR="004E77DF">
              <w:t>ca</w:t>
            </w:r>
            <w:r>
              <w:t xml:space="preserve">Grid ID or CSM Local User ID.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CGMMUser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CGMMCSMUserException</w:t>
            </w:r>
            <w:r>
              <w:t xml:space="preserve"> is thrown when there is an error obtaining the CSM User from the CSM schema.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boolean isUserMigrated(</w:t>
            </w:r>
          </w:p>
          <w:p w:rsidR="00511CCE" w:rsidRPr="00072F85" w:rsidRDefault="00511CCE" w:rsidP="00CF6A38">
            <w:pPr>
              <w:pStyle w:val="TableClassFileSample"/>
            </w:pPr>
            <w:r w:rsidRPr="00072F85">
              <w:t>String userIDCSM) throws CGMMInputException, CGMMConfigurationException, CGMMMigrationException ;</w:t>
            </w:r>
          </w:p>
        </w:tc>
        <w:tc>
          <w:tcPr>
            <w:tcW w:w="5562" w:type="dxa"/>
            <w:tcMar>
              <w:top w:w="43" w:type="dxa"/>
              <w:bottom w:w="43" w:type="dxa"/>
            </w:tcMar>
          </w:tcPr>
          <w:p w:rsidR="00511CCE" w:rsidRDefault="00511CCE" w:rsidP="00630970">
            <w:pPr>
              <w:pStyle w:val="TableText"/>
              <w:spacing w:before="0" w:after="0"/>
            </w:pPr>
            <w:r w:rsidRPr="00072F85">
              <w:t>Checks if the user is migrated or not. If the user is migrated then the Grid ID of the user is available in the CSM schema and t</w:t>
            </w:r>
            <w:r w:rsidR="000863F7">
              <w:t>he user is marked as migrated. I</w:t>
            </w:r>
            <w:r w:rsidRPr="00072F85">
              <w:t xml:space="preserve">f the user is not migrated, the CSM ID of the user is available in the CSM schema and hence the user </w:t>
            </w:r>
            <w:r w:rsidR="000863F7">
              <w:t>is not</w:t>
            </w:r>
            <w:r w:rsidRPr="00072F85">
              <w:t xml:space="preserve"> marked as migrated.</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userIDCSM The CSM User Login ID of the User.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4E77DF">
            <w:pPr>
              <w:pStyle w:val="TableTextIndent"/>
            </w:pPr>
            <w:r w:rsidRPr="004E77DF">
              <w:rPr>
                <w:rStyle w:val="CodeChar0"/>
              </w:rPr>
              <w:t>false</w:t>
            </w:r>
            <w:r>
              <w:t xml:space="preserve"> if the user is not migrated.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w:t>
            </w:r>
            <w:r w:rsidR="000B48E5">
              <w:t>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boolean migrateCSMUserIDToGridID(</w:t>
            </w:r>
          </w:p>
          <w:p w:rsidR="00511CCE" w:rsidRPr="00072F85" w:rsidRDefault="00511CCE" w:rsidP="00CF6A38">
            <w:pPr>
              <w:pStyle w:val="TableClassFileSample"/>
            </w:pPr>
            <w:r w:rsidRPr="00072F85">
              <w:t xml:space="preserve">String userIDCSM, </w:t>
            </w:r>
          </w:p>
          <w:p w:rsidR="00511CCE" w:rsidRPr="00072F85" w:rsidRDefault="00511CCE" w:rsidP="00CF6A38">
            <w:pPr>
              <w:pStyle w:val="TableClassFileSample"/>
            </w:pPr>
            <w:r w:rsidRPr="00072F85">
              <w:t>String userIDGrid) throws CGMMMigrationException, CGMMConfigurationException ;</w:t>
            </w:r>
          </w:p>
        </w:tc>
        <w:tc>
          <w:tcPr>
            <w:tcW w:w="5562" w:type="dxa"/>
            <w:tcMar>
              <w:top w:w="43" w:type="dxa"/>
              <w:bottom w:w="43" w:type="dxa"/>
            </w:tcMar>
          </w:tcPr>
          <w:p w:rsidR="00511CCE" w:rsidRDefault="00511CCE" w:rsidP="00630970">
            <w:pPr>
              <w:pStyle w:val="TableText"/>
              <w:spacing w:before="0" w:after="0"/>
            </w:pPr>
            <w:r>
              <w:t xml:space="preserve">Updates the users CSM ID with the user's Grid ID and also marks the user as migrated in the CSM Schema.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userIDCSM</w:t>
            </w:r>
            <w:r>
              <w:t xml:space="preserve"> The CSM User Login ID of the User. </w:t>
            </w:r>
          </w:p>
          <w:p w:rsidR="00511CCE" w:rsidRDefault="00511CCE" w:rsidP="000B48E5">
            <w:pPr>
              <w:pStyle w:val="TableTextIndent"/>
            </w:pPr>
            <w:r w:rsidRPr="000B48E5">
              <w:rPr>
                <w:rStyle w:val="Bold"/>
              </w:rPr>
              <w:t>userIDGrid</w:t>
            </w:r>
            <w:r>
              <w:t xml:space="preserve"> The login ID for users </w:t>
            </w:r>
            <w:r w:rsidR="004E77DF">
              <w:t>ca</w:t>
            </w:r>
            <w:r>
              <w:t xml:space="preserve">Grid account.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rsidRPr="004E77DF">
              <w:rPr>
                <w:rStyle w:val="CodeChar0"/>
              </w:rPr>
              <w:t>false</w:t>
            </w:r>
            <w:r>
              <w:t xml:space="preserve"> if migration failure.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GlobusCredential performGridLogin(</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 xml:space="preserve">String password, </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 ;</w:t>
            </w:r>
          </w:p>
        </w:tc>
        <w:tc>
          <w:tcPr>
            <w:tcW w:w="5562" w:type="dxa"/>
            <w:tcMar>
              <w:top w:w="43" w:type="dxa"/>
              <w:bottom w:w="43" w:type="dxa"/>
            </w:tcMar>
          </w:tcPr>
          <w:p w:rsidR="00511CCE" w:rsidRDefault="00511CCE" w:rsidP="00630970">
            <w:pPr>
              <w:pStyle w:val="TableText"/>
              <w:spacing w:before="0" w:after="0"/>
            </w:pPr>
            <w:r>
              <w:t xml:space="preserve">Authenticates the Grid credentials of the user against the provided Authentication Service URL.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loginIDGrid</w:t>
            </w:r>
            <w:r>
              <w:t xml:space="preserve"> The login ID for users </w:t>
            </w:r>
            <w:r w:rsidR="004E77DF">
              <w:t>ca</w:t>
            </w:r>
            <w:r>
              <w:t xml:space="preserve">Grid account. </w:t>
            </w:r>
          </w:p>
          <w:p w:rsidR="00511CCE" w:rsidRDefault="00511CCE" w:rsidP="000B48E5">
            <w:pPr>
              <w:pStyle w:val="TableTextIndent"/>
            </w:pPr>
            <w:r w:rsidRPr="000B48E5">
              <w:rPr>
                <w:rStyle w:val="Bold"/>
              </w:rPr>
              <w:t>password</w:t>
            </w:r>
            <w:r>
              <w:t xml:space="preserve"> The password for user </w:t>
            </w:r>
            <w:r w:rsidR="004E77DF">
              <w:t>ca</w:t>
            </w:r>
            <w:r>
              <w:t xml:space="preserve">Grid account. </w:t>
            </w:r>
          </w:p>
          <w:p w:rsidR="00511CCE" w:rsidRDefault="00511CCE" w:rsidP="000B48E5">
            <w:pPr>
              <w:pStyle w:val="TableTextIndent"/>
            </w:pPr>
            <w:r w:rsidRPr="000B48E5">
              <w:rPr>
                <w:rStyle w:val="Bold"/>
              </w:rPr>
              <w:t>authenticationServiceURL</w:t>
            </w:r>
            <w:r>
              <w:t xml:space="preserve"> The URL for authentication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GlobusCredential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CGMMGridAuthenticationServiceException</w:t>
            </w:r>
            <w:r>
              <w:t xml:space="preserve"> is thrown when there is an exception in caGrid's Authentication Service.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Default="00511CCE" w:rsidP="000B48E5">
            <w:pPr>
              <w:pStyle w:val="TableTextIndent"/>
            </w:pPr>
            <w:r w:rsidRPr="000B48E5">
              <w:rPr>
                <w:rStyle w:val="Emphasis"/>
              </w:rPr>
              <w:t>CGMMInputException</w:t>
            </w:r>
            <w:r>
              <w:t xml:space="preserve"> is thrown when there is an error in specifying User Id/password.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String createDorianAccount(</w:t>
            </w:r>
          </w:p>
          <w:p w:rsidR="00511CCE" w:rsidRPr="00072F85" w:rsidRDefault="00511CCE" w:rsidP="00CF6A38">
            <w:pPr>
              <w:pStyle w:val="TableClassFileSample"/>
            </w:pPr>
            <w:r w:rsidRPr="00072F85">
              <w:t xml:space="preserve">CGMMUser cgmmUser, </w:t>
            </w:r>
          </w:p>
          <w:p w:rsidR="00511CCE" w:rsidRPr="00072F85" w:rsidRDefault="00511CCE" w:rsidP="00CF6A38">
            <w:pPr>
              <w:pStyle w:val="TableClassFileSample"/>
            </w:pPr>
            <w:r w:rsidRPr="00072F85">
              <w:t>String dorianURL) throws CGMMAuthenticationURLException, CGMMGridDorianException, CGMMGridDorianUserPropertiesException;</w:t>
            </w:r>
          </w:p>
        </w:tc>
        <w:tc>
          <w:tcPr>
            <w:tcW w:w="5562" w:type="dxa"/>
            <w:tcMar>
              <w:top w:w="43" w:type="dxa"/>
              <w:bottom w:w="43" w:type="dxa"/>
            </w:tcMar>
          </w:tcPr>
          <w:p w:rsidR="00511CCE" w:rsidRDefault="00511CCE" w:rsidP="00630970">
            <w:pPr>
              <w:pStyle w:val="TableText"/>
              <w:spacing w:before="0" w:after="0"/>
            </w:pPr>
            <w:r>
              <w:t xml:space="preserve">Creates a caGrid (Dorian) account.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cgmmUser</w:t>
            </w:r>
            <w:r>
              <w:t xml:space="preserve"> The CGMMUser object populated with required fields for Dorian account creation. </w:t>
            </w:r>
          </w:p>
          <w:p w:rsidR="00511CCE" w:rsidRDefault="00511CCE" w:rsidP="000B48E5">
            <w:pPr>
              <w:pStyle w:val="TableTextIndent"/>
            </w:pPr>
            <w:r w:rsidRPr="000B48E5">
              <w:rPr>
                <w:rStyle w:val="Bold"/>
              </w:rPr>
              <w:t>dorianURL</w:t>
            </w:r>
            <w:r>
              <w:t xml:space="preserve"> The URL for Dorian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Confirmation Message with the status of the Dorian account creation.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CGMMGridDorianUserPropertiesException</w:t>
            </w:r>
            <w:r>
              <w:t xml:space="preserve"> is thrown when there is an error in specifying Dorian User properties.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SortedMap getAuthenticationServiceURLMap() throws CGMMConfigurationException;</w:t>
            </w:r>
          </w:p>
        </w:tc>
        <w:tc>
          <w:tcPr>
            <w:tcW w:w="5562" w:type="dxa"/>
            <w:tcMar>
              <w:top w:w="43" w:type="dxa"/>
              <w:bottom w:w="43" w:type="dxa"/>
            </w:tcMar>
          </w:tcPr>
          <w:p w:rsidR="00511CCE" w:rsidRDefault="00511CCE" w:rsidP="00630970">
            <w:pPr>
              <w:pStyle w:val="TableText"/>
              <w:spacing w:before="0" w:after="0"/>
            </w:pPr>
            <w:r>
              <w:t xml:space="preserve">Provides the SortedMap of Authentication Service URLS.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511CCE" w:rsidP="00697275">
            <w:pPr>
              <w:pStyle w:val="TableTextIndent"/>
            </w:pPr>
            <w:r>
              <w:t xml:space="preserve">SortedMap of Authentication Service URLs. The Key is the Authentication Service Name and the value is Authentication Service URL </w:t>
            </w:r>
          </w:p>
          <w:p w:rsidR="00511CCE" w:rsidRPr="00697275" w:rsidRDefault="00511CCE" w:rsidP="00630970">
            <w:pPr>
              <w:pStyle w:val="TableText"/>
              <w:spacing w:before="0" w:after="0"/>
              <w:rPr>
                <w:rStyle w:val="Bold"/>
              </w:rPr>
            </w:pPr>
            <w:r w:rsidRPr="00697275">
              <w:rPr>
                <w:rStyle w:val="Bold"/>
              </w:rPr>
              <w:t xml:space="preserve">Throws: </w:t>
            </w:r>
          </w:p>
          <w:p w:rsidR="00511CCE" w:rsidRPr="00072F85" w:rsidRDefault="00511CCE" w:rsidP="00697275">
            <w:pPr>
              <w:pStyle w:val="TableTextIndent"/>
            </w:pPr>
            <w:r w:rsidRPr="00697275">
              <w:rPr>
                <w:rStyle w:val="Emphasis"/>
              </w:rPr>
              <w:t>CGMMConfigurationException</w:t>
            </w:r>
            <w:r w:rsidRPr="00697275">
              <w:rPr>
                <w:rStyle w:val="TableTextIndentChar"/>
              </w:rPr>
              <w:t xml:space="preserve"> is thrown when there is a CGM</w:t>
            </w:r>
            <w:r>
              <w:t>M configuration exception</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HashMap&lt;String, String&gt; getUserAttributesMap(</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String password,</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w:t>
            </w:r>
          </w:p>
        </w:tc>
        <w:tc>
          <w:tcPr>
            <w:tcW w:w="5562" w:type="dxa"/>
            <w:tcMar>
              <w:top w:w="43" w:type="dxa"/>
              <w:bottom w:w="43" w:type="dxa"/>
            </w:tcMar>
          </w:tcPr>
          <w:p w:rsidR="00511CCE" w:rsidRDefault="00511CCE" w:rsidP="00630970">
            <w:pPr>
              <w:pStyle w:val="TableText"/>
              <w:spacing w:before="0" w:after="0"/>
            </w:pPr>
            <w:r>
              <w:t xml:space="preserve">Returns User Attributes Map based on the authenticated user. </w:t>
            </w:r>
          </w:p>
          <w:p w:rsidR="00511CCE" w:rsidRPr="00697275" w:rsidRDefault="00511CCE" w:rsidP="00630970">
            <w:pPr>
              <w:pStyle w:val="TableText"/>
              <w:spacing w:before="0" w:after="0"/>
              <w:rPr>
                <w:rStyle w:val="Bold"/>
              </w:rPr>
            </w:pPr>
            <w:r w:rsidRPr="00697275">
              <w:rPr>
                <w:rStyle w:val="Bold"/>
              </w:rPr>
              <w:t xml:space="preserve">Parameters: </w:t>
            </w:r>
          </w:p>
          <w:p w:rsidR="00511CCE" w:rsidRDefault="00511CCE" w:rsidP="00697275">
            <w:pPr>
              <w:pStyle w:val="TableTextIndent"/>
            </w:pPr>
            <w:r w:rsidRPr="00697275">
              <w:rPr>
                <w:rStyle w:val="Bold"/>
              </w:rPr>
              <w:t>loginIDGrid</w:t>
            </w:r>
            <w:r>
              <w:t xml:space="preserve"> The login ID for users Grid account. </w:t>
            </w:r>
          </w:p>
          <w:p w:rsidR="00511CCE" w:rsidRDefault="00511CCE" w:rsidP="00697275">
            <w:pPr>
              <w:pStyle w:val="TableTextIndent"/>
            </w:pPr>
            <w:r w:rsidRPr="00697275">
              <w:rPr>
                <w:rStyle w:val="Bold"/>
              </w:rPr>
              <w:t>password</w:t>
            </w:r>
            <w:r>
              <w:t xml:space="preserve"> The password for user Grid account. </w:t>
            </w:r>
          </w:p>
          <w:p w:rsidR="00511CCE" w:rsidRDefault="00511CCE" w:rsidP="00697275">
            <w:pPr>
              <w:pStyle w:val="TableTextIndent"/>
            </w:pPr>
            <w:r w:rsidRPr="00697275">
              <w:rPr>
                <w:rStyle w:val="Bold"/>
              </w:rPr>
              <w:t>authenticationServiceURL</w:t>
            </w:r>
            <w:r>
              <w:t xml:space="preserve"> The URL for authentication service.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0863F7" w:rsidP="00697275">
            <w:pPr>
              <w:pStyle w:val="TableTextIndent"/>
            </w:pPr>
            <w:r w:rsidRPr="00697275">
              <w:rPr>
                <w:rStyle w:val="Bold"/>
              </w:rPr>
              <w:t>userAttributeMap</w:t>
            </w:r>
            <w:r w:rsidRPr="00697275">
              <w:rPr>
                <w:rStyle w:val="TableTextIndentChar"/>
              </w:rPr>
              <w:t xml:space="preserve"> containing the Users Attributes such as Fi</w:t>
            </w:r>
            <w:r>
              <w:t xml:space="preserve">rst Name, Last Name, and Email Id. </w:t>
            </w:r>
          </w:p>
          <w:p w:rsidR="00511CCE" w:rsidRPr="00697275" w:rsidRDefault="00511CCE" w:rsidP="00630970">
            <w:pPr>
              <w:pStyle w:val="TableText"/>
              <w:spacing w:before="0" w:after="0"/>
              <w:rPr>
                <w:rStyle w:val="Bold"/>
              </w:rPr>
            </w:pPr>
            <w:r w:rsidRPr="00697275">
              <w:rPr>
                <w:rStyle w:val="Bold"/>
              </w:rPr>
              <w:t xml:space="preserve">Throws: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Default="00511CCE" w:rsidP="00697275">
            <w:pPr>
              <w:pStyle w:val="TableTextIndent"/>
            </w:pPr>
            <w:r w:rsidRPr="00697275">
              <w:rPr>
                <w:rStyle w:val="Emphasis"/>
              </w:rPr>
              <w:t>CGMMInputException</w:t>
            </w:r>
            <w:r>
              <w:t xml:space="preserve"> is thrown when there is an error in the input provided</w:t>
            </w:r>
            <w:r w:rsidR="004E77DF">
              <w:t>.</w:t>
            </w:r>
            <w:r>
              <w:t xml:space="preserve"> </w:t>
            </w:r>
          </w:p>
          <w:p w:rsidR="00511CCE" w:rsidRDefault="00511CCE" w:rsidP="00697275">
            <w:pPr>
              <w:pStyle w:val="TableTextIndent"/>
            </w:pPr>
            <w:r w:rsidRPr="00697275">
              <w:rPr>
                <w:rStyle w:val="Emphasis"/>
              </w:rPr>
              <w:t>CGMMConfigurationException</w:t>
            </w:r>
            <w:r>
              <w:t xml:space="preserve"> is thrown when there is a CGMM configuration exception</w:t>
            </w:r>
            <w:r w:rsidR="004E77DF">
              <w:t>.</w:t>
            </w:r>
            <w:r>
              <w:t xml:space="preserve"> </w:t>
            </w:r>
          </w:p>
          <w:p w:rsidR="00511CCE" w:rsidRDefault="00511CCE" w:rsidP="00697275">
            <w:pPr>
              <w:pStyle w:val="TableTextIndent"/>
            </w:pPr>
            <w:r w:rsidRPr="00697275">
              <w:rPr>
                <w:rStyle w:val="Emphasis"/>
              </w:rPr>
              <w:t>CGMMGridDorianException</w:t>
            </w:r>
            <w:r>
              <w:t xml:space="preserve"> is thrown when there is an exception in caGrid's Dorian</w:t>
            </w:r>
            <w:r w:rsidR="004E77DF">
              <w:t>.</w:t>
            </w:r>
            <w:r>
              <w:t xml:space="preserve">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Pr="00072F85" w:rsidRDefault="00511CCE" w:rsidP="00697275">
            <w:pPr>
              <w:pStyle w:val="TableTextIndent"/>
            </w:pPr>
            <w:r w:rsidRPr="00697275">
              <w:rPr>
                <w:rStyle w:val="Emphasis"/>
              </w:rPr>
              <w:t>CGMMAuthenticationURLException</w:t>
            </w:r>
            <w:r>
              <w:t xml:space="preserve"> is thrown when there is </w:t>
            </w:r>
            <w:r w:rsidR="000863F7">
              <w:t>an</w:t>
            </w:r>
            <w:r>
              <w:t xml:space="preserve"> Authentication Service URL specification exception.</w:t>
            </w:r>
          </w:p>
        </w:tc>
      </w:tr>
    </w:tbl>
    <w:p w:rsidR="00072F85" w:rsidRDefault="00511CCE" w:rsidP="00511CCE">
      <w:pPr>
        <w:pStyle w:val="Caption"/>
      </w:pPr>
      <w:bookmarkStart w:id="619" w:name="_Ref214248418"/>
      <w:r>
        <w:t xml:space="preserve">Table </w:t>
      </w:r>
      <w:fldSimple w:instr=" STYLEREF 1 \s ">
        <w:r w:rsidR="00C66417">
          <w:rPr>
            <w:noProof/>
          </w:rPr>
          <w:t>2</w:t>
        </w:r>
      </w:fldSimple>
      <w:r w:rsidR="002C77AA">
        <w:noBreakHyphen/>
      </w:r>
      <w:fldSimple w:instr=" SEQ Table \* ARABIC \s 1 ">
        <w:r w:rsidR="00C66417">
          <w:rPr>
            <w:noProof/>
          </w:rPr>
          <w:t>1</w:t>
        </w:r>
      </w:fldSimple>
      <w:bookmarkEnd w:id="619"/>
      <w:r>
        <w:t xml:space="preserve"> CGMM API - CGMM Manager</w:t>
      </w:r>
    </w:p>
    <w:p w:rsidR="00AC07D5" w:rsidRDefault="00E439DC" w:rsidP="0017361B">
      <w:pPr>
        <w:pStyle w:val="Heading2"/>
      </w:pPr>
      <w:bookmarkStart w:id="620" w:name="_Ref214335430"/>
      <w:bookmarkStart w:id="621" w:name="_Ref214335434"/>
      <w:bookmarkStart w:id="622" w:name="_Toc238738140"/>
      <w:r>
        <w:t>Integrating w</w:t>
      </w:r>
      <w:r w:rsidR="0017361B">
        <w:t>ith the CGMM API</w:t>
      </w:r>
      <w:bookmarkEnd w:id="620"/>
      <w:bookmarkEnd w:id="621"/>
      <w:bookmarkEnd w:id="622"/>
    </w:p>
    <w:p w:rsidR="00697275" w:rsidRDefault="0017361B" w:rsidP="0017361B">
      <w:pPr>
        <w:pStyle w:val="BodyText"/>
      </w:pPr>
      <w:r>
        <w:t>The CGMM API provides a CGMMManager for user authentication for CSM, user authentication for caGrid, user migration, new caGrid user creation</w:t>
      </w:r>
      <w:r w:rsidR="00697275">
        <w:t>,</w:t>
      </w:r>
      <w:r>
        <w:t xml:space="preserve"> etc</w:t>
      </w:r>
      <w:r w:rsidR="00697275">
        <w:t>.,</w:t>
      </w:r>
      <w:r>
        <w:t xml:space="preserve"> as shown in </w:t>
      </w:r>
      <w:r w:rsidR="005E6C7C">
        <w:fldChar w:fldCharType="begin"/>
      </w:r>
      <w:r w:rsidR="00697275">
        <w:instrText xml:space="preserve"> REF _Ref214248418 \h </w:instrText>
      </w:r>
      <w:r w:rsidR="005E6C7C">
        <w:fldChar w:fldCharType="separate"/>
      </w:r>
      <w:r w:rsidR="00C66417">
        <w:t xml:space="preserve">Table </w:t>
      </w:r>
      <w:r w:rsidR="00C66417">
        <w:rPr>
          <w:noProof/>
        </w:rPr>
        <w:t>2</w:t>
      </w:r>
      <w:r w:rsidR="00C66417">
        <w:noBreakHyphen/>
      </w:r>
      <w:r w:rsidR="00C66417">
        <w:rPr>
          <w:noProof/>
        </w:rPr>
        <w:t>1</w:t>
      </w:r>
      <w:r w:rsidR="005E6C7C">
        <w:fldChar w:fldCharType="end"/>
      </w:r>
      <w:r w:rsidR="00697275">
        <w:t xml:space="preserve"> above</w:t>
      </w:r>
      <w:r>
        <w:t xml:space="preserve">. </w:t>
      </w:r>
      <w:r w:rsidR="005E6C7C">
        <w:fldChar w:fldCharType="begin"/>
      </w:r>
      <w:r w:rsidR="00A14535">
        <w:instrText xml:space="preserve"> XE "</w:instrText>
      </w:r>
      <w:r w:rsidR="00A14535" w:rsidRPr="009452B0">
        <w:instrText xml:space="preserve">integrating </w:instrText>
      </w:r>
      <w:r w:rsidR="00455244">
        <w:instrText>the</w:instrText>
      </w:r>
      <w:r w:rsidR="00A14535" w:rsidRPr="009452B0">
        <w:instrText xml:space="preserve"> API</w:instrText>
      </w:r>
      <w:r w:rsidR="00A14535">
        <w:instrText xml:space="preserve">" </w:instrText>
      </w:r>
      <w:r w:rsidR="005E6C7C">
        <w:fldChar w:fldCharType="end"/>
      </w:r>
      <w:r w:rsidR="005E6C7C">
        <w:fldChar w:fldCharType="begin"/>
      </w:r>
      <w:r w:rsidR="00A14535">
        <w:instrText xml:space="preserve"> XE "</w:instrText>
      </w:r>
      <w:r w:rsidR="00A14535" w:rsidRPr="009427C9">
        <w:instrText>host application:integrating with API</w:instrText>
      </w:r>
      <w:r w:rsidR="00A14535">
        <w:instrText xml:space="preserve">" </w:instrText>
      </w:r>
      <w:r w:rsidR="005E6C7C">
        <w:fldChar w:fldCharType="end"/>
      </w:r>
    </w:p>
    <w:p w:rsidR="0017361B" w:rsidRDefault="0017361B" w:rsidP="0017361B">
      <w:pPr>
        <w:pStyle w:val="BodyText"/>
      </w:pPr>
      <w:r>
        <w:t xml:space="preserve">The </w:t>
      </w:r>
      <w:r w:rsidRPr="00697275">
        <w:rPr>
          <w:rStyle w:val="Emphasis"/>
        </w:rPr>
        <w:t>CGMMManagerImpl</w:t>
      </w:r>
      <w:r>
        <w:t xml:space="preserve"> cl</w:t>
      </w:r>
      <w:r w:rsidR="00A14535">
        <w:t>ass implements the CGMMManager i</w:t>
      </w:r>
      <w:r>
        <w:t xml:space="preserve">nterface. Developers can easily incorporate the service into their host applications with simple configuration and coding changes to their applications. </w:t>
      </w:r>
    </w:p>
    <w:p w:rsidR="0017361B" w:rsidRDefault="0017361B" w:rsidP="0017361B">
      <w:pPr>
        <w:pStyle w:val="Heading3"/>
      </w:pPr>
      <w:bookmarkStart w:id="623" w:name="_Toc238738141"/>
      <w:r>
        <w:t>Importing the CGMM Authentication API</w:t>
      </w:r>
      <w:bookmarkEnd w:id="623"/>
      <w:r>
        <w:t xml:space="preserve"> </w:t>
      </w:r>
    </w:p>
    <w:p w:rsidR="00511CCE" w:rsidRDefault="0017361B" w:rsidP="0017361B">
      <w:pPr>
        <w:pStyle w:val="BodyText"/>
      </w:pPr>
      <w:r>
        <w:t xml:space="preserve">To use the CGMM API’s CGMMManager, add the </w:t>
      </w:r>
      <w:r w:rsidR="00697275">
        <w:t xml:space="preserve">last two (highlighted) </w:t>
      </w:r>
      <w:r>
        <w:t>import statements to the action classes</w:t>
      </w:r>
      <w:r w:rsidR="00697275">
        <w:t>, as shown below:</w:t>
      </w:r>
      <w:r w:rsidR="00A14535" w:rsidRPr="00A14535">
        <w:t xml:space="preserve"> </w:t>
      </w:r>
      <w:r w:rsidR="005E6C7C">
        <w:fldChar w:fldCharType="begin"/>
      </w:r>
      <w:r w:rsidR="00A14535">
        <w:instrText xml:space="preserve"> XE "</w:instrText>
      </w:r>
      <w:r w:rsidR="00A14535" w:rsidRPr="009452B0">
        <w:instrText>importing authentication API</w:instrText>
      </w:r>
      <w:r w:rsidR="00A14535">
        <w:instrText xml:space="preserve">" </w:instrText>
      </w:r>
      <w:r w:rsidR="005E6C7C">
        <w:fldChar w:fldCharType="end"/>
      </w:r>
      <w:r w:rsidR="005E6C7C">
        <w:fldChar w:fldCharType="begin"/>
      </w:r>
      <w:r w:rsidR="00A14535">
        <w:instrText xml:space="preserve"> XE "</w:instrText>
      </w:r>
      <w:r w:rsidR="00A14535" w:rsidRPr="00C90874">
        <w:instrText>API:importing authentication</w:instrText>
      </w:r>
      <w:r w:rsidR="00A14535">
        <w:instrText xml:space="preserve">" </w:instrText>
      </w:r>
      <w:r w:rsidR="005E6C7C">
        <w:fldChar w:fldCharType="end"/>
      </w:r>
      <w:r w:rsidR="005E6C7C">
        <w:fldChar w:fldCharType="begin"/>
      </w:r>
      <w:r w:rsidR="00A14535">
        <w:instrText xml:space="preserve"> XE "</w:instrText>
      </w:r>
      <w:r w:rsidR="00A14535" w:rsidRPr="00992B22">
        <w:instrText>API:importing CGMM Manager</w:instrText>
      </w:r>
      <w:r w:rsidR="00A14535">
        <w:instrText xml:space="preserve">" </w:instrText>
      </w:r>
      <w:r w:rsidR="005E6C7C">
        <w:fldChar w:fldCharType="end"/>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gov.nih.nci.security.cgmm.CGMMManagerImpl;</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gov.nih.nci.security.cgmm.beans.CGMMUser;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gov.nih.nci.security.cgmm.exceptions.CGMMException;</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gov.nih.nci.security.cgmm.exceptions.CGMMConfigurationException;</w:t>
      </w:r>
    </w:p>
    <w:p w:rsidR="00697275" w:rsidRPr="00697275" w:rsidRDefault="00697275" w:rsidP="00697275">
      <w:pPr>
        <w:pStyle w:val="CodePara3"/>
        <w:rPr>
          <w:sz w:val="18"/>
          <w:szCs w:val="18"/>
          <w:highlight w:val="yellow"/>
        </w:rPr>
      </w:pPr>
      <w:r w:rsidRPr="00697275">
        <w:rPr>
          <w:b/>
          <w:bCs/>
          <w:color w:val="7F0055"/>
          <w:sz w:val="18"/>
          <w:szCs w:val="18"/>
          <w:highlight w:val="yellow"/>
        </w:rPr>
        <w:t>import</w:t>
      </w:r>
      <w:r w:rsidRPr="00697275">
        <w:rPr>
          <w:sz w:val="18"/>
          <w:szCs w:val="18"/>
          <w:highlight w:val="yellow"/>
        </w:rPr>
        <w:t xml:space="preserve"> gov.nih.nci.security.cgmm.exceptions.CGMMConfigurationException;</w:t>
      </w:r>
    </w:p>
    <w:p w:rsidR="00697275" w:rsidRPr="00697275" w:rsidRDefault="00697275" w:rsidP="00697275">
      <w:pPr>
        <w:pStyle w:val="CodePara3"/>
        <w:rPr>
          <w:sz w:val="18"/>
          <w:szCs w:val="18"/>
        </w:rPr>
      </w:pPr>
      <w:r w:rsidRPr="00697275">
        <w:rPr>
          <w:b/>
          <w:bCs/>
          <w:color w:val="7F0055"/>
          <w:sz w:val="18"/>
          <w:szCs w:val="18"/>
          <w:highlight w:val="yellow"/>
        </w:rPr>
        <w:t>import</w:t>
      </w:r>
      <w:r w:rsidRPr="00697275">
        <w:rPr>
          <w:sz w:val="18"/>
          <w:szCs w:val="18"/>
          <w:highlight w:val="yellow"/>
        </w:rPr>
        <w:t xml:space="preserve"> gov.nih.nci.security.cgmm.exceptions.CGMMInputException;</w:t>
      </w:r>
      <w:r w:rsidRPr="00697275">
        <w:rPr>
          <w:sz w:val="18"/>
          <w:szCs w:val="18"/>
        </w:rPr>
        <w:t xml:space="preserve"> </w:t>
      </w:r>
    </w:p>
    <w:p w:rsidR="00697275" w:rsidRDefault="00697275" w:rsidP="0017361B">
      <w:pPr>
        <w:pStyle w:val="BodyText"/>
      </w:pPr>
    </w:p>
    <w:p w:rsidR="0017361B" w:rsidRPr="005A2D73" w:rsidRDefault="0017361B" w:rsidP="0017361B">
      <w:pPr>
        <w:pStyle w:val="Heading3"/>
      </w:pPr>
      <w:bookmarkStart w:id="624" w:name="_Toc238738142"/>
      <w:r>
        <w:lastRenderedPageBreak/>
        <w:t>Obtaining the CGMMManager</w:t>
      </w:r>
      <w:bookmarkEnd w:id="624"/>
    </w:p>
    <w:p w:rsidR="0017361B" w:rsidRDefault="00697275" w:rsidP="00697275">
      <w:pPr>
        <w:pStyle w:val="BodyText"/>
      </w:pPr>
      <w:r>
        <w:t xml:space="preserve">The sample </w:t>
      </w:r>
      <w:r w:rsidR="00301D92">
        <w:t xml:space="preserve">shown </w:t>
      </w:r>
      <w:r>
        <w:t xml:space="preserve">below </w:t>
      </w:r>
      <w:r w:rsidR="00301D92">
        <w:t>provides example code to</w:t>
      </w:r>
      <w:r w:rsidR="0017361B" w:rsidRPr="00DB4413">
        <w:t xml:space="preserve"> use the </w:t>
      </w:r>
      <w:r w:rsidR="00301D92">
        <w:t xml:space="preserve">CGMM API - </w:t>
      </w:r>
      <w:r w:rsidR="000863F7">
        <w:t>CGMMManager</w:t>
      </w:r>
      <w:r w:rsidR="0017361B" w:rsidRPr="00DB4413">
        <w:t xml:space="preserve"> </w:t>
      </w:r>
      <w:r w:rsidR="00301D92">
        <w:t xml:space="preserve">class </w:t>
      </w:r>
      <w:r w:rsidR="0017361B" w:rsidRPr="00DB4413">
        <w:t xml:space="preserve">in the </w:t>
      </w:r>
      <w:r w:rsidR="0017361B">
        <w:t>‘sampleHostApplication’</w:t>
      </w:r>
      <w:r w:rsidR="0017361B" w:rsidRPr="00DB4413">
        <w:t xml:space="preserve"> </w:t>
      </w:r>
      <w:r w:rsidR="0017361B">
        <w:t xml:space="preserve">host </w:t>
      </w:r>
      <w:r>
        <w:t>application:</w:t>
      </w:r>
      <w:r w:rsidR="00A14535" w:rsidRPr="00A14535">
        <w:t xml:space="preserve"> </w:t>
      </w:r>
      <w:r w:rsidR="005E6C7C">
        <w:fldChar w:fldCharType="begin"/>
      </w:r>
      <w:r w:rsidR="00A14535">
        <w:instrText xml:space="preserve"> XE "obtaining</w:instrText>
      </w:r>
      <w:r w:rsidR="00A14535" w:rsidRPr="009452B0">
        <w:instrText xml:space="preserve"> authentication API</w:instrText>
      </w:r>
      <w:r w:rsidR="00A14535">
        <w:instrText xml:space="preserve">" </w:instrText>
      </w:r>
      <w:r w:rsidR="005E6C7C">
        <w:fldChar w:fldCharType="end"/>
      </w:r>
      <w:r w:rsidR="005E6C7C">
        <w:fldChar w:fldCharType="begin"/>
      </w:r>
      <w:r w:rsidR="00A14535">
        <w:instrText xml:space="preserve"> XE "</w:instrText>
      </w:r>
      <w:r w:rsidR="00A14535" w:rsidRPr="00C90874">
        <w:instrText>API:</w:instrText>
      </w:r>
      <w:r w:rsidR="00A14535">
        <w:instrText>obtaining</w:instrText>
      </w:r>
      <w:r w:rsidR="00A14535" w:rsidRPr="00C90874">
        <w:instrText xml:space="preserve"> authentication</w:instrText>
      </w:r>
      <w:r w:rsidR="00A14535">
        <w:instrText xml:space="preserve">" </w:instrText>
      </w:r>
      <w:r w:rsidR="005E6C7C">
        <w:fldChar w:fldCharType="end"/>
      </w:r>
      <w:r w:rsidR="005E6C7C">
        <w:fldChar w:fldCharType="begin"/>
      </w:r>
      <w:r w:rsidR="00A14535">
        <w:instrText xml:space="preserve"> XE "</w:instrText>
      </w:r>
      <w:r w:rsidR="00A14535" w:rsidRPr="00512925">
        <w:instrText>API:obtaining CGMM Manager</w:instrText>
      </w:r>
      <w:r w:rsidR="00A14535">
        <w:instrText xml:space="preserve">" </w:instrText>
      </w:r>
      <w:r w:rsidR="005E6C7C">
        <w:fldChar w:fldCharType="end"/>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F6736F" w:rsidRDefault="00F6736F" w:rsidP="00F6736F">
      <w:pPr>
        <w:autoSpaceDE w:val="0"/>
        <w:autoSpaceDN w:val="0"/>
        <w:adjustRightInd w:val="0"/>
        <w:ind w:left="720"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F6736F" w:rsidRDefault="00F6736F" w:rsidP="00F6736F">
      <w:pPr>
        <w:ind w:left="900" w:firstLine="540"/>
        <w:rPr>
          <w:rFonts w:ascii="Courier New" w:hAnsi="Courier New" w:cs="Courier New"/>
          <w:sz w:val="20"/>
          <w:szCs w:val="20"/>
        </w:rPr>
      </w:pPr>
      <w:r>
        <w:rPr>
          <w:rFonts w:ascii="Courier New" w:hAnsi="Courier New" w:cs="Courier New"/>
          <w:color w:val="000000"/>
          <w:sz w:val="20"/>
          <w:szCs w:val="20"/>
        </w:rPr>
        <w:t>}</w:t>
      </w:r>
    </w:p>
    <w:p w:rsidR="0017361B" w:rsidRDefault="0017361B" w:rsidP="0017361B">
      <w:pPr>
        <w:pStyle w:val="Heading3"/>
      </w:pPr>
      <w:bookmarkStart w:id="625" w:name="_Authorization"/>
      <w:bookmarkStart w:id="626" w:name="_Toc238738143"/>
      <w:bookmarkEnd w:id="625"/>
      <w:r>
        <w:t>Authenticating Users</w:t>
      </w:r>
      <w:bookmarkEnd w:id="626"/>
    </w:p>
    <w:p w:rsidR="00301D92" w:rsidRDefault="00301D92" w:rsidP="00301D92">
      <w:pPr>
        <w:pStyle w:val="BodyText"/>
      </w:pPr>
      <w:r>
        <w:t>The sample shown below provides example code for authenticating CSM users in the ‘sampleHostApplication’ host application.</w:t>
      </w:r>
      <w:r w:rsidR="005E6C7C">
        <w:fldChar w:fldCharType="begin"/>
      </w:r>
      <w:r w:rsidR="00A14535">
        <w:instrText xml:space="preserve"> XE "</w:instrText>
      </w:r>
      <w:r w:rsidR="00A14535" w:rsidRPr="009452B0">
        <w:instrText>authenticating users</w:instrText>
      </w:r>
      <w:r w:rsidR="00A14535">
        <w:instrText xml:space="preserve">" </w:instrText>
      </w:r>
      <w:r w:rsidR="005E6C7C">
        <w:fldChar w:fldCharType="end"/>
      </w:r>
      <w:r w:rsidR="005E6C7C">
        <w:fldChar w:fldCharType="begin"/>
      </w:r>
      <w:r w:rsidR="00A14535">
        <w:instrText xml:space="preserve"> XE "</w:instrText>
      </w:r>
      <w:r w:rsidR="00A14535" w:rsidRPr="00AE362D">
        <w:instrText>API:authenticating users</w:instrText>
      </w:r>
      <w:r w:rsidR="00A14535">
        <w:instrText xml:space="preserve">" </w:instrText>
      </w:r>
      <w:r w:rsidR="005E6C7C">
        <w:fldChar w:fldCharType="end"/>
      </w:r>
    </w:p>
    <w:p w:rsidR="00301D92" w:rsidRDefault="00301D92" w:rsidP="00301D92">
      <w:pPr>
        <w:pStyle w:val="CodePara3"/>
      </w:pPr>
      <w:r>
        <w:t xml:space="preserve">String username = </w:t>
      </w:r>
      <w:r w:rsidRPr="003310ED">
        <w:t>Form.getUs</w:t>
      </w:r>
      <w:r>
        <w:t>ername());</w:t>
      </w:r>
    </w:p>
    <w:p w:rsidR="00301D92" w:rsidRPr="003310ED" w:rsidRDefault="00301D92" w:rsidP="00301D92">
      <w:pPr>
        <w:pStyle w:val="CodePara3"/>
      </w:pPr>
      <w:r>
        <w:t xml:space="preserve">String password = </w:t>
      </w:r>
      <w:r w:rsidRPr="003310ED">
        <w:t>Form.getPassword());</w:t>
      </w:r>
    </w:p>
    <w:p w:rsidR="00301D92" w:rsidRPr="003310ED" w:rsidRDefault="00301D92" w:rsidP="00301D92">
      <w:pPr>
        <w:pStyle w:val="CodePara3"/>
      </w:pPr>
      <w:r w:rsidRPr="003310ED">
        <w:t>//</w:t>
      </w:r>
      <w:r>
        <w:t>perform CSM Login</w:t>
      </w:r>
    </w:p>
    <w:p w:rsidR="00301D92" w:rsidRPr="00871CCB" w:rsidRDefault="00301D92" w:rsidP="00301D92">
      <w:pPr>
        <w:pStyle w:val="CodePara3"/>
      </w:pPr>
      <w:r w:rsidRPr="00871CCB">
        <w:rPr>
          <w:b/>
          <w:bCs/>
        </w:rPr>
        <w:t>try</w:t>
      </w:r>
      <w:r w:rsidRPr="00871CCB">
        <w:t>{</w:t>
      </w:r>
    </w:p>
    <w:p w:rsidR="00301D92" w:rsidRPr="00871CCB" w:rsidRDefault="00301D92" w:rsidP="00301D92">
      <w:pPr>
        <w:pStyle w:val="CodePara4"/>
      </w:pPr>
      <w:r w:rsidRPr="00871CCB">
        <w:tab/>
        <w:t>cgmmManager.performCSMLogin(username, password);</w:t>
      </w:r>
    </w:p>
    <w:p w:rsidR="00301D92" w:rsidRPr="00871CCB" w:rsidRDefault="00301D92" w:rsidP="00301D92">
      <w:pPr>
        <w:pStyle w:val="CodePara3"/>
      </w:pPr>
      <w:r w:rsidRPr="00871CCB">
        <w:t xml:space="preserve">} </w:t>
      </w:r>
      <w:r w:rsidRPr="00871CCB">
        <w:rPr>
          <w:b/>
          <w:bCs/>
        </w:rPr>
        <w:t>catch</w:t>
      </w:r>
      <w:r w:rsidRPr="00871CCB">
        <w:t xml:space="preserve"> (CGMMException e1) {</w:t>
      </w:r>
    </w:p>
    <w:p w:rsidR="00301D92" w:rsidRDefault="00301D92" w:rsidP="00301D92">
      <w:pPr>
        <w:pStyle w:val="CodePara4"/>
      </w:pPr>
      <w:r w:rsidRPr="00871CCB">
        <w:tab/>
      </w:r>
      <w:r w:rsidRPr="00871CCB">
        <w:tab/>
        <w:t>System.</w:t>
      </w:r>
      <w:r w:rsidRPr="00871CCB">
        <w:rPr>
          <w:i/>
          <w:iCs/>
        </w:rPr>
        <w:t>out</w:t>
      </w:r>
      <w:r w:rsidRPr="00871CCB">
        <w:t>.println("ERROR Unable to perform CSM login");</w:t>
      </w:r>
    </w:p>
    <w:p w:rsidR="00301D92" w:rsidRPr="00301D92" w:rsidRDefault="00301D92" w:rsidP="00301D92">
      <w:pPr>
        <w:pStyle w:val="CodePara3"/>
      </w:pPr>
    </w:p>
    <w:p w:rsidR="0017361B" w:rsidRDefault="0017361B" w:rsidP="0017361B">
      <w:pPr>
        <w:pStyle w:val="Heading3"/>
      </w:pPr>
      <w:bookmarkStart w:id="627" w:name="_Toc238738144"/>
      <w:r>
        <w:t>Migrating Users</w:t>
      </w:r>
      <w:bookmarkEnd w:id="627"/>
    </w:p>
    <w:p w:rsidR="00301D92" w:rsidRDefault="00301D92" w:rsidP="00301D92">
      <w:pPr>
        <w:pStyle w:val="BodyText"/>
      </w:pPr>
      <w:r>
        <w:t>The sample shown below provides example code for migrating users in the ‘sampleHostApplication’ host application.</w:t>
      </w:r>
      <w:r w:rsidR="00A14535" w:rsidRPr="00A14535">
        <w:t xml:space="preserve"> </w:t>
      </w:r>
      <w:r w:rsidR="005E6C7C">
        <w:fldChar w:fldCharType="begin"/>
      </w:r>
      <w:r w:rsidR="00A14535">
        <w:instrText xml:space="preserve"> XE "migrating</w:instrText>
      </w:r>
      <w:r w:rsidR="00A14535" w:rsidRPr="009452B0">
        <w:instrText xml:space="preserve"> users</w:instrText>
      </w:r>
      <w:r w:rsidR="00A14535">
        <w:instrText xml:space="preserve">" </w:instrText>
      </w:r>
      <w:r w:rsidR="005E6C7C">
        <w:fldChar w:fldCharType="end"/>
      </w:r>
      <w:r w:rsidR="005E6C7C">
        <w:fldChar w:fldCharType="begin"/>
      </w:r>
      <w:r w:rsidR="00A14535">
        <w:instrText xml:space="preserve"> XE "</w:instrText>
      </w:r>
      <w:r w:rsidR="00A14535" w:rsidRPr="00AE362D">
        <w:instrText>API:</w:instrText>
      </w:r>
      <w:r w:rsidR="00A14535">
        <w:instrText>migrating</w:instrText>
      </w:r>
      <w:r w:rsidR="00A14535" w:rsidRPr="00AE362D">
        <w:instrText xml:space="preserve"> users</w:instrText>
      </w:r>
      <w:r w:rsidR="00A14535">
        <w:instrText xml:space="preserve">" </w:instrText>
      </w:r>
      <w:r w:rsidR="005E6C7C">
        <w:fldChar w:fldCharType="end"/>
      </w:r>
    </w:p>
    <w:p w:rsidR="00301D92" w:rsidRDefault="00301D92" w:rsidP="00301D92">
      <w:pPr>
        <w:pStyle w:val="CodePara3"/>
      </w:pPr>
      <w:r>
        <w:t xml:space="preserve">String userIDCSM = </w:t>
      </w:r>
      <w:r w:rsidRPr="003310ED">
        <w:t>Form.getUs</w:t>
      </w:r>
      <w:r>
        <w:t>ername());</w:t>
      </w:r>
    </w:p>
    <w:p w:rsidR="00301D92" w:rsidRPr="003310ED" w:rsidRDefault="00301D92" w:rsidP="00301D92">
      <w:pPr>
        <w:pStyle w:val="CodePara3"/>
      </w:pPr>
      <w:r>
        <w:t xml:space="preserve">String userIDGrid = </w:t>
      </w:r>
      <w:r w:rsidRPr="003310ED">
        <w:t>Form.</w:t>
      </w:r>
      <w:r>
        <w:t>getGridID(</w:t>
      </w:r>
      <w:r w:rsidRPr="003310ED">
        <w:t>));</w:t>
      </w:r>
    </w:p>
    <w:p w:rsidR="00301D92" w:rsidRPr="003310ED" w:rsidRDefault="00301D92" w:rsidP="00301D92">
      <w:pPr>
        <w:pStyle w:val="CodePara3"/>
      </w:pPr>
      <w:r w:rsidRPr="003310ED">
        <w:t>//</w:t>
      </w:r>
      <w:r>
        <w:t xml:space="preserve">perform Migration </w:t>
      </w:r>
    </w:p>
    <w:p w:rsidR="00301D92" w:rsidRPr="00871CCB" w:rsidRDefault="00301D92" w:rsidP="00301D92">
      <w:pPr>
        <w:pStyle w:val="CodePara3"/>
      </w:pPr>
      <w:r w:rsidRPr="00871CCB">
        <w:rPr>
          <w:b/>
          <w:bCs/>
        </w:rPr>
        <w:t>try</w:t>
      </w:r>
      <w:r w:rsidRPr="00871CCB">
        <w:t>{</w:t>
      </w:r>
    </w:p>
    <w:p w:rsidR="00301D92" w:rsidRDefault="00301D92" w:rsidP="00301D92">
      <w:pPr>
        <w:pStyle w:val="CodePara5"/>
      </w:pPr>
      <w:r>
        <w:rPr>
          <w:b/>
          <w:bCs/>
          <w:color w:val="7F0055"/>
        </w:rPr>
        <w:t>b</w:t>
      </w:r>
      <w:r>
        <w:t>oolean isMigrated = cgmmManager.isUserMigrated(username);</w:t>
      </w:r>
    </w:p>
    <w:p w:rsidR="00301D92" w:rsidRDefault="00301D92" w:rsidP="00301D92">
      <w:pPr>
        <w:pStyle w:val="CodePara5"/>
      </w:pPr>
      <w:r>
        <w:t xml:space="preserve">if(!isMigrated) </w:t>
      </w:r>
    </w:p>
    <w:p w:rsidR="00301D92" w:rsidRPr="00871CCB" w:rsidRDefault="00301D92" w:rsidP="00F6736F">
      <w:pPr>
        <w:pStyle w:val="CodePara4"/>
      </w:pPr>
      <w:r>
        <w:tab/>
      </w:r>
      <w:r w:rsidRPr="00871CCB">
        <w:tab/>
      </w:r>
      <w:r w:rsidRPr="00F02E23">
        <w:t>cgmmManager.</w:t>
      </w:r>
      <w:r w:rsidRPr="00F02E23">
        <w:rPr>
          <w:color w:val="000000"/>
        </w:rPr>
        <w:t>migrateCSMUserIDToGridID</w:t>
      </w:r>
      <w:r w:rsidRPr="00F02E23">
        <w:t>(userIDCSM, userIDGrid);</w:t>
      </w:r>
    </w:p>
    <w:p w:rsidR="00301D92" w:rsidRPr="00871CCB" w:rsidRDefault="00301D92" w:rsidP="00F6736F">
      <w:pPr>
        <w:pStyle w:val="CodePara3"/>
      </w:pPr>
      <w:r w:rsidRPr="00871CCB">
        <w:t xml:space="preserve">} </w:t>
      </w:r>
      <w:r w:rsidRPr="00871CCB">
        <w:rPr>
          <w:b/>
          <w:bCs/>
        </w:rPr>
        <w:t>catch</w:t>
      </w:r>
      <w:r w:rsidRPr="00871CCB">
        <w:t xml:space="preserve"> (CGMMException e1) {</w:t>
      </w:r>
    </w:p>
    <w:p w:rsidR="00301D92" w:rsidRPr="00F6736F" w:rsidRDefault="00301D92" w:rsidP="00F6736F">
      <w:pPr>
        <w:pStyle w:val="CodePara4"/>
        <w:rPr>
          <w:rStyle w:val="CodePara2Char"/>
        </w:rPr>
      </w:pPr>
      <w:r w:rsidRPr="00871CCB">
        <w:tab/>
      </w:r>
      <w:r w:rsidRPr="00871CCB">
        <w:tab/>
        <w:t>System.</w:t>
      </w:r>
      <w:r w:rsidRPr="00871CCB">
        <w:rPr>
          <w:i/>
          <w:iCs/>
        </w:rPr>
        <w:t>out</w:t>
      </w:r>
      <w:r w:rsidRPr="00871CCB">
        <w:t xml:space="preserve">.println("ERROR Unable to </w:t>
      </w:r>
      <w:r>
        <w:t>migrate the user.</w:t>
      </w:r>
      <w:r w:rsidRPr="00871CCB">
        <w:t>");</w:t>
      </w:r>
      <w:r w:rsidRPr="00F6736F">
        <w:rPr>
          <w:rStyle w:val="CodePara2Char"/>
        </w:rPr>
        <w:tab/>
      </w:r>
    </w:p>
    <w:p w:rsidR="00301D92" w:rsidRPr="00871CCB" w:rsidRDefault="00301D92" w:rsidP="00F6736F">
      <w:pPr>
        <w:pStyle w:val="CodePara3"/>
      </w:pPr>
      <w:r w:rsidRPr="00871CCB">
        <w:t>}</w:t>
      </w:r>
    </w:p>
    <w:p w:rsidR="0017361B" w:rsidRDefault="0017361B" w:rsidP="00F6736F">
      <w:pPr>
        <w:pStyle w:val="Heading3"/>
        <w:keepLines/>
      </w:pPr>
      <w:bookmarkStart w:id="628" w:name="_Ref214337459"/>
      <w:bookmarkStart w:id="629" w:name="_Ref214337463"/>
      <w:bookmarkStart w:id="630" w:name="_Toc238738145"/>
      <w:r>
        <w:lastRenderedPageBreak/>
        <w:t>Integrating Auto Start SyncGTS servlet</w:t>
      </w:r>
      <w:bookmarkEnd w:id="628"/>
      <w:bookmarkEnd w:id="629"/>
      <w:bookmarkEnd w:id="630"/>
      <w:r>
        <w:t xml:space="preserve"> </w:t>
      </w:r>
    </w:p>
    <w:p w:rsidR="00F6736F" w:rsidRDefault="0017361B" w:rsidP="00F6736F">
      <w:pPr>
        <w:pStyle w:val="BodyText"/>
        <w:keepNext/>
        <w:keepLines/>
      </w:pPr>
      <w:r w:rsidRPr="00856959">
        <w:t xml:space="preserve">To </w:t>
      </w:r>
      <w:r>
        <w:t xml:space="preserve">integrate the </w:t>
      </w:r>
      <w:r w:rsidRPr="00F6736F">
        <w:rPr>
          <w:rStyle w:val="Emphasis"/>
        </w:rPr>
        <w:t>StartSyncGTSServlet</w:t>
      </w:r>
      <w:r>
        <w:t xml:space="preserve"> in the host application, add the configuration shown in </w:t>
      </w:r>
      <w:r w:rsidR="00F6736F">
        <w:t>the example below</w:t>
      </w:r>
      <w:r>
        <w:t xml:space="preserve"> to the </w:t>
      </w:r>
      <w:r w:rsidRPr="00F6736F">
        <w:rPr>
          <w:rStyle w:val="CodeChar0"/>
        </w:rPr>
        <w:t>web.xml</w:t>
      </w:r>
      <w:r>
        <w:t xml:space="preserve"> </w:t>
      </w:r>
      <w:r w:rsidR="00F6736F">
        <w:t xml:space="preserve">file </w:t>
      </w:r>
      <w:r>
        <w:t xml:space="preserve">of the host application. </w:t>
      </w:r>
      <w:r w:rsidR="005E6C7C">
        <w:fldChar w:fldCharType="begin"/>
      </w:r>
      <w:r w:rsidR="00A14535">
        <w:instrText xml:space="preserve"> XE "</w:instrText>
      </w:r>
      <w:r w:rsidR="00A14535" w:rsidRPr="009452B0">
        <w:instrText>SyncGTS servlet</w:instrText>
      </w:r>
      <w:r w:rsidR="00A14535">
        <w:instrText xml:space="preserve">" </w:instrText>
      </w:r>
      <w:r w:rsidR="005E6C7C">
        <w:fldChar w:fldCharType="end"/>
      </w:r>
    </w:p>
    <w:p w:rsidR="0017361B" w:rsidRDefault="0017361B" w:rsidP="00F6736F">
      <w:pPr>
        <w:pStyle w:val="BodyText"/>
        <w:keepNext/>
        <w:keepLines/>
      </w:pPr>
      <w:r>
        <w:t>This configuration is required since it is the only way to ensure the server of the host application is</w:t>
      </w:r>
      <w:r w:rsidR="00F6736F">
        <w:t xml:space="preserve"> in sync with the caGrid Trust F</w:t>
      </w:r>
      <w:r>
        <w:t>abric before</w:t>
      </w:r>
      <w:r w:rsidR="00F6736F">
        <w:t xml:space="preserve"> invoking</w:t>
      </w:r>
      <w:r>
        <w:t xml:space="preserve"> any secured caGrid Services.</w:t>
      </w:r>
      <w:r w:rsidR="005E6C7C">
        <w:fldChar w:fldCharType="begin"/>
      </w:r>
      <w:r w:rsidR="00A14535">
        <w:instrText xml:space="preserve"> XE "</w:instrText>
      </w:r>
      <w:r w:rsidR="00A14535" w:rsidRPr="00C55EC2">
        <w:instrText>grid trust fabric:synching</w:instrText>
      </w:r>
      <w:r w:rsidR="00A14535">
        <w:instrText xml:space="preserve">" </w:instrText>
      </w:r>
      <w:r w:rsidR="005E6C7C">
        <w:fldChar w:fldCharType="end"/>
      </w:r>
      <w:r w:rsidR="005E6C7C">
        <w:fldChar w:fldCharType="begin"/>
      </w:r>
      <w:r w:rsidR="00A14535">
        <w:instrText xml:space="preserve"> XE "</w:instrText>
      </w:r>
      <w:r w:rsidR="00A14535" w:rsidRPr="009452B0">
        <w:instrText>synching with trust fabric</w:instrText>
      </w:r>
      <w:r w:rsidR="00A14535">
        <w:instrText xml:space="preserve">" </w:instrText>
      </w:r>
      <w:r w:rsidR="005E6C7C">
        <w:fldChar w:fldCharType="end"/>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F6736F" w:rsidRDefault="00F6736F" w:rsidP="00F6736F">
      <w:pPr>
        <w:pStyle w:val="BodyText"/>
        <w:keepNext/>
        <w:keepLines/>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7361B" w:rsidRDefault="0017361B" w:rsidP="00D916B7">
      <w:pPr>
        <w:pStyle w:val="Heading2"/>
      </w:pPr>
      <w:bookmarkStart w:id="631" w:name="_Ref214335443"/>
      <w:bookmarkStart w:id="632" w:name="_Ref214335446"/>
      <w:bookmarkStart w:id="633" w:name="_Toc238738146"/>
      <w:r>
        <w:t>Configurations for CGMM API</w:t>
      </w:r>
      <w:bookmarkEnd w:id="631"/>
      <w:bookmarkEnd w:id="632"/>
      <w:bookmarkEnd w:id="633"/>
    </w:p>
    <w:p w:rsidR="0017361B" w:rsidRDefault="0017361B" w:rsidP="00D916B7">
      <w:pPr>
        <w:pStyle w:val="BodyText"/>
        <w:keepNext/>
      </w:pPr>
      <w:r w:rsidRPr="0017361B">
        <w:t xml:space="preserve">For successful integration of CGMM API into a host web application, the following configuration files </w:t>
      </w:r>
      <w:r w:rsidR="00F6736F">
        <w:t>must</w:t>
      </w:r>
      <w:r w:rsidRPr="0017361B">
        <w:t xml:space="preserve"> be configured correctly. </w:t>
      </w:r>
      <w:r w:rsidR="005E6C7C">
        <w:fldChar w:fldCharType="begin"/>
      </w:r>
      <w:r w:rsidR="00F6736F">
        <w:instrText xml:space="preserve"> REF _Ref214258242 \h </w:instrText>
      </w:r>
      <w:r w:rsidR="005E6C7C">
        <w:fldChar w:fldCharType="separate"/>
      </w:r>
      <w:r w:rsidR="00C66417">
        <w:t xml:space="preserve">Table </w:t>
      </w:r>
      <w:r w:rsidR="00C66417">
        <w:rPr>
          <w:noProof/>
        </w:rPr>
        <w:t>2</w:t>
      </w:r>
      <w:r w:rsidR="00C66417">
        <w:noBreakHyphen/>
      </w:r>
      <w:r w:rsidR="00C66417">
        <w:rPr>
          <w:noProof/>
        </w:rPr>
        <w:t>2</w:t>
      </w:r>
      <w:r w:rsidR="005E6C7C">
        <w:fldChar w:fldCharType="end"/>
      </w:r>
      <w:r w:rsidR="00F6736F">
        <w:t xml:space="preserve"> below </w:t>
      </w:r>
      <w:r w:rsidRPr="0017361B">
        <w:t xml:space="preserve">shows the </w:t>
      </w:r>
      <w:r w:rsidR="00F6736F">
        <w:t xml:space="preserve">configuration </w:t>
      </w:r>
      <w:r w:rsidRPr="0017361B">
        <w:t xml:space="preserve">files </w:t>
      </w:r>
      <w:r w:rsidR="00F6736F">
        <w:t xml:space="preserve">and changes </w:t>
      </w:r>
      <w:r w:rsidRPr="0017361B">
        <w:t>needed for CGMM.</w:t>
      </w:r>
      <w:r w:rsidR="005E6C7C">
        <w:fldChar w:fldCharType="begin"/>
      </w:r>
      <w:r w:rsidR="00A14535">
        <w:instrText xml:space="preserve"> XE "</w:instrText>
      </w:r>
      <w:r w:rsidR="00A14535" w:rsidRPr="001B1954">
        <w:instrText>API:</w:instrText>
      </w:r>
      <w:r w:rsidR="00A14535">
        <w:instrText xml:space="preserve">configuration files" </w:instrText>
      </w:r>
      <w:r w:rsidR="005E6C7C">
        <w:fldChar w:fldCharType="end"/>
      </w:r>
      <w:r w:rsidR="005E6C7C">
        <w:fldChar w:fldCharType="begin"/>
      </w:r>
      <w:r w:rsidR="00A14535">
        <w:instrText xml:space="preserve"> XE "</w:instrText>
      </w:r>
      <w:r w:rsidR="00A14535" w:rsidRPr="00DC615E">
        <w:instrText>CGMM:API configuration</w:instrText>
      </w:r>
      <w:r w:rsidR="00A14535">
        <w:instrText xml:space="preserve">" </w:instrText>
      </w:r>
      <w:r w:rsidR="005E6C7C">
        <w:fldChar w:fldCharType="end"/>
      </w:r>
      <w:r w:rsidR="005E6C7C">
        <w:fldChar w:fldCharType="begin"/>
      </w:r>
      <w:r w:rsidR="00A14535">
        <w:instrText xml:space="preserve"> XE "</w:instrText>
      </w:r>
      <w:r w:rsidR="00A14535" w:rsidRPr="009452B0">
        <w:instrText>configuration files</w:instrText>
      </w:r>
      <w:r w:rsidR="00A14535">
        <w:instrText xml:space="preserve">" </w:instrText>
      </w:r>
      <w:r w:rsidR="005E6C7C">
        <w:fldChar w:fldCharType="end"/>
      </w:r>
      <w:r w:rsidR="005E6C7C">
        <w:fldChar w:fldCharType="begin"/>
      </w:r>
      <w:r w:rsidR="00A14535">
        <w:instrText xml:space="preserve"> XE "</w:instrText>
      </w:r>
      <w:r w:rsidR="00A14535" w:rsidRPr="00CE3A0F">
        <w:instrText>overview:configuration files</w:instrText>
      </w:r>
      <w:r w:rsidR="00A14535">
        <w:instrText xml:space="preserve">" </w:instrText>
      </w:r>
      <w:r w:rsidR="005E6C7C">
        <w:fldChar w:fldCharType="end"/>
      </w:r>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10"/>
        <w:gridCol w:w="6550"/>
      </w:tblGrid>
      <w:tr w:rsidR="0017361B" w:rsidRPr="007F2D9B" w:rsidTr="004E77DF">
        <w:trPr>
          <w:cantSplit/>
          <w:tblHeader/>
        </w:trPr>
        <w:tc>
          <w:tcPr>
            <w:tcW w:w="2610" w:type="dxa"/>
            <w:shd w:val="clear" w:color="auto" w:fill="D9D9D9"/>
            <w:vAlign w:val="center"/>
          </w:tcPr>
          <w:p w:rsidR="0017361B" w:rsidRPr="00B236BF" w:rsidRDefault="0017361B" w:rsidP="00EE2C27">
            <w:pPr>
              <w:pStyle w:val="TableHeaderCenter"/>
            </w:pPr>
            <w:r>
              <w:t xml:space="preserve">Configuration </w:t>
            </w:r>
            <w:r w:rsidR="00F6736F" w:rsidRPr="00EE2C27">
              <w:t>F</w:t>
            </w:r>
            <w:r>
              <w:t>ile</w:t>
            </w:r>
          </w:p>
        </w:tc>
        <w:tc>
          <w:tcPr>
            <w:tcW w:w="6550" w:type="dxa"/>
            <w:shd w:val="clear" w:color="auto" w:fill="D9D9D9"/>
            <w:tcMar>
              <w:top w:w="43" w:type="dxa"/>
              <w:left w:w="72" w:type="dxa"/>
              <w:bottom w:w="43" w:type="dxa"/>
              <w:right w:w="72" w:type="dxa"/>
            </w:tcMar>
            <w:vAlign w:val="center"/>
          </w:tcPr>
          <w:p w:rsidR="0017361B" w:rsidRPr="00B236BF" w:rsidRDefault="0017361B" w:rsidP="00EE2C27">
            <w:pPr>
              <w:pStyle w:val="TableHeaderCenter"/>
            </w:pPr>
            <w:r>
              <w:t>Description</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Cgmm-properties.xml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specify the CGMM information, Host Application information and Authentication Service/Dorian information</w:t>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Sample </w:t>
            </w:r>
            <w:r w:rsidR="00F6736F">
              <w:rPr>
                <w:rFonts w:cs="Arial"/>
                <w:color w:val="000000"/>
              </w:rPr>
              <w:t xml:space="preserve">provided </w:t>
            </w:r>
            <w:r w:rsidRPr="007F2D9B">
              <w:rPr>
                <w:rFonts w:cs="Arial"/>
                <w:color w:val="000000"/>
              </w:rPr>
              <w:t xml:space="preserve">in </w:t>
            </w:r>
            <w:fldSimple w:instr=" REF _Ref214258405 \n \h  \* MERGEFORMAT ">
              <w:r w:rsidR="00C66417" w:rsidRPr="00C66417">
                <w:rPr>
                  <w:rFonts w:cs="Arial"/>
                  <w:i/>
                  <w:color w:val="0000FF"/>
                </w:rPr>
                <w:t>Appendix B</w:t>
              </w:r>
            </w:fldSimple>
            <w:r w:rsidR="00F6736F" w:rsidRPr="00EE2C27">
              <w:rPr>
                <w:rFonts w:cs="Arial"/>
                <w:i/>
                <w:color w:val="0000FF"/>
              </w:rPr>
              <w:t xml:space="preserve">, </w:t>
            </w:r>
            <w:fldSimple w:instr=" REF _Ref214258407 \h  \* MERGEFORMAT ">
              <w:r w:rsidR="00C66417" w:rsidRPr="00C66417">
                <w:rPr>
                  <w:i/>
                  <w:color w:val="0000FF"/>
                </w:rPr>
                <w:t>Sample CGMM Properties File</w:t>
              </w:r>
            </w:fldSimple>
            <w:r w:rsidR="00F6736F">
              <w:rPr>
                <w:rFonts w:cs="Arial"/>
                <w:color w:val="000000"/>
              </w:rPr>
              <w:t xml:space="preserve"> on page </w:t>
            </w:r>
            <w:r w:rsidR="005E6C7C">
              <w:rPr>
                <w:rFonts w:cs="Arial"/>
                <w:color w:val="000000"/>
              </w:rPr>
              <w:fldChar w:fldCharType="begin"/>
            </w:r>
            <w:r w:rsidR="00F6736F">
              <w:rPr>
                <w:rFonts w:cs="Arial"/>
                <w:color w:val="000000"/>
              </w:rPr>
              <w:instrText xml:space="preserve"> PAGEREF _Ref214258410 \h </w:instrText>
            </w:r>
            <w:r w:rsidR="005E6C7C">
              <w:rPr>
                <w:rFonts w:cs="Arial"/>
                <w:color w:val="000000"/>
              </w:rPr>
            </w:r>
            <w:r w:rsidR="005E6C7C">
              <w:rPr>
                <w:rFonts w:cs="Arial"/>
                <w:color w:val="000000"/>
              </w:rPr>
              <w:fldChar w:fldCharType="separate"/>
            </w:r>
            <w:r w:rsidR="00C66417">
              <w:rPr>
                <w:rFonts w:cs="Arial"/>
                <w:noProof/>
                <w:color w:val="000000"/>
              </w:rPr>
              <w:t>57</w:t>
            </w:r>
            <w:r w:rsidR="005E6C7C">
              <w:rPr>
                <w:rFonts w:cs="Arial"/>
                <w:color w:val="000000"/>
              </w:rPr>
              <w:fldChar w:fldCharType="end"/>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Refer the </w:t>
            </w:r>
            <w:r w:rsidRPr="00EE2C27">
              <w:rPr>
                <w:rStyle w:val="CodeChar0"/>
              </w:rPr>
              <w:t>cgmm-propertiex.xsd</w:t>
            </w:r>
            <w:r w:rsidRPr="007F2D9B">
              <w:rPr>
                <w:rFonts w:cs="Arial"/>
                <w:color w:val="000000"/>
              </w:rPr>
              <w:t xml:space="preserve"> </w:t>
            </w:r>
            <w:r w:rsidR="000863F7">
              <w:rPr>
                <w:rFonts w:cs="Arial"/>
                <w:color w:val="000000"/>
              </w:rPr>
              <w:t xml:space="preserve">shown in </w:t>
            </w:r>
            <w:fldSimple w:instr=" REF _Ref214270661 \n \h  \* MERGEFORMAT ">
              <w:r w:rsidR="00C66417" w:rsidRPr="00C66417">
                <w:rPr>
                  <w:rFonts w:cs="Arial"/>
                  <w:i/>
                  <w:color w:val="0000FF"/>
                </w:rPr>
                <w:t>Appendix A</w:t>
              </w:r>
            </w:fldSimple>
            <w:r w:rsidR="000863F7">
              <w:rPr>
                <w:rFonts w:cs="Arial"/>
                <w:color w:val="000000"/>
              </w:rPr>
              <w:t xml:space="preserve"> </w:t>
            </w:r>
            <w:r w:rsidR="001D6940">
              <w:rPr>
                <w:rFonts w:cs="Arial"/>
                <w:color w:val="000000"/>
              </w:rPr>
              <w:t xml:space="preserve">on page </w:t>
            </w:r>
            <w:r w:rsidR="005E6C7C">
              <w:rPr>
                <w:rFonts w:cs="Arial"/>
                <w:color w:val="000000"/>
              </w:rPr>
              <w:fldChar w:fldCharType="begin"/>
            </w:r>
            <w:r w:rsidR="001D6940">
              <w:rPr>
                <w:rFonts w:cs="Arial"/>
                <w:color w:val="000000"/>
              </w:rPr>
              <w:instrText xml:space="preserve"> PAGEREF _Ref214264184 \h </w:instrText>
            </w:r>
            <w:r w:rsidR="005E6C7C">
              <w:rPr>
                <w:rFonts w:cs="Arial"/>
                <w:color w:val="000000"/>
              </w:rPr>
            </w:r>
            <w:r w:rsidR="005E6C7C">
              <w:rPr>
                <w:rFonts w:cs="Arial"/>
                <w:color w:val="000000"/>
              </w:rPr>
              <w:fldChar w:fldCharType="separate"/>
            </w:r>
            <w:r w:rsidR="00C66417">
              <w:rPr>
                <w:rFonts w:cs="Arial"/>
                <w:noProof/>
                <w:color w:val="000000"/>
              </w:rPr>
              <w:t>51</w:t>
            </w:r>
            <w:r w:rsidR="005E6C7C">
              <w:rPr>
                <w:rFonts w:cs="Arial"/>
                <w:color w:val="000000"/>
              </w:rPr>
              <w:fldChar w:fldCharType="end"/>
            </w:r>
            <w:r w:rsidR="001D6940">
              <w:rPr>
                <w:rFonts w:cs="Arial"/>
                <w:color w:val="000000"/>
              </w:rPr>
              <w:t xml:space="preserve"> </w:t>
            </w:r>
            <w:r w:rsidRPr="007F2D9B">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gov.nih.nci.security.cgmm.properties.file</w:t>
            </w:r>
            <w:r w:rsidRPr="007F2D9B">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Sync-description.xml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for the StartSyncGTSServlet.</w:t>
            </w:r>
          </w:p>
          <w:p w:rsidR="0017361B" w:rsidRPr="007F2D9B" w:rsidRDefault="000863F7" w:rsidP="00EE2C27">
            <w:pPr>
              <w:pStyle w:val="TableText"/>
              <w:spacing w:before="0" w:after="40"/>
              <w:rPr>
                <w:rFonts w:cs="Arial"/>
                <w:color w:val="000000"/>
              </w:rPr>
            </w:pPr>
            <w:r>
              <w:rPr>
                <w:rFonts w:cs="Arial"/>
                <w:color w:val="000000"/>
              </w:rPr>
              <w:t>Refer to the s</w:t>
            </w:r>
            <w:r w:rsidR="0017361B" w:rsidRPr="007F2D9B">
              <w:rPr>
                <w:rFonts w:cs="Arial"/>
                <w:color w:val="000000"/>
              </w:rPr>
              <w:t xml:space="preserve">ample </w:t>
            </w:r>
            <w:r w:rsidR="00EE2C27">
              <w:rPr>
                <w:rFonts w:cs="Arial"/>
                <w:color w:val="000000"/>
              </w:rPr>
              <w:t>provided</w:t>
            </w:r>
            <w:r w:rsidR="0017361B" w:rsidRPr="007F2D9B">
              <w:rPr>
                <w:rFonts w:cs="Arial"/>
                <w:color w:val="000000"/>
              </w:rPr>
              <w:t xml:space="preserve"> in </w:t>
            </w:r>
            <w:fldSimple w:instr=" REF _Ref214258547 \n \h  \* MERGEFORMAT ">
              <w:r w:rsidR="00C66417" w:rsidRPr="00C66417">
                <w:rPr>
                  <w:rFonts w:cs="Arial"/>
                  <w:i/>
                  <w:color w:val="0000FF"/>
                </w:rPr>
                <w:t>Appendix C</w:t>
              </w:r>
            </w:fldSimple>
            <w:r>
              <w:rPr>
                <w:rFonts w:cs="Arial"/>
                <w:color w:val="000000"/>
              </w:rPr>
              <w:t xml:space="preserve"> </w:t>
            </w:r>
            <w:r w:rsidR="001D6940">
              <w:rPr>
                <w:rFonts w:cs="Arial"/>
                <w:color w:val="000000"/>
              </w:rPr>
              <w:t xml:space="preserve">on page </w:t>
            </w:r>
            <w:r w:rsidR="005E6C7C">
              <w:rPr>
                <w:rFonts w:cs="Arial"/>
                <w:color w:val="000000"/>
              </w:rPr>
              <w:fldChar w:fldCharType="begin"/>
            </w:r>
            <w:r w:rsidR="001D6940">
              <w:rPr>
                <w:rFonts w:cs="Arial"/>
                <w:color w:val="000000"/>
              </w:rPr>
              <w:instrText xml:space="preserve"> PAGEREF _Ref214258547 \h </w:instrText>
            </w:r>
            <w:r w:rsidR="005E6C7C">
              <w:rPr>
                <w:rFonts w:cs="Arial"/>
                <w:color w:val="000000"/>
              </w:rPr>
            </w:r>
            <w:r w:rsidR="005E6C7C">
              <w:rPr>
                <w:rFonts w:cs="Arial"/>
                <w:color w:val="000000"/>
              </w:rPr>
              <w:fldChar w:fldCharType="separate"/>
            </w:r>
            <w:r w:rsidR="00C66417">
              <w:rPr>
                <w:rFonts w:cs="Arial"/>
                <w:noProof/>
                <w:color w:val="000000"/>
              </w:rPr>
              <w:t>59</w:t>
            </w:r>
            <w:r w:rsidR="005E6C7C">
              <w:rPr>
                <w:rFonts w:cs="Arial"/>
                <w:color w:val="000000"/>
              </w:rPr>
              <w:fldChar w:fldCharType="end"/>
            </w:r>
            <w:r w:rsidR="001D6940">
              <w:rPr>
                <w:rFonts w:cs="Arial"/>
                <w:color w:val="000000"/>
              </w:rPr>
              <w:t xml:space="preserve"> </w:t>
            </w:r>
            <w:r>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gov.nih.nci.security.cgmm.syncgts.file</w:t>
            </w:r>
            <w:r w:rsidR="00EE2C27">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Cgmm.login.config</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Authentication part of the CGMMManager API.</w:t>
            </w:r>
          </w:p>
          <w:p w:rsidR="0017361B" w:rsidRPr="007F2D9B" w:rsidRDefault="0017361B" w:rsidP="00EE2C27">
            <w:pPr>
              <w:pStyle w:val="TableText"/>
              <w:spacing w:before="0" w:after="40"/>
              <w:rPr>
                <w:rFonts w:cs="Arial"/>
                <w:color w:val="000000"/>
              </w:rPr>
            </w:pPr>
            <w:r w:rsidRPr="007F2D9B">
              <w:rPr>
                <w:rFonts w:cs="Arial"/>
                <w:color w:val="000000"/>
              </w:rPr>
              <w:t xml:space="preserve">Specifies the Login Module to be used by the CGMMManager (that internally uses CSM AuthenticationManager) to authenticate CSM users. </w:t>
            </w:r>
          </w:p>
          <w:p w:rsidR="0017361B" w:rsidRPr="007F2D9B" w:rsidRDefault="0017361B" w:rsidP="00EE2C27">
            <w:pPr>
              <w:pStyle w:val="TableText"/>
              <w:spacing w:before="0" w:after="40"/>
              <w:rPr>
                <w:rFonts w:cs="Arial"/>
                <w:color w:val="000000"/>
              </w:rPr>
            </w:pPr>
            <w:r w:rsidRPr="007F2D9B">
              <w:rPr>
                <w:rFonts w:cs="Arial"/>
                <w:color w:val="000000"/>
              </w:rPr>
              <w:t>The CGMMManager retrieves this file based on t</w:t>
            </w:r>
            <w:r w:rsidR="00EE2C27">
              <w:rPr>
                <w:rFonts w:cs="Arial"/>
                <w:color w:val="000000"/>
              </w:rPr>
              <w:t xml:space="preserve">he System property </w:t>
            </w:r>
            <w:r w:rsidRPr="00EE2C27">
              <w:rPr>
                <w:rStyle w:val="CodeChar0"/>
              </w:rPr>
              <w:t>gov.nih.nci.security.cgmm.login.config.file</w:t>
            </w:r>
            <w:r w:rsidRPr="007F2D9B">
              <w:rPr>
                <w:rFonts w:cs="Arial"/>
                <w:color w:val="000000"/>
              </w:rPr>
              <w:t>.</w:t>
            </w:r>
          </w:p>
          <w:p w:rsidR="0017361B" w:rsidRPr="007F2D9B" w:rsidRDefault="00EE2C27" w:rsidP="00EE2C27">
            <w:pPr>
              <w:pStyle w:val="TableTextIndent"/>
              <w:spacing w:before="0" w:after="40"/>
            </w:pPr>
            <w:r w:rsidRPr="00EE2C27">
              <w:rPr>
                <w:rStyle w:val="Bold"/>
              </w:rPr>
              <w:t>NOTE:</w:t>
            </w:r>
            <w:r>
              <w:t xml:space="preserve"> </w:t>
            </w:r>
            <w:r w:rsidR="0017361B" w:rsidRPr="007F2D9B">
              <w:t xml:space="preserve">If the </w:t>
            </w:r>
            <w:r w:rsidR="000863F7" w:rsidRPr="007F2D9B">
              <w:t>JBoss</w:t>
            </w:r>
            <w:r w:rsidR="0017361B" w:rsidRPr="007F2D9B">
              <w:t xml:space="preserve"> </w:t>
            </w:r>
            <w:r w:rsidR="0017361B" w:rsidRPr="00EE2C27">
              <w:rPr>
                <w:rStyle w:val="CodeChar0"/>
              </w:rPr>
              <w:t>login-config.xml</w:t>
            </w:r>
            <w:r w:rsidR="0017361B" w:rsidRPr="007F2D9B">
              <w:t xml:space="preserve"> is configured with Login Module for the host application</w:t>
            </w:r>
            <w:r>
              <w:t xml:space="preserve">, then the System property </w:t>
            </w:r>
            <w:r w:rsidR="0017361B" w:rsidRPr="00EE2C27">
              <w:rPr>
                <w:rStyle w:val="CodeChar0"/>
              </w:rPr>
              <w:t>gov.nih.nci.security.cgmm.login.config.file</w:t>
            </w:r>
            <w:r w:rsidR="0017361B" w:rsidRPr="007F2D9B">
              <w:t xml:space="preserve"> is ignored.</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lastRenderedPageBreak/>
              <w:t>ApplicationSecurityConfig.xml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Authorization part of the CGMMManager API used to migrate CSM users or obtain CSM User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This file points to a </w:t>
            </w:r>
            <w:r w:rsidRPr="00EE2C27">
              <w:rPr>
                <w:rStyle w:val="CodeChar0"/>
              </w:rPr>
              <w:t>hibernate.cfg.xml</w:t>
            </w:r>
            <w:r w:rsidRPr="007F2D9B">
              <w:rPr>
                <w:rFonts w:cs="Arial"/>
                <w:color w:val="000000"/>
              </w:rPr>
              <w:t xml:space="preserve"> file for the host application. </w:t>
            </w:r>
          </w:p>
          <w:p w:rsidR="0017361B" w:rsidRPr="007F2D9B" w:rsidRDefault="0017361B" w:rsidP="00EE2C27">
            <w:pPr>
              <w:pStyle w:val="TableText"/>
              <w:spacing w:before="0" w:after="40"/>
              <w:rPr>
                <w:rFonts w:cs="Arial"/>
                <w:color w:val="000000"/>
              </w:rPr>
            </w:pPr>
            <w:r w:rsidRPr="007F2D9B">
              <w:rPr>
                <w:rFonts w:cs="Arial"/>
                <w:color w:val="000000"/>
              </w:rPr>
              <w:t xml:space="preserve">Refers to the </w:t>
            </w:r>
            <w:r w:rsidRPr="00EE2C27">
              <w:rPr>
                <w:rStyle w:val="CodeChar0"/>
              </w:rPr>
              <w:t>&lt;&lt;name&gt;&gt;.hibernate.cfg.xml</w:t>
            </w:r>
            <w:r w:rsidRPr="007F2D9B">
              <w:rPr>
                <w:rFonts w:cs="Arial"/>
                <w:color w:val="000000"/>
              </w:rPr>
              <w:t xml:space="preserve"> based on the specified path.</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gov.nih.nci.security.configFile</w:t>
            </w:r>
            <w:r w:rsidRPr="007F2D9B">
              <w:rPr>
                <w:rFonts w:cs="Arial"/>
                <w:color w:val="000000"/>
              </w:rPr>
              <w:t>.</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&lt;&lt;name&gt;&gt;.hibernate.cfg.xml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w:t>
            </w:r>
            <w:r w:rsidR="00EE2C27">
              <w:rPr>
                <w:rFonts w:cs="Arial"/>
                <w:color w:val="000000"/>
              </w:rPr>
              <w:t>,</w:t>
            </w:r>
            <w:r w:rsidRPr="007F2D9B">
              <w:rPr>
                <w:rFonts w:cs="Arial"/>
                <w:color w:val="000000"/>
              </w:rPr>
              <w:t xml:space="preserve"> along with </w:t>
            </w:r>
            <w:r w:rsidRPr="00EE2C27">
              <w:rPr>
                <w:rStyle w:val="CodeChar0"/>
              </w:rPr>
              <w:t>ApplicationSecurityConfig.xml</w:t>
            </w:r>
            <w:r w:rsidRPr="007F2D9B">
              <w:rPr>
                <w:rFonts w:cs="Arial"/>
                <w:color w:val="000000"/>
              </w:rPr>
              <w:t xml:space="preserve"> file</w:t>
            </w:r>
            <w:r w:rsidR="00EE2C27">
              <w:rPr>
                <w:rFonts w:cs="Arial"/>
                <w:color w:val="000000"/>
              </w:rPr>
              <w:t xml:space="preserve"> noted above</w:t>
            </w:r>
            <w:r w:rsidRPr="007F2D9B">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It points to the CSM Schema for the host application.</w:t>
            </w:r>
          </w:p>
          <w:p w:rsidR="0017361B" w:rsidRPr="007F2D9B" w:rsidRDefault="0017361B" w:rsidP="00EE2C27">
            <w:pPr>
              <w:pStyle w:val="TableText"/>
              <w:spacing w:before="0" w:after="40"/>
              <w:rPr>
                <w:rFonts w:cs="Arial"/>
                <w:color w:val="000000"/>
              </w:rPr>
            </w:pPr>
            <w:r w:rsidRPr="00EE2C27">
              <w:rPr>
                <w:rStyle w:val="Bold"/>
              </w:rPr>
              <w:t>Replace</w:t>
            </w:r>
            <w:r w:rsidRPr="007F2D9B">
              <w:rPr>
                <w:rFonts w:cs="Arial"/>
                <w:color w:val="000000"/>
              </w:rPr>
              <w:t xml:space="preserve"> </w:t>
            </w:r>
            <w:r w:rsidRPr="00EE2C27">
              <w:rPr>
                <w:rStyle w:val="CodeChar0"/>
              </w:rPr>
              <w:t>&lt;&lt;name&gt;&gt;</w:t>
            </w:r>
            <w:r w:rsidRPr="007F2D9B">
              <w:rPr>
                <w:rFonts w:cs="Arial"/>
                <w:color w:val="000000"/>
              </w:rPr>
              <w:t xml:space="preserve"> with the host application context name.</w:t>
            </w:r>
          </w:p>
        </w:tc>
      </w:tr>
    </w:tbl>
    <w:p w:rsidR="0017361B" w:rsidRDefault="000863F7" w:rsidP="0017361B">
      <w:pPr>
        <w:pStyle w:val="Caption"/>
      </w:pPr>
      <w:bookmarkStart w:id="634" w:name="_Ref214258242"/>
      <w:r>
        <w:t xml:space="preserve">Table </w:t>
      </w:r>
      <w:fldSimple w:instr=" STYLEREF 1 \s ">
        <w:r w:rsidR="00C66417">
          <w:rPr>
            <w:noProof/>
          </w:rPr>
          <w:t>2</w:t>
        </w:r>
      </w:fldSimple>
      <w:r>
        <w:noBreakHyphen/>
      </w:r>
      <w:fldSimple w:instr=" SEQ Table \* ARABIC \s 1 ">
        <w:r w:rsidR="00C66417">
          <w:rPr>
            <w:noProof/>
          </w:rPr>
          <w:t>2</w:t>
        </w:r>
      </w:fldSimple>
      <w:bookmarkEnd w:id="634"/>
      <w:r>
        <w:t xml:space="preserve"> CGMM C</w:t>
      </w:r>
      <w:r w:rsidRPr="00BD2D6D">
        <w:t xml:space="preserve">onfiguration </w:t>
      </w:r>
      <w:r>
        <w:t>Files</w:t>
      </w:r>
    </w:p>
    <w:p w:rsidR="00C35647" w:rsidRDefault="00C35647" w:rsidP="00C35647">
      <w:pPr>
        <w:pStyle w:val="BodyText"/>
      </w:pPr>
    </w:p>
    <w:p w:rsidR="00C35647" w:rsidRPr="00C35647" w:rsidRDefault="00C35647" w:rsidP="00C35647">
      <w:pPr>
        <w:pStyle w:val="BodyText"/>
      </w:pPr>
    </w:p>
    <w:p w:rsidR="0017361B" w:rsidRDefault="0017361B" w:rsidP="0017361B">
      <w:pPr>
        <w:pStyle w:val="BodyText"/>
      </w:pPr>
    </w:p>
    <w:p w:rsidR="00530EA5" w:rsidRDefault="00530EA5" w:rsidP="0017361B">
      <w:pPr>
        <w:pStyle w:val="BodyText"/>
        <w:sectPr w:rsidR="00530EA5" w:rsidSect="000B12EE">
          <w:headerReference w:type="default" r:id="rId43"/>
          <w:pgSz w:w="12240" w:h="15840" w:code="1"/>
          <w:pgMar w:top="1440" w:right="1440" w:bottom="1440" w:left="1440" w:header="720" w:footer="720" w:gutter="432"/>
          <w:cols w:space="720"/>
          <w:titlePg/>
          <w:docGrid w:linePitch="360"/>
        </w:sectPr>
      </w:pPr>
    </w:p>
    <w:p w:rsidR="00530EA5" w:rsidRPr="00EA116B" w:rsidRDefault="00530EA5" w:rsidP="00530EA5">
      <w:pPr>
        <w:pStyle w:val="Heading1"/>
      </w:pPr>
      <w:bookmarkStart w:id="635" w:name="_Ref228848709"/>
      <w:bookmarkStart w:id="636" w:name="_Toc238738147"/>
      <w:r w:rsidRPr="00EA116B">
        <w:lastRenderedPageBreak/>
        <w:t>Audit Logging</w:t>
      </w:r>
      <w:bookmarkEnd w:id="635"/>
      <w:bookmarkEnd w:id="636"/>
    </w:p>
    <w:p w:rsidR="00530EA5" w:rsidRDefault="00530EA5" w:rsidP="00530EA5">
      <w:pPr>
        <w:pStyle w:val="BodyText"/>
      </w:pPr>
      <w:r>
        <w:t xml:space="preserve">This </w:t>
      </w:r>
      <w:r w:rsidR="00EA116B">
        <w:t>chapter</w:t>
      </w:r>
      <w:r>
        <w:t xml:space="preserve"> serves as a guide to help developers integrate Audit Logging for the CGMM API or CGMMWeb. This section outlines a step-by-step process that addresses what developers need to know in order to successfully integrate Common Logging Module (CLM), including: </w:t>
      </w:r>
      <w:r w:rsidR="005E6C7C">
        <w:fldChar w:fldCharType="begin"/>
      </w:r>
      <w:r w:rsidR="005F14C9">
        <w:instrText xml:space="preserve"> XE "</w:instrText>
      </w:r>
      <w:r w:rsidR="005F14C9" w:rsidRPr="004C16B6">
        <w:instrText>audit logging</w:instrText>
      </w:r>
      <w:r w:rsidR="005F14C9">
        <w:instrText xml:space="preserve">" </w:instrText>
      </w:r>
      <w:r w:rsidR="005E6C7C">
        <w:fldChar w:fldCharType="end"/>
      </w:r>
    </w:p>
    <w:p w:rsidR="00530EA5" w:rsidRPr="00EA116B" w:rsidRDefault="00EA116B" w:rsidP="00530EA5">
      <w:pPr>
        <w:pStyle w:val="ListBullet"/>
      </w:pPr>
      <w:r>
        <w:t>Jar placement,</w:t>
      </w:r>
    </w:p>
    <w:p w:rsidR="00530EA5" w:rsidRPr="00EA116B" w:rsidRDefault="00530EA5" w:rsidP="00530EA5">
      <w:pPr>
        <w:pStyle w:val="ListBullet"/>
      </w:pPr>
      <w:r w:rsidRPr="00EA116B">
        <w:t>Configuring the JDBC Appender configuration file or the regular log4j configuration file</w:t>
      </w:r>
      <w:r w:rsidR="00EA116B">
        <w:t>.</w:t>
      </w:r>
    </w:p>
    <w:p w:rsidR="00530EA5" w:rsidRDefault="00530EA5" w:rsidP="00530EA5">
      <w:pPr>
        <w:pStyle w:val="Heading2"/>
      </w:pPr>
      <w:bookmarkStart w:id="637" w:name="_Toc238738148"/>
      <w:r>
        <w:t>Overview</w:t>
      </w:r>
      <w:bookmarkEnd w:id="637"/>
    </w:p>
    <w:p w:rsidR="009416D8" w:rsidRDefault="00530EA5" w:rsidP="00530EA5">
      <w:pPr>
        <w:pStyle w:val="BodyText"/>
      </w:pPr>
      <w:r w:rsidRPr="00530EA5">
        <w:t xml:space="preserve">In an effort to make CGMM compliant with CRF 21/ part 11, </w:t>
      </w:r>
      <w:r w:rsidR="00EA116B">
        <w:t xml:space="preserve">the CGMM </w:t>
      </w:r>
      <w:r w:rsidRPr="00530EA5">
        <w:t>provide</w:t>
      </w:r>
      <w:r w:rsidR="00EA116B">
        <w:t>s</w:t>
      </w:r>
      <w:r w:rsidRPr="00530EA5">
        <w:t xml:space="preserve"> auditing and logging functionality</w:t>
      </w:r>
      <w:r w:rsidR="00DD3195" w:rsidRPr="00530EA5">
        <w:t xml:space="preserve">. </w:t>
      </w:r>
      <w:r w:rsidR="00EA116B">
        <w:t>The CGMM a</w:t>
      </w:r>
      <w:r w:rsidRPr="00530EA5">
        <w:t xml:space="preserve">udit logging capability </w:t>
      </w:r>
      <w:r w:rsidR="00EA116B">
        <w:t xml:space="preserve">is </w:t>
      </w:r>
      <w:r w:rsidRPr="00530EA5">
        <w:t xml:space="preserve">provided through the Common Logging API available from </w:t>
      </w:r>
      <w:r w:rsidRPr="00EA116B">
        <w:rPr>
          <w:rStyle w:val="CodeChar0"/>
        </w:rPr>
        <w:t>clm-*.jar</w:t>
      </w:r>
      <w:r w:rsidRPr="00530EA5">
        <w:t xml:space="preserve">. </w:t>
      </w:r>
      <w:r w:rsidR="005E6C7C">
        <w:fldChar w:fldCharType="begin"/>
      </w:r>
      <w:r w:rsidR="005F14C9">
        <w:instrText xml:space="preserve"> XE "</w:instrText>
      </w:r>
      <w:r w:rsidR="005F14C9" w:rsidRPr="004C16B6">
        <w:instrText>Common Logging API</w:instrText>
      </w:r>
      <w:r w:rsidR="005F14C9">
        <w:instrText xml:space="preserve">" </w:instrText>
      </w:r>
      <w:r w:rsidR="005E6C7C">
        <w:fldChar w:fldCharType="end"/>
      </w:r>
    </w:p>
    <w:p w:rsidR="00530EA5" w:rsidRPr="00530EA5" w:rsidRDefault="009416D8" w:rsidP="00530EA5">
      <w:pPr>
        <w:pStyle w:val="BodyText"/>
      </w:pPr>
      <w:r>
        <w:t>Client application developers can configure a</w:t>
      </w:r>
      <w:r w:rsidR="00530EA5" w:rsidRPr="00530EA5">
        <w:t xml:space="preserve">udit logging is configurable via an application property configuration file. By placing the </w:t>
      </w:r>
      <w:r w:rsidR="00530EA5" w:rsidRPr="009416D8">
        <w:rPr>
          <w:rStyle w:val="CodeChar0"/>
        </w:rPr>
        <w:t>clm.jar</w:t>
      </w:r>
      <w:r w:rsidRPr="009416D8">
        <w:t>,</w:t>
      </w:r>
      <w:r w:rsidR="00530EA5" w:rsidRPr="00530EA5">
        <w:t xml:space="preserve"> along with </w:t>
      </w:r>
      <w:r>
        <w:t>this</w:t>
      </w:r>
      <w:r w:rsidR="00530EA5" w:rsidRPr="00530EA5">
        <w:t xml:space="preserve"> application property configuration file</w:t>
      </w:r>
      <w:r>
        <w:t>,</w:t>
      </w:r>
      <w:r w:rsidR="00530EA5" w:rsidRPr="00530EA5">
        <w:t xml:space="preserve"> in the same class path as the </w:t>
      </w:r>
      <w:r w:rsidR="00530EA5" w:rsidRPr="009416D8">
        <w:rPr>
          <w:rStyle w:val="CodeChar0"/>
        </w:rPr>
        <w:t>cgmmapi.jar</w:t>
      </w:r>
      <w:r w:rsidR="00530EA5" w:rsidRPr="00530EA5">
        <w:t xml:space="preserve"> file, the client application </w:t>
      </w:r>
      <w:r>
        <w:t>is</w:t>
      </w:r>
      <w:r w:rsidR="00530EA5" w:rsidRPr="00530EA5">
        <w:t xml:space="preserve"> able to utilize the </w:t>
      </w:r>
      <w:r>
        <w:t>built-in</w:t>
      </w:r>
      <w:r w:rsidR="00530EA5" w:rsidRPr="00530EA5">
        <w:t xml:space="preserve"> audit logging functionality. The logging results </w:t>
      </w:r>
      <w:r>
        <w:t>can be</w:t>
      </w:r>
      <w:r w:rsidR="00530EA5" w:rsidRPr="00530EA5">
        <w:t xml:space="preserve"> saved into a database or a flat text file</w:t>
      </w:r>
      <w:r>
        <w:t>,</w:t>
      </w:r>
      <w:r w:rsidR="00530EA5" w:rsidRPr="00530EA5">
        <w:t xml:space="preserve"> depending on the configuration.</w:t>
      </w:r>
      <w:r w:rsidR="005E6C7C">
        <w:fldChar w:fldCharType="begin"/>
      </w:r>
      <w:r w:rsidR="005F14C9">
        <w:instrText xml:space="preserve"> XE "</w:instrText>
      </w:r>
      <w:r w:rsidR="005F14C9" w:rsidRPr="004C16B6">
        <w:instrText>clm.jar file</w:instrText>
      </w:r>
      <w:r w:rsidR="005F14C9">
        <w:instrText xml:space="preserve">" </w:instrText>
      </w:r>
      <w:r w:rsidR="005E6C7C">
        <w:fldChar w:fldCharType="end"/>
      </w:r>
    </w:p>
    <w:p w:rsidR="00530EA5" w:rsidRDefault="00530EA5" w:rsidP="00530EA5">
      <w:pPr>
        <w:pStyle w:val="Heading2"/>
      </w:pPr>
      <w:bookmarkStart w:id="638" w:name="_Toc238738149"/>
      <w:r>
        <w:t>JAR Placement</w:t>
      </w:r>
      <w:bookmarkEnd w:id="638"/>
    </w:p>
    <w:p w:rsidR="00530EA5" w:rsidRDefault="00530EA5" w:rsidP="00530EA5">
      <w:pPr>
        <w:pStyle w:val="BodyText"/>
      </w:pPr>
      <w:r w:rsidRPr="00530EA5">
        <w:t>The Audit Logging Application is available as a JAR</w:t>
      </w:r>
      <w:r w:rsidR="009416D8">
        <w:t xml:space="preserve"> file</w:t>
      </w:r>
      <w:r w:rsidRPr="00530EA5">
        <w:t xml:space="preserve"> called </w:t>
      </w:r>
      <w:r w:rsidRPr="009416D8">
        <w:rPr>
          <w:rStyle w:val="CodeChar0"/>
        </w:rPr>
        <w:t>clm-4.1.jar</w:t>
      </w:r>
      <w:r w:rsidRPr="00530EA5">
        <w:t>. This jar</w:t>
      </w:r>
      <w:r w:rsidR="009416D8">
        <w:t>,</w:t>
      </w:r>
      <w:r w:rsidRPr="00530EA5">
        <w:t xml:space="preserve"> along with the </w:t>
      </w:r>
      <w:r w:rsidRPr="009416D8">
        <w:rPr>
          <w:rStyle w:val="CodeChar0"/>
        </w:rPr>
        <w:t>cgmmapi.jar</w:t>
      </w:r>
      <w:r w:rsidRPr="00530EA5">
        <w:t xml:space="preserve"> </w:t>
      </w:r>
      <w:r w:rsidR="009416D8">
        <w:t>must</w:t>
      </w:r>
      <w:r w:rsidRPr="00530EA5">
        <w:t xml:space="preserve"> be placed in the classpath of the application. The </w:t>
      </w:r>
      <w:r w:rsidRPr="009416D8">
        <w:rPr>
          <w:rStyle w:val="CodeChar0"/>
        </w:rPr>
        <w:t>clm-4.1.jar</w:t>
      </w:r>
      <w:r w:rsidRPr="00530EA5">
        <w:t xml:space="preserve"> should be placed in the common lib directory of JBoss.</w:t>
      </w:r>
    </w:p>
    <w:p w:rsidR="00530EA5" w:rsidRPr="00530EA5" w:rsidRDefault="00530EA5" w:rsidP="00530EA5">
      <w:pPr>
        <w:pStyle w:val="Heading2"/>
      </w:pPr>
      <w:bookmarkStart w:id="639" w:name="_Toc238738150"/>
      <w:r w:rsidRPr="00530EA5">
        <w:t>Enabling CLM APIs in Integration with CGMM APIs</w:t>
      </w:r>
      <w:bookmarkEnd w:id="639"/>
    </w:p>
    <w:p w:rsidR="00530EA5" w:rsidRDefault="00530EA5" w:rsidP="00530EA5">
      <w:pPr>
        <w:pStyle w:val="BodyText"/>
      </w:pPr>
      <w:r>
        <w:t xml:space="preserve">The CGMM Manager </w:t>
      </w:r>
      <w:r w:rsidR="009416D8">
        <w:t>Service</w:t>
      </w:r>
      <w:r>
        <w:t xml:space="preserve"> exposed by CGMM has been enabled for the purpose of Audit and Logging using the CLM. If configured properly, client applications using the CGMM A</w:t>
      </w:r>
      <w:r w:rsidR="009416D8">
        <w:t>PIs can enable the internal CLM-</w:t>
      </w:r>
      <w:r>
        <w:t xml:space="preserve">based Audit and Logging capabilities. </w:t>
      </w:r>
      <w:r w:rsidR="005E6C7C">
        <w:fldChar w:fldCharType="begin"/>
      </w:r>
      <w:r w:rsidR="005F14C9">
        <w:instrText xml:space="preserve"> XE "</w:instrText>
      </w:r>
      <w:r w:rsidR="005F14C9" w:rsidRPr="00685398">
        <w:instrText>CGMM Manager Service:audit logging</w:instrText>
      </w:r>
      <w:r w:rsidR="005F14C9">
        <w:instrText xml:space="preserve">" </w:instrText>
      </w:r>
      <w:r w:rsidR="005E6C7C">
        <w:fldChar w:fldCharType="end"/>
      </w:r>
    </w:p>
    <w:p w:rsidR="00530EA5" w:rsidRDefault="00530EA5" w:rsidP="00530EA5">
      <w:pPr>
        <w:pStyle w:val="Heading3"/>
      </w:pPr>
      <w:bookmarkStart w:id="640" w:name="_Toc238738151"/>
      <w:r>
        <w:t>Event Logging</w:t>
      </w:r>
      <w:bookmarkEnd w:id="640"/>
    </w:p>
    <w:p w:rsidR="00530EA5" w:rsidRDefault="00530EA5" w:rsidP="00530EA5">
      <w:pPr>
        <w:pStyle w:val="BodyText"/>
      </w:pPr>
      <w:r>
        <w:t xml:space="preserve">The CGMM Manager has been modified to </w:t>
      </w:r>
      <w:r w:rsidR="009416D8">
        <w:t>allow for</w:t>
      </w:r>
      <w:r>
        <w:t xml:space="preserve"> logging of every event that the user performs. For Authentication/Login, Migration, New User </w:t>
      </w:r>
      <w:r w:rsidR="00DD3195">
        <w:t>Creation,</w:t>
      </w:r>
      <w:r>
        <w:t xml:space="preserve"> </w:t>
      </w:r>
      <w:r w:rsidR="009416D8">
        <w:t xml:space="preserve">and other </w:t>
      </w:r>
      <w:r>
        <w:t xml:space="preserve">Services, the CGMM APIs log the events of the user. </w:t>
      </w:r>
      <w:r w:rsidR="005E6C7C">
        <w:fldChar w:fldCharType="begin"/>
      </w:r>
      <w:r w:rsidR="005F14C9">
        <w:instrText xml:space="preserve"> XE "</w:instrText>
      </w:r>
      <w:r w:rsidR="005F14C9" w:rsidRPr="004C16B6">
        <w:instrText>event logging</w:instrText>
      </w:r>
      <w:r w:rsidR="005F14C9">
        <w:instrText xml:space="preserve">" </w:instrText>
      </w:r>
      <w:r w:rsidR="005E6C7C">
        <w:fldChar w:fldCharType="end"/>
      </w:r>
      <w:r w:rsidR="005E6C7C">
        <w:fldChar w:fldCharType="begin"/>
      </w:r>
      <w:r w:rsidR="005F14C9">
        <w:instrText xml:space="preserve"> XE "</w:instrText>
      </w:r>
      <w:r w:rsidR="005F14C9" w:rsidRPr="004F5192">
        <w:instrText>logging:events</w:instrText>
      </w:r>
      <w:r w:rsidR="005F14C9">
        <w:instrText xml:space="preserve">" </w:instrText>
      </w:r>
      <w:r w:rsidR="005E6C7C">
        <w:fldChar w:fldCharType="end"/>
      </w:r>
    </w:p>
    <w:p w:rsidR="00530EA5" w:rsidRDefault="00530EA5" w:rsidP="00530EA5">
      <w:pPr>
        <w:pStyle w:val="BodyText"/>
      </w:pPr>
      <w:r>
        <w:t xml:space="preserve">The CGMM Web can perform all </w:t>
      </w:r>
      <w:r w:rsidR="009416D8">
        <w:t xml:space="preserve">of </w:t>
      </w:r>
      <w:r>
        <w:t>the above audit and logging services because it uses the CGMM APIs (which use CLM APIs) to perform operations on the database.</w:t>
      </w:r>
    </w:p>
    <w:p w:rsidR="00530EA5" w:rsidRDefault="00530EA5" w:rsidP="00530EA5">
      <w:pPr>
        <w:pStyle w:val="BodyText"/>
      </w:pPr>
      <w:r>
        <w:t>Since the CLM APIs are based on log4j, the following logger name is used in the CGMM APIs to perform the event logging</w:t>
      </w:r>
      <w:r w:rsidR="009416D8">
        <w:t>:</w:t>
      </w:r>
      <w:r w:rsidR="005E6C7C">
        <w:fldChar w:fldCharType="begin"/>
      </w:r>
      <w:r w:rsidR="005F14C9">
        <w:instrText xml:space="preserve"> XE "</w:instrText>
      </w:r>
      <w:r w:rsidR="005F14C9" w:rsidRPr="004C16B6">
        <w:instrText>loggers</w:instrText>
      </w:r>
      <w:r w:rsidR="005F14C9">
        <w:instrText xml:space="preserve">" </w:instrText>
      </w:r>
      <w:r w:rsidR="005E6C7C">
        <w:fldChar w:fldCharType="end"/>
      </w:r>
    </w:p>
    <w:p w:rsidR="00530EA5" w:rsidRPr="009416D8" w:rsidRDefault="00530EA5" w:rsidP="009416D8">
      <w:pPr>
        <w:pStyle w:val="BodyTextIndent"/>
        <w:rPr>
          <w:rStyle w:val="Bold"/>
        </w:rPr>
      </w:pPr>
      <w:r w:rsidRPr="009416D8">
        <w:rPr>
          <w:rStyle w:val="Bold"/>
        </w:rPr>
        <w:t xml:space="preserve">Logger Name: </w:t>
      </w:r>
      <w:r w:rsidR="009416D8" w:rsidRPr="009416D8">
        <w:rPr>
          <w:rStyle w:val="Bold"/>
        </w:rPr>
        <w:t xml:space="preserve"> </w:t>
      </w:r>
      <w:r w:rsidRPr="009416D8">
        <w:rPr>
          <w:rStyle w:val="Bold"/>
        </w:rPr>
        <w:t>CGMM.Audit.Logging</w:t>
      </w:r>
    </w:p>
    <w:p w:rsidR="00530EA5" w:rsidRDefault="00530EA5" w:rsidP="00530EA5">
      <w:pPr>
        <w:pStyle w:val="BodyText"/>
      </w:pPr>
      <w:r>
        <w:t xml:space="preserve">The log4j log level used for all the event logs is </w:t>
      </w:r>
      <w:r w:rsidRPr="009416D8">
        <w:rPr>
          <w:rStyle w:val="Bold"/>
        </w:rPr>
        <w:t>INFO</w:t>
      </w:r>
      <w:r w:rsidR="009416D8" w:rsidRPr="009416D8">
        <w:t>.</w:t>
      </w:r>
    </w:p>
    <w:p w:rsidR="00530EA5" w:rsidRDefault="00530EA5" w:rsidP="00530EA5">
      <w:pPr>
        <w:pStyle w:val="BodyText"/>
      </w:pPr>
      <w:r>
        <w:lastRenderedPageBreak/>
        <w:t xml:space="preserve">In order to enable these loggers, they should be configured in the </w:t>
      </w:r>
      <w:r w:rsidRPr="009416D8">
        <w:rPr>
          <w:rStyle w:val="CodeChar0"/>
        </w:rPr>
        <w:t>log4j.xml</w:t>
      </w:r>
      <w:r>
        <w:t xml:space="preserve"> </w:t>
      </w:r>
      <w:r w:rsidR="009416D8">
        <w:t>configuration file of JB</w:t>
      </w:r>
      <w:r>
        <w:t>oss</w:t>
      </w:r>
      <w:r w:rsidR="009416D8">
        <w:t>,</w:t>
      </w:r>
      <w:r>
        <w:t xml:space="preserve"> as shown in JDBC Appender section below.</w:t>
      </w:r>
    </w:p>
    <w:p w:rsidR="00530EA5" w:rsidRDefault="00530EA5" w:rsidP="00530EA5">
      <w:pPr>
        <w:pStyle w:val="Heading3"/>
      </w:pPr>
      <w:bookmarkStart w:id="641" w:name="_Toc238738152"/>
      <w:r>
        <w:t>Common Logging Database</w:t>
      </w:r>
      <w:bookmarkEnd w:id="641"/>
    </w:p>
    <w:p w:rsidR="00530EA5" w:rsidRDefault="009416D8" w:rsidP="00530EA5">
      <w:pPr>
        <w:pStyle w:val="BodyText"/>
      </w:pPr>
      <w:r>
        <w:t>The Common Logging Database</w:t>
      </w:r>
      <w:r w:rsidR="00530EA5">
        <w:t xml:space="preserve"> is the per</w:t>
      </w:r>
      <w:r>
        <w:t>sistence storage that the JDBC A</w:t>
      </w:r>
      <w:r w:rsidR="00530EA5">
        <w:t>ppender uses to store the Audit Logs. The Log Locator application of CLM connects to this database to allow the user to browse the logs.</w:t>
      </w:r>
      <w:r w:rsidR="005E6C7C">
        <w:fldChar w:fldCharType="begin"/>
      </w:r>
      <w:r w:rsidR="005F14C9">
        <w:instrText xml:space="preserve"> XE "</w:instrText>
      </w:r>
      <w:r w:rsidR="005F14C9" w:rsidRPr="004C16B6">
        <w:instrText>common logging database</w:instrText>
      </w:r>
      <w:r w:rsidR="005F14C9">
        <w:instrText xml:space="preserve">" </w:instrText>
      </w:r>
      <w:r w:rsidR="005E6C7C">
        <w:fldChar w:fldCharType="end"/>
      </w:r>
      <w:r w:rsidR="005E6C7C">
        <w:fldChar w:fldCharType="begin"/>
      </w:r>
      <w:r w:rsidR="005F14C9">
        <w:instrText xml:space="preserve"> XE "</w:instrText>
      </w:r>
      <w:r w:rsidR="005F14C9" w:rsidRPr="000C4A43">
        <w:instrText>database:for logging</w:instrText>
      </w:r>
      <w:r w:rsidR="005F14C9">
        <w:instrText xml:space="preserve">" </w:instrText>
      </w:r>
      <w:r w:rsidR="005E6C7C">
        <w:fldChar w:fldCharType="end"/>
      </w:r>
    </w:p>
    <w:p w:rsidR="00530EA5" w:rsidRDefault="00530EA5" w:rsidP="00530EA5">
      <w:pPr>
        <w:pStyle w:val="Heading3"/>
      </w:pPr>
      <w:bookmarkStart w:id="642" w:name="_Toc238738153"/>
      <w:r>
        <w:t>JDBC Appender</w:t>
      </w:r>
      <w:bookmarkEnd w:id="642"/>
    </w:p>
    <w:p w:rsidR="009416D8" w:rsidRDefault="00530EA5" w:rsidP="00530EA5">
      <w:pPr>
        <w:pStyle w:val="BodyText"/>
      </w:pPr>
      <w:r>
        <w:t xml:space="preserve">To persist </w:t>
      </w:r>
      <w:r w:rsidR="009416D8">
        <w:t>the</w:t>
      </w:r>
      <w:r>
        <w:t xml:space="preserve"> Audit logs</w:t>
      </w:r>
      <w:r w:rsidR="009416D8">
        <w:t>,</w:t>
      </w:r>
      <w:r>
        <w:t xml:space="preserve"> the CLM provides an asynchronous JDBC Appender. </w:t>
      </w:r>
      <w:r w:rsidR="009416D8">
        <w:t>Therefore</w:t>
      </w:r>
      <w:r>
        <w:t>, an application that wants to enable the audit logging for CGMM APIs should also configure this Appender.</w:t>
      </w:r>
      <w:r w:rsidR="005E6C7C">
        <w:fldChar w:fldCharType="begin"/>
      </w:r>
      <w:r w:rsidR="005F14C9">
        <w:instrText xml:space="preserve"> XE "</w:instrText>
      </w:r>
      <w:r w:rsidR="005F14C9" w:rsidRPr="004C16B6">
        <w:instrText>JBDC Appender</w:instrText>
      </w:r>
      <w:r w:rsidR="005F14C9">
        <w:instrText xml:space="preserve">" </w:instrText>
      </w:r>
      <w:r w:rsidR="005E6C7C">
        <w:fldChar w:fldCharType="end"/>
      </w:r>
    </w:p>
    <w:p w:rsidR="00530EA5" w:rsidRPr="00530EA5" w:rsidRDefault="009416D8" w:rsidP="00530EA5">
      <w:pPr>
        <w:pStyle w:val="BodyText"/>
      </w:pPr>
      <w:r>
        <w:t>Shown below is a</w:t>
      </w:r>
      <w:r w:rsidR="00530EA5">
        <w:t xml:space="preserve"> sample log4j</w:t>
      </w:r>
      <w:r>
        <w:t xml:space="preserve"> file</w:t>
      </w:r>
      <w:r w:rsidR="00530EA5">
        <w:t xml:space="preserve"> entry</w:t>
      </w:r>
      <w:r>
        <w:t>:</w:t>
      </w:r>
      <w:r w:rsidR="005E6C7C">
        <w:fldChar w:fldCharType="begin"/>
      </w:r>
      <w:r w:rsidR="005F14C9">
        <w:instrText xml:space="preserve"> XE "</w:instrText>
      </w:r>
      <w:r w:rsidR="005F14C9" w:rsidRPr="004C16B6">
        <w:instrText>log4j file entry</w:instrText>
      </w:r>
      <w:r w:rsidR="005F14C9">
        <w:instrText xml:space="preserve">" </w:instrText>
      </w:r>
      <w:r w:rsidR="005E6C7C">
        <w:fldChar w:fldCharType="end"/>
      </w:r>
    </w:p>
    <w:p w:rsidR="00530EA5" w:rsidRDefault="005E6C7C" w:rsidP="009416D8">
      <w:pPr>
        <w:pStyle w:val="GraphicAnchorMain"/>
      </w:pPr>
      <w:r>
        <w:pict>
          <v:shape id="_x0000_s1055" type="#_x0000_t202" style="width:468pt;height:290.85pt;mso-position-horizontal-relative:char;mso-position-vertical-relative:line">
            <v:textbox style="mso-next-textbox:#_x0000_s1055">
              <w:txbxContent>
                <w:p w:rsidR="009D64A9" w:rsidRPr="00AC52A9" w:rsidRDefault="009D64A9" w:rsidP="009416D8">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9D64A9" w:rsidRPr="00AC52A9" w:rsidRDefault="009D64A9" w:rsidP="009416D8">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9D64A9" w:rsidRDefault="009D64A9" w:rsidP="009416D8">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9D64A9" w:rsidRPr="00AC52A9" w:rsidRDefault="009D64A9" w:rsidP="009416D8">
                  <w:pPr>
                    <w:rPr>
                      <w:rFonts w:ascii="Courier New" w:hAnsi="Courier New" w:cs="Courier New"/>
                      <w:sz w:val="20"/>
                      <w:szCs w:val="20"/>
                    </w:rPr>
                  </w:pPr>
                  <w:r w:rsidRPr="00AC52A9">
                    <w:rPr>
                      <w:rFonts w:ascii="Courier New" w:hAnsi="Courier New" w:cs="Courier New"/>
                      <w:sz w:val="20"/>
                      <w:szCs w:val="20"/>
                    </w:rPr>
                    <w:t>&lt;/appender&gt;</w:t>
                  </w:r>
                </w:p>
                <w:p w:rsidR="009D64A9" w:rsidRDefault="009D64A9" w:rsidP="009416D8">
                  <w:pPr>
                    <w:pStyle w:val="IndexBase"/>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9416D8">
                    <w:rPr>
                      <w:rFonts w:ascii="Calibri" w:hAnsi="Calibri" w:cs="Courier New"/>
                      <w:szCs w:val="24"/>
                    </w:rPr>
                    <w:t xml:space="preserve"> CGMM.Audit.Logging</w:t>
                  </w:r>
                  <w:r w:rsidRPr="00AC52A9">
                    <w:rPr>
                      <w:rFonts w:ascii="Courier New" w:hAnsi="Courier New" w:cs="Courier New"/>
                      <w:sz w:val="20"/>
                    </w:rPr>
                    <w:t>"&gt;</w:t>
                  </w:r>
                </w:p>
                <w:p w:rsidR="009D64A9" w:rsidRDefault="009D64A9" w:rsidP="009416D8">
                  <w:pPr>
                    <w:pStyle w:val="IndexBase"/>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9D64A9" w:rsidRPr="00AC52A9" w:rsidRDefault="009D64A9" w:rsidP="009416D8">
                  <w:pPr>
                    <w:rPr>
                      <w:rFonts w:ascii="Courier New" w:hAnsi="Courier New" w:cs="Courier New"/>
                      <w:sz w:val="20"/>
                      <w:szCs w:val="20"/>
                    </w:rPr>
                  </w:pPr>
                  <w:r w:rsidRPr="00AC52A9">
                    <w:rPr>
                      <w:rFonts w:ascii="Courier New" w:hAnsi="Courier New" w:cs="Courier New"/>
                      <w:sz w:val="20"/>
                      <w:szCs w:val="20"/>
                    </w:rPr>
                    <w:t>&lt;/log4j:configuration&gt;</w:t>
                  </w:r>
                </w:p>
              </w:txbxContent>
            </v:textbox>
            <w10:wrap type="none"/>
            <w10:anchorlock/>
          </v:shape>
        </w:pict>
      </w:r>
    </w:p>
    <w:p w:rsidR="009416D8" w:rsidRPr="009416D8" w:rsidRDefault="005F14C9" w:rsidP="005F14C9">
      <w:pPr>
        <w:pStyle w:val="Caption"/>
      </w:pPr>
      <w:bookmarkStart w:id="643" w:name="_Ref228862208"/>
      <w:r>
        <w:t xml:space="preserve">Figure </w:t>
      </w:r>
      <w:fldSimple w:instr=" STYLEREF 1 \s ">
        <w:r w:rsidR="00C66417">
          <w:rPr>
            <w:noProof/>
          </w:rPr>
          <w:t>3</w:t>
        </w:r>
      </w:fldSimple>
      <w:r>
        <w:noBreakHyphen/>
      </w:r>
      <w:fldSimple w:instr=" SEQ Figure \* ARABIC \s 1 ">
        <w:r w:rsidR="00C66417">
          <w:rPr>
            <w:noProof/>
          </w:rPr>
          <w:t>1</w:t>
        </w:r>
      </w:fldSimple>
      <w:bookmarkEnd w:id="643"/>
      <w:r>
        <w:t>: Example log4j.xml file</w:t>
      </w:r>
    </w:p>
    <w:p w:rsidR="00530EA5" w:rsidRDefault="00530EA5" w:rsidP="009416D8">
      <w:pPr>
        <w:pStyle w:val="NoteMainbody"/>
      </w:pPr>
      <w:r w:rsidRPr="009416D8">
        <w:rPr>
          <w:b/>
        </w:rPr>
        <w:t>NOTE:</w:t>
      </w:r>
      <w:r>
        <w:t xml:space="preserve"> In order to </w:t>
      </w:r>
      <w:r w:rsidR="005F14C9">
        <w:t xml:space="preserve">use </w:t>
      </w:r>
      <w:r>
        <w:t>CLM features without using CGMM, the client application can separately download and install CLM. In this case CLM ca</w:t>
      </w:r>
      <w:r w:rsidR="005F14C9">
        <w:t>n be used (even without using C</w:t>
      </w:r>
      <w:r>
        <w:t xml:space="preserve">GMM) to provide event logging and automated object state logging capabilities using the special appender and schema. Also the log locator tool can be used for the purpose of viewing the logs.  </w:t>
      </w:r>
    </w:p>
    <w:p w:rsidR="00530EA5" w:rsidRDefault="00530EA5" w:rsidP="00530EA5">
      <w:pPr>
        <w:pStyle w:val="Heading2"/>
      </w:pPr>
      <w:bookmarkStart w:id="644" w:name="_Toc238738154"/>
      <w:r>
        <w:lastRenderedPageBreak/>
        <w:t>Deployment Steps</w:t>
      </w:r>
      <w:bookmarkEnd w:id="644"/>
    </w:p>
    <w:p w:rsidR="00530EA5" w:rsidRDefault="005F14C9" w:rsidP="00530EA5">
      <w:pPr>
        <w:pStyle w:val="BodyText"/>
      </w:pPr>
      <w:r>
        <w:t>Use the steps outlined in this section to enable</w:t>
      </w:r>
      <w:r w:rsidR="00530EA5">
        <w:t xml:space="preserve"> the Audit Logging capabili</w:t>
      </w:r>
      <w:r>
        <w:t>ties provided by CGMM (via CLM).</w:t>
      </w:r>
      <w:r w:rsidR="005E6C7C">
        <w:fldChar w:fldCharType="begin"/>
      </w:r>
      <w:r>
        <w:instrText xml:space="preserve"> XE "</w:instrText>
      </w:r>
      <w:r w:rsidRPr="004C16B6">
        <w:instrText>deploying logging</w:instrText>
      </w:r>
      <w:r>
        <w:instrText xml:space="preserve">"  </w:instrText>
      </w:r>
      <w:r w:rsidR="005E6C7C">
        <w:fldChar w:fldCharType="end"/>
      </w:r>
    </w:p>
    <w:p w:rsidR="00530EA5" w:rsidRDefault="00530EA5" w:rsidP="00530EA5">
      <w:pPr>
        <w:pStyle w:val="Heading3"/>
      </w:pPr>
      <w:bookmarkStart w:id="645" w:name="_Toc238738155"/>
      <w:r>
        <w:t>Step 1: Create and Prime MySQL Logging Database</w:t>
      </w:r>
      <w:bookmarkEnd w:id="645"/>
    </w:p>
    <w:p w:rsidR="00530EA5" w:rsidRDefault="005F14C9" w:rsidP="005F14C9">
      <w:pPr>
        <w:pStyle w:val="ListNumber"/>
        <w:numPr>
          <w:ilvl w:val="0"/>
          <w:numId w:val="45"/>
        </w:numPr>
      </w:pPr>
      <w:r>
        <w:t>Create a</w:t>
      </w:r>
      <w:r w:rsidR="00530EA5">
        <w:t xml:space="preserve"> database </w:t>
      </w:r>
      <w:r>
        <w:t>that will persist the audit logs</w:t>
      </w:r>
      <w:r w:rsidR="00530EA5">
        <w:t xml:space="preserve"> generated as a </w:t>
      </w:r>
      <w:r>
        <w:t>result</w:t>
      </w:r>
      <w:r w:rsidR="00530EA5">
        <w:t xml:space="preserve"> of usage of the CGMM APIs</w:t>
      </w:r>
    </w:p>
    <w:p w:rsidR="00530EA5" w:rsidRDefault="005F14C9" w:rsidP="005F14C9">
      <w:pPr>
        <w:pStyle w:val="ListNumber"/>
      </w:pPr>
      <w:r>
        <w:t xml:space="preserve">Refer to the CLM Programmer’s Guide </w:t>
      </w:r>
      <w:r w:rsidR="00530EA5">
        <w:t>for creating and priming the database for storing the audit logs.</w:t>
      </w:r>
    </w:p>
    <w:p w:rsidR="00530EA5" w:rsidRDefault="00530EA5" w:rsidP="00530EA5">
      <w:pPr>
        <w:pStyle w:val="Heading3"/>
      </w:pPr>
      <w:bookmarkStart w:id="646" w:name="_Toc238738156"/>
      <w:r>
        <w:t>Step 2: Configure the log4j.xml file for JBoss</w:t>
      </w:r>
      <w:bookmarkEnd w:id="646"/>
    </w:p>
    <w:p w:rsidR="00530EA5" w:rsidRDefault="00530EA5" w:rsidP="005F14C9">
      <w:pPr>
        <w:pStyle w:val="ListNumber"/>
        <w:numPr>
          <w:ilvl w:val="0"/>
          <w:numId w:val="46"/>
        </w:numPr>
      </w:pPr>
      <w:r>
        <w:t xml:space="preserve">Use the sample log4j file provided </w:t>
      </w:r>
      <w:r w:rsidR="005F14C9">
        <w:t>with the CGMM</w:t>
      </w:r>
      <w:r>
        <w:t xml:space="preserve"> release to configure the </w:t>
      </w:r>
      <w:r w:rsidRPr="005F14C9">
        <w:rPr>
          <w:rStyle w:val="CodeChar0"/>
        </w:rPr>
        <w:t>log4j.xml</w:t>
      </w:r>
      <w:r>
        <w:t xml:space="preserve"> file for JBoss. (see </w:t>
      </w:r>
      <w:r w:rsidR="005E6C7C">
        <w:fldChar w:fldCharType="begin"/>
      </w:r>
      <w:r w:rsidR="00DD3195">
        <w:instrText xml:space="preserve"> REF _Ref228862208 \h </w:instrText>
      </w:r>
      <w:r w:rsidR="005E6C7C">
        <w:fldChar w:fldCharType="separate"/>
      </w:r>
      <w:r w:rsidR="00C66417">
        <w:t xml:space="preserve">Figure </w:t>
      </w:r>
      <w:r w:rsidR="00C66417">
        <w:rPr>
          <w:noProof/>
        </w:rPr>
        <w:t>3</w:t>
      </w:r>
      <w:r w:rsidR="00C66417">
        <w:noBreakHyphen/>
      </w:r>
      <w:r w:rsidR="00C66417">
        <w:rPr>
          <w:noProof/>
        </w:rPr>
        <w:t>1</w:t>
      </w:r>
      <w:r w:rsidR="005E6C7C">
        <w:fldChar w:fldCharType="end"/>
      </w:r>
      <w:r w:rsidR="00DD3195">
        <w:t xml:space="preserve"> </w:t>
      </w:r>
      <w:r>
        <w:t>above)</w:t>
      </w:r>
      <w:r w:rsidR="005E6C7C">
        <w:fldChar w:fldCharType="begin"/>
      </w:r>
      <w:r w:rsidR="005F14C9">
        <w:instrText xml:space="preserve"> XE "</w:instrText>
      </w:r>
      <w:r w:rsidR="005F14C9" w:rsidRPr="00DC63FC">
        <w:instrText>JBoss:configure for logging</w:instrText>
      </w:r>
      <w:r w:rsidR="005F14C9">
        <w:instrText xml:space="preserve">" </w:instrText>
      </w:r>
      <w:r w:rsidR="005E6C7C">
        <w:fldChar w:fldCharType="end"/>
      </w:r>
    </w:p>
    <w:p w:rsidR="00530EA5" w:rsidRDefault="00530EA5" w:rsidP="005F14C9">
      <w:pPr>
        <w:pStyle w:val="ListNumber"/>
        <w:numPr>
          <w:ilvl w:val="0"/>
          <w:numId w:val="46"/>
        </w:numPr>
      </w:pPr>
      <w:r>
        <w:t>Replace the &lt;&lt;APPLICATION_NAME&gt;&gt;, &lt;&lt;SERVER_NAME&gt;&gt;, &lt;&lt;PORT&gt;&gt;</w:t>
      </w:r>
      <w:r w:rsidR="005F14C9">
        <w:t>,</w:t>
      </w:r>
      <w:r>
        <w:t xml:space="preserve"> and &lt;&lt;CLM_SCHEMA_NAME&gt;&gt; </w:t>
      </w:r>
      <w:r w:rsidR="005F14C9">
        <w:t xml:space="preserve">entries </w:t>
      </w:r>
      <w:r>
        <w:t xml:space="preserve">with </w:t>
      </w:r>
      <w:r w:rsidR="005F14C9">
        <w:t xml:space="preserve">the appropriate </w:t>
      </w:r>
      <w:r>
        <w:t xml:space="preserve">corresponding values </w:t>
      </w:r>
      <w:r w:rsidR="005F14C9">
        <w:t>for</w:t>
      </w:r>
      <w:r>
        <w:t xml:space="preserve"> the schema created in Step 1.</w:t>
      </w:r>
    </w:p>
    <w:p w:rsidR="00530EA5" w:rsidRDefault="00530EA5" w:rsidP="005F14C9">
      <w:pPr>
        <w:pStyle w:val="ListNumber"/>
        <w:numPr>
          <w:ilvl w:val="0"/>
          <w:numId w:val="46"/>
        </w:numPr>
      </w:pPr>
      <w:r>
        <w:t xml:space="preserve">Replace the values for the &lt;&lt;DB_USER&gt;&gt; </w:t>
      </w:r>
      <w:r w:rsidR="005F14C9">
        <w:t xml:space="preserve">entry </w:t>
      </w:r>
      <w:r>
        <w:t xml:space="preserve">with the user name that has access on the schema. Also replace the &lt;&lt;PASSWORD&gt;&gt; with the corresponding password for </w:t>
      </w:r>
      <w:r w:rsidR="005F14C9">
        <w:t>this</w:t>
      </w:r>
      <w:r>
        <w:t xml:space="preserve"> user.</w:t>
      </w:r>
    </w:p>
    <w:p w:rsidR="00530EA5" w:rsidRDefault="005F14C9" w:rsidP="005F14C9">
      <w:pPr>
        <w:pStyle w:val="ListNumber"/>
        <w:numPr>
          <w:ilvl w:val="0"/>
          <w:numId w:val="46"/>
        </w:numPr>
      </w:pPr>
      <w:r>
        <w:t>Configure the logger that corresponds with whether</w:t>
      </w:r>
      <w:r w:rsidR="00530EA5">
        <w:t xml:space="preserve"> the application wants to enable the event audit logging for Authentication &amp; Authorization</w:t>
      </w:r>
      <w:r>
        <w:t>,</w:t>
      </w:r>
      <w:r w:rsidR="00530EA5">
        <w:t xml:space="preserve"> or object state audit logging for the Authorization. </w:t>
      </w:r>
      <w:r w:rsidRPr="005F14C9">
        <w:rPr>
          <w:b/>
        </w:rPr>
        <w:t>NOTE</w:t>
      </w:r>
      <w:r w:rsidR="00530EA5" w:rsidRPr="005F14C9">
        <w:rPr>
          <w:b/>
        </w:rPr>
        <w:t>:</w:t>
      </w:r>
      <w:r w:rsidR="00530EA5">
        <w:t xml:space="preserve"> The names of </w:t>
      </w:r>
      <w:r>
        <w:t xml:space="preserve">the </w:t>
      </w:r>
      <w:r w:rsidR="00530EA5">
        <w:t>loggers must not differ from the sample.</w:t>
      </w:r>
    </w:p>
    <w:p w:rsidR="00530EA5" w:rsidRDefault="00530EA5" w:rsidP="005F14C9">
      <w:pPr>
        <w:pStyle w:val="ListNumber"/>
        <w:numPr>
          <w:ilvl w:val="0"/>
          <w:numId w:val="46"/>
        </w:numPr>
      </w:pPr>
      <w:r>
        <w:t xml:space="preserve">In </w:t>
      </w:r>
      <w:r w:rsidR="005F14C9">
        <w:t xml:space="preserve">the </w:t>
      </w:r>
      <w:r>
        <w:t xml:space="preserve">case of </w:t>
      </w:r>
      <w:r w:rsidR="005F14C9">
        <w:t xml:space="preserve">the </w:t>
      </w:r>
      <w:r>
        <w:t>CGMM Web Tool, the same log4j config file can be used.</w:t>
      </w:r>
    </w:p>
    <w:p w:rsidR="00530EA5" w:rsidRDefault="00530EA5" w:rsidP="00530EA5">
      <w:pPr>
        <w:pStyle w:val="Heading3"/>
      </w:pPr>
      <w:r>
        <w:t xml:space="preserve">       </w:t>
      </w:r>
      <w:bookmarkStart w:id="647" w:name="_Toc238738157"/>
      <w:r>
        <w:t>Step 3: View the Logs</w:t>
      </w:r>
      <w:bookmarkEnd w:id="647"/>
    </w:p>
    <w:p w:rsidR="00530EA5" w:rsidRDefault="00530EA5" w:rsidP="005F14C9">
      <w:pPr>
        <w:pStyle w:val="ListNumber"/>
        <w:numPr>
          <w:ilvl w:val="0"/>
          <w:numId w:val="47"/>
        </w:numPr>
      </w:pPr>
      <w:r>
        <w:t>CLM provides a web-based locator tool that can be used to browse audit logs.</w:t>
      </w:r>
    </w:p>
    <w:p w:rsidR="00530EA5" w:rsidRDefault="00530EA5" w:rsidP="005F14C9">
      <w:pPr>
        <w:pStyle w:val="ListNumber"/>
      </w:pPr>
      <w:r>
        <w:t>The configuration steps for setting up the b</w:t>
      </w:r>
      <w:r w:rsidR="005F14C9">
        <w:t>rowser are mentioned in the CLM Programmer’s Guide</w:t>
      </w:r>
      <w:r>
        <w:t>.</w:t>
      </w: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Pr="00530EA5" w:rsidRDefault="00530EA5" w:rsidP="00530EA5">
      <w:pPr>
        <w:pStyle w:val="BodyText"/>
      </w:pPr>
    </w:p>
    <w:p w:rsidR="0017361B" w:rsidRDefault="0017361B" w:rsidP="0017361B">
      <w:pPr>
        <w:pStyle w:val="BodyText"/>
      </w:pPr>
    </w:p>
    <w:p w:rsidR="007A59B0" w:rsidRDefault="007A59B0" w:rsidP="0017361B">
      <w:pPr>
        <w:pStyle w:val="BodyText"/>
        <w:sectPr w:rsidR="007A59B0" w:rsidSect="000B12EE">
          <w:pgSz w:w="12240" w:h="15840" w:code="1"/>
          <w:pgMar w:top="1440" w:right="1440" w:bottom="1440" w:left="1440" w:header="720" w:footer="720" w:gutter="432"/>
          <w:cols w:space="720"/>
          <w:titlePg/>
          <w:docGrid w:linePitch="360"/>
        </w:sectPr>
      </w:pPr>
    </w:p>
    <w:p w:rsidR="0017361B" w:rsidRPr="001D6940" w:rsidRDefault="007A59B0" w:rsidP="007A59B0">
      <w:pPr>
        <w:pStyle w:val="Heading1"/>
      </w:pPr>
      <w:bookmarkStart w:id="648" w:name="_Ref214266859"/>
      <w:bookmarkStart w:id="649" w:name="_Ref214266861"/>
      <w:bookmarkStart w:id="650" w:name="_Toc238738158"/>
      <w:r w:rsidRPr="001D6940">
        <w:lastRenderedPageBreak/>
        <w:t>Using the CGMM Tool</w:t>
      </w:r>
      <w:bookmarkEnd w:id="648"/>
      <w:bookmarkEnd w:id="649"/>
      <w:bookmarkEnd w:id="650"/>
    </w:p>
    <w:p w:rsidR="009A655A" w:rsidRDefault="00900434" w:rsidP="007A59B0">
      <w:pPr>
        <w:pStyle w:val="BodyText"/>
      </w:pPr>
      <w:r>
        <w:t xml:space="preserve">This chapter </w:t>
      </w:r>
      <w:r w:rsidR="007A59B0">
        <w:t xml:space="preserve">demonstrates the implemented CGMM </w:t>
      </w:r>
      <w:r w:rsidR="007F537F" w:rsidRPr="009A23CB">
        <w:t>Default Behavior and Alternate B</w:t>
      </w:r>
      <w:r w:rsidR="009A655A" w:rsidRPr="009A23CB">
        <w:t xml:space="preserve">ehavior </w:t>
      </w:r>
      <w:r w:rsidR="007A59B0">
        <w:t>workflows</w:t>
      </w:r>
      <w:r>
        <w:t xml:space="preserve"> and </w:t>
      </w:r>
      <w:r w:rsidR="007A59B0">
        <w:t>scenarios followed by the configurable features of the CGMM Tool.</w:t>
      </w:r>
    </w:p>
    <w:p w:rsidR="003D6707" w:rsidRDefault="003D6707" w:rsidP="007A59B0">
      <w:pPr>
        <w:pStyle w:val="BodyText"/>
      </w:pPr>
      <w:r>
        <w:t>Topics in this chapter include:</w:t>
      </w:r>
    </w:p>
    <w:p w:rsidR="003D6707" w:rsidRDefault="005E6C7C" w:rsidP="003D6707">
      <w:pPr>
        <w:pStyle w:val="ListBullet"/>
      </w:pPr>
      <w:fldSimple w:instr=" REF _Ref227549117 \h  \* MERGEFORMAT ">
        <w:r w:rsidR="00C66417" w:rsidRPr="00C66417">
          <w:rPr>
            <w:i/>
            <w:color w:val="0000FF"/>
          </w:rPr>
          <w:t>Overview</w:t>
        </w:r>
      </w:fldSimple>
      <w:r w:rsidR="003D6707">
        <w:t xml:space="preserve"> below</w:t>
      </w:r>
      <w:r w:rsidR="00B9106A">
        <w:t>.</w:t>
      </w:r>
    </w:p>
    <w:p w:rsidR="003D6707" w:rsidRPr="00EA116B" w:rsidRDefault="005E6C7C" w:rsidP="003D6707">
      <w:pPr>
        <w:pStyle w:val="ListBullet"/>
      </w:pPr>
      <w:fldSimple w:instr=" REF _Ref227549134 \h  \* MERGEFORMAT ">
        <w:r w:rsidR="00C66417" w:rsidRPr="00C66417">
          <w:rPr>
            <w:i/>
            <w:color w:val="0000FF"/>
          </w:rPr>
          <w:t>Default Behavior</w:t>
        </w:r>
      </w:fldSimple>
      <w:r w:rsidR="003D6707" w:rsidRPr="00EA116B">
        <w:t xml:space="preserve"> below</w:t>
      </w:r>
      <w:r w:rsidR="00B9106A">
        <w:t>.</w:t>
      </w:r>
    </w:p>
    <w:p w:rsidR="003D6707" w:rsidRPr="00EA116B" w:rsidRDefault="005E6C7C" w:rsidP="003D6707">
      <w:pPr>
        <w:pStyle w:val="ListBullet"/>
      </w:pPr>
      <w:fldSimple w:instr=" REF _Ref227549152 \h  \* MERGEFORMAT ">
        <w:r w:rsidR="00C66417" w:rsidRPr="00C66417">
          <w:rPr>
            <w:i/>
            <w:color w:val="0000FF"/>
          </w:rPr>
          <w:t>Default Behavior Workflows/Scenarios</w:t>
        </w:r>
      </w:fldSimple>
      <w:r w:rsidR="003D6707" w:rsidRPr="00EA116B">
        <w:t xml:space="preserve"> </w:t>
      </w:r>
      <w:r w:rsidR="00B9106A">
        <w:t xml:space="preserve">on page </w:t>
      </w:r>
      <w:r>
        <w:fldChar w:fldCharType="begin"/>
      </w:r>
      <w:r w:rsidR="00B9106A">
        <w:instrText xml:space="preserve"> PAGEREF _Ref227549152 \h </w:instrText>
      </w:r>
      <w:r>
        <w:fldChar w:fldCharType="separate"/>
      </w:r>
      <w:r w:rsidR="00C66417">
        <w:rPr>
          <w:noProof/>
        </w:rPr>
        <w:t>23</w:t>
      </w:r>
      <w:r>
        <w:fldChar w:fldCharType="end"/>
      </w:r>
      <w:r w:rsidR="00B9106A">
        <w:t>.</w:t>
      </w:r>
    </w:p>
    <w:p w:rsidR="003D6707" w:rsidRPr="00EA116B" w:rsidRDefault="005E6C7C" w:rsidP="003D6707">
      <w:pPr>
        <w:pStyle w:val="ListBullet"/>
      </w:pPr>
      <w:fldSimple w:instr=" REF _Ref227549165 \h  \* MERGEFORMAT ">
        <w:r w:rsidR="00C66417" w:rsidRPr="00C66417">
          <w:rPr>
            <w:i/>
            <w:color w:val="0000FF"/>
          </w:rPr>
          <w:t>Alternate Behavior</w:t>
        </w:r>
      </w:fldSimple>
      <w:r w:rsidR="003D6707" w:rsidRPr="00EA116B">
        <w:t xml:space="preserve"> on page </w:t>
      </w:r>
      <w:r w:rsidRPr="00EA116B">
        <w:fldChar w:fldCharType="begin"/>
      </w:r>
      <w:r w:rsidR="003D6707" w:rsidRPr="00EA116B">
        <w:instrText xml:space="preserve"> PAGEREF _Ref227549168 \h </w:instrText>
      </w:r>
      <w:r w:rsidRPr="00EA116B">
        <w:fldChar w:fldCharType="separate"/>
      </w:r>
      <w:r w:rsidR="00C66417">
        <w:rPr>
          <w:noProof/>
        </w:rPr>
        <w:t>31</w:t>
      </w:r>
      <w:r w:rsidRPr="00EA116B">
        <w:fldChar w:fldCharType="end"/>
      </w:r>
      <w:r w:rsidR="00B9106A">
        <w:t>.</w:t>
      </w:r>
    </w:p>
    <w:p w:rsidR="003D6707" w:rsidRDefault="005E6C7C" w:rsidP="003D6707">
      <w:pPr>
        <w:pStyle w:val="ListBullet"/>
      </w:pPr>
      <w:fldSimple w:instr=" REF _Ref227549178 \h  \* MERGEFORMAT ">
        <w:r w:rsidR="00C66417" w:rsidRPr="00C66417">
          <w:rPr>
            <w:i/>
            <w:color w:val="0000FF"/>
          </w:rPr>
          <w:t>Alternate Behavior Workflows/Scenarios</w:t>
        </w:r>
      </w:fldSimple>
      <w:r w:rsidR="003D6707">
        <w:t xml:space="preserve"> on page </w:t>
      </w:r>
      <w:r>
        <w:fldChar w:fldCharType="begin"/>
      </w:r>
      <w:r w:rsidR="003D6707">
        <w:instrText xml:space="preserve"> PAGEREF _Ref227549182 \h </w:instrText>
      </w:r>
      <w:r>
        <w:fldChar w:fldCharType="separate"/>
      </w:r>
      <w:r w:rsidR="00C66417">
        <w:rPr>
          <w:noProof/>
        </w:rPr>
        <w:t>32</w:t>
      </w:r>
      <w:r>
        <w:fldChar w:fldCharType="end"/>
      </w:r>
      <w:r w:rsidR="00B9106A">
        <w:t>.</w:t>
      </w:r>
    </w:p>
    <w:p w:rsidR="000B5D92" w:rsidRDefault="005E6C7C" w:rsidP="003D6707">
      <w:pPr>
        <w:pStyle w:val="ListBullet"/>
      </w:pPr>
      <w:fldSimple w:instr=" REF _Ref228874802 \h  \* MERGEFORMAT ">
        <w:r w:rsidR="00C66417" w:rsidRPr="00C66417">
          <w:rPr>
            <w:i/>
            <w:color w:val="0000FF"/>
          </w:rPr>
          <w:t>Standalone Mode</w:t>
        </w:r>
      </w:fldSimple>
      <w:r w:rsidR="000B5D92">
        <w:t xml:space="preserve"> on page </w:t>
      </w:r>
      <w:r>
        <w:fldChar w:fldCharType="begin"/>
      </w:r>
      <w:r w:rsidR="000B5D92">
        <w:instrText xml:space="preserve"> PAGEREF _Ref228874802 \h </w:instrText>
      </w:r>
      <w:r>
        <w:fldChar w:fldCharType="separate"/>
      </w:r>
      <w:r w:rsidR="00C66417">
        <w:rPr>
          <w:noProof/>
        </w:rPr>
        <w:t>37</w:t>
      </w:r>
      <w:r>
        <w:fldChar w:fldCharType="end"/>
      </w:r>
      <w:r w:rsidR="000B5D92">
        <w:t>.</w:t>
      </w:r>
    </w:p>
    <w:p w:rsidR="003D6707" w:rsidRDefault="005E6C7C" w:rsidP="003D6707">
      <w:pPr>
        <w:pStyle w:val="ListBullet"/>
      </w:pPr>
      <w:fldSimple w:instr=" REF _Ref228874871 \h  \* MERGEFORMAT ">
        <w:r w:rsidR="00C66417" w:rsidRPr="00C66417">
          <w:rPr>
            <w:i/>
            <w:color w:val="0000FF"/>
          </w:rPr>
          <w:t>Configuring the CGMM Tool</w:t>
        </w:r>
      </w:fldSimple>
      <w:r w:rsidR="000B5D92">
        <w:t xml:space="preserve"> on page </w:t>
      </w:r>
      <w:r>
        <w:fldChar w:fldCharType="begin"/>
      </w:r>
      <w:r w:rsidR="000B5D92">
        <w:instrText xml:space="preserve"> PAGEREF _Ref228874871 \h </w:instrText>
      </w:r>
      <w:r>
        <w:fldChar w:fldCharType="separate"/>
      </w:r>
      <w:r w:rsidR="00C66417">
        <w:rPr>
          <w:noProof/>
        </w:rPr>
        <w:t>37</w:t>
      </w:r>
      <w:r>
        <w:fldChar w:fldCharType="end"/>
      </w:r>
      <w:r w:rsidR="003D6707">
        <w:t>.</w:t>
      </w:r>
    </w:p>
    <w:p w:rsidR="003D6707" w:rsidRDefault="003D6707" w:rsidP="003D6707">
      <w:pPr>
        <w:pStyle w:val="Heading2"/>
      </w:pPr>
      <w:bookmarkStart w:id="651" w:name="_Ref227549117"/>
      <w:bookmarkStart w:id="652" w:name="_Toc238738159"/>
      <w:r>
        <w:t>Overview</w:t>
      </w:r>
      <w:bookmarkEnd w:id="651"/>
      <w:bookmarkEnd w:id="652"/>
    </w:p>
    <w:p w:rsidR="003D6707" w:rsidRDefault="003D6707" w:rsidP="003D6707">
      <w:pPr>
        <w:pStyle w:val="BodyText"/>
      </w:pPr>
      <w:r w:rsidRPr="00D065A6">
        <w:t xml:space="preserve">The CGMM Tool is a web application that, on behalf of the host application, allows authentication of </w:t>
      </w:r>
      <w:r>
        <w:t xml:space="preserve">CSM/caGrid users, migration of a CSM user account to a caGrid user account, and/or creation of new caGrid accounts for users. </w:t>
      </w:r>
      <w:r w:rsidR="005E6C7C">
        <w:fldChar w:fldCharType="begin"/>
      </w:r>
      <w:r>
        <w:instrText xml:space="preserve"> XE "</w:instrText>
      </w:r>
      <w:r w:rsidRPr="009452B0">
        <w:instrText>CGMM Tool</w:instrText>
      </w:r>
      <w:r>
        <w:instrText xml:space="preserve">" </w:instrText>
      </w:r>
      <w:r w:rsidR="005E6C7C">
        <w:fldChar w:fldCharType="end"/>
      </w:r>
      <w:r w:rsidR="005E6C7C">
        <w:fldChar w:fldCharType="begin"/>
      </w:r>
      <w:r>
        <w:instrText xml:space="preserve"> XE "</w:instrText>
      </w:r>
      <w:r w:rsidRPr="009E1A6A">
        <w:instrText>overview:CGMM Tool</w:instrText>
      </w:r>
      <w:r>
        <w:instrText xml:space="preserve">" </w:instrText>
      </w:r>
      <w:r w:rsidR="005E6C7C">
        <w:fldChar w:fldCharType="end"/>
      </w:r>
    </w:p>
    <w:p w:rsidR="003D6707" w:rsidRPr="003D6707" w:rsidRDefault="003D6707" w:rsidP="003D6707">
      <w:pPr>
        <w:pStyle w:val="BodyText"/>
      </w:pPr>
      <w:r>
        <w:t xml:space="preserve">The CGMM tool is configurable and was created considering customizations by/for the host applications. The CGMM tool requires a low level of effort for modification and configuration by the host applications. The CGMM API, on the other hand, allows full integration of CGMM features programmatically, thus not requiring the use of CGMM Tool. For more information, see </w:t>
      </w:r>
      <w:fldSimple w:instr=" REF _Ref214266781 \w \h  \* MERGEFORMAT ">
        <w:r w:rsidR="00C66417" w:rsidRPr="00C66417">
          <w:rPr>
            <w:i/>
            <w:color w:val="0000FF"/>
          </w:rPr>
          <w:t>Chapter 2</w:t>
        </w:r>
      </w:fldSimple>
      <w:r w:rsidRPr="003D6707">
        <w:rPr>
          <w:i/>
          <w:color w:val="0000FF"/>
        </w:rPr>
        <w:t xml:space="preserve">, </w:t>
      </w:r>
      <w:fldSimple w:instr=" REF _Ref214266781 \h  \* MERGEFORMAT ">
        <w:r w:rsidR="00C66417" w:rsidRPr="00C66417">
          <w:rPr>
            <w:i/>
            <w:color w:val="0000FF"/>
          </w:rPr>
          <w:t>Using the CGMM API</w:t>
        </w:r>
      </w:fldSimple>
      <w:r>
        <w:t xml:space="preserve"> beginning on page </w:t>
      </w:r>
      <w:r w:rsidR="005E6C7C">
        <w:fldChar w:fldCharType="begin"/>
      </w:r>
      <w:r>
        <w:instrText xml:space="preserve"> PAGEREF _Ref214266781 \h </w:instrText>
      </w:r>
      <w:r w:rsidR="005E6C7C">
        <w:fldChar w:fldCharType="separate"/>
      </w:r>
      <w:r w:rsidR="00C66417">
        <w:rPr>
          <w:noProof/>
        </w:rPr>
        <w:t>10</w:t>
      </w:r>
      <w:r w:rsidR="005E6C7C">
        <w:fldChar w:fldCharType="end"/>
      </w:r>
      <w:r>
        <w:t>,</w:t>
      </w:r>
    </w:p>
    <w:p w:rsidR="007F537F" w:rsidRDefault="007F537F" w:rsidP="007F537F">
      <w:pPr>
        <w:pStyle w:val="Heading2"/>
      </w:pPr>
      <w:bookmarkStart w:id="653" w:name="_Ref227549134"/>
      <w:bookmarkStart w:id="654" w:name="_Ref227549137"/>
      <w:bookmarkStart w:id="655" w:name="_Toc238738160"/>
      <w:r w:rsidRPr="00EA116B">
        <w:t>Default Behavior</w:t>
      </w:r>
      <w:bookmarkEnd w:id="653"/>
      <w:bookmarkEnd w:id="654"/>
      <w:bookmarkEnd w:id="655"/>
    </w:p>
    <w:p w:rsidR="007F537F" w:rsidRDefault="00D81170" w:rsidP="007F537F">
      <w:pPr>
        <w:pStyle w:val="BodyText"/>
      </w:pPr>
      <w:r w:rsidRPr="00D81170">
        <w:t xml:space="preserve">The </w:t>
      </w:r>
      <w:r>
        <w:t>phrase</w:t>
      </w:r>
      <w:r>
        <w:rPr>
          <w:b/>
        </w:rPr>
        <w:t xml:space="preserve"> </w:t>
      </w:r>
      <w:r w:rsidR="007F537F" w:rsidRPr="007F537F">
        <w:rPr>
          <w:b/>
        </w:rPr>
        <w:t>Default Behavior</w:t>
      </w:r>
      <w:r w:rsidR="007F537F" w:rsidRPr="007F537F">
        <w:t xml:space="preserve"> is</w:t>
      </w:r>
      <w:r>
        <w:t xml:space="preserve"> the</w:t>
      </w:r>
      <w:r w:rsidR="007F537F" w:rsidRPr="007F537F">
        <w:t xml:space="preserve"> </w:t>
      </w:r>
      <w:r w:rsidR="007F537F">
        <w:t xml:space="preserve">term being used to define the behavior and </w:t>
      </w:r>
      <w:r w:rsidR="007F537F" w:rsidRPr="007F537F">
        <w:t xml:space="preserve">workflows available with the </w:t>
      </w:r>
      <w:r w:rsidR="007F537F">
        <w:t xml:space="preserve">original version 0.5 release of </w:t>
      </w:r>
      <w:r w:rsidR="007F537F" w:rsidRPr="007F537F">
        <w:t xml:space="preserve">CGMM. </w:t>
      </w:r>
      <w:r w:rsidR="005E6C7C">
        <w:fldChar w:fldCharType="begin"/>
      </w:r>
      <w:r w:rsidR="00EA116B">
        <w:instrText xml:space="preserve"> XE "</w:instrText>
      </w:r>
      <w:r w:rsidR="00EA116B" w:rsidRPr="000A2B02">
        <w:instrText>CGMM Tool:default behavior</w:instrText>
      </w:r>
      <w:r w:rsidR="00EA116B">
        <w:instrText xml:space="preserve">" </w:instrText>
      </w:r>
      <w:r w:rsidR="005E6C7C">
        <w:fldChar w:fldCharType="end"/>
      </w:r>
    </w:p>
    <w:p w:rsidR="007F537F" w:rsidRDefault="00D81170" w:rsidP="007F537F">
      <w:pPr>
        <w:pStyle w:val="BodyText"/>
      </w:pPr>
      <w:r>
        <w:t>CGMM</w:t>
      </w:r>
      <w:r w:rsidR="007F537F" w:rsidRPr="007F537F">
        <w:t xml:space="preserve"> default behavior is meant for existing web applications that would like to utilize </w:t>
      </w:r>
      <w:r w:rsidR="007F537F">
        <w:t xml:space="preserve">the </w:t>
      </w:r>
      <w:r w:rsidR="007F537F" w:rsidRPr="007F537F">
        <w:t xml:space="preserve">CGMM Web application for the following </w:t>
      </w:r>
      <w:r w:rsidR="007F537F">
        <w:t>activities:</w:t>
      </w:r>
    </w:p>
    <w:p w:rsidR="007F537F" w:rsidRDefault="007F537F" w:rsidP="007F537F">
      <w:pPr>
        <w:pStyle w:val="ListBullet"/>
      </w:pPr>
      <w:r w:rsidRPr="007F537F">
        <w:t xml:space="preserve">Authentication, </w:t>
      </w:r>
    </w:p>
    <w:p w:rsidR="007F537F" w:rsidRDefault="007F537F" w:rsidP="007F537F">
      <w:pPr>
        <w:pStyle w:val="ListBullet"/>
      </w:pPr>
      <w:r>
        <w:t>Migration</w:t>
      </w:r>
      <w:r w:rsidR="003D6707">
        <w:t>,</w:t>
      </w:r>
    </w:p>
    <w:p w:rsidR="007F537F" w:rsidRDefault="007F537F" w:rsidP="007F537F">
      <w:pPr>
        <w:pStyle w:val="ListBullet"/>
      </w:pPr>
      <w:r w:rsidRPr="007F537F">
        <w:t xml:space="preserve">New caGrid </w:t>
      </w:r>
      <w:r w:rsidR="00D81170">
        <w:t>user c</w:t>
      </w:r>
      <w:r w:rsidRPr="007F537F">
        <w:t xml:space="preserve">reation. </w:t>
      </w:r>
    </w:p>
    <w:p w:rsidR="007F537F" w:rsidRDefault="007F537F" w:rsidP="007F537F">
      <w:pPr>
        <w:pStyle w:val="BodyText"/>
      </w:pPr>
      <w:r w:rsidRPr="007F537F">
        <w:t xml:space="preserve">The default behavior also assumes </w:t>
      </w:r>
      <w:r>
        <w:t>that the host application will be using a</w:t>
      </w:r>
      <w:r w:rsidRPr="007F537F">
        <w:t xml:space="preserve"> Servlet filter (</w:t>
      </w:r>
      <w:r w:rsidR="00417DAD" w:rsidRPr="007F537F">
        <w:t>CGM</w:t>
      </w:r>
      <w:r w:rsidR="00417DAD">
        <w:t>M</w:t>
      </w:r>
      <w:r w:rsidR="00417DAD" w:rsidRPr="007F537F">
        <w:t>Filter</w:t>
      </w:r>
      <w:r w:rsidRPr="007F537F">
        <w:t>) to in</w:t>
      </w:r>
      <w:r>
        <w:t>tercept and interpret the</w:t>
      </w:r>
      <w:r w:rsidR="00C35647">
        <w:t xml:space="preserve"> information for the</w:t>
      </w:r>
      <w:r>
        <w:t xml:space="preserve"> logged in/</w:t>
      </w:r>
      <w:r w:rsidRPr="007F537F">
        <w:t>migrated users forwarded by the CGMM Web application.</w:t>
      </w:r>
      <w:r w:rsidR="00713DA4">
        <w:t xml:space="preserve"> This information includes the user credentials, first/last name, and email address.</w:t>
      </w:r>
    </w:p>
    <w:p w:rsidR="007A59B0" w:rsidRDefault="007F537F" w:rsidP="00082ED6">
      <w:pPr>
        <w:pStyle w:val="Heading2"/>
        <w:keepLines/>
      </w:pPr>
      <w:bookmarkStart w:id="656" w:name="_Ref227549152"/>
      <w:bookmarkStart w:id="657" w:name="_Ref227549154"/>
      <w:bookmarkStart w:id="658" w:name="_Toc238738161"/>
      <w:r>
        <w:lastRenderedPageBreak/>
        <w:t xml:space="preserve">Default Behavior </w:t>
      </w:r>
      <w:r w:rsidR="007A59B0">
        <w:t>Workflows</w:t>
      </w:r>
      <w:r w:rsidR="001B5B9D">
        <w:t>/Scenarios</w:t>
      </w:r>
      <w:bookmarkEnd w:id="656"/>
      <w:bookmarkEnd w:id="657"/>
      <w:bookmarkEnd w:id="658"/>
    </w:p>
    <w:p w:rsidR="007A59B0" w:rsidRDefault="007A59B0" w:rsidP="00082ED6">
      <w:pPr>
        <w:pStyle w:val="BodyText"/>
        <w:keepNext/>
        <w:keepLines/>
      </w:pPr>
      <w:r>
        <w:t>The CGMM Tool</w:t>
      </w:r>
      <w:r w:rsidR="007F537F">
        <w:t>’s default behavior</w:t>
      </w:r>
      <w:r>
        <w:t xml:space="preserve"> allows </w:t>
      </w:r>
      <w:r w:rsidR="00713DA4">
        <w:t xml:space="preserve">for </w:t>
      </w:r>
      <w:r>
        <w:t>multiple sc</w:t>
      </w:r>
      <w:r w:rsidR="003D6707">
        <w:t>enarios/workflows based on the u</w:t>
      </w:r>
      <w:r>
        <w:t xml:space="preserve">ser. The user may or may not have CSM account. The user also may or may not have a caGrid Account. </w:t>
      </w:r>
      <w:r w:rsidR="00900434">
        <w:t>B</w:t>
      </w:r>
      <w:r>
        <w:t>ased on that</w:t>
      </w:r>
      <w:r w:rsidR="00900434">
        <w:t>,</w:t>
      </w:r>
      <w:r>
        <w:t xml:space="preserve"> there are </w:t>
      </w:r>
      <w:r w:rsidR="00900434">
        <w:t xml:space="preserve">two primary scenarios with underlying situations </w:t>
      </w:r>
      <w:r>
        <w:t>addressed by the CGMM Tool:</w:t>
      </w:r>
      <w:r w:rsidR="005E6C7C">
        <w:fldChar w:fldCharType="begin"/>
      </w:r>
      <w:r w:rsidR="00A14535">
        <w:instrText xml:space="preserve"> XE "</w:instrText>
      </w:r>
      <w:r w:rsidR="00A14535" w:rsidRPr="00622C80">
        <w:instrText>CGMM Tool:</w:instrText>
      </w:r>
      <w:r w:rsidR="00EA116B">
        <w:instrText xml:space="preserve">default </w:instrText>
      </w:r>
      <w:r w:rsidR="00A14535" w:rsidRPr="00622C80">
        <w:instrText>workflow</w:instrText>
      </w:r>
      <w:r w:rsidR="00A14535">
        <w:instrText xml:space="preserve">" </w:instrText>
      </w:r>
      <w:r w:rsidR="005E6C7C">
        <w:fldChar w:fldCharType="end"/>
      </w:r>
      <w:r w:rsidR="005E6C7C">
        <w:fldChar w:fldCharType="begin"/>
      </w:r>
      <w:r w:rsidR="00A14535">
        <w:instrText xml:space="preserve"> XE "</w:instrText>
      </w:r>
      <w:r w:rsidR="00A14535" w:rsidRPr="009452B0">
        <w:instrText>workflow for CGMM tool</w:instrText>
      </w:r>
      <w:r w:rsidR="00A14535">
        <w:instrText xml:space="preserve">" </w:instrText>
      </w:r>
      <w:r w:rsidR="005E6C7C">
        <w:fldChar w:fldCharType="end"/>
      </w:r>
      <w:r w:rsidR="005E6C7C">
        <w:fldChar w:fldCharType="begin"/>
      </w:r>
      <w:r w:rsidR="00A14535">
        <w:instrText xml:space="preserve"> XE "</w:instrText>
      </w:r>
      <w:r w:rsidR="00A14535" w:rsidRPr="009452B0">
        <w:instrText>migration process</w:instrText>
      </w:r>
      <w:r w:rsidR="00A14535">
        <w:instrText xml:space="preserve">" </w:instrText>
      </w:r>
      <w:r w:rsidR="005E6C7C">
        <w:fldChar w:fldCharType="end"/>
      </w:r>
      <w:r w:rsidR="005E6C7C">
        <w:fldChar w:fldCharType="begin"/>
      </w:r>
      <w:r w:rsidR="00A14535">
        <w:instrText xml:space="preserve"> XE "</w:instrText>
      </w:r>
      <w:r w:rsidR="00A14535" w:rsidRPr="009452B0">
        <w:instrText>user migration process</w:instrText>
      </w:r>
      <w:r w:rsidR="00A14535">
        <w:instrText xml:space="preserve">" </w:instrText>
      </w:r>
      <w:r w:rsidR="005E6C7C">
        <w:fldChar w:fldCharType="end"/>
      </w:r>
      <w:r w:rsidR="005E6C7C">
        <w:fldChar w:fldCharType="begin"/>
      </w:r>
      <w:r w:rsidR="00EA116B">
        <w:instrText xml:space="preserve"> XE "</w:instrText>
      </w:r>
      <w:r w:rsidR="00EA116B" w:rsidRPr="00565C06">
        <w:instrText>default CGMM scenarios</w:instrText>
      </w:r>
      <w:r w:rsidR="00EA116B">
        <w:instrText xml:space="preserve">" </w:instrText>
      </w:r>
      <w:r w:rsidR="005E6C7C">
        <w:fldChar w:fldCharType="end"/>
      </w:r>
    </w:p>
    <w:p w:rsidR="00900434" w:rsidRDefault="007A59B0" w:rsidP="00900434">
      <w:pPr>
        <w:pStyle w:val="ListNumber"/>
        <w:numPr>
          <w:ilvl w:val="0"/>
          <w:numId w:val="20"/>
        </w:numPr>
      </w:pPr>
      <w:r>
        <w:t xml:space="preserve">User logs in with CSM account and </w:t>
      </w:r>
    </w:p>
    <w:p w:rsidR="007A59B0" w:rsidRDefault="007A59B0" w:rsidP="00900434">
      <w:pPr>
        <w:pStyle w:val="ListNumber2"/>
      </w:pPr>
      <w:r>
        <w:t xml:space="preserve">User </w:t>
      </w:r>
      <w:r w:rsidR="00900434">
        <w:t xml:space="preserve">has </w:t>
      </w:r>
      <w:r>
        <w:t>a caGrid account.</w:t>
      </w:r>
    </w:p>
    <w:p w:rsidR="007A59B0" w:rsidRDefault="007A59B0" w:rsidP="00900434">
      <w:pPr>
        <w:pStyle w:val="ListNumber2"/>
      </w:pPr>
      <w:r>
        <w:t xml:space="preserve">User </w:t>
      </w:r>
      <w:r w:rsidR="00900434">
        <w:t xml:space="preserve">does not have </w:t>
      </w:r>
      <w:r>
        <w:t>a caGrid account</w:t>
      </w:r>
      <w:r w:rsidR="00900434">
        <w:t>.</w:t>
      </w:r>
    </w:p>
    <w:p w:rsidR="00900434" w:rsidRDefault="007A59B0" w:rsidP="00900434">
      <w:pPr>
        <w:pStyle w:val="ListNumber"/>
      </w:pPr>
      <w:r>
        <w:t xml:space="preserve">User logs in with caGrid account and </w:t>
      </w:r>
    </w:p>
    <w:p w:rsidR="00900434" w:rsidRDefault="00900434" w:rsidP="00C34D06">
      <w:pPr>
        <w:pStyle w:val="ListNumber2"/>
        <w:numPr>
          <w:ilvl w:val="0"/>
          <w:numId w:val="29"/>
        </w:numPr>
      </w:pPr>
      <w:r>
        <w:t>User has already been migrated.</w:t>
      </w:r>
    </w:p>
    <w:p w:rsidR="00900434" w:rsidRDefault="00900434" w:rsidP="00900434">
      <w:pPr>
        <w:pStyle w:val="ListNumber2"/>
      </w:pPr>
      <w:r>
        <w:t>User has a CSM account.</w:t>
      </w:r>
    </w:p>
    <w:p w:rsidR="007A59B0" w:rsidRDefault="007A59B0" w:rsidP="00C34D06">
      <w:pPr>
        <w:pStyle w:val="ListNumber2"/>
      </w:pPr>
      <w:r>
        <w:t>User does not have a CSM account</w:t>
      </w:r>
      <w:r w:rsidR="00900434">
        <w:t>.</w:t>
      </w:r>
    </w:p>
    <w:p w:rsidR="007A59B0" w:rsidRDefault="007A59B0" w:rsidP="007A59B0">
      <w:pPr>
        <w:pStyle w:val="NoteMainbody"/>
      </w:pPr>
      <w:r w:rsidRPr="007A59B0">
        <w:rPr>
          <w:rStyle w:val="Bold"/>
        </w:rPr>
        <w:t>NOTE:</w:t>
      </w:r>
      <w:r>
        <w:t xml:space="preserve"> The CGMM tool DOES NOT </w:t>
      </w:r>
      <w:r w:rsidR="003D6707">
        <w:t>addresses the scenario where a u</w:t>
      </w:r>
      <w:r>
        <w:t xml:space="preserve">ser </w:t>
      </w:r>
      <w:r w:rsidR="003D6707">
        <w:t xml:space="preserve">has neither a </w:t>
      </w:r>
      <w:r>
        <w:t xml:space="preserve">CSM (local) Account </w:t>
      </w:r>
      <w:r w:rsidR="003D6707">
        <w:t xml:space="preserve">nor </w:t>
      </w:r>
      <w:r>
        <w:t xml:space="preserve">a caGrid account. </w:t>
      </w:r>
      <w:r w:rsidR="00900434">
        <w:t>In this case, the</w:t>
      </w:r>
      <w:r>
        <w:t xml:space="preserve"> host application needs to address this scenario.  </w:t>
      </w:r>
    </w:p>
    <w:p w:rsidR="007A59B0" w:rsidRDefault="00900434" w:rsidP="007A59B0">
      <w:pPr>
        <w:pStyle w:val="BodyText"/>
      </w:pPr>
      <w:r>
        <w:t xml:space="preserve">The sections that follow </w:t>
      </w:r>
      <w:r w:rsidR="007A59B0">
        <w:t xml:space="preserve">look at the user interface workflow of the CGMM by going through each of the scenarios mentioned above. </w:t>
      </w:r>
      <w:r w:rsidR="005E6C7C">
        <w:fldChar w:fldCharType="begin"/>
      </w:r>
      <w:r>
        <w:instrText xml:space="preserve"> REF _Ref214260413 \h </w:instrText>
      </w:r>
      <w:r w:rsidR="005E6C7C">
        <w:fldChar w:fldCharType="separate"/>
      </w:r>
      <w:r w:rsidR="00C66417">
        <w:t xml:space="preserve">Figure </w:t>
      </w:r>
      <w:r w:rsidR="00C66417">
        <w:rPr>
          <w:noProof/>
        </w:rPr>
        <w:t>4</w:t>
      </w:r>
      <w:r w:rsidR="00C66417">
        <w:noBreakHyphen/>
      </w:r>
      <w:r w:rsidR="00C66417">
        <w:rPr>
          <w:noProof/>
        </w:rPr>
        <w:t>1</w:t>
      </w:r>
      <w:r w:rsidR="005E6C7C">
        <w:fldChar w:fldCharType="end"/>
      </w:r>
      <w:r>
        <w:t xml:space="preserve"> </w:t>
      </w:r>
      <w:r w:rsidR="007A59B0">
        <w:t xml:space="preserve">below </w:t>
      </w:r>
      <w:r>
        <w:t xml:space="preserve">shows </w:t>
      </w:r>
      <w:r w:rsidR="007A59B0">
        <w:t xml:space="preserve">the CGMM Tool Home page. </w:t>
      </w:r>
    </w:p>
    <w:p w:rsidR="007A59B0" w:rsidRPr="007A59B0" w:rsidRDefault="00B8249C" w:rsidP="007A59B0">
      <w:pPr>
        <w:pStyle w:val="GraphicAnchorMainIndent"/>
        <w:rPr>
          <w:noProof/>
        </w:rPr>
      </w:pPr>
      <w:r>
        <w:rPr>
          <w:noProof/>
        </w:rPr>
        <w:drawing>
          <wp:inline distT="0" distB="0" distL="0" distR="0">
            <wp:extent cx="4411345" cy="2693035"/>
            <wp:effectExtent l="19050" t="19050" r="27305" b="12065"/>
            <wp:docPr id="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srcRect t="33333"/>
                    <a:stretch>
                      <a:fillRect/>
                    </a:stretch>
                  </pic:blipFill>
                  <pic:spPr bwMode="auto">
                    <a:xfrm>
                      <a:off x="0" y="0"/>
                      <a:ext cx="4411345" cy="269303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659" w:name="_Ref214260413"/>
      <w:r>
        <w:t xml:space="preserve">Figure </w:t>
      </w:r>
      <w:fldSimple w:instr=" STYLEREF 1 \s ">
        <w:r w:rsidR="00C66417">
          <w:rPr>
            <w:noProof/>
          </w:rPr>
          <w:t>4</w:t>
        </w:r>
      </w:fldSimple>
      <w:r w:rsidR="005F14C9">
        <w:noBreakHyphen/>
      </w:r>
      <w:fldSimple w:instr=" SEQ Figure \* ARABIC \s 1 ">
        <w:r w:rsidR="00C66417">
          <w:rPr>
            <w:noProof/>
          </w:rPr>
          <w:t>1</w:t>
        </w:r>
      </w:fldSimple>
      <w:bookmarkEnd w:id="659"/>
      <w:r>
        <w:t xml:space="preserve"> CGMM Home Page</w:t>
      </w:r>
    </w:p>
    <w:p w:rsidR="00900434" w:rsidRPr="00900434" w:rsidRDefault="00900434" w:rsidP="00900434">
      <w:pPr>
        <w:pStyle w:val="BodyText"/>
      </w:pPr>
      <w:r>
        <w:t>The home page provides details and basic instructions to the user regarding how to proceed using the tool, depending on their situation.</w:t>
      </w:r>
      <w:r w:rsidR="00EA116B">
        <w:t xml:space="preserve"> </w:t>
      </w:r>
    </w:p>
    <w:p w:rsidR="007A59B0" w:rsidRDefault="007F537F" w:rsidP="00B9106A">
      <w:pPr>
        <w:pStyle w:val="Heading3"/>
      </w:pPr>
      <w:bookmarkStart w:id="660" w:name="_Toc238738162"/>
      <w:r>
        <w:lastRenderedPageBreak/>
        <w:t>Default Behavior</w:t>
      </w:r>
      <w:r w:rsidR="007A59B0">
        <w:t xml:space="preserve"> </w:t>
      </w:r>
      <w:r w:rsidR="00C34D06">
        <w:t>Scenario</w:t>
      </w:r>
      <w:r w:rsidR="007A59B0">
        <w:t xml:space="preserve"> 1: User Logs In with CSM Account</w:t>
      </w:r>
      <w:bookmarkEnd w:id="660"/>
    </w:p>
    <w:p w:rsidR="007A59B0" w:rsidRDefault="003D6707" w:rsidP="00B9106A">
      <w:pPr>
        <w:pStyle w:val="BodyText"/>
        <w:keepNext/>
      </w:pPr>
      <w:r>
        <w:t>In this scenario, the u</w:t>
      </w:r>
      <w:r w:rsidR="007A59B0">
        <w:t xml:space="preserve">ser has </w:t>
      </w:r>
      <w:r>
        <w:t>a</w:t>
      </w:r>
      <w:r w:rsidR="007A59B0">
        <w:t xml:space="preserve"> CSM account. The user logs in by providing </w:t>
      </w:r>
      <w:r w:rsidR="009828F7">
        <w:t>their</w:t>
      </w:r>
      <w:r w:rsidR="007A59B0">
        <w:t xml:space="preserve"> </w:t>
      </w:r>
      <w:r>
        <w:t xml:space="preserve">CSM </w:t>
      </w:r>
      <w:r w:rsidR="007A59B0">
        <w:t xml:space="preserve">username and password and clicking </w:t>
      </w:r>
      <w:r w:rsidR="007A59B0" w:rsidRPr="003D6707">
        <w:rPr>
          <w:rStyle w:val="Bold"/>
        </w:rPr>
        <w:t>Login</w:t>
      </w:r>
      <w:r w:rsidR="007A59B0">
        <w:t xml:space="preserve">. </w:t>
      </w:r>
      <w:r w:rsidR="005E6C7C">
        <w:fldChar w:fldCharType="begin"/>
      </w:r>
      <w:r w:rsidR="00A14535">
        <w:instrText xml:space="preserve"> XE "</w:instrText>
      </w:r>
      <w:r w:rsidR="00A14535" w:rsidRPr="004F7503">
        <w:instrText>user login:CSM account</w:instrText>
      </w:r>
      <w:r w:rsidR="00A14535">
        <w:instrText xml:space="preserve">" </w:instrText>
      </w:r>
      <w:r w:rsidR="005E6C7C">
        <w:fldChar w:fldCharType="end"/>
      </w:r>
      <w:r w:rsidR="005E6C7C">
        <w:fldChar w:fldCharType="begin"/>
      </w:r>
      <w:r w:rsidR="00A14535">
        <w:instrText xml:space="preserve"> XE "</w:instrText>
      </w:r>
      <w:r w:rsidR="00A14535" w:rsidRPr="009452B0">
        <w:instrText>using CSM login</w:instrText>
      </w:r>
      <w:r w:rsidR="00A14535">
        <w:instrText xml:space="preserve">" </w:instrText>
      </w:r>
      <w:r w:rsidR="005E6C7C">
        <w:fldChar w:fldCharType="end"/>
      </w:r>
    </w:p>
    <w:p w:rsidR="007A59B0" w:rsidRPr="007A59B0" w:rsidRDefault="007A59B0" w:rsidP="007A59B0">
      <w:pPr>
        <w:pStyle w:val="BodyText"/>
      </w:pPr>
      <w:r>
        <w:t>If the Login Id or Password is invalid, the CGMM tool shows an error.</w:t>
      </w:r>
    </w:p>
    <w:p w:rsidR="007A59B0" w:rsidRDefault="00B8249C" w:rsidP="007A59B0">
      <w:pPr>
        <w:pStyle w:val="GraphicAnchorMainIndent"/>
        <w:rPr>
          <w:noProof/>
        </w:rPr>
      </w:pPr>
      <w:r>
        <w:rPr>
          <w:noProof/>
        </w:rPr>
        <w:drawing>
          <wp:inline distT="0" distB="0" distL="0" distR="0">
            <wp:extent cx="4561840" cy="1557655"/>
            <wp:effectExtent l="19050" t="19050" r="10160" b="23495"/>
            <wp:docPr id="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srcRect/>
                    <a:stretch>
                      <a:fillRect/>
                    </a:stretch>
                  </pic:blipFill>
                  <pic:spPr bwMode="auto">
                    <a:xfrm>
                      <a:off x="0" y="0"/>
                      <a:ext cx="4561840" cy="15576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2</w:t>
        </w:r>
      </w:fldSimple>
      <w:r>
        <w:t xml:space="preserve"> CGMM - CSM Login Error</w:t>
      </w:r>
    </w:p>
    <w:p w:rsidR="007A59B0" w:rsidRDefault="007A59B0" w:rsidP="007A59B0">
      <w:pPr>
        <w:pStyle w:val="BodyText"/>
      </w:pPr>
      <w:r w:rsidRPr="007A59B0">
        <w:t>If the Login Id and password are valid, the CGMM tool takes the user to</w:t>
      </w:r>
      <w:r w:rsidR="003D6707">
        <w:t xml:space="preserve"> the</w:t>
      </w:r>
      <w:r w:rsidRPr="007A59B0">
        <w:t xml:space="preserve"> CSM to GAARDS Account Migration page. </w:t>
      </w:r>
      <w:r w:rsidR="00417DAD" w:rsidRPr="007A59B0">
        <w:t xml:space="preserve">In this page, the tool allows the user to either login using </w:t>
      </w:r>
      <w:r w:rsidR="00417DAD">
        <w:t xml:space="preserve">an </w:t>
      </w:r>
      <w:r w:rsidR="00417DAD" w:rsidRPr="007A59B0">
        <w:t>existing caGrid account</w:t>
      </w:r>
      <w:r w:rsidR="00417DAD">
        <w:t>,</w:t>
      </w:r>
      <w:r w:rsidR="00417DAD" w:rsidRPr="007A59B0">
        <w:t xml:space="preserve"> or</w:t>
      </w:r>
      <w:r w:rsidR="00417DAD">
        <w:t xml:space="preserve"> to</w:t>
      </w:r>
      <w:r w:rsidR="00417DAD" w:rsidRPr="007A59B0">
        <w:t xml:space="preserve"> create a new caGrid account.</w:t>
      </w:r>
    </w:p>
    <w:p w:rsidR="007A59B0" w:rsidRDefault="00B8249C" w:rsidP="009828F7">
      <w:pPr>
        <w:pStyle w:val="GraphicAnchorMainIndent"/>
        <w:rPr>
          <w:noProof/>
        </w:rPr>
      </w:pPr>
      <w:r>
        <w:rPr>
          <w:noProof/>
        </w:rPr>
        <w:drawing>
          <wp:inline distT="0" distB="0" distL="0" distR="0">
            <wp:extent cx="4763135" cy="2441575"/>
            <wp:effectExtent l="19050" t="19050" r="18415" b="15875"/>
            <wp:docPr id="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srcRect t="26996" r="2344"/>
                    <a:stretch>
                      <a:fillRect/>
                    </a:stretch>
                  </pic:blipFill>
                  <pic:spPr bwMode="auto">
                    <a:xfrm>
                      <a:off x="0" y="0"/>
                      <a:ext cx="4763135" cy="2441575"/>
                    </a:xfrm>
                    <a:prstGeom prst="rect">
                      <a:avLst/>
                    </a:prstGeom>
                    <a:noFill/>
                    <a:ln w="9525" cmpd="sng">
                      <a:solidFill>
                        <a:srgbClr val="4F81BD"/>
                      </a:solidFill>
                      <a:miter lim="800000"/>
                      <a:headEnd/>
                      <a:tailEnd/>
                    </a:ln>
                    <a:effectLst/>
                  </pic:spPr>
                </pic:pic>
              </a:graphicData>
            </a:graphic>
          </wp:inline>
        </w:drawing>
      </w:r>
    </w:p>
    <w:p w:rsidR="009828F7" w:rsidRPr="009828F7" w:rsidRDefault="000863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3</w:t>
        </w:r>
      </w:fldSimple>
      <w:r>
        <w:t xml:space="preserve"> CSM Login success page/Grid Login Page</w:t>
      </w:r>
    </w:p>
    <w:p w:rsidR="007A59B0" w:rsidRDefault="007F537F" w:rsidP="007F537F">
      <w:pPr>
        <w:pStyle w:val="Heading4"/>
      </w:pPr>
      <w:r>
        <w:t xml:space="preserve">Default Behavior </w:t>
      </w:r>
      <w:r w:rsidR="00C34D06">
        <w:t>Scenario</w:t>
      </w:r>
      <w:r w:rsidR="007A59B0">
        <w:t xml:space="preserve"> 1-a: User Has caGrid Account</w:t>
      </w:r>
    </w:p>
    <w:p w:rsidR="007A59B0" w:rsidRDefault="000863F7" w:rsidP="007A59B0">
      <w:pPr>
        <w:pStyle w:val="BodyText"/>
      </w:pPr>
      <w:r>
        <w:t xml:space="preserve">If the user already has an existing caGrid account, they can proceed to migrating to using their caGrid account by providing their </w:t>
      </w:r>
      <w:r w:rsidR="003D6707">
        <w:t xml:space="preserve">caGrid </w:t>
      </w:r>
      <w:r>
        <w:t xml:space="preserve">Login ID and Password, and selecting the appropriate Authentication Source (Authentication Service). </w:t>
      </w:r>
      <w:r w:rsidR="005E6C7C">
        <w:fldChar w:fldCharType="begin"/>
      </w:r>
      <w:r w:rsidR="00A14535">
        <w:instrText xml:space="preserve"> XE "</w:instrText>
      </w:r>
      <w:r w:rsidR="00455244">
        <w:instrText>using caGrid l</w:instrText>
      </w:r>
      <w:r w:rsidR="00A14535" w:rsidRPr="009452B0">
        <w:instrText>ogin</w:instrText>
      </w:r>
      <w:r w:rsidR="00A14535">
        <w:instrText xml:space="preserve">" </w:instrText>
      </w:r>
      <w:r w:rsidR="005E6C7C">
        <w:fldChar w:fldCharType="end"/>
      </w:r>
    </w:p>
    <w:p w:rsidR="007A59B0" w:rsidRDefault="007A59B0" w:rsidP="007A59B0">
      <w:pPr>
        <w:pStyle w:val="Heading5"/>
      </w:pPr>
      <w:r>
        <w:t xml:space="preserve">User </w:t>
      </w:r>
      <w:r w:rsidR="004840F9">
        <w:t>Logs In with caGrid Login ID and P</w:t>
      </w:r>
      <w:r>
        <w:t>assword</w:t>
      </w:r>
    </w:p>
    <w:p w:rsidR="009828F7" w:rsidRDefault="00B9106A" w:rsidP="007A59B0">
      <w:pPr>
        <w:pStyle w:val="BodyText"/>
      </w:pPr>
      <w:r>
        <w:t>After the</w:t>
      </w:r>
      <w:r w:rsidR="007A59B0">
        <w:t xml:space="preserve"> user </w:t>
      </w:r>
      <w:r w:rsidR="009828F7">
        <w:t xml:space="preserve">enters their caGrid login credentials and </w:t>
      </w:r>
      <w:r w:rsidR="007A59B0">
        <w:t xml:space="preserve">clicks </w:t>
      </w:r>
      <w:r w:rsidR="007A59B0" w:rsidRPr="009828F7">
        <w:rPr>
          <w:rStyle w:val="Bold"/>
        </w:rPr>
        <w:t>Login</w:t>
      </w:r>
      <w:r w:rsidR="007A59B0">
        <w:t xml:space="preserve">, the CGMM Tool validates the caGrid account </w:t>
      </w:r>
      <w:r w:rsidR="009828F7">
        <w:t>against the provided Authentication Source</w:t>
      </w:r>
      <w:r w:rsidR="007A59B0">
        <w:t xml:space="preserve">. </w:t>
      </w:r>
    </w:p>
    <w:p w:rsidR="007A59B0" w:rsidRPr="007A59B0" w:rsidRDefault="007A59B0" w:rsidP="007A59B0">
      <w:pPr>
        <w:pStyle w:val="BodyText"/>
      </w:pPr>
      <w:r>
        <w:lastRenderedPageBreak/>
        <w:t>If the credentials are valid</w:t>
      </w:r>
      <w:r w:rsidR="009828F7">
        <w:t>,</w:t>
      </w:r>
      <w:r>
        <w:t xml:space="preserve"> the CGMM Tool </w:t>
      </w:r>
      <w:r w:rsidR="009828F7">
        <w:t>displays</w:t>
      </w:r>
      <w:r>
        <w:t xml:space="preserve"> the </w:t>
      </w:r>
      <w:r w:rsidR="009828F7">
        <w:t>Confirm Migration</w:t>
      </w:r>
      <w:r>
        <w:t xml:space="preserve"> screen to the user.</w:t>
      </w:r>
    </w:p>
    <w:p w:rsidR="007A59B0" w:rsidRDefault="00B8249C" w:rsidP="007A59B0">
      <w:pPr>
        <w:pStyle w:val="GraphicAnchorMainIndent"/>
        <w:rPr>
          <w:noProof/>
        </w:rPr>
      </w:pPr>
      <w:r>
        <w:rPr>
          <w:noProof/>
        </w:rPr>
        <w:drawing>
          <wp:inline distT="0" distB="0" distL="0" distR="0">
            <wp:extent cx="4481830" cy="1868805"/>
            <wp:effectExtent l="19050" t="19050" r="13970" b="17145"/>
            <wp:docPr id="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srcRect t="31944"/>
                    <a:stretch>
                      <a:fillRect/>
                    </a:stretch>
                  </pic:blipFill>
                  <pic:spPr bwMode="auto">
                    <a:xfrm>
                      <a:off x="0" y="0"/>
                      <a:ext cx="4481830" cy="186880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4</w:t>
        </w:r>
      </w:fldSimple>
      <w:r>
        <w:t xml:space="preserve"> CSM to GAARDS Account Migration Page</w:t>
      </w:r>
    </w:p>
    <w:p w:rsidR="007A59B0" w:rsidRDefault="007A59B0" w:rsidP="00822B03">
      <w:pPr>
        <w:pStyle w:val="Heading5"/>
        <w:keepNext/>
      </w:pPr>
      <w:r>
        <w:t>User Chooses to Migrate His/Her Account</w:t>
      </w:r>
    </w:p>
    <w:p w:rsidR="009828F7" w:rsidRDefault="007A59B0" w:rsidP="007A59B0">
      <w:pPr>
        <w:pStyle w:val="BodyText"/>
      </w:pPr>
      <w:r>
        <w:t xml:space="preserve">On the migration confirmation page, the user has the option to cancel the migration or confirm it. </w:t>
      </w:r>
      <w:r w:rsidR="005E6C7C">
        <w:fldChar w:fldCharType="begin"/>
      </w:r>
      <w:r w:rsidR="00A14535">
        <w:instrText xml:space="preserve"> XE "migrate:</w:instrText>
      </w:r>
      <w:r w:rsidR="00A14535" w:rsidRPr="009452B0">
        <w:instrText>CSM account</w:instrText>
      </w:r>
      <w:r w:rsidR="00A14535">
        <w:instrText xml:space="preserve">" </w:instrText>
      </w:r>
      <w:r w:rsidR="005E6C7C">
        <w:fldChar w:fldCharType="end"/>
      </w:r>
    </w:p>
    <w:p w:rsidR="009828F7" w:rsidRDefault="00E303E1" w:rsidP="007A59B0">
      <w:pPr>
        <w:pStyle w:val="BodyText"/>
      </w:pPr>
      <w:r>
        <w:t xml:space="preserve">When the user selects to migrate by clicking the </w:t>
      </w:r>
      <w:r w:rsidRPr="009828F7">
        <w:rPr>
          <w:rStyle w:val="Bold"/>
        </w:rPr>
        <w:t>Yes, Migrate my CSM Account</w:t>
      </w:r>
      <w:r>
        <w:t xml:space="preserve"> button, CGMM migrates the CSM account to the caGrid account in the CSM Schema of the host application. </w:t>
      </w:r>
      <w:r w:rsidR="007A59B0">
        <w:t>CGMM also mark</w:t>
      </w:r>
      <w:r w:rsidR="003D6707">
        <w:t>s</w:t>
      </w:r>
      <w:r w:rsidR="007A59B0">
        <w:t xml:space="preserve"> the user as migrated. </w:t>
      </w:r>
    </w:p>
    <w:p w:rsidR="007A59B0" w:rsidRDefault="007A59B0" w:rsidP="007A59B0">
      <w:pPr>
        <w:pStyle w:val="BodyText"/>
      </w:pPr>
      <w:r>
        <w:t xml:space="preserve">Once the migration process is complete, the CGMM Tool takes the user to the migration confirmation page. </w:t>
      </w:r>
      <w:r w:rsidR="00BD1E09">
        <w:t xml:space="preserve">From this page, the </w:t>
      </w:r>
      <w:r>
        <w:t xml:space="preserve">user </w:t>
      </w:r>
      <w:r w:rsidR="00BD1E09">
        <w:t xml:space="preserve">can </w:t>
      </w:r>
      <w:r w:rsidR="009828F7">
        <w:t>log in</w:t>
      </w:r>
      <w:r>
        <w:t xml:space="preserve">to the host application. </w:t>
      </w:r>
    </w:p>
    <w:p w:rsidR="009828F7" w:rsidRDefault="00B8249C" w:rsidP="009828F7">
      <w:pPr>
        <w:pStyle w:val="GraphicAnchorMainIndent"/>
        <w:rPr>
          <w:noProof/>
        </w:rPr>
      </w:pPr>
      <w:r>
        <w:rPr>
          <w:noProof/>
        </w:rPr>
        <w:drawing>
          <wp:inline distT="0" distB="0" distL="0" distR="0">
            <wp:extent cx="4712970" cy="1607820"/>
            <wp:effectExtent l="19050" t="19050" r="11430" b="11430"/>
            <wp:docPr id="1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t="34537" r="1067"/>
                    <a:stretch>
                      <a:fillRect/>
                    </a:stretch>
                  </pic:blipFill>
                  <pic:spPr bwMode="auto">
                    <a:xfrm>
                      <a:off x="0" y="0"/>
                      <a:ext cx="4712970" cy="1607820"/>
                    </a:xfrm>
                    <a:prstGeom prst="rect">
                      <a:avLst/>
                    </a:prstGeom>
                    <a:noFill/>
                    <a:ln w="9525" cmpd="sng">
                      <a:solidFill>
                        <a:srgbClr val="4F81BD"/>
                      </a:solidFill>
                      <a:miter lim="800000"/>
                      <a:headEnd/>
                      <a:tailEnd/>
                    </a:ln>
                    <a:effectLst/>
                  </pic:spPr>
                </pic:pic>
              </a:graphicData>
            </a:graphic>
          </wp:inline>
        </w:drawing>
      </w:r>
    </w:p>
    <w:p w:rsidR="009828F7" w:rsidRDefault="009828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5</w:t>
        </w:r>
      </w:fldSimple>
      <w:r>
        <w:t xml:space="preserve"> Migration Complete Page</w:t>
      </w:r>
    </w:p>
    <w:p w:rsidR="00BD1E09" w:rsidRDefault="005E6C7C" w:rsidP="00C34D06">
      <w:pPr>
        <w:pStyle w:val="BodyText"/>
        <w:keepNext/>
        <w:keepLines/>
      </w:pPr>
      <w:r>
        <w:fldChar w:fldCharType="begin"/>
      </w:r>
      <w:r w:rsidR="00A14535">
        <w:instrText xml:space="preserve"> XE "</w:instrText>
      </w:r>
      <w:r w:rsidR="00A14535" w:rsidRPr="00AC2288">
        <w:instrText>host application:login after migration</w:instrText>
      </w:r>
      <w:r w:rsidR="00A14535">
        <w:instrText xml:space="preserve">" </w:instrText>
      </w:r>
      <w:r>
        <w:fldChar w:fldCharType="end"/>
      </w:r>
      <w:r>
        <w:fldChar w:fldCharType="begin"/>
      </w:r>
      <w:r w:rsidR="00A14535">
        <w:instrText xml:space="preserve"> XE "</w:instrText>
      </w:r>
      <w:r w:rsidR="00A14535" w:rsidRPr="00793911">
        <w:instrText>user login:after migration</w:instrText>
      </w:r>
      <w:r w:rsidR="00A14535">
        <w:instrText xml:space="preserve">" </w:instrText>
      </w:r>
      <w:r>
        <w:fldChar w:fldCharType="end"/>
      </w:r>
      <w:r w:rsidR="009828F7">
        <w:t xml:space="preserve">When the user clicks the </w:t>
      </w:r>
      <w:r w:rsidR="007A59B0" w:rsidRPr="009828F7">
        <w:rPr>
          <w:rStyle w:val="Bold"/>
        </w:rPr>
        <w:t>Log in to &lt;&lt;Host Application Name&gt;&gt;</w:t>
      </w:r>
      <w:r w:rsidR="007A59B0">
        <w:t xml:space="preserve"> button, the CGMM proceeds to log in the user using the caGrid account information. </w:t>
      </w:r>
    </w:p>
    <w:p w:rsidR="007A59B0" w:rsidRDefault="007A59B0" w:rsidP="00C34D06">
      <w:pPr>
        <w:pStyle w:val="BodyText"/>
        <w:keepNext/>
        <w:keepLines/>
      </w:pPr>
      <w:r>
        <w:t>The CGMM tool then populates th</w:t>
      </w:r>
      <w:r w:rsidR="009828F7">
        <w:t>e HTTP Request with the caGrid u</w:t>
      </w:r>
      <w:r>
        <w:t xml:space="preserve">ser information and the </w:t>
      </w:r>
      <w:r w:rsidR="009828F7">
        <w:t>u</w:t>
      </w:r>
      <w:r>
        <w:t>ser</w:t>
      </w:r>
      <w:r w:rsidR="009828F7">
        <w:t>’</w:t>
      </w:r>
      <w:r>
        <w:t>s Grid Proxy as request attributes</w:t>
      </w:r>
      <w:r w:rsidR="009828F7">
        <w:t>,</w:t>
      </w:r>
      <w:r>
        <w:t xml:space="preserve"> and forwards the request to the Host application. </w:t>
      </w:r>
      <w:r w:rsidR="009828F7">
        <w:t>This</w:t>
      </w:r>
      <w:r>
        <w:t xml:space="preserve"> request is forwarded to the Host Applications User Home page, specified in the CGMM properties configuration</w:t>
      </w:r>
      <w:r w:rsidR="000863F7">
        <w:t xml:space="preserve">. </w:t>
      </w:r>
      <w:r w:rsidR="009828F7">
        <w:t xml:space="preserve">The </w:t>
      </w:r>
      <w:r>
        <w:t xml:space="preserve">CGMM </w:t>
      </w:r>
      <w:r w:rsidR="009828F7">
        <w:t xml:space="preserve">then relinquishes </w:t>
      </w:r>
      <w:r>
        <w:t>control to the Host application.</w:t>
      </w:r>
    </w:p>
    <w:p w:rsidR="007A59B0" w:rsidRDefault="009828F7" w:rsidP="007A59B0">
      <w:pPr>
        <w:pStyle w:val="BodyText"/>
      </w:pPr>
      <w:r>
        <w:t>If the request is accepted, the user</w:t>
      </w:r>
      <w:r w:rsidR="007A59B0" w:rsidRPr="007A59B0">
        <w:t xml:space="preserve"> is forwarded by the CGMM to the Host application User Home page. </w:t>
      </w:r>
    </w:p>
    <w:p w:rsidR="007A59B0" w:rsidRDefault="00B8249C" w:rsidP="007A59B0">
      <w:pPr>
        <w:pStyle w:val="GraphicAnchorMainIndent"/>
        <w:rPr>
          <w:noProof/>
        </w:rPr>
      </w:pPr>
      <w:r>
        <w:rPr>
          <w:noProof/>
        </w:rPr>
        <w:lastRenderedPageBreak/>
        <w:drawing>
          <wp:inline distT="0" distB="0" distL="0" distR="0">
            <wp:extent cx="4542155" cy="1547495"/>
            <wp:effectExtent l="19050" t="19050" r="10795" b="14605"/>
            <wp:docPr id="1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661" w:name="_Ref214261905"/>
      <w:bookmarkStart w:id="662" w:name="_Ref227549957"/>
      <w:r>
        <w:t xml:space="preserve">Figure </w:t>
      </w:r>
      <w:fldSimple w:instr=" STYLEREF 1 \s ">
        <w:r w:rsidR="00C66417">
          <w:rPr>
            <w:noProof/>
          </w:rPr>
          <w:t>4</w:t>
        </w:r>
      </w:fldSimple>
      <w:r w:rsidR="005F14C9">
        <w:noBreakHyphen/>
      </w:r>
      <w:fldSimple w:instr=" SEQ Figure \* ARABIC \s 1 ">
        <w:r w:rsidR="00C66417">
          <w:rPr>
            <w:noProof/>
          </w:rPr>
          <w:t>6</w:t>
        </w:r>
      </w:fldSimple>
      <w:bookmarkEnd w:id="661"/>
      <w:r w:rsidR="00662F70">
        <w:t xml:space="preserve"> </w:t>
      </w:r>
      <w:r>
        <w:t>Host Application User Home Page</w:t>
      </w:r>
      <w:r w:rsidR="00662F70">
        <w:t xml:space="preserve"> (migration complete)</w:t>
      </w:r>
      <w:bookmarkEnd w:id="662"/>
    </w:p>
    <w:p w:rsidR="009828F7" w:rsidRPr="009828F7" w:rsidRDefault="009828F7" w:rsidP="009828F7">
      <w:pPr>
        <w:pStyle w:val="BodyText"/>
      </w:pPr>
      <w:r>
        <w:t xml:space="preserve">The above figure </w:t>
      </w:r>
      <w:r w:rsidRPr="007A59B0">
        <w:t>sh</w:t>
      </w:r>
      <w:r w:rsidR="00BD1E09">
        <w:t>ows the User Home page for the “</w:t>
      </w:r>
      <w:r w:rsidRPr="007A59B0">
        <w:t>HostWeb</w:t>
      </w:r>
      <w:r w:rsidR="00BD1E09">
        <w:t>”</w:t>
      </w:r>
      <w:r w:rsidRPr="007A59B0">
        <w:t xml:space="preserve"> web application, </w:t>
      </w:r>
      <w:r w:rsidR="00662F70">
        <w:t>shown</w:t>
      </w:r>
      <w:r w:rsidRPr="007A59B0">
        <w:t xml:space="preserve"> </w:t>
      </w:r>
      <w:r w:rsidR="00BD1E09">
        <w:t xml:space="preserve">here </w:t>
      </w:r>
      <w:r w:rsidRPr="007A59B0">
        <w:t xml:space="preserve">as a reference </w:t>
      </w:r>
      <w:r w:rsidR="00BD1E09">
        <w:t xml:space="preserve">for </w:t>
      </w:r>
      <w:r w:rsidRPr="007A59B0">
        <w:t>implementation.</w:t>
      </w:r>
    </w:p>
    <w:p w:rsidR="007A59B0" w:rsidRDefault="007F537F" w:rsidP="007A59B0">
      <w:pPr>
        <w:pStyle w:val="Heading4"/>
      </w:pPr>
      <w:r>
        <w:t xml:space="preserve">Default Behavior </w:t>
      </w:r>
      <w:r w:rsidR="00C34D06">
        <w:t>Scenario</w:t>
      </w:r>
      <w:r w:rsidR="007A59B0">
        <w:t xml:space="preserve"> 1-b: User Does Not </w:t>
      </w:r>
      <w:r w:rsidR="009536C1">
        <w:t>H</w:t>
      </w:r>
      <w:r w:rsidR="007A59B0">
        <w:t>ave caGrid Account</w:t>
      </w:r>
    </w:p>
    <w:p w:rsidR="00662F70" w:rsidRDefault="00662F70" w:rsidP="007A59B0">
      <w:pPr>
        <w:pStyle w:val="BodyText"/>
      </w:pPr>
      <w:r>
        <w:t>If</w:t>
      </w:r>
      <w:r w:rsidR="007A59B0">
        <w:t xml:space="preserve"> the user has </w:t>
      </w:r>
      <w:r>
        <w:t>a CSM login but does</w:t>
      </w:r>
      <w:r w:rsidR="007A59B0">
        <w:t xml:space="preserve"> not have an existing caGrid account</w:t>
      </w:r>
      <w:r>
        <w:t xml:space="preserve">, the user </w:t>
      </w:r>
      <w:r w:rsidR="007A59B0">
        <w:t xml:space="preserve">can </w:t>
      </w:r>
      <w:r w:rsidR="00BD1E09">
        <w:t>select</w:t>
      </w:r>
      <w:r w:rsidR="007A59B0">
        <w:t xml:space="preserve"> to ob</w:t>
      </w:r>
      <w:r>
        <w:t xml:space="preserve">tain a new caGrid account by </w:t>
      </w:r>
      <w:r w:rsidR="00BD1E09">
        <w:t>clicking</w:t>
      </w:r>
      <w:r>
        <w:t xml:space="preserve"> the </w:t>
      </w:r>
      <w:r w:rsidRPr="00BD1E09">
        <w:rPr>
          <w:rStyle w:val="Bold"/>
        </w:rPr>
        <w:t>Create New caGrid Account</w:t>
      </w:r>
      <w:r>
        <w:t xml:space="preserve"> button. The Create new caGrid Account form appears.</w:t>
      </w:r>
      <w:r w:rsidR="00A14535" w:rsidRPr="00A14535">
        <w:t xml:space="preserve"> </w:t>
      </w:r>
      <w:r w:rsidR="005E6C7C">
        <w:fldChar w:fldCharType="begin"/>
      </w:r>
      <w:r w:rsidR="00070291">
        <w:instrText xml:space="preserve"> XE "</w:instrText>
      </w:r>
      <w:r w:rsidR="00070291" w:rsidRPr="00E34E5C">
        <w:instrText>caGrid account:create new</w:instrText>
      </w:r>
      <w:r w:rsidR="00070291">
        <w:instrText xml:space="preserve">" </w:instrText>
      </w:r>
      <w:r w:rsidR="005E6C7C">
        <w:fldChar w:fldCharType="end"/>
      </w:r>
      <w:r w:rsidR="005E6C7C">
        <w:fldChar w:fldCharType="begin"/>
      </w:r>
      <w:r w:rsidR="00A14535">
        <w:instrText xml:space="preserve"> XE "</w:instrText>
      </w:r>
      <w:r w:rsidR="00A14535" w:rsidRPr="004F7503">
        <w:instrText>user login:CSM account</w:instrText>
      </w:r>
      <w:r w:rsidR="00A14535">
        <w:instrText xml:space="preserve">" </w:instrText>
      </w:r>
      <w:r w:rsidR="005E6C7C">
        <w:fldChar w:fldCharType="end"/>
      </w:r>
      <w:r w:rsidR="005E6C7C">
        <w:fldChar w:fldCharType="begin"/>
      </w:r>
      <w:r w:rsidR="00A14535">
        <w:instrText xml:space="preserve"> XE "</w:instrText>
      </w:r>
      <w:r w:rsidR="00A14535" w:rsidRPr="009452B0">
        <w:instrText>using CSM login</w:instrText>
      </w:r>
      <w:r w:rsidR="00A14535">
        <w:instrText xml:space="preserve">" </w:instrText>
      </w:r>
      <w:r w:rsidR="005E6C7C">
        <w:fldChar w:fldCharType="end"/>
      </w:r>
      <w:r w:rsidR="005E6C7C">
        <w:fldChar w:fldCharType="begin"/>
      </w:r>
      <w:r w:rsidR="00A14535">
        <w:instrText xml:space="preserve"> XE "</w:instrText>
      </w:r>
      <w:r w:rsidR="00A14535" w:rsidRPr="009452B0">
        <w:instrText>create caGrid account</w:instrText>
      </w:r>
      <w:r w:rsidR="00A14535">
        <w:instrText xml:space="preserve">" </w:instrText>
      </w:r>
      <w:r w:rsidR="005E6C7C">
        <w:fldChar w:fldCharType="end"/>
      </w:r>
    </w:p>
    <w:p w:rsidR="007A59B0" w:rsidRDefault="00B8249C" w:rsidP="007A59B0">
      <w:pPr>
        <w:pStyle w:val="GraphicAnchorMainIndent"/>
        <w:rPr>
          <w:noProof/>
        </w:rPr>
      </w:pPr>
      <w:r>
        <w:rPr>
          <w:noProof/>
        </w:rPr>
        <w:drawing>
          <wp:inline distT="0" distB="0" distL="0" distR="0">
            <wp:extent cx="3617595" cy="3345815"/>
            <wp:effectExtent l="19050" t="19050" r="20955" b="26035"/>
            <wp:docPr id="1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0"/>
                    <a:srcRect/>
                    <a:stretch>
                      <a:fillRect/>
                    </a:stretch>
                  </pic:blipFill>
                  <pic:spPr bwMode="auto">
                    <a:xfrm>
                      <a:off x="0" y="0"/>
                      <a:ext cx="3617595" cy="334581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7</w:t>
        </w:r>
      </w:fldSimple>
      <w:r>
        <w:t xml:space="preserve"> New caGrid Account Form</w:t>
      </w:r>
    </w:p>
    <w:p w:rsidR="00662F70" w:rsidRDefault="00662F70" w:rsidP="007A59B0">
      <w:pPr>
        <w:pStyle w:val="BodyText"/>
      </w:pPr>
      <w:r>
        <w:t xml:space="preserve">The User must provide all </w:t>
      </w:r>
      <w:r w:rsidR="00BD1E09">
        <w:t xml:space="preserve">of the requested </w:t>
      </w:r>
      <w:r>
        <w:t xml:space="preserve">information to proceed. </w:t>
      </w:r>
    </w:p>
    <w:p w:rsidR="007A59B0" w:rsidRDefault="00662F70" w:rsidP="007A59B0">
      <w:pPr>
        <w:pStyle w:val="BodyText"/>
      </w:pPr>
      <w:r>
        <w:t>After</w:t>
      </w:r>
      <w:r w:rsidR="00713DA4">
        <w:t xml:space="preserve"> completing all of the fields, </w:t>
      </w:r>
      <w:r>
        <w:t xml:space="preserve">the user must click </w:t>
      </w:r>
      <w:r w:rsidRPr="00662F70">
        <w:rPr>
          <w:rStyle w:val="Bold"/>
        </w:rPr>
        <w:t>Submit</w:t>
      </w:r>
      <w:r>
        <w:t xml:space="preserve">. </w:t>
      </w:r>
      <w:r w:rsidR="00992488">
        <w:t>An account details page appears, asking the user to review the details entered into the form for creating the new caGrid account.</w:t>
      </w:r>
    </w:p>
    <w:p w:rsidR="007A59B0" w:rsidRDefault="00B8249C" w:rsidP="007A59B0">
      <w:pPr>
        <w:pStyle w:val="GraphicAnchorMainIndent"/>
        <w:rPr>
          <w:noProof/>
        </w:rPr>
      </w:pPr>
      <w:r>
        <w:rPr>
          <w:noProof/>
        </w:rPr>
        <w:lastRenderedPageBreak/>
        <w:drawing>
          <wp:inline distT="0" distB="0" distL="0" distR="0">
            <wp:extent cx="3185160" cy="3084830"/>
            <wp:effectExtent l="19050" t="19050" r="1524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3185160" cy="3084830"/>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8</w:t>
        </w:r>
      </w:fldSimple>
      <w:r>
        <w:t xml:space="preserve"> New caGrid </w:t>
      </w:r>
      <w:r w:rsidR="00B01F71">
        <w:t>a</w:t>
      </w:r>
      <w:r>
        <w:t xml:space="preserve">ccount </w:t>
      </w:r>
      <w:r w:rsidR="00B01F71">
        <w:t>i</w:t>
      </w:r>
      <w:r>
        <w:t xml:space="preserve">nformation </w:t>
      </w:r>
      <w:r w:rsidR="00B01F71">
        <w:t>c</w:t>
      </w:r>
      <w:r>
        <w:t>onfirmation page</w:t>
      </w:r>
    </w:p>
    <w:p w:rsidR="00992488" w:rsidRDefault="00992488" w:rsidP="007A59B0">
      <w:pPr>
        <w:pStyle w:val="BodyText"/>
      </w:pPr>
      <w:r>
        <w:t xml:space="preserve">After confirming the details, the user must click </w:t>
      </w:r>
      <w:r w:rsidRPr="00992488">
        <w:rPr>
          <w:rStyle w:val="Bold"/>
        </w:rPr>
        <w:t>Confirm Migration</w:t>
      </w:r>
      <w:r>
        <w:t>.</w:t>
      </w:r>
    </w:p>
    <w:p w:rsidR="00992488" w:rsidRDefault="00992488" w:rsidP="00992488">
      <w:pPr>
        <w:pStyle w:val="BodyText"/>
      </w:pPr>
      <w:r>
        <w:t>The CGMM attempts to create a new caGrid (Dorian) account with the form details provided by the user. The CGMM obtains the Dorian URL from the CGMM Properties configuration file.</w:t>
      </w:r>
      <w:r w:rsidR="005E6C7C">
        <w:fldChar w:fldCharType="begin"/>
      </w:r>
      <w:r>
        <w:instrText xml:space="preserve"> XE "</w:instrText>
      </w:r>
      <w:r w:rsidRPr="009452B0">
        <w:instrText>migrate</w:instrText>
      </w:r>
      <w:r>
        <w:instrText>:</w:instrText>
      </w:r>
      <w:r w:rsidRPr="009452B0">
        <w:instrText>to new Grid account</w:instrText>
      </w:r>
      <w:r>
        <w:instrText xml:space="preserve">" </w:instrText>
      </w:r>
      <w:r w:rsidR="005E6C7C">
        <w:fldChar w:fldCharType="end"/>
      </w:r>
    </w:p>
    <w:p w:rsidR="007A59B0" w:rsidRDefault="00992488" w:rsidP="007A59B0">
      <w:pPr>
        <w:pStyle w:val="BodyText"/>
      </w:pPr>
      <w:r>
        <w:t xml:space="preserve">If the account creation is successful, </w:t>
      </w:r>
      <w:r w:rsidR="007A59B0">
        <w:t xml:space="preserve">the CGMM tool </w:t>
      </w:r>
      <w:r w:rsidR="00662F70">
        <w:t>returns</w:t>
      </w:r>
      <w:r w:rsidR="007A59B0">
        <w:t xml:space="preserve"> </w:t>
      </w:r>
      <w:r w:rsidR="00662F70">
        <w:t xml:space="preserve">a </w:t>
      </w:r>
      <w:r w:rsidR="007A59B0">
        <w:t>complete/success page.</w:t>
      </w:r>
    </w:p>
    <w:p w:rsidR="007A59B0" w:rsidRDefault="00B8249C" w:rsidP="007A59B0">
      <w:pPr>
        <w:pStyle w:val="GraphicAnchorMainIndent"/>
        <w:rPr>
          <w:noProof/>
        </w:rPr>
      </w:pPr>
      <w:r>
        <w:rPr>
          <w:noProof/>
        </w:rPr>
        <w:drawing>
          <wp:inline distT="0" distB="0" distL="0" distR="0">
            <wp:extent cx="4069715" cy="1788795"/>
            <wp:effectExtent l="19050" t="19050" r="26035" b="20955"/>
            <wp:docPr id="1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2"/>
                    <a:srcRect t="32857" r="1840"/>
                    <a:stretch>
                      <a:fillRect/>
                    </a:stretch>
                  </pic:blipFill>
                  <pic:spPr bwMode="auto">
                    <a:xfrm>
                      <a:off x="0" y="0"/>
                      <a:ext cx="4069715" cy="17887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9</w:t>
        </w:r>
      </w:fldSimple>
      <w:r>
        <w:t xml:space="preserve"> </w:t>
      </w:r>
      <w:r w:rsidR="00992488">
        <w:t>Account creation complete/success</w:t>
      </w:r>
      <w:r>
        <w:t xml:space="preserve"> page</w:t>
      </w:r>
    </w:p>
    <w:p w:rsidR="00583530" w:rsidRDefault="00992488" w:rsidP="00583530">
      <w:pPr>
        <w:pStyle w:val="BodyText"/>
      </w:pPr>
      <w:r>
        <w:t>At this point</w:t>
      </w:r>
      <w:r w:rsidR="00583530">
        <w:t xml:space="preserve">, the user has the option to cancel the migration or </w:t>
      </w:r>
      <w:r w:rsidR="00002BC4">
        <w:t>select to migrate their CSM account to their newly created caGrid account</w:t>
      </w:r>
      <w:r w:rsidR="00583530">
        <w:t xml:space="preserve">. </w:t>
      </w:r>
      <w:r w:rsidR="005E6C7C">
        <w:fldChar w:fldCharType="begin"/>
      </w:r>
      <w:r w:rsidR="00583530">
        <w:instrText xml:space="preserve"> XE "migrate:</w:instrText>
      </w:r>
      <w:r w:rsidR="00583530" w:rsidRPr="009452B0">
        <w:instrText>CSM account</w:instrText>
      </w:r>
      <w:r w:rsidR="00583530">
        <w:instrText xml:space="preserve">" </w:instrText>
      </w:r>
      <w:r w:rsidR="005E6C7C">
        <w:fldChar w:fldCharType="end"/>
      </w:r>
    </w:p>
    <w:p w:rsidR="00583530" w:rsidRDefault="00583530" w:rsidP="00583530">
      <w:pPr>
        <w:pStyle w:val="BodyText"/>
      </w:pPr>
      <w:r>
        <w:t xml:space="preserve">When the user selects to migrate by clicking the </w:t>
      </w:r>
      <w:r w:rsidRPr="009828F7">
        <w:rPr>
          <w:rStyle w:val="Bold"/>
        </w:rPr>
        <w:t>Yes, Migrate my CSM Account</w:t>
      </w:r>
      <w:r>
        <w:t xml:space="preserve"> button, CGMM migrates the CSM account to the </w:t>
      </w:r>
      <w:r w:rsidR="00002BC4">
        <w:t xml:space="preserve">new </w:t>
      </w:r>
      <w:r>
        <w:t>caGrid account in the CSM Schema of the host application. CGMM also mark</w:t>
      </w:r>
      <w:r w:rsidR="00BD1E09">
        <w:t>s</w:t>
      </w:r>
      <w:r>
        <w:t xml:space="preserve"> the user as migrated. </w:t>
      </w:r>
    </w:p>
    <w:p w:rsidR="00583530" w:rsidRDefault="00583530" w:rsidP="00583530">
      <w:pPr>
        <w:pStyle w:val="BodyText"/>
      </w:pPr>
      <w:r>
        <w:lastRenderedPageBreak/>
        <w:t xml:space="preserve">Once the migration process is complete, the CGMM Tool takes the user to the migration confirmation page. The user </w:t>
      </w:r>
      <w:r w:rsidR="00BD1E09">
        <w:t xml:space="preserve">can </w:t>
      </w:r>
      <w:r>
        <w:t xml:space="preserve">now log into the host application. </w:t>
      </w:r>
    </w:p>
    <w:p w:rsidR="00583530" w:rsidRDefault="00B8249C" w:rsidP="00583530">
      <w:pPr>
        <w:pStyle w:val="GraphicAnchorMainIndent"/>
        <w:rPr>
          <w:noProof/>
        </w:rPr>
      </w:pPr>
      <w:r>
        <w:rPr>
          <w:noProof/>
        </w:rPr>
        <w:drawing>
          <wp:inline distT="0" distB="0" distL="0" distR="0">
            <wp:extent cx="4682490" cy="1657985"/>
            <wp:effectExtent l="19050" t="19050" r="2286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t="32990" r="1601"/>
                    <a:stretch>
                      <a:fillRect/>
                    </a:stretch>
                  </pic:blipFill>
                  <pic:spPr bwMode="auto">
                    <a:xfrm>
                      <a:off x="0" y="0"/>
                      <a:ext cx="4682490" cy="1657985"/>
                    </a:xfrm>
                    <a:prstGeom prst="rect">
                      <a:avLst/>
                    </a:prstGeom>
                    <a:noFill/>
                    <a:ln w="9525" cmpd="sng">
                      <a:solidFill>
                        <a:srgbClr val="4F81BD"/>
                      </a:solidFill>
                      <a:miter lim="800000"/>
                      <a:headEnd/>
                      <a:tailEnd/>
                    </a:ln>
                    <a:effectLst/>
                  </pic:spPr>
                </pic:pic>
              </a:graphicData>
            </a:graphic>
          </wp:inline>
        </w:drawing>
      </w:r>
    </w:p>
    <w:p w:rsidR="00583530" w:rsidRDefault="00583530" w:rsidP="00583530">
      <w:pPr>
        <w:pStyle w:val="Caption"/>
      </w:pPr>
      <w:r>
        <w:t xml:space="preserve">Figure </w:t>
      </w:r>
      <w:fldSimple w:instr=" STYLEREF 1 \s ">
        <w:r w:rsidR="00C66417">
          <w:rPr>
            <w:noProof/>
          </w:rPr>
          <w:t>4</w:t>
        </w:r>
      </w:fldSimple>
      <w:r w:rsidR="005F14C9">
        <w:noBreakHyphen/>
      </w:r>
      <w:fldSimple w:instr=" SEQ Figure \* ARABIC \s 1 ">
        <w:r w:rsidR="00C66417">
          <w:rPr>
            <w:noProof/>
          </w:rPr>
          <w:t>10</w:t>
        </w:r>
      </w:fldSimple>
      <w:r>
        <w:t xml:space="preserve"> Migration </w:t>
      </w:r>
      <w:r w:rsidR="00B01F71">
        <w:t>c</w:t>
      </w:r>
      <w:r>
        <w:t xml:space="preserve">omplete </w:t>
      </w:r>
      <w:r w:rsidR="00B01F71">
        <w:t>p</w:t>
      </w:r>
      <w:r>
        <w:t>age</w:t>
      </w:r>
    </w:p>
    <w:p w:rsidR="00BD1E09" w:rsidRDefault="005E6C7C" w:rsidP="00583530">
      <w:pPr>
        <w:pStyle w:val="BodyText"/>
        <w:keepNext/>
        <w:keepLines/>
      </w:pPr>
      <w:r>
        <w:fldChar w:fldCharType="begin"/>
      </w:r>
      <w:r w:rsidR="00583530">
        <w:instrText xml:space="preserve"> XE "</w:instrText>
      </w:r>
      <w:r w:rsidR="00583530" w:rsidRPr="00AC2288">
        <w:instrText>host application:login after migration</w:instrText>
      </w:r>
      <w:r w:rsidR="00583530">
        <w:instrText xml:space="preserve">" </w:instrText>
      </w:r>
      <w:r>
        <w:fldChar w:fldCharType="end"/>
      </w:r>
      <w:r>
        <w:fldChar w:fldCharType="begin"/>
      </w:r>
      <w:r w:rsidR="00583530">
        <w:instrText xml:space="preserve"> XE "</w:instrText>
      </w:r>
      <w:r w:rsidR="00583530" w:rsidRPr="00793911">
        <w:instrText>user login:after migration</w:instrText>
      </w:r>
      <w:r w:rsidR="00583530">
        <w:instrText xml:space="preserve">" </w:instrText>
      </w:r>
      <w:r>
        <w:fldChar w:fldCharType="end"/>
      </w:r>
      <w:r w:rsidR="00583530">
        <w:t xml:space="preserve">When the user clicks the </w:t>
      </w:r>
      <w:r w:rsidR="00583530" w:rsidRPr="009828F7">
        <w:rPr>
          <w:rStyle w:val="Bold"/>
        </w:rPr>
        <w:t>Log in to &lt;&lt;Host Application Name&gt;&gt;</w:t>
      </w:r>
      <w:r w:rsidR="00583530">
        <w:t xml:space="preserve"> button, the CGMM proceeds to log in the user using the caGrid account information. </w:t>
      </w:r>
    </w:p>
    <w:p w:rsidR="00583530" w:rsidRDefault="00BD1E09" w:rsidP="00583530">
      <w:pPr>
        <w:pStyle w:val="BodyText"/>
        <w:keepNext/>
        <w:keepLines/>
      </w:pPr>
      <w:r>
        <w:t>The CGMM T</w:t>
      </w:r>
      <w:r w:rsidR="00583530">
        <w:t>ool then populates the HTTP Request with the caGrid user information and the user’s Grid Proxy as request attributes, and forwards the request to the Host application. This request is forwarded to the Ho</w:t>
      </w:r>
      <w:r w:rsidR="00992488">
        <w:t xml:space="preserve">st Applications User Home page that is </w:t>
      </w:r>
      <w:r w:rsidR="00583530">
        <w:t>specified in the CGMM properties configuration. The CGMM then relinquishes control to the Host application.</w:t>
      </w:r>
    </w:p>
    <w:p w:rsidR="00583530" w:rsidRDefault="00583530" w:rsidP="00583530">
      <w:pPr>
        <w:pStyle w:val="BodyText"/>
      </w:pPr>
      <w:r>
        <w:t>If the request is accepted, the user</w:t>
      </w:r>
      <w:r w:rsidRPr="007A59B0">
        <w:t xml:space="preserve"> is forwarded by the CGMM to the Host application User Home page</w:t>
      </w:r>
      <w:r w:rsidR="00002BC4">
        <w:t xml:space="preserve"> (as shown in </w:t>
      </w:r>
      <w:r w:rsidR="005E6C7C">
        <w:fldChar w:fldCharType="begin"/>
      </w:r>
      <w:r w:rsidR="00002BC4">
        <w:instrText xml:space="preserve"> REF _Ref214261905 \h </w:instrText>
      </w:r>
      <w:r w:rsidR="005E6C7C">
        <w:fldChar w:fldCharType="separate"/>
      </w:r>
      <w:r w:rsidR="00C66417">
        <w:t xml:space="preserve">Figure </w:t>
      </w:r>
      <w:r w:rsidR="00C66417">
        <w:rPr>
          <w:noProof/>
        </w:rPr>
        <w:t>4</w:t>
      </w:r>
      <w:r w:rsidR="00C66417">
        <w:noBreakHyphen/>
      </w:r>
      <w:r w:rsidR="00C66417">
        <w:rPr>
          <w:noProof/>
        </w:rPr>
        <w:t>6</w:t>
      </w:r>
      <w:r w:rsidR="005E6C7C">
        <w:fldChar w:fldCharType="end"/>
      </w:r>
      <w:r w:rsidR="00002BC4">
        <w:t xml:space="preserve"> </w:t>
      </w:r>
      <w:r w:rsidR="00BD1E09">
        <w:t xml:space="preserve"> on page </w:t>
      </w:r>
      <w:r w:rsidR="005E6C7C">
        <w:fldChar w:fldCharType="begin"/>
      </w:r>
      <w:r w:rsidR="00BD1E09">
        <w:instrText xml:space="preserve"> PAGEREF _Ref227549957 \h </w:instrText>
      </w:r>
      <w:r w:rsidR="005E6C7C">
        <w:fldChar w:fldCharType="separate"/>
      </w:r>
      <w:r w:rsidR="00C66417">
        <w:rPr>
          <w:noProof/>
        </w:rPr>
        <w:t>26</w:t>
      </w:r>
      <w:r w:rsidR="005E6C7C">
        <w:fldChar w:fldCharType="end"/>
      </w:r>
      <w:r w:rsidR="00002BC4">
        <w:t>)</w:t>
      </w:r>
      <w:r w:rsidRPr="007A59B0">
        <w:t xml:space="preserve">. </w:t>
      </w:r>
    </w:p>
    <w:p w:rsidR="007A59B0" w:rsidRDefault="001B5B9D" w:rsidP="001B5B9D">
      <w:pPr>
        <w:pStyle w:val="Heading3"/>
      </w:pPr>
      <w:bookmarkStart w:id="663" w:name="_Toc238738163"/>
      <w:r>
        <w:t>Default Behavior</w:t>
      </w:r>
      <w:r w:rsidR="007A59B0">
        <w:t xml:space="preserve"> </w:t>
      </w:r>
      <w:r w:rsidR="00C34D06">
        <w:t>Scenario</w:t>
      </w:r>
      <w:r w:rsidR="007A59B0">
        <w:t xml:space="preserve"> 2: User Logs In with caGrid Account</w:t>
      </w:r>
      <w:bookmarkEnd w:id="663"/>
    </w:p>
    <w:p w:rsidR="007A59B0" w:rsidRDefault="00662F70" w:rsidP="007A59B0">
      <w:pPr>
        <w:pStyle w:val="BodyText"/>
      </w:pPr>
      <w:r>
        <w:t>If</w:t>
      </w:r>
      <w:r w:rsidR="007A59B0">
        <w:t xml:space="preserve"> the User has </w:t>
      </w:r>
      <w:r>
        <w:t xml:space="preserve">a </w:t>
      </w:r>
      <w:r w:rsidR="007A59B0">
        <w:t>caGrid account</w:t>
      </w:r>
      <w:r>
        <w:t xml:space="preserve">, they can login by </w:t>
      </w:r>
      <w:r w:rsidR="007A59B0">
        <w:t>providing the</w:t>
      </w:r>
      <w:r>
        <w:t>ir</w:t>
      </w:r>
      <w:r w:rsidR="007A59B0">
        <w:t xml:space="preserve"> </w:t>
      </w:r>
      <w:r w:rsidR="00BD1E09">
        <w:t xml:space="preserve">caGrid </w:t>
      </w:r>
      <w:r w:rsidR="007A59B0">
        <w:t>username</w:t>
      </w:r>
      <w:r w:rsidR="00BD1E09">
        <w:t xml:space="preserve"> and</w:t>
      </w:r>
      <w:r w:rsidR="007A59B0">
        <w:t xml:space="preserve"> password</w:t>
      </w:r>
      <w:r>
        <w:t>,</w:t>
      </w:r>
      <w:r w:rsidR="007A59B0">
        <w:t xml:space="preserve"> and </w:t>
      </w:r>
      <w:r>
        <w:t xml:space="preserve">then </w:t>
      </w:r>
      <w:r w:rsidR="007A59B0">
        <w:t xml:space="preserve">selecting the </w:t>
      </w:r>
      <w:r>
        <w:t xml:space="preserve">appropriate </w:t>
      </w:r>
      <w:r w:rsidR="007A59B0">
        <w:t xml:space="preserve">Authentication Source from the drop-down </w:t>
      </w:r>
      <w:r>
        <w:t>list</w:t>
      </w:r>
      <w:r w:rsidR="007A59B0">
        <w:t xml:space="preserve">. The User then clicks </w:t>
      </w:r>
      <w:r w:rsidR="007A59B0" w:rsidRPr="00662F70">
        <w:rPr>
          <w:rStyle w:val="Bold"/>
        </w:rPr>
        <w:t>Login</w:t>
      </w:r>
      <w:r w:rsidR="007A59B0">
        <w:t xml:space="preserve">. </w:t>
      </w:r>
      <w:r w:rsidR="005E6C7C">
        <w:fldChar w:fldCharType="begin"/>
      </w:r>
      <w:r w:rsidR="00A14535">
        <w:instrText xml:space="preserve"> XE "</w:instrText>
      </w:r>
      <w:r w:rsidR="00A14535" w:rsidRPr="004F7503">
        <w:instrText>user login:</w:instrText>
      </w:r>
      <w:r w:rsidR="00A14535">
        <w:instrText>caGrid</w:instrText>
      </w:r>
      <w:r w:rsidR="00A14535" w:rsidRPr="004F7503">
        <w:instrText xml:space="preserve"> account</w:instrText>
      </w:r>
      <w:r w:rsidR="00A14535">
        <w:instrText xml:space="preserve">" </w:instrText>
      </w:r>
      <w:r w:rsidR="005E6C7C">
        <w:fldChar w:fldCharType="end"/>
      </w:r>
      <w:r w:rsidR="005E6C7C">
        <w:fldChar w:fldCharType="begin"/>
      </w:r>
      <w:r w:rsidR="00A14535">
        <w:instrText xml:space="preserve"> XE "</w:instrText>
      </w:r>
      <w:r w:rsidR="00A14535" w:rsidRPr="009452B0">
        <w:instrText xml:space="preserve">using </w:instrText>
      </w:r>
      <w:r w:rsidR="00A14535">
        <w:instrText>caGrid</w:instrText>
      </w:r>
      <w:r w:rsidR="00A14535" w:rsidRPr="009452B0">
        <w:instrText xml:space="preserve"> login</w:instrText>
      </w:r>
      <w:r w:rsidR="00A14535">
        <w:instrText xml:space="preserve">" </w:instrText>
      </w:r>
      <w:r w:rsidR="005E6C7C">
        <w:fldChar w:fldCharType="end"/>
      </w:r>
    </w:p>
    <w:p w:rsidR="007A59B0" w:rsidRDefault="007A59B0" w:rsidP="007A59B0">
      <w:pPr>
        <w:pStyle w:val="BodyText"/>
      </w:pPr>
      <w:r>
        <w:t xml:space="preserve">If the Login Id or Password is invalid, the CGMM tool </w:t>
      </w:r>
      <w:r w:rsidR="00662F70">
        <w:t>displays</w:t>
      </w:r>
      <w:r>
        <w:t xml:space="preserve"> an error.</w:t>
      </w:r>
    </w:p>
    <w:p w:rsidR="007A59B0" w:rsidRDefault="00B8249C" w:rsidP="007A59B0">
      <w:pPr>
        <w:pStyle w:val="GraphicAnchorMainIndent"/>
        <w:rPr>
          <w:noProof/>
        </w:rPr>
      </w:pPr>
      <w:r>
        <w:rPr>
          <w:noProof/>
        </w:rPr>
        <w:drawing>
          <wp:inline distT="0" distB="0" distL="0" distR="0">
            <wp:extent cx="4140200" cy="1316355"/>
            <wp:effectExtent l="19050" t="19050" r="12700" b="17145"/>
            <wp:docPr id="1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srcRect/>
                    <a:stretch>
                      <a:fillRect/>
                    </a:stretch>
                  </pic:blipFill>
                  <pic:spPr bwMode="auto">
                    <a:xfrm>
                      <a:off x="0" y="0"/>
                      <a:ext cx="4140200" cy="13163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11</w:t>
        </w:r>
      </w:fldSimple>
      <w:r>
        <w:t xml:space="preserve"> CGMM - caGrid Login Error</w:t>
      </w:r>
    </w:p>
    <w:p w:rsidR="007A59B0" w:rsidRDefault="00C34D06" w:rsidP="007A59B0">
      <w:pPr>
        <w:pStyle w:val="Heading4"/>
      </w:pPr>
      <w:r>
        <w:t>Scenario</w:t>
      </w:r>
      <w:r w:rsidR="007A59B0">
        <w:t xml:space="preserve"> 2-a: User Is Already Migrated</w:t>
      </w:r>
    </w:p>
    <w:p w:rsidR="007A59B0" w:rsidRDefault="00662F70" w:rsidP="007A59B0">
      <w:pPr>
        <w:pStyle w:val="BodyText"/>
      </w:pPr>
      <w:r>
        <w:t xml:space="preserve">After </w:t>
      </w:r>
      <w:r w:rsidR="000863F7">
        <w:t>entering</w:t>
      </w:r>
      <w:r>
        <w:t xml:space="preserve"> their caGrid login credentials, t</w:t>
      </w:r>
      <w:r w:rsidR="007A59B0" w:rsidRPr="007A59B0">
        <w:t>he CGMM tool validates the user’s caGrid Login ID and password. The CGMM Tool also verifies whether the caGrid User ID exists as a migrated user in the CSM Schema of the host application. If the user is already migrated, the CGMM Tool populates the H</w:t>
      </w:r>
      <w:r>
        <w:t xml:space="preserve">TTP Request with user’s </w:t>
      </w:r>
      <w:r>
        <w:lastRenderedPageBreak/>
        <w:t>details and</w:t>
      </w:r>
      <w:r w:rsidR="007A59B0" w:rsidRPr="007A59B0">
        <w:t xml:space="preserve"> Grid Proxy</w:t>
      </w:r>
      <w:r>
        <w:t>,</w:t>
      </w:r>
      <w:r w:rsidR="007A59B0" w:rsidRPr="007A59B0">
        <w:t xml:space="preserve"> and </w:t>
      </w:r>
      <w:r>
        <w:t xml:space="preserve">then </w:t>
      </w:r>
      <w:r w:rsidR="007A59B0" w:rsidRPr="007A59B0">
        <w:t>forwards the request to the host application</w:t>
      </w:r>
      <w:r>
        <w:t>’</w:t>
      </w:r>
      <w:r w:rsidR="007A59B0" w:rsidRPr="007A59B0">
        <w:t xml:space="preserve">s User Home page </w:t>
      </w:r>
      <w:r w:rsidR="00BD1E09">
        <w:t xml:space="preserve">as shown in </w:t>
      </w:r>
      <w:r w:rsidR="005E6C7C">
        <w:fldChar w:fldCharType="begin"/>
      </w:r>
      <w:r w:rsidR="00BD1E09">
        <w:instrText xml:space="preserve"> REF _Ref214261905 \h </w:instrText>
      </w:r>
      <w:r w:rsidR="005E6C7C">
        <w:fldChar w:fldCharType="separate"/>
      </w:r>
      <w:r w:rsidR="00C66417">
        <w:t xml:space="preserve">Figure </w:t>
      </w:r>
      <w:r w:rsidR="00C66417">
        <w:rPr>
          <w:noProof/>
        </w:rPr>
        <w:t>4</w:t>
      </w:r>
      <w:r w:rsidR="00C66417">
        <w:noBreakHyphen/>
      </w:r>
      <w:r w:rsidR="00C66417">
        <w:rPr>
          <w:noProof/>
        </w:rPr>
        <w:t>6</w:t>
      </w:r>
      <w:r w:rsidR="005E6C7C">
        <w:fldChar w:fldCharType="end"/>
      </w:r>
      <w:r w:rsidR="00BD1E09">
        <w:t xml:space="preserve">  on page </w:t>
      </w:r>
      <w:r w:rsidR="005E6C7C">
        <w:fldChar w:fldCharType="begin"/>
      </w:r>
      <w:r w:rsidR="00BD1E09">
        <w:instrText xml:space="preserve"> PAGEREF _Ref227549957 \h </w:instrText>
      </w:r>
      <w:r w:rsidR="005E6C7C">
        <w:fldChar w:fldCharType="separate"/>
      </w:r>
      <w:r w:rsidR="00C66417">
        <w:rPr>
          <w:noProof/>
        </w:rPr>
        <w:t>26</w:t>
      </w:r>
      <w:r w:rsidR="005E6C7C">
        <w:fldChar w:fldCharType="end"/>
      </w:r>
      <w:r w:rsidR="007A59B0" w:rsidRPr="007A59B0">
        <w:t>.</w:t>
      </w:r>
    </w:p>
    <w:p w:rsidR="007A59B0" w:rsidRDefault="00C34D06" w:rsidP="007A59B0">
      <w:pPr>
        <w:pStyle w:val="Heading4"/>
      </w:pPr>
      <w:r>
        <w:t>Scenario</w:t>
      </w:r>
      <w:r w:rsidR="007A59B0">
        <w:t xml:space="preserve"> 2-b: User Has CSM Account</w:t>
      </w:r>
    </w:p>
    <w:p w:rsidR="00096FFB" w:rsidRDefault="00096FFB" w:rsidP="007A59B0">
      <w:pPr>
        <w:pStyle w:val="BodyText"/>
      </w:pPr>
      <w:r>
        <w:t xml:space="preserve">After </w:t>
      </w:r>
      <w:r w:rsidR="000863F7">
        <w:t>entering</w:t>
      </w:r>
      <w:r>
        <w:t xml:space="preserve"> their caGrid login credentials, t</w:t>
      </w:r>
      <w:r w:rsidRPr="007A59B0">
        <w:t>he CGMM tool validates the user’s caGrid Login ID and password.. The CGMM Tool also verifies whether the caGrid User ID exists as a migrated user in the CSM Schema of the host application.</w:t>
      </w:r>
    </w:p>
    <w:p w:rsidR="00096FFB" w:rsidRDefault="00096FFB" w:rsidP="007A59B0">
      <w:pPr>
        <w:pStyle w:val="BodyText"/>
      </w:pPr>
      <w:r>
        <w:t>If the user has not been migrated, the tool presents the user with a CSM Login Page in which they can enter their CSM login credentials or create a new CSM account.</w:t>
      </w:r>
    </w:p>
    <w:p w:rsidR="007A59B0" w:rsidRDefault="00B8249C" w:rsidP="007A59B0">
      <w:pPr>
        <w:pStyle w:val="GraphicAnchorMainIndent"/>
        <w:rPr>
          <w:noProof/>
        </w:rPr>
      </w:pPr>
      <w:r>
        <w:rPr>
          <w:noProof/>
        </w:rPr>
        <w:drawing>
          <wp:inline distT="0" distB="0" distL="0" distR="0">
            <wp:extent cx="4742815" cy="2401570"/>
            <wp:effectExtent l="19050" t="0" r="635" b="0"/>
            <wp:docPr id="1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4"/>
                    <a:srcRect t="25591" r="797"/>
                    <a:stretch>
                      <a:fillRect/>
                    </a:stretch>
                  </pic:blipFill>
                  <pic:spPr bwMode="auto">
                    <a:xfrm>
                      <a:off x="0" y="0"/>
                      <a:ext cx="4742815" cy="2401570"/>
                    </a:xfrm>
                    <a:prstGeom prst="rect">
                      <a:avLst/>
                    </a:prstGeom>
                    <a:noFill/>
                    <a:ln w="9525">
                      <a:noFill/>
                      <a:miter lim="800000"/>
                      <a:headEnd/>
                      <a:tailEnd/>
                    </a:ln>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12</w:t>
        </w:r>
      </w:fldSimple>
      <w:r>
        <w:t xml:space="preserve"> </w:t>
      </w:r>
      <w:r w:rsidR="002C77AA">
        <w:t>caGrid Login Success</w:t>
      </w:r>
      <w:r>
        <w:t xml:space="preserve"> - CSM Login Page</w:t>
      </w:r>
    </w:p>
    <w:p w:rsidR="002C77AA" w:rsidRDefault="00096FFB" w:rsidP="002C77AA">
      <w:pPr>
        <w:pStyle w:val="BodyText"/>
      </w:pPr>
      <w:r>
        <w:t>Since in this scenario the user has</w:t>
      </w:r>
      <w:r w:rsidR="002C77AA">
        <w:t xml:space="preserve"> an existing CSM account</w:t>
      </w:r>
      <w:r>
        <w:t>,</w:t>
      </w:r>
      <w:r w:rsidR="002C77AA">
        <w:t xml:space="preserve"> the user can proceed to migrate CSM account by providing the</w:t>
      </w:r>
      <w:r>
        <w:t>ir CSM</w:t>
      </w:r>
      <w:r w:rsidR="002C77AA">
        <w:t xml:space="preserve"> Login ID, </w:t>
      </w:r>
      <w:r w:rsidR="000863F7">
        <w:t>Password,</w:t>
      </w:r>
      <w:r w:rsidR="002C77AA">
        <w:t xml:space="preserve"> and </w:t>
      </w:r>
      <w:r>
        <w:t xml:space="preserve">clicking </w:t>
      </w:r>
      <w:r w:rsidRPr="00096FFB">
        <w:rPr>
          <w:rStyle w:val="Bold"/>
        </w:rPr>
        <w:t>Login</w:t>
      </w:r>
      <w:r>
        <w:t>.</w:t>
      </w:r>
    </w:p>
    <w:p w:rsidR="002C77AA" w:rsidRDefault="002C77AA" w:rsidP="002C77AA">
      <w:pPr>
        <w:pStyle w:val="Heading5"/>
      </w:pPr>
      <w:r>
        <w:t>User Logs In with CSM Login ID and Password</w:t>
      </w:r>
    </w:p>
    <w:p w:rsidR="002C77AA" w:rsidRPr="002C77AA" w:rsidRDefault="00096FFB" w:rsidP="002C77AA">
      <w:pPr>
        <w:pStyle w:val="BodyText"/>
      </w:pPr>
      <w:r>
        <w:t>After the user provides their CSM login credentials</w:t>
      </w:r>
      <w:r w:rsidR="002C77AA">
        <w:t>, the CGMM Tool validates the credentials provided by the user. If the credentials are valid</w:t>
      </w:r>
      <w:r>
        <w:t>,</w:t>
      </w:r>
      <w:r w:rsidR="002C77AA">
        <w:t xml:space="preserve"> the CGMM Tool </w:t>
      </w:r>
      <w:r>
        <w:t>displays the Confirm Migration</w:t>
      </w:r>
      <w:r w:rsidR="002C77AA">
        <w:t xml:space="preserve"> screen.</w:t>
      </w:r>
      <w:r w:rsidR="005E6C7C">
        <w:fldChar w:fldCharType="begin"/>
      </w:r>
      <w:r w:rsidR="00A14535">
        <w:instrText xml:space="preserve"> XE "</w:instrText>
      </w:r>
      <w:r w:rsidR="00A14535" w:rsidRPr="009452B0">
        <w:instrText>migrate</w:instrText>
      </w:r>
      <w:r w:rsidR="00A14535">
        <w:instrText>:</w:instrText>
      </w:r>
      <w:r w:rsidR="00A14535" w:rsidRPr="009452B0">
        <w:instrText>to existing Grid account</w:instrText>
      </w:r>
      <w:r w:rsidR="00A14535">
        <w:instrText xml:space="preserve">" </w:instrText>
      </w:r>
      <w:r w:rsidR="005E6C7C">
        <w:fldChar w:fldCharType="end"/>
      </w:r>
    </w:p>
    <w:p w:rsidR="007A59B0" w:rsidRDefault="00B8249C" w:rsidP="002C77AA">
      <w:pPr>
        <w:pStyle w:val="GraphicAnchorMainIndent"/>
        <w:rPr>
          <w:noProof/>
        </w:rPr>
      </w:pPr>
      <w:r>
        <w:rPr>
          <w:noProof/>
        </w:rPr>
        <w:drawing>
          <wp:inline distT="0" distB="0" distL="0" distR="0">
            <wp:extent cx="4481830" cy="1899285"/>
            <wp:effectExtent l="19050" t="19050" r="1397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t="30556"/>
                    <a:stretch>
                      <a:fillRect/>
                    </a:stretch>
                  </pic:blipFill>
                  <pic:spPr bwMode="auto">
                    <a:xfrm>
                      <a:off x="0" y="0"/>
                      <a:ext cx="4481830" cy="189928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13</w:t>
        </w:r>
      </w:fldSimple>
      <w:r>
        <w:t xml:space="preserve"> CSM to GAARDS Account Migration Page</w:t>
      </w:r>
    </w:p>
    <w:p w:rsidR="002C77AA" w:rsidRDefault="00B9106A" w:rsidP="002C77AA">
      <w:pPr>
        <w:pStyle w:val="BodyText"/>
      </w:pPr>
      <w:r>
        <w:lastRenderedPageBreak/>
        <w:t>If the</w:t>
      </w:r>
      <w:r w:rsidR="002C77AA">
        <w:t xml:space="preserve"> user </w:t>
      </w:r>
      <w:r w:rsidR="00096FFB">
        <w:t xml:space="preserve">selects </w:t>
      </w:r>
      <w:r w:rsidR="00096FFB" w:rsidRPr="00096FFB">
        <w:rPr>
          <w:rStyle w:val="Bold"/>
        </w:rPr>
        <w:t>Yes, Migrate my CSM Account</w:t>
      </w:r>
      <w:r w:rsidR="00096FFB">
        <w:t xml:space="preserve">, </w:t>
      </w:r>
      <w:r w:rsidR="002C77AA">
        <w:t>CGMM proceeds to migrate the CSM account with the caGrid account</w:t>
      </w:r>
      <w:r w:rsidR="000863F7">
        <w:t xml:space="preserve">. </w:t>
      </w:r>
      <w:r w:rsidR="002C77AA">
        <w:t xml:space="preserve">If the migration is successful, the CGMM tool shows the migration complete/success page. </w:t>
      </w:r>
    </w:p>
    <w:p w:rsidR="00096FFB" w:rsidRDefault="00B8249C" w:rsidP="00096FFB">
      <w:pPr>
        <w:pStyle w:val="GraphicAnchorMainIndent"/>
        <w:rPr>
          <w:noProof/>
        </w:rPr>
      </w:pPr>
      <w:r>
        <w:rPr>
          <w:noProof/>
        </w:rPr>
        <w:drawing>
          <wp:inline distT="0" distB="0" distL="0" distR="0">
            <wp:extent cx="4722495" cy="1607820"/>
            <wp:effectExtent l="19050" t="19050" r="2095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t="34537" r="800"/>
                    <a:stretch>
                      <a:fillRect/>
                    </a:stretch>
                  </pic:blipFill>
                  <pic:spPr bwMode="auto">
                    <a:xfrm>
                      <a:off x="0" y="0"/>
                      <a:ext cx="4722495" cy="1607820"/>
                    </a:xfrm>
                    <a:prstGeom prst="rect">
                      <a:avLst/>
                    </a:prstGeom>
                    <a:noFill/>
                    <a:ln w="9525" cmpd="sng">
                      <a:solidFill>
                        <a:srgbClr val="4F81BD"/>
                      </a:solidFill>
                      <a:miter lim="800000"/>
                      <a:headEnd/>
                      <a:tailEnd/>
                    </a:ln>
                    <a:effectLst/>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14</w:t>
        </w:r>
      </w:fldSimple>
      <w:r>
        <w:t xml:space="preserve"> Migration Complete Page</w:t>
      </w:r>
    </w:p>
    <w:p w:rsidR="002C77AA" w:rsidRPr="002C77AA" w:rsidRDefault="00096FFB" w:rsidP="002C77AA">
      <w:pPr>
        <w:pStyle w:val="BodyText"/>
      </w:pPr>
      <w:r>
        <w:t xml:space="preserve">When the user clicks the </w:t>
      </w:r>
      <w:r w:rsidRPr="009828F7">
        <w:rPr>
          <w:rStyle w:val="Bold"/>
        </w:rPr>
        <w:t>Log in to &lt;&lt;Host Application Name&gt;&gt;</w:t>
      </w:r>
      <w:r>
        <w:t xml:space="preserve"> button, the user is logged in and</w:t>
      </w:r>
      <w:r w:rsidR="002C77AA">
        <w:t xml:space="preserve"> is forwarded by the CGMM to the Host application User Home page. </w:t>
      </w:r>
    </w:p>
    <w:p w:rsidR="0017361B" w:rsidRDefault="00B8249C" w:rsidP="002C77AA">
      <w:pPr>
        <w:pStyle w:val="GraphicAnchorMainIndent"/>
        <w:rPr>
          <w:noProof/>
        </w:rPr>
      </w:pPr>
      <w:r>
        <w:rPr>
          <w:noProof/>
        </w:rPr>
        <w:drawing>
          <wp:inline distT="0" distB="0" distL="0" distR="0">
            <wp:extent cx="4542155" cy="1547495"/>
            <wp:effectExtent l="19050" t="19050" r="107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15</w:t>
        </w:r>
      </w:fldSimple>
      <w:r>
        <w:t xml:space="preserve"> Migration Complete Page - Host Application User Home Page</w:t>
      </w:r>
    </w:p>
    <w:p w:rsidR="00096FFB" w:rsidRPr="00096FFB" w:rsidRDefault="00096FFB" w:rsidP="00096FFB">
      <w:pPr>
        <w:pStyle w:val="BodyText"/>
      </w:pPr>
      <w:r>
        <w:t xml:space="preserve">The above figure </w:t>
      </w:r>
      <w:r w:rsidRPr="007A59B0">
        <w:t xml:space="preserve">shows the </w:t>
      </w:r>
      <w:r w:rsidR="00BD1E09">
        <w:t>User Home page for the “HostWeb”</w:t>
      </w:r>
      <w:r w:rsidRPr="007A59B0">
        <w:t xml:space="preserve"> web application, </w:t>
      </w:r>
      <w:r>
        <w:t>shown</w:t>
      </w:r>
      <w:r w:rsidRPr="007A59B0">
        <w:t xml:space="preserve"> </w:t>
      </w:r>
      <w:r w:rsidR="00BD1E09">
        <w:t xml:space="preserve">here </w:t>
      </w:r>
      <w:r w:rsidRPr="007A59B0">
        <w:t xml:space="preserve">as a reference </w:t>
      </w:r>
      <w:r w:rsidR="00BD1E09">
        <w:t xml:space="preserve">for </w:t>
      </w:r>
      <w:r w:rsidRPr="007A59B0">
        <w:t>implementation.</w:t>
      </w:r>
    </w:p>
    <w:p w:rsidR="002C77AA" w:rsidRDefault="00C34D06" w:rsidP="000B12EE">
      <w:pPr>
        <w:pStyle w:val="Heading4"/>
      </w:pPr>
      <w:r>
        <w:lastRenderedPageBreak/>
        <w:t>Scenario</w:t>
      </w:r>
      <w:r w:rsidR="002C77AA">
        <w:t xml:space="preserve"> 2-c: User Does Not Have a CSM Account</w:t>
      </w:r>
    </w:p>
    <w:p w:rsidR="002C77AA" w:rsidRDefault="00096FFB" w:rsidP="000B12EE">
      <w:pPr>
        <w:pStyle w:val="BodyText"/>
        <w:keepNext/>
      </w:pPr>
      <w:r>
        <w:t>If the u</w:t>
      </w:r>
      <w:r w:rsidR="002C77AA">
        <w:t xml:space="preserve">ser has logged in with </w:t>
      </w:r>
      <w:r>
        <w:t xml:space="preserve">their </w:t>
      </w:r>
      <w:r w:rsidR="002C77AA">
        <w:t xml:space="preserve">caGrid account </w:t>
      </w:r>
      <w:r>
        <w:t xml:space="preserve">but </w:t>
      </w:r>
      <w:r w:rsidR="002C77AA">
        <w:t>does not have a CSM account</w:t>
      </w:r>
      <w:r>
        <w:t xml:space="preserve">, when they are presented with the CSM login page, they are left </w:t>
      </w:r>
      <w:r w:rsidR="002C77AA">
        <w:t xml:space="preserve">with the option to request </w:t>
      </w:r>
      <w:r>
        <w:t>the creation of</w:t>
      </w:r>
      <w:r w:rsidR="002C77AA">
        <w:t xml:space="preserve"> a new CSM account for the host application.</w:t>
      </w:r>
      <w:r w:rsidR="005E6C7C">
        <w:fldChar w:fldCharType="begin"/>
      </w:r>
      <w:r w:rsidR="00A14535">
        <w:instrText xml:space="preserve"> XE "migrate:</w:instrText>
      </w:r>
      <w:r w:rsidR="00A14535" w:rsidRPr="009452B0">
        <w:instrText>without CSM account</w:instrText>
      </w:r>
      <w:r w:rsidR="00A14535">
        <w:instrText xml:space="preserve">" </w:instrText>
      </w:r>
      <w:r w:rsidR="005E6C7C">
        <w:fldChar w:fldCharType="end"/>
      </w:r>
      <w:r w:rsidR="005E6C7C">
        <w:fldChar w:fldCharType="begin"/>
      </w:r>
      <w:r w:rsidR="00A14535">
        <w:instrText xml:space="preserve"> XE "</w:instrText>
      </w:r>
      <w:r w:rsidR="00A14535" w:rsidRPr="009452B0">
        <w:instrText>create CSM account</w:instrText>
      </w:r>
      <w:r w:rsidR="00A14535">
        <w:instrText xml:space="preserve">" </w:instrText>
      </w:r>
      <w:r w:rsidR="005E6C7C">
        <w:fldChar w:fldCharType="end"/>
      </w:r>
    </w:p>
    <w:p w:rsidR="00096FFB" w:rsidRDefault="00B8249C" w:rsidP="00096FFB">
      <w:pPr>
        <w:pStyle w:val="GraphicAnchorMainIndent"/>
        <w:rPr>
          <w:noProof/>
        </w:rPr>
      </w:pPr>
      <w:r>
        <w:rPr>
          <w:noProof/>
        </w:rPr>
        <w:drawing>
          <wp:inline distT="0" distB="0" distL="0" distR="0">
            <wp:extent cx="4712970" cy="235140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srcRect t="27165" r="1591"/>
                    <a:stretch>
                      <a:fillRect/>
                    </a:stretch>
                  </pic:blipFill>
                  <pic:spPr bwMode="auto">
                    <a:xfrm>
                      <a:off x="0" y="0"/>
                      <a:ext cx="4712970" cy="2351405"/>
                    </a:xfrm>
                    <a:prstGeom prst="rect">
                      <a:avLst/>
                    </a:prstGeom>
                    <a:noFill/>
                    <a:ln w="9525">
                      <a:noFill/>
                      <a:miter lim="800000"/>
                      <a:headEnd/>
                      <a:tailEnd/>
                    </a:ln>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16</w:t>
        </w:r>
      </w:fldSimple>
      <w:r>
        <w:t xml:space="preserve"> caGrid Login Success - CSM Login Page</w:t>
      </w:r>
    </w:p>
    <w:p w:rsidR="002C77AA" w:rsidRDefault="00096FFB" w:rsidP="002C77AA">
      <w:pPr>
        <w:pStyle w:val="BodyText"/>
      </w:pPr>
      <w:r>
        <w:t xml:space="preserve">When </w:t>
      </w:r>
      <w:r w:rsidR="002C77AA">
        <w:t xml:space="preserve">the </w:t>
      </w:r>
      <w:r>
        <w:t xml:space="preserve">user selects </w:t>
      </w:r>
      <w:r w:rsidR="002C77AA" w:rsidRPr="00096FFB">
        <w:rPr>
          <w:rStyle w:val="Bold"/>
        </w:rPr>
        <w:t>Create New CSM Account</w:t>
      </w:r>
      <w:r w:rsidR="00B9106A">
        <w:t>, the</w:t>
      </w:r>
      <w:r w:rsidR="002C77AA">
        <w:t xml:space="preserve"> CGMM tool populates the HTTP r</w:t>
      </w:r>
      <w:r w:rsidR="00444295">
        <w:t>equest with caGrid User account and</w:t>
      </w:r>
      <w:r w:rsidR="002C77AA">
        <w:t xml:space="preserve"> </w:t>
      </w:r>
      <w:r w:rsidR="00444295">
        <w:t xml:space="preserve">the </w:t>
      </w:r>
      <w:r w:rsidR="002C77AA">
        <w:t>user</w:t>
      </w:r>
      <w:r w:rsidR="00444295">
        <w:t>’</w:t>
      </w:r>
      <w:r w:rsidR="002C77AA">
        <w:t>s Grid Proxy</w:t>
      </w:r>
      <w:r w:rsidR="00444295">
        <w:t>,</w:t>
      </w:r>
      <w:r w:rsidR="002C77AA">
        <w:t xml:space="preserve"> and forwards the request to the Host application to relieve control. The CGMM tool </w:t>
      </w:r>
      <w:r w:rsidR="00444295">
        <w:t xml:space="preserve">then </w:t>
      </w:r>
      <w:r w:rsidR="002C77AA">
        <w:t xml:space="preserve">forwards the request to </w:t>
      </w:r>
      <w:r w:rsidR="00444295">
        <w:t xml:space="preserve">the </w:t>
      </w:r>
      <w:r w:rsidR="002C77AA">
        <w:t>host application</w:t>
      </w:r>
      <w:r w:rsidR="00444295">
        <w:t>’</w:t>
      </w:r>
      <w:r w:rsidR="002C77AA">
        <w:t>s</w:t>
      </w:r>
      <w:r w:rsidR="002C77AA" w:rsidRPr="004E77DF">
        <w:t xml:space="preserve"> New CSM User </w:t>
      </w:r>
      <w:r w:rsidR="004E77DF">
        <w:t>C</w:t>
      </w:r>
      <w:r w:rsidR="002C77AA">
        <w:t>reation page. The CGMM obtains the context and URL for this page from the CGMM properties configuration file.</w:t>
      </w:r>
    </w:p>
    <w:p w:rsidR="001B5B9D" w:rsidRPr="001B5B9D" w:rsidRDefault="001B5B9D" w:rsidP="001B5B9D">
      <w:pPr>
        <w:pStyle w:val="Heading2"/>
      </w:pPr>
      <w:bookmarkStart w:id="664" w:name="_Toc227462455"/>
      <w:bookmarkStart w:id="665" w:name="_Ref227549165"/>
      <w:bookmarkStart w:id="666" w:name="_Ref227549168"/>
      <w:bookmarkStart w:id="667" w:name="_Toc238738164"/>
      <w:r w:rsidRPr="001D6940">
        <w:t>Alternate Behavior</w:t>
      </w:r>
      <w:bookmarkEnd w:id="664"/>
      <w:bookmarkEnd w:id="665"/>
      <w:bookmarkEnd w:id="666"/>
      <w:bookmarkEnd w:id="667"/>
    </w:p>
    <w:p w:rsidR="004843E5" w:rsidRDefault="001B5B9D" w:rsidP="001B5B9D">
      <w:pPr>
        <w:pStyle w:val="BodyText"/>
      </w:pPr>
      <w:r>
        <w:t xml:space="preserve">Alternate </w:t>
      </w:r>
      <w:r w:rsidR="004843E5">
        <w:t>B</w:t>
      </w:r>
      <w:r w:rsidRPr="001B1E62">
        <w:t xml:space="preserve">ehavior </w:t>
      </w:r>
      <w:r w:rsidR="004843E5">
        <w:t xml:space="preserve">is the term being used to define the new features of the </w:t>
      </w:r>
      <w:r>
        <w:t>CGMM Web application</w:t>
      </w:r>
      <w:r w:rsidRPr="001B1E62">
        <w:t xml:space="preserve">. </w:t>
      </w:r>
      <w:r w:rsidR="005E6C7C">
        <w:fldChar w:fldCharType="begin"/>
      </w:r>
      <w:r w:rsidR="00EA116B">
        <w:instrText xml:space="preserve"> XE "</w:instrText>
      </w:r>
      <w:r w:rsidR="00EA116B" w:rsidRPr="007457D3">
        <w:instrText>CGMM Tool:alternate behavior</w:instrText>
      </w:r>
      <w:r w:rsidR="00EA116B">
        <w:instrText xml:space="preserve">" </w:instrText>
      </w:r>
      <w:r w:rsidR="005E6C7C">
        <w:fldChar w:fldCharType="end"/>
      </w:r>
    </w:p>
    <w:p w:rsidR="001B5B9D" w:rsidRDefault="001B5B9D" w:rsidP="001B5B9D">
      <w:pPr>
        <w:pStyle w:val="BodyText"/>
      </w:pPr>
      <w:r w:rsidRPr="001B1E62">
        <w:t xml:space="preserve">The </w:t>
      </w:r>
      <w:r>
        <w:t xml:space="preserve">alternate </w:t>
      </w:r>
      <w:r w:rsidRPr="001B1E62">
        <w:t xml:space="preserve">behavior is meant for existing </w:t>
      </w:r>
      <w:r>
        <w:t xml:space="preserve">web </w:t>
      </w:r>
      <w:r w:rsidRPr="001B1E62">
        <w:t xml:space="preserve">applications that </w:t>
      </w:r>
      <w:r w:rsidR="004843E5">
        <w:t>want</w:t>
      </w:r>
      <w:r w:rsidRPr="001B1E62">
        <w:t xml:space="preserve"> to utilize </w:t>
      </w:r>
      <w:r w:rsidR="004843E5">
        <w:t xml:space="preserve">the </w:t>
      </w:r>
      <w:r w:rsidRPr="001B1E62">
        <w:t xml:space="preserve">CGMM Web application for </w:t>
      </w:r>
      <w:r w:rsidR="004843E5">
        <w:t xml:space="preserve">account </w:t>
      </w:r>
      <w:r>
        <w:t xml:space="preserve">migration only. </w:t>
      </w:r>
    </w:p>
    <w:p w:rsidR="004843E5" w:rsidRDefault="001B5B9D" w:rsidP="001B5B9D">
      <w:pPr>
        <w:pStyle w:val="BodyText"/>
      </w:pPr>
      <w:r>
        <w:t>The alternate behavior assumes</w:t>
      </w:r>
      <w:r w:rsidR="004843E5">
        <w:t xml:space="preserve"> that</w:t>
      </w:r>
      <w:r>
        <w:t xml:space="preserve"> the host application </w:t>
      </w:r>
      <w:r w:rsidR="004843E5">
        <w:t>will perform a</w:t>
      </w:r>
      <w:r>
        <w:t xml:space="preserve">uthentication and </w:t>
      </w:r>
      <w:r w:rsidR="004843E5">
        <w:t>n</w:t>
      </w:r>
      <w:r>
        <w:t xml:space="preserve">ew caGrid </w:t>
      </w:r>
      <w:r w:rsidR="004843E5">
        <w:t>u</w:t>
      </w:r>
      <w:r>
        <w:t xml:space="preserve">ser </w:t>
      </w:r>
      <w:r w:rsidR="004843E5">
        <w:t>c</w:t>
      </w:r>
      <w:r>
        <w:t>reation by itself</w:t>
      </w:r>
      <w:r w:rsidR="00DD3195">
        <w:t xml:space="preserve">. </w:t>
      </w:r>
      <w:r w:rsidR="004843E5">
        <w:t xml:space="preserve">The </w:t>
      </w:r>
      <w:r>
        <w:t>CGMM Web application notifies</w:t>
      </w:r>
      <w:r w:rsidR="004843E5">
        <w:t xml:space="preserve"> the application administrator,</w:t>
      </w:r>
      <w:r>
        <w:t xml:space="preserve"> via Email</w:t>
      </w:r>
      <w:r w:rsidR="004843E5">
        <w:t>,</w:t>
      </w:r>
      <w:r>
        <w:t xml:space="preserve"> </w:t>
      </w:r>
      <w:r w:rsidR="004843E5">
        <w:t xml:space="preserve">of </w:t>
      </w:r>
      <w:r>
        <w:t xml:space="preserve">the new caGrid </w:t>
      </w:r>
      <w:r w:rsidR="004843E5">
        <w:t>user c</w:t>
      </w:r>
      <w:r>
        <w:t xml:space="preserve">reation request </w:t>
      </w:r>
      <w:r w:rsidR="004843E5">
        <w:t xml:space="preserve">being </w:t>
      </w:r>
      <w:r>
        <w:t xml:space="preserve">sent by user. </w:t>
      </w:r>
    </w:p>
    <w:p w:rsidR="001B5B9D" w:rsidRDefault="004843E5" w:rsidP="001B5B9D">
      <w:pPr>
        <w:pStyle w:val="BodyText"/>
      </w:pPr>
      <w:r>
        <w:t>The alternate</w:t>
      </w:r>
      <w:r w:rsidR="001B5B9D">
        <w:t xml:space="preserve"> behavior </w:t>
      </w:r>
      <w:r>
        <w:t xml:space="preserve">also </w:t>
      </w:r>
      <w:r w:rsidR="001B5B9D">
        <w:t>assumes</w:t>
      </w:r>
      <w:r>
        <w:t xml:space="preserve"> that</w:t>
      </w:r>
      <w:r w:rsidR="001B5B9D">
        <w:t xml:space="preserve"> the host application does </w:t>
      </w:r>
      <w:r w:rsidR="001B5B9D" w:rsidRPr="004843E5">
        <w:rPr>
          <w:rStyle w:val="Emphasis"/>
        </w:rPr>
        <w:t>not</w:t>
      </w:r>
      <w:r w:rsidR="001B5B9D">
        <w:t xml:space="preserve"> use </w:t>
      </w:r>
      <w:r>
        <w:t xml:space="preserve">a </w:t>
      </w:r>
      <w:r w:rsidR="001B5B9D">
        <w:t>Servlet Filter (</w:t>
      </w:r>
      <w:r w:rsidR="00417DAD">
        <w:t>CGMMFilter</w:t>
      </w:r>
      <w:r w:rsidR="001B5B9D">
        <w:t xml:space="preserve">) to intercept or interpret logged in/migrated users </w:t>
      </w:r>
      <w:r>
        <w:t xml:space="preserve">credentials </w:t>
      </w:r>
      <w:r w:rsidR="001B5B9D">
        <w:t>forwarded by the CGMM Web application</w:t>
      </w:r>
      <w:r w:rsidR="00EA116B">
        <w:t xml:space="preserve">. </w:t>
      </w:r>
      <w:r w:rsidR="001B5B9D">
        <w:t>Hence</w:t>
      </w:r>
      <w:r>
        <w:t>,</w:t>
      </w:r>
      <w:r w:rsidR="001B5B9D">
        <w:t xml:space="preserve"> </w:t>
      </w:r>
      <w:r w:rsidR="00EA116B">
        <w:t>using the</w:t>
      </w:r>
      <w:r>
        <w:t xml:space="preserve"> alternate </w:t>
      </w:r>
      <w:r w:rsidR="001B5B9D">
        <w:t xml:space="preserve">behavior, </w:t>
      </w:r>
      <w:r>
        <w:t xml:space="preserve">the </w:t>
      </w:r>
      <w:r w:rsidR="001B5B9D">
        <w:t>CGMM Web</w:t>
      </w:r>
      <w:r>
        <w:t xml:space="preserve"> application</w:t>
      </w:r>
      <w:r w:rsidR="001B5B9D">
        <w:t xml:space="preserve"> redirects users to configured host application home/login page URLs.</w:t>
      </w:r>
      <w:bookmarkStart w:id="668" w:name="_Toc227462456"/>
    </w:p>
    <w:p w:rsidR="001B5B9D" w:rsidRDefault="001B5B9D" w:rsidP="00082ED6">
      <w:pPr>
        <w:pStyle w:val="Heading2"/>
        <w:keepLines/>
      </w:pPr>
      <w:bookmarkStart w:id="669" w:name="_Ref227549178"/>
      <w:bookmarkStart w:id="670" w:name="_Ref227549182"/>
      <w:bookmarkStart w:id="671" w:name="_Toc238738165"/>
      <w:r>
        <w:lastRenderedPageBreak/>
        <w:t>Alternate Behavior Workflows</w:t>
      </w:r>
      <w:bookmarkEnd w:id="668"/>
      <w:r w:rsidR="009A23CB">
        <w:t>/Scenarios</w:t>
      </w:r>
      <w:bookmarkEnd w:id="669"/>
      <w:bookmarkEnd w:id="670"/>
      <w:bookmarkEnd w:id="671"/>
    </w:p>
    <w:p w:rsidR="001B5B9D" w:rsidRDefault="001B5B9D" w:rsidP="00082ED6">
      <w:pPr>
        <w:pStyle w:val="BodyText"/>
        <w:keepNext/>
        <w:keepLines/>
      </w:pPr>
      <w:r>
        <w:t>The CGMM Tool’s alternate behavior allows multiple sc</w:t>
      </w:r>
      <w:r w:rsidR="004843E5">
        <w:t>enarios/workflows based on the u</w:t>
      </w:r>
      <w:r>
        <w:t>ser. The user must have</w:t>
      </w:r>
      <w:r w:rsidR="004843E5">
        <w:t xml:space="preserve"> a</w:t>
      </w:r>
      <w:r>
        <w:t xml:space="preserve"> Local (CSM) account. The user may or may not have a caGrid Account. </w:t>
      </w:r>
      <w:r w:rsidR="004843E5">
        <w:t>B</w:t>
      </w:r>
      <w:r>
        <w:t xml:space="preserve">ased on </w:t>
      </w:r>
      <w:r w:rsidR="004843E5">
        <w:t>those criteria</w:t>
      </w:r>
      <w:r>
        <w:t xml:space="preserve"> there are </w:t>
      </w:r>
      <w:r w:rsidR="004843E5">
        <w:t>two</w:t>
      </w:r>
      <w:r>
        <w:t xml:space="preserve"> different scenarios addressed by the CGMM Tool.</w:t>
      </w:r>
      <w:r w:rsidR="004843E5">
        <w:t xml:space="preserve"> The scenarios are as follows:</w:t>
      </w:r>
      <w:r w:rsidR="00EA116B" w:rsidRPr="00EA116B">
        <w:t xml:space="preserve"> </w:t>
      </w:r>
      <w:r w:rsidR="005E6C7C">
        <w:fldChar w:fldCharType="begin"/>
      </w:r>
      <w:r w:rsidR="00EA116B">
        <w:instrText xml:space="preserve"> XE "</w:instrText>
      </w:r>
      <w:r w:rsidR="00EA116B" w:rsidRPr="00622C80">
        <w:instrText>CGMM Tool:</w:instrText>
      </w:r>
      <w:r w:rsidR="00EA116B">
        <w:instrText xml:space="preserve">alternate </w:instrText>
      </w:r>
      <w:r w:rsidR="00EA116B" w:rsidRPr="00622C80">
        <w:instrText>workflow</w:instrText>
      </w:r>
      <w:r w:rsidR="00EA116B">
        <w:instrText xml:space="preserve">" </w:instrText>
      </w:r>
      <w:r w:rsidR="005E6C7C">
        <w:fldChar w:fldCharType="end"/>
      </w:r>
      <w:r w:rsidR="005E6C7C">
        <w:fldChar w:fldCharType="begin"/>
      </w:r>
      <w:r w:rsidR="00EA116B">
        <w:instrText xml:space="preserve"> XE "</w:instrText>
      </w:r>
      <w:r w:rsidR="00EA116B" w:rsidRPr="009452B0">
        <w:instrText>workflow for CGMM tool</w:instrText>
      </w:r>
      <w:r w:rsidR="00EA116B">
        <w:instrText xml:space="preserve">" </w:instrText>
      </w:r>
      <w:r w:rsidR="005E6C7C">
        <w:fldChar w:fldCharType="end"/>
      </w:r>
      <w:r w:rsidR="005E6C7C">
        <w:fldChar w:fldCharType="begin"/>
      </w:r>
      <w:r w:rsidR="00EA116B">
        <w:instrText xml:space="preserve"> XE "</w:instrText>
      </w:r>
      <w:r w:rsidR="00EA116B" w:rsidRPr="009452B0">
        <w:instrText>migration process</w:instrText>
      </w:r>
      <w:r w:rsidR="00EA116B">
        <w:instrText xml:space="preserve">" </w:instrText>
      </w:r>
      <w:r w:rsidR="005E6C7C">
        <w:fldChar w:fldCharType="end"/>
      </w:r>
      <w:r w:rsidR="005E6C7C">
        <w:fldChar w:fldCharType="begin"/>
      </w:r>
      <w:r w:rsidR="00EA116B">
        <w:instrText xml:space="preserve"> XE "</w:instrText>
      </w:r>
      <w:r w:rsidR="00EA116B" w:rsidRPr="009452B0">
        <w:instrText>user migration process</w:instrText>
      </w:r>
      <w:r w:rsidR="00EA116B">
        <w:instrText xml:space="preserve">" </w:instrText>
      </w:r>
      <w:r w:rsidR="005E6C7C">
        <w:fldChar w:fldCharType="end"/>
      </w:r>
      <w:r w:rsidR="005E6C7C">
        <w:fldChar w:fldCharType="begin"/>
      </w:r>
      <w:r w:rsidR="00EA116B">
        <w:instrText xml:space="preserve"> XE "alternate</w:instrText>
      </w:r>
      <w:r w:rsidR="00EA116B" w:rsidRPr="00565C06">
        <w:instrText xml:space="preserve"> CGMM scenarios</w:instrText>
      </w:r>
      <w:r w:rsidR="00EA116B">
        <w:instrText xml:space="preserve">" </w:instrText>
      </w:r>
      <w:r w:rsidR="005E6C7C">
        <w:fldChar w:fldCharType="end"/>
      </w:r>
    </w:p>
    <w:p w:rsidR="004843E5" w:rsidRPr="004843E5" w:rsidRDefault="004843E5" w:rsidP="004843E5">
      <w:pPr>
        <w:pStyle w:val="ListNumber"/>
        <w:numPr>
          <w:ilvl w:val="0"/>
          <w:numId w:val="33"/>
        </w:numPr>
      </w:pPr>
      <w:r>
        <w:rPr>
          <w:rFonts w:eastAsia="Calibri"/>
        </w:rPr>
        <w:t>User logs in with CSM account and u</w:t>
      </w:r>
      <w:r w:rsidRPr="007D5317">
        <w:rPr>
          <w:rFonts w:eastAsia="Calibri"/>
        </w:rPr>
        <w:t>ser has a caGrid account</w:t>
      </w:r>
    </w:p>
    <w:p w:rsidR="001B5B9D" w:rsidRDefault="004843E5" w:rsidP="004843E5">
      <w:pPr>
        <w:pStyle w:val="ListNumber"/>
        <w:numPr>
          <w:ilvl w:val="0"/>
          <w:numId w:val="33"/>
        </w:numPr>
      </w:pPr>
      <w:r>
        <w:t>User logs in with CSM account and u</w:t>
      </w:r>
      <w:r w:rsidR="001B5B9D">
        <w:t>ser does not have a caGrid account.</w:t>
      </w:r>
    </w:p>
    <w:p w:rsidR="001B5B9D" w:rsidRDefault="001B5B9D" w:rsidP="001B5B9D">
      <w:pPr>
        <w:pStyle w:val="NoteMainbody"/>
      </w:pPr>
      <w:r w:rsidRPr="00B46999">
        <w:rPr>
          <w:b/>
        </w:rPr>
        <w:t>N</w:t>
      </w:r>
      <w:r>
        <w:rPr>
          <w:b/>
        </w:rPr>
        <w:t>OTE</w:t>
      </w:r>
      <w:r>
        <w:t>: The CGMM tool DOES NOT ad</w:t>
      </w:r>
      <w:r w:rsidR="00F45461">
        <w:t>dresses the scenario where the u</w:t>
      </w:r>
      <w:r>
        <w:t xml:space="preserve">ser has neither a CSM (local) Account nor a caGrid account. The host application needs to address this scenario.  </w:t>
      </w:r>
    </w:p>
    <w:p w:rsidR="001B5B9D" w:rsidRDefault="00F45461" w:rsidP="001B5B9D">
      <w:pPr>
        <w:pStyle w:val="BodyText"/>
        <w:rPr>
          <w:noProof/>
        </w:rPr>
      </w:pPr>
      <w:r>
        <w:t>The sections that follow look</w:t>
      </w:r>
      <w:r w:rsidR="001B5B9D">
        <w:t xml:space="preserve"> at the user interface workflow of the CGMM by going through each of the scenarios mentioned above. </w:t>
      </w:r>
      <w:r w:rsidR="005E6C7C">
        <w:fldChar w:fldCharType="begin"/>
      </w:r>
      <w:r>
        <w:instrText xml:space="preserve"> REF _Ref227550943 \h </w:instrText>
      </w:r>
      <w:r w:rsidR="005E6C7C">
        <w:fldChar w:fldCharType="separate"/>
      </w:r>
      <w:r w:rsidR="00C66417">
        <w:t xml:space="preserve">Figure </w:t>
      </w:r>
      <w:r w:rsidR="00C66417">
        <w:rPr>
          <w:noProof/>
        </w:rPr>
        <w:t>4</w:t>
      </w:r>
      <w:r w:rsidR="00C66417">
        <w:noBreakHyphen/>
      </w:r>
      <w:r w:rsidR="00C66417">
        <w:rPr>
          <w:noProof/>
        </w:rPr>
        <w:t>17</w:t>
      </w:r>
      <w:r w:rsidR="005E6C7C">
        <w:fldChar w:fldCharType="end"/>
      </w:r>
      <w:r>
        <w:t xml:space="preserve"> </w:t>
      </w:r>
      <w:r w:rsidR="001B5B9D">
        <w:t xml:space="preserve">below </w:t>
      </w:r>
      <w:r>
        <w:t>shows</w:t>
      </w:r>
      <w:r w:rsidR="001B5B9D">
        <w:t xml:space="preserve"> the CGMM Tool Home page.</w:t>
      </w:r>
      <w:r w:rsidR="001B5B9D" w:rsidRPr="001A4AE4">
        <w:rPr>
          <w:noProof/>
        </w:rPr>
        <w:t xml:space="preserve"> </w:t>
      </w:r>
    </w:p>
    <w:p w:rsidR="001B5B9D" w:rsidRDefault="00B8249C" w:rsidP="001B5B9D">
      <w:pPr>
        <w:pStyle w:val="GraphicAnchorMainIndent"/>
        <w:rPr>
          <w:rFonts w:ascii="Calibri" w:hAnsi="Calibri"/>
        </w:rPr>
      </w:pPr>
      <w:r>
        <w:rPr>
          <w:noProof/>
        </w:rPr>
        <w:drawing>
          <wp:inline distT="0" distB="0" distL="0" distR="0">
            <wp:extent cx="4712970" cy="1878965"/>
            <wp:effectExtent l="19050" t="19050" r="1143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t="42412"/>
                    <a:stretch>
                      <a:fillRect/>
                    </a:stretch>
                  </pic:blipFill>
                  <pic:spPr bwMode="auto">
                    <a:xfrm>
                      <a:off x="0" y="0"/>
                      <a:ext cx="4712970" cy="187896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rPr>
      </w:pPr>
      <w:bookmarkStart w:id="672" w:name="_Ref227550943"/>
      <w:r>
        <w:t xml:space="preserve">Figure </w:t>
      </w:r>
      <w:fldSimple w:instr=" STYLEREF 1 \s ">
        <w:r w:rsidR="00C66417">
          <w:rPr>
            <w:noProof/>
          </w:rPr>
          <w:t>4</w:t>
        </w:r>
      </w:fldSimple>
      <w:r w:rsidR="005F14C9">
        <w:noBreakHyphen/>
      </w:r>
      <w:fldSimple w:instr=" SEQ Figure \* ARABIC \s 1 ">
        <w:r w:rsidR="00C66417">
          <w:rPr>
            <w:noProof/>
          </w:rPr>
          <w:t>17</w:t>
        </w:r>
      </w:fldSimple>
      <w:bookmarkEnd w:id="672"/>
      <w:r>
        <w:t xml:space="preserve"> </w:t>
      </w:r>
      <w:r w:rsidRPr="00800F5C">
        <w:t>CGMM Home page (alternate behavior)</w:t>
      </w:r>
    </w:p>
    <w:p w:rsidR="001B5B9D" w:rsidRDefault="001B5B9D" w:rsidP="001B5B9D">
      <w:pPr>
        <w:pStyle w:val="Heading3"/>
      </w:pPr>
      <w:bookmarkStart w:id="673" w:name="_Toc238738166"/>
      <w:r>
        <w:t>Alternate Behavior Scenario 1: User Logs In with CSM Account</w:t>
      </w:r>
      <w:bookmarkEnd w:id="673"/>
    </w:p>
    <w:p w:rsidR="001B5B9D" w:rsidRDefault="001B5B9D" w:rsidP="001B5B9D">
      <w:pPr>
        <w:pStyle w:val="BodyText"/>
      </w:pPr>
      <w:r>
        <w:t xml:space="preserve">In this scenario, the User has </w:t>
      </w:r>
      <w:r w:rsidR="00F45461">
        <w:t>a</w:t>
      </w:r>
      <w:r>
        <w:t xml:space="preserve"> CSM account. Th</w:t>
      </w:r>
      <w:r w:rsidR="00F45461">
        <w:t xml:space="preserve">e user logs in by providing their </w:t>
      </w:r>
      <w:r>
        <w:t xml:space="preserve">username and password and clicking </w:t>
      </w:r>
      <w:r w:rsidRPr="00F45461">
        <w:rPr>
          <w:rStyle w:val="Bold"/>
        </w:rPr>
        <w:t>Login</w:t>
      </w:r>
      <w:r>
        <w:t xml:space="preserve">. </w:t>
      </w:r>
      <w:r w:rsidR="005E6C7C">
        <w:fldChar w:fldCharType="begin"/>
      </w:r>
      <w:r w:rsidR="00EA116B">
        <w:instrText xml:space="preserve"> XE "</w:instrText>
      </w:r>
      <w:r w:rsidR="00EA116B" w:rsidRPr="00DB20B6">
        <w:instrText>user login::CSM account</w:instrText>
      </w:r>
      <w:r w:rsidR="00EA116B">
        <w:instrText xml:space="preserve">" </w:instrText>
      </w:r>
      <w:r w:rsidR="005E6C7C">
        <w:fldChar w:fldCharType="end"/>
      </w:r>
      <w:r w:rsidR="005E6C7C">
        <w:fldChar w:fldCharType="begin"/>
      </w:r>
      <w:r w:rsidR="00EA116B">
        <w:instrText xml:space="preserve"> XE "</w:instrText>
      </w:r>
      <w:r w:rsidR="00EA116B" w:rsidRPr="00565C06">
        <w:instrText>using CSM login</w:instrText>
      </w:r>
      <w:r w:rsidR="00EA116B">
        <w:instrText xml:space="preserve">" </w:instrText>
      </w:r>
      <w:r w:rsidR="005E6C7C">
        <w:fldChar w:fldCharType="end"/>
      </w:r>
    </w:p>
    <w:p w:rsidR="001B5B9D" w:rsidRDefault="00F45461" w:rsidP="001B5B9D">
      <w:pPr>
        <w:pStyle w:val="BodyText"/>
      </w:pPr>
      <w:r>
        <w:t>If the Login Id and P</w:t>
      </w:r>
      <w:r w:rsidR="001B5B9D">
        <w:t>assword are valid, the CGMM tool takes the user to</w:t>
      </w:r>
      <w:r>
        <w:t xml:space="preserve"> the</w:t>
      </w:r>
      <w:r w:rsidR="001B5B9D">
        <w:t xml:space="preserve"> GAARDS Account Migration page. </w:t>
      </w:r>
      <w:r>
        <w:t>On</w:t>
      </w:r>
      <w:r w:rsidR="001B5B9D">
        <w:t xml:space="preserve"> this page, the tool allows the user to either login using</w:t>
      </w:r>
      <w:r>
        <w:t xml:space="preserve"> their</w:t>
      </w:r>
      <w:r w:rsidR="001B5B9D">
        <w:t xml:space="preserve"> existing caGrid account or create a new caGrid account.</w:t>
      </w:r>
    </w:p>
    <w:p w:rsidR="001B5B9D" w:rsidRDefault="00B8249C" w:rsidP="001B5B9D">
      <w:pPr>
        <w:pStyle w:val="GraphicAnchorMainIndent"/>
      </w:pPr>
      <w:bookmarkStart w:id="674" w:name="OLE_LINK1"/>
      <w:bookmarkStart w:id="675" w:name="OLE_LINK2"/>
      <w:r>
        <w:rPr>
          <w:noProof/>
        </w:rPr>
        <w:lastRenderedPageBreak/>
        <w:drawing>
          <wp:inline distT="0" distB="0" distL="0" distR="0">
            <wp:extent cx="4300855" cy="2320925"/>
            <wp:effectExtent l="19050" t="19050" r="2349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18</w:t>
        </w:r>
      </w:fldSimple>
      <w:r>
        <w:t xml:space="preserve"> </w:t>
      </w:r>
      <w:r w:rsidRPr="003F21A4">
        <w:t>CSM Login success page / Grid Login Page</w:t>
      </w:r>
    </w:p>
    <w:p w:rsidR="001B5B9D" w:rsidRDefault="001B5B9D" w:rsidP="001B5B9D">
      <w:pPr>
        <w:pStyle w:val="Heading4"/>
      </w:pPr>
      <w:bookmarkStart w:id="676" w:name="_Toc227462458"/>
      <w:bookmarkEnd w:id="674"/>
      <w:bookmarkEnd w:id="675"/>
      <w:r>
        <w:t>Alternate Behavior Scenario 1</w:t>
      </w:r>
      <w:r w:rsidR="00977318">
        <w:t>-a: User H</w:t>
      </w:r>
      <w:r>
        <w:t>as caGrid Account</w:t>
      </w:r>
      <w:bookmarkEnd w:id="676"/>
    </w:p>
    <w:p w:rsidR="001B5B9D" w:rsidRDefault="00F45461" w:rsidP="00977318">
      <w:pPr>
        <w:pStyle w:val="BodyText"/>
      </w:pPr>
      <w:r>
        <w:t>If</w:t>
      </w:r>
      <w:r w:rsidR="001B5B9D">
        <w:t xml:space="preserve"> the user </w:t>
      </w:r>
      <w:r>
        <w:t xml:space="preserve">already </w:t>
      </w:r>
      <w:r w:rsidR="001B5B9D">
        <w:t>has an existing caGrid account</w:t>
      </w:r>
      <w:r>
        <w:t>, they can</w:t>
      </w:r>
      <w:r w:rsidR="001B5B9D">
        <w:t xml:space="preserve"> proceed to migrate </w:t>
      </w:r>
      <w:r>
        <w:t xml:space="preserve">to using their </w:t>
      </w:r>
      <w:r w:rsidR="001B5B9D">
        <w:t>caGrid account by providing the Login ID</w:t>
      </w:r>
      <w:r>
        <w:t xml:space="preserve"> and</w:t>
      </w:r>
      <w:r w:rsidR="001B5B9D">
        <w:t xml:space="preserve"> Password and </w:t>
      </w:r>
      <w:r>
        <w:t xml:space="preserve">then </w:t>
      </w:r>
      <w:r w:rsidR="001B5B9D">
        <w:t>selecting the</w:t>
      </w:r>
      <w:r>
        <w:t xml:space="preserve"> appropriate</w:t>
      </w:r>
      <w:r w:rsidR="001B5B9D">
        <w:t xml:space="preserve"> Authentication Source (Authentication Service). </w:t>
      </w:r>
      <w:r w:rsidR="005E6C7C">
        <w:fldChar w:fldCharType="begin"/>
      </w:r>
      <w:r w:rsidR="00EA116B">
        <w:instrText xml:space="preserve"> XE "</w:instrText>
      </w:r>
      <w:r w:rsidR="00EA116B" w:rsidRPr="00565C06">
        <w:instrText>using caGrid login</w:instrText>
      </w:r>
      <w:r w:rsidR="00EA116B">
        <w:instrText xml:space="preserve">" </w:instrText>
      </w:r>
      <w:r w:rsidR="005E6C7C">
        <w:fldChar w:fldCharType="end"/>
      </w:r>
    </w:p>
    <w:p w:rsidR="001B5B9D" w:rsidRDefault="001B5B9D" w:rsidP="00977318">
      <w:pPr>
        <w:pStyle w:val="Heading5"/>
      </w:pPr>
      <w:r>
        <w:t xml:space="preserve">User </w:t>
      </w:r>
      <w:r w:rsidR="00977318">
        <w:t>Logs In</w:t>
      </w:r>
      <w:r>
        <w:t xml:space="preserve"> with c</w:t>
      </w:r>
      <w:r w:rsidR="00977318">
        <w:t>aGrid Login ID and P</w:t>
      </w:r>
      <w:r>
        <w:t>assword</w:t>
      </w:r>
    </w:p>
    <w:p w:rsidR="001B5B9D" w:rsidRDefault="00F45461" w:rsidP="00977318">
      <w:pPr>
        <w:pStyle w:val="BodyText"/>
      </w:pPr>
      <w:r>
        <w:t xml:space="preserve">After the user clicks </w:t>
      </w:r>
      <w:r w:rsidRPr="00F45461">
        <w:rPr>
          <w:rStyle w:val="Bold"/>
        </w:rPr>
        <w:t>Login</w:t>
      </w:r>
      <w:r>
        <w:t xml:space="preserve">, </w:t>
      </w:r>
      <w:r w:rsidR="001B5B9D">
        <w:t>the CGMM Tool validates the caGrid account credentials provided. If the credentials are valid</w:t>
      </w:r>
      <w:r>
        <w:t>,</w:t>
      </w:r>
      <w:r w:rsidR="001B5B9D">
        <w:t xml:space="preserve"> the CGMM Tool </w:t>
      </w:r>
      <w:r>
        <w:t xml:space="preserve">displays </w:t>
      </w:r>
      <w:r w:rsidR="001B5B9D">
        <w:t>the ‘Confirm Migration’ screen to the user.</w:t>
      </w:r>
    </w:p>
    <w:p w:rsidR="001B5B9D" w:rsidRDefault="00B8249C" w:rsidP="00977318">
      <w:pPr>
        <w:pStyle w:val="GraphicAnchorMainIndent"/>
        <w:rPr>
          <w:noProof/>
        </w:rPr>
      </w:pPr>
      <w:r>
        <w:rPr>
          <w:noProof/>
        </w:rPr>
        <w:drawing>
          <wp:inline distT="0" distB="0" distL="0" distR="0">
            <wp:extent cx="4330700" cy="18288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srcRect t="30096"/>
                    <a:stretch>
                      <a:fillRect/>
                    </a:stretch>
                  </pic:blipFill>
                  <pic:spPr bwMode="auto">
                    <a:xfrm>
                      <a:off x="0" y="0"/>
                      <a:ext cx="4330700" cy="182880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19</w:t>
        </w:r>
      </w:fldSimple>
      <w:r>
        <w:t xml:space="preserve"> </w:t>
      </w:r>
      <w:r w:rsidRPr="00C76C5C">
        <w:t>CSM to GAARDS Account migration page</w:t>
      </w:r>
    </w:p>
    <w:p w:rsidR="001B5B9D" w:rsidRPr="003B04FB" w:rsidRDefault="001B5B9D" w:rsidP="00977318">
      <w:pPr>
        <w:pStyle w:val="Heading5"/>
      </w:pPr>
      <w:r>
        <w:t>U</w:t>
      </w:r>
      <w:r w:rsidR="004840F9">
        <w:t>ser Chooses to M</w:t>
      </w:r>
      <w:r>
        <w:t xml:space="preserve">igrate </w:t>
      </w:r>
      <w:r w:rsidR="004840F9">
        <w:t>His/Her A</w:t>
      </w:r>
      <w:r>
        <w:t>ccount</w:t>
      </w:r>
    </w:p>
    <w:p w:rsidR="00F45461" w:rsidRDefault="001B5B9D" w:rsidP="00977318">
      <w:pPr>
        <w:pStyle w:val="BodyText"/>
      </w:pPr>
      <w:r>
        <w:t xml:space="preserve">On the migration confirmation </w:t>
      </w:r>
      <w:r w:rsidR="00F45461">
        <w:t>screen</w:t>
      </w:r>
      <w:r>
        <w:t xml:space="preserve">, the user has the option to cancel the migration or confirm it. </w:t>
      </w:r>
      <w:r w:rsidR="00B9106A">
        <w:t>If the</w:t>
      </w:r>
      <w:r>
        <w:t xml:space="preserve"> user </w:t>
      </w:r>
      <w:r w:rsidR="00F45461">
        <w:t xml:space="preserve">selects </w:t>
      </w:r>
      <w:r>
        <w:t xml:space="preserve">to migrate by clicking the </w:t>
      </w:r>
      <w:r w:rsidRPr="00F45461">
        <w:rPr>
          <w:rStyle w:val="Bold"/>
        </w:rPr>
        <w:t>Yes, Migrate my CSM Account</w:t>
      </w:r>
      <w:r>
        <w:t xml:space="preserve"> button, the CGMM migrate the CSM account to </w:t>
      </w:r>
      <w:r w:rsidR="00F45461">
        <w:t xml:space="preserve">the </w:t>
      </w:r>
      <w:r>
        <w:t>caGrid account in the CSM Schema of the host application. CGMM also mark</w:t>
      </w:r>
      <w:r w:rsidR="00F45461">
        <w:t>s</w:t>
      </w:r>
      <w:r>
        <w:t xml:space="preserve"> the user as migrated. </w:t>
      </w:r>
      <w:r w:rsidR="005E6C7C">
        <w:fldChar w:fldCharType="begin"/>
      </w:r>
      <w:r w:rsidR="00EA116B">
        <w:instrText xml:space="preserve"> XE "</w:instrText>
      </w:r>
      <w:r w:rsidR="00EA116B" w:rsidRPr="00C121BF">
        <w:instrText>migrate:CSM account</w:instrText>
      </w:r>
      <w:r w:rsidR="00EA116B">
        <w:instrText xml:space="preserve">" </w:instrText>
      </w:r>
      <w:r w:rsidR="005E6C7C">
        <w:fldChar w:fldCharType="end"/>
      </w:r>
    </w:p>
    <w:p w:rsidR="001B5B9D" w:rsidRDefault="001B5B9D" w:rsidP="00977318">
      <w:pPr>
        <w:pStyle w:val="BodyText"/>
      </w:pPr>
      <w:r>
        <w:t>Once the migration process is complete, the CGMM Tool takes the user to the migration confirmation page. The user</w:t>
      </w:r>
      <w:r w:rsidR="00F45461">
        <w:t xml:space="preserve"> can</w:t>
      </w:r>
      <w:r>
        <w:t xml:space="preserve"> now </w:t>
      </w:r>
      <w:r w:rsidR="00F45461">
        <w:t>log in</w:t>
      </w:r>
      <w:r>
        <w:t xml:space="preserve">to the host application. </w:t>
      </w:r>
    </w:p>
    <w:p w:rsidR="00F45461" w:rsidRDefault="00B8249C" w:rsidP="00F45461">
      <w:pPr>
        <w:pStyle w:val="GraphicAnchorMainIndent"/>
        <w:rPr>
          <w:noProof/>
        </w:rPr>
      </w:pPr>
      <w:r>
        <w:rPr>
          <w:noProof/>
        </w:rPr>
        <w:lastRenderedPageBreak/>
        <w:drawing>
          <wp:inline distT="0" distB="0" distL="0" distR="0">
            <wp:extent cx="4722495" cy="1628140"/>
            <wp:effectExtent l="19050" t="19050" r="209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t="34358" r="1064"/>
                    <a:stretch>
                      <a:fillRect/>
                    </a:stretch>
                  </pic:blipFill>
                  <pic:spPr bwMode="auto">
                    <a:xfrm>
                      <a:off x="0" y="0"/>
                      <a:ext cx="4722495" cy="1628140"/>
                    </a:xfrm>
                    <a:prstGeom prst="rect">
                      <a:avLst/>
                    </a:prstGeom>
                    <a:noFill/>
                    <a:ln w="9525" cmpd="sng">
                      <a:solidFill>
                        <a:srgbClr val="4F81BD"/>
                      </a:solidFill>
                      <a:miter lim="800000"/>
                      <a:headEnd/>
                      <a:tailEnd/>
                    </a:ln>
                    <a:effectLst/>
                  </pic:spPr>
                </pic:pic>
              </a:graphicData>
            </a:graphic>
          </wp:inline>
        </w:drawing>
      </w:r>
    </w:p>
    <w:p w:rsidR="00F45461" w:rsidRPr="00977318" w:rsidRDefault="00F45461" w:rsidP="00F45461">
      <w:pPr>
        <w:pStyle w:val="Caption"/>
      </w:pPr>
      <w:r>
        <w:t xml:space="preserve">Figure </w:t>
      </w:r>
      <w:fldSimple w:instr=" STYLEREF 1 \s ">
        <w:r w:rsidR="00C66417">
          <w:rPr>
            <w:noProof/>
          </w:rPr>
          <w:t>4</w:t>
        </w:r>
      </w:fldSimple>
      <w:r w:rsidR="005F14C9">
        <w:noBreakHyphen/>
      </w:r>
      <w:fldSimple w:instr=" SEQ Figure \* ARABIC \s 1 ">
        <w:r w:rsidR="00C66417">
          <w:rPr>
            <w:noProof/>
          </w:rPr>
          <w:t>20</w:t>
        </w:r>
      </w:fldSimple>
      <w:r>
        <w:t xml:space="preserve"> </w:t>
      </w:r>
      <w:r w:rsidRPr="00B82B4F">
        <w:t>Migration complete page</w:t>
      </w:r>
    </w:p>
    <w:p w:rsidR="001B5B9D" w:rsidRPr="009049BB" w:rsidRDefault="001B5B9D" w:rsidP="00977318">
      <w:pPr>
        <w:pStyle w:val="BodyText"/>
      </w:pPr>
      <w:r>
        <w:t xml:space="preserve">When the user clicks the </w:t>
      </w:r>
      <w:r w:rsidRPr="00F45461">
        <w:rPr>
          <w:rStyle w:val="Bold"/>
        </w:rPr>
        <w:t>Log in to &lt;&lt;Host Application Name&gt;&gt;</w:t>
      </w:r>
      <w:r>
        <w:t xml:space="preserve"> button, the CGMM redirects the user to host application login page. </w:t>
      </w:r>
      <w:r w:rsidR="005E6C7C">
        <w:fldChar w:fldCharType="begin"/>
      </w:r>
      <w:r w:rsidR="00EA116B">
        <w:instrText xml:space="preserve"> XE "</w:instrText>
      </w:r>
      <w:r w:rsidR="00EA116B" w:rsidRPr="00E867CA">
        <w:instrText>host application:login after migration</w:instrText>
      </w:r>
      <w:r w:rsidR="00EA116B">
        <w:instrText xml:space="preserve">" </w:instrText>
      </w:r>
      <w:r w:rsidR="005E6C7C">
        <w:fldChar w:fldCharType="end"/>
      </w:r>
      <w:r w:rsidR="005E6C7C">
        <w:fldChar w:fldCharType="begin"/>
      </w:r>
      <w:r w:rsidR="00EA116B">
        <w:instrText xml:space="preserve"> XE "</w:instrText>
      </w:r>
      <w:r w:rsidR="00EA116B" w:rsidRPr="000B20B5">
        <w:instrText>user login:after migration</w:instrText>
      </w:r>
      <w:r w:rsidR="00EA116B">
        <w:instrText xml:space="preserve">" </w:instrText>
      </w:r>
      <w:r w:rsidR="005E6C7C">
        <w:fldChar w:fldCharType="end"/>
      </w:r>
    </w:p>
    <w:p w:rsidR="001B5B9D" w:rsidRPr="00B9628E" w:rsidRDefault="00977318" w:rsidP="00977318">
      <w:pPr>
        <w:pStyle w:val="Heading4"/>
      </w:pPr>
      <w:bookmarkStart w:id="677" w:name="_Toc227462459"/>
      <w:r>
        <w:t>Alternate Behavior Scenario 1-b: User Does Not Have a caGrid A</w:t>
      </w:r>
      <w:r w:rsidR="001B5B9D">
        <w:t>ccount</w:t>
      </w:r>
      <w:bookmarkEnd w:id="677"/>
    </w:p>
    <w:p w:rsidR="001B5B9D" w:rsidRDefault="00832763" w:rsidP="00977318">
      <w:pPr>
        <w:pStyle w:val="BodyText"/>
      </w:pPr>
      <w:r>
        <w:t>If</w:t>
      </w:r>
      <w:r w:rsidR="001B5B9D">
        <w:t xml:space="preserve"> the user does not have an existing caGrid account</w:t>
      </w:r>
      <w:r>
        <w:t xml:space="preserve">, </w:t>
      </w:r>
      <w:r w:rsidR="001B5B9D">
        <w:t xml:space="preserve">the user can </w:t>
      </w:r>
      <w:r w:rsidR="00EA116B">
        <w:t>request a</w:t>
      </w:r>
      <w:r w:rsidR="001B5B9D">
        <w:t xml:space="preserve"> new account. </w:t>
      </w:r>
      <w:r>
        <w:t xml:space="preserve">After logging in with their CSM account, the Grid account migration page provides the user with the option to </w:t>
      </w:r>
      <w:r w:rsidRPr="00832763">
        <w:rPr>
          <w:rStyle w:val="Bold"/>
        </w:rPr>
        <w:t>Request a New caGrid Account</w:t>
      </w:r>
      <w:r>
        <w:t>, a</w:t>
      </w:r>
      <w:r w:rsidR="001B5B9D">
        <w:t xml:space="preserve">s shown in </w:t>
      </w:r>
      <w:r w:rsidR="005E6C7C">
        <w:fldChar w:fldCharType="begin"/>
      </w:r>
      <w:r w:rsidR="00F45461">
        <w:instrText xml:space="preserve"> REF _Ref227551353 \h </w:instrText>
      </w:r>
      <w:r w:rsidR="005E6C7C">
        <w:fldChar w:fldCharType="separate"/>
      </w:r>
      <w:r w:rsidR="00C66417">
        <w:t xml:space="preserve">Figure </w:t>
      </w:r>
      <w:r w:rsidR="00C66417">
        <w:rPr>
          <w:noProof/>
        </w:rPr>
        <w:t>4</w:t>
      </w:r>
      <w:r w:rsidR="00C66417">
        <w:noBreakHyphen/>
      </w:r>
      <w:r w:rsidR="00C66417">
        <w:rPr>
          <w:noProof/>
        </w:rPr>
        <w:t>22</w:t>
      </w:r>
      <w:r w:rsidR="005E6C7C">
        <w:fldChar w:fldCharType="end"/>
      </w:r>
      <w:r w:rsidR="00F45461">
        <w:t xml:space="preserve"> below</w:t>
      </w:r>
      <w:r w:rsidR="001B5B9D">
        <w:t>.</w:t>
      </w:r>
      <w:r w:rsidR="00EA116B">
        <w:t xml:space="preserve"> </w:t>
      </w:r>
      <w:r w:rsidR="005E6C7C">
        <w:fldChar w:fldCharType="begin"/>
      </w:r>
      <w:r w:rsidR="00EA116B">
        <w:instrText xml:space="preserve"> XE "</w:instrText>
      </w:r>
      <w:r w:rsidR="00EA116B" w:rsidRPr="000435D8">
        <w:instrText>caGrid account:create new</w:instrText>
      </w:r>
      <w:r w:rsidR="00EA116B">
        <w:instrText xml:space="preserve">" </w:instrText>
      </w:r>
      <w:r w:rsidR="005E6C7C">
        <w:fldChar w:fldCharType="end"/>
      </w:r>
      <w:r w:rsidR="005E6C7C">
        <w:fldChar w:fldCharType="begin"/>
      </w:r>
      <w:r w:rsidR="00EA116B">
        <w:instrText xml:space="preserve"> XE "</w:instrText>
      </w:r>
      <w:r w:rsidR="00EA116B" w:rsidRPr="005B2107">
        <w:instrText>user login:CSM account</w:instrText>
      </w:r>
      <w:r w:rsidR="00EA116B">
        <w:instrText xml:space="preserve">" </w:instrText>
      </w:r>
      <w:r w:rsidR="005E6C7C">
        <w:fldChar w:fldCharType="end"/>
      </w:r>
      <w:r w:rsidR="005E6C7C">
        <w:fldChar w:fldCharType="begin"/>
      </w:r>
      <w:r w:rsidR="00EA116B">
        <w:instrText xml:space="preserve"> XE "</w:instrText>
      </w:r>
      <w:r w:rsidR="00EA116B" w:rsidRPr="00565C06">
        <w:instrText>using CSM login</w:instrText>
      </w:r>
      <w:r w:rsidR="00EA116B">
        <w:instrText xml:space="preserve">" </w:instrText>
      </w:r>
      <w:r w:rsidR="005E6C7C">
        <w:fldChar w:fldCharType="end"/>
      </w:r>
      <w:r w:rsidR="005E6C7C">
        <w:fldChar w:fldCharType="begin"/>
      </w:r>
      <w:r w:rsidR="00EA116B">
        <w:instrText xml:space="preserve"> XE "</w:instrText>
      </w:r>
      <w:r w:rsidR="00EA116B" w:rsidRPr="00565C06">
        <w:instrText>create caGrid account</w:instrText>
      </w:r>
      <w:r w:rsidR="00EA116B">
        <w:instrText xml:space="preserve">" </w:instrText>
      </w:r>
      <w:r w:rsidR="005E6C7C">
        <w:fldChar w:fldCharType="end"/>
      </w:r>
    </w:p>
    <w:p w:rsidR="00832763" w:rsidRDefault="00B8249C" w:rsidP="00832763">
      <w:pPr>
        <w:pStyle w:val="GraphicAnchorMainIndent"/>
      </w:pPr>
      <w:r>
        <w:rPr>
          <w:noProof/>
        </w:rPr>
        <w:drawing>
          <wp:inline distT="0" distB="0" distL="0" distR="0">
            <wp:extent cx="4300855" cy="2320925"/>
            <wp:effectExtent l="19050" t="19050" r="2349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832763" w:rsidRDefault="00832763" w:rsidP="00832763">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21</w:t>
        </w:r>
      </w:fldSimple>
      <w:r>
        <w:t xml:space="preserve"> </w:t>
      </w:r>
      <w:r w:rsidRPr="003F21A4">
        <w:t>CSM Login success page / Grid Login Page</w:t>
      </w:r>
    </w:p>
    <w:p w:rsidR="001B5B9D" w:rsidRDefault="00832763" w:rsidP="00977318">
      <w:pPr>
        <w:pStyle w:val="BodyText"/>
      </w:pPr>
      <w:r>
        <w:t xml:space="preserve">When the user requests a new caGrid account, a form appears requesting information for creating the account. </w:t>
      </w:r>
      <w:r w:rsidR="001B5B9D">
        <w:t>The User must provide all</w:t>
      </w:r>
      <w:r>
        <w:t xml:space="preserve"> </w:t>
      </w:r>
      <w:r w:rsidR="00EA116B">
        <w:t>of the</w:t>
      </w:r>
      <w:r w:rsidR="001B5B9D">
        <w:t xml:space="preserve"> </w:t>
      </w:r>
      <w:r>
        <w:t xml:space="preserve">requested </w:t>
      </w:r>
      <w:r w:rsidR="001B5B9D">
        <w:t xml:space="preserve">information to proceed. </w:t>
      </w:r>
    </w:p>
    <w:p w:rsidR="001B5B9D" w:rsidRDefault="00B8249C" w:rsidP="00977318">
      <w:pPr>
        <w:pStyle w:val="GraphicAnchorMainIndent"/>
        <w:rPr>
          <w:noProof/>
        </w:rPr>
      </w:pPr>
      <w:r>
        <w:rPr>
          <w:noProof/>
        </w:rPr>
        <w:lastRenderedPageBreak/>
        <w:drawing>
          <wp:inline distT="0" distB="0" distL="0" distR="0">
            <wp:extent cx="4380865" cy="3858260"/>
            <wp:effectExtent l="19050" t="19050" r="1968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srcRect/>
                    <a:stretch>
                      <a:fillRect/>
                    </a:stretch>
                  </pic:blipFill>
                  <pic:spPr bwMode="auto">
                    <a:xfrm>
                      <a:off x="0" y="0"/>
                      <a:ext cx="4380865" cy="3858260"/>
                    </a:xfrm>
                    <a:prstGeom prst="rect">
                      <a:avLst/>
                    </a:prstGeom>
                    <a:noFill/>
                    <a:ln w="9525" cmpd="sng">
                      <a:solidFill>
                        <a:srgbClr val="4F81BD"/>
                      </a:solidFill>
                      <a:miter lim="800000"/>
                      <a:headEnd/>
                      <a:tailEnd/>
                    </a:ln>
                    <a:effectLst/>
                  </pic:spPr>
                </pic:pic>
              </a:graphicData>
            </a:graphic>
          </wp:inline>
        </w:drawing>
      </w:r>
    </w:p>
    <w:p w:rsidR="001B5B9D" w:rsidRDefault="00977318" w:rsidP="00977318">
      <w:pPr>
        <w:pStyle w:val="Caption"/>
      </w:pPr>
      <w:bookmarkStart w:id="678" w:name="_Ref227551353"/>
      <w:r>
        <w:t xml:space="preserve">Figure </w:t>
      </w:r>
      <w:fldSimple w:instr=" STYLEREF 1 \s ">
        <w:r w:rsidR="00C66417">
          <w:rPr>
            <w:noProof/>
          </w:rPr>
          <w:t>4</w:t>
        </w:r>
      </w:fldSimple>
      <w:r w:rsidR="005F14C9">
        <w:noBreakHyphen/>
      </w:r>
      <w:fldSimple w:instr=" SEQ Figure \* ARABIC \s 1 ">
        <w:r w:rsidR="00C66417">
          <w:rPr>
            <w:noProof/>
          </w:rPr>
          <w:t>22</w:t>
        </w:r>
      </w:fldSimple>
      <w:bookmarkEnd w:id="678"/>
      <w:r>
        <w:t xml:space="preserve"> </w:t>
      </w:r>
      <w:r w:rsidRPr="00862302">
        <w:t>New caGrid Account Request page</w:t>
      </w:r>
    </w:p>
    <w:p w:rsidR="001B5B9D" w:rsidRDefault="00832763" w:rsidP="00977318">
      <w:pPr>
        <w:pStyle w:val="BodyText"/>
      </w:pPr>
      <w:r>
        <w:t xml:space="preserve">After completing the fields, the user must click </w:t>
      </w:r>
      <w:r w:rsidR="001B5B9D" w:rsidRPr="00832763">
        <w:rPr>
          <w:rStyle w:val="Bold"/>
        </w:rPr>
        <w:t>Request New Account</w:t>
      </w:r>
      <w:r>
        <w:t>.</w:t>
      </w:r>
    </w:p>
    <w:p w:rsidR="00832763" w:rsidRDefault="001B5B9D" w:rsidP="00977318">
      <w:pPr>
        <w:pStyle w:val="BodyText"/>
      </w:pPr>
      <w:r>
        <w:t>The CGMM attempts to send an email to the</w:t>
      </w:r>
      <w:r w:rsidR="00832763">
        <w:t xml:space="preserve"> host application administrator </w:t>
      </w:r>
      <w:r>
        <w:t xml:space="preserve">Email ID provided in the CGMM configuration file. The configuration file </w:t>
      </w:r>
      <w:r w:rsidR="00832763">
        <w:t xml:space="preserve">should also contain </w:t>
      </w:r>
      <w:r>
        <w:t>the JNDI Name for the mail service</w:t>
      </w:r>
      <w:r w:rsidR="00832763">
        <w:t>.</w:t>
      </w:r>
      <w:r w:rsidR="005E6C7C">
        <w:fldChar w:fldCharType="begin"/>
      </w:r>
      <w:r w:rsidR="00EA116B">
        <w:instrText xml:space="preserve"> XE "</w:instrText>
      </w:r>
      <w:r w:rsidR="00EA116B" w:rsidRPr="00565C06">
        <w:instrText>request new caGrid account</w:instrText>
      </w:r>
      <w:r w:rsidR="00EA116B">
        <w:instrText xml:space="preserve">" </w:instrText>
      </w:r>
      <w:r w:rsidR="005E6C7C">
        <w:fldChar w:fldCharType="end"/>
      </w:r>
    </w:p>
    <w:p w:rsidR="001B5B9D" w:rsidRDefault="00832763" w:rsidP="00977318">
      <w:pPr>
        <w:pStyle w:val="BodyText"/>
      </w:pPr>
      <w:r>
        <w:t xml:space="preserve">The email request created will contain the administrator’s name in the </w:t>
      </w:r>
      <w:r w:rsidRPr="00B9106A">
        <w:rPr>
          <w:b/>
        </w:rPr>
        <w:t>To</w:t>
      </w:r>
      <w:r>
        <w:t xml:space="preserve"> field, the requestor’s email address in the From field, and a subject line indicating that the message is a request for a new caGrid account</w:t>
      </w:r>
      <w:r w:rsidR="00DD3195">
        <w:t xml:space="preserve">. </w:t>
      </w:r>
      <w:r>
        <w:t xml:space="preserve">The body of the email contains the details provided by the user in the new account request form. </w:t>
      </w:r>
      <w:r w:rsidR="005E6C7C">
        <w:fldChar w:fldCharType="begin"/>
      </w:r>
      <w:r w:rsidR="00EA116B">
        <w:instrText xml:space="preserve"> XE "</w:instrText>
      </w:r>
      <w:r w:rsidR="00EA116B" w:rsidRPr="00565C06">
        <w:instrText>email caGrid account request</w:instrText>
      </w:r>
      <w:r w:rsidR="00EA116B">
        <w:instrText xml:space="preserve">" </w:instrText>
      </w:r>
      <w:r w:rsidR="005E6C7C">
        <w:fldChar w:fldCharType="end"/>
      </w:r>
    </w:p>
    <w:p w:rsidR="001B5B9D" w:rsidRDefault="00B8249C" w:rsidP="00977318">
      <w:pPr>
        <w:pStyle w:val="GraphicAnchorMainIndent"/>
        <w:rPr>
          <w:noProof/>
        </w:rPr>
      </w:pPr>
      <w:r>
        <w:rPr>
          <w:noProof/>
        </w:rPr>
        <w:lastRenderedPageBreak/>
        <w:drawing>
          <wp:inline distT="0" distB="0" distL="0" distR="0">
            <wp:extent cx="4190365" cy="3124835"/>
            <wp:effectExtent l="19050" t="19050" r="1968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4190365" cy="3124835"/>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23</w:t>
        </w:r>
      </w:fldSimple>
      <w:r>
        <w:t xml:space="preserve"> </w:t>
      </w:r>
      <w:r w:rsidRPr="007104AE">
        <w:t>New caGrid Request submitted via email</w:t>
      </w:r>
    </w:p>
    <w:p w:rsidR="001B5B9D" w:rsidRDefault="00832763" w:rsidP="00977318">
      <w:pPr>
        <w:pStyle w:val="BodyText"/>
      </w:pPr>
      <w:r>
        <w:t xml:space="preserve">If the email is submitted successfully, the </w:t>
      </w:r>
      <w:r w:rsidR="001B5B9D">
        <w:t xml:space="preserve">CGMM shows the details to the user. </w:t>
      </w:r>
    </w:p>
    <w:p w:rsidR="001B5B9D" w:rsidRDefault="00832763" w:rsidP="00977318">
      <w:pPr>
        <w:pStyle w:val="BodyText"/>
      </w:pPr>
      <w:r>
        <w:t xml:space="preserve">At this point, the user can use the </w:t>
      </w:r>
      <w:r w:rsidR="001B5B9D" w:rsidRPr="00832763">
        <w:rPr>
          <w:rStyle w:val="Bold"/>
        </w:rPr>
        <w:t>Click to go to &lt;&lt;HostApplicationName&gt;&gt; Login</w:t>
      </w:r>
      <w:r w:rsidRPr="00832763">
        <w:rPr>
          <w:rStyle w:val="Bold"/>
        </w:rPr>
        <w:t xml:space="preserve"> page</w:t>
      </w:r>
      <w:r w:rsidR="001B5B9D">
        <w:t xml:space="preserve"> </w:t>
      </w:r>
      <w:r>
        <w:t>to</w:t>
      </w:r>
      <w:r w:rsidR="001C0DF0">
        <w:t xml:space="preserve"> go to the host application</w:t>
      </w:r>
      <w:r w:rsidR="00EA116B">
        <w:t xml:space="preserve">. </w:t>
      </w:r>
      <w:r w:rsidR="001C0DF0">
        <w:t>T</w:t>
      </w:r>
      <w:r w:rsidR="001B5B9D">
        <w:t>he CGMM redirect</w:t>
      </w:r>
      <w:r w:rsidR="001C0DF0">
        <w:t>s</w:t>
      </w:r>
      <w:r w:rsidR="001B5B9D">
        <w:t xml:space="preserve"> the user to the host application login page.</w:t>
      </w:r>
      <w:r w:rsidR="005E6C7C">
        <w:fldChar w:fldCharType="begin"/>
      </w:r>
      <w:r w:rsidR="00EA116B">
        <w:instrText xml:space="preserve"> XE "</w:instrText>
      </w:r>
      <w:r w:rsidR="00EA116B" w:rsidRPr="00C16858">
        <w:instrText>host application:login after account request</w:instrText>
      </w:r>
      <w:r w:rsidR="00EA116B">
        <w:instrText xml:space="preserve">" </w:instrText>
      </w:r>
      <w:r w:rsidR="005E6C7C">
        <w:fldChar w:fldCharType="end"/>
      </w:r>
      <w:r w:rsidR="005E6C7C">
        <w:fldChar w:fldCharType="begin"/>
      </w:r>
      <w:r w:rsidR="00EA116B">
        <w:instrText xml:space="preserve"> XE "</w:instrText>
      </w:r>
      <w:r w:rsidR="00EA116B" w:rsidRPr="00AE5706">
        <w:instrText>user login:after caGrid account request</w:instrText>
      </w:r>
      <w:r w:rsidR="00EA116B">
        <w:instrText xml:space="preserve">" </w:instrText>
      </w:r>
      <w:r w:rsidR="005E6C7C">
        <w:fldChar w:fldCharType="end"/>
      </w:r>
    </w:p>
    <w:p w:rsidR="001B5B9D" w:rsidRDefault="00B82882" w:rsidP="00977318">
      <w:pPr>
        <w:pStyle w:val="BodyText"/>
        <w:rPr>
          <w:rFonts w:ascii="Calibri" w:hAnsi="Calibri"/>
          <w:b/>
          <w:bCs/>
          <w:szCs w:val="22"/>
        </w:rPr>
      </w:pPr>
      <w:r>
        <w:t xml:space="preserve">An example of the </w:t>
      </w:r>
      <w:r w:rsidR="001B5B9D">
        <w:t>email sent to the host application administrator is shown below</w:t>
      </w:r>
      <w:r w:rsidR="00977318">
        <w:t>.</w:t>
      </w:r>
    </w:p>
    <w:p w:rsidR="001B5B9D" w:rsidRDefault="00B8249C" w:rsidP="00977318">
      <w:pPr>
        <w:pStyle w:val="GraphicAnchorMainIndent"/>
        <w:rPr>
          <w:noProof/>
        </w:rPr>
      </w:pPr>
      <w:r>
        <w:rPr>
          <w:noProof/>
        </w:rPr>
        <w:drawing>
          <wp:inline distT="0" distB="0" distL="0" distR="0">
            <wp:extent cx="4250690" cy="2763520"/>
            <wp:effectExtent l="19050" t="19050" r="1651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srcRect/>
                    <a:stretch>
                      <a:fillRect/>
                    </a:stretch>
                  </pic:blipFill>
                  <pic:spPr bwMode="auto">
                    <a:xfrm>
                      <a:off x="0" y="0"/>
                      <a:ext cx="4250690" cy="276352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24</w:t>
        </w:r>
      </w:fldSimple>
      <w:r>
        <w:t xml:space="preserve"> </w:t>
      </w:r>
      <w:r w:rsidRPr="00EC6CFB">
        <w:t xml:space="preserve"> </w:t>
      </w:r>
      <w:r w:rsidR="004840F9">
        <w:t>E</w:t>
      </w:r>
      <w:r w:rsidRPr="00EC6CFB">
        <w:t>mail sent to the host application administrator</w:t>
      </w:r>
    </w:p>
    <w:p w:rsidR="000968A4" w:rsidRDefault="000968A4" w:rsidP="000968A4">
      <w:pPr>
        <w:pStyle w:val="Heading2"/>
        <w:keepLines/>
      </w:pPr>
      <w:bookmarkStart w:id="679" w:name="_Ref228874802"/>
      <w:bookmarkStart w:id="680" w:name="_Toc238738167"/>
      <w:bookmarkStart w:id="681" w:name="_Ref227549194"/>
      <w:bookmarkStart w:id="682" w:name="_Ref227549196"/>
      <w:r>
        <w:lastRenderedPageBreak/>
        <w:t>Standalone Mode</w:t>
      </w:r>
      <w:bookmarkEnd w:id="679"/>
      <w:bookmarkEnd w:id="680"/>
    </w:p>
    <w:p w:rsidR="000B5D92" w:rsidRDefault="000B5D92" w:rsidP="000B5D92">
      <w:pPr>
        <w:pStyle w:val="BodyText"/>
      </w:pPr>
      <w:r>
        <w:t xml:space="preserve">The Standalone mode is new feature provided for the CGMM Web application. </w:t>
      </w:r>
    </w:p>
    <w:p w:rsidR="000B5D92" w:rsidRDefault="000B5D92" w:rsidP="000B5D92">
      <w:pPr>
        <w:pStyle w:val="BodyText"/>
      </w:pPr>
      <w:r>
        <w:t>In Standalone Mode, the CGMM Web assumes there is no Host Web application that is co-hosted in the same container. In this mode, the CGMM Web does not forward or re-direct the user to any other application, after it is done with migration.</w:t>
      </w:r>
    </w:p>
    <w:p w:rsidR="000968A4" w:rsidRDefault="000B5D92" w:rsidP="002042B0">
      <w:pPr>
        <w:pStyle w:val="BodyText"/>
      </w:pPr>
      <w:r>
        <w:t>The details for configuring CGMM for standalone mode are indicated throughout the remaining sections of this document.</w:t>
      </w:r>
      <w:r w:rsidR="002042B0">
        <w:t xml:space="preserve"> </w:t>
      </w:r>
    </w:p>
    <w:p w:rsidR="000B5D92" w:rsidRPr="002042B0" w:rsidRDefault="000B5D92" w:rsidP="000B5D92">
      <w:pPr>
        <w:pStyle w:val="Heading2"/>
      </w:pPr>
      <w:bookmarkStart w:id="683" w:name="_Ref228874871"/>
      <w:bookmarkStart w:id="684" w:name="_Toc238738168"/>
      <w:r>
        <w:t>Configuring the CGMM Tool</w:t>
      </w:r>
      <w:bookmarkEnd w:id="683"/>
      <w:bookmarkEnd w:id="684"/>
    </w:p>
    <w:bookmarkEnd w:id="681"/>
    <w:bookmarkEnd w:id="682"/>
    <w:p w:rsidR="002C77AA" w:rsidRDefault="002C77AA" w:rsidP="002C77AA">
      <w:pPr>
        <w:pStyle w:val="BodyText"/>
      </w:pPr>
      <w:r>
        <w:t>CGMM Tool is designed to be customizable to allow host applications to implement the workflows however they decide to do so. The following are the customizations and configurations allowed for the CGMM tool</w:t>
      </w:r>
      <w:r w:rsidR="00444295">
        <w:t>:</w:t>
      </w:r>
      <w:r w:rsidR="005E6C7C">
        <w:fldChar w:fldCharType="begin"/>
      </w:r>
      <w:r w:rsidR="00A14535">
        <w:instrText xml:space="preserve"> XE "</w:instrText>
      </w:r>
      <w:r w:rsidR="00A14535" w:rsidRPr="009452B0">
        <w:instrText>customize CGMM Tool</w:instrText>
      </w:r>
      <w:r w:rsidR="00A14535">
        <w:instrText xml:space="preserve">" </w:instrText>
      </w:r>
      <w:r w:rsidR="005E6C7C">
        <w:fldChar w:fldCharType="end"/>
      </w:r>
      <w:r w:rsidR="005E6C7C">
        <w:fldChar w:fldCharType="begin"/>
      </w:r>
      <w:r w:rsidR="00A14535">
        <w:instrText xml:space="preserve"> XE "</w:instrText>
      </w:r>
      <w:r w:rsidR="00A14535" w:rsidRPr="000E524B">
        <w:instrText>CGMM Tool:customizing</w:instrText>
      </w:r>
      <w:r w:rsidR="00A14535">
        <w:instrText xml:space="preserve">" </w:instrText>
      </w:r>
      <w:r w:rsidR="005E6C7C">
        <w:fldChar w:fldCharType="end"/>
      </w:r>
    </w:p>
    <w:p w:rsidR="002C77AA" w:rsidRPr="00444295" w:rsidRDefault="002C77AA" w:rsidP="00444295">
      <w:pPr>
        <w:pStyle w:val="ListNumber"/>
        <w:numPr>
          <w:ilvl w:val="0"/>
          <w:numId w:val="22"/>
        </w:numPr>
        <w:rPr>
          <w:rStyle w:val="Bold"/>
        </w:rPr>
      </w:pPr>
      <w:r w:rsidRPr="00444295">
        <w:rPr>
          <w:rStyle w:val="Bold"/>
        </w:rPr>
        <w:t>Configurable Look and Feel</w:t>
      </w:r>
    </w:p>
    <w:p w:rsidR="002C77AA" w:rsidRDefault="002C77AA" w:rsidP="00444295">
      <w:pPr>
        <w:pStyle w:val="BodyTextIndent"/>
      </w:pPr>
      <w:r>
        <w:t xml:space="preserve">The new caGrid User creation feature can be enabled or disabled based on </w:t>
      </w:r>
      <w:r w:rsidR="00444295">
        <w:t xml:space="preserve">the needs of </w:t>
      </w:r>
      <w:r>
        <w:t xml:space="preserve">the host application. This is achieved by configuring the </w:t>
      </w:r>
      <w:r w:rsidRPr="00444295">
        <w:rPr>
          <w:rStyle w:val="Emphasis"/>
        </w:rPr>
        <w:t>cgmm-information</w:t>
      </w:r>
      <w:r>
        <w:t xml:space="preserve"> section of </w:t>
      </w:r>
      <w:r w:rsidR="00444295">
        <w:t xml:space="preserve">the </w:t>
      </w:r>
      <w:r w:rsidRPr="00444295">
        <w:rPr>
          <w:rStyle w:val="CodeChar0"/>
        </w:rPr>
        <w:t>cgmm-properties.xml</w:t>
      </w:r>
      <w:r>
        <w:t xml:space="preserve"> </w:t>
      </w:r>
      <w:r w:rsidR="00444295">
        <w:t xml:space="preserve">file </w:t>
      </w:r>
      <w:r>
        <w:t>with following:</w:t>
      </w:r>
    </w:p>
    <w:p w:rsidR="002C77AA" w:rsidRDefault="002C77AA" w:rsidP="00444295">
      <w:pPr>
        <w:pStyle w:val="ListNumber2"/>
        <w:numPr>
          <w:ilvl w:val="0"/>
          <w:numId w:val="23"/>
        </w:numPr>
      </w:pPr>
      <w:r>
        <w:t xml:space="preserve">Set the </w:t>
      </w:r>
      <w:r w:rsidRPr="00444295">
        <w:rPr>
          <w:rStyle w:val="CodeChar0"/>
        </w:rPr>
        <w:t>&lt;cgmm-new-grid-user-creation-disabled&gt;</w:t>
      </w:r>
      <w:r>
        <w:t xml:space="preserve"> element to </w:t>
      </w:r>
      <w:r w:rsidRPr="00444295">
        <w:rPr>
          <w:rStyle w:val="CodeChar0"/>
        </w:rPr>
        <w:t>true</w:t>
      </w:r>
    </w:p>
    <w:p w:rsidR="002C77AA" w:rsidRDefault="002C77AA" w:rsidP="00444295">
      <w:pPr>
        <w:pStyle w:val="ListNumber2"/>
      </w:pPr>
      <w:r>
        <w:t xml:space="preserve">Set the </w:t>
      </w:r>
      <w:r w:rsidRPr="00444295">
        <w:rPr>
          <w:rStyle w:val="CodeChar0"/>
        </w:rPr>
        <w:t>&lt;cgmm-new-grid-user-creation-host-redirect-uri&gt;</w:t>
      </w:r>
      <w:r w:rsidR="00444295">
        <w:t xml:space="preserve"> </w:t>
      </w:r>
      <w:r>
        <w:t xml:space="preserve">element </w:t>
      </w:r>
      <w:r w:rsidR="00444295">
        <w:t>to the</w:t>
      </w:r>
      <w:r>
        <w:t xml:space="preserve"> host application context relative URI.</w:t>
      </w:r>
    </w:p>
    <w:p w:rsidR="002C77AA" w:rsidRPr="00444295" w:rsidRDefault="002C77AA" w:rsidP="00444295">
      <w:pPr>
        <w:pStyle w:val="ListNumber"/>
        <w:rPr>
          <w:rStyle w:val="Bold"/>
        </w:rPr>
      </w:pPr>
      <w:r w:rsidRPr="00444295">
        <w:rPr>
          <w:rStyle w:val="Bold"/>
        </w:rPr>
        <w:t>CGMM Information</w:t>
      </w:r>
    </w:p>
    <w:p w:rsidR="002C77AA" w:rsidRDefault="002C77AA" w:rsidP="00444295">
      <w:pPr>
        <w:pStyle w:val="BodyTextIndent"/>
      </w:pPr>
      <w:r>
        <w:t>The CGMM information configuration allows the following</w:t>
      </w:r>
      <w:r w:rsidR="00444295">
        <w:t>:</w:t>
      </w:r>
    </w:p>
    <w:p w:rsidR="002C77AA" w:rsidRDefault="002C77AA" w:rsidP="00444295">
      <w:pPr>
        <w:pStyle w:val="ListNumber2"/>
        <w:numPr>
          <w:ilvl w:val="0"/>
          <w:numId w:val="24"/>
        </w:numPr>
      </w:pPr>
      <w:r>
        <w:t>Changing the CGMM tool’s context name.</w:t>
      </w:r>
    </w:p>
    <w:p w:rsidR="002C77AA" w:rsidRDefault="002C77AA" w:rsidP="00444295">
      <w:pPr>
        <w:pStyle w:val="ListNumber2"/>
        <w:numPr>
          <w:ilvl w:val="0"/>
          <w:numId w:val="24"/>
        </w:numPr>
      </w:pPr>
      <w:r>
        <w:t xml:space="preserve">Enable/disable </w:t>
      </w:r>
      <w:r w:rsidR="00444295">
        <w:t xml:space="preserve">the </w:t>
      </w:r>
      <w:r>
        <w:t>Auto Start SyncGTS Servlet</w:t>
      </w:r>
      <w:r w:rsidR="00F43936">
        <w:t>.</w:t>
      </w:r>
    </w:p>
    <w:p w:rsidR="002C77AA" w:rsidRDefault="002C77AA" w:rsidP="00444295">
      <w:pPr>
        <w:pStyle w:val="ListNumber2"/>
        <w:numPr>
          <w:ilvl w:val="0"/>
          <w:numId w:val="24"/>
        </w:numPr>
      </w:pPr>
      <w:r>
        <w:t xml:space="preserve">Change the name of the </w:t>
      </w:r>
      <w:r w:rsidRPr="00444295">
        <w:rPr>
          <w:rStyle w:val="CodeChar0"/>
        </w:rPr>
        <w:t>cgmm.login.config</w:t>
      </w:r>
      <w:r>
        <w:t xml:space="preserve"> file.</w:t>
      </w:r>
    </w:p>
    <w:p w:rsidR="002C77AA" w:rsidRDefault="00444295" w:rsidP="00B012B8">
      <w:pPr>
        <w:pStyle w:val="ListNumber2"/>
        <w:numPr>
          <w:ilvl w:val="0"/>
          <w:numId w:val="24"/>
        </w:numPr>
      </w:pPr>
      <w:r>
        <w:t>Enable/</w:t>
      </w:r>
      <w:r w:rsidR="002C77AA">
        <w:t>disable</w:t>
      </w:r>
      <w:r>
        <w:t xml:space="preserve"> the</w:t>
      </w:r>
      <w:r w:rsidR="002C77AA">
        <w:t xml:space="preserve"> new caGrid User feature</w:t>
      </w:r>
      <w:r w:rsidR="00F43936">
        <w:t>.</w:t>
      </w:r>
      <w:r w:rsidR="00B012B8">
        <w:t xml:space="preserve"> </w:t>
      </w:r>
      <w:r w:rsidR="002C77AA">
        <w:t xml:space="preserve">If </w:t>
      </w:r>
      <w:r w:rsidR="002C77AA" w:rsidRPr="00B012B8">
        <w:rPr>
          <w:rStyle w:val="Emphasis"/>
        </w:rPr>
        <w:t>disabled</w:t>
      </w:r>
      <w:r w:rsidR="002C77AA">
        <w:t xml:space="preserve">, </w:t>
      </w:r>
      <w:r w:rsidR="00C34D06">
        <w:t xml:space="preserve">provide </w:t>
      </w:r>
      <w:r w:rsidR="002C77AA">
        <w:t xml:space="preserve">the host application </w:t>
      </w:r>
      <w:r w:rsidR="00B012B8">
        <w:t xml:space="preserve">with </w:t>
      </w:r>
      <w:r w:rsidR="00C34D06">
        <w:t xml:space="preserve">the </w:t>
      </w:r>
      <w:r w:rsidR="002C77AA">
        <w:t>new caGrid user page URL.</w:t>
      </w:r>
    </w:p>
    <w:p w:rsidR="00344C62" w:rsidRPr="001D6940" w:rsidRDefault="00F43936" w:rsidP="00344C62">
      <w:pPr>
        <w:pStyle w:val="ListNumber2"/>
        <w:numPr>
          <w:ilvl w:val="0"/>
          <w:numId w:val="24"/>
        </w:numPr>
      </w:pPr>
      <w:r w:rsidRPr="001D6940">
        <w:t>Enable/d</w:t>
      </w:r>
      <w:r w:rsidR="00344C62" w:rsidRPr="001D6940">
        <w:t>isable Alternate Behavior of</w:t>
      </w:r>
      <w:r w:rsidR="003D6EF3" w:rsidRPr="001D6940">
        <w:t xml:space="preserve"> the</w:t>
      </w:r>
      <w:r w:rsidR="00344C62" w:rsidRPr="001D6940">
        <w:t xml:space="preserve"> CGMM Web application.</w:t>
      </w:r>
    </w:p>
    <w:p w:rsidR="00344C62" w:rsidRPr="001D6940" w:rsidRDefault="00F43936" w:rsidP="00344C62">
      <w:pPr>
        <w:pStyle w:val="ListNumber2"/>
        <w:numPr>
          <w:ilvl w:val="0"/>
          <w:numId w:val="24"/>
        </w:numPr>
      </w:pPr>
      <w:r w:rsidRPr="001D6940">
        <w:t>Enable/d</w:t>
      </w:r>
      <w:r w:rsidR="00344C62" w:rsidRPr="001D6940">
        <w:t xml:space="preserve">isable Standalone Mode of </w:t>
      </w:r>
      <w:r w:rsidR="003D6EF3" w:rsidRPr="001D6940">
        <w:t xml:space="preserve">the </w:t>
      </w:r>
      <w:r w:rsidR="00344C62" w:rsidRPr="001D6940">
        <w:t>CGMM Web application.</w:t>
      </w:r>
    </w:p>
    <w:p w:rsidR="002C77AA" w:rsidRPr="00444295" w:rsidRDefault="002C77AA" w:rsidP="00444295">
      <w:pPr>
        <w:pStyle w:val="ListNumber"/>
        <w:rPr>
          <w:rStyle w:val="Bold"/>
        </w:rPr>
      </w:pPr>
      <w:r w:rsidRPr="00444295">
        <w:rPr>
          <w:rStyle w:val="Bold"/>
        </w:rPr>
        <w:t>Configurable CaGrid Identity Providers for Authentication</w:t>
      </w:r>
    </w:p>
    <w:p w:rsidR="002C77AA" w:rsidRDefault="002C77AA" w:rsidP="00444295">
      <w:pPr>
        <w:pStyle w:val="BodyTextIndent"/>
      </w:pPr>
      <w:r>
        <w:t xml:space="preserve">The list of caGrid Identity providers is configurable via the </w:t>
      </w:r>
      <w:r w:rsidRPr="00444295">
        <w:rPr>
          <w:rStyle w:val="CodeChar0"/>
        </w:rPr>
        <w:t>cgmm-properties.xml</w:t>
      </w:r>
      <w:r w:rsidR="00444295" w:rsidRPr="00444295">
        <w:t xml:space="preserve"> file</w:t>
      </w:r>
      <w:r w:rsidR="00444295">
        <w:rPr>
          <w:rStyle w:val="CodeChar0"/>
        </w:rPr>
        <w:t>.</w:t>
      </w:r>
    </w:p>
    <w:p w:rsidR="002C77AA" w:rsidRPr="00444295" w:rsidRDefault="002C77AA" w:rsidP="00444295">
      <w:pPr>
        <w:pStyle w:val="ListNumber"/>
        <w:rPr>
          <w:rStyle w:val="Bold"/>
        </w:rPr>
      </w:pPr>
      <w:r w:rsidRPr="00444295">
        <w:rPr>
          <w:rStyle w:val="Bold"/>
        </w:rPr>
        <w:t>Host Information</w:t>
      </w:r>
    </w:p>
    <w:p w:rsidR="002C77AA" w:rsidRDefault="002C77AA" w:rsidP="00444295">
      <w:pPr>
        <w:pStyle w:val="BodyTextIndent"/>
      </w:pPr>
      <w:r>
        <w:t>The Host information customization allows the following</w:t>
      </w:r>
      <w:r w:rsidR="00444295">
        <w:t>:</w:t>
      </w:r>
    </w:p>
    <w:p w:rsidR="002C77AA" w:rsidRDefault="002C77AA" w:rsidP="00444295">
      <w:pPr>
        <w:pStyle w:val="ListNumber2"/>
        <w:numPr>
          <w:ilvl w:val="0"/>
          <w:numId w:val="25"/>
        </w:numPr>
      </w:pPr>
      <w:r>
        <w:t>Configurable Host application web context name.</w:t>
      </w:r>
    </w:p>
    <w:p w:rsidR="002C77AA" w:rsidRDefault="002C77AA" w:rsidP="00444295">
      <w:pPr>
        <w:pStyle w:val="ListNumber2"/>
      </w:pPr>
      <w:r>
        <w:t>Configurable name of the Host application.</w:t>
      </w:r>
    </w:p>
    <w:p w:rsidR="002C77AA" w:rsidRDefault="003D6EF3" w:rsidP="00444295">
      <w:pPr>
        <w:pStyle w:val="ListNumber2"/>
      </w:pPr>
      <w:r>
        <w:t>Configurable host application</w:t>
      </w:r>
      <w:r w:rsidR="002C77AA">
        <w:t xml:space="preserve"> Home page URL</w:t>
      </w:r>
      <w:r w:rsidR="00444295">
        <w:t>.</w:t>
      </w:r>
    </w:p>
    <w:p w:rsidR="002C77AA" w:rsidRDefault="003D6EF3" w:rsidP="00444295">
      <w:pPr>
        <w:pStyle w:val="ListNumber2"/>
      </w:pPr>
      <w:r>
        <w:t>Configurable host application</w:t>
      </w:r>
      <w:r w:rsidR="002C77AA">
        <w:t xml:space="preserve"> User Home Page URL</w:t>
      </w:r>
      <w:r w:rsidR="00444295">
        <w:t>.</w:t>
      </w:r>
    </w:p>
    <w:p w:rsidR="00344C62" w:rsidRPr="001D6940" w:rsidRDefault="003D6EF3" w:rsidP="00344C62">
      <w:pPr>
        <w:pStyle w:val="ListNumber2"/>
      </w:pPr>
      <w:r w:rsidRPr="001D6940">
        <w:lastRenderedPageBreak/>
        <w:t>Configurable host application</w:t>
      </w:r>
      <w:r w:rsidR="00344C62" w:rsidRPr="001D6940">
        <w:t xml:space="preserve"> User Login Page URL (for alternate behavior only).</w:t>
      </w:r>
    </w:p>
    <w:p w:rsidR="00344C62" w:rsidRPr="001D6940" w:rsidRDefault="003D6EF3" w:rsidP="00344C62">
      <w:pPr>
        <w:pStyle w:val="ListNumber2"/>
      </w:pPr>
      <w:r w:rsidRPr="001D6940">
        <w:t>Configurable host application</w:t>
      </w:r>
      <w:r w:rsidR="00344C62" w:rsidRPr="001D6940">
        <w:t xml:space="preserve"> new CSM user page URL.</w:t>
      </w:r>
    </w:p>
    <w:p w:rsidR="00344C62" w:rsidRPr="001D6940" w:rsidRDefault="00344C62" w:rsidP="00344C62">
      <w:pPr>
        <w:pStyle w:val="ListNumber2"/>
      </w:pPr>
      <w:r w:rsidRPr="001D6940">
        <w:t>Configurable host application Mail Service JNDI Name (for alternate behavior only).</w:t>
      </w:r>
    </w:p>
    <w:p w:rsidR="00344C62" w:rsidRPr="001D6940" w:rsidRDefault="003D6EF3" w:rsidP="00344C62">
      <w:pPr>
        <w:pStyle w:val="ListNumber2"/>
      </w:pPr>
      <w:r w:rsidRPr="001D6940">
        <w:t>Configurable host application</w:t>
      </w:r>
      <w:r w:rsidR="00344C62" w:rsidRPr="001D6940">
        <w:t xml:space="preserve"> Mail ‘To’ Email ID (for alternate behavior only).</w:t>
      </w:r>
    </w:p>
    <w:p w:rsidR="00344C62" w:rsidRPr="001D6940" w:rsidRDefault="00344C62" w:rsidP="00344C62">
      <w:pPr>
        <w:pStyle w:val="ListNumber2"/>
      </w:pPr>
      <w:r w:rsidRPr="001D6940">
        <w:t>Configurable host application Mail ‘From’ Email ID (for alternate behavior only).</w:t>
      </w:r>
    </w:p>
    <w:p w:rsidR="00344C62" w:rsidRPr="001D6940" w:rsidRDefault="00344C62" w:rsidP="00344C62">
      <w:pPr>
        <w:pStyle w:val="ListNumber2"/>
      </w:pPr>
      <w:r w:rsidRPr="001D6940">
        <w:t xml:space="preserve">Configurable host application Mail </w:t>
      </w:r>
      <w:r w:rsidR="003D6EF3" w:rsidRPr="001D6940">
        <w:t>‘</w:t>
      </w:r>
      <w:r w:rsidRPr="001D6940">
        <w:t>Subject</w:t>
      </w:r>
      <w:r w:rsidR="003D6EF3" w:rsidRPr="001D6940">
        <w:t>’</w:t>
      </w:r>
      <w:r w:rsidRPr="001D6940">
        <w:t xml:space="preserve"> text (for alternate behavior only).</w:t>
      </w:r>
    </w:p>
    <w:p w:rsidR="00344C62" w:rsidRPr="001D6940" w:rsidRDefault="00344C62" w:rsidP="00344C62">
      <w:pPr>
        <w:pStyle w:val="ListNumber2"/>
      </w:pPr>
      <w:r w:rsidRPr="001D6940">
        <w:t>Configurable host application Logo URL (for alternate behavior only).</w:t>
      </w:r>
    </w:p>
    <w:p w:rsidR="00344C62" w:rsidRPr="001D6940" w:rsidRDefault="00344C62" w:rsidP="00344C62">
      <w:pPr>
        <w:pStyle w:val="ListNumber2"/>
      </w:pPr>
      <w:r w:rsidRPr="001D6940">
        <w:t>Configurable host application Logo Alt Text (for alternate behavior only).</w:t>
      </w:r>
    </w:p>
    <w:p w:rsidR="002C77AA" w:rsidRPr="00444295" w:rsidRDefault="002C77AA" w:rsidP="00444295">
      <w:pPr>
        <w:pStyle w:val="ListNumber"/>
        <w:rPr>
          <w:rStyle w:val="Bold"/>
        </w:rPr>
      </w:pPr>
      <w:r w:rsidRPr="00444295">
        <w:rPr>
          <w:rStyle w:val="Bold"/>
        </w:rPr>
        <w:t>Authenticat</w:t>
      </w:r>
      <w:r w:rsidR="00444295" w:rsidRPr="00444295">
        <w:rPr>
          <w:rStyle w:val="Bold"/>
        </w:rPr>
        <w:t>ion Service/</w:t>
      </w:r>
      <w:r w:rsidR="00444295">
        <w:rPr>
          <w:rStyle w:val="Bold"/>
        </w:rPr>
        <w:t>Dorian I</w:t>
      </w:r>
      <w:r w:rsidRPr="00444295">
        <w:rPr>
          <w:rStyle w:val="Bold"/>
        </w:rPr>
        <w:t>nformation</w:t>
      </w:r>
    </w:p>
    <w:p w:rsidR="002C77AA" w:rsidRDefault="002C77AA" w:rsidP="00444295">
      <w:pPr>
        <w:pStyle w:val="BodyTextIndent"/>
      </w:pPr>
      <w:r>
        <w:t>The Authentication Service list allows specifying one or more Authentication Services to use for authentication purpose</w:t>
      </w:r>
      <w:r w:rsidR="00082ED6">
        <w:t>s</w:t>
      </w:r>
      <w:r>
        <w:t>. The Dorian information, for each Authentication Service, can be used to create accounts, etc.</w:t>
      </w:r>
    </w:p>
    <w:p w:rsidR="002C77AA" w:rsidRPr="00444295" w:rsidRDefault="002C77AA" w:rsidP="00444295">
      <w:pPr>
        <w:pStyle w:val="ListNumber"/>
        <w:rPr>
          <w:rStyle w:val="Bold"/>
        </w:rPr>
      </w:pPr>
      <w:r w:rsidRPr="00444295">
        <w:rPr>
          <w:rStyle w:val="Bold"/>
        </w:rPr>
        <w:t>SyncG</w:t>
      </w:r>
      <w:r w:rsidR="00444295" w:rsidRPr="00444295">
        <w:rPr>
          <w:rStyle w:val="Bold"/>
        </w:rPr>
        <w:t>TS C</w:t>
      </w:r>
      <w:r w:rsidRPr="00444295">
        <w:rPr>
          <w:rStyle w:val="Bold"/>
        </w:rPr>
        <w:t>onfiguration</w:t>
      </w:r>
    </w:p>
    <w:p w:rsidR="002C77AA" w:rsidRDefault="002C77AA" w:rsidP="00444295">
      <w:pPr>
        <w:pStyle w:val="BodyTextIndent"/>
      </w:pPr>
      <w:r>
        <w:t xml:space="preserve">The </w:t>
      </w:r>
      <w:r w:rsidRPr="00444295">
        <w:rPr>
          <w:rStyle w:val="CodeChar0"/>
        </w:rPr>
        <w:t>sync-description.xml</w:t>
      </w:r>
      <w:r>
        <w:t xml:space="preserve"> configuration file allows specifying the GTS Service URI, Trusted Authority filters, </w:t>
      </w:r>
      <w:smartTag w:uri="urn:schemas-microsoft-com:office:smarttags" w:element="place">
        <w:smartTag w:uri="urn:schemas-microsoft-com:office:smarttags" w:element="City">
          <w:r>
            <w:t>Excluded</w:t>
          </w:r>
        </w:smartTag>
        <w:r>
          <w:t xml:space="preserve"> </w:t>
        </w:r>
        <w:smartTag w:uri="urn:schemas-microsoft-com:office:smarttags" w:element="State">
          <w:r>
            <w:t>CA</w:t>
          </w:r>
        </w:smartTag>
      </w:smartTag>
      <w:r>
        <w:t>’s</w:t>
      </w:r>
      <w:r w:rsidR="00444295">
        <w:t>,</w:t>
      </w:r>
      <w:r>
        <w:t xml:space="preserve"> etc.</w:t>
      </w:r>
      <w:r w:rsidR="005E6C7C">
        <w:fldChar w:fldCharType="begin"/>
      </w:r>
      <w:r w:rsidR="00A14535">
        <w:instrText xml:space="preserve"> XE "</w:instrText>
      </w:r>
      <w:r w:rsidR="00A14535" w:rsidRPr="009452B0">
        <w:instrText>SyncGTS</w:instrText>
      </w:r>
      <w:r w:rsidR="00A14535">
        <w:instrText xml:space="preserve">" </w:instrText>
      </w:r>
      <w:r w:rsidR="005E6C7C">
        <w:fldChar w:fldCharType="end"/>
      </w:r>
    </w:p>
    <w:p w:rsidR="004840F9" w:rsidRPr="002C77AA" w:rsidRDefault="004840F9" w:rsidP="00444295">
      <w:pPr>
        <w:pStyle w:val="BodyTextIndent"/>
      </w:pPr>
    </w:p>
    <w:p w:rsidR="0017361B" w:rsidRDefault="0017361B" w:rsidP="0017361B">
      <w:pPr>
        <w:pStyle w:val="BodyText"/>
      </w:pPr>
    </w:p>
    <w:p w:rsidR="002C77AA" w:rsidRDefault="002C77AA" w:rsidP="0017361B">
      <w:pPr>
        <w:pStyle w:val="BodyText"/>
        <w:sectPr w:rsidR="002C77AA" w:rsidSect="000B12EE">
          <w:pgSz w:w="12240" w:h="15840" w:code="1"/>
          <w:pgMar w:top="1440" w:right="1440" w:bottom="1440" w:left="1440" w:header="720" w:footer="720" w:gutter="432"/>
          <w:cols w:space="720"/>
          <w:titlePg/>
          <w:docGrid w:linePitch="360"/>
        </w:sectPr>
      </w:pPr>
    </w:p>
    <w:p w:rsidR="000739A4" w:rsidRPr="00706CFE" w:rsidRDefault="000739A4" w:rsidP="000739A4">
      <w:pPr>
        <w:pStyle w:val="Heading1"/>
      </w:pPr>
      <w:bookmarkStart w:id="685" w:name="_Ref227548750"/>
      <w:bookmarkStart w:id="686" w:name="_Toc238738169"/>
      <w:bookmarkStart w:id="687" w:name="_Toc225576193"/>
      <w:bookmarkStart w:id="688" w:name="_Toc227462461"/>
      <w:bookmarkStart w:id="689" w:name="_Ref214266941"/>
      <w:bookmarkStart w:id="690" w:name="_Ref214266943"/>
      <w:r w:rsidRPr="00706CFE">
        <w:lastRenderedPageBreak/>
        <w:t>Integrating CGMM with Container Managed Security</w:t>
      </w:r>
      <w:bookmarkEnd w:id="685"/>
      <w:bookmarkEnd w:id="686"/>
    </w:p>
    <w:bookmarkEnd w:id="687"/>
    <w:bookmarkEnd w:id="688"/>
    <w:p w:rsidR="009E7662" w:rsidRDefault="00557224" w:rsidP="000739A4">
      <w:pPr>
        <w:pStyle w:val="BodyText"/>
      </w:pPr>
      <w:r>
        <w:t>The</w:t>
      </w:r>
      <w:r w:rsidR="00344C62">
        <w:t xml:space="preserve"> </w:t>
      </w:r>
      <w:r w:rsidR="009E7662">
        <w:t xml:space="preserve">ability to </w:t>
      </w:r>
      <w:r w:rsidR="00417DAD">
        <w:t>integrate</w:t>
      </w:r>
      <w:r w:rsidR="009E7662">
        <w:t xml:space="preserve"> CGMM is now </w:t>
      </w:r>
      <w:r w:rsidR="00344C62">
        <w:t>available for applications tha</w:t>
      </w:r>
      <w:r w:rsidR="009E7662">
        <w:t>t utilize Form-based security using</w:t>
      </w:r>
      <w:r w:rsidR="00344C62">
        <w:t xml:space="preserve"> JBoss/Tomcat and </w:t>
      </w:r>
      <w:r w:rsidR="009E7662">
        <w:t xml:space="preserve">that </w:t>
      </w:r>
      <w:r w:rsidR="00344C62">
        <w:t>woul</w:t>
      </w:r>
      <w:r w:rsidR="009E7662">
        <w:t xml:space="preserve">d like to integrate CGMM API into </w:t>
      </w:r>
      <w:r w:rsidR="00344C62">
        <w:t xml:space="preserve">their existing authentication workflow. </w:t>
      </w:r>
    </w:p>
    <w:p w:rsidR="00344C62" w:rsidRDefault="009E7662" w:rsidP="000739A4">
      <w:pPr>
        <w:pStyle w:val="BodyText"/>
      </w:pPr>
      <w:r w:rsidRPr="004B4028">
        <w:t xml:space="preserve">This </w:t>
      </w:r>
      <w:r>
        <w:t>chapter</w:t>
      </w:r>
      <w:r w:rsidRPr="004B4028">
        <w:t xml:space="preserve"> provides details regarding</w:t>
      </w:r>
      <w:r>
        <w:t xml:space="preserve"> the</w:t>
      </w:r>
      <w:r w:rsidRPr="004B4028">
        <w:t xml:space="preserve"> integration of CGMM API with applications</w:t>
      </w:r>
      <w:r>
        <w:t xml:space="preserve"> that use existing container-</w:t>
      </w:r>
      <w:r w:rsidRPr="004B4028">
        <w:t xml:space="preserve">managed </w:t>
      </w:r>
      <w:r>
        <w:t xml:space="preserve">form-based </w:t>
      </w:r>
      <w:r w:rsidRPr="004B4028">
        <w:t>security.</w:t>
      </w:r>
    </w:p>
    <w:p w:rsidR="00344C62" w:rsidRDefault="009314C0" w:rsidP="000739A4">
      <w:pPr>
        <w:pStyle w:val="Heading2"/>
      </w:pPr>
      <w:bookmarkStart w:id="691" w:name="_Toc238738170"/>
      <w:r>
        <w:t>Overview</w:t>
      </w:r>
      <w:bookmarkEnd w:id="691"/>
    </w:p>
    <w:p w:rsidR="00557224" w:rsidRDefault="00344C62" w:rsidP="006305D1">
      <w:pPr>
        <w:pStyle w:val="BodyText"/>
      </w:pPr>
      <w:r w:rsidRPr="007D5317">
        <w:t>For web application</w:t>
      </w:r>
      <w:r w:rsidR="00D75BA1">
        <w:t>s that utilize container-</w:t>
      </w:r>
      <w:r w:rsidRPr="007D5317">
        <w:t xml:space="preserve">managed security </w:t>
      </w:r>
      <w:r w:rsidR="00D75BA1">
        <w:t>with f</w:t>
      </w:r>
      <w:r w:rsidRPr="007D5317">
        <w:t xml:space="preserve">orm-based authentication, </w:t>
      </w:r>
      <w:r>
        <w:t xml:space="preserve">the </w:t>
      </w:r>
      <w:r w:rsidRPr="007D5317">
        <w:t xml:space="preserve">integration of CGMM API to authenticate caGrid credentials requires modification to </w:t>
      </w:r>
      <w:r w:rsidR="00D75BA1">
        <w:t xml:space="preserve">the </w:t>
      </w:r>
      <w:r w:rsidRPr="007D5317">
        <w:t>existing JBoss</w:t>
      </w:r>
      <w:r>
        <w:t>/Tomcat</w:t>
      </w:r>
      <w:r w:rsidR="00D75BA1">
        <w:t xml:space="preserve"> installation</w:t>
      </w:r>
      <w:r w:rsidRPr="007D5317">
        <w:t>. caGrid Authentication</w:t>
      </w:r>
      <w:r w:rsidR="00D75BA1">
        <w:t xml:space="preserve"> requires three pieces of</w:t>
      </w:r>
      <w:r w:rsidRPr="007D5317">
        <w:t xml:space="preserve"> user input</w:t>
      </w:r>
      <w:r w:rsidR="00D75BA1">
        <w:t>:</w:t>
      </w:r>
      <w:r w:rsidR="006305D1">
        <w:t xml:space="preserve"> </w:t>
      </w:r>
      <w:r w:rsidRPr="007D5317">
        <w:t>Login Name</w:t>
      </w:r>
      <w:r w:rsidR="006305D1">
        <w:t xml:space="preserve">, </w:t>
      </w:r>
      <w:r w:rsidRPr="007D5317">
        <w:t>Password</w:t>
      </w:r>
      <w:r w:rsidR="006305D1">
        <w:t xml:space="preserve">, and </w:t>
      </w:r>
      <w:r w:rsidRPr="007D5317">
        <w:t>caGrid Authent</w:t>
      </w:r>
      <w:r w:rsidR="006305D1">
        <w:t>i</w:t>
      </w:r>
      <w:r w:rsidRPr="007D5317">
        <w:t xml:space="preserve">cation Source. </w:t>
      </w:r>
    </w:p>
    <w:p w:rsidR="00344C62" w:rsidRPr="007D5317" w:rsidRDefault="00344C62" w:rsidP="00557224">
      <w:pPr>
        <w:pStyle w:val="BodyText"/>
      </w:pPr>
      <w:r>
        <w:t>The default Form Authenticator available (from Tomcat) allows</w:t>
      </w:r>
      <w:r w:rsidR="00557224">
        <w:t xml:space="preserve"> only</w:t>
      </w:r>
      <w:r>
        <w:t xml:space="preserve"> two input parameters</w:t>
      </w:r>
      <w:r w:rsidR="00B012B8">
        <w:t xml:space="preserve"> whereas the</w:t>
      </w:r>
      <w:r>
        <w:t xml:space="preserve"> caGrid Authenticator requires three parameters. </w:t>
      </w:r>
      <w:r w:rsidR="00D75BA1">
        <w:t>To accommodate this discrepancy</w:t>
      </w:r>
      <w:r w:rsidR="00B9106A">
        <w:t>, the</w:t>
      </w:r>
      <w:r w:rsidR="00557224">
        <w:t xml:space="preserve"> CGMM API now contains </w:t>
      </w:r>
      <w:r>
        <w:t xml:space="preserve">a Custom Form Authenticator. </w:t>
      </w:r>
    </w:p>
    <w:p w:rsidR="00344C62" w:rsidRPr="007D5317" w:rsidRDefault="00344C62" w:rsidP="00344C62">
      <w:pPr>
        <w:pStyle w:val="BodyText"/>
      </w:pPr>
      <w:r w:rsidRPr="007D5317">
        <w:t xml:space="preserve">The JBoss application server recognizes only </w:t>
      </w:r>
      <w:r w:rsidR="00557224">
        <w:t>five</w:t>
      </w:r>
      <w:r w:rsidRPr="007D5317">
        <w:t xml:space="preserve"> types of Authenticators</w:t>
      </w:r>
      <w:r w:rsidR="00557224">
        <w:t>, one of which is the</w:t>
      </w:r>
      <w:r w:rsidRPr="007D5317">
        <w:t xml:space="preserve"> </w:t>
      </w:r>
      <w:r w:rsidR="00557224">
        <w:t>FormAuthenticator</w:t>
      </w:r>
      <w:r w:rsidRPr="007D5317">
        <w:t>. However there is no configurable alternative to specify a custom form authenticator.</w:t>
      </w:r>
      <w:r>
        <w:t xml:space="preserve"> </w:t>
      </w:r>
    </w:p>
    <w:p w:rsidR="00344C62" w:rsidRPr="007D5317" w:rsidRDefault="00344C62" w:rsidP="00344C62">
      <w:pPr>
        <w:pStyle w:val="BodyText"/>
      </w:pPr>
      <w:r w:rsidRPr="007D5317">
        <w:t xml:space="preserve">The summarized steps </w:t>
      </w:r>
      <w:r w:rsidR="00557224">
        <w:t>for completing CGMM integration of the</w:t>
      </w:r>
      <w:r w:rsidRPr="007D5317">
        <w:t xml:space="preserve"> JBoss application server with custom Form-bas</w:t>
      </w:r>
      <w:r w:rsidR="00557224">
        <w:t>ed container managed security are as follows:</w:t>
      </w:r>
      <w:r w:rsidRPr="007D5317">
        <w:t xml:space="preserve"> </w:t>
      </w:r>
    </w:p>
    <w:p w:rsidR="00344C62" w:rsidRPr="007D5317" w:rsidRDefault="00344C62" w:rsidP="006305D1">
      <w:pPr>
        <w:pStyle w:val="ListBullet"/>
        <w:tabs>
          <w:tab w:val="clear" w:pos="1440"/>
          <w:tab w:val="num" w:pos="1080"/>
        </w:tabs>
        <w:ind w:left="1080"/>
      </w:pPr>
      <w:r w:rsidRPr="007D5317">
        <w:t>The existing Web Application must utilize the custom Form Authenticator (</w:t>
      </w:r>
      <w:r w:rsidRPr="00557224">
        <w:rPr>
          <w:rStyle w:val="Emphasis"/>
        </w:rPr>
        <w:t>CaGridFormAuthenticator</w:t>
      </w:r>
      <w:r w:rsidRPr="007D5317">
        <w:t>) instead of the current Form</w:t>
      </w:r>
      <w:r w:rsidR="00557224">
        <w:t xml:space="preserve"> </w:t>
      </w:r>
      <w:r w:rsidRPr="007D5317">
        <w:t xml:space="preserve">Authenticator. </w:t>
      </w:r>
      <w:r w:rsidR="00D75BA1">
        <w:t>Meaning</w:t>
      </w:r>
      <w:r w:rsidR="00557224">
        <w:t xml:space="preserve"> the security domain specified in the </w:t>
      </w:r>
      <w:r w:rsidR="00557224" w:rsidRPr="00557224">
        <w:rPr>
          <w:rStyle w:val="CodeChar0"/>
        </w:rPr>
        <w:t>web.xml</w:t>
      </w:r>
      <w:r w:rsidR="00557224">
        <w:t xml:space="preserve"> file must use the custom authentication method </w:t>
      </w:r>
      <w:r w:rsidRPr="00557224">
        <w:rPr>
          <w:rStyle w:val="Bold"/>
        </w:rPr>
        <w:t>CAGRIDFORM</w:t>
      </w:r>
      <w:r w:rsidRPr="007D5317">
        <w:t xml:space="preserve"> instead of the default </w:t>
      </w:r>
      <w:r w:rsidRPr="00557224">
        <w:rPr>
          <w:rStyle w:val="Bold"/>
        </w:rPr>
        <w:t>FORM</w:t>
      </w:r>
      <w:r w:rsidRPr="007D5317">
        <w:t xml:space="preserve"> auth</w:t>
      </w:r>
      <w:r w:rsidR="00557224">
        <w:t>entication</w:t>
      </w:r>
      <w:r w:rsidRPr="007D5317">
        <w:t xml:space="preserve"> method</w:t>
      </w:r>
      <w:r w:rsidR="00DD3195" w:rsidRPr="007D5317">
        <w:t>.</w:t>
      </w:r>
      <w:r w:rsidR="00DD3195">
        <w:t xml:space="preserve"> </w:t>
      </w:r>
      <w:r w:rsidR="009314C0">
        <w:t xml:space="preserve">See </w:t>
      </w:r>
      <w:fldSimple w:instr=" REF _Ref227984948 \h  \* MERGEFORMAT ">
        <w:r w:rsidR="00C66417" w:rsidRPr="00C66417">
          <w:rPr>
            <w:i/>
            <w:color w:val="0000FF"/>
          </w:rPr>
          <w:t>Configure Container Managed Security (Alternate Behavior)</w:t>
        </w:r>
      </w:fldSimple>
      <w:r w:rsidR="009314C0" w:rsidRPr="001D6940">
        <w:t xml:space="preserve"> on page </w:t>
      </w:r>
      <w:r w:rsidR="005E6C7C" w:rsidRPr="001D6940">
        <w:fldChar w:fldCharType="begin"/>
      </w:r>
      <w:r w:rsidR="009314C0" w:rsidRPr="001D6940">
        <w:instrText xml:space="preserve"> PAGEREF _Ref227984951 \h </w:instrText>
      </w:r>
      <w:r w:rsidR="005E6C7C" w:rsidRPr="001D6940">
        <w:fldChar w:fldCharType="separate"/>
      </w:r>
      <w:r w:rsidR="00C66417">
        <w:rPr>
          <w:noProof/>
        </w:rPr>
        <w:t>44</w:t>
      </w:r>
      <w:r w:rsidR="005E6C7C" w:rsidRPr="001D6940">
        <w:fldChar w:fldCharType="end"/>
      </w:r>
      <w:r w:rsidR="009314C0" w:rsidRPr="001D6940">
        <w:t xml:space="preserve"> for sp</w:t>
      </w:r>
      <w:r w:rsidR="009314C0">
        <w:t xml:space="preserve">ecifics on configuring the </w:t>
      </w:r>
      <w:r w:rsidR="009314C0" w:rsidRPr="009314C0">
        <w:rPr>
          <w:rStyle w:val="CodeChar0"/>
        </w:rPr>
        <w:t>web.xml</w:t>
      </w:r>
      <w:r w:rsidR="009314C0">
        <w:t xml:space="preserve"> file.</w:t>
      </w:r>
    </w:p>
    <w:p w:rsidR="00344C62" w:rsidRDefault="00344C62" w:rsidP="006305D1">
      <w:pPr>
        <w:pStyle w:val="ListBullet"/>
        <w:tabs>
          <w:tab w:val="clear" w:pos="1440"/>
          <w:tab w:val="num" w:pos="1080"/>
        </w:tabs>
        <w:ind w:left="1080"/>
      </w:pPr>
      <w:r w:rsidRPr="007D5317">
        <w:t xml:space="preserve">The </w:t>
      </w:r>
      <w:r w:rsidRPr="00557224">
        <w:rPr>
          <w:rStyle w:val="CodeChar0"/>
        </w:rPr>
        <w:t>catalina.jar</w:t>
      </w:r>
      <w:r w:rsidRPr="007D5317">
        <w:t xml:space="preserve"> </w:t>
      </w:r>
      <w:r w:rsidR="00D75BA1">
        <w:t xml:space="preserve">file </w:t>
      </w:r>
      <w:r w:rsidR="00557224">
        <w:t>located in the</w:t>
      </w:r>
      <w:r w:rsidR="006305D1">
        <w:t xml:space="preserve"> folder</w:t>
      </w:r>
      <w:r w:rsidR="00557224">
        <w:t xml:space="preserve"> </w:t>
      </w:r>
      <w:r w:rsidRPr="006305D1">
        <w:rPr>
          <w:rStyle w:val="CodeChar0"/>
        </w:rPr>
        <w:t>JBOSS_HOME/server/default/deploy/jbossweb-tomcat55.sar</w:t>
      </w:r>
      <w:r w:rsidRPr="007D5317">
        <w:t xml:space="preserve"> should be modified </w:t>
      </w:r>
      <w:r w:rsidR="006343A8">
        <w:t>as follows:</w:t>
      </w:r>
    </w:p>
    <w:p w:rsidR="006343A8" w:rsidRPr="004840F9" w:rsidRDefault="006343A8" w:rsidP="006305D1">
      <w:pPr>
        <w:pStyle w:val="ListBullet2"/>
        <w:tabs>
          <w:tab w:val="clear" w:pos="1800"/>
          <w:tab w:val="num" w:pos="1440"/>
        </w:tabs>
        <w:ind w:left="1440"/>
      </w:pPr>
      <w:r w:rsidRPr="004840F9">
        <w:t>In</w:t>
      </w:r>
      <w:r w:rsidR="006305D1">
        <w:t xml:space="preserve"> the </w:t>
      </w:r>
      <w:r w:rsidRPr="006305D1">
        <w:rPr>
          <w:rStyle w:val="CodeChar0"/>
        </w:rPr>
        <w:t>org/apache/catalina/startup/Authenticator.properties</w:t>
      </w:r>
      <w:r w:rsidR="00D75BA1" w:rsidRPr="00D75BA1">
        <w:t xml:space="preserve"> file</w:t>
      </w:r>
      <w:r w:rsidR="006305D1" w:rsidRPr="006305D1">
        <w:t xml:space="preserve">, </w:t>
      </w:r>
      <w:r w:rsidRPr="004840F9">
        <w:t>add</w:t>
      </w:r>
      <w:r w:rsidR="006305D1">
        <w:t xml:space="preserve"> the </w:t>
      </w:r>
      <w:r w:rsidR="00D75BA1">
        <w:t xml:space="preserve">following </w:t>
      </w:r>
      <w:r w:rsidRPr="004840F9">
        <w:t>property</w:t>
      </w:r>
      <w:r w:rsidR="006305D1">
        <w:t>:</w:t>
      </w:r>
      <w:r w:rsidRPr="004840F9">
        <w:t xml:space="preserve"> </w:t>
      </w:r>
      <w:r w:rsidR="006305D1" w:rsidRPr="006305D1">
        <w:rPr>
          <w:rStyle w:val="ClassfilesampleChar"/>
        </w:rPr>
        <w:t>CAGRIDFORM=</w:t>
      </w:r>
      <w:r w:rsidRPr="006305D1">
        <w:rPr>
          <w:rStyle w:val="ClassfilesampleChar"/>
        </w:rPr>
        <w:t>gov.nih.nci.security.cgmm.authenticators.CaGridFormAuthenticator</w:t>
      </w:r>
      <w:r w:rsidRPr="004840F9">
        <w:t>.</w:t>
      </w:r>
    </w:p>
    <w:p w:rsidR="006343A8" w:rsidRPr="00D75BA1" w:rsidRDefault="006343A8" w:rsidP="006305D1">
      <w:pPr>
        <w:pStyle w:val="ListBullet2"/>
        <w:tabs>
          <w:tab w:val="clear" w:pos="1800"/>
          <w:tab w:val="num" w:pos="1440"/>
        </w:tabs>
        <w:ind w:left="1440"/>
        <w:rPr>
          <w:rStyle w:val="ClassfilesampleChar"/>
          <w:rFonts w:ascii="Arial" w:hAnsi="Arial" w:cs="Times New Roman"/>
        </w:rPr>
      </w:pPr>
      <w:r w:rsidRPr="004840F9">
        <w:t xml:space="preserve">In </w:t>
      </w:r>
      <w:r w:rsidR="006305D1">
        <w:t xml:space="preserve">the </w:t>
      </w:r>
      <w:r w:rsidRPr="006305D1">
        <w:rPr>
          <w:rStyle w:val="CodeChar0"/>
        </w:rPr>
        <w:t>org/apache/catalina/authenticators/mbeans-descriptors.xml</w:t>
      </w:r>
      <w:r w:rsidR="00D75BA1">
        <w:t xml:space="preserve"> file,</w:t>
      </w:r>
      <w:r w:rsidRPr="004840F9">
        <w:t xml:space="preserve"> </w:t>
      </w:r>
      <w:r w:rsidR="006305D1">
        <w:t xml:space="preserve">add </w:t>
      </w:r>
      <w:r w:rsidR="006305D1" w:rsidRPr="006305D1">
        <w:rPr>
          <w:b/>
        </w:rPr>
        <w:t xml:space="preserve">mbean </w:t>
      </w:r>
      <w:r w:rsidRPr="006305D1">
        <w:rPr>
          <w:b/>
        </w:rPr>
        <w:t xml:space="preserve">CaGridFormAuthenticator </w:t>
      </w:r>
      <w:r w:rsidRPr="004840F9">
        <w:t xml:space="preserve">with type </w:t>
      </w:r>
      <w:r w:rsidRPr="006305D1">
        <w:rPr>
          <w:rStyle w:val="ClassfilesampleChar"/>
        </w:rPr>
        <w:t>gov.nih.nci.security.cgmm.authenticators.CaGridFormAuthenticator</w:t>
      </w:r>
      <w:r w:rsidR="006305D1">
        <w:rPr>
          <w:rStyle w:val="ClassfilesampleChar"/>
        </w:rPr>
        <w:t>.</w:t>
      </w:r>
    </w:p>
    <w:p w:rsidR="00344C62" w:rsidRDefault="00344C62" w:rsidP="006343A8">
      <w:pPr>
        <w:pStyle w:val="Heading2"/>
      </w:pPr>
      <w:bookmarkStart w:id="692" w:name="_Toc225648243"/>
      <w:bookmarkStart w:id="693" w:name="_Toc227462463"/>
      <w:bookmarkStart w:id="694" w:name="_Toc238738171"/>
      <w:r w:rsidRPr="00B012B8">
        <w:lastRenderedPageBreak/>
        <w:t>Integration Steps</w:t>
      </w:r>
      <w:bookmarkEnd w:id="692"/>
      <w:bookmarkEnd w:id="693"/>
      <w:bookmarkEnd w:id="694"/>
    </w:p>
    <w:p w:rsidR="00B012B8" w:rsidRDefault="00B012B8" w:rsidP="00B012B8">
      <w:pPr>
        <w:pStyle w:val="BodyText"/>
      </w:pPr>
      <w:r>
        <w:t>More information regarding integrating CGMM with an existing application that uses form-based container-managed security is available in the Appendices of this document.</w:t>
      </w:r>
    </w:p>
    <w:p w:rsidR="00B012B8" w:rsidRDefault="005E6C7C" w:rsidP="00B012B8">
      <w:pPr>
        <w:pStyle w:val="BodyText"/>
      </w:pPr>
      <w:fldSimple w:instr=" REF _Ref227984677 \r \h  \* MERGEFORMAT ">
        <w:r w:rsidR="00C66417" w:rsidRPr="00C66417">
          <w:rPr>
            <w:i/>
            <w:color w:val="0000FF"/>
          </w:rPr>
          <w:t>Appendix E</w:t>
        </w:r>
      </w:fldSimple>
      <w:r w:rsidR="00B012B8">
        <w:t xml:space="preserve"> on page </w:t>
      </w:r>
      <w:r>
        <w:fldChar w:fldCharType="begin"/>
      </w:r>
      <w:r w:rsidR="00B012B8">
        <w:instrText xml:space="preserve"> PAGEREF _Ref227984681 \h </w:instrText>
      </w:r>
      <w:r>
        <w:fldChar w:fldCharType="separate"/>
      </w:r>
      <w:r w:rsidR="00C66417">
        <w:rPr>
          <w:noProof/>
        </w:rPr>
        <w:t>63</w:t>
      </w:r>
      <w:r>
        <w:fldChar w:fldCharType="end"/>
      </w:r>
      <w:r w:rsidR="00B012B8">
        <w:t xml:space="preserve"> details the steps for a reference implementation of a </w:t>
      </w:r>
      <w:r w:rsidR="00B012B8" w:rsidRPr="001D6940">
        <w:rPr>
          <w:rStyle w:val="Bold"/>
        </w:rPr>
        <w:t>formsecurity.war</w:t>
      </w:r>
      <w:r w:rsidR="00B012B8">
        <w:t xml:space="preserve"> application.</w:t>
      </w:r>
    </w:p>
    <w:p w:rsidR="00B012B8" w:rsidRPr="004840F9" w:rsidRDefault="005E6C7C" w:rsidP="00B012B8">
      <w:pPr>
        <w:pStyle w:val="BodyText"/>
      </w:pPr>
      <w:fldSimple w:instr=" REF _Ref227984764 \r \h  \* MERGEFORMAT ">
        <w:r w:rsidR="00C66417" w:rsidRPr="00C66417">
          <w:rPr>
            <w:i/>
            <w:color w:val="0000FF"/>
          </w:rPr>
          <w:t>Appendix F</w:t>
        </w:r>
      </w:fldSimple>
      <w:r w:rsidR="00B012B8">
        <w:t xml:space="preserve"> on page </w:t>
      </w:r>
      <w:r>
        <w:fldChar w:fldCharType="begin"/>
      </w:r>
      <w:r w:rsidR="00B012B8">
        <w:instrText xml:space="preserve"> PAGEREF _Ref227984767 \h </w:instrText>
      </w:r>
      <w:r>
        <w:fldChar w:fldCharType="separate"/>
      </w:r>
      <w:r w:rsidR="00C66417">
        <w:rPr>
          <w:noProof/>
        </w:rPr>
        <w:t>66</w:t>
      </w:r>
      <w:r>
        <w:fldChar w:fldCharType="end"/>
      </w:r>
      <w:r w:rsidR="00B012B8">
        <w:t xml:space="preserve"> provides specific steps for caArray-CGMM container-managed security integration.</w:t>
      </w:r>
    </w:p>
    <w:p w:rsidR="00344C62" w:rsidRDefault="00344C62" w:rsidP="00344C62">
      <w:pPr>
        <w:pStyle w:val="BodyText"/>
      </w:pPr>
    </w:p>
    <w:p w:rsidR="00344C62" w:rsidRDefault="00344C62" w:rsidP="00344C62">
      <w:pPr>
        <w:pStyle w:val="BodyText"/>
        <w:sectPr w:rsidR="00344C62" w:rsidSect="000B12EE">
          <w:pgSz w:w="12240" w:h="15840" w:code="1"/>
          <w:pgMar w:top="1440" w:right="1440" w:bottom="1440" w:left="1440" w:header="720" w:footer="720" w:gutter="432"/>
          <w:cols w:space="720"/>
          <w:titlePg/>
          <w:docGrid w:linePitch="360"/>
        </w:sectPr>
      </w:pPr>
    </w:p>
    <w:p w:rsidR="002C77AA" w:rsidRDefault="002C77AA" w:rsidP="002C77AA">
      <w:pPr>
        <w:pStyle w:val="Heading1"/>
      </w:pPr>
      <w:bookmarkStart w:id="695" w:name="_Ref227548711"/>
      <w:bookmarkStart w:id="696" w:name="_Ref227548719"/>
      <w:bookmarkStart w:id="697" w:name="_Toc238738172"/>
      <w:r>
        <w:lastRenderedPageBreak/>
        <w:t>CGMM Installation and Deployment</w:t>
      </w:r>
      <w:bookmarkEnd w:id="689"/>
      <w:bookmarkEnd w:id="690"/>
      <w:bookmarkEnd w:id="695"/>
      <w:bookmarkEnd w:id="696"/>
      <w:bookmarkEnd w:id="697"/>
    </w:p>
    <w:p w:rsidR="004840F9" w:rsidRDefault="002C77AA" w:rsidP="002C77AA">
      <w:pPr>
        <w:pStyle w:val="BodyText"/>
      </w:pPr>
      <w:r w:rsidRPr="002C77AA">
        <w:t xml:space="preserve">This </w:t>
      </w:r>
      <w:r>
        <w:t>chapter</w:t>
      </w:r>
      <w:r w:rsidRPr="002C77AA">
        <w:t xml:space="preserve"> provide</w:t>
      </w:r>
      <w:r w:rsidR="001A01D1">
        <w:t>s</w:t>
      </w:r>
      <w:r w:rsidRPr="002C77AA">
        <w:t xml:space="preserve"> details regarding the contents of the CGMM release. </w:t>
      </w:r>
    </w:p>
    <w:p w:rsidR="001A01D1" w:rsidRDefault="001A01D1" w:rsidP="002C77AA">
      <w:pPr>
        <w:pStyle w:val="BodyText"/>
      </w:pPr>
      <w:r>
        <w:t>Topics in this chapter include:</w:t>
      </w:r>
    </w:p>
    <w:p w:rsidR="001A01D1" w:rsidRDefault="005E6C7C" w:rsidP="001A01D1">
      <w:pPr>
        <w:pStyle w:val="ListBullet"/>
      </w:pPr>
      <w:fldSimple w:instr=" REF _Ref214263190 \h  \* MERGEFORMAT ">
        <w:r w:rsidR="00C66417" w:rsidRPr="00C66417">
          <w:rPr>
            <w:i/>
            <w:color w:val="0000FF"/>
          </w:rPr>
          <w:t>Release Contents</w:t>
        </w:r>
      </w:fldSimple>
      <w:r w:rsidR="001A01D1">
        <w:t xml:space="preserve"> on page</w:t>
      </w:r>
      <w:r w:rsidR="000E3511">
        <w:t xml:space="preserve"> </w:t>
      </w:r>
      <w:r>
        <w:fldChar w:fldCharType="begin"/>
      </w:r>
      <w:r w:rsidR="000E3511">
        <w:instrText xml:space="preserve"> PAGEREF _Ref214263592 \h </w:instrText>
      </w:r>
      <w:r>
        <w:fldChar w:fldCharType="separate"/>
      </w:r>
      <w:r w:rsidR="00C66417">
        <w:rPr>
          <w:noProof/>
        </w:rPr>
        <w:t>42</w:t>
      </w:r>
      <w:r>
        <w:fldChar w:fldCharType="end"/>
      </w:r>
      <w:r w:rsidR="001A01D1">
        <w:t>.</w:t>
      </w:r>
    </w:p>
    <w:p w:rsidR="001A01D1" w:rsidRDefault="005E6C7C" w:rsidP="001A01D1">
      <w:pPr>
        <w:pStyle w:val="ListBullet"/>
      </w:pPr>
      <w:fldSimple w:instr=" REF _Ref214263193 \h  \* MERGEFORMAT ">
        <w:r w:rsidR="00C66417" w:rsidRPr="00C66417">
          <w:rPr>
            <w:i/>
            <w:color w:val="0000FF"/>
          </w:rPr>
          <w:t>Installation Pre-Requisites</w:t>
        </w:r>
      </w:fldSimple>
      <w:r w:rsidR="001A01D1">
        <w:t xml:space="preserve"> on page </w:t>
      </w:r>
      <w:r>
        <w:fldChar w:fldCharType="begin"/>
      </w:r>
      <w:r w:rsidR="001A01D1">
        <w:instrText xml:space="preserve"> PAGEREF _Ref214263197 \h </w:instrText>
      </w:r>
      <w:r>
        <w:fldChar w:fldCharType="separate"/>
      </w:r>
      <w:r w:rsidR="00C66417">
        <w:rPr>
          <w:noProof/>
        </w:rPr>
        <w:t>43</w:t>
      </w:r>
      <w:r>
        <w:fldChar w:fldCharType="end"/>
      </w:r>
      <w:r w:rsidR="001A01D1">
        <w:t>.</w:t>
      </w:r>
    </w:p>
    <w:p w:rsidR="001A01D1" w:rsidRDefault="005E6C7C" w:rsidP="001A01D1">
      <w:pPr>
        <w:pStyle w:val="ListBullet"/>
      </w:pPr>
      <w:fldSimple w:instr=" REF _Ref214263201 \h  \* MERGEFORMAT ">
        <w:r w:rsidR="00C66417" w:rsidRPr="00C66417">
          <w:rPr>
            <w:i/>
            <w:color w:val="0000FF"/>
          </w:rPr>
          <w:t>Deployment Checklist</w:t>
        </w:r>
      </w:fldSimple>
      <w:r w:rsidR="001A01D1">
        <w:t xml:space="preserve"> on page </w:t>
      </w:r>
      <w:r>
        <w:fldChar w:fldCharType="begin"/>
      </w:r>
      <w:r w:rsidR="001A01D1">
        <w:instrText xml:space="preserve"> PAGEREF _Ref214263204 \h </w:instrText>
      </w:r>
      <w:r>
        <w:fldChar w:fldCharType="separate"/>
      </w:r>
      <w:r w:rsidR="00C66417">
        <w:rPr>
          <w:noProof/>
        </w:rPr>
        <w:t>46</w:t>
      </w:r>
      <w:r>
        <w:fldChar w:fldCharType="end"/>
      </w:r>
      <w:r w:rsidR="001A01D1">
        <w:t>.</w:t>
      </w:r>
    </w:p>
    <w:p w:rsidR="001A01D1" w:rsidRDefault="005E6C7C" w:rsidP="001A01D1">
      <w:pPr>
        <w:pStyle w:val="ListBullet"/>
      </w:pPr>
      <w:fldSimple w:instr=" REF _Ref214263208 \h  \* MERGEFORMAT ">
        <w:r w:rsidR="00C66417" w:rsidRPr="00C66417">
          <w:rPr>
            <w:i/>
            <w:color w:val="0000FF"/>
          </w:rPr>
          <w:t>Deployment Steps</w:t>
        </w:r>
      </w:fldSimple>
      <w:r w:rsidR="000E3511">
        <w:t xml:space="preserve"> on page </w:t>
      </w:r>
      <w:r>
        <w:fldChar w:fldCharType="begin"/>
      </w:r>
      <w:r w:rsidR="001A01D1">
        <w:instrText xml:space="preserve"> PAGEREF _Ref214263210 \h </w:instrText>
      </w:r>
      <w:r>
        <w:fldChar w:fldCharType="separate"/>
      </w:r>
      <w:r w:rsidR="00C66417">
        <w:rPr>
          <w:noProof/>
        </w:rPr>
        <w:t>47</w:t>
      </w:r>
      <w:r>
        <w:fldChar w:fldCharType="end"/>
      </w:r>
      <w:r w:rsidR="000E3511">
        <w:t>.</w:t>
      </w:r>
    </w:p>
    <w:p w:rsidR="002C77AA" w:rsidRDefault="005E6C7C" w:rsidP="002C77AA">
      <w:pPr>
        <w:pStyle w:val="BodyText"/>
      </w:pPr>
      <w:r>
        <w:fldChar w:fldCharType="begin"/>
      </w:r>
      <w:r w:rsidR="000E3511">
        <w:instrText xml:space="preserve"> REF _Ref214263350 \h </w:instrText>
      </w:r>
      <w:r>
        <w:fldChar w:fldCharType="separate"/>
      </w:r>
      <w:r w:rsidR="00C66417">
        <w:t xml:space="preserve">Figure </w:t>
      </w:r>
      <w:r w:rsidR="00C66417">
        <w:rPr>
          <w:noProof/>
        </w:rPr>
        <w:t>6</w:t>
      </w:r>
      <w:r w:rsidR="00C66417">
        <w:noBreakHyphen/>
      </w:r>
      <w:r w:rsidR="00C66417">
        <w:rPr>
          <w:noProof/>
        </w:rPr>
        <w:t>1</w:t>
      </w:r>
      <w:r>
        <w:fldChar w:fldCharType="end"/>
      </w:r>
      <w:r w:rsidR="000E3511">
        <w:t xml:space="preserve"> shows a diagram of a CGMM deployment and is provided as a reference for the information provided throughout the rest of this chapter.</w:t>
      </w:r>
      <w:r>
        <w:fldChar w:fldCharType="begin"/>
      </w:r>
      <w:r w:rsidR="00A14535">
        <w:instrText xml:space="preserve"> XE "</w:instrText>
      </w:r>
      <w:r w:rsidR="00A14535" w:rsidRPr="00E00BC6">
        <w:instrText>CGMM:installation</w:instrText>
      </w:r>
      <w:r w:rsidR="00A14535">
        <w:instrText xml:space="preserve">" </w:instrText>
      </w:r>
      <w:r>
        <w:fldChar w:fldCharType="end"/>
      </w:r>
      <w:r>
        <w:fldChar w:fldCharType="begin"/>
      </w:r>
      <w:r w:rsidR="00A14535">
        <w:instrText xml:space="preserve"> XE "</w:instrText>
      </w:r>
      <w:r w:rsidR="00A14535" w:rsidRPr="00FE29EC">
        <w:instrText>CGMM:deployment</w:instrText>
      </w:r>
      <w:r w:rsidR="00A14535">
        <w:instrText xml:space="preserve">" </w:instrText>
      </w:r>
      <w:r>
        <w:fldChar w:fldCharType="end"/>
      </w:r>
      <w:r>
        <w:fldChar w:fldCharType="begin"/>
      </w:r>
      <w:r w:rsidR="00A14535">
        <w:instrText xml:space="preserve"> XE "</w:instrText>
      </w:r>
      <w:r w:rsidR="00A14535" w:rsidRPr="009452B0">
        <w:instrText>installing CGMM</w:instrText>
      </w:r>
      <w:r w:rsidR="00A14535">
        <w:instrText xml:space="preserve">" </w:instrText>
      </w:r>
      <w:r>
        <w:fldChar w:fldCharType="end"/>
      </w:r>
      <w:r>
        <w:fldChar w:fldCharType="begin"/>
      </w:r>
      <w:r w:rsidR="00A14535">
        <w:instrText xml:space="preserve"> XE "</w:instrText>
      </w:r>
      <w:r w:rsidR="00A14535" w:rsidRPr="009452B0">
        <w:instrText>deploying CGMM</w:instrText>
      </w:r>
      <w:r w:rsidR="00A14535">
        <w:instrText xml:space="preserve">" </w:instrText>
      </w:r>
      <w:r>
        <w:fldChar w:fldCharType="end"/>
      </w:r>
    </w:p>
    <w:p w:rsidR="0017361B" w:rsidRDefault="00B8249C" w:rsidP="002C77AA">
      <w:pPr>
        <w:pStyle w:val="GraphicAnchorMainIndent"/>
        <w:rPr>
          <w:noProof/>
        </w:rPr>
      </w:pPr>
      <w:r>
        <w:rPr>
          <w:noProof/>
        </w:rPr>
        <w:drawing>
          <wp:inline distT="0" distB="0" distL="0" distR="0">
            <wp:extent cx="5275580" cy="4079875"/>
            <wp:effectExtent l="0" t="0" r="1270" b="0"/>
            <wp:docPr id="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srcRect/>
                    <a:stretch>
                      <a:fillRect/>
                    </a:stretch>
                  </pic:blipFill>
                  <pic:spPr bwMode="auto">
                    <a:xfrm>
                      <a:off x="0" y="0"/>
                      <a:ext cx="5275580" cy="4079875"/>
                    </a:xfrm>
                    <a:prstGeom prst="rect">
                      <a:avLst/>
                    </a:prstGeom>
                    <a:noFill/>
                    <a:ln w="9525">
                      <a:noFill/>
                      <a:miter lim="800000"/>
                      <a:headEnd/>
                      <a:tailEnd/>
                    </a:ln>
                  </pic:spPr>
                </pic:pic>
              </a:graphicData>
            </a:graphic>
          </wp:inline>
        </w:drawing>
      </w:r>
    </w:p>
    <w:p w:rsidR="002C77AA" w:rsidRDefault="002C77AA" w:rsidP="002C77AA">
      <w:pPr>
        <w:pStyle w:val="Caption"/>
      </w:pPr>
      <w:bookmarkStart w:id="698" w:name="_Ref214263350"/>
      <w:r>
        <w:t xml:space="preserve">Figure </w:t>
      </w:r>
      <w:fldSimple w:instr=" STYLEREF 1 \s ">
        <w:r w:rsidR="00C66417">
          <w:rPr>
            <w:noProof/>
          </w:rPr>
          <w:t>6</w:t>
        </w:r>
      </w:fldSimple>
      <w:r w:rsidR="005F14C9">
        <w:noBreakHyphen/>
      </w:r>
      <w:fldSimple w:instr=" SEQ Figure \* ARABIC \s 1 ">
        <w:r w:rsidR="00C66417">
          <w:rPr>
            <w:noProof/>
          </w:rPr>
          <w:t>1</w:t>
        </w:r>
      </w:fldSimple>
      <w:bookmarkEnd w:id="698"/>
      <w:r>
        <w:t xml:space="preserve"> CGMM Deployment Diagram</w:t>
      </w:r>
    </w:p>
    <w:p w:rsidR="000E3511" w:rsidRPr="000E3511" w:rsidRDefault="000E3511" w:rsidP="000E3511">
      <w:pPr>
        <w:pStyle w:val="NoteMainbody"/>
      </w:pPr>
      <w:r w:rsidRPr="000E3511">
        <w:rPr>
          <w:rStyle w:val="Bold"/>
        </w:rPr>
        <w:t>NOTE:</w:t>
      </w:r>
      <w:r>
        <w:t xml:space="preserve"> </w:t>
      </w:r>
      <w:r w:rsidRPr="002C77AA">
        <w:t>In order for the CGMM Tool to function properly</w:t>
      </w:r>
      <w:r>
        <w:t>,</w:t>
      </w:r>
      <w:r w:rsidRPr="002C77AA">
        <w:t xml:space="preserve"> the environment setup </w:t>
      </w:r>
      <w:r>
        <w:t>detailed</w:t>
      </w:r>
      <w:r w:rsidRPr="002C77AA">
        <w:t xml:space="preserve"> in the </w:t>
      </w:r>
      <w:fldSimple w:instr=" REF _Ref214263498 \h  \* MERGEFORMAT ">
        <w:r w:rsidR="00C66417" w:rsidRPr="00C66417">
          <w:rPr>
            <w:i/>
            <w:color w:val="0000FF"/>
          </w:rPr>
          <w:t>Installation Pre-Requisites</w:t>
        </w:r>
      </w:fldSimple>
      <w:r>
        <w:t xml:space="preserve"> section of this chapter</w:t>
      </w:r>
      <w:r w:rsidRPr="002C77AA">
        <w:t xml:space="preserve"> has to be made available.</w:t>
      </w:r>
    </w:p>
    <w:p w:rsidR="002C77AA" w:rsidRDefault="002C77AA" w:rsidP="002C77AA">
      <w:pPr>
        <w:pStyle w:val="Heading2"/>
      </w:pPr>
      <w:bookmarkStart w:id="699" w:name="_Ref214263190"/>
      <w:bookmarkStart w:id="700" w:name="_Ref214263592"/>
      <w:bookmarkStart w:id="701" w:name="_Toc238738173"/>
      <w:r>
        <w:lastRenderedPageBreak/>
        <w:t>Release Contents</w:t>
      </w:r>
      <w:bookmarkEnd w:id="699"/>
      <w:bookmarkEnd w:id="700"/>
      <w:bookmarkEnd w:id="701"/>
    </w:p>
    <w:p w:rsidR="002C77AA" w:rsidRDefault="002C77AA" w:rsidP="002C77AA">
      <w:pPr>
        <w:pStyle w:val="BodyText"/>
      </w:pPr>
      <w:r>
        <w:t xml:space="preserve">The CGMM is released </w:t>
      </w:r>
      <w:r w:rsidR="000E3511">
        <w:t xml:space="preserve">both </w:t>
      </w:r>
      <w:r>
        <w:t>as a CGMM API Jar file and as a compressed web application in the form of a WAR (Web Archive) File. Along with the JAR and WAR files, the release includes sample configuration files</w:t>
      </w:r>
      <w:r w:rsidR="000E3511">
        <w:t xml:space="preserve">, designed to </w:t>
      </w:r>
      <w:r>
        <w:t>help developers configure the CGMM with their application(s). The CGMM Filter jar file is also made available</w:t>
      </w:r>
      <w:r w:rsidR="000E3511">
        <w:t>.</w:t>
      </w:r>
      <w:r w:rsidR="005E6C7C">
        <w:fldChar w:fldCharType="begin"/>
      </w:r>
      <w:r w:rsidR="00A14535">
        <w:instrText xml:space="preserve"> XE "</w:instrText>
      </w:r>
      <w:r w:rsidR="00A14535" w:rsidRPr="00BB3CB2">
        <w:instrText>CGMM:release contents</w:instrText>
      </w:r>
      <w:r w:rsidR="00A14535">
        <w:instrText xml:space="preserve">" </w:instrText>
      </w:r>
      <w:r w:rsidR="005E6C7C">
        <w:fldChar w:fldCharType="end"/>
      </w:r>
      <w:r w:rsidR="005E6C7C">
        <w:fldChar w:fldCharType="begin"/>
      </w:r>
      <w:r w:rsidR="00A14535">
        <w:instrText xml:space="preserve"> XE "</w:instrText>
      </w:r>
      <w:r w:rsidR="00A14535" w:rsidRPr="009452B0">
        <w:instrText>release contents</w:instrText>
      </w:r>
      <w:r w:rsidR="00A14535">
        <w:instrText xml:space="preserve">" </w:instrText>
      </w:r>
      <w:r w:rsidR="005E6C7C">
        <w:fldChar w:fldCharType="end"/>
      </w:r>
    </w:p>
    <w:p w:rsidR="002C77AA" w:rsidRDefault="002C77AA" w:rsidP="002C77AA">
      <w:pPr>
        <w:pStyle w:val="BodyText"/>
      </w:pPr>
      <w:r>
        <w:t>The CGMM Release contents can be found in the</w:t>
      </w:r>
      <w:r w:rsidR="000E3511">
        <w:t xml:space="preserve"> </w:t>
      </w:r>
      <w:r w:rsidRPr="000E3511">
        <w:rPr>
          <w:rStyle w:val="CodeChar0"/>
        </w:rPr>
        <w:t>CGMM.zip</w:t>
      </w:r>
      <w:r>
        <w:t xml:space="preserve"> file found on the NCICB </w:t>
      </w:r>
      <w:r w:rsidR="000863F7">
        <w:t>GForge</w:t>
      </w:r>
      <w:r>
        <w:t xml:space="preserve"> website in the Security project</w:t>
      </w:r>
      <w:r w:rsidR="000E3511">
        <w:t xml:space="preserve">s File Tab: </w:t>
      </w:r>
      <w:hyperlink r:id="rId62" w:history="1">
        <w:r w:rsidRPr="000E3511">
          <w:rPr>
            <w:rStyle w:val="Hyperlink"/>
          </w:rPr>
          <w:t xml:space="preserve">https://gforge.nci.nih.gov/frs/?group_id=12 </w:t>
        </w:r>
      </w:hyperlink>
      <w:r>
        <w:t xml:space="preserve">. </w:t>
      </w:r>
    </w:p>
    <w:p w:rsidR="002C77AA" w:rsidRDefault="002C77AA" w:rsidP="002C77AA">
      <w:pPr>
        <w:pStyle w:val="BodyText"/>
      </w:pPr>
      <w:r>
        <w:t>The CGMM Release contents include the files</w:t>
      </w:r>
      <w:r w:rsidR="000E3511">
        <w:t xml:space="preserve"> listed and described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8"/>
        <w:gridCol w:w="4626"/>
      </w:tblGrid>
      <w:tr w:rsidR="002C77AA" w:rsidRPr="002C77AA" w:rsidTr="00630970">
        <w:tc>
          <w:tcPr>
            <w:tcW w:w="3798" w:type="dxa"/>
            <w:shd w:val="clear" w:color="auto" w:fill="D9D9D9"/>
          </w:tcPr>
          <w:p w:rsidR="002C77AA" w:rsidRPr="002C77AA" w:rsidRDefault="002C77AA" w:rsidP="002C77AA">
            <w:pPr>
              <w:pStyle w:val="TableHeaderCenter"/>
            </w:pPr>
            <w:r w:rsidRPr="002C77AA">
              <w:t>File</w:t>
            </w:r>
          </w:p>
        </w:tc>
        <w:tc>
          <w:tcPr>
            <w:tcW w:w="4626" w:type="dxa"/>
            <w:shd w:val="clear" w:color="auto" w:fill="D9D9D9"/>
          </w:tcPr>
          <w:p w:rsidR="002C77AA" w:rsidRPr="002C77AA" w:rsidRDefault="002C77AA" w:rsidP="002C77AA">
            <w:pPr>
              <w:pStyle w:val="TableHeaderCenter"/>
            </w:pPr>
            <w:r w:rsidRPr="002C77AA">
              <w:t>Description</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 xml:space="preserve">cgmmweb.war </w:t>
            </w:r>
          </w:p>
        </w:tc>
        <w:tc>
          <w:tcPr>
            <w:tcW w:w="4626" w:type="dxa"/>
          </w:tcPr>
          <w:p w:rsidR="002C77AA" w:rsidRPr="002C77AA" w:rsidRDefault="002C77AA" w:rsidP="000E3511">
            <w:pPr>
              <w:pStyle w:val="TableText"/>
            </w:pPr>
            <w:r w:rsidRPr="002C77AA">
              <w:t xml:space="preserve">The CGMM Tool WAR file. </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Cgmmapi.jar</w:t>
            </w:r>
          </w:p>
        </w:tc>
        <w:tc>
          <w:tcPr>
            <w:tcW w:w="4626" w:type="dxa"/>
          </w:tcPr>
          <w:p w:rsidR="002C77AA" w:rsidRPr="002C77AA" w:rsidRDefault="002C77AA" w:rsidP="000E3511">
            <w:pPr>
              <w:pStyle w:val="TableText"/>
            </w:pPr>
            <w:r w:rsidRPr="002C77AA">
              <w:t>The CGMM API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Cgmmfilter.jar</w:t>
            </w:r>
          </w:p>
        </w:tc>
        <w:tc>
          <w:tcPr>
            <w:tcW w:w="4626" w:type="dxa"/>
          </w:tcPr>
          <w:p w:rsidR="002C77AA" w:rsidRPr="002C77AA" w:rsidRDefault="002C77AA" w:rsidP="000E3511">
            <w:pPr>
              <w:pStyle w:val="TableText"/>
            </w:pPr>
            <w:r w:rsidRPr="002C77AA">
              <w:t>The CGMM Filter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Cgmm-properties.xml</w:t>
            </w:r>
          </w:p>
        </w:tc>
        <w:tc>
          <w:tcPr>
            <w:tcW w:w="4626" w:type="dxa"/>
          </w:tcPr>
          <w:p w:rsidR="002C77AA" w:rsidRPr="002C77AA" w:rsidRDefault="002C77AA" w:rsidP="000E3511">
            <w:pPr>
              <w:pStyle w:val="TableText"/>
            </w:pPr>
            <w:r w:rsidRPr="002C77AA">
              <w:t>The CGMM properties configuration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ApplicationSecurityConfig.xml</w:t>
            </w:r>
          </w:p>
        </w:tc>
        <w:tc>
          <w:tcPr>
            <w:tcW w:w="4626" w:type="dxa"/>
          </w:tcPr>
          <w:p w:rsidR="002C77AA" w:rsidRPr="002C77AA" w:rsidRDefault="002C77AA" w:rsidP="000E3511">
            <w:pPr>
              <w:pStyle w:val="TableText"/>
            </w:pPr>
            <w:r w:rsidRPr="002C77AA">
              <w:t xml:space="preserve">The CSM Security Configuration file for various applications. </w:t>
            </w:r>
            <w:r w:rsidR="000863F7" w:rsidRPr="002C77AA">
              <w:t xml:space="preserve">For CGMM </w:t>
            </w:r>
            <w:r w:rsidR="000863F7">
              <w:t xml:space="preserve">this file names and points </w:t>
            </w:r>
            <w:r w:rsidR="00E303E1">
              <w:t xml:space="preserve">to </w:t>
            </w:r>
            <w:r w:rsidR="000863F7">
              <w:t>the H</w:t>
            </w:r>
            <w:r w:rsidR="000863F7" w:rsidRPr="002C77AA">
              <w:t xml:space="preserve">ibernate configuration file that </w:t>
            </w:r>
            <w:r w:rsidR="004840F9">
              <w:t>will be used by the CGMMManager</w:t>
            </w:r>
            <w:r w:rsidR="000863F7" w:rsidRPr="002C77AA">
              <w:t xml:space="preserve"> of CGMM for obta</w:t>
            </w:r>
            <w:r w:rsidR="00E303E1">
              <w:t>ining CSM AuthenticationManager</w:t>
            </w:r>
            <w:r w:rsidR="000863F7" w:rsidRPr="002C77AA">
              <w:t>/AuthorizationManager.</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Cgmmweb.hibernate.cfg.xml</w:t>
            </w:r>
          </w:p>
        </w:tc>
        <w:tc>
          <w:tcPr>
            <w:tcW w:w="4626" w:type="dxa"/>
          </w:tcPr>
          <w:p w:rsidR="002C77AA" w:rsidRPr="002C77AA" w:rsidRDefault="000E3511" w:rsidP="000E3511">
            <w:pPr>
              <w:pStyle w:val="TableText"/>
            </w:pPr>
            <w:r>
              <w:t>This is the H</w:t>
            </w:r>
            <w:r w:rsidR="002C77AA" w:rsidRPr="002C77AA">
              <w:t>ibernate configuration file pointed out by the ApplicationSecurityConfig.xml file for CSM. It is used to specify the Database connection properties or the Data Source name to be used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cgmm.login.config</w:t>
            </w:r>
          </w:p>
        </w:tc>
        <w:tc>
          <w:tcPr>
            <w:tcW w:w="4626" w:type="dxa"/>
          </w:tcPr>
          <w:p w:rsidR="002C77AA" w:rsidRPr="002C77AA" w:rsidRDefault="002C77AA" w:rsidP="000E3511">
            <w:pPr>
              <w:pStyle w:val="TableText"/>
            </w:pPr>
            <w:r w:rsidRPr="002C77AA">
              <w:t>The login.config file to be used for obtaining the LoginModule for the Host application. The login.config file should be used to configure the login configuration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sync-description.xml</w:t>
            </w:r>
          </w:p>
        </w:tc>
        <w:tc>
          <w:tcPr>
            <w:tcW w:w="4626" w:type="dxa"/>
          </w:tcPr>
          <w:p w:rsidR="002C77AA" w:rsidRPr="002C77AA" w:rsidRDefault="002C77AA" w:rsidP="000E3511">
            <w:pPr>
              <w:pStyle w:val="TableText"/>
            </w:pPr>
            <w:r w:rsidRPr="002C77AA">
              <w:t>The configuration file used by the SyncGTS servlet to sync the caGrid Trust fabric. This is required for caGrid Authentication purposes.</w:t>
            </w:r>
          </w:p>
        </w:tc>
      </w:tr>
    </w:tbl>
    <w:p w:rsidR="002C77AA" w:rsidRDefault="002C77AA" w:rsidP="002C77AA">
      <w:pPr>
        <w:pStyle w:val="Caption"/>
      </w:pPr>
      <w:r>
        <w:t xml:space="preserve">Table </w:t>
      </w:r>
      <w:fldSimple w:instr=" STYLEREF 1 \s ">
        <w:r w:rsidR="00C66417">
          <w:rPr>
            <w:noProof/>
          </w:rPr>
          <w:t>6</w:t>
        </w:r>
      </w:fldSimple>
      <w:r>
        <w:noBreakHyphen/>
      </w:r>
      <w:fldSimple w:instr=" SEQ Table \* ARABIC \s 1 ">
        <w:r w:rsidR="00C66417">
          <w:rPr>
            <w:noProof/>
          </w:rPr>
          <w:t>1</w:t>
        </w:r>
      </w:fldSimple>
      <w:r>
        <w:t xml:space="preserve"> CGMM Release C</w:t>
      </w:r>
      <w:r w:rsidRPr="00373B96">
        <w:t>ontents</w:t>
      </w:r>
    </w:p>
    <w:p w:rsidR="002C77AA" w:rsidRDefault="002C77AA" w:rsidP="0083323B">
      <w:pPr>
        <w:pStyle w:val="Heading2"/>
      </w:pPr>
      <w:bookmarkStart w:id="702" w:name="_Ref214263193"/>
      <w:bookmarkStart w:id="703" w:name="_Ref214263197"/>
      <w:bookmarkStart w:id="704" w:name="_Ref214263498"/>
      <w:bookmarkStart w:id="705" w:name="_Toc238738174"/>
      <w:r>
        <w:lastRenderedPageBreak/>
        <w:t>Installation Pre-Requisites</w:t>
      </w:r>
      <w:bookmarkEnd w:id="702"/>
      <w:bookmarkEnd w:id="703"/>
      <w:bookmarkEnd w:id="704"/>
      <w:bookmarkEnd w:id="705"/>
    </w:p>
    <w:p w:rsidR="002C77AA" w:rsidRDefault="002C77AA" w:rsidP="0083323B">
      <w:pPr>
        <w:pStyle w:val="BodyText"/>
        <w:keepNext/>
      </w:pPr>
      <w:r w:rsidRPr="002C77AA">
        <w:t xml:space="preserve">The installation pre-requisites </w:t>
      </w:r>
      <w:r w:rsidR="000E3511">
        <w:t xml:space="preserve">described in the sections that follow </w:t>
      </w:r>
      <w:r w:rsidR="000E3511" w:rsidRPr="000E3511">
        <w:rPr>
          <w:rStyle w:val="Emphasis"/>
        </w:rPr>
        <w:t>must</w:t>
      </w:r>
      <w:r w:rsidR="000E3511">
        <w:t xml:space="preserve"> be performed</w:t>
      </w:r>
      <w:r w:rsidRPr="002C77AA">
        <w:t xml:space="preserve"> before </w:t>
      </w:r>
      <w:r w:rsidR="000E3511">
        <w:t xml:space="preserve">the </w:t>
      </w:r>
      <w:r w:rsidRPr="002C77AA">
        <w:t>CGMM Tool can be installed.</w:t>
      </w:r>
      <w:r w:rsidR="00A14535" w:rsidRPr="00A14535">
        <w:t xml:space="preserve"> </w:t>
      </w:r>
      <w:r w:rsidR="005E6C7C">
        <w:fldChar w:fldCharType="begin"/>
      </w:r>
      <w:r w:rsidR="00A14535">
        <w:instrText xml:space="preserve"> XE "</w:instrText>
      </w:r>
      <w:r w:rsidR="00A14535" w:rsidRPr="00FE29EC">
        <w:instrText>CGMM:</w:instrText>
      </w:r>
      <w:r w:rsidR="00A14535">
        <w:instrText xml:space="preserve">installation" </w:instrText>
      </w:r>
      <w:r w:rsidR="005E6C7C">
        <w:fldChar w:fldCharType="end"/>
      </w:r>
      <w:r w:rsidR="005E6C7C">
        <w:fldChar w:fldCharType="begin"/>
      </w:r>
      <w:r w:rsidR="00A14535">
        <w:instrText xml:space="preserve"> XE "</w:instrText>
      </w:r>
      <w:r w:rsidR="00A14535" w:rsidRPr="009452B0">
        <w:instrText>installing CGMM</w:instrText>
      </w:r>
      <w:r w:rsidR="00A14535">
        <w:instrText xml:space="preserve">" </w:instrText>
      </w:r>
      <w:r w:rsidR="005E6C7C">
        <w:fldChar w:fldCharType="end"/>
      </w:r>
    </w:p>
    <w:p w:rsidR="002C77AA" w:rsidRDefault="002C77AA" w:rsidP="00360246">
      <w:pPr>
        <w:pStyle w:val="Heading3"/>
        <w:keepLines/>
      </w:pPr>
      <w:bookmarkStart w:id="706" w:name="_Toc238738175"/>
      <w:r>
        <w:t xml:space="preserve">Refactoring Host </w:t>
      </w:r>
      <w:r w:rsidR="000863F7">
        <w:t>Application</w:t>
      </w:r>
      <w:r w:rsidR="00856052">
        <w:t xml:space="preserve"> (Default Behavior)</w:t>
      </w:r>
      <w:bookmarkEnd w:id="706"/>
    </w:p>
    <w:p w:rsidR="002C77AA" w:rsidRDefault="002C77AA" w:rsidP="00360246">
      <w:pPr>
        <w:pStyle w:val="BodyText"/>
        <w:keepNext/>
        <w:keepLines/>
      </w:pPr>
      <w:r>
        <w:t xml:space="preserve">The Host application </w:t>
      </w:r>
      <w:r w:rsidR="000E3511">
        <w:t>must</w:t>
      </w:r>
      <w:r>
        <w:t xml:space="preserve"> implement the following:</w:t>
      </w:r>
      <w:r w:rsidR="005E6C7C">
        <w:fldChar w:fldCharType="begin"/>
      </w:r>
      <w:r w:rsidR="00A14535">
        <w:instrText xml:space="preserve"> XE "</w:instrText>
      </w:r>
      <w:r w:rsidR="00A14535" w:rsidRPr="00C172E7">
        <w:instrText>host application:installation pre-requisites</w:instrText>
      </w:r>
      <w:r w:rsidR="00A14535">
        <w:instrText xml:space="preserve">" </w:instrText>
      </w:r>
      <w:r w:rsidR="005E6C7C">
        <w:fldChar w:fldCharType="end"/>
      </w:r>
      <w:r w:rsidR="005E6C7C">
        <w:fldChar w:fldCharType="begin"/>
      </w:r>
      <w:r w:rsidR="00A14535">
        <w:instrText xml:space="preserve"> XE "</w:instrText>
      </w:r>
      <w:r w:rsidR="00A14535" w:rsidRPr="0092648E">
        <w:instrText>host application:refactoring</w:instrText>
      </w:r>
      <w:r w:rsidR="00A14535">
        <w:instrText xml:space="preserve">" </w:instrText>
      </w:r>
      <w:r w:rsidR="005E6C7C">
        <w:fldChar w:fldCharType="end"/>
      </w:r>
      <w:r w:rsidR="005E6C7C">
        <w:fldChar w:fldCharType="begin"/>
      </w:r>
      <w:r w:rsidR="00A14535">
        <w:instrText xml:space="preserve"> XE "</w:instrText>
      </w:r>
      <w:r w:rsidR="00A14535" w:rsidRPr="009452B0">
        <w:instrText>before you install</w:instrText>
      </w:r>
      <w:r w:rsidR="00A14535">
        <w:instrText xml:space="preserve">" </w:instrText>
      </w:r>
      <w:r w:rsidR="005E6C7C">
        <w:fldChar w:fldCharType="end"/>
      </w:r>
    </w:p>
    <w:p w:rsidR="002C77AA" w:rsidRDefault="002C77AA" w:rsidP="000E3511">
      <w:pPr>
        <w:pStyle w:val="ListNumber"/>
        <w:numPr>
          <w:ilvl w:val="0"/>
          <w:numId w:val="26"/>
        </w:numPr>
      </w:pPr>
      <w:r>
        <w:t>Add CGMM Filter to intercept all User requests</w:t>
      </w:r>
      <w:r w:rsidR="00360246">
        <w:t>. Shown below is the</w:t>
      </w:r>
      <w:r w:rsidR="00360246" w:rsidRPr="00360246">
        <w:t xml:space="preserve"> </w:t>
      </w:r>
      <w:r w:rsidR="00360246" w:rsidRPr="00360246">
        <w:rPr>
          <w:rStyle w:val="CodeChar0"/>
        </w:rPr>
        <w:t>Web.xml</w:t>
      </w:r>
      <w:r w:rsidR="00360246" w:rsidRPr="00360246">
        <w:t xml:space="preserve"> configuration </w:t>
      </w:r>
      <w:r w:rsidR="00360246">
        <w:t xml:space="preserve">needed </w:t>
      </w:r>
      <w:r w:rsidR="00360246" w:rsidRPr="00360246">
        <w:t>to add CGMM Filter</w:t>
      </w:r>
      <w:r w:rsidR="00360246">
        <w:t>.</w:t>
      </w:r>
    </w:p>
    <w:p w:rsidR="009548DE" w:rsidRDefault="005E6C7C" w:rsidP="009548DE">
      <w:pPr>
        <w:pStyle w:val="GraphicAnchorStep"/>
      </w:pPr>
      <w:r>
        <w:pict>
          <v:shape id="_x0000_s1054" type="#_x0000_t202" style="width:399pt;height:169.5pt;mso-position-horizontal-relative:char;mso-position-vertical-relative:line" stroked="f">
            <v:textbox style="mso-next-textbox:#_x0000_s1054">
              <w:txbxContent>
                <w:p w:rsidR="009D64A9" w:rsidRPr="009548DE" w:rsidRDefault="009D64A9" w:rsidP="009548DE">
                  <w:pPr>
                    <w:autoSpaceDE w:val="0"/>
                    <w:autoSpaceDN w:val="0"/>
                    <w:adjustRightInd w:val="0"/>
                    <w:rPr>
                      <w:rFonts w:ascii="Courier New" w:hAnsi="Courier New" w:cs="Courier New"/>
                      <w:sz w:val="20"/>
                      <w:szCs w:val="20"/>
                    </w:rPr>
                  </w:pP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w:t>
                  </w:r>
                  <w:r w:rsidRPr="009548DE">
                    <w:rPr>
                      <w:rFonts w:ascii="Courier New" w:hAnsi="Courier New" w:cs="Courier New"/>
                      <w:color w:val="008080"/>
                      <w:sz w:val="20"/>
                      <w:szCs w:val="20"/>
                    </w:rPr>
                    <w:t>&gt;</w:t>
                  </w:r>
                </w:p>
                <w:p w:rsidR="009D64A9" w:rsidRPr="009548DE" w:rsidRDefault="009D64A9"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r w:rsidRPr="009548DE">
                    <w:rPr>
                      <w:rFonts w:ascii="Courier New" w:hAnsi="Courier New" w:cs="Courier New"/>
                      <w:color w:val="000000"/>
                      <w:sz w:val="20"/>
                      <w:szCs w:val="20"/>
                    </w:rPr>
                    <w:t>CGMigrationFilter</w:t>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9D64A9" w:rsidRPr="003402B1" w:rsidRDefault="009D64A9" w:rsidP="009548DE">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w10:wrap type="none"/>
            <w10:anchorlock/>
          </v:shape>
        </w:pict>
      </w:r>
    </w:p>
    <w:p w:rsidR="00653CFF" w:rsidRPr="00653CFF" w:rsidRDefault="00653CFF" w:rsidP="00653CFF">
      <w:pPr>
        <w:pStyle w:val="CaptionIndent"/>
      </w:pPr>
    </w:p>
    <w:p w:rsidR="002C77AA" w:rsidRDefault="002C77AA" w:rsidP="00730E10">
      <w:pPr>
        <w:pStyle w:val="ListNumber"/>
      </w:pPr>
      <w:r>
        <w:t xml:space="preserve">Identify the </w:t>
      </w:r>
      <w:r w:rsidRPr="00360246">
        <w:rPr>
          <w:rStyle w:val="CodeChar0"/>
        </w:rPr>
        <w:t>cgmm-properties.xml</w:t>
      </w:r>
      <w:r>
        <w:t xml:space="preserve"> configuration details for Host information section.</w:t>
      </w:r>
      <w:r w:rsidR="00706CFE">
        <w:t xml:space="preserve"> </w:t>
      </w:r>
      <w:r w:rsidR="00360246">
        <w:t>A</w:t>
      </w:r>
      <w:r>
        <w:t xml:space="preserve"> sample configuration is shown </w:t>
      </w:r>
      <w:r w:rsidR="00202BA0">
        <w:t>below</w:t>
      </w:r>
      <w:r w:rsidR="00706CFE">
        <w: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i/>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cgmmhostweb</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sampleHostApplication</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/public/publicHome.jsp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FF"/>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/secured/userHomePage.jsp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 xml:space="preserve">&gt; </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 xml:space="preserve">&gt; </w:t>
      </w:r>
      <w:r w:rsidRPr="000862B9">
        <w:rPr>
          <w:rFonts w:ascii="Times New Roman" w:hAnsi="Times New Roman"/>
          <w:color w:val="000000"/>
          <w:szCs w:val="22"/>
          <w:highlight w:val="white"/>
        </w:rPr>
        <w:t>/public/newLocalUserCreation.jsp</w:t>
      </w:r>
    </w:p>
    <w:p w:rsidR="000862B9" w:rsidRPr="000862B9" w:rsidRDefault="000862B9" w:rsidP="00653CFF">
      <w:pPr>
        <w:autoSpaceDE w:val="0"/>
        <w:autoSpaceDN w:val="0"/>
        <w:adjustRightInd w:val="0"/>
        <w:ind w:left="1440" w:right="-972" w:firstLine="720"/>
        <w:rPr>
          <w:rFonts w:ascii="Times New Roman" w:hAnsi="Times New Roman"/>
          <w:color w:val="0000FF"/>
          <w:szCs w:val="22"/>
          <w:highlight w:val="white"/>
        </w:rPr>
      </w:pPr>
      <w:r w:rsidRPr="000862B9">
        <w:rPr>
          <w:rFonts w:ascii="Times New Roman" w:hAnsi="Times New Roman"/>
          <w:color w:val="000000"/>
          <w:szCs w:val="22"/>
          <w:highlight w:val="white"/>
        </w:rPr>
        <w:t xml:space="preserve"> </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&gt;</w:t>
      </w:r>
    </w:p>
    <w:p w:rsidR="000862B9" w:rsidRDefault="000862B9" w:rsidP="00653CFF">
      <w:pPr>
        <w:pStyle w:val="BodyTextIndent"/>
        <w:ind w:right="-972"/>
        <w:rPr>
          <w:rFonts w:ascii="Times New Roman" w:hAnsi="Times New Roman"/>
          <w:color w:val="0000FF"/>
          <w:szCs w:val="22"/>
        </w:rPr>
      </w:pP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706CFE" w:rsidRDefault="00706CFE" w:rsidP="00706CFE">
      <w:pPr>
        <w:pStyle w:val="BodyText"/>
      </w:pPr>
    </w:p>
    <w:p w:rsidR="00706CFE" w:rsidRPr="000862B9" w:rsidRDefault="00706CFE" w:rsidP="00706CFE">
      <w:pPr>
        <w:pStyle w:val="BodyText"/>
      </w:pPr>
      <w:r>
        <w:t xml:space="preserve">Refer to </w:t>
      </w:r>
      <w:fldSimple w:instr=" REF _Ref214264154 \w \h  \* MERGEFORMAT ">
        <w:r w:rsidR="00C66417" w:rsidRPr="00C66417">
          <w:rPr>
            <w:i/>
            <w:color w:val="0000FF"/>
          </w:rPr>
          <w:t>Appendix B</w:t>
        </w:r>
      </w:fldSimple>
      <w:r w:rsidRPr="00202BA0">
        <w:rPr>
          <w:i/>
          <w:color w:val="0000FF"/>
        </w:rPr>
        <w:t xml:space="preserve">, </w:t>
      </w:r>
      <w:fldSimple w:instr=" REF _Ref214264156 \h  \* MERGEFORMAT ">
        <w:r w:rsidR="00C66417" w:rsidRPr="00C66417">
          <w:rPr>
            <w:i/>
            <w:color w:val="0000FF"/>
          </w:rPr>
          <w:t>Sample CGMM Properties File</w:t>
        </w:r>
      </w:fldSimple>
      <w:r>
        <w:t xml:space="preserve"> on page </w:t>
      </w:r>
      <w:r w:rsidR="005E6C7C">
        <w:fldChar w:fldCharType="begin"/>
      </w:r>
      <w:r>
        <w:instrText xml:space="preserve"> PAGEREF _Ref214264158 \h </w:instrText>
      </w:r>
      <w:r w:rsidR="005E6C7C">
        <w:fldChar w:fldCharType="separate"/>
      </w:r>
      <w:r w:rsidR="00C66417">
        <w:rPr>
          <w:noProof/>
        </w:rPr>
        <w:t>57</w:t>
      </w:r>
      <w:r w:rsidR="005E6C7C">
        <w:fldChar w:fldCharType="end"/>
      </w:r>
      <w:r>
        <w:t xml:space="preserve"> for more information about this file</w:t>
      </w:r>
      <w:r w:rsidR="00DD3195">
        <w:t xml:space="preserve">. </w:t>
      </w:r>
      <w:r>
        <w:t xml:space="preserve">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5E6C7C">
        <w:fldChar w:fldCharType="begin"/>
      </w:r>
      <w:r>
        <w:instrText xml:space="preserve"> PAGEREF _Ref214264184 \h </w:instrText>
      </w:r>
      <w:r w:rsidR="005E6C7C">
        <w:fldChar w:fldCharType="separate"/>
      </w:r>
      <w:r w:rsidR="00C66417">
        <w:rPr>
          <w:noProof/>
        </w:rPr>
        <w:t>51</w:t>
      </w:r>
      <w:r w:rsidR="005E6C7C">
        <w:fldChar w:fldCharType="end"/>
      </w:r>
      <w:r>
        <w:t xml:space="preserve"> for more details about each configuration element.</w:t>
      </w:r>
    </w:p>
    <w:p w:rsidR="00856052" w:rsidRDefault="00856052" w:rsidP="009548DE">
      <w:pPr>
        <w:pStyle w:val="Heading3"/>
        <w:keepLines/>
      </w:pPr>
      <w:bookmarkStart w:id="707" w:name="_Ref227984948"/>
      <w:bookmarkStart w:id="708" w:name="_Ref227984951"/>
      <w:bookmarkStart w:id="709" w:name="_Toc238738176"/>
      <w:r w:rsidRPr="001D6940">
        <w:lastRenderedPageBreak/>
        <w:t>Configure Container Managed Security (Alternate Behavior)</w:t>
      </w:r>
      <w:bookmarkEnd w:id="707"/>
      <w:bookmarkEnd w:id="708"/>
      <w:bookmarkEnd w:id="709"/>
    </w:p>
    <w:p w:rsidR="00856052" w:rsidRDefault="00856052" w:rsidP="009548DE">
      <w:pPr>
        <w:pStyle w:val="BodyText"/>
        <w:keepNext/>
        <w:keepLines/>
      </w:pPr>
      <w:r>
        <w:t xml:space="preserve">The Host application </w:t>
      </w:r>
      <w:r w:rsidR="009548DE">
        <w:t xml:space="preserve">must </w:t>
      </w:r>
      <w:r>
        <w:t>implement the following:</w:t>
      </w:r>
    </w:p>
    <w:p w:rsidR="009548DE" w:rsidRDefault="009548DE" w:rsidP="009548DE">
      <w:pPr>
        <w:pStyle w:val="ListNumber"/>
        <w:keepNext/>
        <w:keepLines/>
        <w:numPr>
          <w:ilvl w:val="0"/>
          <w:numId w:val="30"/>
        </w:numPr>
      </w:pPr>
      <w:r>
        <w:t>Add Custom Form based Authentication configuration to</w:t>
      </w:r>
      <w:r w:rsidRPr="00360246">
        <w:t xml:space="preserve"> </w:t>
      </w:r>
      <w:r w:rsidRPr="00360246">
        <w:rPr>
          <w:rStyle w:val="CodeChar0"/>
        </w:rPr>
        <w:t>Web.xml</w:t>
      </w:r>
      <w:r>
        <w:t xml:space="preserve">. Shown below is a configured </w:t>
      </w:r>
      <w:r w:rsidR="003D539D">
        <w:t xml:space="preserve">sample </w:t>
      </w:r>
      <w:r w:rsidRPr="009548DE">
        <w:rPr>
          <w:rStyle w:val="CodeChar0"/>
        </w:rPr>
        <w:t>web.xml</w:t>
      </w:r>
      <w:r>
        <w:t xml:space="preserve"> file.</w:t>
      </w:r>
    </w:p>
    <w:p w:rsidR="009548DE" w:rsidRPr="00653CFF" w:rsidRDefault="005E6C7C" w:rsidP="0083323B">
      <w:pPr>
        <w:pStyle w:val="GraphicAnchorStep"/>
      </w:pPr>
      <w:r>
        <w:pict>
          <v:shape id="_x0000_s1053" type="#_x0000_t202" style="width:400.45pt;height:276pt;mso-position-horizontal-relative:char;mso-position-vertical-relative:line">
            <v:textbox style="mso-next-textbox:#_x0000_s1053">
              <w:txbxContent>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txbxContent>
            </v:textbox>
            <w10:wrap type="none"/>
            <w10:anchorlock/>
          </v:shape>
        </w:pict>
      </w:r>
    </w:p>
    <w:p w:rsidR="000862B9" w:rsidRPr="000862B9" w:rsidRDefault="000862B9" w:rsidP="000862B9">
      <w:pPr>
        <w:pStyle w:val="CaptionIndent"/>
      </w:pPr>
      <w:r>
        <w:t xml:space="preserve">Figure </w:t>
      </w:r>
      <w:fldSimple w:instr=" STYLEREF 1 \s ">
        <w:r w:rsidR="00C66417">
          <w:rPr>
            <w:noProof/>
          </w:rPr>
          <w:t>6</w:t>
        </w:r>
      </w:fldSimple>
      <w:r w:rsidR="005F14C9">
        <w:noBreakHyphen/>
      </w:r>
      <w:fldSimple w:instr=" SEQ Figure \* ARABIC \s 1 ">
        <w:r w:rsidR="00C66417">
          <w:rPr>
            <w:noProof/>
          </w:rPr>
          <w:t>2</w:t>
        </w:r>
      </w:fldSimple>
      <w:r>
        <w:t xml:space="preserve">: </w:t>
      </w:r>
      <w:r w:rsidR="00FC6428">
        <w:t xml:space="preserve">Sample </w:t>
      </w:r>
      <w:r w:rsidRPr="00A51B70">
        <w:t>Web.xml configuration to Custom Form based Authentication</w:t>
      </w:r>
    </w:p>
    <w:p w:rsidR="00856052" w:rsidRDefault="00856052" w:rsidP="00856052">
      <w:pPr>
        <w:pStyle w:val="ListNumber"/>
      </w:pPr>
      <w:r>
        <w:t xml:space="preserve">Identify the </w:t>
      </w:r>
      <w:r w:rsidRPr="000862B9">
        <w:rPr>
          <w:rStyle w:val="CodeChar0"/>
        </w:rPr>
        <w:t>cgmm-properties.xml</w:t>
      </w:r>
      <w:r>
        <w:t xml:space="preserve"> configuration details for </w:t>
      </w:r>
      <w:r w:rsidR="000862B9">
        <w:t xml:space="preserve">the </w:t>
      </w:r>
      <w:r>
        <w:t>Host information section.</w:t>
      </w:r>
    </w:p>
    <w:p w:rsidR="00E5123A" w:rsidRDefault="00E5123A" w:rsidP="00E5123A">
      <w:pPr>
        <w:pStyle w:val="BodyTextIndent"/>
      </w:pPr>
      <w:r>
        <w:t xml:space="preserve">A sample configuration is shown in </w:t>
      </w:r>
      <w:fldSimple w:instr=" REF _Ref214264154 \w \h  \* MERGEFORMAT ">
        <w:r w:rsidR="00C66417" w:rsidRPr="00C66417">
          <w:rPr>
            <w:i/>
            <w:color w:val="0033CC"/>
          </w:rPr>
          <w:t>Appendix B</w:t>
        </w:r>
      </w:fldSimple>
      <w:r w:rsidRPr="00E5123A">
        <w:rPr>
          <w:color w:val="0033CC"/>
        </w:rPr>
        <w:t xml:space="preserve">, </w:t>
      </w:r>
      <w:fldSimple w:instr=" REF _Ref214264156 \h  \* MERGEFORMAT ">
        <w:r w:rsidR="00C66417" w:rsidRPr="00C66417">
          <w:rPr>
            <w:i/>
            <w:color w:val="0000FF"/>
          </w:rPr>
          <w:t>Sample CGMM Properties File</w:t>
        </w:r>
      </w:fldSimple>
      <w:r>
        <w:t xml:space="preserve"> on page </w:t>
      </w:r>
      <w:r w:rsidR="005E6C7C">
        <w:fldChar w:fldCharType="begin"/>
      </w:r>
      <w:r>
        <w:instrText xml:space="preserve"> PAGEREF _Ref214264158 \h </w:instrText>
      </w:r>
      <w:r w:rsidR="005E6C7C">
        <w:fldChar w:fldCharType="separate"/>
      </w:r>
      <w:r w:rsidR="00C66417">
        <w:rPr>
          <w:noProof/>
        </w:rPr>
        <w:t>57</w:t>
      </w:r>
      <w:r w:rsidR="005E6C7C">
        <w:fldChar w:fldCharType="end"/>
      </w:r>
      <w:r>
        <w:t xml:space="preserve">. Refer also to the </w:t>
      </w:r>
      <w:r w:rsidRPr="00202BA0">
        <w:rPr>
          <w:rStyle w:val="CodeChar0"/>
        </w:rPr>
        <w:t>cgmm-properties.xsd</w:t>
      </w:r>
      <w:r>
        <w:t xml:space="preserve"> shown in</w:t>
      </w:r>
      <w:r w:rsidRPr="00202BA0">
        <w:rPr>
          <w:color w:val="0000FF"/>
        </w:rPr>
        <w:t xml:space="preserve"> </w:t>
      </w:r>
      <w:fldSimple w:instr=" REF _Ref214264184 \n \h  \* MERGEFORMAT ">
        <w:r w:rsidR="00C66417" w:rsidRPr="00C66417">
          <w:rPr>
            <w:i/>
            <w:color w:val="0000FF"/>
          </w:rPr>
          <w:t>Appendix A</w:t>
        </w:r>
      </w:fldSimple>
      <w:r>
        <w:t xml:space="preserve"> on page </w:t>
      </w:r>
      <w:r w:rsidR="005E6C7C">
        <w:fldChar w:fldCharType="begin"/>
      </w:r>
      <w:r>
        <w:instrText xml:space="preserve"> PAGEREF _Ref214264184 \h </w:instrText>
      </w:r>
      <w:r w:rsidR="005E6C7C">
        <w:fldChar w:fldCharType="separate"/>
      </w:r>
      <w:r w:rsidR="00C66417">
        <w:rPr>
          <w:noProof/>
        </w:rPr>
        <w:t>51</w:t>
      </w:r>
      <w:r w:rsidR="005E6C7C">
        <w:fldChar w:fldCharType="end"/>
      </w:r>
      <w:r>
        <w:t xml:space="preserve"> for more details about each configuration element.</w:t>
      </w:r>
    </w:p>
    <w:p w:rsidR="00B012B8" w:rsidRDefault="00B012B8" w:rsidP="005E04AD">
      <w:pPr>
        <w:pStyle w:val="ListNumber"/>
        <w:keepNext/>
      </w:pPr>
      <w:r>
        <w:lastRenderedPageBreak/>
        <w:t xml:space="preserve">Add Mail Service configuration details for </w:t>
      </w:r>
      <w:r w:rsidR="00E5123A">
        <w:t xml:space="preserve">the </w:t>
      </w:r>
      <w:r>
        <w:t>Request New User feature via email. For example:</w:t>
      </w:r>
    </w:p>
    <w:p w:rsidR="00E5123A" w:rsidRPr="005E04AD" w:rsidRDefault="005E6C7C" w:rsidP="005E04AD">
      <w:pPr>
        <w:pStyle w:val="GraphicAnchorStep"/>
      </w:pPr>
      <w:r>
        <w:pict>
          <v:shape id="_x0000_s1052" type="#_x0000_t202" style="width:367.5pt;height:182.55pt;mso-position-horizontal-relative:char;mso-position-vertical-relative:line;mso-width-relative:margin;mso-height-relative:margin" stroked="f">
            <v:textbox style="mso-next-textbox:#_x0000_s1052">
              <w:txbxContent>
                <w:p w:rsidR="009D64A9" w:rsidRDefault="009D64A9" w:rsidP="00E5123A">
                  <w:pPr>
                    <w:spacing w:line="276" w:lineRule="auto"/>
                    <w:rPr>
                      <w:rFonts w:cs="Courier New"/>
                      <w:sz w:val="20"/>
                    </w:rPr>
                  </w:pPr>
                  <w:r w:rsidRPr="00F57615">
                    <w:rPr>
                      <w:rFonts w:cs="Courier New"/>
                      <w:sz w:val="20"/>
                    </w:rPr>
                    <w:t>&lt;mbean code="org.jboss.mail.MailService" name="jboss:service=Mail"&gt;</w:t>
                  </w:r>
                </w:p>
                <w:p w:rsidR="009D64A9" w:rsidRDefault="009D64A9" w:rsidP="00E5123A">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9D64A9" w:rsidRDefault="009D64A9" w:rsidP="00E5123A">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9D64A9" w:rsidRDefault="009D64A9" w:rsidP="00E5123A">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9D64A9" w:rsidRDefault="009D64A9" w:rsidP="00E5123A">
                  <w:pPr>
                    <w:spacing w:line="276" w:lineRule="auto"/>
                    <w:ind w:firstLine="720"/>
                    <w:rPr>
                      <w:rFonts w:cs="Courier New"/>
                      <w:sz w:val="20"/>
                    </w:rPr>
                  </w:pPr>
                  <w:r w:rsidRPr="00F57615">
                    <w:rPr>
                      <w:rFonts w:cs="Courier New"/>
                      <w:sz w:val="20"/>
                    </w:rPr>
                    <w:t xml:space="preserve"> &lt;attribute name="Configuration"&gt;</w:t>
                  </w:r>
                </w:p>
                <w:p w:rsidR="009D64A9" w:rsidRDefault="009D64A9" w:rsidP="00E5123A">
                  <w:pPr>
                    <w:spacing w:line="276" w:lineRule="auto"/>
                    <w:rPr>
                      <w:rFonts w:cs="Courier New"/>
                      <w:sz w:val="20"/>
                    </w:rPr>
                  </w:pPr>
                  <w:r w:rsidRPr="00F57615">
                    <w:rPr>
                      <w:rFonts w:cs="Courier New"/>
                      <w:sz w:val="20"/>
                    </w:rPr>
                    <w:t xml:space="preserve">          &lt;configuration&gt;       </w:t>
                  </w:r>
                </w:p>
                <w:p w:rsidR="009D64A9" w:rsidRDefault="009D64A9" w:rsidP="00E5123A">
                  <w:pPr>
                    <w:spacing w:line="276" w:lineRule="auto"/>
                    <w:ind w:firstLine="720"/>
                    <w:rPr>
                      <w:rFonts w:cs="Courier New"/>
                      <w:sz w:val="20"/>
                    </w:rPr>
                  </w:pPr>
                  <w:r w:rsidRPr="00F57615">
                    <w:rPr>
                      <w:rFonts w:cs="Courier New"/>
                      <w:sz w:val="20"/>
                    </w:rPr>
                    <w:t xml:space="preserve">        &lt;property name="mail.transport.protocol" value="smtp"/&gt;</w:t>
                  </w:r>
                </w:p>
                <w:p w:rsidR="009D64A9" w:rsidRDefault="009D64A9" w:rsidP="00E5123A">
                  <w:pPr>
                    <w:spacing w:line="276" w:lineRule="auto"/>
                    <w:ind w:firstLine="720"/>
                    <w:rPr>
                      <w:rFonts w:cs="Courier New"/>
                      <w:sz w:val="20"/>
                    </w:rPr>
                  </w:pPr>
                  <w:r w:rsidRPr="00F57615">
                    <w:rPr>
                      <w:rFonts w:cs="Courier New"/>
                      <w:sz w:val="20"/>
                    </w:rPr>
                    <w:t xml:space="preserve">        &lt;property name="mail.smtp.host" value="mailfwd.</w:t>
                  </w:r>
                  <w:r>
                    <w:rPr>
                      <w:rFonts w:cs="Courier New"/>
                      <w:sz w:val="20"/>
                    </w:rPr>
                    <w:t>institute.gov</w:t>
                  </w:r>
                  <w:r w:rsidRPr="00F57615">
                    <w:rPr>
                      <w:rFonts w:cs="Courier New"/>
                      <w:sz w:val="20"/>
                    </w:rPr>
                    <w:t>"/&gt;</w:t>
                  </w:r>
                </w:p>
                <w:p w:rsidR="009D64A9" w:rsidRDefault="009D64A9" w:rsidP="00E5123A">
                  <w:pPr>
                    <w:spacing w:line="276" w:lineRule="auto"/>
                    <w:ind w:firstLine="720"/>
                    <w:rPr>
                      <w:rFonts w:cs="Courier New"/>
                      <w:sz w:val="20"/>
                    </w:rPr>
                  </w:pPr>
                  <w:r w:rsidRPr="00F57615">
                    <w:rPr>
                      <w:rFonts w:cs="Courier New"/>
                      <w:sz w:val="20"/>
                    </w:rPr>
                    <w:t>&lt;!--        &lt;property name="mail.smtp.port" value="465"/&gt;--&gt;</w:t>
                  </w:r>
                </w:p>
                <w:p w:rsidR="009D64A9" w:rsidRDefault="009D64A9" w:rsidP="00E5123A">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9D64A9" w:rsidRDefault="009D64A9" w:rsidP="00E5123A">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9D64A9" w:rsidRDefault="009D64A9" w:rsidP="00E5123A">
                  <w:pPr>
                    <w:spacing w:line="276" w:lineRule="auto"/>
                    <w:rPr>
                      <w:rFonts w:cs="Courier New"/>
                      <w:sz w:val="20"/>
                    </w:rPr>
                  </w:pPr>
                  <w:r w:rsidRPr="00F57615">
                    <w:rPr>
                      <w:rFonts w:cs="Courier New"/>
                      <w:sz w:val="20"/>
                    </w:rPr>
                    <w:t xml:space="preserve">        &lt;property name="mail.debug" value="false"/&gt;</w:t>
                  </w:r>
                </w:p>
                <w:p w:rsidR="009D64A9" w:rsidRDefault="009D64A9" w:rsidP="00E5123A">
                  <w:pPr>
                    <w:spacing w:line="276" w:lineRule="auto"/>
                  </w:pPr>
                  <w:r w:rsidRPr="00F57615">
                    <w:rPr>
                      <w:rFonts w:cs="Courier New"/>
                      <w:sz w:val="20"/>
                    </w:rPr>
                    <w:t xml:space="preserve">      &lt;/configuration&gt;    &lt;/attribute&gt;     &lt;/mbean&gt;</w:t>
                  </w:r>
                </w:p>
              </w:txbxContent>
            </v:textbox>
            <w10:wrap type="none"/>
            <w10:anchorlock/>
          </v:shape>
        </w:pict>
      </w:r>
    </w:p>
    <w:p w:rsidR="00856052" w:rsidRDefault="00856052" w:rsidP="00730E10">
      <w:pPr>
        <w:pStyle w:val="BodyText"/>
      </w:pPr>
    </w:p>
    <w:p w:rsidR="002C77AA" w:rsidRDefault="002C77AA" w:rsidP="002C77AA">
      <w:pPr>
        <w:pStyle w:val="Heading3"/>
      </w:pPr>
      <w:bookmarkStart w:id="710" w:name="_Toc238738177"/>
      <w:r>
        <w:t>caGrid Security Infrastructure</w:t>
      </w:r>
      <w:bookmarkEnd w:id="710"/>
    </w:p>
    <w:p w:rsidR="00EA116B" w:rsidRPr="00EA116B" w:rsidRDefault="00EA116B" w:rsidP="00EA116B">
      <w:pPr>
        <w:pStyle w:val="BodyText"/>
      </w:pPr>
      <w:r>
        <w:t>Use the steps outlined below to configure the caGrid Security Infrastructure.</w:t>
      </w:r>
    </w:p>
    <w:p w:rsidR="002C77AA" w:rsidRDefault="002C77AA" w:rsidP="00202BA0">
      <w:pPr>
        <w:pStyle w:val="ListNumber"/>
        <w:numPr>
          <w:ilvl w:val="0"/>
          <w:numId w:val="27"/>
        </w:numPr>
      </w:pPr>
      <w:r>
        <w:t xml:space="preserve">Identify the Authentication Service(s) that will be used for </w:t>
      </w:r>
      <w:r w:rsidR="000863F7">
        <w:t>authenticating</w:t>
      </w:r>
      <w:r>
        <w:t xml:space="preserve"> caGrid users.</w:t>
      </w:r>
      <w:r w:rsidR="005E6C7C">
        <w:fldChar w:fldCharType="begin"/>
      </w:r>
      <w:r w:rsidR="00A14535">
        <w:instrText xml:space="preserve"> XE "</w:instrText>
      </w:r>
      <w:r w:rsidR="00455244">
        <w:instrText xml:space="preserve">security </w:instrText>
      </w:r>
      <w:r w:rsidR="00A14535" w:rsidRPr="00844D84">
        <w:instrText>caGrid infrastructure</w:instrText>
      </w:r>
      <w:r w:rsidR="00A14535">
        <w:instrText xml:space="preserve">" </w:instrText>
      </w:r>
      <w:r w:rsidR="005E6C7C">
        <w:fldChar w:fldCharType="end"/>
      </w:r>
      <w:r w:rsidR="005E6C7C">
        <w:fldChar w:fldCharType="begin"/>
      </w:r>
      <w:r w:rsidR="00455244">
        <w:instrText xml:space="preserve"> XE "</w:instrText>
      </w:r>
      <w:r w:rsidR="00455244" w:rsidRPr="00844D84">
        <w:instrText xml:space="preserve">caGrid </w:instrText>
      </w:r>
      <w:r w:rsidR="00455244">
        <w:instrText xml:space="preserve">security </w:instrText>
      </w:r>
      <w:r w:rsidR="00455244" w:rsidRPr="00844D84">
        <w:instrText>infrastructure</w:instrText>
      </w:r>
      <w:r w:rsidR="00455244">
        <w:instrText xml:space="preserve">" </w:instrText>
      </w:r>
      <w:r w:rsidR="005E6C7C">
        <w:fldChar w:fldCharType="end"/>
      </w:r>
    </w:p>
    <w:p w:rsidR="002C77AA" w:rsidRDefault="002C77AA" w:rsidP="00202BA0">
      <w:pPr>
        <w:pStyle w:val="ListNumber"/>
      </w:pPr>
      <w:r>
        <w:t>Identify the Dorian service that will be used to obtain grid proxy, create new caGrid user accounts</w:t>
      </w:r>
      <w:r w:rsidR="00E05773">
        <w:t>,</w:t>
      </w:r>
      <w:r>
        <w:t xml:space="preserve"> etc. </w:t>
      </w:r>
    </w:p>
    <w:p w:rsidR="002C77AA" w:rsidRDefault="002C77AA" w:rsidP="00202BA0">
      <w:pPr>
        <w:pStyle w:val="ListNumber"/>
      </w:pPr>
      <w:r>
        <w:t xml:space="preserve">Identify the </w:t>
      </w:r>
      <w:r w:rsidRPr="00E05773">
        <w:rPr>
          <w:rStyle w:val="CodeChar0"/>
        </w:rPr>
        <w:t>sync-description.xml</w:t>
      </w:r>
      <w:r>
        <w:t xml:space="preserve"> configuration information.</w:t>
      </w:r>
      <w:r w:rsidR="00202BA0">
        <w:t xml:space="preserve"> </w:t>
      </w:r>
      <w:r w:rsidR="00E05773">
        <w:t>For more details, see</w:t>
      </w:r>
      <w:r>
        <w:t xml:space="preserve"> the sample configuration file </w:t>
      </w:r>
      <w:r w:rsidR="00E05773">
        <w:t xml:space="preserve">provided in </w:t>
      </w:r>
      <w:fldSimple w:instr=" REF _Ref214264514 \n \h  \* MERGEFORMAT ">
        <w:r w:rsidR="00C66417" w:rsidRPr="00C66417">
          <w:rPr>
            <w:i/>
            <w:color w:val="0000FF"/>
          </w:rPr>
          <w:t>Appendix C</w:t>
        </w:r>
      </w:fldSimple>
      <w:r w:rsidR="00E05773">
        <w:t xml:space="preserve"> on page </w:t>
      </w:r>
      <w:r w:rsidR="005E6C7C">
        <w:fldChar w:fldCharType="begin"/>
      </w:r>
      <w:r w:rsidR="00E05773">
        <w:instrText xml:space="preserve"> PAGEREF _Ref214264518 \h </w:instrText>
      </w:r>
      <w:r w:rsidR="005E6C7C">
        <w:fldChar w:fldCharType="separate"/>
      </w:r>
      <w:r w:rsidR="00C66417">
        <w:rPr>
          <w:noProof/>
        </w:rPr>
        <w:t>59</w:t>
      </w:r>
      <w:r w:rsidR="005E6C7C">
        <w:fldChar w:fldCharType="end"/>
      </w:r>
      <w:r>
        <w:t>.</w:t>
      </w:r>
    </w:p>
    <w:p w:rsidR="002C77AA" w:rsidRDefault="002C77AA" w:rsidP="00202BA0">
      <w:pPr>
        <w:pStyle w:val="ListNumber"/>
      </w:pPr>
      <w:r>
        <w:t xml:space="preserve">Identify the </w:t>
      </w:r>
      <w:r w:rsidRPr="00E05773">
        <w:rPr>
          <w:rStyle w:val="CodeChar0"/>
        </w:rPr>
        <w:t>cgmm-properties.xml</w:t>
      </w:r>
      <w:r>
        <w:t xml:space="preserve"> configuration details for Authentication Service and Dorian Service information.</w:t>
      </w:r>
    </w:p>
    <w:p w:rsidR="000862B9" w:rsidRDefault="000862B9" w:rsidP="000862B9">
      <w:pPr>
        <w:pStyle w:val="BodyText"/>
      </w:pPr>
      <w:r>
        <w:t xml:space="preserve">A sample configuration is shown below. 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5E6C7C">
        <w:fldChar w:fldCharType="begin"/>
      </w:r>
      <w:r>
        <w:instrText xml:space="preserve"> PAGEREF _Ref214264184 \h </w:instrText>
      </w:r>
      <w:r w:rsidR="005E6C7C">
        <w:fldChar w:fldCharType="separate"/>
      </w:r>
      <w:r w:rsidR="00C66417">
        <w:rPr>
          <w:noProof/>
        </w:rPr>
        <w:t>51</w:t>
      </w:r>
      <w:r w:rsidR="005E6C7C">
        <w:fldChar w:fldCharType="end"/>
      </w:r>
      <w:r>
        <w:t xml:space="preserve"> for more details about each configuration element.</w:t>
      </w:r>
    </w:p>
    <w:p w:rsidR="00E05773" w:rsidRPr="00E05773" w:rsidRDefault="00E05773" w:rsidP="000862B9">
      <w:pPr>
        <w:keepNext/>
        <w:keepLines/>
        <w:autoSpaceDE w:val="0"/>
        <w:autoSpaceDN w:val="0"/>
        <w:adjustRightInd w:val="0"/>
        <w:ind w:left="900" w:right="-522"/>
        <w:rPr>
          <w:rFonts w:ascii="Times New Roman" w:hAnsi="Times New Roman"/>
          <w:color w:val="000000"/>
          <w:szCs w:val="22"/>
          <w:highlight w:val="white"/>
        </w:rPr>
      </w:pPr>
      <w:r w:rsidRPr="00E05773">
        <w:rPr>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r w:rsidRPr="00E05773">
        <w:rPr>
          <w:rFonts w:ascii="Times New Roman" w:hAnsi="Times New Roman"/>
          <w:color w:val="000000"/>
          <w:szCs w:val="22"/>
          <w:highlight w:val="white"/>
        </w:rPr>
        <w:t>caGrid Training</w:t>
      </w: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service-url</w:t>
      </w:r>
      <w:r w:rsidRPr="00E05773">
        <w:rPr>
          <w:rFonts w:ascii="Times New Roman" w:hAnsi="Times New Roman"/>
          <w:color w:val="0000FF"/>
          <w:szCs w:val="22"/>
          <w:highlight w:val="white"/>
        </w:rPr>
        <w:t>&gt;</w:t>
      </w:r>
      <w:r w:rsidRPr="000862B9">
        <w:rPr>
          <w:rFonts w:ascii="Times New Roman" w:hAnsi="Times New Roman"/>
          <w:color w:val="000000"/>
          <w:szCs w:val="22"/>
        </w:rPr>
        <w:t xml:space="preserve"> </w:t>
      </w:r>
      <w:hyperlink r:id="rId63" w:history="1">
        <w:r w:rsidRPr="000862B9">
          <w:rPr>
            <w:rStyle w:val="Hyperlink"/>
            <w:rFonts w:ascii="Times New Roman" w:hAnsi="Times New Roman"/>
            <w:color w:val="000000"/>
            <w:szCs w:val="22"/>
            <w:u w:val="none"/>
          </w:rPr>
          <w:t>https://dorian</w:t>
        </w:r>
      </w:hyperlink>
      <w:r w:rsidRPr="000862B9">
        <w:rPr>
          <w:rFonts w:ascii="Times New Roman" w:hAnsi="Times New Roman"/>
          <w:color w:val="000000"/>
          <w:szCs w:val="22"/>
          <w:highlight w:val="white"/>
        </w:rPr>
        <w:t>.training.cagrid.org:8443/wsrf/services/cagrid/Dorian&lt;/service-url&gt;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service-url</w:t>
      </w:r>
      <w:r w:rsidR="00E05773" w:rsidRPr="00E05773">
        <w:rPr>
          <w:rFonts w:ascii="Times New Roman" w:hAnsi="Times New Roman"/>
          <w:color w:val="0000FF"/>
          <w:szCs w:val="22"/>
          <w:highlight w:val="white"/>
        </w:rPr>
        <w:t>&gt;</w:t>
      </w:r>
      <w:hyperlink r:id="rId64" w:history="1">
        <w:r w:rsidR="00E05773" w:rsidRPr="000862B9">
          <w:rPr>
            <w:rStyle w:val="Hyperlink"/>
            <w:rFonts w:ascii="Times New Roman" w:hAnsi="Times New Roman"/>
            <w:color w:val="000000"/>
            <w:szCs w:val="22"/>
            <w:u w:val="none"/>
          </w:rPr>
          <w:t>https://dorian</w:t>
        </w:r>
      </w:hyperlink>
      <w:r w:rsidR="00E05773" w:rsidRPr="000862B9">
        <w:rPr>
          <w:rFonts w:ascii="Times New Roman" w:hAnsi="Times New Roman"/>
          <w:color w:val="000000"/>
          <w:szCs w:val="22"/>
          <w:highlight w:val="white"/>
        </w:rPr>
        <w:t>.training.cagrid.org:8443/wsrf/services/cagrid/Dorian&lt;/service-url&gt;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12</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3</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pStyle w:val="BodyText"/>
        <w:ind w:left="900" w:right="-522"/>
        <w:rPr>
          <w:szCs w:val="22"/>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2C77AA" w:rsidRDefault="002C77AA" w:rsidP="002C77AA">
      <w:pPr>
        <w:pStyle w:val="BodyText"/>
      </w:pPr>
    </w:p>
    <w:p w:rsidR="002C77AA" w:rsidRDefault="002C77AA" w:rsidP="002C77AA">
      <w:pPr>
        <w:pStyle w:val="Heading3"/>
      </w:pPr>
      <w:bookmarkStart w:id="711" w:name="_Toc238738178"/>
      <w:r>
        <w:lastRenderedPageBreak/>
        <w:t>Identify Configuration Parameters for CGMM</w:t>
      </w:r>
      <w:bookmarkEnd w:id="711"/>
    </w:p>
    <w:p w:rsidR="00730E10" w:rsidRDefault="002C77AA" w:rsidP="00730E10">
      <w:pPr>
        <w:pStyle w:val="BodyText"/>
      </w:pPr>
      <w:r>
        <w:t>Determine if the new ca</w:t>
      </w:r>
      <w:r w:rsidR="00730E10">
        <w:t>Grid User C</w:t>
      </w:r>
      <w:r>
        <w:t xml:space="preserve">reation feature of the CGMM Tool is desired. </w:t>
      </w:r>
      <w:r w:rsidR="005E6C7C">
        <w:fldChar w:fldCharType="begin"/>
      </w:r>
      <w:r w:rsidR="00A14535">
        <w:instrText xml:space="preserve"> XE "</w:instrText>
      </w:r>
      <w:r w:rsidR="00A14535" w:rsidRPr="00A24CD1">
        <w:instrText>CGMM:installation parameters</w:instrText>
      </w:r>
      <w:r w:rsidR="00A14535">
        <w:instrText xml:space="preserve">" </w:instrText>
      </w:r>
      <w:r w:rsidR="005E6C7C">
        <w:fldChar w:fldCharType="end"/>
      </w:r>
      <w:r w:rsidR="00730E10">
        <w:t xml:space="preserve"> </w:t>
      </w:r>
    </w:p>
    <w:p w:rsidR="002C77AA" w:rsidRPr="00730E10" w:rsidRDefault="002C77AA" w:rsidP="00730E10">
      <w:pPr>
        <w:pStyle w:val="BodyText"/>
      </w:pPr>
      <w:r w:rsidRPr="00730E10">
        <w:t>If t</w:t>
      </w:r>
      <w:r w:rsidR="00730E10">
        <w:t>he new caGrid U</w:t>
      </w:r>
      <w:r w:rsidRPr="00730E10">
        <w:t xml:space="preserve">ser </w:t>
      </w:r>
      <w:r w:rsidR="00730E10">
        <w:t>C</w:t>
      </w:r>
      <w:r w:rsidRPr="00730E10">
        <w:t xml:space="preserve">reation feature </w:t>
      </w:r>
      <w:r w:rsidR="00E05773" w:rsidRPr="00730E10">
        <w:t>is</w:t>
      </w:r>
      <w:r w:rsidRPr="00730E10">
        <w:t xml:space="preserve"> to be disabled, configure the </w:t>
      </w:r>
      <w:r w:rsidRPr="00730E10">
        <w:rPr>
          <w:rStyle w:val="Emphasis"/>
        </w:rPr>
        <w:t>cgmm-information</w:t>
      </w:r>
      <w:r w:rsidRPr="00730E10">
        <w:t xml:space="preserve"> section of </w:t>
      </w:r>
      <w:r w:rsidR="00E05773" w:rsidRPr="00730E10">
        <w:t xml:space="preserve">the </w:t>
      </w:r>
      <w:r w:rsidRPr="00730E10">
        <w:rPr>
          <w:rStyle w:val="CodeChar0"/>
        </w:rPr>
        <w:t>cgmm-properties.xml</w:t>
      </w:r>
      <w:r w:rsidRPr="00730E10">
        <w:t xml:space="preserve"> </w:t>
      </w:r>
      <w:r w:rsidR="00E05773" w:rsidRPr="00730E10">
        <w:t xml:space="preserve">file </w:t>
      </w:r>
      <w:r w:rsidRPr="00730E10">
        <w:t>with following:</w:t>
      </w:r>
    </w:p>
    <w:p w:rsidR="00856052" w:rsidRPr="00730E10" w:rsidRDefault="002C77AA" w:rsidP="00730E10">
      <w:pPr>
        <w:pStyle w:val="ListNumber"/>
        <w:numPr>
          <w:ilvl w:val="0"/>
          <w:numId w:val="36"/>
        </w:numPr>
        <w:rPr>
          <w:rStyle w:val="Emphasis"/>
          <w:i w:val="0"/>
          <w:iCs w:val="0"/>
        </w:rPr>
      </w:pPr>
      <w:r w:rsidRPr="00730E10">
        <w:t xml:space="preserve">Set the </w:t>
      </w:r>
      <w:r w:rsidRPr="00730E10">
        <w:rPr>
          <w:color w:val="0000FF"/>
        </w:rPr>
        <w:t>&lt;</w:t>
      </w:r>
      <w:r w:rsidRPr="00730E10">
        <w:rPr>
          <w:color w:val="990000"/>
        </w:rPr>
        <w:t>cgmm-new-grid-user-creation-disabled</w:t>
      </w:r>
      <w:r w:rsidRPr="00730E10">
        <w:rPr>
          <w:color w:val="0000FF"/>
        </w:rPr>
        <w:t>&gt;</w:t>
      </w:r>
      <w:r w:rsidRPr="00730E10">
        <w:t xml:space="preserve"> element to </w:t>
      </w:r>
      <w:r w:rsidRPr="00730E10">
        <w:rPr>
          <w:rStyle w:val="Emphasis"/>
        </w:rPr>
        <w:t>true</w:t>
      </w:r>
      <w:r w:rsidR="00730E10">
        <w:rPr>
          <w:rStyle w:val="Emphasis"/>
        </w:rPr>
        <w:t>.</w:t>
      </w:r>
    </w:p>
    <w:p w:rsidR="002C77AA" w:rsidRPr="00730E10" w:rsidRDefault="002C77AA" w:rsidP="00730E10">
      <w:pPr>
        <w:pStyle w:val="ListNumber"/>
      </w:pPr>
      <w:r w:rsidRPr="00730E10">
        <w:t xml:space="preserve">Set the </w:t>
      </w:r>
      <w:r w:rsidRPr="00730E10">
        <w:rPr>
          <w:color w:val="0000FF"/>
        </w:rPr>
        <w:t>&lt;</w:t>
      </w:r>
      <w:r w:rsidRPr="00730E10">
        <w:rPr>
          <w:color w:val="990000"/>
        </w:rPr>
        <w:t>cgmm-new-grid-user-creation-host-redirect-uri</w:t>
      </w:r>
      <w:r w:rsidRPr="00730E10">
        <w:rPr>
          <w:color w:val="0000FF"/>
        </w:rPr>
        <w:t>&gt;</w:t>
      </w:r>
      <w:r w:rsidRPr="00730E10">
        <w:t xml:space="preserve"> element with</w:t>
      </w:r>
      <w:r w:rsidR="00730E10">
        <w:t xml:space="preserve"> the</w:t>
      </w:r>
      <w:r w:rsidRPr="00730E10">
        <w:t xml:space="preserve"> host application context relative URI.</w:t>
      </w:r>
    </w:p>
    <w:p w:rsidR="00856052" w:rsidRPr="00730E10" w:rsidRDefault="00856052" w:rsidP="00730E10">
      <w:pPr>
        <w:pStyle w:val="BodyText"/>
        <w:rPr>
          <w:color w:val="000000"/>
        </w:rPr>
      </w:pPr>
      <w:r w:rsidRPr="00730E10">
        <w:t xml:space="preserve">If the Alternate behavior is enabled or set to </w:t>
      </w:r>
      <w:r w:rsidRPr="00730E10">
        <w:rPr>
          <w:rStyle w:val="Emphasis"/>
        </w:rPr>
        <w:t>true</w:t>
      </w:r>
      <w:r w:rsidRPr="00730E10">
        <w:t xml:space="preserve">, configure the </w:t>
      </w:r>
      <w:r w:rsidRPr="00730E10">
        <w:rPr>
          <w:rStyle w:val="Emphasis"/>
        </w:rPr>
        <w:t>host-information</w:t>
      </w:r>
      <w:r w:rsidRPr="00730E10">
        <w:t xml:space="preserve"> section of </w:t>
      </w:r>
      <w:r w:rsidR="00730E10">
        <w:t xml:space="preserve">the </w:t>
      </w:r>
      <w:r w:rsidRPr="00730E10">
        <w:rPr>
          <w:rStyle w:val="CodeChar0"/>
        </w:rPr>
        <w:t>cgmm-properties.xml</w:t>
      </w:r>
      <w:r w:rsidRPr="00730E10">
        <w:t xml:space="preserve"> </w:t>
      </w:r>
      <w:r w:rsidR="00730E10">
        <w:t xml:space="preserve">file </w:t>
      </w:r>
      <w:r w:rsidRPr="00730E10">
        <w:t>with the following:</w:t>
      </w:r>
    </w:p>
    <w:p w:rsidR="00856052" w:rsidRPr="00730E10" w:rsidRDefault="00856052" w:rsidP="00730E10">
      <w:pPr>
        <w:pStyle w:val="ListNumber"/>
        <w:numPr>
          <w:ilvl w:val="0"/>
          <w:numId w:val="35"/>
        </w:numPr>
        <w:rPr>
          <w:rFonts w:eastAsia="Calibri"/>
        </w:rPr>
      </w:pPr>
      <w:r w:rsidRPr="00730E10">
        <w:t xml:space="preserve">Set the </w:t>
      </w:r>
      <w:r w:rsidRPr="00730E10">
        <w:rPr>
          <w:color w:val="0000FF"/>
        </w:rPr>
        <w:t>&lt;</w:t>
      </w:r>
      <w:r w:rsidRPr="00730E10">
        <w:rPr>
          <w:color w:val="990000"/>
        </w:rPr>
        <w:t>host-user-login-page-url</w:t>
      </w:r>
      <w:r w:rsidRPr="00730E10">
        <w:rPr>
          <w:color w:val="0000FF"/>
        </w:rPr>
        <w:t>&gt;</w:t>
      </w:r>
      <w:r w:rsidRPr="00730E10">
        <w:t xml:space="preserve"> with host application login page context relative URL.</w:t>
      </w:r>
    </w:p>
    <w:p w:rsidR="00856052" w:rsidRPr="00730E10" w:rsidRDefault="00856052" w:rsidP="00730E10">
      <w:pPr>
        <w:pStyle w:val="ListNumber"/>
        <w:rPr>
          <w:rFonts w:eastAsia="Calibri"/>
        </w:rPr>
      </w:pPr>
      <w:r w:rsidRPr="00730E10">
        <w:t>Set the</w:t>
      </w:r>
      <w:r w:rsidRPr="00730E10">
        <w:rPr>
          <w:color w:val="0000FF"/>
        </w:rPr>
        <w:t xml:space="preserve"> &lt;</w:t>
      </w:r>
      <w:r w:rsidRPr="00730E10">
        <w:rPr>
          <w:color w:val="990000"/>
        </w:rPr>
        <w:t>host-mail-jndi-name</w:t>
      </w:r>
      <w:r w:rsidRPr="00730E10">
        <w:rPr>
          <w:color w:val="0000FF"/>
        </w:rPr>
        <w:t>&gt;</w:t>
      </w:r>
      <w:r w:rsidRPr="00730E10">
        <w:t xml:space="preserve"> with JNDI name of the </w:t>
      </w:r>
      <w:r w:rsidR="00417DAD" w:rsidRPr="00730E10">
        <w:t>JBoss</w:t>
      </w:r>
      <w:r w:rsidRPr="00730E10">
        <w:t xml:space="preserve"> Mail Service.</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host-mail-email-id-to</w:t>
      </w:r>
      <w:r w:rsidRPr="00730E10">
        <w:rPr>
          <w:color w:val="0000FF"/>
        </w:rPr>
        <w:t>&gt;</w:t>
      </w:r>
      <w:r w:rsidRPr="00730E10">
        <w:rPr>
          <w:szCs w:val="20"/>
        </w:rPr>
        <w:t xml:space="preserve"> with the ‘To’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host-mail-email-id-from</w:t>
      </w:r>
      <w:r w:rsidRPr="00730E10">
        <w:rPr>
          <w:color w:val="0000FF"/>
        </w:rPr>
        <w:t>&gt;</w:t>
      </w:r>
      <w:r w:rsidRPr="00730E10">
        <w:rPr>
          <w:szCs w:val="20"/>
        </w:rPr>
        <w:t xml:space="preserve"> with the ‘From’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host-mail-email-subject</w:t>
      </w:r>
      <w:r w:rsidRPr="00730E10">
        <w:rPr>
          <w:color w:val="0000FF"/>
        </w:rPr>
        <w:t>&gt;</w:t>
      </w:r>
      <w:r w:rsidRPr="00730E10">
        <w:rPr>
          <w:szCs w:val="20"/>
        </w:rPr>
        <w:t xml:space="preserve"> with the Email Subject text.</w:t>
      </w:r>
    </w:p>
    <w:p w:rsidR="00856052" w:rsidRPr="00730E10" w:rsidRDefault="00856052" w:rsidP="00730E10">
      <w:pPr>
        <w:pStyle w:val="ListNumber"/>
        <w:rPr>
          <w:rFonts w:eastAsia="Calibri"/>
        </w:rPr>
      </w:pPr>
      <w:r w:rsidRPr="00730E10">
        <w:t xml:space="preserve">Set the </w:t>
      </w:r>
      <w:r w:rsidRPr="00730E10">
        <w:rPr>
          <w:color w:val="0000FF"/>
        </w:rPr>
        <w:t>&lt;</w:t>
      </w:r>
      <w:r w:rsidRPr="00730E10">
        <w:rPr>
          <w:color w:val="990000"/>
        </w:rPr>
        <w:t>host-application-logo-url</w:t>
      </w:r>
      <w:r w:rsidRPr="00730E10">
        <w:rPr>
          <w:color w:val="0000FF"/>
        </w:rPr>
        <w:t>&gt;</w:t>
      </w:r>
      <w:r w:rsidRPr="00730E10">
        <w:t xml:space="preserve"> with the URL for application logo.</w:t>
      </w:r>
    </w:p>
    <w:p w:rsidR="00856052" w:rsidRPr="00730E10" w:rsidRDefault="00856052" w:rsidP="00730E10">
      <w:pPr>
        <w:pStyle w:val="ListNumber"/>
        <w:rPr>
          <w:rFonts w:eastAsia="Calibri"/>
        </w:rPr>
      </w:pPr>
      <w:r w:rsidRPr="00730E10">
        <w:t>Set the</w:t>
      </w:r>
      <w:r w:rsidRPr="00730E10">
        <w:rPr>
          <w:rFonts w:ascii="Calibri" w:hAnsi="Calibri"/>
        </w:rPr>
        <w:t xml:space="preserve"> </w:t>
      </w:r>
      <w:r w:rsidRPr="00730E10">
        <w:rPr>
          <w:color w:val="0000FF"/>
        </w:rPr>
        <w:t>&lt;</w:t>
      </w:r>
      <w:r w:rsidRPr="00730E10">
        <w:rPr>
          <w:color w:val="990000"/>
        </w:rPr>
        <w:t>host-application-logo-alt-text</w:t>
      </w:r>
      <w:r w:rsidRPr="00730E10">
        <w:rPr>
          <w:color w:val="0000FF"/>
        </w:rPr>
        <w:t>&gt;</w:t>
      </w:r>
      <w:r w:rsidRPr="00730E10">
        <w:t xml:space="preserve"> with the Alt Text for the application logo.</w:t>
      </w:r>
    </w:p>
    <w:p w:rsidR="002C77AA" w:rsidRDefault="002C77AA" w:rsidP="002C77AA">
      <w:pPr>
        <w:pStyle w:val="Heading2"/>
      </w:pPr>
      <w:bookmarkStart w:id="712" w:name="_Ref214263201"/>
      <w:bookmarkStart w:id="713" w:name="_Ref214263204"/>
      <w:bookmarkStart w:id="714" w:name="_Toc238738179"/>
      <w:r>
        <w:t xml:space="preserve">Deployment </w:t>
      </w:r>
      <w:commentRangeStart w:id="715"/>
      <w:r>
        <w:t>Checklist</w:t>
      </w:r>
      <w:bookmarkEnd w:id="712"/>
      <w:bookmarkEnd w:id="713"/>
      <w:commentRangeEnd w:id="715"/>
      <w:r w:rsidR="00427668">
        <w:rPr>
          <w:rStyle w:val="CommentReference"/>
          <w:rFonts w:ascii="Arial" w:hAnsi="Arial" w:cs="Times New Roman"/>
          <w:b w:val="0"/>
          <w:bCs w:val="0"/>
          <w:iCs w:val="0"/>
          <w:color w:val="auto"/>
        </w:rPr>
        <w:commentReference w:id="715"/>
      </w:r>
      <w:bookmarkEnd w:id="714"/>
    </w:p>
    <w:p w:rsidR="002C77AA" w:rsidRDefault="002C77AA" w:rsidP="002C77AA">
      <w:pPr>
        <w:pStyle w:val="BodyText"/>
      </w:pPr>
      <w:r>
        <w:t xml:space="preserve">Before deploying the CGMM, verify </w:t>
      </w:r>
      <w:r w:rsidR="00EB5DC0">
        <w:t>that</w:t>
      </w:r>
      <w:r>
        <w:t xml:space="preserve"> </w:t>
      </w:r>
      <w:r w:rsidR="00EB5DC0">
        <w:t xml:space="preserve">the </w:t>
      </w:r>
      <w:r>
        <w:t xml:space="preserve">following environment and configuration conditions are met. </w:t>
      </w:r>
      <w:r w:rsidR="00EB5DC0">
        <w:t xml:space="preserve">The </w:t>
      </w:r>
      <w:r>
        <w:t>software and access credentials/parameters are required.</w:t>
      </w:r>
      <w:r w:rsidR="00A14535" w:rsidRPr="00A14535">
        <w:t xml:space="preserve"> </w:t>
      </w:r>
      <w:r w:rsidR="005E6C7C">
        <w:fldChar w:fldCharType="begin"/>
      </w:r>
      <w:r w:rsidR="00A14535">
        <w:instrText xml:space="preserve"> XE "</w:instrText>
      </w:r>
      <w:r w:rsidR="00A14535" w:rsidRPr="00FE29EC">
        <w:instrText>CGMM:deployment</w:instrText>
      </w:r>
      <w:r w:rsidR="00A14535">
        <w:instrText xml:space="preserve">" </w:instrText>
      </w:r>
      <w:r w:rsidR="005E6C7C">
        <w:fldChar w:fldCharType="end"/>
      </w:r>
      <w:r w:rsidR="005E6C7C">
        <w:fldChar w:fldCharType="begin"/>
      </w:r>
      <w:r w:rsidR="00A14535">
        <w:instrText xml:space="preserve"> XE "deploying</w:instrText>
      </w:r>
      <w:r w:rsidR="00A14535" w:rsidRPr="009452B0">
        <w:instrText xml:space="preserve"> CGMM</w:instrText>
      </w:r>
      <w:r w:rsidR="00A14535">
        <w:instrText xml:space="preserve">" </w:instrText>
      </w:r>
      <w:r w:rsidR="005E6C7C">
        <w:fldChar w:fldCharType="end"/>
      </w:r>
    </w:p>
    <w:p w:rsidR="002C77AA" w:rsidRPr="00EB5DC0" w:rsidRDefault="002C77AA" w:rsidP="00EB5DC0">
      <w:pPr>
        <w:pStyle w:val="BodyText"/>
        <w:rPr>
          <w:rStyle w:val="Bold"/>
        </w:rPr>
      </w:pPr>
      <w:r w:rsidRPr="00EB5DC0">
        <w:rPr>
          <w:rStyle w:val="Bold"/>
        </w:rPr>
        <w:t xml:space="preserve">Host </w:t>
      </w:r>
      <w:r w:rsidR="00EB5DC0" w:rsidRPr="00EB5DC0">
        <w:rPr>
          <w:rStyle w:val="Bold"/>
        </w:rPr>
        <w:t>A</w:t>
      </w:r>
      <w:r w:rsidRPr="00EB5DC0">
        <w:rPr>
          <w:rStyle w:val="Bold"/>
        </w:rPr>
        <w:t>pplication Environment</w:t>
      </w:r>
      <w:r w:rsidR="005E6C7C">
        <w:rPr>
          <w:rStyle w:val="Bold"/>
        </w:rPr>
        <w:fldChar w:fldCharType="begin"/>
      </w:r>
      <w:r w:rsidR="00A14535">
        <w:instrText xml:space="preserve"> XE "</w:instrText>
      </w:r>
      <w:r w:rsidR="00A14535" w:rsidRPr="00440901">
        <w:instrText>host application:environment requirements</w:instrText>
      </w:r>
      <w:r w:rsidR="00A14535">
        <w:instrText xml:space="preserve">" </w:instrText>
      </w:r>
      <w:r w:rsidR="005E6C7C">
        <w:rPr>
          <w:rStyle w:val="Bold"/>
        </w:rPr>
        <w:fldChar w:fldCharType="end"/>
      </w:r>
    </w:p>
    <w:p w:rsidR="002C77AA" w:rsidRDefault="000863F7" w:rsidP="00EB5DC0">
      <w:pPr>
        <w:pStyle w:val="ListBullet"/>
      </w:pPr>
      <w:r>
        <w:t>JBoss</w:t>
      </w:r>
      <w:r w:rsidR="002C77AA">
        <w:t xml:space="preserve"> 4.0 Application Server</w:t>
      </w:r>
      <w:r w:rsidR="00D13A4D">
        <w:t>.</w:t>
      </w:r>
    </w:p>
    <w:p w:rsidR="002C77AA" w:rsidRDefault="002C77AA" w:rsidP="00EB5DC0">
      <w:pPr>
        <w:pStyle w:val="ListBullet"/>
      </w:pPr>
      <w:r>
        <w:t xml:space="preserve">MySQL </w:t>
      </w:r>
      <w:r w:rsidR="008C6B3B">
        <w:t>v</w:t>
      </w:r>
      <w:r w:rsidR="002042B0">
        <w:t>4</w:t>
      </w:r>
      <w:r>
        <w:t>.0</w:t>
      </w:r>
      <w:r w:rsidR="008C6B3B">
        <w:t xml:space="preserve"> </w:t>
      </w:r>
      <w:r w:rsidR="002042B0">
        <w:t>or higher</w:t>
      </w:r>
      <w:r>
        <w:t xml:space="preserve"> OR Oracle 9i Database Server (with an account that can create databases)</w:t>
      </w:r>
      <w:r w:rsidR="00D13A4D">
        <w:t>.</w:t>
      </w:r>
    </w:p>
    <w:p w:rsidR="002C77AA" w:rsidRDefault="002C77AA" w:rsidP="00EB5DC0">
      <w:pPr>
        <w:pStyle w:val="ListBullet"/>
      </w:pPr>
      <w:r>
        <w:t>Host Applic</w:t>
      </w:r>
      <w:r w:rsidR="00856052">
        <w:t>ation utilizing the CGMM Filter (optional in Standalone mode)</w:t>
      </w:r>
      <w:r w:rsidR="00D13A4D">
        <w:t>.</w:t>
      </w:r>
    </w:p>
    <w:p w:rsidR="002C77AA" w:rsidRDefault="002C77AA" w:rsidP="00EB5DC0">
      <w:pPr>
        <w:pStyle w:val="ListBullet"/>
      </w:pPr>
      <w:r>
        <w:t xml:space="preserve">CSM v4.1 Schema with existing Users. </w:t>
      </w:r>
    </w:p>
    <w:p w:rsidR="002C77AA" w:rsidRPr="00EB5DC0" w:rsidRDefault="002C77AA" w:rsidP="00EB5DC0">
      <w:pPr>
        <w:pStyle w:val="BodyText"/>
        <w:rPr>
          <w:rStyle w:val="Bold"/>
        </w:rPr>
      </w:pPr>
      <w:r w:rsidRPr="00EB5DC0">
        <w:rPr>
          <w:rStyle w:val="Bold"/>
        </w:rPr>
        <w:t>CGMM Release Components</w:t>
      </w:r>
    </w:p>
    <w:p w:rsidR="002C77AA" w:rsidRDefault="002C77AA" w:rsidP="00EB5DC0">
      <w:pPr>
        <w:pStyle w:val="ListBullet"/>
      </w:pPr>
      <w:r>
        <w:t>CGMM Properties configuration file</w:t>
      </w:r>
      <w:r w:rsidR="00D13A4D">
        <w:t>.</w:t>
      </w:r>
    </w:p>
    <w:p w:rsidR="002C77AA" w:rsidRDefault="002C77AA" w:rsidP="00EB5DC0">
      <w:pPr>
        <w:pStyle w:val="ListBullet"/>
      </w:pPr>
      <w:r>
        <w:t>Sync</w:t>
      </w:r>
      <w:r w:rsidR="00D13A4D">
        <w:t xml:space="preserve"> Description configuration file.</w:t>
      </w:r>
    </w:p>
    <w:p w:rsidR="002C77AA" w:rsidRDefault="002C77AA" w:rsidP="00EB5DC0">
      <w:pPr>
        <w:pStyle w:val="ListBullet"/>
      </w:pPr>
      <w:r>
        <w:t>ApplicationSecurityConfig.xml Security configuration for CGMM</w:t>
      </w:r>
      <w:r w:rsidR="00D13A4D">
        <w:t>.</w:t>
      </w:r>
    </w:p>
    <w:p w:rsidR="002C77AA" w:rsidRDefault="002C77AA" w:rsidP="00EB5DC0">
      <w:pPr>
        <w:pStyle w:val="ListBullet"/>
      </w:pPr>
      <w:r>
        <w:t>JAAS Login Module Configuration for ‘sampleHostApplication’ Application.</w:t>
      </w:r>
    </w:p>
    <w:p w:rsidR="00E5123A" w:rsidRDefault="00E5123A" w:rsidP="00E5123A">
      <w:pPr>
        <w:pStyle w:val="ListBullet"/>
      </w:pPr>
      <w:r>
        <w:t>Mail service configuration for alternate behavior.</w:t>
      </w:r>
    </w:p>
    <w:p w:rsidR="002C77AA" w:rsidRPr="00EB5DC0" w:rsidRDefault="002C77AA" w:rsidP="0083323B">
      <w:pPr>
        <w:pStyle w:val="BodyText"/>
        <w:keepNext/>
        <w:keepLines/>
        <w:rPr>
          <w:rStyle w:val="Bold"/>
        </w:rPr>
      </w:pPr>
      <w:r w:rsidRPr="00EB5DC0">
        <w:rPr>
          <w:rStyle w:val="Bold"/>
        </w:rPr>
        <w:lastRenderedPageBreak/>
        <w:t>caGrid Environment</w:t>
      </w:r>
    </w:p>
    <w:p w:rsidR="002C77AA" w:rsidRDefault="002C77AA" w:rsidP="0083323B">
      <w:pPr>
        <w:pStyle w:val="ListBullet"/>
        <w:keepNext/>
        <w:keepLines/>
      </w:pPr>
      <w:r>
        <w:t>caGrid 1.2 software is installed</w:t>
      </w:r>
      <w:r w:rsidR="00D13A4D">
        <w:t>.</w:t>
      </w:r>
    </w:p>
    <w:p w:rsidR="002C77AA" w:rsidRDefault="00EB5DC0" w:rsidP="00EB5DC0">
      <w:pPr>
        <w:pStyle w:val="ListBullet"/>
      </w:pPr>
      <w:r>
        <w:t>D</w:t>
      </w:r>
      <w:r w:rsidR="002C77AA">
        <w:t>orian Service is available for creation of new Grid User accounts.</w:t>
      </w:r>
    </w:p>
    <w:p w:rsidR="002C77AA" w:rsidRDefault="002C77AA" w:rsidP="00EB5DC0">
      <w:pPr>
        <w:pStyle w:val="ListBullet"/>
      </w:pPr>
      <w:r>
        <w:t>Authentication Service(s) available to authenticate Grid users.</w:t>
      </w:r>
    </w:p>
    <w:p w:rsidR="002C77AA" w:rsidRDefault="002C77AA" w:rsidP="00EB5DC0">
      <w:pPr>
        <w:pStyle w:val="ListBullet"/>
      </w:pPr>
      <w:r>
        <w:t>SyncGTS to sync with Trust Fabric.</w:t>
      </w:r>
    </w:p>
    <w:p w:rsidR="002C77AA" w:rsidRDefault="002C77AA" w:rsidP="00EB5DC0">
      <w:pPr>
        <w:pStyle w:val="ListBullet"/>
      </w:pPr>
      <w:r>
        <w:t>Host Certificate is available for the Server hosting the application server.</w:t>
      </w:r>
    </w:p>
    <w:p w:rsidR="002C77AA" w:rsidRDefault="002C77AA" w:rsidP="002C77AA">
      <w:pPr>
        <w:pStyle w:val="Heading2"/>
      </w:pPr>
      <w:bookmarkStart w:id="716" w:name="_Ref214263208"/>
      <w:bookmarkStart w:id="717" w:name="_Ref214263210"/>
      <w:bookmarkStart w:id="718" w:name="_Toc238738180"/>
      <w:r>
        <w:t>Deployment Steps</w:t>
      </w:r>
      <w:bookmarkEnd w:id="716"/>
      <w:bookmarkEnd w:id="717"/>
      <w:bookmarkEnd w:id="718"/>
    </w:p>
    <w:p w:rsidR="002C77AA" w:rsidRDefault="00EB5DC0" w:rsidP="005D660F">
      <w:pPr>
        <w:pStyle w:val="BodyText"/>
      </w:pPr>
      <w:r>
        <w:t>Before deploying CGMM, v</w:t>
      </w:r>
      <w:r w:rsidR="002C77AA">
        <w:t xml:space="preserve">erify </w:t>
      </w:r>
      <w:r>
        <w:t xml:space="preserve">that </w:t>
      </w:r>
      <w:r w:rsidR="002C77AA">
        <w:t xml:space="preserve">the installation prerequisites </w:t>
      </w:r>
      <w:r>
        <w:t xml:space="preserve">have been </w:t>
      </w:r>
      <w:r w:rsidR="002C77AA">
        <w:t>completed</w:t>
      </w:r>
      <w:r>
        <w:t xml:space="preserve"> and that the </w:t>
      </w:r>
      <w:r w:rsidR="002C77AA">
        <w:t>deployment checklist is complete.</w:t>
      </w:r>
      <w:r w:rsidR="00A14535" w:rsidRPr="00A14535">
        <w:t xml:space="preserve"> </w:t>
      </w:r>
      <w:r w:rsidR="005E6C7C">
        <w:fldChar w:fldCharType="begin"/>
      </w:r>
      <w:r w:rsidR="00A14535">
        <w:instrText xml:space="preserve"> XE "</w:instrText>
      </w:r>
      <w:r w:rsidR="00A14535" w:rsidRPr="00FE29EC">
        <w:instrText>CGMM:deployment</w:instrText>
      </w:r>
      <w:r w:rsidR="00A14535">
        <w:instrText xml:space="preserve">" </w:instrText>
      </w:r>
      <w:r w:rsidR="005E6C7C">
        <w:fldChar w:fldCharType="end"/>
      </w:r>
      <w:r w:rsidR="005E6C7C">
        <w:fldChar w:fldCharType="begin"/>
      </w:r>
      <w:r w:rsidR="00A14535">
        <w:instrText xml:space="preserve"> XE "deploying</w:instrText>
      </w:r>
      <w:r w:rsidR="00A14535" w:rsidRPr="009452B0">
        <w:instrText xml:space="preserve"> CGMM</w:instrText>
      </w:r>
      <w:r w:rsidR="00A14535">
        <w:instrText xml:space="preserve">" </w:instrText>
      </w:r>
      <w:r w:rsidR="005E6C7C">
        <w:fldChar w:fldCharType="end"/>
      </w:r>
    </w:p>
    <w:p w:rsidR="002C77AA" w:rsidRPr="00EB5DC0" w:rsidRDefault="002C77AA" w:rsidP="002C77AA">
      <w:pPr>
        <w:pStyle w:val="BodyText"/>
        <w:rPr>
          <w:rStyle w:val="Bold"/>
        </w:rPr>
      </w:pPr>
      <w:r w:rsidRPr="00EB5DC0">
        <w:rPr>
          <w:rStyle w:val="Bold"/>
        </w:rPr>
        <w:t>Step 1: Deploy cgmmweb.war file</w:t>
      </w:r>
    </w:p>
    <w:p w:rsidR="002C77AA" w:rsidRDefault="002C77AA" w:rsidP="002C77AA">
      <w:pPr>
        <w:pStyle w:val="BodyText"/>
      </w:pPr>
      <w:r>
        <w:t xml:space="preserve">Copy the </w:t>
      </w:r>
      <w:r w:rsidRPr="00EB5DC0">
        <w:rPr>
          <w:rStyle w:val="CodeChar0"/>
        </w:rPr>
        <w:t>cgmmweb.war</w:t>
      </w:r>
      <w:r>
        <w:t xml:space="preserve"> </w:t>
      </w:r>
      <w:r w:rsidR="00EB5DC0">
        <w:t xml:space="preserve">file </w:t>
      </w:r>
      <w:r>
        <w:t>in</w:t>
      </w:r>
      <w:r w:rsidR="00EB5DC0">
        <w:t>to</w:t>
      </w:r>
      <w:r>
        <w:t xml:space="preserve"> the deployment directory of </w:t>
      </w:r>
      <w:r w:rsidR="000863F7">
        <w:t>JBoss</w:t>
      </w:r>
      <w:r w:rsidR="00EB5DC0">
        <w:t>, located at:</w:t>
      </w:r>
      <w:r>
        <w:t xml:space="preserve"> </w:t>
      </w:r>
      <w:r w:rsidRPr="00EB5DC0">
        <w:rPr>
          <w:rStyle w:val="CodeChar0"/>
        </w:rPr>
        <w:t>{jboss-home}/server/default/deploy/</w:t>
      </w:r>
      <w:r w:rsidR="00EB5DC0">
        <w:t>.</w:t>
      </w:r>
    </w:p>
    <w:p w:rsidR="00653CFF" w:rsidRDefault="00653CFF" w:rsidP="002C77AA">
      <w:pPr>
        <w:pStyle w:val="BodyText"/>
      </w:pPr>
    </w:p>
    <w:p w:rsidR="002C77AA" w:rsidRPr="00856052" w:rsidRDefault="002C77AA" w:rsidP="002C77AA">
      <w:pPr>
        <w:pStyle w:val="BodyText"/>
        <w:rPr>
          <w:rStyle w:val="Bold"/>
        </w:rPr>
      </w:pPr>
      <w:r w:rsidRPr="00EB5DC0">
        <w:rPr>
          <w:rStyle w:val="Bold"/>
        </w:rPr>
        <w:t xml:space="preserve">Step 2: Deploy Host Application with CGMM </w:t>
      </w:r>
      <w:r w:rsidR="002042B0" w:rsidRPr="00EB5DC0">
        <w:rPr>
          <w:rStyle w:val="Bold"/>
        </w:rPr>
        <w:t>Filter</w:t>
      </w:r>
      <w:r w:rsidR="002042B0">
        <w:rPr>
          <w:rStyle w:val="Bold"/>
        </w:rPr>
        <w:t xml:space="preserve"> </w:t>
      </w:r>
      <w:r w:rsidR="002042B0" w:rsidRPr="00856052">
        <w:rPr>
          <w:rStyle w:val="Bold"/>
        </w:rPr>
        <w:t>(</w:t>
      </w:r>
      <w:r w:rsidR="00856052" w:rsidRPr="00856052">
        <w:rPr>
          <w:rStyle w:val="Bold"/>
        </w:rPr>
        <w:t>optional in Alternate Behavior AND/OR Standalone Mode</w:t>
      </w:r>
      <w:r w:rsidR="00E5123A">
        <w:rPr>
          <w:rStyle w:val="Bold"/>
        </w:rPr>
        <w:t xml:space="preserve"> AND/OR Container Managed Security Integration</w:t>
      </w:r>
      <w:r w:rsidR="00856052" w:rsidRPr="00856052">
        <w:rPr>
          <w:rStyle w:val="Bold"/>
        </w:rPr>
        <w:t>)</w:t>
      </w:r>
    </w:p>
    <w:p w:rsidR="002C77AA" w:rsidRDefault="002C77AA" w:rsidP="002C77AA">
      <w:pPr>
        <w:pStyle w:val="BodyText"/>
      </w:pPr>
      <w:r>
        <w:t>Copy the host application’s WAR file in</w:t>
      </w:r>
      <w:r w:rsidR="00EB5DC0">
        <w:t>to</w:t>
      </w:r>
      <w:r>
        <w:t xml:space="preserve"> the deployment directory of </w:t>
      </w:r>
      <w:r w:rsidR="00417DAD">
        <w:t>JBoss</w:t>
      </w:r>
      <w:r w:rsidR="00EB5DC0">
        <w:t xml:space="preserve">, located at: </w:t>
      </w:r>
      <w:r w:rsidR="00E5123A">
        <w:rPr>
          <w:rStyle w:val="CodeChar0"/>
        </w:rPr>
        <w:t>JBOSS_HOME</w:t>
      </w:r>
      <w:r w:rsidR="00EB5DC0" w:rsidRPr="00EB5DC0">
        <w:rPr>
          <w:rStyle w:val="CodeChar0"/>
        </w:rPr>
        <w:t>/server/default/deploy/</w:t>
      </w:r>
      <w:r w:rsidR="00EB5DC0">
        <w:t>.</w:t>
      </w:r>
    </w:p>
    <w:p w:rsidR="00653CFF" w:rsidRDefault="00653CFF" w:rsidP="002C77AA">
      <w:pPr>
        <w:pStyle w:val="BodyText"/>
      </w:pPr>
    </w:p>
    <w:p w:rsidR="002C77AA" w:rsidRPr="00EB5DC0" w:rsidRDefault="002C77AA" w:rsidP="002C77AA">
      <w:pPr>
        <w:pStyle w:val="BodyText"/>
        <w:rPr>
          <w:rStyle w:val="Bold"/>
        </w:rPr>
      </w:pPr>
      <w:r w:rsidRPr="00EB5DC0">
        <w:rPr>
          <w:rStyle w:val="Bold"/>
        </w:rPr>
        <w:t xml:space="preserve">Step 3: Configure System </w:t>
      </w:r>
      <w:r w:rsidR="00EB5DC0">
        <w:rPr>
          <w:rStyle w:val="Bold"/>
        </w:rPr>
        <w:t>P</w:t>
      </w:r>
      <w:r w:rsidRPr="00EB5DC0">
        <w:rPr>
          <w:rStyle w:val="Bold"/>
        </w:rPr>
        <w:t>roperties</w:t>
      </w:r>
    </w:p>
    <w:p w:rsidR="002C77AA" w:rsidRDefault="002C77AA" w:rsidP="00F56E29">
      <w:pPr>
        <w:pStyle w:val="BodyText"/>
      </w:pPr>
      <w:r>
        <w:t>Set the System properties for the configuration files.</w:t>
      </w:r>
    </w:p>
    <w:p w:rsidR="002C77AA" w:rsidRDefault="00417DAD" w:rsidP="002C77AA">
      <w:pPr>
        <w:pStyle w:val="BodyText"/>
      </w:pPr>
      <w:r>
        <w:t>In JB</w:t>
      </w:r>
      <w:r w:rsidR="002C77AA">
        <w:t xml:space="preserve">oss, modify the </w:t>
      </w:r>
      <w:r w:rsidR="002C77AA" w:rsidRPr="00F56E29">
        <w:rPr>
          <w:rStyle w:val="CodeChar0"/>
        </w:rPr>
        <w:t>J</w:t>
      </w:r>
      <w:r>
        <w:rPr>
          <w:rStyle w:val="CodeChar0"/>
        </w:rPr>
        <w:t>B</w:t>
      </w:r>
      <w:r w:rsidR="00E5123A">
        <w:rPr>
          <w:rStyle w:val="CodeChar0"/>
        </w:rPr>
        <w:t>OSS_HOME</w:t>
      </w:r>
      <w:r w:rsidR="002C77AA" w:rsidRPr="00F56E29">
        <w:rPr>
          <w:rStyle w:val="CodeChar0"/>
        </w:rPr>
        <w:t>/server/default/deploy/properties-service.xml</w:t>
      </w:r>
      <w:r w:rsidR="00F56E29" w:rsidRPr="00F56E29">
        <w:t>. A sample configuration is shown below:</w:t>
      </w:r>
    </w:p>
    <w:p w:rsidR="00F56E29" w:rsidRPr="002A35FD"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&lt;attribute name="Properties"&gt;</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F56E29" w:rsidRPr="002A35FD" w:rsidRDefault="00F56E29" w:rsidP="00F56E29">
      <w:pPr>
        <w:ind w:left="1440"/>
        <w:rPr>
          <w:szCs w:val="20"/>
        </w:rPr>
      </w:pPr>
      <w:r w:rsidRPr="002A35FD">
        <w:rPr>
          <w:rStyle w:val="ComputerfilesChar4CharCharCharCharCharCharCharCharChar"/>
          <w:sz w:val="20"/>
          <w:szCs w:val="20"/>
        </w:rPr>
        <w:t>&lt;/attribute&gt;</w:t>
      </w:r>
    </w:p>
    <w:p w:rsidR="002C77AA" w:rsidRPr="002C77AA" w:rsidRDefault="002C77AA" w:rsidP="002C77AA">
      <w:pPr>
        <w:pStyle w:val="BodyText"/>
      </w:pPr>
    </w:p>
    <w:p w:rsidR="00567371" w:rsidRPr="00F56E29" w:rsidRDefault="00567371" w:rsidP="00FB561A">
      <w:pPr>
        <w:pStyle w:val="BodyText"/>
        <w:keepNext/>
        <w:rPr>
          <w:rStyle w:val="Bold"/>
        </w:rPr>
      </w:pPr>
      <w:r w:rsidRPr="00F56E29">
        <w:rPr>
          <w:rStyle w:val="Bold"/>
        </w:rPr>
        <w:t>Step 4: Configure SyncGTS</w:t>
      </w:r>
    </w:p>
    <w:p w:rsidR="00567371" w:rsidRDefault="00567371" w:rsidP="00567371">
      <w:pPr>
        <w:pStyle w:val="BodyText"/>
      </w:pPr>
      <w:r>
        <w:t>Configure the URLs for Slave/Master GTS</w:t>
      </w:r>
      <w:r w:rsidR="000863F7">
        <w:t xml:space="preserve">. </w:t>
      </w:r>
      <w:r w:rsidR="00F56E29">
        <w:t xml:space="preserve">Refer also to </w:t>
      </w:r>
      <w:fldSimple w:instr=" REF _Ref214265241 \n \h  \* MERGEFORMAT ">
        <w:r w:rsidR="00C66417" w:rsidRPr="00C66417">
          <w:rPr>
            <w:i/>
            <w:color w:val="0000FF"/>
          </w:rPr>
          <w:t>Appendix C</w:t>
        </w:r>
      </w:fldSimple>
      <w:r w:rsidR="00F56E29" w:rsidRPr="00F56E29">
        <w:rPr>
          <w:i/>
          <w:color w:val="0000FF"/>
        </w:rPr>
        <w:t xml:space="preserve">, </w:t>
      </w:r>
      <w:fldSimple w:instr=" REF _Ref214265243 \h  \* MERGEFORMAT ">
        <w:r w:rsidR="00C66417" w:rsidRPr="00C66417">
          <w:rPr>
            <w:i/>
            <w:color w:val="0000FF"/>
          </w:rPr>
          <w:t>Sample Sync Description File</w:t>
        </w:r>
      </w:fldSimple>
      <w:r w:rsidR="00F56E29">
        <w:t xml:space="preserve"> on page </w:t>
      </w:r>
      <w:r w:rsidR="005E6C7C">
        <w:fldChar w:fldCharType="begin"/>
      </w:r>
      <w:r w:rsidR="00F56E29">
        <w:instrText xml:space="preserve"> PAGEREF _Ref214265246 \h </w:instrText>
      </w:r>
      <w:r w:rsidR="005E6C7C">
        <w:fldChar w:fldCharType="separate"/>
      </w:r>
      <w:r w:rsidR="00C66417">
        <w:rPr>
          <w:noProof/>
        </w:rPr>
        <w:t>59</w:t>
      </w:r>
      <w:r w:rsidR="005E6C7C">
        <w:fldChar w:fldCharType="end"/>
      </w:r>
      <w:r w:rsidR="00F56E29">
        <w:t>.</w:t>
      </w:r>
    </w:p>
    <w:p w:rsidR="00F56E29" w:rsidRDefault="00F56E29" w:rsidP="00567371">
      <w:pPr>
        <w:pStyle w:val="BodyText"/>
      </w:pPr>
    </w:p>
    <w:p w:rsidR="00567371" w:rsidRPr="00F56E29" w:rsidRDefault="00567371" w:rsidP="00653CFF">
      <w:pPr>
        <w:pStyle w:val="BodyText"/>
        <w:keepNext/>
        <w:rPr>
          <w:rStyle w:val="Bold"/>
        </w:rPr>
      </w:pPr>
      <w:r w:rsidRPr="00F56E29">
        <w:rPr>
          <w:rStyle w:val="Bold"/>
        </w:rPr>
        <w:lastRenderedPageBreak/>
        <w:t xml:space="preserve">Step 5: Configure </w:t>
      </w:r>
      <w:r w:rsidR="00F56E29">
        <w:rPr>
          <w:rStyle w:val="Bold"/>
        </w:rPr>
        <w:t xml:space="preserve">the </w:t>
      </w:r>
      <w:r w:rsidRPr="00F56E29">
        <w:rPr>
          <w:rStyle w:val="Bold"/>
        </w:rPr>
        <w:t xml:space="preserve">CGMM Properties </w:t>
      </w:r>
      <w:r w:rsidR="00F56E29">
        <w:rPr>
          <w:rStyle w:val="Bold"/>
        </w:rPr>
        <w:t>F</w:t>
      </w:r>
      <w:r w:rsidRPr="00F56E29">
        <w:rPr>
          <w:rStyle w:val="Bold"/>
        </w:rPr>
        <w:t>ile</w:t>
      </w:r>
    </w:p>
    <w:p w:rsidR="00567371" w:rsidRDefault="00567371" w:rsidP="00567371">
      <w:pPr>
        <w:pStyle w:val="BodyText"/>
      </w:pPr>
      <w:r>
        <w:t xml:space="preserve">For </w:t>
      </w:r>
      <w:r w:rsidR="00F56E29">
        <w:t xml:space="preserve">a </w:t>
      </w:r>
      <w:r>
        <w:t>description of the elements</w:t>
      </w:r>
      <w:r w:rsidR="00F56E29">
        <w:t xml:space="preserve">, see </w:t>
      </w:r>
      <w:fldSimple w:instr=" REF _Ref214265312 \n \h  \* MERGEFORMAT ">
        <w:r w:rsidR="00C66417" w:rsidRPr="00C66417">
          <w:rPr>
            <w:i/>
            <w:color w:val="0000FF"/>
          </w:rPr>
          <w:t>Appendix A</w:t>
        </w:r>
      </w:fldSimple>
      <w:r w:rsidR="00F56E29" w:rsidRPr="00F56E29">
        <w:rPr>
          <w:i/>
          <w:color w:val="0000FF"/>
        </w:rPr>
        <w:t xml:space="preserve">, </w:t>
      </w:r>
      <w:fldSimple w:instr=" REF _Ref214265315 \h  \* MERGEFORMAT ">
        <w:r w:rsidR="00C66417" w:rsidRPr="00C66417">
          <w:rPr>
            <w:i/>
            <w:color w:val="0000FF"/>
          </w:rPr>
          <w:t>CGMM Properties XSD File</w:t>
        </w:r>
      </w:fldSimple>
      <w:r w:rsidR="00F56E29">
        <w:t xml:space="preserve"> on page </w:t>
      </w:r>
      <w:r w:rsidR="005E6C7C">
        <w:fldChar w:fldCharType="begin"/>
      </w:r>
      <w:r w:rsidR="00F56E29">
        <w:instrText xml:space="preserve"> PAGEREF _Ref214265317 \h </w:instrText>
      </w:r>
      <w:r w:rsidR="005E6C7C">
        <w:fldChar w:fldCharType="separate"/>
      </w:r>
      <w:r w:rsidR="00C66417">
        <w:rPr>
          <w:noProof/>
        </w:rPr>
        <w:t>51</w:t>
      </w:r>
      <w:r w:rsidR="005E6C7C">
        <w:fldChar w:fldCharType="end"/>
      </w:r>
      <w:r w:rsidR="0083323B">
        <w:t xml:space="preserve">.  </w:t>
      </w:r>
      <w:r>
        <w:t xml:space="preserve"> </w:t>
      </w:r>
    </w:p>
    <w:p w:rsidR="00567371" w:rsidRDefault="00567371" w:rsidP="00567371">
      <w:pPr>
        <w:pStyle w:val="BodyText"/>
      </w:pPr>
      <w:r>
        <w:t>Example</w:t>
      </w:r>
      <w:r w:rsidR="00F56E29">
        <w:t>:</w:t>
      </w:r>
      <w:r w:rsidR="00D13A4D">
        <w:t xml:space="preserve">  </w:t>
      </w:r>
    </w:p>
    <w:p w:rsidR="00567371" w:rsidRDefault="00D13A4D" w:rsidP="00FB561A">
      <w:pPr>
        <w:pStyle w:val="Classfilesample"/>
        <w:rPr>
          <w:rFonts w:ascii="Times New Roman" w:hAnsi="Times New Roman"/>
          <w:color w:val="0000FF"/>
          <w:sz w:val="22"/>
          <w:szCs w:val="22"/>
        </w:rPr>
      </w:pP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r w:rsidR="00567371" w:rsidRPr="00D13A4D">
        <w:rPr>
          <w:rFonts w:ascii="Times New Roman" w:hAnsi="Times New Roman" w:cs="Times New Roman"/>
          <w:color w:val="000000"/>
          <w:sz w:val="22"/>
          <w:szCs w:val="22"/>
          <w:highlight w:val="white"/>
        </w:rPr>
        <w:t>sampleHostApplicationContextName</w:t>
      </w: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p>
    <w:p w:rsidR="00D13A4D" w:rsidRDefault="00D13A4D" w:rsidP="00D13A4D">
      <w:pPr>
        <w:pStyle w:val="BodyText"/>
      </w:pPr>
    </w:p>
    <w:p w:rsidR="00567371" w:rsidRPr="00F56E29" w:rsidRDefault="00567371" w:rsidP="00567371">
      <w:pPr>
        <w:pStyle w:val="BodyText"/>
        <w:rPr>
          <w:rStyle w:val="Bold"/>
        </w:rPr>
      </w:pPr>
      <w:r w:rsidRPr="00F56E29">
        <w:rPr>
          <w:rStyle w:val="Bold"/>
        </w:rPr>
        <w:t xml:space="preserve">Step 6: Configure </w:t>
      </w:r>
      <w:r w:rsidR="00F56E29">
        <w:rPr>
          <w:rStyle w:val="Bold"/>
        </w:rPr>
        <w:t xml:space="preserve">the </w:t>
      </w:r>
      <w:r w:rsidRPr="00F56E29">
        <w:rPr>
          <w:rStyle w:val="Bold"/>
        </w:rPr>
        <w:t xml:space="preserve">CSM Application Security Configuration </w:t>
      </w:r>
      <w:r w:rsidR="00F56E29">
        <w:rPr>
          <w:rStyle w:val="Bold"/>
        </w:rPr>
        <w:t>F</w:t>
      </w:r>
      <w:r w:rsidRPr="00F56E29">
        <w:rPr>
          <w:rStyle w:val="Bold"/>
        </w:rPr>
        <w:t>ile</w:t>
      </w:r>
    </w:p>
    <w:p w:rsidR="00567371" w:rsidRDefault="00567371" w:rsidP="00567371">
      <w:pPr>
        <w:pStyle w:val="BodyText"/>
      </w:pPr>
      <w:r>
        <w:t xml:space="preserve">Configure </w:t>
      </w:r>
      <w:r w:rsidRPr="00F56E29">
        <w:rPr>
          <w:rStyle w:val="CodeChar0"/>
        </w:rPr>
        <w:t>ApplicationSecurityConfig.xml</w:t>
      </w:r>
      <w:r w:rsidR="00F56E29">
        <w:t xml:space="preserve"> as follows:</w:t>
      </w:r>
    </w:p>
    <w:p w:rsidR="00F56E29" w:rsidRDefault="00F56E29" w:rsidP="00F56E29">
      <w:pPr>
        <w:pStyle w:val="ListBullet"/>
      </w:pPr>
      <w:r>
        <w:t xml:space="preserve">Change the </w:t>
      </w:r>
      <w:r w:rsidRPr="00F56E29">
        <w:rPr>
          <w:rStyle w:val="CodeChar0"/>
        </w:rPr>
        <w:t>&lt;</w:t>
      </w:r>
      <w:r w:rsidR="00567371" w:rsidRPr="00F56E29">
        <w:rPr>
          <w:rStyle w:val="CodeChar0"/>
        </w:rPr>
        <w:t>cont</w:t>
      </w:r>
      <w:r w:rsidRPr="00F56E29">
        <w:rPr>
          <w:rStyle w:val="CodeChar0"/>
        </w:rPr>
        <w:t>ext-name&gt;</w:t>
      </w:r>
      <w:r w:rsidR="00567371">
        <w:t xml:space="preserve"> </w:t>
      </w:r>
      <w:r>
        <w:t xml:space="preserve">element </w:t>
      </w:r>
      <w:r w:rsidR="00567371">
        <w:t xml:space="preserve">to </w:t>
      </w:r>
      <w:r>
        <w:t xml:space="preserve">the </w:t>
      </w:r>
      <w:r w:rsidR="00567371">
        <w:t>Host application context name</w:t>
      </w:r>
      <w:r w:rsidR="000863F7">
        <w:t xml:space="preserve">. </w:t>
      </w:r>
      <w:r>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sampleHostApplicationContextName</w:t>
      </w:r>
      <w:r w:rsidRPr="00D13A4D">
        <w:rPr>
          <w:rFonts w:ascii="Times New Roman" w:hAnsi="Times New Roman"/>
          <w:color w:val="0000FF"/>
          <w:sz w:val="22"/>
          <w:szCs w:val="22"/>
          <w:highlight w:val="white"/>
        </w:rPr>
        <w:t xml:space="preserve"> &lt;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p>
    <w:p w:rsidR="00567371" w:rsidRDefault="000863F7" w:rsidP="00F56E29">
      <w:pPr>
        <w:pStyle w:val="ListBullet"/>
      </w:pPr>
      <w:r>
        <w:t xml:space="preserve">Change the </w:t>
      </w:r>
      <w:r w:rsidRPr="00F56E29">
        <w:rPr>
          <w:rStyle w:val="CodeChar0"/>
        </w:rPr>
        <w:t>&lt;hibernate-config-file&gt;</w:t>
      </w:r>
      <w:r>
        <w:t xml:space="preserve"> element to point to the Hibernate configuration file. </w:t>
      </w:r>
      <w:r w:rsidR="00F56E29">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/&lt;&lt;path to&gt;&gt;/cgmmweb.hibernate.cfg.xml</w:t>
      </w: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p>
    <w:p w:rsidR="00567371" w:rsidRDefault="00D13A4D" w:rsidP="00D13A4D">
      <w:pPr>
        <w:pStyle w:val="BodyText"/>
      </w:pPr>
      <w:r>
        <w:t>In the</w:t>
      </w:r>
      <w:r w:rsidR="00567371">
        <w:t xml:space="preserve"> </w:t>
      </w:r>
      <w:r w:rsidR="00567371" w:rsidRPr="00F56E29">
        <w:rPr>
          <w:rStyle w:val="CodeChar0"/>
        </w:rPr>
        <w:t>&lt;&lt;hostApplicationName&gt;&gt;.hibernate.cfg.xml</w:t>
      </w:r>
      <w:r w:rsidRPr="00D13A4D">
        <w:t xml:space="preserve"> file</w:t>
      </w:r>
      <w:r w:rsidR="00685AB3" w:rsidRPr="00D13A4D">
        <w:t xml:space="preserve">, </w:t>
      </w:r>
      <w:r w:rsidR="00685AB3" w:rsidRPr="00F56E29">
        <w:t>configure</w:t>
      </w:r>
      <w:r w:rsidR="00567371">
        <w:t xml:space="preserve"> the Database Connection Properties or </w:t>
      </w:r>
      <w:r w:rsidR="000863F7">
        <w:t>Datasource</w:t>
      </w:r>
      <w:r w:rsidR="00567371">
        <w:t xml:space="preserve"> for the application.</w:t>
      </w:r>
    </w:p>
    <w:p w:rsidR="00D13A4D" w:rsidRDefault="00D13A4D" w:rsidP="00D13A4D">
      <w:pPr>
        <w:pStyle w:val="BodyText"/>
      </w:pPr>
    </w:p>
    <w:p w:rsidR="00567371" w:rsidRPr="00F56E29" w:rsidRDefault="00567371" w:rsidP="005D660F">
      <w:pPr>
        <w:pStyle w:val="BodyText"/>
        <w:keepNext/>
        <w:keepLines/>
        <w:rPr>
          <w:rStyle w:val="Bold"/>
        </w:rPr>
      </w:pPr>
      <w:r w:rsidRPr="00F56E29">
        <w:rPr>
          <w:rStyle w:val="Bold"/>
        </w:rPr>
        <w:t xml:space="preserve">Step 7: </w:t>
      </w:r>
      <w:r w:rsidR="00F56E29">
        <w:rPr>
          <w:rStyle w:val="Bold"/>
        </w:rPr>
        <w:t>Configure the Jboss JAAS Login P</w:t>
      </w:r>
      <w:r w:rsidRPr="00F56E29">
        <w:rPr>
          <w:rStyle w:val="Bold"/>
        </w:rPr>
        <w:t>arameters</w:t>
      </w:r>
    </w:p>
    <w:p w:rsidR="00FB561A" w:rsidRDefault="00567371" w:rsidP="005D660F">
      <w:pPr>
        <w:pStyle w:val="BodyText"/>
      </w:pPr>
      <w:r>
        <w:t xml:space="preserve">In order to configure the CGMM to authenticate CSM users, create an entry in the </w:t>
      </w:r>
      <w:r w:rsidRPr="00F56E29">
        <w:rPr>
          <w:rStyle w:val="CodeChar0"/>
        </w:rPr>
        <w:t>login-config.xml</w:t>
      </w:r>
      <w:r>
        <w:t xml:space="preserve"> </w:t>
      </w:r>
      <w:r w:rsidR="00F56E29">
        <w:t xml:space="preserve">file </w:t>
      </w:r>
      <w:r>
        <w:t xml:space="preserve">of Jboss as shown </w:t>
      </w:r>
      <w:r w:rsidR="00F56E29">
        <w:t>below</w:t>
      </w:r>
      <w:r>
        <w:t xml:space="preserve">. This entry configures a login-module against the host application context. </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 name = "</w:t>
      </w:r>
      <w:r>
        <w:rPr>
          <w:rFonts w:ascii="Microsoft Sans Serif" w:hAnsi="Microsoft Sans Serif" w:cs="Microsoft Sans Serif"/>
        </w:rPr>
        <w:t>sampleHostApplication</w:t>
      </w:r>
      <w:r w:rsidRPr="00EB1870">
        <w:rPr>
          <w:rFonts w:ascii="Microsoft Sans Serif" w:hAnsi="Microsoft Sans Serif" w:cs="Microsoft Sans Serif"/>
        </w:rPr>
        <w:t>"&gt;</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&lt;login-module code="</w:t>
      </w:r>
      <w:r w:rsidRPr="00FB561A">
        <w:rPr>
          <w:rFonts w:ascii="Microsoft Sans Serif" w:hAnsi="Microsoft Sans Serif" w:cs="Microsoft Sans Serif"/>
        </w:rPr>
        <w:t xml:space="preserve">gov.nih.nci.security.authentication.loginmodules.RDBMSLoginModule </w:t>
      </w:r>
      <w:r w:rsidRPr="00EB1870">
        <w:rPr>
          <w:rFonts w:ascii="Microsoft Sans Serif" w:hAnsi="Microsoft Sans Serif" w:cs="Microsoft Sans Serif"/>
        </w:rPr>
        <w:t>" flag="</w:t>
      </w:r>
      <w:r>
        <w:rPr>
          <w:rFonts w:ascii="Microsoft Sans Serif" w:hAnsi="Microsoft Sans Serif" w:cs="Microsoft Sans Serif"/>
        </w:rPr>
        <w:t>sufficient</w:t>
      </w:r>
      <w:r w:rsidRPr="00EB1870">
        <w:rPr>
          <w:rFonts w:ascii="Microsoft Sans Serif" w:hAnsi="Microsoft Sans Serif" w:cs="Microsoft Sans Serif"/>
        </w:rPr>
        <w:t>"&gt;</w:t>
      </w:r>
    </w:p>
    <w:p w:rsidR="00FB561A" w:rsidRPr="00EB1870" w:rsidRDefault="00FB561A" w:rsidP="002042B0">
      <w:pPr>
        <w:pStyle w:val="CodePara4"/>
        <w:ind w:left="1800" w:right="-1152"/>
        <w:rPr>
          <w:rFonts w:ascii="Microsoft Sans Serif" w:hAnsi="Microsoft Sans Serif" w:cs="Microsoft Sans Serif"/>
        </w:rPr>
      </w:pPr>
      <w:r w:rsidRPr="00EB1870">
        <w:rPr>
          <w:rFonts w:ascii="Microsoft Sans Serif" w:hAnsi="Microsoft Sans Serif" w:cs="Microsoft Sans Serif"/>
        </w:rPr>
        <w:t>&lt;module-option name="</w:t>
      </w:r>
      <w:r w:rsidRPr="00FB561A">
        <w:rPr>
          <w:rFonts w:ascii="Microsoft Sans Serif" w:hAnsi="Microsoft Sans Serif" w:cs="Microsoft Sans Serif"/>
        </w:rPr>
        <w:t>driver"&gt;&lt;&lt;Database Driver&gt;&gt;</w:t>
      </w:r>
      <w:r w:rsidRPr="00EB1870">
        <w:rPr>
          <w:rFonts w:ascii="Microsoft Sans Serif" w:hAnsi="Microsoft Sans Serif" w:cs="Microsoft Sans Serif"/>
        </w:rPr>
        <w: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name="url"&gt;&lt;&lt;Database URL&gt;&gt;&lt;/module-option&gt;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name="user"&gt;&lt;&lt;DB Username&gt;&gt;&lt;/module-option&gt;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name="passwd"&gt;&lt;&lt;DB Password&gt;&gt;&lt;/module-option&gt;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name="query"&gt;SELECT * FROM csm_user WHERE login_name=? and password=?&lt;/module-option&gt;</w:t>
      </w:r>
    </w:p>
    <w:p w:rsidR="00FB561A" w:rsidRPr="00EB1870"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 xml:space="preserve">&lt;module-option name="encryption-enabled"&gt;YES </w:t>
      </w:r>
      <w:r w:rsidRPr="00EB1870">
        <w:rPr>
          <w:rFonts w:ascii="Microsoft Sans Serif" w:hAnsi="Microsoft Sans Serif" w:cs="Microsoft Sans Serif"/>
        </w:rPr>
        <w:t>&lt;/module-option&gt;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&lt;/application-policy&gt;</w:t>
      </w:r>
    </w:p>
    <w:p w:rsidR="00FB561A" w:rsidRPr="00475B92" w:rsidRDefault="00FB561A" w:rsidP="00FB561A">
      <w:pPr>
        <w:ind w:right="-1152"/>
        <w:rPr>
          <w:sz w:val="20"/>
          <w:szCs w:val="20"/>
        </w:rPr>
      </w:pPr>
    </w:p>
    <w:p w:rsidR="00066A62" w:rsidRDefault="005E6C7C" w:rsidP="005D660F">
      <w:pPr>
        <w:pStyle w:val="BodyText"/>
      </w:pPr>
      <w:r>
        <w:fldChar w:fldCharType="begin"/>
      </w:r>
      <w:r w:rsidR="00A14535">
        <w:instrText xml:space="preserve"> XE "</w:instrText>
      </w:r>
      <w:r w:rsidR="00A14535" w:rsidRPr="009452B0">
        <w:instrText>JBoss deployment</w:instrText>
      </w:r>
      <w:r w:rsidR="00A14535">
        <w:instrText xml:space="preserve">" </w:instrText>
      </w:r>
      <w:r>
        <w:fldChar w:fldCharType="end"/>
      </w:r>
    </w:p>
    <w:p w:rsidR="00066A62" w:rsidRDefault="00066A62" w:rsidP="00567371">
      <w:pPr>
        <w:pStyle w:val="BodyText"/>
      </w:pPr>
      <w:r>
        <w:t xml:space="preserve">The location of this file is: </w:t>
      </w:r>
      <w:r w:rsidR="00685AB3">
        <w:rPr>
          <w:rStyle w:val="CodeChar0"/>
        </w:rPr>
        <w:t>JBOSS_HOME</w:t>
      </w:r>
      <w:r w:rsidRPr="005D660F">
        <w:rPr>
          <w:rStyle w:val="CodeChar0"/>
        </w:rPr>
        <w:t>/server/default/conf/login-config.xml</w:t>
      </w:r>
      <w:r>
        <w:t>.</w:t>
      </w:r>
    </w:p>
    <w:p w:rsidR="00567371" w:rsidRDefault="00567371" w:rsidP="005D660F">
      <w:pPr>
        <w:pStyle w:val="BodyText"/>
      </w:pPr>
      <w:r>
        <w:t xml:space="preserve">Alternatively, the JAAS configuration can be done via the </w:t>
      </w:r>
      <w:r w:rsidRPr="005D660F">
        <w:rPr>
          <w:rStyle w:val="CodeChar0"/>
        </w:rPr>
        <w:t>cgmm.login.config</w:t>
      </w:r>
      <w:r w:rsidR="005D660F">
        <w:t xml:space="preserve"> configuration file by performing the following:</w:t>
      </w:r>
      <w:r w:rsidR="005E6C7C">
        <w:fldChar w:fldCharType="begin"/>
      </w:r>
      <w:r w:rsidR="00A14535">
        <w:instrText xml:space="preserve"> XE "</w:instrText>
      </w:r>
      <w:r w:rsidR="00A14535" w:rsidRPr="009452B0">
        <w:instrText>JAAS deployment</w:instrText>
      </w:r>
      <w:r w:rsidR="00A14535">
        <w:instrText xml:space="preserve">" </w:instrText>
      </w:r>
      <w:r w:rsidR="005E6C7C">
        <w:fldChar w:fldCharType="end"/>
      </w:r>
    </w:p>
    <w:p w:rsidR="00567371" w:rsidRDefault="00567371" w:rsidP="005D660F">
      <w:pPr>
        <w:pStyle w:val="ListBullet"/>
      </w:pPr>
      <w:r>
        <w:lastRenderedPageBreak/>
        <w:t xml:space="preserve">Rename the </w:t>
      </w:r>
      <w:r w:rsidRPr="005D660F">
        <w:rPr>
          <w:rStyle w:val="CodeChar0"/>
        </w:rPr>
        <w:t>cgmm.login.config</w:t>
      </w:r>
      <w:r>
        <w:t xml:space="preserve"> file to </w:t>
      </w:r>
      <w:r w:rsidR="005D660F">
        <w:t xml:space="preserve">the </w:t>
      </w:r>
      <w:r>
        <w:t>value specified</w:t>
      </w:r>
      <w:r w:rsidR="005D660F">
        <w:t xml:space="preserve"> </w:t>
      </w:r>
      <w:r>
        <w:t xml:space="preserve">System property </w:t>
      </w:r>
      <w:r w:rsidRPr="005D660F">
        <w:rPr>
          <w:rStyle w:val="CodeChar0"/>
        </w:rPr>
        <w:t>gov.nih.nci.security.cgmm.login.config.file</w:t>
      </w:r>
      <w:r w:rsidR="005D660F" w:rsidRPr="005D660F">
        <w:t>.</w:t>
      </w:r>
    </w:p>
    <w:p w:rsidR="00567371" w:rsidRDefault="00567371" w:rsidP="005D660F">
      <w:pPr>
        <w:pStyle w:val="ListBullet"/>
      </w:pPr>
      <w:r>
        <w:t xml:space="preserve">Modify the </w:t>
      </w:r>
      <w:r w:rsidRPr="005D660F">
        <w:rPr>
          <w:rStyle w:val="CodeChar0"/>
        </w:rPr>
        <w:t>login.config</w:t>
      </w:r>
      <w:r w:rsidR="005D660F">
        <w:t xml:space="preserve"> name to the Host A</w:t>
      </w:r>
      <w:r>
        <w:t>pplication Name.</w:t>
      </w:r>
    </w:p>
    <w:p w:rsidR="00567371" w:rsidRDefault="00567371" w:rsidP="005D660F">
      <w:pPr>
        <w:pStyle w:val="ListBullet"/>
      </w:pPr>
      <w:r>
        <w:t xml:space="preserve">Point to </w:t>
      </w:r>
      <w:r w:rsidR="005D660F">
        <w:t xml:space="preserve">the </w:t>
      </w:r>
      <w:r>
        <w:t>Host application Schema (CSM 4.1 Schema of the Host application)</w:t>
      </w:r>
      <w:r w:rsidR="005D660F">
        <w:t>.</w:t>
      </w:r>
    </w:p>
    <w:p w:rsidR="00FB561A" w:rsidRDefault="00FB561A" w:rsidP="00FB561A">
      <w:pPr>
        <w:pStyle w:val="BodyText"/>
      </w:pPr>
    </w:p>
    <w:p w:rsidR="005F40BD" w:rsidRPr="00653CFF" w:rsidRDefault="005F40BD" w:rsidP="005F40BD">
      <w:pPr>
        <w:pStyle w:val="BodyText"/>
        <w:keepNext/>
        <w:rPr>
          <w:rStyle w:val="Bold"/>
        </w:rPr>
      </w:pPr>
      <w:r w:rsidRPr="00653CFF">
        <w:rPr>
          <w:rStyle w:val="Bold"/>
        </w:rPr>
        <w:t xml:space="preserve">Step 8: Configure Jboss Mail Service (Only in case of Alternate Behavior AND/OR Standalone Mode) </w:t>
      </w:r>
    </w:p>
    <w:p w:rsidR="005F40BD" w:rsidRDefault="005F40BD" w:rsidP="005F40BD">
      <w:pPr>
        <w:pStyle w:val="BodyText"/>
      </w:pPr>
      <w:r w:rsidRPr="00653CFF">
        <w:t xml:space="preserve">To configure </w:t>
      </w:r>
      <w:r w:rsidR="00801FEB" w:rsidRPr="00653CFF">
        <w:t xml:space="preserve">the </w:t>
      </w:r>
      <w:r w:rsidRPr="00653CFF">
        <w:t>JBoss Mail Service, add the</w:t>
      </w:r>
      <w:r w:rsidR="00801FEB" w:rsidRPr="00653CFF">
        <w:t xml:space="preserve"> configuration shown in the sample below to the </w:t>
      </w:r>
      <w:r w:rsidRPr="00653CFF">
        <w:rPr>
          <w:rStyle w:val="CodeChar0"/>
        </w:rPr>
        <w:t>JBOSS_</w:t>
      </w:r>
      <w:r w:rsidR="00801FEB" w:rsidRPr="00653CFF">
        <w:rPr>
          <w:rStyle w:val="CodeChar0"/>
        </w:rPr>
        <w:t>HOME/server/default/deploy/mail-</w:t>
      </w:r>
      <w:r w:rsidRPr="00653CFF">
        <w:rPr>
          <w:rStyle w:val="CodeChar0"/>
        </w:rPr>
        <w:t>service.xml</w:t>
      </w:r>
      <w:r w:rsidRPr="00653CFF">
        <w:t xml:space="preserve"> </w:t>
      </w:r>
      <w:r w:rsidR="00801FEB" w:rsidRPr="00653CFF">
        <w:t>file:</w:t>
      </w:r>
      <w:r w:rsidRPr="00653CFF">
        <w:t xml:space="preserve"> </w:t>
      </w:r>
    </w:p>
    <w:p w:rsidR="005F40BD" w:rsidRDefault="005E6C7C" w:rsidP="00FB561A">
      <w:pPr>
        <w:pStyle w:val="BodyText"/>
      </w:pPr>
      <w:r w:rsidRPr="005E6C7C">
        <w:rPr>
          <w:b/>
          <w:sz w:val="24"/>
          <w:szCs w:val="28"/>
        </w:rPr>
      </w:r>
      <w:r w:rsidRPr="005E6C7C">
        <w:rPr>
          <w:b/>
          <w:sz w:val="24"/>
          <w:szCs w:val="28"/>
        </w:rPr>
        <w:pict>
          <v:shape id="_x0000_s1051" type="#_x0000_t202" style="width:419.45pt;height:185.65pt;mso-position-horizontal-relative:char;mso-position-vertical-relative:line;mso-width-relative:margin;mso-height-relative:margin" stroked="f">
            <v:textbox style="mso-next-textbox:#_x0000_s1051">
              <w:txbxContent>
                <w:p w:rsidR="009D64A9" w:rsidRDefault="009D64A9" w:rsidP="005E04AD">
                  <w:pPr>
                    <w:spacing w:line="276" w:lineRule="auto"/>
                    <w:rPr>
                      <w:rFonts w:cs="Courier New"/>
                      <w:sz w:val="20"/>
                    </w:rPr>
                  </w:pPr>
                  <w:r w:rsidRPr="00F57615">
                    <w:rPr>
                      <w:rFonts w:cs="Courier New"/>
                      <w:sz w:val="20"/>
                    </w:rPr>
                    <w:t>&lt;mbean code="org.jboss.mail.MailService" name="jboss:service=Mail"&gt;</w:t>
                  </w:r>
                </w:p>
                <w:p w:rsidR="009D64A9" w:rsidRDefault="009D64A9" w:rsidP="005E04AD">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9D64A9" w:rsidRDefault="009D64A9" w:rsidP="005E04AD">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9D64A9" w:rsidRDefault="009D64A9" w:rsidP="005E04AD">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9D64A9" w:rsidRDefault="009D64A9" w:rsidP="005E04AD">
                  <w:pPr>
                    <w:spacing w:line="276" w:lineRule="auto"/>
                    <w:ind w:firstLine="720"/>
                    <w:rPr>
                      <w:rFonts w:cs="Courier New"/>
                      <w:sz w:val="20"/>
                    </w:rPr>
                  </w:pPr>
                  <w:r w:rsidRPr="00F57615">
                    <w:rPr>
                      <w:rFonts w:cs="Courier New"/>
                      <w:sz w:val="20"/>
                    </w:rPr>
                    <w:t xml:space="preserve"> &lt;attribute name="Configuration"&gt;</w:t>
                  </w:r>
                </w:p>
                <w:p w:rsidR="009D64A9" w:rsidRDefault="009D64A9" w:rsidP="005E04AD">
                  <w:pPr>
                    <w:spacing w:line="276" w:lineRule="auto"/>
                    <w:rPr>
                      <w:rFonts w:cs="Courier New"/>
                      <w:sz w:val="20"/>
                    </w:rPr>
                  </w:pPr>
                  <w:r w:rsidRPr="00F57615">
                    <w:rPr>
                      <w:rFonts w:cs="Courier New"/>
                      <w:sz w:val="20"/>
                    </w:rPr>
                    <w:t xml:space="preserve">          &lt;configuration&gt;       </w:t>
                  </w:r>
                </w:p>
                <w:p w:rsidR="009D64A9" w:rsidRDefault="009D64A9" w:rsidP="005E04AD">
                  <w:pPr>
                    <w:spacing w:line="276" w:lineRule="auto"/>
                    <w:ind w:firstLine="720"/>
                    <w:rPr>
                      <w:rFonts w:cs="Courier New"/>
                      <w:sz w:val="20"/>
                    </w:rPr>
                  </w:pPr>
                  <w:r w:rsidRPr="00F57615">
                    <w:rPr>
                      <w:rFonts w:cs="Courier New"/>
                      <w:sz w:val="20"/>
                    </w:rPr>
                    <w:t xml:space="preserve">        &lt;property name="mail.transport.protocol" value="smtp"/&gt;</w:t>
                  </w:r>
                </w:p>
                <w:p w:rsidR="009D64A9" w:rsidRDefault="009D64A9" w:rsidP="005E04AD">
                  <w:pPr>
                    <w:spacing w:line="276" w:lineRule="auto"/>
                    <w:ind w:firstLine="720"/>
                    <w:rPr>
                      <w:rFonts w:cs="Courier New"/>
                      <w:sz w:val="20"/>
                    </w:rPr>
                  </w:pPr>
                  <w:r w:rsidRPr="00F57615">
                    <w:rPr>
                      <w:rFonts w:cs="Courier New"/>
                      <w:sz w:val="20"/>
                    </w:rPr>
                    <w:t xml:space="preserve">        &lt;property name="mail.smtp.host" value="mailfwd.nih.gov"/&gt;</w:t>
                  </w:r>
                </w:p>
                <w:p w:rsidR="009D64A9" w:rsidRDefault="009D64A9" w:rsidP="005E04AD">
                  <w:pPr>
                    <w:spacing w:line="276" w:lineRule="auto"/>
                    <w:ind w:firstLine="720"/>
                    <w:rPr>
                      <w:rFonts w:cs="Courier New"/>
                      <w:sz w:val="20"/>
                    </w:rPr>
                  </w:pPr>
                  <w:r w:rsidRPr="00F57615">
                    <w:rPr>
                      <w:rFonts w:cs="Courier New"/>
                      <w:sz w:val="20"/>
                    </w:rPr>
                    <w:t>&lt;!--        &lt;property name="mail.smtp.port" value="465"/&gt;--&gt;</w:t>
                  </w:r>
                </w:p>
                <w:p w:rsidR="009D64A9" w:rsidRDefault="009D64A9" w:rsidP="005E04AD">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9D64A9" w:rsidRDefault="009D64A9" w:rsidP="005E04AD">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9D64A9" w:rsidRDefault="009D64A9" w:rsidP="005E04AD">
                  <w:pPr>
                    <w:spacing w:line="276" w:lineRule="auto"/>
                    <w:rPr>
                      <w:rFonts w:cs="Courier New"/>
                      <w:sz w:val="20"/>
                    </w:rPr>
                  </w:pPr>
                  <w:r w:rsidRPr="00F57615">
                    <w:rPr>
                      <w:rFonts w:cs="Courier New"/>
                      <w:sz w:val="20"/>
                    </w:rPr>
                    <w:t xml:space="preserve">        &lt;property name="mail.debug" value="false"/&gt;</w:t>
                  </w:r>
                </w:p>
                <w:p w:rsidR="009D64A9" w:rsidRDefault="009D64A9" w:rsidP="005E04AD">
                  <w:pPr>
                    <w:spacing w:line="276" w:lineRule="auto"/>
                  </w:pPr>
                  <w:r w:rsidRPr="00F57615">
                    <w:rPr>
                      <w:rFonts w:cs="Courier New"/>
                      <w:sz w:val="20"/>
                    </w:rPr>
                    <w:t xml:space="preserve">      &lt;/configuration&gt;    &lt;/attribute&gt;     &lt;/mbean&gt;</w:t>
                  </w:r>
                </w:p>
              </w:txbxContent>
            </v:textbox>
            <w10:wrap type="none"/>
            <w10:anchorlock/>
          </v:shape>
        </w:pict>
      </w:r>
    </w:p>
    <w:p w:rsidR="005F40BD" w:rsidRDefault="005F40BD" w:rsidP="005E04AD">
      <w:pPr>
        <w:pStyle w:val="BodyText"/>
      </w:pPr>
    </w:p>
    <w:p w:rsidR="005F40BD" w:rsidRPr="005F40BD" w:rsidRDefault="005F40BD" w:rsidP="005F40BD">
      <w:pPr>
        <w:pStyle w:val="BodyText"/>
        <w:keepNext/>
        <w:keepLines/>
        <w:rPr>
          <w:rStyle w:val="Bold"/>
        </w:rPr>
      </w:pPr>
      <w:r w:rsidRPr="00653CFF">
        <w:rPr>
          <w:rStyle w:val="Bold"/>
        </w:rPr>
        <w:t>Step 9: Configure CLM Audit Logging</w:t>
      </w:r>
    </w:p>
    <w:p w:rsidR="005F40BD" w:rsidRDefault="005F40BD" w:rsidP="005F40BD">
      <w:pPr>
        <w:pStyle w:val="BodyText"/>
      </w:pPr>
      <w:r>
        <w:t xml:space="preserve">To enable audit logging, add the following Log4j appender and category to </w:t>
      </w:r>
      <w:r w:rsidR="00801FEB">
        <w:t xml:space="preserve">the </w:t>
      </w:r>
      <w:r w:rsidRPr="00801FEB">
        <w:rPr>
          <w:rStyle w:val="CodeChar0"/>
        </w:rPr>
        <w:t>log4j.xml</w:t>
      </w:r>
      <w:r w:rsidR="00801FEB">
        <w:t xml:space="preserve"> file. Be sure to r</w:t>
      </w:r>
      <w:r>
        <w:t xml:space="preserve">eplace </w:t>
      </w:r>
      <w:r w:rsidR="00801FEB">
        <w:t xml:space="preserve">the entries for </w:t>
      </w:r>
      <w:r>
        <w:t xml:space="preserve">Application Name, Server Name, Port, Schema Name, DB User, </w:t>
      </w:r>
      <w:r w:rsidR="00801FEB">
        <w:t xml:space="preserve">and </w:t>
      </w:r>
      <w:r>
        <w:t xml:space="preserve">Password </w:t>
      </w:r>
      <w:r w:rsidR="00801FEB">
        <w:t>with the appropriate values</w:t>
      </w:r>
      <w:r>
        <w:t>.</w:t>
      </w:r>
    </w:p>
    <w:p w:rsidR="005F40BD" w:rsidRDefault="005E6C7C" w:rsidP="00FB561A">
      <w:pPr>
        <w:pStyle w:val="BodyText"/>
      </w:pPr>
      <w:r>
        <w:pict>
          <v:shape id="_x0000_s1050" type="#_x0000_t202" style="width:468pt;height:231pt;mso-position-horizontal-relative:char;mso-position-vertical-relative:line" stroked="f">
            <v:textbox style="mso-next-textbox:#_x0000_s1050">
              <w:txbxContent>
                <w:p w:rsidR="009D64A9" w:rsidRDefault="009D64A9" w:rsidP="005F40BD">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9D64A9" w:rsidRPr="00AC52A9" w:rsidRDefault="009D64A9" w:rsidP="005F40BD">
                  <w:pPr>
                    <w:rPr>
                      <w:rFonts w:ascii="Courier New" w:hAnsi="Courier New" w:cs="Courier New"/>
                      <w:sz w:val="20"/>
                      <w:szCs w:val="20"/>
                    </w:rPr>
                  </w:pPr>
                  <w:r w:rsidRPr="00AC52A9">
                    <w:rPr>
                      <w:rFonts w:ascii="Courier New" w:hAnsi="Courier New" w:cs="Courier New"/>
                      <w:sz w:val="20"/>
                      <w:szCs w:val="20"/>
                    </w:rPr>
                    <w:t>&lt;/appender&gt;</w:t>
                  </w:r>
                </w:p>
                <w:p w:rsidR="009D64A9" w:rsidRDefault="009D64A9"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801FEB">
                    <w:rPr>
                      <w:rFonts w:ascii="Courier New" w:hAnsi="Courier New" w:cs="Courier New"/>
                      <w:sz w:val="20"/>
                      <w:szCs w:val="20"/>
                    </w:rPr>
                    <w:t>" CGMM.Audit.Logging"</w:t>
                  </w:r>
                  <w:r w:rsidRPr="00AC52A9">
                    <w:rPr>
                      <w:rFonts w:ascii="Courier New" w:hAnsi="Courier New" w:cs="Courier New"/>
                      <w:sz w:val="20"/>
                    </w:rPr>
                    <w:t>&gt;</w:t>
                  </w:r>
                </w:p>
                <w:p w:rsidR="009D64A9" w:rsidRDefault="009D64A9" w:rsidP="005F40BD">
                  <w:pPr>
                    <w:pStyle w:val="BalloonText"/>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p>
                <w:p w:rsidR="009D64A9" w:rsidRDefault="009D64A9"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w:t>
                  </w:r>
                  <w:r>
                    <w:rPr>
                      <w:rFonts w:ascii="Courier New" w:hAnsi="Courier New" w:cs="Courier New"/>
                      <w:sz w:val="20"/>
                    </w:rPr>
                    <w:t>&gt;</w:t>
                  </w:r>
                </w:p>
              </w:txbxContent>
            </v:textbox>
            <w10:wrap type="none"/>
            <w10:anchorlock/>
          </v:shape>
        </w:pict>
      </w:r>
    </w:p>
    <w:p w:rsidR="005F40BD" w:rsidRDefault="005F40BD" w:rsidP="00FB561A">
      <w:pPr>
        <w:pStyle w:val="BodyText"/>
      </w:pPr>
    </w:p>
    <w:p w:rsidR="00856052" w:rsidRPr="00D13A4D" w:rsidRDefault="005F40BD" w:rsidP="00856052">
      <w:pPr>
        <w:pStyle w:val="BodyText"/>
        <w:keepNext/>
        <w:keepLines/>
        <w:rPr>
          <w:rStyle w:val="Bold"/>
        </w:rPr>
      </w:pPr>
      <w:r>
        <w:rPr>
          <w:rStyle w:val="Bold"/>
        </w:rPr>
        <w:t>Step 10</w:t>
      </w:r>
      <w:r w:rsidR="00856052" w:rsidRPr="00D13A4D">
        <w:rPr>
          <w:rStyle w:val="Bold"/>
        </w:rPr>
        <w:t>: Configure Log4j.xml</w:t>
      </w:r>
    </w:p>
    <w:p w:rsidR="00856052" w:rsidRDefault="00856052" w:rsidP="00856052">
      <w:pPr>
        <w:pStyle w:val="BodyText"/>
      </w:pPr>
      <w:r w:rsidRPr="00D13A4D">
        <w:t xml:space="preserve">To turn off the unnecessary log entries on the console, add the following to the </w:t>
      </w:r>
      <w:r w:rsidRPr="00D13A4D">
        <w:rPr>
          <w:rStyle w:val="CodeChar0"/>
        </w:rPr>
        <w:t>log4j.xml</w:t>
      </w:r>
      <w:r w:rsidRPr="00D13A4D">
        <w:t xml:space="preserve"> configuration</w:t>
      </w:r>
      <w:r w:rsidR="00D13A4D">
        <w: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&lt;category name="COM.claymoresystems.ptls.SSLDebug"&gt;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&lt;priority value="OFF" /&gt;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&lt;/category&gt;</w:t>
      </w:r>
    </w:p>
    <w:p w:rsidR="00856052" w:rsidRDefault="00856052" w:rsidP="00856052">
      <w:pPr>
        <w:pStyle w:val="BodyText"/>
      </w:pPr>
    </w:p>
    <w:p w:rsidR="00567371" w:rsidRPr="005D660F" w:rsidRDefault="005F40BD" w:rsidP="00066A62">
      <w:pPr>
        <w:pStyle w:val="BodyText"/>
        <w:keepNext/>
        <w:rPr>
          <w:rStyle w:val="Bold"/>
        </w:rPr>
      </w:pPr>
      <w:r>
        <w:rPr>
          <w:rStyle w:val="Bold"/>
        </w:rPr>
        <w:t>Step 11</w:t>
      </w:r>
      <w:r w:rsidR="00567371" w:rsidRPr="005D660F">
        <w:rPr>
          <w:rStyle w:val="Bold"/>
        </w:rPr>
        <w:t>: Start Jboss</w:t>
      </w:r>
    </w:p>
    <w:p w:rsidR="00567371" w:rsidRDefault="00567371" w:rsidP="005D660F">
      <w:pPr>
        <w:pStyle w:val="BodyText"/>
      </w:pPr>
      <w:r>
        <w:t>Once the deployment and configuration is completed, start JBoss. Check the logs to confirm there are no errors while the CGMM Web application and host application are deployed on the server.</w:t>
      </w:r>
      <w:r w:rsidR="005E6C7C">
        <w:fldChar w:fldCharType="begin"/>
      </w:r>
      <w:r w:rsidR="00A14535">
        <w:instrText xml:space="preserve"> XE "</w:instrText>
      </w:r>
      <w:r w:rsidR="00A14535" w:rsidRPr="009452B0">
        <w:instrText>JBoss deployment</w:instrText>
      </w:r>
      <w:r w:rsidR="00A14535">
        <w:instrText xml:space="preserve">" </w:instrText>
      </w:r>
      <w:r w:rsidR="005E6C7C">
        <w:fldChar w:fldCharType="end"/>
      </w:r>
    </w:p>
    <w:p w:rsidR="00066A62" w:rsidRDefault="00567371" w:rsidP="00567371">
      <w:pPr>
        <w:pStyle w:val="BodyText"/>
      </w:pPr>
      <w:r>
        <w:t xml:space="preserve">Once the Jboss server has completed deployment, open a browser to access the host applications secured login page. The URL </w:t>
      </w:r>
      <w:r w:rsidR="00E303E1">
        <w:t>is</w:t>
      </w:r>
      <w:r w:rsidR="00066A62">
        <w:t>:</w:t>
      </w:r>
    </w:p>
    <w:p w:rsidR="00066A62" w:rsidRPr="00FB561A" w:rsidRDefault="00567371" w:rsidP="00FB561A">
      <w:pPr>
        <w:pStyle w:val="Classfilesample"/>
        <w:rPr>
          <w:sz w:val="22"/>
          <w:szCs w:val="22"/>
        </w:rPr>
      </w:pPr>
      <w:r w:rsidRPr="00FB561A">
        <w:rPr>
          <w:sz w:val="22"/>
          <w:szCs w:val="22"/>
        </w:rPr>
        <w:t xml:space="preserve"> http://&lt;&lt;jboss-server&gt;&gt;/&lt;&lt;host_application_context&gt;&gt; </w:t>
      </w:r>
    </w:p>
    <w:p w:rsidR="00567371" w:rsidRDefault="00066A62" w:rsidP="00567371">
      <w:pPr>
        <w:pStyle w:val="BodyText"/>
      </w:pPr>
      <w:r>
        <w:t>W</w:t>
      </w:r>
      <w:r w:rsidR="00567371">
        <w:t xml:space="preserve">here </w:t>
      </w:r>
      <w:r w:rsidR="00567371" w:rsidRPr="00066A62">
        <w:rPr>
          <w:rStyle w:val="CodeChar0"/>
        </w:rPr>
        <w:t>&lt;&lt;jboss-server&gt;&gt;</w:t>
      </w:r>
      <w:r w:rsidR="00567371">
        <w:t xml:space="preserve"> is the IP or the DNS name of Jboss Server and </w:t>
      </w:r>
      <w:r w:rsidR="00567371" w:rsidRPr="00066A62">
        <w:rPr>
          <w:rStyle w:val="CodeChar0"/>
        </w:rPr>
        <w:t>&lt;&lt;host_application_context&gt;&gt;</w:t>
      </w:r>
      <w:r w:rsidR="00567371">
        <w:t xml:space="preserve"> is the context name of the host application.</w:t>
      </w:r>
    </w:p>
    <w:p w:rsidR="00567371" w:rsidRDefault="00567371" w:rsidP="00567371">
      <w:pPr>
        <w:pStyle w:val="BodyText"/>
      </w:pPr>
      <w:r>
        <w:t>The Host application shou</w:t>
      </w:r>
      <w:r w:rsidR="00066A62">
        <w:t>ld forward the control to CGMM T</w:t>
      </w:r>
      <w:r>
        <w:t>ool’s login screen.</w:t>
      </w:r>
    </w:p>
    <w:p w:rsidR="00567371" w:rsidRDefault="005D660F" w:rsidP="005D660F">
      <w:pPr>
        <w:pStyle w:val="NoteMainbody"/>
      </w:pPr>
      <w:r>
        <w:rPr>
          <w:rStyle w:val="Bold"/>
        </w:rPr>
        <w:t>NOTE</w:t>
      </w:r>
      <w:r w:rsidR="00567371" w:rsidRPr="005D660F">
        <w:rPr>
          <w:rStyle w:val="Bold"/>
        </w:rPr>
        <w:t>:</w:t>
      </w:r>
      <w:r w:rsidR="00567371">
        <w:t xml:space="preserve"> In case of any errors, follow a debugging and troubleshooting procedure to diagnose and solve the issues. For more information refer the </w:t>
      </w:r>
      <w:r>
        <w:t xml:space="preserve">CGMM FAQ page of </w:t>
      </w:r>
      <w:r w:rsidR="000863F7">
        <w:t>the CSM</w:t>
      </w:r>
      <w:r w:rsidR="00567371">
        <w:t xml:space="preserve"> Wiki </w:t>
      </w:r>
      <w:r>
        <w:t>located at:</w:t>
      </w:r>
      <w:r w:rsidR="00567371">
        <w:t xml:space="preserve"> </w:t>
      </w:r>
      <w:hyperlink r:id="rId66" w:history="1">
        <w:r w:rsidRPr="005D660F">
          <w:rPr>
            <w:rStyle w:val="Hyperlink"/>
          </w:rPr>
          <w:t xml:space="preserve"> https://wiki.nci.nih.gov/x/4wBB</w:t>
        </w:r>
      </w:hyperlink>
      <w:r w:rsidR="00567371">
        <w:t>.</w:t>
      </w:r>
    </w:p>
    <w:p w:rsidR="00567371" w:rsidRDefault="00567371" w:rsidP="002C77AA">
      <w:pPr>
        <w:pStyle w:val="BodyText"/>
      </w:pPr>
    </w:p>
    <w:p w:rsidR="00AC07D5" w:rsidRPr="00AC07D5" w:rsidRDefault="00AC07D5" w:rsidP="00AC07D5">
      <w:pPr>
        <w:pStyle w:val="BodyText"/>
      </w:pPr>
    </w:p>
    <w:p w:rsidR="00416C7F" w:rsidRDefault="00416C7F" w:rsidP="00590CE4">
      <w:pPr>
        <w:pStyle w:val="BodyText"/>
      </w:pPr>
    </w:p>
    <w:p w:rsidR="00416C7F" w:rsidRDefault="00416C7F" w:rsidP="00590CE4">
      <w:pPr>
        <w:pStyle w:val="BodyText"/>
        <w:sectPr w:rsidR="00416C7F" w:rsidSect="000B12EE">
          <w:pgSz w:w="12240" w:h="15840" w:code="1"/>
          <w:pgMar w:top="1440" w:right="1440" w:bottom="1440" w:left="1440" w:header="720" w:footer="720" w:gutter="432"/>
          <w:cols w:space="720"/>
          <w:titlePg/>
          <w:docGrid w:linePitch="360"/>
        </w:sectPr>
      </w:pPr>
    </w:p>
    <w:p w:rsidR="00910D82" w:rsidRPr="00C962D7" w:rsidRDefault="00567371" w:rsidP="00960CE9">
      <w:pPr>
        <w:pStyle w:val="Heading9"/>
      </w:pPr>
      <w:bookmarkStart w:id="719" w:name="_Ref214264184"/>
      <w:bookmarkStart w:id="720" w:name="_Ref214265312"/>
      <w:bookmarkStart w:id="721" w:name="_Ref214265315"/>
      <w:bookmarkStart w:id="722" w:name="_Ref214265317"/>
      <w:bookmarkStart w:id="723" w:name="_Ref214267013"/>
      <w:bookmarkStart w:id="724" w:name="_Ref214267016"/>
      <w:bookmarkStart w:id="725" w:name="_Ref214269236"/>
      <w:bookmarkStart w:id="726" w:name="_Ref214270661"/>
      <w:bookmarkStart w:id="727" w:name="_Toc238738181"/>
      <w:r w:rsidRPr="00C962D7">
        <w:lastRenderedPageBreak/>
        <w:t>CGMM Properties XSD File</w:t>
      </w:r>
      <w:bookmarkEnd w:id="719"/>
      <w:bookmarkEnd w:id="720"/>
      <w:bookmarkEnd w:id="721"/>
      <w:bookmarkEnd w:id="722"/>
      <w:bookmarkEnd w:id="723"/>
      <w:bookmarkEnd w:id="724"/>
      <w:bookmarkEnd w:id="725"/>
      <w:bookmarkEnd w:id="726"/>
      <w:bookmarkEnd w:id="727"/>
    </w:p>
    <w:p w:rsidR="00DB76B7" w:rsidRDefault="005E6C7C" w:rsidP="001F2658">
      <w:pPr>
        <w:pStyle w:val="BodyText"/>
      </w:pPr>
      <w:r>
        <w:fldChar w:fldCharType="begin"/>
      </w:r>
      <w:r w:rsidR="00A6073E">
        <w:instrText xml:space="preserve"> XE "</w:instrText>
      </w:r>
      <w:r w:rsidR="00567371">
        <w:instrText>CGMM Properties XSD</w:instrText>
      </w:r>
      <w:r w:rsidR="00A6073E" w:rsidRPr="00ED35E2">
        <w:instrText xml:space="preserve"> file</w:instrText>
      </w:r>
      <w:r w:rsidR="00A6073E">
        <w:instrText xml:space="preserve">" </w:instrText>
      </w:r>
      <w:r>
        <w:fldChar w:fldCharType="end"/>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required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 Information. Please refer the caGrid Wiki for</w:t>
      </w:r>
      <w:r w:rsidR="0008737E">
        <w:rPr>
          <w:rFonts w:ascii="Courier New" w:hAnsi="Courier New" w:cs="Courier New"/>
          <w:color w:val="000000"/>
          <w:sz w:val="20"/>
          <w:szCs w:val="20"/>
        </w:rPr>
        <w:t xml:space="preserve"> </w:t>
      </w:r>
      <w:r>
        <w:rPr>
          <w:rFonts w:ascii="Courier New" w:hAnsi="Courier New" w:cs="Courier New"/>
          <w:color w:val="000000"/>
          <w:sz w:val="20"/>
          <w:szCs w:val="20"/>
        </w:rPr>
        <w:t>more details regarding Authentication Service.</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a list of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706CF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caGrid Dorian related information. Please refer the caGrid Wiki for more details regarding Dorian.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CGMM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Host Application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indicates if the New Grid User Creation workflow is disabled for this installation of CGMM. A value of true indicates the particular workflow is disabled. If disabled the cgmm-new-grid-user-creation-host-redirect-url is ignored. The value of false indicates that the workflow is not disabled. The cgmm-new-grid-user-creation-host-redirect-url is expected to have valid content.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Hosts Redirect URL once the New Grid User creation workflow is successfully completed. If this workflow is disabled, then this element is ignored.</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CGMM Web Application. The default value is cgmmweb</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The JAAS Login Config file name. This file consists the CSM Authentication configuration </w:t>
      </w:r>
      <w:r>
        <w:rPr>
          <w:rFonts w:ascii="Courier New" w:hAnsi="Courier New" w:cs="Courier New"/>
          <w:color w:val="000000"/>
          <w:sz w:val="20"/>
          <w:szCs w:val="20"/>
        </w:rPr>
        <w:lastRenderedPageBreak/>
        <w:t>necessary for authentication of CSM users. If the java.security.auth.login.config JAAS property is set in SystemProperties then this element is ignored and the Login Module Configuration for cgmmweb is obtained from the particular Login Configuration.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the Host Web Application.This string value must match the web context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name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Application Name of the Host Web Application that is to be used by CSM authentication and authorization. This string value must match the name of the host application available in the CSM Schema.</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This element allows specifying the URL for User Home Page of the Host application. If kept blank, this element indicates CGMMWeb to use Alternate Behavior. </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can be left blank if 'host-user-home-page-url' is specified and hence Default Behavior is desired. However if Alternate Behavior is desired, specify this element with the Login Page URL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URL for New Local User creation workflow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JNDI Name for the JBoss Mail Service setup.</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'To'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'From'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Pr="00400637" w:rsidRDefault="00400637" w:rsidP="00400637">
      <w:pPr>
        <w:autoSpaceDE w:val="0"/>
        <w:autoSpaceDN w:val="0"/>
        <w:adjustRightInd w:val="0"/>
        <w:ind w:left="2160"/>
        <w:rPr>
          <w:rFonts w:ascii="Courier New" w:hAnsi="Courier New" w:cs="Courier New"/>
          <w:color w:val="000000"/>
          <w:sz w:val="20"/>
          <w:szCs w:val="20"/>
        </w:rPr>
      </w:pPr>
      <w:r>
        <w:rPr>
          <w:rFonts w:ascii="Courier New" w:hAnsi="Courier New" w:cs="Courier New"/>
          <w:color w:val="000000"/>
          <w:sz w:val="20"/>
          <w:szCs w:val="20"/>
        </w:rPr>
        <w:lastRenderedPageBreak/>
        <w:t>The Root Element of the CGMM Properties. This element allows specifying the CGMM information, Host Application Information and Authentication Service/Dorian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87618C" w:rsidRDefault="0087618C" w:rsidP="00590CE4">
      <w:pPr>
        <w:pStyle w:val="BodyText"/>
        <w:sectPr w:rsidR="0087618C" w:rsidSect="000B12EE">
          <w:headerReference w:type="even" r:id="rId67"/>
          <w:headerReference w:type="default" r:id="rId68"/>
          <w:headerReference w:type="first" r:id="rId69"/>
          <w:pgSz w:w="12240" w:h="15840" w:code="1"/>
          <w:pgMar w:top="1440" w:right="1440" w:bottom="1440" w:left="1440" w:header="720" w:footer="720" w:gutter="432"/>
          <w:cols w:space="720"/>
          <w:titlePg/>
          <w:docGrid w:linePitch="360"/>
        </w:sectPr>
      </w:pPr>
    </w:p>
    <w:p w:rsidR="0087618C" w:rsidRDefault="00567371" w:rsidP="0087618C">
      <w:pPr>
        <w:pStyle w:val="Heading9"/>
      </w:pPr>
      <w:bookmarkStart w:id="728" w:name="_Ref214258405"/>
      <w:bookmarkStart w:id="729" w:name="_Ref214258407"/>
      <w:bookmarkStart w:id="730" w:name="_Ref214258410"/>
      <w:bookmarkStart w:id="731" w:name="_Ref214264154"/>
      <w:bookmarkStart w:id="732" w:name="_Ref214264156"/>
      <w:bookmarkStart w:id="733" w:name="_Ref214264158"/>
      <w:bookmarkStart w:id="734" w:name="_Ref214267020"/>
      <w:bookmarkStart w:id="735" w:name="_Ref214267026"/>
      <w:bookmarkStart w:id="736" w:name="_Ref214269260"/>
      <w:bookmarkStart w:id="737" w:name="_Toc238738182"/>
      <w:r>
        <w:lastRenderedPageBreak/>
        <w:t>Sample CGMM Properties File</w:t>
      </w:r>
      <w:bookmarkEnd w:id="728"/>
      <w:bookmarkEnd w:id="729"/>
      <w:bookmarkEnd w:id="730"/>
      <w:bookmarkEnd w:id="731"/>
      <w:bookmarkEnd w:id="732"/>
      <w:bookmarkEnd w:id="733"/>
      <w:bookmarkEnd w:id="734"/>
      <w:bookmarkEnd w:id="735"/>
      <w:bookmarkEnd w:id="736"/>
      <w:bookmarkEnd w:id="737"/>
    </w:p>
    <w:p w:rsidR="00567371" w:rsidRDefault="005E6C7C" w:rsidP="00567371">
      <w:pPr>
        <w:pStyle w:val="BodyText"/>
      </w:pPr>
      <w:r>
        <w:fldChar w:fldCharType="begin"/>
      </w:r>
      <w:r w:rsidR="00567371">
        <w:instrText xml:space="preserve"> XE "CGMM Properties sample</w:instrText>
      </w:r>
      <w:r w:rsidR="00567371" w:rsidRPr="00ED35E2">
        <w:instrText xml:space="preserve"> file</w:instrText>
      </w:r>
      <w:r w:rsidR="00567371">
        <w:instrText xml:space="preserve">" </w:instrText>
      </w:r>
      <w:r>
        <w:fldChar w:fldCharType="end"/>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pi1"/>
          <w:rFonts w:ascii="Times New Roman" w:hAnsi="Times New Roman"/>
          <w:sz w:val="24"/>
          <w:szCs w:val="20"/>
        </w:rPr>
        <w:t xml:space="preserve">xml version="1.0" encoding="UTF-8" </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ns1"/>
          <w:rFonts w:ascii="Times New Roman" w:hAnsi="Times New Roman"/>
          <w:sz w:val="24"/>
        </w:rPr>
        <w:t xml:space="preserve"> xmlns:xsi</w:t>
      </w:r>
      <w:r w:rsidRPr="00D45961">
        <w:rPr>
          <w:rStyle w:val="m1"/>
          <w:rFonts w:ascii="Times New Roman" w:hAnsi="Times New Roman"/>
          <w:sz w:val="24"/>
          <w:szCs w:val="20"/>
        </w:rPr>
        <w:t>="</w:t>
      </w:r>
      <w:r w:rsidRPr="00D45961">
        <w:rPr>
          <w:rFonts w:ascii="Times New Roman" w:hAnsi="Times New Roman"/>
          <w:b/>
          <w:bCs/>
          <w:color w:val="FF0000"/>
          <w:sz w:val="24"/>
          <w:szCs w:val="20"/>
        </w:rPr>
        <w:t>http://www.w3.org/2001/XMLSchema-instance</w:t>
      </w:r>
      <w:r w:rsidRPr="00D45961">
        <w:rPr>
          <w:rStyle w:val="m1"/>
          <w:rFonts w:ascii="Times New Roman" w:hAnsi="Times New Roman"/>
          <w:sz w:val="24"/>
          <w:szCs w:val="20"/>
        </w:rPr>
        <w:t>"</w:t>
      </w:r>
      <w:r w:rsidRPr="00D45961">
        <w:rPr>
          <w:rStyle w:val="t1"/>
          <w:rFonts w:ascii="Times New Roman" w:hAnsi="Times New Roman"/>
          <w:sz w:val="24"/>
          <w:szCs w:val="20"/>
        </w:rPr>
        <w:t xml:space="preserve"> xsi:noNamespaceSchemaLocation</w:t>
      </w:r>
      <w:r w:rsidRPr="00D45961">
        <w:rPr>
          <w:rStyle w:val="m1"/>
          <w:rFonts w:ascii="Times New Roman" w:hAnsi="Times New Roman"/>
          <w:sz w:val="24"/>
          <w:szCs w:val="20"/>
        </w:rPr>
        <w:t>="</w:t>
      </w:r>
      <w:r w:rsidRPr="00D45961">
        <w:rPr>
          <w:rFonts w:ascii="Times New Roman" w:hAnsi="Times New Roman"/>
          <w:b/>
          <w:bCs/>
          <w:sz w:val="24"/>
          <w:szCs w:val="20"/>
        </w:rPr>
        <w:t>cgmm-properties.xsd</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Style w:val="tx1"/>
          <w:rFonts w:ascii="Times New Roman" w:hAnsi="Times New Roman"/>
          <w:sz w:val="24"/>
        </w:rPr>
        <w:t>cgmmweb</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Style w:val="tx1"/>
          <w:rFonts w:ascii="Times New Roman" w:hAnsi="Times New Roman"/>
          <w:sz w:val="24"/>
        </w:rPr>
        <w:t>cgmm.login.config</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color w:val="990000"/>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Style w:val="tx1"/>
          <w:rFonts w:ascii="Times New Roman" w:hAnsi="Times New Roman"/>
          <w:sz w:val="24"/>
        </w:rPr>
        <w:t>/public/newGridUserCreation.jsp</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Style w:val="tx1"/>
          <w:rFonts w:ascii="Times New Roman" w:hAnsi="Times New Roman"/>
          <w:sz w:val="24"/>
        </w:rPr>
        <w:t>true</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Style w:val="tx1"/>
          <w:rFonts w:ascii="Times New Roman" w:hAnsi="Times New Roman"/>
          <w:sz w:val="24"/>
        </w:rPr>
        <w:t>/home.action</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Style w:val="tx1"/>
          <w:rFonts w:ascii="Times New Roman" w:hAnsi="Times New Roman"/>
          <w:sz w:val="24"/>
        </w:rPr>
        <w:t>/registration/input.action</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Style w:val="tx1"/>
          <w:rFonts w:ascii="Times New Roman" w:hAnsi="Times New Roman"/>
          <w:sz w:val="24"/>
        </w:rPr>
        <w:t>java:/Mail</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Style w:val="tx1"/>
          <w:rFonts w:ascii="Times New Roman" w:hAnsi="Times New Roman"/>
          <w:sz w:val="24"/>
        </w:rPr>
        <w:t>DaDummy01@gmail.com</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Style w:val="tx1"/>
          <w:rFonts w:ascii="Times New Roman" w:hAnsi="Times New Roman"/>
          <w:sz w:val="24"/>
        </w:rPr>
        <w:t>JohnDoe@mail.institute.gov</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Style w:val="tx1"/>
          <w:rFonts w:ascii="Times New Roman" w:hAnsi="Times New Roman"/>
          <w:sz w:val="24"/>
        </w:rPr>
        <w:t>Requesting new Account</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Style w:val="tx1"/>
          <w:rFonts w:ascii="Times New Roman" w:hAnsi="Times New Roman"/>
          <w:sz w:val="24"/>
        </w:rPr>
        <w:t>images/appLogo.gif</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Style w:val="tx1"/>
          <w:rFonts w:ascii="Times New Roman" w:hAnsi="Times New Roman"/>
          <w:sz w:val="24"/>
        </w:rPr>
        <w:t>caArray Host Application</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Style w:val="tx1"/>
          <w:rFonts w:ascii="Times New Roman" w:hAnsi="Times New Roman"/>
          <w:sz w:val="24"/>
        </w:rPr>
        <w:t>caGrid Training</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lastRenderedPageBreak/>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Style w:val="tx1"/>
          <w:rFonts w:ascii="Times New Roman" w:hAnsi="Times New Roman"/>
          <w:sz w:val="24"/>
        </w:rPr>
        <w:t>12</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Style w:val="tx1"/>
          <w:rFonts w:ascii="Times New Roman" w:hAnsi="Times New Roman"/>
          <w:sz w:val="24"/>
        </w:rPr>
        <w:t>3</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240"/>
        <w:rPr>
          <w:rFonts w:ascii="Times New Roman" w:hAnsi="Times New Roman"/>
          <w:sz w:val="24"/>
          <w:szCs w:val="20"/>
        </w:rPr>
      </w:pPr>
      <w:r w:rsidRPr="00D45961">
        <w:rPr>
          <w:rStyle w:val="b1"/>
          <w:rFonts w:ascii="Times New Roman" w:hAnsi="Times New Roman"/>
          <w:sz w:val="24"/>
          <w:szCs w:val="20"/>
        </w:rPr>
        <w:t>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96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Pr>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m1"/>
          <w:rFonts w:ascii="Times New Roman" w:hAnsi="Times New Roman"/>
          <w:sz w:val="24"/>
          <w:szCs w:val="20"/>
        </w:rPr>
        <w:t>&gt;</w:t>
      </w:r>
    </w:p>
    <w:p w:rsidR="00567371" w:rsidRPr="00236AB7" w:rsidRDefault="00567371" w:rsidP="00567371">
      <w:pPr>
        <w:autoSpaceDE w:val="0"/>
        <w:autoSpaceDN w:val="0"/>
        <w:adjustRightInd w:val="0"/>
        <w:rPr>
          <w:rFonts w:ascii="Times New Roman" w:hAnsi="Times New Roman"/>
          <w:color w:val="000000"/>
          <w:sz w:val="24"/>
          <w:highlight w:val="white"/>
        </w:rPr>
      </w:pPr>
    </w:p>
    <w:p w:rsidR="0087618C" w:rsidRDefault="0087618C"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738" w:name="_Ref214258547"/>
      <w:bookmarkStart w:id="739" w:name="_Ref214258549"/>
      <w:bookmarkStart w:id="740" w:name="_Ref214258551"/>
      <w:bookmarkStart w:id="741" w:name="_Ref214264514"/>
      <w:bookmarkStart w:id="742" w:name="_Ref214264518"/>
      <w:bookmarkStart w:id="743" w:name="_Ref214265241"/>
      <w:bookmarkStart w:id="744" w:name="_Ref214265243"/>
      <w:bookmarkStart w:id="745" w:name="_Ref214265246"/>
      <w:bookmarkStart w:id="746" w:name="_Ref214267029"/>
      <w:bookmarkStart w:id="747" w:name="_Ref214267032"/>
      <w:bookmarkStart w:id="748" w:name="_Ref214269145"/>
      <w:bookmarkStart w:id="749" w:name="_Toc238738183"/>
      <w:r>
        <w:lastRenderedPageBreak/>
        <w:t>Sample Sync Description File</w:t>
      </w:r>
      <w:bookmarkEnd w:id="738"/>
      <w:bookmarkEnd w:id="739"/>
      <w:bookmarkEnd w:id="740"/>
      <w:bookmarkEnd w:id="741"/>
      <w:bookmarkEnd w:id="742"/>
      <w:bookmarkEnd w:id="743"/>
      <w:bookmarkEnd w:id="744"/>
      <w:bookmarkEnd w:id="745"/>
      <w:bookmarkEnd w:id="746"/>
      <w:bookmarkEnd w:id="747"/>
      <w:bookmarkEnd w:id="748"/>
      <w:bookmarkEnd w:id="749"/>
    </w:p>
    <w:p w:rsidR="00567371" w:rsidRDefault="005E6C7C" w:rsidP="00567371">
      <w:pPr>
        <w:pStyle w:val="BodyText"/>
      </w:pPr>
      <w:r>
        <w:fldChar w:fldCharType="begin"/>
      </w:r>
      <w:r w:rsidR="00567371">
        <w:instrText xml:space="preserve"> XE "sampl</w:instrText>
      </w:r>
      <w:r w:rsidR="00567371" w:rsidRPr="00ED35E2">
        <w:instrText>e</w:instrText>
      </w:r>
      <w:r w:rsidR="00567371">
        <w:instrText xml:space="preserve"> Sync description file" </w:instrText>
      </w:r>
      <w:r>
        <w:fldChar w:fldCharType="end"/>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FF0000"/>
          <w:sz w:val="24"/>
          <w:highlight w:val="white"/>
        </w:rPr>
        <w:t xml:space="preserve"> xmlns:ns1</w:t>
      </w:r>
      <w:r>
        <w:rPr>
          <w:rFonts w:ascii="Times New Roman" w:hAnsi="Times New Roman"/>
          <w:color w:val="0000FF"/>
          <w:sz w:val="24"/>
          <w:highlight w:val="white"/>
        </w:rPr>
        <w:t>=”</w:t>
      </w:r>
      <w:r>
        <w:rPr>
          <w:rFonts w:ascii="Times New Roman" w:hAnsi="Times New Roman"/>
          <w:color w:val="000000"/>
          <w:sz w:val="24"/>
          <w:highlight w:val="white"/>
        </w:rPr>
        <w:t>http://cagrid.nci.nih.gov/12/SyncGTS</w:t>
      </w:r>
      <w:r>
        <w:rPr>
          <w:rFonts w:ascii="Times New Roman" w:hAnsi="Times New Roman"/>
          <w:color w:val="0000FF"/>
          <w:sz w:val="24"/>
          <w:highlight w:val="white"/>
        </w:rPr>
        <w:t>”</w:t>
      </w:r>
      <w:r>
        <w:rPr>
          <w:rFonts w:ascii="Times New Roman" w:hAnsi="Times New Roman"/>
          <w:color w:val="FF0000"/>
          <w:sz w:val="24"/>
          <w:highlight w:val="white"/>
        </w:rPr>
        <w:t xml:space="preserve"> xmlns:xsi</w:t>
      </w:r>
      <w:r>
        <w:rPr>
          <w:rFonts w:ascii="Times New Roman" w:hAnsi="Times New Roman"/>
          <w:color w:val="0000FF"/>
          <w:sz w:val="24"/>
          <w:highlight w:val="white"/>
        </w:rPr>
        <w:t>=”</w:t>
      </w:r>
      <w:r>
        <w:rPr>
          <w:rFonts w:ascii="Times New Roman" w:hAnsi="Times New Roman"/>
          <w:color w:val="000000"/>
          <w:sz w:val="24"/>
          <w:highlight w:val="white"/>
        </w:rPr>
        <w:t>http://www.w3.org/2001/XMLSchema-instance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hyperlink r:id="rId70" w:history="1">
        <w:r w:rsidRPr="00FA0FF9">
          <w:rPr>
            <w:rStyle w:val="Hyperlink"/>
            <w:rFonts w:ascii="Times New Roman" w:hAnsi="Times New Roman"/>
            <w:sz w:val="24"/>
          </w:rPr>
          <w:t>https://slavegts</w:t>
        </w:r>
      </w:hyperlink>
      <w:r>
        <w:rPr>
          <w:rFonts w:ascii="Times New Roman" w:hAnsi="Times New Roman"/>
          <w:color w:val="000000"/>
          <w:sz w:val="24"/>
          <w:highlight w:val="white"/>
        </w:rPr>
        <w:t>.training.cagrid.org:8443/wsrf/services/cagrid/GTS</w:t>
      </w: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ns1:Expiration</w:t>
      </w:r>
      <w:r>
        <w:rPr>
          <w:rFonts w:ascii="Times New Roman" w:hAnsi="Times New Roman"/>
          <w:color w:val="FF0000"/>
          <w:sz w:val="24"/>
          <w:highlight w:val="white"/>
        </w:rPr>
        <w:t xml:space="preserve"> hours</w:t>
      </w:r>
      <w:r>
        <w:rPr>
          <w:rFonts w:ascii="Times New Roman" w:hAnsi="Times New Roman"/>
          <w:color w:val="0000FF"/>
          <w:sz w:val="24"/>
          <w:highlight w:val="white"/>
        </w:rPr>
        <w:t>=”</w:t>
      </w:r>
      <w:r>
        <w:rPr>
          <w:rFonts w:ascii="Times New Roman" w:hAnsi="Times New Roman"/>
          <w:color w:val="000000"/>
          <w:sz w:val="24"/>
          <w:highlight w:val="white"/>
        </w:rPr>
        <w:t>12</w:t>
      </w:r>
      <w:r>
        <w:rPr>
          <w:rFonts w:ascii="Times New Roman" w:hAnsi="Times New Roman"/>
          <w:color w:val="0000FF"/>
          <w:sz w:val="24"/>
          <w:highlight w:val="white"/>
        </w:rPr>
        <w:t>”</w:t>
      </w:r>
      <w:r>
        <w:rPr>
          <w:rFonts w:ascii="Times New Roman" w:hAnsi="Times New Roman"/>
          <w:color w:val="FF0000"/>
          <w:sz w:val="24"/>
          <w:highlight w:val="white"/>
        </w:rPr>
        <w:t xml:space="preserve"> minutes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w:t>
      </w:r>
      <w:r>
        <w:rPr>
          <w:rFonts w:ascii="Times New Roman" w:hAnsi="Times New Roman"/>
          <w:color w:val="FF0000"/>
          <w:sz w:val="24"/>
          <w:highlight w:val="white"/>
        </w:rPr>
        <w:t xml:space="preserve"> seconds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ns2:TrustedAuthorityFilter</w:t>
      </w:r>
      <w:r>
        <w:rPr>
          <w:rFonts w:ascii="Times New Roman" w:hAnsi="Times New Roman"/>
          <w:color w:val="0000FF"/>
          <w:sz w:val="24"/>
          <w:highlight w:val="white"/>
        </w:rPr>
        <w:t>”</w:t>
      </w:r>
      <w:r>
        <w:rPr>
          <w:rFonts w:ascii="Times New Roman" w:hAnsi="Times New Roman"/>
          <w:color w:val="FF0000"/>
          <w:sz w:val="24"/>
          <w:highlight w:val="white"/>
        </w:rPr>
        <w:t xml:space="preserve"> mlns:ns2</w:t>
      </w:r>
      <w:r>
        <w:rPr>
          <w:rFonts w:ascii="Times New Roman" w:hAnsi="Times New Roman"/>
          <w:color w:val="0000FF"/>
          <w:sz w:val="24"/>
          <w:highlight w:val="white"/>
        </w:rPr>
        <w:t>=”</w:t>
      </w:r>
      <w:r>
        <w:rPr>
          <w:rFonts w:ascii="Times New Roman" w:hAnsi="Times New Roman"/>
          <w:color w:val="000000"/>
          <w:sz w:val="24"/>
          <w:highlight w:val="white"/>
        </w:rPr>
        <w:t>http://cagrid.nci.nih.gov/8/gts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Valid</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 xml:space="preserve"> </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Trusted</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r>
        <w:rPr>
          <w:rFonts w:ascii="Times New Roman" w:hAnsi="Times New Roman"/>
          <w:color w:val="000000"/>
          <w:sz w:val="24"/>
          <w:highlight w:val="white"/>
        </w:rPr>
        <w:t>true</w:t>
      </w: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Fabric/CN=host/slavegts.training.cagrid.org</w:t>
      </w: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Fabric,CN=caGrid Training Trust Fabric CA</w:t>
      </w: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r>
        <w:rPr>
          <w:rFonts w:ascii="Times New Roman" w:hAnsi="Times New Roman"/>
          <w:color w:val="000000"/>
          <w:sz w:val="24"/>
          <w:highlight w:val="white"/>
        </w:rPr>
        <w:t>false</w:t>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r>
        <w:rPr>
          <w:rFonts w:ascii="Times New Roman" w:hAnsi="Times New Roman"/>
          <w:color w:val="000000"/>
          <w:sz w:val="24"/>
          <w:highlight w:val="white"/>
        </w:rPr>
        <w:t>1</w:t>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r>
        <w:rPr>
          <w:rFonts w:ascii="Times New Roman" w:hAnsi="Times New Roman"/>
          <w:color w:val="000000"/>
          <w:sz w:val="24"/>
          <w:highlight w:val="white"/>
        </w:rPr>
        <w:t>600</w:t>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p>
    <w:p w:rsidR="00685AB3" w:rsidRDefault="00685AB3" w:rsidP="00400637">
      <w:pPr>
        <w:autoSpaceDE w:val="0"/>
        <w:autoSpaceDN w:val="0"/>
        <w:adjustRightInd w:val="0"/>
        <w:ind w:left="720"/>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0000FF"/>
          <w:sz w:val="24"/>
          <w:highlight w:val="white"/>
        </w:rPr>
        <w:t>&gt;</w:t>
      </w:r>
    </w:p>
    <w:p w:rsidR="00810473" w:rsidRDefault="00810473" w:rsidP="00400637">
      <w:pPr>
        <w:pStyle w:val="BodyText"/>
        <w:ind w:left="1440"/>
      </w:pPr>
    </w:p>
    <w:p w:rsidR="00810473" w:rsidRDefault="00810473" w:rsidP="00567371">
      <w:pPr>
        <w:pStyle w:val="BodyText"/>
      </w:pPr>
    </w:p>
    <w:p w:rsidR="00567371" w:rsidRDefault="00567371"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750" w:name="_Ref214267036"/>
      <w:bookmarkStart w:id="751" w:name="_Ref214267038"/>
      <w:bookmarkStart w:id="752" w:name="_Toc238738184"/>
      <w:r>
        <w:lastRenderedPageBreak/>
        <w:t>CGMM with Reference Implementation</w:t>
      </w:r>
      <w:bookmarkEnd w:id="750"/>
      <w:bookmarkEnd w:id="751"/>
      <w:bookmarkEnd w:id="752"/>
    </w:p>
    <w:p w:rsidR="009C351F" w:rsidRDefault="009C351F" w:rsidP="00567371">
      <w:pPr>
        <w:pStyle w:val="BodyText"/>
      </w:pPr>
      <w:r>
        <w:t xml:space="preserve">The steps provided in this appendix install the reference implementation </w:t>
      </w:r>
      <w:r w:rsidRPr="000C64BB">
        <w:rPr>
          <w:rStyle w:val="Emphasis"/>
        </w:rPr>
        <w:t>cgmmHostWeb</w:t>
      </w:r>
      <w:r>
        <w:t xml:space="preserve"> web application along with the </w:t>
      </w:r>
      <w:r w:rsidRPr="000C64BB">
        <w:rPr>
          <w:rStyle w:val="Emphasis"/>
        </w:rPr>
        <w:t>cgmmweb</w:t>
      </w:r>
      <w:r>
        <w:t xml:space="preserve"> web application. Using these steps you can set up a test environment to demonstrate how the CGMM Tool works with an existing Host application. The internal details of the CGMM Tool are beyond the scope of this guide. Refer the </w:t>
      </w:r>
      <w:r w:rsidRPr="000C64BB">
        <w:rPr>
          <w:rStyle w:val="Emphasis"/>
        </w:rPr>
        <w:t>CGMM Design Document</w:t>
      </w:r>
      <w:r>
        <w:t xml:space="preserve"> for more details.</w:t>
      </w:r>
    </w:p>
    <w:p w:rsidR="000C64BB" w:rsidRDefault="00567371" w:rsidP="00567371">
      <w:pPr>
        <w:pStyle w:val="BodyText"/>
      </w:pPr>
      <w:r>
        <w:t xml:space="preserve">The steps </w:t>
      </w:r>
      <w:r w:rsidR="000C64BB">
        <w:t>provided</w:t>
      </w:r>
      <w:r w:rsidR="009C351F">
        <w:t xml:space="preserve"> here</w:t>
      </w:r>
      <w:r>
        <w:t xml:space="preserve"> </w:t>
      </w:r>
      <w:r w:rsidR="009C351F">
        <w:t xml:space="preserve">have been tested and </w:t>
      </w:r>
      <w:r>
        <w:t xml:space="preserve">will work </w:t>
      </w:r>
      <w:r w:rsidR="000C64BB">
        <w:t xml:space="preserve">as long as </w:t>
      </w:r>
      <w:r>
        <w:t xml:space="preserve">the steps are followed correctly. </w:t>
      </w:r>
    </w:p>
    <w:p w:rsidR="00567371" w:rsidRDefault="000C64BB" w:rsidP="000C64BB">
      <w:pPr>
        <w:pStyle w:val="NoteMainbody"/>
      </w:pPr>
      <w:r w:rsidRPr="000C64BB">
        <w:rPr>
          <w:rStyle w:val="Bold"/>
        </w:rPr>
        <w:t>NOTE</w:t>
      </w:r>
      <w:r w:rsidR="00567371" w:rsidRPr="000C64BB">
        <w:rPr>
          <w:rStyle w:val="Bold"/>
        </w:rPr>
        <w:t>:</w:t>
      </w:r>
      <w:r>
        <w:t xml:space="preserve"> The paths and</w:t>
      </w:r>
      <w:r w:rsidR="00567371">
        <w:t xml:space="preserve"> values used in </w:t>
      </w:r>
      <w:r>
        <w:t xml:space="preserve">the </w:t>
      </w:r>
      <w:r w:rsidR="00567371">
        <w:t>commands and configuration files are for example only.</w:t>
      </w:r>
    </w:p>
    <w:p w:rsidR="00567371" w:rsidRDefault="00567371" w:rsidP="009C351F">
      <w:pPr>
        <w:pStyle w:val="ListNumber"/>
        <w:numPr>
          <w:ilvl w:val="0"/>
          <w:numId w:val="28"/>
        </w:numPr>
      </w:pPr>
      <w:r>
        <w:t xml:space="preserve">Verify </w:t>
      </w:r>
      <w:r w:rsidR="009C351F">
        <w:t xml:space="preserve">that </w:t>
      </w:r>
      <w:r>
        <w:t xml:space="preserve">caGrid 1.2 is installed. </w:t>
      </w:r>
      <w:r w:rsidR="000C64BB">
        <w:t xml:space="preserve">If caGrid 1.2 is not installed, </w:t>
      </w:r>
      <w:r>
        <w:t>install caGrid 1.2 using the caGrid Installer 1.2 (install the software only</w:t>
      </w:r>
      <w:r w:rsidR="000C64BB">
        <w:t>;</w:t>
      </w:r>
      <w:r>
        <w:t xml:space="preserve"> no services </w:t>
      </w:r>
      <w:r w:rsidR="000C64BB">
        <w:t xml:space="preserve">are </w:t>
      </w:r>
      <w:r>
        <w:t>needed).</w:t>
      </w:r>
    </w:p>
    <w:p w:rsidR="00567371" w:rsidRDefault="00567371" w:rsidP="000C64BB">
      <w:pPr>
        <w:pStyle w:val="ListNumber"/>
      </w:pPr>
      <w:r>
        <w:t>Verify</w:t>
      </w:r>
      <w:r w:rsidR="009C351F">
        <w:t xml:space="preserve"> that the environment variables</w:t>
      </w:r>
      <w:r>
        <w:t xml:space="preserve"> </w:t>
      </w:r>
      <w:r w:rsidRPr="000C64BB">
        <w:rPr>
          <w:rStyle w:val="CodeChar0"/>
        </w:rPr>
        <w:t>ANT_HOME</w:t>
      </w:r>
      <w:r>
        <w:t xml:space="preserve">, </w:t>
      </w:r>
      <w:r w:rsidRPr="000C64BB">
        <w:rPr>
          <w:rStyle w:val="CodeChar0"/>
        </w:rPr>
        <w:t>JAVA_HOME</w:t>
      </w:r>
      <w:r>
        <w:t xml:space="preserve">, </w:t>
      </w:r>
      <w:r w:rsidRPr="000C64BB">
        <w:rPr>
          <w:rStyle w:val="CodeChar0"/>
        </w:rPr>
        <w:t>CAGRID_HOME</w:t>
      </w:r>
      <w:r>
        <w:t>,</w:t>
      </w:r>
      <w:r w:rsidR="000C64BB">
        <w:t xml:space="preserve"> and</w:t>
      </w:r>
      <w:r>
        <w:t xml:space="preserve"> </w:t>
      </w:r>
      <w:r w:rsidRPr="000C64BB">
        <w:rPr>
          <w:rStyle w:val="CodeChar0"/>
        </w:rPr>
        <w:t>GLOBUS_LOCATION</w:t>
      </w:r>
      <w:r>
        <w:t xml:space="preserve"> are set.</w:t>
      </w:r>
      <w:r w:rsidR="00F570FD">
        <w:t xml:space="preserve"> You can do this by typing </w:t>
      </w:r>
      <w:r w:rsidR="009C351F">
        <w:t xml:space="preserve">the </w:t>
      </w:r>
      <w:r w:rsidR="00F570FD">
        <w:t xml:space="preserve">following </w:t>
      </w:r>
      <w:r w:rsidR="009C351F">
        <w:t xml:space="preserve">commands </w:t>
      </w:r>
      <w:r w:rsidR="00F570FD">
        <w:t xml:space="preserve">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 xml:space="preserve">ANT_HOME=/usr/local/apache-ant-1.6.5 </w:t>
      </w:r>
    </w:p>
    <w:p w:rsidR="00893532" w:rsidRPr="00893532" w:rsidRDefault="00893532" w:rsidP="00071627">
      <w:pPr>
        <w:pStyle w:val="Code"/>
        <w:ind w:left="1440"/>
        <w:rPr>
          <w:rStyle w:val="CodeChar0"/>
        </w:rPr>
      </w:pPr>
      <w:r w:rsidRPr="00893532">
        <w:rPr>
          <w:rStyle w:val="CodeChar0"/>
        </w:rPr>
        <w:t>export ANT_HOME;</w:t>
      </w:r>
    </w:p>
    <w:p w:rsidR="00893532" w:rsidRPr="00893532" w:rsidRDefault="00893532" w:rsidP="00071627">
      <w:pPr>
        <w:pStyle w:val="Code"/>
        <w:ind w:left="1440"/>
        <w:rPr>
          <w:rStyle w:val="CodeChar0"/>
        </w:rPr>
      </w:pPr>
      <w:r w:rsidRPr="00893532">
        <w:rPr>
          <w:rStyle w:val="CodeChar0"/>
        </w:rPr>
        <w:t>PATH=$PATH:/usr/local/apache-ant-1.6.5/bin</w:t>
      </w:r>
    </w:p>
    <w:p w:rsidR="00893532" w:rsidRPr="00893532" w:rsidRDefault="00893532" w:rsidP="00071627">
      <w:pPr>
        <w:pStyle w:val="Code"/>
        <w:ind w:left="1440"/>
        <w:rPr>
          <w:rStyle w:val="CodeChar0"/>
        </w:rPr>
      </w:pPr>
      <w:r w:rsidRPr="00893532">
        <w:rPr>
          <w:rStyle w:val="CodeChar0"/>
        </w:rPr>
        <w:t>export PATH;</w:t>
      </w:r>
    </w:p>
    <w:p w:rsidR="00893532" w:rsidRPr="00893532" w:rsidRDefault="00893532" w:rsidP="00071627">
      <w:pPr>
        <w:pStyle w:val="Code"/>
        <w:ind w:left="1440"/>
        <w:rPr>
          <w:rStyle w:val="CodeChar0"/>
        </w:rPr>
      </w:pPr>
      <w:r w:rsidRPr="00893532">
        <w:rPr>
          <w:rStyle w:val="CodeChar0"/>
        </w:rPr>
        <w:t xml:space="preserve">JAVA_HOME=/usr/jdk1.5.0_10 </w:t>
      </w:r>
    </w:p>
    <w:p w:rsidR="00893532" w:rsidRPr="00893532" w:rsidRDefault="00893532" w:rsidP="00071627">
      <w:pPr>
        <w:pStyle w:val="Code"/>
        <w:ind w:left="1440"/>
        <w:rPr>
          <w:rStyle w:val="CodeChar0"/>
        </w:rPr>
      </w:pPr>
      <w:r w:rsidRPr="00893532">
        <w:rPr>
          <w:rStyle w:val="CodeChar0"/>
        </w:rPr>
        <w:t>export JAVA_HOME;</w:t>
      </w:r>
    </w:p>
    <w:p w:rsidR="00893532" w:rsidRPr="00893532" w:rsidRDefault="00893532" w:rsidP="00071627">
      <w:pPr>
        <w:pStyle w:val="Code"/>
        <w:ind w:left="1440"/>
        <w:rPr>
          <w:rStyle w:val="CodeChar0"/>
        </w:rPr>
      </w:pPr>
      <w:r w:rsidRPr="00893532">
        <w:rPr>
          <w:rStyle w:val="CodeChar0"/>
        </w:rPr>
        <w:t>GLOBUS_LOCATION=/usr/local/ws-core-4.0.3</w:t>
      </w:r>
    </w:p>
    <w:p w:rsidR="00893532" w:rsidRPr="00893532" w:rsidRDefault="00893532" w:rsidP="00071627">
      <w:pPr>
        <w:pStyle w:val="Code"/>
        <w:ind w:left="1440"/>
        <w:rPr>
          <w:rStyle w:val="CodeChar0"/>
        </w:rPr>
      </w:pPr>
      <w:r w:rsidRPr="00893532">
        <w:rPr>
          <w:rStyle w:val="CodeChar0"/>
        </w:rPr>
        <w:t>export GLOBUS_LOCATION;</w:t>
      </w:r>
    </w:p>
    <w:p w:rsidR="00893532" w:rsidRPr="00893532" w:rsidRDefault="00893532" w:rsidP="00071627">
      <w:pPr>
        <w:pStyle w:val="Code"/>
        <w:ind w:left="1440"/>
        <w:rPr>
          <w:rStyle w:val="CodeChar0"/>
        </w:rPr>
      </w:pPr>
      <w:r w:rsidRPr="00893532">
        <w:rPr>
          <w:rStyle w:val="CodeChar0"/>
        </w:rPr>
        <w:t xml:space="preserve">CAGRID_HOME=/h1/username/&lt;&lt;path where caGrid was installed&gt;&gt; </w:t>
      </w:r>
    </w:p>
    <w:p w:rsidR="00893532" w:rsidRPr="00893532" w:rsidRDefault="00893532" w:rsidP="00071627">
      <w:pPr>
        <w:pStyle w:val="Code"/>
        <w:ind w:left="1440"/>
        <w:rPr>
          <w:rStyle w:val="CodeChar0"/>
        </w:rPr>
      </w:pPr>
      <w:r w:rsidRPr="00893532">
        <w:rPr>
          <w:rStyle w:val="CodeChar0"/>
        </w:rPr>
        <w:t>export CAGRID_HOME;</w:t>
      </w:r>
    </w:p>
    <w:p w:rsidR="00893532" w:rsidRDefault="00893532" w:rsidP="00893532">
      <w:pPr>
        <w:pStyle w:val="BodyText"/>
      </w:pPr>
    </w:p>
    <w:p w:rsidR="00567371" w:rsidRDefault="00567371" w:rsidP="00893532">
      <w:pPr>
        <w:pStyle w:val="ListNumber"/>
      </w:pPr>
      <w:r>
        <w:t>Verify caGrid 1.2 is configured to point to the Training Grid 1.2</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Cd $CAGRID_HOME</w:t>
      </w:r>
    </w:p>
    <w:p w:rsidR="00893532" w:rsidRPr="00893532" w:rsidRDefault="00893532" w:rsidP="00071627">
      <w:pPr>
        <w:pStyle w:val="Code"/>
        <w:ind w:left="1440"/>
        <w:rPr>
          <w:rStyle w:val="CodeChar0"/>
        </w:rPr>
      </w:pPr>
      <w:r w:rsidRPr="00893532">
        <w:rPr>
          <w:rStyle w:val="CodeChar0"/>
        </w:rPr>
        <w:t>ant –Dtarget.grid=training-1.2 configure</w:t>
      </w:r>
    </w:p>
    <w:p w:rsidR="00893532" w:rsidRDefault="00893532" w:rsidP="00893532">
      <w:pPr>
        <w:pStyle w:val="BodyText"/>
      </w:pPr>
    </w:p>
    <w:p w:rsidR="00567371" w:rsidRDefault="00567371" w:rsidP="00893532">
      <w:pPr>
        <w:pStyle w:val="ListNumber"/>
        <w:keepNext/>
        <w:keepLines/>
      </w:pPr>
      <w:r>
        <w:t>Run SyncGTS</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Default="00893532" w:rsidP="00071627">
      <w:pPr>
        <w:pStyle w:val="Code"/>
        <w:ind w:left="1440"/>
      </w:pPr>
      <w:r>
        <w:t>Cd $CAGRID_HOME/projects/syncgts</w:t>
      </w:r>
    </w:p>
    <w:p w:rsidR="00893532" w:rsidRDefault="00893532" w:rsidP="00071627">
      <w:pPr>
        <w:pStyle w:val="Code"/>
        <w:ind w:left="1440"/>
      </w:pPr>
      <w:r>
        <w:t>ant syncWithTrustFabric</w:t>
      </w:r>
    </w:p>
    <w:p w:rsidR="00893532" w:rsidRDefault="00893532" w:rsidP="00893532">
      <w:pPr>
        <w:pStyle w:val="BodyText"/>
        <w:keepNext/>
        <w:keepLines/>
      </w:pPr>
    </w:p>
    <w:p w:rsidR="00567371" w:rsidRDefault="00567371" w:rsidP="00F570FD">
      <w:pPr>
        <w:pStyle w:val="ListNumber"/>
      </w:pPr>
      <w:r>
        <w:t>Obtain</w:t>
      </w:r>
      <w:r w:rsidR="00F570FD">
        <w:t xml:space="preserve"> a</w:t>
      </w:r>
      <w:r>
        <w:t xml:space="preserve"> Host Certificate for the machine. </w:t>
      </w:r>
      <w:r w:rsidR="000863F7">
        <w:t>This is a pre requisite</w:t>
      </w:r>
      <w:r w:rsidR="00F570FD">
        <w:t>. I</w:t>
      </w:r>
      <w:r w:rsidR="000863F7">
        <w:t xml:space="preserve">nstructions for obtaining Host Credentials (certificate) </w:t>
      </w:r>
      <w:r w:rsidR="00F570FD">
        <w:t>are</w:t>
      </w:r>
      <w:r w:rsidR="000863F7">
        <w:t xml:space="preserve"> available </w:t>
      </w:r>
      <w:r w:rsidR="00F570FD">
        <w:t>at</w:t>
      </w:r>
      <w:r w:rsidR="000863F7">
        <w:t xml:space="preserve"> the following link: </w:t>
      </w:r>
    </w:p>
    <w:p w:rsidR="00567371" w:rsidRDefault="005E6C7C" w:rsidP="00893532">
      <w:pPr>
        <w:pStyle w:val="BodyTextIndent"/>
      </w:pPr>
      <w:hyperlink r:id="rId71" w:history="1">
        <w:r w:rsidR="00567371" w:rsidRPr="00893532">
          <w:rPr>
            <w:rStyle w:val="Hyperlink"/>
          </w:rPr>
          <w:t>http://www.cagrid.org/mwiki/index.php?title=Dorian:1.1:Administrators_Guide:Requesting_Host_Credentials</w:t>
        </w:r>
      </w:hyperlink>
    </w:p>
    <w:p w:rsidR="00567371" w:rsidRDefault="00567371" w:rsidP="00893532">
      <w:pPr>
        <w:pStyle w:val="ListNumber"/>
      </w:pPr>
      <w:r>
        <w:t xml:space="preserve">Deploy the </w:t>
      </w:r>
      <w:r w:rsidRPr="00893532">
        <w:rPr>
          <w:rStyle w:val="CodeChar0"/>
        </w:rPr>
        <w:t>cgmmHostWeb.war</w:t>
      </w:r>
      <w:r>
        <w:t xml:space="preserve"> by putting the war file in </w:t>
      </w:r>
      <w:r w:rsidR="00893532">
        <w:t xml:space="preserve">the JBoss deployment folder: </w:t>
      </w:r>
      <w:r w:rsidR="00893532" w:rsidRPr="00893532">
        <w:rPr>
          <w:rStyle w:val="CodeChar0"/>
        </w:rPr>
        <w:t>{jboss-home}/server/default/deploy/</w:t>
      </w:r>
      <w:r w:rsidR="00893532">
        <w:t>.</w:t>
      </w:r>
    </w:p>
    <w:p w:rsidR="00893532" w:rsidRDefault="00567371" w:rsidP="00893532">
      <w:pPr>
        <w:pStyle w:val="ListNumber"/>
      </w:pPr>
      <w:r>
        <w:t xml:space="preserve">Deploy the </w:t>
      </w:r>
      <w:r w:rsidRPr="00893532">
        <w:rPr>
          <w:rStyle w:val="CodeChar0"/>
        </w:rPr>
        <w:t>cgmmweb.war</w:t>
      </w:r>
      <w:r>
        <w:t xml:space="preserve"> by putting the war file in </w:t>
      </w:r>
      <w:r w:rsidR="00893532">
        <w:t>JBoss de</w:t>
      </w:r>
      <w:r w:rsidR="00893532" w:rsidRPr="00893532">
        <w:t xml:space="preserve"> </w:t>
      </w:r>
      <w:r w:rsidR="00893532">
        <w:t xml:space="preserve">deployment folder: </w:t>
      </w:r>
      <w:r w:rsidR="00893532" w:rsidRPr="00893532">
        <w:rPr>
          <w:rStyle w:val="CodeChar0"/>
        </w:rPr>
        <w:t>{jboss-home}/server/default/deploy/</w:t>
      </w:r>
      <w:r w:rsidR="00893532">
        <w:t>.</w:t>
      </w:r>
    </w:p>
    <w:p w:rsidR="00567371" w:rsidRDefault="00567371" w:rsidP="00893532">
      <w:pPr>
        <w:pStyle w:val="ListNumber"/>
      </w:pPr>
      <w:r>
        <w:t xml:space="preserve">Configure </w:t>
      </w:r>
      <w:r w:rsidR="00893532">
        <w:t xml:space="preserve">the </w:t>
      </w:r>
      <w:r>
        <w:t>CGMM and Host Application properties</w:t>
      </w:r>
      <w:r w:rsidR="00893532">
        <w:t>.</w:t>
      </w:r>
    </w:p>
    <w:p w:rsidR="00567371" w:rsidRDefault="00893532" w:rsidP="00F570FD">
      <w:pPr>
        <w:pStyle w:val="ListNumber"/>
      </w:pPr>
      <w:r>
        <w:t>Configure</w:t>
      </w:r>
      <w:r w:rsidR="00F570FD">
        <w:t xml:space="preserve"> the</w:t>
      </w:r>
      <w:r>
        <w:t xml:space="preserve"> Sy</w:t>
      </w:r>
      <w:r w:rsidR="00F570FD">
        <w:t xml:space="preserve">stem Properties by modifying </w:t>
      </w:r>
      <w:r w:rsidR="00567371">
        <w:t xml:space="preserve"> the </w:t>
      </w:r>
      <w:r w:rsidRPr="00893532">
        <w:rPr>
          <w:rStyle w:val="CodeChar0"/>
        </w:rPr>
        <w:t>{jboss-home}/server/default/deploy/</w:t>
      </w:r>
      <w:r w:rsidR="00567371" w:rsidRPr="00893532">
        <w:rPr>
          <w:rStyle w:val="CodeChar0"/>
        </w:rPr>
        <w:t>properties-service.xml</w:t>
      </w:r>
      <w:r w:rsidR="00F570FD">
        <w:t xml:space="preserve"> and adding </w:t>
      </w:r>
      <w:r w:rsidR="00567371">
        <w:t>the following properties</w:t>
      </w:r>
      <w:r>
        <w:t>:</w:t>
      </w:r>
    </w:p>
    <w:p w:rsidR="00893532" w:rsidRPr="00E03A24" w:rsidRDefault="00893532" w:rsidP="00E03A24">
      <w:pPr>
        <w:pStyle w:val="PlainText"/>
        <w:ind w:left="1080" w:firstLine="720"/>
        <w:rPr>
          <w:sz w:val="18"/>
          <w:szCs w:val="18"/>
        </w:rPr>
      </w:pPr>
      <w:r w:rsidRPr="00E03A24">
        <w:rPr>
          <w:sz w:val="18"/>
          <w:szCs w:val="18"/>
        </w:rPr>
        <w:t>gov.nih.nci.security.cgmm.syncgts.file = /usr/local/jboss-4.0.5.GA/server/default/cgmm_config/sync-description.xml</w:t>
      </w:r>
    </w:p>
    <w:p w:rsidR="00893532" w:rsidRPr="00E03A24" w:rsidRDefault="00893532" w:rsidP="00E03A24">
      <w:pPr>
        <w:pStyle w:val="PlainText"/>
        <w:ind w:left="1080" w:firstLine="720"/>
        <w:rPr>
          <w:sz w:val="18"/>
          <w:szCs w:val="18"/>
        </w:rPr>
      </w:pPr>
      <w:r w:rsidRPr="00E03A24">
        <w:rPr>
          <w:sz w:val="18"/>
          <w:szCs w:val="18"/>
        </w:rPr>
        <w:t>gov.nih.nci.security.cgmm.properties.file = /usr/local/jboss-4.0.5.GA/server/default/cgmm_config/cgmm-properties.xml</w:t>
      </w:r>
    </w:p>
    <w:p w:rsidR="00893532" w:rsidRPr="00E03A24" w:rsidRDefault="00893532" w:rsidP="00E03A24">
      <w:pPr>
        <w:pStyle w:val="PlainText"/>
        <w:ind w:left="1080" w:firstLine="720"/>
        <w:rPr>
          <w:sz w:val="18"/>
          <w:szCs w:val="18"/>
        </w:rPr>
      </w:pPr>
      <w:r w:rsidRPr="00E03A24">
        <w:rPr>
          <w:sz w:val="18"/>
          <w:szCs w:val="18"/>
        </w:rPr>
        <w:t>gov.nih.nci.security.configFile = /usr/local/jboss-4.0.5.GA/server/default/cgmm_config/ApplicationSecurityConfig.xml</w:t>
      </w:r>
    </w:p>
    <w:p w:rsidR="00893532" w:rsidRPr="00E03A24" w:rsidRDefault="00893532" w:rsidP="00E03A24">
      <w:pPr>
        <w:pStyle w:val="PlainText"/>
        <w:ind w:left="1080" w:firstLine="720"/>
        <w:rPr>
          <w:sz w:val="18"/>
          <w:szCs w:val="18"/>
        </w:rPr>
      </w:pPr>
      <w:r w:rsidRPr="00E03A24">
        <w:rPr>
          <w:sz w:val="18"/>
          <w:szCs w:val="18"/>
        </w:rPr>
        <w:t>gov.nih.nci.security.cgmm.login.config.file = /usr/local/jboss-4.0.5.GA/server/default/cgmm_config/cgmm.login.config</w:t>
      </w:r>
    </w:p>
    <w:p w:rsidR="00893532" w:rsidRDefault="00893532" w:rsidP="00567371">
      <w:pPr>
        <w:pStyle w:val="BodyText"/>
      </w:pPr>
    </w:p>
    <w:p w:rsidR="00567371" w:rsidRDefault="00567371" w:rsidP="00F62565">
      <w:pPr>
        <w:pStyle w:val="ListNumber"/>
      </w:pPr>
      <w:r>
        <w:t>Configure</w:t>
      </w:r>
      <w:r w:rsidR="00F570FD">
        <w:t xml:space="preserve"> the</w:t>
      </w:r>
      <w:r>
        <w:t xml:space="preserve"> JAAS Login Confi</w:t>
      </w:r>
      <w:r w:rsidR="00F62565">
        <w:t>guration Module as follows:</w:t>
      </w:r>
    </w:p>
    <w:p w:rsidR="00567371" w:rsidRDefault="00567371" w:rsidP="00F62565">
      <w:pPr>
        <w:pStyle w:val="ListBullet2"/>
      </w:pPr>
      <w:r>
        <w:t xml:space="preserve">Rename the </w:t>
      </w:r>
      <w:r w:rsidRPr="00F62565">
        <w:rPr>
          <w:rStyle w:val="CodeChar0"/>
        </w:rPr>
        <w:t>cgmm.login.config</w:t>
      </w:r>
      <w:r>
        <w:t xml:space="preserve"> file to </w:t>
      </w:r>
      <w:r w:rsidR="00046993">
        <w:t xml:space="preserve">the </w:t>
      </w:r>
      <w:r>
        <w:t>v</w:t>
      </w:r>
      <w:r w:rsidR="00F62565">
        <w:t xml:space="preserve">alue specified </w:t>
      </w:r>
      <w:r w:rsidR="00046993">
        <w:t xml:space="preserve">in the </w:t>
      </w:r>
      <w:r w:rsidR="00F62565">
        <w:t xml:space="preserve">System property </w:t>
      </w:r>
      <w:r w:rsidRPr="00F62565">
        <w:rPr>
          <w:rStyle w:val="CodeChar0"/>
        </w:rPr>
        <w:t>gov.nih.nci.security.cgmm.login.config.file</w:t>
      </w:r>
    </w:p>
    <w:p w:rsidR="00567371" w:rsidRDefault="00567371" w:rsidP="00F62565">
      <w:pPr>
        <w:pStyle w:val="ListBullet2"/>
      </w:pPr>
      <w:r>
        <w:t xml:space="preserve">Modify the name of the </w:t>
      </w:r>
      <w:r w:rsidRPr="00F62565">
        <w:rPr>
          <w:rStyle w:val="CodeChar0"/>
        </w:rPr>
        <w:t>cgmm.login.config</w:t>
      </w:r>
      <w:r>
        <w:t xml:space="preserve"> file to </w:t>
      </w:r>
      <w:r w:rsidRPr="00F62565">
        <w:rPr>
          <w:rStyle w:val="CodeChar0"/>
        </w:rPr>
        <w:t>sam</w:t>
      </w:r>
      <w:r w:rsidR="00F62565" w:rsidRPr="00F62565">
        <w:rPr>
          <w:rStyle w:val="CodeChar0"/>
        </w:rPr>
        <w:t>pleHostApplication.login.config</w:t>
      </w:r>
      <w:r>
        <w:t xml:space="preserve"> </w:t>
      </w:r>
    </w:p>
    <w:p w:rsidR="00567371" w:rsidRDefault="00567371" w:rsidP="00F62565">
      <w:pPr>
        <w:pStyle w:val="ListBullet2"/>
      </w:pPr>
      <w:r>
        <w:t xml:space="preserve">Point to </w:t>
      </w:r>
      <w:r w:rsidR="00F62565">
        <w:t xml:space="preserve">the </w:t>
      </w:r>
      <w:r>
        <w:t>CSM 4.1 Schema for the sampleHostApplication</w:t>
      </w:r>
      <w:r w:rsidR="00F62565">
        <w:t>.</w:t>
      </w:r>
    </w:p>
    <w:p w:rsidR="00567371" w:rsidRDefault="00567371" w:rsidP="00046993">
      <w:pPr>
        <w:pStyle w:val="ListNumber"/>
      </w:pPr>
      <w:r>
        <w:t xml:space="preserve">Configure </w:t>
      </w:r>
      <w:r w:rsidR="00F62565">
        <w:t xml:space="preserve">the </w:t>
      </w:r>
      <w:r>
        <w:t>Sync GTS desc</w:t>
      </w:r>
      <w:r w:rsidR="00F62565">
        <w:t>ription configuration xml file.</w:t>
      </w:r>
      <w:r w:rsidR="00046993">
        <w:t xml:space="preserve"> </w:t>
      </w:r>
      <w:r>
        <w:t xml:space="preserve">This </w:t>
      </w:r>
      <w:r w:rsidR="00046993">
        <w:t xml:space="preserve">step </w:t>
      </w:r>
      <w:r>
        <w:t>is required to sync the caGrid Trust Fabric with the Server</w:t>
      </w:r>
      <w:r w:rsidR="000863F7">
        <w:t>’</w:t>
      </w:r>
      <w:r>
        <w:t xml:space="preserve">s Keystore. </w:t>
      </w:r>
      <w:r w:rsidR="00046993">
        <w:t>I</w:t>
      </w:r>
      <w:r>
        <w:t xml:space="preserve">nstructions on how to configure the </w:t>
      </w:r>
      <w:r w:rsidRPr="00046993">
        <w:rPr>
          <w:rStyle w:val="CodeChar0"/>
        </w:rPr>
        <w:t>sync-description.xml</w:t>
      </w:r>
      <w:r>
        <w:t xml:space="preserve"> </w:t>
      </w:r>
      <w:r w:rsidR="00046993">
        <w:t>file are</w:t>
      </w:r>
      <w:r>
        <w:t xml:space="preserve"> available </w:t>
      </w:r>
      <w:r w:rsidR="00046993">
        <w:t>from</w:t>
      </w:r>
      <w:r w:rsidR="00F62565">
        <w:t xml:space="preserve"> the following link: </w:t>
      </w:r>
    </w:p>
    <w:p w:rsidR="00567371" w:rsidRDefault="005E6C7C" w:rsidP="00F62565">
      <w:pPr>
        <w:pStyle w:val="BodyTextIndent"/>
      </w:pPr>
      <w:hyperlink r:id="rId72" w:history="1">
        <w:r w:rsidR="00567371" w:rsidRPr="00F62565">
          <w:rPr>
            <w:rStyle w:val="Hyperlink"/>
          </w:rPr>
          <w:t>http://www.cagrid.org/wiki/GTS:1.2:Administrators_Guide:SyncGTS:Configuration</w:t>
        </w:r>
      </w:hyperlink>
    </w:p>
    <w:p w:rsidR="00567371" w:rsidRDefault="00F62565" w:rsidP="00F62565">
      <w:pPr>
        <w:pStyle w:val="BodyTextIndent"/>
      </w:pPr>
      <w:r>
        <w:t>In addition, t</w:t>
      </w:r>
      <w:r w:rsidR="00567371">
        <w:t xml:space="preserve">he sample </w:t>
      </w:r>
      <w:r w:rsidR="00567371" w:rsidRPr="00F62565">
        <w:rPr>
          <w:rStyle w:val="CodeChar0"/>
        </w:rPr>
        <w:t>sync-description.xml</w:t>
      </w:r>
      <w:r w:rsidR="00567371">
        <w:t xml:space="preserve"> provided in </w:t>
      </w:r>
      <w:fldSimple w:instr=" REF _Ref214269145 \n \h  \* MERGEFORMAT ">
        <w:r w:rsidR="00C66417" w:rsidRPr="00C66417">
          <w:rPr>
            <w:i/>
            <w:color w:val="0000FF"/>
          </w:rPr>
          <w:t>Appendix C</w:t>
        </w:r>
      </w:fldSimple>
      <w:r w:rsidR="00567371">
        <w:t xml:space="preserve"> </w:t>
      </w:r>
      <w:r w:rsidR="00046993">
        <w:t xml:space="preserve">on page </w:t>
      </w:r>
      <w:r w:rsidR="005E6C7C">
        <w:fldChar w:fldCharType="begin"/>
      </w:r>
      <w:r w:rsidR="00046993">
        <w:instrText xml:space="preserve"> PAGEREF _Ref214258547 \h </w:instrText>
      </w:r>
      <w:r w:rsidR="005E6C7C">
        <w:fldChar w:fldCharType="separate"/>
      </w:r>
      <w:r w:rsidR="00C66417">
        <w:rPr>
          <w:noProof/>
        </w:rPr>
        <w:t>59</w:t>
      </w:r>
      <w:r w:rsidR="005E6C7C">
        <w:fldChar w:fldCharType="end"/>
      </w:r>
      <w:r w:rsidR="00046993">
        <w:t xml:space="preserve"> </w:t>
      </w:r>
      <w:r w:rsidR="00567371">
        <w:t xml:space="preserve">points to the caGrid Training 1.2 </w:t>
      </w:r>
    </w:p>
    <w:p w:rsidR="00567371" w:rsidRDefault="00046993" w:rsidP="00071627">
      <w:pPr>
        <w:pStyle w:val="ListNumber"/>
      </w:pPr>
      <w:r>
        <w:t>Configure CGMM Properties file</w:t>
      </w:r>
      <w:r w:rsidR="000B5D92">
        <w:t xml:space="preserve">. </w:t>
      </w:r>
      <w:r>
        <w:t xml:space="preserve">See </w:t>
      </w:r>
      <w:fldSimple w:instr=" REF _Ref214264184 \r \h  \* MERGEFORMAT ">
        <w:r w:rsidR="00C66417" w:rsidRPr="00C66417">
          <w:rPr>
            <w:i/>
            <w:color w:val="0000FF"/>
          </w:rPr>
          <w:t>Appendix A</w:t>
        </w:r>
      </w:fldSimple>
      <w:r>
        <w:t xml:space="preserve"> on page </w:t>
      </w:r>
      <w:r w:rsidR="005E6C7C">
        <w:fldChar w:fldCharType="begin"/>
      </w:r>
      <w:r>
        <w:instrText xml:space="preserve"> PAGEREF _Ref214264184 \h </w:instrText>
      </w:r>
      <w:r w:rsidR="005E6C7C">
        <w:fldChar w:fldCharType="separate"/>
      </w:r>
      <w:r w:rsidR="00C66417">
        <w:rPr>
          <w:noProof/>
        </w:rPr>
        <w:t>51</w:t>
      </w:r>
      <w:r w:rsidR="005E6C7C">
        <w:fldChar w:fldCharType="end"/>
      </w:r>
      <w:r>
        <w:t xml:space="preserve"> for a description of the elements in </w:t>
      </w:r>
      <w:r w:rsidRPr="00F62565">
        <w:rPr>
          <w:rStyle w:val="CodeChar0"/>
        </w:rPr>
        <w:t>cgmm-properties.xsd</w:t>
      </w:r>
      <w:r w:rsidRPr="00046993">
        <w:t xml:space="preserve">. </w:t>
      </w:r>
      <w:r>
        <w:t xml:space="preserve">See </w:t>
      </w:r>
      <w:fldSimple w:instr=" REF _Ref214269260 \n \h  \* MERGEFORMAT ">
        <w:r w:rsidR="00C66417" w:rsidRPr="00C66417">
          <w:rPr>
            <w:i/>
            <w:color w:val="0000FF"/>
          </w:rPr>
          <w:t>Appendix B</w:t>
        </w:r>
      </w:fldSimple>
      <w:r>
        <w:t xml:space="preserve">  on page </w:t>
      </w:r>
      <w:r w:rsidR="005E6C7C">
        <w:fldChar w:fldCharType="begin"/>
      </w:r>
      <w:r>
        <w:instrText xml:space="preserve"> PAGEREF _Ref214258405 \h </w:instrText>
      </w:r>
      <w:r w:rsidR="005E6C7C">
        <w:fldChar w:fldCharType="separate"/>
      </w:r>
      <w:r w:rsidR="00C66417">
        <w:rPr>
          <w:noProof/>
        </w:rPr>
        <w:t>57</w:t>
      </w:r>
      <w:r w:rsidR="005E6C7C">
        <w:fldChar w:fldCharType="end"/>
      </w:r>
      <w:r>
        <w:t xml:space="preserve"> for details of the </w:t>
      </w:r>
      <w:r w:rsidRPr="00046993">
        <w:rPr>
          <w:rStyle w:val="CodeChar0"/>
        </w:rPr>
        <w:t>cgmm-properties.xml</w:t>
      </w:r>
      <w:r>
        <w:t xml:space="preserve"> file.</w:t>
      </w:r>
    </w:p>
    <w:p w:rsidR="00567371" w:rsidRDefault="00567371" w:rsidP="00071627">
      <w:pPr>
        <w:pStyle w:val="ListNumber"/>
        <w:keepNext/>
      </w:pPr>
      <w:r>
        <w:lastRenderedPageBreak/>
        <w:t>Configu</w:t>
      </w:r>
      <w:r w:rsidR="00F62565">
        <w:t xml:space="preserve">re </w:t>
      </w:r>
      <w:r w:rsidR="00F62565" w:rsidRPr="00F62565">
        <w:rPr>
          <w:rStyle w:val="CodeChar0"/>
        </w:rPr>
        <w:t>ApplicationSecurityConfig.xm</w:t>
      </w:r>
      <w:r w:rsidRPr="00F62565">
        <w:rPr>
          <w:rStyle w:val="CodeChar0"/>
        </w:rPr>
        <w:t>l</w:t>
      </w:r>
      <w:r w:rsidR="00F62565">
        <w:t xml:space="preserve"> file as follows:</w:t>
      </w:r>
    </w:p>
    <w:p w:rsidR="00567371" w:rsidRDefault="00F62565" w:rsidP="00046993">
      <w:pPr>
        <w:pStyle w:val="ListBullet2"/>
      </w:pPr>
      <w:r>
        <w:t xml:space="preserve">Modify the </w:t>
      </w:r>
      <w:r w:rsidRPr="002F30E0">
        <w:rPr>
          <w:rStyle w:val="ClassfilesampleChar"/>
        </w:rPr>
        <w:t>&lt;context-name&gt;</w:t>
      </w:r>
      <w:r w:rsidR="00567371">
        <w:t xml:space="preserve"> to </w:t>
      </w:r>
      <w:r>
        <w:t xml:space="preserve">the </w:t>
      </w:r>
      <w:r w:rsidR="00567371">
        <w:t xml:space="preserve">Host application context name. </w:t>
      </w:r>
      <w:r w:rsidR="002F30E0">
        <w:br/>
      </w:r>
      <w:r>
        <w:t>For e</w:t>
      </w:r>
      <w:r w:rsidR="00567371">
        <w:t>xample</w:t>
      </w:r>
      <w:r>
        <w:t xml:space="preserve">: </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r w:rsidR="00567371" w:rsidRPr="00C962D7">
        <w:rPr>
          <w:rStyle w:val="ClassfilesampleChar"/>
          <w:sz w:val="20"/>
          <w:szCs w:val="20"/>
        </w:rPr>
        <w:t>sampleHostApplication</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p>
    <w:p w:rsidR="00567371" w:rsidRDefault="00567371" w:rsidP="00F62565">
      <w:pPr>
        <w:pStyle w:val="ListBullet2"/>
      </w:pPr>
      <w:r>
        <w:t xml:space="preserve">Modify the </w:t>
      </w:r>
      <w:r w:rsidR="00F62565" w:rsidRPr="002F30E0">
        <w:rPr>
          <w:rStyle w:val="ClassfilesampleChar"/>
        </w:rPr>
        <w:t>&lt;hibernate-config-file&gt;</w:t>
      </w:r>
      <w:r w:rsidR="00F62565">
        <w:t xml:space="preserve"> e</w:t>
      </w:r>
      <w:r>
        <w:t xml:space="preserve">lement to point to </w:t>
      </w:r>
      <w:r w:rsidR="00F62565">
        <w:t xml:space="preserve">the </w:t>
      </w:r>
      <w:r>
        <w:t>hibernate configuration file</w:t>
      </w:r>
      <w:r w:rsidR="00417DAD">
        <w:t xml:space="preserve">. </w:t>
      </w:r>
      <w:r w:rsidR="00F62565">
        <w:t>For e</w:t>
      </w:r>
      <w:r>
        <w:t>xample</w:t>
      </w:r>
      <w:r w:rsidR="00F62565">
        <w:t>:</w:t>
      </w:r>
      <w:r w:rsidR="002F30E0">
        <w:t xml:space="preserve">  </w:t>
      </w:r>
    </w:p>
    <w:p w:rsidR="00F62565" w:rsidRPr="00C962D7" w:rsidRDefault="00F62565" w:rsidP="00C962D7">
      <w:pPr>
        <w:pStyle w:val="CodePara1"/>
        <w:ind w:left="1800"/>
        <w:rPr>
          <w:rFonts w:ascii="Microsoft Sans Serif" w:hAnsi="Microsoft Sans Serif" w:cs="Microsoft Sans Serif"/>
        </w:rPr>
      </w:pP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r w:rsidRPr="00C962D7">
        <w:rPr>
          <w:rFonts w:ascii="Microsoft Sans Serif" w:hAnsi="Microsoft Sans Serif" w:cs="Microsoft Sans Serif"/>
        </w:rPr>
        <w:t>/usr/local/jboss-</w:t>
      </w:r>
      <w:r w:rsidR="00C962D7">
        <w:rPr>
          <w:rFonts w:ascii="Microsoft Sans Serif" w:hAnsi="Microsoft Sans Serif" w:cs="Microsoft Sans Serif"/>
        </w:rPr>
        <w:t xml:space="preserve"> </w:t>
      </w:r>
      <w:r w:rsidRPr="00C962D7">
        <w:rPr>
          <w:rFonts w:ascii="Microsoft Sans Serif" w:hAnsi="Microsoft Sans Serif" w:cs="Microsoft Sans Serif"/>
        </w:rPr>
        <w:t>4.0.5.GA/server/default/cgmm_config/cgmmweb.hibernate.cfg.xml</w:t>
      </w:r>
      <w:r w:rsidR="002F30E0" w:rsidRPr="00C962D7">
        <w:rPr>
          <w:rFonts w:ascii="Microsoft Sans Serif" w:hAnsi="Microsoft Sans Serif" w:cs="Microsoft Sans Serif"/>
        </w:rPr>
        <w:br/>
      </w: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p>
    <w:p w:rsidR="00567371" w:rsidRDefault="00567371" w:rsidP="00C962D7">
      <w:pPr>
        <w:pStyle w:val="ListNumber"/>
        <w:spacing w:before="120"/>
      </w:pPr>
      <w:r>
        <w:t>Configure the Database Connection Properties or</w:t>
      </w:r>
      <w:r w:rsidR="00F62565">
        <w:t xml:space="preserve"> </w:t>
      </w:r>
      <w:r w:rsidR="00E303E1">
        <w:t>Datasource</w:t>
      </w:r>
      <w:r w:rsidR="00F62565">
        <w:t xml:space="preserve"> for the application as follows:</w:t>
      </w:r>
    </w:p>
    <w:p w:rsidR="00567371" w:rsidRDefault="002F30E0" w:rsidP="00B77AC1">
      <w:pPr>
        <w:pStyle w:val="ListBullet2"/>
      </w:pPr>
      <w:r>
        <w:t>Specify the d</w:t>
      </w:r>
      <w:r w:rsidR="00567371">
        <w:t xml:space="preserve">atabase connection properties in </w:t>
      </w:r>
      <w:r w:rsidR="00567371" w:rsidRPr="00F62565">
        <w:rPr>
          <w:rStyle w:val="CodeChar0"/>
        </w:rPr>
        <w:t>cgmmweb.hibernate.cfg.xml</w:t>
      </w:r>
      <w:r w:rsidR="00F62565" w:rsidRPr="00F62565">
        <w:t xml:space="preserve"> as shown below:</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name=”connection.username”&gt;root&lt;/property&gt;</w:t>
      </w:r>
    </w:p>
    <w:p w:rsidR="00F62565" w:rsidRPr="00C962D7" w:rsidRDefault="00300FAB"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w:t>
      </w:r>
      <w:r w:rsidR="00F62565" w:rsidRPr="00C962D7">
        <w:rPr>
          <w:rFonts w:ascii="Microsoft Sans Serif" w:hAnsi="Microsoft Sans Serif" w:cs="Microsoft Sans Serif"/>
        </w:rPr>
        <w:t>=</w:t>
      </w:r>
      <w:r w:rsidRPr="00C962D7">
        <w:rPr>
          <w:rFonts w:ascii="Microsoft Sans Serif" w:hAnsi="Microsoft Sans Serif" w:cs="Microsoft Sans Serif"/>
        </w:rPr>
        <w:t>”</w:t>
      </w:r>
      <w:r w:rsidR="00F62565" w:rsidRPr="00C962D7">
        <w:rPr>
          <w:rFonts w:ascii="Microsoft Sans Serif" w:hAnsi="Microsoft Sans Serif" w:cs="Microsoft Sans Serif"/>
        </w:rPr>
        <w:t>connection.url”</w:t>
      </w:r>
      <w:r w:rsidRPr="00C962D7">
        <w:rPr>
          <w:rFonts w:ascii="Microsoft Sans Serif" w:hAnsi="Microsoft Sans Serif" w:cs="Microsoft Sans Serif"/>
        </w:rPr>
        <w:t>&gt;</w:t>
      </w:r>
      <w:r w:rsidR="00F62565" w:rsidRPr="00C962D7">
        <w:rPr>
          <w:rFonts w:ascii="Microsoft Sans Serif" w:hAnsi="Microsoft Sans Serif" w:cs="Microsoft Sans Serif"/>
        </w:rPr>
        <w:t>jdbc:mysql://l</w:t>
      </w:r>
      <w:r w:rsidRPr="00C962D7">
        <w:rPr>
          <w:rFonts w:ascii="Microsoft Sans Serif" w:hAnsi="Microsoft Sans Serif" w:cs="Microsoft Sans Serif"/>
        </w:rPr>
        <w:t>ocalhost:3306/csmauthschema_4_1</w:t>
      </w:r>
      <w:r w:rsidR="00F62565" w:rsidRPr="00C962D7">
        <w:rPr>
          <w:rFonts w:ascii="Microsoft Sans Serif" w:hAnsi="Microsoft Sans Serif" w:cs="Microsoft Sans Serif"/>
        </w:rPr>
        <w: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name=”dialect”&gt;org.hibernate.dialect.MySQLDialect&lt;/property&gt;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name=”connection.password”&gt;root&lt;/property&gt;</w:t>
      </w:r>
    </w:p>
    <w:p w:rsidR="00F62565" w:rsidRPr="00C962D7" w:rsidRDefault="00F62565" w:rsidP="00C962D7">
      <w:pPr>
        <w:pStyle w:val="CodePara1"/>
        <w:ind w:left="2160"/>
        <w:rPr>
          <w:rFonts w:ascii="Microsoft Sans Serif" w:hAnsi="Microsoft Sans Serif" w:cs="Microsoft Sans Serif"/>
          <w:szCs w:val="20"/>
        </w:rPr>
      </w:pPr>
      <w:r w:rsidRPr="00C962D7">
        <w:rPr>
          <w:rFonts w:ascii="Microsoft Sans Serif" w:hAnsi="Microsoft Sans Serif" w:cs="Microsoft Sans Serif"/>
        </w:rPr>
        <w:t>&lt;property name=”connection.driver_class”&gt;org.gjt.mm.mysql.Driver&lt;/property</w:t>
      </w:r>
      <w:r w:rsidRPr="00C962D7">
        <w:rPr>
          <w:rFonts w:ascii="Microsoft Sans Serif" w:hAnsi="Microsoft Sans Serif" w:cs="Microsoft Sans Serif"/>
          <w:szCs w:val="20"/>
        </w:rPr>
        <w:t>&gt;</w:t>
      </w:r>
    </w:p>
    <w:p w:rsidR="00F62565" w:rsidRPr="00576583" w:rsidRDefault="00F62565" w:rsidP="00F62565">
      <w:pPr>
        <w:ind w:left="1440"/>
        <w:rPr>
          <w:sz w:val="24"/>
        </w:rPr>
      </w:pPr>
    </w:p>
    <w:p w:rsidR="002F30E0" w:rsidRPr="002F30E0" w:rsidRDefault="00567371" w:rsidP="002F30E0">
      <w:pPr>
        <w:pStyle w:val="BodyTextIndent"/>
        <w:rPr>
          <w:b/>
        </w:rPr>
      </w:pPr>
      <w:r w:rsidRPr="002F30E0">
        <w:rPr>
          <w:b/>
        </w:rPr>
        <w:t>O</w:t>
      </w:r>
      <w:r w:rsidR="00F62565" w:rsidRPr="002F30E0">
        <w:rPr>
          <w:b/>
        </w:rPr>
        <w:t>R</w:t>
      </w:r>
    </w:p>
    <w:p w:rsidR="00567371" w:rsidRDefault="002F30E0" w:rsidP="002F30E0">
      <w:pPr>
        <w:pStyle w:val="ListBullet2"/>
      </w:pPr>
      <w:r>
        <w:t>C</w:t>
      </w:r>
      <w:r w:rsidR="00567371">
        <w:t xml:space="preserve">onfigure </w:t>
      </w:r>
      <w:r w:rsidR="00F62565">
        <w:t xml:space="preserve">the </w:t>
      </w:r>
      <w:r w:rsidR="00567371">
        <w:t xml:space="preserve">datasource. The sample </w:t>
      </w:r>
      <w:r w:rsidR="00567371" w:rsidRPr="00F62565">
        <w:rPr>
          <w:rStyle w:val="CodeChar0"/>
        </w:rPr>
        <w:t>JBOSS_HOME/server/default/deploy/mysql-ds.xml</w:t>
      </w:r>
      <w:r w:rsidR="00567371">
        <w:t xml:space="preserve"> configuration</w:t>
      </w:r>
      <w:r w:rsidR="00F62565">
        <w:t xml:space="preserve"> is shown below:</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300FAB" w:rsidRPr="00521128" w:rsidRDefault="00300FAB" w:rsidP="00300FAB">
      <w:pPr>
        <w:pStyle w:val="CodePara2"/>
        <w:ind w:left="2520"/>
        <w:rPr>
          <w:rFonts w:ascii="Microsoft Sans Serif" w:hAnsi="Microsoft Sans Serif" w:cs="Microsoft Sans Serif"/>
        </w:rPr>
      </w:pPr>
      <w:r w:rsidRPr="00521128">
        <w:rPr>
          <w:rFonts w:ascii="Microsoft Sans Serif" w:hAnsi="Microsoft Sans Serif" w:cs="Microsoft Sans Serif"/>
        </w:rPr>
        <w:t>&lt;jndi-name&gt;cgmmweb&lt;/jndi-name&gt;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&lt;connection-url&gt; jdbc:mysql://localhost:3306/csm41&lt;/connection-url&gt;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&lt;driver-class&gt;org.gjt.mm.mysql.Driver&lt;/driver-class&gt;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&lt;user-name&gt;&lt;&lt;root&gt;&gt;&lt;/user-name&gt;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&lt;password&gt;&lt;&lt;root&gt;&gt;&lt;/password&gt;</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F62565" w:rsidRPr="00C962D7" w:rsidRDefault="00F62565" w:rsidP="00F62565">
      <w:pPr>
        <w:pStyle w:val="BodyTextIndent"/>
        <w:rPr>
          <w:rFonts w:ascii="Microsoft Sans Serif" w:hAnsi="Microsoft Sans Serif" w:cs="Microsoft Sans Serif"/>
        </w:rPr>
      </w:pPr>
    </w:p>
    <w:p w:rsidR="00567371" w:rsidRPr="00567371" w:rsidRDefault="00567371" w:rsidP="00567371">
      <w:pPr>
        <w:pStyle w:val="BodyText"/>
      </w:pPr>
    </w:p>
    <w:p w:rsidR="005D0051" w:rsidRDefault="005D0051" w:rsidP="00590CE4">
      <w:pPr>
        <w:pStyle w:val="BodyText"/>
      </w:pPr>
    </w:p>
    <w:p w:rsidR="000B4E3E" w:rsidRDefault="000B4E3E" w:rsidP="00590CE4">
      <w:pPr>
        <w:pStyle w:val="BodyText"/>
        <w:sectPr w:rsidR="000B4E3E" w:rsidSect="000B12EE">
          <w:pgSz w:w="12240" w:h="15840" w:code="1"/>
          <w:pgMar w:top="1440" w:right="1440" w:bottom="1440" w:left="1440" w:header="720" w:footer="720" w:gutter="432"/>
          <w:cols w:space="720"/>
          <w:titlePg/>
          <w:docGrid w:linePitch="360"/>
        </w:sectPr>
      </w:pPr>
    </w:p>
    <w:p w:rsidR="000B4E3E" w:rsidRDefault="00BF27E0" w:rsidP="000B4E3E">
      <w:pPr>
        <w:pStyle w:val="Heading9"/>
      </w:pPr>
      <w:bookmarkStart w:id="753" w:name="_Ref227984670"/>
      <w:bookmarkStart w:id="754" w:name="_Ref227984677"/>
      <w:bookmarkStart w:id="755" w:name="_Ref227984681"/>
      <w:bookmarkStart w:id="756" w:name="_Toc238738185"/>
      <w:r>
        <w:lastRenderedPageBreak/>
        <w:t>Test</w:t>
      </w:r>
      <w:r w:rsidR="00521128">
        <w:t>ing</w:t>
      </w:r>
      <w:r w:rsidR="000B4E3E" w:rsidRPr="000B4E3E">
        <w:t xml:space="preserve"> </w:t>
      </w:r>
      <w:r w:rsidR="00521128">
        <w:t xml:space="preserve">CGMM </w:t>
      </w:r>
      <w:r w:rsidR="000B4E3E" w:rsidRPr="000B4E3E">
        <w:t>Container Managed Security Integration</w:t>
      </w:r>
      <w:bookmarkEnd w:id="753"/>
      <w:bookmarkEnd w:id="754"/>
      <w:bookmarkEnd w:id="755"/>
      <w:bookmarkEnd w:id="756"/>
    </w:p>
    <w:p w:rsidR="00BF27E0" w:rsidRDefault="002F30E0" w:rsidP="00CA3E1D">
      <w:pPr>
        <w:pStyle w:val="BodyText"/>
      </w:pPr>
      <w:r>
        <w:t>The steps provided in this appendix are sample software setup steps for</w:t>
      </w:r>
      <w:r w:rsidR="00BF27E0">
        <w:t xml:space="preserve"> testing the </w:t>
      </w:r>
      <w:r w:rsidR="001D6940">
        <w:t xml:space="preserve">integration of CGMM’s </w:t>
      </w:r>
      <w:r w:rsidR="00BF27E0">
        <w:t xml:space="preserve">container-managed security for </w:t>
      </w:r>
      <w:r w:rsidR="001D6940">
        <w:t>a</w:t>
      </w:r>
      <w:r w:rsidR="00BF27E0">
        <w:t xml:space="preserve"> </w:t>
      </w:r>
      <w:r>
        <w:t xml:space="preserve">reference implementation.  </w:t>
      </w:r>
    </w:p>
    <w:p w:rsidR="002F30E0" w:rsidRDefault="002F30E0" w:rsidP="00CA3E1D">
      <w:pPr>
        <w:pStyle w:val="BodyText"/>
      </w:pPr>
      <w:r>
        <w:t>Because these steps test against a configured reference implementation</w:t>
      </w:r>
      <w:r w:rsidR="004419A3">
        <w:t xml:space="preserve"> with access to the caGrid 1.2 Training grid</w:t>
      </w:r>
      <w:r>
        <w:t xml:space="preserve">, you must refer to </w:t>
      </w:r>
      <w:fldSimple w:instr=" REF _Ref214267036 \r \h  \* MERGEFORMAT ">
        <w:r w:rsidR="00C66417" w:rsidRPr="00C66417">
          <w:rPr>
            <w:i/>
            <w:color w:val="0000FF"/>
          </w:rPr>
          <w:t>Appendix D</w:t>
        </w:r>
      </w:fldSimple>
      <w:r w:rsidR="00BF27E0">
        <w:t xml:space="preserve"> beginning on page </w:t>
      </w:r>
      <w:r w:rsidR="005E6C7C">
        <w:fldChar w:fldCharType="begin"/>
      </w:r>
      <w:r w:rsidR="00BF27E0">
        <w:instrText xml:space="preserve"> PAGEREF _Ref214267036 \h </w:instrText>
      </w:r>
      <w:r w:rsidR="005E6C7C">
        <w:fldChar w:fldCharType="separate"/>
      </w:r>
      <w:r w:rsidR="00C66417">
        <w:rPr>
          <w:noProof/>
        </w:rPr>
        <w:t>60</w:t>
      </w:r>
      <w:r w:rsidR="005E6C7C">
        <w:fldChar w:fldCharType="end"/>
      </w:r>
      <w:r>
        <w:t xml:space="preserve"> and perform Steps 1-5 before continuing with the steps provided below.</w:t>
      </w:r>
    </w:p>
    <w:p w:rsidR="000B4E3E" w:rsidRDefault="00BF27E0" w:rsidP="00BF27E0">
      <w:pPr>
        <w:pStyle w:val="NoteMainbody"/>
      </w:pPr>
      <w:r w:rsidRPr="00BF27E0">
        <w:rPr>
          <w:rStyle w:val="Bold"/>
        </w:rPr>
        <w:t>NOTE</w:t>
      </w:r>
      <w:r w:rsidR="000B4E3E" w:rsidRPr="00BF27E0">
        <w:rPr>
          <w:rStyle w:val="Bold"/>
        </w:rPr>
        <w:t>:</w:t>
      </w:r>
      <w:r w:rsidR="000B4E3E">
        <w:t xml:space="preserve"> Sample files and </w:t>
      </w:r>
      <w:r w:rsidR="000B4E3E" w:rsidRPr="00BF27E0">
        <w:rPr>
          <w:rStyle w:val="CodeChar0"/>
        </w:rPr>
        <w:t>formsecurity.war</w:t>
      </w:r>
      <w:r w:rsidR="000B4E3E">
        <w:t xml:space="preserve"> are available in the Release Contents/</w:t>
      </w:r>
      <w:r w:rsidR="000B4E3E" w:rsidRPr="00847E23">
        <w:t>reference_implementatio</w:t>
      </w:r>
      <w:r w:rsidR="000B4E3E">
        <w:t>n folder.</w:t>
      </w:r>
    </w:p>
    <w:p w:rsidR="000B4E3E" w:rsidRDefault="000B4E3E" w:rsidP="00CA3E1D">
      <w:pPr>
        <w:pStyle w:val="ListNumber"/>
        <w:numPr>
          <w:ilvl w:val="0"/>
          <w:numId w:val="32"/>
        </w:numPr>
      </w:pPr>
      <w:r>
        <w:t>Copy</w:t>
      </w:r>
      <w:r w:rsidR="00BF27E0">
        <w:t xml:space="preserve"> the following jars</w:t>
      </w:r>
      <w:r>
        <w:t xml:space="preserve"> to</w:t>
      </w:r>
      <w:r w:rsidR="00BF27E0">
        <w:t xml:space="preserve"> the </w:t>
      </w:r>
      <w:r w:rsidRPr="00BF27E0">
        <w:rPr>
          <w:rStyle w:val="CodeChar0"/>
        </w:rPr>
        <w:t>JBOSS_HOME\server\default\deploy\jbossweb-tomcat55.sar</w:t>
      </w:r>
      <w:r>
        <w:t xml:space="preserve"> folde</w:t>
      </w:r>
      <w:r w:rsidR="00BF27E0">
        <w:t>r:</w:t>
      </w:r>
    </w:p>
    <w:p w:rsidR="000B4E3E" w:rsidRPr="00BF27E0" w:rsidRDefault="000B4E3E" w:rsidP="00BF27E0">
      <w:pPr>
        <w:pStyle w:val="ListBullet2"/>
      </w:pPr>
      <w:r w:rsidRPr="00BF27E0">
        <w:rPr>
          <w:rStyle w:val="CodeChar0"/>
        </w:rPr>
        <w:t>CGMM_RELEASE_FOLDER/cgmmapi.jar</w:t>
      </w:r>
      <w:r w:rsidRPr="00BF27E0">
        <w:t xml:space="preserve"> </w:t>
      </w:r>
    </w:p>
    <w:p w:rsidR="000B4E3E" w:rsidRPr="00BF27E0" w:rsidRDefault="000B4E3E" w:rsidP="00BF27E0">
      <w:pPr>
        <w:pStyle w:val="ListBullet2"/>
      </w:pPr>
      <w:r w:rsidRPr="00BF27E0">
        <w:rPr>
          <w:rStyle w:val="CodeChar0"/>
        </w:rPr>
        <w:t>CGMM_RELEASE_FOLDER/catalina.jar</w:t>
      </w:r>
      <w:r w:rsidR="00C31203">
        <w:t xml:space="preserve"> (</w:t>
      </w:r>
      <w:r w:rsidR="00C31203" w:rsidRPr="00C31203">
        <w:rPr>
          <w:rStyle w:val="Bold"/>
        </w:rPr>
        <w:t>NOTE:</w:t>
      </w:r>
      <w:r w:rsidR="00C31203">
        <w:t xml:space="preserve"> T</w:t>
      </w:r>
      <w:r w:rsidRPr="00BF27E0">
        <w:t>his is custom catalina.jar</w:t>
      </w:r>
      <w:r w:rsidR="00C31203">
        <w:t>.</w:t>
      </w:r>
      <w:r w:rsidRPr="00BF27E0">
        <w:t>)</w:t>
      </w:r>
    </w:p>
    <w:p w:rsidR="000B4E3E" w:rsidRPr="00BF27E0" w:rsidRDefault="000B4E3E" w:rsidP="00BF27E0">
      <w:pPr>
        <w:pStyle w:val="ListBullet2"/>
      </w:pPr>
      <w:r w:rsidRPr="00BF27E0">
        <w:rPr>
          <w:rStyle w:val="CodeChar0"/>
        </w:rPr>
        <w:t>CGMM_RELEASE_FOLDER/jbossweb-tomcat55-sar-jars/*.jar</w:t>
      </w:r>
    </w:p>
    <w:p w:rsidR="000B4E3E" w:rsidRDefault="000B4E3E" w:rsidP="00CA3E1D">
      <w:pPr>
        <w:pStyle w:val="ListNumber"/>
      </w:pPr>
      <w:r>
        <w:t xml:space="preserve">Deploy the </w:t>
      </w:r>
      <w:r w:rsidRPr="00BF27E0">
        <w:rPr>
          <w:rStyle w:val="CodeChar0"/>
        </w:rPr>
        <w:t>CGMM_RELEASE_FOLDER/reference_implementation/formsecurity.war</w:t>
      </w:r>
      <w:r>
        <w:t xml:space="preserve"> to</w:t>
      </w:r>
      <w:r w:rsidR="00BF27E0">
        <w:t xml:space="preserve"> the</w:t>
      </w:r>
      <w:r>
        <w:t xml:space="preserve"> </w:t>
      </w:r>
      <w:r w:rsidRPr="00BF27E0">
        <w:rPr>
          <w:rStyle w:val="CodeChar0"/>
        </w:rPr>
        <w:t>JBOSS_HOME/server/default/deploy</w:t>
      </w:r>
      <w:r>
        <w:t xml:space="preserve"> </w:t>
      </w:r>
      <w:r w:rsidR="00C31203">
        <w:t xml:space="preserve"> </w:t>
      </w:r>
      <w:r>
        <w:t>folder.</w:t>
      </w:r>
    </w:p>
    <w:p w:rsidR="000B4E3E" w:rsidRDefault="000B4E3E" w:rsidP="00CA3E1D">
      <w:pPr>
        <w:pStyle w:val="ListNumber"/>
      </w:pPr>
      <w:r>
        <w:t>Modify</w:t>
      </w:r>
      <w:r w:rsidR="00BF27E0">
        <w:t xml:space="preserve"> the file</w:t>
      </w:r>
      <w:r>
        <w:t xml:space="preserve"> </w:t>
      </w:r>
      <w:r w:rsidRPr="00BF27E0">
        <w:rPr>
          <w:rStyle w:val="CodeChar0"/>
        </w:rPr>
        <w:t>JBOSS_HOME/server/default/deploy/mysql-ds.xml</w:t>
      </w:r>
      <w:r>
        <w:t xml:space="preserve"> and add</w:t>
      </w:r>
      <w:r w:rsidR="00BF27E0">
        <w:t xml:space="preserve"> the following datasource entry:</w:t>
      </w:r>
    </w:p>
    <w:p w:rsidR="000B4E3E" w:rsidRPr="00BF27E0" w:rsidRDefault="000B4E3E" w:rsidP="00475B92">
      <w:pPr>
        <w:pStyle w:val="Classfilesample"/>
        <w:spacing w:after="0"/>
        <w:ind w:left="1710" w:right="-432"/>
      </w:pPr>
      <w:r w:rsidRPr="00BF27E0">
        <w:t>  &lt;local-tx-datasource&gt;</w:t>
      </w:r>
    </w:p>
    <w:p w:rsidR="000B4E3E" w:rsidRPr="00BF27E0" w:rsidRDefault="000B4E3E" w:rsidP="00475B92">
      <w:pPr>
        <w:pStyle w:val="Classfilesample"/>
        <w:spacing w:after="0"/>
        <w:ind w:left="1710" w:right="-432"/>
      </w:pPr>
      <w:r w:rsidRPr="00BF27E0">
        <w:t>    &lt;jndi-name&gt;formsecurity&lt;/jndi-name&gt;</w:t>
      </w:r>
    </w:p>
    <w:p w:rsidR="000B4E3E" w:rsidRPr="00BF27E0" w:rsidRDefault="000B4E3E" w:rsidP="00475B92">
      <w:pPr>
        <w:pStyle w:val="Classfilesample"/>
        <w:spacing w:after="0"/>
        <w:ind w:left="1710" w:right="-432"/>
      </w:pPr>
      <w:r w:rsidRPr="00BF27E0">
        <w:t>    &lt;driver-class&gt;org.gjt.mm.mysql.Driver&lt;/driver-class&gt;</w:t>
      </w:r>
    </w:p>
    <w:p w:rsidR="000B4E3E" w:rsidRPr="00BF27E0" w:rsidRDefault="000B4E3E" w:rsidP="00475B92">
      <w:pPr>
        <w:pStyle w:val="Classfilesample"/>
        <w:spacing w:after="0"/>
        <w:ind w:left="1710" w:right="-432"/>
      </w:pPr>
      <w:r w:rsidRPr="00BF27E0">
        <w:t>    &lt;connection-url&gt;jdbc:mysql://localhost:3306/cgmm_container_managed_security&lt;/connection-url&gt;</w:t>
      </w:r>
    </w:p>
    <w:p w:rsidR="000B4E3E" w:rsidRPr="004419A3" w:rsidRDefault="000B4E3E" w:rsidP="00475B92">
      <w:pPr>
        <w:pStyle w:val="Classfilesample"/>
        <w:spacing w:after="0"/>
        <w:ind w:left="1710" w:right="-432"/>
        <w:rPr>
          <w:lang w:val="de-DE"/>
        </w:rPr>
      </w:pPr>
      <w:r w:rsidRPr="00BF27E0">
        <w:t xml:space="preserve">    </w:t>
      </w:r>
      <w:r w:rsidRPr="004419A3">
        <w:rPr>
          <w:lang w:val="de-DE"/>
        </w:rPr>
        <w:t>&lt;user-name&gt;&lt;&lt;USERNAME&gt;&gt;&lt;/user-name&gt;</w:t>
      </w:r>
    </w:p>
    <w:p w:rsidR="000B4E3E" w:rsidRPr="00BF27E0" w:rsidRDefault="000B4E3E" w:rsidP="00475B92">
      <w:pPr>
        <w:pStyle w:val="Classfilesample"/>
        <w:spacing w:after="0"/>
        <w:ind w:left="1710" w:right="-432"/>
      </w:pPr>
      <w:r w:rsidRPr="004419A3">
        <w:rPr>
          <w:lang w:val="de-DE"/>
        </w:rPr>
        <w:t xml:space="preserve">    </w:t>
      </w:r>
      <w:r w:rsidRPr="00BF27E0">
        <w:t>&lt;password&gt;&lt;&lt;PASSWORD&gt;&gt;&lt;/password&gt;</w:t>
      </w:r>
    </w:p>
    <w:p w:rsidR="000B4E3E" w:rsidRPr="00BF27E0" w:rsidRDefault="000B4E3E" w:rsidP="00475B92">
      <w:pPr>
        <w:pStyle w:val="Classfilesample"/>
        <w:spacing w:after="0"/>
        <w:ind w:left="1710" w:right="-432"/>
      </w:pPr>
      <w:r w:rsidRPr="00BF27E0">
        <w:t>  &lt;/local-tx-datasource&gt;</w:t>
      </w:r>
    </w:p>
    <w:p w:rsidR="000B4E3E" w:rsidRPr="002F30E0" w:rsidRDefault="000B4E3E" w:rsidP="002F30E0">
      <w:pPr>
        <w:pStyle w:val="Classfilesample"/>
      </w:pPr>
    </w:p>
    <w:p w:rsidR="000B4E3E" w:rsidRDefault="000B4E3E" w:rsidP="00BF27E0">
      <w:pPr>
        <w:pStyle w:val="ListNumber"/>
      </w:pPr>
      <w:r w:rsidRPr="00C35161">
        <w:rPr>
          <w:rFonts w:ascii="Times New Roman" w:hAnsi="Times New Roman"/>
          <w:sz w:val="14"/>
          <w:szCs w:val="14"/>
        </w:rPr>
        <w:t xml:space="preserve"> </w:t>
      </w:r>
      <w:r>
        <w:t>Modify</w:t>
      </w:r>
      <w:r w:rsidR="00BF27E0">
        <w:t xml:space="preserve"> the file</w:t>
      </w:r>
      <w:r>
        <w:t xml:space="preserve"> </w:t>
      </w:r>
      <w:r w:rsidRPr="00BF27E0">
        <w:rPr>
          <w:rStyle w:val="CodeChar0"/>
        </w:rPr>
        <w:t>JBOSS_HOME/server/default/conf/login-config.xml</w:t>
      </w:r>
      <w:r w:rsidR="00BF27E0" w:rsidRPr="00BF27E0">
        <w:t xml:space="preserve"> and</w:t>
      </w:r>
      <w:r w:rsidR="00BF27E0">
        <w:t xml:space="preserve"> a</w:t>
      </w:r>
      <w:r>
        <w:t xml:space="preserve">dd following configuration inside the </w:t>
      </w:r>
      <w:r w:rsidRPr="00BF27E0">
        <w:rPr>
          <w:rStyle w:val="ClassfilesampleChar"/>
        </w:rPr>
        <w:t>&lt;policy&gt;</w:t>
      </w:r>
      <w:r>
        <w:t xml:space="preserve"> element</w:t>
      </w:r>
      <w:r w:rsidR="00475B92">
        <w:t>:</w:t>
      </w:r>
    </w:p>
    <w:p w:rsidR="00475B92"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 name = "my-web"&gt;</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code="gov.nih.nci.security.cgmm.loginmodules.NullPasswordStackingLoginModule" flag="optional"&gt;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lastRenderedPageBreak/>
        <w:t>&lt;module-option name="password-stacking"&gt;useFirstPass&lt;/module-option&gt;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name="dsJndiName"&gt;java:formsecurity&lt;/module-option&gt;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0B4E3E"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&lt;/application-policy&gt;</w:t>
      </w:r>
    </w:p>
    <w:p w:rsidR="00475B92" w:rsidRPr="00475B92" w:rsidRDefault="00475B92" w:rsidP="00475B92">
      <w:pPr>
        <w:ind w:right="-1152"/>
        <w:rPr>
          <w:sz w:val="20"/>
          <w:szCs w:val="20"/>
        </w:rPr>
      </w:pPr>
    </w:p>
    <w:p w:rsidR="000B4E3E" w:rsidRDefault="000B4E3E" w:rsidP="00CA3E1D">
      <w:pPr>
        <w:pStyle w:val="ListNumber"/>
      </w:pPr>
      <w:r>
        <w:t xml:space="preserve">Configure CGMM </w:t>
      </w:r>
      <w:r w:rsidR="00BF27E0">
        <w:t>by performing the following</w:t>
      </w:r>
      <w:r w:rsidR="002D762C">
        <w:t xml:space="preserve"> steps:</w:t>
      </w:r>
    </w:p>
    <w:p w:rsidR="000B4E3E" w:rsidRDefault="00BF27E0" w:rsidP="00BF27E0">
      <w:pPr>
        <w:pStyle w:val="ListNumber2"/>
        <w:numPr>
          <w:ilvl w:val="0"/>
          <w:numId w:val="37"/>
        </w:numPr>
      </w:pPr>
      <w:r>
        <w:t xml:space="preserve">In the </w:t>
      </w:r>
      <w:r w:rsidRPr="002D762C">
        <w:rPr>
          <w:rStyle w:val="CodeChar0"/>
        </w:rPr>
        <w:t>JBOSS_HOME/server/default/deploy/properties-service.xml</w:t>
      </w:r>
      <w:r>
        <w:t xml:space="preserve"> file, v</w:t>
      </w:r>
      <w:r w:rsidR="000B4E3E">
        <w:t xml:space="preserve">erify </w:t>
      </w:r>
      <w:r>
        <w:t xml:space="preserve">that </w:t>
      </w:r>
      <w:r w:rsidR="000B4E3E">
        <w:t>the following properties are set</w:t>
      </w:r>
      <w:r w:rsidR="002D762C">
        <w:t xml:space="preserve">, being sure </w:t>
      </w:r>
      <w:r w:rsidR="000B4E3E">
        <w:t xml:space="preserve">to specify </w:t>
      </w:r>
      <w:r w:rsidR="002D762C">
        <w:t>the correct path for each:</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gov.nih.nci.security.cgmm.syncgts.file = PATH_TO_jboss-4.0.5.GA/server/default/cgmm_config/sync-description.xml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gov.nih.nci.security.cgmm.properties.file = PATH_TO_jboss-4.0.5.GA/server/default/cgmm_config/cgmm-properties.xml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gov.nih.nci.security.configFile = PATH_TO_jboss-4.0.5.GA/server/default/cgmm_config/ApplicationSecurityConfig.xml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gov.nih.nci.security.cgmm.login.config.file = PATH_TO_jboss-4.0.5.GA/server/default/cgmm_config/cgmm.login.config</w:t>
      </w:r>
    </w:p>
    <w:p w:rsidR="000B4E3E" w:rsidRDefault="000B4E3E" w:rsidP="00BF27E0">
      <w:pPr>
        <w:pStyle w:val="ListNumber2"/>
      </w:pPr>
      <w:r>
        <w:t xml:space="preserve">Modify the database connection properties in </w:t>
      </w:r>
      <w:r w:rsidRPr="002D762C">
        <w:rPr>
          <w:rStyle w:val="CodeChar0"/>
        </w:rPr>
        <w:t>cgmmweb.hibernate.cfg.xml</w:t>
      </w:r>
    </w:p>
    <w:p w:rsidR="000B4E3E" w:rsidRDefault="000B4E3E" w:rsidP="00BF27E0">
      <w:pPr>
        <w:pStyle w:val="ListNumber2"/>
      </w:pPr>
      <w:r>
        <w:t xml:space="preserve">Modify the </w:t>
      </w:r>
      <w:r w:rsidRPr="002D762C">
        <w:rPr>
          <w:rStyle w:val="CodeChar0"/>
        </w:rPr>
        <w:t>ApplicationSecurityConfig.xml</w:t>
      </w:r>
      <w:r>
        <w:t xml:space="preserve"> to point to</w:t>
      </w:r>
      <w:r w:rsidR="002D762C">
        <w:t xml:space="preserve"> the</w:t>
      </w:r>
      <w:r>
        <w:t xml:space="preserve"> correct application name</w:t>
      </w:r>
      <w:r w:rsidR="002D762C">
        <w:t xml:space="preserve">. Our sample uses </w:t>
      </w:r>
      <w:r w:rsidRPr="002D762C">
        <w:rPr>
          <w:rStyle w:val="ClassfilesampleChar"/>
        </w:rPr>
        <w:t>‘sampleHostApplicationName’</w:t>
      </w:r>
      <w:r w:rsidR="002D762C">
        <w:rPr>
          <w:rStyle w:val="ClassfilesampleChar"/>
        </w:rPr>
        <w:t>;</w:t>
      </w:r>
      <w:r>
        <w:t xml:space="preserve"> this name should match</w:t>
      </w:r>
      <w:r w:rsidR="002D762C">
        <w:t xml:space="preserve"> the one shown in the CSM Schema</w:t>
      </w:r>
      <w:r>
        <w:t>.</w:t>
      </w:r>
    </w:p>
    <w:p w:rsidR="000B4E3E" w:rsidRDefault="000B4E3E" w:rsidP="00BF27E0">
      <w:pPr>
        <w:pStyle w:val="ListNumber2"/>
      </w:pPr>
      <w:r>
        <w:t xml:space="preserve">Modify </w:t>
      </w:r>
      <w:r w:rsidRPr="002D762C">
        <w:rPr>
          <w:rStyle w:val="CodeChar0"/>
        </w:rPr>
        <w:t>cgmm.login.config</w:t>
      </w:r>
      <w:r>
        <w:t xml:space="preserve"> and verify </w:t>
      </w:r>
      <w:r w:rsidR="002D762C">
        <w:t xml:space="preserve">the </w:t>
      </w:r>
      <w:r>
        <w:t>connection properties and the Application Policy name</w:t>
      </w:r>
      <w:r w:rsidR="002D762C">
        <w:t xml:space="preserve">. Our sample uses </w:t>
      </w:r>
      <w:r w:rsidRPr="002D762C">
        <w:rPr>
          <w:rStyle w:val="ClassfilesampleChar"/>
        </w:rPr>
        <w:t>‘sampleHostApplicationName’</w:t>
      </w:r>
      <w:r w:rsidR="002D762C">
        <w:t>;</w:t>
      </w:r>
      <w:r>
        <w:t xml:space="preserve"> this name should match</w:t>
      </w:r>
      <w:r w:rsidR="002D762C">
        <w:t xml:space="preserve"> the one shown in the CSM Schema</w:t>
      </w:r>
      <w:r>
        <w:t>.</w:t>
      </w:r>
    </w:p>
    <w:p w:rsidR="000B4E3E" w:rsidRDefault="002D762C" w:rsidP="00BF27E0">
      <w:pPr>
        <w:pStyle w:val="ListNumber"/>
      </w:pPr>
      <w:r>
        <w:t>C</w:t>
      </w:r>
      <w:r w:rsidR="000B4E3E">
        <w:t>re</w:t>
      </w:r>
      <w:r>
        <w:t>ate and prime CSM 4.1 Schema by performing the following steps:</w:t>
      </w:r>
    </w:p>
    <w:p w:rsidR="000B4E3E" w:rsidRDefault="002D762C" w:rsidP="002D762C">
      <w:pPr>
        <w:pStyle w:val="ListNumber2"/>
        <w:numPr>
          <w:ilvl w:val="0"/>
          <w:numId w:val="38"/>
        </w:numPr>
      </w:pPr>
      <w:r>
        <w:t>Modify the</w:t>
      </w:r>
      <w:r w:rsidR="000B4E3E">
        <w:t xml:space="preserve"> sample script and change the following</w:t>
      </w:r>
    </w:p>
    <w:p w:rsidR="000B4E3E" w:rsidRDefault="002D762C" w:rsidP="002D762C">
      <w:pPr>
        <w:pStyle w:val="ListBullet3"/>
      </w:pPr>
      <w:r>
        <w:t xml:space="preserve">Search and replace </w:t>
      </w:r>
      <w:r w:rsidR="000B4E3E" w:rsidRPr="002D762C">
        <w:rPr>
          <w:rStyle w:val="CodeChar0"/>
        </w:rPr>
        <w:t>cgmmtmpuser2</w:t>
      </w:r>
      <w:r w:rsidR="000B4E3E">
        <w:t xml:space="preserve"> with the caGrid Login ID of your choice. Ensure the ID used is the one used to authenticate against caGrid Training Authentication Source.</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002D762C" w:rsidRPr="002D762C">
        <w:rPr>
          <w:rStyle w:val="CodeChar0"/>
        </w:rPr>
        <w:t>root</w:t>
      </w:r>
      <w:r>
        <w:t xml:space="preserve"> and replace it with your database user name for MySQL.</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Pr="002D762C">
        <w:rPr>
          <w:rStyle w:val="CodeChar0"/>
        </w:rPr>
        <w:t>H/2qIBdj9TQ=</w:t>
      </w:r>
      <w:r>
        <w:t xml:space="preserve"> and replace </w:t>
      </w:r>
      <w:r w:rsidR="00581C0A">
        <w:t xml:space="preserve">it </w:t>
      </w:r>
      <w:r>
        <w:t xml:space="preserve">with </w:t>
      </w:r>
      <w:r w:rsidR="00DD3195">
        <w:t>an encrypted</w:t>
      </w:r>
      <w:r>
        <w:t xml:space="preserve"> value of </w:t>
      </w:r>
      <w:r w:rsidR="00581C0A">
        <w:t xml:space="preserve">the </w:t>
      </w:r>
      <w:r>
        <w:t xml:space="preserve">MySQL password of the database user. </w:t>
      </w:r>
    </w:p>
    <w:p w:rsidR="000B4E3E" w:rsidRDefault="000B4E3E" w:rsidP="002D762C">
      <w:pPr>
        <w:pStyle w:val="ListNumber2"/>
      </w:pPr>
      <w:r>
        <w:t>Execute the db script.</w:t>
      </w:r>
    </w:p>
    <w:p w:rsidR="00581C0A" w:rsidRDefault="00581C0A" w:rsidP="00581C0A">
      <w:pPr>
        <w:pStyle w:val="ListNumber"/>
      </w:pPr>
      <w:r>
        <w:t xml:space="preserve">Configure the JBoss Mail Service by modifying the </w:t>
      </w:r>
      <w:r w:rsidRPr="00581C0A">
        <w:rPr>
          <w:rStyle w:val="CodeChar0"/>
        </w:rPr>
        <w:t>JBOSS_HOME/server/default/deploy/mail-service.xml</w:t>
      </w:r>
      <w:r>
        <w:t xml:space="preserve"> file, </w:t>
      </w:r>
      <w:r w:rsidR="00685AB3">
        <w:t>and add</w:t>
      </w:r>
      <w:r>
        <w:t xml:space="preserve"> the following entry</w:t>
      </w:r>
      <w:r w:rsidR="00685AB3">
        <w:t>,</w:t>
      </w:r>
      <w:r>
        <w:t xml:space="preserve"> using valid attribute values:</w:t>
      </w:r>
    </w:p>
    <w:p w:rsidR="00581C0A" w:rsidRDefault="005E6C7C" w:rsidP="00480EEC">
      <w:pPr>
        <w:pStyle w:val="GraphicAnchorMainIndent"/>
      </w:pPr>
      <w:r>
        <w:pict>
          <v:shape id="_x0000_s1049" type="#_x0000_t202" style="width:419.8pt;height:177.6pt;mso-position-horizontal-relative:char;mso-position-vertical-relative:line;mso-width-relative:margin;mso-height-relative:margin" stroked="f" strokeweight="1pt">
            <v:textbox style="mso-next-textbox:#_x0000_s1049">
              <w:txbxContent>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581C0A" w:rsidRDefault="00581C0A" w:rsidP="00581C0A">
      <w:pPr>
        <w:pStyle w:val="BodyText"/>
      </w:pPr>
    </w:p>
    <w:p w:rsidR="00480EEC" w:rsidRDefault="00480EEC" w:rsidP="00581C0A">
      <w:pPr>
        <w:pStyle w:val="BodyText"/>
      </w:pPr>
    </w:p>
    <w:p w:rsidR="00581C0A" w:rsidRDefault="00581C0A" w:rsidP="00BF27E0">
      <w:pPr>
        <w:pStyle w:val="ListNumber"/>
      </w:pPr>
      <w:r>
        <w:t>(OPTIONAL) Configure CLM Audit Logging.</w:t>
      </w:r>
    </w:p>
    <w:p w:rsidR="00581C0A" w:rsidRDefault="00581C0A" w:rsidP="00BF27E0">
      <w:pPr>
        <w:pStyle w:val="ListNumber"/>
      </w:pPr>
      <w:r>
        <w:t xml:space="preserve">Test the configuration </w:t>
      </w:r>
      <w:r w:rsidR="00480EEC">
        <w:t xml:space="preserve">by performing </w:t>
      </w:r>
      <w:r>
        <w:t>the following steps:</w:t>
      </w:r>
    </w:p>
    <w:p w:rsidR="000B4E3E" w:rsidRDefault="00480EEC" w:rsidP="00480EEC">
      <w:pPr>
        <w:pStyle w:val="ListNumber2"/>
        <w:numPr>
          <w:ilvl w:val="0"/>
          <w:numId w:val="41"/>
        </w:numPr>
      </w:pPr>
      <w:r>
        <w:t>S</w:t>
      </w:r>
      <w:r w:rsidR="000B4E3E">
        <w:t>tart JBoss</w:t>
      </w:r>
      <w:r w:rsidR="002D762C">
        <w:t>.</w:t>
      </w:r>
    </w:p>
    <w:p w:rsidR="000B4E3E" w:rsidRDefault="000B4E3E" w:rsidP="00581C0A">
      <w:pPr>
        <w:pStyle w:val="ListNumber2"/>
      </w:pPr>
      <w:r>
        <w:t xml:space="preserve">Access </w:t>
      </w:r>
      <w:r w:rsidR="00116DFE">
        <w:t>the URL:</w:t>
      </w:r>
      <w:r>
        <w:t xml:space="preserve"> </w:t>
      </w:r>
      <w:hyperlink r:id="rId73" w:history="1">
        <w:r>
          <w:rPr>
            <w:rStyle w:val="Hyperlink"/>
          </w:rPr>
          <w:t>http://localhost:8080/formsecurity/protected/</w:t>
        </w:r>
      </w:hyperlink>
      <w:r w:rsidR="002D762C">
        <w:t>.</w:t>
      </w:r>
    </w:p>
    <w:p w:rsidR="00480EEC" w:rsidRDefault="00AE1A9C" w:rsidP="00581C0A">
      <w:pPr>
        <w:pStyle w:val="ListNumber2"/>
      </w:pPr>
      <w:r>
        <w:t>When you are prompted for them, e</w:t>
      </w:r>
      <w:r w:rsidR="000B4E3E">
        <w:t xml:space="preserve">nter valid caGrid credentials. </w:t>
      </w:r>
    </w:p>
    <w:p w:rsidR="000B4E3E" w:rsidRDefault="000B4E3E" w:rsidP="00480EEC">
      <w:pPr>
        <w:pStyle w:val="BodyText"/>
      </w:pPr>
      <w:r>
        <w:t>A successful login indicates</w:t>
      </w:r>
      <w:r w:rsidR="00AE1A9C">
        <w:t xml:space="preserve"> that your</w:t>
      </w:r>
      <w:r>
        <w:t xml:space="preserve"> configurations and setup </w:t>
      </w:r>
      <w:r w:rsidR="00AE1A9C">
        <w:t>were</w:t>
      </w:r>
      <w:r>
        <w:t xml:space="preserve"> done correctly</w:t>
      </w:r>
      <w:r w:rsidR="00AE1A9C">
        <w:t>.</w:t>
      </w:r>
    </w:p>
    <w:p w:rsidR="000B4E3E" w:rsidRDefault="000B4E3E" w:rsidP="00480EEC">
      <w:pPr>
        <w:pStyle w:val="BodyText"/>
      </w:pPr>
    </w:p>
    <w:p w:rsidR="00AE1A9C" w:rsidRDefault="00AE1A9C" w:rsidP="00480EEC">
      <w:pPr>
        <w:pStyle w:val="BodyText"/>
      </w:pPr>
    </w:p>
    <w:p w:rsidR="000B4E3E" w:rsidRDefault="000B4E3E" w:rsidP="00480EEC">
      <w:pPr>
        <w:pStyle w:val="BodyText"/>
      </w:pPr>
    </w:p>
    <w:p w:rsidR="000B4E3E" w:rsidRDefault="000B4E3E" w:rsidP="000B4E3E">
      <w:pPr>
        <w:pStyle w:val="BodyText"/>
        <w:sectPr w:rsidR="000B4E3E" w:rsidSect="000B12EE">
          <w:pgSz w:w="12240" w:h="15840" w:code="1"/>
          <w:pgMar w:top="1440" w:right="1440" w:bottom="1440" w:left="1440" w:header="720" w:footer="720" w:gutter="432"/>
          <w:cols w:space="720"/>
          <w:titlePg/>
          <w:docGrid w:linePitch="360"/>
        </w:sectPr>
      </w:pPr>
    </w:p>
    <w:p w:rsidR="000B4E3E" w:rsidRDefault="004419A3" w:rsidP="000B4E3E">
      <w:pPr>
        <w:pStyle w:val="Heading9"/>
      </w:pPr>
      <w:bookmarkStart w:id="757" w:name="_Ref227984764"/>
      <w:bookmarkStart w:id="758" w:name="_Ref227984767"/>
      <w:bookmarkStart w:id="759" w:name="_Ref228000412"/>
      <w:bookmarkStart w:id="760" w:name="_Ref228000415"/>
      <w:bookmarkStart w:id="761" w:name="_Ref228000419"/>
      <w:bookmarkStart w:id="762" w:name="_Toc238738186"/>
      <w:r>
        <w:lastRenderedPageBreak/>
        <w:t>Integrating</w:t>
      </w:r>
      <w:r w:rsidR="000B4E3E">
        <w:t xml:space="preserve"> CGMM Container Managed Security </w:t>
      </w:r>
      <w:bookmarkEnd w:id="757"/>
      <w:bookmarkEnd w:id="758"/>
      <w:r>
        <w:t>with caArray</w:t>
      </w:r>
      <w:bookmarkEnd w:id="759"/>
      <w:bookmarkEnd w:id="760"/>
      <w:bookmarkEnd w:id="761"/>
      <w:bookmarkEnd w:id="762"/>
    </w:p>
    <w:p w:rsidR="000B4E3E" w:rsidRPr="00671494" w:rsidRDefault="004419A3" w:rsidP="00F04256">
      <w:pPr>
        <w:pStyle w:val="BodyText"/>
      </w:pPr>
      <w:r>
        <w:t>The steps provided in this appendix are sample software steps for integrating the caArray application with CGMM container-managed security</w:t>
      </w:r>
      <w:r w:rsidR="00417DAD">
        <w:t xml:space="preserve">. </w:t>
      </w:r>
      <w:r>
        <w:t xml:space="preserve">As such, the paths and </w:t>
      </w:r>
      <w:r w:rsidR="000B4E3E" w:rsidRPr="00671494">
        <w:t xml:space="preserve">values used in </w:t>
      </w:r>
      <w:r>
        <w:t xml:space="preserve">the </w:t>
      </w:r>
      <w:r w:rsidR="000B4E3E" w:rsidRPr="00671494">
        <w:t>commands and configuration files are for example only.</w:t>
      </w:r>
    </w:p>
    <w:p w:rsidR="004419A3" w:rsidRDefault="004419A3" w:rsidP="004419A3">
      <w:pPr>
        <w:pStyle w:val="BodyText"/>
      </w:pPr>
      <w:r>
        <w:t xml:space="preserve">Because these steps are performed against a configured reference implementation with access to the caGrid 1.2 Training grid, you must refer to </w:t>
      </w:r>
      <w:fldSimple w:instr=" REF _Ref214267036 \r \h  \* MERGEFORMAT ">
        <w:r w:rsidR="00C66417" w:rsidRPr="00C66417">
          <w:rPr>
            <w:i/>
            <w:color w:val="0000FF"/>
          </w:rPr>
          <w:t>Appendix D</w:t>
        </w:r>
      </w:fldSimple>
      <w:r>
        <w:t xml:space="preserve"> beginning on page </w:t>
      </w:r>
      <w:r w:rsidR="005E6C7C">
        <w:fldChar w:fldCharType="begin"/>
      </w:r>
      <w:r>
        <w:instrText xml:space="preserve"> PAGEREF _Ref214267036 \h </w:instrText>
      </w:r>
      <w:r w:rsidR="005E6C7C">
        <w:fldChar w:fldCharType="separate"/>
      </w:r>
      <w:r w:rsidR="00C66417">
        <w:rPr>
          <w:noProof/>
        </w:rPr>
        <w:t>60</w:t>
      </w:r>
      <w:r w:rsidR="005E6C7C">
        <w:fldChar w:fldCharType="end"/>
      </w:r>
      <w:r>
        <w:t xml:space="preserve"> and perform Steps 1-5 before continuing with the steps provided below.</w:t>
      </w:r>
    </w:p>
    <w:p w:rsidR="000B4E3E" w:rsidRDefault="000B4E3E" w:rsidP="00671494">
      <w:pPr>
        <w:pStyle w:val="ListNumber"/>
        <w:numPr>
          <w:ilvl w:val="0"/>
          <w:numId w:val="31"/>
        </w:numPr>
      </w:pPr>
      <w:r>
        <w:t xml:space="preserve">Check out caArray Trunk source folder. </w:t>
      </w:r>
    </w:p>
    <w:p w:rsidR="000B4E3E" w:rsidRPr="00671494" w:rsidRDefault="00447386" w:rsidP="00447386">
      <w:pPr>
        <w:pStyle w:val="ListNumber"/>
      </w:pPr>
      <w:r>
        <w:t xml:space="preserve">Modify the </w:t>
      </w:r>
      <w:r w:rsidR="000B4E3E" w:rsidRPr="00447386">
        <w:rPr>
          <w:rStyle w:val="CodeChar0"/>
        </w:rPr>
        <w:t>caarray.war/WEB-INF/pages/login.jsp</w:t>
      </w:r>
      <w:r w:rsidR="000B4E3E" w:rsidRPr="00323512">
        <w:t xml:space="preserve"> </w:t>
      </w:r>
      <w:r>
        <w:t>file a</w:t>
      </w:r>
      <w:r w:rsidR="000B4E3E" w:rsidRPr="00323512">
        <w:t>nd add the following d</w:t>
      </w:r>
      <w:r>
        <w:t>rop down list in the login form:</w:t>
      </w:r>
    </w:p>
    <w:p w:rsidR="000B4E3E" w:rsidRDefault="005E6C7C" w:rsidP="00480EEC">
      <w:pPr>
        <w:pStyle w:val="GraphicAnchorMainIndent"/>
      </w:pPr>
      <w:r>
        <w:pict>
          <v:shape id="_x0000_s1048" type="#_x0000_t202" style="width:452.1pt;height:284.65pt;mso-position-horizontal-relative:char;mso-position-vertical-relative:line">
            <v:textbox style="mso-next-textbox:#_x0000_s1048">
              <w:txbxContent>
                <w:p w:rsidR="009D64A9" w:rsidRPr="007D5317" w:rsidRDefault="009D64A9" w:rsidP="00E430F2">
                  <w:pPr>
                    <w:pStyle w:val="Classfilesample"/>
                    <w:spacing w:after="80"/>
                    <w:ind w:left="0"/>
                  </w:pPr>
                  <w:r w:rsidRPr="007D5317">
                    <w:t xml:space="preserve">Authentication Source: </w:t>
                  </w:r>
                </w:p>
                <w:p w:rsidR="009D64A9" w:rsidRPr="007D5317" w:rsidRDefault="009D64A9" w:rsidP="00E430F2">
                  <w:pPr>
                    <w:pStyle w:val="Classfilesample"/>
                    <w:spacing w:after="80"/>
                    <w:ind w:left="0"/>
                  </w:pPr>
                  <w:r w:rsidRPr="007D5317">
                    <w:t>&lt;select name="authenticationServiceURL" size="1"&gt;</w:t>
                  </w:r>
                </w:p>
                <w:p w:rsidR="009D64A9" w:rsidRPr="007D5317" w:rsidRDefault="009D64A9" w:rsidP="00E430F2">
                  <w:pPr>
                    <w:pStyle w:val="Classfilesample"/>
                    <w:spacing w:after="80"/>
                    <w:ind w:left="0"/>
                  </w:pPr>
                  <w:r w:rsidRPr="007D5317">
                    <w:t>&lt;option value="https://dorian.training.cagrid.org:8443/wsrf/services/cagrid/Dorian"&gt;caGrid Training&lt;/option&gt;"</w:t>
                  </w:r>
                </w:p>
                <w:p w:rsidR="009D64A9" w:rsidRPr="007D5317" w:rsidRDefault="009D64A9" w:rsidP="00E430F2">
                  <w:pPr>
                    <w:pStyle w:val="Classfilesample"/>
                    <w:spacing w:after="80"/>
                    <w:ind w:left="0"/>
                  </w:pPr>
                  <w:r w:rsidRPr="007D5317">
                    <w:t>&lt;%--    &lt;% // Use the following code to auto populate the Drop down list.</w:t>
                  </w:r>
                </w:p>
                <w:p w:rsidR="009D64A9" w:rsidRPr="007D5317" w:rsidRDefault="009D64A9" w:rsidP="00E430F2">
                  <w:pPr>
                    <w:pStyle w:val="Classfilesample"/>
                    <w:spacing w:after="80"/>
                    <w:ind w:left="0"/>
                  </w:pPr>
                  <w:r>
                    <w:t xml:space="preserve"> </w:t>
                  </w:r>
                  <w:r w:rsidRPr="007D5317">
                    <w:t xml:space="preserve">if (request.getAttribute("AUTHENTICATION_SOURCE_MAP") == null) </w:t>
                  </w:r>
                  <w:r w:rsidRPr="00E67FEF">
                    <w:t>{</w:t>
                  </w:r>
                </w:p>
                <w:p w:rsidR="009D64A9" w:rsidRPr="007D5317" w:rsidRDefault="009D64A9" w:rsidP="00E430F2">
                  <w:pPr>
                    <w:pStyle w:val="Classfilesample"/>
                    <w:spacing w:after="80"/>
                    <w:ind w:left="0"/>
                  </w:pPr>
                  <w:r w:rsidRPr="007D5317">
                    <w:t xml:space="preserve"> </w:t>
                  </w:r>
                  <w:r>
                    <w:tab/>
                  </w:r>
                  <w:r w:rsidRPr="007D5317">
                    <w:t>out.println("AUTHENTICATION_SOURCE</w:t>
                  </w:r>
                  <w:r>
                    <w:t>_MAP attribute is not available</w:t>
                  </w:r>
                  <w:r w:rsidRPr="007D5317">
                    <w:t>.");</w:t>
                  </w:r>
                </w:p>
                <w:p w:rsidR="009D64A9" w:rsidRPr="007D5317" w:rsidRDefault="009D64A9" w:rsidP="00E430F2">
                  <w:pPr>
                    <w:pStyle w:val="Classfilesample"/>
                    <w:spacing w:after="80"/>
                    <w:ind w:left="0"/>
                  </w:pPr>
                  <w:r w:rsidRPr="007D5317">
                    <w:t xml:space="preserve"> </w:t>
                  </w:r>
                  <w:r w:rsidRPr="00E67FEF">
                    <w:t>}</w:t>
                  </w:r>
                  <w:r w:rsidRPr="007D5317">
                    <w:t xml:space="preserve"> </w:t>
                  </w:r>
                </w:p>
                <w:p w:rsidR="009D64A9" w:rsidRPr="007D5317" w:rsidRDefault="009D64A9" w:rsidP="00E430F2">
                  <w:pPr>
                    <w:pStyle w:val="Classfilesample"/>
                    <w:spacing w:after="80"/>
                    <w:ind w:left="0"/>
                  </w:pPr>
                  <w:r w:rsidRPr="007D5317">
                    <w:t>Map sm = (Map)request.getAttribute("AUTHENTICATION_SOURCE_MAP");</w:t>
                  </w:r>
                </w:p>
                <w:p w:rsidR="009D64A9" w:rsidRPr="007D5317" w:rsidRDefault="009D64A9" w:rsidP="00E430F2">
                  <w:pPr>
                    <w:pStyle w:val="Classfilesample"/>
                    <w:spacing w:after="80"/>
                    <w:ind w:left="0"/>
                  </w:pPr>
                  <w:r w:rsidRPr="007D5317">
                    <w:t>Iterator it = sm.keySet().iterator();</w:t>
                  </w:r>
                </w:p>
                <w:p w:rsidR="009D64A9" w:rsidRPr="007D5317" w:rsidRDefault="009D64A9" w:rsidP="00E430F2">
                  <w:pPr>
                    <w:pStyle w:val="Classfilesample"/>
                    <w:spacing w:after="80"/>
                    <w:ind w:left="0"/>
                  </w:pPr>
                  <w:r w:rsidRPr="007D5317">
                    <w:t>while(it.hasNext())</w:t>
                  </w:r>
                  <w:r w:rsidRPr="00E67FEF">
                    <w:t>{</w:t>
                  </w:r>
                </w:p>
                <w:p w:rsidR="009D64A9" w:rsidRPr="007D5317" w:rsidRDefault="009D64A9" w:rsidP="00E430F2">
                  <w:pPr>
                    <w:pStyle w:val="Classfilesample"/>
                    <w:spacing w:after="80"/>
                    <w:ind w:left="0"/>
                  </w:pPr>
                  <w:r>
                    <w:t xml:space="preserve">                </w:t>
                  </w:r>
                  <w:r w:rsidRPr="007D5317">
                    <w:t>String key = (String)it.next();</w:t>
                  </w:r>
                </w:p>
                <w:p w:rsidR="009D64A9" w:rsidRPr="007D5317" w:rsidRDefault="009D64A9" w:rsidP="00E430F2">
                  <w:pPr>
                    <w:pStyle w:val="Classfilesample"/>
                    <w:spacing w:after="80"/>
                    <w:ind w:left="0"/>
                  </w:pPr>
                  <w:r w:rsidRPr="007D5317">
                    <w:t xml:space="preserve">                String value = (String)sm.get(key);</w:t>
                  </w:r>
                </w:p>
                <w:p w:rsidR="009D64A9" w:rsidRPr="007D5317" w:rsidRDefault="009D64A9" w:rsidP="00E430F2">
                  <w:pPr>
                    <w:pStyle w:val="Classfilesample"/>
                    <w:spacing w:after="80"/>
                    <w:ind w:left="0"/>
                  </w:pPr>
                  <w:r w:rsidRPr="007D5317">
                    <w:t xml:space="preserve">                out.println("&lt;option value=</w:t>
                  </w:r>
                  <w:r w:rsidRPr="00E67FEF">
                    <w:t>\</w:t>
                  </w:r>
                  <w:r w:rsidRPr="007D5317">
                    <w:t>""+value+"</w:t>
                  </w:r>
                  <w:r w:rsidRPr="00E67FEF">
                    <w:t>\</w:t>
                  </w:r>
                  <w:r w:rsidRPr="007D5317">
                    <w:t>"&gt;"+key+"&lt;/option&gt;");</w:t>
                  </w:r>
                </w:p>
                <w:p w:rsidR="009D64A9" w:rsidRPr="007D5317" w:rsidRDefault="009D64A9" w:rsidP="00E430F2">
                  <w:pPr>
                    <w:pStyle w:val="Classfilesample"/>
                    <w:spacing w:after="80"/>
                    <w:ind w:left="0"/>
                  </w:pPr>
                  <w:r w:rsidRPr="00E67FEF">
                    <w:t>}</w:t>
                  </w:r>
                  <w:r w:rsidRPr="007D5317">
                    <w:t xml:space="preserve">  </w:t>
                  </w:r>
                </w:p>
                <w:p w:rsidR="009D64A9" w:rsidRPr="007D5317" w:rsidRDefault="009D64A9" w:rsidP="00E430F2">
                  <w:pPr>
                    <w:pStyle w:val="Classfilesample"/>
                    <w:spacing w:after="80"/>
                    <w:ind w:left="0"/>
                  </w:pPr>
                  <w:r w:rsidRPr="007D5317">
                    <w:t>%&gt;</w:t>
                  </w:r>
                </w:p>
                <w:p w:rsidR="009D64A9" w:rsidRPr="007D5317" w:rsidRDefault="009D64A9" w:rsidP="00E430F2">
                  <w:pPr>
                    <w:pStyle w:val="Classfilesample"/>
                    <w:spacing w:after="80"/>
                    <w:ind w:left="0"/>
                  </w:pPr>
                  <w:r w:rsidRPr="007D5317">
                    <w:t>--%&gt;</w:t>
                  </w:r>
                </w:p>
                <w:p w:rsidR="009D64A9" w:rsidRPr="007D5317" w:rsidRDefault="009D64A9" w:rsidP="00E430F2">
                  <w:pPr>
                    <w:pStyle w:val="Classfilesample"/>
                    <w:spacing w:after="80"/>
                    <w:ind w:left="0"/>
                  </w:pPr>
                  <w:r w:rsidRPr="007D5317">
                    <w:t>&lt;/select&gt;</w:t>
                  </w:r>
                </w:p>
              </w:txbxContent>
            </v:textbox>
            <w10:wrap type="none"/>
            <w10:anchorlock/>
          </v:shape>
        </w:pict>
      </w:r>
    </w:p>
    <w:p w:rsidR="00447386" w:rsidRPr="00447386" w:rsidRDefault="00447386" w:rsidP="00447386">
      <w:pPr>
        <w:pStyle w:val="CaptionIndent"/>
      </w:pPr>
      <w:r>
        <w:t xml:space="preserve">Figure </w:t>
      </w:r>
      <w:fldSimple w:instr=" STYLEREF 1 \s ">
        <w:r w:rsidR="00C66417">
          <w:rPr>
            <w:noProof/>
          </w:rPr>
          <w:t>6</w:t>
        </w:r>
      </w:fldSimple>
      <w:r w:rsidR="005F14C9">
        <w:noBreakHyphen/>
      </w:r>
      <w:fldSimple w:instr=" SEQ Figure \* ARABIC \s 1 ">
        <w:r w:rsidR="00C66417">
          <w:rPr>
            <w:noProof/>
          </w:rPr>
          <w:t>3</w:t>
        </w:r>
      </w:fldSimple>
      <w:r>
        <w:t xml:space="preserve">: </w:t>
      </w:r>
      <w:r w:rsidRPr="00A002C1">
        <w:t>caarray.war/WEB-INF/pages/login.jsp</w:t>
      </w:r>
    </w:p>
    <w:p w:rsidR="000B4E3E" w:rsidRDefault="00447386" w:rsidP="00E430F2">
      <w:pPr>
        <w:pStyle w:val="ListNumber"/>
        <w:keepNext/>
        <w:keepLines/>
      </w:pPr>
      <w:r>
        <w:lastRenderedPageBreak/>
        <w:t xml:space="preserve">Modify the </w:t>
      </w:r>
      <w:r w:rsidRPr="00447386">
        <w:rPr>
          <w:rStyle w:val="ClassfilesampleChar"/>
        </w:rPr>
        <w:t>&lt;policy&gt;</w:t>
      </w:r>
      <w:r>
        <w:t xml:space="preserve"> section of the </w:t>
      </w:r>
      <w:r w:rsidR="000B4E3E" w:rsidRPr="00447386">
        <w:rPr>
          <w:rStyle w:val="CodeChar0"/>
        </w:rPr>
        <w:t>caarray.ear/META-INF/security-config.xml</w:t>
      </w:r>
      <w:r>
        <w:t xml:space="preserve"> file so that it appears as shown below:</w:t>
      </w:r>
    </w:p>
    <w:p w:rsidR="00EB1870" w:rsidRPr="00EB1870" w:rsidRDefault="00EB1870" w:rsidP="00E430F2">
      <w:pPr>
        <w:pStyle w:val="CodePara1"/>
        <w:keepNext/>
        <w:keepLines/>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EB1870" w:rsidRDefault="00EB1870" w:rsidP="00E430F2">
      <w:pPr>
        <w:pStyle w:val="CodePara2"/>
        <w:keepNext/>
        <w:keepLines/>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 name ="caarray"&gt;</w:t>
      </w:r>
    </w:p>
    <w:p w:rsidR="00EB1870" w:rsidRPr="00EB1870" w:rsidRDefault="00EB1870" w:rsidP="00E430F2">
      <w:pPr>
        <w:pStyle w:val="CodePara3"/>
        <w:keepNext/>
        <w:keepLines/>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 gov.nih.nci.security.cgmm.loginmodules.NullPasswordStackingLoginModule" flag="optional"&gt;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 dsJndiName"&gt;java:jdbc/CaArrayDataSource&lt;/module-option&gt;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3"/>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2"/>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&lt;/application-policy&gt;</w:t>
      </w:r>
    </w:p>
    <w:p w:rsidR="00EB1870" w:rsidRPr="00EB1870" w:rsidRDefault="00EB1870" w:rsidP="00E430F2">
      <w:pPr>
        <w:pStyle w:val="CodePara1"/>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475B92" w:rsidRDefault="00EB1870" w:rsidP="00EB1870">
      <w:pPr>
        <w:ind w:right="-1152"/>
        <w:rPr>
          <w:sz w:val="20"/>
          <w:szCs w:val="20"/>
        </w:rPr>
      </w:pPr>
    </w:p>
    <w:p w:rsidR="000B4E3E" w:rsidRDefault="000B4E3E" w:rsidP="00671494">
      <w:pPr>
        <w:pStyle w:val="ListNumber"/>
      </w:pPr>
      <w:r>
        <w:t>Deploy</w:t>
      </w:r>
      <w:r w:rsidR="00747BB4">
        <w:t xml:space="preserve"> the</w:t>
      </w:r>
      <w:r>
        <w:t xml:space="preserve"> caArray Application</w:t>
      </w:r>
      <w:r w:rsidR="00747BB4">
        <w:t>.</w:t>
      </w:r>
    </w:p>
    <w:p w:rsidR="000B4E3E" w:rsidRDefault="004C5BD0" w:rsidP="00671494">
      <w:pPr>
        <w:pStyle w:val="ListNumber"/>
      </w:pPr>
      <w:del w:id="763" w:author=" Vijay Parmar" w:date="2009-08-23T21:14:00Z">
        <w:r w:rsidDel="00A727E8">
          <w:delText>Check out CGMM or</w:delText>
        </w:r>
        <w:r w:rsidR="000B4E3E" w:rsidDel="00A727E8">
          <w:delText xml:space="preserve"> </w:delText>
        </w:r>
      </w:del>
      <w:r w:rsidR="000B4E3E">
        <w:t xml:space="preserve">Download </w:t>
      </w:r>
      <w:r>
        <w:t xml:space="preserve">the </w:t>
      </w:r>
      <w:r w:rsidR="000B4E3E">
        <w:t>CGMM Release</w:t>
      </w:r>
      <w:r w:rsidR="00747BB4">
        <w:t>.</w:t>
      </w:r>
    </w:p>
    <w:p w:rsidR="00D1005F" w:rsidDel="00D1005F" w:rsidRDefault="00D1005F" w:rsidP="00D1005F">
      <w:pPr>
        <w:pStyle w:val="ListNumber"/>
        <w:rPr>
          <w:ins w:id="764" w:author=" Vijay Parmar" w:date="2009-08-23T21:16:00Z"/>
        </w:rPr>
        <w:pPrChange w:id="765" w:author=" Vijay Parmar" w:date="2009-08-23T21:16:00Z">
          <w:pPr>
            <w:pStyle w:val="Code"/>
            <w:ind w:left="1440"/>
          </w:pPr>
        </w:pPrChange>
      </w:pPr>
      <w:ins w:id="766" w:author=" Vijay Parmar" w:date="2009-08-23T21:16:00Z">
        <w:r>
          <w:t>Extract the CGMM Release folder.  The Build contents are now available in the CGMM_RELEASE_FOLDER/cgmmweb</w:t>
        </w:r>
      </w:ins>
      <w:ins w:id="767" w:author=" Vijay Parmar" w:date="2009-08-23T21:17:00Z">
        <w:r>
          <w:t xml:space="preserve"> folder</w:t>
        </w:r>
      </w:ins>
    </w:p>
    <w:p w:rsidR="000B4E3E" w:rsidDel="00D1005F" w:rsidRDefault="000B4E3E" w:rsidP="00D1005F">
      <w:pPr>
        <w:pStyle w:val="ListNumber"/>
        <w:numPr>
          <w:ilvl w:val="0"/>
          <w:numId w:val="0"/>
        </w:numPr>
        <w:ind w:left="1080"/>
        <w:rPr>
          <w:del w:id="768" w:author=" Vijay Parmar" w:date="2009-08-23T21:16:00Z"/>
        </w:rPr>
        <w:pPrChange w:id="769" w:author=" Vijay Parmar" w:date="2009-08-23T21:16:00Z">
          <w:pPr>
            <w:pStyle w:val="ListNumber"/>
          </w:pPr>
        </w:pPrChange>
      </w:pPr>
      <w:del w:id="770" w:author=" Vijay Parmar" w:date="2009-08-23T21:16:00Z">
        <w:r w:rsidDel="00D1005F">
          <w:delText>Build CGMM (only</w:delText>
        </w:r>
        <w:r w:rsidR="00747BB4" w:rsidDel="00D1005F">
          <w:delText xml:space="preserve"> necessary</w:delText>
        </w:r>
        <w:r w:rsidDel="00D1005F">
          <w:delText xml:space="preserve"> i</w:delText>
        </w:r>
        <w:r w:rsidR="00747BB4" w:rsidDel="00D1005F">
          <w:delText xml:space="preserve">f source code was checked out) by going to the </w:delText>
        </w:r>
      </w:del>
      <w:del w:id="771" w:author=" Vijay Parmar" w:date="2009-08-23T21:13:00Z">
        <w:r w:rsidR="00747BB4" w:rsidRPr="004C5BD0" w:rsidDel="00D36F99">
          <w:rPr>
            <w:rStyle w:val="CodeChar0"/>
          </w:rPr>
          <w:delText>cgmmweb</w:delText>
        </w:r>
      </w:del>
      <w:del w:id="772" w:author=" Vijay Parmar" w:date="2009-08-23T21:16:00Z">
        <w:r w:rsidR="00747BB4" w:rsidDel="00D1005F">
          <w:delText xml:space="preserve"> directory (i.e., CGMM_FOLDER) and typing the following command at the command prompt:</w:delText>
        </w:r>
      </w:del>
    </w:p>
    <w:p w:rsidR="000B4E3E" w:rsidRPr="00747BB4" w:rsidDel="00D1005F" w:rsidRDefault="000B4E3E" w:rsidP="00D1005F">
      <w:pPr>
        <w:pStyle w:val="ListNumber"/>
        <w:numPr>
          <w:ilvl w:val="0"/>
          <w:numId w:val="0"/>
        </w:numPr>
        <w:ind w:left="1080"/>
        <w:rPr>
          <w:del w:id="773" w:author=" Vijay Parmar" w:date="2009-08-23T21:16:00Z"/>
          <w:rStyle w:val="CodeChar0"/>
        </w:rPr>
        <w:pPrChange w:id="774" w:author=" Vijay Parmar" w:date="2009-08-23T21:16:00Z">
          <w:pPr>
            <w:pStyle w:val="Code"/>
            <w:ind w:left="1440"/>
          </w:pPr>
        </w:pPrChange>
      </w:pPr>
      <w:del w:id="775" w:author=" Vijay Parmar" w:date="2009-08-23T21:16:00Z">
        <w:r w:rsidRPr="00747BB4" w:rsidDel="00D1005F">
          <w:rPr>
            <w:rStyle w:val="CodeChar0"/>
          </w:rPr>
          <w:delText xml:space="preserve">ant </w:delText>
        </w:r>
      </w:del>
      <w:del w:id="776" w:author=" Vijay Parmar" w:date="2009-08-23T21:14:00Z">
        <w:r w:rsidRPr="00747BB4" w:rsidDel="00D36F99">
          <w:rPr>
            <w:rStyle w:val="CodeChar0"/>
          </w:rPr>
          <w:delText>–f cgmm_build.xml</w:delText>
        </w:r>
      </w:del>
    </w:p>
    <w:p w:rsidR="000B4E3E" w:rsidDel="00D1005F" w:rsidRDefault="000B4E3E" w:rsidP="00D1005F">
      <w:pPr>
        <w:pStyle w:val="ListNumber"/>
        <w:numPr>
          <w:ilvl w:val="0"/>
          <w:numId w:val="0"/>
        </w:numPr>
        <w:ind w:left="1080"/>
        <w:rPr>
          <w:del w:id="777" w:author=" Vijay Parmar" w:date="2009-08-23T21:17:00Z"/>
        </w:rPr>
        <w:pPrChange w:id="778" w:author=" Vijay Parmar" w:date="2009-08-23T21:16:00Z">
          <w:pPr>
            <w:pStyle w:val="BodyTextIndent"/>
            <w:spacing w:before="120"/>
          </w:pPr>
        </w:pPrChange>
      </w:pPr>
      <w:del w:id="779" w:author=" Vijay Parmar" w:date="2009-08-23T21:16:00Z">
        <w:r w:rsidRPr="00CA3624" w:rsidDel="00D1005F">
          <w:delText>T</w:delText>
        </w:r>
      </w:del>
      <w:del w:id="780" w:author=" Vijay Parmar" w:date="2009-08-23T21:17:00Z">
        <w:r w:rsidRPr="00CA3624" w:rsidDel="00D1005F">
          <w:delText xml:space="preserve">he Build contents are </w:delText>
        </w:r>
        <w:r w:rsidR="00C31203" w:rsidDel="00D1005F">
          <w:delText xml:space="preserve">now </w:delText>
        </w:r>
        <w:r w:rsidRPr="00CA3624" w:rsidDel="00D1005F">
          <w:delText xml:space="preserve">available in the </w:delText>
        </w:r>
      </w:del>
      <w:del w:id="781" w:author=" Vijay Parmar" w:date="2009-08-23T21:14:00Z">
        <w:r w:rsidRPr="00CA3624" w:rsidDel="00ED551A">
          <w:delText>CGMM_RELEASE_FOLDER folder</w:delText>
        </w:r>
      </w:del>
      <w:del w:id="782" w:author=" Vijay Parmar" w:date="2009-08-23T21:17:00Z">
        <w:r w:rsidRPr="00CA3624" w:rsidDel="00D1005F">
          <w:delText>.</w:delText>
        </w:r>
      </w:del>
    </w:p>
    <w:p w:rsidR="000B4E3E" w:rsidRDefault="000B4E3E" w:rsidP="00CA3624">
      <w:pPr>
        <w:pStyle w:val="ListNumber"/>
      </w:pPr>
      <w:r>
        <w:t>Copy</w:t>
      </w:r>
      <w:r w:rsidR="00747BB4">
        <w:t xml:space="preserve"> the following jars</w:t>
      </w:r>
      <w:r>
        <w:t xml:space="preserve"> to</w:t>
      </w:r>
      <w:r w:rsidR="00747BB4">
        <w:t xml:space="preserve"> the</w:t>
      </w:r>
      <w:r>
        <w:t xml:space="preserve"> </w:t>
      </w:r>
      <w:r w:rsidRPr="00747BB4">
        <w:rPr>
          <w:rStyle w:val="CodeChar0"/>
        </w:rPr>
        <w:t>JBOSS_HOME\server\default\deploy\jbossweb-tomcat55.sar</w:t>
      </w:r>
      <w:r>
        <w:t xml:space="preserve"> folder</w:t>
      </w:r>
      <w:r w:rsidR="00747BB4">
        <w:t>:</w:t>
      </w:r>
    </w:p>
    <w:p w:rsidR="000B4E3E" w:rsidRPr="00747BB4" w:rsidRDefault="000B4E3E" w:rsidP="00747BB4">
      <w:pPr>
        <w:pStyle w:val="ListBullet3"/>
        <w:rPr>
          <w:rStyle w:val="CodeChar0"/>
        </w:rPr>
      </w:pPr>
      <w:r w:rsidRPr="00747BB4">
        <w:rPr>
          <w:rStyle w:val="CodeChar0"/>
        </w:rPr>
        <w:t>CGMM_RELEASE_FOLDER/</w:t>
      </w:r>
      <w:ins w:id="783" w:author=" Vijay Parmar" w:date="2009-08-23T21:17:00Z">
        <w:r w:rsidR="00690062">
          <w:rPr>
            <w:rStyle w:val="CodeChar0"/>
          </w:rPr>
          <w:t>cgmmweb/jars/</w:t>
        </w:r>
      </w:ins>
      <w:r w:rsidRPr="00747BB4">
        <w:rPr>
          <w:rStyle w:val="CodeChar0"/>
        </w:rPr>
        <w:t>cgmmapi.jar</w:t>
      </w:r>
    </w:p>
    <w:p w:rsidR="000B4E3E" w:rsidRPr="00747BB4" w:rsidRDefault="000B4E3E" w:rsidP="00747BB4">
      <w:pPr>
        <w:pStyle w:val="ListBullet3"/>
      </w:pPr>
      <w:r w:rsidRPr="00747BB4">
        <w:rPr>
          <w:rStyle w:val="CodeChar0"/>
        </w:rPr>
        <w:t>CGMM_RELEASE_FOLDER/</w:t>
      </w:r>
      <w:ins w:id="784" w:author=" Vijay Parmar" w:date="2009-08-23T21:18:00Z">
        <w:r w:rsidR="00407E04">
          <w:rPr>
            <w:rStyle w:val="CodeChar0"/>
          </w:rPr>
          <w:t>cgmmweb/</w:t>
        </w:r>
      </w:ins>
      <w:r w:rsidRPr="00747BB4">
        <w:rPr>
          <w:rStyle w:val="CodeChar0"/>
        </w:rPr>
        <w:t>catalina.jar</w:t>
      </w:r>
      <w:r w:rsidRPr="00747BB4">
        <w:t xml:space="preserve"> (</w:t>
      </w:r>
      <w:r w:rsidR="00747BB4" w:rsidRPr="00747BB4">
        <w:rPr>
          <w:rStyle w:val="Bold"/>
        </w:rPr>
        <w:t>NOTE</w:t>
      </w:r>
      <w:r w:rsidRPr="00747BB4">
        <w:rPr>
          <w:rStyle w:val="Bold"/>
        </w:rPr>
        <w:t>:</w:t>
      </w:r>
      <w:r w:rsidRPr="00747BB4">
        <w:t xml:space="preserve"> This is a custom jar file</w:t>
      </w:r>
      <w:r w:rsidR="00C31203">
        <w:t>.</w:t>
      </w:r>
      <w:r w:rsidRPr="00747BB4">
        <w:t>)</w:t>
      </w:r>
    </w:p>
    <w:p w:rsidR="000B4E3E" w:rsidRPr="00747BB4" w:rsidRDefault="000B4E3E" w:rsidP="00747BB4">
      <w:pPr>
        <w:pStyle w:val="ListBullet3"/>
        <w:rPr>
          <w:rStyle w:val="CodeChar0"/>
        </w:rPr>
      </w:pPr>
      <w:r w:rsidRPr="00747BB4">
        <w:rPr>
          <w:rStyle w:val="CodeChar0"/>
        </w:rPr>
        <w:t>CGMM_RELEASE_FOLDER/jbossweb-tomcat55-sar-jars/*.jar</w:t>
      </w:r>
    </w:p>
    <w:p w:rsidR="000B4E3E" w:rsidRDefault="000B4E3E" w:rsidP="00747BB4">
      <w:pPr>
        <w:pStyle w:val="BodyTextIndent"/>
      </w:pPr>
      <w:r>
        <w:t>Please make sure to update</w:t>
      </w:r>
      <w:r w:rsidR="00747BB4">
        <w:t xml:space="preserve"> any</w:t>
      </w:r>
      <w:r>
        <w:t xml:space="preserve"> version</w:t>
      </w:r>
      <w:r w:rsidR="00747BB4">
        <w:t>s</w:t>
      </w:r>
      <w:r>
        <w:t xml:space="preserve"> of jars relevant to caArray to avoid conflicts with </w:t>
      </w:r>
      <w:r w:rsidR="00747BB4">
        <w:t xml:space="preserve">the </w:t>
      </w:r>
      <w:r>
        <w:t xml:space="preserve">caArray application. </w:t>
      </w:r>
    </w:p>
    <w:p w:rsidR="000B4E3E" w:rsidRDefault="000B4E3E" w:rsidP="0058655C">
      <w:pPr>
        <w:pStyle w:val="ListNumber"/>
      </w:pPr>
      <w:r>
        <w:t>Copy</w:t>
      </w:r>
      <w:r w:rsidR="00747BB4">
        <w:t xml:space="preserve"> all </w:t>
      </w:r>
      <w:r w:rsidR="00747BB4" w:rsidRPr="00747BB4">
        <w:rPr>
          <w:rStyle w:val="CodeChar0"/>
        </w:rPr>
        <w:t>CGMM_RELEASE_FOLDER/jboss_default_libs/*.jar</w:t>
      </w:r>
      <w:r w:rsidR="00747BB4">
        <w:t xml:space="preserve"> files </w:t>
      </w:r>
      <w:r>
        <w:t>to</w:t>
      </w:r>
      <w:r w:rsidR="00747BB4">
        <w:t xml:space="preserve"> the</w:t>
      </w:r>
      <w:r>
        <w:t xml:space="preserve"> </w:t>
      </w:r>
      <w:r w:rsidRPr="00747BB4">
        <w:rPr>
          <w:rStyle w:val="CodeChar0"/>
        </w:rPr>
        <w:t>JBOSS_HOME\server\default\lib</w:t>
      </w:r>
      <w:r>
        <w:t xml:space="preserve"> </w:t>
      </w:r>
      <w:r w:rsidR="00C31203">
        <w:t xml:space="preserve"> </w:t>
      </w:r>
      <w:r>
        <w:t>folder</w:t>
      </w:r>
      <w:r w:rsidR="00747BB4">
        <w:t>.</w:t>
      </w:r>
    </w:p>
    <w:p w:rsidR="000B4E3E" w:rsidRDefault="000B4E3E" w:rsidP="004C5BD0">
      <w:pPr>
        <w:pStyle w:val="ListNumber"/>
        <w:keepNext/>
      </w:pPr>
      <w:r>
        <w:t>Configure CGMM</w:t>
      </w:r>
      <w:r w:rsidR="0058655C">
        <w:t xml:space="preserve"> by performing the following steps:</w:t>
      </w:r>
    </w:p>
    <w:p w:rsidR="000B4E3E" w:rsidRPr="004111ED" w:rsidRDefault="0058655C" w:rsidP="0058655C">
      <w:pPr>
        <w:pStyle w:val="ListNumber2"/>
        <w:numPr>
          <w:ilvl w:val="0"/>
          <w:numId w:val="39"/>
        </w:numPr>
      </w:pPr>
      <w:r>
        <w:t xml:space="preserve">In the </w:t>
      </w:r>
      <w:r w:rsidRPr="0058655C">
        <w:rPr>
          <w:rStyle w:val="CodeChar0"/>
        </w:rPr>
        <w:t>JBOSS_HOME/server/default/deploy/properties-service.xml</w:t>
      </w:r>
      <w:r>
        <w:t xml:space="preserve"> file, v</w:t>
      </w:r>
      <w:r w:rsidR="000B4E3E" w:rsidRPr="004111ED">
        <w:t xml:space="preserve">erify </w:t>
      </w:r>
      <w:r>
        <w:t xml:space="preserve">that </w:t>
      </w:r>
      <w:r w:rsidR="000B4E3E" w:rsidRPr="004111ED">
        <w:t>the following properties are set</w:t>
      </w:r>
      <w:r>
        <w:t>, being sure</w:t>
      </w:r>
      <w:r w:rsidR="000B4E3E" w:rsidRPr="004111ED">
        <w:t xml:space="preserve"> to specify </w:t>
      </w:r>
      <w:r>
        <w:t>the correct path for each:</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lastRenderedPageBreak/>
        <w:t>gov.nih.nci.security.cgmm.syncgts.file = PATH_TO_jboss-4.0.5.GA/server/default/cgmm_config/sync-description.xml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gov.nih.nci.security.cgmm.properties.file = PATH_TO_jboss-4.0.5.GA/server/default/cgmm_config/cgmm-properties.xml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gov.nih.nci.security.configFile = PATH_TO_jboss-4.0.5.GA/server/default/cgmm_config/ApplicationSecurityConfig.xml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gov.nih.nci.security.cgmm.login.config.file = PATH_TO_jboss-4.0.5.GA/server/default/cgmm_config/cgmm.login.config</w:t>
      </w:r>
    </w:p>
    <w:p w:rsidR="000B4E3E" w:rsidRPr="004111ED" w:rsidRDefault="000B4E3E" w:rsidP="00CA3E1D">
      <w:pPr>
        <w:pStyle w:val="ListNumber2"/>
      </w:pPr>
      <w:r w:rsidRPr="004111ED">
        <w:t xml:space="preserve">Modify the database connection properties in </w:t>
      </w:r>
      <w:r w:rsidRPr="0058655C">
        <w:rPr>
          <w:rStyle w:val="CodeChar0"/>
        </w:rPr>
        <w:t>cgmmweb.hibernate.cfg.xml</w:t>
      </w:r>
      <w:r w:rsidR="0058655C">
        <w:t>.</w:t>
      </w:r>
    </w:p>
    <w:p w:rsidR="000B4E3E" w:rsidRPr="004111ED" w:rsidRDefault="000B4E3E" w:rsidP="00CA3E1D">
      <w:pPr>
        <w:pStyle w:val="ListNumber2"/>
      </w:pPr>
      <w:r w:rsidRPr="004111ED">
        <w:t xml:space="preserve">Modify the </w:t>
      </w:r>
      <w:r w:rsidRPr="0058655C">
        <w:rPr>
          <w:rStyle w:val="CodeChar0"/>
        </w:rPr>
        <w:t>ApplicationSecurityConfig.xml</w:t>
      </w:r>
      <w:r w:rsidRPr="004111ED">
        <w:t xml:space="preserve"> </w:t>
      </w:r>
      <w:r w:rsidR="00E430F2">
        <w:t xml:space="preserve">file </w:t>
      </w:r>
      <w:r w:rsidRPr="004111ED">
        <w:t xml:space="preserve">to point to </w:t>
      </w:r>
      <w:r w:rsidR="00E430F2">
        <w:t xml:space="preserve">the </w:t>
      </w:r>
      <w:r w:rsidRPr="004111ED">
        <w:t>correct application name</w:t>
      </w:r>
      <w:r w:rsidR="0058655C">
        <w:t xml:space="preserve">. For caArray, the application name is </w:t>
      </w:r>
      <w:r w:rsidRPr="0058655C">
        <w:rPr>
          <w:rStyle w:val="Bold"/>
        </w:rPr>
        <w:t>caarray</w:t>
      </w:r>
      <w:r w:rsidRPr="004111ED">
        <w:t xml:space="preserve"> </w:t>
      </w:r>
      <w:r w:rsidR="0058655C">
        <w:t xml:space="preserve">and </w:t>
      </w:r>
      <w:r w:rsidRPr="004111ED">
        <w:t xml:space="preserve">should match </w:t>
      </w:r>
      <w:r w:rsidR="0058655C">
        <w:t xml:space="preserve">the name shown </w:t>
      </w:r>
      <w:r w:rsidRPr="004111ED">
        <w:t>in the CSM Schema.</w:t>
      </w:r>
    </w:p>
    <w:p w:rsidR="000B4E3E" w:rsidRDefault="000B4E3E" w:rsidP="00CA3E1D">
      <w:pPr>
        <w:pStyle w:val="ListNumber2"/>
      </w:pPr>
      <w:r w:rsidRPr="004111ED">
        <w:t>Modify</w:t>
      </w:r>
      <w:r w:rsidRPr="0058655C">
        <w:rPr>
          <w:rStyle w:val="CodeChar0"/>
        </w:rPr>
        <w:t xml:space="preserve"> cgmm.login.config</w:t>
      </w:r>
      <w:r w:rsidRPr="004111ED">
        <w:t xml:space="preserve"> and verify </w:t>
      </w:r>
      <w:r w:rsidR="00E430F2">
        <w:t xml:space="preserve">the </w:t>
      </w:r>
      <w:r w:rsidRPr="004111ED">
        <w:t>connection properties and the Application Policy name</w:t>
      </w:r>
      <w:r w:rsidR="00E430F2">
        <w:t xml:space="preserve">. </w:t>
      </w:r>
      <w:r w:rsidRPr="004111ED">
        <w:t xml:space="preserve"> </w:t>
      </w:r>
      <w:r w:rsidR="0058655C">
        <w:t xml:space="preserve">For </w:t>
      </w:r>
      <w:r w:rsidR="00417DAD">
        <w:t>caArray, this</w:t>
      </w:r>
      <w:r w:rsidR="0058655C">
        <w:t xml:space="preserve"> is </w:t>
      </w:r>
      <w:r w:rsidR="0058655C" w:rsidRPr="0058655C">
        <w:rPr>
          <w:rStyle w:val="Bold"/>
        </w:rPr>
        <w:t>caarray</w:t>
      </w:r>
      <w:r w:rsidR="0058655C" w:rsidRPr="004111ED">
        <w:t xml:space="preserve"> </w:t>
      </w:r>
      <w:r w:rsidR="0058655C">
        <w:t xml:space="preserve">and </w:t>
      </w:r>
      <w:r w:rsidR="0058655C" w:rsidRPr="004111ED">
        <w:t xml:space="preserve">should match </w:t>
      </w:r>
      <w:r w:rsidR="0058655C">
        <w:t xml:space="preserve">the name shown </w:t>
      </w:r>
      <w:r w:rsidR="0058655C" w:rsidRPr="004111ED">
        <w:t>in the CSM Schema.</w:t>
      </w:r>
    </w:p>
    <w:p w:rsidR="000B4E3E" w:rsidRDefault="000B4E3E" w:rsidP="00671494">
      <w:pPr>
        <w:pStyle w:val="ListNumber"/>
      </w:pPr>
      <w:r>
        <w:t>Database Setup</w:t>
      </w:r>
      <w:r w:rsidR="00157050">
        <w:t>:</w:t>
      </w:r>
    </w:p>
    <w:p w:rsidR="000B4E3E" w:rsidRPr="001F21E2" w:rsidRDefault="000B4E3E" w:rsidP="0058655C">
      <w:pPr>
        <w:pStyle w:val="ListNumber2"/>
        <w:numPr>
          <w:ilvl w:val="0"/>
          <w:numId w:val="40"/>
        </w:numPr>
      </w:pPr>
      <w:r w:rsidRPr="001F21E2">
        <w:t>Make sure there is at</w:t>
      </w:r>
      <w:r w:rsidR="0058655C">
        <w:t xml:space="preserve"> </w:t>
      </w:r>
      <w:r w:rsidRPr="001F21E2">
        <w:t>least one migrated user with</w:t>
      </w:r>
      <w:r w:rsidR="00157050">
        <w:t xml:space="preserve"> admin</w:t>
      </w:r>
      <w:r w:rsidRPr="001F21E2">
        <w:t xml:space="preserve"> roles associated. For example: </w:t>
      </w:r>
      <w:r w:rsidRPr="0058655C">
        <w:rPr>
          <w:rStyle w:val="Bold"/>
        </w:rPr>
        <w:t>caarrayadmin</w:t>
      </w:r>
      <w:r w:rsidR="0058655C" w:rsidRPr="0058655C">
        <w:t>.</w:t>
      </w:r>
    </w:p>
    <w:p w:rsidR="000B4E3E" w:rsidRDefault="000B4E3E" w:rsidP="00671494">
      <w:pPr>
        <w:pStyle w:val="ListNumber2"/>
      </w:pPr>
      <w:r w:rsidRPr="001F21E2">
        <w:t xml:space="preserve">Replace </w:t>
      </w:r>
      <w:r w:rsidRPr="0058655C">
        <w:rPr>
          <w:rStyle w:val="CodeChar0"/>
        </w:rPr>
        <w:t>caarrayadmin</w:t>
      </w:r>
      <w:r w:rsidRPr="001F21E2">
        <w:t xml:space="preserve"> in</w:t>
      </w:r>
      <w:r w:rsidR="0058655C">
        <w:t xml:space="preserve"> the</w:t>
      </w:r>
      <w:r w:rsidRPr="001F21E2">
        <w:t xml:space="preserve"> </w:t>
      </w:r>
      <w:r w:rsidRPr="0058655C">
        <w:rPr>
          <w:rStyle w:val="CodeChar0"/>
        </w:rPr>
        <w:t>csm_user.login_name</w:t>
      </w:r>
      <w:r w:rsidRPr="001F21E2">
        <w:t xml:space="preserve"> column</w:t>
      </w:r>
      <w:r w:rsidR="004C5BD0">
        <w:t xml:space="preserve"> of the CSM User table</w:t>
      </w:r>
      <w:r w:rsidRPr="001F21E2">
        <w:t xml:space="preserve"> with a valid caGrid ID. </w:t>
      </w:r>
      <w:r>
        <w:t>Make sure there is at</w:t>
      </w:r>
      <w:r w:rsidR="00157050">
        <w:t xml:space="preserve"> </w:t>
      </w:r>
      <w:r>
        <w:t>least one migrated</w:t>
      </w:r>
      <w:r w:rsidR="00157050">
        <w:t xml:space="preserve"> user with admin roles associated.</w:t>
      </w:r>
    </w:p>
    <w:p w:rsidR="00E430F2" w:rsidRDefault="00E430F2" w:rsidP="002D4B44">
      <w:pPr>
        <w:pStyle w:val="ListNumber"/>
      </w:pPr>
      <w:r>
        <w:t xml:space="preserve">Configure the JBoss Mail Service by modifying the </w:t>
      </w:r>
      <w:r w:rsidRPr="00581C0A">
        <w:rPr>
          <w:rStyle w:val="CodeChar0"/>
        </w:rPr>
        <w:t>JBOSS_HOME/server/default/deploy/mail-service.xml</w:t>
      </w:r>
      <w:r>
        <w:t xml:space="preserve"> file, and add the following entry, using valid attribute values:</w:t>
      </w:r>
    </w:p>
    <w:p w:rsidR="00E430F2" w:rsidRDefault="005E6C7C" w:rsidP="002D4B44">
      <w:pPr>
        <w:pStyle w:val="GraphicAnchorMainIndent"/>
        <w:ind w:left="1440"/>
      </w:pPr>
      <w:r>
        <w:pict>
          <v:shape id="_x0000_s1047" type="#_x0000_t202" style="width:388.3pt;height:177.6pt;mso-position-horizontal-relative:char;mso-position-vertical-relative:line;mso-width-relative:margin;mso-height-relative:margin" stroked="f" strokeweight="1pt">
            <v:textbox style="mso-next-textbox:#_x0000_s1047">
              <w:txbxContent>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E430F2" w:rsidRDefault="00E430F2" w:rsidP="00E430F2">
      <w:pPr>
        <w:pStyle w:val="BodyText"/>
      </w:pPr>
    </w:p>
    <w:p w:rsidR="00E430F2" w:rsidRDefault="00E430F2" w:rsidP="00E430F2">
      <w:pPr>
        <w:pStyle w:val="BodyText"/>
      </w:pPr>
    </w:p>
    <w:p w:rsidR="002D4B44" w:rsidRDefault="002D4B44" w:rsidP="002D4B44">
      <w:pPr>
        <w:pStyle w:val="ListNumber"/>
      </w:pPr>
      <w:r>
        <w:t>(OPTIONAL) Configure CLM Audit Logging.</w:t>
      </w:r>
    </w:p>
    <w:p w:rsidR="002D4B44" w:rsidRDefault="002D4B44" w:rsidP="002D4B44">
      <w:pPr>
        <w:pStyle w:val="ListNumber"/>
      </w:pPr>
      <w:r>
        <w:t>Test the configuration by performing the following steps:</w:t>
      </w:r>
    </w:p>
    <w:p w:rsidR="002D4B44" w:rsidRDefault="002D4B44" w:rsidP="002D4B44">
      <w:pPr>
        <w:pStyle w:val="ListNumber2"/>
        <w:numPr>
          <w:ilvl w:val="0"/>
          <w:numId w:val="44"/>
        </w:numPr>
      </w:pPr>
      <w:r>
        <w:lastRenderedPageBreak/>
        <w:t>Start JBoss.</w:t>
      </w:r>
    </w:p>
    <w:p w:rsidR="002D4B44" w:rsidRDefault="002D4B44" w:rsidP="002D4B44">
      <w:pPr>
        <w:pStyle w:val="ListNumber2"/>
      </w:pPr>
      <w:r>
        <w:t>Access the URL:</w:t>
      </w:r>
      <w:r w:rsidRPr="002D4B44">
        <w:rPr>
          <w:color w:val="0000FF"/>
          <w:u w:val="single"/>
        </w:rPr>
        <w:t xml:space="preserve"> </w:t>
      </w:r>
      <w:r w:rsidRPr="00116DFE">
        <w:rPr>
          <w:color w:val="0000FF"/>
          <w:u w:val="single"/>
        </w:rPr>
        <w:t>http://&lt;server:port&gt;/caarray</w:t>
      </w:r>
      <w:r>
        <w:t xml:space="preserve">. </w:t>
      </w:r>
    </w:p>
    <w:p w:rsidR="002D4B44" w:rsidRDefault="002D4B44" w:rsidP="002D4B44">
      <w:pPr>
        <w:pStyle w:val="ListNumber2"/>
      </w:pPr>
      <w:r>
        <w:t xml:space="preserve">When the page appears, click </w:t>
      </w:r>
      <w:r w:rsidRPr="00157050">
        <w:rPr>
          <w:rStyle w:val="Bold"/>
        </w:rPr>
        <w:t>Login</w:t>
      </w:r>
      <w:r>
        <w:t xml:space="preserve"> on the left side..</w:t>
      </w:r>
    </w:p>
    <w:p w:rsidR="002D4B44" w:rsidRDefault="002D4B44" w:rsidP="002D4B44">
      <w:pPr>
        <w:pStyle w:val="ListNumber2"/>
      </w:pPr>
      <w:r>
        <w:t xml:space="preserve">When you are prompted for them, enter valid caGrid credentials. </w:t>
      </w:r>
    </w:p>
    <w:p w:rsidR="002D4B44" w:rsidRDefault="002D4B44" w:rsidP="002D4B44">
      <w:pPr>
        <w:pStyle w:val="BodyText"/>
      </w:pPr>
      <w:r>
        <w:t>A successful login indicates that your configurations and setup were done correctly.</w:t>
      </w:r>
    </w:p>
    <w:p w:rsidR="00416C7F" w:rsidRDefault="00416C7F" w:rsidP="00590CE4">
      <w:pPr>
        <w:pStyle w:val="BodyText"/>
      </w:pPr>
    </w:p>
    <w:p w:rsidR="000B4E3E" w:rsidRDefault="000B4E3E" w:rsidP="00590CE4">
      <w:pPr>
        <w:pStyle w:val="BodyText"/>
      </w:pPr>
    </w:p>
    <w:p w:rsidR="000B4E3E" w:rsidRDefault="000B4E3E" w:rsidP="00590CE4">
      <w:pPr>
        <w:pStyle w:val="BodyText"/>
      </w:pPr>
    </w:p>
    <w:p w:rsidR="00416C7F" w:rsidRDefault="00416C7F" w:rsidP="00590CE4">
      <w:pPr>
        <w:pStyle w:val="BodyText"/>
      </w:pPr>
    </w:p>
    <w:p w:rsidR="00696D0A" w:rsidRDefault="00696D0A" w:rsidP="00696D0A">
      <w:pPr>
        <w:pStyle w:val="Heading9"/>
        <w:rPr>
          <w:ins w:id="785" w:author=" Vijay Parmar" w:date="2009-08-22T20:57:00Z"/>
        </w:rPr>
      </w:pPr>
      <w:bookmarkStart w:id="786" w:name="_Toc238738187"/>
      <w:ins w:id="787" w:author=" Vijay Parmar" w:date="2009-08-22T20:57:00Z">
        <w:r>
          <w:lastRenderedPageBreak/>
          <w:t>Installing CGMM in existing Container using Command line installer</w:t>
        </w:r>
        <w:bookmarkEnd w:id="786"/>
      </w:ins>
    </w:p>
    <w:p w:rsidR="00416C7F" w:rsidRDefault="00416C7F" w:rsidP="00590CE4">
      <w:pPr>
        <w:pStyle w:val="BodyText"/>
        <w:rPr>
          <w:ins w:id="788" w:author=" Vijay Parmar" w:date="2009-08-22T20:58:00Z"/>
        </w:rPr>
      </w:pPr>
    </w:p>
    <w:p w:rsidR="00E57691" w:rsidRPr="00671494" w:rsidRDefault="00E57691" w:rsidP="00E57691">
      <w:pPr>
        <w:pStyle w:val="BodyText"/>
        <w:rPr>
          <w:ins w:id="789" w:author=" Vijay Parmar" w:date="2009-08-22T20:58:00Z"/>
        </w:rPr>
      </w:pPr>
      <w:ins w:id="790" w:author=" Vijay Parmar" w:date="2009-08-22T20:58:00Z">
        <w:r>
          <w:t xml:space="preserve">The steps provided in this appendix are sample software steps for integrating the caArray application with CGMM container-managed security. As such, the paths and </w:t>
        </w:r>
        <w:r w:rsidRPr="00671494">
          <w:t xml:space="preserve">values used in </w:t>
        </w:r>
        <w:r>
          <w:t xml:space="preserve">the </w:t>
        </w:r>
        <w:r w:rsidRPr="00671494">
          <w:t>commands and configuration files are for example only.</w:t>
        </w:r>
      </w:ins>
    </w:p>
    <w:p w:rsidR="00E57691" w:rsidRDefault="00E57691" w:rsidP="00E57691">
      <w:pPr>
        <w:pStyle w:val="BodyText"/>
        <w:rPr>
          <w:ins w:id="791" w:author=" Vijay Parmar" w:date="2009-08-23T20:11:00Z"/>
        </w:rPr>
      </w:pPr>
      <w:ins w:id="792" w:author=" Vijay Parmar" w:date="2009-08-22T20:58:00Z">
        <w:r>
          <w:t>Because</w:t>
        </w:r>
      </w:ins>
    </w:p>
    <w:p w:rsidR="001C6828" w:rsidRDefault="001C6828" w:rsidP="00E57691">
      <w:pPr>
        <w:pStyle w:val="BodyText"/>
        <w:rPr>
          <w:ins w:id="793" w:author=" Vijay Parmar" w:date="2009-08-23T20:11:00Z"/>
        </w:rPr>
      </w:pPr>
    </w:p>
    <w:p w:rsidR="009D64A9" w:rsidRDefault="001C6828" w:rsidP="001C6828">
      <w:pPr>
        <w:pStyle w:val="BodyText"/>
        <w:numPr>
          <w:ilvl w:val="0"/>
          <w:numId w:val="49"/>
        </w:numPr>
        <w:rPr>
          <w:ins w:id="794" w:author=" Vijay Parmar" w:date="2009-08-23T20:15:00Z"/>
        </w:rPr>
        <w:pPrChange w:id="795" w:author=" Vijay Parmar" w:date="2009-08-23T20:12:00Z">
          <w:pPr>
            <w:pStyle w:val="BodyText"/>
          </w:pPr>
        </w:pPrChange>
      </w:pPr>
      <w:ins w:id="796" w:author=" Vijay Parmar" w:date="2009-08-23T20:12:00Z">
        <w:r>
          <w:t xml:space="preserve">Obtain the </w:t>
        </w:r>
      </w:ins>
      <w:ins w:id="797" w:author=" Vijay Parmar" w:date="2009-08-23T20:13:00Z">
        <w:r>
          <w:t xml:space="preserve">CGMM </w:t>
        </w:r>
      </w:ins>
      <w:ins w:id="798" w:author=" Vijay Parmar" w:date="2009-08-23T20:12:00Z">
        <w:r>
          <w:t>v</w:t>
        </w:r>
      </w:ins>
      <w:ins w:id="799" w:author=" Vijay Parmar" w:date="2009-08-23T20:13:00Z">
        <w:r>
          <w:t>0.6</w:t>
        </w:r>
      </w:ins>
      <w:ins w:id="800" w:author=" Vijay Parmar" w:date="2009-08-23T20:12:00Z">
        <w:r>
          <w:t xml:space="preserve"> Release from NCICB Download Center located at: </w:t>
        </w:r>
        <w:r>
          <w:fldChar w:fldCharType="begin"/>
        </w:r>
      </w:ins>
      <w:ins w:id="801" w:author=" Vijay Parmar" w:date="2009-08-23T20:14:00Z">
        <w:r w:rsidR="00856C3D">
          <w:instrText>HYPERLINK "http://ncicb.nci.nih.gov/download/downloadcsm.jsp" \t "_blank"</w:instrText>
        </w:r>
      </w:ins>
      <w:ins w:id="802" w:author=" Vijay Parmar" w:date="2009-08-23T20:12:00Z">
        <w:r>
          <w:fldChar w:fldCharType="separate"/>
        </w:r>
      </w:ins>
      <w:ins w:id="803" w:author=" Vijay Parmar" w:date="2009-08-23T20:14:00Z">
        <w:r w:rsidR="00856C3D">
          <w:rPr>
            <w:rStyle w:val="Hyperlink"/>
          </w:rPr>
          <w:t>http://ncicb.nci.nih.gov/download/downloadcsm.jsp</w:t>
        </w:r>
      </w:ins>
      <w:ins w:id="804" w:author=" Vijay Parmar" w:date="2009-08-23T20:12:00Z">
        <w:r>
          <w:fldChar w:fldCharType="end"/>
        </w:r>
      </w:ins>
      <w:ins w:id="805" w:author=" Vijay Parmar" w:date="2009-08-23T20:15:00Z">
        <w:r w:rsidR="009D64A9">
          <w:t>.</w:t>
        </w:r>
      </w:ins>
    </w:p>
    <w:p w:rsidR="001C6828" w:rsidRDefault="009D64A9" w:rsidP="002F324E">
      <w:pPr>
        <w:pStyle w:val="BodyText"/>
        <w:numPr>
          <w:ilvl w:val="0"/>
          <w:numId w:val="49"/>
        </w:numPr>
        <w:rPr>
          <w:ins w:id="806" w:author=" Vijay Parmar" w:date="2009-08-23T20:36:00Z"/>
        </w:rPr>
        <w:pPrChange w:id="807" w:author=" Vijay Parmar" w:date="2009-08-23T20:35:00Z">
          <w:pPr>
            <w:pStyle w:val="BodyText"/>
          </w:pPr>
        </w:pPrChange>
      </w:pPr>
      <w:ins w:id="808" w:author=" Vijay Parmar" w:date="2009-08-23T20:15:00Z">
        <w:r>
          <w:t xml:space="preserve">Extract the CGMM v0.6 Release </w:t>
        </w:r>
      </w:ins>
      <w:ins w:id="809" w:author=" Vijay Parmar" w:date="2009-08-23T20:35:00Z">
        <w:r w:rsidR="002F324E">
          <w:t xml:space="preserve">Installer Zip in a new folder </w:t>
        </w:r>
        <w:r w:rsidR="002F324E" w:rsidRPr="002B35BE">
          <w:rPr>
            <w:rFonts w:ascii="Courier New" w:hAnsi="Courier New" w:cs="Courier New"/>
            <w:rPrChange w:id="810" w:author=" Vijay Parmar" w:date="2009-08-23T20:40:00Z">
              <w:rPr/>
            </w:rPrChange>
          </w:rPr>
          <w:t>&lt;&lt;cgmm_extract_folder&gt;&gt;</w:t>
        </w:r>
        <w:r w:rsidR="002F324E">
          <w:t xml:space="preserve"> (Note: </w:t>
        </w:r>
      </w:ins>
      <w:ins w:id="811" w:author=" Vijay Parmar" w:date="2009-08-23T20:39:00Z">
        <w:r w:rsidR="002B35BE">
          <w:t xml:space="preserve">Replace </w:t>
        </w:r>
      </w:ins>
      <w:ins w:id="812" w:author=" Vijay Parmar" w:date="2009-08-23T20:35:00Z">
        <w:r w:rsidR="002F324E">
          <w:t xml:space="preserve">&lt;&lt;xyz&gt;&gt; </w:t>
        </w:r>
      </w:ins>
      <w:ins w:id="813" w:author=" Vijay Parmar" w:date="2009-08-23T20:39:00Z">
        <w:r w:rsidR="002B35BE">
          <w:t xml:space="preserve">with actual folder name of your preference </w:t>
        </w:r>
      </w:ins>
      <w:ins w:id="814" w:author=" Vijay Parmar" w:date="2009-08-23T20:36:00Z">
        <w:r w:rsidR="002F324E">
          <w:t>without &lt;&lt; &gt;&gt;).</w:t>
        </w:r>
      </w:ins>
    </w:p>
    <w:p w:rsidR="0068261B" w:rsidRPr="0068261B" w:rsidRDefault="002B35BE" w:rsidP="0068261B">
      <w:pPr>
        <w:pStyle w:val="BodyText"/>
        <w:numPr>
          <w:ilvl w:val="0"/>
          <w:numId w:val="49"/>
        </w:numPr>
        <w:rPr>
          <w:ins w:id="815" w:author=" Vijay Parmar" w:date="2009-08-23T20:53:00Z"/>
          <w:rFonts w:cs="Arial"/>
          <w:rPrChange w:id="816" w:author=" Vijay Parmar" w:date="2009-08-23T22:01:00Z">
            <w:rPr>
              <w:ins w:id="817" w:author=" Vijay Parmar" w:date="2009-08-23T20:53:00Z"/>
              <w:rFonts w:ascii="Courier New" w:hAnsi="Courier New" w:cs="Courier New"/>
            </w:rPr>
          </w:rPrChange>
        </w:rPr>
        <w:pPrChange w:id="818" w:author=" Vijay Parmar" w:date="2009-08-23T22:01:00Z">
          <w:pPr>
            <w:pStyle w:val="BodyText"/>
          </w:pPr>
        </w:pPrChange>
      </w:pPr>
      <w:ins w:id="819" w:author=" Vijay Parmar" w:date="2009-08-23T20:40:00Z">
        <w:r>
          <w:t xml:space="preserve">Go to </w:t>
        </w:r>
      </w:ins>
      <w:ins w:id="820" w:author=" Vijay Parmar" w:date="2009-08-23T20:37:00Z">
        <w:r w:rsidR="002F324E">
          <w:t xml:space="preserve">the </w:t>
        </w:r>
        <w:r w:rsidR="002F324E" w:rsidRPr="002B35BE">
          <w:rPr>
            <w:rFonts w:ascii="Courier New" w:hAnsi="Courier New" w:cs="Courier New"/>
            <w:rPrChange w:id="821" w:author=" Vijay Parmar" w:date="2009-08-23T20:40:00Z">
              <w:rPr/>
            </w:rPrChange>
          </w:rPr>
          <w:t>&lt;&lt;cgmm_extract_folder&gt;</w:t>
        </w:r>
      </w:ins>
      <w:ins w:id="822" w:author=" Vijay Parmar" w:date="2009-08-23T20:39:00Z">
        <w:r w:rsidRPr="002B35BE">
          <w:rPr>
            <w:rFonts w:ascii="Courier New" w:hAnsi="Courier New" w:cs="Courier New"/>
            <w:rPrChange w:id="823" w:author=" Vijay Parmar" w:date="2009-08-23T20:40:00Z">
              <w:rPr/>
            </w:rPrChange>
          </w:rPr>
          <w:t>&gt;</w:t>
        </w:r>
      </w:ins>
      <w:ins w:id="824" w:author=" Vijay Parmar" w:date="2009-08-23T20:40:00Z">
        <w:r>
          <w:t xml:space="preserve"> and Edit </w:t>
        </w:r>
        <w:r w:rsidRPr="002B35BE">
          <w:rPr>
            <w:rFonts w:ascii="Courier New" w:hAnsi="Courier New" w:cs="Courier New"/>
            <w:rPrChange w:id="825" w:author=" Vijay Parmar" w:date="2009-08-23T20:40:00Z">
              <w:rPr/>
            </w:rPrChange>
          </w:rPr>
          <w:t>Install.properties</w:t>
        </w:r>
      </w:ins>
      <w:ins w:id="826" w:author=" Vijay Parmar" w:date="2009-08-23T20:57:00Z">
        <w:r w:rsidR="00F95BB4">
          <w:rPr>
            <w:rFonts w:ascii="Courier New" w:hAnsi="Courier New" w:cs="Courier New"/>
          </w:rPr>
          <w:t>.</w:t>
        </w:r>
      </w:ins>
      <w:ins w:id="827" w:author=" Vijay Parmar" w:date="2009-08-23T20:59:00Z">
        <w:r w:rsidR="0075689E">
          <w:rPr>
            <w:rFonts w:ascii="Courier New" w:hAnsi="Courier New" w:cs="Courier New"/>
          </w:rPr>
          <w:t xml:space="preserve"> </w:t>
        </w:r>
        <w:r w:rsidR="0075689E" w:rsidRPr="009D02C2">
          <w:rPr>
            <w:rFonts w:cs="Arial"/>
            <w:rPrChange w:id="828" w:author=" Vijay Parmar" w:date="2009-08-23T20:59:00Z">
              <w:rPr>
                <w:rFonts w:ascii="Courier New" w:hAnsi="Courier New" w:cs="Courier New"/>
              </w:rPr>
            </w:rPrChange>
          </w:rPr>
          <w:t xml:space="preserve">See chapter </w:t>
        </w:r>
      </w:ins>
      <w:ins w:id="829" w:author=" Vijay Parmar" w:date="2009-08-23T21:00:00Z">
        <w:r w:rsidR="004C37CC">
          <w:rPr>
            <w:rFonts w:cs="Arial"/>
          </w:rPr>
          <w:t xml:space="preserve">CGMM </w:t>
        </w:r>
      </w:ins>
      <w:ins w:id="830" w:author=" Vijay Parmar" w:date="2009-08-23T20:59:00Z">
        <w:r w:rsidR="0075689E" w:rsidRPr="009D02C2">
          <w:rPr>
            <w:rFonts w:cs="Arial"/>
            <w:rPrChange w:id="831" w:author=" Vijay Parmar" w:date="2009-08-23T20:59:00Z">
              <w:rPr>
                <w:rFonts w:ascii="Courier New" w:hAnsi="Courier New" w:cs="Courier New"/>
              </w:rPr>
            </w:rPrChange>
          </w:rPr>
          <w:t>Installation and Deployment for more details.</w:t>
        </w:r>
      </w:ins>
    </w:p>
    <w:p w:rsidR="00142F84" w:rsidRPr="002B35BE" w:rsidRDefault="00142F84" w:rsidP="00643F21">
      <w:pPr>
        <w:pStyle w:val="BodyText"/>
        <w:ind w:left="0"/>
        <w:rPr>
          <w:ins w:id="832" w:author=" Vijay Parmar" w:date="2009-08-23T20:41:00Z"/>
          <w:rPrChange w:id="833" w:author=" Vijay Parmar" w:date="2009-08-23T20:41:00Z">
            <w:rPr>
              <w:ins w:id="834" w:author=" Vijay Parmar" w:date="2009-08-23T20:41:00Z"/>
              <w:rFonts w:ascii="Courier New" w:hAnsi="Courier New" w:cs="Courier New"/>
            </w:rPr>
          </w:rPrChange>
        </w:rPr>
        <w:pPrChange w:id="835" w:author=" Vijay Parmar" w:date="2009-08-23T22:04:00Z">
          <w:pPr>
            <w:pStyle w:val="BodyText"/>
          </w:pPr>
        </w:pPrChange>
      </w:pPr>
    </w:p>
    <w:p w:rsidR="00643F21" w:rsidRDefault="00643F21" w:rsidP="00722623">
      <w:pPr>
        <w:pStyle w:val="BodyText"/>
        <w:numPr>
          <w:ilvl w:val="0"/>
          <w:numId w:val="49"/>
        </w:numPr>
        <w:rPr>
          <w:ins w:id="836" w:author=" Vijay Parmar" w:date="2009-08-23T22:05:00Z"/>
          <w:rFonts w:cs="Arial"/>
        </w:rPr>
        <w:pPrChange w:id="837" w:author=" Vijay Parmar" w:date="2009-08-23T22:05:00Z">
          <w:pPr>
            <w:pStyle w:val="BodyText"/>
            <w:numPr>
              <w:numId w:val="49"/>
            </w:numPr>
            <w:ind w:left="360" w:hanging="360"/>
          </w:pPr>
        </w:pPrChange>
      </w:pPr>
      <w:ins w:id="838" w:author=" Vijay Parmar" w:date="2009-08-23T22:03:00Z">
        <w:r>
          <w:rPr>
            <w:rFonts w:cs="Arial"/>
          </w:rPr>
          <w:t xml:space="preserve">Specify </w:t>
        </w:r>
      </w:ins>
      <w:ins w:id="839" w:author=" Vijay Parmar" w:date="2009-08-23T22:04:00Z">
        <w:r>
          <w:rPr>
            <w:rFonts w:cs="Arial"/>
          </w:rPr>
          <w:t>Location where you want to install CGMM or where the JBoss Application Service is located.</w:t>
        </w:r>
      </w:ins>
    </w:p>
    <w:p w:rsidR="00722623" w:rsidRPr="00722623" w:rsidRDefault="00722623" w:rsidP="00722623">
      <w:pPr>
        <w:pStyle w:val="BodyText"/>
        <w:ind w:left="0"/>
        <w:rPr>
          <w:ins w:id="840" w:author=" Vijay Parmar" w:date="2009-08-23T22:05:00Z"/>
          <w:rFonts w:cs="Arial"/>
          <w:rPrChange w:id="841" w:author=" Vijay Parmar" w:date="2009-08-23T22:05:00Z">
            <w:rPr>
              <w:ins w:id="842" w:author=" Vijay Parmar" w:date="2009-08-23T22:05:00Z"/>
            </w:rPr>
          </w:rPrChange>
        </w:rPr>
        <w:pPrChange w:id="843" w:author=" Vijay Parmar" w:date="2009-08-23T22:05:00Z">
          <w:pPr>
            <w:pStyle w:val="BodyText"/>
            <w:numPr>
              <w:numId w:val="49"/>
            </w:numPr>
            <w:ind w:left="360" w:hanging="360"/>
          </w:pPr>
        </w:pPrChange>
      </w:pPr>
    </w:p>
    <w:p w:rsidR="00643F21" w:rsidRDefault="00643F21" w:rsidP="00643F21">
      <w:pPr>
        <w:pStyle w:val="BodyText"/>
        <w:ind w:left="360"/>
        <w:rPr>
          <w:ins w:id="844" w:author=" Vijay Parmar" w:date="2009-08-23T22:04:00Z"/>
          <w:rFonts w:cs="Arial"/>
        </w:rPr>
        <w:pPrChange w:id="845" w:author=" Vijay Parmar" w:date="2009-08-23T22:05:00Z">
          <w:pPr>
            <w:pStyle w:val="BodyText"/>
          </w:pPr>
        </w:pPrChange>
      </w:pPr>
      <w:ins w:id="846" w:author=" Vijay Parmar" w:date="2009-08-23T22:04:00Z">
        <w:r>
          <w:rPr>
            <w:rFonts w:cs="Arial"/>
          </w:rPr>
          <w:t>application.base.path.linux=${user.home}/apps/upt</w:t>
        </w:r>
      </w:ins>
    </w:p>
    <w:p w:rsidR="00643F21" w:rsidRDefault="00643F21" w:rsidP="00643F21">
      <w:pPr>
        <w:pStyle w:val="BodyText"/>
        <w:ind w:left="360"/>
        <w:rPr>
          <w:ins w:id="847" w:author=" Vijay Parmar" w:date="2009-08-23T22:05:00Z"/>
          <w:rFonts w:cs="Arial"/>
        </w:rPr>
      </w:pPr>
      <w:ins w:id="848" w:author=" Vijay Parmar" w:date="2009-08-23T22:05:00Z">
        <w:r>
          <w:rPr>
            <w:rFonts w:cs="Arial"/>
          </w:rPr>
          <w:t>application.base.path.windows</w:t>
        </w:r>
        <w:r>
          <w:rPr>
            <w:rFonts w:cs="Arial"/>
          </w:rPr>
          <w:t>=</w:t>
        </w:r>
        <w:r>
          <w:rPr>
            <w:rFonts w:cs="Arial"/>
          </w:rPr>
          <w:t>C:/apps/upt</w:t>
        </w:r>
      </w:ins>
    </w:p>
    <w:p w:rsidR="00643F21" w:rsidRDefault="00643F21" w:rsidP="008D1211">
      <w:pPr>
        <w:pStyle w:val="BodyText"/>
        <w:ind w:left="0"/>
        <w:rPr>
          <w:ins w:id="849" w:author=" Vijay Parmar" w:date="2009-08-23T22:03:00Z"/>
          <w:rFonts w:cs="Arial"/>
        </w:rPr>
        <w:pPrChange w:id="850" w:author=" Vijay Parmar" w:date="2009-08-23T22:06:00Z">
          <w:pPr>
            <w:pStyle w:val="BodyText"/>
          </w:pPr>
        </w:pPrChange>
      </w:pPr>
    </w:p>
    <w:p w:rsidR="00142F84" w:rsidRDefault="00142F84" w:rsidP="002F324E">
      <w:pPr>
        <w:pStyle w:val="BodyText"/>
        <w:numPr>
          <w:ilvl w:val="0"/>
          <w:numId w:val="49"/>
        </w:numPr>
        <w:rPr>
          <w:ins w:id="851" w:author=" Vijay Parmar" w:date="2009-08-23T22:01:00Z"/>
          <w:rFonts w:cs="Arial"/>
        </w:rPr>
        <w:pPrChange w:id="852" w:author=" Vijay Parmar" w:date="2009-08-23T20:35:00Z">
          <w:pPr>
            <w:pStyle w:val="BodyText"/>
          </w:pPr>
        </w:pPrChange>
      </w:pPr>
      <w:ins w:id="853" w:author=" Vijay Parmar" w:date="2009-08-23T21:37:00Z">
        <w:r>
          <w:rPr>
            <w:rFonts w:cs="Arial"/>
          </w:rPr>
          <w:t>Specify Target Grid property</w:t>
        </w:r>
      </w:ins>
    </w:p>
    <w:p w:rsidR="0068261B" w:rsidRPr="00734BF6" w:rsidRDefault="0068261B" w:rsidP="0068261B">
      <w:pPr>
        <w:pStyle w:val="ListParagraph"/>
        <w:autoSpaceDE w:val="0"/>
        <w:autoSpaceDN w:val="0"/>
        <w:ind w:left="360"/>
        <w:rPr>
          <w:ins w:id="854" w:author=" Vijay Parmar" w:date="2009-08-23T22:01:00Z"/>
          <w:rFonts w:ascii="Arial" w:hAnsi="Arial" w:cs="Arial"/>
          <w:color w:val="000000" w:themeColor="text1"/>
          <w:rPrChange w:id="855" w:author=" Vijay Parmar" w:date="2009-08-23T22:06:00Z">
            <w:rPr>
              <w:ins w:id="856" w:author=" Vijay Parmar" w:date="2009-08-23T22:01:00Z"/>
              <w:rFonts w:ascii="Courier New" w:hAnsi="Courier New" w:cs="Courier New"/>
              <w:sz w:val="20"/>
              <w:szCs w:val="20"/>
            </w:rPr>
          </w:rPrChange>
        </w:rPr>
        <w:pPrChange w:id="857" w:author=" Vijay Parmar" w:date="2009-08-23T22:01:00Z">
          <w:pPr>
            <w:pStyle w:val="ListParagraph"/>
            <w:numPr>
              <w:numId w:val="49"/>
            </w:numPr>
            <w:autoSpaceDE w:val="0"/>
            <w:autoSpaceDN w:val="0"/>
            <w:ind w:left="360" w:hanging="360"/>
          </w:pPr>
        </w:pPrChange>
      </w:pPr>
      <w:ins w:id="858" w:author=" Vijay Parmar" w:date="2009-08-23T22:01:00Z">
        <w:r w:rsidRPr="00734BF6">
          <w:rPr>
            <w:rFonts w:ascii="Arial" w:hAnsi="Arial" w:cs="Arial"/>
            <w:color w:val="000000" w:themeColor="text1"/>
            <w:rPrChange w:id="859" w:author=" Vijay Parmar" w:date="2009-08-23T22:06:00Z">
              <w:rPr/>
            </w:rPrChange>
          </w:rPr>
          <w:t>Note: if TARGET_GRID is not in (training-1.2,nci_dev-1.2,nci_qa-1.2,nci_stage-1.2,nci_prod-1.2) then set remaining three properties as well.</w:t>
        </w:r>
      </w:ins>
    </w:p>
    <w:p w:rsidR="0068261B" w:rsidRPr="00734BF6" w:rsidRDefault="00D41703" w:rsidP="0068261B">
      <w:pPr>
        <w:pStyle w:val="BodyText"/>
        <w:ind w:left="360"/>
        <w:rPr>
          <w:ins w:id="860" w:author=" Vijay Parmar" w:date="2009-08-23T21:37:00Z"/>
          <w:rFonts w:cs="Arial"/>
          <w:szCs w:val="22"/>
          <w:rPrChange w:id="861" w:author=" Vijay Parmar" w:date="2009-08-23T22:06:00Z">
            <w:rPr>
              <w:ins w:id="862" w:author=" Vijay Parmar" w:date="2009-08-23T21:37:00Z"/>
              <w:rFonts w:cs="Arial"/>
            </w:rPr>
          </w:rPrChange>
        </w:rPr>
        <w:pPrChange w:id="863" w:author=" Vijay Parmar" w:date="2009-08-23T22:01:00Z">
          <w:pPr>
            <w:pStyle w:val="BodyText"/>
          </w:pPr>
        </w:pPrChange>
      </w:pPr>
      <w:ins w:id="864" w:author=" Vijay Parmar" w:date="2009-08-23T22:02:00Z">
        <w:r w:rsidRPr="00734BF6">
          <w:rPr>
            <w:rFonts w:cs="Arial"/>
            <w:szCs w:val="22"/>
            <w:rPrChange w:id="865" w:author=" Vijay Parmar" w:date="2009-08-23T22:06:00Z">
              <w:rPr>
                <w:rFonts w:cs="Arial"/>
              </w:rPr>
            </w:rPrChange>
          </w:rPr>
          <w:t>Depending on the Target-grid, the SynGTS Root certificates shall be copied to the USER_HOME/.globus directory for automatic synching of trusted certificates via SyncGTS</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Change w:id="866">
          <w:tblGrid>
            <w:gridCol w:w="3600"/>
            <w:gridCol w:w="5560"/>
          </w:tblGrid>
        </w:tblGridChange>
      </w:tblGrid>
      <w:tr w:rsidR="00142F84" w:rsidRPr="007F2D9B" w:rsidTr="003D369F">
        <w:trPr>
          <w:cantSplit/>
          <w:tblHeader/>
          <w:ins w:id="867" w:author=" Vijay Parmar" w:date="2009-08-23T21:45:00Z"/>
        </w:trPr>
        <w:tc>
          <w:tcPr>
            <w:tcW w:w="3600" w:type="dxa"/>
            <w:shd w:val="clear" w:color="auto" w:fill="D9D9D9"/>
            <w:vAlign w:val="center"/>
          </w:tcPr>
          <w:p w:rsidR="00142F84" w:rsidRPr="00B236BF" w:rsidRDefault="00142F84" w:rsidP="003D369F">
            <w:pPr>
              <w:pStyle w:val="TableHeaderCenter"/>
              <w:rPr>
                <w:ins w:id="868" w:author=" Vijay Parmar" w:date="2009-08-23T21:45:00Z"/>
              </w:rPr>
            </w:pPr>
            <w:ins w:id="869" w:author=" Vijay Parmar" w:date="2009-08-23T21:45:00Z">
              <w:r>
                <w:t>Property</w:t>
              </w:r>
            </w:ins>
          </w:p>
        </w:tc>
        <w:tc>
          <w:tcPr>
            <w:tcW w:w="5560" w:type="dxa"/>
            <w:shd w:val="clear" w:color="auto" w:fill="D9D9D9"/>
            <w:tcMar>
              <w:top w:w="43" w:type="dxa"/>
              <w:left w:w="72" w:type="dxa"/>
              <w:bottom w:w="43" w:type="dxa"/>
              <w:right w:w="72" w:type="dxa"/>
            </w:tcMar>
            <w:vAlign w:val="center"/>
          </w:tcPr>
          <w:p w:rsidR="00142F84" w:rsidRPr="00B236BF" w:rsidRDefault="00142F84" w:rsidP="003D369F">
            <w:pPr>
              <w:pStyle w:val="TableHeaderCenter"/>
              <w:rPr>
                <w:ins w:id="870" w:author=" Vijay Parmar" w:date="2009-08-23T21:45:00Z"/>
              </w:rPr>
            </w:pPr>
            <w:ins w:id="871" w:author=" Vijay Parmar" w:date="2009-08-23T21:45:00Z">
              <w:r>
                <w:t>Sample value</w:t>
              </w:r>
            </w:ins>
          </w:p>
        </w:tc>
      </w:tr>
      <w:tr w:rsidR="00142F84" w:rsidRPr="007F2D9B" w:rsidTr="003D369F">
        <w:trPr>
          <w:cantSplit/>
          <w:ins w:id="872" w:author=" Vijay Parmar" w:date="2009-08-23T21:45:00Z"/>
        </w:trPr>
        <w:tc>
          <w:tcPr>
            <w:tcW w:w="3600" w:type="dxa"/>
            <w:vAlign w:val="center"/>
          </w:tcPr>
          <w:p w:rsidR="00142F84" w:rsidRPr="00F6736F" w:rsidRDefault="00142F84" w:rsidP="003D369F">
            <w:pPr>
              <w:pStyle w:val="TableText"/>
              <w:spacing w:before="0" w:after="40"/>
              <w:rPr>
                <w:ins w:id="873" w:author=" Vijay Parmar" w:date="2009-08-23T21:45:00Z"/>
                <w:rStyle w:val="CodeChar0"/>
              </w:rPr>
            </w:pPr>
            <w:ins w:id="874" w:author=" Vijay Parmar" w:date="2009-08-23T21:45:00Z">
              <w:r>
                <w:rPr>
                  <w:rFonts w:ascii="Courier New" w:hAnsi="Courier New" w:cs="Courier New"/>
                  <w:color w:val="000000"/>
                  <w:szCs w:val="20"/>
                </w:rPr>
                <w:t>Target_grid</w:t>
              </w:r>
            </w:ins>
          </w:p>
        </w:tc>
        <w:tc>
          <w:tcPr>
            <w:tcW w:w="5560" w:type="dxa"/>
            <w:tcMar>
              <w:top w:w="43" w:type="dxa"/>
              <w:left w:w="72" w:type="dxa"/>
              <w:bottom w:w="43" w:type="dxa"/>
              <w:right w:w="72" w:type="dxa"/>
            </w:tcMar>
            <w:vAlign w:val="center"/>
          </w:tcPr>
          <w:p w:rsidR="00142F84" w:rsidRPr="007F2D9B" w:rsidRDefault="00142F84" w:rsidP="003D369F">
            <w:pPr>
              <w:pStyle w:val="TableText"/>
              <w:spacing w:before="0" w:after="40"/>
              <w:rPr>
                <w:ins w:id="875" w:author=" Vijay Parmar" w:date="2009-08-23T21:45:00Z"/>
                <w:rFonts w:cs="Arial"/>
                <w:color w:val="000000"/>
              </w:rPr>
            </w:pPr>
            <w:ins w:id="876" w:author=" Vijay Parmar" w:date="2009-08-23T21:45:00Z">
              <w:r>
                <w:rPr>
                  <w:rFonts w:cs="Arial"/>
                  <w:color w:val="000000"/>
                </w:rPr>
                <w:t>Nci_qa-1.2</w:t>
              </w:r>
            </w:ins>
          </w:p>
        </w:tc>
      </w:tr>
      <w:tr w:rsidR="00142F84" w:rsidRPr="007F2D9B" w:rsidTr="003D369F">
        <w:trPr>
          <w:cantSplit/>
          <w:ins w:id="877" w:author=" Vijay Parmar" w:date="2009-08-23T21:45:00Z"/>
        </w:trPr>
        <w:tc>
          <w:tcPr>
            <w:tcW w:w="3600" w:type="dxa"/>
            <w:vAlign w:val="center"/>
          </w:tcPr>
          <w:p w:rsidR="00142F84" w:rsidRDefault="00142F84" w:rsidP="003D369F">
            <w:pPr>
              <w:pStyle w:val="TableText"/>
              <w:spacing w:before="0" w:after="40"/>
              <w:rPr>
                <w:ins w:id="878" w:author=" Vijay Parmar" w:date="2009-08-23T21:45:00Z"/>
                <w:rFonts w:ascii="Courier New" w:hAnsi="Courier New" w:cs="Courier New"/>
                <w:color w:val="000000"/>
                <w:szCs w:val="20"/>
              </w:rPr>
            </w:pPr>
            <w:ins w:id="879" w:author=" Vijay Parmar" w:date="2009-08-23T21:45:00Z">
              <w:r>
                <w:rPr>
                  <w:rFonts w:ascii="Courier New" w:hAnsi="Courier New" w:cs="Courier New"/>
                  <w:color w:val="000000"/>
                  <w:szCs w:val="20"/>
                </w:rPr>
                <w:t>Authentication-service-name</w:t>
              </w:r>
            </w:ins>
          </w:p>
        </w:tc>
        <w:tc>
          <w:tcPr>
            <w:tcW w:w="5560" w:type="dxa"/>
            <w:tcMar>
              <w:top w:w="43" w:type="dxa"/>
              <w:left w:w="72" w:type="dxa"/>
              <w:bottom w:w="43" w:type="dxa"/>
              <w:right w:w="72" w:type="dxa"/>
            </w:tcMar>
            <w:vAlign w:val="center"/>
          </w:tcPr>
          <w:p w:rsidR="00142F84" w:rsidRPr="007F2D9B" w:rsidRDefault="00142F84" w:rsidP="003D369F">
            <w:pPr>
              <w:pStyle w:val="TableText"/>
              <w:spacing w:before="0" w:after="40"/>
              <w:rPr>
                <w:ins w:id="880" w:author=" Vijay Parmar" w:date="2009-08-23T21:45:00Z"/>
                <w:rFonts w:cs="Arial"/>
                <w:color w:val="000000"/>
              </w:rPr>
            </w:pPr>
          </w:p>
        </w:tc>
      </w:tr>
      <w:tr w:rsidR="00142F84" w:rsidRPr="007F2D9B" w:rsidTr="003D369F">
        <w:trPr>
          <w:cantSplit/>
          <w:ins w:id="881" w:author=" Vijay Parmar" w:date="2009-08-23T21:45:00Z"/>
        </w:trPr>
        <w:tc>
          <w:tcPr>
            <w:tcW w:w="3600" w:type="dxa"/>
            <w:vAlign w:val="center"/>
          </w:tcPr>
          <w:p w:rsidR="0068261B" w:rsidRDefault="0068261B" w:rsidP="003D369F">
            <w:pPr>
              <w:pStyle w:val="TableText"/>
              <w:spacing w:before="0" w:after="40"/>
              <w:rPr>
                <w:ins w:id="882" w:author=" Vijay Parmar" w:date="2009-08-23T21:45:00Z"/>
                <w:rFonts w:ascii="Courier New" w:hAnsi="Courier New" w:cs="Courier New"/>
                <w:color w:val="000000"/>
                <w:szCs w:val="20"/>
              </w:rPr>
            </w:pPr>
            <w:ins w:id="883" w:author=" Vijay Parmar" w:date="2009-08-23T22:01:00Z">
              <w:r>
                <w:rPr>
                  <w:rFonts w:ascii="Courier New" w:hAnsi="Courier New" w:cs="Courier New"/>
                  <w:color w:val="000000"/>
                  <w:szCs w:val="20"/>
                </w:rPr>
                <w:t>Authentication-service-url</w:t>
              </w:r>
            </w:ins>
          </w:p>
        </w:tc>
        <w:tc>
          <w:tcPr>
            <w:tcW w:w="5560" w:type="dxa"/>
            <w:tcMar>
              <w:top w:w="43" w:type="dxa"/>
              <w:left w:w="72" w:type="dxa"/>
              <w:bottom w:w="43" w:type="dxa"/>
              <w:right w:w="72" w:type="dxa"/>
            </w:tcMar>
            <w:vAlign w:val="center"/>
          </w:tcPr>
          <w:p w:rsidR="00142F84" w:rsidRPr="007F2D9B" w:rsidRDefault="00142F84" w:rsidP="003D369F">
            <w:pPr>
              <w:pStyle w:val="TableText"/>
              <w:spacing w:before="0" w:after="40"/>
              <w:rPr>
                <w:ins w:id="884" w:author=" Vijay Parmar" w:date="2009-08-23T21:45:00Z"/>
                <w:rFonts w:cs="Arial"/>
                <w:color w:val="000000"/>
              </w:rPr>
            </w:pPr>
          </w:p>
        </w:tc>
      </w:tr>
      <w:tr w:rsidR="00142F84" w:rsidRPr="007F2D9B" w:rsidTr="003D369F">
        <w:trPr>
          <w:cantSplit/>
          <w:ins w:id="885" w:author=" Vijay Parmar" w:date="2009-08-23T21:45:00Z"/>
        </w:trPr>
        <w:tc>
          <w:tcPr>
            <w:tcW w:w="3600" w:type="dxa"/>
            <w:vAlign w:val="center"/>
          </w:tcPr>
          <w:p w:rsidR="00142F84" w:rsidRDefault="0068261B" w:rsidP="003D369F">
            <w:pPr>
              <w:pStyle w:val="TableText"/>
              <w:spacing w:before="0" w:after="40"/>
              <w:rPr>
                <w:ins w:id="886" w:author=" Vijay Parmar" w:date="2009-08-23T21:45:00Z"/>
                <w:rFonts w:ascii="Courier New" w:hAnsi="Courier New" w:cs="Courier New"/>
                <w:color w:val="000000"/>
                <w:szCs w:val="20"/>
              </w:rPr>
            </w:pPr>
            <w:ins w:id="887" w:author=" Vijay Parmar" w:date="2009-08-23T22:01:00Z">
              <w:r>
                <w:rPr>
                  <w:rFonts w:ascii="Courier New" w:hAnsi="Courier New" w:cs="Courier New"/>
                  <w:color w:val="000000"/>
                  <w:szCs w:val="20"/>
                </w:rPr>
                <w:t>Dorian-service-url</w:t>
              </w:r>
            </w:ins>
          </w:p>
        </w:tc>
        <w:tc>
          <w:tcPr>
            <w:tcW w:w="5560" w:type="dxa"/>
            <w:tcMar>
              <w:top w:w="43" w:type="dxa"/>
              <w:left w:w="72" w:type="dxa"/>
              <w:bottom w:w="43" w:type="dxa"/>
              <w:right w:w="72" w:type="dxa"/>
            </w:tcMar>
            <w:vAlign w:val="center"/>
          </w:tcPr>
          <w:p w:rsidR="00142F84" w:rsidRPr="007F2D9B" w:rsidRDefault="00142F84" w:rsidP="003D369F">
            <w:pPr>
              <w:pStyle w:val="TableText"/>
              <w:spacing w:before="0" w:after="40"/>
              <w:rPr>
                <w:ins w:id="888" w:author=" Vijay Parmar" w:date="2009-08-23T21:45:00Z"/>
                <w:rFonts w:cs="Arial"/>
                <w:color w:val="000000"/>
              </w:rPr>
            </w:pPr>
          </w:p>
        </w:tc>
      </w:tr>
    </w:tbl>
    <w:p w:rsidR="00142F84" w:rsidRDefault="00142F84" w:rsidP="00142F84">
      <w:pPr>
        <w:pStyle w:val="ListParagraph"/>
        <w:rPr>
          <w:ins w:id="889" w:author=" Vijay Parmar" w:date="2009-08-23T21:37:00Z"/>
          <w:rFonts w:cs="Arial"/>
        </w:rPr>
        <w:pPrChange w:id="890" w:author=" Vijay Parmar" w:date="2009-08-23T21:37:00Z">
          <w:pPr>
            <w:pStyle w:val="BodyText"/>
            <w:numPr>
              <w:numId w:val="49"/>
            </w:numPr>
            <w:ind w:left="360" w:hanging="360"/>
          </w:pPr>
        </w:pPrChange>
      </w:pPr>
    </w:p>
    <w:p w:rsidR="002B35BE" w:rsidRDefault="002B35BE" w:rsidP="002F324E">
      <w:pPr>
        <w:pStyle w:val="BodyText"/>
        <w:numPr>
          <w:ilvl w:val="0"/>
          <w:numId w:val="49"/>
        </w:numPr>
        <w:rPr>
          <w:ins w:id="891" w:author=" Vijay Parmar" w:date="2009-08-23T21:02:00Z"/>
          <w:rFonts w:cs="Arial"/>
        </w:rPr>
        <w:pPrChange w:id="892" w:author=" Vijay Parmar" w:date="2009-08-23T20:35:00Z">
          <w:pPr>
            <w:pStyle w:val="BodyText"/>
          </w:pPr>
        </w:pPrChange>
      </w:pPr>
      <w:ins w:id="893" w:author=" Vijay Parmar" w:date="2009-08-23T20:42:00Z">
        <w:r w:rsidRPr="00A42592">
          <w:rPr>
            <w:rFonts w:cs="Arial"/>
            <w:rPrChange w:id="894" w:author=" Vijay Parmar" w:date="2009-08-23T20:43:00Z">
              <w:rPr>
                <w:rFonts w:ascii="Courier New" w:hAnsi="Courier New" w:cs="Courier New"/>
              </w:rPr>
            </w:rPrChange>
          </w:rPr>
          <w:lastRenderedPageBreak/>
          <w:t>Edit CGMM Properties Cofiguration related properties</w:t>
        </w:r>
      </w:ins>
      <w:ins w:id="895" w:author=" Vijay Parmar" w:date="2009-08-23T20:53:00Z">
        <w:r w:rsidR="00F95BB4">
          <w:rPr>
            <w:rFonts w:cs="Arial"/>
          </w:rPr>
          <w:t xml:space="preserve">. See </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Change w:id="896">
          <w:tblGrid>
            <w:gridCol w:w="3600"/>
            <w:gridCol w:w="5560"/>
          </w:tblGrid>
        </w:tblGridChange>
      </w:tblGrid>
      <w:tr w:rsidR="00DC39B0" w:rsidRPr="007F2D9B" w:rsidTr="003D369F">
        <w:trPr>
          <w:cantSplit/>
          <w:tblHeader/>
          <w:ins w:id="897" w:author=" Vijay Parmar" w:date="2009-08-23T21:02:00Z"/>
        </w:trPr>
        <w:tc>
          <w:tcPr>
            <w:tcW w:w="3600" w:type="dxa"/>
            <w:shd w:val="clear" w:color="auto" w:fill="D9D9D9"/>
            <w:vAlign w:val="center"/>
          </w:tcPr>
          <w:p w:rsidR="00DC39B0" w:rsidRPr="00B236BF" w:rsidRDefault="00DC39B0" w:rsidP="003D369F">
            <w:pPr>
              <w:pStyle w:val="TableHeaderCenter"/>
              <w:rPr>
                <w:ins w:id="898" w:author=" Vijay Parmar" w:date="2009-08-23T21:02:00Z"/>
              </w:rPr>
            </w:pPr>
            <w:ins w:id="899" w:author=" Vijay Parmar" w:date="2009-08-23T21:02:00Z">
              <w:r>
                <w:t>Property</w:t>
              </w:r>
            </w:ins>
          </w:p>
        </w:tc>
        <w:tc>
          <w:tcPr>
            <w:tcW w:w="5560" w:type="dxa"/>
            <w:shd w:val="clear" w:color="auto" w:fill="D9D9D9"/>
            <w:tcMar>
              <w:top w:w="43" w:type="dxa"/>
              <w:left w:w="72" w:type="dxa"/>
              <w:bottom w:w="43" w:type="dxa"/>
              <w:right w:w="72" w:type="dxa"/>
            </w:tcMar>
            <w:vAlign w:val="center"/>
          </w:tcPr>
          <w:p w:rsidR="00DC39B0" w:rsidRPr="00B236BF" w:rsidRDefault="00DC39B0" w:rsidP="003D369F">
            <w:pPr>
              <w:pStyle w:val="TableHeaderCenter"/>
              <w:rPr>
                <w:ins w:id="900" w:author=" Vijay Parmar" w:date="2009-08-23T21:02:00Z"/>
              </w:rPr>
            </w:pPr>
            <w:ins w:id="901" w:author=" Vijay Parmar" w:date="2009-08-23T21:02:00Z">
              <w:r>
                <w:t>Sample value</w:t>
              </w:r>
            </w:ins>
          </w:p>
        </w:tc>
      </w:tr>
      <w:tr w:rsidR="00DC39B0" w:rsidRPr="007F2D9B" w:rsidTr="003D369F">
        <w:trPr>
          <w:cantSplit/>
          <w:ins w:id="902" w:author=" Vijay Parmar" w:date="2009-08-23T21:02:00Z"/>
        </w:trPr>
        <w:tc>
          <w:tcPr>
            <w:tcW w:w="3600" w:type="dxa"/>
            <w:vAlign w:val="center"/>
          </w:tcPr>
          <w:p w:rsidR="00DC39B0" w:rsidRPr="00F6736F" w:rsidRDefault="00DC39B0" w:rsidP="003D369F">
            <w:pPr>
              <w:pStyle w:val="TableText"/>
              <w:spacing w:before="0" w:after="40"/>
              <w:rPr>
                <w:ins w:id="903" w:author=" Vijay Parmar" w:date="2009-08-23T21:02:00Z"/>
                <w:rStyle w:val="CodeChar0"/>
              </w:rPr>
            </w:pPr>
            <w:ins w:id="904" w:author=" Vijay Parmar" w:date="2009-08-23T21:02:00Z">
              <w:r>
                <w:rPr>
                  <w:rFonts w:ascii="Courier New" w:hAnsi="Courier New" w:cs="Courier New"/>
                  <w:color w:val="000000"/>
                  <w:szCs w:val="20"/>
                </w:rPr>
                <w:t>cgmm-context-name</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05" w:author=" Vijay Parmar" w:date="2009-08-23T21:02:00Z"/>
                <w:rFonts w:cs="Arial"/>
                <w:color w:val="000000"/>
              </w:rPr>
            </w:pPr>
            <w:ins w:id="906" w:author=" Vijay Parmar" w:date="2009-08-23T21:02:00Z">
              <w:r>
                <w:rPr>
                  <w:rFonts w:cs="Arial"/>
                  <w:color w:val="000000"/>
                </w:rPr>
                <w:t>Cgmmweb</w:t>
              </w:r>
            </w:ins>
          </w:p>
        </w:tc>
      </w:tr>
      <w:tr w:rsidR="00DC39B0" w:rsidRPr="007F2D9B" w:rsidTr="003D369F">
        <w:trPr>
          <w:cantSplit/>
          <w:ins w:id="907" w:author=" Vijay Parmar" w:date="2009-08-23T21:02:00Z"/>
        </w:trPr>
        <w:tc>
          <w:tcPr>
            <w:tcW w:w="3600" w:type="dxa"/>
            <w:vAlign w:val="center"/>
          </w:tcPr>
          <w:p w:rsidR="00DC39B0" w:rsidRDefault="00DC39B0" w:rsidP="003D369F">
            <w:pPr>
              <w:pStyle w:val="TableText"/>
              <w:spacing w:before="0" w:after="40"/>
              <w:rPr>
                <w:ins w:id="908" w:author=" Vijay Parmar" w:date="2009-08-23T21:02:00Z"/>
                <w:rFonts w:ascii="Courier New" w:hAnsi="Courier New" w:cs="Courier New"/>
                <w:color w:val="000000"/>
                <w:szCs w:val="20"/>
              </w:rPr>
            </w:pPr>
            <w:ins w:id="909" w:author=" Vijay Parmar" w:date="2009-08-23T21:02:00Z">
              <w:r>
                <w:rPr>
                  <w:rFonts w:ascii="Courier New" w:hAnsi="Courier New" w:cs="Courier New"/>
                  <w:color w:val="000000"/>
                  <w:szCs w:val="20"/>
                </w:rPr>
                <w:t>cgmm-login-config-file-name</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10" w:author=" Vijay Parmar" w:date="2009-08-23T21:02:00Z"/>
                <w:rFonts w:cs="Arial"/>
                <w:color w:val="000000"/>
              </w:rPr>
            </w:pPr>
            <w:ins w:id="911" w:author=" Vijay Parmar" w:date="2009-08-23T21:02:00Z">
              <w:r>
                <w:rPr>
                  <w:rFonts w:cs="Arial"/>
                  <w:color w:val="000000"/>
                </w:rPr>
                <w:t>Cgmm.login.config</w:t>
              </w:r>
            </w:ins>
          </w:p>
        </w:tc>
      </w:tr>
      <w:tr w:rsidR="00DC39B0" w:rsidRPr="007F2D9B" w:rsidTr="003D369F">
        <w:trPr>
          <w:cantSplit/>
          <w:ins w:id="912" w:author=" Vijay Parmar" w:date="2009-08-23T21:02:00Z"/>
        </w:trPr>
        <w:tc>
          <w:tcPr>
            <w:tcW w:w="3600" w:type="dxa"/>
            <w:vAlign w:val="center"/>
          </w:tcPr>
          <w:p w:rsidR="00DC39B0" w:rsidRDefault="00DC39B0" w:rsidP="003D369F">
            <w:pPr>
              <w:pStyle w:val="TableText"/>
              <w:spacing w:before="0" w:after="40"/>
              <w:rPr>
                <w:ins w:id="913" w:author=" Vijay Parmar" w:date="2009-08-23T21:02:00Z"/>
                <w:rFonts w:ascii="Courier New" w:hAnsi="Courier New" w:cs="Courier New"/>
                <w:color w:val="000000"/>
                <w:szCs w:val="20"/>
              </w:rPr>
            </w:pPr>
            <w:ins w:id="914" w:author=" Vijay Parmar" w:date="2009-08-23T21:02:00Z">
              <w:r>
                <w:rPr>
                  <w:rFonts w:ascii="Courier New" w:hAnsi="Courier New" w:cs="Courier New"/>
                  <w:color w:val="000000"/>
                  <w:szCs w:val="20"/>
                </w:rPr>
                <w:t>start-auto-syncgts</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15" w:author=" Vijay Parmar" w:date="2009-08-23T21:02:00Z"/>
                <w:rFonts w:cs="Arial"/>
                <w:color w:val="000000"/>
              </w:rPr>
            </w:pPr>
            <w:ins w:id="916" w:author=" Vijay Parmar" w:date="2009-08-23T21:02:00Z">
              <w:r>
                <w:rPr>
                  <w:rFonts w:cs="Arial"/>
                  <w:color w:val="000000"/>
                </w:rPr>
                <w:t>True</w:t>
              </w:r>
            </w:ins>
          </w:p>
        </w:tc>
      </w:tr>
      <w:tr w:rsidR="00DC39B0" w:rsidRPr="007F2D9B" w:rsidTr="003D369F">
        <w:trPr>
          <w:cantSplit/>
          <w:ins w:id="917" w:author=" Vijay Parmar" w:date="2009-08-23T21:02:00Z"/>
        </w:trPr>
        <w:tc>
          <w:tcPr>
            <w:tcW w:w="3600" w:type="dxa"/>
            <w:vAlign w:val="center"/>
          </w:tcPr>
          <w:p w:rsidR="00DC39B0" w:rsidRDefault="00DC39B0" w:rsidP="003D369F">
            <w:pPr>
              <w:pStyle w:val="TableText"/>
              <w:spacing w:before="0" w:after="40"/>
              <w:rPr>
                <w:ins w:id="918" w:author=" Vijay Parmar" w:date="2009-08-23T21:02:00Z"/>
                <w:rFonts w:ascii="Courier New" w:hAnsi="Courier New" w:cs="Courier New"/>
                <w:color w:val="000000"/>
                <w:szCs w:val="20"/>
              </w:rPr>
            </w:pPr>
            <w:ins w:id="919" w:author=" Vijay Parmar" w:date="2009-08-23T21:02:00Z">
              <w:r>
                <w:rPr>
                  <w:rFonts w:ascii="Courier New" w:hAnsi="Courier New" w:cs="Courier New"/>
                  <w:color w:val="000000"/>
                  <w:szCs w:val="20"/>
                </w:rPr>
                <w:t>cgmm-new-grid-user-creation-disabled</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20" w:author=" Vijay Parmar" w:date="2009-08-23T21:02:00Z"/>
                <w:rFonts w:cs="Arial"/>
                <w:color w:val="000000"/>
              </w:rPr>
            </w:pPr>
            <w:ins w:id="921" w:author=" Vijay Parmar" w:date="2009-08-23T21:02:00Z">
              <w:r>
                <w:rPr>
                  <w:rFonts w:cs="Arial"/>
                  <w:color w:val="000000"/>
                </w:rPr>
                <w:t>False</w:t>
              </w:r>
            </w:ins>
          </w:p>
        </w:tc>
      </w:tr>
      <w:tr w:rsidR="00DC39B0" w:rsidRPr="007F2D9B" w:rsidTr="003D369F">
        <w:trPr>
          <w:cantSplit/>
          <w:ins w:id="922" w:author=" Vijay Parmar" w:date="2009-08-23T21:02:00Z"/>
        </w:trPr>
        <w:tc>
          <w:tcPr>
            <w:tcW w:w="3600" w:type="dxa"/>
            <w:vAlign w:val="center"/>
          </w:tcPr>
          <w:p w:rsidR="00DC39B0" w:rsidRDefault="00DC39B0" w:rsidP="003D369F">
            <w:pPr>
              <w:pStyle w:val="TableText"/>
              <w:spacing w:before="0" w:after="40"/>
              <w:rPr>
                <w:ins w:id="923" w:author=" Vijay Parmar" w:date="2009-08-23T21:02:00Z"/>
                <w:rFonts w:ascii="Courier New" w:hAnsi="Courier New" w:cs="Courier New"/>
                <w:color w:val="000000"/>
                <w:szCs w:val="20"/>
              </w:rPr>
            </w:pPr>
            <w:ins w:id="924" w:author=" Vijay Parmar" w:date="2009-08-23T21:02:00Z">
              <w:r>
                <w:rPr>
                  <w:rFonts w:ascii="Courier New" w:hAnsi="Courier New" w:cs="Courier New"/>
                  <w:color w:val="000000"/>
                  <w:szCs w:val="20"/>
                </w:rPr>
                <w:t>cgmm-new-grid-user-creation-host-redirect-uri</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25" w:author=" Vijay Parmar" w:date="2009-08-23T21:02:00Z"/>
                <w:rFonts w:cs="Arial"/>
                <w:color w:val="000000"/>
              </w:rPr>
            </w:pPr>
            <w:ins w:id="926" w:author=" Vijay Parmar" w:date="2009-08-23T21:02:00Z">
              <w:r>
                <w:rPr>
                  <w:rFonts w:cs="Arial"/>
                  <w:color w:val="000000"/>
                </w:rPr>
                <w:t>/public/newGridUserCreation.jsp</w:t>
              </w:r>
            </w:ins>
          </w:p>
        </w:tc>
      </w:tr>
      <w:tr w:rsidR="00DC39B0" w:rsidRPr="007F2D9B" w:rsidTr="003D369F">
        <w:trPr>
          <w:cantSplit/>
          <w:ins w:id="927" w:author=" Vijay Parmar" w:date="2009-08-23T21:02:00Z"/>
        </w:trPr>
        <w:tc>
          <w:tcPr>
            <w:tcW w:w="3600" w:type="dxa"/>
            <w:vAlign w:val="center"/>
          </w:tcPr>
          <w:p w:rsidR="00DC39B0" w:rsidRDefault="00DC39B0" w:rsidP="003D369F">
            <w:pPr>
              <w:pStyle w:val="TableText"/>
              <w:spacing w:before="0" w:after="40"/>
              <w:rPr>
                <w:ins w:id="928" w:author=" Vijay Parmar" w:date="2009-08-23T21:02:00Z"/>
                <w:rFonts w:ascii="Courier New" w:hAnsi="Courier New" w:cs="Courier New"/>
                <w:color w:val="000000"/>
                <w:szCs w:val="20"/>
              </w:rPr>
            </w:pPr>
            <w:ins w:id="929" w:author=" Vijay Parmar" w:date="2009-08-23T21:02:00Z">
              <w:r>
                <w:rPr>
                  <w:rFonts w:ascii="Courier New" w:hAnsi="Courier New" w:cs="Courier New"/>
                  <w:color w:val="000000"/>
                  <w:szCs w:val="20"/>
                </w:rPr>
                <w:t>cgmm-alternate-behavior</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30" w:author=" Vijay Parmar" w:date="2009-08-23T21:02:00Z"/>
                <w:rFonts w:cs="Arial"/>
                <w:color w:val="000000"/>
              </w:rPr>
            </w:pPr>
            <w:ins w:id="931" w:author=" Vijay Parmar" w:date="2009-08-23T21:02:00Z">
              <w:r>
                <w:rPr>
                  <w:rFonts w:cs="Arial"/>
                  <w:color w:val="000000"/>
                </w:rPr>
                <w:t>False</w:t>
              </w:r>
            </w:ins>
          </w:p>
        </w:tc>
      </w:tr>
      <w:tr w:rsidR="00DC39B0" w:rsidRPr="007F2D9B" w:rsidTr="003D369F">
        <w:trPr>
          <w:cantSplit/>
          <w:ins w:id="932" w:author=" Vijay Parmar" w:date="2009-08-23T21:02:00Z"/>
        </w:trPr>
        <w:tc>
          <w:tcPr>
            <w:tcW w:w="3600" w:type="dxa"/>
            <w:vAlign w:val="center"/>
          </w:tcPr>
          <w:p w:rsidR="00DC39B0" w:rsidRDefault="00DC39B0" w:rsidP="003D369F">
            <w:pPr>
              <w:pStyle w:val="TableText"/>
              <w:spacing w:before="0" w:after="40"/>
              <w:rPr>
                <w:ins w:id="933" w:author=" Vijay Parmar" w:date="2009-08-23T21:02:00Z"/>
                <w:rFonts w:ascii="Courier New" w:hAnsi="Courier New" w:cs="Courier New"/>
                <w:color w:val="000000"/>
                <w:szCs w:val="20"/>
              </w:rPr>
            </w:pPr>
            <w:ins w:id="934" w:author=" Vijay Parmar" w:date="2009-08-23T21:02:00Z">
              <w:r>
                <w:rPr>
                  <w:rFonts w:ascii="Courier New" w:hAnsi="Courier New" w:cs="Courier New"/>
                  <w:color w:val="000000"/>
                  <w:szCs w:val="20"/>
                </w:rPr>
                <w:t>cgmm-standalone-mode</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35" w:author=" Vijay Parmar" w:date="2009-08-23T21:02:00Z"/>
                <w:rFonts w:cs="Arial"/>
                <w:color w:val="000000"/>
              </w:rPr>
            </w:pPr>
            <w:ins w:id="936" w:author=" Vijay Parmar" w:date="2009-08-23T21:02:00Z">
              <w:r>
                <w:rPr>
                  <w:rFonts w:cs="Arial"/>
                  <w:color w:val="000000"/>
                </w:rPr>
                <w:t>False</w:t>
              </w:r>
            </w:ins>
          </w:p>
        </w:tc>
      </w:tr>
      <w:tr w:rsidR="00DC39B0" w:rsidRPr="007F2D9B" w:rsidTr="003D369F">
        <w:trPr>
          <w:cantSplit/>
          <w:ins w:id="937" w:author=" Vijay Parmar" w:date="2009-08-23T21:02:00Z"/>
        </w:trPr>
        <w:tc>
          <w:tcPr>
            <w:tcW w:w="3600" w:type="dxa"/>
            <w:vAlign w:val="center"/>
          </w:tcPr>
          <w:p w:rsidR="00DC39B0" w:rsidRDefault="00DC39B0" w:rsidP="003D369F">
            <w:pPr>
              <w:pStyle w:val="TableText"/>
              <w:spacing w:before="0" w:after="40"/>
              <w:rPr>
                <w:ins w:id="938" w:author=" Vijay Parmar" w:date="2009-08-23T21:02:00Z"/>
                <w:rFonts w:ascii="Courier New" w:hAnsi="Courier New" w:cs="Courier New"/>
                <w:color w:val="000000"/>
                <w:szCs w:val="20"/>
              </w:rPr>
            </w:pPr>
            <w:ins w:id="939" w:author=" Vijay Parmar" w:date="2009-08-23T21:02:00Z">
              <w:r>
                <w:rPr>
                  <w:rFonts w:ascii="Courier New" w:hAnsi="Courier New" w:cs="Courier New"/>
                  <w:color w:val="000000"/>
                  <w:szCs w:val="20"/>
                </w:rPr>
                <w:t>host-context-name</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40" w:author=" Vijay Parmar" w:date="2009-08-23T21:02:00Z"/>
                <w:rFonts w:cs="Arial"/>
                <w:color w:val="000000"/>
              </w:rPr>
            </w:pPr>
            <w:ins w:id="941" w:author=" Vijay Parmar" w:date="2009-08-23T21:02:00Z">
              <w:r>
                <w:rPr>
                  <w:rFonts w:cs="Arial"/>
                  <w:color w:val="000000"/>
                </w:rPr>
                <w:t>Cgmmhostweb</w:t>
              </w:r>
            </w:ins>
          </w:p>
        </w:tc>
      </w:tr>
      <w:tr w:rsidR="00DC39B0" w:rsidRPr="007F2D9B" w:rsidTr="003D369F">
        <w:trPr>
          <w:cantSplit/>
          <w:ins w:id="942" w:author=" Vijay Parmar" w:date="2009-08-23T21:02:00Z"/>
        </w:trPr>
        <w:tc>
          <w:tcPr>
            <w:tcW w:w="3600" w:type="dxa"/>
            <w:vAlign w:val="center"/>
          </w:tcPr>
          <w:p w:rsidR="00DC39B0" w:rsidRDefault="00DC39B0" w:rsidP="003D369F">
            <w:pPr>
              <w:pStyle w:val="TableText"/>
              <w:spacing w:before="0" w:after="40"/>
              <w:rPr>
                <w:ins w:id="943" w:author=" Vijay Parmar" w:date="2009-08-23T21:02:00Z"/>
                <w:rFonts w:ascii="Courier New" w:hAnsi="Courier New" w:cs="Courier New"/>
                <w:color w:val="000000"/>
                <w:szCs w:val="20"/>
              </w:rPr>
            </w:pPr>
            <w:ins w:id="944" w:author=" Vijay Parmar" w:date="2009-08-23T21:02:00Z">
              <w:r>
                <w:rPr>
                  <w:rFonts w:ascii="Courier New" w:hAnsi="Courier New" w:cs="Courier New"/>
                  <w:color w:val="000000"/>
                  <w:szCs w:val="20"/>
                </w:rPr>
                <w:t>host-public-home-page-url</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45" w:author=" Vijay Parmar" w:date="2009-08-23T21:02:00Z"/>
                <w:rFonts w:cs="Arial"/>
                <w:color w:val="000000"/>
              </w:rPr>
            </w:pPr>
            <w:ins w:id="946" w:author=" Vijay Parmar" w:date="2009-08-23T21:02:00Z">
              <w:r>
                <w:rPr>
                  <w:rFonts w:cs="Arial"/>
                  <w:color w:val="000000"/>
                </w:rPr>
                <w:t>/public/publicHome.jsp</w:t>
              </w:r>
            </w:ins>
          </w:p>
        </w:tc>
      </w:tr>
      <w:tr w:rsidR="00DC39B0" w:rsidRPr="007F2D9B" w:rsidTr="003D369F">
        <w:trPr>
          <w:cantSplit/>
          <w:ins w:id="947" w:author=" Vijay Parmar" w:date="2009-08-23T21:02:00Z"/>
        </w:trPr>
        <w:tc>
          <w:tcPr>
            <w:tcW w:w="3600" w:type="dxa"/>
            <w:vAlign w:val="center"/>
          </w:tcPr>
          <w:p w:rsidR="00DC39B0" w:rsidRDefault="00DC39B0" w:rsidP="003D369F">
            <w:pPr>
              <w:pStyle w:val="TableText"/>
              <w:spacing w:before="0" w:after="40"/>
              <w:rPr>
                <w:ins w:id="948" w:author=" Vijay Parmar" w:date="2009-08-23T21:02:00Z"/>
                <w:rFonts w:ascii="Courier New" w:hAnsi="Courier New" w:cs="Courier New"/>
                <w:color w:val="000000"/>
                <w:szCs w:val="20"/>
              </w:rPr>
            </w:pPr>
            <w:ins w:id="949" w:author=" Vijay Parmar" w:date="2009-08-23T21:02:00Z">
              <w:r>
                <w:rPr>
                  <w:rFonts w:ascii="Courier New" w:hAnsi="Courier New" w:cs="Courier New"/>
                  <w:color w:val="000000"/>
                  <w:szCs w:val="20"/>
                </w:rPr>
                <w:t>host-user-home-page-url</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50" w:author=" Vijay Parmar" w:date="2009-08-23T21:02:00Z"/>
                <w:rFonts w:cs="Arial"/>
                <w:color w:val="000000"/>
              </w:rPr>
            </w:pPr>
            <w:ins w:id="951" w:author=" Vijay Parmar" w:date="2009-08-23T21:02:00Z">
              <w:r>
                <w:rPr>
                  <w:rFonts w:cs="Arial"/>
                  <w:color w:val="000000"/>
                </w:rPr>
                <w:t>/secured/userHomePage.jsp</w:t>
              </w:r>
            </w:ins>
          </w:p>
        </w:tc>
      </w:tr>
      <w:tr w:rsidR="00DC39B0" w:rsidRPr="007F2D9B" w:rsidTr="003D369F">
        <w:trPr>
          <w:cantSplit/>
          <w:ins w:id="952" w:author=" Vijay Parmar" w:date="2009-08-23T21:02:00Z"/>
        </w:trPr>
        <w:tc>
          <w:tcPr>
            <w:tcW w:w="3600" w:type="dxa"/>
            <w:vAlign w:val="center"/>
          </w:tcPr>
          <w:p w:rsidR="00DC39B0" w:rsidRDefault="00DC39B0" w:rsidP="003D369F">
            <w:pPr>
              <w:pStyle w:val="TableText"/>
              <w:spacing w:before="0" w:after="40"/>
              <w:rPr>
                <w:ins w:id="953" w:author=" Vijay Parmar" w:date="2009-08-23T21:02:00Z"/>
                <w:rFonts w:ascii="Courier New" w:hAnsi="Courier New" w:cs="Courier New"/>
                <w:color w:val="000000"/>
                <w:szCs w:val="20"/>
              </w:rPr>
            </w:pPr>
            <w:ins w:id="954" w:author=" Vijay Parmar" w:date="2009-08-23T21:02:00Z">
              <w:r>
                <w:rPr>
                  <w:rFonts w:ascii="Courier New" w:hAnsi="Courier New" w:cs="Courier New"/>
                  <w:color w:val="000000"/>
                  <w:szCs w:val="20"/>
                </w:rPr>
                <w:t>host-user-login-page-url</w:t>
              </w:r>
            </w:ins>
          </w:p>
        </w:tc>
        <w:tc>
          <w:tcPr>
            <w:tcW w:w="5560" w:type="dxa"/>
            <w:tcMar>
              <w:top w:w="43" w:type="dxa"/>
              <w:left w:w="72" w:type="dxa"/>
              <w:bottom w:w="43" w:type="dxa"/>
              <w:right w:w="72" w:type="dxa"/>
            </w:tcMar>
            <w:vAlign w:val="center"/>
          </w:tcPr>
          <w:p w:rsidR="00DC39B0" w:rsidRPr="000D5183" w:rsidRDefault="00DC39B0" w:rsidP="003D369F">
            <w:pPr>
              <w:pStyle w:val="TableText"/>
              <w:spacing w:before="0" w:after="40"/>
              <w:rPr>
                <w:ins w:id="955" w:author=" Vijay Parmar" w:date="2009-08-23T21:02:00Z"/>
                <w:rFonts w:cs="Arial"/>
                <w:color w:val="000000" w:themeColor="text1"/>
                <w:rPrChange w:id="956" w:author=" Vijay Parmar" w:date="2009-08-23T21:07:00Z">
                  <w:rPr>
                    <w:ins w:id="957" w:author=" Vijay Parmar" w:date="2009-08-23T21:02:00Z"/>
                    <w:rFonts w:cs="Arial"/>
                    <w:color w:val="000000"/>
                  </w:rPr>
                </w:rPrChange>
              </w:rPr>
            </w:pPr>
            <w:ins w:id="958" w:author=" Vijay Parmar" w:date="2009-08-23T21:02:00Z">
              <w:r w:rsidRPr="000D5183">
                <w:rPr>
                  <w:rFonts w:ascii="Courier New" w:hAnsi="Courier New" w:cs="Courier New"/>
                  <w:color w:val="000000" w:themeColor="text1"/>
                  <w:szCs w:val="20"/>
                  <w:rPrChange w:id="959" w:author=" Vijay Parmar" w:date="2009-08-23T21:07:00Z">
                    <w:rPr>
                      <w:rFonts w:ascii="Courier New" w:hAnsi="Courier New" w:cs="Courier New"/>
                      <w:color w:val="2A00FF"/>
                      <w:szCs w:val="20"/>
                    </w:rPr>
                  </w:rPrChange>
                </w:rPr>
                <w:t>/protected/project/workspace.action</w:t>
              </w:r>
            </w:ins>
          </w:p>
        </w:tc>
      </w:tr>
      <w:tr w:rsidR="00DC39B0" w:rsidRPr="007F2D9B" w:rsidTr="003D369F">
        <w:trPr>
          <w:cantSplit/>
          <w:ins w:id="960" w:author=" Vijay Parmar" w:date="2009-08-23T21:02:00Z"/>
        </w:trPr>
        <w:tc>
          <w:tcPr>
            <w:tcW w:w="3600" w:type="dxa"/>
            <w:vAlign w:val="center"/>
          </w:tcPr>
          <w:p w:rsidR="00DC39B0" w:rsidRDefault="00DC39B0" w:rsidP="003D369F">
            <w:pPr>
              <w:pStyle w:val="TableText"/>
              <w:spacing w:before="0" w:after="40"/>
              <w:rPr>
                <w:ins w:id="961" w:author=" Vijay Parmar" w:date="2009-08-23T21:02:00Z"/>
                <w:rFonts w:ascii="Courier New" w:hAnsi="Courier New" w:cs="Courier New"/>
                <w:color w:val="000000"/>
                <w:szCs w:val="20"/>
              </w:rPr>
            </w:pPr>
            <w:ins w:id="962" w:author=" Vijay Parmar" w:date="2009-08-23T21:02:00Z">
              <w:r>
                <w:rPr>
                  <w:rFonts w:ascii="Courier New" w:hAnsi="Courier New" w:cs="Courier New"/>
                  <w:color w:val="000000"/>
                  <w:szCs w:val="20"/>
                </w:rPr>
                <w:t>host-new-local-user-creation-url</w:t>
              </w:r>
            </w:ins>
          </w:p>
        </w:tc>
        <w:tc>
          <w:tcPr>
            <w:tcW w:w="5560" w:type="dxa"/>
            <w:tcMar>
              <w:top w:w="43" w:type="dxa"/>
              <w:left w:w="72" w:type="dxa"/>
              <w:bottom w:w="43" w:type="dxa"/>
              <w:right w:w="72" w:type="dxa"/>
            </w:tcMar>
            <w:vAlign w:val="center"/>
          </w:tcPr>
          <w:p w:rsidR="00DC39B0" w:rsidRPr="000D5183" w:rsidRDefault="00DC39B0" w:rsidP="003D369F">
            <w:pPr>
              <w:pStyle w:val="TableText"/>
              <w:spacing w:before="0" w:after="40"/>
              <w:rPr>
                <w:ins w:id="963" w:author=" Vijay Parmar" w:date="2009-08-23T21:02:00Z"/>
                <w:rFonts w:cs="Arial"/>
                <w:color w:val="000000" w:themeColor="text1"/>
                <w:rPrChange w:id="964" w:author=" Vijay Parmar" w:date="2009-08-23T21:07:00Z">
                  <w:rPr>
                    <w:ins w:id="965" w:author=" Vijay Parmar" w:date="2009-08-23T21:02:00Z"/>
                    <w:rFonts w:cs="Arial"/>
                    <w:color w:val="000000"/>
                  </w:rPr>
                </w:rPrChange>
              </w:rPr>
            </w:pPr>
            <w:ins w:id="966" w:author=" Vijay Parmar" w:date="2009-08-23T21:02:00Z">
              <w:r w:rsidRPr="000D5183">
                <w:rPr>
                  <w:rFonts w:ascii="Courier New" w:hAnsi="Courier New" w:cs="Courier New"/>
                  <w:color w:val="000000" w:themeColor="text1"/>
                  <w:szCs w:val="20"/>
                  <w:rPrChange w:id="967" w:author=" Vijay Parmar" w:date="2009-08-23T21:07:00Z">
                    <w:rPr>
                      <w:rFonts w:ascii="Courier New" w:hAnsi="Courier New" w:cs="Courier New"/>
                      <w:color w:val="2A00FF"/>
                      <w:szCs w:val="20"/>
                    </w:rPr>
                  </w:rPrChange>
                </w:rPr>
                <w:t>/public/newLocalUserCreation.jsp</w:t>
              </w:r>
            </w:ins>
          </w:p>
        </w:tc>
      </w:tr>
      <w:tr w:rsidR="00DC39B0" w:rsidRPr="007F2D9B" w:rsidTr="003D369F">
        <w:trPr>
          <w:cantSplit/>
          <w:ins w:id="968" w:author=" Vijay Parmar" w:date="2009-08-23T21:02:00Z"/>
        </w:trPr>
        <w:tc>
          <w:tcPr>
            <w:tcW w:w="3600" w:type="dxa"/>
            <w:vAlign w:val="center"/>
          </w:tcPr>
          <w:p w:rsidR="00DC39B0" w:rsidRDefault="00DC39B0" w:rsidP="003D369F">
            <w:pPr>
              <w:pStyle w:val="TableText"/>
              <w:spacing w:before="0" w:after="40"/>
              <w:rPr>
                <w:ins w:id="969" w:author=" Vijay Parmar" w:date="2009-08-23T21:02:00Z"/>
                <w:rFonts w:ascii="Courier New" w:hAnsi="Courier New" w:cs="Courier New"/>
                <w:color w:val="000000"/>
                <w:szCs w:val="20"/>
              </w:rPr>
            </w:pPr>
            <w:ins w:id="970" w:author=" Vijay Parmar" w:date="2009-08-23T21:02:00Z">
              <w:r>
                <w:rPr>
                  <w:rFonts w:ascii="Courier New" w:hAnsi="Courier New" w:cs="Courier New"/>
                  <w:color w:val="000000"/>
                  <w:szCs w:val="20"/>
                </w:rPr>
                <w:t>host-mail-email-id-to</w:t>
              </w:r>
            </w:ins>
          </w:p>
        </w:tc>
        <w:tc>
          <w:tcPr>
            <w:tcW w:w="5560" w:type="dxa"/>
            <w:tcMar>
              <w:top w:w="43" w:type="dxa"/>
              <w:left w:w="72" w:type="dxa"/>
              <w:bottom w:w="43" w:type="dxa"/>
              <w:right w:w="72" w:type="dxa"/>
            </w:tcMar>
            <w:vAlign w:val="center"/>
          </w:tcPr>
          <w:p w:rsidR="00DC39B0" w:rsidRPr="000D5183" w:rsidRDefault="00DC39B0" w:rsidP="003D369F">
            <w:pPr>
              <w:pStyle w:val="TableText"/>
              <w:spacing w:before="0" w:after="40"/>
              <w:rPr>
                <w:ins w:id="971" w:author=" Vijay Parmar" w:date="2009-08-23T21:02:00Z"/>
                <w:rFonts w:cs="Arial"/>
                <w:color w:val="000000" w:themeColor="text1"/>
                <w:rPrChange w:id="972" w:author=" Vijay Parmar" w:date="2009-08-23T21:07:00Z">
                  <w:rPr>
                    <w:ins w:id="973" w:author=" Vijay Parmar" w:date="2009-08-23T21:02:00Z"/>
                    <w:rFonts w:cs="Arial"/>
                    <w:color w:val="000000"/>
                  </w:rPr>
                </w:rPrChange>
              </w:rPr>
            </w:pPr>
            <w:ins w:id="974" w:author=" Vijay Parmar" w:date="2009-08-23T21:02:00Z">
              <w:r w:rsidRPr="000D5183">
                <w:rPr>
                  <w:rFonts w:ascii="Courier New" w:hAnsi="Courier New" w:cs="Courier New"/>
                  <w:color w:val="000000" w:themeColor="text1"/>
                  <w:szCs w:val="20"/>
                  <w:rPrChange w:id="975" w:author=" Vijay Parmar" w:date="2009-08-23T21:07:00Z">
                    <w:rPr>
                      <w:rFonts w:ascii="Courier New" w:hAnsi="Courier New" w:cs="Courier New"/>
                      <w:color w:val="2A00FF"/>
                      <w:szCs w:val="20"/>
                    </w:rPr>
                  </w:rPrChange>
                </w:rPr>
                <w:t>DaDummy01@gmail.com</w:t>
              </w:r>
            </w:ins>
          </w:p>
        </w:tc>
      </w:tr>
      <w:tr w:rsidR="00DC39B0" w:rsidRPr="007F2D9B" w:rsidTr="003D369F">
        <w:trPr>
          <w:cantSplit/>
          <w:ins w:id="976" w:author=" Vijay Parmar" w:date="2009-08-23T21:02:00Z"/>
        </w:trPr>
        <w:tc>
          <w:tcPr>
            <w:tcW w:w="3600" w:type="dxa"/>
            <w:vAlign w:val="center"/>
          </w:tcPr>
          <w:p w:rsidR="00DC39B0" w:rsidRDefault="00DC39B0" w:rsidP="003D369F">
            <w:pPr>
              <w:pStyle w:val="TableText"/>
              <w:spacing w:before="0" w:after="40"/>
              <w:rPr>
                <w:ins w:id="977" w:author=" Vijay Parmar" w:date="2009-08-23T21:02:00Z"/>
                <w:rFonts w:ascii="Courier New" w:hAnsi="Courier New" w:cs="Courier New"/>
                <w:color w:val="000000"/>
                <w:szCs w:val="20"/>
              </w:rPr>
            </w:pPr>
            <w:ins w:id="978" w:author=" Vijay Parmar" w:date="2009-08-23T21:02:00Z">
              <w:r>
                <w:rPr>
                  <w:rFonts w:ascii="Courier New" w:hAnsi="Courier New" w:cs="Courier New"/>
                  <w:color w:val="000000"/>
                  <w:szCs w:val="20"/>
                </w:rPr>
                <w:t>host-mail-email-id-from</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79" w:author=" Vijay Parmar" w:date="2009-08-23T21:02:00Z"/>
                <w:rFonts w:cs="Arial"/>
                <w:color w:val="000000"/>
              </w:rPr>
            </w:pPr>
            <w:ins w:id="980" w:author=" Vijay Parmar" w:date="2009-08-23T21:02:00Z">
              <w:r>
                <w:rPr>
                  <w:rFonts w:cs="Arial"/>
                  <w:color w:val="000000"/>
                </w:rPr>
                <w:t>user@mai.nih.gov</w:t>
              </w:r>
            </w:ins>
          </w:p>
        </w:tc>
      </w:tr>
      <w:tr w:rsidR="00DC39B0" w:rsidRPr="007F2D9B" w:rsidTr="003D369F">
        <w:trPr>
          <w:cantSplit/>
          <w:ins w:id="981" w:author=" Vijay Parmar" w:date="2009-08-23T21:02:00Z"/>
        </w:trPr>
        <w:tc>
          <w:tcPr>
            <w:tcW w:w="3600" w:type="dxa"/>
            <w:vAlign w:val="center"/>
          </w:tcPr>
          <w:p w:rsidR="00DC39B0" w:rsidRDefault="00DC39B0" w:rsidP="003D369F">
            <w:pPr>
              <w:pStyle w:val="TableText"/>
              <w:spacing w:before="0" w:after="40"/>
              <w:rPr>
                <w:ins w:id="982" w:author=" Vijay Parmar" w:date="2009-08-23T21:02:00Z"/>
                <w:rFonts w:ascii="Courier New" w:hAnsi="Courier New" w:cs="Courier New"/>
                <w:color w:val="000000"/>
                <w:szCs w:val="20"/>
              </w:rPr>
            </w:pPr>
            <w:ins w:id="983" w:author=" Vijay Parmar" w:date="2009-08-23T21:02:00Z">
              <w:r>
                <w:rPr>
                  <w:rFonts w:ascii="Courier New" w:hAnsi="Courier New" w:cs="Courier New"/>
                  <w:color w:val="000000"/>
                  <w:szCs w:val="20"/>
                </w:rPr>
                <w:t>host-mail-email-subject</w:t>
              </w:r>
            </w:ins>
          </w:p>
        </w:tc>
        <w:tc>
          <w:tcPr>
            <w:tcW w:w="5560" w:type="dxa"/>
            <w:tcMar>
              <w:top w:w="43" w:type="dxa"/>
              <w:left w:w="72" w:type="dxa"/>
              <w:bottom w:w="43" w:type="dxa"/>
              <w:right w:w="72" w:type="dxa"/>
            </w:tcMar>
            <w:vAlign w:val="center"/>
          </w:tcPr>
          <w:p w:rsidR="00DC39B0" w:rsidRPr="000D5183" w:rsidRDefault="00DC39B0" w:rsidP="003D369F">
            <w:pPr>
              <w:pStyle w:val="TableText"/>
              <w:spacing w:before="0" w:after="40"/>
              <w:rPr>
                <w:ins w:id="984" w:author=" Vijay Parmar" w:date="2009-08-23T21:02:00Z"/>
                <w:rFonts w:cs="Arial"/>
                <w:color w:val="000000" w:themeColor="text1"/>
                <w:rPrChange w:id="985" w:author=" Vijay Parmar" w:date="2009-08-23T21:07:00Z">
                  <w:rPr>
                    <w:ins w:id="986" w:author=" Vijay Parmar" w:date="2009-08-23T21:02:00Z"/>
                    <w:rFonts w:cs="Arial"/>
                    <w:color w:val="000000"/>
                  </w:rPr>
                </w:rPrChange>
              </w:rPr>
            </w:pPr>
            <w:ins w:id="987" w:author=" Vijay Parmar" w:date="2009-08-23T21:02:00Z">
              <w:r w:rsidRPr="000D5183">
                <w:rPr>
                  <w:rFonts w:ascii="Courier New" w:hAnsi="Courier New" w:cs="Courier New"/>
                  <w:color w:val="000000" w:themeColor="text1"/>
                  <w:szCs w:val="20"/>
                  <w:rPrChange w:id="988" w:author=" Vijay Parmar" w:date="2009-08-23T21:07:00Z">
                    <w:rPr>
                      <w:rFonts w:ascii="Courier New" w:hAnsi="Courier New" w:cs="Courier New"/>
                      <w:color w:val="2A00FF"/>
                      <w:szCs w:val="20"/>
                    </w:rPr>
                  </w:rPrChange>
                </w:rPr>
                <w:t>Requesting new Account</w:t>
              </w:r>
            </w:ins>
          </w:p>
        </w:tc>
      </w:tr>
      <w:tr w:rsidR="00DC39B0" w:rsidRPr="007F2D9B" w:rsidTr="003D369F">
        <w:trPr>
          <w:cantSplit/>
          <w:ins w:id="989" w:author=" Vijay Parmar" w:date="2009-08-23T21:02:00Z"/>
        </w:trPr>
        <w:tc>
          <w:tcPr>
            <w:tcW w:w="3600" w:type="dxa"/>
            <w:vAlign w:val="center"/>
          </w:tcPr>
          <w:p w:rsidR="00DC39B0" w:rsidRDefault="00DC39B0" w:rsidP="003D369F">
            <w:pPr>
              <w:pStyle w:val="TableText"/>
              <w:spacing w:before="0" w:after="40"/>
              <w:rPr>
                <w:ins w:id="990" w:author=" Vijay Parmar" w:date="2009-08-23T21:02:00Z"/>
                <w:rFonts w:ascii="Courier New" w:hAnsi="Courier New" w:cs="Courier New"/>
                <w:color w:val="000000"/>
                <w:szCs w:val="20"/>
              </w:rPr>
            </w:pPr>
            <w:ins w:id="991" w:author=" Vijay Parmar" w:date="2009-08-23T21:02:00Z">
              <w:r>
                <w:rPr>
                  <w:rFonts w:ascii="Courier New" w:hAnsi="Courier New" w:cs="Courier New"/>
                  <w:color w:val="000000"/>
                  <w:szCs w:val="20"/>
                </w:rPr>
                <w:t>host-application-logo-alt-text</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92" w:author=" Vijay Parmar" w:date="2009-08-23T21:02:00Z"/>
                <w:rFonts w:cs="Arial"/>
                <w:color w:val="000000"/>
              </w:rPr>
            </w:pPr>
            <w:ins w:id="993" w:author=" Vijay Parmar" w:date="2009-08-23T21:02:00Z">
              <w:r>
                <w:rPr>
                  <w:rFonts w:cs="Arial"/>
                  <w:color w:val="000000"/>
                </w:rPr>
                <w:t>XYX application</w:t>
              </w:r>
            </w:ins>
          </w:p>
        </w:tc>
      </w:tr>
    </w:tbl>
    <w:p w:rsidR="00DC39B0" w:rsidRPr="00A42592" w:rsidRDefault="00DC39B0" w:rsidP="00DC39B0">
      <w:pPr>
        <w:pStyle w:val="BodyText"/>
        <w:ind w:left="360"/>
        <w:rPr>
          <w:ins w:id="994" w:author=" Vijay Parmar" w:date="2009-08-23T20:42:00Z"/>
          <w:rFonts w:cs="Arial"/>
          <w:rPrChange w:id="995" w:author=" Vijay Parmar" w:date="2009-08-23T20:43:00Z">
            <w:rPr>
              <w:ins w:id="996" w:author=" Vijay Parmar" w:date="2009-08-23T20:42:00Z"/>
              <w:rFonts w:ascii="Courier New" w:hAnsi="Courier New" w:cs="Courier New"/>
            </w:rPr>
          </w:rPrChange>
        </w:rPr>
        <w:pPrChange w:id="997" w:author=" Vijay Parmar" w:date="2009-08-23T21:02:00Z">
          <w:pPr>
            <w:pStyle w:val="BodyText"/>
          </w:pPr>
        </w:pPrChange>
      </w:pPr>
    </w:p>
    <w:p w:rsidR="002B35BE" w:rsidRDefault="002B35BE" w:rsidP="002F324E">
      <w:pPr>
        <w:pStyle w:val="BodyText"/>
        <w:numPr>
          <w:ilvl w:val="0"/>
          <w:numId w:val="49"/>
        </w:numPr>
        <w:rPr>
          <w:ins w:id="998" w:author=" Vijay Parmar" w:date="2009-08-23T21:02:00Z"/>
          <w:rFonts w:cs="Arial"/>
        </w:rPr>
        <w:pPrChange w:id="999" w:author=" Vijay Parmar" w:date="2009-08-23T20:35:00Z">
          <w:pPr>
            <w:pStyle w:val="BodyText"/>
          </w:pPr>
        </w:pPrChange>
      </w:pPr>
      <w:ins w:id="1000" w:author=" Vijay Parmar" w:date="2009-08-23T20:42:00Z">
        <w:r w:rsidRPr="00A42592">
          <w:rPr>
            <w:rFonts w:cs="Arial"/>
            <w:rPrChange w:id="1001" w:author=" Vijay Parmar" w:date="2009-08-23T20:43:00Z">
              <w:rPr>
                <w:rFonts w:ascii="Courier New" w:hAnsi="Courier New" w:cs="Courier New"/>
              </w:rPr>
            </w:rPrChange>
          </w:rPr>
          <w:t>Edit Mail Settings related properties</w:t>
        </w:r>
      </w:ins>
      <w:ins w:id="1002" w:author=" Vijay Parmar" w:date="2009-08-23T21:04:00Z">
        <w:r w:rsidR="000D5183">
          <w:rPr>
            <w:rFonts w:cs="Arial"/>
          </w:rPr>
          <w:t xml:space="preserve">. </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
      <w:tr w:rsidR="002B220F" w:rsidRPr="007F2D9B" w:rsidTr="003D369F">
        <w:trPr>
          <w:cantSplit/>
          <w:tblHeader/>
          <w:ins w:id="1003" w:author=" Vijay Parmar" w:date="2009-08-23T21:02:00Z"/>
        </w:trPr>
        <w:tc>
          <w:tcPr>
            <w:tcW w:w="3600" w:type="dxa"/>
            <w:shd w:val="clear" w:color="auto" w:fill="D9D9D9"/>
            <w:vAlign w:val="center"/>
          </w:tcPr>
          <w:p w:rsidR="002B220F" w:rsidRPr="00B236BF" w:rsidRDefault="002B220F" w:rsidP="003D369F">
            <w:pPr>
              <w:pStyle w:val="TableHeaderCenter"/>
              <w:rPr>
                <w:ins w:id="1004" w:author=" Vijay Parmar" w:date="2009-08-23T21:02:00Z"/>
              </w:rPr>
            </w:pPr>
            <w:ins w:id="1005" w:author=" Vijay Parmar" w:date="2009-08-23T21:02:00Z">
              <w:r>
                <w:t>Property</w:t>
              </w:r>
            </w:ins>
          </w:p>
        </w:tc>
        <w:tc>
          <w:tcPr>
            <w:tcW w:w="5560" w:type="dxa"/>
            <w:shd w:val="clear" w:color="auto" w:fill="D9D9D9"/>
            <w:tcMar>
              <w:top w:w="43" w:type="dxa"/>
              <w:left w:w="72" w:type="dxa"/>
              <w:bottom w:w="43" w:type="dxa"/>
              <w:right w:w="72" w:type="dxa"/>
            </w:tcMar>
            <w:vAlign w:val="center"/>
          </w:tcPr>
          <w:p w:rsidR="002B220F" w:rsidRPr="00B236BF" w:rsidRDefault="002B220F" w:rsidP="003D369F">
            <w:pPr>
              <w:pStyle w:val="TableHeaderCenter"/>
              <w:rPr>
                <w:ins w:id="1006" w:author=" Vijay Parmar" w:date="2009-08-23T21:02:00Z"/>
              </w:rPr>
            </w:pPr>
            <w:ins w:id="1007" w:author=" Vijay Parmar" w:date="2009-08-23T21:02:00Z">
              <w:r>
                <w:t>Sample value</w:t>
              </w:r>
            </w:ins>
          </w:p>
        </w:tc>
      </w:tr>
      <w:tr w:rsidR="002B220F" w:rsidRPr="007F2D9B" w:rsidTr="003D369F">
        <w:trPr>
          <w:cantSplit/>
          <w:ins w:id="1008" w:author=" Vijay Parmar" w:date="2009-08-23T21:02:00Z"/>
        </w:trPr>
        <w:tc>
          <w:tcPr>
            <w:tcW w:w="3600" w:type="dxa"/>
            <w:vAlign w:val="center"/>
          </w:tcPr>
          <w:p w:rsidR="002B220F" w:rsidRPr="00F6736F" w:rsidRDefault="002B220F" w:rsidP="003D369F">
            <w:pPr>
              <w:pStyle w:val="TableText"/>
              <w:spacing w:before="0" w:after="40"/>
              <w:rPr>
                <w:ins w:id="1009" w:author=" Vijay Parmar" w:date="2009-08-23T21:02:00Z"/>
                <w:rStyle w:val="CodeChar0"/>
              </w:rPr>
            </w:pPr>
            <w:ins w:id="1010" w:author=" Vijay Parmar" w:date="2009-08-23T21:02:00Z">
              <w:r>
                <w:rPr>
                  <w:rFonts w:ascii="Courier New" w:hAnsi="Courier New" w:cs="Courier New"/>
                  <w:color w:val="000000"/>
                  <w:szCs w:val="20"/>
                </w:rPr>
                <w:t>mail.smtp.server</w:t>
              </w:r>
            </w:ins>
          </w:p>
        </w:tc>
        <w:tc>
          <w:tcPr>
            <w:tcW w:w="5560" w:type="dxa"/>
            <w:tcMar>
              <w:top w:w="43" w:type="dxa"/>
              <w:left w:w="72" w:type="dxa"/>
              <w:bottom w:w="43" w:type="dxa"/>
              <w:right w:w="72" w:type="dxa"/>
            </w:tcMar>
            <w:vAlign w:val="center"/>
          </w:tcPr>
          <w:p w:rsidR="002B220F" w:rsidRPr="000D5183" w:rsidRDefault="002B220F" w:rsidP="003D369F">
            <w:pPr>
              <w:pStyle w:val="TableText"/>
              <w:spacing w:before="0" w:after="40"/>
              <w:rPr>
                <w:ins w:id="1011" w:author=" Vijay Parmar" w:date="2009-08-23T21:02:00Z"/>
                <w:rFonts w:cs="Arial"/>
                <w:color w:val="000000" w:themeColor="text1"/>
                <w:rPrChange w:id="1012" w:author=" Vijay Parmar" w:date="2009-08-23T21:07:00Z">
                  <w:rPr>
                    <w:ins w:id="1013" w:author=" Vijay Parmar" w:date="2009-08-23T21:02:00Z"/>
                    <w:rFonts w:cs="Arial"/>
                    <w:color w:val="000000"/>
                  </w:rPr>
                </w:rPrChange>
              </w:rPr>
            </w:pPr>
            <w:ins w:id="1014" w:author=" Vijay Parmar" w:date="2009-08-23T21:03:00Z">
              <w:r w:rsidRPr="000D5183">
                <w:rPr>
                  <w:rFonts w:ascii="Courier New" w:hAnsi="Courier New" w:cs="Courier New"/>
                  <w:color w:val="000000" w:themeColor="text1"/>
                  <w:szCs w:val="20"/>
                  <w:rPrChange w:id="1015" w:author=" Vijay Parmar" w:date="2009-08-23T21:07:00Z">
                    <w:rPr>
                      <w:rFonts w:ascii="Courier New" w:hAnsi="Courier New" w:cs="Courier New"/>
                      <w:color w:val="2A00FF"/>
                      <w:szCs w:val="20"/>
                    </w:rPr>
                  </w:rPrChange>
                </w:rPr>
                <w:t>mailfwd.nih.gov</w:t>
              </w:r>
            </w:ins>
          </w:p>
        </w:tc>
      </w:tr>
      <w:tr w:rsidR="002B220F" w:rsidRPr="007F2D9B" w:rsidTr="003D369F">
        <w:trPr>
          <w:cantSplit/>
          <w:ins w:id="1016" w:author=" Vijay Parmar" w:date="2009-08-23T21:02:00Z"/>
        </w:trPr>
        <w:tc>
          <w:tcPr>
            <w:tcW w:w="3600" w:type="dxa"/>
            <w:vAlign w:val="center"/>
          </w:tcPr>
          <w:p w:rsidR="002B220F" w:rsidRDefault="002B220F" w:rsidP="002B220F">
            <w:pPr>
              <w:pStyle w:val="TableText"/>
              <w:spacing w:before="0" w:after="40"/>
              <w:rPr>
                <w:ins w:id="1017" w:author=" Vijay Parmar" w:date="2009-08-23T21:02:00Z"/>
                <w:rFonts w:ascii="Courier New" w:hAnsi="Courier New" w:cs="Courier New"/>
                <w:color w:val="000000"/>
                <w:szCs w:val="20"/>
              </w:rPr>
              <w:pPrChange w:id="1018" w:author=" Vijay Parmar" w:date="2009-08-23T21:03:00Z">
                <w:pPr>
                  <w:pStyle w:val="TableText"/>
                  <w:spacing w:before="0" w:after="40"/>
                </w:pPr>
              </w:pPrChange>
            </w:pPr>
            <w:ins w:id="1019" w:author=" Vijay Parmar" w:date="2009-08-23T21:03:00Z">
              <w:r>
                <w:rPr>
                  <w:rFonts w:ascii="Courier New" w:hAnsi="Courier New" w:cs="Courier New"/>
                  <w:color w:val="000000"/>
                  <w:szCs w:val="20"/>
                </w:rPr>
                <w:t>mail.jndi.name</w:t>
              </w:r>
            </w:ins>
          </w:p>
        </w:tc>
        <w:tc>
          <w:tcPr>
            <w:tcW w:w="5560" w:type="dxa"/>
            <w:tcMar>
              <w:top w:w="43" w:type="dxa"/>
              <w:left w:w="72" w:type="dxa"/>
              <w:bottom w:w="43" w:type="dxa"/>
              <w:right w:w="72" w:type="dxa"/>
            </w:tcMar>
            <w:vAlign w:val="center"/>
          </w:tcPr>
          <w:p w:rsidR="002B220F" w:rsidRPr="000D5183" w:rsidRDefault="002B220F" w:rsidP="003D369F">
            <w:pPr>
              <w:pStyle w:val="TableText"/>
              <w:spacing w:before="0" w:after="40"/>
              <w:rPr>
                <w:ins w:id="1020" w:author=" Vijay Parmar" w:date="2009-08-23T21:02:00Z"/>
                <w:rFonts w:cs="Arial"/>
                <w:color w:val="000000" w:themeColor="text1"/>
                <w:rPrChange w:id="1021" w:author=" Vijay Parmar" w:date="2009-08-23T21:07:00Z">
                  <w:rPr>
                    <w:ins w:id="1022" w:author=" Vijay Parmar" w:date="2009-08-23T21:02:00Z"/>
                    <w:rFonts w:cs="Arial"/>
                    <w:color w:val="000000"/>
                  </w:rPr>
                </w:rPrChange>
              </w:rPr>
            </w:pPr>
            <w:ins w:id="1023" w:author=" Vijay Parmar" w:date="2009-08-23T21:03:00Z">
              <w:r w:rsidRPr="000D5183">
                <w:rPr>
                  <w:rFonts w:ascii="Courier New" w:hAnsi="Courier New" w:cs="Courier New"/>
                  <w:color w:val="000000" w:themeColor="text1"/>
                  <w:szCs w:val="20"/>
                  <w:rPrChange w:id="1024" w:author=" Vijay Parmar" w:date="2009-08-23T21:07:00Z">
                    <w:rPr>
                      <w:rFonts w:ascii="Courier New" w:hAnsi="Courier New" w:cs="Courier New"/>
                      <w:color w:val="2A00FF"/>
                      <w:szCs w:val="20"/>
                    </w:rPr>
                  </w:rPrChange>
                </w:rPr>
                <w:t>java:/Mail</w:t>
              </w:r>
            </w:ins>
          </w:p>
        </w:tc>
      </w:tr>
      <w:tr w:rsidR="002B220F" w:rsidRPr="007F2D9B" w:rsidTr="003D369F">
        <w:trPr>
          <w:cantSplit/>
          <w:ins w:id="1025" w:author=" Vijay Parmar" w:date="2009-08-23T21:02:00Z"/>
        </w:trPr>
        <w:tc>
          <w:tcPr>
            <w:tcW w:w="3600" w:type="dxa"/>
            <w:vAlign w:val="center"/>
          </w:tcPr>
          <w:p w:rsidR="002B220F" w:rsidRDefault="002B220F" w:rsidP="003D369F">
            <w:pPr>
              <w:pStyle w:val="TableText"/>
              <w:spacing w:before="0" w:after="40"/>
              <w:rPr>
                <w:ins w:id="1026" w:author=" Vijay Parmar" w:date="2009-08-23T21:02:00Z"/>
                <w:rFonts w:ascii="Courier New" w:hAnsi="Courier New" w:cs="Courier New"/>
                <w:color w:val="000000"/>
                <w:szCs w:val="20"/>
              </w:rPr>
            </w:pPr>
            <w:ins w:id="1027" w:author=" Vijay Parmar" w:date="2009-08-23T21:02:00Z">
              <w:r>
                <w:rPr>
                  <w:rFonts w:ascii="Courier New" w:hAnsi="Courier New" w:cs="Courier New"/>
                  <w:color w:val="000000"/>
                  <w:szCs w:val="20"/>
                </w:rPr>
                <w:t>start-auto-syncgts</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28" w:author=" Vijay Parmar" w:date="2009-08-23T21:02:00Z"/>
                <w:rFonts w:cs="Arial"/>
                <w:color w:val="000000"/>
              </w:rPr>
            </w:pPr>
            <w:ins w:id="1029" w:author=" Vijay Parmar" w:date="2009-08-23T21:02:00Z">
              <w:r>
                <w:rPr>
                  <w:rFonts w:cs="Arial"/>
                  <w:color w:val="000000"/>
                </w:rPr>
                <w:t>True</w:t>
              </w:r>
            </w:ins>
          </w:p>
        </w:tc>
      </w:tr>
      <w:tr w:rsidR="002B220F" w:rsidRPr="007F2D9B" w:rsidTr="003D369F">
        <w:trPr>
          <w:cantSplit/>
          <w:ins w:id="1030" w:author=" Vijay Parmar" w:date="2009-08-23T21:02:00Z"/>
        </w:trPr>
        <w:tc>
          <w:tcPr>
            <w:tcW w:w="3600" w:type="dxa"/>
            <w:vAlign w:val="center"/>
          </w:tcPr>
          <w:p w:rsidR="002B220F" w:rsidRDefault="002B220F" w:rsidP="002B220F">
            <w:pPr>
              <w:pStyle w:val="TableText"/>
              <w:spacing w:before="0" w:after="40"/>
              <w:rPr>
                <w:ins w:id="1031" w:author=" Vijay Parmar" w:date="2009-08-23T21:02:00Z"/>
                <w:rFonts w:ascii="Courier New" w:hAnsi="Courier New" w:cs="Courier New"/>
                <w:color w:val="000000"/>
                <w:szCs w:val="20"/>
              </w:rPr>
              <w:pPrChange w:id="1032" w:author=" Vijay Parmar" w:date="2009-08-23T21:04:00Z">
                <w:pPr>
                  <w:pStyle w:val="TableText"/>
                  <w:spacing w:before="0" w:after="40"/>
                </w:pPr>
              </w:pPrChange>
            </w:pPr>
            <w:ins w:id="1033" w:author=" Vijay Parmar" w:date="2009-08-23T21:03:00Z">
              <w:r>
                <w:rPr>
                  <w:rFonts w:ascii="Courier New" w:hAnsi="Courier New" w:cs="Courier New"/>
                  <w:color w:val="000000"/>
                  <w:szCs w:val="20"/>
                </w:rPr>
                <w:t>mail.service.user</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34" w:author=" Vijay Parmar" w:date="2009-08-23T21:02:00Z"/>
                <w:rFonts w:cs="Arial"/>
                <w:color w:val="000000"/>
              </w:rPr>
            </w:pPr>
            <w:ins w:id="1035" w:author=" Vijay Parmar" w:date="2009-08-23T21:02:00Z">
              <w:r>
                <w:rPr>
                  <w:rFonts w:cs="Arial"/>
                  <w:color w:val="000000"/>
                </w:rPr>
                <w:t>False</w:t>
              </w:r>
            </w:ins>
          </w:p>
        </w:tc>
      </w:tr>
      <w:tr w:rsidR="002B220F" w:rsidRPr="007F2D9B" w:rsidTr="003D369F">
        <w:trPr>
          <w:cantSplit/>
          <w:ins w:id="1036" w:author=" Vijay Parmar" w:date="2009-08-23T21:02:00Z"/>
        </w:trPr>
        <w:tc>
          <w:tcPr>
            <w:tcW w:w="3600" w:type="dxa"/>
            <w:vAlign w:val="center"/>
          </w:tcPr>
          <w:p w:rsidR="002B220F" w:rsidRDefault="002B220F" w:rsidP="002B220F">
            <w:pPr>
              <w:pStyle w:val="TableText"/>
              <w:spacing w:before="0" w:after="40"/>
              <w:rPr>
                <w:ins w:id="1037" w:author=" Vijay Parmar" w:date="2009-08-23T21:02:00Z"/>
                <w:rFonts w:ascii="Courier New" w:hAnsi="Courier New" w:cs="Courier New"/>
                <w:color w:val="000000"/>
                <w:szCs w:val="20"/>
              </w:rPr>
              <w:pPrChange w:id="1038" w:author=" Vijay Parmar" w:date="2009-08-23T21:04:00Z">
                <w:pPr>
                  <w:pStyle w:val="TableText"/>
                  <w:spacing w:before="0" w:after="40"/>
                </w:pPr>
              </w:pPrChange>
            </w:pPr>
            <w:ins w:id="1039" w:author=" Vijay Parmar" w:date="2009-08-23T21:03:00Z">
              <w:r>
                <w:rPr>
                  <w:rFonts w:ascii="Courier New" w:hAnsi="Courier New" w:cs="Courier New"/>
                  <w:color w:val="000000"/>
                  <w:szCs w:val="20"/>
                </w:rPr>
                <w:t>mail.service.password</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40" w:author=" Vijay Parmar" w:date="2009-08-23T21:02:00Z"/>
                <w:rFonts w:cs="Arial"/>
                <w:color w:val="000000"/>
              </w:rPr>
            </w:pPr>
            <w:ins w:id="1041" w:author=" Vijay Parmar" w:date="2009-08-23T21:04:00Z">
              <w:r>
                <w:rPr>
                  <w:rFonts w:cs="Arial"/>
                  <w:color w:val="000000"/>
                </w:rPr>
                <w:t>Password value</w:t>
              </w:r>
            </w:ins>
          </w:p>
        </w:tc>
      </w:tr>
      <w:tr w:rsidR="002B220F" w:rsidRPr="007F2D9B" w:rsidTr="003D369F">
        <w:trPr>
          <w:cantSplit/>
          <w:ins w:id="1042" w:author=" Vijay Parmar" w:date="2009-08-23T21:02:00Z"/>
        </w:trPr>
        <w:tc>
          <w:tcPr>
            <w:tcW w:w="3600" w:type="dxa"/>
            <w:vAlign w:val="center"/>
          </w:tcPr>
          <w:p w:rsidR="002B220F" w:rsidRDefault="002B220F" w:rsidP="002B220F">
            <w:pPr>
              <w:pStyle w:val="TableText"/>
              <w:spacing w:before="0" w:after="40"/>
              <w:rPr>
                <w:ins w:id="1043" w:author=" Vijay Parmar" w:date="2009-08-23T21:02:00Z"/>
                <w:rFonts w:ascii="Courier New" w:hAnsi="Courier New" w:cs="Courier New"/>
                <w:color w:val="000000"/>
                <w:szCs w:val="20"/>
              </w:rPr>
              <w:pPrChange w:id="1044" w:author=" Vijay Parmar" w:date="2009-08-23T21:04:00Z">
                <w:pPr>
                  <w:pStyle w:val="TableText"/>
                  <w:spacing w:before="0" w:after="40"/>
                </w:pPr>
              </w:pPrChange>
            </w:pPr>
            <w:ins w:id="1045" w:author=" Vijay Parmar" w:date="2009-08-23T21:03:00Z">
              <w:r>
                <w:rPr>
                  <w:rFonts w:ascii="Courier New" w:hAnsi="Courier New" w:cs="Courier New"/>
                  <w:color w:val="000000"/>
                  <w:szCs w:val="20"/>
                </w:rPr>
                <w:t>mail.smtp.auth</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46" w:author=" Vijay Parmar" w:date="2009-08-23T21:02:00Z"/>
                <w:rFonts w:cs="Arial"/>
                <w:color w:val="000000"/>
              </w:rPr>
            </w:pPr>
            <w:ins w:id="1047" w:author=" Vijay Parmar" w:date="2009-08-23T21:02:00Z">
              <w:r>
                <w:rPr>
                  <w:rFonts w:cs="Arial"/>
                  <w:color w:val="000000"/>
                </w:rPr>
                <w:t>False</w:t>
              </w:r>
            </w:ins>
          </w:p>
        </w:tc>
      </w:tr>
      <w:tr w:rsidR="002B220F" w:rsidRPr="007F2D9B" w:rsidTr="003D369F">
        <w:trPr>
          <w:cantSplit/>
          <w:ins w:id="1048" w:author=" Vijay Parmar" w:date="2009-08-23T21:02:00Z"/>
        </w:trPr>
        <w:tc>
          <w:tcPr>
            <w:tcW w:w="3600" w:type="dxa"/>
            <w:vAlign w:val="center"/>
          </w:tcPr>
          <w:p w:rsidR="002B220F" w:rsidRDefault="002B220F" w:rsidP="002B220F">
            <w:pPr>
              <w:pStyle w:val="TableText"/>
              <w:spacing w:before="0" w:after="40"/>
              <w:rPr>
                <w:ins w:id="1049" w:author=" Vijay Parmar" w:date="2009-08-23T21:02:00Z"/>
                <w:rFonts w:ascii="Courier New" w:hAnsi="Courier New" w:cs="Courier New"/>
                <w:color w:val="000000"/>
                <w:szCs w:val="20"/>
              </w:rPr>
              <w:pPrChange w:id="1050" w:author=" Vijay Parmar" w:date="2009-08-23T21:04:00Z">
                <w:pPr>
                  <w:pStyle w:val="TableText"/>
                  <w:spacing w:before="0" w:after="40"/>
                </w:pPr>
              </w:pPrChange>
            </w:pPr>
            <w:ins w:id="1051" w:author=" Vijay Parmar" w:date="2009-08-23T21:03:00Z">
              <w:r>
                <w:rPr>
                  <w:rFonts w:ascii="Courier New" w:hAnsi="Courier New" w:cs="Courier New"/>
                  <w:color w:val="000000"/>
                  <w:szCs w:val="20"/>
                </w:rPr>
                <w:t>mail.smtp.starttls.enable</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52" w:author=" Vijay Parmar" w:date="2009-08-23T21:02:00Z"/>
                <w:rFonts w:cs="Arial"/>
                <w:color w:val="000000"/>
              </w:rPr>
            </w:pPr>
            <w:ins w:id="1053" w:author=" Vijay Parmar" w:date="2009-08-23T21:02:00Z">
              <w:r>
                <w:rPr>
                  <w:rFonts w:cs="Arial"/>
                  <w:color w:val="000000"/>
                </w:rPr>
                <w:t>False</w:t>
              </w:r>
            </w:ins>
          </w:p>
        </w:tc>
      </w:tr>
      <w:tr w:rsidR="002B220F" w:rsidRPr="007F2D9B" w:rsidTr="003D369F">
        <w:trPr>
          <w:cantSplit/>
          <w:ins w:id="1054" w:author=" Vijay Parmar" w:date="2009-08-23T21:02:00Z"/>
        </w:trPr>
        <w:tc>
          <w:tcPr>
            <w:tcW w:w="3600" w:type="dxa"/>
            <w:vAlign w:val="center"/>
          </w:tcPr>
          <w:p w:rsidR="002B220F" w:rsidRDefault="002B220F" w:rsidP="002B220F">
            <w:pPr>
              <w:pStyle w:val="TableText"/>
              <w:spacing w:before="0" w:after="40"/>
              <w:rPr>
                <w:ins w:id="1055" w:author=" Vijay Parmar" w:date="2009-08-23T21:02:00Z"/>
                <w:rFonts w:ascii="Courier New" w:hAnsi="Courier New" w:cs="Courier New"/>
                <w:color w:val="000000"/>
                <w:szCs w:val="20"/>
              </w:rPr>
              <w:pPrChange w:id="1056" w:author=" Vijay Parmar" w:date="2009-08-23T21:04:00Z">
                <w:pPr>
                  <w:pStyle w:val="TableText"/>
                  <w:spacing w:before="0" w:after="40"/>
                </w:pPr>
              </w:pPrChange>
            </w:pPr>
            <w:ins w:id="1057" w:author=" Vijay Parmar" w:date="2009-08-23T21:04:00Z">
              <w:r>
                <w:rPr>
                  <w:rFonts w:ascii="Courier New" w:hAnsi="Courier New" w:cs="Courier New"/>
                  <w:color w:val="000000"/>
                  <w:szCs w:val="20"/>
                </w:rPr>
                <w:t>mail.debug</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58" w:author=" Vijay Parmar" w:date="2009-08-23T21:02:00Z"/>
                <w:rFonts w:cs="Arial"/>
                <w:color w:val="000000"/>
              </w:rPr>
            </w:pPr>
            <w:ins w:id="1059" w:author=" Vijay Parmar" w:date="2009-08-23T21:04:00Z">
              <w:r>
                <w:rPr>
                  <w:rFonts w:cs="Arial"/>
                  <w:color w:val="000000"/>
                </w:rPr>
                <w:t>False</w:t>
              </w:r>
            </w:ins>
          </w:p>
        </w:tc>
      </w:tr>
    </w:tbl>
    <w:p w:rsidR="002B220F" w:rsidRPr="00A42592" w:rsidRDefault="002B220F" w:rsidP="002B220F">
      <w:pPr>
        <w:pStyle w:val="BodyText"/>
        <w:ind w:left="0"/>
        <w:rPr>
          <w:ins w:id="1060" w:author=" Vijay Parmar" w:date="2009-08-23T20:42:00Z"/>
          <w:rFonts w:cs="Arial"/>
          <w:rPrChange w:id="1061" w:author=" Vijay Parmar" w:date="2009-08-23T20:43:00Z">
            <w:rPr>
              <w:ins w:id="1062" w:author=" Vijay Parmar" w:date="2009-08-23T20:42:00Z"/>
              <w:rFonts w:ascii="Courier New" w:hAnsi="Courier New" w:cs="Courier New"/>
            </w:rPr>
          </w:rPrChange>
        </w:rPr>
        <w:pPrChange w:id="1063" w:author=" Vijay Parmar" w:date="2009-08-23T21:02:00Z">
          <w:pPr>
            <w:pStyle w:val="BodyText"/>
          </w:pPr>
        </w:pPrChange>
      </w:pPr>
    </w:p>
    <w:p w:rsidR="002B35BE" w:rsidRPr="00A42592" w:rsidRDefault="002B35BE" w:rsidP="002F324E">
      <w:pPr>
        <w:pStyle w:val="BodyText"/>
        <w:numPr>
          <w:ilvl w:val="0"/>
          <w:numId w:val="49"/>
        </w:numPr>
        <w:rPr>
          <w:ins w:id="1064" w:author=" Vijay Parmar" w:date="2009-08-23T20:36:00Z"/>
          <w:rFonts w:cs="Arial"/>
          <w:rPrChange w:id="1065" w:author=" Vijay Parmar" w:date="2009-08-23T20:43:00Z">
            <w:rPr>
              <w:ins w:id="1066" w:author=" Vijay Parmar" w:date="2009-08-23T20:36:00Z"/>
            </w:rPr>
          </w:rPrChange>
        </w:rPr>
        <w:pPrChange w:id="1067" w:author=" Vijay Parmar" w:date="2009-08-23T20:35:00Z">
          <w:pPr>
            <w:pStyle w:val="BodyText"/>
          </w:pPr>
        </w:pPrChange>
      </w:pPr>
      <w:ins w:id="1068" w:author=" Vijay Parmar" w:date="2009-08-23T20:42:00Z">
        <w:r w:rsidRPr="00A42592">
          <w:rPr>
            <w:rFonts w:cs="Arial"/>
            <w:rPrChange w:id="1069" w:author=" Vijay Parmar" w:date="2009-08-23T20:43:00Z">
              <w:rPr>
                <w:rFonts w:ascii="Courier New" w:hAnsi="Courier New" w:cs="Courier New"/>
              </w:rPr>
            </w:rPrChange>
          </w:rPr>
          <w:t>Ed</w:t>
        </w:r>
      </w:ins>
      <w:ins w:id="1070" w:author=" Vijay Parmar" w:date="2009-08-23T20:43:00Z">
        <w:r w:rsidRPr="00A42592">
          <w:rPr>
            <w:rFonts w:cs="Arial"/>
            <w:rPrChange w:id="1071" w:author=" Vijay Parmar" w:date="2009-08-23T20:43:00Z">
              <w:rPr>
                <w:rFonts w:ascii="Courier New" w:hAnsi="Courier New" w:cs="Courier New"/>
              </w:rPr>
            </w:rPrChange>
          </w:rPr>
          <w:t>it Database related properties</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Change w:id="1072">
          <w:tblGrid>
            <w:gridCol w:w="3600"/>
            <w:gridCol w:w="5560"/>
          </w:tblGrid>
        </w:tblGridChange>
      </w:tblGrid>
      <w:tr w:rsidR="000D5183" w:rsidRPr="007F2D9B" w:rsidTr="003D369F">
        <w:trPr>
          <w:cantSplit/>
          <w:tblHeader/>
          <w:ins w:id="1073" w:author=" Vijay Parmar" w:date="2009-08-23T21:05:00Z"/>
        </w:trPr>
        <w:tc>
          <w:tcPr>
            <w:tcW w:w="3600" w:type="dxa"/>
            <w:shd w:val="clear" w:color="auto" w:fill="D9D9D9"/>
            <w:vAlign w:val="center"/>
          </w:tcPr>
          <w:p w:rsidR="000D5183" w:rsidRPr="00B236BF" w:rsidRDefault="000D5183" w:rsidP="003D369F">
            <w:pPr>
              <w:pStyle w:val="TableHeaderCenter"/>
              <w:rPr>
                <w:ins w:id="1074" w:author=" Vijay Parmar" w:date="2009-08-23T21:05:00Z"/>
              </w:rPr>
            </w:pPr>
            <w:ins w:id="1075" w:author=" Vijay Parmar" w:date="2009-08-23T21:05:00Z">
              <w:r>
                <w:lastRenderedPageBreak/>
                <w:t>Property</w:t>
              </w:r>
            </w:ins>
          </w:p>
        </w:tc>
        <w:tc>
          <w:tcPr>
            <w:tcW w:w="5560" w:type="dxa"/>
            <w:shd w:val="clear" w:color="auto" w:fill="D9D9D9"/>
            <w:tcMar>
              <w:top w:w="43" w:type="dxa"/>
              <w:left w:w="72" w:type="dxa"/>
              <w:bottom w:w="43" w:type="dxa"/>
              <w:right w:w="72" w:type="dxa"/>
            </w:tcMar>
            <w:vAlign w:val="center"/>
          </w:tcPr>
          <w:p w:rsidR="000D5183" w:rsidRPr="00B236BF" w:rsidRDefault="000D5183" w:rsidP="003D369F">
            <w:pPr>
              <w:pStyle w:val="TableHeaderCenter"/>
              <w:rPr>
                <w:ins w:id="1076" w:author=" Vijay Parmar" w:date="2009-08-23T21:05:00Z"/>
              </w:rPr>
            </w:pPr>
            <w:ins w:id="1077" w:author=" Vijay Parmar" w:date="2009-08-23T21:05:00Z">
              <w:r>
                <w:t>Sample value</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078"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079" w:author=" Vijay Parmar" w:date="2009-08-23T21:05:00Z"/>
          <w:trPrChange w:id="1080" w:author=" Vijay Parmar" w:date="2009-08-23T21:05:00Z">
            <w:trPr>
              <w:cantSplit/>
            </w:trPr>
          </w:trPrChange>
        </w:trPr>
        <w:tc>
          <w:tcPr>
            <w:tcW w:w="3600" w:type="dxa"/>
            <w:tcPrChange w:id="1081" w:author=" Vijay Parmar" w:date="2009-08-23T21:05:00Z">
              <w:tcPr>
                <w:tcW w:w="3600" w:type="dxa"/>
                <w:vAlign w:val="center"/>
              </w:tcPr>
            </w:tcPrChange>
          </w:tcPr>
          <w:p w:rsidR="000D5183" w:rsidRPr="00F6736F" w:rsidRDefault="000D5183" w:rsidP="000D5183">
            <w:pPr>
              <w:pStyle w:val="TableText"/>
              <w:spacing w:before="0" w:after="40"/>
              <w:rPr>
                <w:ins w:id="1082" w:author=" Vijay Parmar" w:date="2009-08-23T21:05:00Z"/>
                <w:rStyle w:val="CodeChar0"/>
              </w:rPr>
              <w:pPrChange w:id="1083" w:author=" Vijay Parmar" w:date="2009-08-23T21:06:00Z">
                <w:pPr>
                  <w:pStyle w:val="TableText"/>
                  <w:spacing w:before="0" w:after="40"/>
                </w:pPr>
              </w:pPrChange>
            </w:pPr>
            <w:ins w:id="1084" w:author=" Vijay Parmar" w:date="2009-08-23T21:05:00Z">
              <w:r w:rsidRPr="00D26B04">
                <w:rPr>
                  <w:rFonts w:ascii="Courier New" w:hAnsi="Courier New" w:cs="Courier New"/>
                  <w:color w:val="000000"/>
                  <w:szCs w:val="20"/>
                </w:rPr>
                <w:t>database.type</w:t>
              </w:r>
            </w:ins>
          </w:p>
        </w:tc>
        <w:tc>
          <w:tcPr>
            <w:tcW w:w="5560" w:type="dxa"/>
            <w:tcMar>
              <w:top w:w="43" w:type="dxa"/>
              <w:left w:w="72" w:type="dxa"/>
              <w:bottom w:w="43" w:type="dxa"/>
              <w:right w:w="72" w:type="dxa"/>
            </w:tcMar>
            <w:tcPrChange w:id="1085" w:author=" Vijay Parmar" w:date="2009-08-23T21:05:00Z">
              <w:tcPr>
                <w:tcW w:w="5560" w:type="dxa"/>
                <w:tcMar>
                  <w:top w:w="43" w:type="dxa"/>
                  <w:left w:w="72" w:type="dxa"/>
                  <w:bottom w:w="43" w:type="dxa"/>
                  <w:right w:w="72" w:type="dxa"/>
                </w:tcMar>
                <w:vAlign w:val="center"/>
              </w:tcPr>
            </w:tcPrChange>
          </w:tcPr>
          <w:p w:rsidR="000D5183" w:rsidRPr="000D5183" w:rsidRDefault="000D5183" w:rsidP="003D369F">
            <w:pPr>
              <w:pStyle w:val="TableText"/>
              <w:spacing w:before="0" w:after="40"/>
              <w:rPr>
                <w:ins w:id="1086" w:author=" Vijay Parmar" w:date="2009-08-23T21:05:00Z"/>
                <w:rFonts w:cs="Arial"/>
                <w:color w:val="000000" w:themeColor="text1"/>
                <w:rPrChange w:id="1087" w:author=" Vijay Parmar" w:date="2009-08-23T21:07:00Z">
                  <w:rPr>
                    <w:ins w:id="1088" w:author=" Vijay Parmar" w:date="2009-08-23T21:05:00Z"/>
                    <w:rFonts w:cs="Arial"/>
                    <w:color w:val="000000"/>
                  </w:rPr>
                </w:rPrChange>
              </w:rPr>
            </w:pPr>
            <w:ins w:id="1089" w:author=" Vijay Parmar" w:date="2009-08-23T21:06:00Z">
              <w:r w:rsidRPr="000D5183">
                <w:rPr>
                  <w:rFonts w:ascii="Courier New" w:hAnsi="Courier New" w:cs="Courier New"/>
                  <w:color w:val="000000" w:themeColor="text1"/>
                  <w:szCs w:val="20"/>
                  <w:rPrChange w:id="1090" w:author=" Vijay Parmar" w:date="2009-08-23T21:07:00Z">
                    <w:rPr>
                      <w:rFonts w:ascii="Courier New" w:hAnsi="Courier New" w:cs="Courier New"/>
                      <w:color w:val="2A00FF"/>
                      <w:szCs w:val="20"/>
                    </w:rPr>
                  </w:rPrChange>
                </w:rPr>
                <w:t>mysql</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091"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092" w:author=" Vijay Parmar" w:date="2009-08-23T21:05:00Z"/>
          <w:trPrChange w:id="1093" w:author=" Vijay Parmar" w:date="2009-08-23T21:05:00Z">
            <w:trPr>
              <w:cantSplit/>
            </w:trPr>
          </w:trPrChange>
        </w:trPr>
        <w:tc>
          <w:tcPr>
            <w:tcW w:w="3600" w:type="dxa"/>
            <w:tcPrChange w:id="1094" w:author=" Vijay Parmar" w:date="2009-08-23T21:05:00Z">
              <w:tcPr>
                <w:tcW w:w="3600" w:type="dxa"/>
                <w:vAlign w:val="center"/>
              </w:tcPr>
            </w:tcPrChange>
          </w:tcPr>
          <w:p w:rsidR="000D5183" w:rsidRDefault="000D5183" w:rsidP="000D5183">
            <w:pPr>
              <w:pStyle w:val="TableText"/>
              <w:spacing w:before="0" w:after="40"/>
              <w:rPr>
                <w:ins w:id="1095" w:author=" Vijay Parmar" w:date="2009-08-23T21:05:00Z"/>
                <w:rFonts w:ascii="Courier New" w:hAnsi="Courier New" w:cs="Courier New"/>
                <w:color w:val="000000"/>
                <w:szCs w:val="20"/>
              </w:rPr>
              <w:pPrChange w:id="1096" w:author=" Vijay Parmar" w:date="2009-08-23T21:06:00Z">
                <w:pPr>
                  <w:pStyle w:val="TableText"/>
                  <w:spacing w:before="0" w:after="40"/>
                </w:pPr>
              </w:pPrChange>
            </w:pPr>
            <w:ins w:id="1097" w:author=" Vijay Parmar" w:date="2009-08-23T21:05:00Z">
              <w:r w:rsidRPr="00D26B04">
                <w:rPr>
                  <w:rFonts w:ascii="Courier New" w:hAnsi="Courier New" w:cs="Courier New"/>
                  <w:color w:val="000000"/>
                  <w:szCs w:val="20"/>
                </w:rPr>
                <w:t>database.port</w:t>
              </w:r>
            </w:ins>
          </w:p>
        </w:tc>
        <w:tc>
          <w:tcPr>
            <w:tcW w:w="5560" w:type="dxa"/>
            <w:tcMar>
              <w:top w:w="43" w:type="dxa"/>
              <w:left w:w="72" w:type="dxa"/>
              <w:bottom w:w="43" w:type="dxa"/>
              <w:right w:w="72" w:type="dxa"/>
            </w:tcMar>
            <w:tcPrChange w:id="1098" w:author=" Vijay Parmar" w:date="2009-08-23T21:05:00Z">
              <w:tcPr>
                <w:tcW w:w="5560" w:type="dxa"/>
                <w:tcMar>
                  <w:top w:w="43" w:type="dxa"/>
                  <w:left w:w="72" w:type="dxa"/>
                  <w:bottom w:w="43" w:type="dxa"/>
                  <w:right w:w="72" w:type="dxa"/>
                </w:tcMar>
                <w:vAlign w:val="center"/>
              </w:tcPr>
            </w:tcPrChange>
          </w:tcPr>
          <w:p w:rsidR="000D5183" w:rsidRPr="000D5183" w:rsidRDefault="000D5183" w:rsidP="003D369F">
            <w:pPr>
              <w:pStyle w:val="TableText"/>
              <w:spacing w:before="0" w:after="40"/>
              <w:rPr>
                <w:ins w:id="1099" w:author=" Vijay Parmar" w:date="2009-08-23T21:05:00Z"/>
                <w:rFonts w:cs="Arial"/>
                <w:color w:val="000000" w:themeColor="text1"/>
                <w:rPrChange w:id="1100" w:author=" Vijay Parmar" w:date="2009-08-23T21:07:00Z">
                  <w:rPr>
                    <w:ins w:id="1101" w:author=" Vijay Parmar" w:date="2009-08-23T21:05:00Z"/>
                    <w:rFonts w:cs="Arial"/>
                    <w:color w:val="000000"/>
                  </w:rPr>
                </w:rPrChange>
              </w:rPr>
            </w:pPr>
            <w:ins w:id="1102" w:author=" Vijay Parmar" w:date="2009-08-23T21:06:00Z">
              <w:r w:rsidRPr="000D5183">
                <w:rPr>
                  <w:rFonts w:ascii="Courier New" w:hAnsi="Courier New" w:cs="Courier New"/>
                  <w:color w:val="000000" w:themeColor="text1"/>
                  <w:szCs w:val="20"/>
                  <w:rPrChange w:id="1103" w:author=" Vijay Parmar" w:date="2009-08-23T21:07:00Z">
                    <w:rPr>
                      <w:rFonts w:ascii="Courier New" w:hAnsi="Courier New" w:cs="Courier New"/>
                      <w:color w:val="2A00FF"/>
                      <w:szCs w:val="20"/>
                    </w:rPr>
                  </w:rPrChange>
                </w:rPr>
                <w:t>3306</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04"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05" w:author=" Vijay Parmar" w:date="2009-08-23T21:05:00Z"/>
          <w:trPrChange w:id="1106" w:author=" Vijay Parmar" w:date="2009-08-23T21:05:00Z">
            <w:trPr>
              <w:cantSplit/>
            </w:trPr>
          </w:trPrChange>
        </w:trPr>
        <w:tc>
          <w:tcPr>
            <w:tcW w:w="3600" w:type="dxa"/>
            <w:tcPrChange w:id="1107" w:author=" Vijay Parmar" w:date="2009-08-23T21:05:00Z">
              <w:tcPr>
                <w:tcW w:w="3600" w:type="dxa"/>
                <w:vAlign w:val="center"/>
              </w:tcPr>
            </w:tcPrChange>
          </w:tcPr>
          <w:p w:rsidR="000D5183" w:rsidRDefault="000D5183" w:rsidP="000D5183">
            <w:pPr>
              <w:pStyle w:val="TableText"/>
              <w:spacing w:before="0" w:after="40"/>
              <w:rPr>
                <w:ins w:id="1108" w:author=" Vijay Parmar" w:date="2009-08-23T21:05:00Z"/>
                <w:rFonts w:ascii="Courier New" w:hAnsi="Courier New" w:cs="Courier New"/>
                <w:color w:val="000000"/>
                <w:szCs w:val="20"/>
              </w:rPr>
              <w:pPrChange w:id="1109" w:author=" Vijay Parmar" w:date="2009-08-23T21:06:00Z">
                <w:pPr>
                  <w:pStyle w:val="TableText"/>
                  <w:spacing w:before="0" w:after="40"/>
                </w:pPr>
              </w:pPrChange>
            </w:pPr>
            <w:ins w:id="1110" w:author=" Vijay Parmar" w:date="2009-08-23T21:05:00Z">
              <w:r w:rsidRPr="00D26B04">
                <w:rPr>
                  <w:rFonts w:ascii="Courier New" w:hAnsi="Courier New" w:cs="Courier New"/>
                  <w:color w:val="000000"/>
                  <w:szCs w:val="20"/>
                </w:rPr>
                <w:t>database.user</w:t>
              </w:r>
            </w:ins>
          </w:p>
        </w:tc>
        <w:tc>
          <w:tcPr>
            <w:tcW w:w="5560" w:type="dxa"/>
            <w:tcMar>
              <w:top w:w="43" w:type="dxa"/>
              <w:left w:w="72" w:type="dxa"/>
              <w:bottom w:w="43" w:type="dxa"/>
              <w:right w:w="72" w:type="dxa"/>
            </w:tcMar>
            <w:tcPrChange w:id="1111" w:author=" Vijay Parmar" w:date="2009-08-23T21:05:00Z">
              <w:tcPr>
                <w:tcW w:w="5560" w:type="dxa"/>
                <w:tcMar>
                  <w:top w:w="43" w:type="dxa"/>
                  <w:left w:w="72" w:type="dxa"/>
                  <w:bottom w:w="43" w:type="dxa"/>
                  <w:right w:w="72" w:type="dxa"/>
                </w:tcMar>
                <w:vAlign w:val="center"/>
              </w:tcPr>
            </w:tcPrChange>
          </w:tcPr>
          <w:p w:rsidR="000D5183" w:rsidRPr="000D5183" w:rsidRDefault="000D5183" w:rsidP="003D369F">
            <w:pPr>
              <w:pStyle w:val="TableText"/>
              <w:spacing w:before="0" w:after="40"/>
              <w:rPr>
                <w:ins w:id="1112" w:author=" Vijay Parmar" w:date="2009-08-23T21:05:00Z"/>
                <w:rFonts w:cs="Arial"/>
                <w:color w:val="000000" w:themeColor="text1"/>
                <w:rPrChange w:id="1113" w:author=" Vijay Parmar" w:date="2009-08-23T21:07:00Z">
                  <w:rPr>
                    <w:ins w:id="1114" w:author=" Vijay Parmar" w:date="2009-08-23T21:05:00Z"/>
                    <w:rFonts w:cs="Arial"/>
                    <w:color w:val="000000"/>
                  </w:rPr>
                </w:rPrChange>
              </w:rPr>
            </w:pPr>
            <w:ins w:id="1115" w:author=" Vijay Parmar" w:date="2009-08-23T21:06:00Z">
              <w:r w:rsidRPr="000D5183">
                <w:rPr>
                  <w:rFonts w:ascii="Courier New" w:hAnsi="Courier New" w:cs="Courier New"/>
                  <w:color w:val="000000" w:themeColor="text1"/>
                  <w:szCs w:val="20"/>
                  <w:rPrChange w:id="1116" w:author=" Vijay Parmar" w:date="2009-08-23T21:07:00Z">
                    <w:rPr>
                      <w:rFonts w:ascii="Courier New" w:hAnsi="Courier New" w:cs="Courier New"/>
                      <w:color w:val="2A00FF"/>
                      <w:szCs w:val="20"/>
                    </w:rPr>
                  </w:rPrChange>
                </w:rPr>
                <w:t>U</w:t>
              </w:r>
              <w:r w:rsidRPr="000D5183">
                <w:rPr>
                  <w:rFonts w:ascii="Courier New" w:hAnsi="Courier New" w:cs="Courier New"/>
                  <w:color w:val="000000" w:themeColor="text1"/>
                  <w:szCs w:val="20"/>
                  <w:rPrChange w:id="1117" w:author=" Vijay Parmar" w:date="2009-08-23T21:07:00Z">
                    <w:rPr>
                      <w:rFonts w:ascii="Courier New" w:hAnsi="Courier New" w:cs="Courier New"/>
                      <w:color w:val="2A00FF"/>
                      <w:szCs w:val="20"/>
                    </w:rPr>
                  </w:rPrChange>
                </w:rPr>
                <w:t>pt</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18"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19" w:author=" Vijay Parmar" w:date="2009-08-23T21:05:00Z"/>
          <w:trPrChange w:id="1120" w:author=" Vijay Parmar" w:date="2009-08-23T21:05:00Z">
            <w:trPr>
              <w:cantSplit/>
            </w:trPr>
          </w:trPrChange>
        </w:trPr>
        <w:tc>
          <w:tcPr>
            <w:tcW w:w="3600" w:type="dxa"/>
            <w:tcPrChange w:id="1121" w:author=" Vijay Parmar" w:date="2009-08-23T21:05:00Z">
              <w:tcPr>
                <w:tcW w:w="3600" w:type="dxa"/>
                <w:vAlign w:val="center"/>
              </w:tcPr>
            </w:tcPrChange>
          </w:tcPr>
          <w:p w:rsidR="000D5183" w:rsidRDefault="000D5183" w:rsidP="000D5183">
            <w:pPr>
              <w:pStyle w:val="TableText"/>
              <w:spacing w:before="0" w:after="40"/>
              <w:rPr>
                <w:ins w:id="1122" w:author=" Vijay Parmar" w:date="2009-08-23T21:05:00Z"/>
                <w:rFonts w:ascii="Courier New" w:hAnsi="Courier New" w:cs="Courier New"/>
                <w:color w:val="000000"/>
                <w:szCs w:val="20"/>
              </w:rPr>
              <w:pPrChange w:id="1123" w:author=" Vijay Parmar" w:date="2009-08-23T21:06:00Z">
                <w:pPr>
                  <w:pStyle w:val="TableText"/>
                  <w:spacing w:before="0" w:after="40"/>
                </w:pPr>
              </w:pPrChange>
            </w:pPr>
            <w:ins w:id="1124" w:author=" Vijay Parmar" w:date="2009-08-23T21:05:00Z">
              <w:r w:rsidRPr="00D26B04">
                <w:rPr>
                  <w:rFonts w:ascii="Courier New" w:hAnsi="Courier New" w:cs="Courier New"/>
                  <w:color w:val="000000"/>
                  <w:szCs w:val="20"/>
                </w:rPr>
                <w:t>database.url</w:t>
              </w:r>
            </w:ins>
          </w:p>
        </w:tc>
        <w:tc>
          <w:tcPr>
            <w:tcW w:w="5560" w:type="dxa"/>
            <w:tcMar>
              <w:top w:w="43" w:type="dxa"/>
              <w:left w:w="72" w:type="dxa"/>
              <w:bottom w:w="43" w:type="dxa"/>
              <w:right w:w="72" w:type="dxa"/>
            </w:tcMar>
            <w:tcPrChange w:id="1125" w:author=" Vijay Parmar" w:date="2009-08-23T21:05:00Z">
              <w:tcPr>
                <w:tcW w:w="5560" w:type="dxa"/>
                <w:tcMar>
                  <w:top w:w="43" w:type="dxa"/>
                  <w:left w:w="72" w:type="dxa"/>
                  <w:bottom w:w="43" w:type="dxa"/>
                  <w:right w:w="72" w:type="dxa"/>
                </w:tcMar>
                <w:vAlign w:val="center"/>
              </w:tcPr>
            </w:tcPrChange>
          </w:tcPr>
          <w:p w:rsidR="000D5183" w:rsidRPr="000D5183" w:rsidRDefault="000D5183" w:rsidP="001913D2">
            <w:pPr>
              <w:pStyle w:val="TableText"/>
              <w:spacing w:before="0" w:after="40"/>
              <w:rPr>
                <w:ins w:id="1126" w:author=" Vijay Parmar" w:date="2009-08-23T21:05:00Z"/>
                <w:rFonts w:cs="Arial"/>
                <w:color w:val="000000" w:themeColor="text1"/>
                <w:rPrChange w:id="1127" w:author=" Vijay Parmar" w:date="2009-08-23T21:07:00Z">
                  <w:rPr>
                    <w:ins w:id="1128" w:author=" Vijay Parmar" w:date="2009-08-23T21:05:00Z"/>
                    <w:rFonts w:cs="Arial"/>
                    <w:color w:val="000000"/>
                  </w:rPr>
                </w:rPrChange>
              </w:rPr>
              <w:pPrChange w:id="1129" w:author=" Vijay Parmar" w:date="2009-08-23T21:10:00Z">
                <w:pPr>
                  <w:pStyle w:val="TableText"/>
                  <w:spacing w:before="0" w:after="40"/>
                </w:pPr>
              </w:pPrChange>
            </w:pPr>
            <w:ins w:id="1130" w:author=" Vijay Parmar" w:date="2009-08-23T21:06:00Z">
              <w:r w:rsidRPr="000D5183">
                <w:rPr>
                  <w:rFonts w:ascii="Courier New" w:hAnsi="Courier New" w:cs="Courier New"/>
                  <w:color w:val="000000" w:themeColor="text1"/>
                  <w:szCs w:val="20"/>
                  <w:rPrChange w:id="1131" w:author=" Vijay Parmar" w:date="2009-08-23T21:07:00Z">
                    <w:rPr>
                      <w:rFonts w:ascii="Courier New" w:hAnsi="Courier New" w:cs="Courier New"/>
                      <w:color w:val="2A00FF"/>
                      <w:szCs w:val="20"/>
                    </w:rPr>
                  </w:rPrChange>
                </w:rPr>
                <w:t>jdbc:mysql://</w:t>
              </w:r>
            </w:ins>
            <w:ins w:id="1132" w:author=" Vijay Parmar" w:date="2009-08-23T21:10:00Z">
              <w:r w:rsidR="001913D2">
                <w:rPr>
                  <w:rFonts w:ascii="Courier New" w:hAnsi="Courier New" w:cs="Courier New"/>
                  <w:color w:val="000000" w:themeColor="text1"/>
                  <w:szCs w:val="20"/>
                </w:rPr>
                <w:t>localhost:3306/cgmm_container_managed_security</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33"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34" w:author=" Vijay Parmar" w:date="2009-08-23T21:05:00Z"/>
          <w:trPrChange w:id="1135" w:author=" Vijay Parmar" w:date="2009-08-23T21:05:00Z">
            <w:trPr>
              <w:cantSplit/>
            </w:trPr>
          </w:trPrChange>
        </w:trPr>
        <w:tc>
          <w:tcPr>
            <w:tcW w:w="3600" w:type="dxa"/>
            <w:tcPrChange w:id="1136" w:author=" Vijay Parmar" w:date="2009-08-23T21:05:00Z">
              <w:tcPr>
                <w:tcW w:w="3600" w:type="dxa"/>
                <w:vAlign w:val="center"/>
              </w:tcPr>
            </w:tcPrChange>
          </w:tcPr>
          <w:p w:rsidR="000D5183" w:rsidRDefault="000D5183" w:rsidP="000D5183">
            <w:pPr>
              <w:pStyle w:val="TableText"/>
              <w:spacing w:before="0" w:after="40"/>
              <w:rPr>
                <w:ins w:id="1137" w:author=" Vijay Parmar" w:date="2009-08-23T21:05:00Z"/>
                <w:rFonts w:ascii="Courier New" w:hAnsi="Courier New" w:cs="Courier New"/>
                <w:color w:val="000000"/>
                <w:szCs w:val="20"/>
              </w:rPr>
              <w:pPrChange w:id="1138" w:author=" Vijay Parmar" w:date="2009-08-23T21:06:00Z">
                <w:pPr>
                  <w:pStyle w:val="TableText"/>
                  <w:spacing w:before="0" w:after="40"/>
                </w:pPr>
              </w:pPrChange>
            </w:pPr>
            <w:ins w:id="1139" w:author=" Vijay Parmar" w:date="2009-08-23T21:06:00Z">
              <w:r>
                <w:rPr>
                  <w:rFonts w:ascii="Courier New" w:hAnsi="Courier New" w:cs="Courier New"/>
                  <w:color w:val="000000"/>
                  <w:szCs w:val="20"/>
                </w:rPr>
                <w:t>database.name</w:t>
              </w:r>
            </w:ins>
          </w:p>
        </w:tc>
        <w:tc>
          <w:tcPr>
            <w:tcW w:w="5560" w:type="dxa"/>
            <w:tcMar>
              <w:top w:w="43" w:type="dxa"/>
              <w:left w:w="72" w:type="dxa"/>
              <w:bottom w:w="43" w:type="dxa"/>
              <w:right w:w="72" w:type="dxa"/>
            </w:tcMar>
            <w:tcPrChange w:id="1140" w:author=" Vijay Parmar" w:date="2009-08-23T21:05:00Z">
              <w:tcPr>
                <w:tcW w:w="5560" w:type="dxa"/>
                <w:tcMar>
                  <w:top w:w="43" w:type="dxa"/>
                  <w:left w:w="72" w:type="dxa"/>
                  <w:bottom w:w="43" w:type="dxa"/>
                  <w:right w:w="72" w:type="dxa"/>
                </w:tcMar>
                <w:vAlign w:val="center"/>
              </w:tcPr>
            </w:tcPrChange>
          </w:tcPr>
          <w:p w:rsidR="000D5183" w:rsidRPr="000D5183" w:rsidRDefault="000D5183" w:rsidP="003D369F">
            <w:pPr>
              <w:pStyle w:val="TableText"/>
              <w:spacing w:before="0" w:after="40"/>
              <w:rPr>
                <w:ins w:id="1141" w:author=" Vijay Parmar" w:date="2009-08-23T21:05:00Z"/>
                <w:rFonts w:cs="Arial"/>
                <w:color w:val="000000" w:themeColor="text1"/>
                <w:rPrChange w:id="1142" w:author=" Vijay Parmar" w:date="2009-08-23T21:07:00Z">
                  <w:rPr>
                    <w:ins w:id="1143" w:author=" Vijay Parmar" w:date="2009-08-23T21:05:00Z"/>
                    <w:rFonts w:cs="Arial"/>
                    <w:color w:val="000000"/>
                  </w:rPr>
                </w:rPrChange>
              </w:rPr>
            </w:pPr>
            <w:ins w:id="1144" w:author=" Vijay Parmar" w:date="2009-08-23T21:07:00Z">
              <w:r w:rsidRPr="000D5183">
                <w:rPr>
                  <w:rFonts w:ascii="Courier New" w:hAnsi="Courier New" w:cs="Courier New"/>
                  <w:color w:val="000000" w:themeColor="text1"/>
                  <w:szCs w:val="20"/>
                  <w:rPrChange w:id="1145" w:author=" Vijay Parmar" w:date="2009-08-23T21:07:00Z">
                    <w:rPr>
                      <w:rFonts w:ascii="Courier New" w:hAnsi="Courier New" w:cs="Courier New"/>
                      <w:color w:val="2A00FF"/>
                      <w:szCs w:val="20"/>
                    </w:rPr>
                  </w:rPrChange>
                </w:rPr>
                <w:t>cgmm_container_managed_security</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46"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47" w:author=" Vijay Parmar" w:date="2009-08-23T21:05:00Z"/>
          <w:trPrChange w:id="1148" w:author=" Vijay Parmar" w:date="2009-08-23T21:05:00Z">
            <w:trPr>
              <w:cantSplit/>
            </w:trPr>
          </w:trPrChange>
        </w:trPr>
        <w:tc>
          <w:tcPr>
            <w:tcW w:w="3600" w:type="dxa"/>
            <w:tcPrChange w:id="1149" w:author=" Vijay Parmar" w:date="2009-08-23T21:05:00Z">
              <w:tcPr>
                <w:tcW w:w="3600" w:type="dxa"/>
                <w:vAlign w:val="center"/>
              </w:tcPr>
            </w:tcPrChange>
          </w:tcPr>
          <w:p w:rsidR="000D5183" w:rsidRDefault="000D5183" w:rsidP="003D369F">
            <w:pPr>
              <w:pStyle w:val="TableText"/>
              <w:spacing w:before="0" w:after="40"/>
              <w:rPr>
                <w:ins w:id="1150" w:author=" Vijay Parmar" w:date="2009-08-23T21:05:00Z"/>
                <w:rFonts w:ascii="Courier New" w:hAnsi="Courier New" w:cs="Courier New"/>
                <w:color w:val="000000"/>
                <w:szCs w:val="20"/>
              </w:rPr>
            </w:pPr>
            <w:ins w:id="1151" w:author=" Vijay Parmar" w:date="2009-08-23T21:06:00Z">
              <w:r>
                <w:rPr>
                  <w:rFonts w:ascii="Courier New" w:hAnsi="Courier New" w:cs="Courier New"/>
                  <w:color w:val="000000"/>
                  <w:szCs w:val="20"/>
                </w:rPr>
                <w:t>database.password</w:t>
              </w:r>
            </w:ins>
          </w:p>
        </w:tc>
        <w:tc>
          <w:tcPr>
            <w:tcW w:w="5560" w:type="dxa"/>
            <w:tcMar>
              <w:top w:w="43" w:type="dxa"/>
              <w:left w:w="72" w:type="dxa"/>
              <w:bottom w:w="43" w:type="dxa"/>
              <w:right w:w="72" w:type="dxa"/>
            </w:tcMar>
            <w:tcPrChange w:id="1152" w:author=" Vijay Parmar" w:date="2009-08-23T21:05:00Z">
              <w:tcPr>
                <w:tcW w:w="5560" w:type="dxa"/>
                <w:tcMar>
                  <w:top w:w="43" w:type="dxa"/>
                  <w:left w:w="72" w:type="dxa"/>
                  <w:bottom w:w="43" w:type="dxa"/>
                  <w:right w:w="72" w:type="dxa"/>
                </w:tcMar>
                <w:vAlign w:val="center"/>
              </w:tcPr>
            </w:tcPrChange>
          </w:tcPr>
          <w:p w:rsidR="000D5183" w:rsidRPr="007F2D9B" w:rsidRDefault="000D5183" w:rsidP="003D369F">
            <w:pPr>
              <w:pStyle w:val="TableText"/>
              <w:spacing w:before="0" w:after="40"/>
              <w:rPr>
                <w:ins w:id="1153" w:author=" Vijay Parmar" w:date="2009-08-23T21:05:00Z"/>
                <w:rFonts w:cs="Arial"/>
                <w:color w:val="000000"/>
              </w:rPr>
            </w:pPr>
            <w:ins w:id="1154" w:author=" Vijay Parmar" w:date="2009-08-23T21:07:00Z">
              <w:r>
                <w:rPr>
                  <w:rFonts w:cs="Arial"/>
                  <w:color w:val="000000"/>
                </w:rPr>
                <w:t>Upt</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55"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56" w:author=" Vijay Parmar" w:date="2009-08-23T21:05:00Z"/>
          <w:trPrChange w:id="1157" w:author=" Vijay Parmar" w:date="2009-08-23T21:05:00Z">
            <w:trPr>
              <w:cantSplit/>
            </w:trPr>
          </w:trPrChange>
        </w:trPr>
        <w:tc>
          <w:tcPr>
            <w:tcW w:w="3600" w:type="dxa"/>
            <w:tcPrChange w:id="1158" w:author=" Vijay Parmar" w:date="2009-08-23T21:05:00Z">
              <w:tcPr>
                <w:tcW w:w="3600" w:type="dxa"/>
                <w:vAlign w:val="center"/>
              </w:tcPr>
            </w:tcPrChange>
          </w:tcPr>
          <w:p w:rsidR="000D5183" w:rsidRDefault="00815C15" w:rsidP="003D369F">
            <w:pPr>
              <w:pStyle w:val="TableText"/>
              <w:spacing w:before="0" w:after="40"/>
              <w:rPr>
                <w:ins w:id="1159" w:author=" Vijay Parmar" w:date="2009-08-23T21:05:00Z"/>
                <w:rFonts w:ascii="Courier New" w:hAnsi="Courier New" w:cs="Courier New"/>
                <w:color w:val="000000"/>
                <w:szCs w:val="20"/>
              </w:rPr>
            </w:pPr>
            <w:ins w:id="1160" w:author=" Vijay Parmar" w:date="2009-08-23T21:08:00Z">
              <w:r>
                <w:rPr>
                  <w:rFonts w:ascii="Courier New" w:hAnsi="Courier New" w:cs="Courier New"/>
                  <w:color w:val="000000"/>
                  <w:szCs w:val="20"/>
                </w:rPr>
                <w:t>database.server</w:t>
              </w:r>
            </w:ins>
          </w:p>
        </w:tc>
        <w:tc>
          <w:tcPr>
            <w:tcW w:w="5560" w:type="dxa"/>
            <w:tcMar>
              <w:top w:w="43" w:type="dxa"/>
              <w:left w:w="72" w:type="dxa"/>
              <w:bottom w:w="43" w:type="dxa"/>
              <w:right w:w="72" w:type="dxa"/>
            </w:tcMar>
            <w:tcPrChange w:id="1161" w:author=" Vijay Parmar" w:date="2009-08-23T21:05:00Z">
              <w:tcPr>
                <w:tcW w:w="5560" w:type="dxa"/>
                <w:tcMar>
                  <w:top w:w="43" w:type="dxa"/>
                  <w:left w:w="72" w:type="dxa"/>
                  <w:bottom w:w="43" w:type="dxa"/>
                  <w:right w:w="72" w:type="dxa"/>
                </w:tcMar>
                <w:vAlign w:val="center"/>
              </w:tcPr>
            </w:tcPrChange>
          </w:tcPr>
          <w:p w:rsidR="000D5183" w:rsidRPr="007F2D9B" w:rsidRDefault="00815C15" w:rsidP="003D369F">
            <w:pPr>
              <w:pStyle w:val="TableText"/>
              <w:spacing w:before="0" w:after="40"/>
              <w:rPr>
                <w:ins w:id="1162" w:author=" Vijay Parmar" w:date="2009-08-23T21:05:00Z"/>
                <w:rFonts w:cs="Arial"/>
                <w:color w:val="000000"/>
              </w:rPr>
            </w:pPr>
            <w:ins w:id="1163" w:author=" Vijay Parmar" w:date="2009-08-23T21:08:00Z">
              <w:r>
                <w:rPr>
                  <w:rFonts w:cs="Arial"/>
                  <w:color w:val="000000"/>
                </w:rPr>
                <w:t>localhost</w:t>
              </w:r>
            </w:ins>
          </w:p>
        </w:tc>
      </w:tr>
    </w:tbl>
    <w:p w:rsidR="001913D2" w:rsidRPr="00A42592" w:rsidRDefault="001913D2" w:rsidP="001913D2">
      <w:pPr>
        <w:pStyle w:val="BodyText"/>
        <w:ind w:left="0"/>
        <w:rPr>
          <w:ins w:id="1164" w:author=" Vijay Parmar" w:date="2009-08-23T21:08:00Z"/>
          <w:rFonts w:cs="Arial"/>
        </w:rPr>
      </w:pPr>
    </w:p>
    <w:p w:rsidR="0002341D" w:rsidRDefault="0002341D" w:rsidP="001913D2">
      <w:pPr>
        <w:pStyle w:val="BodyText"/>
        <w:numPr>
          <w:ilvl w:val="0"/>
          <w:numId w:val="49"/>
        </w:numPr>
        <w:rPr>
          <w:ins w:id="1165" w:author=" Vijay Parmar" w:date="2009-08-23T22:13:00Z"/>
          <w:rFonts w:cs="Arial"/>
        </w:rPr>
      </w:pPr>
      <w:ins w:id="1166" w:author=" Vijay Parmar" w:date="2009-08-23T22:13:00Z">
        <w:r>
          <w:rPr>
            <w:rFonts w:cs="Arial"/>
          </w:rPr>
          <w:t>Edit JBoss related properties</w:t>
        </w:r>
      </w:ins>
    </w:p>
    <w:p w:rsidR="00D87D4C" w:rsidRDefault="00D87D4C" w:rsidP="0002341D">
      <w:pPr>
        <w:pStyle w:val="BodyText"/>
        <w:ind w:left="360"/>
        <w:rPr>
          <w:ins w:id="1167" w:author=" Vijay Parmar" w:date="2009-08-23T22:13:00Z"/>
          <w:rFonts w:cs="Arial"/>
        </w:rPr>
      </w:pPr>
    </w:p>
    <w:p w:rsidR="0002341D" w:rsidRPr="0002341D" w:rsidRDefault="0002341D" w:rsidP="0002341D">
      <w:pPr>
        <w:pStyle w:val="BodyText"/>
        <w:ind w:left="360"/>
        <w:rPr>
          <w:ins w:id="1168" w:author=" Vijay Parmar" w:date="2009-08-23T22:13:00Z"/>
          <w:rFonts w:cs="Arial"/>
        </w:rPr>
      </w:pPr>
      <w:ins w:id="1169" w:author=" Vijay Parmar" w:date="2009-08-23T22:13:00Z">
        <w:r w:rsidRPr="0002341D">
          <w:rPr>
            <w:rFonts w:cs="Arial"/>
          </w:rPr>
          <w:t>jboss.server.jndi.port=31099</w:t>
        </w:r>
      </w:ins>
    </w:p>
    <w:p w:rsidR="0002341D" w:rsidRPr="0002341D" w:rsidRDefault="0002341D" w:rsidP="0002341D">
      <w:pPr>
        <w:pStyle w:val="BodyText"/>
        <w:ind w:left="360"/>
        <w:rPr>
          <w:ins w:id="1170" w:author=" Vijay Parmar" w:date="2009-08-23T22:13:00Z"/>
          <w:rFonts w:cs="Arial"/>
        </w:rPr>
      </w:pPr>
      <w:ins w:id="1171" w:author=" Vijay Parmar" w:date="2009-08-23T22:13:00Z">
        <w:r w:rsidRPr="0002341D">
          <w:rPr>
            <w:rFonts w:cs="Arial"/>
          </w:rPr>
          <w:t>jboss.server.port=39080</w:t>
        </w:r>
      </w:ins>
    </w:p>
    <w:p w:rsidR="0002341D" w:rsidRPr="0002341D" w:rsidRDefault="0002341D" w:rsidP="0002341D">
      <w:pPr>
        <w:pStyle w:val="BodyText"/>
        <w:ind w:left="360"/>
        <w:rPr>
          <w:ins w:id="1172" w:author=" Vijay Parmar" w:date="2009-08-23T22:13:00Z"/>
          <w:rFonts w:cs="Arial"/>
        </w:rPr>
      </w:pPr>
      <w:ins w:id="1173" w:author=" Vijay Parmar" w:date="2009-08-23T22:13:00Z">
        <w:r w:rsidRPr="0002341D">
          <w:rPr>
            <w:rFonts w:cs="Arial"/>
          </w:rPr>
          <w:t>jboss.cobraorb.port=46350</w:t>
        </w:r>
      </w:ins>
    </w:p>
    <w:p w:rsidR="0002341D" w:rsidRPr="0002341D" w:rsidRDefault="0002341D" w:rsidP="0002341D">
      <w:pPr>
        <w:pStyle w:val="BodyText"/>
        <w:ind w:left="360"/>
        <w:rPr>
          <w:ins w:id="1174" w:author=" Vijay Parmar" w:date="2009-08-23T22:13:00Z"/>
          <w:rFonts w:cs="Arial"/>
        </w:rPr>
      </w:pPr>
      <w:ins w:id="1175" w:author=" Vijay Parmar" w:date="2009-08-23T22:13:00Z">
        <w:r w:rsidRPr="0002341D">
          <w:rPr>
            <w:rFonts w:cs="Arial"/>
          </w:rPr>
          <w:t>jboss.ejbinvoker.port=46150</w:t>
        </w:r>
      </w:ins>
    </w:p>
    <w:p w:rsidR="0002341D" w:rsidRPr="0002341D" w:rsidRDefault="0002341D" w:rsidP="0002341D">
      <w:pPr>
        <w:pStyle w:val="BodyText"/>
        <w:ind w:left="360"/>
        <w:rPr>
          <w:ins w:id="1176" w:author=" Vijay Parmar" w:date="2009-08-23T22:13:00Z"/>
          <w:rFonts w:cs="Arial"/>
        </w:rPr>
      </w:pPr>
      <w:ins w:id="1177" w:author=" Vijay Parmar" w:date="2009-08-23T22:13:00Z">
        <w:r w:rsidRPr="0002341D">
          <w:rPr>
            <w:rFonts w:cs="Arial"/>
          </w:rPr>
          <w:t>jboss.hajndi.port=46160</w:t>
        </w:r>
      </w:ins>
    </w:p>
    <w:p w:rsidR="0002341D" w:rsidRPr="0002341D" w:rsidRDefault="0002341D" w:rsidP="0002341D">
      <w:pPr>
        <w:pStyle w:val="BodyText"/>
        <w:ind w:left="360"/>
        <w:rPr>
          <w:ins w:id="1178" w:author=" Vijay Parmar" w:date="2009-08-23T22:13:00Z"/>
          <w:rFonts w:cs="Arial"/>
        </w:rPr>
      </w:pPr>
      <w:ins w:id="1179" w:author=" Vijay Parmar" w:date="2009-08-23T22:13:00Z">
        <w:r w:rsidRPr="0002341D">
          <w:rPr>
            <w:rFonts w:cs="Arial"/>
          </w:rPr>
          <w:t>jboss.hajrmi.port=46260</w:t>
        </w:r>
      </w:ins>
    </w:p>
    <w:p w:rsidR="0002341D" w:rsidRPr="0002341D" w:rsidRDefault="0002341D" w:rsidP="0002341D">
      <w:pPr>
        <w:pStyle w:val="BodyText"/>
        <w:ind w:left="360"/>
        <w:rPr>
          <w:ins w:id="1180" w:author=" Vijay Parmar" w:date="2009-08-23T22:13:00Z"/>
          <w:rFonts w:cs="Arial"/>
        </w:rPr>
      </w:pPr>
      <w:ins w:id="1181" w:author=" Vijay Parmar" w:date="2009-08-23T22:13:00Z">
        <w:r w:rsidRPr="0002341D">
          <w:rPr>
            <w:rFonts w:cs="Arial"/>
          </w:rPr>
          <w:t>jboss.jms.port=46170</w:t>
        </w:r>
      </w:ins>
    </w:p>
    <w:p w:rsidR="0002341D" w:rsidRPr="0002341D" w:rsidRDefault="0002341D" w:rsidP="0002341D">
      <w:pPr>
        <w:pStyle w:val="BodyText"/>
        <w:ind w:left="360"/>
        <w:rPr>
          <w:ins w:id="1182" w:author=" Vijay Parmar" w:date="2009-08-23T22:13:00Z"/>
          <w:rFonts w:cs="Arial"/>
        </w:rPr>
      </w:pPr>
      <w:ins w:id="1183" w:author=" Vijay Parmar" w:date="2009-08-23T22:13:00Z">
        <w:r w:rsidRPr="0002341D">
          <w:rPr>
            <w:rFonts w:cs="Arial"/>
          </w:rPr>
          <w:t>jboss.jmx-rmi.port=46290</w:t>
        </w:r>
      </w:ins>
    </w:p>
    <w:p w:rsidR="0002341D" w:rsidRPr="0002341D" w:rsidRDefault="0002341D" w:rsidP="0002341D">
      <w:pPr>
        <w:pStyle w:val="BodyText"/>
        <w:ind w:left="360"/>
        <w:rPr>
          <w:ins w:id="1184" w:author=" Vijay Parmar" w:date="2009-08-23T22:13:00Z"/>
          <w:rFonts w:cs="Arial"/>
        </w:rPr>
      </w:pPr>
      <w:ins w:id="1185" w:author=" Vijay Parmar" w:date="2009-08-23T22:13:00Z">
        <w:r w:rsidRPr="0002341D">
          <w:rPr>
            <w:rFonts w:cs="Arial"/>
          </w:rPr>
          <w:t>jboss.messaging.port=46330</w:t>
        </w:r>
      </w:ins>
    </w:p>
    <w:p w:rsidR="0002341D" w:rsidRPr="0002341D" w:rsidRDefault="0002341D" w:rsidP="0002341D">
      <w:pPr>
        <w:pStyle w:val="BodyText"/>
        <w:ind w:left="360"/>
        <w:rPr>
          <w:ins w:id="1186" w:author=" Vijay Parmar" w:date="2009-08-23T22:13:00Z"/>
          <w:rFonts w:cs="Arial"/>
        </w:rPr>
      </w:pPr>
      <w:ins w:id="1187" w:author=" Vijay Parmar" w:date="2009-08-23T22:13:00Z">
        <w:r w:rsidRPr="0002341D">
          <w:rPr>
            <w:rFonts w:cs="Arial"/>
          </w:rPr>
          <w:t>jboss.pooledha.port=46270</w:t>
        </w:r>
      </w:ins>
    </w:p>
    <w:p w:rsidR="0002341D" w:rsidRPr="0002341D" w:rsidRDefault="0002341D" w:rsidP="0002341D">
      <w:pPr>
        <w:pStyle w:val="BodyText"/>
        <w:ind w:left="360"/>
        <w:rPr>
          <w:ins w:id="1188" w:author=" Vijay Parmar" w:date="2009-08-23T22:13:00Z"/>
          <w:rFonts w:cs="Arial"/>
        </w:rPr>
      </w:pPr>
      <w:ins w:id="1189" w:author=" Vijay Parmar" w:date="2009-08-23T22:13:00Z">
        <w:r w:rsidRPr="0002341D">
          <w:rPr>
            <w:rFonts w:cs="Arial"/>
          </w:rPr>
          <w:t>jboss.remoting.port=46320</w:t>
        </w:r>
      </w:ins>
    </w:p>
    <w:p w:rsidR="0002341D" w:rsidRPr="0002341D" w:rsidRDefault="0002341D" w:rsidP="0002341D">
      <w:pPr>
        <w:pStyle w:val="BodyText"/>
        <w:ind w:left="360"/>
        <w:rPr>
          <w:ins w:id="1190" w:author=" Vijay Parmar" w:date="2009-08-23T22:13:00Z"/>
          <w:rFonts w:cs="Arial"/>
        </w:rPr>
      </w:pPr>
      <w:ins w:id="1191" w:author=" Vijay Parmar" w:date="2009-08-23T22:13:00Z">
        <w:r w:rsidRPr="0002341D">
          <w:rPr>
            <w:rFonts w:cs="Arial"/>
          </w:rPr>
          <w:t>jboss.server.bind.port=0</w:t>
        </w:r>
      </w:ins>
    </w:p>
    <w:p w:rsidR="0002341D" w:rsidRPr="0002341D" w:rsidRDefault="0002341D" w:rsidP="0002341D">
      <w:pPr>
        <w:pStyle w:val="BodyText"/>
        <w:ind w:left="360"/>
        <w:rPr>
          <w:ins w:id="1192" w:author=" Vijay Parmar" w:date="2009-08-23T22:13:00Z"/>
          <w:rFonts w:cs="Arial"/>
        </w:rPr>
      </w:pPr>
      <w:ins w:id="1193" w:author=" Vijay Parmar" w:date="2009-08-23T22:13:00Z">
        <w:r w:rsidRPr="0002341D">
          <w:rPr>
            <w:rFonts w:cs="Arial"/>
          </w:rPr>
          <w:t>jboss.server.rmi.port=46230</w:t>
        </w:r>
      </w:ins>
    </w:p>
    <w:p w:rsidR="0002341D" w:rsidRPr="0002341D" w:rsidRDefault="0002341D" w:rsidP="0002341D">
      <w:pPr>
        <w:pStyle w:val="BodyText"/>
        <w:ind w:left="360"/>
        <w:rPr>
          <w:ins w:id="1194" w:author=" Vijay Parmar" w:date="2009-08-23T22:13:00Z"/>
          <w:rFonts w:cs="Arial"/>
        </w:rPr>
      </w:pPr>
      <w:ins w:id="1195" w:author=" Vijay Parmar" w:date="2009-08-23T22:13:00Z">
        <w:r w:rsidRPr="0002341D">
          <w:rPr>
            <w:rFonts w:cs="Arial"/>
          </w:rPr>
          <w:t>jboss.service.rmiobject.port=46240</w:t>
        </w:r>
      </w:ins>
    </w:p>
    <w:p w:rsidR="0002341D" w:rsidRPr="0002341D" w:rsidRDefault="0002341D" w:rsidP="0002341D">
      <w:pPr>
        <w:pStyle w:val="BodyText"/>
        <w:ind w:left="360"/>
        <w:rPr>
          <w:ins w:id="1196" w:author=" Vijay Parmar" w:date="2009-08-23T22:13:00Z"/>
          <w:rFonts w:cs="Arial"/>
        </w:rPr>
      </w:pPr>
      <w:ins w:id="1197" w:author=" Vijay Parmar" w:date="2009-08-23T22:13:00Z">
        <w:r>
          <w:rPr>
            <w:rFonts w:cs="Arial"/>
          </w:rPr>
          <w:t>j</w:t>
        </w:r>
        <w:r w:rsidRPr="0002341D">
          <w:rPr>
            <w:rFonts w:cs="Arial"/>
          </w:rPr>
          <w:t>boss.snmp.port=46310</w:t>
        </w:r>
      </w:ins>
    </w:p>
    <w:p w:rsidR="0002341D" w:rsidRPr="0002341D" w:rsidRDefault="0002341D" w:rsidP="0002341D">
      <w:pPr>
        <w:pStyle w:val="BodyText"/>
        <w:ind w:left="360"/>
        <w:rPr>
          <w:ins w:id="1198" w:author=" Vijay Parmar" w:date="2009-08-23T22:13:00Z"/>
          <w:rFonts w:cs="Arial"/>
        </w:rPr>
      </w:pPr>
      <w:ins w:id="1199" w:author=" Vijay Parmar" w:date="2009-08-23T22:13:00Z">
        <w:r w:rsidRPr="0002341D">
          <w:rPr>
            <w:rFonts w:cs="Arial"/>
          </w:rPr>
          <w:t>jboss.snmp-trapd.port=46300</w:t>
        </w:r>
      </w:ins>
    </w:p>
    <w:p w:rsidR="0002341D" w:rsidRDefault="0002341D" w:rsidP="0002341D">
      <w:pPr>
        <w:pStyle w:val="BodyText"/>
        <w:ind w:left="360"/>
        <w:rPr>
          <w:ins w:id="1200" w:author=" Vijay Parmar" w:date="2009-08-23T22:13:00Z"/>
          <w:rFonts w:cs="Arial"/>
        </w:rPr>
        <w:pPrChange w:id="1201" w:author=" Vijay Parmar" w:date="2009-08-23T22:13:00Z">
          <w:pPr>
            <w:pStyle w:val="BodyText"/>
            <w:numPr>
              <w:numId w:val="49"/>
            </w:numPr>
            <w:ind w:left="360" w:hanging="360"/>
          </w:pPr>
        </w:pPrChange>
      </w:pPr>
      <w:ins w:id="1202" w:author=" Vijay Parmar" w:date="2009-08-23T22:13:00Z">
        <w:r w:rsidRPr="0002341D">
          <w:rPr>
            <w:rFonts w:cs="Arial"/>
          </w:rPr>
          <w:t>jboss.web.service.port=46250</w:t>
        </w:r>
      </w:ins>
    </w:p>
    <w:p w:rsidR="00D87D4C" w:rsidRDefault="00D87D4C" w:rsidP="0002341D">
      <w:pPr>
        <w:pStyle w:val="BodyText"/>
        <w:ind w:left="360"/>
        <w:rPr>
          <w:ins w:id="1203" w:author=" Vijay Parmar" w:date="2009-08-23T22:13:00Z"/>
          <w:rFonts w:cs="Arial"/>
        </w:rPr>
        <w:pPrChange w:id="1204" w:author=" Vijay Parmar" w:date="2009-08-23T22:13:00Z">
          <w:pPr>
            <w:pStyle w:val="BodyText"/>
            <w:numPr>
              <w:numId w:val="49"/>
            </w:numPr>
            <w:ind w:left="360" w:hanging="360"/>
          </w:pPr>
        </w:pPrChange>
      </w:pPr>
    </w:p>
    <w:p w:rsidR="001913D2" w:rsidRPr="00A42592" w:rsidRDefault="001913D2" w:rsidP="001913D2">
      <w:pPr>
        <w:pStyle w:val="BodyText"/>
        <w:numPr>
          <w:ilvl w:val="0"/>
          <w:numId w:val="49"/>
        </w:numPr>
        <w:rPr>
          <w:ins w:id="1205" w:author=" Vijay Parmar" w:date="2009-08-23T21:08:00Z"/>
          <w:rFonts w:cs="Arial"/>
        </w:rPr>
      </w:pPr>
      <w:ins w:id="1206" w:author=" Vijay Parmar" w:date="2009-08-23T21:08:00Z">
        <w:r w:rsidRPr="00A42592">
          <w:rPr>
            <w:rFonts w:cs="Arial"/>
          </w:rPr>
          <w:t xml:space="preserve">Edit </w:t>
        </w:r>
        <w:r>
          <w:rPr>
            <w:rFonts w:cs="Arial"/>
          </w:rPr>
          <w:t>Audit Logging related properties</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
      <w:tr w:rsidR="001913D2" w:rsidRPr="007F2D9B" w:rsidTr="003D369F">
        <w:trPr>
          <w:cantSplit/>
          <w:tblHeader/>
          <w:ins w:id="1207" w:author=" Vijay Parmar" w:date="2009-08-23T21:08:00Z"/>
        </w:trPr>
        <w:tc>
          <w:tcPr>
            <w:tcW w:w="3600" w:type="dxa"/>
            <w:shd w:val="clear" w:color="auto" w:fill="D9D9D9"/>
            <w:vAlign w:val="center"/>
          </w:tcPr>
          <w:p w:rsidR="001913D2" w:rsidRPr="00B236BF" w:rsidRDefault="001913D2" w:rsidP="003D369F">
            <w:pPr>
              <w:pStyle w:val="TableHeaderCenter"/>
              <w:rPr>
                <w:ins w:id="1208" w:author=" Vijay Parmar" w:date="2009-08-23T21:08:00Z"/>
              </w:rPr>
            </w:pPr>
            <w:ins w:id="1209" w:author=" Vijay Parmar" w:date="2009-08-23T21:08:00Z">
              <w:r>
                <w:t>Property</w:t>
              </w:r>
            </w:ins>
          </w:p>
        </w:tc>
        <w:tc>
          <w:tcPr>
            <w:tcW w:w="5560" w:type="dxa"/>
            <w:shd w:val="clear" w:color="auto" w:fill="D9D9D9"/>
            <w:tcMar>
              <w:top w:w="43" w:type="dxa"/>
              <w:left w:w="72" w:type="dxa"/>
              <w:bottom w:w="43" w:type="dxa"/>
              <w:right w:w="72" w:type="dxa"/>
            </w:tcMar>
            <w:vAlign w:val="center"/>
          </w:tcPr>
          <w:p w:rsidR="001913D2" w:rsidRPr="00B236BF" w:rsidRDefault="001913D2" w:rsidP="003D369F">
            <w:pPr>
              <w:pStyle w:val="TableHeaderCenter"/>
              <w:rPr>
                <w:ins w:id="1210" w:author=" Vijay Parmar" w:date="2009-08-23T21:08:00Z"/>
              </w:rPr>
            </w:pPr>
            <w:ins w:id="1211" w:author=" Vijay Parmar" w:date="2009-08-23T21:08:00Z">
              <w:r>
                <w:t>Sample value</w:t>
              </w:r>
            </w:ins>
          </w:p>
        </w:tc>
      </w:tr>
      <w:tr w:rsidR="001913D2" w:rsidRPr="007F2D9B" w:rsidTr="003D369F">
        <w:trPr>
          <w:cantSplit/>
          <w:ins w:id="1212" w:author=" Vijay Parmar" w:date="2009-08-23T21:08:00Z"/>
        </w:trPr>
        <w:tc>
          <w:tcPr>
            <w:tcW w:w="3600" w:type="dxa"/>
          </w:tcPr>
          <w:p w:rsidR="001913D2" w:rsidRPr="00F6736F" w:rsidRDefault="001913D2" w:rsidP="003D369F">
            <w:pPr>
              <w:pStyle w:val="TableText"/>
              <w:spacing w:before="0" w:after="40"/>
              <w:rPr>
                <w:ins w:id="1213" w:author=" Vijay Parmar" w:date="2009-08-23T21:08:00Z"/>
                <w:rStyle w:val="CodeChar0"/>
              </w:rPr>
            </w:pPr>
            <w:ins w:id="1214" w:author=" Vijay Parmar" w:date="2009-08-23T21:08:00Z">
              <w:r>
                <w:rPr>
                  <w:rFonts w:ascii="Courier New" w:hAnsi="Courier New" w:cs="Courier New"/>
                  <w:color w:val="000000"/>
                  <w:szCs w:val="20"/>
                </w:rPr>
                <w:t>enable.common.logging.module</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15" w:author=" Vijay Parmar" w:date="2009-08-23T21:08:00Z"/>
                <w:rFonts w:cs="Arial"/>
                <w:color w:val="000000" w:themeColor="text1"/>
              </w:rPr>
            </w:pPr>
            <w:ins w:id="1216" w:author=" Vijay Parmar" w:date="2009-08-23T21:08:00Z">
              <w:r>
                <w:rPr>
                  <w:rFonts w:ascii="Courier New" w:hAnsi="Courier New" w:cs="Courier New"/>
                  <w:color w:val="000000" w:themeColor="text1"/>
                  <w:szCs w:val="20"/>
                </w:rPr>
                <w:t>True</w:t>
              </w:r>
            </w:ins>
          </w:p>
        </w:tc>
      </w:tr>
      <w:tr w:rsidR="001913D2" w:rsidRPr="007F2D9B" w:rsidTr="003D369F">
        <w:trPr>
          <w:cantSplit/>
          <w:ins w:id="1217" w:author=" Vijay Parmar" w:date="2009-08-23T21:08:00Z"/>
        </w:trPr>
        <w:tc>
          <w:tcPr>
            <w:tcW w:w="3600" w:type="dxa"/>
          </w:tcPr>
          <w:p w:rsidR="001913D2" w:rsidRDefault="001913D2" w:rsidP="001913D2">
            <w:pPr>
              <w:pStyle w:val="TableText"/>
              <w:spacing w:before="0" w:after="40"/>
              <w:rPr>
                <w:ins w:id="1218" w:author=" Vijay Parmar" w:date="2009-08-23T21:08:00Z"/>
                <w:rFonts w:ascii="Courier New" w:hAnsi="Courier New" w:cs="Courier New"/>
                <w:color w:val="000000"/>
                <w:szCs w:val="20"/>
              </w:rPr>
              <w:pPrChange w:id="1219" w:author=" Vijay Parmar" w:date="2009-08-23T21:09:00Z">
                <w:pPr>
                  <w:pStyle w:val="TableText"/>
                  <w:spacing w:before="0" w:after="40"/>
                </w:pPr>
              </w:pPrChange>
            </w:pPr>
            <w:ins w:id="1220" w:author=" Vijay Parmar" w:date="2009-08-23T21:09:00Z">
              <w:r>
                <w:rPr>
                  <w:rFonts w:ascii="Courier New" w:hAnsi="Courier New" w:cs="Courier New"/>
                  <w:color w:val="000000"/>
                  <w:szCs w:val="20"/>
                </w:rPr>
                <w:t>Application_name</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21" w:author=" Vijay Parmar" w:date="2009-08-23T21:08:00Z"/>
                <w:rFonts w:cs="Arial"/>
                <w:color w:val="000000" w:themeColor="text1"/>
              </w:rPr>
            </w:pPr>
            <w:ins w:id="1222" w:author=" Vijay Parmar" w:date="2009-08-23T21:09:00Z">
              <w:r>
                <w:rPr>
                  <w:rFonts w:cs="Arial"/>
                  <w:color w:val="000000" w:themeColor="text1"/>
                </w:rPr>
                <w:t>cgmmweb</w:t>
              </w:r>
            </w:ins>
          </w:p>
        </w:tc>
      </w:tr>
      <w:tr w:rsidR="001913D2" w:rsidRPr="007F2D9B" w:rsidTr="003D369F">
        <w:trPr>
          <w:cantSplit/>
          <w:ins w:id="1223" w:author=" Vijay Parmar" w:date="2009-08-23T21:08:00Z"/>
        </w:trPr>
        <w:tc>
          <w:tcPr>
            <w:tcW w:w="3600" w:type="dxa"/>
          </w:tcPr>
          <w:p w:rsidR="001913D2" w:rsidRDefault="001913D2" w:rsidP="001913D2">
            <w:pPr>
              <w:pStyle w:val="TableText"/>
              <w:spacing w:before="0" w:after="40"/>
              <w:rPr>
                <w:ins w:id="1224" w:author=" Vijay Parmar" w:date="2009-08-23T21:08:00Z"/>
                <w:rFonts w:ascii="Courier New" w:hAnsi="Courier New" w:cs="Courier New"/>
                <w:color w:val="000000"/>
                <w:szCs w:val="20"/>
              </w:rPr>
              <w:pPrChange w:id="1225" w:author=" Vijay Parmar" w:date="2009-08-23T21:09:00Z">
                <w:pPr>
                  <w:pStyle w:val="TableText"/>
                  <w:spacing w:before="0" w:after="40"/>
                </w:pPr>
              </w:pPrChange>
            </w:pPr>
            <w:ins w:id="1226" w:author=" Vijay Parmar" w:date="2009-08-23T21:09:00Z">
              <w:r>
                <w:rPr>
                  <w:rFonts w:ascii="Courier New" w:hAnsi="Courier New" w:cs="Courier New"/>
                  <w:color w:val="000000"/>
                  <w:szCs w:val="20"/>
                </w:rPr>
                <w:t>Clm.database.type</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27" w:author=" Vijay Parmar" w:date="2009-08-23T21:08:00Z"/>
                <w:rFonts w:cs="Arial"/>
                <w:color w:val="000000" w:themeColor="text1"/>
              </w:rPr>
            </w:pPr>
            <w:ins w:id="1228" w:author=" Vijay Parmar" w:date="2009-08-23T21:09:00Z">
              <w:r>
                <w:rPr>
                  <w:rFonts w:ascii="Courier New" w:hAnsi="Courier New" w:cs="Courier New"/>
                  <w:color w:val="000000" w:themeColor="text1"/>
                  <w:szCs w:val="20"/>
                </w:rPr>
                <w:t>Mysql</w:t>
              </w:r>
            </w:ins>
          </w:p>
        </w:tc>
      </w:tr>
      <w:tr w:rsidR="001913D2" w:rsidRPr="007F2D9B" w:rsidTr="003D369F">
        <w:trPr>
          <w:cantSplit/>
          <w:ins w:id="1229" w:author=" Vijay Parmar" w:date="2009-08-23T21:08:00Z"/>
        </w:trPr>
        <w:tc>
          <w:tcPr>
            <w:tcW w:w="3600" w:type="dxa"/>
          </w:tcPr>
          <w:p w:rsidR="001913D2" w:rsidRDefault="001913D2" w:rsidP="001913D2">
            <w:pPr>
              <w:pStyle w:val="TableText"/>
              <w:spacing w:before="0" w:after="40"/>
              <w:rPr>
                <w:ins w:id="1230" w:author=" Vijay Parmar" w:date="2009-08-23T21:08:00Z"/>
                <w:rFonts w:ascii="Courier New" w:hAnsi="Courier New" w:cs="Courier New"/>
                <w:color w:val="000000"/>
                <w:szCs w:val="20"/>
              </w:rPr>
              <w:pPrChange w:id="1231" w:author=" Vijay Parmar" w:date="2009-08-23T21:09:00Z">
                <w:pPr>
                  <w:pStyle w:val="TableText"/>
                  <w:spacing w:before="0" w:after="40"/>
                </w:pPr>
              </w:pPrChange>
            </w:pPr>
            <w:ins w:id="1232" w:author=" Vijay Parmar" w:date="2009-08-23T21:09:00Z">
              <w:r>
                <w:rPr>
                  <w:rFonts w:ascii="Courier New" w:hAnsi="Courier New" w:cs="Courier New"/>
                  <w:color w:val="000000"/>
                  <w:szCs w:val="20"/>
                </w:rPr>
                <w:lastRenderedPageBreak/>
                <w:t>Clm.database.user</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33" w:author=" Vijay Parmar" w:date="2009-08-23T21:08:00Z"/>
                <w:rFonts w:cs="Arial"/>
                <w:color w:val="000000" w:themeColor="text1"/>
              </w:rPr>
            </w:pPr>
            <w:ins w:id="1234" w:author=" Vijay Parmar" w:date="2009-08-23T21:09:00Z">
              <w:r>
                <w:rPr>
                  <w:rFonts w:cs="Arial"/>
                  <w:color w:val="000000" w:themeColor="text1"/>
                </w:rPr>
                <w:t>Upt</w:t>
              </w:r>
            </w:ins>
          </w:p>
        </w:tc>
      </w:tr>
      <w:tr w:rsidR="001913D2" w:rsidRPr="007F2D9B" w:rsidTr="003D369F">
        <w:trPr>
          <w:cantSplit/>
          <w:ins w:id="1235" w:author=" Vijay Parmar" w:date="2009-08-23T21:08:00Z"/>
        </w:trPr>
        <w:tc>
          <w:tcPr>
            <w:tcW w:w="3600" w:type="dxa"/>
          </w:tcPr>
          <w:p w:rsidR="001913D2" w:rsidRDefault="001913D2" w:rsidP="003D369F">
            <w:pPr>
              <w:pStyle w:val="TableText"/>
              <w:spacing w:before="0" w:after="40"/>
              <w:rPr>
                <w:ins w:id="1236" w:author=" Vijay Parmar" w:date="2009-08-23T21:08:00Z"/>
                <w:rFonts w:ascii="Courier New" w:hAnsi="Courier New" w:cs="Courier New"/>
                <w:color w:val="000000"/>
                <w:szCs w:val="20"/>
              </w:rPr>
            </w:pPr>
            <w:ins w:id="1237" w:author=" Vijay Parmar" w:date="2009-08-23T21:09:00Z">
              <w:r>
                <w:rPr>
                  <w:rFonts w:ascii="Courier New" w:hAnsi="Courier New" w:cs="Courier New"/>
                  <w:color w:val="000000"/>
                  <w:szCs w:val="20"/>
                </w:rPr>
                <w:t>Clm.</w:t>
              </w:r>
            </w:ins>
            <w:ins w:id="1238" w:author=" Vijay Parmar" w:date="2009-08-23T21:08:00Z">
              <w:r>
                <w:rPr>
                  <w:rFonts w:ascii="Courier New" w:hAnsi="Courier New" w:cs="Courier New"/>
                  <w:color w:val="000000"/>
                  <w:szCs w:val="20"/>
                </w:rPr>
                <w:t>database.name</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39" w:author=" Vijay Parmar" w:date="2009-08-23T21:08:00Z"/>
                <w:rFonts w:cs="Arial"/>
                <w:color w:val="000000" w:themeColor="text1"/>
              </w:rPr>
            </w:pPr>
            <w:ins w:id="1240" w:author=" Vijay Parmar" w:date="2009-08-23T21:08:00Z">
              <w:r w:rsidRPr="000D5183">
                <w:rPr>
                  <w:rFonts w:ascii="Courier New" w:hAnsi="Courier New" w:cs="Courier New"/>
                  <w:color w:val="000000" w:themeColor="text1"/>
                  <w:szCs w:val="20"/>
                </w:rPr>
                <w:t>cgmm_container_managed_security</w:t>
              </w:r>
            </w:ins>
            <w:ins w:id="1241" w:author=" Vijay Parmar" w:date="2009-08-23T21:09:00Z">
              <w:r>
                <w:rPr>
                  <w:rFonts w:ascii="Courier New" w:hAnsi="Courier New" w:cs="Courier New"/>
                  <w:color w:val="000000" w:themeColor="text1"/>
                  <w:szCs w:val="20"/>
                </w:rPr>
                <w:t>_audit</w:t>
              </w:r>
            </w:ins>
          </w:p>
        </w:tc>
      </w:tr>
      <w:tr w:rsidR="001913D2" w:rsidRPr="007F2D9B" w:rsidTr="003D369F">
        <w:trPr>
          <w:cantSplit/>
          <w:ins w:id="1242" w:author=" Vijay Parmar" w:date="2009-08-23T21:09:00Z"/>
        </w:trPr>
        <w:tc>
          <w:tcPr>
            <w:tcW w:w="3600" w:type="dxa"/>
          </w:tcPr>
          <w:p w:rsidR="001913D2" w:rsidRDefault="001913D2" w:rsidP="003D369F">
            <w:pPr>
              <w:pStyle w:val="TableText"/>
              <w:spacing w:before="0" w:after="40"/>
              <w:rPr>
                <w:ins w:id="1243" w:author=" Vijay Parmar" w:date="2009-08-23T21:09:00Z"/>
                <w:rFonts w:ascii="Courier New" w:hAnsi="Courier New" w:cs="Courier New"/>
                <w:color w:val="000000"/>
                <w:szCs w:val="20"/>
              </w:rPr>
            </w:pPr>
            <w:ins w:id="1244" w:author=" Vijay Parmar" w:date="2009-08-23T21:09:00Z">
              <w:r>
                <w:rPr>
                  <w:rFonts w:ascii="Courier New" w:hAnsi="Courier New" w:cs="Courier New"/>
                  <w:color w:val="000000"/>
                  <w:szCs w:val="20"/>
                </w:rPr>
                <w:t>Clm.database.url</w:t>
              </w:r>
            </w:ins>
          </w:p>
        </w:tc>
        <w:tc>
          <w:tcPr>
            <w:tcW w:w="5560" w:type="dxa"/>
            <w:tcMar>
              <w:top w:w="43" w:type="dxa"/>
              <w:left w:w="72" w:type="dxa"/>
              <w:bottom w:w="43" w:type="dxa"/>
              <w:right w:w="72" w:type="dxa"/>
            </w:tcMar>
          </w:tcPr>
          <w:p w:rsidR="001913D2" w:rsidRPr="000D5183" w:rsidRDefault="004F3E8F" w:rsidP="003D369F">
            <w:pPr>
              <w:pStyle w:val="TableText"/>
              <w:spacing w:before="0" w:after="40"/>
              <w:rPr>
                <w:ins w:id="1245" w:author=" Vijay Parmar" w:date="2009-08-23T21:09:00Z"/>
                <w:rFonts w:ascii="Courier New" w:hAnsi="Courier New" w:cs="Courier New"/>
                <w:color w:val="000000" w:themeColor="text1"/>
                <w:szCs w:val="20"/>
              </w:rPr>
            </w:pPr>
            <w:ins w:id="1246" w:author=" Vijay Parmar" w:date="2009-08-23T21:11:00Z">
              <w:r w:rsidRPr="000D5183">
                <w:rPr>
                  <w:rFonts w:ascii="Courier New" w:hAnsi="Courier New" w:cs="Courier New"/>
                  <w:color w:val="000000" w:themeColor="text1"/>
                  <w:szCs w:val="20"/>
                </w:rPr>
                <w:t>jdbc:mysql://</w:t>
              </w:r>
              <w:r>
                <w:rPr>
                  <w:rFonts w:ascii="Courier New" w:hAnsi="Courier New" w:cs="Courier New"/>
                  <w:color w:val="000000" w:themeColor="text1"/>
                  <w:szCs w:val="20"/>
                </w:rPr>
                <w:t>localhost:3306/cgmm_container_managed_security</w:t>
              </w:r>
              <w:r>
                <w:rPr>
                  <w:rFonts w:ascii="Courier New" w:hAnsi="Courier New" w:cs="Courier New"/>
                  <w:color w:val="000000" w:themeColor="text1"/>
                  <w:szCs w:val="20"/>
                </w:rPr>
                <w:t>_audit</w:t>
              </w:r>
            </w:ins>
          </w:p>
        </w:tc>
      </w:tr>
      <w:tr w:rsidR="001913D2" w:rsidRPr="007F2D9B" w:rsidTr="003D369F">
        <w:trPr>
          <w:cantSplit/>
          <w:ins w:id="1247" w:author=" Vijay Parmar" w:date="2009-08-23T21:10:00Z"/>
        </w:trPr>
        <w:tc>
          <w:tcPr>
            <w:tcW w:w="3600" w:type="dxa"/>
          </w:tcPr>
          <w:p w:rsidR="001913D2" w:rsidRDefault="001913D2" w:rsidP="003D369F">
            <w:pPr>
              <w:pStyle w:val="TableText"/>
              <w:spacing w:before="0" w:after="40"/>
              <w:rPr>
                <w:ins w:id="1248" w:author=" Vijay Parmar" w:date="2009-08-23T21:10:00Z"/>
                <w:rFonts w:ascii="Courier New" w:hAnsi="Courier New" w:cs="Courier New"/>
                <w:color w:val="000000"/>
                <w:szCs w:val="20"/>
              </w:rPr>
            </w:pPr>
            <w:ins w:id="1249" w:author=" Vijay Parmar" w:date="2009-08-23T21:10:00Z">
              <w:r>
                <w:rPr>
                  <w:rFonts w:ascii="Courier New" w:hAnsi="Courier New" w:cs="Courier New"/>
                  <w:color w:val="000000"/>
                  <w:szCs w:val="20"/>
                </w:rPr>
                <w:t>Clm.database.port</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50" w:author=" Vijay Parmar" w:date="2009-08-23T21:10:00Z"/>
                <w:rFonts w:ascii="Courier New" w:hAnsi="Courier New" w:cs="Courier New"/>
                <w:color w:val="000000" w:themeColor="text1"/>
                <w:szCs w:val="20"/>
              </w:rPr>
            </w:pPr>
            <w:ins w:id="1251" w:author=" Vijay Parmar" w:date="2009-08-23T21:10:00Z">
              <w:r>
                <w:rPr>
                  <w:rFonts w:ascii="Courier New" w:hAnsi="Courier New" w:cs="Courier New"/>
                  <w:color w:val="000000" w:themeColor="text1"/>
                  <w:szCs w:val="20"/>
                </w:rPr>
                <w:t>3306</w:t>
              </w:r>
            </w:ins>
          </w:p>
        </w:tc>
      </w:tr>
      <w:tr w:rsidR="001913D2" w:rsidRPr="007F2D9B" w:rsidTr="003D369F">
        <w:trPr>
          <w:cantSplit/>
          <w:ins w:id="1252" w:author=" Vijay Parmar" w:date="2009-08-23T21:08:00Z"/>
        </w:trPr>
        <w:tc>
          <w:tcPr>
            <w:tcW w:w="3600" w:type="dxa"/>
          </w:tcPr>
          <w:p w:rsidR="001913D2" w:rsidRDefault="001913D2" w:rsidP="003D369F">
            <w:pPr>
              <w:pStyle w:val="TableText"/>
              <w:spacing w:before="0" w:after="40"/>
              <w:rPr>
                <w:ins w:id="1253" w:author=" Vijay Parmar" w:date="2009-08-23T21:08:00Z"/>
                <w:rFonts w:ascii="Courier New" w:hAnsi="Courier New" w:cs="Courier New"/>
                <w:color w:val="000000"/>
                <w:szCs w:val="20"/>
              </w:rPr>
            </w:pPr>
            <w:ins w:id="1254" w:author=" Vijay Parmar" w:date="2009-08-23T21:08:00Z">
              <w:r>
                <w:rPr>
                  <w:rFonts w:ascii="Courier New" w:hAnsi="Courier New" w:cs="Courier New"/>
                  <w:color w:val="000000"/>
                  <w:szCs w:val="20"/>
                </w:rPr>
                <w:t>database.password</w:t>
              </w:r>
            </w:ins>
          </w:p>
        </w:tc>
        <w:tc>
          <w:tcPr>
            <w:tcW w:w="5560" w:type="dxa"/>
            <w:tcMar>
              <w:top w:w="43" w:type="dxa"/>
              <w:left w:w="72" w:type="dxa"/>
              <w:bottom w:w="43" w:type="dxa"/>
              <w:right w:w="72" w:type="dxa"/>
            </w:tcMar>
          </w:tcPr>
          <w:p w:rsidR="001913D2" w:rsidRPr="007F2D9B" w:rsidRDefault="001913D2" w:rsidP="003D369F">
            <w:pPr>
              <w:pStyle w:val="TableText"/>
              <w:spacing w:before="0" w:after="40"/>
              <w:rPr>
                <w:ins w:id="1255" w:author=" Vijay Parmar" w:date="2009-08-23T21:08:00Z"/>
                <w:rFonts w:cs="Arial"/>
                <w:color w:val="000000"/>
              </w:rPr>
            </w:pPr>
            <w:ins w:id="1256" w:author=" Vijay Parmar" w:date="2009-08-23T21:08:00Z">
              <w:r>
                <w:rPr>
                  <w:rFonts w:cs="Arial"/>
                  <w:color w:val="000000"/>
                </w:rPr>
                <w:t>Upt</w:t>
              </w:r>
            </w:ins>
          </w:p>
        </w:tc>
      </w:tr>
      <w:tr w:rsidR="001913D2" w:rsidRPr="007F2D9B" w:rsidTr="003D369F">
        <w:trPr>
          <w:cantSplit/>
          <w:ins w:id="1257" w:author=" Vijay Parmar" w:date="2009-08-23T21:08:00Z"/>
        </w:trPr>
        <w:tc>
          <w:tcPr>
            <w:tcW w:w="3600" w:type="dxa"/>
          </w:tcPr>
          <w:p w:rsidR="001913D2" w:rsidRDefault="001913D2" w:rsidP="003D369F">
            <w:pPr>
              <w:pStyle w:val="TableText"/>
              <w:spacing w:before="0" w:after="40"/>
              <w:rPr>
                <w:ins w:id="1258" w:author=" Vijay Parmar" w:date="2009-08-23T21:08:00Z"/>
                <w:rFonts w:ascii="Courier New" w:hAnsi="Courier New" w:cs="Courier New"/>
                <w:color w:val="000000"/>
                <w:szCs w:val="20"/>
              </w:rPr>
            </w:pPr>
            <w:ins w:id="1259" w:author=" Vijay Parmar" w:date="2009-08-23T21:08:00Z">
              <w:r>
                <w:rPr>
                  <w:rFonts w:ascii="Courier New" w:hAnsi="Courier New" w:cs="Courier New"/>
                  <w:color w:val="000000"/>
                  <w:szCs w:val="20"/>
                </w:rPr>
                <w:t>database.server</w:t>
              </w:r>
            </w:ins>
          </w:p>
        </w:tc>
        <w:tc>
          <w:tcPr>
            <w:tcW w:w="5560" w:type="dxa"/>
            <w:tcMar>
              <w:top w:w="43" w:type="dxa"/>
              <w:left w:w="72" w:type="dxa"/>
              <w:bottom w:w="43" w:type="dxa"/>
              <w:right w:w="72" w:type="dxa"/>
            </w:tcMar>
          </w:tcPr>
          <w:p w:rsidR="001913D2" w:rsidRPr="007F2D9B" w:rsidRDefault="001913D2" w:rsidP="003D369F">
            <w:pPr>
              <w:pStyle w:val="TableText"/>
              <w:spacing w:before="0" w:after="40"/>
              <w:rPr>
                <w:ins w:id="1260" w:author=" Vijay Parmar" w:date="2009-08-23T21:08:00Z"/>
                <w:rFonts w:cs="Arial"/>
                <w:color w:val="000000"/>
              </w:rPr>
            </w:pPr>
            <w:ins w:id="1261" w:author=" Vijay Parmar" w:date="2009-08-23T21:08:00Z">
              <w:r>
                <w:rPr>
                  <w:rFonts w:cs="Arial"/>
                  <w:color w:val="000000"/>
                </w:rPr>
                <w:t>localhost</w:t>
              </w:r>
            </w:ins>
          </w:p>
        </w:tc>
      </w:tr>
    </w:tbl>
    <w:p w:rsidR="002F324E" w:rsidDel="00D36F99" w:rsidRDefault="002F324E" w:rsidP="001913D2">
      <w:pPr>
        <w:pStyle w:val="Title"/>
        <w:pageBreakBefore w:val="0"/>
        <w:rPr>
          <w:del w:id="1262" w:author=" Vijay Parmar" w:date="2009-08-23T21:08:00Z"/>
          <w:rFonts w:ascii="Arial" w:hAnsi="Arial"/>
        </w:rPr>
      </w:pPr>
    </w:p>
    <w:p w:rsidR="00D36F99" w:rsidRDefault="00D36F99" w:rsidP="00D36F99">
      <w:pPr>
        <w:rPr>
          <w:ins w:id="1263" w:author=" Vijay Parmar" w:date="2009-08-23T21:11:00Z"/>
        </w:rPr>
        <w:pPrChange w:id="1264" w:author=" Vijay Parmar" w:date="2009-08-23T21:11:00Z">
          <w:pPr>
            <w:pStyle w:val="BodyText"/>
          </w:pPr>
        </w:pPrChange>
      </w:pPr>
    </w:p>
    <w:p w:rsidR="00D36F99" w:rsidRDefault="00D36F99" w:rsidP="00D36F99">
      <w:pPr>
        <w:rPr>
          <w:ins w:id="1265" w:author=" Vijay Parmar" w:date="2009-08-23T21:11:00Z"/>
        </w:rPr>
        <w:pPrChange w:id="1266" w:author=" Vijay Parmar" w:date="2009-08-23T21:11:00Z">
          <w:pPr>
            <w:pStyle w:val="BodyText"/>
          </w:pPr>
        </w:pPrChange>
      </w:pPr>
    </w:p>
    <w:p w:rsidR="00D36F99" w:rsidRPr="00A42592" w:rsidRDefault="00D36F99" w:rsidP="00D36F99">
      <w:pPr>
        <w:pStyle w:val="BodyText"/>
        <w:ind w:left="0"/>
        <w:rPr>
          <w:ins w:id="1267" w:author=" Vijay Parmar" w:date="2009-08-23T21:11:00Z"/>
          <w:rFonts w:cs="Arial"/>
        </w:rPr>
      </w:pPr>
    </w:p>
    <w:p w:rsidR="00D36F99" w:rsidRDefault="00D36F99" w:rsidP="00D36F99">
      <w:pPr>
        <w:pStyle w:val="BodyText"/>
        <w:numPr>
          <w:ilvl w:val="0"/>
          <w:numId w:val="49"/>
        </w:numPr>
        <w:rPr>
          <w:ins w:id="1268" w:author=" Vijay Parmar" w:date="2009-08-23T22:14:00Z"/>
          <w:rFonts w:cs="Arial"/>
        </w:rPr>
      </w:pPr>
      <w:ins w:id="1269" w:author=" Vijay Parmar" w:date="2009-08-23T21:12:00Z">
        <w:r>
          <w:rPr>
            <w:rFonts w:cs="Arial"/>
          </w:rPr>
          <w:t>On command prompt</w:t>
        </w:r>
        <w:r w:rsidR="00A224BE">
          <w:rPr>
            <w:rFonts w:cs="Arial"/>
          </w:rPr>
          <w:t>, go to &lt;&lt;cgmm_extract_folder&gt;&gt;</w:t>
        </w:r>
      </w:ins>
      <w:ins w:id="1270" w:author=" Vijay Parmar" w:date="2009-08-23T21:19:00Z">
        <w:r w:rsidR="00A224BE">
          <w:rPr>
            <w:rFonts w:cs="Arial"/>
          </w:rPr>
          <w:t xml:space="preserve">. </w:t>
        </w:r>
      </w:ins>
    </w:p>
    <w:p w:rsidR="000C5ED4" w:rsidRPr="000C5ED4" w:rsidRDefault="000C5ED4" w:rsidP="000C5ED4">
      <w:pPr>
        <w:pStyle w:val="BodyText"/>
        <w:rPr>
          <w:ins w:id="1271" w:author=" Vijay Parmar" w:date="2009-08-23T22:15:00Z"/>
          <w:rFonts w:ascii="Courier New" w:hAnsi="Courier New" w:cs="Courier New"/>
          <w:rPrChange w:id="1272" w:author=" Vijay Parmar" w:date="2009-08-23T22:15:00Z">
            <w:rPr>
              <w:ins w:id="1273" w:author=" Vijay Parmar" w:date="2009-08-23T22:15:00Z"/>
              <w:rFonts w:cs="Arial"/>
            </w:rPr>
          </w:rPrChange>
        </w:rPr>
        <w:pPrChange w:id="1274" w:author=" Vijay Parmar" w:date="2009-08-23T22:14:00Z">
          <w:pPr>
            <w:pStyle w:val="BodyText"/>
            <w:ind w:left="0"/>
          </w:pPr>
        </w:pPrChange>
      </w:pPr>
      <w:ins w:id="1275" w:author=" Vijay Parmar" w:date="2009-08-23T22:15:00Z">
        <w:r w:rsidRPr="000C5ED4">
          <w:rPr>
            <w:rFonts w:ascii="Courier New" w:hAnsi="Courier New" w:cs="Courier New"/>
            <w:rPrChange w:id="1276" w:author=" Vijay Parmar" w:date="2009-08-23T22:15:00Z">
              <w:rPr>
                <w:rFonts w:cs="Arial"/>
              </w:rPr>
            </w:rPrChange>
          </w:rPr>
          <w:t>CD $CGMM_EXTRACT_FOLDER</w:t>
        </w:r>
      </w:ins>
    </w:p>
    <w:p w:rsidR="000C5ED4" w:rsidRPr="000C5ED4" w:rsidRDefault="000C5ED4" w:rsidP="000C5ED4">
      <w:pPr>
        <w:pStyle w:val="BodyText"/>
        <w:rPr>
          <w:ins w:id="1277" w:author=" Vijay Parmar" w:date="2009-08-23T22:14:00Z"/>
          <w:rFonts w:ascii="Courier New" w:hAnsi="Courier New" w:cs="Courier New"/>
          <w:rPrChange w:id="1278" w:author=" Vijay Parmar" w:date="2009-08-23T22:15:00Z">
            <w:rPr>
              <w:ins w:id="1279" w:author=" Vijay Parmar" w:date="2009-08-23T22:14:00Z"/>
              <w:rFonts w:cs="Arial"/>
            </w:rPr>
          </w:rPrChange>
        </w:rPr>
        <w:pPrChange w:id="1280" w:author=" Vijay Parmar" w:date="2009-08-23T22:14:00Z">
          <w:pPr>
            <w:pStyle w:val="BodyText"/>
            <w:ind w:left="0"/>
          </w:pPr>
        </w:pPrChange>
      </w:pPr>
      <w:ins w:id="1281" w:author=" Vijay Parmar" w:date="2009-08-23T22:15:00Z">
        <w:r w:rsidRPr="000C5ED4">
          <w:rPr>
            <w:rFonts w:ascii="Courier New" w:hAnsi="Courier New" w:cs="Courier New"/>
            <w:rPrChange w:id="1282" w:author=" Vijay Parmar" w:date="2009-08-23T22:15:00Z">
              <w:rPr>
                <w:rFonts w:cs="Arial"/>
              </w:rPr>
            </w:rPrChange>
          </w:rPr>
          <w:t>Ant install</w:t>
        </w:r>
      </w:ins>
    </w:p>
    <w:p w:rsidR="000C5ED4" w:rsidRDefault="000C5ED4" w:rsidP="000C5ED4">
      <w:pPr>
        <w:pStyle w:val="BodyText"/>
        <w:rPr>
          <w:ins w:id="1283" w:author=" Vijay Parmar" w:date="2009-08-23T22:14:00Z"/>
          <w:rFonts w:cs="Arial"/>
        </w:rPr>
        <w:pPrChange w:id="1284" w:author=" Vijay Parmar" w:date="2009-08-23T22:14:00Z">
          <w:pPr>
            <w:pStyle w:val="BodyText"/>
            <w:numPr>
              <w:numId w:val="49"/>
            </w:numPr>
            <w:ind w:left="360" w:hanging="360"/>
          </w:pPr>
        </w:pPrChange>
      </w:pPr>
    </w:p>
    <w:p w:rsidR="000C5ED4" w:rsidRDefault="00BF0B19" w:rsidP="00D36F99">
      <w:pPr>
        <w:pStyle w:val="BodyText"/>
        <w:numPr>
          <w:ilvl w:val="0"/>
          <w:numId w:val="49"/>
        </w:numPr>
        <w:rPr>
          <w:ins w:id="1285" w:author=" Vijay Parmar" w:date="2009-08-23T22:14:00Z"/>
          <w:rFonts w:cs="Arial"/>
        </w:rPr>
      </w:pPr>
      <w:ins w:id="1286" w:author=" Vijay Parmar" w:date="2009-08-23T22:15:00Z">
        <w:r>
          <w:rPr>
            <w:rFonts w:cs="Arial"/>
          </w:rPr>
          <w:t>Verify the CGMM Web application is installed in the JBOSS_HOME/ser</w:t>
        </w:r>
        <w:r w:rsidR="00B165DC">
          <w:rPr>
            <w:rFonts w:cs="Arial"/>
          </w:rPr>
          <w:t>ver/&lt;Server.Name&gt;/deploy folder and configuration files are accurate.</w:t>
        </w:r>
      </w:ins>
    </w:p>
    <w:p w:rsidR="000C5ED4" w:rsidRDefault="000C5ED4" w:rsidP="000C5ED4">
      <w:pPr>
        <w:pStyle w:val="BodyText"/>
        <w:rPr>
          <w:ins w:id="1287" w:author=" Vijay Parmar" w:date="2009-08-23T22:14:00Z"/>
          <w:rFonts w:cs="Arial"/>
        </w:rPr>
        <w:pPrChange w:id="1288" w:author=" Vijay Parmar" w:date="2009-08-23T22:14:00Z">
          <w:pPr>
            <w:pStyle w:val="BodyText"/>
            <w:numPr>
              <w:numId w:val="49"/>
            </w:numPr>
            <w:ind w:left="360" w:hanging="360"/>
          </w:pPr>
        </w:pPrChange>
      </w:pPr>
    </w:p>
    <w:p w:rsidR="00910D82" w:rsidRDefault="00910D82" w:rsidP="001913D2">
      <w:pPr>
        <w:pStyle w:val="Title"/>
      </w:pPr>
      <w:bookmarkStart w:id="1289" w:name="_Toc187026501"/>
      <w:bookmarkStart w:id="1290" w:name="_Toc187026585"/>
      <w:bookmarkStart w:id="1291" w:name="_Toc187026891"/>
      <w:bookmarkStart w:id="1292" w:name="_Toc187026982"/>
      <w:bookmarkStart w:id="1293" w:name="_Toc187027120"/>
      <w:bookmarkStart w:id="1294" w:name="_Toc187027476"/>
      <w:bookmarkStart w:id="1295" w:name="_Toc187027630"/>
      <w:bookmarkStart w:id="1296" w:name="_Toc187027784"/>
      <w:bookmarkStart w:id="1297" w:name="_Toc187028113"/>
      <w:bookmarkStart w:id="1298" w:name="_Toc187028220"/>
      <w:bookmarkStart w:id="1299" w:name="_Toc187028245"/>
      <w:bookmarkStart w:id="1300" w:name="_Toc187028632"/>
      <w:bookmarkStart w:id="1301" w:name="_Toc187028761"/>
      <w:bookmarkStart w:id="1302" w:name="_Toc187028906"/>
      <w:bookmarkStart w:id="1303" w:name="_Toc187028934"/>
      <w:bookmarkStart w:id="1304" w:name="_Ref91488658"/>
      <w:bookmarkStart w:id="1305" w:name="_Ref91488663"/>
      <w:bookmarkStart w:id="1306" w:name="_Ref94339750"/>
      <w:bookmarkStart w:id="1307" w:name="_Ref94339799"/>
      <w:bookmarkStart w:id="1308" w:name="_Toc99793423"/>
      <w:bookmarkStart w:id="1309" w:name="_Toc142194777"/>
      <w:bookmarkStart w:id="1310" w:name="_Toc2387381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r w:rsidRPr="00827861">
        <w:lastRenderedPageBreak/>
        <w:t>Glossary</w:t>
      </w:r>
      <w:bookmarkEnd w:id="1304"/>
      <w:bookmarkEnd w:id="1305"/>
      <w:bookmarkEnd w:id="1306"/>
      <w:bookmarkEnd w:id="1307"/>
      <w:bookmarkEnd w:id="1308"/>
      <w:bookmarkEnd w:id="1309"/>
      <w:bookmarkEnd w:id="1310"/>
    </w:p>
    <w:p w:rsidR="00910D82" w:rsidRDefault="005E6C7C"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567371">
            <w:pPr>
              <w:pStyle w:val="TableText"/>
            </w:pPr>
            <w:r w:rsidRPr="0048622F">
              <w:t>Ant</w:t>
            </w:r>
          </w:p>
        </w:tc>
        <w:tc>
          <w:tcPr>
            <w:tcW w:w="6876" w:type="dxa"/>
            <w:vAlign w:val="center"/>
          </w:tcPr>
          <w:p w:rsidR="0048622F" w:rsidRPr="0048622F" w:rsidRDefault="0048622F" w:rsidP="00567371">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567371">
            <w:pPr>
              <w:pStyle w:val="TableText"/>
            </w:pPr>
            <w:r w:rsidRPr="0048622F">
              <w:t>caGrid</w:t>
            </w:r>
          </w:p>
        </w:tc>
        <w:tc>
          <w:tcPr>
            <w:tcW w:w="6876" w:type="dxa"/>
            <w:vAlign w:val="center"/>
          </w:tcPr>
          <w:p w:rsidR="0048622F" w:rsidRPr="0048622F" w:rsidRDefault="0048622F" w:rsidP="00567371">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567371">
            <w:pPr>
              <w:pStyle w:val="TableText"/>
            </w:pPr>
            <w:r w:rsidRPr="0048622F">
              <w:t>Ehcache</w:t>
            </w:r>
          </w:p>
        </w:tc>
        <w:tc>
          <w:tcPr>
            <w:tcW w:w="6876" w:type="dxa"/>
            <w:vAlign w:val="center"/>
          </w:tcPr>
          <w:p w:rsidR="0048622F" w:rsidRPr="0048622F" w:rsidRDefault="0048622F" w:rsidP="00567371">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w:t>
            </w:r>
            <w:r w:rsidR="00D916B7">
              <w:t>s/ehcache for more information.</w:t>
            </w:r>
          </w:p>
        </w:tc>
      </w:tr>
      <w:tr w:rsidR="00567371" w:rsidRPr="007639F9" w:rsidTr="00567371">
        <w:trPr>
          <w:cantSplit/>
        </w:trPr>
        <w:tc>
          <w:tcPr>
            <w:tcW w:w="1548" w:type="dxa"/>
          </w:tcPr>
          <w:p w:rsidR="00567371" w:rsidRPr="007639F9" w:rsidRDefault="00567371" w:rsidP="007639F9">
            <w:pPr>
              <w:pStyle w:val="TableText"/>
            </w:pPr>
            <w:r w:rsidRPr="007639F9">
              <w:t>Globus Toolkit</w:t>
            </w:r>
          </w:p>
        </w:tc>
        <w:tc>
          <w:tcPr>
            <w:tcW w:w="6876" w:type="dxa"/>
          </w:tcPr>
          <w:p w:rsidR="00567371" w:rsidRPr="007639F9" w:rsidRDefault="00567371" w:rsidP="007639F9">
            <w:pPr>
              <w:pStyle w:val="TableText"/>
            </w:pPr>
            <w:r w:rsidRPr="007639F9">
              <w:t>The Globus® Toolkit is an open source software toolkit used for building grids. It is being developed by the Globus Alliance and many others all over the world</w:t>
            </w:r>
          </w:p>
        </w:tc>
      </w:tr>
      <w:tr w:rsidR="00567371" w:rsidRPr="0048622F" w:rsidTr="00B518D5">
        <w:trPr>
          <w:cantSplit/>
        </w:trPr>
        <w:tc>
          <w:tcPr>
            <w:tcW w:w="1548" w:type="dxa"/>
            <w:vAlign w:val="center"/>
          </w:tcPr>
          <w:p w:rsidR="00567371" w:rsidRPr="0048622F" w:rsidRDefault="00567371" w:rsidP="00567371">
            <w:pPr>
              <w:pStyle w:val="TableText"/>
            </w:pPr>
            <w:r w:rsidRPr="0048622F">
              <w:t>Hibernate</w:t>
            </w:r>
          </w:p>
        </w:tc>
        <w:tc>
          <w:tcPr>
            <w:tcW w:w="6876" w:type="dxa"/>
            <w:vAlign w:val="center"/>
          </w:tcPr>
          <w:p w:rsidR="00567371" w:rsidRPr="0048622F" w:rsidRDefault="00567371" w:rsidP="00567371">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http://www.hibernate.org/ for more information.</w:t>
            </w:r>
          </w:p>
        </w:tc>
      </w:tr>
      <w:tr w:rsidR="00567371" w:rsidRPr="007639F9" w:rsidTr="00567371">
        <w:trPr>
          <w:cantSplit/>
        </w:trPr>
        <w:tc>
          <w:tcPr>
            <w:tcW w:w="1548" w:type="dxa"/>
          </w:tcPr>
          <w:p w:rsidR="00567371" w:rsidRPr="007639F9" w:rsidRDefault="00567371" w:rsidP="007639F9">
            <w:pPr>
              <w:pStyle w:val="TableText"/>
            </w:pPr>
            <w:r w:rsidRPr="007639F9">
              <w:t>IDP</w:t>
            </w:r>
          </w:p>
        </w:tc>
        <w:tc>
          <w:tcPr>
            <w:tcW w:w="6876" w:type="dxa"/>
          </w:tcPr>
          <w:p w:rsidR="00D916B7" w:rsidRPr="007639F9" w:rsidRDefault="00E303E1" w:rsidP="00D916B7">
            <w:pPr>
              <w:pStyle w:val="TableText"/>
            </w:pPr>
            <w:r>
              <w:t>Identity Provider. Is also sometimes shown as “IdP”.</w:t>
            </w:r>
            <w:r w:rsidR="00D916B7">
              <w:t xml:space="preserve"> For more information, see </w:t>
            </w:r>
            <w:hyperlink r:id="rId74" w:history="1">
              <w:r w:rsidR="00D916B7" w:rsidRPr="007639F9">
                <w:rPr>
                  <w:rStyle w:val="Hyperlink"/>
                  <w:color w:val="auto"/>
                  <w:szCs w:val="18"/>
                  <w:u w:val="none"/>
                </w:rPr>
                <w:t>http://asc.gsa.gov/portal/template/faq08.vm</w:t>
              </w:r>
            </w:hyperlink>
            <w:r w:rsidR="00D916B7">
              <w:t>.</w:t>
            </w:r>
          </w:p>
        </w:tc>
      </w:tr>
      <w:tr w:rsidR="00567371" w:rsidRPr="0048622F" w:rsidTr="00B518D5">
        <w:trPr>
          <w:cantSplit/>
        </w:trPr>
        <w:tc>
          <w:tcPr>
            <w:tcW w:w="1548" w:type="dxa"/>
            <w:vAlign w:val="center"/>
          </w:tcPr>
          <w:p w:rsidR="00567371" w:rsidRPr="0048622F" w:rsidRDefault="00567371" w:rsidP="00567371">
            <w:pPr>
              <w:pStyle w:val="TableText"/>
            </w:pPr>
            <w:r w:rsidRPr="0048622F">
              <w:t>JAR</w:t>
            </w:r>
          </w:p>
        </w:tc>
        <w:tc>
          <w:tcPr>
            <w:tcW w:w="6876" w:type="dxa"/>
            <w:vAlign w:val="center"/>
          </w:tcPr>
          <w:p w:rsidR="00567371" w:rsidRPr="0048622F" w:rsidRDefault="00567371" w:rsidP="00567371">
            <w:pPr>
              <w:pStyle w:val="TableText"/>
            </w:pPr>
            <w:r w:rsidRPr="0048622F">
              <w:t>JAR file is a file format based on the popular ZIP file format and is used for aggregating many files into one. A  JAR file is essentially a zip file that contains an optional META-INF directory.</w:t>
            </w:r>
          </w:p>
        </w:tc>
      </w:tr>
      <w:tr w:rsidR="00567371" w:rsidRPr="0048622F" w:rsidTr="00B518D5">
        <w:trPr>
          <w:cantSplit/>
        </w:trPr>
        <w:tc>
          <w:tcPr>
            <w:tcW w:w="1548" w:type="dxa"/>
            <w:vAlign w:val="center"/>
          </w:tcPr>
          <w:p w:rsidR="00567371" w:rsidRPr="0048622F" w:rsidRDefault="00567371" w:rsidP="00567371">
            <w:pPr>
              <w:pStyle w:val="TableText"/>
            </w:pPr>
            <w:r w:rsidRPr="0048622F">
              <w:t>JAAS</w:t>
            </w:r>
          </w:p>
        </w:tc>
        <w:tc>
          <w:tcPr>
            <w:tcW w:w="6876" w:type="dxa"/>
            <w:vAlign w:val="center"/>
          </w:tcPr>
          <w:p w:rsidR="00567371" w:rsidRPr="0048622F" w:rsidRDefault="00567371" w:rsidP="00567371">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567371" w:rsidRPr="0048622F" w:rsidTr="00B518D5">
        <w:trPr>
          <w:cantSplit/>
        </w:trPr>
        <w:tc>
          <w:tcPr>
            <w:tcW w:w="1548" w:type="dxa"/>
            <w:vAlign w:val="center"/>
          </w:tcPr>
          <w:p w:rsidR="00567371" w:rsidRPr="0048622F" w:rsidRDefault="00567371" w:rsidP="00567371">
            <w:pPr>
              <w:pStyle w:val="TableText"/>
            </w:pPr>
            <w:r w:rsidRPr="0048622F">
              <w:t>SAML</w:t>
            </w:r>
          </w:p>
        </w:tc>
        <w:tc>
          <w:tcPr>
            <w:tcW w:w="6876" w:type="dxa"/>
            <w:vAlign w:val="center"/>
          </w:tcPr>
          <w:p w:rsidR="00567371" w:rsidRPr="0048622F" w:rsidRDefault="00567371" w:rsidP="00567371">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567371" w:rsidRPr="0048622F" w:rsidTr="00B518D5">
        <w:trPr>
          <w:cantSplit/>
        </w:trPr>
        <w:tc>
          <w:tcPr>
            <w:tcW w:w="1548" w:type="dxa"/>
            <w:vAlign w:val="center"/>
          </w:tcPr>
          <w:p w:rsidR="00567371" w:rsidRPr="0048622F" w:rsidRDefault="00567371" w:rsidP="00567371">
            <w:pPr>
              <w:pStyle w:val="TableText"/>
            </w:pPr>
            <w:r w:rsidRPr="0048622F">
              <w:t>Spring</w:t>
            </w:r>
          </w:p>
        </w:tc>
        <w:tc>
          <w:tcPr>
            <w:tcW w:w="6876" w:type="dxa"/>
            <w:vAlign w:val="center"/>
          </w:tcPr>
          <w:p w:rsidR="00567371" w:rsidRPr="0048622F" w:rsidRDefault="00567371" w:rsidP="00567371">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lastRenderedPageBreak/>
              <w:t>WSDD</w:t>
            </w:r>
          </w:p>
        </w:tc>
        <w:tc>
          <w:tcPr>
            <w:tcW w:w="6876" w:type="dxa"/>
            <w:vAlign w:val="center"/>
          </w:tcPr>
          <w:p w:rsidR="00567371" w:rsidRPr="0048622F" w:rsidRDefault="00567371" w:rsidP="00567371">
            <w:pPr>
              <w:pStyle w:val="TableText"/>
            </w:pPr>
            <w:r w:rsidRPr="0048622F">
              <w:t>An acronym for Web Service Deployment Descriptor, which can be used to specify resources that should be exposed as Web Services. See http://ws.apache.org/axis/java/user-guide.html#CustomDeploymentIntroducingWSDD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t>WSDL</w:t>
            </w:r>
          </w:p>
        </w:tc>
        <w:tc>
          <w:tcPr>
            <w:tcW w:w="6876" w:type="dxa"/>
            <w:vAlign w:val="center"/>
          </w:tcPr>
          <w:p w:rsidR="00567371" w:rsidRPr="0048622F" w:rsidRDefault="00567371" w:rsidP="00567371">
            <w:pPr>
              <w:pStyle w:val="TableText"/>
            </w:pPr>
            <w:r w:rsidRPr="0048622F">
              <w:t>An acronym for Web Services Definition Language, which is an XML-based language that provides a model for describing Web services. See http://www.w3.org/TR/wsdl.html or http://en.wikipedia.org/wiki/WSDL for more information.</w:t>
            </w:r>
          </w:p>
        </w:tc>
      </w:tr>
      <w:tr w:rsidR="00567371" w:rsidRPr="007639F9" w:rsidTr="00567371">
        <w:trPr>
          <w:cantSplit/>
        </w:trPr>
        <w:tc>
          <w:tcPr>
            <w:tcW w:w="1548" w:type="dxa"/>
          </w:tcPr>
          <w:p w:rsidR="00567371" w:rsidRPr="007639F9" w:rsidRDefault="00567371" w:rsidP="007639F9">
            <w:pPr>
              <w:pStyle w:val="TableText"/>
            </w:pPr>
            <w:r w:rsidRPr="007639F9">
              <w:t>XSD</w:t>
            </w:r>
          </w:p>
        </w:tc>
        <w:tc>
          <w:tcPr>
            <w:tcW w:w="6876" w:type="dxa"/>
          </w:tcPr>
          <w:p w:rsidR="00567371" w:rsidRPr="007639F9" w:rsidRDefault="00567371" w:rsidP="007639F9">
            <w:pPr>
              <w:pStyle w:val="TableText"/>
            </w:pPr>
            <w:r w:rsidRPr="007639F9">
              <w:t>XML Schema Definition.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0B12EE">
          <w:pgSz w:w="12240" w:h="15840" w:code="1"/>
          <w:pgMar w:top="1440" w:right="1440" w:bottom="1440" w:left="1440" w:header="720" w:footer="720" w:gutter="432"/>
          <w:cols w:space="720"/>
          <w:titlePg/>
          <w:docGrid w:linePitch="360"/>
        </w:sectPr>
      </w:pPr>
    </w:p>
    <w:p w:rsidR="000D4B9F" w:rsidRDefault="00F258D9" w:rsidP="00F258D9">
      <w:pPr>
        <w:pStyle w:val="Title"/>
      </w:pPr>
      <w:bookmarkStart w:id="1311" w:name="_Toc187026440"/>
      <w:bookmarkStart w:id="1312" w:name="_Toc187026503"/>
      <w:bookmarkStart w:id="1313" w:name="_Toc187026587"/>
      <w:bookmarkStart w:id="1314" w:name="_Toc187026893"/>
      <w:bookmarkStart w:id="1315" w:name="_Toc187026984"/>
      <w:bookmarkStart w:id="1316" w:name="_Toc187027122"/>
      <w:bookmarkStart w:id="1317" w:name="_Toc187027478"/>
      <w:bookmarkStart w:id="1318" w:name="_Toc187027632"/>
      <w:bookmarkStart w:id="1319" w:name="_Toc187027738"/>
      <w:bookmarkStart w:id="1320" w:name="_Toc187027786"/>
      <w:bookmarkStart w:id="1321" w:name="_Toc187028115"/>
      <w:bookmarkStart w:id="1322" w:name="_Toc187028222"/>
      <w:bookmarkStart w:id="1323" w:name="_Toc187028247"/>
      <w:bookmarkStart w:id="1324" w:name="_Toc187028634"/>
      <w:bookmarkStart w:id="1325" w:name="_Toc187028763"/>
      <w:bookmarkStart w:id="1326" w:name="_Toc187028908"/>
      <w:bookmarkStart w:id="1327" w:name="_Toc187028936"/>
      <w:bookmarkStart w:id="1328" w:name="_Toc187030169"/>
      <w:bookmarkStart w:id="1329" w:name="_Toc187030216"/>
      <w:bookmarkStart w:id="1330" w:name="_Toc238738189"/>
      <w:r>
        <w:lastRenderedPageBreak/>
        <w:t>Index</w:t>
      </w:r>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p>
    <w:p w:rsidR="007B5769" w:rsidRDefault="007B5769" w:rsidP="00D544CF">
      <w:pPr>
        <w:pStyle w:val="BodyText"/>
      </w:pPr>
    </w:p>
    <w:p w:rsidR="00F14A55" w:rsidRDefault="005E6C7C" w:rsidP="00D544CF">
      <w:pPr>
        <w:pStyle w:val="BodyText"/>
        <w:rPr>
          <w:noProof/>
        </w:rPr>
        <w:sectPr w:rsidR="00F14A55" w:rsidSect="00F14A55">
          <w:headerReference w:type="even" r:id="rId75"/>
          <w:headerReference w:type="default" r:id="rId76"/>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F14A55" w:rsidRDefault="00F14A55">
      <w:pPr>
        <w:pStyle w:val="Index1"/>
        <w:tabs>
          <w:tab w:val="right" w:leader="dot" w:pos="4094"/>
        </w:tabs>
        <w:rPr>
          <w:noProof/>
        </w:rPr>
      </w:pPr>
      <w:r>
        <w:rPr>
          <w:noProof/>
        </w:rPr>
        <w:t>alternate CGMM scenarios, 34</w:t>
      </w:r>
    </w:p>
    <w:p w:rsidR="00F14A55" w:rsidRDefault="00F14A55">
      <w:pPr>
        <w:pStyle w:val="Index1"/>
        <w:tabs>
          <w:tab w:val="right" w:leader="dot" w:pos="4094"/>
        </w:tabs>
        <w:rPr>
          <w:noProof/>
        </w:rPr>
      </w:pPr>
      <w:r>
        <w:rPr>
          <w:noProof/>
        </w:rPr>
        <w:t>API</w:t>
      </w:r>
    </w:p>
    <w:p w:rsidR="00F14A55" w:rsidRDefault="00F14A55">
      <w:pPr>
        <w:pStyle w:val="Index2"/>
        <w:tabs>
          <w:tab w:val="right" w:leader="dot" w:pos="4094"/>
        </w:tabs>
        <w:rPr>
          <w:noProof/>
        </w:rPr>
      </w:pPr>
      <w:r>
        <w:rPr>
          <w:noProof/>
        </w:rPr>
        <w:t>authenticating users, 17</w:t>
      </w:r>
    </w:p>
    <w:p w:rsidR="00F14A55" w:rsidRDefault="00F14A55">
      <w:pPr>
        <w:pStyle w:val="Index2"/>
        <w:tabs>
          <w:tab w:val="right" w:leader="dot" w:pos="4094"/>
        </w:tabs>
        <w:rPr>
          <w:noProof/>
        </w:rPr>
      </w:pPr>
      <w:r>
        <w:rPr>
          <w:noProof/>
        </w:rPr>
        <w:t>CGMM, 7, 11</w:t>
      </w:r>
    </w:p>
    <w:p w:rsidR="00F14A55" w:rsidRDefault="00F14A55">
      <w:pPr>
        <w:pStyle w:val="Index2"/>
        <w:tabs>
          <w:tab w:val="right" w:leader="dot" w:pos="4094"/>
        </w:tabs>
        <w:rPr>
          <w:noProof/>
        </w:rPr>
      </w:pPr>
      <w:r>
        <w:rPr>
          <w:noProof/>
        </w:rPr>
        <w:t>CGMM Manager, 12</w:t>
      </w:r>
    </w:p>
    <w:p w:rsidR="00F14A55" w:rsidRDefault="00F14A55">
      <w:pPr>
        <w:pStyle w:val="Index2"/>
        <w:tabs>
          <w:tab w:val="right" w:leader="dot" w:pos="4094"/>
        </w:tabs>
        <w:rPr>
          <w:noProof/>
        </w:rPr>
      </w:pPr>
      <w:r>
        <w:rPr>
          <w:noProof/>
        </w:rPr>
        <w:t>configuration files, 18</w:t>
      </w:r>
    </w:p>
    <w:p w:rsidR="00F14A55" w:rsidRDefault="00F14A55">
      <w:pPr>
        <w:pStyle w:val="Index2"/>
        <w:tabs>
          <w:tab w:val="right" w:leader="dot" w:pos="4094"/>
        </w:tabs>
        <w:rPr>
          <w:noProof/>
        </w:rPr>
      </w:pPr>
      <w:r>
        <w:rPr>
          <w:noProof/>
        </w:rPr>
        <w:t>importing authentication, 16</w:t>
      </w:r>
    </w:p>
    <w:p w:rsidR="00F14A55" w:rsidRDefault="00F14A55">
      <w:pPr>
        <w:pStyle w:val="Index2"/>
        <w:tabs>
          <w:tab w:val="right" w:leader="dot" w:pos="4094"/>
        </w:tabs>
        <w:rPr>
          <w:noProof/>
        </w:rPr>
      </w:pPr>
      <w:r>
        <w:rPr>
          <w:noProof/>
        </w:rPr>
        <w:t>importing CGMM Manager, 16</w:t>
      </w:r>
    </w:p>
    <w:p w:rsidR="00F14A55" w:rsidRDefault="00F14A55">
      <w:pPr>
        <w:pStyle w:val="Index2"/>
        <w:tabs>
          <w:tab w:val="right" w:leader="dot" w:pos="4094"/>
        </w:tabs>
        <w:rPr>
          <w:noProof/>
        </w:rPr>
      </w:pPr>
      <w:r>
        <w:rPr>
          <w:noProof/>
        </w:rPr>
        <w:t>migrating users, 17</w:t>
      </w:r>
    </w:p>
    <w:p w:rsidR="00F14A55" w:rsidRDefault="00F14A55">
      <w:pPr>
        <w:pStyle w:val="Index2"/>
        <w:tabs>
          <w:tab w:val="right" w:leader="dot" w:pos="4094"/>
        </w:tabs>
        <w:rPr>
          <w:noProof/>
        </w:rPr>
      </w:pPr>
      <w:r>
        <w:rPr>
          <w:noProof/>
        </w:rPr>
        <w:t>obtaining authentication, 17</w:t>
      </w:r>
    </w:p>
    <w:p w:rsidR="00F14A55" w:rsidRDefault="00F14A55">
      <w:pPr>
        <w:pStyle w:val="Index2"/>
        <w:tabs>
          <w:tab w:val="right" w:leader="dot" w:pos="4094"/>
        </w:tabs>
        <w:rPr>
          <w:noProof/>
        </w:rPr>
      </w:pPr>
      <w:r>
        <w:rPr>
          <w:noProof/>
        </w:rPr>
        <w:t>obtaining CGMM Manager, 17</w:t>
      </w:r>
    </w:p>
    <w:p w:rsidR="00F14A55" w:rsidRDefault="00F14A55">
      <w:pPr>
        <w:pStyle w:val="Index2"/>
        <w:tabs>
          <w:tab w:val="right" w:leader="dot" w:pos="4094"/>
        </w:tabs>
        <w:rPr>
          <w:noProof/>
        </w:rPr>
      </w:pPr>
      <w:r>
        <w:rPr>
          <w:noProof/>
        </w:rPr>
        <w:t>services, 12</w:t>
      </w:r>
    </w:p>
    <w:p w:rsidR="00F14A55" w:rsidRDefault="00F14A55">
      <w:pPr>
        <w:pStyle w:val="Index2"/>
        <w:tabs>
          <w:tab w:val="right" w:leader="dot" w:pos="4094"/>
        </w:tabs>
        <w:rPr>
          <w:noProof/>
        </w:rPr>
      </w:pPr>
      <w:r>
        <w:rPr>
          <w:noProof/>
        </w:rPr>
        <w:t>workflow, 11</w:t>
      </w:r>
    </w:p>
    <w:p w:rsidR="00F14A55" w:rsidRDefault="00F14A55">
      <w:pPr>
        <w:pStyle w:val="Index1"/>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authenticating users, 17</w:t>
      </w:r>
    </w:p>
    <w:p w:rsidR="00F14A55" w:rsidRDefault="00F14A55">
      <w:pPr>
        <w:pStyle w:val="Index1"/>
        <w:tabs>
          <w:tab w:val="right" w:leader="dot" w:pos="4094"/>
        </w:tabs>
        <w:rPr>
          <w:noProof/>
        </w:rPr>
      </w:pPr>
      <w:r>
        <w:rPr>
          <w:noProof/>
        </w:rPr>
        <w:t>authentication, 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B</w:t>
      </w:r>
    </w:p>
    <w:p w:rsidR="00F14A55" w:rsidRDefault="00F14A55">
      <w:pPr>
        <w:pStyle w:val="Index1"/>
        <w:tabs>
          <w:tab w:val="right" w:leader="dot" w:pos="4094"/>
        </w:tabs>
        <w:rPr>
          <w:noProof/>
        </w:rPr>
      </w:pPr>
      <w:r>
        <w:rPr>
          <w:noProof/>
        </w:rPr>
        <w:t>before you install, 45</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C</w:t>
      </w:r>
    </w:p>
    <w:p w:rsidR="00F14A55" w:rsidRDefault="00F14A55">
      <w:pPr>
        <w:pStyle w:val="Index1"/>
        <w:tabs>
          <w:tab w:val="right" w:leader="dot" w:pos="4094"/>
        </w:tabs>
        <w:rPr>
          <w:noProof/>
        </w:rPr>
      </w:pPr>
      <w:r>
        <w:rPr>
          <w:noProof/>
        </w:rPr>
        <w:t>caGrid account</w:t>
      </w:r>
    </w:p>
    <w:p w:rsidR="00F14A55" w:rsidRDefault="00F14A55">
      <w:pPr>
        <w:pStyle w:val="Index2"/>
        <w:tabs>
          <w:tab w:val="right" w:leader="dot" w:pos="4094"/>
        </w:tabs>
        <w:rPr>
          <w:noProof/>
        </w:rPr>
      </w:pPr>
      <w:r>
        <w:rPr>
          <w:noProof/>
        </w:rPr>
        <w:t>create new, 7, 27, 36</w:t>
      </w:r>
    </w:p>
    <w:p w:rsidR="00F14A55" w:rsidRDefault="00F14A55">
      <w:pPr>
        <w:pStyle w:val="Index1"/>
        <w:tabs>
          <w:tab w:val="right" w:leader="dot" w:pos="4094"/>
        </w:tabs>
        <w:rPr>
          <w:noProof/>
        </w:rPr>
      </w:pPr>
      <w:r>
        <w:rPr>
          <w:noProof/>
        </w:rPr>
        <w:t>caGrid security infrastructure, 47</w:t>
      </w:r>
    </w:p>
    <w:p w:rsidR="00F14A55" w:rsidRDefault="00F14A55">
      <w:pPr>
        <w:pStyle w:val="Index1"/>
        <w:tabs>
          <w:tab w:val="right" w:leader="dot" w:pos="4094"/>
        </w:tabs>
        <w:rPr>
          <w:noProof/>
        </w:rPr>
      </w:pPr>
      <w:r>
        <w:rPr>
          <w:noProof/>
        </w:rPr>
        <w:t>CGMM</w:t>
      </w:r>
    </w:p>
    <w:p w:rsidR="00F14A55" w:rsidRDefault="00F14A55">
      <w:pPr>
        <w:pStyle w:val="Index2"/>
        <w:tabs>
          <w:tab w:val="right" w:leader="dot" w:pos="4094"/>
        </w:tabs>
        <w:rPr>
          <w:noProof/>
        </w:rPr>
      </w:pPr>
      <w:r>
        <w:rPr>
          <w:noProof/>
        </w:rPr>
        <w:t>API, 7, 11</w:t>
      </w:r>
    </w:p>
    <w:p w:rsidR="00F14A55" w:rsidRDefault="00F14A55">
      <w:pPr>
        <w:pStyle w:val="Index2"/>
        <w:tabs>
          <w:tab w:val="right" w:leader="dot" w:pos="4094"/>
        </w:tabs>
        <w:rPr>
          <w:noProof/>
        </w:rPr>
      </w:pPr>
      <w:r>
        <w:rPr>
          <w:noProof/>
        </w:rPr>
        <w:t>API configuration, 18</w:t>
      </w:r>
    </w:p>
    <w:p w:rsidR="00F14A55" w:rsidRDefault="00F14A55">
      <w:pPr>
        <w:pStyle w:val="Index2"/>
        <w:tabs>
          <w:tab w:val="right" w:leader="dot" w:pos="4094"/>
        </w:tabs>
        <w:rPr>
          <w:noProof/>
        </w:rPr>
      </w:pPr>
      <w:r>
        <w:rPr>
          <w:noProof/>
        </w:rPr>
        <w:t>API services, 12</w:t>
      </w:r>
    </w:p>
    <w:p w:rsidR="00F14A55" w:rsidRDefault="00F14A55">
      <w:pPr>
        <w:pStyle w:val="Index2"/>
        <w:tabs>
          <w:tab w:val="right" w:leader="dot" w:pos="4094"/>
        </w:tabs>
        <w:rPr>
          <w:noProof/>
        </w:rPr>
      </w:pPr>
      <w:r>
        <w:rPr>
          <w:noProof/>
        </w:rPr>
        <w:t>architecture, 6</w:t>
      </w:r>
    </w:p>
    <w:p w:rsidR="00F14A55" w:rsidRDefault="00F14A55">
      <w:pPr>
        <w:pStyle w:val="Index2"/>
        <w:tabs>
          <w:tab w:val="right" w:leader="dot" w:pos="4094"/>
        </w:tabs>
        <w:rPr>
          <w:noProof/>
        </w:rPr>
      </w:pPr>
      <w:r>
        <w:rPr>
          <w:noProof/>
        </w:rPr>
        <w:t>components, 7</w:t>
      </w:r>
    </w:p>
    <w:p w:rsidR="00F14A55" w:rsidRDefault="00F14A55">
      <w:pPr>
        <w:pStyle w:val="Index2"/>
        <w:tabs>
          <w:tab w:val="right" w:leader="dot" w:pos="4094"/>
        </w:tabs>
        <w:rPr>
          <w:noProof/>
        </w:rPr>
      </w:pPr>
      <w:r>
        <w:rPr>
          <w:noProof/>
        </w:rPr>
        <w:t>customization, 7</w:t>
      </w:r>
    </w:p>
    <w:p w:rsidR="00F14A55" w:rsidRDefault="00F14A55">
      <w:pPr>
        <w:pStyle w:val="Index2"/>
        <w:tabs>
          <w:tab w:val="right" w:leader="dot" w:pos="4094"/>
        </w:tabs>
        <w:rPr>
          <w:noProof/>
        </w:rPr>
      </w:pPr>
      <w:r>
        <w:rPr>
          <w:noProof/>
        </w:rPr>
        <w:t>deployment, 43, 48, 49</w:t>
      </w:r>
    </w:p>
    <w:p w:rsidR="00F14A55" w:rsidRDefault="00F14A55">
      <w:pPr>
        <w:pStyle w:val="Index2"/>
        <w:tabs>
          <w:tab w:val="right" w:leader="dot" w:pos="4094"/>
        </w:tabs>
        <w:rPr>
          <w:noProof/>
        </w:rPr>
      </w:pPr>
      <w:r>
        <w:rPr>
          <w:noProof/>
        </w:rPr>
        <w:t>filter, 7</w:t>
      </w:r>
    </w:p>
    <w:p w:rsidR="00F14A55" w:rsidRDefault="00F14A55">
      <w:pPr>
        <w:pStyle w:val="Index2"/>
        <w:tabs>
          <w:tab w:val="right" w:leader="dot" w:pos="4094"/>
        </w:tabs>
        <w:rPr>
          <w:noProof/>
        </w:rPr>
      </w:pPr>
      <w:r>
        <w:rPr>
          <w:noProof/>
        </w:rPr>
        <w:t>installation, 43, 45</w:t>
      </w:r>
    </w:p>
    <w:p w:rsidR="00F14A55" w:rsidRDefault="00F14A55">
      <w:pPr>
        <w:pStyle w:val="Index2"/>
        <w:tabs>
          <w:tab w:val="right" w:leader="dot" w:pos="4094"/>
        </w:tabs>
        <w:rPr>
          <w:noProof/>
        </w:rPr>
      </w:pPr>
      <w:r>
        <w:rPr>
          <w:noProof/>
        </w:rPr>
        <w:t>installation parameters, 48</w:t>
      </w:r>
    </w:p>
    <w:p w:rsidR="00F14A55" w:rsidRDefault="00F14A55">
      <w:pPr>
        <w:pStyle w:val="Index2"/>
        <w:tabs>
          <w:tab w:val="right" w:leader="dot" w:pos="4094"/>
        </w:tabs>
        <w:rPr>
          <w:noProof/>
        </w:rPr>
      </w:pPr>
      <w:r>
        <w:rPr>
          <w:noProof/>
        </w:rPr>
        <w:t>overview, 5</w:t>
      </w:r>
    </w:p>
    <w:p w:rsidR="00F14A55" w:rsidRDefault="00F14A55">
      <w:pPr>
        <w:pStyle w:val="Index2"/>
        <w:tabs>
          <w:tab w:val="right" w:leader="dot" w:pos="4094"/>
        </w:tabs>
        <w:rPr>
          <w:noProof/>
        </w:rPr>
      </w:pPr>
      <w:r>
        <w:rPr>
          <w:noProof/>
        </w:rPr>
        <w:t>process flow, 7</w:t>
      </w:r>
    </w:p>
    <w:p w:rsidR="00F14A55" w:rsidRDefault="00F14A55">
      <w:pPr>
        <w:pStyle w:val="Index2"/>
        <w:tabs>
          <w:tab w:val="right" w:leader="dot" w:pos="4094"/>
        </w:tabs>
        <w:rPr>
          <w:noProof/>
        </w:rPr>
      </w:pPr>
      <w:r>
        <w:rPr>
          <w:noProof/>
        </w:rPr>
        <w:t>release contents, 44</w:t>
      </w:r>
    </w:p>
    <w:p w:rsidR="00F14A55" w:rsidRDefault="00F14A55">
      <w:pPr>
        <w:pStyle w:val="Index2"/>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CGMM Manager class, 12</w:t>
      </w:r>
    </w:p>
    <w:p w:rsidR="00F14A55" w:rsidRDefault="00F14A55">
      <w:pPr>
        <w:pStyle w:val="Index1"/>
        <w:tabs>
          <w:tab w:val="right" w:leader="dot" w:pos="4094"/>
        </w:tabs>
        <w:rPr>
          <w:noProof/>
        </w:rPr>
      </w:pPr>
      <w:r>
        <w:rPr>
          <w:noProof/>
        </w:rPr>
        <w:t>CGMM Manager Service</w:t>
      </w:r>
    </w:p>
    <w:p w:rsidR="00F14A55" w:rsidRDefault="00F14A55">
      <w:pPr>
        <w:pStyle w:val="Index2"/>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CGMM Properties sample file, 59</w:t>
      </w:r>
    </w:p>
    <w:p w:rsidR="00F14A55" w:rsidRDefault="00F14A55">
      <w:pPr>
        <w:pStyle w:val="Index1"/>
        <w:tabs>
          <w:tab w:val="right" w:leader="dot" w:pos="4094"/>
        </w:tabs>
        <w:rPr>
          <w:noProof/>
        </w:rPr>
      </w:pPr>
      <w:r>
        <w:rPr>
          <w:noProof/>
        </w:rPr>
        <w:t>CGMM Properties XSD file, 53</w:t>
      </w:r>
    </w:p>
    <w:p w:rsidR="00F14A55" w:rsidRDefault="00F14A55">
      <w:pPr>
        <w:pStyle w:val="Index1"/>
        <w:tabs>
          <w:tab w:val="right" w:leader="dot" w:pos="4094"/>
        </w:tabs>
        <w:rPr>
          <w:noProof/>
        </w:rPr>
      </w:pPr>
      <w:r>
        <w:rPr>
          <w:noProof/>
        </w:rPr>
        <w:t>CGMM Tool, 23</w:t>
      </w:r>
    </w:p>
    <w:p w:rsidR="00F14A55" w:rsidRDefault="00F14A55">
      <w:pPr>
        <w:pStyle w:val="Index2"/>
        <w:tabs>
          <w:tab w:val="right" w:leader="dot" w:pos="4094"/>
        </w:tabs>
        <w:rPr>
          <w:noProof/>
        </w:rPr>
      </w:pPr>
      <w:r>
        <w:rPr>
          <w:noProof/>
        </w:rPr>
        <w:t>alternate behavior, 33</w:t>
      </w:r>
    </w:p>
    <w:p w:rsidR="00F14A55" w:rsidRDefault="00F14A55">
      <w:pPr>
        <w:pStyle w:val="Index2"/>
        <w:tabs>
          <w:tab w:val="right" w:leader="dot" w:pos="4094"/>
        </w:tabs>
        <w:rPr>
          <w:noProof/>
        </w:rPr>
      </w:pPr>
      <w:r>
        <w:rPr>
          <w:noProof/>
        </w:rPr>
        <w:t>alternate workflow, 34</w:t>
      </w:r>
    </w:p>
    <w:p w:rsidR="00F14A55" w:rsidRDefault="00F14A55">
      <w:pPr>
        <w:pStyle w:val="Index2"/>
        <w:tabs>
          <w:tab w:val="right" w:leader="dot" w:pos="4094"/>
        </w:tabs>
        <w:rPr>
          <w:noProof/>
        </w:rPr>
      </w:pPr>
      <w:r>
        <w:rPr>
          <w:noProof/>
        </w:rPr>
        <w:t>customizing, 39</w:t>
      </w:r>
    </w:p>
    <w:p w:rsidR="00F14A55" w:rsidRDefault="00F14A55">
      <w:pPr>
        <w:pStyle w:val="Index2"/>
        <w:tabs>
          <w:tab w:val="right" w:leader="dot" w:pos="4094"/>
        </w:tabs>
        <w:rPr>
          <w:noProof/>
        </w:rPr>
      </w:pPr>
      <w:r>
        <w:rPr>
          <w:noProof/>
        </w:rPr>
        <w:t>default behavior, 23</w:t>
      </w:r>
    </w:p>
    <w:p w:rsidR="00F14A55" w:rsidRDefault="00F14A55">
      <w:pPr>
        <w:pStyle w:val="Index2"/>
        <w:tabs>
          <w:tab w:val="right" w:leader="dot" w:pos="4094"/>
        </w:tabs>
        <w:rPr>
          <w:noProof/>
        </w:rPr>
      </w:pPr>
      <w:r>
        <w:rPr>
          <w:noProof/>
        </w:rPr>
        <w:t>default workflow, 24</w:t>
      </w:r>
    </w:p>
    <w:p w:rsidR="00F14A55" w:rsidRDefault="00F14A55">
      <w:pPr>
        <w:pStyle w:val="Index2"/>
        <w:tabs>
          <w:tab w:val="right" w:leader="dot" w:pos="4094"/>
        </w:tabs>
        <w:rPr>
          <w:noProof/>
        </w:rPr>
      </w:pPr>
      <w:r>
        <w:rPr>
          <w:noProof/>
        </w:rPr>
        <w:lastRenderedPageBreak/>
        <w:t>overview, 8</w:t>
      </w:r>
    </w:p>
    <w:p w:rsidR="00F14A55" w:rsidRDefault="00F14A55">
      <w:pPr>
        <w:pStyle w:val="Index1"/>
        <w:tabs>
          <w:tab w:val="right" w:leader="dot" w:pos="4094"/>
        </w:tabs>
        <w:rPr>
          <w:noProof/>
        </w:rPr>
      </w:pPr>
      <w:r>
        <w:rPr>
          <w:noProof/>
        </w:rPr>
        <w:t>clm.jar file, 20</w:t>
      </w:r>
    </w:p>
    <w:p w:rsidR="00F14A55" w:rsidRDefault="00F14A55">
      <w:pPr>
        <w:pStyle w:val="Index1"/>
        <w:tabs>
          <w:tab w:val="right" w:leader="dot" w:pos="4094"/>
        </w:tabs>
        <w:rPr>
          <w:noProof/>
        </w:rPr>
      </w:pPr>
      <w:r>
        <w:rPr>
          <w:noProof/>
        </w:rPr>
        <w:t>Common Logging API, 20</w:t>
      </w:r>
    </w:p>
    <w:p w:rsidR="00F14A55" w:rsidRDefault="00F14A55">
      <w:pPr>
        <w:pStyle w:val="Index1"/>
        <w:tabs>
          <w:tab w:val="right" w:leader="dot" w:pos="4094"/>
        </w:tabs>
        <w:rPr>
          <w:noProof/>
        </w:rPr>
      </w:pPr>
      <w:r>
        <w:rPr>
          <w:noProof/>
        </w:rPr>
        <w:t>common logging database, 21</w:t>
      </w:r>
    </w:p>
    <w:p w:rsidR="00F14A55" w:rsidRDefault="00F14A55">
      <w:pPr>
        <w:pStyle w:val="Index1"/>
        <w:tabs>
          <w:tab w:val="right" w:leader="dot" w:pos="4094"/>
        </w:tabs>
        <w:rPr>
          <w:noProof/>
        </w:rPr>
      </w:pPr>
      <w:r>
        <w:rPr>
          <w:noProof/>
        </w:rPr>
        <w:t>configuration files, 18</w:t>
      </w:r>
    </w:p>
    <w:p w:rsidR="00F14A55" w:rsidRDefault="00F14A55">
      <w:pPr>
        <w:pStyle w:val="Index1"/>
        <w:tabs>
          <w:tab w:val="right" w:leader="dot" w:pos="4094"/>
        </w:tabs>
        <w:rPr>
          <w:noProof/>
        </w:rPr>
      </w:pPr>
      <w:r>
        <w:rPr>
          <w:noProof/>
        </w:rPr>
        <w:t>create caGrid account, 7, 27, 36</w:t>
      </w:r>
    </w:p>
    <w:p w:rsidR="00F14A55" w:rsidRDefault="00F14A55">
      <w:pPr>
        <w:pStyle w:val="Index1"/>
        <w:tabs>
          <w:tab w:val="right" w:leader="dot" w:pos="4094"/>
        </w:tabs>
        <w:rPr>
          <w:noProof/>
        </w:rPr>
      </w:pPr>
      <w:r>
        <w:rPr>
          <w:noProof/>
        </w:rPr>
        <w:t>create CSM account, 33</w:t>
      </w:r>
    </w:p>
    <w:p w:rsidR="00F14A55" w:rsidRDefault="00F14A55">
      <w:pPr>
        <w:pStyle w:val="Index1"/>
        <w:tabs>
          <w:tab w:val="right" w:leader="dot" w:pos="4094"/>
        </w:tabs>
        <w:rPr>
          <w:noProof/>
        </w:rPr>
      </w:pPr>
      <w:r>
        <w:rPr>
          <w:noProof/>
        </w:rPr>
        <w:t>customize CGMM Tool, 39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D</w:t>
      </w:r>
    </w:p>
    <w:p w:rsidR="00F14A55" w:rsidRDefault="00F14A55">
      <w:pPr>
        <w:pStyle w:val="Index1"/>
        <w:tabs>
          <w:tab w:val="right" w:leader="dot" w:pos="4094"/>
        </w:tabs>
        <w:rPr>
          <w:noProof/>
        </w:rPr>
      </w:pPr>
      <w:r>
        <w:rPr>
          <w:noProof/>
        </w:rPr>
        <w:t>database</w:t>
      </w:r>
    </w:p>
    <w:p w:rsidR="00F14A55" w:rsidRDefault="00F14A55">
      <w:pPr>
        <w:pStyle w:val="Index2"/>
        <w:tabs>
          <w:tab w:val="right" w:leader="dot" w:pos="4094"/>
        </w:tabs>
        <w:rPr>
          <w:noProof/>
        </w:rPr>
      </w:pPr>
      <w:r>
        <w:rPr>
          <w:noProof/>
        </w:rPr>
        <w:t>for logging, 21</w:t>
      </w:r>
    </w:p>
    <w:p w:rsidR="00F14A55" w:rsidRDefault="00F14A55">
      <w:pPr>
        <w:pStyle w:val="Index1"/>
        <w:tabs>
          <w:tab w:val="right" w:leader="dot" w:pos="4094"/>
        </w:tabs>
        <w:rPr>
          <w:noProof/>
        </w:rPr>
      </w:pPr>
      <w:r>
        <w:rPr>
          <w:noProof/>
        </w:rPr>
        <w:t>default CGMM scenarios, 24</w:t>
      </w:r>
    </w:p>
    <w:p w:rsidR="00F14A55" w:rsidRDefault="00F14A55">
      <w:pPr>
        <w:pStyle w:val="Index1"/>
        <w:tabs>
          <w:tab w:val="right" w:leader="dot" w:pos="4094"/>
        </w:tabs>
        <w:rPr>
          <w:noProof/>
        </w:rPr>
      </w:pPr>
      <w:r>
        <w:rPr>
          <w:noProof/>
        </w:rPr>
        <w:t>deploying CGMM, 43, 48, 49</w:t>
      </w:r>
    </w:p>
    <w:p w:rsidR="00F14A55" w:rsidRDefault="00F14A55">
      <w:pPr>
        <w:pStyle w:val="Index1"/>
        <w:tabs>
          <w:tab w:val="right" w:leader="dot" w:pos="4094"/>
        </w:tabs>
        <w:rPr>
          <w:noProof/>
        </w:rPr>
      </w:pPr>
      <w:r>
        <w:rPr>
          <w:noProof/>
        </w:rPr>
        <w:t>deploying logging, 22</w:t>
      </w:r>
    </w:p>
    <w:p w:rsidR="00F14A55" w:rsidRDefault="00F14A55">
      <w:pPr>
        <w:pStyle w:val="Index1"/>
        <w:tabs>
          <w:tab w:val="right" w:leader="dot" w:pos="4094"/>
        </w:tabs>
        <w:rPr>
          <w:noProof/>
        </w:rPr>
      </w:pPr>
      <w:r>
        <w:rPr>
          <w:noProof/>
        </w:rPr>
        <w:t>Dorian, 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E</w:t>
      </w:r>
    </w:p>
    <w:p w:rsidR="00F14A55" w:rsidRDefault="00F14A55">
      <w:pPr>
        <w:pStyle w:val="Index1"/>
        <w:tabs>
          <w:tab w:val="right" w:leader="dot" w:pos="4094"/>
        </w:tabs>
        <w:rPr>
          <w:noProof/>
        </w:rPr>
      </w:pPr>
      <w:r>
        <w:rPr>
          <w:noProof/>
        </w:rPr>
        <w:t>email caGrid account request, 37</w:t>
      </w:r>
    </w:p>
    <w:p w:rsidR="00F14A55" w:rsidRDefault="00F14A55">
      <w:pPr>
        <w:pStyle w:val="Index1"/>
        <w:tabs>
          <w:tab w:val="right" w:leader="dot" w:pos="4094"/>
        </w:tabs>
        <w:rPr>
          <w:noProof/>
        </w:rPr>
      </w:pPr>
      <w:r>
        <w:rPr>
          <w:noProof/>
        </w:rPr>
        <w:t>event logging,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F</w:t>
      </w:r>
    </w:p>
    <w:p w:rsidR="00F14A55" w:rsidRDefault="00F14A55">
      <w:pPr>
        <w:pStyle w:val="Index1"/>
        <w:tabs>
          <w:tab w:val="right" w:leader="dot" w:pos="4094"/>
        </w:tabs>
        <w:rPr>
          <w:noProof/>
        </w:rPr>
      </w:pPr>
      <w:r>
        <w:rPr>
          <w:noProof/>
        </w:rPr>
        <w:t>filter intercept,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G</w:t>
      </w:r>
    </w:p>
    <w:p w:rsidR="00F14A55" w:rsidRDefault="00F14A55">
      <w:pPr>
        <w:pStyle w:val="Index1"/>
        <w:tabs>
          <w:tab w:val="right" w:leader="dot" w:pos="4094"/>
        </w:tabs>
        <w:rPr>
          <w:noProof/>
        </w:rPr>
      </w:pPr>
      <w:r>
        <w:rPr>
          <w:noProof/>
        </w:rPr>
        <w:t>GAARDS</w:t>
      </w:r>
    </w:p>
    <w:p w:rsidR="00F14A55" w:rsidRDefault="00F14A55">
      <w:pPr>
        <w:pStyle w:val="Index2"/>
        <w:tabs>
          <w:tab w:val="right" w:leader="dot" w:pos="4094"/>
        </w:tabs>
        <w:rPr>
          <w:noProof/>
        </w:rPr>
      </w:pPr>
      <w:r>
        <w:rPr>
          <w:noProof/>
        </w:rPr>
        <w:t>authentication, 5</w:t>
      </w:r>
    </w:p>
    <w:p w:rsidR="00F14A55" w:rsidRDefault="00F14A55">
      <w:pPr>
        <w:pStyle w:val="Index2"/>
        <w:tabs>
          <w:tab w:val="right" w:leader="dot" w:pos="4094"/>
        </w:tabs>
        <w:rPr>
          <w:noProof/>
        </w:rPr>
      </w:pPr>
      <w:r>
        <w:rPr>
          <w:noProof/>
        </w:rPr>
        <w:t>components used, 6</w:t>
      </w:r>
    </w:p>
    <w:p w:rsidR="00F14A55" w:rsidRDefault="00F14A55">
      <w:pPr>
        <w:pStyle w:val="Index1"/>
        <w:tabs>
          <w:tab w:val="right" w:leader="dot" w:pos="4094"/>
        </w:tabs>
        <w:rPr>
          <w:noProof/>
        </w:rPr>
      </w:pPr>
      <w:r>
        <w:rPr>
          <w:noProof/>
        </w:rPr>
        <w:t>Glossary, 72</w:t>
      </w:r>
    </w:p>
    <w:p w:rsidR="00F14A55" w:rsidRDefault="00F14A55">
      <w:pPr>
        <w:pStyle w:val="Index1"/>
        <w:tabs>
          <w:tab w:val="right" w:leader="dot" w:pos="4094"/>
        </w:tabs>
        <w:rPr>
          <w:noProof/>
        </w:rPr>
      </w:pPr>
      <w:r>
        <w:rPr>
          <w:noProof/>
        </w:rPr>
        <w:t>grid trust fabric</w:t>
      </w:r>
    </w:p>
    <w:p w:rsidR="00F14A55" w:rsidRDefault="00F14A55">
      <w:pPr>
        <w:pStyle w:val="Index2"/>
        <w:tabs>
          <w:tab w:val="right" w:leader="dot" w:pos="4094"/>
        </w:tabs>
        <w:rPr>
          <w:noProof/>
        </w:rPr>
      </w:pPr>
      <w:r>
        <w:rPr>
          <w:noProof/>
        </w:rPr>
        <w:t>synching,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H</w:t>
      </w:r>
    </w:p>
    <w:p w:rsidR="00F14A55" w:rsidRDefault="00F14A55">
      <w:pPr>
        <w:pStyle w:val="Index1"/>
        <w:tabs>
          <w:tab w:val="right" w:leader="dot" w:pos="4094"/>
        </w:tabs>
        <w:rPr>
          <w:noProof/>
        </w:rPr>
      </w:pPr>
      <w:r>
        <w:rPr>
          <w:noProof/>
        </w:rPr>
        <w:t>host application</w:t>
      </w:r>
    </w:p>
    <w:p w:rsidR="00F14A55" w:rsidRDefault="00F14A55">
      <w:pPr>
        <w:pStyle w:val="Index2"/>
        <w:tabs>
          <w:tab w:val="right" w:leader="dot" w:pos="4094"/>
        </w:tabs>
        <w:rPr>
          <w:noProof/>
        </w:rPr>
      </w:pPr>
      <w:r>
        <w:rPr>
          <w:noProof/>
        </w:rPr>
        <w:t>authentication, 6</w:t>
      </w:r>
    </w:p>
    <w:p w:rsidR="00F14A55" w:rsidRDefault="00F14A55">
      <w:pPr>
        <w:pStyle w:val="Index2"/>
        <w:tabs>
          <w:tab w:val="right" w:leader="dot" w:pos="4094"/>
        </w:tabs>
        <w:rPr>
          <w:noProof/>
        </w:rPr>
      </w:pPr>
      <w:r>
        <w:rPr>
          <w:noProof/>
        </w:rPr>
        <w:t>environment requirements, 48</w:t>
      </w:r>
    </w:p>
    <w:p w:rsidR="00F14A55" w:rsidRDefault="00F14A55">
      <w:pPr>
        <w:pStyle w:val="Index2"/>
        <w:tabs>
          <w:tab w:val="right" w:leader="dot" w:pos="4094"/>
        </w:tabs>
        <w:rPr>
          <w:noProof/>
        </w:rPr>
      </w:pPr>
      <w:r>
        <w:rPr>
          <w:noProof/>
        </w:rPr>
        <w:t>installation pre-requisites, 45</w:t>
      </w:r>
    </w:p>
    <w:p w:rsidR="00F14A55" w:rsidRDefault="00F14A55">
      <w:pPr>
        <w:pStyle w:val="Index2"/>
        <w:tabs>
          <w:tab w:val="right" w:leader="dot" w:pos="4094"/>
        </w:tabs>
        <w:rPr>
          <w:noProof/>
        </w:rPr>
      </w:pPr>
      <w:r>
        <w:rPr>
          <w:noProof/>
        </w:rPr>
        <w:t>integrating with API, 16</w:t>
      </w:r>
    </w:p>
    <w:p w:rsidR="00F14A55" w:rsidRDefault="00F14A55">
      <w:pPr>
        <w:pStyle w:val="Index2"/>
        <w:tabs>
          <w:tab w:val="right" w:leader="dot" w:pos="4094"/>
        </w:tabs>
        <w:rPr>
          <w:noProof/>
        </w:rPr>
      </w:pPr>
      <w:r>
        <w:rPr>
          <w:noProof/>
        </w:rPr>
        <w:t>issues solved, 6</w:t>
      </w:r>
    </w:p>
    <w:p w:rsidR="00F14A55" w:rsidRDefault="00F14A55">
      <w:pPr>
        <w:pStyle w:val="Index2"/>
        <w:tabs>
          <w:tab w:val="right" w:leader="dot" w:pos="4094"/>
        </w:tabs>
        <w:rPr>
          <w:noProof/>
        </w:rPr>
      </w:pPr>
      <w:r>
        <w:rPr>
          <w:noProof/>
        </w:rPr>
        <w:t>login after account request, 38</w:t>
      </w:r>
    </w:p>
    <w:p w:rsidR="00F14A55" w:rsidRDefault="00F14A55">
      <w:pPr>
        <w:pStyle w:val="Index2"/>
        <w:tabs>
          <w:tab w:val="right" w:leader="dot" w:pos="4094"/>
        </w:tabs>
        <w:rPr>
          <w:noProof/>
        </w:rPr>
      </w:pPr>
      <w:r>
        <w:rPr>
          <w:noProof/>
        </w:rPr>
        <w:t>login after migration, 27, 30, 36</w:t>
      </w:r>
    </w:p>
    <w:p w:rsidR="00F14A55" w:rsidRDefault="00F14A55">
      <w:pPr>
        <w:pStyle w:val="Index2"/>
        <w:tabs>
          <w:tab w:val="right" w:leader="dot" w:pos="4094"/>
        </w:tabs>
        <w:rPr>
          <w:noProof/>
        </w:rPr>
      </w:pPr>
      <w:r>
        <w:rPr>
          <w:noProof/>
        </w:rPr>
        <w:t>migration filter, 6</w:t>
      </w:r>
    </w:p>
    <w:p w:rsidR="00F14A55" w:rsidRDefault="00F14A55">
      <w:pPr>
        <w:pStyle w:val="Index2"/>
        <w:tabs>
          <w:tab w:val="right" w:leader="dot" w:pos="4094"/>
        </w:tabs>
        <w:rPr>
          <w:noProof/>
        </w:rPr>
      </w:pPr>
      <w:r>
        <w:rPr>
          <w:noProof/>
        </w:rPr>
        <w:t>refactoring, 45</w:t>
      </w:r>
    </w:p>
    <w:p w:rsidR="00F14A55" w:rsidRDefault="00F14A55">
      <w:pPr>
        <w:pStyle w:val="Index1"/>
        <w:tabs>
          <w:tab w:val="right" w:leader="dot" w:pos="4094"/>
        </w:tabs>
        <w:rPr>
          <w:noProof/>
        </w:rPr>
      </w:pPr>
      <w:r>
        <w:rPr>
          <w:noProof/>
        </w:rPr>
        <w:t>HTTP filter,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I</w:t>
      </w:r>
    </w:p>
    <w:p w:rsidR="00F14A55" w:rsidRDefault="00F14A55">
      <w:pPr>
        <w:pStyle w:val="Index1"/>
        <w:tabs>
          <w:tab w:val="right" w:leader="dot" w:pos="4094"/>
        </w:tabs>
        <w:rPr>
          <w:noProof/>
        </w:rPr>
      </w:pPr>
      <w:r>
        <w:rPr>
          <w:noProof/>
        </w:rPr>
        <w:t>identity provider, 8</w:t>
      </w:r>
    </w:p>
    <w:p w:rsidR="00F14A55" w:rsidRDefault="00F14A55">
      <w:pPr>
        <w:pStyle w:val="Index1"/>
        <w:tabs>
          <w:tab w:val="right" w:leader="dot" w:pos="4094"/>
        </w:tabs>
        <w:rPr>
          <w:noProof/>
        </w:rPr>
      </w:pPr>
      <w:r>
        <w:rPr>
          <w:noProof/>
        </w:rPr>
        <w:t>importing authentication API, 16</w:t>
      </w:r>
    </w:p>
    <w:p w:rsidR="00F14A55" w:rsidRDefault="00F14A55">
      <w:pPr>
        <w:pStyle w:val="Index1"/>
        <w:tabs>
          <w:tab w:val="right" w:leader="dot" w:pos="4094"/>
        </w:tabs>
        <w:rPr>
          <w:noProof/>
        </w:rPr>
      </w:pPr>
      <w:r>
        <w:rPr>
          <w:noProof/>
        </w:rPr>
        <w:lastRenderedPageBreak/>
        <w:t>installing CGMM, 43, 45</w:t>
      </w:r>
    </w:p>
    <w:p w:rsidR="00F14A55" w:rsidRDefault="00F14A55">
      <w:pPr>
        <w:pStyle w:val="Index1"/>
        <w:tabs>
          <w:tab w:val="right" w:leader="dot" w:pos="4094"/>
        </w:tabs>
        <w:rPr>
          <w:noProof/>
        </w:rPr>
      </w:pPr>
      <w:r>
        <w:rPr>
          <w:noProof/>
        </w:rPr>
        <w:t>integrating the API, 11, 16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J</w:t>
      </w:r>
    </w:p>
    <w:p w:rsidR="00F14A55" w:rsidRDefault="00F14A55">
      <w:pPr>
        <w:pStyle w:val="Index1"/>
        <w:tabs>
          <w:tab w:val="right" w:leader="dot" w:pos="4094"/>
        </w:tabs>
        <w:rPr>
          <w:noProof/>
        </w:rPr>
      </w:pPr>
      <w:r>
        <w:rPr>
          <w:noProof/>
        </w:rPr>
        <w:t>JAAS deployment, 50</w:t>
      </w:r>
    </w:p>
    <w:p w:rsidR="00F14A55" w:rsidRDefault="00F14A55">
      <w:pPr>
        <w:pStyle w:val="Index1"/>
        <w:tabs>
          <w:tab w:val="right" w:leader="dot" w:pos="4094"/>
        </w:tabs>
        <w:rPr>
          <w:noProof/>
        </w:rPr>
      </w:pPr>
      <w:r>
        <w:rPr>
          <w:noProof/>
        </w:rPr>
        <w:t>JBDC Appender, 21</w:t>
      </w:r>
    </w:p>
    <w:p w:rsidR="00F14A55" w:rsidRDefault="00F14A55">
      <w:pPr>
        <w:pStyle w:val="Index1"/>
        <w:tabs>
          <w:tab w:val="right" w:leader="dot" w:pos="4094"/>
        </w:tabs>
        <w:rPr>
          <w:noProof/>
        </w:rPr>
      </w:pPr>
      <w:r>
        <w:rPr>
          <w:noProof/>
        </w:rPr>
        <w:t>JBoss</w:t>
      </w:r>
    </w:p>
    <w:p w:rsidR="00F14A55" w:rsidRDefault="00F14A55">
      <w:pPr>
        <w:pStyle w:val="Index2"/>
        <w:tabs>
          <w:tab w:val="right" w:leader="dot" w:pos="4094"/>
        </w:tabs>
        <w:rPr>
          <w:noProof/>
        </w:rPr>
      </w:pPr>
      <w:r>
        <w:rPr>
          <w:noProof/>
        </w:rPr>
        <w:t>configure for logging, 22</w:t>
      </w:r>
    </w:p>
    <w:p w:rsidR="00F14A55" w:rsidRDefault="00F14A55">
      <w:pPr>
        <w:pStyle w:val="Index1"/>
        <w:tabs>
          <w:tab w:val="right" w:leader="dot" w:pos="4094"/>
        </w:tabs>
        <w:rPr>
          <w:noProof/>
        </w:rPr>
      </w:pPr>
      <w:r>
        <w:rPr>
          <w:noProof/>
        </w:rPr>
        <w:t>JBoss deployment, 50, 52</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L</w:t>
      </w:r>
    </w:p>
    <w:p w:rsidR="00F14A55" w:rsidRDefault="00F14A55">
      <w:pPr>
        <w:pStyle w:val="Index1"/>
        <w:tabs>
          <w:tab w:val="right" w:leader="dot" w:pos="4094"/>
        </w:tabs>
        <w:rPr>
          <w:noProof/>
        </w:rPr>
      </w:pPr>
      <w:r>
        <w:rPr>
          <w:noProof/>
        </w:rPr>
        <w:t>log4j file entry, 21</w:t>
      </w:r>
    </w:p>
    <w:p w:rsidR="00F14A55" w:rsidRDefault="00F14A55">
      <w:pPr>
        <w:pStyle w:val="Index1"/>
        <w:tabs>
          <w:tab w:val="right" w:leader="dot" w:pos="4094"/>
        </w:tabs>
        <w:rPr>
          <w:noProof/>
        </w:rPr>
      </w:pPr>
      <w:r>
        <w:rPr>
          <w:noProof/>
        </w:rPr>
        <w:t>loggers, 20</w:t>
      </w:r>
    </w:p>
    <w:p w:rsidR="00F14A55" w:rsidRDefault="00F14A55">
      <w:pPr>
        <w:pStyle w:val="Index1"/>
        <w:tabs>
          <w:tab w:val="right" w:leader="dot" w:pos="4094"/>
        </w:tabs>
        <w:rPr>
          <w:noProof/>
        </w:rPr>
      </w:pPr>
      <w:r>
        <w:rPr>
          <w:noProof/>
        </w:rPr>
        <w:t>logging</w:t>
      </w:r>
    </w:p>
    <w:p w:rsidR="00F14A55" w:rsidRDefault="00F14A55">
      <w:pPr>
        <w:pStyle w:val="Index2"/>
        <w:tabs>
          <w:tab w:val="right" w:leader="dot" w:pos="4094"/>
        </w:tabs>
        <w:rPr>
          <w:noProof/>
        </w:rPr>
      </w:pPr>
      <w:r>
        <w:rPr>
          <w:noProof/>
        </w:rPr>
        <w:t>events,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M</w:t>
      </w:r>
    </w:p>
    <w:p w:rsidR="00F14A55" w:rsidRDefault="00F14A55">
      <w:pPr>
        <w:pStyle w:val="Index1"/>
        <w:tabs>
          <w:tab w:val="right" w:leader="dot" w:pos="4094"/>
        </w:tabs>
        <w:rPr>
          <w:noProof/>
        </w:rPr>
      </w:pPr>
      <w:r>
        <w:rPr>
          <w:noProof/>
        </w:rPr>
        <w:t>migrate</w:t>
      </w:r>
    </w:p>
    <w:p w:rsidR="00F14A55" w:rsidRDefault="00F14A55">
      <w:pPr>
        <w:pStyle w:val="Index2"/>
        <w:tabs>
          <w:tab w:val="right" w:leader="dot" w:pos="4094"/>
        </w:tabs>
        <w:rPr>
          <w:noProof/>
        </w:rPr>
      </w:pPr>
      <w:r>
        <w:rPr>
          <w:noProof/>
        </w:rPr>
        <w:t>CSM account, 26, 29, 35</w:t>
      </w:r>
    </w:p>
    <w:p w:rsidR="00F14A55" w:rsidRDefault="00F14A55">
      <w:pPr>
        <w:pStyle w:val="Index2"/>
        <w:tabs>
          <w:tab w:val="right" w:leader="dot" w:pos="4094"/>
        </w:tabs>
        <w:rPr>
          <w:noProof/>
        </w:rPr>
      </w:pPr>
      <w:r>
        <w:rPr>
          <w:noProof/>
        </w:rPr>
        <w:t>to existing Grid account, 31</w:t>
      </w:r>
    </w:p>
    <w:p w:rsidR="00F14A55" w:rsidRDefault="00F14A55">
      <w:pPr>
        <w:pStyle w:val="Index2"/>
        <w:tabs>
          <w:tab w:val="right" w:leader="dot" w:pos="4094"/>
        </w:tabs>
        <w:rPr>
          <w:noProof/>
        </w:rPr>
      </w:pPr>
      <w:r>
        <w:rPr>
          <w:noProof/>
        </w:rPr>
        <w:t>to new Grid account, 29</w:t>
      </w:r>
    </w:p>
    <w:p w:rsidR="00F14A55" w:rsidRDefault="00F14A55">
      <w:pPr>
        <w:pStyle w:val="Index2"/>
        <w:tabs>
          <w:tab w:val="right" w:leader="dot" w:pos="4094"/>
        </w:tabs>
        <w:rPr>
          <w:noProof/>
        </w:rPr>
      </w:pPr>
      <w:r>
        <w:rPr>
          <w:noProof/>
        </w:rPr>
        <w:t>without CSM account, 33</w:t>
      </w:r>
    </w:p>
    <w:p w:rsidR="00F14A55" w:rsidRDefault="00F14A55">
      <w:pPr>
        <w:pStyle w:val="Index1"/>
        <w:tabs>
          <w:tab w:val="right" w:leader="dot" w:pos="4094"/>
        </w:tabs>
        <w:rPr>
          <w:noProof/>
        </w:rPr>
      </w:pPr>
      <w:r>
        <w:rPr>
          <w:noProof/>
        </w:rPr>
        <w:t>migrating users, 17</w:t>
      </w:r>
    </w:p>
    <w:p w:rsidR="00F14A55" w:rsidRDefault="00F14A55">
      <w:pPr>
        <w:pStyle w:val="Index1"/>
        <w:tabs>
          <w:tab w:val="right" w:leader="dot" w:pos="4094"/>
        </w:tabs>
        <w:rPr>
          <w:noProof/>
        </w:rPr>
      </w:pPr>
      <w:r>
        <w:rPr>
          <w:noProof/>
        </w:rPr>
        <w:t>migration process, 7, 24, 34</w:t>
      </w:r>
    </w:p>
    <w:p w:rsidR="00F14A55" w:rsidRDefault="00F14A55">
      <w:pPr>
        <w:pStyle w:val="Index1"/>
        <w:tabs>
          <w:tab w:val="right" w:leader="dot" w:pos="4094"/>
        </w:tabs>
        <w:rPr>
          <w:noProof/>
        </w:rPr>
      </w:pPr>
      <w:r>
        <w:rPr>
          <w:noProof/>
        </w:rPr>
        <w:t>minimum requirements, 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O</w:t>
      </w:r>
    </w:p>
    <w:p w:rsidR="00F14A55" w:rsidRDefault="00F14A55">
      <w:pPr>
        <w:pStyle w:val="Index1"/>
        <w:tabs>
          <w:tab w:val="right" w:leader="dot" w:pos="4094"/>
        </w:tabs>
        <w:rPr>
          <w:noProof/>
        </w:rPr>
      </w:pPr>
      <w:r>
        <w:rPr>
          <w:noProof/>
        </w:rPr>
        <w:t>obtaining authentication API, 17</w:t>
      </w:r>
    </w:p>
    <w:p w:rsidR="00F14A55" w:rsidRDefault="00F14A55">
      <w:pPr>
        <w:pStyle w:val="Index1"/>
        <w:tabs>
          <w:tab w:val="right" w:leader="dot" w:pos="4094"/>
        </w:tabs>
        <w:rPr>
          <w:noProof/>
        </w:rPr>
      </w:pPr>
      <w:r>
        <w:rPr>
          <w:noProof/>
        </w:rPr>
        <w:t>overview</w:t>
      </w:r>
    </w:p>
    <w:p w:rsidR="00F14A55" w:rsidRDefault="00F14A55">
      <w:pPr>
        <w:pStyle w:val="Index2"/>
        <w:tabs>
          <w:tab w:val="right" w:leader="dot" w:pos="4094"/>
        </w:tabs>
        <w:rPr>
          <w:noProof/>
        </w:rPr>
      </w:pPr>
      <w:r>
        <w:rPr>
          <w:noProof/>
        </w:rPr>
        <w:t>CGMM, 5</w:t>
      </w:r>
    </w:p>
    <w:p w:rsidR="00F14A55" w:rsidRDefault="00F14A55">
      <w:pPr>
        <w:pStyle w:val="Index2"/>
        <w:tabs>
          <w:tab w:val="right" w:leader="dot" w:pos="4094"/>
        </w:tabs>
        <w:rPr>
          <w:noProof/>
        </w:rPr>
      </w:pPr>
      <w:r>
        <w:rPr>
          <w:noProof/>
        </w:rPr>
        <w:t>CGMM Tool, 8, 23</w:t>
      </w:r>
    </w:p>
    <w:p w:rsidR="00F14A55" w:rsidRDefault="00F14A55">
      <w:pPr>
        <w:pStyle w:val="Index2"/>
        <w:tabs>
          <w:tab w:val="right" w:leader="dot" w:pos="4094"/>
        </w:tabs>
        <w:rPr>
          <w:noProof/>
        </w:rPr>
      </w:pPr>
      <w:r>
        <w:rPr>
          <w:noProof/>
        </w:rPr>
        <w:t>configuration files,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R</w:t>
      </w:r>
    </w:p>
    <w:p w:rsidR="00F14A55" w:rsidRDefault="00F14A55">
      <w:pPr>
        <w:pStyle w:val="Index1"/>
        <w:tabs>
          <w:tab w:val="right" w:leader="dot" w:pos="4094"/>
        </w:tabs>
        <w:rPr>
          <w:noProof/>
        </w:rPr>
      </w:pPr>
      <w:r>
        <w:rPr>
          <w:noProof/>
        </w:rPr>
        <w:t>related documents, 2</w:t>
      </w:r>
    </w:p>
    <w:p w:rsidR="00F14A55" w:rsidRDefault="00F14A55">
      <w:pPr>
        <w:pStyle w:val="Index1"/>
        <w:tabs>
          <w:tab w:val="right" w:leader="dot" w:pos="4094"/>
        </w:tabs>
        <w:rPr>
          <w:noProof/>
        </w:rPr>
      </w:pPr>
      <w:r>
        <w:rPr>
          <w:noProof/>
        </w:rPr>
        <w:t>release contents, 44</w:t>
      </w:r>
    </w:p>
    <w:p w:rsidR="00F14A55" w:rsidRDefault="00F14A55">
      <w:pPr>
        <w:pStyle w:val="Index1"/>
        <w:tabs>
          <w:tab w:val="right" w:leader="dot" w:pos="4094"/>
        </w:tabs>
        <w:rPr>
          <w:noProof/>
        </w:rPr>
      </w:pPr>
      <w:r>
        <w:rPr>
          <w:noProof/>
        </w:rPr>
        <w:t>release schedule, 4</w:t>
      </w:r>
    </w:p>
    <w:p w:rsidR="00F14A55" w:rsidRDefault="00F14A55">
      <w:pPr>
        <w:pStyle w:val="Index1"/>
        <w:tabs>
          <w:tab w:val="right" w:leader="dot" w:pos="4094"/>
        </w:tabs>
        <w:rPr>
          <w:noProof/>
        </w:rPr>
      </w:pPr>
      <w:r>
        <w:rPr>
          <w:noProof/>
        </w:rPr>
        <w:t>request new caGrid account, 37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S</w:t>
      </w:r>
    </w:p>
    <w:p w:rsidR="00F14A55" w:rsidRDefault="00F14A55">
      <w:pPr>
        <w:pStyle w:val="Index1"/>
        <w:tabs>
          <w:tab w:val="right" w:leader="dot" w:pos="4094"/>
        </w:tabs>
        <w:rPr>
          <w:noProof/>
        </w:rPr>
      </w:pPr>
      <w:r>
        <w:rPr>
          <w:noProof/>
        </w:rPr>
        <w:t>sample Sync description file, 61</w:t>
      </w:r>
    </w:p>
    <w:p w:rsidR="00F14A55" w:rsidRDefault="00F14A55">
      <w:pPr>
        <w:pStyle w:val="Index1"/>
        <w:tabs>
          <w:tab w:val="right" w:leader="dot" w:pos="4094"/>
        </w:tabs>
        <w:rPr>
          <w:noProof/>
        </w:rPr>
      </w:pPr>
      <w:r>
        <w:rPr>
          <w:noProof/>
        </w:rPr>
        <w:t>security caGrid infrastructure, 47</w:t>
      </w:r>
    </w:p>
    <w:p w:rsidR="00F14A55" w:rsidRDefault="00F14A55">
      <w:pPr>
        <w:pStyle w:val="Index1"/>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submit support issue, 4</w:t>
      </w:r>
    </w:p>
    <w:p w:rsidR="00F14A55" w:rsidRDefault="00F14A55">
      <w:pPr>
        <w:pStyle w:val="Index1"/>
        <w:tabs>
          <w:tab w:val="right" w:leader="dot" w:pos="4094"/>
        </w:tabs>
        <w:rPr>
          <w:noProof/>
        </w:rPr>
      </w:pPr>
      <w:r>
        <w:rPr>
          <w:noProof/>
        </w:rPr>
        <w:t>SyncGTS, 8, 40</w:t>
      </w:r>
    </w:p>
    <w:p w:rsidR="00F14A55" w:rsidRDefault="00F14A55">
      <w:pPr>
        <w:pStyle w:val="Index1"/>
        <w:tabs>
          <w:tab w:val="right" w:leader="dot" w:pos="4094"/>
        </w:tabs>
        <w:rPr>
          <w:noProof/>
        </w:rPr>
      </w:pPr>
      <w:r>
        <w:rPr>
          <w:noProof/>
        </w:rPr>
        <w:t>SyncGTS servlet, 11, 18</w:t>
      </w:r>
    </w:p>
    <w:p w:rsidR="00F14A55" w:rsidRDefault="00F14A55">
      <w:pPr>
        <w:pStyle w:val="Index1"/>
        <w:tabs>
          <w:tab w:val="right" w:leader="dot" w:pos="4094"/>
        </w:tabs>
        <w:rPr>
          <w:noProof/>
        </w:rPr>
      </w:pPr>
      <w:r>
        <w:rPr>
          <w:noProof/>
        </w:rPr>
        <w:t>synching with trust fabric,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U</w:t>
      </w:r>
    </w:p>
    <w:p w:rsidR="00F14A55" w:rsidRDefault="00F14A55">
      <w:pPr>
        <w:pStyle w:val="Index1"/>
        <w:tabs>
          <w:tab w:val="right" w:leader="dot" w:pos="4094"/>
        </w:tabs>
        <w:rPr>
          <w:noProof/>
        </w:rPr>
      </w:pPr>
      <w:r>
        <w:rPr>
          <w:noProof/>
        </w:rPr>
        <w:t>user login</w:t>
      </w:r>
    </w:p>
    <w:p w:rsidR="00F14A55" w:rsidRDefault="00F14A55">
      <w:pPr>
        <w:pStyle w:val="Index3"/>
        <w:tabs>
          <w:tab w:val="right" w:leader="dot" w:pos="4094"/>
        </w:tabs>
        <w:rPr>
          <w:noProof/>
        </w:rPr>
      </w:pPr>
      <w:r>
        <w:rPr>
          <w:noProof/>
        </w:rPr>
        <w:t>CSM account, 34</w:t>
      </w:r>
    </w:p>
    <w:p w:rsidR="00F14A55" w:rsidRDefault="00F14A55">
      <w:pPr>
        <w:pStyle w:val="Index2"/>
        <w:tabs>
          <w:tab w:val="right" w:leader="dot" w:pos="4094"/>
        </w:tabs>
        <w:rPr>
          <w:noProof/>
        </w:rPr>
      </w:pPr>
      <w:r>
        <w:rPr>
          <w:noProof/>
        </w:rPr>
        <w:t>after caGrid account request, 38</w:t>
      </w:r>
    </w:p>
    <w:p w:rsidR="00F14A55" w:rsidRDefault="00F14A55">
      <w:pPr>
        <w:pStyle w:val="Index2"/>
        <w:tabs>
          <w:tab w:val="right" w:leader="dot" w:pos="4094"/>
        </w:tabs>
        <w:rPr>
          <w:noProof/>
        </w:rPr>
      </w:pPr>
      <w:r>
        <w:rPr>
          <w:noProof/>
        </w:rPr>
        <w:t>after migration, 27, 30, 36</w:t>
      </w:r>
    </w:p>
    <w:p w:rsidR="00F14A55" w:rsidRDefault="00F14A55">
      <w:pPr>
        <w:pStyle w:val="Index2"/>
        <w:tabs>
          <w:tab w:val="right" w:leader="dot" w:pos="4094"/>
        </w:tabs>
        <w:rPr>
          <w:noProof/>
        </w:rPr>
      </w:pPr>
      <w:r>
        <w:rPr>
          <w:noProof/>
        </w:rPr>
        <w:t>caGrid account, 30</w:t>
      </w:r>
    </w:p>
    <w:p w:rsidR="00F14A55" w:rsidRDefault="00F14A55">
      <w:pPr>
        <w:pStyle w:val="Index2"/>
        <w:tabs>
          <w:tab w:val="right" w:leader="dot" w:pos="4094"/>
        </w:tabs>
        <w:rPr>
          <w:noProof/>
        </w:rPr>
      </w:pPr>
      <w:r>
        <w:rPr>
          <w:noProof/>
        </w:rPr>
        <w:t>CSM account, 25, 27, 36</w:t>
      </w:r>
    </w:p>
    <w:p w:rsidR="00F14A55" w:rsidRDefault="00F14A55">
      <w:pPr>
        <w:pStyle w:val="Index1"/>
        <w:tabs>
          <w:tab w:val="right" w:leader="dot" w:pos="4094"/>
        </w:tabs>
        <w:rPr>
          <w:noProof/>
        </w:rPr>
      </w:pPr>
      <w:r>
        <w:rPr>
          <w:noProof/>
        </w:rPr>
        <w:t>user migration process, 24, 34</w:t>
      </w:r>
    </w:p>
    <w:p w:rsidR="00F14A55" w:rsidRDefault="00F14A55">
      <w:pPr>
        <w:pStyle w:val="Index1"/>
        <w:tabs>
          <w:tab w:val="right" w:leader="dot" w:pos="4094"/>
        </w:tabs>
        <w:rPr>
          <w:noProof/>
        </w:rPr>
      </w:pPr>
      <w:r>
        <w:rPr>
          <w:noProof/>
        </w:rPr>
        <w:t>user provisioning, 5</w:t>
      </w:r>
    </w:p>
    <w:p w:rsidR="00F14A55" w:rsidRDefault="00F14A55">
      <w:pPr>
        <w:pStyle w:val="Index1"/>
        <w:tabs>
          <w:tab w:val="right" w:leader="dot" w:pos="4094"/>
        </w:tabs>
        <w:rPr>
          <w:noProof/>
        </w:rPr>
      </w:pPr>
      <w:r>
        <w:rPr>
          <w:noProof/>
        </w:rPr>
        <w:t>using caGrid login, 25, 30, 35</w:t>
      </w:r>
    </w:p>
    <w:p w:rsidR="00F14A55" w:rsidRDefault="00F14A55">
      <w:pPr>
        <w:pStyle w:val="Index1"/>
        <w:tabs>
          <w:tab w:val="right" w:leader="dot" w:pos="4094"/>
        </w:tabs>
        <w:rPr>
          <w:noProof/>
        </w:rPr>
      </w:pPr>
      <w:r>
        <w:rPr>
          <w:noProof/>
        </w:rPr>
        <w:t>using CSM login, 25, 27, 34, 36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W</w:t>
      </w:r>
    </w:p>
    <w:p w:rsidR="00F14A55" w:rsidRDefault="00F14A55">
      <w:pPr>
        <w:pStyle w:val="Index1"/>
        <w:tabs>
          <w:tab w:val="right" w:leader="dot" w:pos="4094"/>
        </w:tabs>
        <w:rPr>
          <w:noProof/>
        </w:rPr>
      </w:pPr>
      <w:r>
        <w:rPr>
          <w:noProof/>
        </w:rPr>
        <w:t>workflow for API integration, 11</w:t>
      </w:r>
    </w:p>
    <w:p w:rsidR="00F14A55" w:rsidRDefault="00F14A55">
      <w:pPr>
        <w:pStyle w:val="Index1"/>
        <w:tabs>
          <w:tab w:val="right" w:leader="dot" w:pos="4094"/>
        </w:tabs>
        <w:rPr>
          <w:noProof/>
        </w:rPr>
      </w:pPr>
      <w:r>
        <w:rPr>
          <w:noProof/>
        </w:rPr>
        <w:t>workflow for CGMM tool, 24, 34</w:t>
      </w:r>
    </w:p>
    <w:p w:rsidR="00F14A55" w:rsidRDefault="00F14A55" w:rsidP="00D544CF">
      <w:pPr>
        <w:pStyle w:val="BodyText"/>
        <w:rPr>
          <w:noProof/>
        </w:rPr>
        <w:sectPr w:rsidR="00F14A55" w:rsidSect="00F14A55">
          <w:type w:val="continuous"/>
          <w:pgSz w:w="12240" w:h="15840" w:code="1"/>
          <w:pgMar w:top="1440" w:right="1440" w:bottom="1440" w:left="1440" w:header="720" w:footer="720" w:gutter="432"/>
          <w:cols w:num="2" w:space="720"/>
          <w:titlePg/>
          <w:docGrid w:linePitch="360"/>
        </w:sectPr>
      </w:pPr>
    </w:p>
    <w:p w:rsidR="00827861" w:rsidRPr="00D544CF" w:rsidRDefault="005E6C7C" w:rsidP="00D544CF">
      <w:pPr>
        <w:pStyle w:val="BodyText"/>
      </w:pPr>
      <w:r>
        <w:lastRenderedPageBreak/>
        <w:fldChar w:fldCharType="end"/>
      </w:r>
    </w:p>
    <w:p w:rsidR="00910D82" w:rsidRPr="007D3367" w:rsidRDefault="00910D82" w:rsidP="002B0B51">
      <w:pPr>
        <w:pStyle w:val="BodyText"/>
      </w:pPr>
    </w:p>
    <w:p w:rsidR="006739F5" w:rsidRDefault="006739F5" w:rsidP="009B7547"/>
    <w:sectPr w:rsidR="006739F5" w:rsidSect="00F14A5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15" w:author=" Vijay Parmar" w:date="2009-08-22T19:10:00Z" w:initials="VNP">
    <w:p w:rsidR="009D64A9" w:rsidRDefault="009D64A9">
      <w:pPr>
        <w:pStyle w:val="CommentText"/>
      </w:pPr>
      <w:r>
        <w:rPr>
          <w:rStyle w:val="CommentReference"/>
        </w:rPr>
        <w:annotationRef/>
      </w:r>
      <w:r>
        <w:t>Add Command Line Automated Installation steps</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4E" wne:kcmSecondary="0033">
      <wne:acd wne:acdName="acd6"/>
    </wne:keymap>
    <wne:keymap wne:kcmPrimary="0459">
      <wne:acd wne:acdName="acd0"/>
    </wne:keymap>
  </wne:keymaps>
  <wne:toolbars>
    <wne:acdManifest>
      <wne:acdEntry wne:acdName="acd0"/>
      <wne:acdEntry wne:acdName="acd1"/>
      <wne:acdEntry wne:acdName="acd2"/>
      <wne:acdEntry wne:acdName="acd3"/>
      <wne:acdEntry wne:acdName="acd4"/>
      <wne:acdEntry wne:acdName="acd5"/>
      <wne:acdEntry wne:acdName="acd6"/>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 wne:acdName="acd4" wne:fciIndexBasedOn="0065"/>
    <wne:acd wne:acdName="acd5" wne:fciIndexBasedOn="0065"/>
    <wne:acd wne:argValue="AgBMAGkAcwB0AE4AdQBtAGIAZQByADMA" wne:acdName="acd6"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1D1E" w:rsidRDefault="00D01D1E">
      <w:r>
        <w:separator/>
      </w:r>
    </w:p>
  </w:endnote>
  <w:endnote w:type="continuationSeparator" w:id="1">
    <w:p w:rsidR="00D01D1E" w:rsidRDefault="00D01D1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Footer"/>
    </w:pPr>
    <w:r>
      <w:rPr>
        <w:rStyle w:val="PageNumber"/>
      </w:rPr>
      <w:fldChar w:fldCharType="begin"/>
    </w:r>
    <w:r>
      <w:rPr>
        <w:rStyle w:val="PageNumber"/>
      </w:rPr>
      <w:instrText xml:space="preserve"> PAGE </w:instrText>
    </w:r>
    <w:r>
      <w:rPr>
        <w:rStyle w:val="PageNumber"/>
      </w:rPr>
      <w:fldChar w:fldCharType="separate"/>
    </w:r>
    <w:r w:rsidR="00F95BB4">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B165DC">
      <w:rPr>
        <w:rStyle w:val="PageNumber"/>
        <w:noProof/>
      </w:rPr>
      <w:t>73</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75689E">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Pr="00C154BD" w:rsidRDefault="009D64A9" w:rsidP="00C154BD">
    <w:pPr>
      <w:pStyle w:val="Footer"/>
    </w:pPr>
    <w:r>
      <w:rPr>
        <w:rStyle w:val="PageNumber"/>
      </w:rPr>
      <w:fldChar w:fldCharType="begin"/>
    </w:r>
    <w:r>
      <w:rPr>
        <w:rStyle w:val="PageNumber"/>
      </w:rPr>
      <w:instrText xml:space="preserve"> PAGE </w:instrText>
    </w:r>
    <w:r>
      <w:rPr>
        <w:rStyle w:val="PageNumber"/>
      </w:rPr>
      <w:fldChar w:fldCharType="separate"/>
    </w:r>
    <w:r w:rsidR="000C5ED4">
      <w:rPr>
        <w:rStyle w:val="PageNumber"/>
        <w:noProof/>
      </w:rPr>
      <w:t>74</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0C5ED4">
      <w:rPr>
        <w:rStyle w:val="PageNumber"/>
        <w:noProof/>
      </w:rPr>
      <w:t>76</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1D1E" w:rsidRDefault="00D01D1E">
      <w:pPr>
        <w:pStyle w:val="Header"/>
      </w:pPr>
      <w:fldSimple w:instr=" TITLE  ">
        <w:r>
          <w:t>CSM GARRDS Migration Module (CGMM) Guide</w:t>
        </w:r>
      </w:fldSimple>
    </w:p>
    <w:p w:rsidR="00D01D1E" w:rsidRDefault="00D01D1E">
      <w:pPr>
        <w:pStyle w:val="Header"/>
      </w:pPr>
      <w:r>
        <w:tab/>
      </w:r>
      <w:fldSimple w:instr=" STYLEREF  &quot;Title&quot; ">
        <w:r>
          <w:rPr>
            <w:noProof/>
          </w:rPr>
          <w:t>About This Guide</w:t>
        </w:r>
      </w:fldSimple>
    </w:p>
    <w:p w:rsidR="00D01D1E" w:rsidRDefault="00D01D1E">
      <w:pPr>
        <w:pStyle w:val="Header"/>
      </w:pPr>
    </w:p>
    <w:p w:rsidR="00D01D1E" w:rsidRDefault="00D01D1E"/>
    <w:p w:rsidR="00D01D1E" w:rsidRDefault="00D01D1E">
      <w:r>
        <w:separator/>
      </w:r>
    </w:p>
  </w:footnote>
  <w:footnote w:type="continuationSeparator" w:id="1">
    <w:p w:rsidR="00D01D1E" w:rsidRDefault="00D01D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fldSimple w:instr=" TITLE  ">
      <w:r>
        <w:t>CSM GARRDS Migration Module (CGMM)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fldSimple w:instr=" TITLE  ">
      <w:r>
        <w:t>CSM GARRDS Migration Module (CGMM) Guide</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Pr="00261F88" w:rsidRDefault="009D64A9" w:rsidP="00E03A24">
    <w:pPr>
      <w:pStyle w:val="Header"/>
      <w:jc w:val="right"/>
    </w:pPr>
    <w:fldSimple w:instr=" STYLEREF  &quot;Heading 9,Appendix&quot; \n ">
      <w:r w:rsidR="00B165DC">
        <w:rPr>
          <w:noProof/>
        </w:rPr>
        <w:t>Appendix G</w:t>
      </w:r>
    </w:fldSimple>
    <w:r>
      <w:t>–</w:t>
    </w:r>
    <w:fldSimple w:instr=" STYLEREF  &quot;Heading 9,Appendix&quot; ">
      <w:r w:rsidR="00B165DC">
        <w:rPr>
          <w:noProof/>
        </w:rPr>
        <w:t>Installing CGMM in existing Container using Command line installer</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C25B7"/>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fldSimple w:instr=" TITLE  ">
      <w:r>
        <w:t>CSM GARRDS Migration Module (CGMM) Guide</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r>
      <w:tab/>
    </w:r>
    <w:fldSimple w:instr=" STYLEREF  &quot;Title&quot; ">
      <w:r w:rsidR="000C5ED4">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Pr="00901F8B" w:rsidRDefault="009D64A9" w:rsidP="00901F8B">
    <w:pPr>
      <w:pStyle w:val="Header"/>
      <w:jc w:val="right"/>
    </w:pPr>
    <w:fldSimple w:instr=" STYLEREF  TitleTOC  \* MERGEFORMAT ">
      <w:r>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fldSimple w:instr=" TITLE  ">
      <w:r>
        <w:t>CSM GARRDS Migration Module (CGMM)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901F8B">
    <w:pPr>
      <w:pStyle w:val="Header"/>
      <w:jc w:val="right"/>
    </w:pPr>
    <w:fldSimple w:instr=" STYLEREF  Title  \* MERGEFORMAT ">
      <w:r w:rsidR="0075689E">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901F8B">
    <w:pPr>
      <w:pStyle w:val="Header"/>
      <w:jc w:val="right"/>
    </w:pPr>
    <w:fldSimple w:instr=" STYLEREF  &quot;Heading 1,Chapter,H1&quot; \n  \* MERGEFORMAT ">
      <w:r w:rsidR="00A224BE">
        <w:rPr>
          <w:noProof/>
        </w:rPr>
        <w:t>Chapter 1</w:t>
      </w:r>
    </w:fldSimple>
    <w:r>
      <w:t xml:space="preserve">, </w:t>
    </w:r>
    <w:fldSimple w:instr=" STYLEREF  &quot;Heading 1,Chapter,H1&quot;  \* MERGEFORMAT ">
      <w:r w:rsidR="00A224BE">
        <w:rPr>
          <w:noProof/>
        </w:rPr>
        <w:t>CGMM Overview</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C25B7"/>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Pr="0017361B" w:rsidRDefault="009D64A9" w:rsidP="0017361B">
    <w:pPr>
      <w:pStyle w:val="Header"/>
      <w:jc w:val="right"/>
    </w:pPr>
    <w:fldSimple w:instr=" STYLEREF  &quot;Heading 1,Chapter,H1&quot; \n  \* MERGEFORMAT ">
      <w:r w:rsidR="00A224BE">
        <w:rPr>
          <w:noProof/>
        </w:rPr>
        <w:t>Chapter 6</w:t>
      </w:r>
    </w:fldSimple>
    <w:r>
      <w:t xml:space="preserve">, </w:t>
    </w:r>
    <w:fldSimple w:instr=" STYLEREF  &quot;Heading 1,Chapter,H1&quot;  \* MERGEFORMAT ">
      <w:r w:rsidR="00A224BE">
        <w:rPr>
          <w:noProof/>
        </w:rPr>
        <w:t>CGMM Installation and Deployment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760881A"/>
    <w:lvl w:ilvl="0">
      <w:start w:val="1"/>
      <w:numFmt w:val="lowerRoman"/>
      <w:pStyle w:val="ListNumber3"/>
      <w:lvlText w:val="%1."/>
      <w:lvlJc w:val="left"/>
      <w:pPr>
        <w:tabs>
          <w:tab w:val="num" w:pos="2160"/>
        </w:tabs>
        <w:ind w:left="2160" w:hanging="360"/>
      </w:pPr>
      <w:rPr>
        <w:rFonts w:hint="default"/>
      </w:rPr>
    </w:lvl>
  </w:abstractNum>
  <w:abstractNum w:abstractNumId="3">
    <w:nsid w:val="FFFFFF7F"/>
    <w:multiLevelType w:val="singleLevel"/>
    <w:tmpl w:val="7810A2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9F38A0D0"/>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0AE00FE">
      <w:start w:val="1"/>
      <w:numFmt w:val="decimal"/>
      <w:pStyle w:val="CompanyNamePara"/>
      <w:lvlText w:val="%1."/>
      <w:lvlJc w:val="left"/>
      <w:pPr>
        <w:tabs>
          <w:tab w:val="num" w:pos="216"/>
        </w:tabs>
        <w:ind w:left="216" w:hanging="216"/>
      </w:pPr>
      <w:rPr>
        <w:rFonts w:hint="default"/>
        <w:vertAlign w:val="superscript"/>
      </w:rPr>
    </w:lvl>
    <w:lvl w:ilvl="1" w:tplc="607CFA70" w:tentative="1">
      <w:start w:val="1"/>
      <w:numFmt w:val="lowerLetter"/>
      <w:lvlText w:val="%2."/>
      <w:lvlJc w:val="left"/>
      <w:pPr>
        <w:tabs>
          <w:tab w:val="num" w:pos="1440"/>
        </w:tabs>
        <w:ind w:left="1440" w:hanging="360"/>
      </w:pPr>
    </w:lvl>
    <w:lvl w:ilvl="2" w:tplc="51801590" w:tentative="1">
      <w:start w:val="1"/>
      <w:numFmt w:val="lowerRoman"/>
      <w:lvlText w:val="%3."/>
      <w:lvlJc w:val="right"/>
      <w:pPr>
        <w:tabs>
          <w:tab w:val="num" w:pos="2160"/>
        </w:tabs>
        <w:ind w:left="2160" w:hanging="180"/>
      </w:pPr>
    </w:lvl>
    <w:lvl w:ilvl="3" w:tplc="91AE3520" w:tentative="1">
      <w:start w:val="1"/>
      <w:numFmt w:val="decimal"/>
      <w:lvlText w:val="%4."/>
      <w:lvlJc w:val="left"/>
      <w:pPr>
        <w:tabs>
          <w:tab w:val="num" w:pos="2880"/>
        </w:tabs>
        <w:ind w:left="2880" w:hanging="360"/>
      </w:pPr>
    </w:lvl>
    <w:lvl w:ilvl="4" w:tplc="6164C93C" w:tentative="1">
      <w:start w:val="1"/>
      <w:numFmt w:val="lowerLetter"/>
      <w:lvlText w:val="%5."/>
      <w:lvlJc w:val="left"/>
      <w:pPr>
        <w:tabs>
          <w:tab w:val="num" w:pos="3600"/>
        </w:tabs>
        <w:ind w:left="3600" w:hanging="360"/>
      </w:pPr>
    </w:lvl>
    <w:lvl w:ilvl="5" w:tplc="80B4E3C2" w:tentative="1">
      <w:start w:val="1"/>
      <w:numFmt w:val="lowerRoman"/>
      <w:lvlText w:val="%6."/>
      <w:lvlJc w:val="right"/>
      <w:pPr>
        <w:tabs>
          <w:tab w:val="num" w:pos="4320"/>
        </w:tabs>
        <w:ind w:left="4320" w:hanging="180"/>
      </w:pPr>
    </w:lvl>
    <w:lvl w:ilvl="6" w:tplc="2DFA5062" w:tentative="1">
      <w:start w:val="1"/>
      <w:numFmt w:val="decimal"/>
      <w:lvlText w:val="%7."/>
      <w:lvlJc w:val="left"/>
      <w:pPr>
        <w:tabs>
          <w:tab w:val="num" w:pos="5040"/>
        </w:tabs>
        <w:ind w:left="5040" w:hanging="360"/>
      </w:pPr>
    </w:lvl>
    <w:lvl w:ilvl="7" w:tplc="575CBD66" w:tentative="1">
      <w:start w:val="1"/>
      <w:numFmt w:val="lowerLetter"/>
      <w:lvlText w:val="%8."/>
      <w:lvlJc w:val="left"/>
      <w:pPr>
        <w:tabs>
          <w:tab w:val="num" w:pos="5760"/>
        </w:tabs>
        <w:ind w:left="5760" w:hanging="360"/>
      </w:pPr>
    </w:lvl>
    <w:lvl w:ilvl="8" w:tplc="75C6C4BC" w:tentative="1">
      <w:start w:val="1"/>
      <w:numFmt w:val="lowerRoman"/>
      <w:lvlText w:val="%9."/>
      <w:lvlJc w:val="right"/>
      <w:pPr>
        <w:tabs>
          <w:tab w:val="num" w:pos="6480"/>
        </w:tabs>
        <w:ind w:left="6480" w:hanging="180"/>
      </w:pPr>
    </w:lvl>
  </w:abstractNum>
  <w:abstractNum w:abstractNumId="11">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5834E96"/>
    <w:multiLevelType w:val="hybridMultilevel"/>
    <w:tmpl w:val="39189620"/>
    <w:lvl w:ilvl="0" w:tplc="6F1E72B0">
      <w:start w:val="1"/>
      <w:numFmt w:val="bullet"/>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33063396"/>
    <w:multiLevelType w:val="hybridMultilevel"/>
    <w:tmpl w:val="97A65BDE"/>
    <w:lvl w:ilvl="0" w:tplc="010EF5F0">
      <w:start w:val="1"/>
      <w:numFmt w:val="decimal"/>
      <w:pStyle w:val="TableListNumber"/>
      <w:lvlText w:val="%1."/>
      <w:lvlJc w:val="left"/>
      <w:pPr>
        <w:tabs>
          <w:tab w:val="num" w:pos="216"/>
        </w:tabs>
        <w:ind w:left="216" w:hanging="216"/>
      </w:pPr>
      <w:rPr>
        <w:rFonts w:hint="default"/>
      </w:rPr>
    </w:lvl>
    <w:lvl w:ilvl="1" w:tplc="7F78BF64" w:tentative="1">
      <w:start w:val="1"/>
      <w:numFmt w:val="lowerLetter"/>
      <w:lvlText w:val="%2."/>
      <w:lvlJc w:val="left"/>
      <w:pPr>
        <w:tabs>
          <w:tab w:val="num" w:pos="1440"/>
        </w:tabs>
        <w:ind w:left="1440" w:hanging="360"/>
      </w:pPr>
    </w:lvl>
    <w:lvl w:ilvl="2" w:tplc="E72887AE" w:tentative="1">
      <w:start w:val="1"/>
      <w:numFmt w:val="lowerRoman"/>
      <w:lvlText w:val="%3."/>
      <w:lvlJc w:val="right"/>
      <w:pPr>
        <w:tabs>
          <w:tab w:val="num" w:pos="2160"/>
        </w:tabs>
        <w:ind w:left="2160" w:hanging="180"/>
      </w:pPr>
    </w:lvl>
    <w:lvl w:ilvl="3" w:tplc="8EA24C26" w:tentative="1">
      <w:start w:val="1"/>
      <w:numFmt w:val="decimal"/>
      <w:lvlText w:val="%4."/>
      <w:lvlJc w:val="left"/>
      <w:pPr>
        <w:tabs>
          <w:tab w:val="num" w:pos="2880"/>
        </w:tabs>
        <w:ind w:left="2880" w:hanging="360"/>
      </w:pPr>
    </w:lvl>
    <w:lvl w:ilvl="4" w:tplc="ABE285CE" w:tentative="1">
      <w:start w:val="1"/>
      <w:numFmt w:val="lowerLetter"/>
      <w:lvlText w:val="%5."/>
      <w:lvlJc w:val="left"/>
      <w:pPr>
        <w:tabs>
          <w:tab w:val="num" w:pos="3600"/>
        </w:tabs>
        <w:ind w:left="3600" w:hanging="360"/>
      </w:pPr>
    </w:lvl>
    <w:lvl w:ilvl="5" w:tplc="CC78BF72" w:tentative="1">
      <w:start w:val="1"/>
      <w:numFmt w:val="lowerRoman"/>
      <w:lvlText w:val="%6."/>
      <w:lvlJc w:val="right"/>
      <w:pPr>
        <w:tabs>
          <w:tab w:val="num" w:pos="4320"/>
        </w:tabs>
        <w:ind w:left="4320" w:hanging="180"/>
      </w:pPr>
    </w:lvl>
    <w:lvl w:ilvl="6" w:tplc="156C3A96" w:tentative="1">
      <w:start w:val="1"/>
      <w:numFmt w:val="decimal"/>
      <w:lvlText w:val="%7."/>
      <w:lvlJc w:val="left"/>
      <w:pPr>
        <w:tabs>
          <w:tab w:val="num" w:pos="5040"/>
        </w:tabs>
        <w:ind w:left="5040" w:hanging="360"/>
      </w:pPr>
    </w:lvl>
    <w:lvl w:ilvl="7" w:tplc="F2B24F1C" w:tentative="1">
      <w:start w:val="1"/>
      <w:numFmt w:val="lowerLetter"/>
      <w:lvlText w:val="%8."/>
      <w:lvlJc w:val="left"/>
      <w:pPr>
        <w:tabs>
          <w:tab w:val="num" w:pos="5760"/>
        </w:tabs>
        <w:ind w:left="5760" w:hanging="360"/>
      </w:pPr>
    </w:lvl>
    <w:lvl w:ilvl="8" w:tplc="3FE80FDA" w:tentative="1">
      <w:start w:val="1"/>
      <w:numFmt w:val="lowerRoman"/>
      <w:lvlText w:val="%9."/>
      <w:lvlJc w:val="right"/>
      <w:pPr>
        <w:tabs>
          <w:tab w:val="num" w:pos="6480"/>
        </w:tabs>
        <w:ind w:left="6480" w:hanging="180"/>
      </w:pPr>
    </w:lvl>
  </w:abstractNum>
  <w:abstractNum w:abstractNumId="15">
    <w:nsid w:val="38AE2041"/>
    <w:multiLevelType w:val="hybridMultilevel"/>
    <w:tmpl w:val="0862164E"/>
    <w:lvl w:ilvl="0" w:tplc="20B4E94A">
      <w:start w:val="1"/>
      <w:numFmt w:val="decimal"/>
      <w:pStyle w:val="CodeLineNumber"/>
      <w:lvlText w:val="%1."/>
      <w:lvlJc w:val="left"/>
      <w:pPr>
        <w:tabs>
          <w:tab w:val="num" w:pos="0"/>
        </w:tabs>
        <w:ind w:left="0" w:firstLine="0"/>
      </w:pPr>
      <w:rPr>
        <w:rFonts w:ascii="Courier New" w:hAnsi="Courier New" w:hint="default"/>
        <w:sz w:val="20"/>
      </w:rPr>
    </w:lvl>
    <w:lvl w:ilvl="1" w:tplc="5EAE9062" w:tentative="1">
      <w:start w:val="1"/>
      <w:numFmt w:val="lowerLetter"/>
      <w:lvlText w:val="%2."/>
      <w:lvlJc w:val="left"/>
      <w:pPr>
        <w:tabs>
          <w:tab w:val="num" w:pos="1440"/>
        </w:tabs>
        <w:ind w:left="1440" w:hanging="360"/>
      </w:pPr>
    </w:lvl>
    <w:lvl w:ilvl="2" w:tplc="936AE870" w:tentative="1">
      <w:start w:val="1"/>
      <w:numFmt w:val="lowerRoman"/>
      <w:lvlText w:val="%3."/>
      <w:lvlJc w:val="right"/>
      <w:pPr>
        <w:tabs>
          <w:tab w:val="num" w:pos="2160"/>
        </w:tabs>
        <w:ind w:left="2160" w:hanging="180"/>
      </w:pPr>
    </w:lvl>
    <w:lvl w:ilvl="3" w:tplc="BEE860B4" w:tentative="1">
      <w:start w:val="1"/>
      <w:numFmt w:val="decimal"/>
      <w:lvlText w:val="%4."/>
      <w:lvlJc w:val="left"/>
      <w:pPr>
        <w:tabs>
          <w:tab w:val="num" w:pos="2880"/>
        </w:tabs>
        <w:ind w:left="2880" w:hanging="360"/>
      </w:pPr>
    </w:lvl>
    <w:lvl w:ilvl="4" w:tplc="40D24AFA" w:tentative="1">
      <w:start w:val="1"/>
      <w:numFmt w:val="lowerLetter"/>
      <w:lvlText w:val="%5."/>
      <w:lvlJc w:val="left"/>
      <w:pPr>
        <w:tabs>
          <w:tab w:val="num" w:pos="3600"/>
        </w:tabs>
        <w:ind w:left="3600" w:hanging="360"/>
      </w:pPr>
    </w:lvl>
    <w:lvl w:ilvl="5" w:tplc="C634301A" w:tentative="1">
      <w:start w:val="1"/>
      <w:numFmt w:val="lowerRoman"/>
      <w:lvlText w:val="%6."/>
      <w:lvlJc w:val="right"/>
      <w:pPr>
        <w:tabs>
          <w:tab w:val="num" w:pos="4320"/>
        </w:tabs>
        <w:ind w:left="4320" w:hanging="180"/>
      </w:pPr>
    </w:lvl>
    <w:lvl w:ilvl="6" w:tplc="CF129A22" w:tentative="1">
      <w:start w:val="1"/>
      <w:numFmt w:val="decimal"/>
      <w:lvlText w:val="%7."/>
      <w:lvlJc w:val="left"/>
      <w:pPr>
        <w:tabs>
          <w:tab w:val="num" w:pos="5040"/>
        </w:tabs>
        <w:ind w:left="5040" w:hanging="360"/>
      </w:pPr>
    </w:lvl>
    <w:lvl w:ilvl="7" w:tplc="6F9E6D18" w:tentative="1">
      <w:start w:val="1"/>
      <w:numFmt w:val="lowerLetter"/>
      <w:lvlText w:val="%8."/>
      <w:lvlJc w:val="left"/>
      <w:pPr>
        <w:tabs>
          <w:tab w:val="num" w:pos="5760"/>
        </w:tabs>
        <w:ind w:left="5760" w:hanging="360"/>
      </w:pPr>
    </w:lvl>
    <w:lvl w:ilvl="8" w:tplc="AEDA77EE" w:tentative="1">
      <w:start w:val="1"/>
      <w:numFmt w:val="lowerRoman"/>
      <w:lvlText w:val="%9."/>
      <w:lvlJc w:val="right"/>
      <w:pPr>
        <w:tabs>
          <w:tab w:val="num" w:pos="6480"/>
        </w:tabs>
        <w:ind w:left="6480" w:hanging="180"/>
      </w:pPr>
    </w:lvl>
  </w:abstractNum>
  <w:abstractNum w:abstractNumId="16">
    <w:nsid w:val="3C9F7119"/>
    <w:multiLevelType w:val="hybridMultilevel"/>
    <w:tmpl w:val="3594C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CC87637"/>
    <w:multiLevelType w:val="hybridMultilevel"/>
    <w:tmpl w:val="AC885514"/>
    <w:lvl w:ilvl="0" w:tplc="78E453B8">
      <w:start w:val="1"/>
      <w:numFmt w:val="upperLetter"/>
      <w:pStyle w:val="Heading9"/>
      <w:lvlText w:val="Appendix %1"/>
      <w:lvlJc w:val="left"/>
      <w:pPr>
        <w:tabs>
          <w:tab w:val="num" w:pos="2880"/>
        </w:tabs>
        <w:ind w:left="2880" w:hanging="2880"/>
      </w:pPr>
      <w:rPr>
        <w:rFonts w:hint="default"/>
      </w:rPr>
    </w:lvl>
    <w:lvl w:ilvl="1" w:tplc="510C8D24" w:tentative="1">
      <w:start w:val="1"/>
      <w:numFmt w:val="lowerLetter"/>
      <w:lvlText w:val="%2."/>
      <w:lvlJc w:val="left"/>
      <w:pPr>
        <w:tabs>
          <w:tab w:val="num" w:pos="1440"/>
        </w:tabs>
        <w:ind w:left="1440" w:hanging="360"/>
      </w:pPr>
    </w:lvl>
    <w:lvl w:ilvl="2" w:tplc="1B18C136" w:tentative="1">
      <w:start w:val="1"/>
      <w:numFmt w:val="lowerRoman"/>
      <w:lvlText w:val="%3."/>
      <w:lvlJc w:val="right"/>
      <w:pPr>
        <w:tabs>
          <w:tab w:val="num" w:pos="2160"/>
        </w:tabs>
        <w:ind w:left="2160" w:hanging="180"/>
      </w:pPr>
    </w:lvl>
    <w:lvl w:ilvl="3" w:tplc="BDBC6A42" w:tentative="1">
      <w:start w:val="1"/>
      <w:numFmt w:val="decimal"/>
      <w:lvlText w:val="%4."/>
      <w:lvlJc w:val="left"/>
      <w:pPr>
        <w:tabs>
          <w:tab w:val="num" w:pos="2880"/>
        </w:tabs>
        <w:ind w:left="2880" w:hanging="360"/>
      </w:pPr>
    </w:lvl>
    <w:lvl w:ilvl="4" w:tplc="E33E4290" w:tentative="1">
      <w:start w:val="1"/>
      <w:numFmt w:val="lowerLetter"/>
      <w:lvlText w:val="%5."/>
      <w:lvlJc w:val="left"/>
      <w:pPr>
        <w:tabs>
          <w:tab w:val="num" w:pos="3600"/>
        </w:tabs>
        <w:ind w:left="3600" w:hanging="360"/>
      </w:pPr>
    </w:lvl>
    <w:lvl w:ilvl="5" w:tplc="E7C0728E" w:tentative="1">
      <w:start w:val="1"/>
      <w:numFmt w:val="lowerRoman"/>
      <w:lvlText w:val="%6."/>
      <w:lvlJc w:val="right"/>
      <w:pPr>
        <w:tabs>
          <w:tab w:val="num" w:pos="4320"/>
        </w:tabs>
        <w:ind w:left="4320" w:hanging="180"/>
      </w:pPr>
    </w:lvl>
    <w:lvl w:ilvl="6" w:tplc="37BA325A" w:tentative="1">
      <w:start w:val="1"/>
      <w:numFmt w:val="decimal"/>
      <w:lvlText w:val="%7."/>
      <w:lvlJc w:val="left"/>
      <w:pPr>
        <w:tabs>
          <w:tab w:val="num" w:pos="5040"/>
        </w:tabs>
        <w:ind w:left="5040" w:hanging="360"/>
      </w:pPr>
    </w:lvl>
    <w:lvl w:ilvl="7" w:tplc="2C0E800C" w:tentative="1">
      <w:start w:val="1"/>
      <w:numFmt w:val="lowerLetter"/>
      <w:lvlText w:val="%8."/>
      <w:lvlJc w:val="left"/>
      <w:pPr>
        <w:tabs>
          <w:tab w:val="num" w:pos="5760"/>
        </w:tabs>
        <w:ind w:left="5760" w:hanging="360"/>
      </w:pPr>
    </w:lvl>
    <w:lvl w:ilvl="8" w:tplc="CB6ED1E0" w:tentative="1">
      <w:start w:val="1"/>
      <w:numFmt w:val="lowerRoman"/>
      <w:lvlText w:val="%9."/>
      <w:lvlJc w:val="right"/>
      <w:pPr>
        <w:tabs>
          <w:tab w:val="num" w:pos="6480"/>
        </w:tabs>
        <w:ind w:left="6480" w:hanging="180"/>
      </w:pPr>
    </w:lvl>
  </w:abstractNum>
  <w:abstractNum w:abstractNumId="18">
    <w:nsid w:val="3FBE1DC4"/>
    <w:multiLevelType w:val="hybridMultilevel"/>
    <w:tmpl w:val="3D26260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9">
    <w:nsid w:val="4F397D30"/>
    <w:multiLevelType w:val="hybridMultilevel"/>
    <w:tmpl w:val="F452A5CC"/>
    <w:lvl w:ilvl="0" w:tplc="A61C0BC0">
      <w:start w:val="1"/>
      <w:numFmt w:val="bullet"/>
      <w:pStyle w:val="TableBullet"/>
      <w:lvlText w:val=""/>
      <w:lvlJc w:val="left"/>
      <w:pPr>
        <w:tabs>
          <w:tab w:val="num" w:pos="216"/>
        </w:tabs>
        <w:ind w:left="216" w:hanging="216"/>
      </w:pPr>
      <w:rPr>
        <w:rFonts w:ascii="Symbol" w:hAnsi="Symbol" w:hint="default"/>
      </w:rPr>
    </w:lvl>
    <w:lvl w:ilvl="1" w:tplc="1C622DFE" w:tentative="1">
      <w:start w:val="1"/>
      <w:numFmt w:val="bullet"/>
      <w:lvlText w:val="o"/>
      <w:lvlJc w:val="left"/>
      <w:pPr>
        <w:tabs>
          <w:tab w:val="num" w:pos="1440"/>
        </w:tabs>
        <w:ind w:left="1440" w:hanging="360"/>
      </w:pPr>
      <w:rPr>
        <w:rFonts w:ascii="Courier New" w:hAnsi="Courier New" w:cs="Courier New" w:hint="default"/>
      </w:rPr>
    </w:lvl>
    <w:lvl w:ilvl="2" w:tplc="D94230CC" w:tentative="1">
      <w:start w:val="1"/>
      <w:numFmt w:val="bullet"/>
      <w:lvlText w:val=""/>
      <w:lvlJc w:val="left"/>
      <w:pPr>
        <w:tabs>
          <w:tab w:val="num" w:pos="2160"/>
        </w:tabs>
        <w:ind w:left="2160" w:hanging="360"/>
      </w:pPr>
      <w:rPr>
        <w:rFonts w:ascii="Wingdings" w:hAnsi="Wingdings" w:hint="default"/>
      </w:rPr>
    </w:lvl>
    <w:lvl w:ilvl="3" w:tplc="709A653C" w:tentative="1">
      <w:start w:val="1"/>
      <w:numFmt w:val="bullet"/>
      <w:lvlText w:val=""/>
      <w:lvlJc w:val="left"/>
      <w:pPr>
        <w:tabs>
          <w:tab w:val="num" w:pos="2880"/>
        </w:tabs>
        <w:ind w:left="2880" w:hanging="360"/>
      </w:pPr>
      <w:rPr>
        <w:rFonts w:ascii="Symbol" w:hAnsi="Symbol" w:hint="default"/>
      </w:rPr>
    </w:lvl>
    <w:lvl w:ilvl="4" w:tplc="2F1CC148" w:tentative="1">
      <w:start w:val="1"/>
      <w:numFmt w:val="bullet"/>
      <w:lvlText w:val="o"/>
      <w:lvlJc w:val="left"/>
      <w:pPr>
        <w:tabs>
          <w:tab w:val="num" w:pos="3600"/>
        </w:tabs>
        <w:ind w:left="3600" w:hanging="360"/>
      </w:pPr>
      <w:rPr>
        <w:rFonts w:ascii="Courier New" w:hAnsi="Courier New" w:cs="Courier New" w:hint="default"/>
      </w:rPr>
    </w:lvl>
    <w:lvl w:ilvl="5" w:tplc="94D057DC" w:tentative="1">
      <w:start w:val="1"/>
      <w:numFmt w:val="bullet"/>
      <w:lvlText w:val=""/>
      <w:lvlJc w:val="left"/>
      <w:pPr>
        <w:tabs>
          <w:tab w:val="num" w:pos="4320"/>
        </w:tabs>
        <w:ind w:left="4320" w:hanging="360"/>
      </w:pPr>
      <w:rPr>
        <w:rFonts w:ascii="Wingdings" w:hAnsi="Wingdings" w:hint="default"/>
      </w:rPr>
    </w:lvl>
    <w:lvl w:ilvl="6" w:tplc="1BACE71A" w:tentative="1">
      <w:start w:val="1"/>
      <w:numFmt w:val="bullet"/>
      <w:lvlText w:val=""/>
      <w:lvlJc w:val="left"/>
      <w:pPr>
        <w:tabs>
          <w:tab w:val="num" w:pos="5040"/>
        </w:tabs>
        <w:ind w:left="5040" w:hanging="360"/>
      </w:pPr>
      <w:rPr>
        <w:rFonts w:ascii="Symbol" w:hAnsi="Symbol" w:hint="default"/>
      </w:rPr>
    </w:lvl>
    <w:lvl w:ilvl="7" w:tplc="4E9C32AE" w:tentative="1">
      <w:start w:val="1"/>
      <w:numFmt w:val="bullet"/>
      <w:lvlText w:val="o"/>
      <w:lvlJc w:val="left"/>
      <w:pPr>
        <w:tabs>
          <w:tab w:val="num" w:pos="5760"/>
        </w:tabs>
        <w:ind w:left="5760" w:hanging="360"/>
      </w:pPr>
      <w:rPr>
        <w:rFonts w:ascii="Courier New" w:hAnsi="Courier New" w:cs="Courier New" w:hint="default"/>
      </w:rPr>
    </w:lvl>
    <w:lvl w:ilvl="8" w:tplc="96943748" w:tentative="1">
      <w:start w:val="1"/>
      <w:numFmt w:val="bullet"/>
      <w:lvlText w:val=""/>
      <w:lvlJc w:val="left"/>
      <w:pPr>
        <w:tabs>
          <w:tab w:val="num" w:pos="6480"/>
        </w:tabs>
        <w:ind w:left="6480" w:hanging="360"/>
      </w:pPr>
      <w:rPr>
        <w:rFonts w:ascii="Wingdings" w:hAnsi="Wingdings" w:hint="default"/>
      </w:rPr>
    </w:lvl>
  </w:abstractNum>
  <w:abstractNum w:abstractNumId="20">
    <w:nsid w:val="51E63063"/>
    <w:multiLevelType w:val="hybridMultilevel"/>
    <w:tmpl w:val="6A14E5C0"/>
    <w:lvl w:ilvl="0" w:tplc="FF14614E">
      <w:start w:val="1"/>
      <w:numFmt w:val="decimal"/>
      <w:pStyle w:val="Heading1"/>
      <w:lvlText w:val="Chapter %1"/>
      <w:lvlJc w:val="left"/>
      <w:pPr>
        <w:tabs>
          <w:tab w:val="num" w:pos="2520"/>
        </w:tabs>
        <w:ind w:left="2520" w:hanging="2520"/>
      </w:pPr>
      <w:rPr>
        <w:rFonts w:hint="default"/>
      </w:rPr>
    </w:lvl>
    <w:lvl w:ilvl="1" w:tplc="550E7CFA" w:tentative="1">
      <w:start w:val="1"/>
      <w:numFmt w:val="lowerLetter"/>
      <w:lvlText w:val="%2."/>
      <w:lvlJc w:val="left"/>
      <w:pPr>
        <w:tabs>
          <w:tab w:val="num" w:pos="1440"/>
        </w:tabs>
        <w:ind w:left="1440" w:hanging="360"/>
      </w:pPr>
    </w:lvl>
    <w:lvl w:ilvl="2" w:tplc="1FA8C26C" w:tentative="1">
      <w:start w:val="1"/>
      <w:numFmt w:val="lowerRoman"/>
      <w:lvlText w:val="%3."/>
      <w:lvlJc w:val="right"/>
      <w:pPr>
        <w:tabs>
          <w:tab w:val="num" w:pos="2160"/>
        </w:tabs>
        <w:ind w:left="2160" w:hanging="180"/>
      </w:pPr>
    </w:lvl>
    <w:lvl w:ilvl="3" w:tplc="36A489CE" w:tentative="1">
      <w:start w:val="1"/>
      <w:numFmt w:val="decimal"/>
      <w:lvlText w:val="%4."/>
      <w:lvlJc w:val="left"/>
      <w:pPr>
        <w:tabs>
          <w:tab w:val="num" w:pos="2880"/>
        </w:tabs>
        <w:ind w:left="2880" w:hanging="360"/>
      </w:pPr>
    </w:lvl>
    <w:lvl w:ilvl="4" w:tplc="07C6AB1A" w:tentative="1">
      <w:start w:val="1"/>
      <w:numFmt w:val="lowerLetter"/>
      <w:lvlText w:val="%5."/>
      <w:lvlJc w:val="left"/>
      <w:pPr>
        <w:tabs>
          <w:tab w:val="num" w:pos="3600"/>
        </w:tabs>
        <w:ind w:left="3600" w:hanging="360"/>
      </w:pPr>
    </w:lvl>
    <w:lvl w:ilvl="5" w:tplc="9E6C3B34" w:tentative="1">
      <w:start w:val="1"/>
      <w:numFmt w:val="lowerRoman"/>
      <w:lvlText w:val="%6."/>
      <w:lvlJc w:val="right"/>
      <w:pPr>
        <w:tabs>
          <w:tab w:val="num" w:pos="4320"/>
        </w:tabs>
        <w:ind w:left="4320" w:hanging="180"/>
      </w:pPr>
    </w:lvl>
    <w:lvl w:ilvl="6" w:tplc="CDC0B630" w:tentative="1">
      <w:start w:val="1"/>
      <w:numFmt w:val="decimal"/>
      <w:lvlText w:val="%7."/>
      <w:lvlJc w:val="left"/>
      <w:pPr>
        <w:tabs>
          <w:tab w:val="num" w:pos="5040"/>
        </w:tabs>
        <w:ind w:left="5040" w:hanging="360"/>
      </w:pPr>
    </w:lvl>
    <w:lvl w:ilvl="7" w:tplc="F68E377C" w:tentative="1">
      <w:start w:val="1"/>
      <w:numFmt w:val="lowerLetter"/>
      <w:lvlText w:val="%8."/>
      <w:lvlJc w:val="left"/>
      <w:pPr>
        <w:tabs>
          <w:tab w:val="num" w:pos="5760"/>
        </w:tabs>
        <w:ind w:left="5760" w:hanging="360"/>
      </w:pPr>
    </w:lvl>
    <w:lvl w:ilvl="8" w:tplc="16AAE5FA" w:tentative="1">
      <w:start w:val="1"/>
      <w:numFmt w:val="lowerRoman"/>
      <w:lvlText w:val="%9."/>
      <w:lvlJc w:val="right"/>
      <w:pPr>
        <w:tabs>
          <w:tab w:val="num" w:pos="6480"/>
        </w:tabs>
        <w:ind w:left="6480" w:hanging="180"/>
      </w:pPr>
    </w:lvl>
  </w:abstractNum>
  <w:abstractNum w:abstractNumId="21">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6FEB5DF3"/>
    <w:multiLevelType w:val="hybridMultilevel"/>
    <w:tmpl w:val="D38EA7FA"/>
    <w:lvl w:ilvl="0" w:tplc="59B4C762">
      <w:start w:val="1"/>
      <w:numFmt w:val="decimal"/>
      <w:lvlText w:val="%1."/>
      <w:lvlJc w:val="left"/>
      <w:pPr>
        <w:ind w:left="1080" w:hanging="360"/>
      </w:pPr>
      <w:rPr>
        <w:rFonts w:ascii="Calibri" w:eastAsia="Calibri" w:hAnsi="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11"/>
  </w:num>
  <w:num w:numId="3">
    <w:abstractNumId w:val="13"/>
  </w:num>
  <w:num w:numId="4">
    <w:abstractNumId w:val="10"/>
  </w:num>
  <w:num w:numId="5">
    <w:abstractNumId w:val="17"/>
  </w:num>
  <w:num w:numId="6">
    <w:abstractNumId w:val="6"/>
  </w:num>
  <w:num w:numId="7">
    <w:abstractNumId w:val="5"/>
  </w:num>
  <w:num w:numId="8">
    <w:abstractNumId w:val="4"/>
  </w:num>
  <w:num w:numId="9">
    <w:abstractNumId w:val="0"/>
  </w:num>
  <w:num w:numId="10">
    <w:abstractNumId w:val="19"/>
  </w:num>
  <w:num w:numId="11">
    <w:abstractNumId w:val="14"/>
  </w:num>
  <w:num w:numId="12">
    <w:abstractNumId w:val="20"/>
  </w:num>
  <w:num w:numId="13">
    <w:abstractNumId w:val="15"/>
  </w:num>
  <w:num w:numId="14">
    <w:abstractNumId w:val="9"/>
  </w:num>
  <w:num w:numId="15">
    <w:abstractNumId w:val="7"/>
  </w:num>
  <w:num w:numId="16">
    <w:abstractNumId w:val="2"/>
  </w:num>
  <w:num w:numId="17">
    <w:abstractNumId w:val="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3"/>
  </w:num>
  <w:num w:numId="22">
    <w:abstractNumId w:val="8"/>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3"/>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num>
  <w:num w:numId="35">
    <w:abstractNumId w:val="8"/>
    <w:lvlOverride w:ilvl="0">
      <w:startOverride w:val="1"/>
    </w:lvlOverride>
  </w:num>
  <w:num w:numId="36">
    <w:abstractNumId w:val="8"/>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22"/>
  </w:num>
  <w:num w:numId="43">
    <w:abstractNumId w:val="12"/>
  </w:num>
  <w:num w:numId="44">
    <w:abstractNumId w:val="3"/>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18"/>
  </w:num>
  <w:num w:numId="49">
    <w:abstractNumId w:val="16"/>
  </w:num>
  <w:num w:numId="50">
    <w:abstractNumId w:val="8"/>
    <w:lvlOverride w:ilvl="0">
      <w:startOverride w:val="1"/>
    </w:lvlOverride>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hideSpellingErrors/>
  <w:activeWritingStyle w:appName="MSWord" w:lang="en-US" w:vendorID="64" w:dllVersion="131078" w:nlCheck="1" w:checkStyle="1"/>
  <w:attachedTemplate r:id="rId1"/>
  <w:stylePaneFormatFilter w:val="3F01"/>
  <w:trackRevisions/>
  <w:defaultTabStop w:val="720"/>
  <w:evenAndOddHeaders/>
  <w:characterSpacingControl w:val="doNotCompress"/>
  <w:hdrShapeDefaults>
    <o:shapedefaults v:ext="edit" spidmax="15362"/>
  </w:hdrShapeDefaults>
  <w:footnotePr>
    <w:footnote w:id="0"/>
    <w:footnote w:id="1"/>
  </w:footnotePr>
  <w:endnotePr>
    <w:endnote w:id="0"/>
    <w:endnote w:id="1"/>
  </w:endnotePr>
  <w:compat/>
  <w:rsids>
    <w:rsidRoot w:val="00233F60"/>
    <w:rsid w:val="000029DD"/>
    <w:rsid w:val="00002BC4"/>
    <w:rsid w:val="0000395B"/>
    <w:rsid w:val="000052B7"/>
    <w:rsid w:val="00005350"/>
    <w:rsid w:val="00011405"/>
    <w:rsid w:val="00012C64"/>
    <w:rsid w:val="00020356"/>
    <w:rsid w:val="000205F5"/>
    <w:rsid w:val="000206F8"/>
    <w:rsid w:val="00021466"/>
    <w:rsid w:val="00021C01"/>
    <w:rsid w:val="0002273F"/>
    <w:rsid w:val="000233E7"/>
    <w:rsid w:val="0002341D"/>
    <w:rsid w:val="000270F3"/>
    <w:rsid w:val="0003278C"/>
    <w:rsid w:val="000329B2"/>
    <w:rsid w:val="00034332"/>
    <w:rsid w:val="00035FB0"/>
    <w:rsid w:val="00037437"/>
    <w:rsid w:val="00037F6B"/>
    <w:rsid w:val="000425A4"/>
    <w:rsid w:val="0004265F"/>
    <w:rsid w:val="00045344"/>
    <w:rsid w:val="00046993"/>
    <w:rsid w:val="000469C3"/>
    <w:rsid w:val="000473E3"/>
    <w:rsid w:val="00054FD4"/>
    <w:rsid w:val="00055CDF"/>
    <w:rsid w:val="000627E2"/>
    <w:rsid w:val="00066A62"/>
    <w:rsid w:val="00070291"/>
    <w:rsid w:val="00070D41"/>
    <w:rsid w:val="00071627"/>
    <w:rsid w:val="00072F85"/>
    <w:rsid w:val="000739A4"/>
    <w:rsid w:val="000748C5"/>
    <w:rsid w:val="000776D4"/>
    <w:rsid w:val="00077759"/>
    <w:rsid w:val="000802DF"/>
    <w:rsid w:val="000808B2"/>
    <w:rsid w:val="00082A8A"/>
    <w:rsid w:val="00082ED6"/>
    <w:rsid w:val="000830A0"/>
    <w:rsid w:val="000849BE"/>
    <w:rsid w:val="00084A4B"/>
    <w:rsid w:val="0008523D"/>
    <w:rsid w:val="00085C82"/>
    <w:rsid w:val="000862B9"/>
    <w:rsid w:val="000863F7"/>
    <w:rsid w:val="00086444"/>
    <w:rsid w:val="000865D0"/>
    <w:rsid w:val="0008737E"/>
    <w:rsid w:val="000912A5"/>
    <w:rsid w:val="000968A4"/>
    <w:rsid w:val="00096BB5"/>
    <w:rsid w:val="00096FFB"/>
    <w:rsid w:val="00097CB6"/>
    <w:rsid w:val="000A2D5B"/>
    <w:rsid w:val="000A526E"/>
    <w:rsid w:val="000A5D19"/>
    <w:rsid w:val="000B0798"/>
    <w:rsid w:val="000B12EE"/>
    <w:rsid w:val="000B3D31"/>
    <w:rsid w:val="000B3D43"/>
    <w:rsid w:val="000B48E5"/>
    <w:rsid w:val="000B4E3E"/>
    <w:rsid w:val="000B5D92"/>
    <w:rsid w:val="000B6309"/>
    <w:rsid w:val="000B7EEE"/>
    <w:rsid w:val="000C0356"/>
    <w:rsid w:val="000C2419"/>
    <w:rsid w:val="000C4213"/>
    <w:rsid w:val="000C592D"/>
    <w:rsid w:val="000C5DD9"/>
    <w:rsid w:val="000C5ED4"/>
    <w:rsid w:val="000C6000"/>
    <w:rsid w:val="000C6411"/>
    <w:rsid w:val="000C649E"/>
    <w:rsid w:val="000C64BB"/>
    <w:rsid w:val="000D4B9F"/>
    <w:rsid w:val="000D5183"/>
    <w:rsid w:val="000D577A"/>
    <w:rsid w:val="000E194D"/>
    <w:rsid w:val="000E3511"/>
    <w:rsid w:val="000E3F72"/>
    <w:rsid w:val="000F1EE1"/>
    <w:rsid w:val="000F3503"/>
    <w:rsid w:val="000F63AA"/>
    <w:rsid w:val="000F7AA0"/>
    <w:rsid w:val="00101312"/>
    <w:rsid w:val="001043B3"/>
    <w:rsid w:val="00107CAB"/>
    <w:rsid w:val="00116DFE"/>
    <w:rsid w:val="00132D4E"/>
    <w:rsid w:val="0014030E"/>
    <w:rsid w:val="00141274"/>
    <w:rsid w:val="0014211A"/>
    <w:rsid w:val="00142F84"/>
    <w:rsid w:val="0014341B"/>
    <w:rsid w:val="00151BB0"/>
    <w:rsid w:val="00152187"/>
    <w:rsid w:val="001548D8"/>
    <w:rsid w:val="00156511"/>
    <w:rsid w:val="00157050"/>
    <w:rsid w:val="0015706F"/>
    <w:rsid w:val="00157B13"/>
    <w:rsid w:val="0016074A"/>
    <w:rsid w:val="0016122C"/>
    <w:rsid w:val="001627B5"/>
    <w:rsid w:val="00162E64"/>
    <w:rsid w:val="00172ABC"/>
    <w:rsid w:val="001735A6"/>
    <w:rsid w:val="0017361B"/>
    <w:rsid w:val="001778A2"/>
    <w:rsid w:val="001913D2"/>
    <w:rsid w:val="0019387D"/>
    <w:rsid w:val="001944AD"/>
    <w:rsid w:val="001953B7"/>
    <w:rsid w:val="00195D94"/>
    <w:rsid w:val="0019658F"/>
    <w:rsid w:val="00197D73"/>
    <w:rsid w:val="001A01D1"/>
    <w:rsid w:val="001A2CFB"/>
    <w:rsid w:val="001A6197"/>
    <w:rsid w:val="001B3BDA"/>
    <w:rsid w:val="001B5B9D"/>
    <w:rsid w:val="001C00E2"/>
    <w:rsid w:val="001C0DF0"/>
    <w:rsid w:val="001C6828"/>
    <w:rsid w:val="001C7D9A"/>
    <w:rsid w:val="001D0A8E"/>
    <w:rsid w:val="001D21B7"/>
    <w:rsid w:val="001D2312"/>
    <w:rsid w:val="001D2F1F"/>
    <w:rsid w:val="001D32ED"/>
    <w:rsid w:val="001D5EF2"/>
    <w:rsid w:val="001D6940"/>
    <w:rsid w:val="001D7962"/>
    <w:rsid w:val="001E0015"/>
    <w:rsid w:val="001E0F42"/>
    <w:rsid w:val="001E23CB"/>
    <w:rsid w:val="001E2910"/>
    <w:rsid w:val="001E3E53"/>
    <w:rsid w:val="001E4D08"/>
    <w:rsid w:val="001F05D4"/>
    <w:rsid w:val="001F0AD7"/>
    <w:rsid w:val="001F2658"/>
    <w:rsid w:val="00201CF4"/>
    <w:rsid w:val="00202BA0"/>
    <w:rsid w:val="00203052"/>
    <w:rsid w:val="002042B0"/>
    <w:rsid w:val="00215A99"/>
    <w:rsid w:val="0022006C"/>
    <w:rsid w:val="00222676"/>
    <w:rsid w:val="00230E0F"/>
    <w:rsid w:val="00233F60"/>
    <w:rsid w:val="00236694"/>
    <w:rsid w:val="002425C1"/>
    <w:rsid w:val="0024333E"/>
    <w:rsid w:val="0024423F"/>
    <w:rsid w:val="00245EF8"/>
    <w:rsid w:val="002535D9"/>
    <w:rsid w:val="00253939"/>
    <w:rsid w:val="00261F88"/>
    <w:rsid w:val="00266A94"/>
    <w:rsid w:val="00271773"/>
    <w:rsid w:val="00271DCF"/>
    <w:rsid w:val="002777AC"/>
    <w:rsid w:val="00281690"/>
    <w:rsid w:val="0028619C"/>
    <w:rsid w:val="00291F1F"/>
    <w:rsid w:val="00293557"/>
    <w:rsid w:val="00294ABA"/>
    <w:rsid w:val="002A0A3D"/>
    <w:rsid w:val="002A3C9A"/>
    <w:rsid w:val="002A444F"/>
    <w:rsid w:val="002A5D60"/>
    <w:rsid w:val="002B0B51"/>
    <w:rsid w:val="002B220F"/>
    <w:rsid w:val="002B30BB"/>
    <w:rsid w:val="002B35BE"/>
    <w:rsid w:val="002B4F91"/>
    <w:rsid w:val="002B6D1A"/>
    <w:rsid w:val="002B7310"/>
    <w:rsid w:val="002B7E1F"/>
    <w:rsid w:val="002C77AA"/>
    <w:rsid w:val="002D1BE3"/>
    <w:rsid w:val="002D396D"/>
    <w:rsid w:val="002D4312"/>
    <w:rsid w:val="002D4B44"/>
    <w:rsid w:val="002D7574"/>
    <w:rsid w:val="002D762C"/>
    <w:rsid w:val="002E00BB"/>
    <w:rsid w:val="002E0FD6"/>
    <w:rsid w:val="002E570B"/>
    <w:rsid w:val="002E64CB"/>
    <w:rsid w:val="002F0542"/>
    <w:rsid w:val="002F302B"/>
    <w:rsid w:val="002F30E0"/>
    <w:rsid w:val="002F324E"/>
    <w:rsid w:val="002F385E"/>
    <w:rsid w:val="002F3E78"/>
    <w:rsid w:val="002F3ECF"/>
    <w:rsid w:val="002F4B81"/>
    <w:rsid w:val="002F5B23"/>
    <w:rsid w:val="002F7185"/>
    <w:rsid w:val="00300FAB"/>
    <w:rsid w:val="00301D92"/>
    <w:rsid w:val="00302F29"/>
    <w:rsid w:val="00307592"/>
    <w:rsid w:val="0031045D"/>
    <w:rsid w:val="00315838"/>
    <w:rsid w:val="0031726C"/>
    <w:rsid w:val="0032168B"/>
    <w:rsid w:val="003243D1"/>
    <w:rsid w:val="00337233"/>
    <w:rsid w:val="00337DDF"/>
    <w:rsid w:val="00344798"/>
    <w:rsid w:val="00344C62"/>
    <w:rsid w:val="00345282"/>
    <w:rsid w:val="0034792E"/>
    <w:rsid w:val="00347FAE"/>
    <w:rsid w:val="00351134"/>
    <w:rsid w:val="00360246"/>
    <w:rsid w:val="00360CDE"/>
    <w:rsid w:val="00365FC5"/>
    <w:rsid w:val="00371CA3"/>
    <w:rsid w:val="0037557C"/>
    <w:rsid w:val="00377E63"/>
    <w:rsid w:val="00381F11"/>
    <w:rsid w:val="003831B8"/>
    <w:rsid w:val="003838BF"/>
    <w:rsid w:val="00384012"/>
    <w:rsid w:val="00384992"/>
    <w:rsid w:val="00391B68"/>
    <w:rsid w:val="0039252F"/>
    <w:rsid w:val="00393541"/>
    <w:rsid w:val="00393F87"/>
    <w:rsid w:val="003941C1"/>
    <w:rsid w:val="003958BF"/>
    <w:rsid w:val="003979EE"/>
    <w:rsid w:val="00397D9D"/>
    <w:rsid w:val="003A2E67"/>
    <w:rsid w:val="003A44A5"/>
    <w:rsid w:val="003A6A2D"/>
    <w:rsid w:val="003A77E1"/>
    <w:rsid w:val="003B07B3"/>
    <w:rsid w:val="003B09FC"/>
    <w:rsid w:val="003B14CC"/>
    <w:rsid w:val="003B1697"/>
    <w:rsid w:val="003B26A0"/>
    <w:rsid w:val="003B2D32"/>
    <w:rsid w:val="003B3950"/>
    <w:rsid w:val="003B6073"/>
    <w:rsid w:val="003B6EDC"/>
    <w:rsid w:val="003C1E62"/>
    <w:rsid w:val="003C3705"/>
    <w:rsid w:val="003C414A"/>
    <w:rsid w:val="003C462A"/>
    <w:rsid w:val="003D285E"/>
    <w:rsid w:val="003D3D4F"/>
    <w:rsid w:val="003D539D"/>
    <w:rsid w:val="003D5927"/>
    <w:rsid w:val="003D59D1"/>
    <w:rsid w:val="003D6707"/>
    <w:rsid w:val="003D6EF3"/>
    <w:rsid w:val="003E32E6"/>
    <w:rsid w:val="003E53A8"/>
    <w:rsid w:val="003E73BA"/>
    <w:rsid w:val="003F0F1E"/>
    <w:rsid w:val="00400637"/>
    <w:rsid w:val="00400660"/>
    <w:rsid w:val="00401FD2"/>
    <w:rsid w:val="00407E04"/>
    <w:rsid w:val="00410AA1"/>
    <w:rsid w:val="004116AB"/>
    <w:rsid w:val="00412112"/>
    <w:rsid w:val="0041455D"/>
    <w:rsid w:val="00414757"/>
    <w:rsid w:val="00416C7F"/>
    <w:rsid w:val="00417DAD"/>
    <w:rsid w:val="0042048B"/>
    <w:rsid w:val="00427668"/>
    <w:rsid w:val="00431949"/>
    <w:rsid w:val="004321D3"/>
    <w:rsid w:val="00437365"/>
    <w:rsid w:val="0043751D"/>
    <w:rsid w:val="004419A3"/>
    <w:rsid w:val="00444295"/>
    <w:rsid w:val="0044463B"/>
    <w:rsid w:val="00447386"/>
    <w:rsid w:val="0045017B"/>
    <w:rsid w:val="00450B70"/>
    <w:rsid w:val="00453BB9"/>
    <w:rsid w:val="004549BD"/>
    <w:rsid w:val="00455189"/>
    <w:rsid w:val="00455244"/>
    <w:rsid w:val="00455785"/>
    <w:rsid w:val="00455A66"/>
    <w:rsid w:val="00470007"/>
    <w:rsid w:val="004724E4"/>
    <w:rsid w:val="00472668"/>
    <w:rsid w:val="004733D9"/>
    <w:rsid w:val="00475B92"/>
    <w:rsid w:val="00480EEC"/>
    <w:rsid w:val="004823B4"/>
    <w:rsid w:val="004840F9"/>
    <w:rsid w:val="004843E5"/>
    <w:rsid w:val="0048622F"/>
    <w:rsid w:val="00486678"/>
    <w:rsid w:val="00493651"/>
    <w:rsid w:val="00493DA9"/>
    <w:rsid w:val="00496095"/>
    <w:rsid w:val="004A270A"/>
    <w:rsid w:val="004A7419"/>
    <w:rsid w:val="004B0186"/>
    <w:rsid w:val="004B3F27"/>
    <w:rsid w:val="004B6D1D"/>
    <w:rsid w:val="004B7991"/>
    <w:rsid w:val="004C37CC"/>
    <w:rsid w:val="004C4378"/>
    <w:rsid w:val="004C5BD0"/>
    <w:rsid w:val="004C6905"/>
    <w:rsid w:val="004D0B68"/>
    <w:rsid w:val="004D17FD"/>
    <w:rsid w:val="004D1F74"/>
    <w:rsid w:val="004D2179"/>
    <w:rsid w:val="004D49D0"/>
    <w:rsid w:val="004D53A2"/>
    <w:rsid w:val="004D6CEF"/>
    <w:rsid w:val="004E6839"/>
    <w:rsid w:val="004E77DF"/>
    <w:rsid w:val="004F0077"/>
    <w:rsid w:val="004F3E68"/>
    <w:rsid w:val="004F3E8F"/>
    <w:rsid w:val="004F47E7"/>
    <w:rsid w:val="004F4B23"/>
    <w:rsid w:val="004F7051"/>
    <w:rsid w:val="004F7C52"/>
    <w:rsid w:val="00502ADE"/>
    <w:rsid w:val="005048BE"/>
    <w:rsid w:val="00505CC2"/>
    <w:rsid w:val="0050777D"/>
    <w:rsid w:val="00507A11"/>
    <w:rsid w:val="00511068"/>
    <w:rsid w:val="00511CCE"/>
    <w:rsid w:val="005131E8"/>
    <w:rsid w:val="005133FE"/>
    <w:rsid w:val="0051575D"/>
    <w:rsid w:val="00516861"/>
    <w:rsid w:val="00516BE5"/>
    <w:rsid w:val="00517560"/>
    <w:rsid w:val="005205F4"/>
    <w:rsid w:val="00520DC9"/>
    <w:rsid w:val="00521128"/>
    <w:rsid w:val="00521EBB"/>
    <w:rsid w:val="00530EA5"/>
    <w:rsid w:val="005337C4"/>
    <w:rsid w:val="00535BBE"/>
    <w:rsid w:val="00535C99"/>
    <w:rsid w:val="00537441"/>
    <w:rsid w:val="00546B5D"/>
    <w:rsid w:val="0054777A"/>
    <w:rsid w:val="00551117"/>
    <w:rsid w:val="00557224"/>
    <w:rsid w:val="00562EF7"/>
    <w:rsid w:val="00567371"/>
    <w:rsid w:val="00570669"/>
    <w:rsid w:val="00570754"/>
    <w:rsid w:val="00571DAC"/>
    <w:rsid w:val="00572FEB"/>
    <w:rsid w:val="00573171"/>
    <w:rsid w:val="00573885"/>
    <w:rsid w:val="0057550C"/>
    <w:rsid w:val="00580CC9"/>
    <w:rsid w:val="00581C0A"/>
    <w:rsid w:val="00583530"/>
    <w:rsid w:val="005843FF"/>
    <w:rsid w:val="005847E8"/>
    <w:rsid w:val="0058655C"/>
    <w:rsid w:val="00586873"/>
    <w:rsid w:val="00590CE4"/>
    <w:rsid w:val="00595051"/>
    <w:rsid w:val="005A3617"/>
    <w:rsid w:val="005A4A36"/>
    <w:rsid w:val="005B476F"/>
    <w:rsid w:val="005C0808"/>
    <w:rsid w:val="005C5267"/>
    <w:rsid w:val="005C544F"/>
    <w:rsid w:val="005C71C7"/>
    <w:rsid w:val="005C7B2F"/>
    <w:rsid w:val="005D0051"/>
    <w:rsid w:val="005D04D2"/>
    <w:rsid w:val="005D6016"/>
    <w:rsid w:val="005D660F"/>
    <w:rsid w:val="005E04AD"/>
    <w:rsid w:val="005E13D1"/>
    <w:rsid w:val="005E2D35"/>
    <w:rsid w:val="005E2EB2"/>
    <w:rsid w:val="005E431C"/>
    <w:rsid w:val="005E6C7C"/>
    <w:rsid w:val="005F14C9"/>
    <w:rsid w:val="005F1DF3"/>
    <w:rsid w:val="005F32C0"/>
    <w:rsid w:val="005F4039"/>
    <w:rsid w:val="005F40BD"/>
    <w:rsid w:val="005F5F70"/>
    <w:rsid w:val="005F61E7"/>
    <w:rsid w:val="005F72EA"/>
    <w:rsid w:val="0060028C"/>
    <w:rsid w:val="006018DD"/>
    <w:rsid w:val="006044EE"/>
    <w:rsid w:val="00604CB6"/>
    <w:rsid w:val="00605B29"/>
    <w:rsid w:val="00612B05"/>
    <w:rsid w:val="00616114"/>
    <w:rsid w:val="00623763"/>
    <w:rsid w:val="006305D1"/>
    <w:rsid w:val="00630970"/>
    <w:rsid w:val="00631A86"/>
    <w:rsid w:val="00631FA3"/>
    <w:rsid w:val="006343A8"/>
    <w:rsid w:val="006344C2"/>
    <w:rsid w:val="00634629"/>
    <w:rsid w:val="0063793B"/>
    <w:rsid w:val="0064035A"/>
    <w:rsid w:val="006408E8"/>
    <w:rsid w:val="00640EFD"/>
    <w:rsid w:val="006426C3"/>
    <w:rsid w:val="00643F21"/>
    <w:rsid w:val="00645D3E"/>
    <w:rsid w:val="00647A2F"/>
    <w:rsid w:val="0065132B"/>
    <w:rsid w:val="006537E1"/>
    <w:rsid w:val="00653A5A"/>
    <w:rsid w:val="00653CFF"/>
    <w:rsid w:val="00653E32"/>
    <w:rsid w:val="00660B4C"/>
    <w:rsid w:val="00660D81"/>
    <w:rsid w:val="00662F70"/>
    <w:rsid w:val="00666208"/>
    <w:rsid w:val="006709B5"/>
    <w:rsid w:val="0067119F"/>
    <w:rsid w:val="00671486"/>
    <w:rsid w:val="00671494"/>
    <w:rsid w:val="006739F5"/>
    <w:rsid w:val="0067487B"/>
    <w:rsid w:val="00675B59"/>
    <w:rsid w:val="0068159C"/>
    <w:rsid w:val="00681888"/>
    <w:rsid w:val="006821C9"/>
    <w:rsid w:val="0068261B"/>
    <w:rsid w:val="00682CA8"/>
    <w:rsid w:val="006848CF"/>
    <w:rsid w:val="00684C15"/>
    <w:rsid w:val="00685AB3"/>
    <w:rsid w:val="0068672B"/>
    <w:rsid w:val="00690062"/>
    <w:rsid w:val="00691EDA"/>
    <w:rsid w:val="00693D0D"/>
    <w:rsid w:val="00695CE4"/>
    <w:rsid w:val="00696D0A"/>
    <w:rsid w:val="00697275"/>
    <w:rsid w:val="00697E12"/>
    <w:rsid w:val="006A04FC"/>
    <w:rsid w:val="006A20C2"/>
    <w:rsid w:val="006A544E"/>
    <w:rsid w:val="006A6B3B"/>
    <w:rsid w:val="006B3DDE"/>
    <w:rsid w:val="006C038F"/>
    <w:rsid w:val="006C2D12"/>
    <w:rsid w:val="006C3F8C"/>
    <w:rsid w:val="006C7708"/>
    <w:rsid w:val="006D2A6A"/>
    <w:rsid w:val="006D4A5C"/>
    <w:rsid w:val="006E0BA2"/>
    <w:rsid w:val="006E41BA"/>
    <w:rsid w:val="006E4853"/>
    <w:rsid w:val="006E4C2B"/>
    <w:rsid w:val="006E69E6"/>
    <w:rsid w:val="006F4480"/>
    <w:rsid w:val="006F595A"/>
    <w:rsid w:val="006F7724"/>
    <w:rsid w:val="006F7E86"/>
    <w:rsid w:val="00700568"/>
    <w:rsid w:val="00700A36"/>
    <w:rsid w:val="007038FB"/>
    <w:rsid w:val="00706CFE"/>
    <w:rsid w:val="00710D0B"/>
    <w:rsid w:val="00713DA4"/>
    <w:rsid w:val="0071753E"/>
    <w:rsid w:val="00722623"/>
    <w:rsid w:val="00723B2F"/>
    <w:rsid w:val="00730E10"/>
    <w:rsid w:val="00731D18"/>
    <w:rsid w:val="00734BF6"/>
    <w:rsid w:val="007362AA"/>
    <w:rsid w:val="00737262"/>
    <w:rsid w:val="00737A47"/>
    <w:rsid w:val="007402F5"/>
    <w:rsid w:val="0074379A"/>
    <w:rsid w:val="00747BB4"/>
    <w:rsid w:val="00751408"/>
    <w:rsid w:val="00755CA5"/>
    <w:rsid w:val="0075689E"/>
    <w:rsid w:val="007574BA"/>
    <w:rsid w:val="00757C2D"/>
    <w:rsid w:val="00757E8C"/>
    <w:rsid w:val="0076034B"/>
    <w:rsid w:val="007606D6"/>
    <w:rsid w:val="00760A72"/>
    <w:rsid w:val="007639F9"/>
    <w:rsid w:val="00764BE9"/>
    <w:rsid w:val="00772F08"/>
    <w:rsid w:val="00776C95"/>
    <w:rsid w:val="007777A2"/>
    <w:rsid w:val="007818F8"/>
    <w:rsid w:val="00791367"/>
    <w:rsid w:val="00791D6A"/>
    <w:rsid w:val="00791FA5"/>
    <w:rsid w:val="00792113"/>
    <w:rsid w:val="007950B3"/>
    <w:rsid w:val="007966AD"/>
    <w:rsid w:val="00796F3D"/>
    <w:rsid w:val="0079731D"/>
    <w:rsid w:val="00797F53"/>
    <w:rsid w:val="007A59B0"/>
    <w:rsid w:val="007A6BFE"/>
    <w:rsid w:val="007B2C96"/>
    <w:rsid w:val="007B4341"/>
    <w:rsid w:val="007B4C97"/>
    <w:rsid w:val="007B5769"/>
    <w:rsid w:val="007C01BE"/>
    <w:rsid w:val="007C1096"/>
    <w:rsid w:val="007C56FC"/>
    <w:rsid w:val="007C68EE"/>
    <w:rsid w:val="007D270F"/>
    <w:rsid w:val="007D3036"/>
    <w:rsid w:val="007D3303"/>
    <w:rsid w:val="007D5A34"/>
    <w:rsid w:val="007E2CEC"/>
    <w:rsid w:val="007E3F1F"/>
    <w:rsid w:val="007E57E9"/>
    <w:rsid w:val="007E62AF"/>
    <w:rsid w:val="007E6A39"/>
    <w:rsid w:val="007E7189"/>
    <w:rsid w:val="007F0163"/>
    <w:rsid w:val="007F1191"/>
    <w:rsid w:val="007F1AEF"/>
    <w:rsid w:val="007F3E9F"/>
    <w:rsid w:val="007F537F"/>
    <w:rsid w:val="007F7DE7"/>
    <w:rsid w:val="00801665"/>
    <w:rsid w:val="00801FEB"/>
    <w:rsid w:val="00807E1F"/>
    <w:rsid w:val="00810473"/>
    <w:rsid w:val="0081264E"/>
    <w:rsid w:val="00815986"/>
    <w:rsid w:val="00815C15"/>
    <w:rsid w:val="00816CC5"/>
    <w:rsid w:val="008206D9"/>
    <w:rsid w:val="00822B03"/>
    <w:rsid w:val="0082606C"/>
    <w:rsid w:val="008275AE"/>
    <w:rsid w:val="00827826"/>
    <w:rsid w:val="00827861"/>
    <w:rsid w:val="00830E29"/>
    <w:rsid w:val="00832763"/>
    <w:rsid w:val="00832BB3"/>
    <w:rsid w:val="0083323B"/>
    <w:rsid w:val="00833D8C"/>
    <w:rsid w:val="00841DB1"/>
    <w:rsid w:val="00850726"/>
    <w:rsid w:val="00854D0C"/>
    <w:rsid w:val="00856052"/>
    <w:rsid w:val="00856C3D"/>
    <w:rsid w:val="008579A9"/>
    <w:rsid w:val="00860601"/>
    <w:rsid w:val="0087034E"/>
    <w:rsid w:val="008710B6"/>
    <w:rsid w:val="0087618C"/>
    <w:rsid w:val="00877B1E"/>
    <w:rsid w:val="00880C21"/>
    <w:rsid w:val="00881C4C"/>
    <w:rsid w:val="008823E4"/>
    <w:rsid w:val="00887C07"/>
    <w:rsid w:val="00893192"/>
    <w:rsid w:val="00893532"/>
    <w:rsid w:val="0089354C"/>
    <w:rsid w:val="00894A40"/>
    <w:rsid w:val="00894D4B"/>
    <w:rsid w:val="008967AE"/>
    <w:rsid w:val="008A26F4"/>
    <w:rsid w:val="008A5461"/>
    <w:rsid w:val="008A61A0"/>
    <w:rsid w:val="008A74DE"/>
    <w:rsid w:val="008A765E"/>
    <w:rsid w:val="008B217D"/>
    <w:rsid w:val="008B318A"/>
    <w:rsid w:val="008B6698"/>
    <w:rsid w:val="008C07F9"/>
    <w:rsid w:val="008C1DAF"/>
    <w:rsid w:val="008C6B3B"/>
    <w:rsid w:val="008C7678"/>
    <w:rsid w:val="008D1211"/>
    <w:rsid w:val="008D6A76"/>
    <w:rsid w:val="008E3C61"/>
    <w:rsid w:val="008E5B2E"/>
    <w:rsid w:val="008E62A0"/>
    <w:rsid w:val="008E6807"/>
    <w:rsid w:val="008E7CDB"/>
    <w:rsid w:val="008F204C"/>
    <w:rsid w:val="008F370E"/>
    <w:rsid w:val="00900434"/>
    <w:rsid w:val="00901D8D"/>
    <w:rsid w:val="00901F8B"/>
    <w:rsid w:val="00904D2C"/>
    <w:rsid w:val="00905C28"/>
    <w:rsid w:val="00905F83"/>
    <w:rsid w:val="00910D82"/>
    <w:rsid w:val="00910E16"/>
    <w:rsid w:val="00912A39"/>
    <w:rsid w:val="009167B8"/>
    <w:rsid w:val="009168DF"/>
    <w:rsid w:val="009277F1"/>
    <w:rsid w:val="009314C0"/>
    <w:rsid w:val="00931FE5"/>
    <w:rsid w:val="00933472"/>
    <w:rsid w:val="0093397D"/>
    <w:rsid w:val="00933A2C"/>
    <w:rsid w:val="009372E1"/>
    <w:rsid w:val="009416D8"/>
    <w:rsid w:val="00943469"/>
    <w:rsid w:val="00945E6F"/>
    <w:rsid w:val="00946BE2"/>
    <w:rsid w:val="00947024"/>
    <w:rsid w:val="00951772"/>
    <w:rsid w:val="00951BA3"/>
    <w:rsid w:val="0095242A"/>
    <w:rsid w:val="009536C1"/>
    <w:rsid w:val="009548DE"/>
    <w:rsid w:val="00954A98"/>
    <w:rsid w:val="00954CDD"/>
    <w:rsid w:val="00955C36"/>
    <w:rsid w:val="00960CE9"/>
    <w:rsid w:val="009644C0"/>
    <w:rsid w:val="0096487B"/>
    <w:rsid w:val="009650FF"/>
    <w:rsid w:val="0097002C"/>
    <w:rsid w:val="00977318"/>
    <w:rsid w:val="00977386"/>
    <w:rsid w:val="009828F7"/>
    <w:rsid w:val="00985C3C"/>
    <w:rsid w:val="009872B7"/>
    <w:rsid w:val="00987F58"/>
    <w:rsid w:val="00992488"/>
    <w:rsid w:val="00993D7F"/>
    <w:rsid w:val="009956AA"/>
    <w:rsid w:val="00995B25"/>
    <w:rsid w:val="009A23CB"/>
    <w:rsid w:val="009A28E5"/>
    <w:rsid w:val="009A655A"/>
    <w:rsid w:val="009A6D82"/>
    <w:rsid w:val="009B1271"/>
    <w:rsid w:val="009B13BC"/>
    <w:rsid w:val="009B21D6"/>
    <w:rsid w:val="009B2902"/>
    <w:rsid w:val="009B7547"/>
    <w:rsid w:val="009B795F"/>
    <w:rsid w:val="009C1BD5"/>
    <w:rsid w:val="009C1F9F"/>
    <w:rsid w:val="009C351F"/>
    <w:rsid w:val="009C3ECC"/>
    <w:rsid w:val="009C5DA2"/>
    <w:rsid w:val="009D0047"/>
    <w:rsid w:val="009D02C2"/>
    <w:rsid w:val="009D2013"/>
    <w:rsid w:val="009D299C"/>
    <w:rsid w:val="009D64A9"/>
    <w:rsid w:val="009E5872"/>
    <w:rsid w:val="009E7662"/>
    <w:rsid w:val="009F1552"/>
    <w:rsid w:val="009F1ED9"/>
    <w:rsid w:val="009F207F"/>
    <w:rsid w:val="009F6F1B"/>
    <w:rsid w:val="00A008F4"/>
    <w:rsid w:val="00A019BD"/>
    <w:rsid w:val="00A04F65"/>
    <w:rsid w:val="00A06CF7"/>
    <w:rsid w:val="00A14535"/>
    <w:rsid w:val="00A206E7"/>
    <w:rsid w:val="00A224BE"/>
    <w:rsid w:val="00A233C2"/>
    <w:rsid w:val="00A24BF0"/>
    <w:rsid w:val="00A27D7F"/>
    <w:rsid w:val="00A30A35"/>
    <w:rsid w:val="00A31C09"/>
    <w:rsid w:val="00A31E17"/>
    <w:rsid w:val="00A3390F"/>
    <w:rsid w:val="00A34675"/>
    <w:rsid w:val="00A359A9"/>
    <w:rsid w:val="00A42592"/>
    <w:rsid w:val="00A42E1E"/>
    <w:rsid w:val="00A47608"/>
    <w:rsid w:val="00A5156A"/>
    <w:rsid w:val="00A54A8F"/>
    <w:rsid w:val="00A54F40"/>
    <w:rsid w:val="00A6073E"/>
    <w:rsid w:val="00A727E8"/>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2F90"/>
    <w:rsid w:val="00AC07D5"/>
    <w:rsid w:val="00AC0F30"/>
    <w:rsid w:val="00AC1F06"/>
    <w:rsid w:val="00AC2A9B"/>
    <w:rsid w:val="00AC549A"/>
    <w:rsid w:val="00AC5AB0"/>
    <w:rsid w:val="00AE1A9C"/>
    <w:rsid w:val="00AE284F"/>
    <w:rsid w:val="00AE288D"/>
    <w:rsid w:val="00AE6D53"/>
    <w:rsid w:val="00AE6E8E"/>
    <w:rsid w:val="00AF1087"/>
    <w:rsid w:val="00AF10B2"/>
    <w:rsid w:val="00AF1459"/>
    <w:rsid w:val="00AF5422"/>
    <w:rsid w:val="00B012B8"/>
    <w:rsid w:val="00B01F71"/>
    <w:rsid w:val="00B0210C"/>
    <w:rsid w:val="00B022F2"/>
    <w:rsid w:val="00B0321A"/>
    <w:rsid w:val="00B0465F"/>
    <w:rsid w:val="00B067E8"/>
    <w:rsid w:val="00B1174B"/>
    <w:rsid w:val="00B14A0B"/>
    <w:rsid w:val="00B165DC"/>
    <w:rsid w:val="00B25107"/>
    <w:rsid w:val="00B256D1"/>
    <w:rsid w:val="00B2596E"/>
    <w:rsid w:val="00B27D78"/>
    <w:rsid w:val="00B342EA"/>
    <w:rsid w:val="00B358E9"/>
    <w:rsid w:val="00B4070D"/>
    <w:rsid w:val="00B4084A"/>
    <w:rsid w:val="00B41150"/>
    <w:rsid w:val="00B4759C"/>
    <w:rsid w:val="00B517F4"/>
    <w:rsid w:val="00B518D5"/>
    <w:rsid w:val="00B56DA2"/>
    <w:rsid w:val="00B62631"/>
    <w:rsid w:val="00B63047"/>
    <w:rsid w:val="00B64B33"/>
    <w:rsid w:val="00B666DF"/>
    <w:rsid w:val="00B71075"/>
    <w:rsid w:val="00B752D8"/>
    <w:rsid w:val="00B77AC1"/>
    <w:rsid w:val="00B77D34"/>
    <w:rsid w:val="00B8249C"/>
    <w:rsid w:val="00B82882"/>
    <w:rsid w:val="00B83E13"/>
    <w:rsid w:val="00B9106A"/>
    <w:rsid w:val="00B9245A"/>
    <w:rsid w:val="00B9626D"/>
    <w:rsid w:val="00BA08EE"/>
    <w:rsid w:val="00BA658D"/>
    <w:rsid w:val="00BB005F"/>
    <w:rsid w:val="00BB1173"/>
    <w:rsid w:val="00BB1199"/>
    <w:rsid w:val="00BB751A"/>
    <w:rsid w:val="00BC1D16"/>
    <w:rsid w:val="00BC1F4D"/>
    <w:rsid w:val="00BD0B70"/>
    <w:rsid w:val="00BD0C65"/>
    <w:rsid w:val="00BD19B4"/>
    <w:rsid w:val="00BD1E09"/>
    <w:rsid w:val="00BD3A36"/>
    <w:rsid w:val="00BE375B"/>
    <w:rsid w:val="00BE4CA2"/>
    <w:rsid w:val="00BF042D"/>
    <w:rsid w:val="00BF0B19"/>
    <w:rsid w:val="00BF1099"/>
    <w:rsid w:val="00BF27E0"/>
    <w:rsid w:val="00BF300F"/>
    <w:rsid w:val="00C03726"/>
    <w:rsid w:val="00C04BC7"/>
    <w:rsid w:val="00C0568B"/>
    <w:rsid w:val="00C05CF3"/>
    <w:rsid w:val="00C13A11"/>
    <w:rsid w:val="00C154BD"/>
    <w:rsid w:val="00C20D27"/>
    <w:rsid w:val="00C2222F"/>
    <w:rsid w:val="00C23A5F"/>
    <w:rsid w:val="00C30D19"/>
    <w:rsid w:val="00C31203"/>
    <w:rsid w:val="00C31297"/>
    <w:rsid w:val="00C31724"/>
    <w:rsid w:val="00C34D06"/>
    <w:rsid w:val="00C35647"/>
    <w:rsid w:val="00C36B5C"/>
    <w:rsid w:val="00C40111"/>
    <w:rsid w:val="00C40308"/>
    <w:rsid w:val="00C4133C"/>
    <w:rsid w:val="00C42D45"/>
    <w:rsid w:val="00C453CF"/>
    <w:rsid w:val="00C51E9B"/>
    <w:rsid w:val="00C531FD"/>
    <w:rsid w:val="00C546F3"/>
    <w:rsid w:val="00C5659A"/>
    <w:rsid w:val="00C61FED"/>
    <w:rsid w:val="00C6376D"/>
    <w:rsid w:val="00C64325"/>
    <w:rsid w:val="00C66417"/>
    <w:rsid w:val="00C708EC"/>
    <w:rsid w:val="00C70DBC"/>
    <w:rsid w:val="00C72D5E"/>
    <w:rsid w:val="00C7719A"/>
    <w:rsid w:val="00C80CC7"/>
    <w:rsid w:val="00C8100A"/>
    <w:rsid w:val="00C81413"/>
    <w:rsid w:val="00C853D8"/>
    <w:rsid w:val="00C87D64"/>
    <w:rsid w:val="00C962D7"/>
    <w:rsid w:val="00CA3624"/>
    <w:rsid w:val="00CA3E1D"/>
    <w:rsid w:val="00CA45BF"/>
    <w:rsid w:val="00CA4E32"/>
    <w:rsid w:val="00CA5BB4"/>
    <w:rsid w:val="00CB29BE"/>
    <w:rsid w:val="00CC195C"/>
    <w:rsid w:val="00CC25B7"/>
    <w:rsid w:val="00CC55CD"/>
    <w:rsid w:val="00CC64BD"/>
    <w:rsid w:val="00CD0E07"/>
    <w:rsid w:val="00CD0ECF"/>
    <w:rsid w:val="00CD284E"/>
    <w:rsid w:val="00CE0EDC"/>
    <w:rsid w:val="00CE5390"/>
    <w:rsid w:val="00CE680F"/>
    <w:rsid w:val="00CE6889"/>
    <w:rsid w:val="00CF4D41"/>
    <w:rsid w:val="00CF6A38"/>
    <w:rsid w:val="00CF79F8"/>
    <w:rsid w:val="00D002C0"/>
    <w:rsid w:val="00D01D1E"/>
    <w:rsid w:val="00D039D0"/>
    <w:rsid w:val="00D04A67"/>
    <w:rsid w:val="00D065A6"/>
    <w:rsid w:val="00D1005F"/>
    <w:rsid w:val="00D11B65"/>
    <w:rsid w:val="00D12BE8"/>
    <w:rsid w:val="00D13A4D"/>
    <w:rsid w:val="00D17F1B"/>
    <w:rsid w:val="00D22E52"/>
    <w:rsid w:val="00D241C8"/>
    <w:rsid w:val="00D312D4"/>
    <w:rsid w:val="00D31D58"/>
    <w:rsid w:val="00D33DD9"/>
    <w:rsid w:val="00D36042"/>
    <w:rsid w:val="00D36F99"/>
    <w:rsid w:val="00D401F1"/>
    <w:rsid w:val="00D41703"/>
    <w:rsid w:val="00D41F43"/>
    <w:rsid w:val="00D42559"/>
    <w:rsid w:val="00D43DB6"/>
    <w:rsid w:val="00D51F71"/>
    <w:rsid w:val="00D53606"/>
    <w:rsid w:val="00D537F3"/>
    <w:rsid w:val="00D544CF"/>
    <w:rsid w:val="00D54856"/>
    <w:rsid w:val="00D54873"/>
    <w:rsid w:val="00D56CB7"/>
    <w:rsid w:val="00D60476"/>
    <w:rsid w:val="00D6274E"/>
    <w:rsid w:val="00D72892"/>
    <w:rsid w:val="00D728E1"/>
    <w:rsid w:val="00D75BA1"/>
    <w:rsid w:val="00D81170"/>
    <w:rsid w:val="00D85A39"/>
    <w:rsid w:val="00D87D4C"/>
    <w:rsid w:val="00D87E82"/>
    <w:rsid w:val="00D916B7"/>
    <w:rsid w:val="00D91831"/>
    <w:rsid w:val="00D93D35"/>
    <w:rsid w:val="00D949CD"/>
    <w:rsid w:val="00D96EDF"/>
    <w:rsid w:val="00DA519C"/>
    <w:rsid w:val="00DA5FC3"/>
    <w:rsid w:val="00DA64CB"/>
    <w:rsid w:val="00DA6BD5"/>
    <w:rsid w:val="00DB040E"/>
    <w:rsid w:val="00DB18A9"/>
    <w:rsid w:val="00DB63DB"/>
    <w:rsid w:val="00DB6B0E"/>
    <w:rsid w:val="00DB6BB5"/>
    <w:rsid w:val="00DB76B7"/>
    <w:rsid w:val="00DC39B0"/>
    <w:rsid w:val="00DC3DA0"/>
    <w:rsid w:val="00DD2E7F"/>
    <w:rsid w:val="00DD3195"/>
    <w:rsid w:val="00DD695D"/>
    <w:rsid w:val="00DE465B"/>
    <w:rsid w:val="00DF2204"/>
    <w:rsid w:val="00DF23C3"/>
    <w:rsid w:val="00DF3496"/>
    <w:rsid w:val="00DF4629"/>
    <w:rsid w:val="00DF46AC"/>
    <w:rsid w:val="00E03A24"/>
    <w:rsid w:val="00E05773"/>
    <w:rsid w:val="00E078A1"/>
    <w:rsid w:val="00E13EF4"/>
    <w:rsid w:val="00E16A55"/>
    <w:rsid w:val="00E17661"/>
    <w:rsid w:val="00E215FE"/>
    <w:rsid w:val="00E2492B"/>
    <w:rsid w:val="00E250C9"/>
    <w:rsid w:val="00E260B5"/>
    <w:rsid w:val="00E303B5"/>
    <w:rsid w:val="00E303E1"/>
    <w:rsid w:val="00E31A6B"/>
    <w:rsid w:val="00E329C9"/>
    <w:rsid w:val="00E416AD"/>
    <w:rsid w:val="00E4295D"/>
    <w:rsid w:val="00E430F2"/>
    <w:rsid w:val="00E439DC"/>
    <w:rsid w:val="00E45A94"/>
    <w:rsid w:val="00E50408"/>
    <w:rsid w:val="00E5123A"/>
    <w:rsid w:val="00E518BE"/>
    <w:rsid w:val="00E52697"/>
    <w:rsid w:val="00E57691"/>
    <w:rsid w:val="00E60A65"/>
    <w:rsid w:val="00E731D6"/>
    <w:rsid w:val="00E742EC"/>
    <w:rsid w:val="00E77FCC"/>
    <w:rsid w:val="00E8110D"/>
    <w:rsid w:val="00E81310"/>
    <w:rsid w:val="00E81AC8"/>
    <w:rsid w:val="00E84EB7"/>
    <w:rsid w:val="00E8567D"/>
    <w:rsid w:val="00E862E2"/>
    <w:rsid w:val="00E94E32"/>
    <w:rsid w:val="00E9539E"/>
    <w:rsid w:val="00E95BAC"/>
    <w:rsid w:val="00E96A94"/>
    <w:rsid w:val="00E96E22"/>
    <w:rsid w:val="00EA116B"/>
    <w:rsid w:val="00EA28B4"/>
    <w:rsid w:val="00EA29E1"/>
    <w:rsid w:val="00EA3DB6"/>
    <w:rsid w:val="00EA6436"/>
    <w:rsid w:val="00EB0159"/>
    <w:rsid w:val="00EB028A"/>
    <w:rsid w:val="00EB0521"/>
    <w:rsid w:val="00EB1870"/>
    <w:rsid w:val="00EB42E4"/>
    <w:rsid w:val="00EB5DC0"/>
    <w:rsid w:val="00EB6028"/>
    <w:rsid w:val="00EB6333"/>
    <w:rsid w:val="00EB74F2"/>
    <w:rsid w:val="00EC3036"/>
    <w:rsid w:val="00EC60BA"/>
    <w:rsid w:val="00EC6286"/>
    <w:rsid w:val="00ED2FB9"/>
    <w:rsid w:val="00ED551A"/>
    <w:rsid w:val="00ED5555"/>
    <w:rsid w:val="00ED680A"/>
    <w:rsid w:val="00EE2704"/>
    <w:rsid w:val="00EE2C27"/>
    <w:rsid w:val="00EE432C"/>
    <w:rsid w:val="00EE6CD1"/>
    <w:rsid w:val="00EF17E5"/>
    <w:rsid w:val="00EF4FBE"/>
    <w:rsid w:val="00F01BC7"/>
    <w:rsid w:val="00F01E08"/>
    <w:rsid w:val="00F04256"/>
    <w:rsid w:val="00F0552B"/>
    <w:rsid w:val="00F06DB4"/>
    <w:rsid w:val="00F12A22"/>
    <w:rsid w:val="00F14A55"/>
    <w:rsid w:val="00F156D5"/>
    <w:rsid w:val="00F175B4"/>
    <w:rsid w:val="00F22296"/>
    <w:rsid w:val="00F23AAE"/>
    <w:rsid w:val="00F258D9"/>
    <w:rsid w:val="00F259B9"/>
    <w:rsid w:val="00F36672"/>
    <w:rsid w:val="00F3714B"/>
    <w:rsid w:val="00F41B1A"/>
    <w:rsid w:val="00F43936"/>
    <w:rsid w:val="00F45461"/>
    <w:rsid w:val="00F50754"/>
    <w:rsid w:val="00F50837"/>
    <w:rsid w:val="00F525B7"/>
    <w:rsid w:val="00F53671"/>
    <w:rsid w:val="00F5488B"/>
    <w:rsid w:val="00F55154"/>
    <w:rsid w:val="00F56E29"/>
    <w:rsid w:val="00F570FD"/>
    <w:rsid w:val="00F60F1C"/>
    <w:rsid w:val="00F61C24"/>
    <w:rsid w:val="00F62565"/>
    <w:rsid w:val="00F62B4A"/>
    <w:rsid w:val="00F62D1C"/>
    <w:rsid w:val="00F63308"/>
    <w:rsid w:val="00F65603"/>
    <w:rsid w:val="00F656CA"/>
    <w:rsid w:val="00F6736F"/>
    <w:rsid w:val="00F723E1"/>
    <w:rsid w:val="00F73F46"/>
    <w:rsid w:val="00F7608E"/>
    <w:rsid w:val="00F811F7"/>
    <w:rsid w:val="00F822DF"/>
    <w:rsid w:val="00F835D5"/>
    <w:rsid w:val="00F836D3"/>
    <w:rsid w:val="00F85431"/>
    <w:rsid w:val="00F926EA"/>
    <w:rsid w:val="00F95533"/>
    <w:rsid w:val="00F95BB4"/>
    <w:rsid w:val="00FA59FB"/>
    <w:rsid w:val="00FA5ABD"/>
    <w:rsid w:val="00FA792D"/>
    <w:rsid w:val="00FB1B4A"/>
    <w:rsid w:val="00FB27BC"/>
    <w:rsid w:val="00FB2967"/>
    <w:rsid w:val="00FB40C3"/>
    <w:rsid w:val="00FB561A"/>
    <w:rsid w:val="00FB61D9"/>
    <w:rsid w:val="00FC3BF3"/>
    <w:rsid w:val="00FC4109"/>
    <w:rsid w:val="00FC6428"/>
    <w:rsid w:val="00FC7859"/>
    <w:rsid w:val="00FD2129"/>
    <w:rsid w:val="00FD2830"/>
    <w:rsid w:val="00FD7BED"/>
    <w:rsid w:val="00FE0B65"/>
    <w:rsid w:val="00FE1E69"/>
    <w:rsid w:val="00FE2CAD"/>
    <w:rsid w:val="00FF4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561A"/>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link w:val="BodyTextIndentChar"/>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aliases w:val="Char"/>
    <w:next w:val="BodyText"/>
    <w:link w:val="CaptionChar1"/>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uiPriority w:val="99"/>
    <w:rsid w:val="00EB74F2"/>
    <w:pPr>
      <w:ind w:left="660" w:hanging="220"/>
    </w:pPr>
    <w:rPr>
      <w:rFonts w:ascii="Arial" w:hAnsi="Arial"/>
      <w:sz w:val="18"/>
      <w:szCs w:val="18"/>
    </w:rPr>
  </w:style>
  <w:style w:type="paragraph" w:styleId="TOC4">
    <w:name w:val="toc 4"/>
    <w:basedOn w:val="Normal"/>
    <w:next w:val="Normal"/>
    <w:semiHidden/>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4"/>
      </w:numPr>
      <w:spacing w:after="120"/>
    </w:pPr>
  </w:style>
  <w:style w:type="paragraph" w:styleId="ListBullet2">
    <w:name w:val="List Bullet 2"/>
    <w:basedOn w:val="Normal"/>
    <w:rsid w:val="00F7608E"/>
    <w:pPr>
      <w:numPr>
        <w:numId w:val="15"/>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34"/>
      </w:numPr>
      <w:spacing w:after="120"/>
    </w:pPr>
  </w:style>
  <w:style w:type="paragraph" w:styleId="ListNumber2">
    <w:name w:val="List Number 2"/>
    <w:basedOn w:val="Normal"/>
    <w:rsid w:val="00F7608E"/>
    <w:pPr>
      <w:numPr>
        <w:numId w:val="21"/>
      </w:numPr>
      <w:spacing w:after="120"/>
    </w:pPr>
  </w:style>
  <w:style w:type="paragraph" w:styleId="ListNumber30">
    <w:name w:val="List Number 3"/>
    <w:basedOn w:val="Normal"/>
    <w:semiHidden/>
    <w:rsid w:val="00CA3E1D"/>
  </w:style>
  <w:style w:type="paragraph" w:styleId="ListNumber4">
    <w:name w:val="List Number 4"/>
    <w:basedOn w:val="Normal"/>
    <w:semiHidden/>
    <w:rsid w:val="00F7608E"/>
    <w:pPr>
      <w:numPr>
        <w:numId w:val="17"/>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link w:val="TableTextIndentChar"/>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link w:val="NoteMainbodyChar"/>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semiHidden/>
    <w:rsid w:val="0019658F"/>
    <w:pPr>
      <w:ind w:left="880"/>
    </w:pPr>
  </w:style>
  <w:style w:type="paragraph" w:styleId="TOC9">
    <w:name w:val="toc 9"/>
    <w:basedOn w:val="Normal"/>
    <w:next w:val="Normal"/>
    <w:autoRedefine/>
    <w:semiHidden/>
    <w:rsid w:val="0019658F"/>
    <w:pPr>
      <w:ind w:left="1760"/>
    </w:pPr>
  </w:style>
  <w:style w:type="paragraph" w:styleId="TOC6">
    <w:name w:val="toc 6"/>
    <w:basedOn w:val="Normal"/>
    <w:next w:val="Normal"/>
    <w:autoRedefine/>
    <w:semiHidden/>
    <w:rsid w:val="00C6376D"/>
    <w:pPr>
      <w:ind w:left="1100"/>
    </w:pPr>
  </w:style>
  <w:style w:type="paragraph" w:styleId="TOC7">
    <w:name w:val="toc 7"/>
    <w:basedOn w:val="Normal"/>
    <w:next w:val="Normal"/>
    <w:autoRedefine/>
    <w:semiHidden/>
    <w:rsid w:val="00C6376D"/>
    <w:pPr>
      <w:ind w:left="1320"/>
    </w:pPr>
  </w:style>
  <w:style w:type="paragraph" w:styleId="TOC8">
    <w:name w:val="toc 8"/>
    <w:basedOn w:val="Normal"/>
    <w:next w:val="Normal"/>
    <w:autoRedefine/>
    <w:semiHidden/>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link w:val="CodePara8Char"/>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1">
    <w:name w:val="Caption Char1"/>
    <w:aliases w:val="Char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lang w:val="en-US" w:eastAsia="en-US" w:bidi="ar-SA"/>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lang w:val="en-US" w:eastAsia="en-US" w:bidi="ar-SA"/>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link w:val="ClassfilesampleChar"/>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lang w:val="en-US" w:eastAsia="en-US" w:bidi="ar-SA"/>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character" w:customStyle="1" w:styleId="ComputerfilesChar4CharCharCharCharCharCharCharCharChar">
    <w:name w:val="Computer files Char4 Char Char Char Char Char Char Char Char Char"/>
    <w:basedOn w:val="DefaultParagraphFont"/>
    <w:rsid w:val="002C77AA"/>
    <w:rPr>
      <w:rFonts w:ascii="Courier New" w:hAnsi="Courier New" w:cs="Times New Roman"/>
      <w:sz w:val="22"/>
      <w:lang w:val="en-US" w:eastAsia="en-US" w:bidi="ar-SA"/>
    </w:rPr>
  </w:style>
  <w:style w:type="paragraph" w:styleId="ListParagraph">
    <w:name w:val="List Paragraph"/>
    <w:basedOn w:val="Normal"/>
    <w:qFormat/>
    <w:rsid w:val="0017361B"/>
    <w:pPr>
      <w:spacing w:after="200" w:line="276" w:lineRule="auto"/>
      <w:ind w:left="720"/>
      <w:contextualSpacing/>
    </w:pPr>
    <w:rPr>
      <w:rFonts w:ascii="Calibri" w:hAnsi="Calibri"/>
      <w:szCs w:val="22"/>
    </w:rPr>
  </w:style>
  <w:style w:type="paragraph" w:styleId="PlainText">
    <w:name w:val="Plain Text"/>
    <w:basedOn w:val="Normal"/>
    <w:link w:val="PlainTextChar"/>
    <w:rsid w:val="00567371"/>
    <w:pPr>
      <w:widowControl w:val="0"/>
      <w:spacing w:line="240" w:lineRule="atLeast"/>
    </w:pPr>
    <w:rPr>
      <w:rFonts w:ascii="Courier New" w:eastAsia="Calibri" w:hAnsi="Courier New" w:cs="Courier New"/>
      <w:sz w:val="20"/>
      <w:szCs w:val="20"/>
    </w:rPr>
  </w:style>
  <w:style w:type="character" w:customStyle="1" w:styleId="PlainTextChar">
    <w:name w:val="Plain Text Char"/>
    <w:basedOn w:val="DefaultParagraphFont"/>
    <w:link w:val="PlainText"/>
    <w:locked/>
    <w:rsid w:val="00567371"/>
    <w:rPr>
      <w:rFonts w:ascii="Courier New" w:eastAsia="Calibri" w:hAnsi="Courier New" w:cs="Courier New"/>
      <w:lang w:val="en-US" w:eastAsia="en-US" w:bidi="ar-SA"/>
    </w:rPr>
  </w:style>
  <w:style w:type="paragraph" w:customStyle="1" w:styleId="TableClassFileSample">
    <w:name w:val="Table ClassFileSample"/>
    <w:basedOn w:val="Classfilesample"/>
    <w:rsid w:val="00CF6A38"/>
    <w:pPr>
      <w:ind w:left="0"/>
    </w:pPr>
  </w:style>
  <w:style w:type="character" w:customStyle="1" w:styleId="TableTextChar">
    <w:name w:val="TableText Char"/>
    <w:basedOn w:val="DefaultParagraphFont"/>
    <w:link w:val="TableText"/>
    <w:rsid w:val="00697275"/>
    <w:rPr>
      <w:rFonts w:ascii="Arial" w:hAnsi="Arial"/>
      <w:szCs w:val="24"/>
      <w:lang w:val="en-US" w:eastAsia="en-US" w:bidi="ar-SA"/>
    </w:rPr>
  </w:style>
  <w:style w:type="character" w:customStyle="1" w:styleId="TableTextIndentChar">
    <w:name w:val="TableTextIndent Char"/>
    <w:basedOn w:val="TableTextChar"/>
    <w:link w:val="TableTextIndent"/>
    <w:rsid w:val="00697275"/>
  </w:style>
  <w:style w:type="character" w:customStyle="1" w:styleId="NoteMainbodyChar">
    <w:name w:val="NoteMainbody Char"/>
    <w:basedOn w:val="DefaultParagraphFont"/>
    <w:link w:val="NoteMainbody"/>
    <w:rsid w:val="00096FFB"/>
    <w:rPr>
      <w:rFonts w:ascii="Palatino Linotype" w:hAnsi="Palatino Linotype"/>
      <w:sz w:val="22"/>
      <w:szCs w:val="24"/>
      <w:lang w:val="en-US" w:eastAsia="en-US" w:bidi="ar-SA"/>
    </w:rPr>
  </w:style>
  <w:style w:type="character" w:customStyle="1" w:styleId="CaptionChar">
    <w:name w:val="Caption Char"/>
    <w:aliases w:val="Char Char5"/>
    <w:basedOn w:val="DefaultParagraphFont"/>
    <w:locked/>
    <w:rsid w:val="00856052"/>
    <w:rPr>
      <w:rFonts w:eastAsia="Calibri"/>
      <w:i/>
      <w:lang w:val="en-US" w:eastAsia="en-US" w:bidi="ar-SA"/>
    </w:rPr>
  </w:style>
  <w:style w:type="character" w:customStyle="1" w:styleId="b1">
    <w:name w:val="b1"/>
    <w:basedOn w:val="DefaultParagraphFont"/>
    <w:rsid w:val="00856052"/>
    <w:rPr>
      <w:rFonts w:ascii="Courier New" w:hAnsi="Courier New" w:cs="Courier New"/>
      <w:b/>
      <w:bCs/>
      <w:color w:val="FF0000"/>
      <w:u w:val="none"/>
      <w:effect w:val="none"/>
    </w:rPr>
  </w:style>
  <w:style w:type="character" w:customStyle="1" w:styleId="m1">
    <w:name w:val="m1"/>
    <w:basedOn w:val="DefaultParagraphFont"/>
    <w:rsid w:val="00856052"/>
    <w:rPr>
      <w:rFonts w:cs="Times New Roman"/>
      <w:color w:val="0000FF"/>
    </w:rPr>
  </w:style>
  <w:style w:type="character" w:customStyle="1" w:styleId="pi1">
    <w:name w:val="pi1"/>
    <w:basedOn w:val="DefaultParagraphFont"/>
    <w:rsid w:val="00856052"/>
    <w:rPr>
      <w:rFonts w:cs="Times New Roman"/>
      <w:color w:val="0000FF"/>
    </w:rPr>
  </w:style>
  <w:style w:type="character" w:customStyle="1" w:styleId="t1">
    <w:name w:val="t1"/>
    <w:basedOn w:val="DefaultParagraphFont"/>
    <w:rsid w:val="00856052"/>
    <w:rPr>
      <w:rFonts w:cs="Times New Roman"/>
      <w:color w:val="990000"/>
    </w:rPr>
  </w:style>
  <w:style w:type="character" w:customStyle="1" w:styleId="ns1">
    <w:name w:val="ns1"/>
    <w:basedOn w:val="DefaultParagraphFont"/>
    <w:rsid w:val="00856052"/>
    <w:rPr>
      <w:rFonts w:cs="Times New Roman"/>
      <w:color w:val="FF0000"/>
    </w:rPr>
  </w:style>
  <w:style w:type="character" w:customStyle="1" w:styleId="tx1">
    <w:name w:val="tx1"/>
    <w:basedOn w:val="DefaultParagraphFont"/>
    <w:rsid w:val="00856052"/>
    <w:rPr>
      <w:rFonts w:cs="Times New Roman"/>
      <w:b/>
      <w:bCs/>
    </w:rPr>
  </w:style>
  <w:style w:type="paragraph" w:customStyle="1" w:styleId="ListNumber3">
    <w:name w:val="ListNumber3"/>
    <w:basedOn w:val="ListNumber30"/>
    <w:rsid w:val="004843E5"/>
    <w:pPr>
      <w:numPr>
        <w:numId w:val="16"/>
      </w:numPr>
      <w:spacing w:before="60" w:after="60"/>
    </w:pPr>
  </w:style>
  <w:style w:type="character" w:customStyle="1" w:styleId="BodyTextIndentChar">
    <w:name w:val="Body Text Indent Char"/>
    <w:basedOn w:val="DefaultParagraphFont"/>
    <w:link w:val="BodyTextIndent"/>
    <w:rsid w:val="006305D1"/>
    <w:rPr>
      <w:rFonts w:ascii="Arial" w:hAnsi="Arial"/>
      <w:sz w:val="22"/>
      <w:szCs w:val="24"/>
      <w:lang w:val="en-US" w:eastAsia="en-US" w:bidi="ar-SA"/>
    </w:rPr>
  </w:style>
  <w:style w:type="character" w:customStyle="1" w:styleId="ClassfilesampleChar">
    <w:name w:val="Class file sample Char"/>
    <w:basedOn w:val="BodyTextIndentChar"/>
    <w:link w:val="Classfilesample"/>
    <w:rsid w:val="006305D1"/>
    <w:rPr>
      <w:rFonts w:ascii="Microsoft Sans Serif" w:hAnsi="Microsoft Sans Serif" w:cs="Microsoft Sans Serif"/>
    </w:rPr>
  </w:style>
  <w:style w:type="character" w:customStyle="1" w:styleId="CodePara8Char">
    <w:name w:val="CodePara8 Char"/>
    <w:basedOn w:val="CodePara1Char"/>
    <w:link w:val="CodePara8"/>
    <w:rsid w:val="006305D1"/>
  </w:style>
  <w:style w:type="paragraph" w:customStyle="1" w:styleId="IndexBase">
    <w:name w:val="Index Base"/>
    <w:basedOn w:val="Normal"/>
    <w:rsid w:val="00530EA5"/>
    <w:pPr>
      <w:widowControl w:val="0"/>
      <w:adjustRightInd w:val="0"/>
      <w:spacing w:after="120" w:line="220" w:lineRule="atLeast"/>
      <w:ind w:left="360"/>
      <w:textAlignment w:val="baseline"/>
    </w:pPr>
    <w:rPr>
      <w:rFonts w:ascii="Times New Roman" w:hAnsi="Times New Roman"/>
      <w:sz w:val="24"/>
      <w:szCs w:val="20"/>
    </w:rPr>
  </w:style>
  <w:style w:type="paragraph" w:customStyle="1" w:styleId="StyleListBulletCircleLeft075">
    <w:name w:val="Style List Bullet Circle + Left:  0.75&quot;"/>
    <w:basedOn w:val="ListBulletCircle"/>
    <w:rsid w:val="00E5123A"/>
    <w:pPr>
      <w:tabs>
        <w:tab w:val="clear" w:pos="360"/>
        <w:tab w:val="num" w:pos="2880"/>
      </w:tabs>
      <w:ind w:left="2880"/>
    </w:pPr>
    <w:rPr>
      <w:rFonts w:ascii="Times New Roman" w:hAnsi="Times New Roman" w:cs="Times New Roman"/>
      <w:sz w:val="24"/>
    </w:rPr>
  </w:style>
</w:styles>
</file>

<file path=word/webSettings.xml><?xml version="1.0" encoding="utf-8"?>
<w:webSettings xmlns:r="http://schemas.openxmlformats.org/officeDocument/2006/relationships" xmlns:w="http://schemas.openxmlformats.org/wordprocessingml/2006/main">
  <w:divs>
    <w:div w:id="112272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ncicb.nci.nih.gov/core/CSM" TargetMode="External"/><Relationship Id="rId18" Type="http://schemas.openxmlformats.org/officeDocument/2006/relationships/header" Target="header3.xml"/><Relationship Id="rId26" Type="http://schemas.openxmlformats.org/officeDocument/2006/relationships/hyperlink" Target="http://gforge.nci.nih.gov/tracker/?atid=131&amp;group_id=12&amp;func=browse" TargetMode="External"/><Relationship Id="rId39" Type="http://schemas.openxmlformats.org/officeDocument/2006/relationships/hyperlink" Target="http://ant.apache.org/bindownload.cgi" TargetMode="External"/><Relationship Id="rId21" Type="http://schemas.openxmlformats.org/officeDocument/2006/relationships/hyperlink" Target="http://ncicb.nci.nih.gov/NCICB/infrastructure/cacore_overview/csm" TargetMode="External"/><Relationship Id="rId34" Type="http://schemas.openxmlformats.org/officeDocument/2006/relationships/hyperlink" Target="http://java.sun.com/j2se/1.5.0/download.html" TargetMode="External"/><Relationship Id="rId42" Type="http://schemas.openxmlformats.org/officeDocument/2006/relationships/header" Target="header8.xml"/><Relationship Id="rId47"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image" Target="media/image17.jpeg"/><Relationship Id="rId63" Type="http://schemas.openxmlformats.org/officeDocument/2006/relationships/hyperlink" Target="https://dorian" TargetMode="External"/><Relationship Id="rId68" Type="http://schemas.openxmlformats.org/officeDocument/2006/relationships/header" Target="header11.xml"/><Relationship Id="rId76" Type="http://schemas.openxmlformats.org/officeDocument/2006/relationships/header" Target="header14.xml"/><Relationship Id="rId7" Type="http://schemas.openxmlformats.org/officeDocument/2006/relationships/footnotes" Target="footnotes.xml"/><Relationship Id="rId71" Type="http://schemas.openxmlformats.org/officeDocument/2006/relationships/hyperlink" Target="http://www.cagrid.org/mwiki/index.php?title=Dorian:1.1:Administrators_Guide:Requesting_Host_Credentials" TargetMode="External"/><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header" Target="header5.xml"/><Relationship Id="rId11" Type="http://schemas.openxmlformats.org/officeDocument/2006/relationships/image" Target="media/image3.emf"/><Relationship Id="rId24" Type="http://schemas.openxmlformats.org/officeDocument/2006/relationships/hyperlink" Target="http://gforge.nci.nih.gov/pipermail/security-csm-user" TargetMode="External"/><Relationship Id="rId32" Type="http://schemas.openxmlformats.org/officeDocument/2006/relationships/footer" Target="footer5.xml"/><Relationship Id="rId37" Type="http://schemas.openxmlformats.org/officeDocument/2006/relationships/hyperlink" Target="http://labs.jboss.com/jbossas/downloads" TargetMode="External"/><Relationship Id="rId40" Type="http://schemas.openxmlformats.org/officeDocument/2006/relationships/hyperlink" Target="https://cabig.nci.nih.gov/workspaces/Architecture/caGrid/"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jpeg"/><Relationship Id="rId66" Type="http://schemas.openxmlformats.org/officeDocument/2006/relationships/hyperlink" Target="https://wiki.nci.nih.gov/x/4wBB" TargetMode="External"/><Relationship Id="rId74" Type="http://schemas.openxmlformats.org/officeDocument/2006/relationships/hyperlink" Target="http://asc.gsa.gov/portal/template/faq08.vm"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mailto:security-csm-user@gforge.nci.nih.gov" TargetMode="External"/><Relationship Id="rId28" Type="http://schemas.openxmlformats.org/officeDocument/2006/relationships/header" Target="header4.xml"/><Relationship Id="rId36" Type="http://schemas.openxmlformats.org/officeDocument/2006/relationships/hyperlink" Target="http://dev.mysql.com/downloads/mysql/5.0.html" TargetMode="External"/><Relationship Id="rId49" Type="http://schemas.openxmlformats.org/officeDocument/2006/relationships/image" Target="media/image11.jpeg"/><Relationship Id="rId57" Type="http://schemas.openxmlformats.org/officeDocument/2006/relationships/image" Target="media/image19.jpeg"/><Relationship Id="rId61"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header" Target="header6.xml"/><Relationship Id="rId44" Type="http://schemas.openxmlformats.org/officeDocument/2006/relationships/image" Target="media/image6.jpe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comments" Target="comments.xml"/><Relationship Id="rId73" Type="http://schemas.openxmlformats.org/officeDocument/2006/relationships/hyperlink" Target="http://localhost:8080/formsecurity/protected/"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1.xml"/><Relationship Id="rId22" Type="http://schemas.openxmlformats.org/officeDocument/2006/relationships/hyperlink" Target="https://wiki.nci.nih.gov/x/4wBB" TargetMode="External"/><Relationship Id="rId27" Type="http://schemas.openxmlformats.org/officeDocument/2006/relationships/hyperlink" Target="https://gforge.nci.nih.gov/tracker/?atid=131&amp;group_id=12&amp;func=browse" TargetMode="External"/><Relationship Id="rId30" Type="http://schemas.openxmlformats.org/officeDocument/2006/relationships/footer" Target="footer4.xml"/><Relationship Id="rId35" Type="http://schemas.openxmlformats.org/officeDocument/2006/relationships/hyperlink" Target="http://www.oracle.com/technology/products/oracle9i/index.html" TargetMode="External"/><Relationship Id="rId43" Type="http://schemas.openxmlformats.org/officeDocument/2006/relationships/header" Target="header9.xml"/><Relationship Id="rId48" Type="http://schemas.openxmlformats.org/officeDocument/2006/relationships/image" Target="media/image10.jpeg"/><Relationship Id="rId56" Type="http://schemas.openxmlformats.org/officeDocument/2006/relationships/image" Target="media/image18.jpeg"/><Relationship Id="rId64" Type="http://schemas.openxmlformats.org/officeDocument/2006/relationships/hyperlink" Target="https://dorian" TargetMode="External"/><Relationship Id="rId69" Type="http://schemas.openxmlformats.org/officeDocument/2006/relationships/header" Target="header12.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jpeg"/><Relationship Id="rId72" Type="http://schemas.openxmlformats.org/officeDocument/2006/relationships/hyperlink" Target="http://www.cagrid.org/wiki/GTS:1.2:Administrators_Guide:SyncGTS:Configuration" TargetMode="Externa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hyperlink" Target="http://gforge.nci.nih.gov/projects/security" TargetMode="External"/><Relationship Id="rId33" Type="http://schemas.openxmlformats.org/officeDocument/2006/relationships/image" Target="media/image5.png"/><Relationship Id="rId38" Type="http://schemas.openxmlformats.org/officeDocument/2006/relationships/hyperlink" Target="http://tomcat.apache.org/download-55.cgi" TargetMode="External"/><Relationship Id="rId46" Type="http://schemas.openxmlformats.org/officeDocument/2006/relationships/image" Target="media/image8.jpeg"/><Relationship Id="rId59" Type="http://schemas.openxmlformats.org/officeDocument/2006/relationships/image" Target="media/image21.jpeg"/><Relationship Id="rId67" Type="http://schemas.openxmlformats.org/officeDocument/2006/relationships/header" Target="header10.xml"/><Relationship Id="rId20" Type="http://schemas.openxmlformats.org/officeDocument/2006/relationships/hyperlink" Target="http://www.cagrid.org/display/cagridhome/Home" TargetMode="External"/><Relationship Id="rId41" Type="http://schemas.openxmlformats.org/officeDocument/2006/relationships/header" Target="header7.xml"/><Relationship Id="rId54" Type="http://schemas.openxmlformats.org/officeDocument/2006/relationships/image" Target="media/image16.jpeg"/><Relationship Id="rId62" Type="http://schemas.openxmlformats.org/officeDocument/2006/relationships/hyperlink" Target="https://gforge.nci.nih.gov/frs/?group_id=12%20" TargetMode="External"/><Relationship Id="rId70" Type="http://schemas.openxmlformats.org/officeDocument/2006/relationships/hyperlink" Target="https://slavegts" TargetMode="External"/><Relationship Id="rId75"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14234-8EF2-4326-A190-57462BA98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156</TotalTime>
  <Pages>81</Pages>
  <Words>19581</Words>
  <Characters>111612</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CSM GARRDS Migration Module (CGMM) Guide</vt:lpstr>
    </vt:vector>
  </TitlesOfParts>
  <Company>NCI/NIH (LMCO)</Company>
  <LinksUpToDate>false</LinksUpToDate>
  <CharactersWithSpaces>130932</CharactersWithSpaces>
  <SharedDoc>false</SharedDoc>
  <HLinks>
    <vt:vector size="498" baseType="variant">
      <vt:variant>
        <vt:i4>3801199</vt:i4>
      </vt:variant>
      <vt:variant>
        <vt:i4>1041</vt:i4>
      </vt:variant>
      <vt:variant>
        <vt:i4>0</vt:i4>
      </vt:variant>
      <vt:variant>
        <vt:i4>5</vt:i4>
      </vt:variant>
      <vt:variant>
        <vt:lpwstr>http://asc.gsa.gov/portal/template/faq08.vm</vt:lpwstr>
      </vt:variant>
      <vt:variant>
        <vt:lpwstr/>
      </vt:variant>
      <vt:variant>
        <vt:i4>1310731</vt:i4>
      </vt:variant>
      <vt:variant>
        <vt:i4>1023</vt:i4>
      </vt:variant>
      <vt:variant>
        <vt:i4>0</vt:i4>
      </vt:variant>
      <vt:variant>
        <vt:i4>5</vt:i4>
      </vt:variant>
      <vt:variant>
        <vt:lpwstr>http://localhost:8080/formsecurity/protected/</vt:lpwstr>
      </vt:variant>
      <vt:variant>
        <vt:lpwstr/>
      </vt:variant>
      <vt:variant>
        <vt:i4>6291536</vt:i4>
      </vt:variant>
      <vt:variant>
        <vt:i4>993</vt:i4>
      </vt:variant>
      <vt:variant>
        <vt:i4>0</vt:i4>
      </vt:variant>
      <vt:variant>
        <vt:i4>5</vt:i4>
      </vt:variant>
      <vt:variant>
        <vt:lpwstr>http://www.cagrid.org/wiki/GTS:1.2:Administrators_Guide:SyncGTS:Configuration</vt:lpwstr>
      </vt:variant>
      <vt:variant>
        <vt:lpwstr/>
      </vt:variant>
      <vt:variant>
        <vt:i4>6357059</vt:i4>
      </vt:variant>
      <vt:variant>
        <vt:i4>990</vt:i4>
      </vt:variant>
      <vt:variant>
        <vt:i4>0</vt:i4>
      </vt:variant>
      <vt:variant>
        <vt:i4>5</vt:i4>
      </vt:variant>
      <vt:variant>
        <vt:lpwstr>http://www.cagrid.org/mwiki/index.php?title=Dorian:1.1:Administrators_Guide:Requesting_Host_Credentials</vt:lpwstr>
      </vt:variant>
      <vt:variant>
        <vt:lpwstr/>
      </vt:variant>
      <vt:variant>
        <vt:i4>2031683</vt:i4>
      </vt:variant>
      <vt:variant>
        <vt:i4>987</vt:i4>
      </vt:variant>
      <vt:variant>
        <vt:i4>0</vt:i4>
      </vt:variant>
      <vt:variant>
        <vt:i4>5</vt:i4>
      </vt:variant>
      <vt:variant>
        <vt:lpwstr>https://slavegts/</vt:lpwstr>
      </vt:variant>
      <vt:variant>
        <vt:lpwstr/>
      </vt:variant>
      <vt:variant>
        <vt:i4>3080288</vt:i4>
      </vt:variant>
      <vt:variant>
        <vt:i4>984</vt:i4>
      </vt:variant>
      <vt:variant>
        <vt:i4>0</vt:i4>
      </vt:variant>
      <vt:variant>
        <vt:i4>5</vt:i4>
      </vt:variant>
      <vt:variant>
        <vt:lpwstr>https://wiki.nci.nih.gov/x/4wBB</vt:lpwstr>
      </vt:variant>
      <vt:variant>
        <vt:lpwstr/>
      </vt:variant>
      <vt:variant>
        <vt:i4>7929911</vt:i4>
      </vt:variant>
      <vt:variant>
        <vt:i4>957</vt:i4>
      </vt:variant>
      <vt:variant>
        <vt:i4>0</vt:i4>
      </vt:variant>
      <vt:variant>
        <vt:i4>5</vt:i4>
      </vt:variant>
      <vt:variant>
        <vt:lpwstr>https://dorian/</vt:lpwstr>
      </vt:variant>
      <vt:variant>
        <vt:lpwstr/>
      </vt:variant>
      <vt:variant>
        <vt:i4>7929911</vt:i4>
      </vt:variant>
      <vt:variant>
        <vt:i4>954</vt:i4>
      </vt:variant>
      <vt:variant>
        <vt:i4>0</vt:i4>
      </vt:variant>
      <vt:variant>
        <vt:i4>5</vt:i4>
      </vt:variant>
      <vt:variant>
        <vt:lpwstr>https://dorian/</vt:lpwstr>
      </vt:variant>
      <vt:variant>
        <vt:lpwstr/>
      </vt:variant>
      <vt:variant>
        <vt:i4>4325434</vt:i4>
      </vt:variant>
      <vt:variant>
        <vt:i4>885</vt:i4>
      </vt:variant>
      <vt:variant>
        <vt:i4>0</vt:i4>
      </vt:variant>
      <vt:variant>
        <vt:i4>5</vt:i4>
      </vt:variant>
      <vt:variant>
        <vt:lpwstr>https://gforge.nci.nih.gov/frs/?group_id=12%20</vt:lpwstr>
      </vt:variant>
      <vt:variant>
        <vt:lpwstr/>
      </vt:variant>
      <vt:variant>
        <vt:i4>4784155</vt:i4>
      </vt:variant>
      <vt:variant>
        <vt:i4>546</vt:i4>
      </vt:variant>
      <vt:variant>
        <vt:i4>0</vt:i4>
      </vt:variant>
      <vt:variant>
        <vt:i4>5</vt:i4>
      </vt:variant>
      <vt:variant>
        <vt:lpwstr>https://cabig.nci.nih.gov/workspaces/Architecture/caGrid/</vt:lpwstr>
      </vt:variant>
      <vt:variant>
        <vt:lpwstr/>
      </vt:variant>
      <vt:variant>
        <vt:i4>1769554</vt:i4>
      </vt:variant>
      <vt:variant>
        <vt:i4>543</vt:i4>
      </vt:variant>
      <vt:variant>
        <vt:i4>0</vt:i4>
      </vt:variant>
      <vt:variant>
        <vt:i4>5</vt:i4>
      </vt:variant>
      <vt:variant>
        <vt:lpwstr>http://ant.apache.org/bindownload.cgi</vt:lpwstr>
      </vt:variant>
      <vt:variant>
        <vt:lpwstr/>
      </vt:variant>
      <vt:variant>
        <vt:i4>983068</vt:i4>
      </vt:variant>
      <vt:variant>
        <vt:i4>540</vt:i4>
      </vt:variant>
      <vt:variant>
        <vt:i4>0</vt:i4>
      </vt:variant>
      <vt:variant>
        <vt:i4>5</vt:i4>
      </vt:variant>
      <vt:variant>
        <vt:lpwstr>http://tomcat.apache.org/download-55.cgi</vt:lpwstr>
      </vt:variant>
      <vt:variant>
        <vt:lpwstr/>
      </vt:variant>
      <vt:variant>
        <vt:i4>2162808</vt:i4>
      </vt:variant>
      <vt:variant>
        <vt:i4>537</vt:i4>
      </vt:variant>
      <vt:variant>
        <vt:i4>0</vt:i4>
      </vt:variant>
      <vt:variant>
        <vt:i4>5</vt:i4>
      </vt:variant>
      <vt:variant>
        <vt:lpwstr>http://labs.jboss.com/jbossas/downloads</vt:lpwstr>
      </vt:variant>
      <vt:variant>
        <vt:lpwstr/>
      </vt:variant>
      <vt:variant>
        <vt:i4>5898322</vt:i4>
      </vt:variant>
      <vt:variant>
        <vt:i4>534</vt:i4>
      </vt:variant>
      <vt:variant>
        <vt:i4>0</vt:i4>
      </vt:variant>
      <vt:variant>
        <vt:i4>5</vt:i4>
      </vt:variant>
      <vt:variant>
        <vt:lpwstr>http://dev.mysql.com/downloads/mysql/5.0.html</vt:lpwstr>
      </vt:variant>
      <vt:variant>
        <vt:lpwstr/>
      </vt:variant>
      <vt:variant>
        <vt:i4>983124</vt:i4>
      </vt:variant>
      <vt:variant>
        <vt:i4>531</vt:i4>
      </vt:variant>
      <vt:variant>
        <vt:i4>0</vt:i4>
      </vt:variant>
      <vt:variant>
        <vt:i4>5</vt:i4>
      </vt:variant>
      <vt:variant>
        <vt:lpwstr>http://www.oracle.com/technology/products/oracle9i/index.html</vt:lpwstr>
      </vt:variant>
      <vt:variant>
        <vt:lpwstr/>
      </vt:variant>
      <vt:variant>
        <vt:i4>4784140</vt:i4>
      </vt:variant>
      <vt:variant>
        <vt:i4>528</vt:i4>
      </vt:variant>
      <vt:variant>
        <vt:i4>0</vt:i4>
      </vt:variant>
      <vt:variant>
        <vt:i4>5</vt:i4>
      </vt:variant>
      <vt:variant>
        <vt:lpwstr>http://java.sun.com/j2se/1.5.0/download.html</vt:lpwstr>
      </vt:variant>
      <vt:variant>
        <vt:lpwstr/>
      </vt:variant>
      <vt:variant>
        <vt:i4>1572979</vt:i4>
      </vt:variant>
      <vt:variant>
        <vt:i4>477</vt:i4>
      </vt:variant>
      <vt:variant>
        <vt:i4>0</vt:i4>
      </vt:variant>
      <vt:variant>
        <vt:i4>5</vt:i4>
      </vt:variant>
      <vt:variant>
        <vt:lpwstr>https://gforge.nci.nih.gov/tracker/?atid=131&amp;group_id=12&amp;func=browse</vt:lpwstr>
      </vt:variant>
      <vt:variant>
        <vt:lpwstr/>
      </vt:variant>
      <vt:variant>
        <vt:i4>262195</vt:i4>
      </vt:variant>
      <vt:variant>
        <vt:i4>474</vt:i4>
      </vt:variant>
      <vt:variant>
        <vt:i4>0</vt:i4>
      </vt:variant>
      <vt:variant>
        <vt:i4>5</vt:i4>
      </vt:variant>
      <vt:variant>
        <vt:lpwstr/>
      </vt:variant>
      <vt:variant>
        <vt:lpwstr>_Contacting_Technical_Support</vt:lpwstr>
      </vt:variant>
      <vt:variant>
        <vt:i4>2293813</vt:i4>
      </vt:variant>
      <vt:variant>
        <vt:i4>471</vt:i4>
      </vt:variant>
      <vt:variant>
        <vt:i4>0</vt:i4>
      </vt:variant>
      <vt:variant>
        <vt:i4>5</vt:i4>
      </vt:variant>
      <vt:variant>
        <vt:lpwstr>http://ncicb.nci.nih.gov/NCICB/support</vt:lpwstr>
      </vt:variant>
      <vt:variant>
        <vt:lpwstr/>
      </vt:variant>
      <vt:variant>
        <vt:i4>1572965</vt:i4>
      </vt:variant>
      <vt:variant>
        <vt:i4>468</vt:i4>
      </vt:variant>
      <vt:variant>
        <vt:i4>0</vt:i4>
      </vt:variant>
      <vt:variant>
        <vt:i4>5</vt:i4>
      </vt:variant>
      <vt:variant>
        <vt:lpwstr>http://gforge.nci.nih.gov/tracker/?atid=131&amp;group_id=12&amp;func=browse</vt:lpwstr>
      </vt:variant>
      <vt:variant>
        <vt:lpwstr/>
      </vt:variant>
      <vt:variant>
        <vt:i4>4063280</vt:i4>
      </vt:variant>
      <vt:variant>
        <vt:i4>465</vt:i4>
      </vt:variant>
      <vt:variant>
        <vt:i4>0</vt:i4>
      </vt:variant>
      <vt:variant>
        <vt:i4>5</vt:i4>
      </vt:variant>
      <vt:variant>
        <vt:lpwstr>http://gforge.nci.nih.gov/projects/security</vt:lpwstr>
      </vt:variant>
      <vt:variant>
        <vt:lpwstr/>
      </vt:variant>
      <vt:variant>
        <vt:i4>1638401</vt:i4>
      </vt:variant>
      <vt:variant>
        <vt:i4>462</vt:i4>
      </vt:variant>
      <vt:variant>
        <vt:i4>0</vt:i4>
      </vt:variant>
      <vt:variant>
        <vt:i4>5</vt:i4>
      </vt:variant>
      <vt:variant>
        <vt:lpwstr>http://gforge.nci.nih.gov/pipermail/security-csm-user</vt:lpwstr>
      </vt:variant>
      <vt:variant>
        <vt:lpwstr/>
      </vt:variant>
      <vt:variant>
        <vt:i4>2228227</vt:i4>
      </vt:variant>
      <vt:variant>
        <vt:i4>459</vt:i4>
      </vt:variant>
      <vt:variant>
        <vt:i4>0</vt:i4>
      </vt:variant>
      <vt:variant>
        <vt:i4>5</vt:i4>
      </vt:variant>
      <vt:variant>
        <vt:lpwstr>mailto:security-csm-user@gforge.nci.nih.gov</vt:lpwstr>
      </vt:variant>
      <vt:variant>
        <vt:lpwstr/>
      </vt:variant>
      <vt:variant>
        <vt:i4>3080288</vt:i4>
      </vt:variant>
      <vt:variant>
        <vt:i4>456</vt:i4>
      </vt:variant>
      <vt:variant>
        <vt:i4>0</vt:i4>
      </vt:variant>
      <vt:variant>
        <vt:i4>5</vt:i4>
      </vt:variant>
      <vt:variant>
        <vt:lpwstr>https://wiki.nci.nih.gov/x/4wBB</vt:lpwstr>
      </vt:variant>
      <vt:variant>
        <vt:lpwstr/>
      </vt:variant>
      <vt:variant>
        <vt:i4>5439608</vt:i4>
      </vt:variant>
      <vt:variant>
        <vt:i4>453</vt:i4>
      </vt:variant>
      <vt:variant>
        <vt:i4>0</vt:i4>
      </vt:variant>
      <vt:variant>
        <vt:i4>5</vt:i4>
      </vt:variant>
      <vt:variant>
        <vt:lpwstr>http://ncicb.nci.nih.gov/NCICB/infrastructure/cacore_overview/csm</vt:lpwstr>
      </vt:variant>
      <vt:variant>
        <vt:lpwstr/>
      </vt:variant>
      <vt:variant>
        <vt:i4>3866687</vt:i4>
      </vt:variant>
      <vt:variant>
        <vt:i4>378</vt:i4>
      </vt:variant>
      <vt:variant>
        <vt:i4>0</vt:i4>
      </vt:variant>
      <vt:variant>
        <vt:i4>5</vt:i4>
      </vt:variant>
      <vt:variant>
        <vt:lpwstr>http://www.cagrid.org/mwiki/index.php?title=CaGrid</vt:lpwstr>
      </vt:variant>
      <vt:variant>
        <vt:lpwstr/>
      </vt:variant>
      <vt:variant>
        <vt:i4>1441850</vt:i4>
      </vt:variant>
      <vt:variant>
        <vt:i4>338</vt:i4>
      </vt:variant>
      <vt:variant>
        <vt:i4>0</vt:i4>
      </vt:variant>
      <vt:variant>
        <vt:i4>5</vt:i4>
      </vt:variant>
      <vt:variant>
        <vt:lpwstr/>
      </vt:variant>
      <vt:variant>
        <vt:lpwstr>_Toc228000031</vt:lpwstr>
      </vt:variant>
      <vt:variant>
        <vt:i4>1441850</vt:i4>
      </vt:variant>
      <vt:variant>
        <vt:i4>332</vt:i4>
      </vt:variant>
      <vt:variant>
        <vt:i4>0</vt:i4>
      </vt:variant>
      <vt:variant>
        <vt:i4>5</vt:i4>
      </vt:variant>
      <vt:variant>
        <vt:lpwstr/>
      </vt:variant>
      <vt:variant>
        <vt:lpwstr>_Toc228000030</vt:lpwstr>
      </vt:variant>
      <vt:variant>
        <vt:i4>1507386</vt:i4>
      </vt:variant>
      <vt:variant>
        <vt:i4>326</vt:i4>
      </vt:variant>
      <vt:variant>
        <vt:i4>0</vt:i4>
      </vt:variant>
      <vt:variant>
        <vt:i4>5</vt:i4>
      </vt:variant>
      <vt:variant>
        <vt:lpwstr/>
      </vt:variant>
      <vt:variant>
        <vt:lpwstr>_Toc228000029</vt:lpwstr>
      </vt:variant>
      <vt:variant>
        <vt:i4>1507386</vt:i4>
      </vt:variant>
      <vt:variant>
        <vt:i4>320</vt:i4>
      </vt:variant>
      <vt:variant>
        <vt:i4>0</vt:i4>
      </vt:variant>
      <vt:variant>
        <vt:i4>5</vt:i4>
      </vt:variant>
      <vt:variant>
        <vt:lpwstr/>
      </vt:variant>
      <vt:variant>
        <vt:lpwstr>_Toc228000028</vt:lpwstr>
      </vt:variant>
      <vt:variant>
        <vt:i4>1507386</vt:i4>
      </vt:variant>
      <vt:variant>
        <vt:i4>314</vt:i4>
      </vt:variant>
      <vt:variant>
        <vt:i4>0</vt:i4>
      </vt:variant>
      <vt:variant>
        <vt:i4>5</vt:i4>
      </vt:variant>
      <vt:variant>
        <vt:lpwstr/>
      </vt:variant>
      <vt:variant>
        <vt:lpwstr>_Toc228000027</vt:lpwstr>
      </vt:variant>
      <vt:variant>
        <vt:i4>1507386</vt:i4>
      </vt:variant>
      <vt:variant>
        <vt:i4>308</vt:i4>
      </vt:variant>
      <vt:variant>
        <vt:i4>0</vt:i4>
      </vt:variant>
      <vt:variant>
        <vt:i4>5</vt:i4>
      </vt:variant>
      <vt:variant>
        <vt:lpwstr/>
      </vt:variant>
      <vt:variant>
        <vt:lpwstr>_Toc228000026</vt:lpwstr>
      </vt:variant>
      <vt:variant>
        <vt:i4>1507386</vt:i4>
      </vt:variant>
      <vt:variant>
        <vt:i4>302</vt:i4>
      </vt:variant>
      <vt:variant>
        <vt:i4>0</vt:i4>
      </vt:variant>
      <vt:variant>
        <vt:i4>5</vt:i4>
      </vt:variant>
      <vt:variant>
        <vt:lpwstr/>
      </vt:variant>
      <vt:variant>
        <vt:lpwstr>_Toc228000025</vt:lpwstr>
      </vt:variant>
      <vt:variant>
        <vt:i4>1507386</vt:i4>
      </vt:variant>
      <vt:variant>
        <vt:i4>296</vt:i4>
      </vt:variant>
      <vt:variant>
        <vt:i4>0</vt:i4>
      </vt:variant>
      <vt:variant>
        <vt:i4>5</vt:i4>
      </vt:variant>
      <vt:variant>
        <vt:lpwstr/>
      </vt:variant>
      <vt:variant>
        <vt:lpwstr>_Toc228000024</vt:lpwstr>
      </vt:variant>
      <vt:variant>
        <vt:i4>1507386</vt:i4>
      </vt:variant>
      <vt:variant>
        <vt:i4>290</vt:i4>
      </vt:variant>
      <vt:variant>
        <vt:i4>0</vt:i4>
      </vt:variant>
      <vt:variant>
        <vt:i4>5</vt:i4>
      </vt:variant>
      <vt:variant>
        <vt:lpwstr/>
      </vt:variant>
      <vt:variant>
        <vt:lpwstr>_Toc228000023</vt:lpwstr>
      </vt:variant>
      <vt:variant>
        <vt:i4>1507386</vt:i4>
      </vt:variant>
      <vt:variant>
        <vt:i4>284</vt:i4>
      </vt:variant>
      <vt:variant>
        <vt:i4>0</vt:i4>
      </vt:variant>
      <vt:variant>
        <vt:i4>5</vt:i4>
      </vt:variant>
      <vt:variant>
        <vt:lpwstr/>
      </vt:variant>
      <vt:variant>
        <vt:lpwstr>_Toc228000022</vt:lpwstr>
      </vt:variant>
      <vt:variant>
        <vt:i4>1507386</vt:i4>
      </vt:variant>
      <vt:variant>
        <vt:i4>278</vt:i4>
      </vt:variant>
      <vt:variant>
        <vt:i4>0</vt:i4>
      </vt:variant>
      <vt:variant>
        <vt:i4>5</vt:i4>
      </vt:variant>
      <vt:variant>
        <vt:lpwstr/>
      </vt:variant>
      <vt:variant>
        <vt:lpwstr>_Toc228000021</vt:lpwstr>
      </vt:variant>
      <vt:variant>
        <vt:i4>1507386</vt:i4>
      </vt:variant>
      <vt:variant>
        <vt:i4>272</vt:i4>
      </vt:variant>
      <vt:variant>
        <vt:i4>0</vt:i4>
      </vt:variant>
      <vt:variant>
        <vt:i4>5</vt:i4>
      </vt:variant>
      <vt:variant>
        <vt:lpwstr/>
      </vt:variant>
      <vt:variant>
        <vt:lpwstr>_Toc228000020</vt:lpwstr>
      </vt:variant>
      <vt:variant>
        <vt:i4>1310778</vt:i4>
      </vt:variant>
      <vt:variant>
        <vt:i4>266</vt:i4>
      </vt:variant>
      <vt:variant>
        <vt:i4>0</vt:i4>
      </vt:variant>
      <vt:variant>
        <vt:i4>5</vt:i4>
      </vt:variant>
      <vt:variant>
        <vt:lpwstr/>
      </vt:variant>
      <vt:variant>
        <vt:lpwstr>_Toc228000019</vt:lpwstr>
      </vt:variant>
      <vt:variant>
        <vt:i4>1310778</vt:i4>
      </vt:variant>
      <vt:variant>
        <vt:i4>260</vt:i4>
      </vt:variant>
      <vt:variant>
        <vt:i4>0</vt:i4>
      </vt:variant>
      <vt:variant>
        <vt:i4>5</vt:i4>
      </vt:variant>
      <vt:variant>
        <vt:lpwstr/>
      </vt:variant>
      <vt:variant>
        <vt:lpwstr>_Toc228000018</vt:lpwstr>
      </vt:variant>
      <vt:variant>
        <vt:i4>1310778</vt:i4>
      </vt:variant>
      <vt:variant>
        <vt:i4>254</vt:i4>
      </vt:variant>
      <vt:variant>
        <vt:i4>0</vt:i4>
      </vt:variant>
      <vt:variant>
        <vt:i4>5</vt:i4>
      </vt:variant>
      <vt:variant>
        <vt:lpwstr/>
      </vt:variant>
      <vt:variant>
        <vt:lpwstr>_Toc228000017</vt:lpwstr>
      </vt:variant>
      <vt:variant>
        <vt:i4>1310778</vt:i4>
      </vt:variant>
      <vt:variant>
        <vt:i4>248</vt:i4>
      </vt:variant>
      <vt:variant>
        <vt:i4>0</vt:i4>
      </vt:variant>
      <vt:variant>
        <vt:i4>5</vt:i4>
      </vt:variant>
      <vt:variant>
        <vt:lpwstr/>
      </vt:variant>
      <vt:variant>
        <vt:lpwstr>_Toc228000016</vt:lpwstr>
      </vt:variant>
      <vt:variant>
        <vt:i4>1310778</vt:i4>
      </vt:variant>
      <vt:variant>
        <vt:i4>242</vt:i4>
      </vt:variant>
      <vt:variant>
        <vt:i4>0</vt:i4>
      </vt:variant>
      <vt:variant>
        <vt:i4>5</vt:i4>
      </vt:variant>
      <vt:variant>
        <vt:lpwstr/>
      </vt:variant>
      <vt:variant>
        <vt:lpwstr>_Toc228000015</vt:lpwstr>
      </vt:variant>
      <vt:variant>
        <vt:i4>1310778</vt:i4>
      </vt:variant>
      <vt:variant>
        <vt:i4>236</vt:i4>
      </vt:variant>
      <vt:variant>
        <vt:i4>0</vt:i4>
      </vt:variant>
      <vt:variant>
        <vt:i4>5</vt:i4>
      </vt:variant>
      <vt:variant>
        <vt:lpwstr/>
      </vt:variant>
      <vt:variant>
        <vt:lpwstr>_Toc228000014</vt:lpwstr>
      </vt:variant>
      <vt:variant>
        <vt:i4>1310778</vt:i4>
      </vt:variant>
      <vt:variant>
        <vt:i4>230</vt:i4>
      </vt:variant>
      <vt:variant>
        <vt:i4>0</vt:i4>
      </vt:variant>
      <vt:variant>
        <vt:i4>5</vt:i4>
      </vt:variant>
      <vt:variant>
        <vt:lpwstr/>
      </vt:variant>
      <vt:variant>
        <vt:lpwstr>_Toc228000013</vt:lpwstr>
      </vt:variant>
      <vt:variant>
        <vt:i4>1310778</vt:i4>
      </vt:variant>
      <vt:variant>
        <vt:i4>224</vt:i4>
      </vt:variant>
      <vt:variant>
        <vt:i4>0</vt:i4>
      </vt:variant>
      <vt:variant>
        <vt:i4>5</vt:i4>
      </vt:variant>
      <vt:variant>
        <vt:lpwstr/>
      </vt:variant>
      <vt:variant>
        <vt:lpwstr>_Toc228000012</vt:lpwstr>
      </vt:variant>
      <vt:variant>
        <vt:i4>1310778</vt:i4>
      </vt:variant>
      <vt:variant>
        <vt:i4>218</vt:i4>
      </vt:variant>
      <vt:variant>
        <vt:i4>0</vt:i4>
      </vt:variant>
      <vt:variant>
        <vt:i4>5</vt:i4>
      </vt:variant>
      <vt:variant>
        <vt:lpwstr/>
      </vt:variant>
      <vt:variant>
        <vt:lpwstr>_Toc228000011</vt:lpwstr>
      </vt:variant>
      <vt:variant>
        <vt:i4>1310778</vt:i4>
      </vt:variant>
      <vt:variant>
        <vt:i4>212</vt:i4>
      </vt:variant>
      <vt:variant>
        <vt:i4>0</vt:i4>
      </vt:variant>
      <vt:variant>
        <vt:i4>5</vt:i4>
      </vt:variant>
      <vt:variant>
        <vt:lpwstr/>
      </vt:variant>
      <vt:variant>
        <vt:lpwstr>_Toc228000010</vt:lpwstr>
      </vt:variant>
      <vt:variant>
        <vt:i4>1376314</vt:i4>
      </vt:variant>
      <vt:variant>
        <vt:i4>206</vt:i4>
      </vt:variant>
      <vt:variant>
        <vt:i4>0</vt:i4>
      </vt:variant>
      <vt:variant>
        <vt:i4>5</vt:i4>
      </vt:variant>
      <vt:variant>
        <vt:lpwstr/>
      </vt:variant>
      <vt:variant>
        <vt:lpwstr>_Toc228000009</vt:lpwstr>
      </vt:variant>
      <vt:variant>
        <vt:i4>1376314</vt:i4>
      </vt:variant>
      <vt:variant>
        <vt:i4>200</vt:i4>
      </vt:variant>
      <vt:variant>
        <vt:i4>0</vt:i4>
      </vt:variant>
      <vt:variant>
        <vt:i4>5</vt:i4>
      </vt:variant>
      <vt:variant>
        <vt:lpwstr/>
      </vt:variant>
      <vt:variant>
        <vt:lpwstr>_Toc228000008</vt:lpwstr>
      </vt:variant>
      <vt:variant>
        <vt:i4>1376314</vt:i4>
      </vt:variant>
      <vt:variant>
        <vt:i4>194</vt:i4>
      </vt:variant>
      <vt:variant>
        <vt:i4>0</vt:i4>
      </vt:variant>
      <vt:variant>
        <vt:i4>5</vt:i4>
      </vt:variant>
      <vt:variant>
        <vt:lpwstr/>
      </vt:variant>
      <vt:variant>
        <vt:lpwstr>_Toc228000007</vt:lpwstr>
      </vt:variant>
      <vt:variant>
        <vt:i4>1376314</vt:i4>
      </vt:variant>
      <vt:variant>
        <vt:i4>188</vt:i4>
      </vt:variant>
      <vt:variant>
        <vt:i4>0</vt:i4>
      </vt:variant>
      <vt:variant>
        <vt:i4>5</vt:i4>
      </vt:variant>
      <vt:variant>
        <vt:lpwstr/>
      </vt:variant>
      <vt:variant>
        <vt:lpwstr>_Toc228000006</vt:lpwstr>
      </vt:variant>
      <vt:variant>
        <vt:i4>1376314</vt:i4>
      </vt:variant>
      <vt:variant>
        <vt:i4>182</vt:i4>
      </vt:variant>
      <vt:variant>
        <vt:i4>0</vt:i4>
      </vt:variant>
      <vt:variant>
        <vt:i4>5</vt:i4>
      </vt:variant>
      <vt:variant>
        <vt:lpwstr/>
      </vt:variant>
      <vt:variant>
        <vt:lpwstr>_Toc228000005</vt:lpwstr>
      </vt:variant>
      <vt:variant>
        <vt:i4>1376314</vt:i4>
      </vt:variant>
      <vt:variant>
        <vt:i4>176</vt:i4>
      </vt:variant>
      <vt:variant>
        <vt:i4>0</vt:i4>
      </vt:variant>
      <vt:variant>
        <vt:i4>5</vt:i4>
      </vt:variant>
      <vt:variant>
        <vt:lpwstr/>
      </vt:variant>
      <vt:variant>
        <vt:lpwstr>_Toc228000004</vt:lpwstr>
      </vt:variant>
      <vt:variant>
        <vt:i4>1376314</vt:i4>
      </vt:variant>
      <vt:variant>
        <vt:i4>170</vt:i4>
      </vt:variant>
      <vt:variant>
        <vt:i4>0</vt:i4>
      </vt:variant>
      <vt:variant>
        <vt:i4>5</vt:i4>
      </vt:variant>
      <vt:variant>
        <vt:lpwstr/>
      </vt:variant>
      <vt:variant>
        <vt:lpwstr>_Toc228000003</vt:lpwstr>
      </vt:variant>
      <vt:variant>
        <vt:i4>1376314</vt:i4>
      </vt:variant>
      <vt:variant>
        <vt:i4>164</vt:i4>
      </vt:variant>
      <vt:variant>
        <vt:i4>0</vt:i4>
      </vt:variant>
      <vt:variant>
        <vt:i4>5</vt:i4>
      </vt:variant>
      <vt:variant>
        <vt:lpwstr/>
      </vt:variant>
      <vt:variant>
        <vt:lpwstr>_Toc228000002</vt:lpwstr>
      </vt:variant>
      <vt:variant>
        <vt:i4>1376314</vt:i4>
      </vt:variant>
      <vt:variant>
        <vt:i4>158</vt:i4>
      </vt:variant>
      <vt:variant>
        <vt:i4>0</vt:i4>
      </vt:variant>
      <vt:variant>
        <vt:i4>5</vt:i4>
      </vt:variant>
      <vt:variant>
        <vt:lpwstr/>
      </vt:variant>
      <vt:variant>
        <vt:lpwstr>_Toc228000001</vt:lpwstr>
      </vt:variant>
      <vt:variant>
        <vt:i4>1376314</vt:i4>
      </vt:variant>
      <vt:variant>
        <vt:i4>152</vt:i4>
      </vt:variant>
      <vt:variant>
        <vt:i4>0</vt:i4>
      </vt:variant>
      <vt:variant>
        <vt:i4>5</vt:i4>
      </vt:variant>
      <vt:variant>
        <vt:lpwstr/>
      </vt:variant>
      <vt:variant>
        <vt:lpwstr>_Toc228000000</vt:lpwstr>
      </vt:variant>
      <vt:variant>
        <vt:i4>1835061</vt:i4>
      </vt:variant>
      <vt:variant>
        <vt:i4>146</vt:i4>
      </vt:variant>
      <vt:variant>
        <vt:i4>0</vt:i4>
      </vt:variant>
      <vt:variant>
        <vt:i4>5</vt:i4>
      </vt:variant>
      <vt:variant>
        <vt:lpwstr/>
      </vt:variant>
      <vt:variant>
        <vt:lpwstr>_Toc227999999</vt:lpwstr>
      </vt:variant>
      <vt:variant>
        <vt:i4>1835061</vt:i4>
      </vt:variant>
      <vt:variant>
        <vt:i4>140</vt:i4>
      </vt:variant>
      <vt:variant>
        <vt:i4>0</vt:i4>
      </vt:variant>
      <vt:variant>
        <vt:i4>5</vt:i4>
      </vt:variant>
      <vt:variant>
        <vt:lpwstr/>
      </vt:variant>
      <vt:variant>
        <vt:lpwstr>_Toc227999998</vt:lpwstr>
      </vt:variant>
      <vt:variant>
        <vt:i4>1835061</vt:i4>
      </vt:variant>
      <vt:variant>
        <vt:i4>134</vt:i4>
      </vt:variant>
      <vt:variant>
        <vt:i4>0</vt:i4>
      </vt:variant>
      <vt:variant>
        <vt:i4>5</vt:i4>
      </vt:variant>
      <vt:variant>
        <vt:lpwstr/>
      </vt:variant>
      <vt:variant>
        <vt:lpwstr>_Toc227999997</vt:lpwstr>
      </vt:variant>
      <vt:variant>
        <vt:i4>1835061</vt:i4>
      </vt:variant>
      <vt:variant>
        <vt:i4>128</vt:i4>
      </vt:variant>
      <vt:variant>
        <vt:i4>0</vt:i4>
      </vt:variant>
      <vt:variant>
        <vt:i4>5</vt:i4>
      </vt:variant>
      <vt:variant>
        <vt:lpwstr/>
      </vt:variant>
      <vt:variant>
        <vt:lpwstr>_Toc227999996</vt:lpwstr>
      </vt:variant>
      <vt:variant>
        <vt:i4>1835061</vt:i4>
      </vt:variant>
      <vt:variant>
        <vt:i4>122</vt:i4>
      </vt:variant>
      <vt:variant>
        <vt:i4>0</vt:i4>
      </vt:variant>
      <vt:variant>
        <vt:i4>5</vt:i4>
      </vt:variant>
      <vt:variant>
        <vt:lpwstr/>
      </vt:variant>
      <vt:variant>
        <vt:lpwstr>_Toc227999995</vt:lpwstr>
      </vt:variant>
      <vt:variant>
        <vt:i4>1835061</vt:i4>
      </vt:variant>
      <vt:variant>
        <vt:i4>116</vt:i4>
      </vt:variant>
      <vt:variant>
        <vt:i4>0</vt:i4>
      </vt:variant>
      <vt:variant>
        <vt:i4>5</vt:i4>
      </vt:variant>
      <vt:variant>
        <vt:lpwstr/>
      </vt:variant>
      <vt:variant>
        <vt:lpwstr>_Toc227999994</vt:lpwstr>
      </vt:variant>
      <vt:variant>
        <vt:i4>1835061</vt:i4>
      </vt:variant>
      <vt:variant>
        <vt:i4>110</vt:i4>
      </vt:variant>
      <vt:variant>
        <vt:i4>0</vt:i4>
      </vt:variant>
      <vt:variant>
        <vt:i4>5</vt:i4>
      </vt:variant>
      <vt:variant>
        <vt:lpwstr/>
      </vt:variant>
      <vt:variant>
        <vt:lpwstr>_Toc227999993</vt:lpwstr>
      </vt:variant>
      <vt:variant>
        <vt:i4>1835061</vt:i4>
      </vt:variant>
      <vt:variant>
        <vt:i4>104</vt:i4>
      </vt:variant>
      <vt:variant>
        <vt:i4>0</vt:i4>
      </vt:variant>
      <vt:variant>
        <vt:i4>5</vt:i4>
      </vt:variant>
      <vt:variant>
        <vt:lpwstr/>
      </vt:variant>
      <vt:variant>
        <vt:lpwstr>_Toc227999992</vt:lpwstr>
      </vt:variant>
      <vt:variant>
        <vt:i4>1835061</vt:i4>
      </vt:variant>
      <vt:variant>
        <vt:i4>98</vt:i4>
      </vt:variant>
      <vt:variant>
        <vt:i4>0</vt:i4>
      </vt:variant>
      <vt:variant>
        <vt:i4>5</vt:i4>
      </vt:variant>
      <vt:variant>
        <vt:lpwstr/>
      </vt:variant>
      <vt:variant>
        <vt:lpwstr>_Toc227999991</vt:lpwstr>
      </vt:variant>
      <vt:variant>
        <vt:i4>1835061</vt:i4>
      </vt:variant>
      <vt:variant>
        <vt:i4>92</vt:i4>
      </vt:variant>
      <vt:variant>
        <vt:i4>0</vt:i4>
      </vt:variant>
      <vt:variant>
        <vt:i4>5</vt:i4>
      </vt:variant>
      <vt:variant>
        <vt:lpwstr/>
      </vt:variant>
      <vt:variant>
        <vt:lpwstr>_Toc227999990</vt:lpwstr>
      </vt:variant>
      <vt:variant>
        <vt:i4>1900597</vt:i4>
      </vt:variant>
      <vt:variant>
        <vt:i4>86</vt:i4>
      </vt:variant>
      <vt:variant>
        <vt:i4>0</vt:i4>
      </vt:variant>
      <vt:variant>
        <vt:i4>5</vt:i4>
      </vt:variant>
      <vt:variant>
        <vt:lpwstr/>
      </vt:variant>
      <vt:variant>
        <vt:lpwstr>_Toc227999989</vt:lpwstr>
      </vt:variant>
      <vt:variant>
        <vt:i4>1900597</vt:i4>
      </vt:variant>
      <vt:variant>
        <vt:i4>80</vt:i4>
      </vt:variant>
      <vt:variant>
        <vt:i4>0</vt:i4>
      </vt:variant>
      <vt:variant>
        <vt:i4>5</vt:i4>
      </vt:variant>
      <vt:variant>
        <vt:lpwstr/>
      </vt:variant>
      <vt:variant>
        <vt:lpwstr>_Toc227999988</vt:lpwstr>
      </vt:variant>
      <vt:variant>
        <vt:i4>1900597</vt:i4>
      </vt:variant>
      <vt:variant>
        <vt:i4>74</vt:i4>
      </vt:variant>
      <vt:variant>
        <vt:i4>0</vt:i4>
      </vt:variant>
      <vt:variant>
        <vt:i4>5</vt:i4>
      </vt:variant>
      <vt:variant>
        <vt:lpwstr/>
      </vt:variant>
      <vt:variant>
        <vt:lpwstr>_Toc227999987</vt:lpwstr>
      </vt:variant>
      <vt:variant>
        <vt:i4>1900597</vt:i4>
      </vt:variant>
      <vt:variant>
        <vt:i4>68</vt:i4>
      </vt:variant>
      <vt:variant>
        <vt:i4>0</vt:i4>
      </vt:variant>
      <vt:variant>
        <vt:i4>5</vt:i4>
      </vt:variant>
      <vt:variant>
        <vt:lpwstr/>
      </vt:variant>
      <vt:variant>
        <vt:lpwstr>_Toc227999986</vt:lpwstr>
      </vt:variant>
      <vt:variant>
        <vt:i4>1900597</vt:i4>
      </vt:variant>
      <vt:variant>
        <vt:i4>62</vt:i4>
      </vt:variant>
      <vt:variant>
        <vt:i4>0</vt:i4>
      </vt:variant>
      <vt:variant>
        <vt:i4>5</vt:i4>
      </vt:variant>
      <vt:variant>
        <vt:lpwstr/>
      </vt:variant>
      <vt:variant>
        <vt:lpwstr>_Toc227999985</vt:lpwstr>
      </vt:variant>
      <vt:variant>
        <vt:i4>1900597</vt:i4>
      </vt:variant>
      <vt:variant>
        <vt:i4>56</vt:i4>
      </vt:variant>
      <vt:variant>
        <vt:i4>0</vt:i4>
      </vt:variant>
      <vt:variant>
        <vt:i4>5</vt:i4>
      </vt:variant>
      <vt:variant>
        <vt:lpwstr/>
      </vt:variant>
      <vt:variant>
        <vt:lpwstr>_Toc227999984</vt:lpwstr>
      </vt:variant>
      <vt:variant>
        <vt:i4>1900597</vt:i4>
      </vt:variant>
      <vt:variant>
        <vt:i4>50</vt:i4>
      </vt:variant>
      <vt:variant>
        <vt:i4>0</vt:i4>
      </vt:variant>
      <vt:variant>
        <vt:i4>5</vt:i4>
      </vt:variant>
      <vt:variant>
        <vt:lpwstr/>
      </vt:variant>
      <vt:variant>
        <vt:lpwstr>_Toc227999983</vt:lpwstr>
      </vt:variant>
      <vt:variant>
        <vt:i4>1900597</vt:i4>
      </vt:variant>
      <vt:variant>
        <vt:i4>44</vt:i4>
      </vt:variant>
      <vt:variant>
        <vt:i4>0</vt:i4>
      </vt:variant>
      <vt:variant>
        <vt:i4>5</vt:i4>
      </vt:variant>
      <vt:variant>
        <vt:lpwstr/>
      </vt:variant>
      <vt:variant>
        <vt:lpwstr>_Toc227999982</vt:lpwstr>
      </vt:variant>
      <vt:variant>
        <vt:i4>1900597</vt:i4>
      </vt:variant>
      <vt:variant>
        <vt:i4>38</vt:i4>
      </vt:variant>
      <vt:variant>
        <vt:i4>0</vt:i4>
      </vt:variant>
      <vt:variant>
        <vt:i4>5</vt:i4>
      </vt:variant>
      <vt:variant>
        <vt:lpwstr/>
      </vt:variant>
      <vt:variant>
        <vt:lpwstr>_Toc227999981</vt:lpwstr>
      </vt:variant>
      <vt:variant>
        <vt:i4>1900597</vt:i4>
      </vt:variant>
      <vt:variant>
        <vt:i4>32</vt:i4>
      </vt:variant>
      <vt:variant>
        <vt:i4>0</vt:i4>
      </vt:variant>
      <vt:variant>
        <vt:i4>5</vt:i4>
      </vt:variant>
      <vt:variant>
        <vt:lpwstr/>
      </vt:variant>
      <vt:variant>
        <vt:lpwstr>_Toc227999980</vt:lpwstr>
      </vt:variant>
      <vt:variant>
        <vt:i4>1179701</vt:i4>
      </vt:variant>
      <vt:variant>
        <vt:i4>26</vt:i4>
      </vt:variant>
      <vt:variant>
        <vt:i4>0</vt:i4>
      </vt:variant>
      <vt:variant>
        <vt:i4>5</vt:i4>
      </vt:variant>
      <vt:variant>
        <vt:lpwstr/>
      </vt:variant>
      <vt:variant>
        <vt:lpwstr>_Toc227999979</vt:lpwstr>
      </vt:variant>
      <vt:variant>
        <vt:i4>1179701</vt:i4>
      </vt:variant>
      <vt:variant>
        <vt:i4>20</vt:i4>
      </vt:variant>
      <vt:variant>
        <vt:i4>0</vt:i4>
      </vt:variant>
      <vt:variant>
        <vt:i4>5</vt:i4>
      </vt:variant>
      <vt:variant>
        <vt:lpwstr/>
      </vt:variant>
      <vt:variant>
        <vt:lpwstr>_Toc227999978</vt:lpwstr>
      </vt:variant>
      <vt:variant>
        <vt:i4>1179701</vt:i4>
      </vt:variant>
      <vt:variant>
        <vt:i4>14</vt:i4>
      </vt:variant>
      <vt:variant>
        <vt:i4>0</vt:i4>
      </vt:variant>
      <vt:variant>
        <vt:i4>5</vt:i4>
      </vt:variant>
      <vt:variant>
        <vt:lpwstr/>
      </vt:variant>
      <vt:variant>
        <vt:lpwstr>_Toc227999977</vt:lpwstr>
      </vt:variant>
      <vt:variant>
        <vt:i4>1179701</vt:i4>
      </vt:variant>
      <vt:variant>
        <vt:i4>8</vt:i4>
      </vt:variant>
      <vt:variant>
        <vt:i4>0</vt:i4>
      </vt:variant>
      <vt:variant>
        <vt:i4>5</vt:i4>
      </vt:variant>
      <vt:variant>
        <vt:lpwstr/>
      </vt:variant>
      <vt:variant>
        <vt:lpwstr>_Toc227999976</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CSM GARRDS Migration Module (CGMM) Guide</dc:title>
  <dc:subject/>
  <dc:creator>Bronwyn Gagne</dc:creator>
  <cp:keywords/>
  <dc:description/>
  <cp:lastModifiedBy> Vijay Parmar</cp:lastModifiedBy>
  <cp:revision>59</cp:revision>
  <cp:lastPrinted>2009-04-30T21:34:00Z</cp:lastPrinted>
  <dcterms:created xsi:type="dcterms:W3CDTF">2009-04-30T21:16:00Z</dcterms:created>
  <dcterms:modified xsi:type="dcterms:W3CDTF">2009-08-24T02:15:00Z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