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F228E8"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251654656" fillcolor="#afafff" stroked="f">
            <v:textbox style="mso-next-textbox:#_x0000_s1030" inset=",7.2pt,39.6pt,7.2pt">
              <w:txbxContent>
                <w:p w:rsidR="00A82D76" w:rsidRDefault="00A82D76"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del w:id="10" w:author=" Vijay Parmar" w:date="2009-08-19T11:22:00Z">
        <w:r w:rsidDel="00801D7D">
          <w:delText xml:space="preserve">1 </w:delText>
        </w:r>
      </w:del>
      <w:ins w:id="11" w:author=" Vijay Parmar" w:date="2009-08-19T11:22:00Z">
        <w:r w:rsidR="00801D7D">
          <w:t xml:space="preserve">2 </w:t>
        </w:r>
      </w:ins>
      <w:r w:rsidR="006547A0">
        <w:t>–</w:t>
      </w:r>
      <w:r>
        <w:t xml:space="preserve"> </w:t>
      </w:r>
      <w:r w:rsidR="006547A0">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F228E8"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257618" w:rsidP="00BB1173">
            <w:r>
              <w:rPr>
                <w:noProof/>
              </w:rPr>
              <w:drawing>
                <wp:inline distT="0" distB="0" distL="0" distR="0">
                  <wp:extent cx="2291715" cy="13881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91715" cy="138811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257618" w:rsidP="00B518D5">
            <w:pPr>
              <w:jc w:val="right"/>
            </w:pPr>
            <w:r>
              <w:rPr>
                <w:noProof/>
              </w:rPr>
              <w:drawing>
                <wp:inline distT="0" distB="0" distL="0" distR="0">
                  <wp:extent cx="826135" cy="936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6135" cy="936625"/>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F228E8" w:rsidP="004F3E68">
      <w:pPr>
        <w:pStyle w:val="CoverDateSaved"/>
      </w:pPr>
      <w:r>
        <w:rPr>
          <w:noProof/>
        </w:rPr>
        <w:pict>
          <v:rect id="_x0000_s1034" style="position:absolute;margin-left:-2.55pt;margin-top:20.65pt;width:461.25pt;height:22.9pt;z-index:251655680" fillcolor="#339" stroked="f">
            <w10:wrap type="square"/>
          </v:rect>
        </w:pict>
      </w:r>
      <w:r w:rsidR="00455189">
        <w:t>This is a U.S. Government work.</w:t>
      </w:r>
      <w:r w:rsidR="00455189">
        <w:tab/>
      </w:r>
      <w:r w:rsidR="007038FB">
        <w:t xml:space="preserve">November </w:t>
      </w:r>
      <w:r w:rsidR="00760C61">
        <w:t>18</w:t>
      </w:r>
      <w:r w:rsidR="007038FB">
        <w:t>, 2008</w:t>
      </w:r>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2D7574" w:rsidRPr="00215A99" w:rsidTr="00E215FE">
        <w:tc>
          <w:tcPr>
            <w:tcW w:w="1800" w:type="dxa"/>
            <w:shd w:val="clear" w:color="auto" w:fill="D9D9D9"/>
          </w:tcPr>
          <w:p w:rsidR="002D7574" w:rsidRPr="00215A99" w:rsidRDefault="002D7574" w:rsidP="00D039D0">
            <w:pPr>
              <w:pStyle w:val="TableHeaderCenter"/>
            </w:pPr>
            <w:r w:rsidRPr="00215A99">
              <w:t>Revision Date</w:t>
            </w:r>
          </w:p>
        </w:tc>
        <w:tc>
          <w:tcPr>
            <w:tcW w:w="2880" w:type="dxa"/>
            <w:shd w:val="clear" w:color="auto" w:fill="D9D9D9"/>
          </w:tcPr>
          <w:p w:rsidR="002D7574" w:rsidRPr="00215A99" w:rsidRDefault="002D7574" w:rsidP="00D039D0">
            <w:pPr>
              <w:pStyle w:val="TableHeaderCenter"/>
            </w:pPr>
            <w:r w:rsidRPr="00215A99">
              <w:t>Author</w:t>
            </w:r>
          </w:p>
        </w:tc>
        <w:tc>
          <w:tcPr>
            <w:tcW w:w="3420" w:type="dxa"/>
            <w:shd w:val="clear" w:color="auto" w:fill="D9D9D9"/>
          </w:tcPr>
          <w:p w:rsidR="002D7574" w:rsidRPr="00215A99" w:rsidRDefault="002D7574" w:rsidP="00D039D0">
            <w:pPr>
              <w:pStyle w:val="TableHeaderCenter"/>
            </w:pPr>
            <w:r w:rsidRPr="00215A99">
              <w:t>Summary of Changes</w:t>
            </w:r>
          </w:p>
        </w:tc>
      </w:tr>
      <w:tr w:rsidR="002D7574" w:rsidRPr="00215A99" w:rsidTr="00E215FE">
        <w:tc>
          <w:tcPr>
            <w:tcW w:w="1800" w:type="dxa"/>
          </w:tcPr>
          <w:p w:rsidR="002D7574" w:rsidRPr="00215A99" w:rsidRDefault="002D7574" w:rsidP="00D039D0">
            <w:pPr>
              <w:pStyle w:val="TableText"/>
            </w:pPr>
            <w:r w:rsidRPr="00215A99">
              <w:t>09/15/07</w:t>
            </w:r>
          </w:p>
        </w:tc>
        <w:tc>
          <w:tcPr>
            <w:tcW w:w="2880" w:type="dxa"/>
          </w:tcPr>
          <w:p w:rsidR="002D7574" w:rsidRPr="00215A99" w:rsidRDefault="002D7574" w:rsidP="00D039D0">
            <w:pPr>
              <w:pStyle w:val="TableText"/>
            </w:pPr>
            <w:r w:rsidRPr="00215A99">
              <w:t>Vijay Parmar, Kunal Modi</w:t>
            </w:r>
          </w:p>
        </w:tc>
        <w:tc>
          <w:tcPr>
            <w:tcW w:w="3420" w:type="dxa"/>
          </w:tcPr>
          <w:p w:rsidR="002D7574" w:rsidRPr="00215A99" w:rsidRDefault="002D7574" w:rsidP="00D039D0">
            <w:pPr>
              <w:pStyle w:val="TableText"/>
            </w:pPr>
            <w:r w:rsidRPr="00215A99">
              <w:t>Initial Table of Contents</w:t>
            </w:r>
          </w:p>
        </w:tc>
      </w:tr>
      <w:tr w:rsidR="002D7574" w:rsidRPr="00215A99" w:rsidTr="00E215FE">
        <w:tc>
          <w:tcPr>
            <w:tcW w:w="1800" w:type="dxa"/>
          </w:tcPr>
          <w:p w:rsidR="002D7574" w:rsidRPr="00215A99" w:rsidRDefault="002D7574" w:rsidP="00D039D0">
            <w:pPr>
              <w:pStyle w:val="TableText"/>
            </w:pPr>
            <w:r w:rsidRPr="00215A99">
              <w:t>10/22/07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Added new chapters</w:t>
            </w:r>
          </w:p>
        </w:tc>
      </w:tr>
      <w:tr w:rsidR="002D7574" w:rsidRPr="00215A99" w:rsidTr="00E215FE">
        <w:tc>
          <w:tcPr>
            <w:tcW w:w="1800" w:type="dxa"/>
          </w:tcPr>
          <w:p w:rsidR="002D7574" w:rsidRPr="00215A99" w:rsidRDefault="002D7574" w:rsidP="00D039D0">
            <w:pPr>
              <w:pStyle w:val="TableText"/>
            </w:pPr>
            <w:r>
              <w:t>1</w:t>
            </w:r>
            <w:r w:rsidRPr="00215A99">
              <w:t>1/05/2007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Incorporate updates.</w:t>
            </w:r>
          </w:p>
        </w:tc>
      </w:tr>
      <w:tr w:rsidR="002D7574" w:rsidRPr="00215A99" w:rsidTr="00E215FE">
        <w:tc>
          <w:tcPr>
            <w:tcW w:w="1800" w:type="dxa"/>
          </w:tcPr>
          <w:p w:rsidR="002D7574" w:rsidRPr="00215A99" w:rsidRDefault="002D7574" w:rsidP="00D039D0">
            <w:pPr>
              <w:pStyle w:val="TableText"/>
            </w:pPr>
            <w:r w:rsidRPr="00215A99">
              <w:t>10/29/2008</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Version 4.1 updates</w:t>
            </w:r>
          </w:p>
        </w:tc>
      </w:tr>
      <w:tr w:rsidR="00E215FE" w:rsidRPr="00215A99" w:rsidTr="00E215FE">
        <w:tc>
          <w:tcPr>
            <w:tcW w:w="1800" w:type="dxa"/>
          </w:tcPr>
          <w:p w:rsidR="00E215FE" w:rsidRPr="00215A99" w:rsidRDefault="00E215FE" w:rsidP="00D039D0">
            <w:pPr>
              <w:pStyle w:val="TableText"/>
            </w:pPr>
            <w:r>
              <w:t>11/07/</w:t>
            </w:r>
            <w:r w:rsidR="004C4378">
              <w:t>20</w:t>
            </w:r>
            <w:r>
              <w:t>08</w:t>
            </w:r>
          </w:p>
        </w:tc>
        <w:tc>
          <w:tcPr>
            <w:tcW w:w="2880" w:type="dxa"/>
          </w:tcPr>
          <w:p w:rsidR="00E215FE" w:rsidRPr="00215A99" w:rsidRDefault="00E215FE" w:rsidP="00D039D0">
            <w:pPr>
              <w:pStyle w:val="TableText"/>
            </w:pPr>
            <w:r>
              <w:t>Bronwyn Gagne</w:t>
            </w:r>
          </w:p>
        </w:tc>
        <w:tc>
          <w:tcPr>
            <w:tcW w:w="3420" w:type="dxa"/>
          </w:tcPr>
          <w:p w:rsidR="00E215FE" w:rsidRPr="00215A99" w:rsidRDefault="00E215FE" w:rsidP="00D039D0">
            <w:pPr>
              <w:pStyle w:val="TableText"/>
            </w:pPr>
            <w:r>
              <w:t>Doc converted to current CBIIT template, and edited as necessary.</w:t>
            </w:r>
          </w:p>
        </w:tc>
      </w:tr>
      <w:tr w:rsidR="002D7574" w:rsidRPr="00215A99" w:rsidTr="00E215FE">
        <w:tc>
          <w:tcPr>
            <w:tcW w:w="1800" w:type="dxa"/>
          </w:tcPr>
          <w:p w:rsidR="002D7574" w:rsidRPr="00215A99" w:rsidRDefault="002D7574" w:rsidP="00D039D0">
            <w:pPr>
              <w:pStyle w:val="TableText"/>
            </w:pPr>
            <w:r>
              <w:t>11/14/2008</w:t>
            </w:r>
          </w:p>
        </w:tc>
        <w:tc>
          <w:tcPr>
            <w:tcW w:w="2880" w:type="dxa"/>
          </w:tcPr>
          <w:p w:rsidR="002D7574" w:rsidRPr="00215A99" w:rsidRDefault="002D7574" w:rsidP="00D039D0">
            <w:pPr>
              <w:pStyle w:val="TableText"/>
            </w:pPr>
            <w:r>
              <w:t xml:space="preserve">Vijay Parmar, </w:t>
            </w:r>
            <w:r>
              <w:br/>
              <w:t>Bronwyn Gagne</w:t>
            </w:r>
          </w:p>
        </w:tc>
        <w:tc>
          <w:tcPr>
            <w:tcW w:w="3420" w:type="dxa"/>
          </w:tcPr>
          <w:p w:rsidR="002D7574" w:rsidRPr="00215A99" w:rsidRDefault="00E215FE" w:rsidP="00D039D0">
            <w:pPr>
              <w:pStyle w:val="TableText"/>
            </w:pPr>
            <w:r>
              <w:t xml:space="preserve">Final review and </w:t>
            </w:r>
            <w:r w:rsidR="00F322C4">
              <w:t>r</w:t>
            </w:r>
            <w:r w:rsidR="002D7574">
              <w:t>elease of updated 4.1 guide.</w:t>
            </w:r>
          </w:p>
        </w:tc>
      </w:tr>
      <w:tr w:rsidR="00F322C4" w:rsidRPr="00215A99" w:rsidTr="00E215FE">
        <w:tc>
          <w:tcPr>
            <w:tcW w:w="1800" w:type="dxa"/>
          </w:tcPr>
          <w:p w:rsidR="00F322C4" w:rsidRDefault="00F322C4" w:rsidP="00D039D0">
            <w:pPr>
              <w:pStyle w:val="TableText"/>
            </w:pPr>
            <w:r>
              <w:t>11/18/2008</w:t>
            </w:r>
          </w:p>
        </w:tc>
        <w:tc>
          <w:tcPr>
            <w:tcW w:w="2880" w:type="dxa"/>
          </w:tcPr>
          <w:p w:rsidR="00F322C4" w:rsidRDefault="00F322C4" w:rsidP="00D039D0">
            <w:pPr>
              <w:pStyle w:val="TableText"/>
            </w:pPr>
            <w:r>
              <w:t xml:space="preserve">Vijay Parmar, </w:t>
            </w:r>
            <w:r>
              <w:br/>
              <w:t>Bronwyn Gagne</w:t>
            </w:r>
          </w:p>
        </w:tc>
        <w:tc>
          <w:tcPr>
            <w:tcW w:w="3420" w:type="dxa"/>
          </w:tcPr>
          <w:p w:rsidR="00F322C4" w:rsidRDefault="00F322C4" w:rsidP="00D039D0">
            <w:pPr>
              <w:pStyle w:val="TableText"/>
            </w:pPr>
            <w:r>
              <w:t>Correction made to guide – ‘encryption-enable’ changed to ‘encryption-enabled’</w:t>
            </w:r>
          </w:p>
        </w:tc>
      </w:tr>
      <w:tr w:rsidR="0020171D" w:rsidRPr="00215A99" w:rsidTr="00E215FE">
        <w:trPr>
          <w:ins w:id="12" w:author=" Vijay Parmar" w:date="2009-08-19T11:22:00Z"/>
        </w:trPr>
        <w:tc>
          <w:tcPr>
            <w:tcW w:w="1800" w:type="dxa"/>
          </w:tcPr>
          <w:p w:rsidR="0020171D" w:rsidRDefault="0020171D" w:rsidP="00D039D0">
            <w:pPr>
              <w:pStyle w:val="TableText"/>
              <w:rPr>
                <w:ins w:id="13" w:author=" Vijay Parmar" w:date="2009-08-19T11:22:00Z"/>
              </w:rPr>
            </w:pPr>
            <w:ins w:id="14" w:author=" Vijay Parmar" w:date="2009-08-19T11:22:00Z">
              <w:r>
                <w:t>08/19/2009</w:t>
              </w:r>
            </w:ins>
          </w:p>
        </w:tc>
        <w:tc>
          <w:tcPr>
            <w:tcW w:w="2880" w:type="dxa"/>
          </w:tcPr>
          <w:p w:rsidR="0020171D" w:rsidRDefault="0020171D" w:rsidP="00D039D0">
            <w:pPr>
              <w:pStyle w:val="TableText"/>
              <w:rPr>
                <w:ins w:id="15" w:author=" Vijay Parmar" w:date="2009-08-19T11:22:00Z"/>
              </w:rPr>
            </w:pPr>
            <w:ins w:id="16" w:author=" Vijay Parmar" w:date="2009-08-19T11:22:00Z">
              <w:r>
                <w:t>Vijay Parmar</w:t>
              </w:r>
            </w:ins>
          </w:p>
        </w:tc>
        <w:tc>
          <w:tcPr>
            <w:tcW w:w="3420" w:type="dxa"/>
          </w:tcPr>
          <w:p w:rsidR="0020171D" w:rsidRDefault="0020171D" w:rsidP="0020171D">
            <w:pPr>
              <w:pStyle w:val="TableText"/>
              <w:rPr>
                <w:ins w:id="17" w:author=" Vijay Parmar" w:date="2009-08-19T11:22:00Z"/>
              </w:rPr>
            </w:pPr>
            <w:ins w:id="18" w:author=" Vijay Parmar" w:date="2009-08-19T11:22:00Z">
              <w:r>
                <w:t xml:space="preserve">CSM 4.2 updates </w:t>
              </w:r>
            </w:ins>
            <w:ins w:id="19" w:author=" Vijay Parmar" w:date="2009-08-19T11:23:00Z">
              <w:r>
                <w:t>–</w:t>
              </w:r>
            </w:ins>
            <w:ins w:id="20" w:author=" Vijay Parmar" w:date="2009-08-19T11:22:00Z">
              <w:r>
                <w:t xml:space="preserve"> </w:t>
              </w:r>
            </w:ins>
            <w:ins w:id="21" w:author=" Vijay Parmar" w:date="2009-08-19T11:23:00Z">
              <w:r>
                <w:t>Instance Level performance enhancements, GUI Installer,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C73D2" w:rsidRDefault="00F228E8">
      <w:pPr>
        <w:pStyle w:val="TOC1"/>
        <w:tabs>
          <w:tab w:val="right" w:leader="dot" w:pos="8918"/>
        </w:tabs>
        <w:rPr>
          <w:ins w:id="22" w:author=" Vijay Parmar" w:date="2009-08-23T13:03:00Z"/>
          <w:rFonts w:asciiTheme="minorHAnsi" w:eastAsiaTheme="minorEastAsia" w:hAnsiTheme="minorHAnsi" w:cstheme="minorBidi"/>
          <w:b w:val="0"/>
          <w:noProof/>
          <w:sz w:val="22"/>
          <w:szCs w:val="22"/>
        </w:rPr>
      </w:pPr>
      <w:r w:rsidRPr="00F228E8">
        <w:fldChar w:fldCharType="begin"/>
      </w:r>
      <w:r w:rsidR="00772F08">
        <w:instrText xml:space="preserve"> TOC \o "1-3" \h \z \t "Heading 9,1" </w:instrText>
      </w:r>
      <w:r w:rsidRPr="00F228E8">
        <w:fldChar w:fldCharType="separate"/>
      </w:r>
      <w:ins w:id="2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"_Toc238795917"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About This Guide</w:t>
        </w:r>
        <w:r w:rsidR="00EC73D2">
          <w:rPr>
            <w:noProof/>
            <w:webHidden/>
          </w:rPr>
          <w:tab/>
        </w:r>
        <w:r>
          <w:rPr>
            <w:noProof/>
            <w:webHidden/>
          </w:rPr>
          <w:fldChar w:fldCharType="begin"/>
        </w:r>
        <w:r w:rsidR="00EC73D2">
          <w:rPr>
            <w:noProof/>
            <w:webHidden/>
          </w:rPr>
          <w:instrText xml:space="preserve"> PAGEREF _Toc238795917 \h </w:instrText>
        </w:r>
      </w:ins>
      <w:r>
        <w:rPr>
          <w:noProof/>
          <w:webHidden/>
        </w:rPr>
      </w:r>
      <w:r>
        <w:rPr>
          <w:noProof/>
          <w:webHidden/>
        </w:rPr>
        <w:fldChar w:fldCharType="separate"/>
      </w:r>
      <w:ins w:id="24" w:author=" Vijay Parmar" w:date="2009-08-23T13:03:00Z">
        <w:r w:rsidR="00EC73D2">
          <w:rPr>
            <w:noProof/>
            <w:webHidden/>
          </w:rPr>
          <w:t>1</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5" w:author=" Vijay Parmar" w:date="2009-08-23T13:03:00Z"/>
          <w:rFonts w:asciiTheme="minorHAnsi" w:eastAsiaTheme="minorEastAsia" w:hAnsiTheme="minorHAnsi" w:cstheme="minorBidi"/>
          <w:noProof/>
          <w:sz w:val="22"/>
          <w:szCs w:val="22"/>
        </w:rPr>
      </w:pPr>
      <w:ins w:id="2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"_Toc238795918"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Purpose</w:t>
        </w:r>
        <w:r w:rsidR="00EC73D2">
          <w:rPr>
            <w:noProof/>
            <w:webHidden/>
          </w:rPr>
          <w:tab/>
        </w:r>
        <w:r>
          <w:rPr>
            <w:noProof/>
            <w:webHidden/>
          </w:rPr>
          <w:fldChar w:fldCharType="begin"/>
        </w:r>
        <w:r w:rsidR="00EC73D2">
          <w:rPr>
            <w:noProof/>
            <w:webHidden/>
          </w:rPr>
          <w:instrText xml:space="preserve"> PAGEREF _Toc238795918 \h </w:instrText>
        </w:r>
      </w:ins>
      <w:r>
        <w:rPr>
          <w:noProof/>
          <w:webHidden/>
        </w:rPr>
      </w:r>
      <w:r>
        <w:rPr>
          <w:noProof/>
          <w:webHidden/>
        </w:rPr>
        <w:fldChar w:fldCharType="separate"/>
      </w:r>
      <w:ins w:id="27" w:author=" Vijay Parmar" w:date="2009-08-23T13:03:00Z">
        <w:r w:rsidR="00EC73D2">
          <w:rPr>
            <w:noProof/>
            <w:webHidden/>
          </w:rPr>
          <w:t>1</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8" w:author=" Vijay Parmar" w:date="2009-08-23T13:03:00Z"/>
          <w:rFonts w:asciiTheme="minorHAnsi" w:eastAsiaTheme="minorEastAsia" w:hAnsiTheme="minorHAnsi" w:cstheme="minorBidi"/>
          <w:noProof/>
          <w:sz w:val="22"/>
          <w:szCs w:val="22"/>
        </w:rPr>
      </w:pPr>
      <w:ins w:id="2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"_Toc238795919"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Scope</w:t>
        </w:r>
        <w:r w:rsidR="00EC73D2">
          <w:rPr>
            <w:noProof/>
            <w:webHidden/>
          </w:rPr>
          <w:tab/>
        </w:r>
        <w:r>
          <w:rPr>
            <w:noProof/>
            <w:webHidden/>
          </w:rPr>
          <w:fldChar w:fldCharType="begin"/>
        </w:r>
        <w:r w:rsidR="00EC73D2">
          <w:rPr>
            <w:noProof/>
            <w:webHidden/>
          </w:rPr>
          <w:instrText xml:space="preserve"> PAGEREF _Toc238795919 \h </w:instrText>
        </w:r>
      </w:ins>
      <w:r>
        <w:rPr>
          <w:noProof/>
          <w:webHidden/>
        </w:rPr>
      </w:r>
      <w:r>
        <w:rPr>
          <w:noProof/>
          <w:webHidden/>
        </w:rPr>
        <w:fldChar w:fldCharType="separate"/>
      </w:r>
      <w:ins w:id="30" w:author=" Vijay Parmar" w:date="2009-08-23T13:03:00Z">
        <w:r w:rsidR="00EC73D2">
          <w:rPr>
            <w:noProof/>
            <w:webHidden/>
          </w:rPr>
          <w:t>1</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1" w:author=" Vijay Parmar" w:date="2009-08-23T13:03:00Z"/>
          <w:rFonts w:asciiTheme="minorHAnsi" w:eastAsiaTheme="minorEastAsia" w:hAnsiTheme="minorHAnsi" w:cstheme="minorBidi"/>
          <w:noProof/>
          <w:sz w:val="22"/>
          <w:szCs w:val="22"/>
        </w:rPr>
      </w:pPr>
      <w:ins w:id="3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Typical User</w:t>
        </w:r>
        <w:r w:rsidR="00EC73D2">
          <w:rPr>
            <w:noProof/>
            <w:webHidden/>
          </w:rPr>
          <w:tab/>
        </w:r>
        <w:r>
          <w:rPr>
            <w:noProof/>
            <w:webHidden/>
          </w:rPr>
          <w:fldChar w:fldCharType="begin"/>
        </w:r>
        <w:r w:rsidR="00EC73D2">
          <w:rPr>
            <w:noProof/>
            <w:webHidden/>
          </w:rPr>
          <w:instrText xml:space="preserve"> PAGEREF _Toc238795920 \h </w:instrText>
        </w:r>
      </w:ins>
      <w:r>
        <w:rPr>
          <w:noProof/>
          <w:webHidden/>
        </w:rPr>
      </w:r>
      <w:r>
        <w:rPr>
          <w:noProof/>
          <w:webHidden/>
        </w:rPr>
        <w:fldChar w:fldCharType="separate"/>
      </w:r>
      <w:ins w:id="33" w:author=" Vijay Parmar" w:date="2009-08-23T13:03:00Z">
        <w:r w:rsidR="00EC73D2">
          <w:rPr>
            <w:noProof/>
            <w:webHidden/>
          </w:rPr>
          <w:t>1</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4" w:author=" Vijay Parmar" w:date="2009-08-23T13:03:00Z"/>
          <w:rFonts w:asciiTheme="minorHAnsi" w:eastAsiaTheme="minorEastAsia" w:hAnsiTheme="minorHAnsi" w:cstheme="minorBidi"/>
          <w:noProof/>
          <w:sz w:val="22"/>
          <w:szCs w:val="22"/>
        </w:rPr>
      </w:pPr>
      <w:ins w:id="3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Topics Covered</w:t>
        </w:r>
        <w:r w:rsidR="00EC73D2">
          <w:rPr>
            <w:noProof/>
            <w:webHidden/>
          </w:rPr>
          <w:tab/>
        </w:r>
        <w:r>
          <w:rPr>
            <w:noProof/>
            <w:webHidden/>
          </w:rPr>
          <w:fldChar w:fldCharType="begin"/>
        </w:r>
        <w:r w:rsidR="00EC73D2">
          <w:rPr>
            <w:noProof/>
            <w:webHidden/>
          </w:rPr>
          <w:instrText xml:space="preserve"> PAGEREF _Toc238795921 \h </w:instrText>
        </w:r>
      </w:ins>
      <w:r>
        <w:rPr>
          <w:noProof/>
          <w:webHidden/>
        </w:rPr>
      </w:r>
      <w:r>
        <w:rPr>
          <w:noProof/>
          <w:webHidden/>
        </w:rPr>
        <w:fldChar w:fldCharType="separate"/>
      </w:r>
      <w:ins w:id="36" w:author=" Vijay Parmar" w:date="2009-08-23T13:03:00Z">
        <w:r w:rsidR="00EC73D2">
          <w:rPr>
            <w:noProof/>
            <w:webHidden/>
          </w:rPr>
          <w:t>2</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7" w:author=" Vijay Parmar" w:date="2009-08-23T13:03:00Z"/>
          <w:rFonts w:asciiTheme="minorHAnsi" w:eastAsiaTheme="minorEastAsia" w:hAnsiTheme="minorHAnsi" w:cstheme="minorBidi"/>
          <w:noProof/>
          <w:sz w:val="22"/>
          <w:szCs w:val="22"/>
        </w:rPr>
      </w:pPr>
      <w:ins w:id="3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Related Documentation</w:t>
        </w:r>
        <w:r w:rsidR="00EC73D2">
          <w:rPr>
            <w:noProof/>
            <w:webHidden/>
          </w:rPr>
          <w:tab/>
        </w:r>
        <w:r>
          <w:rPr>
            <w:noProof/>
            <w:webHidden/>
          </w:rPr>
          <w:fldChar w:fldCharType="begin"/>
        </w:r>
        <w:r w:rsidR="00EC73D2">
          <w:rPr>
            <w:noProof/>
            <w:webHidden/>
          </w:rPr>
          <w:instrText xml:space="preserve"> PAGEREF _Toc238795922 \h </w:instrText>
        </w:r>
      </w:ins>
      <w:r>
        <w:rPr>
          <w:noProof/>
          <w:webHidden/>
        </w:rPr>
      </w:r>
      <w:r>
        <w:rPr>
          <w:noProof/>
          <w:webHidden/>
        </w:rPr>
        <w:fldChar w:fldCharType="separate"/>
      </w:r>
      <w:ins w:id="39" w:author=" Vijay Parmar" w:date="2009-08-23T13:03:00Z">
        <w:r w:rsidR="00EC73D2">
          <w:rPr>
            <w:noProof/>
            <w:webHidden/>
          </w:rPr>
          <w:t>2</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40" w:author=" Vijay Parmar" w:date="2009-08-23T13:03:00Z"/>
          <w:rFonts w:asciiTheme="minorHAnsi" w:eastAsiaTheme="minorEastAsia" w:hAnsiTheme="minorHAnsi" w:cstheme="minorBidi"/>
          <w:noProof/>
          <w:sz w:val="22"/>
          <w:szCs w:val="22"/>
        </w:rPr>
      </w:pPr>
      <w:ins w:id="4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Text Conventions Used</w:t>
        </w:r>
        <w:r w:rsidR="00EC73D2">
          <w:rPr>
            <w:noProof/>
            <w:webHidden/>
          </w:rPr>
          <w:tab/>
        </w:r>
        <w:r>
          <w:rPr>
            <w:noProof/>
            <w:webHidden/>
          </w:rPr>
          <w:fldChar w:fldCharType="begin"/>
        </w:r>
        <w:r w:rsidR="00EC73D2">
          <w:rPr>
            <w:noProof/>
            <w:webHidden/>
          </w:rPr>
          <w:instrText xml:space="preserve"> PAGEREF _Toc238795923 \h </w:instrText>
        </w:r>
      </w:ins>
      <w:r>
        <w:rPr>
          <w:noProof/>
          <w:webHidden/>
        </w:rPr>
      </w:r>
      <w:r>
        <w:rPr>
          <w:noProof/>
          <w:webHidden/>
        </w:rPr>
        <w:fldChar w:fldCharType="separate"/>
      </w:r>
      <w:ins w:id="42" w:author=" Vijay Parmar" w:date="2009-08-23T13:03:00Z">
        <w:r w:rsidR="00EC73D2">
          <w:rPr>
            <w:noProof/>
            <w:webHidden/>
          </w:rPr>
          <w:t>3</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43" w:author=" Vijay Parmar" w:date="2009-08-23T13:03:00Z"/>
          <w:rFonts w:asciiTheme="minorHAnsi" w:eastAsiaTheme="minorEastAsia" w:hAnsiTheme="minorHAnsi" w:cstheme="minorBidi"/>
          <w:noProof/>
          <w:sz w:val="22"/>
          <w:szCs w:val="22"/>
        </w:rPr>
      </w:pPr>
      <w:ins w:id="4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Credits and Resources</w:t>
        </w:r>
        <w:r w:rsidR="00EC73D2">
          <w:rPr>
            <w:noProof/>
            <w:webHidden/>
          </w:rPr>
          <w:tab/>
        </w:r>
        <w:r>
          <w:rPr>
            <w:noProof/>
            <w:webHidden/>
          </w:rPr>
          <w:fldChar w:fldCharType="begin"/>
        </w:r>
        <w:r w:rsidR="00EC73D2">
          <w:rPr>
            <w:noProof/>
            <w:webHidden/>
          </w:rPr>
          <w:instrText xml:space="preserve"> PAGEREF _Toc238795924 \h </w:instrText>
        </w:r>
      </w:ins>
      <w:r>
        <w:rPr>
          <w:noProof/>
          <w:webHidden/>
        </w:rPr>
      </w:r>
      <w:r>
        <w:rPr>
          <w:noProof/>
          <w:webHidden/>
        </w:rPr>
        <w:fldChar w:fldCharType="separate"/>
      </w:r>
      <w:ins w:id="45" w:author=" Vijay Parmar" w:date="2009-08-23T13:03:00Z">
        <w:r w:rsidR="00EC73D2">
          <w:rPr>
            <w:noProof/>
            <w:webHidden/>
          </w:rPr>
          <w:t>3</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46" w:author=" Vijay Parmar" w:date="2009-08-23T13:03:00Z"/>
          <w:rFonts w:asciiTheme="minorHAnsi" w:eastAsiaTheme="minorEastAsia" w:hAnsiTheme="minorHAnsi" w:cstheme="minorBidi"/>
          <w:b w:val="0"/>
          <w:noProof/>
          <w:sz w:val="22"/>
          <w:szCs w:val="22"/>
        </w:rPr>
      </w:pPr>
      <w:ins w:id="4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1</w:t>
        </w:r>
        <w:r w:rsidR="00EC73D2">
          <w:rPr>
            <w:rFonts w:asciiTheme="minorHAnsi" w:eastAsiaTheme="minorEastAsia" w:hAnsiTheme="minorHAnsi" w:cstheme="minorBidi"/>
            <w:b w:val="0"/>
            <w:noProof/>
            <w:sz w:val="22"/>
            <w:szCs w:val="22"/>
          </w:rPr>
          <w:tab/>
        </w:r>
        <w:r w:rsidR="00EC73D2" w:rsidRPr="007439ED">
          <w:rPr>
            <w:rStyle w:val="Hyperlink"/>
            <w:noProof/>
          </w:rPr>
          <w:t>CSM Overview</w:t>
        </w:r>
        <w:r w:rsidR="00EC73D2">
          <w:rPr>
            <w:noProof/>
            <w:webHidden/>
          </w:rPr>
          <w:tab/>
        </w:r>
        <w:r>
          <w:rPr>
            <w:noProof/>
            <w:webHidden/>
          </w:rPr>
          <w:fldChar w:fldCharType="begin"/>
        </w:r>
        <w:r w:rsidR="00EC73D2">
          <w:rPr>
            <w:noProof/>
            <w:webHidden/>
          </w:rPr>
          <w:instrText xml:space="preserve"> PAGEREF _Toc238795925 \h </w:instrText>
        </w:r>
      </w:ins>
      <w:r>
        <w:rPr>
          <w:noProof/>
          <w:webHidden/>
        </w:rPr>
      </w:r>
      <w:r>
        <w:rPr>
          <w:noProof/>
          <w:webHidden/>
        </w:rPr>
        <w:fldChar w:fldCharType="separate"/>
      </w:r>
      <w:ins w:id="48" w:author=" Vijay Parmar" w:date="2009-08-23T13:03:00Z">
        <w:r w:rsidR="00EC73D2">
          <w:rPr>
            <w:noProof/>
            <w:webHidden/>
          </w:rPr>
          <w:t>5</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49" w:author=" Vijay Parmar" w:date="2009-08-23T13:03:00Z"/>
          <w:rFonts w:asciiTheme="minorHAnsi" w:eastAsiaTheme="minorEastAsia" w:hAnsiTheme="minorHAnsi" w:cstheme="minorBidi"/>
          <w:noProof/>
          <w:sz w:val="22"/>
          <w:szCs w:val="22"/>
        </w:rPr>
      </w:pPr>
      <w:ins w:id="5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Introduction</w:t>
        </w:r>
        <w:r w:rsidR="00EC73D2">
          <w:rPr>
            <w:noProof/>
            <w:webHidden/>
          </w:rPr>
          <w:tab/>
        </w:r>
        <w:r>
          <w:rPr>
            <w:noProof/>
            <w:webHidden/>
          </w:rPr>
          <w:fldChar w:fldCharType="begin"/>
        </w:r>
        <w:r w:rsidR="00EC73D2">
          <w:rPr>
            <w:noProof/>
            <w:webHidden/>
          </w:rPr>
          <w:instrText xml:space="preserve"> PAGEREF _Toc238795926 \h </w:instrText>
        </w:r>
      </w:ins>
      <w:r>
        <w:rPr>
          <w:noProof/>
          <w:webHidden/>
        </w:rPr>
      </w:r>
      <w:r>
        <w:rPr>
          <w:noProof/>
          <w:webHidden/>
        </w:rPr>
        <w:fldChar w:fldCharType="separate"/>
      </w:r>
      <w:ins w:id="51" w:author=" Vijay Parmar" w:date="2009-08-23T13:03:00Z">
        <w:r w:rsidR="00EC73D2">
          <w:rPr>
            <w:noProof/>
            <w:webHidden/>
          </w:rPr>
          <w:t>5</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52" w:author=" Vijay Parmar" w:date="2009-08-23T13:03:00Z"/>
          <w:rFonts w:asciiTheme="minorHAnsi" w:eastAsiaTheme="minorEastAsia" w:hAnsiTheme="minorHAnsi" w:cstheme="minorBidi"/>
          <w:noProof/>
          <w:sz w:val="22"/>
          <w:szCs w:val="22"/>
        </w:rPr>
      </w:pPr>
      <w:ins w:id="5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Security Concepts</w:t>
        </w:r>
        <w:r w:rsidR="00EC73D2">
          <w:rPr>
            <w:noProof/>
            <w:webHidden/>
          </w:rPr>
          <w:tab/>
        </w:r>
        <w:r>
          <w:rPr>
            <w:noProof/>
            <w:webHidden/>
          </w:rPr>
          <w:fldChar w:fldCharType="begin"/>
        </w:r>
        <w:r w:rsidR="00EC73D2">
          <w:rPr>
            <w:noProof/>
            <w:webHidden/>
          </w:rPr>
          <w:instrText xml:space="preserve"> PAGEREF _Toc238795927 \h </w:instrText>
        </w:r>
      </w:ins>
      <w:r>
        <w:rPr>
          <w:noProof/>
          <w:webHidden/>
        </w:rPr>
      </w:r>
      <w:r>
        <w:rPr>
          <w:noProof/>
          <w:webHidden/>
        </w:rPr>
        <w:fldChar w:fldCharType="separate"/>
      </w:r>
      <w:ins w:id="54" w:author=" Vijay Parmar" w:date="2009-08-23T13:03:00Z">
        <w:r w:rsidR="00EC73D2">
          <w:rPr>
            <w:noProof/>
            <w:webHidden/>
          </w:rPr>
          <w:t>7</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55" w:author=" Vijay Parmar" w:date="2009-08-23T13:03:00Z"/>
          <w:rFonts w:asciiTheme="minorHAnsi" w:eastAsiaTheme="minorEastAsia" w:hAnsiTheme="minorHAnsi" w:cstheme="minorBidi"/>
          <w:noProof/>
          <w:sz w:val="22"/>
          <w:szCs w:val="22"/>
        </w:rPr>
      </w:pPr>
      <w:ins w:id="5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Minimum System Requirements</w:t>
        </w:r>
        <w:r w:rsidR="00EC73D2">
          <w:rPr>
            <w:noProof/>
            <w:webHidden/>
          </w:rPr>
          <w:tab/>
        </w:r>
        <w:r>
          <w:rPr>
            <w:noProof/>
            <w:webHidden/>
          </w:rPr>
          <w:fldChar w:fldCharType="begin"/>
        </w:r>
        <w:r w:rsidR="00EC73D2">
          <w:rPr>
            <w:noProof/>
            <w:webHidden/>
          </w:rPr>
          <w:instrText xml:space="preserve"> PAGEREF _Toc238795928 \h </w:instrText>
        </w:r>
      </w:ins>
      <w:r>
        <w:rPr>
          <w:noProof/>
          <w:webHidden/>
        </w:rPr>
      </w:r>
      <w:r>
        <w:rPr>
          <w:noProof/>
          <w:webHidden/>
        </w:rPr>
        <w:fldChar w:fldCharType="separate"/>
      </w:r>
      <w:ins w:id="57" w:author=" Vijay Parmar" w:date="2009-08-23T13:03:00Z">
        <w:r w:rsidR="00EC73D2">
          <w:rPr>
            <w:noProof/>
            <w:webHidden/>
          </w:rPr>
          <w:t>8</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58" w:author=" Vijay Parmar" w:date="2009-08-23T13:03:00Z"/>
          <w:rFonts w:asciiTheme="minorHAnsi" w:eastAsiaTheme="minorEastAsia" w:hAnsiTheme="minorHAnsi" w:cstheme="minorBidi"/>
          <w:b w:val="0"/>
          <w:noProof/>
          <w:sz w:val="22"/>
          <w:szCs w:val="22"/>
        </w:rPr>
      </w:pPr>
      <w:ins w:id="5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"_Toc238795929"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2</w:t>
        </w:r>
        <w:r w:rsidR="00EC73D2">
          <w:rPr>
            <w:rFonts w:asciiTheme="minorHAnsi" w:eastAsiaTheme="minorEastAsia" w:hAnsiTheme="minorHAnsi" w:cstheme="minorBidi"/>
            <w:b w:val="0"/>
            <w:noProof/>
            <w:sz w:val="22"/>
            <w:szCs w:val="22"/>
          </w:rPr>
          <w:tab/>
        </w:r>
        <w:r w:rsidR="00EC73D2" w:rsidRPr="007439ED">
          <w:rPr>
            <w:rStyle w:val="Hyperlink"/>
            <w:noProof/>
          </w:rPr>
          <w:t>Using the CSM API</w:t>
        </w:r>
        <w:r w:rsidR="00EC73D2">
          <w:rPr>
            <w:noProof/>
            <w:webHidden/>
          </w:rPr>
          <w:tab/>
        </w:r>
        <w:r>
          <w:rPr>
            <w:noProof/>
            <w:webHidden/>
          </w:rPr>
          <w:fldChar w:fldCharType="begin"/>
        </w:r>
        <w:r w:rsidR="00EC73D2">
          <w:rPr>
            <w:noProof/>
            <w:webHidden/>
          </w:rPr>
          <w:instrText xml:space="preserve"> PAGEREF _Toc238795929 \h </w:instrText>
        </w:r>
      </w:ins>
      <w:r>
        <w:rPr>
          <w:noProof/>
          <w:webHidden/>
        </w:rPr>
      </w:r>
      <w:r>
        <w:rPr>
          <w:noProof/>
          <w:webHidden/>
        </w:rPr>
        <w:fldChar w:fldCharType="separate"/>
      </w:r>
      <w:ins w:id="60" w:author=" Vijay Parmar" w:date="2009-08-23T13:03:00Z">
        <w:r w:rsidR="00EC73D2">
          <w:rPr>
            <w:noProof/>
            <w:webHidden/>
          </w:rPr>
          <w:t>9</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61" w:author=" Vijay Parmar" w:date="2009-08-23T13:03:00Z"/>
          <w:rFonts w:asciiTheme="minorHAnsi" w:eastAsiaTheme="minorEastAsia" w:hAnsiTheme="minorHAnsi" w:cstheme="minorBidi"/>
          <w:noProof/>
          <w:sz w:val="22"/>
          <w:szCs w:val="22"/>
        </w:rPr>
      </w:pPr>
      <w:ins w:id="6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Workflow</w:t>
        </w:r>
        <w:r w:rsidR="00EC73D2">
          <w:rPr>
            <w:noProof/>
            <w:webHidden/>
          </w:rPr>
          <w:tab/>
        </w:r>
        <w:r>
          <w:rPr>
            <w:noProof/>
            <w:webHidden/>
          </w:rPr>
          <w:fldChar w:fldCharType="begin"/>
        </w:r>
        <w:r w:rsidR="00EC73D2">
          <w:rPr>
            <w:noProof/>
            <w:webHidden/>
          </w:rPr>
          <w:instrText xml:space="preserve"> PAGEREF _Toc238795930 \h </w:instrText>
        </w:r>
      </w:ins>
      <w:r>
        <w:rPr>
          <w:noProof/>
          <w:webHidden/>
        </w:rPr>
      </w:r>
      <w:r>
        <w:rPr>
          <w:noProof/>
          <w:webHidden/>
        </w:rPr>
        <w:fldChar w:fldCharType="separate"/>
      </w:r>
      <w:ins w:id="63" w:author=" Vijay Parmar" w:date="2009-08-23T13:03:00Z">
        <w:r w:rsidR="00EC73D2">
          <w:rPr>
            <w:noProof/>
            <w:webHidden/>
          </w:rPr>
          <w:t>9</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64" w:author=" Vijay Parmar" w:date="2009-08-23T13:03:00Z"/>
          <w:rFonts w:asciiTheme="minorHAnsi" w:eastAsiaTheme="minorEastAsia" w:hAnsiTheme="minorHAnsi" w:cstheme="minorBidi"/>
          <w:noProof/>
          <w:sz w:val="22"/>
          <w:szCs w:val="22"/>
        </w:rPr>
      </w:pPr>
      <w:ins w:id="6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API Services</w:t>
        </w:r>
        <w:r w:rsidR="00EC73D2">
          <w:rPr>
            <w:noProof/>
            <w:webHidden/>
          </w:rPr>
          <w:tab/>
        </w:r>
        <w:r>
          <w:rPr>
            <w:noProof/>
            <w:webHidden/>
          </w:rPr>
          <w:fldChar w:fldCharType="begin"/>
        </w:r>
        <w:r w:rsidR="00EC73D2">
          <w:rPr>
            <w:noProof/>
            <w:webHidden/>
          </w:rPr>
          <w:instrText xml:space="preserve"> PAGEREF _Toc238795931 \h </w:instrText>
        </w:r>
      </w:ins>
      <w:r>
        <w:rPr>
          <w:noProof/>
          <w:webHidden/>
        </w:rPr>
      </w:r>
      <w:r>
        <w:rPr>
          <w:noProof/>
          <w:webHidden/>
        </w:rPr>
        <w:fldChar w:fldCharType="separate"/>
      </w:r>
      <w:ins w:id="66" w:author=" Vijay Parmar" w:date="2009-08-23T13:03:00Z">
        <w:r w:rsidR="00EC73D2">
          <w:rPr>
            <w:noProof/>
            <w:webHidden/>
          </w:rPr>
          <w:t>10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67" w:author=" Vijay Parmar" w:date="2009-08-23T13:03:00Z"/>
          <w:rFonts w:asciiTheme="minorHAnsi" w:eastAsiaTheme="minorEastAsia" w:hAnsiTheme="minorHAnsi" w:cstheme="minorBidi"/>
          <w:noProof/>
          <w:sz w:val="22"/>
          <w:szCs w:val="22"/>
        </w:rPr>
      </w:pPr>
      <w:ins w:id="6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Authentication Manager</w:t>
        </w:r>
        <w:r w:rsidR="00EC73D2">
          <w:rPr>
            <w:noProof/>
            <w:webHidden/>
          </w:rPr>
          <w:tab/>
        </w:r>
        <w:r>
          <w:rPr>
            <w:noProof/>
            <w:webHidden/>
          </w:rPr>
          <w:fldChar w:fldCharType="begin"/>
        </w:r>
        <w:r w:rsidR="00EC73D2">
          <w:rPr>
            <w:noProof/>
            <w:webHidden/>
          </w:rPr>
          <w:instrText xml:space="preserve"> PAGEREF _Toc238795932 \h </w:instrText>
        </w:r>
      </w:ins>
      <w:r>
        <w:rPr>
          <w:noProof/>
          <w:webHidden/>
        </w:rPr>
      </w:r>
      <w:r>
        <w:rPr>
          <w:noProof/>
          <w:webHidden/>
        </w:rPr>
        <w:fldChar w:fldCharType="separate"/>
      </w:r>
      <w:ins w:id="69" w:author=" Vijay Parmar" w:date="2009-08-23T13:03:00Z">
        <w:r w:rsidR="00EC73D2">
          <w:rPr>
            <w:noProof/>
            <w:webHidden/>
          </w:rPr>
          <w:t>10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70" w:author=" Vijay Parmar" w:date="2009-08-23T13:03:00Z"/>
          <w:rFonts w:asciiTheme="minorHAnsi" w:eastAsiaTheme="minorEastAsia" w:hAnsiTheme="minorHAnsi" w:cstheme="minorBidi"/>
          <w:noProof/>
          <w:sz w:val="22"/>
          <w:szCs w:val="22"/>
        </w:rPr>
      </w:pPr>
      <w:ins w:id="7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Authorization Manager</w:t>
        </w:r>
        <w:r w:rsidR="00EC73D2">
          <w:rPr>
            <w:noProof/>
            <w:webHidden/>
          </w:rPr>
          <w:tab/>
        </w:r>
        <w:r>
          <w:rPr>
            <w:noProof/>
            <w:webHidden/>
          </w:rPr>
          <w:fldChar w:fldCharType="begin"/>
        </w:r>
        <w:r w:rsidR="00EC73D2">
          <w:rPr>
            <w:noProof/>
            <w:webHidden/>
          </w:rPr>
          <w:instrText xml:space="preserve"> PAGEREF _Toc238795933 \h </w:instrText>
        </w:r>
      </w:ins>
      <w:r>
        <w:rPr>
          <w:noProof/>
          <w:webHidden/>
        </w:rPr>
      </w:r>
      <w:r>
        <w:rPr>
          <w:noProof/>
          <w:webHidden/>
        </w:rPr>
        <w:fldChar w:fldCharType="separate"/>
      </w:r>
      <w:ins w:id="72" w:author=" Vijay Parmar" w:date="2009-08-23T13:03:00Z">
        <w:r w:rsidR="00EC73D2">
          <w:rPr>
            <w:noProof/>
            <w:webHidden/>
          </w:rPr>
          <w:t>10</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73" w:author=" Vijay Parmar" w:date="2009-08-23T13:03:00Z"/>
          <w:rFonts w:asciiTheme="minorHAnsi" w:eastAsiaTheme="minorEastAsia" w:hAnsiTheme="minorHAnsi" w:cstheme="minorBidi"/>
          <w:noProof/>
          <w:sz w:val="22"/>
          <w:szCs w:val="22"/>
        </w:rPr>
      </w:pPr>
      <w:ins w:id="7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Integrating with the CSM Authentication Service</w:t>
        </w:r>
        <w:r w:rsidR="00EC73D2">
          <w:rPr>
            <w:noProof/>
            <w:webHidden/>
          </w:rPr>
          <w:tab/>
        </w:r>
        <w:r>
          <w:rPr>
            <w:noProof/>
            <w:webHidden/>
          </w:rPr>
          <w:fldChar w:fldCharType="begin"/>
        </w:r>
        <w:r w:rsidR="00EC73D2">
          <w:rPr>
            <w:noProof/>
            <w:webHidden/>
          </w:rPr>
          <w:instrText xml:space="preserve"> PAGEREF _Toc238795934 \h </w:instrText>
        </w:r>
      </w:ins>
      <w:r>
        <w:rPr>
          <w:noProof/>
          <w:webHidden/>
        </w:rPr>
      </w:r>
      <w:r>
        <w:rPr>
          <w:noProof/>
          <w:webHidden/>
        </w:rPr>
        <w:fldChar w:fldCharType="separate"/>
      </w:r>
      <w:ins w:id="75" w:author=" Vijay Parmar" w:date="2009-08-23T13:03:00Z">
        <w:r w:rsidR="00EC73D2">
          <w:rPr>
            <w:noProof/>
            <w:webHidden/>
          </w:rPr>
          <w:t>10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76" w:author=" Vijay Parmar" w:date="2009-08-23T13:03:00Z"/>
          <w:rFonts w:asciiTheme="minorHAnsi" w:eastAsiaTheme="minorEastAsia" w:hAnsiTheme="minorHAnsi" w:cstheme="minorBidi"/>
          <w:noProof/>
          <w:sz w:val="22"/>
          <w:szCs w:val="22"/>
        </w:rPr>
      </w:pPr>
      <w:ins w:id="7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Importing the CSM Authentication Manager Class</w:t>
        </w:r>
        <w:r w:rsidR="00EC73D2">
          <w:rPr>
            <w:noProof/>
            <w:webHidden/>
          </w:rPr>
          <w:tab/>
        </w:r>
        <w:r>
          <w:rPr>
            <w:noProof/>
            <w:webHidden/>
          </w:rPr>
          <w:fldChar w:fldCharType="begin"/>
        </w:r>
        <w:r w:rsidR="00EC73D2">
          <w:rPr>
            <w:noProof/>
            <w:webHidden/>
          </w:rPr>
          <w:instrText xml:space="preserve"> PAGEREF _Toc238795935 \h </w:instrText>
        </w:r>
      </w:ins>
      <w:r>
        <w:rPr>
          <w:noProof/>
          <w:webHidden/>
        </w:rPr>
      </w:r>
      <w:r>
        <w:rPr>
          <w:noProof/>
          <w:webHidden/>
        </w:rPr>
        <w:fldChar w:fldCharType="separate"/>
      </w:r>
      <w:ins w:id="78" w:author=" Vijay Parmar" w:date="2009-08-23T13:03:00Z">
        <w:r w:rsidR="00EC73D2">
          <w:rPr>
            <w:noProof/>
            <w:webHidden/>
          </w:rPr>
          <w:t>11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79" w:author=" Vijay Parmar" w:date="2009-08-23T13:03:00Z"/>
          <w:rFonts w:asciiTheme="minorHAnsi" w:eastAsiaTheme="minorEastAsia" w:hAnsiTheme="minorHAnsi" w:cstheme="minorBidi"/>
          <w:noProof/>
          <w:sz w:val="22"/>
          <w:szCs w:val="22"/>
        </w:rPr>
      </w:pPr>
      <w:ins w:id="8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Using the CSM Authentication Manager Class</w:t>
        </w:r>
        <w:r w:rsidR="00EC73D2">
          <w:rPr>
            <w:noProof/>
            <w:webHidden/>
          </w:rPr>
          <w:tab/>
        </w:r>
        <w:r>
          <w:rPr>
            <w:noProof/>
            <w:webHidden/>
          </w:rPr>
          <w:fldChar w:fldCharType="begin"/>
        </w:r>
        <w:r w:rsidR="00EC73D2">
          <w:rPr>
            <w:noProof/>
            <w:webHidden/>
          </w:rPr>
          <w:instrText xml:space="preserve"> PAGEREF _Toc238795936 \h </w:instrText>
        </w:r>
      </w:ins>
      <w:r>
        <w:rPr>
          <w:noProof/>
          <w:webHidden/>
        </w:rPr>
      </w:r>
      <w:r>
        <w:rPr>
          <w:noProof/>
          <w:webHidden/>
        </w:rPr>
        <w:fldChar w:fldCharType="separate"/>
      </w:r>
      <w:ins w:id="81" w:author=" Vijay Parmar" w:date="2009-08-23T13:03:00Z">
        <w:r w:rsidR="00EC73D2">
          <w:rPr>
            <w:noProof/>
            <w:webHidden/>
          </w:rPr>
          <w:t>11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82" w:author=" Vijay Parmar" w:date="2009-08-23T13:03:00Z"/>
          <w:rFonts w:asciiTheme="minorHAnsi" w:eastAsiaTheme="minorEastAsia" w:hAnsiTheme="minorHAnsi" w:cstheme="minorBidi"/>
          <w:noProof/>
          <w:sz w:val="22"/>
          <w:szCs w:val="22"/>
        </w:rPr>
      </w:pPr>
      <w:ins w:id="8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Installation and Deployment Configurations</w:t>
        </w:r>
        <w:r w:rsidR="00EC73D2">
          <w:rPr>
            <w:noProof/>
            <w:webHidden/>
          </w:rPr>
          <w:tab/>
        </w:r>
        <w:r>
          <w:rPr>
            <w:noProof/>
            <w:webHidden/>
          </w:rPr>
          <w:fldChar w:fldCharType="begin"/>
        </w:r>
        <w:r w:rsidR="00EC73D2">
          <w:rPr>
            <w:noProof/>
            <w:webHidden/>
          </w:rPr>
          <w:instrText xml:space="preserve"> PAGEREF _Toc238795937 \h </w:instrText>
        </w:r>
      </w:ins>
      <w:r>
        <w:rPr>
          <w:noProof/>
          <w:webHidden/>
        </w:rPr>
      </w:r>
      <w:r>
        <w:rPr>
          <w:noProof/>
          <w:webHidden/>
        </w:rPr>
        <w:fldChar w:fldCharType="separate"/>
      </w:r>
      <w:ins w:id="84" w:author=" Vijay Parmar" w:date="2009-08-23T13:03:00Z">
        <w:r w:rsidR="00EC73D2">
          <w:rPr>
            <w:noProof/>
            <w:webHidden/>
          </w:rPr>
          <w:t>12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85" w:author=" Vijay Parmar" w:date="2009-08-23T13:03:00Z"/>
          <w:rFonts w:asciiTheme="minorHAnsi" w:eastAsiaTheme="minorEastAsia" w:hAnsiTheme="minorHAnsi" w:cstheme="minorBidi"/>
          <w:noProof/>
          <w:sz w:val="22"/>
          <w:szCs w:val="22"/>
        </w:rPr>
      </w:pPr>
      <w:ins w:id="8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RDBMS Credential Provider Properties and Login Module Configuration</w:t>
        </w:r>
        <w:r w:rsidR="00EC73D2">
          <w:rPr>
            <w:noProof/>
            <w:webHidden/>
          </w:rPr>
          <w:tab/>
        </w:r>
        <w:r>
          <w:rPr>
            <w:noProof/>
            <w:webHidden/>
          </w:rPr>
          <w:fldChar w:fldCharType="begin"/>
        </w:r>
        <w:r w:rsidR="00EC73D2">
          <w:rPr>
            <w:noProof/>
            <w:webHidden/>
          </w:rPr>
          <w:instrText xml:space="preserve"> PAGEREF _Toc238795938 \h </w:instrText>
        </w:r>
      </w:ins>
      <w:r>
        <w:rPr>
          <w:noProof/>
          <w:webHidden/>
        </w:rPr>
      </w:r>
      <w:r>
        <w:rPr>
          <w:noProof/>
          <w:webHidden/>
        </w:rPr>
        <w:fldChar w:fldCharType="separate"/>
      </w:r>
      <w:ins w:id="87" w:author=" Vijay Parmar" w:date="2009-08-23T13:03:00Z">
        <w:r w:rsidR="00EC73D2">
          <w:rPr>
            <w:noProof/>
            <w:webHidden/>
          </w:rPr>
          <w:t>13</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88" w:author=" Vijay Parmar" w:date="2009-08-23T13:03:00Z"/>
          <w:rFonts w:asciiTheme="minorHAnsi" w:eastAsiaTheme="minorEastAsia" w:hAnsiTheme="minorHAnsi" w:cstheme="minorBidi"/>
          <w:noProof/>
          <w:sz w:val="22"/>
          <w:szCs w:val="22"/>
        </w:rPr>
      </w:pPr>
      <w:ins w:id="8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"_Toc238795939"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LDAP Credential Provider Properties and Login Module Configuration</w:t>
        </w:r>
        <w:r w:rsidR="00EC73D2">
          <w:rPr>
            <w:noProof/>
            <w:webHidden/>
          </w:rPr>
          <w:tab/>
        </w:r>
        <w:r>
          <w:rPr>
            <w:noProof/>
            <w:webHidden/>
          </w:rPr>
          <w:fldChar w:fldCharType="begin"/>
        </w:r>
        <w:r w:rsidR="00EC73D2">
          <w:rPr>
            <w:noProof/>
            <w:webHidden/>
          </w:rPr>
          <w:instrText xml:space="preserve"> PAGEREF _Toc238795939 \h </w:instrText>
        </w:r>
      </w:ins>
      <w:r>
        <w:rPr>
          <w:noProof/>
          <w:webHidden/>
        </w:rPr>
      </w:r>
      <w:r>
        <w:rPr>
          <w:noProof/>
          <w:webHidden/>
        </w:rPr>
        <w:fldChar w:fldCharType="separate"/>
      </w:r>
      <w:ins w:id="90" w:author=" Vijay Parmar" w:date="2009-08-23T13:03:00Z">
        <w:r w:rsidR="00EC73D2">
          <w:rPr>
            <w:noProof/>
            <w:webHidden/>
          </w:rPr>
          <w:t>16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91" w:author=" Vijay Parmar" w:date="2009-08-23T13:03:00Z"/>
          <w:rFonts w:asciiTheme="minorHAnsi" w:eastAsiaTheme="minorEastAsia" w:hAnsiTheme="minorHAnsi" w:cstheme="minorBidi"/>
          <w:noProof/>
          <w:sz w:val="22"/>
          <w:szCs w:val="22"/>
        </w:rPr>
      </w:pPr>
      <w:ins w:id="9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Activating CLM Audit Logging</w:t>
        </w:r>
        <w:r w:rsidR="00EC73D2">
          <w:rPr>
            <w:noProof/>
            <w:webHidden/>
          </w:rPr>
          <w:tab/>
        </w:r>
        <w:r>
          <w:rPr>
            <w:noProof/>
            <w:webHidden/>
          </w:rPr>
          <w:fldChar w:fldCharType="begin"/>
        </w:r>
        <w:r w:rsidR="00EC73D2">
          <w:rPr>
            <w:noProof/>
            <w:webHidden/>
          </w:rPr>
          <w:instrText xml:space="preserve"> PAGEREF _Toc238795940 \h </w:instrText>
        </w:r>
      </w:ins>
      <w:r>
        <w:rPr>
          <w:noProof/>
          <w:webHidden/>
        </w:rPr>
      </w:r>
      <w:r>
        <w:rPr>
          <w:noProof/>
          <w:webHidden/>
        </w:rPr>
        <w:fldChar w:fldCharType="separate"/>
      </w:r>
      <w:ins w:id="93" w:author=" Vijay Parmar" w:date="2009-08-23T13:03:00Z">
        <w:r w:rsidR="00EC73D2">
          <w:rPr>
            <w:noProof/>
            <w:webHidden/>
          </w:rPr>
          <w:t>19</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94" w:author=" Vijay Parmar" w:date="2009-08-23T13:03:00Z"/>
          <w:rFonts w:asciiTheme="minorHAnsi" w:eastAsiaTheme="minorEastAsia" w:hAnsiTheme="minorHAnsi" w:cstheme="minorBidi"/>
          <w:noProof/>
          <w:sz w:val="22"/>
          <w:szCs w:val="22"/>
        </w:rPr>
      </w:pPr>
      <w:ins w:id="9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Integrating With the CSM Authorization Service</w:t>
        </w:r>
        <w:r w:rsidR="00EC73D2">
          <w:rPr>
            <w:noProof/>
            <w:webHidden/>
          </w:rPr>
          <w:tab/>
        </w:r>
        <w:r>
          <w:rPr>
            <w:noProof/>
            <w:webHidden/>
          </w:rPr>
          <w:fldChar w:fldCharType="begin"/>
        </w:r>
        <w:r w:rsidR="00EC73D2">
          <w:rPr>
            <w:noProof/>
            <w:webHidden/>
          </w:rPr>
          <w:instrText xml:space="preserve"> PAGEREF _Toc238795941 \h </w:instrText>
        </w:r>
      </w:ins>
      <w:r>
        <w:rPr>
          <w:noProof/>
          <w:webHidden/>
        </w:rPr>
      </w:r>
      <w:r>
        <w:rPr>
          <w:noProof/>
          <w:webHidden/>
        </w:rPr>
        <w:fldChar w:fldCharType="separate"/>
      </w:r>
      <w:ins w:id="96" w:author=" Vijay Parmar" w:date="2009-08-23T13:03:00Z">
        <w:r w:rsidR="00EC73D2">
          <w:rPr>
            <w:noProof/>
            <w:webHidden/>
          </w:rPr>
          <w:t>19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97" w:author=" Vijay Parmar" w:date="2009-08-23T13:03:00Z"/>
          <w:rFonts w:asciiTheme="minorHAnsi" w:eastAsiaTheme="minorEastAsia" w:hAnsiTheme="minorHAnsi" w:cstheme="minorBidi"/>
          <w:noProof/>
          <w:sz w:val="22"/>
          <w:szCs w:val="22"/>
        </w:rPr>
      </w:pPr>
      <w:ins w:id="9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Importing and Using the CSM Authorization Manager Class</w:t>
        </w:r>
        <w:r w:rsidR="00EC73D2">
          <w:rPr>
            <w:noProof/>
            <w:webHidden/>
          </w:rPr>
          <w:tab/>
        </w:r>
        <w:r>
          <w:rPr>
            <w:noProof/>
            <w:webHidden/>
          </w:rPr>
          <w:fldChar w:fldCharType="begin"/>
        </w:r>
        <w:r w:rsidR="00EC73D2">
          <w:rPr>
            <w:noProof/>
            <w:webHidden/>
          </w:rPr>
          <w:instrText xml:space="preserve"> PAGEREF _Toc238795942 \h </w:instrText>
        </w:r>
      </w:ins>
      <w:r>
        <w:rPr>
          <w:noProof/>
          <w:webHidden/>
        </w:rPr>
      </w:r>
      <w:r>
        <w:rPr>
          <w:noProof/>
          <w:webHidden/>
        </w:rPr>
        <w:fldChar w:fldCharType="separate"/>
      </w:r>
      <w:ins w:id="99" w:author=" Vijay Parmar" w:date="2009-08-23T13:03:00Z">
        <w:r w:rsidR="00EC73D2">
          <w:rPr>
            <w:noProof/>
            <w:webHidden/>
          </w:rPr>
          <w:t>20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00" w:author=" Vijay Parmar" w:date="2009-08-23T13:03:00Z"/>
          <w:rFonts w:asciiTheme="minorHAnsi" w:eastAsiaTheme="minorEastAsia" w:hAnsiTheme="minorHAnsi" w:cstheme="minorBidi"/>
          <w:noProof/>
          <w:sz w:val="22"/>
          <w:szCs w:val="22"/>
        </w:rPr>
      </w:pPr>
      <w:ins w:id="10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Software Products and Scripts</w:t>
        </w:r>
        <w:r w:rsidR="00EC73D2">
          <w:rPr>
            <w:noProof/>
            <w:webHidden/>
          </w:rPr>
          <w:tab/>
        </w:r>
        <w:r>
          <w:rPr>
            <w:noProof/>
            <w:webHidden/>
          </w:rPr>
          <w:fldChar w:fldCharType="begin"/>
        </w:r>
        <w:r w:rsidR="00EC73D2">
          <w:rPr>
            <w:noProof/>
            <w:webHidden/>
          </w:rPr>
          <w:instrText xml:space="preserve"> PAGEREF _Toc238795943 \h </w:instrText>
        </w:r>
      </w:ins>
      <w:r>
        <w:rPr>
          <w:noProof/>
          <w:webHidden/>
        </w:rPr>
      </w:r>
      <w:r>
        <w:rPr>
          <w:noProof/>
          <w:webHidden/>
        </w:rPr>
        <w:fldChar w:fldCharType="separate"/>
      </w:r>
      <w:ins w:id="102" w:author=" Vijay Parmar" w:date="2009-08-23T13:03:00Z">
        <w:r w:rsidR="00EC73D2">
          <w:rPr>
            <w:noProof/>
            <w:webHidden/>
          </w:rPr>
          <w:t>21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03" w:author=" Vijay Parmar" w:date="2009-08-23T13:03:00Z"/>
          <w:rFonts w:asciiTheme="minorHAnsi" w:eastAsiaTheme="minorEastAsia" w:hAnsiTheme="minorHAnsi" w:cstheme="minorBidi"/>
          <w:noProof/>
          <w:sz w:val="22"/>
          <w:szCs w:val="22"/>
        </w:rPr>
      </w:pPr>
      <w:ins w:id="10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Installation and Deployment Configurations</w:t>
        </w:r>
        <w:r w:rsidR="00EC73D2">
          <w:rPr>
            <w:noProof/>
            <w:webHidden/>
          </w:rPr>
          <w:tab/>
        </w:r>
        <w:r>
          <w:rPr>
            <w:noProof/>
            <w:webHidden/>
          </w:rPr>
          <w:fldChar w:fldCharType="begin"/>
        </w:r>
        <w:r w:rsidR="00EC73D2">
          <w:rPr>
            <w:noProof/>
            <w:webHidden/>
          </w:rPr>
          <w:instrText xml:space="preserve"> PAGEREF _Toc238795944 \h </w:instrText>
        </w:r>
      </w:ins>
      <w:r>
        <w:rPr>
          <w:noProof/>
          <w:webHidden/>
        </w:rPr>
      </w:r>
      <w:r>
        <w:rPr>
          <w:noProof/>
          <w:webHidden/>
        </w:rPr>
        <w:fldChar w:fldCharType="separate"/>
      </w:r>
      <w:ins w:id="105" w:author=" Vijay Parmar" w:date="2009-08-23T13:03:00Z">
        <w:r w:rsidR="00EC73D2">
          <w:rPr>
            <w:noProof/>
            <w:webHidden/>
          </w:rPr>
          <w:t>22</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106" w:author=" Vijay Parmar" w:date="2009-08-23T13:03:00Z"/>
          <w:rFonts w:asciiTheme="minorHAnsi" w:eastAsiaTheme="minorEastAsia" w:hAnsiTheme="minorHAnsi" w:cstheme="minorBidi"/>
          <w:noProof/>
          <w:sz w:val="22"/>
          <w:szCs w:val="22"/>
        </w:rPr>
      </w:pPr>
      <w:ins w:id="10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Audit Logging</w:t>
        </w:r>
        <w:r w:rsidR="00EC73D2">
          <w:rPr>
            <w:noProof/>
            <w:webHidden/>
          </w:rPr>
          <w:tab/>
        </w:r>
        <w:r>
          <w:rPr>
            <w:noProof/>
            <w:webHidden/>
          </w:rPr>
          <w:fldChar w:fldCharType="begin"/>
        </w:r>
        <w:r w:rsidR="00EC73D2">
          <w:rPr>
            <w:noProof/>
            <w:webHidden/>
          </w:rPr>
          <w:instrText xml:space="preserve"> PAGEREF _Toc238795945 \h </w:instrText>
        </w:r>
      </w:ins>
      <w:r>
        <w:rPr>
          <w:noProof/>
          <w:webHidden/>
        </w:rPr>
      </w:r>
      <w:r>
        <w:rPr>
          <w:noProof/>
          <w:webHidden/>
        </w:rPr>
        <w:fldChar w:fldCharType="separate"/>
      </w:r>
      <w:ins w:id="108" w:author=" Vijay Parmar" w:date="2009-08-23T13:03:00Z">
        <w:r w:rsidR="00EC73D2">
          <w:rPr>
            <w:noProof/>
            <w:webHidden/>
          </w:rPr>
          <w:t>24</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09" w:author=" Vijay Parmar" w:date="2009-08-23T13:03:00Z"/>
          <w:rFonts w:asciiTheme="minorHAnsi" w:eastAsiaTheme="minorEastAsia" w:hAnsiTheme="minorHAnsi" w:cstheme="minorBidi"/>
          <w:noProof/>
          <w:sz w:val="22"/>
          <w:szCs w:val="22"/>
        </w:rPr>
      </w:pPr>
      <w:ins w:id="11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JAR Placement</w:t>
        </w:r>
        <w:r w:rsidR="00EC73D2">
          <w:rPr>
            <w:noProof/>
            <w:webHidden/>
          </w:rPr>
          <w:tab/>
        </w:r>
        <w:r>
          <w:rPr>
            <w:noProof/>
            <w:webHidden/>
          </w:rPr>
          <w:fldChar w:fldCharType="begin"/>
        </w:r>
        <w:r w:rsidR="00EC73D2">
          <w:rPr>
            <w:noProof/>
            <w:webHidden/>
          </w:rPr>
          <w:instrText xml:space="preserve"> PAGEREF _Toc238795946 \h </w:instrText>
        </w:r>
      </w:ins>
      <w:r>
        <w:rPr>
          <w:noProof/>
          <w:webHidden/>
        </w:rPr>
      </w:r>
      <w:r>
        <w:rPr>
          <w:noProof/>
          <w:webHidden/>
        </w:rPr>
        <w:fldChar w:fldCharType="separate"/>
      </w:r>
      <w:ins w:id="111" w:author=" Vijay Parmar" w:date="2009-08-23T13:03:00Z">
        <w:r w:rsidR="00EC73D2">
          <w:rPr>
            <w:noProof/>
            <w:webHidden/>
          </w:rPr>
          <w:t>24</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12" w:author=" Vijay Parmar" w:date="2009-08-23T13:03:00Z"/>
          <w:rFonts w:asciiTheme="minorHAnsi" w:eastAsiaTheme="minorEastAsia" w:hAnsiTheme="minorHAnsi" w:cstheme="minorBidi"/>
          <w:noProof/>
          <w:sz w:val="22"/>
          <w:szCs w:val="22"/>
        </w:rPr>
      </w:pPr>
      <w:ins w:id="11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Integrating CLM APIs with CSM APIs</w:t>
        </w:r>
        <w:r w:rsidR="00EC73D2">
          <w:rPr>
            <w:noProof/>
            <w:webHidden/>
          </w:rPr>
          <w:tab/>
        </w:r>
        <w:r>
          <w:rPr>
            <w:noProof/>
            <w:webHidden/>
          </w:rPr>
          <w:fldChar w:fldCharType="begin"/>
        </w:r>
        <w:r w:rsidR="00EC73D2">
          <w:rPr>
            <w:noProof/>
            <w:webHidden/>
          </w:rPr>
          <w:instrText xml:space="preserve"> PAGEREF _Toc238795947 \h </w:instrText>
        </w:r>
      </w:ins>
      <w:r>
        <w:rPr>
          <w:noProof/>
          <w:webHidden/>
        </w:rPr>
      </w:r>
      <w:r>
        <w:rPr>
          <w:noProof/>
          <w:webHidden/>
        </w:rPr>
        <w:fldChar w:fldCharType="separate"/>
      </w:r>
      <w:ins w:id="114" w:author=" Vijay Parmar" w:date="2009-08-23T13:03:00Z">
        <w:r w:rsidR="00EC73D2">
          <w:rPr>
            <w:noProof/>
            <w:webHidden/>
          </w:rPr>
          <w:t>25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15" w:author=" Vijay Parmar" w:date="2009-08-23T13:03:00Z"/>
          <w:rFonts w:asciiTheme="minorHAnsi" w:eastAsiaTheme="minorEastAsia" w:hAnsiTheme="minorHAnsi" w:cstheme="minorBidi"/>
          <w:noProof/>
          <w:sz w:val="22"/>
          <w:szCs w:val="22"/>
        </w:rPr>
      </w:pPr>
      <w:ins w:id="11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Deployment Steps</w:t>
        </w:r>
        <w:r w:rsidR="00EC73D2">
          <w:rPr>
            <w:noProof/>
            <w:webHidden/>
          </w:rPr>
          <w:tab/>
        </w:r>
        <w:r>
          <w:rPr>
            <w:noProof/>
            <w:webHidden/>
          </w:rPr>
          <w:fldChar w:fldCharType="begin"/>
        </w:r>
        <w:r w:rsidR="00EC73D2">
          <w:rPr>
            <w:noProof/>
            <w:webHidden/>
          </w:rPr>
          <w:instrText xml:space="preserve"> PAGEREF _Toc238795948 \h </w:instrText>
        </w:r>
      </w:ins>
      <w:r>
        <w:rPr>
          <w:noProof/>
          <w:webHidden/>
        </w:rPr>
      </w:r>
      <w:r>
        <w:rPr>
          <w:noProof/>
          <w:webHidden/>
        </w:rPr>
        <w:fldChar w:fldCharType="separate"/>
      </w:r>
      <w:ins w:id="117" w:author=" Vijay Parmar" w:date="2009-08-23T13:03:00Z">
        <w:r w:rsidR="00EC73D2">
          <w:rPr>
            <w:noProof/>
            <w:webHidden/>
          </w:rPr>
          <w:t>27</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118" w:author=" Vijay Parmar" w:date="2009-08-23T13:03:00Z"/>
          <w:rFonts w:asciiTheme="minorHAnsi" w:eastAsiaTheme="minorEastAsia" w:hAnsiTheme="minorHAnsi" w:cstheme="minorBidi"/>
          <w:b w:val="0"/>
          <w:noProof/>
          <w:sz w:val="22"/>
          <w:szCs w:val="22"/>
        </w:rPr>
      </w:pPr>
      <w:ins w:id="11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"_Toc238795949"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3</w:t>
        </w:r>
        <w:r w:rsidR="00EC73D2">
          <w:rPr>
            <w:rFonts w:asciiTheme="minorHAnsi" w:eastAsiaTheme="minorEastAsia" w:hAnsiTheme="minorHAnsi" w:cstheme="minorBidi"/>
            <w:b w:val="0"/>
            <w:noProof/>
            <w:sz w:val="22"/>
            <w:szCs w:val="22"/>
          </w:rPr>
          <w:tab/>
        </w:r>
        <w:r w:rsidR="00EC73D2" w:rsidRPr="007439ED">
          <w:rPr>
            <w:rStyle w:val="Hyperlink"/>
            <w:noProof/>
          </w:rPr>
          <w:t>User Provisioning Tool (UPT)</w:t>
        </w:r>
        <w:r w:rsidR="00EC73D2">
          <w:rPr>
            <w:noProof/>
            <w:webHidden/>
          </w:rPr>
          <w:tab/>
        </w:r>
        <w:r>
          <w:rPr>
            <w:noProof/>
            <w:webHidden/>
          </w:rPr>
          <w:fldChar w:fldCharType="begin"/>
        </w:r>
        <w:r w:rsidR="00EC73D2">
          <w:rPr>
            <w:noProof/>
            <w:webHidden/>
          </w:rPr>
          <w:instrText xml:space="preserve"> PAGEREF _Toc238795949 \h </w:instrText>
        </w:r>
      </w:ins>
      <w:r>
        <w:rPr>
          <w:noProof/>
          <w:webHidden/>
        </w:rPr>
      </w:r>
      <w:r>
        <w:rPr>
          <w:noProof/>
          <w:webHidden/>
        </w:rPr>
        <w:fldChar w:fldCharType="separate"/>
      </w:r>
      <w:ins w:id="120" w:author=" Vijay Parmar" w:date="2009-08-23T13:03:00Z">
        <w:r w:rsidR="00EC73D2">
          <w:rPr>
            <w:noProof/>
            <w:webHidden/>
          </w:rPr>
          <w:t>29</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121" w:author=" Vijay Parmar" w:date="2009-08-23T13:03:00Z"/>
          <w:rFonts w:asciiTheme="minorHAnsi" w:eastAsiaTheme="minorEastAsia" w:hAnsiTheme="minorHAnsi" w:cstheme="minorBidi"/>
          <w:noProof/>
          <w:sz w:val="22"/>
          <w:szCs w:val="22"/>
        </w:rPr>
      </w:pPr>
      <w:ins w:id="12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Workflow</w:t>
        </w:r>
        <w:r w:rsidR="00EC73D2">
          <w:rPr>
            <w:noProof/>
            <w:webHidden/>
          </w:rPr>
          <w:tab/>
        </w:r>
        <w:r>
          <w:rPr>
            <w:noProof/>
            <w:webHidden/>
          </w:rPr>
          <w:fldChar w:fldCharType="begin"/>
        </w:r>
        <w:r w:rsidR="00EC73D2">
          <w:rPr>
            <w:noProof/>
            <w:webHidden/>
          </w:rPr>
          <w:instrText xml:space="preserve"> PAGEREF _Toc238795950 \h </w:instrText>
        </w:r>
      </w:ins>
      <w:r>
        <w:rPr>
          <w:noProof/>
          <w:webHidden/>
        </w:rPr>
      </w:r>
      <w:r>
        <w:rPr>
          <w:noProof/>
          <w:webHidden/>
        </w:rPr>
        <w:fldChar w:fldCharType="separate"/>
      </w:r>
      <w:ins w:id="123" w:author=" Vijay Parmar" w:date="2009-08-23T13:03:00Z">
        <w:r w:rsidR="00EC73D2">
          <w:rPr>
            <w:noProof/>
            <w:webHidden/>
          </w:rPr>
          <w:t>29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24" w:author=" Vijay Parmar" w:date="2009-08-23T13:03:00Z"/>
          <w:rFonts w:asciiTheme="minorHAnsi" w:eastAsiaTheme="minorEastAsia" w:hAnsiTheme="minorHAnsi" w:cstheme="minorBidi"/>
          <w:noProof/>
          <w:sz w:val="22"/>
          <w:szCs w:val="22"/>
        </w:rPr>
      </w:pPr>
      <w:ins w:id="12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Super Admin – To Register Applications and Admins</w:t>
        </w:r>
        <w:r w:rsidR="00EC73D2">
          <w:rPr>
            <w:noProof/>
            <w:webHidden/>
          </w:rPr>
          <w:tab/>
        </w:r>
        <w:r>
          <w:rPr>
            <w:noProof/>
            <w:webHidden/>
          </w:rPr>
          <w:fldChar w:fldCharType="begin"/>
        </w:r>
        <w:r w:rsidR="00EC73D2">
          <w:rPr>
            <w:noProof/>
            <w:webHidden/>
          </w:rPr>
          <w:instrText xml:space="preserve"> PAGEREF _Toc238795951 \h </w:instrText>
        </w:r>
      </w:ins>
      <w:r>
        <w:rPr>
          <w:noProof/>
          <w:webHidden/>
        </w:rPr>
      </w:r>
      <w:r>
        <w:rPr>
          <w:noProof/>
          <w:webHidden/>
        </w:rPr>
        <w:fldChar w:fldCharType="separate"/>
      </w:r>
      <w:ins w:id="126" w:author=" Vijay Parmar" w:date="2009-08-23T13:03:00Z">
        <w:r w:rsidR="00EC73D2">
          <w:rPr>
            <w:noProof/>
            <w:webHidden/>
          </w:rPr>
          <w:t>29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27" w:author=" Vijay Parmar" w:date="2009-08-23T13:03:00Z"/>
          <w:rFonts w:asciiTheme="minorHAnsi" w:eastAsiaTheme="minorEastAsia" w:hAnsiTheme="minorHAnsi" w:cstheme="minorBidi"/>
          <w:noProof/>
          <w:sz w:val="22"/>
          <w:szCs w:val="22"/>
        </w:rPr>
      </w:pPr>
      <w:ins w:id="12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Admin – To Administer a Registered Application</w:t>
        </w:r>
        <w:r w:rsidR="00EC73D2">
          <w:rPr>
            <w:noProof/>
            <w:webHidden/>
          </w:rPr>
          <w:tab/>
        </w:r>
        <w:r>
          <w:rPr>
            <w:noProof/>
            <w:webHidden/>
          </w:rPr>
          <w:fldChar w:fldCharType="begin"/>
        </w:r>
        <w:r w:rsidR="00EC73D2">
          <w:rPr>
            <w:noProof/>
            <w:webHidden/>
          </w:rPr>
          <w:instrText xml:space="preserve"> PAGEREF _Toc238795952 \h </w:instrText>
        </w:r>
      </w:ins>
      <w:r>
        <w:rPr>
          <w:noProof/>
          <w:webHidden/>
        </w:rPr>
      </w:r>
      <w:r>
        <w:rPr>
          <w:noProof/>
          <w:webHidden/>
        </w:rPr>
        <w:fldChar w:fldCharType="separate"/>
      </w:r>
      <w:ins w:id="129" w:author=" Vijay Parmar" w:date="2009-08-23T13:03:00Z">
        <w:r w:rsidR="00EC73D2">
          <w:rPr>
            <w:noProof/>
            <w:webHidden/>
          </w:rPr>
          <w:t>29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30" w:author=" Vijay Parmar" w:date="2009-08-23T13:03:00Z"/>
          <w:rFonts w:asciiTheme="minorHAnsi" w:eastAsiaTheme="minorEastAsia" w:hAnsiTheme="minorHAnsi" w:cstheme="minorBidi"/>
          <w:noProof/>
          <w:sz w:val="22"/>
          <w:szCs w:val="22"/>
        </w:rPr>
      </w:pPr>
      <w:ins w:id="13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Login</w:t>
        </w:r>
        <w:r w:rsidR="00EC73D2">
          <w:rPr>
            <w:noProof/>
            <w:webHidden/>
          </w:rPr>
          <w:tab/>
        </w:r>
        <w:r>
          <w:rPr>
            <w:noProof/>
            <w:webHidden/>
          </w:rPr>
          <w:fldChar w:fldCharType="begin"/>
        </w:r>
        <w:r w:rsidR="00EC73D2">
          <w:rPr>
            <w:noProof/>
            <w:webHidden/>
          </w:rPr>
          <w:instrText xml:space="preserve"> PAGEREF _Toc238795953 \h </w:instrText>
        </w:r>
      </w:ins>
      <w:r>
        <w:rPr>
          <w:noProof/>
          <w:webHidden/>
        </w:rPr>
      </w:r>
      <w:r>
        <w:rPr>
          <w:noProof/>
          <w:webHidden/>
        </w:rPr>
        <w:fldChar w:fldCharType="separate"/>
      </w:r>
      <w:ins w:id="132" w:author=" Vijay Parmar" w:date="2009-08-23T13:03:00Z">
        <w:r w:rsidR="00EC73D2">
          <w:rPr>
            <w:noProof/>
            <w:webHidden/>
          </w:rPr>
          <w:t>29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33" w:author=" Vijay Parmar" w:date="2009-08-23T13:03:00Z"/>
          <w:rFonts w:asciiTheme="minorHAnsi" w:eastAsiaTheme="minorEastAsia" w:hAnsiTheme="minorHAnsi" w:cstheme="minorBidi"/>
          <w:noProof/>
          <w:sz w:val="22"/>
          <w:szCs w:val="22"/>
        </w:rPr>
      </w:pPr>
      <w:ins w:id="13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Login and Forwarding</w:t>
        </w:r>
        <w:r w:rsidR="00EC73D2">
          <w:rPr>
            <w:noProof/>
            <w:webHidden/>
          </w:rPr>
          <w:tab/>
        </w:r>
        <w:r>
          <w:rPr>
            <w:noProof/>
            <w:webHidden/>
          </w:rPr>
          <w:fldChar w:fldCharType="begin"/>
        </w:r>
        <w:r w:rsidR="00EC73D2">
          <w:rPr>
            <w:noProof/>
            <w:webHidden/>
          </w:rPr>
          <w:instrText xml:space="preserve"> PAGEREF _Toc238795954 \h </w:instrText>
        </w:r>
      </w:ins>
      <w:r>
        <w:rPr>
          <w:noProof/>
          <w:webHidden/>
        </w:rPr>
      </w:r>
      <w:r>
        <w:rPr>
          <w:noProof/>
          <w:webHidden/>
        </w:rPr>
        <w:fldChar w:fldCharType="separate"/>
      </w:r>
      <w:ins w:id="135" w:author=" Vijay Parmar" w:date="2009-08-23T13:03:00Z">
        <w:r w:rsidR="00EC73D2">
          <w:rPr>
            <w:noProof/>
            <w:webHidden/>
          </w:rPr>
          <w:t>30</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136" w:author=" Vijay Parmar" w:date="2009-08-23T13:03:00Z"/>
          <w:rFonts w:asciiTheme="minorHAnsi" w:eastAsiaTheme="minorEastAsia" w:hAnsiTheme="minorHAnsi" w:cstheme="minorBidi"/>
          <w:noProof/>
          <w:sz w:val="22"/>
          <w:szCs w:val="22"/>
        </w:rPr>
      </w:pPr>
      <w:ins w:id="13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Common Basic Functions</w:t>
        </w:r>
        <w:r w:rsidR="00EC73D2">
          <w:rPr>
            <w:noProof/>
            <w:webHidden/>
          </w:rPr>
          <w:tab/>
        </w:r>
        <w:r>
          <w:rPr>
            <w:noProof/>
            <w:webHidden/>
          </w:rPr>
          <w:fldChar w:fldCharType="begin"/>
        </w:r>
        <w:r w:rsidR="00EC73D2">
          <w:rPr>
            <w:noProof/>
            <w:webHidden/>
          </w:rPr>
          <w:instrText xml:space="preserve"> PAGEREF _Toc238795955 \h </w:instrText>
        </w:r>
      </w:ins>
      <w:r>
        <w:rPr>
          <w:noProof/>
          <w:webHidden/>
        </w:rPr>
      </w:r>
      <w:r>
        <w:rPr>
          <w:noProof/>
          <w:webHidden/>
        </w:rPr>
        <w:fldChar w:fldCharType="separate"/>
      </w:r>
      <w:ins w:id="138" w:author=" Vijay Parmar" w:date="2009-08-23T13:03:00Z">
        <w:r w:rsidR="00EC73D2">
          <w:rPr>
            <w:noProof/>
            <w:webHidden/>
          </w:rPr>
          <w:t>30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39" w:author=" Vijay Parmar" w:date="2009-08-23T13:03:00Z"/>
          <w:rFonts w:asciiTheme="minorHAnsi" w:eastAsiaTheme="minorEastAsia" w:hAnsiTheme="minorHAnsi" w:cstheme="minorBidi"/>
          <w:noProof/>
          <w:sz w:val="22"/>
          <w:szCs w:val="22"/>
        </w:rPr>
      </w:pPr>
      <w:ins w:id="14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Create New</w:t>
        </w:r>
        <w:r w:rsidR="00EC73D2">
          <w:rPr>
            <w:noProof/>
            <w:webHidden/>
          </w:rPr>
          <w:tab/>
        </w:r>
        <w:r>
          <w:rPr>
            <w:noProof/>
            <w:webHidden/>
          </w:rPr>
          <w:fldChar w:fldCharType="begin"/>
        </w:r>
        <w:r w:rsidR="00EC73D2">
          <w:rPr>
            <w:noProof/>
            <w:webHidden/>
          </w:rPr>
          <w:instrText xml:space="preserve"> PAGEREF _Toc238795956 \h </w:instrText>
        </w:r>
      </w:ins>
      <w:r>
        <w:rPr>
          <w:noProof/>
          <w:webHidden/>
        </w:rPr>
      </w:r>
      <w:r>
        <w:rPr>
          <w:noProof/>
          <w:webHidden/>
        </w:rPr>
        <w:fldChar w:fldCharType="separate"/>
      </w:r>
      <w:ins w:id="141" w:author=" Vijay Parmar" w:date="2009-08-23T13:03:00Z">
        <w:r w:rsidR="00EC73D2">
          <w:rPr>
            <w:noProof/>
            <w:webHidden/>
          </w:rPr>
          <w:t>31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42" w:author=" Vijay Parmar" w:date="2009-08-23T13:03:00Z"/>
          <w:rFonts w:asciiTheme="minorHAnsi" w:eastAsiaTheme="minorEastAsia" w:hAnsiTheme="minorHAnsi" w:cstheme="minorBidi"/>
          <w:noProof/>
          <w:sz w:val="22"/>
          <w:szCs w:val="22"/>
        </w:rPr>
      </w:pPr>
      <w:ins w:id="14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Search for and Select Existing Elements</w:t>
        </w:r>
        <w:r w:rsidR="00EC73D2">
          <w:rPr>
            <w:noProof/>
            <w:webHidden/>
          </w:rPr>
          <w:tab/>
        </w:r>
        <w:r>
          <w:rPr>
            <w:noProof/>
            <w:webHidden/>
          </w:rPr>
          <w:fldChar w:fldCharType="begin"/>
        </w:r>
        <w:r w:rsidR="00EC73D2">
          <w:rPr>
            <w:noProof/>
            <w:webHidden/>
          </w:rPr>
          <w:instrText xml:space="preserve"> PAGEREF _Toc238795957 \h </w:instrText>
        </w:r>
      </w:ins>
      <w:r>
        <w:rPr>
          <w:noProof/>
          <w:webHidden/>
        </w:rPr>
      </w:r>
      <w:r>
        <w:rPr>
          <w:noProof/>
          <w:webHidden/>
        </w:rPr>
        <w:fldChar w:fldCharType="separate"/>
      </w:r>
      <w:ins w:id="144" w:author=" Vijay Parmar" w:date="2009-08-23T13:03:00Z">
        <w:r w:rsidR="00EC73D2">
          <w:rPr>
            <w:noProof/>
            <w:webHidden/>
          </w:rPr>
          <w:t>32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45" w:author=" Vijay Parmar" w:date="2009-08-23T13:03:00Z"/>
          <w:rFonts w:asciiTheme="minorHAnsi" w:eastAsiaTheme="minorEastAsia" w:hAnsiTheme="minorHAnsi" w:cstheme="minorBidi"/>
          <w:noProof/>
          <w:sz w:val="22"/>
          <w:szCs w:val="22"/>
        </w:rPr>
      </w:pPr>
      <w:ins w:id="14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Update Elements</w:t>
        </w:r>
        <w:r w:rsidR="00EC73D2">
          <w:rPr>
            <w:noProof/>
            <w:webHidden/>
          </w:rPr>
          <w:tab/>
        </w:r>
        <w:r>
          <w:rPr>
            <w:noProof/>
            <w:webHidden/>
          </w:rPr>
          <w:fldChar w:fldCharType="begin"/>
        </w:r>
        <w:r w:rsidR="00EC73D2">
          <w:rPr>
            <w:noProof/>
            <w:webHidden/>
          </w:rPr>
          <w:instrText xml:space="preserve"> PAGEREF _Toc238795958 \h </w:instrText>
        </w:r>
      </w:ins>
      <w:r>
        <w:rPr>
          <w:noProof/>
          <w:webHidden/>
        </w:rPr>
      </w:r>
      <w:r>
        <w:rPr>
          <w:noProof/>
          <w:webHidden/>
        </w:rPr>
        <w:fldChar w:fldCharType="separate"/>
      </w:r>
      <w:ins w:id="147" w:author=" Vijay Parmar" w:date="2009-08-23T13:03:00Z">
        <w:r w:rsidR="00EC73D2">
          <w:rPr>
            <w:noProof/>
            <w:webHidden/>
          </w:rPr>
          <w:t>33</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48" w:author=" Vijay Parmar" w:date="2009-08-23T13:03:00Z"/>
          <w:rFonts w:asciiTheme="minorHAnsi" w:eastAsiaTheme="minorEastAsia" w:hAnsiTheme="minorHAnsi" w:cstheme="minorBidi"/>
          <w:noProof/>
          <w:sz w:val="22"/>
          <w:szCs w:val="22"/>
        </w:rPr>
      </w:pPr>
      <w:ins w:id="14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"_Toc238795959"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Deleting an Existing Element</w:t>
        </w:r>
        <w:r w:rsidR="00EC73D2">
          <w:rPr>
            <w:noProof/>
            <w:webHidden/>
          </w:rPr>
          <w:tab/>
        </w:r>
        <w:r>
          <w:rPr>
            <w:noProof/>
            <w:webHidden/>
          </w:rPr>
          <w:fldChar w:fldCharType="begin"/>
        </w:r>
        <w:r w:rsidR="00EC73D2">
          <w:rPr>
            <w:noProof/>
            <w:webHidden/>
          </w:rPr>
          <w:instrText xml:space="preserve"> PAGEREF _Toc238795959 \h </w:instrText>
        </w:r>
      </w:ins>
      <w:r>
        <w:rPr>
          <w:noProof/>
          <w:webHidden/>
        </w:rPr>
      </w:r>
      <w:r>
        <w:rPr>
          <w:noProof/>
          <w:webHidden/>
        </w:rPr>
        <w:fldChar w:fldCharType="separate"/>
      </w:r>
      <w:ins w:id="150" w:author=" Vijay Parmar" w:date="2009-08-23T13:03:00Z">
        <w:r w:rsidR="00EC73D2">
          <w:rPr>
            <w:noProof/>
            <w:webHidden/>
          </w:rPr>
          <w:t>34</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151" w:author=" Vijay Parmar" w:date="2009-08-23T13:03:00Z"/>
          <w:rFonts w:asciiTheme="minorHAnsi" w:eastAsiaTheme="minorEastAsia" w:hAnsiTheme="minorHAnsi" w:cstheme="minorBidi"/>
          <w:noProof/>
          <w:sz w:val="22"/>
          <w:szCs w:val="22"/>
        </w:rPr>
      </w:pPr>
      <w:ins w:id="15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Assignments and Associations</w:t>
        </w:r>
        <w:r w:rsidR="00EC73D2">
          <w:rPr>
            <w:noProof/>
            <w:webHidden/>
          </w:rPr>
          <w:tab/>
        </w:r>
        <w:r>
          <w:rPr>
            <w:noProof/>
            <w:webHidden/>
          </w:rPr>
          <w:fldChar w:fldCharType="begin"/>
        </w:r>
        <w:r w:rsidR="00EC73D2">
          <w:rPr>
            <w:noProof/>
            <w:webHidden/>
          </w:rPr>
          <w:instrText xml:space="preserve"> PAGEREF _Toc238795960 \h </w:instrText>
        </w:r>
      </w:ins>
      <w:r>
        <w:rPr>
          <w:noProof/>
          <w:webHidden/>
        </w:rPr>
      </w:r>
      <w:r>
        <w:rPr>
          <w:noProof/>
          <w:webHidden/>
        </w:rPr>
        <w:fldChar w:fldCharType="separate"/>
      </w:r>
      <w:ins w:id="153" w:author=" Vijay Parmar" w:date="2009-08-23T13:03:00Z">
        <w:r w:rsidR="00EC73D2">
          <w:rPr>
            <w:noProof/>
            <w:webHidden/>
          </w:rPr>
          <w:t>35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54" w:author=" Vijay Parmar" w:date="2009-08-23T13:03:00Z"/>
          <w:rFonts w:asciiTheme="minorHAnsi" w:eastAsiaTheme="minorEastAsia" w:hAnsiTheme="minorHAnsi" w:cstheme="minorBidi"/>
          <w:noProof/>
          <w:sz w:val="22"/>
          <w:szCs w:val="22"/>
        </w:rPr>
      </w:pPr>
      <w:ins w:id="15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Assigning or Deassigning Elements - Individual to Group</w:t>
        </w:r>
        <w:r w:rsidR="00EC73D2">
          <w:rPr>
            <w:noProof/>
            <w:webHidden/>
          </w:rPr>
          <w:tab/>
        </w:r>
        <w:r>
          <w:rPr>
            <w:noProof/>
            <w:webHidden/>
          </w:rPr>
          <w:fldChar w:fldCharType="begin"/>
        </w:r>
        <w:r w:rsidR="00EC73D2">
          <w:rPr>
            <w:noProof/>
            <w:webHidden/>
          </w:rPr>
          <w:instrText xml:space="preserve"> PAGEREF _Toc238795961 \h </w:instrText>
        </w:r>
      </w:ins>
      <w:r>
        <w:rPr>
          <w:noProof/>
          <w:webHidden/>
        </w:rPr>
      </w:r>
      <w:r>
        <w:rPr>
          <w:noProof/>
          <w:webHidden/>
        </w:rPr>
        <w:fldChar w:fldCharType="separate"/>
      </w:r>
      <w:ins w:id="156" w:author=" Vijay Parmar" w:date="2009-08-23T13:03:00Z">
        <w:r w:rsidR="00EC73D2">
          <w:rPr>
            <w:noProof/>
            <w:webHidden/>
          </w:rPr>
          <w:t>35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57" w:author=" Vijay Parmar" w:date="2009-08-23T13:03:00Z"/>
          <w:rFonts w:asciiTheme="minorHAnsi" w:eastAsiaTheme="minorEastAsia" w:hAnsiTheme="minorHAnsi" w:cstheme="minorBidi"/>
          <w:noProof/>
          <w:sz w:val="22"/>
          <w:szCs w:val="22"/>
        </w:rPr>
      </w:pPr>
      <w:ins w:id="15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Assigning or Deassigning Elements - Group to Individual</w:t>
        </w:r>
        <w:r w:rsidR="00EC73D2">
          <w:rPr>
            <w:noProof/>
            <w:webHidden/>
          </w:rPr>
          <w:tab/>
        </w:r>
        <w:r>
          <w:rPr>
            <w:noProof/>
            <w:webHidden/>
          </w:rPr>
          <w:fldChar w:fldCharType="begin"/>
        </w:r>
        <w:r w:rsidR="00EC73D2">
          <w:rPr>
            <w:noProof/>
            <w:webHidden/>
          </w:rPr>
          <w:instrText xml:space="preserve"> PAGEREF _Toc238795962 \h </w:instrText>
        </w:r>
      </w:ins>
      <w:r>
        <w:rPr>
          <w:noProof/>
          <w:webHidden/>
        </w:rPr>
      </w:r>
      <w:r>
        <w:rPr>
          <w:noProof/>
          <w:webHidden/>
        </w:rPr>
        <w:fldChar w:fldCharType="separate"/>
      </w:r>
      <w:ins w:id="159" w:author=" Vijay Parmar" w:date="2009-08-23T13:03:00Z">
        <w:r w:rsidR="00EC73D2">
          <w:rPr>
            <w:noProof/>
            <w:webHidden/>
          </w:rPr>
          <w:t>36</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160" w:author=" Vijay Parmar" w:date="2009-08-23T13:03:00Z"/>
          <w:rFonts w:asciiTheme="minorHAnsi" w:eastAsiaTheme="minorEastAsia" w:hAnsiTheme="minorHAnsi" w:cstheme="minorBidi"/>
          <w:noProof/>
          <w:sz w:val="22"/>
          <w:szCs w:val="22"/>
        </w:rPr>
      </w:pPr>
      <w:ins w:id="16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Super Admin Mode</w:t>
        </w:r>
        <w:r w:rsidR="00EC73D2">
          <w:rPr>
            <w:noProof/>
            <w:webHidden/>
          </w:rPr>
          <w:tab/>
        </w:r>
        <w:r>
          <w:rPr>
            <w:noProof/>
            <w:webHidden/>
          </w:rPr>
          <w:fldChar w:fldCharType="begin"/>
        </w:r>
        <w:r w:rsidR="00EC73D2">
          <w:rPr>
            <w:noProof/>
            <w:webHidden/>
          </w:rPr>
          <w:instrText xml:space="preserve"> PAGEREF _Toc238795963 \h </w:instrText>
        </w:r>
      </w:ins>
      <w:r>
        <w:rPr>
          <w:noProof/>
          <w:webHidden/>
        </w:rPr>
      </w:r>
      <w:r>
        <w:rPr>
          <w:noProof/>
          <w:webHidden/>
        </w:rPr>
        <w:fldChar w:fldCharType="separate"/>
      </w:r>
      <w:ins w:id="162" w:author=" Vijay Parmar" w:date="2009-08-23T13:03:00Z">
        <w:r w:rsidR="00EC73D2">
          <w:rPr>
            <w:noProof/>
            <w:webHidden/>
          </w:rPr>
          <w:t>39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63" w:author=" Vijay Parmar" w:date="2009-08-23T13:03:00Z"/>
          <w:rFonts w:asciiTheme="minorHAnsi" w:eastAsiaTheme="minorEastAsia" w:hAnsiTheme="minorHAnsi" w:cstheme="minorBidi"/>
          <w:noProof/>
          <w:sz w:val="22"/>
          <w:szCs w:val="22"/>
        </w:rPr>
      </w:pPr>
      <w:ins w:id="16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Workflow for Super Admin</w:t>
        </w:r>
        <w:r w:rsidR="00EC73D2">
          <w:rPr>
            <w:noProof/>
            <w:webHidden/>
          </w:rPr>
          <w:tab/>
        </w:r>
        <w:r>
          <w:rPr>
            <w:noProof/>
            <w:webHidden/>
          </w:rPr>
          <w:fldChar w:fldCharType="begin"/>
        </w:r>
        <w:r w:rsidR="00EC73D2">
          <w:rPr>
            <w:noProof/>
            <w:webHidden/>
          </w:rPr>
          <w:instrText xml:space="preserve"> PAGEREF _Toc238795964 \h </w:instrText>
        </w:r>
      </w:ins>
      <w:r>
        <w:rPr>
          <w:noProof/>
          <w:webHidden/>
        </w:rPr>
      </w:r>
      <w:r>
        <w:rPr>
          <w:noProof/>
          <w:webHidden/>
        </w:rPr>
        <w:fldChar w:fldCharType="separate"/>
      </w:r>
      <w:ins w:id="165" w:author=" Vijay Parmar" w:date="2009-08-23T13:03:00Z">
        <w:r w:rsidR="00EC73D2">
          <w:rPr>
            <w:noProof/>
            <w:webHidden/>
          </w:rPr>
          <w:t>39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66" w:author=" Vijay Parmar" w:date="2009-08-23T13:03:00Z"/>
          <w:rFonts w:asciiTheme="minorHAnsi" w:eastAsiaTheme="minorEastAsia" w:hAnsiTheme="minorHAnsi" w:cstheme="minorBidi"/>
          <w:noProof/>
          <w:sz w:val="22"/>
          <w:szCs w:val="22"/>
        </w:rPr>
      </w:pPr>
      <w:ins w:id="16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Application Administration – Super Admin Mode</w:t>
        </w:r>
        <w:r w:rsidR="00EC73D2">
          <w:rPr>
            <w:noProof/>
            <w:webHidden/>
          </w:rPr>
          <w:tab/>
        </w:r>
        <w:r>
          <w:rPr>
            <w:noProof/>
            <w:webHidden/>
          </w:rPr>
          <w:fldChar w:fldCharType="begin"/>
        </w:r>
        <w:r w:rsidR="00EC73D2">
          <w:rPr>
            <w:noProof/>
            <w:webHidden/>
          </w:rPr>
          <w:instrText xml:space="preserve"> PAGEREF _Toc238795965 \h </w:instrText>
        </w:r>
      </w:ins>
      <w:r>
        <w:rPr>
          <w:noProof/>
          <w:webHidden/>
        </w:rPr>
      </w:r>
      <w:r>
        <w:rPr>
          <w:noProof/>
          <w:webHidden/>
        </w:rPr>
        <w:fldChar w:fldCharType="separate"/>
      </w:r>
      <w:ins w:id="168" w:author=" Vijay Parmar" w:date="2009-08-23T13:03:00Z">
        <w:r w:rsidR="00EC73D2">
          <w:rPr>
            <w:noProof/>
            <w:webHidden/>
          </w:rPr>
          <w:t>40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69" w:author=" Vijay Parmar" w:date="2009-08-23T13:03:00Z"/>
          <w:rFonts w:asciiTheme="minorHAnsi" w:eastAsiaTheme="minorEastAsia" w:hAnsiTheme="minorHAnsi" w:cstheme="minorBidi"/>
          <w:noProof/>
          <w:sz w:val="22"/>
          <w:szCs w:val="22"/>
        </w:rPr>
      </w:pPr>
      <w:ins w:id="170" w:author=" Vijay Parmar" w:date="2009-08-23T13:03:00Z">
        <w:r w:rsidRPr="007439ED">
          <w:rPr>
            <w:rStyle w:val="Hyperlink"/>
            <w:noProof/>
          </w:rPr>
          <w:lastRenderedPageBreak/>
          <w:fldChar w:fldCharType="begin"/>
        </w:r>
        <w:r w:rsidR="00EC73D2" w:rsidRPr="007439ED">
          <w:rPr>
            <w:rStyle w:val="Hyperlink"/>
            <w:noProof/>
          </w:rPr>
          <w:instrText xml:space="preserve"> </w:instrText>
        </w:r>
        <w:r w:rsidR="00EC73D2">
          <w:rPr>
            <w:noProof/>
          </w:rPr>
          <w:instrText>HYPERLINK \l "_Toc238795966"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User Administration– Super Admin Mode</w:t>
        </w:r>
        <w:r w:rsidR="00EC73D2">
          <w:rPr>
            <w:noProof/>
            <w:webHidden/>
          </w:rPr>
          <w:tab/>
        </w:r>
        <w:r>
          <w:rPr>
            <w:noProof/>
            <w:webHidden/>
          </w:rPr>
          <w:fldChar w:fldCharType="begin"/>
        </w:r>
        <w:r w:rsidR="00EC73D2">
          <w:rPr>
            <w:noProof/>
            <w:webHidden/>
          </w:rPr>
          <w:instrText xml:space="preserve"> PAGEREF _Toc238795966 \h </w:instrText>
        </w:r>
      </w:ins>
      <w:r>
        <w:rPr>
          <w:noProof/>
          <w:webHidden/>
        </w:rPr>
      </w:r>
      <w:r>
        <w:rPr>
          <w:noProof/>
          <w:webHidden/>
        </w:rPr>
        <w:fldChar w:fldCharType="separate"/>
      </w:r>
      <w:ins w:id="171" w:author=" Vijay Parmar" w:date="2009-08-23T13:03:00Z">
        <w:r w:rsidR="00EC73D2">
          <w:rPr>
            <w:noProof/>
            <w:webHidden/>
          </w:rPr>
          <w:t>42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72" w:author=" Vijay Parmar" w:date="2009-08-23T13:03:00Z"/>
          <w:rFonts w:asciiTheme="minorHAnsi" w:eastAsiaTheme="minorEastAsia" w:hAnsiTheme="minorHAnsi" w:cstheme="minorBidi"/>
          <w:noProof/>
          <w:sz w:val="22"/>
          <w:szCs w:val="22"/>
        </w:rPr>
      </w:pPr>
      <w:ins w:id="17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Privileges and Standard Privileges</w:t>
        </w:r>
        <w:r w:rsidR="00EC73D2">
          <w:rPr>
            <w:noProof/>
            <w:webHidden/>
          </w:rPr>
          <w:tab/>
        </w:r>
        <w:r>
          <w:rPr>
            <w:noProof/>
            <w:webHidden/>
          </w:rPr>
          <w:fldChar w:fldCharType="begin"/>
        </w:r>
        <w:r w:rsidR="00EC73D2">
          <w:rPr>
            <w:noProof/>
            <w:webHidden/>
          </w:rPr>
          <w:instrText xml:space="preserve"> PAGEREF _Toc238795967 \h </w:instrText>
        </w:r>
      </w:ins>
      <w:r>
        <w:rPr>
          <w:noProof/>
          <w:webHidden/>
        </w:rPr>
      </w:r>
      <w:r>
        <w:rPr>
          <w:noProof/>
          <w:webHidden/>
        </w:rPr>
        <w:fldChar w:fldCharType="separate"/>
      </w:r>
      <w:ins w:id="174" w:author=" Vijay Parmar" w:date="2009-08-23T13:03:00Z">
        <w:r w:rsidR="00EC73D2">
          <w:rPr>
            <w:noProof/>
            <w:webHidden/>
          </w:rPr>
          <w:t>45</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175" w:author=" Vijay Parmar" w:date="2009-08-23T13:03:00Z"/>
          <w:rFonts w:asciiTheme="minorHAnsi" w:eastAsiaTheme="minorEastAsia" w:hAnsiTheme="minorHAnsi" w:cstheme="minorBidi"/>
          <w:noProof/>
          <w:sz w:val="22"/>
          <w:szCs w:val="22"/>
        </w:rPr>
      </w:pPr>
      <w:ins w:id="17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Admin Mode</w:t>
        </w:r>
        <w:r w:rsidR="00EC73D2">
          <w:rPr>
            <w:noProof/>
            <w:webHidden/>
          </w:rPr>
          <w:tab/>
        </w:r>
        <w:r>
          <w:rPr>
            <w:noProof/>
            <w:webHidden/>
          </w:rPr>
          <w:fldChar w:fldCharType="begin"/>
        </w:r>
        <w:r w:rsidR="00EC73D2">
          <w:rPr>
            <w:noProof/>
            <w:webHidden/>
          </w:rPr>
          <w:instrText xml:space="preserve"> PAGEREF _Toc238795968 \h </w:instrText>
        </w:r>
      </w:ins>
      <w:r>
        <w:rPr>
          <w:noProof/>
          <w:webHidden/>
        </w:rPr>
      </w:r>
      <w:r>
        <w:rPr>
          <w:noProof/>
          <w:webHidden/>
        </w:rPr>
        <w:fldChar w:fldCharType="separate"/>
      </w:r>
      <w:ins w:id="177" w:author=" Vijay Parmar" w:date="2009-08-23T13:03:00Z">
        <w:r w:rsidR="00EC73D2">
          <w:rPr>
            <w:noProof/>
            <w:webHidden/>
          </w:rPr>
          <w:t>47</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78" w:author=" Vijay Parmar" w:date="2009-08-23T13:03:00Z"/>
          <w:rFonts w:asciiTheme="minorHAnsi" w:eastAsiaTheme="minorEastAsia" w:hAnsiTheme="minorHAnsi" w:cstheme="minorBidi"/>
          <w:noProof/>
          <w:sz w:val="22"/>
          <w:szCs w:val="22"/>
        </w:rPr>
      </w:pPr>
      <w:ins w:id="17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"_Toc238795969"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Workflow for Admin</w:t>
        </w:r>
        <w:r w:rsidR="00EC73D2">
          <w:rPr>
            <w:noProof/>
            <w:webHidden/>
          </w:rPr>
          <w:tab/>
        </w:r>
        <w:r>
          <w:rPr>
            <w:noProof/>
            <w:webHidden/>
          </w:rPr>
          <w:fldChar w:fldCharType="begin"/>
        </w:r>
        <w:r w:rsidR="00EC73D2">
          <w:rPr>
            <w:noProof/>
            <w:webHidden/>
          </w:rPr>
          <w:instrText xml:space="preserve"> PAGEREF _Toc238795969 \h </w:instrText>
        </w:r>
      </w:ins>
      <w:r>
        <w:rPr>
          <w:noProof/>
          <w:webHidden/>
        </w:rPr>
      </w:r>
      <w:r>
        <w:rPr>
          <w:noProof/>
          <w:webHidden/>
        </w:rPr>
        <w:fldChar w:fldCharType="separate"/>
      </w:r>
      <w:ins w:id="180" w:author=" Vijay Parmar" w:date="2009-08-23T13:03:00Z">
        <w:r w:rsidR="00EC73D2">
          <w:rPr>
            <w:noProof/>
            <w:webHidden/>
          </w:rPr>
          <w:t>49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81" w:author=" Vijay Parmar" w:date="2009-08-23T13:03:00Z"/>
          <w:rFonts w:asciiTheme="minorHAnsi" w:eastAsiaTheme="minorEastAsia" w:hAnsiTheme="minorHAnsi" w:cstheme="minorBidi"/>
          <w:noProof/>
          <w:sz w:val="22"/>
          <w:szCs w:val="22"/>
        </w:rPr>
      </w:pPr>
      <w:ins w:id="18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User Administration – Admin Mode</w:t>
        </w:r>
        <w:r w:rsidR="00EC73D2">
          <w:rPr>
            <w:noProof/>
            <w:webHidden/>
          </w:rPr>
          <w:tab/>
        </w:r>
        <w:r>
          <w:rPr>
            <w:noProof/>
            <w:webHidden/>
          </w:rPr>
          <w:fldChar w:fldCharType="begin"/>
        </w:r>
        <w:r w:rsidR="00EC73D2">
          <w:rPr>
            <w:noProof/>
            <w:webHidden/>
          </w:rPr>
          <w:instrText xml:space="preserve"> PAGEREF _Toc238795970 \h </w:instrText>
        </w:r>
      </w:ins>
      <w:r>
        <w:rPr>
          <w:noProof/>
          <w:webHidden/>
        </w:rPr>
      </w:r>
      <w:r>
        <w:rPr>
          <w:noProof/>
          <w:webHidden/>
        </w:rPr>
        <w:fldChar w:fldCharType="separate"/>
      </w:r>
      <w:ins w:id="183" w:author=" Vijay Parmar" w:date="2009-08-23T13:03:00Z">
        <w:r w:rsidR="00EC73D2">
          <w:rPr>
            <w:noProof/>
            <w:webHidden/>
          </w:rPr>
          <w:t>50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84" w:author=" Vijay Parmar" w:date="2009-08-23T13:03:00Z"/>
          <w:rFonts w:asciiTheme="minorHAnsi" w:eastAsiaTheme="minorEastAsia" w:hAnsiTheme="minorHAnsi" w:cstheme="minorBidi"/>
          <w:noProof/>
          <w:sz w:val="22"/>
          <w:szCs w:val="22"/>
        </w:rPr>
      </w:pPr>
      <w:ins w:id="18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Protection Element Administration – Admin Mode</w:t>
        </w:r>
        <w:r w:rsidR="00EC73D2">
          <w:rPr>
            <w:noProof/>
            <w:webHidden/>
          </w:rPr>
          <w:tab/>
        </w:r>
        <w:r>
          <w:rPr>
            <w:noProof/>
            <w:webHidden/>
          </w:rPr>
          <w:fldChar w:fldCharType="begin"/>
        </w:r>
        <w:r w:rsidR="00EC73D2">
          <w:rPr>
            <w:noProof/>
            <w:webHidden/>
          </w:rPr>
          <w:instrText xml:space="preserve"> PAGEREF _Toc238795971 \h </w:instrText>
        </w:r>
      </w:ins>
      <w:r>
        <w:rPr>
          <w:noProof/>
          <w:webHidden/>
        </w:rPr>
      </w:r>
      <w:r>
        <w:rPr>
          <w:noProof/>
          <w:webHidden/>
        </w:rPr>
        <w:fldChar w:fldCharType="separate"/>
      </w:r>
      <w:ins w:id="186" w:author=" Vijay Parmar" w:date="2009-08-23T13:03:00Z">
        <w:r w:rsidR="00EC73D2">
          <w:rPr>
            <w:noProof/>
            <w:webHidden/>
          </w:rPr>
          <w:t>52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87" w:author=" Vijay Parmar" w:date="2009-08-23T13:03:00Z"/>
          <w:rFonts w:asciiTheme="minorHAnsi" w:eastAsiaTheme="minorEastAsia" w:hAnsiTheme="minorHAnsi" w:cstheme="minorBidi"/>
          <w:noProof/>
          <w:sz w:val="22"/>
          <w:szCs w:val="22"/>
        </w:rPr>
      </w:pPr>
      <w:ins w:id="18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Privilege Administration – Admin Mode</w:t>
        </w:r>
        <w:r w:rsidR="00EC73D2">
          <w:rPr>
            <w:noProof/>
            <w:webHidden/>
          </w:rPr>
          <w:tab/>
        </w:r>
        <w:r>
          <w:rPr>
            <w:noProof/>
            <w:webHidden/>
          </w:rPr>
          <w:fldChar w:fldCharType="begin"/>
        </w:r>
        <w:r w:rsidR="00EC73D2">
          <w:rPr>
            <w:noProof/>
            <w:webHidden/>
          </w:rPr>
          <w:instrText xml:space="preserve"> PAGEREF _Toc238795972 \h </w:instrText>
        </w:r>
      </w:ins>
      <w:r>
        <w:rPr>
          <w:noProof/>
          <w:webHidden/>
        </w:rPr>
      </w:r>
      <w:r>
        <w:rPr>
          <w:noProof/>
          <w:webHidden/>
        </w:rPr>
        <w:fldChar w:fldCharType="separate"/>
      </w:r>
      <w:ins w:id="189" w:author=" Vijay Parmar" w:date="2009-08-23T13:03:00Z">
        <w:r w:rsidR="00EC73D2">
          <w:rPr>
            <w:noProof/>
            <w:webHidden/>
          </w:rPr>
          <w:t>54</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90" w:author=" Vijay Parmar" w:date="2009-08-23T13:03:00Z"/>
          <w:rFonts w:asciiTheme="minorHAnsi" w:eastAsiaTheme="minorEastAsia" w:hAnsiTheme="minorHAnsi" w:cstheme="minorBidi"/>
          <w:noProof/>
          <w:sz w:val="22"/>
          <w:szCs w:val="22"/>
        </w:rPr>
      </w:pPr>
      <w:ins w:id="19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Protection Group Administration – Admin Mode</w:t>
        </w:r>
        <w:r w:rsidR="00EC73D2">
          <w:rPr>
            <w:noProof/>
            <w:webHidden/>
          </w:rPr>
          <w:tab/>
        </w:r>
        <w:r>
          <w:rPr>
            <w:noProof/>
            <w:webHidden/>
          </w:rPr>
          <w:fldChar w:fldCharType="begin"/>
        </w:r>
        <w:r w:rsidR="00EC73D2">
          <w:rPr>
            <w:noProof/>
            <w:webHidden/>
          </w:rPr>
          <w:instrText xml:space="preserve"> PAGEREF _Toc238795973 \h </w:instrText>
        </w:r>
      </w:ins>
      <w:r>
        <w:rPr>
          <w:noProof/>
          <w:webHidden/>
        </w:rPr>
      </w:r>
      <w:r>
        <w:rPr>
          <w:noProof/>
          <w:webHidden/>
        </w:rPr>
        <w:fldChar w:fldCharType="separate"/>
      </w:r>
      <w:ins w:id="192" w:author=" Vijay Parmar" w:date="2009-08-23T13:03:00Z">
        <w:r w:rsidR="00EC73D2">
          <w:rPr>
            <w:noProof/>
            <w:webHidden/>
          </w:rPr>
          <w:t>55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93" w:author=" Vijay Parmar" w:date="2009-08-23T13:03:00Z"/>
          <w:rFonts w:asciiTheme="minorHAnsi" w:eastAsiaTheme="minorEastAsia" w:hAnsiTheme="minorHAnsi" w:cstheme="minorBidi"/>
          <w:noProof/>
          <w:sz w:val="22"/>
          <w:szCs w:val="22"/>
        </w:rPr>
      </w:pPr>
      <w:ins w:id="19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Role Administration – Admin Mode</w:t>
        </w:r>
        <w:r w:rsidR="00EC73D2">
          <w:rPr>
            <w:noProof/>
            <w:webHidden/>
          </w:rPr>
          <w:tab/>
        </w:r>
        <w:r>
          <w:rPr>
            <w:noProof/>
            <w:webHidden/>
          </w:rPr>
          <w:fldChar w:fldCharType="begin"/>
        </w:r>
        <w:r w:rsidR="00EC73D2">
          <w:rPr>
            <w:noProof/>
            <w:webHidden/>
          </w:rPr>
          <w:instrText xml:space="preserve"> PAGEREF _Toc238795974 \h </w:instrText>
        </w:r>
      </w:ins>
      <w:r>
        <w:rPr>
          <w:noProof/>
          <w:webHidden/>
        </w:rPr>
      </w:r>
      <w:r>
        <w:rPr>
          <w:noProof/>
          <w:webHidden/>
        </w:rPr>
        <w:fldChar w:fldCharType="separate"/>
      </w:r>
      <w:ins w:id="195" w:author=" Vijay Parmar" w:date="2009-08-23T13:03:00Z">
        <w:r w:rsidR="00EC73D2">
          <w:rPr>
            <w:noProof/>
            <w:webHidden/>
          </w:rPr>
          <w:t>58</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96" w:author=" Vijay Parmar" w:date="2009-08-23T13:03:00Z"/>
          <w:rFonts w:asciiTheme="minorHAnsi" w:eastAsiaTheme="minorEastAsia" w:hAnsiTheme="minorHAnsi" w:cstheme="minorBidi"/>
          <w:noProof/>
          <w:sz w:val="22"/>
          <w:szCs w:val="22"/>
        </w:rPr>
      </w:pPr>
      <w:ins w:id="19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Group Administration – Admin Mode</w:t>
        </w:r>
        <w:r w:rsidR="00EC73D2">
          <w:rPr>
            <w:noProof/>
            <w:webHidden/>
          </w:rPr>
          <w:tab/>
        </w:r>
        <w:r>
          <w:rPr>
            <w:noProof/>
            <w:webHidden/>
          </w:rPr>
          <w:fldChar w:fldCharType="begin"/>
        </w:r>
        <w:r w:rsidR="00EC73D2">
          <w:rPr>
            <w:noProof/>
            <w:webHidden/>
          </w:rPr>
          <w:instrText xml:space="preserve"> PAGEREF _Toc238795975 \h </w:instrText>
        </w:r>
      </w:ins>
      <w:r>
        <w:rPr>
          <w:noProof/>
          <w:webHidden/>
        </w:rPr>
      </w:r>
      <w:r>
        <w:rPr>
          <w:noProof/>
          <w:webHidden/>
        </w:rPr>
        <w:fldChar w:fldCharType="separate"/>
      </w:r>
      <w:ins w:id="198" w:author=" Vijay Parmar" w:date="2009-08-23T13:03:00Z">
        <w:r w:rsidR="00EC73D2">
          <w:rPr>
            <w:noProof/>
            <w:webHidden/>
          </w:rPr>
          <w:t>59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199" w:author=" Vijay Parmar" w:date="2009-08-23T13:03:00Z"/>
          <w:rFonts w:asciiTheme="minorHAnsi" w:eastAsiaTheme="minorEastAsia" w:hAnsiTheme="minorHAnsi" w:cstheme="minorBidi"/>
          <w:noProof/>
          <w:sz w:val="22"/>
          <w:szCs w:val="22"/>
        </w:rPr>
      </w:pPr>
      <w:ins w:id="20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Instance Level Security Administration – Admin Mode</w:t>
        </w:r>
        <w:r w:rsidR="00EC73D2">
          <w:rPr>
            <w:noProof/>
            <w:webHidden/>
          </w:rPr>
          <w:tab/>
        </w:r>
        <w:r>
          <w:rPr>
            <w:noProof/>
            <w:webHidden/>
          </w:rPr>
          <w:fldChar w:fldCharType="begin"/>
        </w:r>
        <w:r w:rsidR="00EC73D2">
          <w:rPr>
            <w:noProof/>
            <w:webHidden/>
          </w:rPr>
          <w:instrText xml:space="preserve"> PAGEREF _Toc238795976 \h </w:instrText>
        </w:r>
      </w:ins>
      <w:r>
        <w:rPr>
          <w:noProof/>
          <w:webHidden/>
        </w:rPr>
      </w:r>
      <w:r>
        <w:rPr>
          <w:noProof/>
          <w:webHidden/>
        </w:rPr>
        <w:fldChar w:fldCharType="separate"/>
      </w:r>
      <w:ins w:id="201" w:author=" Vijay Parmar" w:date="2009-08-23T13:03:00Z">
        <w:r w:rsidR="00EC73D2">
          <w:rPr>
            <w:noProof/>
            <w:webHidden/>
          </w:rPr>
          <w:t>62</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02" w:author=" Vijay Parmar" w:date="2009-08-23T13:03:00Z"/>
          <w:rFonts w:asciiTheme="minorHAnsi" w:eastAsiaTheme="minorEastAsia" w:hAnsiTheme="minorHAnsi" w:cstheme="minorBidi"/>
          <w:noProof/>
          <w:sz w:val="22"/>
          <w:szCs w:val="22"/>
        </w:rPr>
      </w:pPr>
      <w:ins w:id="20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UPT Installation and Deployment</w:t>
        </w:r>
        <w:r w:rsidR="00EC73D2">
          <w:rPr>
            <w:noProof/>
            <w:webHidden/>
          </w:rPr>
          <w:tab/>
        </w:r>
        <w:r>
          <w:rPr>
            <w:noProof/>
            <w:webHidden/>
          </w:rPr>
          <w:fldChar w:fldCharType="begin"/>
        </w:r>
        <w:r w:rsidR="00EC73D2">
          <w:rPr>
            <w:noProof/>
            <w:webHidden/>
          </w:rPr>
          <w:instrText xml:space="preserve"> PAGEREF _Toc238795977 \h </w:instrText>
        </w:r>
      </w:ins>
      <w:r>
        <w:rPr>
          <w:noProof/>
          <w:webHidden/>
        </w:rPr>
      </w:r>
      <w:r>
        <w:rPr>
          <w:noProof/>
          <w:webHidden/>
        </w:rPr>
        <w:fldChar w:fldCharType="separate"/>
      </w:r>
      <w:ins w:id="204" w:author=" Vijay Parmar" w:date="2009-08-23T13:03:00Z">
        <w:r w:rsidR="00EC73D2">
          <w:rPr>
            <w:noProof/>
            <w:webHidden/>
          </w:rPr>
          <w:t>66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05" w:author=" Vijay Parmar" w:date="2009-08-23T13:03:00Z"/>
          <w:rFonts w:asciiTheme="minorHAnsi" w:eastAsiaTheme="minorEastAsia" w:hAnsiTheme="minorHAnsi" w:cstheme="minorBidi"/>
          <w:noProof/>
          <w:sz w:val="22"/>
          <w:szCs w:val="22"/>
        </w:rPr>
      </w:pPr>
      <w:ins w:id="20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UPT Release Contents</w:t>
        </w:r>
        <w:r w:rsidR="00EC73D2">
          <w:rPr>
            <w:noProof/>
            <w:webHidden/>
          </w:rPr>
          <w:tab/>
        </w:r>
        <w:r>
          <w:rPr>
            <w:noProof/>
            <w:webHidden/>
          </w:rPr>
          <w:fldChar w:fldCharType="begin"/>
        </w:r>
        <w:r w:rsidR="00EC73D2">
          <w:rPr>
            <w:noProof/>
            <w:webHidden/>
          </w:rPr>
          <w:instrText xml:space="preserve"> PAGEREF _Toc238795978 \h </w:instrText>
        </w:r>
      </w:ins>
      <w:r>
        <w:rPr>
          <w:noProof/>
          <w:webHidden/>
        </w:rPr>
      </w:r>
      <w:r>
        <w:rPr>
          <w:noProof/>
          <w:webHidden/>
        </w:rPr>
        <w:fldChar w:fldCharType="separate"/>
      </w:r>
      <w:ins w:id="207" w:author=" Vijay Parmar" w:date="2009-08-23T13:03:00Z">
        <w:r w:rsidR="00EC73D2">
          <w:rPr>
            <w:noProof/>
            <w:webHidden/>
          </w:rPr>
          <w:t>66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08" w:author=" Vijay Parmar" w:date="2009-08-23T13:03:00Z"/>
          <w:rFonts w:asciiTheme="minorHAnsi" w:eastAsiaTheme="minorEastAsia" w:hAnsiTheme="minorHAnsi" w:cstheme="minorBidi"/>
          <w:noProof/>
          <w:sz w:val="22"/>
          <w:szCs w:val="22"/>
        </w:rPr>
      </w:pPr>
      <w:ins w:id="20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"_Toc238795979"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Installation Modes</w:t>
        </w:r>
        <w:r w:rsidR="00EC73D2">
          <w:rPr>
            <w:noProof/>
            <w:webHidden/>
          </w:rPr>
          <w:tab/>
        </w:r>
        <w:r>
          <w:rPr>
            <w:noProof/>
            <w:webHidden/>
          </w:rPr>
          <w:fldChar w:fldCharType="begin"/>
        </w:r>
        <w:r w:rsidR="00EC73D2">
          <w:rPr>
            <w:noProof/>
            <w:webHidden/>
          </w:rPr>
          <w:instrText xml:space="preserve"> PAGEREF _Toc238795979 \h </w:instrText>
        </w:r>
      </w:ins>
      <w:r>
        <w:rPr>
          <w:noProof/>
          <w:webHidden/>
        </w:rPr>
      </w:r>
      <w:r>
        <w:rPr>
          <w:noProof/>
          <w:webHidden/>
        </w:rPr>
        <w:fldChar w:fldCharType="separate"/>
      </w:r>
      <w:ins w:id="210" w:author=" Vijay Parmar" w:date="2009-08-23T13:03:00Z">
        <w:r w:rsidR="00EC73D2">
          <w:rPr>
            <w:noProof/>
            <w:webHidden/>
          </w:rPr>
          <w:t>66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11" w:author=" Vijay Parmar" w:date="2009-08-23T13:03:00Z"/>
          <w:rFonts w:asciiTheme="minorHAnsi" w:eastAsiaTheme="minorEastAsia" w:hAnsiTheme="minorHAnsi" w:cstheme="minorBidi"/>
          <w:noProof/>
          <w:sz w:val="22"/>
          <w:szCs w:val="22"/>
        </w:rPr>
      </w:pPr>
      <w:ins w:id="21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UPT Deployment Checklist</w:t>
        </w:r>
        <w:r w:rsidR="00EC73D2">
          <w:rPr>
            <w:noProof/>
            <w:webHidden/>
          </w:rPr>
          <w:tab/>
        </w:r>
        <w:r>
          <w:rPr>
            <w:noProof/>
            <w:webHidden/>
          </w:rPr>
          <w:fldChar w:fldCharType="begin"/>
        </w:r>
        <w:r w:rsidR="00EC73D2">
          <w:rPr>
            <w:noProof/>
            <w:webHidden/>
          </w:rPr>
          <w:instrText xml:space="preserve"> PAGEREF _Toc238795980 \h </w:instrText>
        </w:r>
      </w:ins>
      <w:r>
        <w:rPr>
          <w:noProof/>
          <w:webHidden/>
        </w:rPr>
      </w:r>
      <w:r>
        <w:rPr>
          <w:noProof/>
          <w:webHidden/>
        </w:rPr>
        <w:fldChar w:fldCharType="separate"/>
      </w:r>
      <w:ins w:id="213" w:author=" Vijay Parmar" w:date="2009-08-23T13:03:00Z">
        <w:r w:rsidR="00EC73D2">
          <w:rPr>
            <w:noProof/>
            <w:webHidden/>
          </w:rPr>
          <w:t>69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14" w:author=" Vijay Parmar" w:date="2009-08-23T13:03:00Z"/>
          <w:rFonts w:asciiTheme="minorHAnsi" w:eastAsiaTheme="minorEastAsia" w:hAnsiTheme="minorHAnsi" w:cstheme="minorBidi"/>
          <w:noProof/>
          <w:sz w:val="22"/>
          <w:szCs w:val="22"/>
        </w:rPr>
      </w:pPr>
      <w:ins w:id="21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GUI installer -</w:t>
        </w:r>
        <w:r w:rsidR="00EC73D2">
          <w:rPr>
            <w:noProof/>
            <w:webHidden/>
          </w:rPr>
          <w:tab/>
        </w:r>
        <w:r>
          <w:rPr>
            <w:noProof/>
            <w:webHidden/>
          </w:rPr>
          <w:fldChar w:fldCharType="begin"/>
        </w:r>
        <w:r w:rsidR="00EC73D2">
          <w:rPr>
            <w:noProof/>
            <w:webHidden/>
          </w:rPr>
          <w:instrText xml:space="preserve"> PAGEREF _Toc238795981 \h </w:instrText>
        </w:r>
      </w:ins>
      <w:r>
        <w:rPr>
          <w:noProof/>
          <w:webHidden/>
        </w:rPr>
      </w:r>
      <w:r>
        <w:rPr>
          <w:noProof/>
          <w:webHidden/>
        </w:rPr>
        <w:fldChar w:fldCharType="separate"/>
      </w:r>
      <w:ins w:id="216" w:author=" Vijay Parmar" w:date="2009-08-23T13:03:00Z">
        <w:r w:rsidR="00EC73D2">
          <w:rPr>
            <w:noProof/>
            <w:webHidden/>
          </w:rPr>
          <w:t>70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17" w:author=" Vijay Parmar" w:date="2009-08-23T13:03:00Z"/>
          <w:rFonts w:asciiTheme="minorHAnsi" w:eastAsiaTheme="minorEastAsia" w:hAnsiTheme="minorHAnsi" w:cstheme="minorBidi"/>
          <w:noProof/>
          <w:sz w:val="22"/>
          <w:szCs w:val="22"/>
        </w:rPr>
      </w:pPr>
      <w:ins w:id="21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Automated UPT Deployment</w:t>
        </w:r>
        <w:r w:rsidR="00EC73D2">
          <w:rPr>
            <w:noProof/>
            <w:webHidden/>
          </w:rPr>
          <w:tab/>
        </w:r>
        <w:r>
          <w:rPr>
            <w:noProof/>
            <w:webHidden/>
          </w:rPr>
          <w:fldChar w:fldCharType="begin"/>
        </w:r>
        <w:r w:rsidR="00EC73D2">
          <w:rPr>
            <w:noProof/>
            <w:webHidden/>
          </w:rPr>
          <w:instrText xml:space="preserve"> PAGEREF _Toc238795982 \h </w:instrText>
        </w:r>
      </w:ins>
      <w:r>
        <w:rPr>
          <w:noProof/>
          <w:webHidden/>
        </w:rPr>
      </w:r>
      <w:r>
        <w:rPr>
          <w:noProof/>
          <w:webHidden/>
        </w:rPr>
        <w:fldChar w:fldCharType="separate"/>
      </w:r>
      <w:ins w:id="219" w:author=" Vijay Parmar" w:date="2009-08-23T13:03:00Z">
        <w:r w:rsidR="00EC73D2">
          <w:rPr>
            <w:noProof/>
            <w:webHidden/>
          </w:rPr>
          <w:t>70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20" w:author=" Vijay Parmar" w:date="2009-08-23T13:03:00Z"/>
          <w:rFonts w:asciiTheme="minorHAnsi" w:eastAsiaTheme="minorEastAsia" w:hAnsiTheme="minorHAnsi" w:cstheme="minorBidi"/>
          <w:noProof/>
          <w:sz w:val="22"/>
          <w:szCs w:val="22"/>
        </w:rPr>
      </w:pPr>
      <w:ins w:id="22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Command Line installer - Automated UPT Deployment</w:t>
        </w:r>
        <w:r w:rsidR="00EC73D2">
          <w:rPr>
            <w:noProof/>
            <w:webHidden/>
          </w:rPr>
          <w:tab/>
        </w:r>
        <w:r>
          <w:rPr>
            <w:noProof/>
            <w:webHidden/>
          </w:rPr>
          <w:fldChar w:fldCharType="begin"/>
        </w:r>
        <w:r w:rsidR="00EC73D2">
          <w:rPr>
            <w:noProof/>
            <w:webHidden/>
          </w:rPr>
          <w:instrText xml:space="preserve"> PAGEREF _Toc238795983 \h </w:instrText>
        </w:r>
      </w:ins>
      <w:r>
        <w:rPr>
          <w:noProof/>
          <w:webHidden/>
        </w:rPr>
      </w:r>
      <w:r>
        <w:rPr>
          <w:noProof/>
          <w:webHidden/>
        </w:rPr>
        <w:fldChar w:fldCharType="separate"/>
      </w:r>
      <w:ins w:id="222" w:author=" Vijay Parmar" w:date="2009-08-23T13:03:00Z">
        <w:r w:rsidR="00EC73D2">
          <w:rPr>
            <w:noProof/>
            <w:webHidden/>
          </w:rPr>
          <w:t>76</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223" w:author=" Vijay Parmar" w:date="2009-08-23T13:03:00Z"/>
          <w:rFonts w:asciiTheme="minorHAnsi" w:eastAsiaTheme="minorEastAsia" w:hAnsiTheme="minorHAnsi" w:cstheme="minorBidi"/>
          <w:b w:val="0"/>
          <w:noProof/>
          <w:sz w:val="22"/>
          <w:szCs w:val="22"/>
        </w:rPr>
      </w:pPr>
      <w:ins w:id="22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4</w:t>
        </w:r>
        <w:r w:rsidR="00EC73D2">
          <w:rPr>
            <w:rFonts w:asciiTheme="minorHAnsi" w:eastAsiaTheme="minorEastAsia" w:hAnsiTheme="minorHAnsi" w:cstheme="minorBidi"/>
            <w:b w:val="0"/>
            <w:noProof/>
            <w:sz w:val="22"/>
            <w:szCs w:val="22"/>
          </w:rPr>
          <w:tab/>
        </w:r>
        <w:r w:rsidR="00EC73D2" w:rsidRPr="007439ED">
          <w:rPr>
            <w:rStyle w:val="Hyperlink"/>
            <w:noProof/>
          </w:rPr>
          <w:t>CSM Security Web Services</w:t>
        </w:r>
        <w:r w:rsidR="00EC73D2">
          <w:rPr>
            <w:noProof/>
            <w:webHidden/>
          </w:rPr>
          <w:tab/>
        </w:r>
        <w:r>
          <w:rPr>
            <w:noProof/>
            <w:webHidden/>
          </w:rPr>
          <w:fldChar w:fldCharType="begin"/>
        </w:r>
        <w:r w:rsidR="00EC73D2">
          <w:rPr>
            <w:noProof/>
            <w:webHidden/>
          </w:rPr>
          <w:instrText xml:space="preserve"> PAGEREF _Toc238795984 \h </w:instrText>
        </w:r>
      </w:ins>
      <w:r>
        <w:rPr>
          <w:noProof/>
          <w:webHidden/>
        </w:rPr>
      </w:r>
      <w:r>
        <w:rPr>
          <w:noProof/>
          <w:webHidden/>
        </w:rPr>
        <w:fldChar w:fldCharType="separate"/>
      </w:r>
      <w:ins w:id="225" w:author=" Vijay Parmar" w:date="2009-08-23T13:03:00Z">
        <w:r w:rsidR="00EC73D2">
          <w:rPr>
            <w:noProof/>
            <w:webHidden/>
          </w:rPr>
          <w:t>77</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26" w:author=" Vijay Parmar" w:date="2009-08-23T13:03:00Z"/>
          <w:rFonts w:asciiTheme="minorHAnsi" w:eastAsiaTheme="minorEastAsia" w:hAnsiTheme="minorHAnsi" w:cstheme="minorBidi"/>
          <w:noProof/>
          <w:sz w:val="22"/>
          <w:szCs w:val="22"/>
        </w:rPr>
      </w:pPr>
      <w:ins w:id="22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Security Web Service WSDL</w:t>
        </w:r>
        <w:r w:rsidR="00EC73D2">
          <w:rPr>
            <w:noProof/>
            <w:webHidden/>
          </w:rPr>
          <w:tab/>
        </w:r>
        <w:r>
          <w:rPr>
            <w:noProof/>
            <w:webHidden/>
          </w:rPr>
          <w:fldChar w:fldCharType="begin"/>
        </w:r>
        <w:r w:rsidR="00EC73D2">
          <w:rPr>
            <w:noProof/>
            <w:webHidden/>
          </w:rPr>
          <w:instrText xml:space="preserve"> PAGEREF _Toc238795985 \h </w:instrText>
        </w:r>
      </w:ins>
      <w:r>
        <w:rPr>
          <w:noProof/>
          <w:webHidden/>
        </w:rPr>
      </w:r>
      <w:r>
        <w:rPr>
          <w:noProof/>
          <w:webHidden/>
        </w:rPr>
        <w:fldChar w:fldCharType="separate"/>
      </w:r>
      <w:ins w:id="228" w:author=" Vijay Parmar" w:date="2009-08-23T13:03:00Z">
        <w:r w:rsidR="00EC73D2">
          <w:rPr>
            <w:noProof/>
            <w:webHidden/>
          </w:rPr>
          <w:t>77</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29" w:author=" Vijay Parmar" w:date="2009-08-23T13:03:00Z"/>
          <w:rFonts w:asciiTheme="minorHAnsi" w:eastAsiaTheme="minorEastAsia" w:hAnsiTheme="minorHAnsi" w:cstheme="minorBidi"/>
          <w:noProof/>
          <w:sz w:val="22"/>
          <w:szCs w:val="22"/>
        </w:rPr>
      </w:pPr>
      <w:ins w:id="23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Security Web Service Operations</w:t>
        </w:r>
        <w:r w:rsidR="00EC73D2">
          <w:rPr>
            <w:noProof/>
            <w:webHidden/>
          </w:rPr>
          <w:tab/>
        </w:r>
        <w:r>
          <w:rPr>
            <w:noProof/>
            <w:webHidden/>
          </w:rPr>
          <w:fldChar w:fldCharType="begin"/>
        </w:r>
        <w:r w:rsidR="00EC73D2">
          <w:rPr>
            <w:noProof/>
            <w:webHidden/>
          </w:rPr>
          <w:instrText xml:space="preserve"> PAGEREF _Toc238795986 \h </w:instrText>
        </w:r>
      </w:ins>
      <w:r>
        <w:rPr>
          <w:noProof/>
          <w:webHidden/>
        </w:rPr>
      </w:r>
      <w:r>
        <w:rPr>
          <w:noProof/>
          <w:webHidden/>
        </w:rPr>
        <w:fldChar w:fldCharType="separate"/>
      </w:r>
      <w:ins w:id="231" w:author=" Vijay Parmar" w:date="2009-08-23T13:03:00Z">
        <w:r w:rsidR="00EC73D2">
          <w:rPr>
            <w:noProof/>
            <w:webHidden/>
          </w:rPr>
          <w:t>77</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32" w:author=" Vijay Parmar" w:date="2009-08-23T13:03:00Z"/>
          <w:rFonts w:asciiTheme="minorHAnsi" w:eastAsiaTheme="minorEastAsia" w:hAnsiTheme="minorHAnsi" w:cstheme="minorBidi"/>
          <w:noProof/>
          <w:sz w:val="22"/>
          <w:szCs w:val="22"/>
        </w:rPr>
      </w:pPr>
      <w:ins w:id="23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Login Operation</w:t>
        </w:r>
        <w:r w:rsidR="00EC73D2">
          <w:rPr>
            <w:noProof/>
            <w:webHidden/>
          </w:rPr>
          <w:tab/>
        </w:r>
        <w:r>
          <w:rPr>
            <w:noProof/>
            <w:webHidden/>
          </w:rPr>
          <w:fldChar w:fldCharType="begin"/>
        </w:r>
        <w:r w:rsidR="00EC73D2">
          <w:rPr>
            <w:noProof/>
            <w:webHidden/>
          </w:rPr>
          <w:instrText xml:space="preserve"> PAGEREF _Toc238795987 \h </w:instrText>
        </w:r>
      </w:ins>
      <w:r>
        <w:rPr>
          <w:noProof/>
          <w:webHidden/>
        </w:rPr>
      </w:r>
      <w:r>
        <w:rPr>
          <w:noProof/>
          <w:webHidden/>
        </w:rPr>
        <w:fldChar w:fldCharType="separate"/>
      </w:r>
      <w:ins w:id="234" w:author=" Vijay Parmar" w:date="2009-08-23T13:03:00Z">
        <w:r w:rsidR="00EC73D2">
          <w:rPr>
            <w:noProof/>
            <w:webHidden/>
          </w:rPr>
          <w:t>77</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35" w:author=" Vijay Parmar" w:date="2009-08-23T13:03:00Z"/>
          <w:rFonts w:asciiTheme="minorHAnsi" w:eastAsiaTheme="minorEastAsia" w:hAnsiTheme="minorHAnsi" w:cstheme="minorBidi"/>
          <w:noProof/>
          <w:sz w:val="22"/>
          <w:szCs w:val="22"/>
        </w:rPr>
      </w:pPr>
      <w:ins w:id="23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CheckPermission Operation</w:t>
        </w:r>
        <w:r w:rsidR="00EC73D2">
          <w:rPr>
            <w:noProof/>
            <w:webHidden/>
          </w:rPr>
          <w:tab/>
        </w:r>
        <w:r>
          <w:rPr>
            <w:noProof/>
            <w:webHidden/>
          </w:rPr>
          <w:fldChar w:fldCharType="begin"/>
        </w:r>
        <w:r w:rsidR="00EC73D2">
          <w:rPr>
            <w:noProof/>
            <w:webHidden/>
          </w:rPr>
          <w:instrText xml:space="preserve"> PAGEREF _Toc238795988 \h </w:instrText>
        </w:r>
      </w:ins>
      <w:r>
        <w:rPr>
          <w:noProof/>
          <w:webHidden/>
        </w:rPr>
      </w:r>
      <w:r>
        <w:rPr>
          <w:noProof/>
          <w:webHidden/>
        </w:rPr>
        <w:fldChar w:fldCharType="separate"/>
      </w:r>
      <w:ins w:id="237" w:author=" Vijay Parmar" w:date="2009-08-23T13:03:00Z">
        <w:r w:rsidR="00EC73D2">
          <w:rPr>
            <w:noProof/>
            <w:webHidden/>
          </w:rPr>
          <w:t>78</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38" w:author=" Vijay Parmar" w:date="2009-08-23T13:03:00Z"/>
          <w:rFonts w:asciiTheme="minorHAnsi" w:eastAsiaTheme="minorEastAsia" w:hAnsiTheme="minorHAnsi" w:cstheme="minorBidi"/>
          <w:noProof/>
          <w:sz w:val="22"/>
          <w:szCs w:val="22"/>
        </w:rPr>
      </w:pPr>
      <w:ins w:id="23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"_Toc238795989"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Workflow for CSM Security Web Service</w:t>
        </w:r>
        <w:r w:rsidR="00EC73D2">
          <w:rPr>
            <w:noProof/>
            <w:webHidden/>
          </w:rPr>
          <w:tab/>
        </w:r>
        <w:r>
          <w:rPr>
            <w:noProof/>
            <w:webHidden/>
          </w:rPr>
          <w:fldChar w:fldCharType="begin"/>
        </w:r>
        <w:r w:rsidR="00EC73D2">
          <w:rPr>
            <w:noProof/>
            <w:webHidden/>
          </w:rPr>
          <w:instrText xml:space="preserve"> PAGEREF _Toc238795989 \h </w:instrText>
        </w:r>
      </w:ins>
      <w:r>
        <w:rPr>
          <w:noProof/>
          <w:webHidden/>
        </w:rPr>
      </w:r>
      <w:r>
        <w:rPr>
          <w:noProof/>
          <w:webHidden/>
        </w:rPr>
        <w:fldChar w:fldCharType="separate"/>
      </w:r>
      <w:ins w:id="240" w:author=" Vijay Parmar" w:date="2009-08-23T13:03:00Z">
        <w:r w:rsidR="00EC73D2">
          <w:rPr>
            <w:noProof/>
            <w:webHidden/>
          </w:rPr>
          <w:t>79</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41" w:author=" Vijay Parmar" w:date="2009-08-23T13:03:00Z"/>
          <w:rFonts w:asciiTheme="minorHAnsi" w:eastAsiaTheme="minorEastAsia" w:hAnsiTheme="minorHAnsi" w:cstheme="minorBidi"/>
          <w:noProof/>
          <w:sz w:val="22"/>
          <w:szCs w:val="22"/>
        </w:rPr>
      </w:pPr>
      <w:ins w:id="24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Installation of CSM Security Web Service</w:t>
        </w:r>
        <w:r w:rsidR="00EC73D2">
          <w:rPr>
            <w:noProof/>
            <w:webHidden/>
          </w:rPr>
          <w:tab/>
        </w:r>
        <w:r>
          <w:rPr>
            <w:noProof/>
            <w:webHidden/>
          </w:rPr>
          <w:fldChar w:fldCharType="begin"/>
        </w:r>
        <w:r w:rsidR="00EC73D2">
          <w:rPr>
            <w:noProof/>
            <w:webHidden/>
          </w:rPr>
          <w:instrText xml:space="preserve"> PAGEREF _Toc238795990 \h </w:instrText>
        </w:r>
      </w:ins>
      <w:r>
        <w:rPr>
          <w:noProof/>
          <w:webHidden/>
        </w:rPr>
      </w:r>
      <w:r>
        <w:rPr>
          <w:noProof/>
          <w:webHidden/>
        </w:rPr>
        <w:fldChar w:fldCharType="separate"/>
      </w:r>
      <w:ins w:id="243" w:author=" Vijay Parmar" w:date="2009-08-23T13:03:00Z">
        <w:r w:rsidR="00EC73D2">
          <w:rPr>
            <w:noProof/>
            <w:webHidden/>
          </w:rPr>
          <w:t>79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44" w:author=" Vijay Parmar" w:date="2009-08-23T13:03:00Z"/>
          <w:rFonts w:asciiTheme="minorHAnsi" w:eastAsiaTheme="minorEastAsia" w:hAnsiTheme="minorHAnsi" w:cstheme="minorBidi"/>
          <w:noProof/>
          <w:sz w:val="22"/>
          <w:szCs w:val="22"/>
        </w:rPr>
      </w:pPr>
      <w:ins w:id="24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Create and Prime Database</w:t>
        </w:r>
        <w:r w:rsidR="00EC73D2">
          <w:rPr>
            <w:noProof/>
            <w:webHidden/>
          </w:rPr>
          <w:tab/>
        </w:r>
        <w:r>
          <w:rPr>
            <w:noProof/>
            <w:webHidden/>
          </w:rPr>
          <w:fldChar w:fldCharType="begin"/>
        </w:r>
        <w:r w:rsidR="00EC73D2">
          <w:rPr>
            <w:noProof/>
            <w:webHidden/>
          </w:rPr>
          <w:instrText xml:space="preserve"> PAGEREF _Toc238795991 \h </w:instrText>
        </w:r>
      </w:ins>
      <w:r>
        <w:rPr>
          <w:noProof/>
          <w:webHidden/>
        </w:rPr>
      </w:r>
      <w:r>
        <w:rPr>
          <w:noProof/>
          <w:webHidden/>
        </w:rPr>
        <w:fldChar w:fldCharType="separate"/>
      </w:r>
      <w:ins w:id="246" w:author=" Vijay Parmar" w:date="2009-08-23T13:03:00Z">
        <w:r w:rsidR="00EC73D2">
          <w:rPr>
            <w:noProof/>
            <w:webHidden/>
          </w:rPr>
          <w:t>79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47" w:author=" Vijay Parmar" w:date="2009-08-23T13:03:00Z"/>
          <w:rFonts w:asciiTheme="minorHAnsi" w:eastAsiaTheme="minorEastAsia" w:hAnsiTheme="minorHAnsi" w:cstheme="minorBidi"/>
          <w:noProof/>
          <w:sz w:val="22"/>
          <w:szCs w:val="22"/>
        </w:rPr>
      </w:pPr>
      <w:ins w:id="24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Configure Datasource</w:t>
        </w:r>
        <w:r w:rsidR="00EC73D2">
          <w:rPr>
            <w:noProof/>
            <w:webHidden/>
          </w:rPr>
          <w:tab/>
        </w:r>
        <w:r>
          <w:rPr>
            <w:noProof/>
            <w:webHidden/>
          </w:rPr>
          <w:fldChar w:fldCharType="begin"/>
        </w:r>
        <w:r w:rsidR="00EC73D2">
          <w:rPr>
            <w:noProof/>
            <w:webHidden/>
          </w:rPr>
          <w:instrText xml:space="preserve"> PAGEREF _Toc238795992 \h </w:instrText>
        </w:r>
      </w:ins>
      <w:r>
        <w:rPr>
          <w:noProof/>
          <w:webHidden/>
        </w:rPr>
      </w:r>
      <w:r>
        <w:rPr>
          <w:noProof/>
          <w:webHidden/>
        </w:rPr>
        <w:fldChar w:fldCharType="separate"/>
      </w:r>
      <w:ins w:id="249" w:author=" Vijay Parmar" w:date="2009-08-23T13:03:00Z">
        <w:r w:rsidR="00EC73D2">
          <w:rPr>
            <w:noProof/>
            <w:webHidden/>
          </w:rPr>
          <w:t>80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50" w:author=" Vijay Parmar" w:date="2009-08-23T13:03:00Z"/>
          <w:rFonts w:asciiTheme="minorHAnsi" w:eastAsiaTheme="minorEastAsia" w:hAnsiTheme="minorHAnsi" w:cstheme="minorBidi"/>
          <w:noProof/>
          <w:sz w:val="22"/>
          <w:szCs w:val="22"/>
        </w:rPr>
      </w:pPr>
      <w:ins w:id="25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Configure JBoss JAAS Login Parameters</w:t>
        </w:r>
        <w:r w:rsidR="00EC73D2">
          <w:rPr>
            <w:noProof/>
            <w:webHidden/>
          </w:rPr>
          <w:tab/>
        </w:r>
        <w:r>
          <w:rPr>
            <w:noProof/>
            <w:webHidden/>
          </w:rPr>
          <w:fldChar w:fldCharType="begin"/>
        </w:r>
        <w:r w:rsidR="00EC73D2">
          <w:rPr>
            <w:noProof/>
            <w:webHidden/>
          </w:rPr>
          <w:instrText xml:space="preserve"> PAGEREF _Toc238795993 \h </w:instrText>
        </w:r>
      </w:ins>
      <w:r>
        <w:rPr>
          <w:noProof/>
          <w:webHidden/>
        </w:rPr>
      </w:r>
      <w:r>
        <w:rPr>
          <w:noProof/>
          <w:webHidden/>
        </w:rPr>
        <w:fldChar w:fldCharType="separate"/>
      </w:r>
      <w:ins w:id="252" w:author=" Vijay Parmar" w:date="2009-08-23T13:03:00Z">
        <w:r w:rsidR="00EC73D2">
          <w:rPr>
            <w:noProof/>
            <w:webHidden/>
          </w:rPr>
          <w:t>81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53" w:author=" Vijay Parmar" w:date="2009-08-23T13:03:00Z"/>
          <w:rFonts w:asciiTheme="minorHAnsi" w:eastAsiaTheme="minorEastAsia" w:hAnsiTheme="minorHAnsi" w:cstheme="minorBidi"/>
          <w:noProof/>
          <w:sz w:val="22"/>
          <w:szCs w:val="22"/>
        </w:rPr>
      </w:pPr>
      <w:ins w:id="25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Deploy the Security WS .war File</w:t>
        </w:r>
        <w:r w:rsidR="00EC73D2">
          <w:rPr>
            <w:noProof/>
            <w:webHidden/>
          </w:rPr>
          <w:tab/>
        </w:r>
        <w:r>
          <w:rPr>
            <w:noProof/>
            <w:webHidden/>
          </w:rPr>
          <w:fldChar w:fldCharType="begin"/>
        </w:r>
        <w:r w:rsidR="00EC73D2">
          <w:rPr>
            <w:noProof/>
            <w:webHidden/>
          </w:rPr>
          <w:instrText xml:space="preserve"> PAGEREF _Toc238795994 \h </w:instrText>
        </w:r>
      </w:ins>
      <w:r>
        <w:rPr>
          <w:noProof/>
          <w:webHidden/>
        </w:rPr>
      </w:r>
      <w:r>
        <w:rPr>
          <w:noProof/>
          <w:webHidden/>
        </w:rPr>
        <w:fldChar w:fldCharType="separate"/>
      </w:r>
      <w:ins w:id="255" w:author=" Vijay Parmar" w:date="2009-08-23T13:03:00Z">
        <w:r w:rsidR="00EC73D2">
          <w:rPr>
            <w:noProof/>
            <w:webHidden/>
          </w:rPr>
          <w:t>82</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256" w:author=" Vijay Parmar" w:date="2009-08-23T13:03:00Z"/>
          <w:rFonts w:asciiTheme="minorHAnsi" w:eastAsiaTheme="minorEastAsia" w:hAnsiTheme="minorHAnsi" w:cstheme="minorBidi"/>
          <w:b w:val="0"/>
          <w:noProof/>
          <w:sz w:val="22"/>
          <w:szCs w:val="22"/>
        </w:rPr>
      </w:pPr>
      <w:ins w:id="25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5</w:t>
        </w:r>
        <w:r w:rsidR="00EC73D2">
          <w:rPr>
            <w:rFonts w:asciiTheme="minorHAnsi" w:eastAsiaTheme="minorEastAsia" w:hAnsiTheme="minorHAnsi" w:cstheme="minorBidi"/>
            <w:b w:val="0"/>
            <w:noProof/>
            <w:sz w:val="22"/>
            <w:szCs w:val="22"/>
          </w:rPr>
          <w:tab/>
        </w:r>
        <w:r w:rsidR="00EC73D2" w:rsidRPr="007439ED">
          <w:rPr>
            <w:rStyle w:val="Hyperlink"/>
            <w:noProof/>
          </w:rPr>
          <w:t>CSM Instance Level and Attribute Level Security</w:t>
        </w:r>
        <w:r w:rsidR="00EC73D2">
          <w:rPr>
            <w:noProof/>
            <w:webHidden/>
          </w:rPr>
          <w:tab/>
        </w:r>
        <w:r>
          <w:rPr>
            <w:noProof/>
            <w:webHidden/>
          </w:rPr>
          <w:fldChar w:fldCharType="begin"/>
        </w:r>
        <w:r w:rsidR="00EC73D2">
          <w:rPr>
            <w:noProof/>
            <w:webHidden/>
          </w:rPr>
          <w:instrText xml:space="preserve"> PAGEREF _Toc238795995 \h </w:instrText>
        </w:r>
      </w:ins>
      <w:r>
        <w:rPr>
          <w:noProof/>
          <w:webHidden/>
        </w:rPr>
      </w:r>
      <w:r>
        <w:rPr>
          <w:noProof/>
          <w:webHidden/>
        </w:rPr>
        <w:fldChar w:fldCharType="separate"/>
      </w:r>
      <w:ins w:id="258" w:author=" Vijay Parmar" w:date="2009-08-23T13:03:00Z">
        <w:r w:rsidR="00EC73D2">
          <w:rPr>
            <w:noProof/>
            <w:webHidden/>
          </w:rPr>
          <w:t>83</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59" w:author=" Vijay Parmar" w:date="2009-08-23T13:03:00Z"/>
          <w:rFonts w:asciiTheme="minorHAnsi" w:eastAsiaTheme="minorEastAsia" w:hAnsiTheme="minorHAnsi" w:cstheme="minorBidi"/>
          <w:noProof/>
          <w:sz w:val="22"/>
          <w:szCs w:val="22"/>
        </w:rPr>
      </w:pPr>
      <w:ins w:id="26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Instance Level Security</w:t>
        </w:r>
        <w:r w:rsidR="00EC73D2">
          <w:rPr>
            <w:noProof/>
            <w:webHidden/>
          </w:rPr>
          <w:tab/>
        </w:r>
        <w:r>
          <w:rPr>
            <w:noProof/>
            <w:webHidden/>
          </w:rPr>
          <w:fldChar w:fldCharType="begin"/>
        </w:r>
        <w:r w:rsidR="00EC73D2">
          <w:rPr>
            <w:noProof/>
            <w:webHidden/>
          </w:rPr>
          <w:instrText xml:space="preserve"> PAGEREF _Toc238795996 \h </w:instrText>
        </w:r>
      </w:ins>
      <w:r>
        <w:rPr>
          <w:noProof/>
          <w:webHidden/>
        </w:rPr>
      </w:r>
      <w:r>
        <w:rPr>
          <w:noProof/>
          <w:webHidden/>
        </w:rPr>
        <w:fldChar w:fldCharType="separate"/>
      </w:r>
      <w:ins w:id="261" w:author=" Vijay Parmar" w:date="2009-08-23T13:03:00Z">
        <w:r w:rsidR="00EC73D2">
          <w:rPr>
            <w:noProof/>
            <w:webHidden/>
          </w:rPr>
          <w:t>83</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62" w:author=" Vijay Parmar" w:date="2009-08-23T13:03:00Z"/>
          <w:rFonts w:asciiTheme="minorHAnsi" w:eastAsiaTheme="minorEastAsia" w:hAnsiTheme="minorHAnsi" w:cstheme="minorBidi"/>
          <w:noProof/>
          <w:sz w:val="22"/>
          <w:szCs w:val="22"/>
        </w:rPr>
      </w:pPr>
      <w:ins w:id="26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Requirements Addressed</w:t>
        </w:r>
        <w:r w:rsidR="00EC73D2">
          <w:rPr>
            <w:noProof/>
            <w:webHidden/>
          </w:rPr>
          <w:tab/>
        </w:r>
        <w:r>
          <w:rPr>
            <w:noProof/>
            <w:webHidden/>
          </w:rPr>
          <w:fldChar w:fldCharType="begin"/>
        </w:r>
        <w:r w:rsidR="00EC73D2">
          <w:rPr>
            <w:noProof/>
            <w:webHidden/>
          </w:rPr>
          <w:instrText xml:space="preserve"> PAGEREF _Toc238795997 \h </w:instrText>
        </w:r>
      </w:ins>
      <w:r>
        <w:rPr>
          <w:noProof/>
          <w:webHidden/>
        </w:rPr>
      </w:r>
      <w:r>
        <w:rPr>
          <w:noProof/>
          <w:webHidden/>
        </w:rPr>
        <w:fldChar w:fldCharType="separate"/>
      </w:r>
      <w:ins w:id="264" w:author=" Vijay Parmar" w:date="2009-08-23T13:03:00Z">
        <w:r w:rsidR="00EC73D2">
          <w:rPr>
            <w:noProof/>
            <w:webHidden/>
          </w:rPr>
          <w:t>83</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65" w:author=" Vijay Parmar" w:date="2009-08-23T13:03:00Z"/>
          <w:rFonts w:asciiTheme="minorHAnsi" w:eastAsiaTheme="minorEastAsia" w:hAnsiTheme="minorHAnsi" w:cstheme="minorBidi"/>
          <w:noProof/>
          <w:sz w:val="22"/>
          <w:szCs w:val="22"/>
        </w:rPr>
      </w:pPr>
      <w:ins w:id="26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Overall Design</w:t>
        </w:r>
        <w:r w:rsidR="00EC73D2">
          <w:rPr>
            <w:noProof/>
            <w:webHidden/>
          </w:rPr>
          <w:tab/>
        </w:r>
        <w:r>
          <w:rPr>
            <w:noProof/>
            <w:webHidden/>
          </w:rPr>
          <w:fldChar w:fldCharType="begin"/>
        </w:r>
        <w:r w:rsidR="00EC73D2">
          <w:rPr>
            <w:noProof/>
            <w:webHidden/>
          </w:rPr>
          <w:instrText xml:space="preserve"> PAGEREF _Toc238795998 \h </w:instrText>
        </w:r>
      </w:ins>
      <w:r>
        <w:rPr>
          <w:noProof/>
          <w:webHidden/>
        </w:rPr>
      </w:r>
      <w:r>
        <w:rPr>
          <w:noProof/>
          <w:webHidden/>
        </w:rPr>
        <w:fldChar w:fldCharType="separate"/>
      </w:r>
      <w:ins w:id="267" w:author=" Vijay Parmar" w:date="2009-08-23T13:03:00Z">
        <w:r w:rsidR="00EC73D2">
          <w:rPr>
            <w:noProof/>
            <w:webHidden/>
          </w:rPr>
          <w:t>85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68" w:author=" Vijay Parmar" w:date="2009-08-23T13:03:00Z"/>
          <w:rFonts w:asciiTheme="minorHAnsi" w:eastAsiaTheme="minorEastAsia" w:hAnsiTheme="minorHAnsi" w:cstheme="minorBidi"/>
          <w:noProof/>
          <w:sz w:val="22"/>
          <w:szCs w:val="22"/>
        </w:rPr>
      </w:pPr>
      <w:ins w:id="26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"_Toc238795999"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Provisioning Instance Level Security</w:t>
        </w:r>
        <w:r w:rsidR="00EC73D2">
          <w:rPr>
            <w:noProof/>
            <w:webHidden/>
          </w:rPr>
          <w:tab/>
        </w:r>
        <w:r>
          <w:rPr>
            <w:noProof/>
            <w:webHidden/>
          </w:rPr>
          <w:fldChar w:fldCharType="begin"/>
        </w:r>
        <w:r w:rsidR="00EC73D2">
          <w:rPr>
            <w:noProof/>
            <w:webHidden/>
          </w:rPr>
          <w:instrText xml:space="preserve"> PAGEREF _Toc238795999 \h </w:instrText>
        </w:r>
      </w:ins>
      <w:r>
        <w:rPr>
          <w:noProof/>
          <w:webHidden/>
        </w:rPr>
      </w:r>
      <w:r>
        <w:rPr>
          <w:noProof/>
          <w:webHidden/>
        </w:rPr>
        <w:fldChar w:fldCharType="separate"/>
      </w:r>
      <w:ins w:id="270" w:author=" Vijay Parmar" w:date="2009-08-23T13:03:00Z">
        <w:r w:rsidR="00EC73D2">
          <w:rPr>
            <w:noProof/>
            <w:webHidden/>
          </w:rPr>
          <w:t>85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71" w:author=" Vijay Parmar" w:date="2009-08-23T13:03:00Z"/>
          <w:rFonts w:asciiTheme="minorHAnsi" w:eastAsiaTheme="minorEastAsia" w:hAnsiTheme="minorHAnsi" w:cstheme="minorBidi"/>
          <w:noProof/>
          <w:sz w:val="22"/>
          <w:szCs w:val="22"/>
        </w:rPr>
      </w:pPr>
      <w:ins w:id="27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Using Instance Level Security</w:t>
        </w:r>
        <w:r w:rsidR="00EC73D2">
          <w:rPr>
            <w:noProof/>
            <w:webHidden/>
          </w:rPr>
          <w:tab/>
        </w:r>
        <w:r>
          <w:rPr>
            <w:noProof/>
            <w:webHidden/>
          </w:rPr>
          <w:fldChar w:fldCharType="begin"/>
        </w:r>
        <w:r w:rsidR="00EC73D2">
          <w:rPr>
            <w:noProof/>
            <w:webHidden/>
          </w:rPr>
          <w:instrText xml:space="preserve"> PAGEREF _Toc238796000 \h </w:instrText>
        </w:r>
      </w:ins>
      <w:r>
        <w:rPr>
          <w:noProof/>
          <w:webHidden/>
        </w:rPr>
      </w:r>
      <w:r>
        <w:rPr>
          <w:noProof/>
          <w:webHidden/>
        </w:rPr>
        <w:fldChar w:fldCharType="separate"/>
      </w:r>
      <w:ins w:id="273" w:author=" Vijay Parmar" w:date="2009-08-23T13:03:00Z">
        <w:r w:rsidR="00EC73D2">
          <w:rPr>
            <w:noProof/>
            <w:webHidden/>
          </w:rPr>
          <w:t>89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74" w:author=" Vijay Parmar" w:date="2009-08-23T13:03:00Z"/>
          <w:rFonts w:asciiTheme="minorHAnsi" w:eastAsiaTheme="minorEastAsia" w:hAnsiTheme="minorHAnsi" w:cstheme="minorBidi"/>
          <w:noProof/>
          <w:sz w:val="22"/>
          <w:szCs w:val="22"/>
        </w:rPr>
      </w:pPr>
      <w:ins w:id="27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Using Instance Level Query Performance Enhancements</w:t>
        </w:r>
        <w:r w:rsidR="00EC73D2">
          <w:rPr>
            <w:noProof/>
            <w:webHidden/>
          </w:rPr>
          <w:tab/>
        </w:r>
        <w:r>
          <w:rPr>
            <w:noProof/>
            <w:webHidden/>
          </w:rPr>
          <w:fldChar w:fldCharType="begin"/>
        </w:r>
        <w:r w:rsidR="00EC73D2">
          <w:rPr>
            <w:noProof/>
            <w:webHidden/>
          </w:rPr>
          <w:instrText xml:space="preserve"> PAGEREF _Toc238796001 \h </w:instrText>
        </w:r>
      </w:ins>
      <w:r>
        <w:rPr>
          <w:noProof/>
          <w:webHidden/>
        </w:rPr>
      </w:r>
      <w:r>
        <w:rPr>
          <w:noProof/>
          <w:webHidden/>
        </w:rPr>
        <w:fldChar w:fldCharType="separate"/>
      </w:r>
      <w:ins w:id="276" w:author=" Vijay Parmar" w:date="2009-08-23T13:03:00Z">
        <w:r w:rsidR="00EC73D2">
          <w:rPr>
            <w:noProof/>
            <w:webHidden/>
          </w:rPr>
          <w:t>90</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77" w:author=" Vijay Parmar" w:date="2009-08-23T13:03:00Z"/>
          <w:rFonts w:asciiTheme="minorHAnsi" w:eastAsiaTheme="minorEastAsia" w:hAnsiTheme="minorHAnsi" w:cstheme="minorBidi"/>
          <w:noProof/>
          <w:sz w:val="22"/>
          <w:szCs w:val="22"/>
        </w:rPr>
      </w:pPr>
      <w:ins w:id="27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Known Issues</w:t>
        </w:r>
        <w:r w:rsidR="00EC73D2">
          <w:rPr>
            <w:noProof/>
            <w:webHidden/>
          </w:rPr>
          <w:tab/>
        </w:r>
        <w:r>
          <w:rPr>
            <w:noProof/>
            <w:webHidden/>
          </w:rPr>
          <w:fldChar w:fldCharType="begin"/>
        </w:r>
        <w:r w:rsidR="00EC73D2">
          <w:rPr>
            <w:noProof/>
            <w:webHidden/>
          </w:rPr>
          <w:instrText xml:space="preserve"> PAGEREF _Toc238796002 \h </w:instrText>
        </w:r>
      </w:ins>
      <w:r>
        <w:rPr>
          <w:noProof/>
          <w:webHidden/>
        </w:rPr>
      </w:r>
      <w:r>
        <w:rPr>
          <w:noProof/>
          <w:webHidden/>
        </w:rPr>
        <w:fldChar w:fldCharType="separate"/>
      </w:r>
      <w:ins w:id="279" w:author=" Vijay Parmar" w:date="2009-08-23T13:03:00Z">
        <w:r w:rsidR="00EC73D2">
          <w:rPr>
            <w:noProof/>
            <w:webHidden/>
          </w:rPr>
          <w:t>90</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280" w:author=" Vijay Parmar" w:date="2009-08-23T13:03:00Z"/>
          <w:rFonts w:asciiTheme="minorHAnsi" w:eastAsiaTheme="minorEastAsia" w:hAnsiTheme="minorHAnsi" w:cstheme="minorBidi"/>
          <w:noProof/>
          <w:sz w:val="22"/>
          <w:szCs w:val="22"/>
        </w:rPr>
      </w:pPr>
      <w:ins w:id="28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Attribute Level Security</w:t>
        </w:r>
        <w:r w:rsidR="00EC73D2">
          <w:rPr>
            <w:noProof/>
            <w:webHidden/>
          </w:rPr>
          <w:tab/>
        </w:r>
        <w:r>
          <w:rPr>
            <w:noProof/>
            <w:webHidden/>
          </w:rPr>
          <w:fldChar w:fldCharType="begin"/>
        </w:r>
        <w:r w:rsidR="00EC73D2">
          <w:rPr>
            <w:noProof/>
            <w:webHidden/>
          </w:rPr>
          <w:instrText xml:space="preserve"> PAGEREF _Toc238796003 \h </w:instrText>
        </w:r>
      </w:ins>
      <w:r>
        <w:rPr>
          <w:noProof/>
          <w:webHidden/>
        </w:rPr>
      </w:r>
      <w:r>
        <w:rPr>
          <w:noProof/>
          <w:webHidden/>
        </w:rPr>
        <w:fldChar w:fldCharType="separate"/>
      </w:r>
      <w:ins w:id="282" w:author=" Vijay Parmar" w:date="2009-08-23T13:03:00Z">
        <w:r w:rsidR="00EC73D2">
          <w:rPr>
            <w:noProof/>
            <w:webHidden/>
          </w:rPr>
          <w:t>91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83" w:author=" Vijay Parmar" w:date="2009-08-23T13:03:00Z"/>
          <w:rFonts w:asciiTheme="minorHAnsi" w:eastAsiaTheme="minorEastAsia" w:hAnsiTheme="minorHAnsi" w:cstheme="minorBidi"/>
          <w:noProof/>
          <w:sz w:val="22"/>
          <w:szCs w:val="22"/>
        </w:rPr>
      </w:pPr>
      <w:ins w:id="28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Requirements Addressed</w:t>
        </w:r>
        <w:r w:rsidR="00EC73D2">
          <w:rPr>
            <w:noProof/>
            <w:webHidden/>
          </w:rPr>
          <w:tab/>
        </w:r>
        <w:r>
          <w:rPr>
            <w:noProof/>
            <w:webHidden/>
          </w:rPr>
          <w:fldChar w:fldCharType="begin"/>
        </w:r>
        <w:r w:rsidR="00EC73D2">
          <w:rPr>
            <w:noProof/>
            <w:webHidden/>
          </w:rPr>
          <w:instrText xml:space="preserve"> PAGEREF _Toc238796004 \h </w:instrText>
        </w:r>
      </w:ins>
      <w:r>
        <w:rPr>
          <w:noProof/>
          <w:webHidden/>
        </w:rPr>
      </w:r>
      <w:r>
        <w:rPr>
          <w:noProof/>
          <w:webHidden/>
        </w:rPr>
        <w:fldChar w:fldCharType="separate"/>
      </w:r>
      <w:ins w:id="285" w:author=" Vijay Parmar" w:date="2009-08-23T13:03:00Z">
        <w:r w:rsidR="00EC73D2">
          <w:rPr>
            <w:noProof/>
            <w:webHidden/>
          </w:rPr>
          <w:t>91</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86" w:author=" Vijay Parmar" w:date="2009-08-23T13:03:00Z"/>
          <w:rFonts w:asciiTheme="minorHAnsi" w:eastAsiaTheme="minorEastAsia" w:hAnsiTheme="minorHAnsi" w:cstheme="minorBidi"/>
          <w:noProof/>
          <w:sz w:val="22"/>
          <w:szCs w:val="22"/>
        </w:rPr>
      </w:pPr>
      <w:ins w:id="28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Overall Design</w:t>
        </w:r>
        <w:r w:rsidR="00EC73D2">
          <w:rPr>
            <w:noProof/>
            <w:webHidden/>
          </w:rPr>
          <w:tab/>
        </w:r>
        <w:r>
          <w:rPr>
            <w:noProof/>
            <w:webHidden/>
          </w:rPr>
          <w:fldChar w:fldCharType="begin"/>
        </w:r>
        <w:r w:rsidR="00EC73D2">
          <w:rPr>
            <w:noProof/>
            <w:webHidden/>
          </w:rPr>
          <w:instrText xml:space="preserve"> PAGEREF _Toc238796005 \h </w:instrText>
        </w:r>
      </w:ins>
      <w:r>
        <w:rPr>
          <w:noProof/>
          <w:webHidden/>
        </w:rPr>
      </w:r>
      <w:r>
        <w:rPr>
          <w:noProof/>
          <w:webHidden/>
        </w:rPr>
        <w:fldChar w:fldCharType="separate"/>
      </w:r>
      <w:ins w:id="288" w:author=" Vijay Parmar" w:date="2009-08-23T13:03:00Z">
        <w:r w:rsidR="00EC73D2">
          <w:rPr>
            <w:noProof/>
            <w:webHidden/>
          </w:rPr>
          <w:t>92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89" w:author=" Vijay Parmar" w:date="2009-08-23T13:03:00Z"/>
          <w:rFonts w:asciiTheme="minorHAnsi" w:eastAsiaTheme="minorEastAsia" w:hAnsiTheme="minorHAnsi" w:cstheme="minorBidi"/>
          <w:noProof/>
          <w:sz w:val="22"/>
          <w:szCs w:val="22"/>
        </w:rPr>
      </w:pPr>
      <w:ins w:id="29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Strict Or Lenient Behavior</w:t>
        </w:r>
        <w:r w:rsidR="00EC73D2">
          <w:rPr>
            <w:noProof/>
            <w:webHidden/>
          </w:rPr>
          <w:tab/>
        </w:r>
        <w:r>
          <w:rPr>
            <w:noProof/>
            <w:webHidden/>
          </w:rPr>
          <w:fldChar w:fldCharType="begin"/>
        </w:r>
        <w:r w:rsidR="00EC73D2">
          <w:rPr>
            <w:noProof/>
            <w:webHidden/>
          </w:rPr>
          <w:instrText xml:space="preserve"> PAGEREF _Toc238796006 \h </w:instrText>
        </w:r>
      </w:ins>
      <w:r>
        <w:rPr>
          <w:noProof/>
          <w:webHidden/>
        </w:rPr>
      </w:r>
      <w:r>
        <w:rPr>
          <w:noProof/>
          <w:webHidden/>
        </w:rPr>
        <w:fldChar w:fldCharType="separate"/>
      </w:r>
      <w:ins w:id="291" w:author=" Vijay Parmar" w:date="2009-08-23T13:03:00Z">
        <w:r w:rsidR="00EC73D2">
          <w:rPr>
            <w:noProof/>
            <w:webHidden/>
          </w:rPr>
          <w:t>92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92" w:author=" Vijay Parmar" w:date="2009-08-23T13:03:00Z"/>
          <w:rFonts w:asciiTheme="minorHAnsi" w:eastAsiaTheme="minorEastAsia" w:hAnsiTheme="minorHAnsi" w:cstheme="minorBidi"/>
          <w:noProof/>
          <w:sz w:val="22"/>
          <w:szCs w:val="22"/>
        </w:rPr>
      </w:pPr>
      <w:ins w:id="29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Provisioning Attribute Level Security</w:t>
        </w:r>
        <w:r w:rsidR="00EC73D2">
          <w:rPr>
            <w:noProof/>
            <w:webHidden/>
          </w:rPr>
          <w:tab/>
        </w:r>
        <w:r>
          <w:rPr>
            <w:noProof/>
            <w:webHidden/>
          </w:rPr>
          <w:fldChar w:fldCharType="begin"/>
        </w:r>
        <w:r w:rsidR="00EC73D2">
          <w:rPr>
            <w:noProof/>
            <w:webHidden/>
          </w:rPr>
          <w:instrText xml:space="preserve"> PAGEREF _Toc238796007 \h </w:instrText>
        </w:r>
      </w:ins>
      <w:r>
        <w:rPr>
          <w:noProof/>
          <w:webHidden/>
        </w:rPr>
      </w:r>
      <w:r>
        <w:rPr>
          <w:noProof/>
          <w:webHidden/>
        </w:rPr>
        <w:fldChar w:fldCharType="separate"/>
      </w:r>
      <w:ins w:id="294" w:author=" Vijay Parmar" w:date="2009-08-23T13:03:00Z">
        <w:r w:rsidR="00EC73D2">
          <w:rPr>
            <w:noProof/>
            <w:webHidden/>
          </w:rPr>
          <w:t>92</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95" w:author=" Vijay Parmar" w:date="2009-08-23T13:03:00Z"/>
          <w:rFonts w:asciiTheme="minorHAnsi" w:eastAsiaTheme="minorEastAsia" w:hAnsiTheme="minorHAnsi" w:cstheme="minorBidi"/>
          <w:noProof/>
          <w:sz w:val="22"/>
          <w:szCs w:val="22"/>
        </w:rPr>
      </w:pPr>
      <w:ins w:id="29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Using Attribute Level Security</w:t>
        </w:r>
        <w:r w:rsidR="00EC73D2">
          <w:rPr>
            <w:noProof/>
            <w:webHidden/>
          </w:rPr>
          <w:tab/>
        </w:r>
        <w:r>
          <w:rPr>
            <w:noProof/>
            <w:webHidden/>
          </w:rPr>
          <w:fldChar w:fldCharType="begin"/>
        </w:r>
        <w:r w:rsidR="00EC73D2">
          <w:rPr>
            <w:noProof/>
            <w:webHidden/>
          </w:rPr>
          <w:instrText xml:space="preserve"> PAGEREF _Toc238796008 \h </w:instrText>
        </w:r>
      </w:ins>
      <w:r>
        <w:rPr>
          <w:noProof/>
          <w:webHidden/>
        </w:rPr>
      </w:r>
      <w:r>
        <w:rPr>
          <w:noProof/>
          <w:webHidden/>
        </w:rPr>
        <w:fldChar w:fldCharType="separate"/>
      </w:r>
      <w:ins w:id="297" w:author=" Vijay Parmar" w:date="2009-08-23T13:03:00Z">
        <w:r w:rsidR="00EC73D2">
          <w:rPr>
            <w:noProof/>
            <w:webHidden/>
          </w:rPr>
          <w:t>93</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298" w:author=" Vijay Parmar" w:date="2009-08-23T13:03:00Z"/>
          <w:rFonts w:asciiTheme="minorHAnsi" w:eastAsiaTheme="minorEastAsia" w:hAnsiTheme="minorHAnsi" w:cstheme="minorBidi"/>
          <w:noProof/>
          <w:sz w:val="22"/>
          <w:szCs w:val="22"/>
        </w:rPr>
      </w:pPr>
      <w:ins w:id="29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"_Toc238796009"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Known Issues</w:t>
        </w:r>
        <w:r w:rsidR="00EC73D2">
          <w:rPr>
            <w:noProof/>
            <w:webHidden/>
          </w:rPr>
          <w:tab/>
        </w:r>
        <w:r>
          <w:rPr>
            <w:noProof/>
            <w:webHidden/>
          </w:rPr>
          <w:fldChar w:fldCharType="begin"/>
        </w:r>
        <w:r w:rsidR="00EC73D2">
          <w:rPr>
            <w:noProof/>
            <w:webHidden/>
          </w:rPr>
          <w:instrText xml:space="preserve"> PAGEREF _Toc238796009 \h </w:instrText>
        </w:r>
      </w:ins>
      <w:r>
        <w:rPr>
          <w:noProof/>
          <w:webHidden/>
        </w:rPr>
      </w:r>
      <w:r>
        <w:rPr>
          <w:noProof/>
          <w:webHidden/>
        </w:rPr>
        <w:fldChar w:fldCharType="separate"/>
      </w:r>
      <w:ins w:id="300" w:author=" Vijay Parmar" w:date="2009-08-23T13:03:00Z">
        <w:r w:rsidR="00EC73D2">
          <w:rPr>
            <w:noProof/>
            <w:webHidden/>
          </w:rPr>
          <w:t>93</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301" w:author=" Vijay Parmar" w:date="2009-08-23T13:03:00Z"/>
          <w:rFonts w:asciiTheme="minorHAnsi" w:eastAsiaTheme="minorEastAsia" w:hAnsiTheme="minorHAnsi" w:cstheme="minorBidi"/>
          <w:b w:val="0"/>
          <w:noProof/>
          <w:sz w:val="22"/>
          <w:szCs w:val="22"/>
        </w:rPr>
      </w:pPr>
      <w:ins w:id="30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6</w:t>
        </w:r>
        <w:r w:rsidR="00EC73D2">
          <w:rPr>
            <w:rFonts w:asciiTheme="minorHAnsi" w:eastAsiaTheme="minorEastAsia" w:hAnsiTheme="minorHAnsi" w:cstheme="minorBidi"/>
            <w:b w:val="0"/>
            <w:noProof/>
            <w:sz w:val="22"/>
            <w:szCs w:val="22"/>
          </w:rPr>
          <w:tab/>
        </w:r>
        <w:r w:rsidR="00EC73D2" w:rsidRPr="007439ED">
          <w:rPr>
            <w:rStyle w:val="Hyperlink"/>
            <w:noProof/>
          </w:rPr>
          <w:t>Acegi Adapter</w:t>
        </w:r>
        <w:r w:rsidR="00EC73D2">
          <w:rPr>
            <w:noProof/>
            <w:webHidden/>
          </w:rPr>
          <w:tab/>
        </w:r>
        <w:r>
          <w:rPr>
            <w:noProof/>
            <w:webHidden/>
          </w:rPr>
          <w:fldChar w:fldCharType="begin"/>
        </w:r>
        <w:r w:rsidR="00EC73D2">
          <w:rPr>
            <w:noProof/>
            <w:webHidden/>
          </w:rPr>
          <w:instrText xml:space="preserve"> PAGEREF _Toc238796010 \h </w:instrText>
        </w:r>
      </w:ins>
      <w:r>
        <w:rPr>
          <w:noProof/>
          <w:webHidden/>
        </w:rPr>
      </w:r>
      <w:r>
        <w:rPr>
          <w:noProof/>
          <w:webHidden/>
        </w:rPr>
        <w:fldChar w:fldCharType="separate"/>
      </w:r>
      <w:ins w:id="303" w:author=" Vijay Parmar" w:date="2009-08-23T13:03:00Z">
        <w:r w:rsidR="00EC73D2">
          <w:rPr>
            <w:noProof/>
            <w:webHidden/>
          </w:rPr>
          <w:t>96</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04" w:author=" Vijay Parmar" w:date="2009-08-23T13:03:00Z"/>
          <w:rFonts w:asciiTheme="minorHAnsi" w:eastAsiaTheme="minorEastAsia" w:hAnsiTheme="minorHAnsi" w:cstheme="minorBidi"/>
          <w:noProof/>
          <w:sz w:val="22"/>
          <w:szCs w:val="22"/>
        </w:rPr>
      </w:pPr>
      <w:ins w:id="30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Implementation</w:t>
        </w:r>
        <w:r w:rsidR="00EC73D2">
          <w:rPr>
            <w:noProof/>
            <w:webHidden/>
          </w:rPr>
          <w:tab/>
        </w:r>
        <w:r>
          <w:rPr>
            <w:noProof/>
            <w:webHidden/>
          </w:rPr>
          <w:fldChar w:fldCharType="begin"/>
        </w:r>
        <w:r w:rsidR="00EC73D2">
          <w:rPr>
            <w:noProof/>
            <w:webHidden/>
          </w:rPr>
          <w:instrText xml:space="preserve"> PAGEREF _Toc238796011 \h </w:instrText>
        </w:r>
      </w:ins>
      <w:r>
        <w:rPr>
          <w:noProof/>
          <w:webHidden/>
        </w:rPr>
      </w:r>
      <w:r>
        <w:rPr>
          <w:noProof/>
          <w:webHidden/>
        </w:rPr>
        <w:fldChar w:fldCharType="separate"/>
      </w:r>
      <w:ins w:id="306" w:author=" Vijay Parmar" w:date="2009-08-23T13:03:00Z">
        <w:r w:rsidR="00EC73D2">
          <w:rPr>
            <w:noProof/>
            <w:webHidden/>
          </w:rPr>
          <w:t>96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07" w:author=" Vijay Parmar" w:date="2009-08-23T13:03:00Z"/>
          <w:rFonts w:asciiTheme="minorHAnsi" w:eastAsiaTheme="minorEastAsia" w:hAnsiTheme="minorHAnsi" w:cstheme="minorBidi"/>
          <w:noProof/>
          <w:sz w:val="22"/>
          <w:szCs w:val="22"/>
        </w:rPr>
      </w:pPr>
      <w:ins w:id="30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Method Level Security</w:t>
        </w:r>
        <w:r w:rsidR="00EC73D2">
          <w:rPr>
            <w:noProof/>
            <w:webHidden/>
          </w:rPr>
          <w:tab/>
        </w:r>
        <w:r>
          <w:rPr>
            <w:noProof/>
            <w:webHidden/>
          </w:rPr>
          <w:fldChar w:fldCharType="begin"/>
        </w:r>
        <w:r w:rsidR="00EC73D2">
          <w:rPr>
            <w:noProof/>
            <w:webHidden/>
          </w:rPr>
          <w:instrText xml:space="preserve"> PAGEREF _Toc238796012 \h </w:instrText>
        </w:r>
      </w:ins>
      <w:r>
        <w:rPr>
          <w:noProof/>
          <w:webHidden/>
        </w:rPr>
      </w:r>
      <w:r>
        <w:rPr>
          <w:noProof/>
          <w:webHidden/>
        </w:rPr>
        <w:fldChar w:fldCharType="separate"/>
      </w:r>
      <w:ins w:id="309" w:author=" Vijay Parmar" w:date="2009-08-23T13:03:00Z">
        <w:r w:rsidR="00EC73D2">
          <w:rPr>
            <w:noProof/>
            <w:webHidden/>
          </w:rPr>
          <w:t>97</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10" w:author=" Vijay Parmar" w:date="2009-08-23T13:03:00Z"/>
          <w:rFonts w:asciiTheme="minorHAnsi" w:eastAsiaTheme="minorEastAsia" w:hAnsiTheme="minorHAnsi" w:cstheme="minorBidi"/>
          <w:noProof/>
          <w:sz w:val="22"/>
          <w:szCs w:val="22"/>
        </w:rPr>
      </w:pPr>
      <w:ins w:id="31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Method Parameter Level Security</w:t>
        </w:r>
        <w:r w:rsidR="00EC73D2">
          <w:rPr>
            <w:noProof/>
            <w:webHidden/>
          </w:rPr>
          <w:tab/>
        </w:r>
        <w:r>
          <w:rPr>
            <w:noProof/>
            <w:webHidden/>
          </w:rPr>
          <w:fldChar w:fldCharType="begin"/>
        </w:r>
        <w:r w:rsidR="00EC73D2">
          <w:rPr>
            <w:noProof/>
            <w:webHidden/>
          </w:rPr>
          <w:instrText xml:space="preserve"> PAGEREF _Toc238796013 \h </w:instrText>
        </w:r>
      </w:ins>
      <w:r>
        <w:rPr>
          <w:noProof/>
          <w:webHidden/>
        </w:rPr>
      </w:r>
      <w:r>
        <w:rPr>
          <w:noProof/>
          <w:webHidden/>
        </w:rPr>
        <w:fldChar w:fldCharType="separate"/>
      </w:r>
      <w:ins w:id="312" w:author=" Vijay Parmar" w:date="2009-08-23T13:03:00Z">
        <w:r w:rsidR="00EC73D2">
          <w:rPr>
            <w:noProof/>
            <w:webHidden/>
          </w:rPr>
          <w:t>97</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13" w:author=" Vijay Parmar" w:date="2009-08-23T13:03:00Z"/>
          <w:rFonts w:asciiTheme="minorHAnsi" w:eastAsiaTheme="minorEastAsia" w:hAnsiTheme="minorHAnsi" w:cstheme="minorBidi"/>
          <w:noProof/>
          <w:sz w:val="22"/>
          <w:szCs w:val="22"/>
        </w:rPr>
      </w:pPr>
      <w:ins w:id="31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Workflow</w:t>
        </w:r>
        <w:r w:rsidR="00EC73D2">
          <w:rPr>
            <w:noProof/>
            <w:webHidden/>
          </w:rPr>
          <w:tab/>
        </w:r>
        <w:r>
          <w:rPr>
            <w:noProof/>
            <w:webHidden/>
          </w:rPr>
          <w:fldChar w:fldCharType="begin"/>
        </w:r>
        <w:r w:rsidR="00EC73D2">
          <w:rPr>
            <w:noProof/>
            <w:webHidden/>
          </w:rPr>
          <w:instrText xml:space="preserve"> PAGEREF _Toc238796014 \h </w:instrText>
        </w:r>
      </w:ins>
      <w:r>
        <w:rPr>
          <w:noProof/>
          <w:webHidden/>
        </w:rPr>
      </w:r>
      <w:r>
        <w:rPr>
          <w:noProof/>
          <w:webHidden/>
        </w:rPr>
        <w:fldChar w:fldCharType="separate"/>
      </w:r>
      <w:ins w:id="315" w:author=" Vijay Parmar" w:date="2009-08-23T13:03:00Z">
        <w:r w:rsidR="00EC73D2">
          <w:rPr>
            <w:noProof/>
            <w:webHidden/>
          </w:rPr>
          <w:t>97</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16" w:author=" Vijay Parmar" w:date="2009-08-23T13:03:00Z"/>
          <w:rFonts w:asciiTheme="minorHAnsi" w:eastAsiaTheme="minorEastAsia" w:hAnsiTheme="minorHAnsi" w:cstheme="minorBidi"/>
          <w:noProof/>
          <w:sz w:val="22"/>
          <w:szCs w:val="22"/>
        </w:rPr>
      </w:pPr>
      <w:ins w:id="31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Integrating and Configuring</w:t>
        </w:r>
        <w:r w:rsidR="00EC73D2">
          <w:rPr>
            <w:noProof/>
            <w:webHidden/>
          </w:rPr>
          <w:tab/>
        </w:r>
        <w:r>
          <w:rPr>
            <w:noProof/>
            <w:webHidden/>
          </w:rPr>
          <w:fldChar w:fldCharType="begin"/>
        </w:r>
        <w:r w:rsidR="00EC73D2">
          <w:rPr>
            <w:noProof/>
            <w:webHidden/>
          </w:rPr>
          <w:instrText xml:space="preserve"> PAGEREF _Toc238796015 \h </w:instrText>
        </w:r>
      </w:ins>
      <w:r>
        <w:rPr>
          <w:noProof/>
          <w:webHidden/>
        </w:rPr>
      </w:r>
      <w:r>
        <w:rPr>
          <w:noProof/>
          <w:webHidden/>
        </w:rPr>
        <w:fldChar w:fldCharType="separate"/>
      </w:r>
      <w:ins w:id="318" w:author=" Vijay Parmar" w:date="2009-08-23T13:03:00Z">
        <w:r w:rsidR="00EC73D2">
          <w:rPr>
            <w:noProof/>
            <w:webHidden/>
          </w:rPr>
          <w:t>98</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19" w:author=" Vijay Parmar" w:date="2009-08-23T13:03:00Z"/>
          <w:rFonts w:asciiTheme="minorHAnsi" w:eastAsiaTheme="minorEastAsia" w:hAnsiTheme="minorHAnsi" w:cstheme="minorBidi"/>
          <w:noProof/>
          <w:sz w:val="22"/>
          <w:szCs w:val="22"/>
        </w:rPr>
      </w:pPr>
      <w:ins w:id="32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Configure Acegi Security</w:t>
        </w:r>
        <w:r w:rsidR="00EC73D2">
          <w:rPr>
            <w:noProof/>
            <w:webHidden/>
          </w:rPr>
          <w:tab/>
        </w:r>
        <w:r>
          <w:rPr>
            <w:noProof/>
            <w:webHidden/>
          </w:rPr>
          <w:fldChar w:fldCharType="begin"/>
        </w:r>
        <w:r w:rsidR="00EC73D2">
          <w:rPr>
            <w:noProof/>
            <w:webHidden/>
          </w:rPr>
          <w:instrText xml:space="preserve"> PAGEREF _Toc238796016 \h </w:instrText>
        </w:r>
      </w:ins>
      <w:r>
        <w:rPr>
          <w:noProof/>
          <w:webHidden/>
        </w:rPr>
      </w:r>
      <w:r>
        <w:rPr>
          <w:noProof/>
          <w:webHidden/>
        </w:rPr>
        <w:fldChar w:fldCharType="separate"/>
      </w:r>
      <w:ins w:id="321" w:author=" Vijay Parmar" w:date="2009-08-23T13:03:00Z">
        <w:r w:rsidR="00EC73D2">
          <w:rPr>
            <w:noProof/>
            <w:webHidden/>
          </w:rPr>
          <w:t>98</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22" w:author=" Vijay Parmar" w:date="2009-08-23T13:03:00Z"/>
          <w:rFonts w:asciiTheme="minorHAnsi" w:eastAsiaTheme="minorEastAsia" w:hAnsiTheme="minorHAnsi" w:cstheme="minorBidi"/>
          <w:noProof/>
          <w:sz w:val="22"/>
          <w:szCs w:val="22"/>
        </w:rPr>
      </w:pPr>
      <w:ins w:id="32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Database Properties and Configuration</w:t>
        </w:r>
        <w:r w:rsidR="00EC73D2">
          <w:rPr>
            <w:noProof/>
            <w:webHidden/>
          </w:rPr>
          <w:tab/>
        </w:r>
        <w:r>
          <w:rPr>
            <w:noProof/>
            <w:webHidden/>
          </w:rPr>
          <w:fldChar w:fldCharType="begin"/>
        </w:r>
        <w:r w:rsidR="00EC73D2">
          <w:rPr>
            <w:noProof/>
            <w:webHidden/>
          </w:rPr>
          <w:instrText xml:space="preserve"> PAGEREF _Toc238796017 \h </w:instrText>
        </w:r>
      </w:ins>
      <w:r>
        <w:rPr>
          <w:noProof/>
          <w:webHidden/>
        </w:rPr>
      </w:r>
      <w:r>
        <w:rPr>
          <w:noProof/>
          <w:webHidden/>
        </w:rPr>
        <w:fldChar w:fldCharType="separate"/>
      </w:r>
      <w:ins w:id="324" w:author=" Vijay Parmar" w:date="2009-08-23T13:03:00Z">
        <w:r w:rsidR="00EC73D2">
          <w:rPr>
            <w:noProof/>
            <w:webHidden/>
          </w:rPr>
          <w:t>99</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25" w:author=" Vijay Parmar" w:date="2009-08-23T13:03:00Z"/>
          <w:rFonts w:asciiTheme="minorHAnsi" w:eastAsiaTheme="minorEastAsia" w:hAnsiTheme="minorHAnsi" w:cstheme="minorBidi"/>
          <w:noProof/>
          <w:sz w:val="22"/>
          <w:szCs w:val="22"/>
        </w:rPr>
      </w:pPr>
      <w:ins w:id="32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"_Toc238796018"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User provisioning via UPT</w:t>
        </w:r>
        <w:r w:rsidR="00EC73D2">
          <w:rPr>
            <w:noProof/>
            <w:webHidden/>
          </w:rPr>
          <w:tab/>
        </w:r>
        <w:r>
          <w:rPr>
            <w:noProof/>
            <w:webHidden/>
          </w:rPr>
          <w:fldChar w:fldCharType="begin"/>
        </w:r>
        <w:r w:rsidR="00EC73D2">
          <w:rPr>
            <w:noProof/>
            <w:webHidden/>
          </w:rPr>
          <w:instrText xml:space="preserve"> PAGEREF _Toc238796018 \h </w:instrText>
        </w:r>
      </w:ins>
      <w:r>
        <w:rPr>
          <w:noProof/>
          <w:webHidden/>
        </w:rPr>
      </w:r>
      <w:r>
        <w:rPr>
          <w:noProof/>
          <w:webHidden/>
        </w:rPr>
        <w:fldChar w:fldCharType="separate"/>
      </w:r>
      <w:ins w:id="327" w:author=" Vijay Parmar" w:date="2009-08-23T13:03:00Z">
        <w:r w:rsidR="00EC73D2">
          <w:rPr>
            <w:noProof/>
            <w:webHidden/>
          </w:rPr>
          <w:t>104</w:t>
        </w:r>
        <w:r>
          <w:rPr>
            <w:noProof/>
            <w:webHidden/>
          </w:rPr>
          <w:fldChar w:fldCharType="end"/>
        </w:r>
        <w:r w:rsidRPr="007439ED">
          <w:rPr>
            <w:rStyle w:val="Hyperlink"/>
            <w:noProof/>
          </w:rPr>
          <w:fldChar w:fldCharType="end"/>
        </w:r>
      </w:ins>
    </w:p>
    <w:p w:rsidR="00EC73D2" w:rsidRDefault="00F228E8">
      <w:pPr>
        <w:pStyle w:val="TOC1"/>
        <w:tabs>
          <w:tab w:val="left" w:pos="1320"/>
          <w:tab w:val="right" w:leader="dot" w:pos="8918"/>
        </w:tabs>
        <w:rPr>
          <w:ins w:id="328" w:author=" Vijay Parmar" w:date="2009-08-23T13:03:00Z"/>
          <w:rFonts w:asciiTheme="minorHAnsi" w:eastAsiaTheme="minorEastAsia" w:hAnsiTheme="minorHAnsi" w:cstheme="minorBidi"/>
          <w:b w:val="0"/>
          <w:noProof/>
          <w:sz w:val="22"/>
          <w:szCs w:val="22"/>
        </w:rPr>
      </w:pPr>
      <w:ins w:id="329" w:author=" Vijay Parmar" w:date="2009-08-23T13:03:00Z">
        <w:r w:rsidRPr="007439ED">
          <w:rPr>
            <w:rStyle w:val="Hyperlink"/>
            <w:noProof/>
          </w:rPr>
          <w:lastRenderedPageBreak/>
          <w:fldChar w:fldCharType="begin"/>
        </w:r>
        <w:r w:rsidR="00EC73D2" w:rsidRPr="007439ED">
          <w:rPr>
            <w:rStyle w:val="Hyperlink"/>
            <w:noProof/>
          </w:rPr>
          <w:instrText xml:space="preserve"> </w:instrText>
        </w:r>
        <w:r w:rsidR="00EC73D2">
          <w:rPr>
            <w:noProof/>
          </w:rPr>
          <w:instrText>HYPERLINK \l "_Toc238796019"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Chapter 7</w:t>
        </w:r>
        <w:r w:rsidR="00EC73D2">
          <w:rPr>
            <w:rFonts w:asciiTheme="minorHAnsi" w:eastAsiaTheme="minorEastAsia" w:hAnsiTheme="minorHAnsi" w:cstheme="minorBidi"/>
            <w:b w:val="0"/>
            <w:noProof/>
            <w:sz w:val="22"/>
            <w:szCs w:val="22"/>
          </w:rPr>
          <w:tab/>
        </w:r>
        <w:r w:rsidR="00EC73D2" w:rsidRPr="007439ED">
          <w:rPr>
            <w:rStyle w:val="Hyperlink"/>
            <w:noProof/>
          </w:rPr>
          <w:t>CSM caGrid Authentication</w:t>
        </w:r>
        <w:r w:rsidR="00EC73D2">
          <w:rPr>
            <w:noProof/>
            <w:webHidden/>
          </w:rPr>
          <w:tab/>
        </w:r>
        <w:r>
          <w:rPr>
            <w:noProof/>
            <w:webHidden/>
          </w:rPr>
          <w:fldChar w:fldCharType="begin"/>
        </w:r>
        <w:r w:rsidR="00EC73D2">
          <w:rPr>
            <w:noProof/>
            <w:webHidden/>
          </w:rPr>
          <w:instrText xml:space="preserve"> PAGEREF _Toc238796019 \h </w:instrText>
        </w:r>
      </w:ins>
      <w:r>
        <w:rPr>
          <w:noProof/>
          <w:webHidden/>
        </w:rPr>
      </w:r>
      <w:r>
        <w:rPr>
          <w:noProof/>
          <w:webHidden/>
        </w:rPr>
        <w:fldChar w:fldCharType="separate"/>
      </w:r>
      <w:ins w:id="330" w:author=" Vijay Parmar" w:date="2009-08-23T13:03:00Z">
        <w:r w:rsidR="00EC73D2">
          <w:rPr>
            <w:noProof/>
            <w:webHidden/>
          </w:rPr>
          <w:t>106</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31" w:author=" Vijay Parmar" w:date="2009-08-23T13:03:00Z"/>
          <w:rFonts w:asciiTheme="minorHAnsi" w:eastAsiaTheme="minorEastAsia" w:hAnsiTheme="minorHAnsi" w:cstheme="minorBidi"/>
          <w:noProof/>
          <w:sz w:val="22"/>
          <w:szCs w:val="22"/>
        </w:rPr>
      </w:pPr>
      <w:ins w:id="33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Authentication for caGrid</w:t>
        </w:r>
        <w:r w:rsidR="00EC73D2">
          <w:rPr>
            <w:noProof/>
            <w:webHidden/>
          </w:rPr>
          <w:tab/>
        </w:r>
        <w:r>
          <w:rPr>
            <w:noProof/>
            <w:webHidden/>
          </w:rPr>
          <w:fldChar w:fldCharType="begin"/>
        </w:r>
        <w:r w:rsidR="00EC73D2">
          <w:rPr>
            <w:noProof/>
            <w:webHidden/>
          </w:rPr>
          <w:instrText xml:space="preserve"> PAGEREF _Toc238796020 \h </w:instrText>
        </w:r>
      </w:ins>
      <w:r>
        <w:rPr>
          <w:noProof/>
          <w:webHidden/>
        </w:rPr>
      </w:r>
      <w:r>
        <w:rPr>
          <w:noProof/>
          <w:webHidden/>
        </w:rPr>
        <w:fldChar w:fldCharType="separate"/>
      </w:r>
      <w:ins w:id="333" w:author=" Vijay Parmar" w:date="2009-08-23T13:03:00Z">
        <w:r w:rsidR="00EC73D2">
          <w:rPr>
            <w:noProof/>
            <w:webHidden/>
          </w:rPr>
          <w:t>106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34" w:author=" Vijay Parmar" w:date="2009-08-23T13:03:00Z"/>
          <w:rFonts w:asciiTheme="minorHAnsi" w:eastAsiaTheme="minorEastAsia" w:hAnsiTheme="minorHAnsi" w:cstheme="minorBidi"/>
          <w:noProof/>
          <w:sz w:val="22"/>
          <w:szCs w:val="22"/>
        </w:rPr>
      </w:pPr>
      <w:ins w:id="33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CSM Configuration for IDP/Authentication Service</w:t>
        </w:r>
        <w:r w:rsidR="00EC73D2">
          <w:rPr>
            <w:noProof/>
            <w:webHidden/>
          </w:rPr>
          <w:tab/>
        </w:r>
        <w:r>
          <w:rPr>
            <w:noProof/>
            <w:webHidden/>
          </w:rPr>
          <w:fldChar w:fldCharType="begin"/>
        </w:r>
        <w:r w:rsidR="00EC73D2">
          <w:rPr>
            <w:noProof/>
            <w:webHidden/>
          </w:rPr>
          <w:instrText xml:space="preserve"> PAGEREF _Toc238796021 \h </w:instrText>
        </w:r>
      </w:ins>
      <w:r>
        <w:rPr>
          <w:noProof/>
          <w:webHidden/>
        </w:rPr>
      </w:r>
      <w:r>
        <w:rPr>
          <w:noProof/>
          <w:webHidden/>
        </w:rPr>
        <w:fldChar w:fldCharType="separate"/>
      </w:r>
      <w:ins w:id="336" w:author=" Vijay Parmar" w:date="2009-08-23T13:03:00Z">
        <w:r w:rsidR="00EC73D2">
          <w:rPr>
            <w:noProof/>
            <w:webHidden/>
          </w:rPr>
          <w:t>106</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37" w:author=" Vijay Parmar" w:date="2009-08-23T13:03:00Z"/>
          <w:rFonts w:asciiTheme="minorHAnsi" w:eastAsiaTheme="minorEastAsia" w:hAnsiTheme="minorHAnsi" w:cstheme="minorBidi"/>
          <w:noProof/>
          <w:sz w:val="22"/>
          <w:szCs w:val="22"/>
        </w:rPr>
      </w:pPr>
      <w:ins w:id="33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Authorization for caGrid</w:t>
        </w:r>
        <w:r w:rsidR="00EC73D2">
          <w:rPr>
            <w:noProof/>
            <w:webHidden/>
          </w:rPr>
          <w:tab/>
        </w:r>
        <w:r>
          <w:rPr>
            <w:noProof/>
            <w:webHidden/>
          </w:rPr>
          <w:fldChar w:fldCharType="begin"/>
        </w:r>
        <w:r w:rsidR="00EC73D2">
          <w:rPr>
            <w:noProof/>
            <w:webHidden/>
          </w:rPr>
          <w:instrText xml:space="preserve"> PAGEREF _Toc238796022 \h </w:instrText>
        </w:r>
      </w:ins>
      <w:r>
        <w:rPr>
          <w:noProof/>
          <w:webHidden/>
        </w:rPr>
      </w:r>
      <w:r>
        <w:rPr>
          <w:noProof/>
          <w:webHidden/>
        </w:rPr>
        <w:fldChar w:fldCharType="separate"/>
      </w:r>
      <w:ins w:id="339" w:author=" Vijay Parmar" w:date="2009-08-23T13:03:00Z">
        <w:r w:rsidR="00EC73D2">
          <w:rPr>
            <w:noProof/>
            <w:webHidden/>
          </w:rPr>
          <w:t>108</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40" w:author=" Vijay Parmar" w:date="2009-08-23T13:03:00Z"/>
          <w:rFonts w:asciiTheme="minorHAnsi" w:eastAsiaTheme="minorEastAsia" w:hAnsiTheme="minorHAnsi" w:cstheme="minorBidi"/>
          <w:noProof/>
          <w:sz w:val="22"/>
          <w:szCs w:val="22"/>
        </w:rPr>
      </w:pPr>
      <w:ins w:id="34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Using Grid Group Names for Check Permission</w:t>
        </w:r>
        <w:r w:rsidR="00EC73D2">
          <w:rPr>
            <w:noProof/>
            <w:webHidden/>
          </w:rPr>
          <w:tab/>
        </w:r>
        <w:r>
          <w:rPr>
            <w:noProof/>
            <w:webHidden/>
          </w:rPr>
          <w:fldChar w:fldCharType="begin"/>
        </w:r>
        <w:r w:rsidR="00EC73D2">
          <w:rPr>
            <w:noProof/>
            <w:webHidden/>
          </w:rPr>
          <w:instrText xml:space="preserve"> PAGEREF _Toc238796023 \h </w:instrText>
        </w:r>
      </w:ins>
      <w:r>
        <w:rPr>
          <w:noProof/>
          <w:webHidden/>
        </w:rPr>
      </w:r>
      <w:r>
        <w:rPr>
          <w:noProof/>
          <w:webHidden/>
        </w:rPr>
        <w:fldChar w:fldCharType="separate"/>
      </w:r>
      <w:ins w:id="342" w:author=" Vijay Parmar" w:date="2009-08-23T13:03:00Z">
        <w:r w:rsidR="00EC73D2">
          <w:rPr>
            <w:noProof/>
            <w:webHidden/>
          </w:rPr>
          <w:t>108</w:t>
        </w:r>
        <w:r>
          <w:rPr>
            <w:noProof/>
            <w:webHidden/>
          </w:rPr>
          <w:fldChar w:fldCharType="end"/>
        </w:r>
        <w:r w:rsidRPr="007439ED">
          <w:rPr>
            <w:rStyle w:val="Hyperlink"/>
            <w:noProof/>
          </w:rPr>
          <w:fldChar w:fldCharType="end"/>
        </w:r>
      </w:ins>
    </w:p>
    <w:p w:rsidR="00EC73D2" w:rsidRDefault="00F228E8">
      <w:pPr>
        <w:pStyle w:val="TOC1"/>
        <w:tabs>
          <w:tab w:val="left" w:pos="1760"/>
          <w:tab w:val="right" w:leader="dot" w:pos="8918"/>
        </w:tabs>
        <w:rPr>
          <w:ins w:id="343" w:author=" Vijay Parmar" w:date="2009-08-23T13:03:00Z"/>
          <w:rFonts w:asciiTheme="minorHAnsi" w:eastAsiaTheme="minorEastAsia" w:hAnsiTheme="minorHAnsi" w:cstheme="minorBidi"/>
          <w:b w:val="0"/>
          <w:noProof/>
          <w:sz w:val="22"/>
          <w:szCs w:val="22"/>
        </w:rPr>
      </w:pPr>
      <w:ins w:id="34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Appendix A</w:t>
        </w:r>
        <w:r w:rsidR="00EC73D2">
          <w:rPr>
            <w:rFonts w:asciiTheme="minorHAnsi" w:eastAsiaTheme="minorEastAsia" w:hAnsiTheme="minorHAnsi" w:cstheme="minorBidi"/>
            <w:b w:val="0"/>
            <w:noProof/>
            <w:sz w:val="22"/>
            <w:szCs w:val="22"/>
          </w:rPr>
          <w:tab/>
        </w:r>
        <w:r w:rsidR="00EC73D2" w:rsidRPr="007439ED">
          <w:rPr>
            <w:rStyle w:val="Hyperlink"/>
            <w:noProof/>
          </w:rPr>
          <w:t>CSM/ACEGI Sample Configuration File</w:t>
        </w:r>
        <w:r w:rsidR="00EC73D2">
          <w:rPr>
            <w:noProof/>
            <w:webHidden/>
          </w:rPr>
          <w:tab/>
        </w:r>
        <w:r>
          <w:rPr>
            <w:noProof/>
            <w:webHidden/>
          </w:rPr>
          <w:fldChar w:fldCharType="begin"/>
        </w:r>
        <w:r w:rsidR="00EC73D2">
          <w:rPr>
            <w:noProof/>
            <w:webHidden/>
          </w:rPr>
          <w:instrText xml:space="preserve"> PAGEREF _Toc238796024 \h </w:instrText>
        </w:r>
      </w:ins>
      <w:r>
        <w:rPr>
          <w:noProof/>
          <w:webHidden/>
        </w:rPr>
      </w:r>
      <w:r>
        <w:rPr>
          <w:noProof/>
          <w:webHidden/>
        </w:rPr>
        <w:fldChar w:fldCharType="separate"/>
      </w:r>
      <w:ins w:id="345" w:author=" Vijay Parmar" w:date="2009-08-23T13:03:00Z">
        <w:r w:rsidR="00EC73D2">
          <w:rPr>
            <w:noProof/>
            <w:webHidden/>
          </w:rPr>
          <w:t>110</w:t>
        </w:r>
        <w:r>
          <w:rPr>
            <w:noProof/>
            <w:webHidden/>
          </w:rPr>
          <w:fldChar w:fldCharType="end"/>
        </w:r>
        <w:r w:rsidRPr="007439ED">
          <w:rPr>
            <w:rStyle w:val="Hyperlink"/>
            <w:noProof/>
          </w:rPr>
          <w:fldChar w:fldCharType="end"/>
        </w:r>
      </w:ins>
    </w:p>
    <w:p w:rsidR="00EC73D2" w:rsidRDefault="00F228E8">
      <w:pPr>
        <w:pStyle w:val="TOC1"/>
        <w:tabs>
          <w:tab w:val="left" w:pos="1540"/>
          <w:tab w:val="right" w:leader="dot" w:pos="8918"/>
        </w:tabs>
        <w:rPr>
          <w:ins w:id="346" w:author=" Vijay Parmar" w:date="2009-08-23T13:03:00Z"/>
          <w:rFonts w:asciiTheme="minorHAnsi" w:eastAsiaTheme="minorEastAsia" w:hAnsiTheme="minorHAnsi" w:cstheme="minorBidi"/>
          <w:b w:val="0"/>
          <w:noProof/>
          <w:sz w:val="22"/>
          <w:szCs w:val="22"/>
        </w:rPr>
      </w:pPr>
      <w:ins w:id="34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Appendix B</w:t>
        </w:r>
        <w:r w:rsidR="00EC73D2">
          <w:rPr>
            <w:rFonts w:asciiTheme="minorHAnsi" w:eastAsiaTheme="minorEastAsia" w:hAnsiTheme="minorHAnsi" w:cstheme="minorBidi"/>
            <w:b w:val="0"/>
            <w:noProof/>
            <w:sz w:val="22"/>
            <w:szCs w:val="22"/>
          </w:rPr>
          <w:tab/>
        </w:r>
        <w:r w:rsidR="00EC73D2" w:rsidRPr="007439ED">
          <w:rPr>
            <w:rStyle w:val="Hyperlink"/>
            <w:noProof/>
          </w:rPr>
          <w:t>Migrating to CSM v4.2</w:t>
        </w:r>
        <w:r w:rsidR="00EC73D2">
          <w:rPr>
            <w:noProof/>
            <w:webHidden/>
          </w:rPr>
          <w:tab/>
        </w:r>
        <w:r>
          <w:rPr>
            <w:noProof/>
            <w:webHidden/>
          </w:rPr>
          <w:fldChar w:fldCharType="begin"/>
        </w:r>
        <w:r w:rsidR="00EC73D2">
          <w:rPr>
            <w:noProof/>
            <w:webHidden/>
          </w:rPr>
          <w:instrText xml:space="preserve"> PAGEREF _Toc238796025 \h </w:instrText>
        </w:r>
      </w:ins>
      <w:r>
        <w:rPr>
          <w:noProof/>
          <w:webHidden/>
        </w:rPr>
      </w:r>
      <w:r>
        <w:rPr>
          <w:noProof/>
          <w:webHidden/>
        </w:rPr>
        <w:fldChar w:fldCharType="separate"/>
      </w:r>
      <w:ins w:id="348" w:author=" Vijay Parmar" w:date="2009-08-23T13:03:00Z">
        <w:r w:rsidR="00EC73D2">
          <w:rPr>
            <w:noProof/>
            <w:webHidden/>
          </w:rPr>
          <w:t>114</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49" w:author=" Vijay Parmar" w:date="2009-08-23T13:03:00Z"/>
          <w:rFonts w:asciiTheme="minorHAnsi" w:eastAsiaTheme="minorEastAsia" w:hAnsiTheme="minorHAnsi" w:cstheme="minorBidi"/>
          <w:noProof/>
          <w:sz w:val="22"/>
          <w:szCs w:val="22"/>
        </w:rPr>
      </w:pPr>
      <w:ins w:id="35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Migrating from CSM v3.2 to CSM 4.0</w:t>
        </w:r>
        <w:r w:rsidR="00EC73D2">
          <w:rPr>
            <w:noProof/>
            <w:webHidden/>
          </w:rPr>
          <w:tab/>
        </w:r>
        <w:r>
          <w:rPr>
            <w:noProof/>
            <w:webHidden/>
          </w:rPr>
          <w:fldChar w:fldCharType="begin"/>
        </w:r>
        <w:r w:rsidR="00EC73D2">
          <w:rPr>
            <w:noProof/>
            <w:webHidden/>
          </w:rPr>
          <w:instrText xml:space="preserve"> PAGEREF _Toc238796026 \h </w:instrText>
        </w:r>
      </w:ins>
      <w:r>
        <w:rPr>
          <w:noProof/>
          <w:webHidden/>
        </w:rPr>
      </w:r>
      <w:r>
        <w:rPr>
          <w:noProof/>
          <w:webHidden/>
        </w:rPr>
        <w:fldChar w:fldCharType="separate"/>
      </w:r>
      <w:ins w:id="351" w:author=" Vijay Parmar" w:date="2009-08-23T13:03:00Z">
        <w:r w:rsidR="00EC73D2">
          <w:rPr>
            <w:noProof/>
            <w:webHidden/>
          </w:rPr>
          <w:t>114</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52" w:author=" Vijay Parmar" w:date="2009-08-23T13:03:00Z"/>
          <w:rFonts w:asciiTheme="minorHAnsi" w:eastAsiaTheme="minorEastAsia" w:hAnsiTheme="minorHAnsi" w:cstheme="minorBidi"/>
          <w:noProof/>
          <w:sz w:val="22"/>
          <w:szCs w:val="22"/>
        </w:rPr>
      </w:pPr>
      <w:ins w:id="35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MySQL Migration – CSM 3.2 to CSM 4.0</w:t>
        </w:r>
        <w:r w:rsidR="00EC73D2">
          <w:rPr>
            <w:noProof/>
            <w:webHidden/>
          </w:rPr>
          <w:tab/>
        </w:r>
        <w:r>
          <w:rPr>
            <w:noProof/>
            <w:webHidden/>
          </w:rPr>
          <w:fldChar w:fldCharType="begin"/>
        </w:r>
        <w:r w:rsidR="00EC73D2">
          <w:rPr>
            <w:noProof/>
            <w:webHidden/>
          </w:rPr>
          <w:instrText xml:space="preserve"> PAGEREF _Toc238796027 \h </w:instrText>
        </w:r>
      </w:ins>
      <w:r>
        <w:rPr>
          <w:noProof/>
          <w:webHidden/>
        </w:rPr>
      </w:r>
      <w:r>
        <w:rPr>
          <w:noProof/>
          <w:webHidden/>
        </w:rPr>
        <w:fldChar w:fldCharType="separate"/>
      </w:r>
      <w:ins w:id="354" w:author=" Vijay Parmar" w:date="2009-08-23T13:03:00Z">
        <w:r w:rsidR="00EC73D2">
          <w:rPr>
            <w:noProof/>
            <w:webHidden/>
          </w:rPr>
          <w:t>114</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55" w:author=" Vijay Parmar" w:date="2009-08-23T13:03:00Z"/>
          <w:rFonts w:asciiTheme="minorHAnsi" w:eastAsiaTheme="minorEastAsia" w:hAnsiTheme="minorHAnsi" w:cstheme="minorBidi"/>
          <w:noProof/>
          <w:sz w:val="22"/>
          <w:szCs w:val="22"/>
        </w:rPr>
      </w:pPr>
      <w:ins w:id="356"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"_Toc238796028"</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Oracle Migration – CSM 3.2 to CSM 4.0</w:t>
        </w:r>
        <w:r w:rsidR="00EC73D2">
          <w:rPr>
            <w:noProof/>
            <w:webHidden/>
          </w:rPr>
          <w:tab/>
        </w:r>
        <w:r>
          <w:rPr>
            <w:noProof/>
            <w:webHidden/>
          </w:rPr>
          <w:fldChar w:fldCharType="begin"/>
        </w:r>
        <w:r w:rsidR="00EC73D2">
          <w:rPr>
            <w:noProof/>
            <w:webHidden/>
          </w:rPr>
          <w:instrText xml:space="preserve"> PAGEREF _Toc238796028 \h </w:instrText>
        </w:r>
      </w:ins>
      <w:r>
        <w:rPr>
          <w:noProof/>
          <w:webHidden/>
        </w:rPr>
      </w:r>
      <w:r>
        <w:rPr>
          <w:noProof/>
          <w:webHidden/>
        </w:rPr>
        <w:fldChar w:fldCharType="separate"/>
      </w:r>
      <w:ins w:id="357" w:author=" Vijay Parmar" w:date="2009-08-23T13:03:00Z">
        <w:r w:rsidR="00EC73D2">
          <w:rPr>
            <w:noProof/>
            <w:webHidden/>
          </w:rPr>
          <w:t>115</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58" w:author=" Vijay Parmar" w:date="2009-08-23T13:03:00Z"/>
          <w:rFonts w:asciiTheme="minorHAnsi" w:eastAsiaTheme="minorEastAsia" w:hAnsiTheme="minorHAnsi" w:cstheme="minorBidi"/>
          <w:noProof/>
          <w:sz w:val="22"/>
          <w:szCs w:val="22"/>
        </w:rPr>
      </w:pPr>
      <w:ins w:id="359"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"_Toc238796029"</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Migrating from CSM v4.0 to CSM v4.1</w:t>
        </w:r>
        <w:r w:rsidR="00EC73D2">
          <w:rPr>
            <w:noProof/>
            <w:webHidden/>
          </w:rPr>
          <w:tab/>
        </w:r>
        <w:r>
          <w:rPr>
            <w:noProof/>
            <w:webHidden/>
          </w:rPr>
          <w:fldChar w:fldCharType="begin"/>
        </w:r>
        <w:r w:rsidR="00EC73D2">
          <w:rPr>
            <w:noProof/>
            <w:webHidden/>
          </w:rPr>
          <w:instrText xml:space="preserve"> PAGEREF _Toc238796029 \h </w:instrText>
        </w:r>
      </w:ins>
      <w:r>
        <w:rPr>
          <w:noProof/>
          <w:webHidden/>
        </w:rPr>
      </w:r>
      <w:r>
        <w:rPr>
          <w:noProof/>
          <w:webHidden/>
        </w:rPr>
        <w:fldChar w:fldCharType="separate"/>
      </w:r>
      <w:ins w:id="360" w:author=" Vijay Parmar" w:date="2009-08-23T13:03:00Z">
        <w:r w:rsidR="00EC73D2">
          <w:rPr>
            <w:noProof/>
            <w:webHidden/>
          </w:rPr>
          <w:t>115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61" w:author=" Vijay Parmar" w:date="2009-08-23T13:03:00Z"/>
          <w:rFonts w:asciiTheme="minorHAnsi" w:eastAsiaTheme="minorEastAsia" w:hAnsiTheme="minorHAnsi" w:cstheme="minorBidi"/>
          <w:noProof/>
          <w:sz w:val="22"/>
          <w:szCs w:val="22"/>
        </w:rPr>
      </w:pPr>
      <w:ins w:id="362"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"_Toc238796030"</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MySQL Migration – CSM 4.0 to CSM 4.1</w:t>
        </w:r>
        <w:r w:rsidR="00EC73D2">
          <w:rPr>
            <w:noProof/>
            <w:webHidden/>
          </w:rPr>
          <w:tab/>
        </w:r>
        <w:r>
          <w:rPr>
            <w:noProof/>
            <w:webHidden/>
          </w:rPr>
          <w:fldChar w:fldCharType="begin"/>
        </w:r>
        <w:r w:rsidR="00EC73D2">
          <w:rPr>
            <w:noProof/>
            <w:webHidden/>
          </w:rPr>
          <w:instrText xml:space="preserve"> PAGEREF _Toc238796030 \h </w:instrText>
        </w:r>
      </w:ins>
      <w:r>
        <w:rPr>
          <w:noProof/>
          <w:webHidden/>
        </w:rPr>
      </w:r>
      <w:r>
        <w:rPr>
          <w:noProof/>
          <w:webHidden/>
        </w:rPr>
        <w:fldChar w:fldCharType="separate"/>
      </w:r>
      <w:ins w:id="363" w:author=" Vijay Parmar" w:date="2009-08-23T13:03:00Z">
        <w:r w:rsidR="00EC73D2">
          <w:rPr>
            <w:noProof/>
            <w:webHidden/>
          </w:rPr>
          <w:t>115</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64" w:author=" Vijay Parmar" w:date="2009-08-23T13:03:00Z"/>
          <w:rFonts w:asciiTheme="minorHAnsi" w:eastAsiaTheme="minorEastAsia" w:hAnsiTheme="minorHAnsi" w:cstheme="minorBidi"/>
          <w:noProof/>
          <w:sz w:val="22"/>
          <w:szCs w:val="22"/>
        </w:rPr>
      </w:pPr>
      <w:ins w:id="365"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"_Toc238796031"</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Oracle Migration – CSM 4.0 to CSM 4.1</w:t>
        </w:r>
        <w:r w:rsidR="00EC73D2">
          <w:rPr>
            <w:noProof/>
            <w:webHidden/>
          </w:rPr>
          <w:tab/>
        </w:r>
        <w:r>
          <w:rPr>
            <w:noProof/>
            <w:webHidden/>
          </w:rPr>
          <w:fldChar w:fldCharType="begin"/>
        </w:r>
        <w:r w:rsidR="00EC73D2">
          <w:rPr>
            <w:noProof/>
            <w:webHidden/>
          </w:rPr>
          <w:instrText xml:space="preserve"> PAGEREF _Toc238796031 \h </w:instrText>
        </w:r>
      </w:ins>
      <w:r>
        <w:rPr>
          <w:noProof/>
          <w:webHidden/>
        </w:rPr>
      </w:r>
      <w:r>
        <w:rPr>
          <w:noProof/>
          <w:webHidden/>
        </w:rPr>
        <w:fldChar w:fldCharType="separate"/>
      </w:r>
      <w:ins w:id="366" w:author=" Vijay Parmar" w:date="2009-08-23T13:03:00Z">
        <w:r w:rsidR="00EC73D2">
          <w:rPr>
            <w:noProof/>
            <w:webHidden/>
          </w:rPr>
          <w:t>116</w:t>
        </w:r>
        <w:r>
          <w:rPr>
            <w:noProof/>
            <w:webHidden/>
          </w:rPr>
          <w:fldChar w:fldCharType="end"/>
        </w:r>
        <w:r w:rsidRPr="007439ED">
          <w:rPr>
            <w:rStyle w:val="Hyperlink"/>
            <w:noProof/>
          </w:rPr>
          <w:fldChar w:fldCharType="end"/>
        </w:r>
      </w:ins>
    </w:p>
    <w:p w:rsidR="00EC73D2" w:rsidRDefault="00F228E8">
      <w:pPr>
        <w:pStyle w:val="TOC2"/>
        <w:tabs>
          <w:tab w:val="right" w:leader="dot" w:pos="8918"/>
        </w:tabs>
        <w:rPr>
          <w:ins w:id="367" w:author=" Vijay Parmar" w:date="2009-08-23T13:03:00Z"/>
          <w:rFonts w:asciiTheme="minorHAnsi" w:eastAsiaTheme="minorEastAsia" w:hAnsiTheme="minorHAnsi" w:cstheme="minorBidi"/>
          <w:noProof/>
          <w:sz w:val="22"/>
          <w:szCs w:val="22"/>
        </w:rPr>
      </w:pPr>
      <w:ins w:id="368"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"_Toc238796032"</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Migrating from CSM v4.1 to CSM v4.2</w:t>
        </w:r>
        <w:r w:rsidR="00EC73D2">
          <w:rPr>
            <w:noProof/>
            <w:webHidden/>
          </w:rPr>
          <w:tab/>
        </w:r>
        <w:r>
          <w:rPr>
            <w:noProof/>
            <w:webHidden/>
          </w:rPr>
          <w:fldChar w:fldCharType="begin"/>
        </w:r>
        <w:r w:rsidR="00EC73D2">
          <w:rPr>
            <w:noProof/>
            <w:webHidden/>
          </w:rPr>
          <w:instrText xml:space="preserve"> PAGEREF _Toc238796032 \h </w:instrText>
        </w:r>
      </w:ins>
      <w:r>
        <w:rPr>
          <w:noProof/>
          <w:webHidden/>
        </w:rPr>
      </w:r>
      <w:r>
        <w:rPr>
          <w:noProof/>
          <w:webHidden/>
        </w:rPr>
        <w:fldChar w:fldCharType="separate"/>
      </w:r>
      <w:ins w:id="369" w:author=" Vijay Parmar" w:date="2009-08-23T13:03:00Z">
        <w:r w:rsidR="00EC73D2">
          <w:rPr>
            <w:noProof/>
            <w:webHidden/>
          </w:rPr>
          <w:t>116</w:t>
        </w:r>
        <w:r>
          <w:rPr>
            <w:noProof/>
            <w:webHidden/>
          </w:rPr>
          <w:fldChar w:fldCharType="end"/>
        </w:r>
        <w:r w:rsidRPr="007439ED">
          <w:rPr>
            <w:rStyle w:val="Hyperlink"/>
            <w:noProof/>
          </w:rPr>
          <w:fldChar w:fldCharType="end"/>
        </w:r>
      </w:ins>
    </w:p>
    <w:p w:rsidR="00EC73D2" w:rsidRDefault="00F228E8">
      <w:pPr>
        <w:pStyle w:val="TOC3"/>
        <w:tabs>
          <w:tab w:val="right" w:leader="dot" w:pos="8918"/>
        </w:tabs>
        <w:rPr>
          <w:ins w:id="370" w:author=" Vijay Parmar" w:date="2009-08-23T13:03:00Z"/>
          <w:rFonts w:asciiTheme="minorHAnsi" w:eastAsiaTheme="minorEastAsia" w:hAnsiTheme="minorHAnsi" w:cstheme="minorBidi"/>
          <w:noProof/>
          <w:sz w:val="22"/>
          <w:szCs w:val="22"/>
        </w:rPr>
      </w:pPr>
      <w:ins w:id="371"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"_Toc238796033"</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MySQL Migration – CSM 4.1 to CSM 4.2</w:t>
        </w:r>
        <w:r w:rsidR="00EC73D2">
          <w:rPr>
            <w:noProof/>
            <w:webHidden/>
          </w:rPr>
          <w:tab/>
        </w:r>
        <w:r>
          <w:rPr>
            <w:noProof/>
            <w:webHidden/>
          </w:rPr>
          <w:fldChar w:fldCharType="begin"/>
        </w:r>
        <w:r w:rsidR="00EC73D2">
          <w:rPr>
            <w:noProof/>
            <w:webHidden/>
          </w:rPr>
          <w:instrText xml:space="preserve"> PAGEREF _Toc238796033 \h </w:instrText>
        </w:r>
      </w:ins>
      <w:r>
        <w:rPr>
          <w:noProof/>
          <w:webHidden/>
        </w:rPr>
      </w:r>
      <w:r>
        <w:rPr>
          <w:noProof/>
          <w:webHidden/>
        </w:rPr>
        <w:fldChar w:fldCharType="separate"/>
      </w:r>
      <w:ins w:id="372" w:author=" Vijay Parmar" w:date="2009-08-23T13:03:00Z">
        <w:r w:rsidR="00EC73D2">
          <w:rPr>
            <w:noProof/>
            <w:webHidden/>
          </w:rPr>
          <w:t>116</w:t>
        </w:r>
        <w:r>
          <w:rPr>
            <w:noProof/>
            <w:webHidden/>
          </w:rPr>
          <w:fldChar w:fldCharType="end"/>
        </w:r>
        <w:r w:rsidRPr="007439ED">
          <w:rPr>
            <w:rStyle w:val="Hyperlink"/>
            <w:noProof/>
          </w:rPr>
          <w:fldChar w:fldCharType="end"/>
        </w:r>
      </w:ins>
    </w:p>
    <w:p w:rsidR="00EC73D2" w:rsidRDefault="00F228E8">
      <w:pPr>
        <w:pStyle w:val="TOC1"/>
        <w:tabs>
          <w:tab w:val="left" w:pos="1760"/>
          <w:tab w:val="right" w:leader="dot" w:pos="8918"/>
        </w:tabs>
        <w:rPr>
          <w:ins w:id="373" w:author=" Vijay Parmar" w:date="2009-08-23T13:03:00Z"/>
          <w:rFonts w:asciiTheme="minorHAnsi" w:eastAsiaTheme="minorEastAsia" w:hAnsiTheme="minorHAnsi" w:cstheme="minorBidi"/>
          <w:b w:val="0"/>
          <w:noProof/>
          <w:sz w:val="22"/>
          <w:szCs w:val="22"/>
        </w:rPr>
      </w:pPr>
      <w:ins w:id="374"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"_Toc238796034"</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Appendix C</w:t>
        </w:r>
        <w:r w:rsidR="00EC73D2">
          <w:rPr>
            <w:rFonts w:asciiTheme="minorHAnsi" w:eastAsiaTheme="minorEastAsia" w:hAnsiTheme="minorHAnsi" w:cstheme="minorBidi"/>
            <w:b w:val="0"/>
            <w:noProof/>
            <w:sz w:val="22"/>
            <w:szCs w:val="22"/>
          </w:rPr>
          <w:tab/>
        </w:r>
        <w:r w:rsidR="00EC73D2" w:rsidRPr="007439ED">
          <w:rPr>
            <w:rStyle w:val="Hyperlink"/>
            <w:noProof/>
          </w:rPr>
          <w:t>GUI Installer Screens</w:t>
        </w:r>
        <w:r w:rsidR="00EC73D2">
          <w:rPr>
            <w:noProof/>
            <w:webHidden/>
          </w:rPr>
          <w:tab/>
        </w:r>
        <w:r>
          <w:rPr>
            <w:noProof/>
            <w:webHidden/>
          </w:rPr>
          <w:fldChar w:fldCharType="begin"/>
        </w:r>
        <w:r w:rsidR="00EC73D2">
          <w:rPr>
            <w:noProof/>
            <w:webHidden/>
          </w:rPr>
          <w:instrText xml:space="preserve"> PAGEREF _Toc238796034 \h </w:instrText>
        </w:r>
      </w:ins>
      <w:r>
        <w:rPr>
          <w:noProof/>
          <w:webHidden/>
        </w:rPr>
      </w:r>
      <w:r>
        <w:rPr>
          <w:noProof/>
          <w:webHidden/>
        </w:rPr>
        <w:fldChar w:fldCharType="separate"/>
      </w:r>
      <w:ins w:id="375" w:author=" Vijay Parmar" w:date="2009-08-23T13:03:00Z">
        <w:r w:rsidR="00EC73D2">
          <w:rPr>
            <w:noProof/>
            <w:webHidden/>
          </w:rPr>
          <w:t>118</w:t>
        </w:r>
        <w:r>
          <w:rPr>
            <w:noProof/>
            <w:webHidden/>
          </w:rPr>
          <w:fldChar w:fldCharType="end"/>
        </w:r>
        <w:r w:rsidRPr="007439ED">
          <w:rPr>
            <w:rStyle w:val="Hyperlink"/>
            <w:noProof/>
          </w:rPr>
          <w:fldChar w:fldCharType="end"/>
        </w:r>
      </w:ins>
    </w:p>
    <w:p w:rsidR="00EC73D2" w:rsidRDefault="00F228E8">
      <w:pPr>
        <w:pStyle w:val="TOC1"/>
        <w:tabs>
          <w:tab w:val="left" w:pos="1760"/>
          <w:tab w:val="right" w:leader="dot" w:pos="8918"/>
        </w:tabs>
        <w:rPr>
          <w:ins w:id="376" w:author=" Vijay Parmar" w:date="2009-08-23T13:03:00Z"/>
          <w:rFonts w:asciiTheme="minorHAnsi" w:eastAsiaTheme="minorEastAsia" w:hAnsiTheme="minorHAnsi" w:cstheme="minorBidi"/>
          <w:b w:val="0"/>
          <w:noProof/>
          <w:sz w:val="22"/>
          <w:szCs w:val="22"/>
        </w:rPr>
      </w:pPr>
      <w:ins w:id="377"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"_Toc238796035"</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Appendix D</w:t>
        </w:r>
        <w:r w:rsidR="00EC73D2">
          <w:rPr>
            <w:rFonts w:asciiTheme="minorHAnsi" w:eastAsiaTheme="minorEastAsia" w:hAnsiTheme="minorHAnsi" w:cstheme="minorBidi"/>
            <w:b w:val="0"/>
            <w:noProof/>
            <w:sz w:val="22"/>
            <w:szCs w:val="22"/>
          </w:rPr>
          <w:tab/>
        </w:r>
        <w:r w:rsidR="00EC73D2" w:rsidRPr="007439ED">
          <w:rPr>
            <w:rStyle w:val="Hyperlink"/>
            <w:noProof/>
          </w:rPr>
          <w:t>Installing UPT using command line installer</w:t>
        </w:r>
        <w:r w:rsidR="00EC73D2">
          <w:rPr>
            <w:noProof/>
            <w:webHidden/>
          </w:rPr>
          <w:tab/>
        </w:r>
        <w:r>
          <w:rPr>
            <w:noProof/>
            <w:webHidden/>
          </w:rPr>
          <w:fldChar w:fldCharType="begin"/>
        </w:r>
        <w:r w:rsidR="00EC73D2">
          <w:rPr>
            <w:noProof/>
            <w:webHidden/>
          </w:rPr>
          <w:instrText xml:space="preserve"> PAGEREF _Toc238796035 \h </w:instrText>
        </w:r>
      </w:ins>
      <w:r>
        <w:rPr>
          <w:noProof/>
          <w:webHidden/>
        </w:rPr>
      </w:r>
      <w:r>
        <w:rPr>
          <w:noProof/>
          <w:webHidden/>
        </w:rPr>
        <w:fldChar w:fldCharType="separate"/>
      </w:r>
      <w:ins w:id="378" w:author=" Vijay Parmar" w:date="2009-08-23T13:03:00Z">
        <w:r w:rsidR="00EC73D2">
          <w:rPr>
            <w:noProof/>
            <w:webHidden/>
          </w:rPr>
          <w:t>129</w:t>
        </w:r>
        <w:r>
          <w:rPr>
            <w:noProof/>
            <w:webHidden/>
          </w:rPr>
          <w:fldChar w:fldCharType="end"/>
        </w:r>
        <w:r w:rsidRPr="007439ED">
          <w:rPr>
            <w:rStyle w:val="Hyperlink"/>
            <w:noProof/>
          </w:rPr>
          <w:fldChar w:fldCharType="end"/>
        </w:r>
      </w:ins>
    </w:p>
    <w:p w:rsidR="00EC73D2" w:rsidRDefault="00F228E8">
      <w:pPr>
        <w:pStyle w:val="TOC1"/>
        <w:tabs>
          <w:tab w:val="right" w:leader="dot" w:pos="8918"/>
        </w:tabs>
        <w:rPr>
          <w:ins w:id="379" w:author=" Vijay Parmar" w:date="2009-08-23T13:03:00Z"/>
          <w:rFonts w:asciiTheme="minorHAnsi" w:eastAsiaTheme="minorEastAsia" w:hAnsiTheme="minorHAnsi" w:cstheme="minorBidi"/>
          <w:b w:val="0"/>
          <w:noProof/>
          <w:sz w:val="22"/>
          <w:szCs w:val="22"/>
        </w:rPr>
      </w:pPr>
      <w:ins w:id="380"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"_Toc238796036"</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Glossary</w:t>
        </w:r>
        <w:r w:rsidR="00EC73D2">
          <w:rPr>
            <w:noProof/>
            <w:webHidden/>
          </w:rPr>
          <w:tab/>
        </w:r>
        <w:r>
          <w:rPr>
            <w:noProof/>
            <w:webHidden/>
          </w:rPr>
          <w:fldChar w:fldCharType="begin"/>
        </w:r>
        <w:r w:rsidR="00EC73D2">
          <w:rPr>
            <w:noProof/>
            <w:webHidden/>
          </w:rPr>
          <w:instrText xml:space="preserve"> PAGEREF _Toc238796036 \h </w:instrText>
        </w:r>
      </w:ins>
      <w:r>
        <w:rPr>
          <w:noProof/>
          <w:webHidden/>
        </w:rPr>
      </w:r>
      <w:r>
        <w:rPr>
          <w:noProof/>
          <w:webHidden/>
        </w:rPr>
        <w:fldChar w:fldCharType="separate"/>
      </w:r>
      <w:ins w:id="381" w:author=" Vijay Parmar" w:date="2009-08-23T13:03:00Z">
        <w:r w:rsidR="00EC73D2">
          <w:rPr>
            <w:noProof/>
            <w:webHidden/>
          </w:rPr>
          <w:t>130</w:t>
        </w:r>
        <w:r>
          <w:rPr>
            <w:noProof/>
            <w:webHidden/>
          </w:rPr>
          <w:fldChar w:fldCharType="end"/>
        </w:r>
        <w:r w:rsidRPr="007439ED">
          <w:rPr>
            <w:rStyle w:val="Hyperlink"/>
            <w:noProof/>
          </w:rPr>
          <w:fldChar w:fldCharType="end"/>
        </w:r>
      </w:ins>
    </w:p>
    <w:p w:rsidR="00EC73D2" w:rsidRDefault="00F228E8">
      <w:pPr>
        <w:pStyle w:val="TOC1"/>
        <w:tabs>
          <w:tab w:val="right" w:leader="dot" w:pos="8918"/>
        </w:tabs>
        <w:rPr>
          <w:ins w:id="382" w:author=" Vijay Parmar" w:date="2009-08-23T13:03:00Z"/>
          <w:rFonts w:asciiTheme="minorHAnsi" w:eastAsiaTheme="minorEastAsia" w:hAnsiTheme="minorHAnsi" w:cstheme="minorBidi"/>
          <w:b w:val="0"/>
          <w:noProof/>
          <w:sz w:val="22"/>
          <w:szCs w:val="22"/>
        </w:rPr>
      </w:pPr>
      <w:ins w:id="383" w:author=" Vijay Parmar" w:date="2009-08-23T13:03:00Z">
        <w:r w:rsidRPr="007439ED">
          <w:rPr>
            <w:rStyle w:val="Hyperlink"/>
            <w:noProof/>
          </w:rPr>
          <w:fldChar w:fldCharType="begin"/>
        </w:r>
        <w:r w:rsidR="00EC73D2" w:rsidRPr="007439ED">
          <w:rPr>
            <w:rStyle w:val="Hyperlink"/>
            <w:noProof/>
          </w:rPr>
          <w:instrText xml:space="preserve"> </w:instrText>
        </w:r>
        <w:r w:rsidR="00EC73D2">
          <w:rPr>
            <w:noProof/>
          </w:rPr>
          <w:instrText>HYPERLINK \l "_Toc238796037"</w:instrText>
        </w:r>
        <w:r w:rsidR="00EC73D2" w:rsidRPr="007439ED">
          <w:rPr>
            <w:rStyle w:val="Hyperlink"/>
            <w:noProof/>
          </w:rPr>
          <w:instrText xml:space="preserve"> </w:instrText>
        </w:r>
        <w:r w:rsidRPr="007439ED">
          <w:rPr>
            <w:rStyle w:val="Hyperlink"/>
            <w:noProof/>
          </w:rPr>
          <w:fldChar w:fldCharType="separate"/>
        </w:r>
        <w:r w:rsidR="00EC73D2" w:rsidRPr="007439ED">
          <w:rPr>
            <w:rStyle w:val="Hyperlink"/>
            <w:noProof/>
          </w:rPr>
          <w:t>Index</w:t>
        </w:r>
        <w:r w:rsidR="00EC73D2">
          <w:rPr>
            <w:noProof/>
            <w:webHidden/>
          </w:rPr>
          <w:tab/>
        </w:r>
        <w:r>
          <w:rPr>
            <w:noProof/>
            <w:webHidden/>
          </w:rPr>
          <w:fldChar w:fldCharType="begin"/>
        </w:r>
        <w:r w:rsidR="00EC73D2">
          <w:rPr>
            <w:noProof/>
            <w:webHidden/>
          </w:rPr>
          <w:instrText xml:space="preserve"> PAGEREF _Toc238796037 \h </w:instrText>
        </w:r>
      </w:ins>
      <w:r>
        <w:rPr>
          <w:noProof/>
          <w:webHidden/>
        </w:rPr>
      </w:r>
      <w:r>
        <w:rPr>
          <w:noProof/>
          <w:webHidden/>
        </w:rPr>
        <w:fldChar w:fldCharType="separate"/>
      </w:r>
      <w:ins w:id="384" w:author=" Vijay Parmar" w:date="2009-08-23T13:03:00Z">
        <w:r w:rsidR="00EC73D2">
          <w:rPr>
            <w:noProof/>
            <w:webHidden/>
          </w:rPr>
          <w:t>132</w:t>
        </w:r>
        <w:r>
          <w:rPr>
            <w:noProof/>
            <w:webHidden/>
          </w:rPr>
          <w:fldChar w:fldCharType="end"/>
        </w:r>
        <w:r w:rsidRPr="007439ED">
          <w:rPr>
            <w:rStyle w:val="Hyperlink"/>
            <w:noProof/>
          </w:rPr>
          <w:fldChar w:fldCharType="end"/>
        </w:r>
      </w:ins>
    </w:p>
    <w:p w:rsidR="00E92FAF" w:rsidDel="007909F3" w:rsidRDefault="00F228E8">
      <w:pPr>
        <w:pStyle w:val="TOC1"/>
        <w:tabs>
          <w:tab w:val="right" w:leader="dot" w:pos="8918"/>
        </w:tabs>
        <w:rPr>
          <w:del w:id="385" w:author=" Vijay Parmar" w:date="2009-08-22T21:04:00Z"/>
          <w:rFonts w:ascii="Times New Roman" w:hAnsi="Times New Roman"/>
          <w:b w:val="0"/>
          <w:noProof/>
        </w:rPr>
      </w:pPr>
      <w:del w:id="386" w:author=" Vijay Parmar" w:date="2009-08-22T21:04:00Z">
        <w:r w:rsidRPr="00F228E8">
          <w:rPr>
            <w:rPrChange w:id="387" w:author=" Vijay Parmar" w:date="2009-08-22T21:04:00Z">
              <w:rPr>
                <w:rStyle w:val="Hyperlink"/>
                <w:noProof/>
              </w:rPr>
            </w:rPrChange>
          </w:rPr>
          <w:delText>About This Guide</w:delText>
        </w:r>
        <w:r w:rsidR="00E92FAF" w:rsidDel="007909F3">
          <w:rPr>
            <w:noProof/>
            <w:webHidden/>
          </w:rPr>
          <w:tab/>
          <w:delText>1</w:delText>
        </w:r>
      </w:del>
    </w:p>
    <w:p w:rsidR="00E92FAF" w:rsidDel="007909F3" w:rsidRDefault="00F228E8">
      <w:pPr>
        <w:pStyle w:val="TOC2"/>
        <w:tabs>
          <w:tab w:val="right" w:leader="dot" w:pos="8918"/>
        </w:tabs>
        <w:rPr>
          <w:del w:id="388" w:author=" Vijay Parmar" w:date="2009-08-22T21:04:00Z"/>
          <w:rFonts w:ascii="Times New Roman" w:hAnsi="Times New Roman"/>
          <w:noProof/>
          <w:sz w:val="24"/>
        </w:rPr>
      </w:pPr>
      <w:del w:id="389" w:author=" Vijay Parmar" w:date="2009-08-22T21:04:00Z">
        <w:r w:rsidRPr="00F228E8">
          <w:rPr>
            <w:rPrChange w:id="390" w:author=" Vijay Parmar" w:date="2009-08-22T21:04:00Z">
              <w:rPr>
                <w:rStyle w:val="Hyperlink"/>
                <w:rFonts w:ascii="Palatino Linotype" w:hAnsi="Palatino Linotype"/>
                <w:b/>
                <w:noProof/>
                <w:sz w:val="24"/>
              </w:rPr>
            </w:rPrChange>
          </w:rPr>
          <w:delText>Purpose</w:delText>
        </w:r>
        <w:r w:rsidR="00E92FAF" w:rsidDel="007909F3">
          <w:rPr>
            <w:noProof/>
            <w:webHidden/>
          </w:rPr>
          <w:tab/>
          <w:delText>1</w:delText>
        </w:r>
      </w:del>
    </w:p>
    <w:p w:rsidR="00E92FAF" w:rsidDel="007909F3" w:rsidRDefault="00F228E8">
      <w:pPr>
        <w:pStyle w:val="TOC2"/>
        <w:tabs>
          <w:tab w:val="right" w:leader="dot" w:pos="8918"/>
        </w:tabs>
        <w:rPr>
          <w:del w:id="391" w:author=" Vijay Parmar" w:date="2009-08-22T21:04:00Z"/>
          <w:rFonts w:ascii="Times New Roman" w:hAnsi="Times New Roman"/>
          <w:noProof/>
          <w:sz w:val="24"/>
        </w:rPr>
      </w:pPr>
      <w:del w:id="392" w:author=" Vijay Parmar" w:date="2009-08-22T21:04:00Z">
        <w:r w:rsidRPr="00F228E8">
          <w:rPr>
            <w:rPrChange w:id="393" w:author=" Vijay Parmar" w:date="2009-08-22T21:04:00Z">
              <w:rPr>
                <w:rStyle w:val="Hyperlink"/>
                <w:rFonts w:ascii="Palatino Linotype" w:hAnsi="Palatino Linotype"/>
                <w:b/>
                <w:noProof/>
                <w:sz w:val="24"/>
              </w:rPr>
            </w:rPrChange>
          </w:rPr>
          <w:delText>Scope</w:delText>
        </w:r>
        <w:r w:rsidR="00E92FAF" w:rsidDel="007909F3">
          <w:rPr>
            <w:noProof/>
            <w:webHidden/>
          </w:rPr>
          <w:tab/>
          <w:delText>1</w:delText>
        </w:r>
      </w:del>
    </w:p>
    <w:p w:rsidR="00E92FAF" w:rsidDel="007909F3" w:rsidRDefault="00F228E8">
      <w:pPr>
        <w:pStyle w:val="TOC2"/>
        <w:tabs>
          <w:tab w:val="right" w:leader="dot" w:pos="8918"/>
        </w:tabs>
        <w:rPr>
          <w:del w:id="394" w:author=" Vijay Parmar" w:date="2009-08-22T21:04:00Z"/>
          <w:rFonts w:ascii="Times New Roman" w:hAnsi="Times New Roman"/>
          <w:noProof/>
          <w:sz w:val="24"/>
        </w:rPr>
      </w:pPr>
      <w:del w:id="395" w:author=" Vijay Parmar" w:date="2009-08-22T21:04:00Z">
        <w:r w:rsidRPr="00F228E8">
          <w:rPr>
            <w:rPrChange w:id="396" w:author=" Vijay Parmar" w:date="2009-08-22T21:04:00Z">
              <w:rPr>
                <w:rStyle w:val="Hyperlink"/>
                <w:rFonts w:ascii="Palatino Linotype" w:hAnsi="Palatino Linotype"/>
                <w:b/>
                <w:noProof/>
                <w:sz w:val="24"/>
              </w:rPr>
            </w:rPrChange>
          </w:rPr>
          <w:delText>Typical User</w:delText>
        </w:r>
        <w:r w:rsidR="00E92FAF" w:rsidDel="007909F3">
          <w:rPr>
            <w:noProof/>
            <w:webHidden/>
          </w:rPr>
          <w:tab/>
          <w:delText>1</w:delText>
        </w:r>
      </w:del>
    </w:p>
    <w:p w:rsidR="00E92FAF" w:rsidDel="007909F3" w:rsidRDefault="00F228E8">
      <w:pPr>
        <w:pStyle w:val="TOC2"/>
        <w:tabs>
          <w:tab w:val="right" w:leader="dot" w:pos="8918"/>
        </w:tabs>
        <w:rPr>
          <w:del w:id="397" w:author=" Vijay Parmar" w:date="2009-08-22T21:04:00Z"/>
          <w:rFonts w:ascii="Times New Roman" w:hAnsi="Times New Roman"/>
          <w:noProof/>
          <w:sz w:val="24"/>
        </w:rPr>
      </w:pPr>
      <w:del w:id="398" w:author=" Vijay Parmar" w:date="2009-08-22T21:04:00Z">
        <w:r w:rsidRPr="00F228E8">
          <w:rPr>
            <w:rPrChange w:id="399" w:author=" Vijay Parmar" w:date="2009-08-22T21:04:00Z">
              <w:rPr>
                <w:rStyle w:val="Hyperlink"/>
                <w:rFonts w:ascii="Palatino Linotype" w:hAnsi="Palatino Linotype"/>
                <w:b/>
                <w:noProof/>
                <w:sz w:val="24"/>
              </w:rPr>
            </w:rPrChange>
          </w:rPr>
          <w:delText>Topics Covered</w:delText>
        </w:r>
        <w:r w:rsidR="00E92FAF" w:rsidDel="007909F3">
          <w:rPr>
            <w:noProof/>
            <w:webHidden/>
          </w:rPr>
          <w:tab/>
          <w:delText>2</w:delText>
        </w:r>
      </w:del>
    </w:p>
    <w:p w:rsidR="00E92FAF" w:rsidDel="007909F3" w:rsidRDefault="00F228E8">
      <w:pPr>
        <w:pStyle w:val="TOC2"/>
        <w:tabs>
          <w:tab w:val="right" w:leader="dot" w:pos="8918"/>
        </w:tabs>
        <w:rPr>
          <w:del w:id="400" w:author=" Vijay Parmar" w:date="2009-08-22T21:04:00Z"/>
          <w:rFonts w:ascii="Times New Roman" w:hAnsi="Times New Roman"/>
          <w:noProof/>
          <w:sz w:val="24"/>
        </w:rPr>
      </w:pPr>
      <w:del w:id="401" w:author=" Vijay Parmar" w:date="2009-08-22T21:04:00Z">
        <w:r w:rsidRPr="00F228E8">
          <w:rPr>
            <w:rPrChange w:id="402" w:author=" Vijay Parmar" w:date="2009-08-22T21:04:00Z">
              <w:rPr>
                <w:rStyle w:val="Hyperlink"/>
                <w:rFonts w:ascii="Palatino Linotype" w:hAnsi="Palatino Linotype"/>
                <w:b/>
                <w:noProof/>
                <w:sz w:val="24"/>
              </w:rPr>
            </w:rPrChange>
          </w:rPr>
          <w:delText>Related Documentation</w:delText>
        </w:r>
        <w:r w:rsidR="00E92FAF" w:rsidDel="007909F3">
          <w:rPr>
            <w:noProof/>
            <w:webHidden/>
          </w:rPr>
          <w:tab/>
          <w:delText>2</w:delText>
        </w:r>
      </w:del>
    </w:p>
    <w:p w:rsidR="00E92FAF" w:rsidDel="007909F3" w:rsidRDefault="00F228E8">
      <w:pPr>
        <w:pStyle w:val="TOC2"/>
        <w:tabs>
          <w:tab w:val="right" w:leader="dot" w:pos="8918"/>
        </w:tabs>
        <w:rPr>
          <w:del w:id="403" w:author=" Vijay Parmar" w:date="2009-08-22T21:04:00Z"/>
          <w:rFonts w:ascii="Times New Roman" w:hAnsi="Times New Roman"/>
          <w:noProof/>
          <w:sz w:val="24"/>
        </w:rPr>
      </w:pPr>
      <w:del w:id="404" w:author=" Vijay Parmar" w:date="2009-08-22T21:04:00Z">
        <w:r w:rsidRPr="00F228E8">
          <w:rPr>
            <w:rPrChange w:id="405" w:author=" Vijay Parmar" w:date="2009-08-22T21:04:00Z">
              <w:rPr>
                <w:rStyle w:val="Hyperlink"/>
                <w:rFonts w:ascii="Palatino Linotype" w:hAnsi="Palatino Linotype"/>
                <w:b/>
                <w:noProof/>
                <w:sz w:val="24"/>
              </w:rPr>
            </w:rPrChange>
          </w:rPr>
          <w:delText>Text Conventions Used</w:delText>
        </w:r>
        <w:r w:rsidR="00E92FAF" w:rsidDel="007909F3">
          <w:rPr>
            <w:noProof/>
            <w:webHidden/>
          </w:rPr>
          <w:tab/>
          <w:delText>3</w:delText>
        </w:r>
      </w:del>
    </w:p>
    <w:p w:rsidR="00E92FAF" w:rsidDel="007909F3" w:rsidRDefault="00F228E8">
      <w:pPr>
        <w:pStyle w:val="TOC2"/>
        <w:tabs>
          <w:tab w:val="right" w:leader="dot" w:pos="8918"/>
        </w:tabs>
        <w:rPr>
          <w:del w:id="406" w:author=" Vijay Parmar" w:date="2009-08-22T21:04:00Z"/>
          <w:rFonts w:ascii="Times New Roman" w:hAnsi="Times New Roman"/>
          <w:noProof/>
          <w:sz w:val="24"/>
        </w:rPr>
      </w:pPr>
      <w:del w:id="407" w:author=" Vijay Parmar" w:date="2009-08-22T21:04:00Z">
        <w:r w:rsidRPr="00F228E8">
          <w:rPr>
            <w:rPrChange w:id="408" w:author=" Vijay Parmar" w:date="2009-08-22T21:04:00Z">
              <w:rPr>
                <w:rStyle w:val="Hyperlink"/>
                <w:rFonts w:ascii="Palatino Linotype" w:hAnsi="Palatino Linotype"/>
                <w:b/>
                <w:noProof/>
                <w:sz w:val="24"/>
              </w:rPr>
            </w:rPrChange>
          </w:rPr>
          <w:delText>Credits and Resources</w:delText>
        </w:r>
        <w:r w:rsidR="00E92FAF" w:rsidDel="007909F3">
          <w:rPr>
            <w:noProof/>
            <w:webHidden/>
          </w:rPr>
          <w:tab/>
          <w:delText>3</w:delText>
        </w:r>
      </w:del>
    </w:p>
    <w:p w:rsidR="00E92FAF" w:rsidDel="007909F3" w:rsidRDefault="00F228E8">
      <w:pPr>
        <w:pStyle w:val="TOC1"/>
        <w:tabs>
          <w:tab w:val="left" w:pos="1320"/>
          <w:tab w:val="right" w:leader="dot" w:pos="8918"/>
        </w:tabs>
        <w:rPr>
          <w:del w:id="409" w:author=" Vijay Parmar" w:date="2009-08-22T21:04:00Z"/>
          <w:rFonts w:ascii="Times New Roman" w:hAnsi="Times New Roman"/>
          <w:b w:val="0"/>
          <w:noProof/>
        </w:rPr>
      </w:pPr>
      <w:del w:id="410" w:author=" Vijay Parmar" w:date="2009-08-22T21:04:00Z">
        <w:r w:rsidRPr="00F228E8">
          <w:rPr>
            <w:rPrChange w:id="411" w:author=" Vijay Parmar" w:date="2009-08-22T21:04:00Z">
              <w:rPr>
                <w:rStyle w:val="Hyperlink"/>
                <w:noProof/>
              </w:rPr>
            </w:rPrChange>
          </w:rPr>
          <w:delText>Chapter 1</w:delText>
        </w:r>
        <w:r w:rsidR="00E92FAF" w:rsidDel="007909F3">
          <w:rPr>
            <w:rFonts w:ascii="Times New Roman" w:hAnsi="Times New Roman"/>
            <w:b w:val="0"/>
            <w:noProof/>
          </w:rPr>
          <w:tab/>
        </w:r>
        <w:r w:rsidRPr="00F228E8">
          <w:rPr>
            <w:rPrChange w:id="412" w:author=" Vijay Parmar" w:date="2009-08-22T21:04:00Z">
              <w:rPr>
                <w:rStyle w:val="Hyperlink"/>
                <w:noProof/>
              </w:rPr>
            </w:rPrChange>
          </w:rPr>
          <w:delText>CSM Overview</w:delText>
        </w:r>
        <w:r w:rsidR="00E92FAF" w:rsidDel="007909F3">
          <w:rPr>
            <w:noProof/>
            <w:webHidden/>
          </w:rPr>
          <w:tab/>
          <w:delText>5</w:delText>
        </w:r>
      </w:del>
    </w:p>
    <w:p w:rsidR="00E92FAF" w:rsidDel="007909F3" w:rsidRDefault="00F228E8">
      <w:pPr>
        <w:pStyle w:val="TOC2"/>
        <w:tabs>
          <w:tab w:val="right" w:leader="dot" w:pos="8918"/>
        </w:tabs>
        <w:rPr>
          <w:del w:id="413" w:author=" Vijay Parmar" w:date="2009-08-22T21:04:00Z"/>
          <w:rFonts w:ascii="Times New Roman" w:hAnsi="Times New Roman"/>
          <w:noProof/>
          <w:sz w:val="24"/>
        </w:rPr>
      </w:pPr>
      <w:del w:id="414" w:author=" Vijay Parmar" w:date="2009-08-22T21:04:00Z">
        <w:r w:rsidRPr="00F228E8">
          <w:rPr>
            <w:rPrChange w:id="415" w:author=" Vijay Parmar" w:date="2009-08-22T21:04:00Z">
              <w:rPr>
                <w:rStyle w:val="Hyperlink"/>
                <w:rFonts w:ascii="Palatino Linotype" w:hAnsi="Palatino Linotype"/>
                <w:b/>
                <w:noProof/>
                <w:sz w:val="24"/>
              </w:rPr>
            </w:rPrChange>
          </w:rPr>
          <w:delText>Introduction</w:delText>
        </w:r>
        <w:r w:rsidR="00E92FAF" w:rsidDel="007909F3">
          <w:rPr>
            <w:noProof/>
            <w:webHidden/>
          </w:rPr>
          <w:tab/>
          <w:delText>5</w:delText>
        </w:r>
      </w:del>
    </w:p>
    <w:p w:rsidR="00E92FAF" w:rsidDel="007909F3" w:rsidRDefault="00F228E8">
      <w:pPr>
        <w:pStyle w:val="TOC2"/>
        <w:tabs>
          <w:tab w:val="right" w:leader="dot" w:pos="8918"/>
        </w:tabs>
        <w:rPr>
          <w:del w:id="416" w:author=" Vijay Parmar" w:date="2009-08-22T21:04:00Z"/>
          <w:rFonts w:ascii="Times New Roman" w:hAnsi="Times New Roman"/>
          <w:noProof/>
          <w:sz w:val="24"/>
        </w:rPr>
      </w:pPr>
      <w:del w:id="417" w:author=" Vijay Parmar" w:date="2009-08-22T21:04:00Z">
        <w:r w:rsidRPr="00F228E8">
          <w:rPr>
            <w:rPrChange w:id="418" w:author=" Vijay Parmar" w:date="2009-08-22T21:04:00Z">
              <w:rPr>
                <w:rStyle w:val="Hyperlink"/>
                <w:rFonts w:ascii="Palatino Linotype" w:hAnsi="Palatino Linotype"/>
                <w:b/>
                <w:noProof/>
                <w:sz w:val="24"/>
              </w:rPr>
            </w:rPrChange>
          </w:rPr>
          <w:delText>Security Concepts</w:delText>
        </w:r>
        <w:r w:rsidR="00E92FAF" w:rsidDel="007909F3">
          <w:rPr>
            <w:noProof/>
            <w:webHidden/>
          </w:rPr>
          <w:tab/>
          <w:delText>7</w:delText>
        </w:r>
      </w:del>
    </w:p>
    <w:p w:rsidR="00E92FAF" w:rsidDel="007909F3" w:rsidRDefault="00F228E8">
      <w:pPr>
        <w:pStyle w:val="TOC2"/>
        <w:tabs>
          <w:tab w:val="right" w:leader="dot" w:pos="8918"/>
        </w:tabs>
        <w:rPr>
          <w:del w:id="419" w:author=" Vijay Parmar" w:date="2009-08-22T21:04:00Z"/>
          <w:rFonts w:ascii="Times New Roman" w:hAnsi="Times New Roman"/>
          <w:noProof/>
          <w:sz w:val="24"/>
        </w:rPr>
      </w:pPr>
      <w:del w:id="420" w:author=" Vijay Parmar" w:date="2009-08-22T21:04:00Z">
        <w:r w:rsidRPr="00F228E8">
          <w:rPr>
            <w:rPrChange w:id="421" w:author=" Vijay Parmar" w:date="2009-08-22T21:04:00Z">
              <w:rPr>
                <w:rStyle w:val="Hyperlink"/>
                <w:rFonts w:ascii="Palatino Linotype" w:hAnsi="Palatino Linotype"/>
                <w:b/>
                <w:noProof/>
                <w:sz w:val="24"/>
              </w:rPr>
            </w:rPrChange>
          </w:rPr>
          <w:delText>Minimum System Requirements</w:delText>
        </w:r>
        <w:r w:rsidR="00E92FAF" w:rsidDel="007909F3">
          <w:rPr>
            <w:noProof/>
            <w:webHidden/>
          </w:rPr>
          <w:tab/>
          <w:delText>8</w:delText>
        </w:r>
      </w:del>
    </w:p>
    <w:p w:rsidR="00E92FAF" w:rsidDel="007909F3" w:rsidRDefault="00F228E8">
      <w:pPr>
        <w:pStyle w:val="TOC1"/>
        <w:tabs>
          <w:tab w:val="left" w:pos="1320"/>
          <w:tab w:val="right" w:leader="dot" w:pos="8918"/>
        </w:tabs>
        <w:rPr>
          <w:del w:id="422" w:author=" Vijay Parmar" w:date="2009-08-22T21:04:00Z"/>
          <w:rFonts w:ascii="Times New Roman" w:hAnsi="Times New Roman"/>
          <w:b w:val="0"/>
          <w:noProof/>
        </w:rPr>
      </w:pPr>
      <w:del w:id="423" w:author=" Vijay Parmar" w:date="2009-08-22T21:04:00Z">
        <w:r w:rsidRPr="00F228E8">
          <w:rPr>
            <w:rPrChange w:id="424" w:author=" Vijay Parmar" w:date="2009-08-22T21:04:00Z">
              <w:rPr>
                <w:rStyle w:val="Hyperlink"/>
                <w:noProof/>
              </w:rPr>
            </w:rPrChange>
          </w:rPr>
          <w:delText>Chapter 2</w:delText>
        </w:r>
        <w:r w:rsidR="00E92FAF" w:rsidDel="007909F3">
          <w:rPr>
            <w:rFonts w:ascii="Times New Roman" w:hAnsi="Times New Roman"/>
            <w:b w:val="0"/>
            <w:noProof/>
          </w:rPr>
          <w:tab/>
        </w:r>
        <w:r w:rsidRPr="00F228E8">
          <w:rPr>
            <w:rPrChange w:id="425" w:author=" Vijay Parmar" w:date="2009-08-22T21:04:00Z">
              <w:rPr>
                <w:rStyle w:val="Hyperlink"/>
                <w:noProof/>
              </w:rPr>
            </w:rPrChange>
          </w:rPr>
          <w:delText>Using the CSM API</w:delText>
        </w:r>
        <w:r w:rsidR="00E92FAF" w:rsidDel="007909F3">
          <w:rPr>
            <w:noProof/>
            <w:webHidden/>
          </w:rPr>
          <w:tab/>
          <w:delText>9</w:delText>
        </w:r>
      </w:del>
    </w:p>
    <w:p w:rsidR="00E92FAF" w:rsidDel="007909F3" w:rsidRDefault="00F228E8">
      <w:pPr>
        <w:pStyle w:val="TOC2"/>
        <w:tabs>
          <w:tab w:val="right" w:leader="dot" w:pos="8918"/>
        </w:tabs>
        <w:rPr>
          <w:del w:id="426" w:author=" Vijay Parmar" w:date="2009-08-22T21:04:00Z"/>
          <w:rFonts w:ascii="Times New Roman" w:hAnsi="Times New Roman"/>
          <w:noProof/>
          <w:sz w:val="24"/>
        </w:rPr>
      </w:pPr>
      <w:del w:id="427" w:author=" Vijay Parmar" w:date="2009-08-22T21:04:00Z">
        <w:r w:rsidRPr="00F228E8">
          <w:rPr>
            <w:rPrChange w:id="428" w:author=" Vijay Parmar" w:date="2009-08-22T21:04:00Z">
              <w:rPr>
                <w:rStyle w:val="Hyperlink"/>
                <w:rFonts w:ascii="Palatino Linotype" w:hAnsi="Palatino Linotype"/>
                <w:b/>
                <w:noProof/>
                <w:sz w:val="24"/>
              </w:rPr>
            </w:rPrChange>
          </w:rPr>
          <w:delText>Workflow</w:delText>
        </w:r>
        <w:r w:rsidR="00E92FAF" w:rsidDel="007909F3">
          <w:rPr>
            <w:noProof/>
            <w:webHidden/>
          </w:rPr>
          <w:tab/>
          <w:delText>9</w:delText>
        </w:r>
      </w:del>
    </w:p>
    <w:p w:rsidR="00E92FAF" w:rsidDel="007909F3" w:rsidRDefault="00F228E8">
      <w:pPr>
        <w:pStyle w:val="TOC2"/>
        <w:tabs>
          <w:tab w:val="right" w:leader="dot" w:pos="8918"/>
        </w:tabs>
        <w:rPr>
          <w:del w:id="429" w:author=" Vijay Parmar" w:date="2009-08-22T21:04:00Z"/>
          <w:rFonts w:ascii="Times New Roman" w:hAnsi="Times New Roman"/>
          <w:noProof/>
          <w:sz w:val="24"/>
        </w:rPr>
      </w:pPr>
      <w:del w:id="430" w:author=" Vijay Parmar" w:date="2009-08-22T21:04:00Z">
        <w:r w:rsidRPr="00F228E8">
          <w:rPr>
            <w:rPrChange w:id="431" w:author=" Vijay Parmar" w:date="2009-08-22T21:04:00Z">
              <w:rPr>
                <w:rStyle w:val="Hyperlink"/>
                <w:rFonts w:ascii="Palatino Linotype" w:hAnsi="Palatino Linotype"/>
                <w:b/>
                <w:noProof/>
                <w:sz w:val="24"/>
              </w:rPr>
            </w:rPrChange>
          </w:rPr>
          <w:delText>API Services</w:delText>
        </w:r>
        <w:r w:rsidR="00E92FAF" w:rsidDel="007909F3">
          <w:rPr>
            <w:noProof/>
            <w:webHidden/>
          </w:rPr>
          <w:tab/>
          <w:delText>10</w:delText>
        </w:r>
      </w:del>
    </w:p>
    <w:p w:rsidR="00E92FAF" w:rsidDel="007909F3" w:rsidRDefault="00F228E8">
      <w:pPr>
        <w:pStyle w:val="TOC3"/>
        <w:tabs>
          <w:tab w:val="right" w:leader="dot" w:pos="8918"/>
        </w:tabs>
        <w:rPr>
          <w:del w:id="432" w:author=" Vijay Parmar" w:date="2009-08-22T21:04:00Z"/>
          <w:rFonts w:ascii="Times New Roman" w:hAnsi="Times New Roman"/>
          <w:noProof/>
          <w:sz w:val="24"/>
        </w:rPr>
      </w:pPr>
      <w:del w:id="433" w:author=" Vijay Parmar" w:date="2009-08-22T21:04:00Z">
        <w:r w:rsidRPr="00F228E8">
          <w:rPr>
            <w:rPrChange w:id="434" w:author=" Vijay Parmar" w:date="2009-08-22T21:04:00Z">
              <w:rPr>
                <w:rStyle w:val="Hyperlink"/>
                <w:rFonts w:ascii="Palatino Linotype" w:hAnsi="Palatino Linotype"/>
                <w:b/>
                <w:noProof/>
                <w:sz w:val="24"/>
              </w:rPr>
            </w:rPrChange>
          </w:rPr>
          <w:delText>Authentication Manager</w:delText>
        </w:r>
        <w:r w:rsidR="00E92FAF" w:rsidDel="007909F3">
          <w:rPr>
            <w:noProof/>
            <w:webHidden/>
          </w:rPr>
          <w:tab/>
          <w:delText>10</w:delText>
        </w:r>
      </w:del>
    </w:p>
    <w:p w:rsidR="00E92FAF" w:rsidDel="007909F3" w:rsidRDefault="00F228E8">
      <w:pPr>
        <w:pStyle w:val="TOC3"/>
        <w:tabs>
          <w:tab w:val="right" w:leader="dot" w:pos="8918"/>
        </w:tabs>
        <w:rPr>
          <w:del w:id="435" w:author=" Vijay Parmar" w:date="2009-08-22T21:04:00Z"/>
          <w:rFonts w:ascii="Times New Roman" w:hAnsi="Times New Roman"/>
          <w:noProof/>
          <w:sz w:val="24"/>
        </w:rPr>
      </w:pPr>
      <w:del w:id="436" w:author=" Vijay Parmar" w:date="2009-08-22T21:04:00Z">
        <w:r w:rsidRPr="00F228E8">
          <w:rPr>
            <w:rPrChange w:id="437" w:author=" Vijay Parmar" w:date="2009-08-22T21:04:00Z">
              <w:rPr>
                <w:rStyle w:val="Hyperlink"/>
                <w:rFonts w:ascii="Palatino Linotype" w:hAnsi="Palatino Linotype"/>
                <w:b/>
                <w:noProof/>
                <w:sz w:val="24"/>
              </w:rPr>
            </w:rPrChange>
          </w:rPr>
          <w:delText>Authorization Manager</w:delText>
        </w:r>
        <w:r w:rsidR="00E92FAF" w:rsidDel="007909F3">
          <w:rPr>
            <w:noProof/>
            <w:webHidden/>
          </w:rPr>
          <w:tab/>
          <w:delText>10</w:delText>
        </w:r>
      </w:del>
    </w:p>
    <w:p w:rsidR="00E92FAF" w:rsidDel="007909F3" w:rsidRDefault="00F228E8">
      <w:pPr>
        <w:pStyle w:val="TOC2"/>
        <w:tabs>
          <w:tab w:val="right" w:leader="dot" w:pos="8918"/>
        </w:tabs>
        <w:rPr>
          <w:del w:id="438" w:author=" Vijay Parmar" w:date="2009-08-22T21:04:00Z"/>
          <w:rFonts w:ascii="Times New Roman" w:hAnsi="Times New Roman"/>
          <w:noProof/>
          <w:sz w:val="24"/>
        </w:rPr>
      </w:pPr>
      <w:del w:id="439" w:author=" Vijay Parmar" w:date="2009-08-22T21:04:00Z">
        <w:r w:rsidRPr="00F228E8">
          <w:rPr>
            <w:rPrChange w:id="440" w:author=" Vijay Parmar" w:date="2009-08-22T21:04:00Z">
              <w:rPr>
                <w:rStyle w:val="Hyperlink"/>
                <w:rFonts w:ascii="Palatino Linotype" w:hAnsi="Palatino Linotype"/>
                <w:b/>
                <w:noProof/>
                <w:sz w:val="24"/>
              </w:rPr>
            </w:rPrChange>
          </w:rPr>
          <w:delText>Integrating with the CSM Authentication Service</w:delText>
        </w:r>
        <w:r w:rsidR="00E92FAF" w:rsidDel="007909F3">
          <w:rPr>
            <w:noProof/>
            <w:webHidden/>
          </w:rPr>
          <w:tab/>
          <w:delText>10</w:delText>
        </w:r>
      </w:del>
    </w:p>
    <w:p w:rsidR="00E92FAF" w:rsidDel="007909F3" w:rsidRDefault="00F228E8">
      <w:pPr>
        <w:pStyle w:val="TOC3"/>
        <w:tabs>
          <w:tab w:val="right" w:leader="dot" w:pos="8918"/>
        </w:tabs>
        <w:rPr>
          <w:del w:id="441" w:author=" Vijay Parmar" w:date="2009-08-22T21:04:00Z"/>
          <w:rFonts w:ascii="Times New Roman" w:hAnsi="Times New Roman"/>
          <w:noProof/>
          <w:sz w:val="24"/>
        </w:rPr>
      </w:pPr>
      <w:del w:id="442" w:author=" Vijay Parmar" w:date="2009-08-22T21:04:00Z">
        <w:r w:rsidRPr="00F228E8">
          <w:rPr>
            <w:rPrChange w:id="443" w:author=" Vijay Parmar" w:date="2009-08-22T21:04:00Z">
              <w:rPr>
                <w:rStyle w:val="Hyperlink"/>
                <w:rFonts w:ascii="Palatino Linotype" w:hAnsi="Palatino Linotype"/>
                <w:b/>
                <w:noProof/>
                <w:sz w:val="24"/>
              </w:rPr>
            </w:rPrChange>
          </w:rPr>
          <w:delText>Importing the CSM Authentication Manager Class</w:delText>
        </w:r>
        <w:r w:rsidR="00E92FAF" w:rsidDel="007909F3">
          <w:rPr>
            <w:noProof/>
            <w:webHidden/>
          </w:rPr>
          <w:tab/>
          <w:delText>11</w:delText>
        </w:r>
      </w:del>
    </w:p>
    <w:p w:rsidR="00E92FAF" w:rsidDel="007909F3" w:rsidRDefault="00F228E8">
      <w:pPr>
        <w:pStyle w:val="TOC3"/>
        <w:tabs>
          <w:tab w:val="right" w:leader="dot" w:pos="8918"/>
        </w:tabs>
        <w:rPr>
          <w:del w:id="444" w:author=" Vijay Parmar" w:date="2009-08-22T21:04:00Z"/>
          <w:rFonts w:ascii="Times New Roman" w:hAnsi="Times New Roman"/>
          <w:noProof/>
          <w:sz w:val="24"/>
        </w:rPr>
      </w:pPr>
      <w:del w:id="445" w:author=" Vijay Parmar" w:date="2009-08-22T21:04:00Z">
        <w:r w:rsidRPr="00F228E8">
          <w:rPr>
            <w:rPrChange w:id="446" w:author=" Vijay Parmar" w:date="2009-08-22T21:04:00Z">
              <w:rPr>
                <w:rStyle w:val="Hyperlink"/>
                <w:rFonts w:ascii="Palatino Linotype" w:hAnsi="Palatino Linotype"/>
                <w:b/>
                <w:noProof/>
                <w:sz w:val="24"/>
              </w:rPr>
            </w:rPrChange>
          </w:rPr>
          <w:delText>Using the CSM Authentication Manager Class</w:delText>
        </w:r>
        <w:r w:rsidR="00E92FAF" w:rsidDel="007909F3">
          <w:rPr>
            <w:noProof/>
            <w:webHidden/>
          </w:rPr>
          <w:tab/>
          <w:delText>11</w:delText>
        </w:r>
      </w:del>
    </w:p>
    <w:p w:rsidR="00E92FAF" w:rsidDel="007909F3" w:rsidRDefault="00F228E8">
      <w:pPr>
        <w:pStyle w:val="TOC3"/>
        <w:tabs>
          <w:tab w:val="right" w:leader="dot" w:pos="8918"/>
        </w:tabs>
        <w:rPr>
          <w:del w:id="447" w:author=" Vijay Parmar" w:date="2009-08-22T21:04:00Z"/>
          <w:rFonts w:ascii="Times New Roman" w:hAnsi="Times New Roman"/>
          <w:noProof/>
          <w:sz w:val="24"/>
        </w:rPr>
      </w:pPr>
      <w:del w:id="448" w:author=" Vijay Parmar" w:date="2009-08-22T21:04:00Z">
        <w:r w:rsidRPr="00F228E8">
          <w:rPr>
            <w:rPrChange w:id="449"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12</w:delText>
        </w:r>
      </w:del>
    </w:p>
    <w:p w:rsidR="00E92FAF" w:rsidDel="007909F3" w:rsidRDefault="00F228E8">
      <w:pPr>
        <w:pStyle w:val="TOC3"/>
        <w:tabs>
          <w:tab w:val="right" w:leader="dot" w:pos="8918"/>
        </w:tabs>
        <w:rPr>
          <w:del w:id="450" w:author=" Vijay Parmar" w:date="2009-08-22T21:04:00Z"/>
          <w:rFonts w:ascii="Times New Roman" w:hAnsi="Times New Roman"/>
          <w:noProof/>
          <w:sz w:val="24"/>
        </w:rPr>
      </w:pPr>
      <w:del w:id="451" w:author=" Vijay Parmar" w:date="2009-08-22T21:04:00Z">
        <w:r w:rsidRPr="00F228E8">
          <w:rPr>
            <w:rPrChange w:id="452" w:author=" Vijay Parmar" w:date="2009-08-22T21:04:00Z">
              <w:rPr>
                <w:rStyle w:val="Hyperlink"/>
                <w:rFonts w:ascii="Palatino Linotype" w:hAnsi="Palatino Linotype"/>
                <w:b/>
                <w:noProof/>
                <w:sz w:val="24"/>
              </w:rPr>
            </w:rPrChange>
          </w:rPr>
          <w:delText>RDBMS Credential Provider Properties and Login Module Configuration</w:delText>
        </w:r>
        <w:r w:rsidR="00E92FAF" w:rsidDel="007909F3">
          <w:rPr>
            <w:noProof/>
            <w:webHidden/>
          </w:rPr>
          <w:tab/>
          <w:delText>13</w:delText>
        </w:r>
      </w:del>
    </w:p>
    <w:p w:rsidR="00E92FAF" w:rsidDel="007909F3" w:rsidRDefault="00F228E8">
      <w:pPr>
        <w:pStyle w:val="TOC3"/>
        <w:tabs>
          <w:tab w:val="right" w:leader="dot" w:pos="8918"/>
        </w:tabs>
        <w:rPr>
          <w:del w:id="453" w:author=" Vijay Parmar" w:date="2009-08-22T21:04:00Z"/>
          <w:rFonts w:ascii="Times New Roman" w:hAnsi="Times New Roman"/>
          <w:noProof/>
          <w:sz w:val="24"/>
        </w:rPr>
      </w:pPr>
      <w:del w:id="454" w:author=" Vijay Parmar" w:date="2009-08-22T21:04:00Z">
        <w:r w:rsidRPr="00F228E8">
          <w:rPr>
            <w:rPrChange w:id="455" w:author=" Vijay Parmar" w:date="2009-08-22T21:04:00Z">
              <w:rPr>
                <w:rStyle w:val="Hyperlink"/>
                <w:rFonts w:ascii="Palatino Linotype" w:hAnsi="Palatino Linotype"/>
                <w:b/>
                <w:noProof/>
                <w:sz w:val="24"/>
              </w:rPr>
            </w:rPrChange>
          </w:rPr>
          <w:delText>LDAP Credential Provider Properties and Login Module Configuration</w:delText>
        </w:r>
        <w:r w:rsidR="00E92FAF" w:rsidDel="007909F3">
          <w:rPr>
            <w:noProof/>
            <w:webHidden/>
          </w:rPr>
          <w:tab/>
          <w:delText>16</w:delText>
        </w:r>
      </w:del>
    </w:p>
    <w:p w:rsidR="00E92FAF" w:rsidDel="007909F3" w:rsidRDefault="00F228E8">
      <w:pPr>
        <w:pStyle w:val="TOC3"/>
        <w:tabs>
          <w:tab w:val="right" w:leader="dot" w:pos="8918"/>
        </w:tabs>
        <w:rPr>
          <w:del w:id="456" w:author=" Vijay Parmar" w:date="2009-08-22T21:04:00Z"/>
          <w:rFonts w:ascii="Times New Roman" w:hAnsi="Times New Roman"/>
          <w:noProof/>
          <w:sz w:val="24"/>
        </w:rPr>
      </w:pPr>
      <w:del w:id="457" w:author=" Vijay Parmar" w:date="2009-08-22T21:04:00Z">
        <w:r w:rsidRPr="00F228E8">
          <w:rPr>
            <w:rPrChange w:id="458" w:author=" Vijay Parmar" w:date="2009-08-22T21:04:00Z">
              <w:rPr>
                <w:rStyle w:val="Hyperlink"/>
                <w:rFonts w:ascii="Palatino Linotype" w:hAnsi="Palatino Linotype"/>
                <w:b/>
                <w:noProof/>
                <w:sz w:val="24"/>
              </w:rPr>
            </w:rPrChange>
          </w:rPr>
          <w:delText>Activating CLM Audit Logging</w:delText>
        </w:r>
        <w:r w:rsidR="00E92FAF" w:rsidDel="007909F3">
          <w:rPr>
            <w:noProof/>
            <w:webHidden/>
          </w:rPr>
          <w:tab/>
          <w:delText>19</w:delText>
        </w:r>
      </w:del>
    </w:p>
    <w:p w:rsidR="00E92FAF" w:rsidDel="007909F3" w:rsidRDefault="00F228E8">
      <w:pPr>
        <w:pStyle w:val="TOC2"/>
        <w:tabs>
          <w:tab w:val="right" w:leader="dot" w:pos="8918"/>
        </w:tabs>
        <w:rPr>
          <w:del w:id="459" w:author=" Vijay Parmar" w:date="2009-08-22T21:04:00Z"/>
          <w:rFonts w:ascii="Times New Roman" w:hAnsi="Times New Roman"/>
          <w:noProof/>
          <w:sz w:val="24"/>
        </w:rPr>
      </w:pPr>
      <w:del w:id="460" w:author=" Vijay Parmar" w:date="2009-08-22T21:04:00Z">
        <w:r w:rsidRPr="00F228E8">
          <w:rPr>
            <w:rPrChange w:id="461" w:author=" Vijay Parmar" w:date="2009-08-22T21:04:00Z">
              <w:rPr>
                <w:rStyle w:val="Hyperlink"/>
                <w:rFonts w:ascii="Palatino Linotype" w:hAnsi="Palatino Linotype"/>
                <w:b/>
                <w:noProof/>
                <w:sz w:val="24"/>
              </w:rPr>
            </w:rPrChange>
          </w:rPr>
          <w:delText>Integrating With the CSM Authorization Service</w:delText>
        </w:r>
        <w:r w:rsidR="00E92FAF" w:rsidDel="007909F3">
          <w:rPr>
            <w:noProof/>
            <w:webHidden/>
          </w:rPr>
          <w:tab/>
          <w:delText>19</w:delText>
        </w:r>
      </w:del>
    </w:p>
    <w:p w:rsidR="00E92FAF" w:rsidDel="007909F3" w:rsidRDefault="00F228E8">
      <w:pPr>
        <w:pStyle w:val="TOC3"/>
        <w:tabs>
          <w:tab w:val="right" w:leader="dot" w:pos="8918"/>
        </w:tabs>
        <w:rPr>
          <w:del w:id="462" w:author=" Vijay Parmar" w:date="2009-08-22T21:04:00Z"/>
          <w:rFonts w:ascii="Times New Roman" w:hAnsi="Times New Roman"/>
          <w:noProof/>
          <w:sz w:val="24"/>
        </w:rPr>
      </w:pPr>
      <w:del w:id="463" w:author=" Vijay Parmar" w:date="2009-08-22T21:04:00Z">
        <w:r w:rsidRPr="00F228E8">
          <w:rPr>
            <w:rPrChange w:id="464" w:author=" Vijay Parmar" w:date="2009-08-22T21:04:00Z">
              <w:rPr>
                <w:rStyle w:val="Hyperlink"/>
                <w:rFonts w:ascii="Palatino Linotype" w:hAnsi="Palatino Linotype"/>
                <w:b/>
                <w:noProof/>
                <w:sz w:val="24"/>
              </w:rPr>
            </w:rPrChange>
          </w:rPr>
          <w:delText>Importing and Using the CSM Authorization Manager Class</w:delText>
        </w:r>
        <w:r w:rsidR="00E92FAF" w:rsidDel="007909F3">
          <w:rPr>
            <w:noProof/>
            <w:webHidden/>
          </w:rPr>
          <w:tab/>
          <w:delText>20</w:delText>
        </w:r>
      </w:del>
    </w:p>
    <w:p w:rsidR="00E92FAF" w:rsidDel="007909F3" w:rsidRDefault="00F228E8">
      <w:pPr>
        <w:pStyle w:val="TOC3"/>
        <w:tabs>
          <w:tab w:val="right" w:leader="dot" w:pos="8918"/>
        </w:tabs>
        <w:rPr>
          <w:del w:id="465" w:author=" Vijay Parmar" w:date="2009-08-22T21:04:00Z"/>
          <w:rFonts w:ascii="Times New Roman" w:hAnsi="Times New Roman"/>
          <w:noProof/>
          <w:sz w:val="24"/>
        </w:rPr>
      </w:pPr>
      <w:del w:id="466" w:author=" Vijay Parmar" w:date="2009-08-22T21:04:00Z">
        <w:r w:rsidRPr="00F228E8">
          <w:rPr>
            <w:rPrChange w:id="467" w:author=" Vijay Parmar" w:date="2009-08-22T21:04:00Z">
              <w:rPr>
                <w:rStyle w:val="Hyperlink"/>
                <w:rFonts w:ascii="Palatino Linotype" w:hAnsi="Palatino Linotype"/>
                <w:b/>
                <w:noProof/>
                <w:sz w:val="24"/>
              </w:rPr>
            </w:rPrChange>
          </w:rPr>
          <w:delText>Software Products and Scripts</w:delText>
        </w:r>
        <w:r w:rsidR="00E92FAF" w:rsidDel="007909F3">
          <w:rPr>
            <w:noProof/>
            <w:webHidden/>
          </w:rPr>
          <w:tab/>
          <w:delText>21</w:delText>
        </w:r>
      </w:del>
    </w:p>
    <w:p w:rsidR="00E92FAF" w:rsidDel="007909F3" w:rsidRDefault="00F228E8">
      <w:pPr>
        <w:pStyle w:val="TOC3"/>
        <w:tabs>
          <w:tab w:val="right" w:leader="dot" w:pos="8918"/>
        </w:tabs>
        <w:rPr>
          <w:del w:id="468" w:author=" Vijay Parmar" w:date="2009-08-22T21:04:00Z"/>
          <w:rFonts w:ascii="Times New Roman" w:hAnsi="Times New Roman"/>
          <w:noProof/>
          <w:sz w:val="24"/>
        </w:rPr>
      </w:pPr>
      <w:del w:id="469" w:author=" Vijay Parmar" w:date="2009-08-22T21:04:00Z">
        <w:r w:rsidRPr="00F228E8">
          <w:rPr>
            <w:rPrChange w:id="470"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22</w:delText>
        </w:r>
      </w:del>
    </w:p>
    <w:p w:rsidR="00E92FAF" w:rsidDel="007909F3" w:rsidRDefault="00F228E8">
      <w:pPr>
        <w:pStyle w:val="TOC2"/>
        <w:tabs>
          <w:tab w:val="right" w:leader="dot" w:pos="8918"/>
        </w:tabs>
        <w:rPr>
          <w:del w:id="471" w:author=" Vijay Parmar" w:date="2009-08-22T21:04:00Z"/>
          <w:rFonts w:ascii="Times New Roman" w:hAnsi="Times New Roman"/>
          <w:noProof/>
          <w:sz w:val="24"/>
        </w:rPr>
      </w:pPr>
      <w:del w:id="472" w:author=" Vijay Parmar" w:date="2009-08-22T21:04:00Z">
        <w:r w:rsidRPr="00F228E8">
          <w:rPr>
            <w:rPrChange w:id="473" w:author=" Vijay Parmar" w:date="2009-08-22T21:04:00Z">
              <w:rPr>
                <w:rStyle w:val="Hyperlink"/>
                <w:rFonts w:ascii="Palatino Linotype" w:hAnsi="Palatino Linotype"/>
                <w:b/>
                <w:noProof/>
                <w:sz w:val="24"/>
              </w:rPr>
            </w:rPrChange>
          </w:rPr>
          <w:delText>Audit Logging</w:delText>
        </w:r>
        <w:r w:rsidR="00E92FAF" w:rsidDel="007909F3">
          <w:rPr>
            <w:noProof/>
            <w:webHidden/>
          </w:rPr>
          <w:tab/>
          <w:delText>24</w:delText>
        </w:r>
      </w:del>
    </w:p>
    <w:p w:rsidR="00E92FAF" w:rsidDel="007909F3" w:rsidRDefault="00F228E8">
      <w:pPr>
        <w:pStyle w:val="TOC3"/>
        <w:tabs>
          <w:tab w:val="right" w:leader="dot" w:pos="8918"/>
        </w:tabs>
        <w:rPr>
          <w:del w:id="474" w:author=" Vijay Parmar" w:date="2009-08-22T21:04:00Z"/>
          <w:rFonts w:ascii="Times New Roman" w:hAnsi="Times New Roman"/>
          <w:noProof/>
          <w:sz w:val="24"/>
        </w:rPr>
      </w:pPr>
      <w:del w:id="475" w:author=" Vijay Parmar" w:date="2009-08-22T21:04:00Z">
        <w:r w:rsidRPr="00F228E8">
          <w:rPr>
            <w:rPrChange w:id="476" w:author=" Vijay Parmar" w:date="2009-08-22T21:04:00Z">
              <w:rPr>
                <w:rStyle w:val="Hyperlink"/>
                <w:rFonts w:ascii="Palatino Linotype" w:hAnsi="Palatino Linotype"/>
                <w:b/>
                <w:noProof/>
                <w:sz w:val="24"/>
              </w:rPr>
            </w:rPrChange>
          </w:rPr>
          <w:delText>JAR Placement</w:delText>
        </w:r>
        <w:r w:rsidR="00E92FAF" w:rsidDel="007909F3">
          <w:rPr>
            <w:noProof/>
            <w:webHidden/>
          </w:rPr>
          <w:tab/>
          <w:delText>24</w:delText>
        </w:r>
      </w:del>
    </w:p>
    <w:p w:rsidR="00E92FAF" w:rsidDel="007909F3" w:rsidRDefault="00F228E8">
      <w:pPr>
        <w:pStyle w:val="TOC3"/>
        <w:tabs>
          <w:tab w:val="right" w:leader="dot" w:pos="8918"/>
        </w:tabs>
        <w:rPr>
          <w:del w:id="477" w:author=" Vijay Parmar" w:date="2009-08-22T21:04:00Z"/>
          <w:rFonts w:ascii="Times New Roman" w:hAnsi="Times New Roman"/>
          <w:noProof/>
          <w:sz w:val="24"/>
        </w:rPr>
      </w:pPr>
      <w:del w:id="478" w:author=" Vijay Parmar" w:date="2009-08-22T21:04:00Z">
        <w:r w:rsidRPr="00F228E8">
          <w:rPr>
            <w:rPrChange w:id="479" w:author=" Vijay Parmar" w:date="2009-08-22T21:04:00Z">
              <w:rPr>
                <w:rStyle w:val="Hyperlink"/>
                <w:rFonts w:ascii="Palatino Linotype" w:hAnsi="Palatino Linotype"/>
                <w:b/>
                <w:noProof/>
                <w:sz w:val="24"/>
              </w:rPr>
            </w:rPrChange>
          </w:rPr>
          <w:delText>Integrating CLM APIs with CSM APIs</w:delText>
        </w:r>
        <w:r w:rsidR="00E92FAF" w:rsidDel="007909F3">
          <w:rPr>
            <w:noProof/>
            <w:webHidden/>
          </w:rPr>
          <w:tab/>
          <w:delText>25</w:delText>
        </w:r>
      </w:del>
    </w:p>
    <w:p w:rsidR="00E92FAF" w:rsidDel="007909F3" w:rsidRDefault="00F228E8">
      <w:pPr>
        <w:pStyle w:val="TOC3"/>
        <w:tabs>
          <w:tab w:val="right" w:leader="dot" w:pos="8918"/>
        </w:tabs>
        <w:rPr>
          <w:del w:id="480" w:author=" Vijay Parmar" w:date="2009-08-22T21:04:00Z"/>
          <w:rFonts w:ascii="Times New Roman" w:hAnsi="Times New Roman"/>
          <w:noProof/>
          <w:sz w:val="24"/>
        </w:rPr>
      </w:pPr>
      <w:del w:id="481" w:author=" Vijay Parmar" w:date="2009-08-22T21:04:00Z">
        <w:r w:rsidRPr="00F228E8">
          <w:rPr>
            <w:rPrChange w:id="482" w:author=" Vijay Parmar" w:date="2009-08-22T21:04:00Z">
              <w:rPr>
                <w:rStyle w:val="Hyperlink"/>
                <w:rFonts w:ascii="Palatino Linotype" w:hAnsi="Palatino Linotype"/>
                <w:b/>
                <w:noProof/>
                <w:sz w:val="24"/>
              </w:rPr>
            </w:rPrChange>
          </w:rPr>
          <w:delText>Deployment Steps</w:delText>
        </w:r>
        <w:r w:rsidR="00E92FAF" w:rsidDel="007909F3">
          <w:rPr>
            <w:noProof/>
            <w:webHidden/>
          </w:rPr>
          <w:tab/>
          <w:delText>27</w:delText>
        </w:r>
      </w:del>
    </w:p>
    <w:p w:rsidR="00E92FAF" w:rsidDel="007909F3" w:rsidRDefault="00F228E8">
      <w:pPr>
        <w:pStyle w:val="TOC1"/>
        <w:tabs>
          <w:tab w:val="left" w:pos="1320"/>
          <w:tab w:val="right" w:leader="dot" w:pos="8918"/>
        </w:tabs>
        <w:rPr>
          <w:del w:id="483" w:author=" Vijay Parmar" w:date="2009-08-22T21:04:00Z"/>
          <w:rFonts w:ascii="Times New Roman" w:hAnsi="Times New Roman"/>
          <w:b w:val="0"/>
          <w:noProof/>
        </w:rPr>
      </w:pPr>
      <w:del w:id="484" w:author=" Vijay Parmar" w:date="2009-08-22T21:04:00Z">
        <w:r w:rsidRPr="00F228E8">
          <w:rPr>
            <w:rPrChange w:id="485" w:author=" Vijay Parmar" w:date="2009-08-22T21:04:00Z">
              <w:rPr>
                <w:rStyle w:val="Hyperlink"/>
                <w:noProof/>
              </w:rPr>
            </w:rPrChange>
          </w:rPr>
          <w:delText>Chapter 3</w:delText>
        </w:r>
        <w:r w:rsidR="00E92FAF" w:rsidDel="007909F3">
          <w:rPr>
            <w:rFonts w:ascii="Times New Roman" w:hAnsi="Times New Roman"/>
            <w:b w:val="0"/>
            <w:noProof/>
          </w:rPr>
          <w:tab/>
        </w:r>
        <w:r w:rsidRPr="00F228E8">
          <w:rPr>
            <w:rPrChange w:id="486" w:author=" Vijay Parmar" w:date="2009-08-22T21:04:00Z">
              <w:rPr>
                <w:rStyle w:val="Hyperlink"/>
                <w:noProof/>
              </w:rPr>
            </w:rPrChange>
          </w:rPr>
          <w:delText>User Provisioning Tool (UPT)</w:delText>
        </w:r>
        <w:r w:rsidR="00E92FAF" w:rsidDel="007909F3">
          <w:rPr>
            <w:noProof/>
            <w:webHidden/>
          </w:rPr>
          <w:tab/>
          <w:delText>29</w:delText>
        </w:r>
      </w:del>
    </w:p>
    <w:p w:rsidR="00E92FAF" w:rsidDel="007909F3" w:rsidRDefault="00F228E8">
      <w:pPr>
        <w:pStyle w:val="TOC2"/>
        <w:tabs>
          <w:tab w:val="right" w:leader="dot" w:pos="8918"/>
        </w:tabs>
        <w:rPr>
          <w:del w:id="487" w:author=" Vijay Parmar" w:date="2009-08-22T21:04:00Z"/>
          <w:rFonts w:ascii="Times New Roman" w:hAnsi="Times New Roman"/>
          <w:noProof/>
          <w:sz w:val="24"/>
        </w:rPr>
      </w:pPr>
      <w:del w:id="488" w:author=" Vijay Parmar" w:date="2009-08-22T21:04:00Z">
        <w:r w:rsidRPr="00F228E8">
          <w:rPr>
            <w:rPrChange w:id="489" w:author=" Vijay Parmar" w:date="2009-08-22T21:04:00Z">
              <w:rPr>
                <w:rStyle w:val="Hyperlink"/>
                <w:rFonts w:ascii="Palatino Linotype" w:hAnsi="Palatino Linotype"/>
                <w:b/>
                <w:noProof/>
                <w:sz w:val="24"/>
              </w:rPr>
            </w:rPrChange>
          </w:rPr>
          <w:delText>Workflow</w:delText>
        </w:r>
        <w:r w:rsidR="00E92FAF" w:rsidDel="007909F3">
          <w:rPr>
            <w:noProof/>
            <w:webHidden/>
          </w:rPr>
          <w:tab/>
          <w:delText>29</w:delText>
        </w:r>
      </w:del>
    </w:p>
    <w:p w:rsidR="00E92FAF" w:rsidDel="007909F3" w:rsidRDefault="00F228E8">
      <w:pPr>
        <w:pStyle w:val="TOC3"/>
        <w:tabs>
          <w:tab w:val="right" w:leader="dot" w:pos="8918"/>
        </w:tabs>
        <w:rPr>
          <w:del w:id="490" w:author=" Vijay Parmar" w:date="2009-08-22T21:04:00Z"/>
          <w:rFonts w:ascii="Times New Roman" w:hAnsi="Times New Roman"/>
          <w:noProof/>
          <w:sz w:val="24"/>
        </w:rPr>
      </w:pPr>
      <w:del w:id="491" w:author=" Vijay Parmar" w:date="2009-08-22T21:04:00Z">
        <w:r w:rsidRPr="00F228E8">
          <w:rPr>
            <w:rPrChange w:id="492" w:author=" Vijay Parmar" w:date="2009-08-22T21:04:00Z">
              <w:rPr>
                <w:rStyle w:val="Hyperlink"/>
                <w:rFonts w:ascii="Palatino Linotype" w:hAnsi="Palatino Linotype"/>
                <w:b/>
                <w:noProof/>
                <w:sz w:val="24"/>
              </w:rPr>
            </w:rPrChange>
          </w:rPr>
          <w:delText>Super Admin – To Register Applications and Admins</w:delText>
        </w:r>
        <w:r w:rsidR="00E92FAF" w:rsidDel="007909F3">
          <w:rPr>
            <w:noProof/>
            <w:webHidden/>
          </w:rPr>
          <w:tab/>
          <w:delText>29</w:delText>
        </w:r>
      </w:del>
    </w:p>
    <w:p w:rsidR="00E92FAF" w:rsidDel="007909F3" w:rsidRDefault="00F228E8">
      <w:pPr>
        <w:pStyle w:val="TOC3"/>
        <w:tabs>
          <w:tab w:val="right" w:leader="dot" w:pos="8918"/>
        </w:tabs>
        <w:rPr>
          <w:del w:id="493" w:author=" Vijay Parmar" w:date="2009-08-22T21:04:00Z"/>
          <w:rFonts w:ascii="Times New Roman" w:hAnsi="Times New Roman"/>
          <w:noProof/>
          <w:sz w:val="24"/>
        </w:rPr>
      </w:pPr>
      <w:del w:id="494" w:author=" Vijay Parmar" w:date="2009-08-22T21:04:00Z">
        <w:r w:rsidRPr="00F228E8">
          <w:rPr>
            <w:rPrChange w:id="495" w:author=" Vijay Parmar" w:date="2009-08-22T21:04:00Z">
              <w:rPr>
                <w:rStyle w:val="Hyperlink"/>
                <w:rFonts w:ascii="Palatino Linotype" w:hAnsi="Palatino Linotype"/>
                <w:b/>
                <w:noProof/>
                <w:sz w:val="24"/>
              </w:rPr>
            </w:rPrChange>
          </w:rPr>
          <w:delText>Admin – To Administer a Registered Application</w:delText>
        </w:r>
        <w:r w:rsidR="00E92FAF" w:rsidDel="007909F3">
          <w:rPr>
            <w:noProof/>
            <w:webHidden/>
          </w:rPr>
          <w:tab/>
          <w:delText>29</w:delText>
        </w:r>
      </w:del>
    </w:p>
    <w:p w:rsidR="00E92FAF" w:rsidDel="007909F3" w:rsidRDefault="00F228E8">
      <w:pPr>
        <w:pStyle w:val="TOC3"/>
        <w:tabs>
          <w:tab w:val="right" w:leader="dot" w:pos="8918"/>
        </w:tabs>
        <w:rPr>
          <w:del w:id="496" w:author=" Vijay Parmar" w:date="2009-08-22T21:04:00Z"/>
          <w:rFonts w:ascii="Times New Roman" w:hAnsi="Times New Roman"/>
          <w:noProof/>
          <w:sz w:val="24"/>
        </w:rPr>
      </w:pPr>
      <w:del w:id="497" w:author=" Vijay Parmar" w:date="2009-08-22T21:04:00Z">
        <w:r w:rsidRPr="00F228E8">
          <w:rPr>
            <w:rPrChange w:id="498" w:author=" Vijay Parmar" w:date="2009-08-22T21:04:00Z">
              <w:rPr>
                <w:rStyle w:val="Hyperlink"/>
                <w:rFonts w:ascii="Palatino Linotype" w:hAnsi="Palatino Linotype"/>
                <w:b/>
                <w:noProof/>
                <w:sz w:val="24"/>
              </w:rPr>
            </w:rPrChange>
          </w:rPr>
          <w:delText>Login</w:delText>
        </w:r>
        <w:r w:rsidR="00E92FAF" w:rsidDel="007909F3">
          <w:rPr>
            <w:noProof/>
            <w:webHidden/>
          </w:rPr>
          <w:tab/>
          <w:delText>29</w:delText>
        </w:r>
      </w:del>
    </w:p>
    <w:p w:rsidR="00E92FAF" w:rsidDel="007909F3" w:rsidRDefault="00F228E8">
      <w:pPr>
        <w:pStyle w:val="TOC2"/>
        <w:tabs>
          <w:tab w:val="right" w:leader="dot" w:pos="8918"/>
        </w:tabs>
        <w:rPr>
          <w:del w:id="499" w:author=" Vijay Parmar" w:date="2009-08-22T21:04:00Z"/>
          <w:rFonts w:ascii="Times New Roman" w:hAnsi="Times New Roman"/>
          <w:noProof/>
          <w:sz w:val="24"/>
        </w:rPr>
      </w:pPr>
      <w:del w:id="500" w:author=" Vijay Parmar" w:date="2009-08-22T21:04:00Z">
        <w:r w:rsidRPr="00F228E8">
          <w:rPr>
            <w:rPrChange w:id="501" w:author=" Vijay Parmar" w:date="2009-08-22T21:04:00Z">
              <w:rPr>
                <w:rStyle w:val="Hyperlink"/>
                <w:rFonts w:ascii="Palatino Linotype" w:hAnsi="Palatino Linotype"/>
                <w:b/>
                <w:noProof/>
                <w:sz w:val="24"/>
              </w:rPr>
            </w:rPrChange>
          </w:rPr>
          <w:delText>Common Basic Functions</w:delText>
        </w:r>
        <w:r w:rsidR="00E92FAF" w:rsidDel="007909F3">
          <w:rPr>
            <w:noProof/>
            <w:webHidden/>
          </w:rPr>
          <w:tab/>
          <w:delText>30</w:delText>
        </w:r>
      </w:del>
    </w:p>
    <w:p w:rsidR="00E92FAF" w:rsidDel="007909F3" w:rsidRDefault="00F228E8">
      <w:pPr>
        <w:pStyle w:val="TOC3"/>
        <w:tabs>
          <w:tab w:val="right" w:leader="dot" w:pos="8918"/>
        </w:tabs>
        <w:rPr>
          <w:del w:id="502" w:author=" Vijay Parmar" w:date="2009-08-22T21:04:00Z"/>
          <w:rFonts w:ascii="Times New Roman" w:hAnsi="Times New Roman"/>
          <w:noProof/>
          <w:sz w:val="24"/>
        </w:rPr>
      </w:pPr>
      <w:del w:id="503" w:author=" Vijay Parmar" w:date="2009-08-22T21:04:00Z">
        <w:r w:rsidRPr="00F228E8">
          <w:rPr>
            <w:rPrChange w:id="504" w:author=" Vijay Parmar" w:date="2009-08-22T21:04:00Z">
              <w:rPr>
                <w:rStyle w:val="Hyperlink"/>
                <w:rFonts w:ascii="Palatino Linotype" w:hAnsi="Palatino Linotype"/>
                <w:b/>
                <w:noProof/>
                <w:sz w:val="24"/>
              </w:rPr>
            </w:rPrChange>
          </w:rPr>
          <w:delText>Create New</w:delText>
        </w:r>
        <w:r w:rsidR="00E92FAF" w:rsidDel="007909F3">
          <w:rPr>
            <w:noProof/>
            <w:webHidden/>
          </w:rPr>
          <w:tab/>
          <w:delText>31</w:delText>
        </w:r>
      </w:del>
    </w:p>
    <w:p w:rsidR="00E92FAF" w:rsidDel="007909F3" w:rsidRDefault="00F228E8">
      <w:pPr>
        <w:pStyle w:val="TOC3"/>
        <w:tabs>
          <w:tab w:val="right" w:leader="dot" w:pos="8918"/>
        </w:tabs>
        <w:rPr>
          <w:del w:id="505" w:author=" Vijay Parmar" w:date="2009-08-22T21:04:00Z"/>
          <w:rFonts w:ascii="Times New Roman" w:hAnsi="Times New Roman"/>
          <w:noProof/>
          <w:sz w:val="24"/>
        </w:rPr>
      </w:pPr>
      <w:del w:id="506" w:author=" Vijay Parmar" w:date="2009-08-22T21:04:00Z">
        <w:r w:rsidRPr="00F228E8">
          <w:rPr>
            <w:rPrChange w:id="507" w:author=" Vijay Parmar" w:date="2009-08-22T21:04:00Z">
              <w:rPr>
                <w:rStyle w:val="Hyperlink"/>
                <w:rFonts w:ascii="Palatino Linotype" w:hAnsi="Palatino Linotype"/>
                <w:b/>
                <w:noProof/>
                <w:sz w:val="24"/>
              </w:rPr>
            </w:rPrChange>
          </w:rPr>
          <w:delText>Search for and Select Existing Elements</w:delText>
        </w:r>
        <w:r w:rsidR="00E92FAF" w:rsidDel="007909F3">
          <w:rPr>
            <w:noProof/>
            <w:webHidden/>
          </w:rPr>
          <w:tab/>
          <w:delText>32</w:delText>
        </w:r>
      </w:del>
    </w:p>
    <w:p w:rsidR="00E92FAF" w:rsidDel="007909F3" w:rsidRDefault="00F228E8">
      <w:pPr>
        <w:pStyle w:val="TOC3"/>
        <w:tabs>
          <w:tab w:val="right" w:leader="dot" w:pos="8918"/>
        </w:tabs>
        <w:rPr>
          <w:del w:id="508" w:author=" Vijay Parmar" w:date="2009-08-22T21:04:00Z"/>
          <w:rFonts w:ascii="Times New Roman" w:hAnsi="Times New Roman"/>
          <w:noProof/>
          <w:sz w:val="24"/>
        </w:rPr>
      </w:pPr>
      <w:del w:id="509" w:author=" Vijay Parmar" w:date="2009-08-22T21:04:00Z">
        <w:r w:rsidRPr="00F228E8">
          <w:rPr>
            <w:rPrChange w:id="510" w:author=" Vijay Parmar" w:date="2009-08-22T21:04:00Z">
              <w:rPr>
                <w:rStyle w:val="Hyperlink"/>
                <w:rFonts w:ascii="Palatino Linotype" w:hAnsi="Palatino Linotype"/>
                <w:b/>
                <w:noProof/>
                <w:sz w:val="24"/>
              </w:rPr>
            </w:rPrChange>
          </w:rPr>
          <w:delText>Update Elements</w:delText>
        </w:r>
        <w:r w:rsidR="00E92FAF" w:rsidDel="007909F3">
          <w:rPr>
            <w:noProof/>
            <w:webHidden/>
          </w:rPr>
          <w:tab/>
          <w:delText>34</w:delText>
        </w:r>
      </w:del>
    </w:p>
    <w:p w:rsidR="00E92FAF" w:rsidDel="007909F3" w:rsidRDefault="00F228E8">
      <w:pPr>
        <w:pStyle w:val="TOC3"/>
        <w:tabs>
          <w:tab w:val="right" w:leader="dot" w:pos="8918"/>
        </w:tabs>
        <w:rPr>
          <w:del w:id="511" w:author=" Vijay Parmar" w:date="2009-08-22T21:04:00Z"/>
          <w:rFonts w:ascii="Times New Roman" w:hAnsi="Times New Roman"/>
          <w:noProof/>
          <w:sz w:val="24"/>
        </w:rPr>
      </w:pPr>
      <w:del w:id="512" w:author=" Vijay Parmar" w:date="2009-08-22T21:04:00Z">
        <w:r w:rsidRPr="00F228E8">
          <w:rPr>
            <w:rPrChange w:id="513" w:author=" Vijay Parmar" w:date="2009-08-22T21:04:00Z">
              <w:rPr>
                <w:rStyle w:val="Hyperlink"/>
                <w:rFonts w:ascii="Palatino Linotype" w:hAnsi="Palatino Linotype"/>
                <w:b/>
                <w:noProof/>
                <w:sz w:val="24"/>
              </w:rPr>
            </w:rPrChange>
          </w:rPr>
          <w:delText>Deleting an Existing Element</w:delText>
        </w:r>
        <w:r w:rsidR="00E92FAF" w:rsidDel="007909F3">
          <w:rPr>
            <w:noProof/>
            <w:webHidden/>
          </w:rPr>
          <w:tab/>
          <w:delText>34</w:delText>
        </w:r>
      </w:del>
    </w:p>
    <w:p w:rsidR="00E92FAF" w:rsidDel="007909F3" w:rsidRDefault="00F228E8">
      <w:pPr>
        <w:pStyle w:val="TOC2"/>
        <w:tabs>
          <w:tab w:val="right" w:leader="dot" w:pos="8918"/>
        </w:tabs>
        <w:rPr>
          <w:del w:id="514" w:author=" Vijay Parmar" w:date="2009-08-22T21:04:00Z"/>
          <w:rFonts w:ascii="Times New Roman" w:hAnsi="Times New Roman"/>
          <w:noProof/>
          <w:sz w:val="24"/>
        </w:rPr>
      </w:pPr>
      <w:del w:id="515" w:author=" Vijay Parmar" w:date="2009-08-22T21:04:00Z">
        <w:r w:rsidRPr="00F228E8">
          <w:rPr>
            <w:rPrChange w:id="516" w:author=" Vijay Parmar" w:date="2009-08-22T21:04:00Z">
              <w:rPr>
                <w:rStyle w:val="Hyperlink"/>
                <w:rFonts w:ascii="Palatino Linotype" w:hAnsi="Palatino Linotype"/>
                <w:b/>
                <w:noProof/>
                <w:sz w:val="24"/>
              </w:rPr>
            </w:rPrChange>
          </w:rPr>
          <w:delText>Assignments and Associations</w:delText>
        </w:r>
        <w:r w:rsidR="00E92FAF" w:rsidDel="007909F3">
          <w:rPr>
            <w:noProof/>
            <w:webHidden/>
          </w:rPr>
          <w:tab/>
          <w:delText>35</w:delText>
        </w:r>
      </w:del>
    </w:p>
    <w:p w:rsidR="00E92FAF" w:rsidDel="007909F3" w:rsidRDefault="00F228E8">
      <w:pPr>
        <w:pStyle w:val="TOC3"/>
        <w:tabs>
          <w:tab w:val="right" w:leader="dot" w:pos="8918"/>
        </w:tabs>
        <w:rPr>
          <w:del w:id="517" w:author=" Vijay Parmar" w:date="2009-08-22T21:04:00Z"/>
          <w:rFonts w:ascii="Times New Roman" w:hAnsi="Times New Roman"/>
          <w:noProof/>
          <w:sz w:val="24"/>
        </w:rPr>
      </w:pPr>
      <w:del w:id="518" w:author=" Vijay Parmar" w:date="2009-08-22T21:04:00Z">
        <w:r w:rsidRPr="00F228E8">
          <w:rPr>
            <w:rPrChange w:id="519" w:author=" Vijay Parmar" w:date="2009-08-22T21:04:00Z">
              <w:rPr>
                <w:rStyle w:val="Hyperlink"/>
                <w:rFonts w:ascii="Palatino Linotype" w:hAnsi="Palatino Linotype"/>
                <w:b/>
                <w:noProof/>
                <w:sz w:val="24"/>
              </w:rPr>
            </w:rPrChange>
          </w:rPr>
          <w:delText>Assigning or Deassigning Elements - Individual to Group</w:delText>
        </w:r>
        <w:r w:rsidR="00E92FAF" w:rsidDel="007909F3">
          <w:rPr>
            <w:noProof/>
            <w:webHidden/>
          </w:rPr>
          <w:tab/>
          <w:delText>35</w:delText>
        </w:r>
      </w:del>
    </w:p>
    <w:p w:rsidR="00E92FAF" w:rsidDel="007909F3" w:rsidRDefault="00F228E8">
      <w:pPr>
        <w:pStyle w:val="TOC3"/>
        <w:tabs>
          <w:tab w:val="right" w:leader="dot" w:pos="8918"/>
        </w:tabs>
        <w:rPr>
          <w:del w:id="520" w:author=" Vijay Parmar" w:date="2009-08-22T21:04:00Z"/>
          <w:rFonts w:ascii="Times New Roman" w:hAnsi="Times New Roman"/>
          <w:noProof/>
          <w:sz w:val="24"/>
        </w:rPr>
      </w:pPr>
      <w:del w:id="521" w:author=" Vijay Parmar" w:date="2009-08-22T21:04:00Z">
        <w:r w:rsidRPr="00F228E8">
          <w:rPr>
            <w:rPrChange w:id="522" w:author=" Vijay Parmar" w:date="2009-08-22T21:04:00Z">
              <w:rPr>
                <w:rStyle w:val="Hyperlink"/>
                <w:rFonts w:ascii="Palatino Linotype" w:hAnsi="Palatino Linotype"/>
                <w:b/>
                <w:noProof/>
                <w:sz w:val="24"/>
              </w:rPr>
            </w:rPrChange>
          </w:rPr>
          <w:delText>Assigning or Deassigning Elements - Group to Individual</w:delText>
        </w:r>
        <w:r w:rsidR="00E92FAF" w:rsidDel="007909F3">
          <w:rPr>
            <w:noProof/>
            <w:webHidden/>
          </w:rPr>
          <w:tab/>
          <w:delText>37</w:delText>
        </w:r>
      </w:del>
    </w:p>
    <w:p w:rsidR="00E92FAF" w:rsidDel="007909F3" w:rsidRDefault="00F228E8">
      <w:pPr>
        <w:pStyle w:val="TOC2"/>
        <w:tabs>
          <w:tab w:val="right" w:leader="dot" w:pos="8918"/>
        </w:tabs>
        <w:rPr>
          <w:del w:id="523" w:author=" Vijay Parmar" w:date="2009-08-22T21:04:00Z"/>
          <w:rFonts w:ascii="Times New Roman" w:hAnsi="Times New Roman"/>
          <w:noProof/>
          <w:sz w:val="24"/>
        </w:rPr>
      </w:pPr>
      <w:del w:id="524" w:author=" Vijay Parmar" w:date="2009-08-22T21:04:00Z">
        <w:r w:rsidRPr="00F228E8">
          <w:rPr>
            <w:rPrChange w:id="525" w:author=" Vijay Parmar" w:date="2009-08-22T21:04:00Z">
              <w:rPr>
                <w:rStyle w:val="Hyperlink"/>
                <w:rFonts w:ascii="Palatino Linotype" w:hAnsi="Palatino Linotype"/>
                <w:b/>
                <w:noProof/>
                <w:sz w:val="24"/>
              </w:rPr>
            </w:rPrChange>
          </w:rPr>
          <w:delText>Super Admin Mode</w:delText>
        </w:r>
        <w:r w:rsidR="00E92FAF" w:rsidDel="007909F3">
          <w:rPr>
            <w:noProof/>
            <w:webHidden/>
          </w:rPr>
          <w:tab/>
          <w:delText>39</w:delText>
        </w:r>
      </w:del>
    </w:p>
    <w:p w:rsidR="00E92FAF" w:rsidDel="007909F3" w:rsidRDefault="00F228E8">
      <w:pPr>
        <w:pStyle w:val="TOC3"/>
        <w:tabs>
          <w:tab w:val="right" w:leader="dot" w:pos="8918"/>
        </w:tabs>
        <w:rPr>
          <w:del w:id="526" w:author=" Vijay Parmar" w:date="2009-08-22T21:04:00Z"/>
          <w:rFonts w:ascii="Times New Roman" w:hAnsi="Times New Roman"/>
          <w:noProof/>
          <w:sz w:val="24"/>
        </w:rPr>
      </w:pPr>
      <w:del w:id="527" w:author=" Vijay Parmar" w:date="2009-08-22T21:04:00Z">
        <w:r w:rsidRPr="00F228E8">
          <w:rPr>
            <w:rPrChange w:id="528" w:author=" Vijay Parmar" w:date="2009-08-22T21:04:00Z">
              <w:rPr>
                <w:rStyle w:val="Hyperlink"/>
                <w:rFonts w:ascii="Palatino Linotype" w:hAnsi="Palatino Linotype"/>
                <w:b/>
                <w:noProof/>
                <w:sz w:val="24"/>
              </w:rPr>
            </w:rPrChange>
          </w:rPr>
          <w:delText>Workflow for Super Admin</w:delText>
        </w:r>
        <w:r w:rsidR="00E92FAF" w:rsidDel="007909F3">
          <w:rPr>
            <w:noProof/>
            <w:webHidden/>
          </w:rPr>
          <w:tab/>
          <w:delText>39</w:delText>
        </w:r>
      </w:del>
    </w:p>
    <w:p w:rsidR="00E92FAF" w:rsidDel="007909F3" w:rsidRDefault="00F228E8">
      <w:pPr>
        <w:pStyle w:val="TOC3"/>
        <w:tabs>
          <w:tab w:val="right" w:leader="dot" w:pos="8918"/>
        </w:tabs>
        <w:rPr>
          <w:del w:id="529" w:author=" Vijay Parmar" w:date="2009-08-22T21:04:00Z"/>
          <w:rFonts w:ascii="Times New Roman" w:hAnsi="Times New Roman"/>
          <w:noProof/>
          <w:sz w:val="24"/>
        </w:rPr>
      </w:pPr>
      <w:del w:id="530" w:author=" Vijay Parmar" w:date="2009-08-22T21:04:00Z">
        <w:r w:rsidRPr="00F228E8">
          <w:rPr>
            <w:rPrChange w:id="531" w:author=" Vijay Parmar" w:date="2009-08-22T21:04:00Z">
              <w:rPr>
                <w:rStyle w:val="Hyperlink"/>
                <w:rFonts w:ascii="Palatino Linotype" w:hAnsi="Palatino Linotype"/>
                <w:b/>
                <w:noProof/>
                <w:sz w:val="24"/>
              </w:rPr>
            </w:rPrChange>
          </w:rPr>
          <w:delText>Application Administration – Super Admin Mode</w:delText>
        </w:r>
        <w:r w:rsidR="00E92FAF" w:rsidDel="007909F3">
          <w:rPr>
            <w:noProof/>
            <w:webHidden/>
          </w:rPr>
          <w:tab/>
          <w:delText>40</w:delText>
        </w:r>
      </w:del>
    </w:p>
    <w:p w:rsidR="00E92FAF" w:rsidDel="007909F3" w:rsidRDefault="00F228E8">
      <w:pPr>
        <w:pStyle w:val="TOC3"/>
        <w:tabs>
          <w:tab w:val="right" w:leader="dot" w:pos="8918"/>
        </w:tabs>
        <w:rPr>
          <w:del w:id="532" w:author=" Vijay Parmar" w:date="2009-08-22T21:04:00Z"/>
          <w:rFonts w:ascii="Times New Roman" w:hAnsi="Times New Roman"/>
          <w:noProof/>
          <w:sz w:val="24"/>
        </w:rPr>
      </w:pPr>
      <w:del w:id="533" w:author=" Vijay Parmar" w:date="2009-08-22T21:04:00Z">
        <w:r w:rsidRPr="00F228E8">
          <w:rPr>
            <w:rPrChange w:id="534" w:author=" Vijay Parmar" w:date="2009-08-22T21:04:00Z">
              <w:rPr>
                <w:rStyle w:val="Hyperlink"/>
                <w:rFonts w:ascii="Palatino Linotype" w:hAnsi="Palatino Linotype"/>
                <w:b/>
                <w:noProof/>
                <w:sz w:val="24"/>
              </w:rPr>
            </w:rPrChange>
          </w:rPr>
          <w:delText>User Administration– Super Admin Mode</w:delText>
        </w:r>
        <w:r w:rsidR="00E92FAF" w:rsidDel="007909F3">
          <w:rPr>
            <w:noProof/>
            <w:webHidden/>
          </w:rPr>
          <w:tab/>
          <w:delText>42</w:delText>
        </w:r>
      </w:del>
    </w:p>
    <w:p w:rsidR="00E92FAF" w:rsidDel="007909F3" w:rsidRDefault="00F228E8">
      <w:pPr>
        <w:pStyle w:val="TOC3"/>
        <w:tabs>
          <w:tab w:val="right" w:leader="dot" w:pos="8918"/>
        </w:tabs>
        <w:rPr>
          <w:del w:id="535" w:author=" Vijay Parmar" w:date="2009-08-22T21:04:00Z"/>
          <w:rFonts w:ascii="Times New Roman" w:hAnsi="Times New Roman"/>
          <w:noProof/>
          <w:sz w:val="24"/>
        </w:rPr>
      </w:pPr>
      <w:del w:id="536" w:author=" Vijay Parmar" w:date="2009-08-22T21:04:00Z">
        <w:r w:rsidRPr="00F228E8">
          <w:rPr>
            <w:rPrChange w:id="537" w:author=" Vijay Parmar" w:date="2009-08-22T21:04:00Z">
              <w:rPr>
                <w:rStyle w:val="Hyperlink"/>
                <w:rFonts w:ascii="Palatino Linotype" w:hAnsi="Palatino Linotype"/>
                <w:b/>
                <w:noProof/>
                <w:sz w:val="24"/>
              </w:rPr>
            </w:rPrChange>
          </w:rPr>
          <w:delText>Privileges and Standard Privileges</w:delText>
        </w:r>
        <w:r w:rsidR="00E92FAF" w:rsidDel="007909F3">
          <w:rPr>
            <w:noProof/>
            <w:webHidden/>
          </w:rPr>
          <w:tab/>
          <w:delText>45</w:delText>
        </w:r>
      </w:del>
    </w:p>
    <w:p w:rsidR="00E92FAF" w:rsidDel="007909F3" w:rsidRDefault="00F228E8">
      <w:pPr>
        <w:pStyle w:val="TOC2"/>
        <w:tabs>
          <w:tab w:val="right" w:leader="dot" w:pos="8918"/>
        </w:tabs>
        <w:rPr>
          <w:del w:id="538" w:author=" Vijay Parmar" w:date="2009-08-22T21:04:00Z"/>
          <w:rFonts w:ascii="Times New Roman" w:hAnsi="Times New Roman"/>
          <w:noProof/>
          <w:sz w:val="24"/>
        </w:rPr>
      </w:pPr>
      <w:del w:id="539" w:author=" Vijay Parmar" w:date="2009-08-22T21:04:00Z">
        <w:r w:rsidRPr="00F228E8">
          <w:rPr>
            <w:rPrChange w:id="540" w:author=" Vijay Parmar" w:date="2009-08-22T21:04:00Z">
              <w:rPr>
                <w:rStyle w:val="Hyperlink"/>
                <w:rFonts w:ascii="Palatino Linotype" w:hAnsi="Palatino Linotype"/>
                <w:b/>
                <w:noProof/>
                <w:sz w:val="24"/>
              </w:rPr>
            </w:rPrChange>
          </w:rPr>
          <w:delText>Admin Mode</w:delText>
        </w:r>
        <w:r w:rsidR="00E92FAF" w:rsidDel="007909F3">
          <w:rPr>
            <w:noProof/>
            <w:webHidden/>
          </w:rPr>
          <w:tab/>
          <w:delText>47</w:delText>
        </w:r>
      </w:del>
    </w:p>
    <w:p w:rsidR="00E92FAF" w:rsidDel="007909F3" w:rsidRDefault="00F228E8">
      <w:pPr>
        <w:pStyle w:val="TOC3"/>
        <w:tabs>
          <w:tab w:val="right" w:leader="dot" w:pos="8918"/>
        </w:tabs>
        <w:rPr>
          <w:del w:id="541" w:author=" Vijay Parmar" w:date="2009-08-22T21:04:00Z"/>
          <w:rFonts w:ascii="Times New Roman" w:hAnsi="Times New Roman"/>
          <w:noProof/>
          <w:sz w:val="24"/>
        </w:rPr>
      </w:pPr>
      <w:del w:id="542" w:author=" Vijay Parmar" w:date="2009-08-22T21:04:00Z">
        <w:r w:rsidRPr="00F228E8">
          <w:rPr>
            <w:rPrChange w:id="543" w:author=" Vijay Parmar" w:date="2009-08-22T21:04:00Z">
              <w:rPr>
                <w:rStyle w:val="Hyperlink"/>
                <w:rFonts w:ascii="Palatino Linotype" w:hAnsi="Palatino Linotype"/>
                <w:b/>
                <w:noProof/>
                <w:sz w:val="24"/>
              </w:rPr>
            </w:rPrChange>
          </w:rPr>
          <w:delText>Workflow for Admin</w:delText>
        </w:r>
        <w:r w:rsidR="00E92FAF" w:rsidDel="007909F3">
          <w:rPr>
            <w:noProof/>
            <w:webHidden/>
          </w:rPr>
          <w:tab/>
          <w:delText>49</w:delText>
        </w:r>
      </w:del>
    </w:p>
    <w:p w:rsidR="00E92FAF" w:rsidDel="007909F3" w:rsidRDefault="00F228E8">
      <w:pPr>
        <w:pStyle w:val="TOC3"/>
        <w:tabs>
          <w:tab w:val="right" w:leader="dot" w:pos="8918"/>
        </w:tabs>
        <w:rPr>
          <w:del w:id="544" w:author=" Vijay Parmar" w:date="2009-08-22T21:04:00Z"/>
          <w:rFonts w:ascii="Times New Roman" w:hAnsi="Times New Roman"/>
          <w:noProof/>
          <w:sz w:val="24"/>
        </w:rPr>
      </w:pPr>
      <w:del w:id="545" w:author=" Vijay Parmar" w:date="2009-08-22T21:04:00Z">
        <w:r w:rsidRPr="00F228E8">
          <w:rPr>
            <w:rPrChange w:id="546" w:author=" Vijay Parmar" w:date="2009-08-22T21:04:00Z">
              <w:rPr>
                <w:rStyle w:val="Hyperlink"/>
                <w:rFonts w:ascii="Palatino Linotype" w:hAnsi="Palatino Linotype"/>
                <w:b/>
                <w:noProof/>
                <w:sz w:val="24"/>
              </w:rPr>
            </w:rPrChange>
          </w:rPr>
          <w:delText>User Administration – Admin Mode</w:delText>
        </w:r>
        <w:r w:rsidR="00E92FAF" w:rsidDel="007909F3">
          <w:rPr>
            <w:noProof/>
            <w:webHidden/>
          </w:rPr>
          <w:tab/>
          <w:delText>50</w:delText>
        </w:r>
      </w:del>
    </w:p>
    <w:p w:rsidR="00E92FAF" w:rsidDel="007909F3" w:rsidRDefault="00F228E8">
      <w:pPr>
        <w:pStyle w:val="TOC3"/>
        <w:tabs>
          <w:tab w:val="right" w:leader="dot" w:pos="8918"/>
        </w:tabs>
        <w:rPr>
          <w:del w:id="547" w:author=" Vijay Parmar" w:date="2009-08-22T21:04:00Z"/>
          <w:rFonts w:ascii="Times New Roman" w:hAnsi="Times New Roman"/>
          <w:noProof/>
          <w:sz w:val="24"/>
        </w:rPr>
      </w:pPr>
      <w:del w:id="548" w:author=" Vijay Parmar" w:date="2009-08-22T21:04:00Z">
        <w:r w:rsidRPr="00F228E8">
          <w:rPr>
            <w:rPrChange w:id="549" w:author=" Vijay Parmar" w:date="2009-08-22T21:04:00Z">
              <w:rPr>
                <w:rStyle w:val="Hyperlink"/>
                <w:rFonts w:ascii="Palatino Linotype" w:hAnsi="Palatino Linotype"/>
                <w:b/>
                <w:noProof/>
                <w:sz w:val="24"/>
              </w:rPr>
            </w:rPrChange>
          </w:rPr>
          <w:delText>Protection Element Administration – Admin Mode</w:delText>
        </w:r>
        <w:r w:rsidR="00E92FAF" w:rsidDel="007909F3">
          <w:rPr>
            <w:noProof/>
            <w:webHidden/>
          </w:rPr>
          <w:tab/>
          <w:delText>52</w:delText>
        </w:r>
      </w:del>
    </w:p>
    <w:p w:rsidR="00E92FAF" w:rsidDel="007909F3" w:rsidRDefault="00F228E8">
      <w:pPr>
        <w:pStyle w:val="TOC3"/>
        <w:tabs>
          <w:tab w:val="right" w:leader="dot" w:pos="8918"/>
        </w:tabs>
        <w:rPr>
          <w:del w:id="550" w:author=" Vijay Parmar" w:date="2009-08-22T21:04:00Z"/>
          <w:rFonts w:ascii="Times New Roman" w:hAnsi="Times New Roman"/>
          <w:noProof/>
          <w:sz w:val="24"/>
        </w:rPr>
      </w:pPr>
      <w:del w:id="551" w:author=" Vijay Parmar" w:date="2009-08-22T21:04:00Z">
        <w:r w:rsidRPr="00F228E8">
          <w:rPr>
            <w:rPrChange w:id="552" w:author=" Vijay Parmar" w:date="2009-08-22T21:04:00Z">
              <w:rPr>
                <w:rStyle w:val="Hyperlink"/>
                <w:rFonts w:ascii="Palatino Linotype" w:hAnsi="Palatino Linotype"/>
                <w:b/>
                <w:noProof/>
                <w:sz w:val="24"/>
              </w:rPr>
            </w:rPrChange>
          </w:rPr>
          <w:delText>Privilege Administration – Admin Mode</w:delText>
        </w:r>
        <w:r w:rsidR="00E92FAF" w:rsidDel="007909F3">
          <w:rPr>
            <w:noProof/>
            <w:webHidden/>
          </w:rPr>
          <w:tab/>
          <w:delText>54</w:delText>
        </w:r>
      </w:del>
    </w:p>
    <w:p w:rsidR="00E92FAF" w:rsidDel="007909F3" w:rsidRDefault="00F228E8">
      <w:pPr>
        <w:pStyle w:val="TOC3"/>
        <w:tabs>
          <w:tab w:val="right" w:leader="dot" w:pos="8918"/>
        </w:tabs>
        <w:rPr>
          <w:del w:id="553" w:author=" Vijay Parmar" w:date="2009-08-22T21:04:00Z"/>
          <w:rFonts w:ascii="Times New Roman" w:hAnsi="Times New Roman"/>
          <w:noProof/>
          <w:sz w:val="24"/>
        </w:rPr>
      </w:pPr>
      <w:del w:id="554" w:author=" Vijay Parmar" w:date="2009-08-22T21:04:00Z">
        <w:r w:rsidRPr="00F228E8">
          <w:rPr>
            <w:rPrChange w:id="555" w:author=" Vijay Parmar" w:date="2009-08-22T21:04:00Z">
              <w:rPr>
                <w:rStyle w:val="Hyperlink"/>
                <w:rFonts w:ascii="Palatino Linotype" w:hAnsi="Palatino Linotype"/>
                <w:b/>
                <w:noProof/>
                <w:sz w:val="24"/>
              </w:rPr>
            </w:rPrChange>
          </w:rPr>
          <w:delText>Protection Group Administration – Admin Mode</w:delText>
        </w:r>
        <w:r w:rsidR="00E92FAF" w:rsidDel="007909F3">
          <w:rPr>
            <w:noProof/>
            <w:webHidden/>
          </w:rPr>
          <w:tab/>
          <w:delText>55</w:delText>
        </w:r>
      </w:del>
    </w:p>
    <w:p w:rsidR="00E92FAF" w:rsidDel="007909F3" w:rsidRDefault="00F228E8">
      <w:pPr>
        <w:pStyle w:val="TOC3"/>
        <w:tabs>
          <w:tab w:val="right" w:leader="dot" w:pos="8918"/>
        </w:tabs>
        <w:rPr>
          <w:del w:id="556" w:author=" Vijay Parmar" w:date="2009-08-22T21:04:00Z"/>
          <w:rFonts w:ascii="Times New Roman" w:hAnsi="Times New Roman"/>
          <w:noProof/>
          <w:sz w:val="24"/>
        </w:rPr>
      </w:pPr>
      <w:del w:id="557" w:author=" Vijay Parmar" w:date="2009-08-22T21:04:00Z">
        <w:r w:rsidRPr="00F228E8">
          <w:rPr>
            <w:rPrChange w:id="558" w:author=" Vijay Parmar" w:date="2009-08-22T21:04:00Z">
              <w:rPr>
                <w:rStyle w:val="Hyperlink"/>
                <w:rFonts w:ascii="Palatino Linotype" w:hAnsi="Palatino Linotype"/>
                <w:b/>
                <w:noProof/>
                <w:sz w:val="24"/>
              </w:rPr>
            </w:rPrChange>
          </w:rPr>
          <w:delText>Role Administration – Admin Mode</w:delText>
        </w:r>
        <w:r w:rsidR="00E92FAF" w:rsidDel="007909F3">
          <w:rPr>
            <w:noProof/>
            <w:webHidden/>
          </w:rPr>
          <w:tab/>
          <w:delText>57</w:delText>
        </w:r>
      </w:del>
    </w:p>
    <w:p w:rsidR="00E92FAF" w:rsidDel="007909F3" w:rsidRDefault="00F228E8">
      <w:pPr>
        <w:pStyle w:val="TOC3"/>
        <w:tabs>
          <w:tab w:val="right" w:leader="dot" w:pos="8918"/>
        </w:tabs>
        <w:rPr>
          <w:del w:id="559" w:author=" Vijay Parmar" w:date="2009-08-22T21:04:00Z"/>
          <w:rFonts w:ascii="Times New Roman" w:hAnsi="Times New Roman"/>
          <w:noProof/>
          <w:sz w:val="24"/>
        </w:rPr>
      </w:pPr>
      <w:del w:id="560" w:author=" Vijay Parmar" w:date="2009-08-22T21:04:00Z">
        <w:r w:rsidRPr="00F228E8">
          <w:rPr>
            <w:rPrChange w:id="561" w:author=" Vijay Parmar" w:date="2009-08-22T21:04:00Z">
              <w:rPr>
                <w:rStyle w:val="Hyperlink"/>
                <w:rFonts w:ascii="Palatino Linotype" w:hAnsi="Palatino Linotype"/>
                <w:b/>
                <w:noProof/>
                <w:sz w:val="24"/>
              </w:rPr>
            </w:rPrChange>
          </w:rPr>
          <w:delText>Group Administration – Admin Mode</w:delText>
        </w:r>
        <w:r w:rsidR="00E92FAF" w:rsidDel="007909F3">
          <w:rPr>
            <w:noProof/>
            <w:webHidden/>
          </w:rPr>
          <w:tab/>
          <w:delText>59</w:delText>
        </w:r>
      </w:del>
    </w:p>
    <w:p w:rsidR="00E92FAF" w:rsidDel="007909F3" w:rsidRDefault="00F228E8">
      <w:pPr>
        <w:pStyle w:val="TOC3"/>
        <w:tabs>
          <w:tab w:val="right" w:leader="dot" w:pos="8918"/>
        </w:tabs>
        <w:rPr>
          <w:del w:id="562" w:author=" Vijay Parmar" w:date="2009-08-22T21:04:00Z"/>
          <w:rFonts w:ascii="Times New Roman" w:hAnsi="Times New Roman"/>
          <w:noProof/>
          <w:sz w:val="24"/>
        </w:rPr>
      </w:pPr>
      <w:del w:id="563" w:author=" Vijay Parmar" w:date="2009-08-22T21:04:00Z">
        <w:r w:rsidRPr="00F228E8">
          <w:rPr>
            <w:rPrChange w:id="564" w:author=" Vijay Parmar" w:date="2009-08-22T21:04:00Z">
              <w:rPr>
                <w:rStyle w:val="Hyperlink"/>
                <w:rFonts w:ascii="Palatino Linotype" w:hAnsi="Palatino Linotype"/>
                <w:b/>
                <w:noProof/>
                <w:sz w:val="24"/>
              </w:rPr>
            </w:rPrChange>
          </w:rPr>
          <w:delText>Instance Level Security Administration – Admin Mode</w:delText>
        </w:r>
        <w:r w:rsidR="00E92FAF" w:rsidDel="007909F3">
          <w:rPr>
            <w:noProof/>
            <w:webHidden/>
          </w:rPr>
          <w:tab/>
          <w:delText>62</w:delText>
        </w:r>
      </w:del>
    </w:p>
    <w:p w:rsidR="00E92FAF" w:rsidDel="007909F3" w:rsidRDefault="00F228E8">
      <w:pPr>
        <w:pStyle w:val="TOC2"/>
        <w:tabs>
          <w:tab w:val="right" w:leader="dot" w:pos="8918"/>
        </w:tabs>
        <w:rPr>
          <w:del w:id="565" w:author=" Vijay Parmar" w:date="2009-08-22T21:04:00Z"/>
          <w:rFonts w:ascii="Times New Roman" w:hAnsi="Times New Roman"/>
          <w:noProof/>
          <w:sz w:val="24"/>
        </w:rPr>
      </w:pPr>
      <w:del w:id="566" w:author=" Vijay Parmar" w:date="2009-08-22T21:04:00Z">
        <w:r w:rsidRPr="00F228E8">
          <w:rPr>
            <w:rPrChange w:id="567" w:author=" Vijay Parmar" w:date="2009-08-22T21:04:00Z">
              <w:rPr>
                <w:rStyle w:val="Hyperlink"/>
                <w:rFonts w:ascii="Palatino Linotype" w:hAnsi="Palatino Linotype"/>
                <w:b/>
                <w:noProof/>
                <w:sz w:val="24"/>
              </w:rPr>
            </w:rPrChange>
          </w:rPr>
          <w:delText>UPT Installation and Deployment</w:delText>
        </w:r>
        <w:r w:rsidR="00E92FAF" w:rsidDel="007909F3">
          <w:rPr>
            <w:noProof/>
            <w:webHidden/>
          </w:rPr>
          <w:tab/>
          <w:delText>66</w:delText>
        </w:r>
      </w:del>
    </w:p>
    <w:p w:rsidR="00E92FAF" w:rsidDel="007909F3" w:rsidRDefault="00F228E8">
      <w:pPr>
        <w:pStyle w:val="TOC3"/>
        <w:tabs>
          <w:tab w:val="right" w:leader="dot" w:pos="8918"/>
        </w:tabs>
        <w:rPr>
          <w:del w:id="568" w:author=" Vijay Parmar" w:date="2009-08-22T21:04:00Z"/>
          <w:rFonts w:ascii="Times New Roman" w:hAnsi="Times New Roman"/>
          <w:noProof/>
          <w:sz w:val="24"/>
        </w:rPr>
      </w:pPr>
      <w:del w:id="569" w:author=" Vijay Parmar" w:date="2009-08-22T21:04:00Z">
        <w:r w:rsidRPr="00F228E8">
          <w:rPr>
            <w:rPrChange w:id="570" w:author=" Vijay Parmar" w:date="2009-08-22T21:04:00Z">
              <w:rPr>
                <w:rStyle w:val="Hyperlink"/>
                <w:rFonts w:ascii="Palatino Linotype" w:hAnsi="Palatino Linotype"/>
                <w:b/>
                <w:noProof/>
                <w:sz w:val="24"/>
              </w:rPr>
            </w:rPrChange>
          </w:rPr>
          <w:delText>UPT Release Contents</w:delText>
        </w:r>
        <w:r w:rsidR="00E92FAF" w:rsidDel="007909F3">
          <w:rPr>
            <w:noProof/>
            <w:webHidden/>
          </w:rPr>
          <w:tab/>
          <w:delText>66</w:delText>
        </w:r>
      </w:del>
    </w:p>
    <w:p w:rsidR="00E92FAF" w:rsidDel="007909F3" w:rsidRDefault="00F228E8">
      <w:pPr>
        <w:pStyle w:val="TOC3"/>
        <w:tabs>
          <w:tab w:val="right" w:leader="dot" w:pos="8918"/>
        </w:tabs>
        <w:rPr>
          <w:del w:id="571" w:author=" Vijay Parmar" w:date="2009-08-22T21:04:00Z"/>
          <w:rFonts w:ascii="Times New Roman" w:hAnsi="Times New Roman"/>
          <w:noProof/>
          <w:sz w:val="24"/>
        </w:rPr>
      </w:pPr>
      <w:del w:id="572" w:author=" Vijay Parmar" w:date="2009-08-22T21:04:00Z">
        <w:r w:rsidRPr="00F228E8">
          <w:rPr>
            <w:rPrChange w:id="573" w:author=" Vijay Parmar" w:date="2009-08-22T21:04:00Z">
              <w:rPr>
                <w:rStyle w:val="Hyperlink"/>
                <w:rFonts w:ascii="Palatino Linotype" w:hAnsi="Palatino Linotype"/>
                <w:b/>
                <w:noProof/>
                <w:sz w:val="24"/>
              </w:rPr>
            </w:rPrChange>
          </w:rPr>
          <w:delText>Installation Modes</w:delText>
        </w:r>
        <w:r w:rsidR="00E92FAF" w:rsidDel="007909F3">
          <w:rPr>
            <w:noProof/>
            <w:webHidden/>
          </w:rPr>
          <w:tab/>
          <w:delText>66</w:delText>
        </w:r>
      </w:del>
    </w:p>
    <w:p w:rsidR="00E92FAF" w:rsidDel="007909F3" w:rsidRDefault="00F228E8">
      <w:pPr>
        <w:pStyle w:val="TOC3"/>
        <w:tabs>
          <w:tab w:val="right" w:leader="dot" w:pos="8918"/>
        </w:tabs>
        <w:rPr>
          <w:del w:id="574" w:author=" Vijay Parmar" w:date="2009-08-22T21:04:00Z"/>
          <w:rFonts w:ascii="Times New Roman" w:hAnsi="Times New Roman"/>
          <w:noProof/>
          <w:sz w:val="24"/>
        </w:rPr>
      </w:pPr>
      <w:del w:id="575" w:author=" Vijay Parmar" w:date="2009-08-22T21:04:00Z">
        <w:r w:rsidRPr="00F228E8">
          <w:rPr>
            <w:rPrChange w:id="576" w:author=" Vijay Parmar" w:date="2009-08-22T21:04:00Z">
              <w:rPr>
                <w:rStyle w:val="Hyperlink"/>
                <w:rFonts w:ascii="Palatino Linotype" w:hAnsi="Palatino Linotype"/>
                <w:b/>
                <w:noProof/>
                <w:sz w:val="24"/>
              </w:rPr>
            </w:rPrChange>
          </w:rPr>
          <w:delText>UPT Deployment Checklist</w:delText>
        </w:r>
        <w:r w:rsidR="00E92FAF" w:rsidDel="007909F3">
          <w:rPr>
            <w:noProof/>
            <w:webHidden/>
          </w:rPr>
          <w:tab/>
          <w:delText>69</w:delText>
        </w:r>
      </w:del>
    </w:p>
    <w:p w:rsidR="00E92FAF" w:rsidDel="007909F3" w:rsidRDefault="00F228E8">
      <w:pPr>
        <w:pStyle w:val="TOC3"/>
        <w:tabs>
          <w:tab w:val="right" w:leader="dot" w:pos="8918"/>
        </w:tabs>
        <w:rPr>
          <w:del w:id="577" w:author=" Vijay Parmar" w:date="2009-08-22T21:04:00Z"/>
          <w:rFonts w:ascii="Times New Roman" w:hAnsi="Times New Roman"/>
          <w:noProof/>
          <w:sz w:val="24"/>
        </w:rPr>
      </w:pPr>
      <w:del w:id="578" w:author=" Vijay Parmar" w:date="2009-08-22T21:04:00Z">
        <w:r w:rsidRPr="00F228E8">
          <w:rPr>
            <w:rPrChange w:id="579" w:author=" Vijay Parmar" w:date="2009-08-22T21:04:00Z">
              <w:rPr>
                <w:rStyle w:val="Hyperlink"/>
                <w:rFonts w:ascii="Palatino Linotype" w:hAnsi="Palatino Linotype"/>
                <w:b/>
                <w:noProof/>
                <w:sz w:val="24"/>
              </w:rPr>
            </w:rPrChange>
          </w:rPr>
          <w:delText>UPT Deployment Steps</w:delText>
        </w:r>
        <w:r w:rsidR="00E92FAF" w:rsidDel="007909F3">
          <w:rPr>
            <w:noProof/>
            <w:webHidden/>
          </w:rPr>
          <w:tab/>
          <w:delText>70</w:delText>
        </w:r>
      </w:del>
    </w:p>
    <w:p w:rsidR="00E92FAF" w:rsidDel="007909F3" w:rsidRDefault="00F228E8">
      <w:pPr>
        <w:pStyle w:val="TOC1"/>
        <w:tabs>
          <w:tab w:val="left" w:pos="1320"/>
          <w:tab w:val="right" w:leader="dot" w:pos="8918"/>
        </w:tabs>
        <w:rPr>
          <w:del w:id="580" w:author=" Vijay Parmar" w:date="2009-08-22T21:04:00Z"/>
          <w:rFonts w:ascii="Times New Roman" w:hAnsi="Times New Roman"/>
          <w:b w:val="0"/>
          <w:noProof/>
        </w:rPr>
      </w:pPr>
      <w:del w:id="581" w:author=" Vijay Parmar" w:date="2009-08-22T21:04:00Z">
        <w:r w:rsidRPr="00F228E8">
          <w:rPr>
            <w:rPrChange w:id="582" w:author=" Vijay Parmar" w:date="2009-08-22T21:04:00Z">
              <w:rPr>
                <w:rStyle w:val="Hyperlink"/>
                <w:noProof/>
              </w:rPr>
            </w:rPrChange>
          </w:rPr>
          <w:delText>Chapter 4</w:delText>
        </w:r>
        <w:r w:rsidR="00E92FAF" w:rsidDel="007909F3">
          <w:rPr>
            <w:rFonts w:ascii="Times New Roman" w:hAnsi="Times New Roman"/>
            <w:b w:val="0"/>
            <w:noProof/>
          </w:rPr>
          <w:tab/>
        </w:r>
        <w:r w:rsidRPr="00F228E8">
          <w:rPr>
            <w:rPrChange w:id="583" w:author=" Vijay Parmar" w:date="2009-08-22T21:04:00Z">
              <w:rPr>
                <w:rStyle w:val="Hyperlink"/>
                <w:noProof/>
              </w:rPr>
            </w:rPrChange>
          </w:rPr>
          <w:delText>CSM Security Web Services</w:delText>
        </w:r>
        <w:r w:rsidR="00E92FAF" w:rsidDel="007909F3">
          <w:rPr>
            <w:noProof/>
            <w:webHidden/>
          </w:rPr>
          <w:tab/>
          <w:delText>73</w:delText>
        </w:r>
      </w:del>
    </w:p>
    <w:p w:rsidR="00E92FAF" w:rsidDel="007909F3" w:rsidRDefault="00F228E8">
      <w:pPr>
        <w:pStyle w:val="TOC2"/>
        <w:tabs>
          <w:tab w:val="right" w:leader="dot" w:pos="8918"/>
        </w:tabs>
        <w:rPr>
          <w:del w:id="584" w:author=" Vijay Parmar" w:date="2009-08-22T21:04:00Z"/>
          <w:rFonts w:ascii="Times New Roman" w:hAnsi="Times New Roman"/>
          <w:noProof/>
          <w:sz w:val="24"/>
        </w:rPr>
      </w:pPr>
      <w:del w:id="585" w:author=" Vijay Parmar" w:date="2009-08-22T21:04:00Z">
        <w:r w:rsidRPr="00F228E8">
          <w:rPr>
            <w:rPrChange w:id="586" w:author=" Vijay Parmar" w:date="2009-08-22T21:04:00Z">
              <w:rPr>
                <w:rStyle w:val="Hyperlink"/>
                <w:rFonts w:ascii="Palatino Linotype" w:hAnsi="Palatino Linotype"/>
                <w:b/>
                <w:noProof/>
                <w:sz w:val="24"/>
              </w:rPr>
            </w:rPrChange>
          </w:rPr>
          <w:delText>Security Web Service WSDL</w:delText>
        </w:r>
        <w:r w:rsidR="00E92FAF" w:rsidDel="007909F3">
          <w:rPr>
            <w:noProof/>
            <w:webHidden/>
          </w:rPr>
          <w:tab/>
          <w:delText>73</w:delText>
        </w:r>
      </w:del>
    </w:p>
    <w:p w:rsidR="00E92FAF" w:rsidDel="007909F3" w:rsidRDefault="00F228E8">
      <w:pPr>
        <w:pStyle w:val="TOC2"/>
        <w:tabs>
          <w:tab w:val="right" w:leader="dot" w:pos="8918"/>
        </w:tabs>
        <w:rPr>
          <w:del w:id="587" w:author=" Vijay Parmar" w:date="2009-08-22T21:04:00Z"/>
          <w:rFonts w:ascii="Times New Roman" w:hAnsi="Times New Roman"/>
          <w:noProof/>
          <w:sz w:val="24"/>
        </w:rPr>
      </w:pPr>
      <w:del w:id="588" w:author=" Vijay Parmar" w:date="2009-08-22T21:04:00Z">
        <w:r w:rsidRPr="00F228E8">
          <w:rPr>
            <w:rPrChange w:id="589" w:author=" Vijay Parmar" w:date="2009-08-22T21:04:00Z">
              <w:rPr>
                <w:rStyle w:val="Hyperlink"/>
                <w:rFonts w:ascii="Palatino Linotype" w:hAnsi="Palatino Linotype"/>
                <w:b/>
                <w:noProof/>
                <w:sz w:val="24"/>
              </w:rPr>
            </w:rPrChange>
          </w:rPr>
          <w:delText>Security Web Service Operations</w:delText>
        </w:r>
        <w:r w:rsidR="00E92FAF" w:rsidDel="007909F3">
          <w:rPr>
            <w:noProof/>
            <w:webHidden/>
          </w:rPr>
          <w:tab/>
          <w:delText>73</w:delText>
        </w:r>
      </w:del>
    </w:p>
    <w:p w:rsidR="00E92FAF" w:rsidDel="007909F3" w:rsidRDefault="00F228E8">
      <w:pPr>
        <w:pStyle w:val="TOC3"/>
        <w:tabs>
          <w:tab w:val="right" w:leader="dot" w:pos="8918"/>
        </w:tabs>
        <w:rPr>
          <w:del w:id="590" w:author=" Vijay Parmar" w:date="2009-08-22T21:04:00Z"/>
          <w:rFonts w:ascii="Times New Roman" w:hAnsi="Times New Roman"/>
          <w:noProof/>
          <w:sz w:val="24"/>
        </w:rPr>
      </w:pPr>
      <w:del w:id="591" w:author=" Vijay Parmar" w:date="2009-08-22T21:04:00Z">
        <w:r w:rsidRPr="00F228E8">
          <w:rPr>
            <w:rPrChange w:id="592" w:author=" Vijay Parmar" w:date="2009-08-22T21:04:00Z">
              <w:rPr>
                <w:rStyle w:val="Hyperlink"/>
                <w:rFonts w:ascii="Palatino Linotype" w:hAnsi="Palatino Linotype"/>
                <w:b/>
                <w:noProof/>
                <w:sz w:val="24"/>
              </w:rPr>
            </w:rPrChange>
          </w:rPr>
          <w:delText>Login Operation</w:delText>
        </w:r>
        <w:r w:rsidR="00E92FAF" w:rsidDel="007909F3">
          <w:rPr>
            <w:noProof/>
            <w:webHidden/>
          </w:rPr>
          <w:tab/>
          <w:delText>73</w:delText>
        </w:r>
      </w:del>
    </w:p>
    <w:p w:rsidR="00E92FAF" w:rsidDel="007909F3" w:rsidRDefault="00F228E8">
      <w:pPr>
        <w:pStyle w:val="TOC3"/>
        <w:tabs>
          <w:tab w:val="right" w:leader="dot" w:pos="8918"/>
        </w:tabs>
        <w:rPr>
          <w:del w:id="593" w:author=" Vijay Parmar" w:date="2009-08-22T21:04:00Z"/>
          <w:rFonts w:ascii="Times New Roman" w:hAnsi="Times New Roman"/>
          <w:noProof/>
          <w:sz w:val="24"/>
        </w:rPr>
      </w:pPr>
      <w:del w:id="594" w:author=" Vijay Parmar" w:date="2009-08-22T21:04:00Z">
        <w:r w:rsidRPr="00F228E8">
          <w:rPr>
            <w:rPrChange w:id="595" w:author=" Vijay Parmar" w:date="2009-08-22T21:04:00Z">
              <w:rPr>
                <w:rStyle w:val="Hyperlink"/>
                <w:rFonts w:ascii="Palatino Linotype" w:hAnsi="Palatino Linotype"/>
                <w:b/>
                <w:noProof/>
                <w:sz w:val="24"/>
              </w:rPr>
            </w:rPrChange>
          </w:rPr>
          <w:delText>CheckPermission Operation</w:delText>
        </w:r>
        <w:r w:rsidR="00E92FAF" w:rsidDel="007909F3">
          <w:rPr>
            <w:noProof/>
            <w:webHidden/>
          </w:rPr>
          <w:tab/>
          <w:delText>74</w:delText>
        </w:r>
      </w:del>
    </w:p>
    <w:p w:rsidR="00E92FAF" w:rsidDel="007909F3" w:rsidRDefault="00F228E8">
      <w:pPr>
        <w:pStyle w:val="TOC2"/>
        <w:tabs>
          <w:tab w:val="right" w:leader="dot" w:pos="8918"/>
        </w:tabs>
        <w:rPr>
          <w:del w:id="596" w:author=" Vijay Parmar" w:date="2009-08-22T21:04:00Z"/>
          <w:rFonts w:ascii="Times New Roman" w:hAnsi="Times New Roman"/>
          <w:noProof/>
          <w:sz w:val="24"/>
        </w:rPr>
      </w:pPr>
      <w:del w:id="597" w:author=" Vijay Parmar" w:date="2009-08-22T21:04:00Z">
        <w:r w:rsidRPr="00F228E8">
          <w:rPr>
            <w:rPrChange w:id="598" w:author=" Vijay Parmar" w:date="2009-08-22T21:04:00Z">
              <w:rPr>
                <w:rStyle w:val="Hyperlink"/>
                <w:rFonts w:ascii="Palatino Linotype" w:hAnsi="Palatino Linotype"/>
                <w:b/>
                <w:noProof/>
                <w:sz w:val="24"/>
              </w:rPr>
            </w:rPrChange>
          </w:rPr>
          <w:delText>Workflow for CSM Security Web Service</w:delText>
        </w:r>
        <w:r w:rsidR="00E92FAF" w:rsidDel="007909F3">
          <w:rPr>
            <w:noProof/>
            <w:webHidden/>
          </w:rPr>
          <w:tab/>
          <w:delText>75</w:delText>
        </w:r>
      </w:del>
    </w:p>
    <w:p w:rsidR="00E92FAF" w:rsidDel="007909F3" w:rsidRDefault="00F228E8">
      <w:pPr>
        <w:pStyle w:val="TOC2"/>
        <w:tabs>
          <w:tab w:val="right" w:leader="dot" w:pos="8918"/>
        </w:tabs>
        <w:rPr>
          <w:del w:id="599" w:author=" Vijay Parmar" w:date="2009-08-22T21:04:00Z"/>
          <w:rFonts w:ascii="Times New Roman" w:hAnsi="Times New Roman"/>
          <w:noProof/>
          <w:sz w:val="24"/>
        </w:rPr>
      </w:pPr>
      <w:del w:id="600" w:author=" Vijay Parmar" w:date="2009-08-22T21:04:00Z">
        <w:r w:rsidRPr="00F228E8">
          <w:rPr>
            <w:rPrChange w:id="601" w:author=" Vijay Parmar" w:date="2009-08-22T21:04:00Z">
              <w:rPr>
                <w:rStyle w:val="Hyperlink"/>
                <w:rFonts w:ascii="Palatino Linotype" w:hAnsi="Palatino Linotype"/>
                <w:b/>
                <w:noProof/>
                <w:sz w:val="24"/>
              </w:rPr>
            </w:rPrChange>
          </w:rPr>
          <w:delText>Installation of CSM Security Web Service</w:delText>
        </w:r>
        <w:r w:rsidR="00E92FAF" w:rsidDel="007909F3">
          <w:rPr>
            <w:noProof/>
            <w:webHidden/>
          </w:rPr>
          <w:tab/>
          <w:delText>75</w:delText>
        </w:r>
      </w:del>
    </w:p>
    <w:p w:rsidR="00E92FAF" w:rsidDel="007909F3" w:rsidRDefault="00F228E8">
      <w:pPr>
        <w:pStyle w:val="TOC3"/>
        <w:tabs>
          <w:tab w:val="right" w:leader="dot" w:pos="8918"/>
        </w:tabs>
        <w:rPr>
          <w:del w:id="602" w:author=" Vijay Parmar" w:date="2009-08-22T21:04:00Z"/>
          <w:rFonts w:ascii="Times New Roman" w:hAnsi="Times New Roman"/>
          <w:noProof/>
          <w:sz w:val="24"/>
        </w:rPr>
      </w:pPr>
      <w:del w:id="603" w:author=" Vijay Parmar" w:date="2009-08-22T21:04:00Z">
        <w:r w:rsidRPr="00F228E8">
          <w:rPr>
            <w:rPrChange w:id="604" w:author=" Vijay Parmar" w:date="2009-08-22T21:04:00Z">
              <w:rPr>
                <w:rStyle w:val="Hyperlink"/>
                <w:rFonts w:ascii="Palatino Linotype" w:hAnsi="Palatino Linotype"/>
                <w:b/>
                <w:noProof/>
                <w:sz w:val="24"/>
              </w:rPr>
            </w:rPrChange>
          </w:rPr>
          <w:delText>Create and Prime Database</w:delText>
        </w:r>
        <w:r w:rsidR="00E92FAF" w:rsidDel="007909F3">
          <w:rPr>
            <w:noProof/>
            <w:webHidden/>
          </w:rPr>
          <w:tab/>
          <w:delText>75</w:delText>
        </w:r>
      </w:del>
    </w:p>
    <w:p w:rsidR="00E92FAF" w:rsidDel="007909F3" w:rsidRDefault="00F228E8">
      <w:pPr>
        <w:pStyle w:val="TOC3"/>
        <w:tabs>
          <w:tab w:val="right" w:leader="dot" w:pos="8918"/>
        </w:tabs>
        <w:rPr>
          <w:del w:id="605" w:author=" Vijay Parmar" w:date="2009-08-22T21:04:00Z"/>
          <w:rFonts w:ascii="Times New Roman" w:hAnsi="Times New Roman"/>
          <w:noProof/>
          <w:sz w:val="24"/>
        </w:rPr>
      </w:pPr>
      <w:del w:id="606" w:author=" Vijay Parmar" w:date="2009-08-22T21:04:00Z">
        <w:r w:rsidRPr="00F228E8">
          <w:rPr>
            <w:rPrChange w:id="607" w:author=" Vijay Parmar" w:date="2009-08-22T21:04:00Z">
              <w:rPr>
                <w:rStyle w:val="Hyperlink"/>
                <w:rFonts w:ascii="Palatino Linotype" w:hAnsi="Palatino Linotype"/>
                <w:b/>
                <w:noProof/>
                <w:sz w:val="24"/>
              </w:rPr>
            </w:rPrChange>
          </w:rPr>
          <w:delText>Configure Datasource</w:delText>
        </w:r>
        <w:r w:rsidR="00E92FAF" w:rsidDel="007909F3">
          <w:rPr>
            <w:noProof/>
            <w:webHidden/>
          </w:rPr>
          <w:tab/>
          <w:delText>76</w:delText>
        </w:r>
      </w:del>
    </w:p>
    <w:p w:rsidR="00E92FAF" w:rsidDel="007909F3" w:rsidRDefault="00F228E8">
      <w:pPr>
        <w:pStyle w:val="TOC3"/>
        <w:tabs>
          <w:tab w:val="right" w:leader="dot" w:pos="8918"/>
        </w:tabs>
        <w:rPr>
          <w:del w:id="608" w:author=" Vijay Parmar" w:date="2009-08-22T21:04:00Z"/>
          <w:rFonts w:ascii="Times New Roman" w:hAnsi="Times New Roman"/>
          <w:noProof/>
          <w:sz w:val="24"/>
        </w:rPr>
      </w:pPr>
      <w:del w:id="609" w:author=" Vijay Parmar" w:date="2009-08-22T21:04:00Z">
        <w:r w:rsidRPr="00F228E8">
          <w:rPr>
            <w:rPrChange w:id="610" w:author=" Vijay Parmar" w:date="2009-08-22T21:04:00Z">
              <w:rPr>
                <w:rStyle w:val="Hyperlink"/>
                <w:rFonts w:ascii="Palatino Linotype" w:hAnsi="Palatino Linotype"/>
                <w:b/>
                <w:noProof/>
                <w:sz w:val="24"/>
              </w:rPr>
            </w:rPrChange>
          </w:rPr>
          <w:delText>Configure JBoss JAAS Login Parameters</w:delText>
        </w:r>
        <w:r w:rsidR="00E92FAF" w:rsidDel="007909F3">
          <w:rPr>
            <w:noProof/>
            <w:webHidden/>
          </w:rPr>
          <w:tab/>
          <w:delText>77</w:delText>
        </w:r>
      </w:del>
    </w:p>
    <w:p w:rsidR="00E92FAF" w:rsidDel="007909F3" w:rsidRDefault="00F228E8">
      <w:pPr>
        <w:pStyle w:val="TOC3"/>
        <w:tabs>
          <w:tab w:val="right" w:leader="dot" w:pos="8918"/>
        </w:tabs>
        <w:rPr>
          <w:del w:id="611" w:author=" Vijay Parmar" w:date="2009-08-22T21:04:00Z"/>
          <w:rFonts w:ascii="Times New Roman" w:hAnsi="Times New Roman"/>
          <w:noProof/>
          <w:sz w:val="24"/>
        </w:rPr>
      </w:pPr>
      <w:del w:id="612" w:author=" Vijay Parmar" w:date="2009-08-22T21:04:00Z">
        <w:r w:rsidRPr="00F228E8">
          <w:rPr>
            <w:rPrChange w:id="613" w:author=" Vijay Parmar" w:date="2009-08-22T21:04:00Z">
              <w:rPr>
                <w:rStyle w:val="Hyperlink"/>
                <w:rFonts w:ascii="Palatino Linotype" w:hAnsi="Palatino Linotype"/>
                <w:b/>
                <w:noProof/>
                <w:sz w:val="24"/>
              </w:rPr>
            </w:rPrChange>
          </w:rPr>
          <w:delText>Deploy the Security WS .war File</w:delText>
        </w:r>
        <w:r w:rsidR="00E92FAF" w:rsidDel="007909F3">
          <w:rPr>
            <w:noProof/>
            <w:webHidden/>
          </w:rPr>
          <w:tab/>
          <w:delText>78</w:delText>
        </w:r>
      </w:del>
    </w:p>
    <w:p w:rsidR="00E92FAF" w:rsidDel="007909F3" w:rsidRDefault="00F228E8">
      <w:pPr>
        <w:pStyle w:val="TOC1"/>
        <w:tabs>
          <w:tab w:val="left" w:pos="1320"/>
          <w:tab w:val="right" w:leader="dot" w:pos="8918"/>
        </w:tabs>
        <w:rPr>
          <w:del w:id="614" w:author=" Vijay Parmar" w:date="2009-08-22T21:04:00Z"/>
          <w:rFonts w:ascii="Times New Roman" w:hAnsi="Times New Roman"/>
          <w:b w:val="0"/>
          <w:noProof/>
        </w:rPr>
      </w:pPr>
      <w:del w:id="615" w:author=" Vijay Parmar" w:date="2009-08-22T21:04:00Z">
        <w:r w:rsidRPr="00F228E8">
          <w:rPr>
            <w:rPrChange w:id="616" w:author=" Vijay Parmar" w:date="2009-08-22T21:04:00Z">
              <w:rPr>
                <w:rStyle w:val="Hyperlink"/>
                <w:noProof/>
              </w:rPr>
            </w:rPrChange>
          </w:rPr>
          <w:delText>Chapter 5</w:delText>
        </w:r>
        <w:r w:rsidR="00E92FAF" w:rsidDel="007909F3">
          <w:rPr>
            <w:rFonts w:ascii="Times New Roman" w:hAnsi="Times New Roman"/>
            <w:b w:val="0"/>
            <w:noProof/>
          </w:rPr>
          <w:tab/>
        </w:r>
        <w:r w:rsidRPr="00F228E8">
          <w:rPr>
            <w:rPrChange w:id="617" w:author=" Vijay Parmar" w:date="2009-08-22T21:04:00Z">
              <w:rPr>
                <w:rStyle w:val="Hyperlink"/>
                <w:noProof/>
              </w:rPr>
            </w:rPrChange>
          </w:rPr>
          <w:delText>CSM Instance Level and Attribute Level Security</w:delText>
        </w:r>
        <w:r w:rsidR="00E92FAF" w:rsidDel="007909F3">
          <w:rPr>
            <w:noProof/>
            <w:webHidden/>
          </w:rPr>
          <w:tab/>
          <w:delText>79</w:delText>
        </w:r>
      </w:del>
    </w:p>
    <w:p w:rsidR="00E92FAF" w:rsidDel="007909F3" w:rsidRDefault="00F228E8">
      <w:pPr>
        <w:pStyle w:val="TOC2"/>
        <w:tabs>
          <w:tab w:val="right" w:leader="dot" w:pos="8918"/>
        </w:tabs>
        <w:rPr>
          <w:del w:id="618" w:author=" Vijay Parmar" w:date="2009-08-22T21:04:00Z"/>
          <w:rFonts w:ascii="Times New Roman" w:hAnsi="Times New Roman"/>
          <w:noProof/>
          <w:sz w:val="24"/>
        </w:rPr>
      </w:pPr>
      <w:del w:id="619" w:author=" Vijay Parmar" w:date="2009-08-22T21:04:00Z">
        <w:r w:rsidRPr="00F228E8">
          <w:rPr>
            <w:rPrChange w:id="620" w:author=" Vijay Parmar" w:date="2009-08-22T21:04:00Z">
              <w:rPr>
                <w:rStyle w:val="Hyperlink"/>
                <w:rFonts w:ascii="Palatino Linotype" w:hAnsi="Palatino Linotype"/>
                <w:b/>
                <w:noProof/>
                <w:sz w:val="24"/>
              </w:rPr>
            </w:rPrChange>
          </w:rPr>
          <w:delText>Instance Level Security</w:delText>
        </w:r>
        <w:r w:rsidR="00E92FAF" w:rsidDel="007909F3">
          <w:rPr>
            <w:noProof/>
            <w:webHidden/>
          </w:rPr>
          <w:tab/>
          <w:delText>79</w:delText>
        </w:r>
      </w:del>
    </w:p>
    <w:p w:rsidR="00E92FAF" w:rsidDel="007909F3" w:rsidRDefault="00F228E8">
      <w:pPr>
        <w:pStyle w:val="TOC3"/>
        <w:tabs>
          <w:tab w:val="right" w:leader="dot" w:pos="8918"/>
        </w:tabs>
        <w:rPr>
          <w:del w:id="621" w:author=" Vijay Parmar" w:date="2009-08-22T21:04:00Z"/>
          <w:rFonts w:ascii="Times New Roman" w:hAnsi="Times New Roman"/>
          <w:noProof/>
          <w:sz w:val="24"/>
        </w:rPr>
      </w:pPr>
      <w:del w:id="622" w:author=" Vijay Parmar" w:date="2009-08-22T21:04:00Z">
        <w:r w:rsidRPr="00F228E8">
          <w:rPr>
            <w:rPrChange w:id="623"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79</w:delText>
        </w:r>
      </w:del>
    </w:p>
    <w:p w:rsidR="00E92FAF" w:rsidDel="007909F3" w:rsidRDefault="00F228E8">
      <w:pPr>
        <w:pStyle w:val="TOC3"/>
        <w:tabs>
          <w:tab w:val="right" w:leader="dot" w:pos="8918"/>
        </w:tabs>
        <w:rPr>
          <w:del w:id="624" w:author=" Vijay Parmar" w:date="2009-08-22T21:04:00Z"/>
          <w:rFonts w:ascii="Times New Roman" w:hAnsi="Times New Roman"/>
          <w:noProof/>
          <w:sz w:val="24"/>
        </w:rPr>
      </w:pPr>
      <w:del w:id="625" w:author=" Vijay Parmar" w:date="2009-08-22T21:04:00Z">
        <w:r w:rsidRPr="00F228E8">
          <w:rPr>
            <w:rPrChange w:id="626" w:author=" Vijay Parmar" w:date="2009-08-22T21:04:00Z">
              <w:rPr>
                <w:rStyle w:val="Hyperlink"/>
                <w:rFonts w:ascii="Palatino Linotype" w:hAnsi="Palatino Linotype"/>
                <w:b/>
                <w:noProof/>
                <w:sz w:val="24"/>
              </w:rPr>
            </w:rPrChange>
          </w:rPr>
          <w:delText>Overall Design</w:delText>
        </w:r>
        <w:r w:rsidR="00E92FAF" w:rsidDel="007909F3">
          <w:rPr>
            <w:noProof/>
            <w:webHidden/>
          </w:rPr>
          <w:tab/>
          <w:delText>81</w:delText>
        </w:r>
      </w:del>
    </w:p>
    <w:p w:rsidR="00E92FAF" w:rsidDel="007909F3" w:rsidRDefault="00F228E8">
      <w:pPr>
        <w:pStyle w:val="TOC3"/>
        <w:tabs>
          <w:tab w:val="right" w:leader="dot" w:pos="8918"/>
        </w:tabs>
        <w:rPr>
          <w:del w:id="627" w:author=" Vijay Parmar" w:date="2009-08-22T21:04:00Z"/>
          <w:rFonts w:ascii="Times New Roman" w:hAnsi="Times New Roman"/>
          <w:noProof/>
          <w:sz w:val="24"/>
        </w:rPr>
      </w:pPr>
      <w:del w:id="628" w:author=" Vijay Parmar" w:date="2009-08-22T21:04:00Z">
        <w:r w:rsidRPr="00F228E8">
          <w:rPr>
            <w:rPrChange w:id="629" w:author=" Vijay Parmar" w:date="2009-08-22T21:04:00Z">
              <w:rPr>
                <w:rStyle w:val="Hyperlink"/>
                <w:rFonts w:ascii="Palatino Linotype" w:hAnsi="Palatino Linotype"/>
                <w:b/>
                <w:noProof/>
                <w:sz w:val="24"/>
              </w:rPr>
            </w:rPrChange>
          </w:rPr>
          <w:delText>Provisioning Instance Level Security</w:delText>
        </w:r>
        <w:r w:rsidR="00E92FAF" w:rsidDel="007909F3">
          <w:rPr>
            <w:noProof/>
            <w:webHidden/>
          </w:rPr>
          <w:tab/>
          <w:delText>81</w:delText>
        </w:r>
      </w:del>
    </w:p>
    <w:p w:rsidR="00E92FAF" w:rsidDel="007909F3" w:rsidRDefault="00F228E8">
      <w:pPr>
        <w:pStyle w:val="TOC3"/>
        <w:tabs>
          <w:tab w:val="right" w:leader="dot" w:pos="8918"/>
        </w:tabs>
        <w:rPr>
          <w:del w:id="630" w:author=" Vijay Parmar" w:date="2009-08-22T21:04:00Z"/>
          <w:rFonts w:ascii="Times New Roman" w:hAnsi="Times New Roman"/>
          <w:noProof/>
          <w:sz w:val="24"/>
        </w:rPr>
      </w:pPr>
      <w:del w:id="631" w:author=" Vijay Parmar" w:date="2009-08-22T21:04:00Z">
        <w:r w:rsidRPr="00F228E8">
          <w:rPr>
            <w:rPrChange w:id="632" w:author=" Vijay Parmar" w:date="2009-08-22T21:04:00Z">
              <w:rPr>
                <w:rStyle w:val="Hyperlink"/>
                <w:rFonts w:ascii="Palatino Linotype" w:hAnsi="Palatino Linotype"/>
                <w:b/>
                <w:noProof/>
                <w:sz w:val="24"/>
              </w:rPr>
            </w:rPrChange>
          </w:rPr>
          <w:delText>Using Instance Level Security</w:delText>
        </w:r>
        <w:r w:rsidR="00E92FAF" w:rsidDel="007909F3">
          <w:rPr>
            <w:noProof/>
            <w:webHidden/>
          </w:rPr>
          <w:tab/>
          <w:delText>84</w:delText>
        </w:r>
      </w:del>
    </w:p>
    <w:p w:rsidR="00E92FAF" w:rsidDel="007909F3" w:rsidRDefault="00F228E8">
      <w:pPr>
        <w:pStyle w:val="TOC3"/>
        <w:tabs>
          <w:tab w:val="right" w:leader="dot" w:pos="8918"/>
        </w:tabs>
        <w:rPr>
          <w:del w:id="633" w:author=" Vijay Parmar" w:date="2009-08-22T21:04:00Z"/>
          <w:rFonts w:ascii="Times New Roman" w:hAnsi="Times New Roman"/>
          <w:noProof/>
          <w:sz w:val="24"/>
        </w:rPr>
      </w:pPr>
      <w:del w:id="634" w:author=" Vijay Parmar" w:date="2009-08-22T21:04:00Z">
        <w:r w:rsidRPr="00F228E8">
          <w:rPr>
            <w:rPrChange w:id="635"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86</w:delText>
        </w:r>
      </w:del>
    </w:p>
    <w:p w:rsidR="00E92FAF" w:rsidDel="007909F3" w:rsidRDefault="00F228E8">
      <w:pPr>
        <w:pStyle w:val="TOC2"/>
        <w:tabs>
          <w:tab w:val="right" w:leader="dot" w:pos="8918"/>
        </w:tabs>
        <w:rPr>
          <w:del w:id="636" w:author=" Vijay Parmar" w:date="2009-08-22T21:04:00Z"/>
          <w:rFonts w:ascii="Times New Roman" w:hAnsi="Times New Roman"/>
          <w:noProof/>
          <w:sz w:val="24"/>
        </w:rPr>
      </w:pPr>
      <w:del w:id="637" w:author=" Vijay Parmar" w:date="2009-08-22T21:04:00Z">
        <w:r w:rsidRPr="00F228E8">
          <w:rPr>
            <w:rPrChange w:id="638" w:author=" Vijay Parmar" w:date="2009-08-22T21:04:00Z">
              <w:rPr>
                <w:rStyle w:val="Hyperlink"/>
                <w:rFonts w:ascii="Palatino Linotype" w:hAnsi="Palatino Linotype"/>
                <w:b/>
                <w:noProof/>
                <w:sz w:val="24"/>
              </w:rPr>
            </w:rPrChange>
          </w:rPr>
          <w:delText>Attribute Level Security</w:delText>
        </w:r>
        <w:r w:rsidR="00E92FAF" w:rsidDel="007909F3">
          <w:rPr>
            <w:noProof/>
            <w:webHidden/>
          </w:rPr>
          <w:tab/>
          <w:delText>86</w:delText>
        </w:r>
      </w:del>
    </w:p>
    <w:p w:rsidR="00E92FAF" w:rsidDel="007909F3" w:rsidRDefault="00F228E8">
      <w:pPr>
        <w:pStyle w:val="TOC3"/>
        <w:tabs>
          <w:tab w:val="right" w:leader="dot" w:pos="8918"/>
        </w:tabs>
        <w:rPr>
          <w:del w:id="639" w:author=" Vijay Parmar" w:date="2009-08-22T21:04:00Z"/>
          <w:rFonts w:ascii="Times New Roman" w:hAnsi="Times New Roman"/>
          <w:noProof/>
          <w:sz w:val="24"/>
        </w:rPr>
      </w:pPr>
      <w:del w:id="640" w:author=" Vijay Parmar" w:date="2009-08-22T21:04:00Z">
        <w:r w:rsidRPr="00F228E8">
          <w:rPr>
            <w:rPrChange w:id="641"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86</w:delText>
        </w:r>
      </w:del>
    </w:p>
    <w:p w:rsidR="00E92FAF" w:rsidDel="007909F3" w:rsidRDefault="00F228E8">
      <w:pPr>
        <w:pStyle w:val="TOC3"/>
        <w:tabs>
          <w:tab w:val="right" w:leader="dot" w:pos="8918"/>
        </w:tabs>
        <w:rPr>
          <w:del w:id="642" w:author=" Vijay Parmar" w:date="2009-08-22T21:04:00Z"/>
          <w:rFonts w:ascii="Times New Roman" w:hAnsi="Times New Roman"/>
          <w:noProof/>
          <w:sz w:val="24"/>
        </w:rPr>
      </w:pPr>
      <w:del w:id="643" w:author=" Vijay Parmar" w:date="2009-08-22T21:04:00Z">
        <w:r w:rsidRPr="00F228E8">
          <w:rPr>
            <w:rPrChange w:id="644" w:author=" Vijay Parmar" w:date="2009-08-22T21:04:00Z">
              <w:rPr>
                <w:rStyle w:val="Hyperlink"/>
                <w:rFonts w:ascii="Palatino Linotype" w:hAnsi="Palatino Linotype"/>
                <w:b/>
                <w:noProof/>
                <w:sz w:val="24"/>
              </w:rPr>
            </w:rPrChange>
          </w:rPr>
          <w:delText>Overall Design</w:delText>
        </w:r>
        <w:r w:rsidR="00E92FAF" w:rsidDel="007909F3">
          <w:rPr>
            <w:noProof/>
            <w:webHidden/>
          </w:rPr>
          <w:tab/>
          <w:delText>87</w:delText>
        </w:r>
      </w:del>
    </w:p>
    <w:p w:rsidR="00E92FAF" w:rsidDel="007909F3" w:rsidRDefault="00F228E8">
      <w:pPr>
        <w:pStyle w:val="TOC3"/>
        <w:tabs>
          <w:tab w:val="right" w:leader="dot" w:pos="8918"/>
        </w:tabs>
        <w:rPr>
          <w:del w:id="645" w:author=" Vijay Parmar" w:date="2009-08-22T21:04:00Z"/>
          <w:rFonts w:ascii="Times New Roman" w:hAnsi="Times New Roman"/>
          <w:noProof/>
          <w:sz w:val="24"/>
        </w:rPr>
      </w:pPr>
      <w:del w:id="646" w:author=" Vijay Parmar" w:date="2009-08-22T21:04:00Z">
        <w:r w:rsidRPr="00F228E8">
          <w:rPr>
            <w:rPrChange w:id="647" w:author=" Vijay Parmar" w:date="2009-08-22T21:04:00Z">
              <w:rPr>
                <w:rStyle w:val="Hyperlink"/>
                <w:rFonts w:ascii="Palatino Linotype" w:hAnsi="Palatino Linotype"/>
                <w:b/>
                <w:noProof/>
                <w:sz w:val="24"/>
              </w:rPr>
            </w:rPrChange>
          </w:rPr>
          <w:delText>Strict Or Lenient Behavior</w:delText>
        </w:r>
        <w:r w:rsidR="00E92FAF" w:rsidDel="007909F3">
          <w:rPr>
            <w:noProof/>
            <w:webHidden/>
          </w:rPr>
          <w:tab/>
          <w:delText>87</w:delText>
        </w:r>
      </w:del>
    </w:p>
    <w:p w:rsidR="00E92FAF" w:rsidDel="007909F3" w:rsidRDefault="00F228E8">
      <w:pPr>
        <w:pStyle w:val="TOC3"/>
        <w:tabs>
          <w:tab w:val="right" w:leader="dot" w:pos="8918"/>
        </w:tabs>
        <w:rPr>
          <w:del w:id="648" w:author=" Vijay Parmar" w:date="2009-08-22T21:04:00Z"/>
          <w:rFonts w:ascii="Times New Roman" w:hAnsi="Times New Roman"/>
          <w:noProof/>
          <w:sz w:val="24"/>
        </w:rPr>
      </w:pPr>
      <w:del w:id="649" w:author=" Vijay Parmar" w:date="2009-08-22T21:04:00Z">
        <w:r w:rsidRPr="00F228E8">
          <w:rPr>
            <w:rPrChange w:id="650" w:author=" Vijay Parmar" w:date="2009-08-22T21:04:00Z">
              <w:rPr>
                <w:rStyle w:val="Hyperlink"/>
                <w:rFonts w:ascii="Palatino Linotype" w:hAnsi="Palatino Linotype"/>
                <w:b/>
                <w:noProof/>
                <w:sz w:val="24"/>
              </w:rPr>
            </w:rPrChange>
          </w:rPr>
          <w:delText>Provisioning Attribute Level Security</w:delText>
        </w:r>
        <w:r w:rsidR="00E92FAF" w:rsidDel="007909F3">
          <w:rPr>
            <w:noProof/>
            <w:webHidden/>
          </w:rPr>
          <w:tab/>
          <w:delText>87</w:delText>
        </w:r>
      </w:del>
    </w:p>
    <w:p w:rsidR="00E92FAF" w:rsidDel="007909F3" w:rsidRDefault="00F228E8">
      <w:pPr>
        <w:pStyle w:val="TOC3"/>
        <w:tabs>
          <w:tab w:val="right" w:leader="dot" w:pos="8918"/>
        </w:tabs>
        <w:rPr>
          <w:del w:id="651" w:author=" Vijay Parmar" w:date="2009-08-22T21:04:00Z"/>
          <w:rFonts w:ascii="Times New Roman" w:hAnsi="Times New Roman"/>
          <w:noProof/>
          <w:sz w:val="24"/>
        </w:rPr>
      </w:pPr>
      <w:del w:id="652" w:author=" Vijay Parmar" w:date="2009-08-22T21:04:00Z">
        <w:r w:rsidRPr="00F228E8">
          <w:rPr>
            <w:rPrChange w:id="653" w:author=" Vijay Parmar" w:date="2009-08-22T21:04:00Z">
              <w:rPr>
                <w:rStyle w:val="Hyperlink"/>
                <w:rFonts w:ascii="Palatino Linotype" w:hAnsi="Palatino Linotype"/>
                <w:b/>
                <w:noProof/>
                <w:sz w:val="24"/>
              </w:rPr>
            </w:rPrChange>
          </w:rPr>
          <w:delText>Using Attribute Level Security</w:delText>
        </w:r>
        <w:r w:rsidR="00E92FAF" w:rsidDel="007909F3">
          <w:rPr>
            <w:noProof/>
            <w:webHidden/>
          </w:rPr>
          <w:tab/>
          <w:delText>88</w:delText>
        </w:r>
      </w:del>
    </w:p>
    <w:p w:rsidR="00E92FAF" w:rsidDel="007909F3" w:rsidRDefault="00F228E8">
      <w:pPr>
        <w:pStyle w:val="TOC3"/>
        <w:tabs>
          <w:tab w:val="right" w:leader="dot" w:pos="8918"/>
        </w:tabs>
        <w:rPr>
          <w:del w:id="654" w:author=" Vijay Parmar" w:date="2009-08-22T21:04:00Z"/>
          <w:rFonts w:ascii="Times New Roman" w:hAnsi="Times New Roman"/>
          <w:noProof/>
          <w:sz w:val="24"/>
        </w:rPr>
      </w:pPr>
      <w:del w:id="655" w:author=" Vijay Parmar" w:date="2009-08-22T21:04:00Z">
        <w:r w:rsidRPr="00F228E8">
          <w:rPr>
            <w:rPrChange w:id="656"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89</w:delText>
        </w:r>
      </w:del>
    </w:p>
    <w:p w:rsidR="00E92FAF" w:rsidDel="007909F3" w:rsidRDefault="00F228E8">
      <w:pPr>
        <w:pStyle w:val="TOC1"/>
        <w:tabs>
          <w:tab w:val="left" w:pos="1320"/>
          <w:tab w:val="right" w:leader="dot" w:pos="8918"/>
        </w:tabs>
        <w:rPr>
          <w:del w:id="657" w:author=" Vijay Parmar" w:date="2009-08-22T21:04:00Z"/>
          <w:rFonts w:ascii="Times New Roman" w:hAnsi="Times New Roman"/>
          <w:b w:val="0"/>
          <w:noProof/>
        </w:rPr>
      </w:pPr>
      <w:del w:id="658" w:author=" Vijay Parmar" w:date="2009-08-22T21:04:00Z">
        <w:r w:rsidRPr="00F228E8">
          <w:rPr>
            <w:rPrChange w:id="659" w:author=" Vijay Parmar" w:date="2009-08-22T21:04:00Z">
              <w:rPr>
                <w:rStyle w:val="Hyperlink"/>
                <w:noProof/>
              </w:rPr>
            </w:rPrChange>
          </w:rPr>
          <w:delText>Chapter 6</w:delText>
        </w:r>
        <w:r w:rsidR="00E92FAF" w:rsidDel="007909F3">
          <w:rPr>
            <w:rFonts w:ascii="Times New Roman" w:hAnsi="Times New Roman"/>
            <w:b w:val="0"/>
            <w:noProof/>
          </w:rPr>
          <w:tab/>
        </w:r>
        <w:r w:rsidRPr="00F228E8">
          <w:rPr>
            <w:rPrChange w:id="660" w:author=" Vijay Parmar" w:date="2009-08-22T21:04:00Z">
              <w:rPr>
                <w:rStyle w:val="Hyperlink"/>
                <w:noProof/>
              </w:rPr>
            </w:rPrChange>
          </w:rPr>
          <w:delText>Acegi Adapter</w:delText>
        </w:r>
        <w:r w:rsidR="00E92FAF" w:rsidDel="007909F3">
          <w:rPr>
            <w:noProof/>
            <w:webHidden/>
          </w:rPr>
          <w:tab/>
          <w:delText>91</w:delText>
        </w:r>
      </w:del>
    </w:p>
    <w:p w:rsidR="00E92FAF" w:rsidDel="007909F3" w:rsidRDefault="00F228E8">
      <w:pPr>
        <w:pStyle w:val="TOC2"/>
        <w:tabs>
          <w:tab w:val="right" w:leader="dot" w:pos="8918"/>
        </w:tabs>
        <w:rPr>
          <w:del w:id="661" w:author=" Vijay Parmar" w:date="2009-08-22T21:04:00Z"/>
          <w:rFonts w:ascii="Times New Roman" w:hAnsi="Times New Roman"/>
          <w:noProof/>
          <w:sz w:val="24"/>
        </w:rPr>
      </w:pPr>
      <w:del w:id="662" w:author=" Vijay Parmar" w:date="2009-08-22T21:04:00Z">
        <w:r w:rsidRPr="00F228E8">
          <w:rPr>
            <w:rPrChange w:id="663" w:author=" Vijay Parmar" w:date="2009-08-22T21:04:00Z">
              <w:rPr>
                <w:rStyle w:val="Hyperlink"/>
                <w:rFonts w:ascii="Palatino Linotype" w:hAnsi="Palatino Linotype"/>
                <w:b/>
                <w:noProof/>
                <w:sz w:val="24"/>
              </w:rPr>
            </w:rPrChange>
          </w:rPr>
          <w:delText>Implementation</w:delText>
        </w:r>
        <w:r w:rsidR="00E92FAF" w:rsidDel="007909F3">
          <w:rPr>
            <w:noProof/>
            <w:webHidden/>
          </w:rPr>
          <w:tab/>
          <w:delText>91</w:delText>
        </w:r>
      </w:del>
    </w:p>
    <w:p w:rsidR="00E92FAF" w:rsidDel="007909F3" w:rsidRDefault="00F228E8">
      <w:pPr>
        <w:pStyle w:val="TOC3"/>
        <w:tabs>
          <w:tab w:val="right" w:leader="dot" w:pos="8918"/>
        </w:tabs>
        <w:rPr>
          <w:del w:id="664" w:author=" Vijay Parmar" w:date="2009-08-22T21:04:00Z"/>
          <w:rFonts w:ascii="Times New Roman" w:hAnsi="Times New Roman"/>
          <w:noProof/>
          <w:sz w:val="24"/>
        </w:rPr>
      </w:pPr>
      <w:del w:id="665" w:author=" Vijay Parmar" w:date="2009-08-22T21:04:00Z">
        <w:r w:rsidRPr="00F228E8">
          <w:rPr>
            <w:rPrChange w:id="666" w:author=" Vijay Parmar" w:date="2009-08-22T21:04:00Z">
              <w:rPr>
                <w:rStyle w:val="Hyperlink"/>
                <w:rFonts w:ascii="Palatino Linotype" w:hAnsi="Palatino Linotype"/>
                <w:b/>
                <w:noProof/>
                <w:sz w:val="24"/>
              </w:rPr>
            </w:rPrChange>
          </w:rPr>
          <w:delText>Method Level Security</w:delText>
        </w:r>
        <w:r w:rsidR="00E92FAF" w:rsidDel="007909F3">
          <w:rPr>
            <w:noProof/>
            <w:webHidden/>
          </w:rPr>
          <w:tab/>
          <w:delText>92</w:delText>
        </w:r>
      </w:del>
    </w:p>
    <w:p w:rsidR="00E92FAF" w:rsidDel="007909F3" w:rsidRDefault="00F228E8">
      <w:pPr>
        <w:pStyle w:val="TOC3"/>
        <w:tabs>
          <w:tab w:val="right" w:leader="dot" w:pos="8918"/>
        </w:tabs>
        <w:rPr>
          <w:del w:id="667" w:author=" Vijay Parmar" w:date="2009-08-22T21:04:00Z"/>
          <w:rFonts w:ascii="Times New Roman" w:hAnsi="Times New Roman"/>
          <w:noProof/>
          <w:sz w:val="24"/>
        </w:rPr>
      </w:pPr>
      <w:del w:id="668" w:author=" Vijay Parmar" w:date="2009-08-22T21:04:00Z">
        <w:r w:rsidRPr="00F228E8">
          <w:rPr>
            <w:rPrChange w:id="669" w:author=" Vijay Parmar" w:date="2009-08-22T21:04:00Z">
              <w:rPr>
                <w:rStyle w:val="Hyperlink"/>
                <w:rFonts w:ascii="Palatino Linotype" w:hAnsi="Palatino Linotype"/>
                <w:b/>
                <w:noProof/>
                <w:sz w:val="24"/>
              </w:rPr>
            </w:rPrChange>
          </w:rPr>
          <w:delText>Method Parameter Level Security</w:delText>
        </w:r>
        <w:r w:rsidR="00E92FAF" w:rsidDel="007909F3">
          <w:rPr>
            <w:noProof/>
            <w:webHidden/>
          </w:rPr>
          <w:tab/>
          <w:delText>92</w:delText>
        </w:r>
      </w:del>
    </w:p>
    <w:p w:rsidR="00E92FAF" w:rsidDel="007909F3" w:rsidRDefault="00F228E8">
      <w:pPr>
        <w:pStyle w:val="TOC2"/>
        <w:tabs>
          <w:tab w:val="right" w:leader="dot" w:pos="8918"/>
        </w:tabs>
        <w:rPr>
          <w:del w:id="670" w:author=" Vijay Parmar" w:date="2009-08-22T21:04:00Z"/>
          <w:rFonts w:ascii="Times New Roman" w:hAnsi="Times New Roman"/>
          <w:noProof/>
          <w:sz w:val="24"/>
        </w:rPr>
      </w:pPr>
      <w:del w:id="671" w:author=" Vijay Parmar" w:date="2009-08-22T21:04:00Z">
        <w:r w:rsidRPr="00F228E8">
          <w:rPr>
            <w:rPrChange w:id="672" w:author=" Vijay Parmar" w:date="2009-08-22T21:04:00Z">
              <w:rPr>
                <w:rStyle w:val="Hyperlink"/>
                <w:rFonts w:ascii="Palatino Linotype" w:hAnsi="Palatino Linotype"/>
                <w:b/>
                <w:noProof/>
                <w:sz w:val="24"/>
              </w:rPr>
            </w:rPrChange>
          </w:rPr>
          <w:delText>Workflow</w:delText>
        </w:r>
        <w:r w:rsidR="00E92FAF" w:rsidDel="007909F3">
          <w:rPr>
            <w:noProof/>
            <w:webHidden/>
          </w:rPr>
          <w:tab/>
          <w:delText>92</w:delText>
        </w:r>
      </w:del>
    </w:p>
    <w:p w:rsidR="00E92FAF" w:rsidDel="007909F3" w:rsidRDefault="00F228E8">
      <w:pPr>
        <w:pStyle w:val="TOC2"/>
        <w:tabs>
          <w:tab w:val="right" w:leader="dot" w:pos="8918"/>
        </w:tabs>
        <w:rPr>
          <w:del w:id="673" w:author=" Vijay Parmar" w:date="2009-08-22T21:04:00Z"/>
          <w:rFonts w:ascii="Times New Roman" w:hAnsi="Times New Roman"/>
          <w:noProof/>
          <w:sz w:val="24"/>
        </w:rPr>
      </w:pPr>
      <w:del w:id="674" w:author=" Vijay Parmar" w:date="2009-08-22T21:04:00Z">
        <w:r w:rsidRPr="00F228E8">
          <w:rPr>
            <w:rPrChange w:id="675" w:author=" Vijay Parmar" w:date="2009-08-22T21:04:00Z">
              <w:rPr>
                <w:rStyle w:val="Hyperlink"/>
                <w:rFonts w:ascii="Palatino Linotype" w:hAnsi="Palatino Linotype"/>
                <w:b/>
                <w:noProof/>
                <w:sz w:val="24"/>
              </w:rPr>
            </w:rPrChange>
          </w:rPr>
          <w:delText>Integrating and Configuring</w:delText>
        </w:r>
        <w:r w:rsidR="00E92FAF" w:rsidDel="007909F3">
          <w:rPr>
            <w:noProof/>
            <w:webHidden/>
          </w:rPr>
          <w:tab/>
          <w:delText>93</w:delText>
        </w:r>
      </w:del>
    </w:p>
    <w:p w:rsidR="00E92FAF" w:rsidDel="007909F3" w:rsidRDefault="00F228E8">
      <w:pPr>
        <w:pStyle w:val="TOC3"/>
        <w:tabs>
          <w:tab w:val="right" w:leader="dot" w:pos="8918"/>
        </w:tabs>
        <w:rPr>
          <w:del w:id="676" w:author=" Vijay Parmar" w:date="2009-08-22T21:04:00Z"/>
          <w:rFonts w:ascii="Times New Roman" w:hAnsi="Times New Roman"/>
          <w:noProof/>
          <w:sz w:val="24"/>
        </w:rPr>
      </w:pPr>
      <w:del w:id="677" w:author=" Vijay Parmar" w:date="2009-08-22T21:04:00Z">
        <w:r w:rsidRPr="00F228E8">
          <w:rPr>
            <w:rPrChange w:id="678" w:author=" Vijay Parmar" w:date="2009-08-22T21:04:00Z">
              <w:rPr>
                <w:rStyle w:val="Hyperlink"/>
                <w:rFonts w:ascii="Palatino Linotype" w:hAnsi="Palatino Linotype"/>
                <w:b/>
                <w:noProof/>
                <w:sz w:val="24"/>
              </w:rPr>
            </w:rPrChange>
          </w:rPr>
          <w:delText>Configure Acegi Security</w:delText>
        </w:r>
        <w:r w:rsidR="00E92FAF" w:rsidDel="007909F3">
          <w:rPr>
            <w:noProof/>
            <w:webHidden/>
          </w:rPr>
          <w:tab/>
          <w:delText>93</w:delText>
        </w:r>
      </w:del>
    </w:p>
    <w:p w:rsidR="00E92FAF" w:rsidDel="007909F3" w:rsidRDefault="00F228E8">
      <w:pPr>
        <w:pStyle w:val="TOC3"/>
        <w:tabs>
          <w:tab w:val="right" w:leader="dot" w:pos="8918"/>
        </w:tabs>
        <w:rPr>
          <w:del w:id="679" w:author=" Vijay Parmar" w:date="2009-08-22T21:04:00Z"/>
          <w:rFonts w:ascii="Times New Roman" w:hAnsi="Times New Roman"/>
          <w:noProof/>
          <w:sz w:val="24"/>
        </w:rPr>
      </w:pPr>
      <w:del w:id="680" w:author=" Vijay Parmar" w:date="2009-08-22T21:04:00Z">
        <w:r w:rsidRPr="00F228E8">
          <w:rPr>
            <w:rPrChange w:id="681" w:author=" Vijay Parmar" w:date="2009-08-22T21:04:00Z">
              <w:rPr>
                <w:rStyle w:val="Hyperlink"/>
                <w:rFonts w:ascii="Palatino Linotype" w:hAnsi="Palatino Linotype"/>
                <w:b/>
                <w:noProof/>
                <w:sz w:val="24"/>
              </w:rPr>
            </w:rPrChange>
          </w:rPr>
          <w:delText>Database Properties and Configuration</w:delText>
        </w:r>
        <w:r w:rsidR="00E92FAF" w:rsidDel="007909F3">
          <w:rPr>
            <w:noProof/>
            <w:webHidden/>
          </w:rPr>
          <w:tab/>
          <w:delText>94</w:delText>
        </w:r>
      </w:del>
    </w:p>
    <w:p w:rsidR="00E92FAF" w:rsidDel="007909F3" w:rsidRDefault="00F228E8">
      <w:pPr>
        <w:pStyle w:val="TOC3"/>
        <w:tabs>
          <w:tab w:val="right" w:leader="dot" w:pos="8918"/>
        </w:tabs>
        <w:rPr>
          <w:del w:id="682" w:author=" Vijay Parmar" w:date="2009-08-22T21:04:00Z"/>
          <w:rFonts w:ascii="Times New Roman" w:hAnsi="Times New Roman"/>
          <w:noProof/>
          <w:sz w:val="24"/>
        </w:rPr>
      </w:pPr>
      <w:del w:id="683" w:author=" Vijay Parmar" w:date="2009-08-22T21:04:00Z">
        <w:r w:rsidRPr="00F228E8">
          <w:rPr>
            <w:rPrChange w:id="684" w:author=" Vijay Parmar" w:date="2009-08-22T21:04:00Z">
              <w:rPr>
                <w:rStyle w:val="Hyperlink"/>
                <w:rFonts w:ascii="Palatino Linotype" w:hAnsi="Palatino Linotype"/>
                <w:b/>
                <w:noProof/>
                <w:sz w:val="24"/>
              </w:rPr>
            </w:rPrChange>
          </w:rPr>
          <w:delText>User provisioning via UPT</w:delText>
        </w:r>
        <w:r w:rsidR="00E92FAF" w:rsidDel="007909F3">
          <w:rPr>
            <w:noProof/>
            <w:webHidden/>
          </w:rPr>
          <w:tab/>
          <w:delText>99</w:delText>
        </w:r>
      </w:del>
    </w:p>
    <w:p w:rsidR="00E92FAF" w:rsidDel="007909F3" w:rsidRDefault="00F228E8" w:rsidP="00E92FAF">
      <w:pPr>
        <w:pStyle w:val="TOC1"/>
        <w:keepNext/>
        <w:tabs>
          <w:tab w:val="left" w:pos="1320"/>
          <w:tab w:val="right" w:leader="dot" w:pos="8918"/>
        </w:tabs>
        <w:rPr>
          <w:del w:id="685" w:author=" Vijay Parmar" w:date="2009-08-22T21:04:00Z"/>
          <w:rFonts w:ascii="Times New Roman" w:hAnsi="Times New Roman"/>
          <w:b w:val="0"/>
          <w:noProof/>
        </w:rPr>
      </w:pPr>
      <w:del w:id="686" w:author=" Vijay Parmar" w:date="2009-08-22T21:04:00Z">
        <w:r w:rsidRPr="00F228E8">
          <w:rPr>
            <w:rPrChange w:id="687" w:author=" Vijay Parmar" w:date="2009-08-22T21:04:00Z">
              <w:rPr>
                <w:rStyle w:val="Hyperlink"/>
                <w:noProof/>
              </w:rPr>
            </w:rPrChange>
          </w:rPr>
          <w:delText>Chapter 7</w:delText>
        </w:r>
        <w:r w:rsidR="00E92FAF" w:rsidDel="007909F3">
          <w:rPr>
            <w:rFonts w:ascii="Times New Roman" w:hAnsi="Times New Roman"/>
            <w:b w:val="0"/>
            <w:noProof/>
          </w:rPr>
          <w:tab/>
        </w:r>
        <w:r w:rsidRPr="00F228E8">
          <w:rPr>
            <w:rPrChange w:id="688" w:author=" Vijay Parmar" w:date="2009-08-22T21:04:00Z">
              <w:rPr>
                <w:rStyle w:val="Hyperlink"/>
                <w:noProof/>
              </w:rPr>
            </w:rPrChange>
          </w:rPr>
          <w:delText>CSM caGrid Authentication</w:delText>
        </w:r>
        <w:r w:rsidR="00E92FAF" w:rsidDel="007909F3">
          <w:rPr>
            <w:noProof/>
            <w:webHidden/>
          </w:rPr>
          <w:tab/>
          <w:delText>101</w:delText>
        </w:r>
      </w:del>
    </w:p>
    <w:p w:rsidR="00E92FAF" w:rsidDel="007909F3" w:rsidRDefault="00F228E8" w:rsidP="00E92FAF">
      <w:pPr>
        <w:pStyle w:val="TOC2"/>
        <w:keepNext/>
        <w:tabs>
          <w:tab w:val="right" w:leader="dot" w:pos="8918"/>
        </w:tabs>
        <w:rPr>
          <w:del w:id="689" w:author=" Vijay Parmar" w:date="2009-08-22T21:04:00Z"/>
          <w:rFonts w:ascii="Times New Roman" w:hAnsi="Times New Roman"/>
          <w:noProof/>
          <w:sz w:val="24"/>
        </w:rPr>
      </w:pPr>
      <w:del w:id="690" w:author=" Vijay Parmar" w:date="2009-08-22T21:04:00Z">
        <w:r w:rsidRPr="00F228E8">
          <w:rPr>
            <w:rPrChange w:id="691" w:author=" Vijay Parmar" w:date="2009-08-22T21:04:00Z">
              <w:rPr>
                <w:rStyle w:val="Hyperlink"/>
                <w:rFonts w:ascii="Palatino Linotype" w:hAnsi="Palatino Linotype"/>
                <w:b/>
                <w:noProof/>
                <w:sz w:val="24"/>
              </w:rPr>
            </w:rPrChange>
          </w:rPr>
          <w:delText>Authentication for caGrid</w:delText>
        </w:r>
        <w:r w:rsidR="00E92FAF" w:rsidDel="007909F3">
          <w:rPr>
            <w:noProof/>
            <w:webHidden/>
          </w:rPr>
          <w:tab/>
          <w:delText>101</w:delText>
        </w:r>
      </w:del>
    </w:p>
    <w:p w:rsidR="00E92FAF" w:rsidDel="007909F3" w:rsidRDefault="00F228E8" w:rsidP="00E92FAF">
      <w:pPr>
        <w:pStyle w:val="TOC3"/>
        <w:keepNext/>
        <w:tabs>
          <w:tab w:val="right" w:leader="dot" w:pos="8918"/>
        </w:tabs>
        <w:rPr>
          <w:del w:id="692" w:author=" Vijay Parmar" w:date="2009-08-22T21:04:00Z"/>
          <w:rFonts w:ascii="Times New Roman" w:hAnsi="Times New Roman"/>
          <w:noProof/>
          <w:sz w:val="24"/>
        </w:rPr>
      </w:pPr>
      <w:del w:id="693" w:author=" Vijay Parmar" w:date="2009-08-22T21:04:00Z">
        <w:r w:rsidRPr="00F228E8">
          <w:rPr>
            <w:rPrChange w:id="694" w:author=" Vijay Parmar" w:date="2009-08-22T21:04:00Z">
              <w:rPr>
                <w:rStyle w:val="Hyperlink"/>
                <w:rFonts w:ascii="Palatino Linotype" w:hAnsi="Palatino Linotype"/>
                <w:b/>
                <w:noProof/>
                <w:sz w:val="24"/>
              </w:rPr>
            </w:rPrChange>
          </w:rPr>
          <w:delText>CSM Configuration for IDP/Authentication Service</w:delText>
        </w:r>
        <w:r w:rsidR="00E92FAF" w:rsidDel="007909F3">
          <w:rPr>
            <w:noProof/>
            <w:webHidden/>
          </w:rPr>
          <w:tab/>
          <w:delText>101</w:delText>
        </w:r>
      </w:del>
    </w:p>
    <w:p w:rsidR="00E92FAF" w:rsidDel="007909F3" w:rsidRDefault="00F228E8">
      <w:pPr>
        <w:pStyle w:val="TOC2"/>
        <w:tabs>
          <w:tab w:val="right" w:leader="dot" w:pos="8918"/>
        </w:tabs>
        <w:rPr>
          <w:del w:id="695" w:author=" Vijay Parmar" w:date="2009-08-22T21:04:00Z"/>
          <w:rFonts w:ascii="Times New Roman" w:hAnsi="Times New Roman"/>
          <w:noProof/>
          <w:sz w:val="24"/>
        </w:rPr>
      </w:pPr>
      <w:del w:id="696" w:author=" Vijay Parmar" w:date="2009-08-22T21:04:00Z">
        <w:r w:rsidRPr="00F228E8">
          <w:rPr>
            <w:rPrChange w:id="697" w:author=" Vijay Parmar" w:date="2009-08-22T21:04:00Z">
              <w:rPr>
                <w:rStyle w:val="Hyperlink"/>
                <w:rFonts w:ascii="Palatino Linotype" w:hAnsi="Palatino Linotype"/>
                <w:b/>
                <w:noProof/>
                <w:sz w:val="24"/>
              </w:rPr>
            </w:rPrChange>
          </w:rPr>
          <w:delText>Authorization for caGrid</w:delText>
        </w:r>
        <w:r w:rsidR="00E92FAF" w:rsidDel="007909F3">
          <w:rPr>
            <w:noProof/>
            <w:webHidden/>
          </w:rPr>
          <w:tab/>
          <w:delText>103</w:delText>
        </w:r>
      </w:del>
    </w:p>
    <w:p w:rsidR="00E92FAF" w:rsidDel="007909F3" w:rsidRDefault="00F228E8">
      <w:pPr>
        <w:pStyle w:val="TOC3"/>
        <w:tabs>
          <w:tab w:val="right" w:leader="dot" w:pos="8918"/>
        </w:tabs>
        <w:rPr>
          <w:del w:id="698" w:author=" Vijay Parmar" w:date="2009-08-22T21:04:00Z"/>
          <w:rFonts w:ascii="Times New Roman" w:hAnsi="Times New Roman"/>
          <w:noProof/>
          <w:sz w:val="24"/>
        </w:rPr>
      </w:pPr>
      <w:del w:id="699" w:author=" Vijay Parmar" w:date="2009-08-22T21:04:00Z">
        <w:r w:rsidRPr="00F228E8">
          <w:rPr>
            <w:rPrChange w:id="700" w:author=" Vijay Parmar" w:date="2009-08-22T21:04:00Z">
              <w:rPr>
                <w:rStyle w:val="Hyperlink"/>
                <w:rFonts w:ascii="Palatino Linotype" w:hAnsi="Palatino Linotype"/>
                <w:b/>
                <w:noProof/>
                <w:sz w:val="24"/>
              </w:rPr>
            </w:rPrChange>
          </w:rPr>
          <w:delText>Using Grid Group Names for Check Permission</w:delText>
        </w:r>
        <w:r w:rsidR="00E92FAF" w:rsidDel="007909F3">
          <w:rPr>
            <w:noProof/>
            <w:webHidden/>
          </w:rPr>
          <w:tab/>
          <w:delText>103</w:delText>
        </w:r>
      </w:del>
    </w:p>
    <w:p w:rsidR="00E92FAF" w:rsidDel="007909F3" w:rsidRDefault="00F228E8">
      <w:pPr>
        <w:pStyle w:val="TOC1"/>
        <w:tabs>
          <w:tab w:val="left" w:pos="1760"/>
          <w:tab w:val="right" w:leader="dot" w:pos="8918"/>
        </w:tabs>
        <w:rPr>
          <w:del w:id="701" w:author=" Vijay Parmar" w:date="2009-08-22T21:04:00Z"/>
          <w:rFonts w:ascii="Times New Roman" w:hAnsi="Times New Roman"/>
          <w:b w:val="0"/>
          <w:noProof/>
        </w:rPr>
      </w:pPr>
      <w:del w:id="702" w:author=" Vijay Parmar" w:date="2009-08-22T21:04:00Z">
        <w:r w:rsidRPr="00F228E8">
          <w:rPr>
            <w:rPrChange w:id="703" w:author=" Vijay Parmar" w:date="2009-08-22T21:04:00Z">
              <w:rPr>
                <w:rStyle w:val="Hyperlink"/>
                <w:noProof/>
              </w:rPr>
            </w:rPrChange>
          </w:rPr>
          <w:delText>Appendix A</w:delText>
        </w:r>
        <w:r w:rsidR="00E92FAF" w:rsidDel="007909F3">
          <w:rPr>
            <w:rFonts w:ascii="Times New Roman" w:hAnsi="Times New Roman"/>
            <w:b w:val="0"/>
            <w:noProof/>
          </w:rPr>
          <w:tab/>
        </w:r>
        <w:r w:rsidRPr="00F228E8">
          <w:rPr>
            <w:rPrChange w:id="704" w:author=" Vijay Parmar" w:date="2009-08-22T21:04:00Z">
              <w:rPr>
                <w:rStyle w:val="Hyperlink"/>
                <w:noProof/>
              </w:rPr>
            </w:rPrChange>
          </w:rPr>
          <w:delText>CSM/ACEGI Sample Configuration File</w:delText>
        </w:r>
        <w:r w:rsidR="00E92FAF" w:rsidDel="007909F3">
          <w:rPr>
            <w:noProof/>
            <w:webHidden/>
          </w:rPr>
          <w:tab/>
          <w:delText>105</w:delText>
        </w:r>
      </w:del>
    </w:p>
    <w:p w:rsidR="00E92FAF" w:rsidDel="007909F3" w:rsidRDefault="00F228E8">
      <w:pPr>
        <w:pStyle w:val="TOC1"/>
        <w:tabs>
          <w:tab w:val="left" w:pos="1760"/>
          <w:tab w:val="right" w:leader="dot" w:pos="8918"/>
        </w:tabs>
        <w:rPr>
          <w:del w:id="705" w:author=" Vijay Parmar" w:date="2009-08-22T21:04:00Z"/>
          <w:rFonts w:ascii="Times New Roman" w:hAnsi="Times New Roman"/>
          <w:b w:val="0"/>
          <w:noProof/>
        </w:rPr>
      </w:pPr>
      <w:del w:id="706" w:author=" Vijay Parmar" w:date="2009-08-22T21:04:00Z">
        <w:r w:rsidRPr="00F228E8">
          <w:rPr>
            <w:rPrChange w:id="707" w:author=" Vijay Parmar" w:date="2009-08-22T21:04:00Z">
              <w:rPr>
                <w:rStyle w:val="Hyperlink"/>
                <w:noProof/>
              </w:rPr>
            </w:rPrChange>
          </w:rPr>
          <w:delText>Appendix B</w:delText>
        </w:r>
        <w:r w:rsidR="00E92FAF" w:rsidDel="007909F3">
          <w:rPr>
            <w:rFonts w:ascii="Times New Roman" w:hAnsi="Times New Roman"/>
            <w:b w:val="0"/>
            <w:noProof/>
          </w:rPr>
          <w:tab/>
        </w:r>
        <w:r w:rsidRPr="00F228E8">
          <w:rPr>
            <w:rPrChange w:id="708" w:author=" Vijay Parmar" w:date="2009-08-22T21:04:00Z">
              <w:rPr>
                <w:rStyle w:val="Hyperlink"/>
                <w:noProof/>
              </w:rPr>
            </w:rPrChange>
          </w:rPr>
          <w:delText>Migrating to CSM v4.1</w:delText>
        </w:r>
        <w:r w:rsidR="00E92FAF" w:rsidDel="007909F3">
          <w:rPr>
            <w:noProof/>
            <w:webHidden/>
          </w:rPr>
          <w:tab/>
          <w:delText>109</w:delText>
        </w:r>
      </w:del>
    </w:p>
    <w:p w:rsidR="00E92FAF" w:rsidDel="007909F3" w:rsidRDefault="00F228E8">
      <w:pPr>
        <w:pStyle w:val="TOC2"/>
        <w:tabs>
          <w:tab w:val="right" w:leader="dot" w:pos="8918"/>
        </w:tabs>
        <w:rPr>
          <w:del w:id="709" w:author=" Vijay Parmar" w:date="2009-08-22T21:04:00Z"/>
          <w:rFonts w:ascii="Times New Roman" w:hAnsi="Times New Roman"/>
          <w:noProof/>
          <w:sz w:val="24"/>
        </w:rPr>
      </w:pPr>
      <w:del w:id="710" w:author=" Vijay Parmar" w:date="2009-08-22T21:04:00Z">
        <w:r w:rsidRPr="00F228E8">
          <w:rPr>
            <w:rPrChange w:id="711" w:author=" Vijay Parmar" w:date="2009-08-22T21:04:00Z">
              <w:rPr>
                <w:rStyle w:val="Hyperlink"/>
                <w:rFonts w:ascii="Palatino Linotype" w:hAnsi="Palatino Linotype"/>
                <w:b/>
                <w:noProof/>
                <w:sz w:val="24"/>
              </w:rPr>
            </w:rPrChange>
          </w:rPr>
          <w:delText>Migrating from CSM v3.2 to CSM 4.0</w:delText>
        </w:r>
        <w:r w:rsidR="00E92FAF" w:rsidDel="007909F3">
          <w:rPr>
            <w:noProof/>
            <w:webHidden/>
          </w:rPr>
          <w:tab/>
          <w:delText>109</w:delText>
        </w:r>
      </w:del>
    </w:p>
    <w:p w:rsidR="00E92FAF" w:rsidDel="007909F3" w:rsidRDefault="00F228E8">
      <w:pPr>
        <w:pStyle w:val="TOC3"/>
        <w:tabs>
          <w:tab w:val="right" w:leader="dot" w:pos="8918"/>
        </w:tabs>
        <w:rPr>
          <w:del w:id="712" w:author=" Vijay Parmar" w:date="2009-08-22T21:04:00Z"/>
          <w:rFonts w:ascii="Times New Roman" w:hAnsi="Times New Roman"/>
          <w:noProof/>
          <w:sz w:val="24"/>
        </w:rPr>
      </w:pPr>
      <w:del w:id="713" w:author=" Vijay Parmar" w:date="2009-08-22T21:04:00Z">
        <w:r w:rsidRPr="00F228E8">
          <w:rPr>
            <w:rPrChange w:id="714" w:author=" Vijay Parmar" w:date="2009-08-22T21:04:00Z">
              <w:rPr>
                <w:rStyle w:val="Hyperlink"/>
                <w:rFonts w:ascii="Palatino Linotype" w:hAnsi="Palatino Linotype"/>
                <w:b/>
                <w:noProof/>
                <w:sz w:val="24"/>
              </w:rPr>
            </w:rPrChange>
          </w:rPr>
          <w:delText>MySQL Migration – CSM 3.2 to CSM 4.0</w:delText>
        </w:r>
        <w:r w:rsidR="00E92FAF" w:rsidDel="007909F3">
          <w:rPr>
            <w:noProof/>
            <w:webHidden/>
          </w:rPr>
          <w:tab/>
          <w:delText>109</w:delText>
        </w:r>
      </w:del>
    </w:p>
    <w:p w:rsidR="00E92FAF" w:rsidDel="007909F3" w:rsidRDefault="00F228E8">
      <w:pPr>
        <w:pStyle w:val="TOC3"/>
        <w:tabs>
          <w:tab w:val="right" w:leader="dot" w:pos="8918"/>
        </w:tabs>
        <w:rPr>
          <w:del w:id="715" w:author=" Vijay Parmar" w:date="2009-08-22T21:04:00Z"/>
          <w:rFonts w:ascii="Times New Roman" w:hAnsi="Times New Roman"/>
          <w:noProof/>
          <w:sz w:val="24"/>
        </w:rPr>
      </w:pPr>
      <w:del w:id="716" w:author=" Vijay Parmar" w:date="2009-08-22T21:04:00Z">
        <w:r w:rsidRPr="00F228E8">
          <w:rPr>
            <w:rPrChange w:id="717" w:author=" Vijay Parmar" w:date="2009-08-22T21:04:00Z">
              <w:rPr>
                <w:rStyle w:val="Hyperlink"/>
                <w:rFonts w:ascii="Palatino Linotype" w:hAnsi="Palatino Linotype"/>
                <w:b/>
                <w:noProof/>
                <w:sz w:val="24"/>
              </w:rPr>
            </w:rPrChange>
          </w:rPr>
          <w:delText>Oracle Migration – CSM 3.2 to CSM 4.0</w:delText>
        </w:r>
        <w:r w:rsidR="00E92FAF" w:rsidDel="007909F3">
          <w:rPr>
            <w:noProof/>
            <w:webHidden/>
          </w:rPr>
          <w:tab/>
          <w:delText>110</w:delText>
        </w:r>
      </w:del>
    </w:p>
    <w:p w:rsidR="00E92FAF" w:rsidDel="007909F3" w:rsidRDefault="00F228E8">
      <w:pPr>
        <w:pStyle w:val="TOC2"/>
        <w:tabs>
          <w:tab w:val="right" w:leader="dot" w:pos="8918"/>
        </w:tabs>
        <w:rPr>
          <w:del w:id="718" w:author=" Vijay Parmar" w:date="2009-08-22T21:04:00Z"/>
          <w:rFonts w:ascii="Times New Roman" w:hAnsi="Times New Roman"/>
          <w:noProof/>
          <w:sz w:val="24"/>
        </w:rPr>
      </w:pPr>
      <w:del w:id="719" w:author=" Vijay Parmar" w:date="2009-08-22T21:04:00Z">
        <w:r w:rsidRPr="00F228E8">
          <w:rPr>
            <w:rPrChange w:id="720" w:author=" Vijay Parmar" w:date="2009-08-22T21:04:00Z">
              <w:rPr>
                <w:rStyle w:val="Hyperlink"/>
                <w:rFonts w:ascii="Palatino Linotype" w:hAnsi="Palatino Linotype"/>
                <w:b/>
                <w:noProof/>
                <w:sz w:val="24"/>
              </w:rPr>
            </w:rPrChange>
          </w:rPr>
          <w:delText>Migrating from CSM v4.0 to CSM v4.1</w:delText>
        </w:r>
        <w:r w:rsidR="00E92FAF" w:rsidDel="007909F3">
          <w:rPr>
            <w:noProof/>
            <w:webHidden/>
          </w:rPr>
          <w:tab/>
          <w:delText>110</w:delText>
        </w:r>
      </w:del>
    </w:p>
    <w:p w:rsidR="00E92FAF" w:rsidDel="007909F3" w:rsidRDefault="00F228E8">
      <w:pPr>
        <w:pStyle w:val="TOC3"/>
        <w:tabs>
          <w:tab w:val="right" w:leader="dot" w:pos="8918"/>
        </w:tabs>
        <w:rPr>
          <w:del w:id="721" w:author=" Vijay Parmar" w:date="2009-08-22T21:04:00Z"/>
          <w:rFonts w:ascii="Times New Roman" w:hAnsi="Times New Roman"/>
          <w:noProof/>
          <w:sz w:val="24"/>
        </w:rPr>
      </w:pPr>
      <w:del w:id="722" w:author=" Vijay Parmar" w:date="2009-08-22T21:04:00Z">
        <w:r w:rsidRPr="00F228E8">
          <w:rPr>
            <w:rPrChange w:id="723" w:author=" Vijay Parmar" w:date="2009-08-22T21:04:00Z">
              <w:rPr>
                <w:rStyle w:val="Hyperlink"/>
                <w:rFonts w:ascii="Palatino Linotype" w:hAnsi="Palatino Linotype"/>
                <w:b/>
                <w:noProof/>
                <w:sz w:val="24"/>
              </w:rPr>
            </w:rPrChange>
          </w:rPr>
          <w:delText>MySQL Migration – CSM 4.0 to CSM 4.1</w:delText>
        </w:r>
        <w:r w:rsidR="00E92FAF" w:rsidDel="007909F3">
          <w:rPr>
            <w:noProof/>
            <w:webHidden/>
          </w:rPr>
          <w:tab/>
          <w:delText>110</w:delText>
        </w:r>
      </w:del>
    </w:p>
    <w:p w:rsidR="00E92FAF" w:rsidDel="007909F3" w:rsidRDefault="00F228E8">
      <w:pPr>
        <w:pStyle w:val="TOC3"/>
        <w:tabs>
          <w:tab w:val="right" w:leader="dot" w:pos="8918"/>
        </w:tabs>
        <w:rPr>
          <w:del w:id="724" w:author=" Vijay Parmar" w:date="2009-08-22T21:04:00Z"/>
          <w:rFonts w:ascii="Times New Roman" w:hAnsi="Times New Roman"/>
          <w:noProof/>
          <w:sz w:val="24"/>
        </w:rPr>
      </w:pPr>
      <w:del w:id="725" w:author=" Vijay Parmar" w:date="2009-08-22T21:04:00Z">
        <w:r w:rsidRPr="00F228E8">
          <w:rPr>
            <w:rPrChange w:id="726" w:author=" Vijay Parmar" w:date="2009-08-22T21:04:00Z">
              <w:rPr>
                <w:rStyle w:val="Hyperlink"/>
                <w:rFonts w:ascii="Palatino Linotype" w:hAnsi="Palatino Linotype"/>
                <w:b/>
                <w:noProof/>
                <w:sz w:val="24"/>
              </w:rPr>
            </w:rPrChange>
          </w:rPr>
          <w:delText>Oracle Migration – CSM 4.0 to CSM 4.1</w:delText>
        </w:r>
        <w:r w:rsidR="00E92FAF" w:rsidDel="007909F3">
          <w:rPr>
            <w:noProof/>
            <w:webHidden/>
          </w:rPr>
          <w:tab/>
          <w:delText>111</w:delText>
        </w:r>
      </w:del>
    </w:p>
    <w:p w:rsidR="00E92FAF" w:rsidDel="007909F3" w:rsidRDefault="00F228E8">
      <w:pPr>
        <w:pStyle w:val="TOC1"/>
        <w:tabs>
          <w:tab w:val="right" w:leader="dot" w:pos="8918"/>
        </w:tabs>
        <w:rPr>
          <w:del w:id="727" w:author=" Vijay Parmar" w:date="2009-08-22T21:04:00Z"/>
          <w:rFonts w:ascii="Times New Roman" w:hAnsi="Times New Roman"/>
          <w:b w:val="0"/>
          <w:noProof/>
        </w:rPr>
      </w:pPr>
      <w:del w:id="728" w:author=" Vijay Parmar" w:date="2009-08-22T21:04:00Z">
        <w:r w:rsidRPr="00F228E8">
          <w:rPr>
            <w:rPrChange w:id="729" w:author=" Vijay Parmar" w:date="2009-08-22T21:04:00Z">
              <w:rPr>
                <w:rStyle w:val="Hyperlink"/>
                <w:noProof/>
              </w:rPr>
            </w:rPrChange>
          </w:rPr>
          <w:delText>Glossary</w:delText>
        </w:r>
        <w:r w:rsidR="00E92FAF" w:rsidDel="007909F3">
          <w:rPr>
            <w:noProof/>
            <w:webHidden/>
          </w:rPr>
          <w:tab/>
          <w:delText>113</w:delText>
        </w:r>
      </w:del>
    </w:p>
    <w:p w:rsidR="00E92FAF" w:rsidDel="007909F3" w:rsidRDefault="00F228E8">
      <w:pPr>
        <w:pStyle w:val="TOC1"/>
        <w:tabs>
          <w:tab w:val="right" w:leader="dot" w:pos="8918"/>
        </w:tabs>
        <w:rPr>
          <w:del w:id="730" w:author=" Vijay Parmar" w:date="2009-08-22T21:04:00Z"/>
          <w:rFonts w:ascii="Times New Roman" w:hAnsi="Times New Roman"/>
          <w:b w:val="0"/>
          <w:noProof/>
        </w:rPr>
      </w:pPr>
      <w:del w:id="731" w:author=" Vijay Parmar" w:date="2009-08-22T21:04:00Z">
        <w:r w:rsidRPr="00F228E8">
          <w:rPr>
            <w:rPrChange w:id="732" w:author=" Vijay Parmar" w:date="2009-08-22T21:04:00Z">
              <w:rPr>
                <w:rStyle w:val="Hyperlink"/>
                <w:noProof/>
              </w:rPr>
            </w:rPrChange>
          </w:rPr>
          <w:delText>Index</w:delText>
        </w:r>
        <w:r w:rsidR="00E92FAF" w:rsidDel="007909F3">
          <w:rPr>
            <w:noProof/>
            <w:webHidden/>
          </w:rPr>
          <w:tab/>
          <w:delText>115</w:delText>
        </w:r>
      </w:del>
    </w:p>
    <w:p w:rsidR="005E13D1" w:rsidRDefault="00F228E8"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733" w:name="_Toc187026426"/>
      <w:bookmarkStart w:id="734" w:name="_Toc187026486"/>
      <w:bookmarkStart w:id="735" w:name="_Toc187026570"/>
      <w:bookmarkStart w:id="736" w:name="_Toc187026876"/>
      <w:bookmarkStart w:id="737" w:name="_Toc187026967"/>
      <w:bookmarkStart w:id="738" w:name="_Toc187027107"/>
      <w:bookmarkStart w:id="739" w:name="_Toc187027461"/>
      <w:bookmarkStart w:id="740" w:name="_Toc187027615"/>
      <w:bookmarkStart w:id="741" w:name="_Toc187027724"/>
      <w:bookmarkStart w:id="742" w:name="_Toc187027769"/>
      <w:bookmarkStart w:id="743" w:name="_Toc187028098"/>
      <w:bookmarkStart w:id="744" w:name="_Toc187028205"/>
      <w:bookmarkStart w:id="745" w:name="_Toc187028230"/>
      <w:bookmarkStart w:id="746" w:name="_Toc187028619"/>
      <w:bookmarkStart w:id="747" w:name="_Toc187028746"/>
      <w:bookmarkStart w:id="748" w:name="_Toc187028893"/>
      <w:bookmarkStart w:id="749" w:name="_Toc187028919"/>
      <w:bookmarkStart w:id="750" w:name="_Toc187030157"/>
      <w:bookmarkStart w:id="751" w:name="_Toc187030204"/>
      <w:bookmarkStart w:id="752" w:name="_Toc238795917"/>
      <w:r>
        <w:lastRenderedPageBreak/>
        <w:t>About This Guide</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rsidR="00830E29" w:rsidRDefault="008823E4" w:rsidP="008823E4">
      <w:pPr>
        <w:pStyle w:val="BodyText"/>
      </w:pPr>
      <w:r w:rsidRPr="006C2D12">
        <w:t xml:space="preserve">This </w:t>
      </w:r>
      <w:r w:rsidR="00215A99">
        <w:t xml:space="preserve">preface </w:t>
      </w:r>
      <w:r w:rsidRPr="006C2D12">
        <w:t xml:space="preserve">introduces you to the </w:t>
      </w:r>
      <w:r w:rsidR="00F228E8" w:rsidRPr="00697E12">
        <w:rPr>
          <w:rStyle w:val="Emphasis"/>
        </w:rPr>
        <w:fldChar w:fldCharType="begin"/>
      </w:r>
      <w:r w:rsidRPr="00697E12">
        <w:rPr>
          <w:rStyle w:val="Emphasis"/>
        </w:rPr>
        <w:instrText xml:space="preserve"> TITLE  </w:instrText>
      </w:r>
      <w:r w:rsidR="00F228E8" w:rsidRPr="00697E12">
        <w:rPr>
          <w:rStyle w:val="Emphasis"/>
        </w:rPr>
        <w:fldChar w:fldCharType="separate"/>
      </w:r>
      <w:r w:rsidR="00E92FAF">
        <w:rPr>
          <w:rStyle w:val="Emphasis"/>
        </w:rPr>
        <w:t>caCORE Common Security Module (CSM) V 4.</w:t>
      </w:r>
      <w:ins w:id="753" w:author=" Vijay Parmar" w:date="2009-08-19T11:25:00Z">
        <w:r w:rsidR="002F13FE">
          <w:rPr>
            <w:rStyle w:val="Emphasis"/>
          </w:rPr>
          <w:t>2</w:t>
        </w:r>
      </w:ins>
      <w:del w:id="754" w:author=" Vijay Parmar" w:date="2009-08-19T11:25:00Z">
        <w:r w:rsidR="00E92FAF" w:rsidDel="002F13FE">
          <w:rPr>
            <w:rStyle w:val="Emphasis"/>
          </w:rPr>
          <w:delText>1</w:delText>
        </w:r>
      </w:del>
      <w:r w:rsidR="00E92FAF">
        <w:rPr>
          <w:rStyle w:val="Emphasis"/>
        </w:rPr>
        <w:t xml:space="preserve"> Programmer's Guide</w:t>
      </w:r>
      <w:r w:rsidR="00F228E8"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F228E8" w:rsidP="007574BA">
      <w:pPr>
        <w:pStyle w:val="ListBullet"/>
      </w:pPr>
      <w:fldSimple w:instr=" REF _Ref185394551 \h  \* MERGEFORMAT ">
        <w:r w:rsidR="00E92FAF" w:rsidRPr="00E92FAF">
          <w:rPr>
            <w:rStyle w:val="Emphasis"/>
            <w:color w:val="0000FF"/>
          </w:rPr>
          <w:t>Purpose</w:t>
        </w:r>
      </w:fldSimple>
      <w:r w:rsidR="00D6274E">
        <w:t xml:space="preserve"> on this page</w:t>
      </w:r>
    </w:p>
    <w:p w:rsidR="0095242A" w:rsidRDefault="00F228E8" w:rsidP="007574BA">
      <w:pPr>
        <w:pStyle w:val="ListBullet"/>
      </w:pPr>
      <w:fldSimple w:instr=" REF _Ref213580136 \h  \* MERGEFORMAT ">
        <w:r w:rsidR="00E92FAF" w:rsidRPr="00E92FAF">
          <w:rPr>
            <w:i/>
            <w:color w:val="0000FF"/>
          </w:rPr>
          <w:t>Scope</w:t>
        </w:r>
      </w:fldSimple>
      <w:r w:rsidR="0095242A">
        <w:t xml:space="preserve"> on this page</w:t>
      </w:r>
    </w:p>
    <w:p w:rsidR="0095242A" w:rsidRPr="0095242A" w:rsidRDefault="00F228E8" w:rsidP="007574BA">
      <w:pPr>
        <w:pStyle w:val="ListBullet"/>
        <w:rPr>
          <w:rStyle w:val="Emphasis"/>
          <w:i w:val="0"/>
          <w:iCs w:val="0"/>
        </w:rPr>
      </w:pPr>
      <w:fldSimple w:instr=" REF _Ref185394574 \h  \* MERGEFORMAT ">
        <w:r w:rsidR="00E92FAF" w:rsidRPr="00E92FAF">
          <w:rPr>
            <w:i/>
            <w:color w:val="0000FF"/>
          </w:rPr>
          <w:t>Typical User</w:t>
        </w:r>
      </w:fldSimple>
      <w:r w:rsidR="0095242A">
        <w:rPr>
          <w:rStyle w:val="Emphasis"/>
        </w:rPr>
        <w:t xml:space="preserve"> </w:t>
      </w:r>
      <w:r w:rsidR="00D6274E">
        <w:t xml:space="preserve">on page </w:t>
      </w:r>
      <w:r>
        <w:fldChar w:fldCharType="begin"/>
      </w:r>
      <w:r w:rsidR="00D6274E">
        <w:instrText xml:space="preserve"> PAGEREF _Ref185394655 \h </w:instrText>
      </w:r>
      <w:r>
        <w:fldChar w:fldCharType="separate"/>
      </w:r>
      <w:r w:rsidR="00E92FAF">
        <w:rPr>
          <w:noProof/>
        </w:rPr>
        <w:t>1</w:t>
      </w:r>
      <w:r>
        <w:fldChar w:fldCharType="end"/>
      </w:r>
      <w:r w:rsidR="00D6274E" w:rsidRPr="00B71075">
        <w:rPr>
          <w:rStyle w:val="Emphasis"/>
        </w:rPr>
        <w:t xml:space="preserve"> </w:t>
      </w:r>
    </w:p>
    <w:p w:rsidR="00D6274E" w:rsidRDefault="00F228E8" w:rsidP="007574BA">
      <w:pPr>
        <w:pStyle w:val="ListBullet"/>
      </w:pPr>
      <w:fldSimple w:instr=" REF _Ref213580137 \h  \* MERGEFORMAT ">
        <w:r w:rsidR="00E92FAF" w:rsidRPr="00E92FAF">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E92FAF">
        <w:rPr>
          <w:rStyle w:val="Emphasis"/>
          <w:noProof/>
        </w:rPr>
        <w:t>2</w:t>
      </w:r>
      <w:r>
        <w:rPr>
          <w:rStyle w:val="Emphasis"/>
        </w:rPr>
        <w:fldChar w:fldCharType="end"/>
      </w:r>
    </w:p>
    <w:p w:rsidR="0095242A" w:rsidRDefault="00F228E8" w:rsidP="007574BA">
      <w:pPr>
        <w:pStyle w:val="ListBullet"/>
      </w:pPr>
      <w:fldSimple w:instr=" REF _Ref213580139 \h  \* MERGEFORMAT ">
        <w:r w:rsidR="00E92FAF" w:rsidRPr="00E92FAF">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E92FAF">
        <w:rPr>
          <w:noProof/>
        </w:rPr>
        <w:t>2</w:t>
      </w:r>
      <w:r>
        <w:fldChar w:fldCharType="end"/>
      </w:r>
    </w:p>
    <w:p w:rsidR="0095242A" w:rsidRDefault="00F228E8" w:rsidP="007574BA">
      <w:pPr>
        <w:pStyle w:val="ListBullet"/>
      </w:pPr>
      <w:fldSimple w:instr=" REF _Ref185394608 \h  \* MERGEFORMAT ">
        <w:r w:rsidR="00E92FAF" w:rsidRPr="00E92FAF">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E92FAF">
        <w:rPr>
          <w:noProof/>
        </w:rPr>
        <w:t>3</w:t>
      </w:r>
      <w:r>
        <w:fldChar w:fldCharType="end"/>
      </w:r>
    </w:p>
    <w:p w:rsidR="0095242A" w:rsidRDefault="00F228E8" w:rsidP="007574BA">
      <w:pPr>
        <w:pStyle w:val="ListBullet"/>
      </w:pPr>
      <w:fldSimple w:instr=" REF _Ref213580150 \h  \* MERGEFORMAT ">
        <w:r w:rsidR="00E92FAF" w:rsidRPr="00E92FAF">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E92FAF">
        <w:rPr>
          <w:noProof/>
        </w:rPr>
        <w:t>3</w:t>
      </w:r>
      <w:r>
        <w:fldChar w:fldCharType="end"/>
      </w:r>
    </w:p>
    <w:p w:rsidR="00437365" w:rsidRDefault="00EB6333" w:rsidP="004733D9">
      <w:pPr>
        <w:pStyle w:val="Heading2"/>
      </w:pPr>
      <w:bookmarkStart w:id="755" w:name="_Ref185394551"/>
      <w:bookmarkStart w:id="756" w:name="_Toc187026427"/>
      <w:bookmarkStart w:id="757" w:name="_Toc187026487"/>
      <w:bookmarkStart w:id="758" w:name="_Toc187026571"/>
      <w:bookmarkStart w:id="759" w:name="_Toc187026877"/>
      <w:bookmarkStart w:id="760" w:name="_Toc187026968"/>
      <w:bookmarkStart w:id="761" w:name="_Toc187027108"/>
      <w:bookmarkStart w:id="762" w:name="_Toc187027462"/>
      <w:bookmarkStart w:id="763" w:name="_Toc187027616"/>
      <w:bookmarkStart w:id="764" w:name="_Toc187027725"/>
      <w:bookmarkStart w:id="765" w:name="_Toc187027770"/>
      <w:bookmarkStart w:id="766" w:name="_Toc187028099"/>
      <w:bookmarkStart w:id="767" w:name="_Toc187028206"/>
      <w:bookmarkStart w:id="768" w:name="_Toc187028231"/>
      <w:bookmarkStart w:id="769" w:name="_Toc187028620"/>
      <w:bookmarkStart w:id="770" w:name="_Toc187028747"/>
      <w:bookmarkStart w:id="771" w:name="_Toc187028894"/>
      <w:bookmarkStart w:id="772" w:name="_Toc187028920"/>
      <w:bookmarkStart w:id="773" w:name="_Toc187030158"/>
      <w:bookmarkStart w:id="774" w:name="_Toc187030205"/>
      <w:bookmarkStart w:id="775" w:name="_Toc238795918"/>
      <w:r>
        <w:t>Purpose</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830E29" w:rsidRDefault="00830E29" w:rsidP="00830E29">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830E29" w:rsidRDefault="00830E29" w:rsidP="00830E29">
      <w:pPr>
        <w:pStyle w:val="Heading2"/>
      </w:pPr>
      <w:bookmarkStart w:id="776" w:name="_Ref213580136"/>
      <w:bookmarkStart w:id="777" w:name="_Toc238795919"/>
      <w:r>
        <w:t>Scope</w:t>
      </w:r>
      <w:bookmarkEnd w:id="776"/>
      <w:bookmarkEnd w:id="777"/>
    </w:p>
    <w:p w:rsidR="00830E29" w:rsidRPr="00830E29" w:rsidRDefault="00830E29" w:rsidP="00830E29">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7C68EE" w:rsidRDefault="007C68EE" w:rsidP="0095242A">
      <w:pPr>
        <w:pStyle w:val="Heading2"/>
      </w:pPr>
      <w:bookmarkStart w:id="778" w:name="_Ref185394574"/>
      <w:bookmarkStart w:id="779" w:name="_Ref185394655"/>
      <w:bookmarkStart w:id="780" w:name="_Toc187026429"/>
      <w:bookmarkStart w:id="781" w:name="_Toc187026489"/>
      <w:bookmarkStart w:id="782" w:name="_Toc187026573"/>
      <w:bookmarkStart w:id="783" w:name="_Toc187026879"/>
      <w:bookmarkStart w:id="784" w:name="_Toc187026970"/>
      <w:bookmarkStart w:id="785" w:name="_Toc187027110"/>
      <w:bookmarkStart w:id="786" w:name="_Toc187027464"/>
      <w:bookmarkStart w:id="787" w:name="_Toc187027618"/>
      <w:bookmarkStart w:id="788" w:name="_Toc187027727"/>
      <w:bookmarkStart w:id="789" w:name="_Toc187027772"/>
      <w:bookmarkStart w:id="790" w:name="_Toc187028101"/>
      <w:bookmarkStart w:id="791" w:name="_Toc187028208"/>
      <w:bookmarkStart w:id="792" w:name="_Toc187028233"/>
      <w:bookmarkStart w:id="793" w:name="_Toc187028622"/>
      <w:bookmarkStart w:id="794" w:name="_Toc187028749"/>
      <w:bookmarkStart w:id="795" w:name="_Toc187028896"/>
      <w:bookmarkStart w:id="796" w:name="_Toc187028922"/>
      <w:bookmarkStart w:id="797" w:name="_Toc187030160"/>
      <w:bookmarkStart w:id="798" w:name="_Toc187030207"/>
      <w:bookmarkStart w:id="799" w:name="_Toc238795920"/>
      <w:r>
        <w:t>Typical User</w:t>
      </w:r>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rsidR="00830E29" w:rsidRDefault="00830E29" w:rsidP="0095242A">
      <w:pPr>
        <w:pStyle w:val="BodyText"/>
      </w:pPr>
      <w:bookmarkStart w:id="800" w:name="_Ref185394587"/>
      <w:bookmarkStart w:id="801" w:name="_Ref185394675"/>
      <w:bookmarkStart w:id="802" w:name="_Toc187026431"/>
      <w:bookmarkStart w:id="803" w:name="_Toc187026491"/>
      <w:bookmarkStart w:id="804" w:name="_Toc187026575"/>
      <w:bookmarkStart w:id="805" w:name="_Toc187026881"/>
      <w:bookmarkStart w:id="806" w:name="_Toc187026972"/>
      <w:bookmarkStart w:id="807" w:name="_Toc187027112"/>
      <w:bookmarkStart w:id="808" w:name="_Toc187027466"/>
      <w:bookmarkStart w:id="809" w:name="_Toc187027620"/>
      <w:bookmarkStart w:id="810" w:name="_Toc187027729"/>
      <w:bookmarkStart w:id="811" w:name="_Toc187027774"/>
      <w:bookmarkStart w:id="812" w:name="_Toc187028103"/>
      <w:bookmarkStart w:id="813" w:name="_Toc187028210"/>
      <w:bookmarkStart w:id="814" w:name="_Toc187028235"/>
      <w:bookmarkStart w:id="815" w:name="_Toc187028624"/>
      <w:bookmarkStart w:id="816" w:name="_Toc187028751"/>
      <w:bookmarkStart w:id="817" w:name="_Toc187028898"/>
      <w:bookmarkStart w:id="818" w:name="_Toc187028924"/>
      <w:bookmarkStart w:id="819" w:name="_Toc187030162"/>
      <w:bookmarkStart w:id="820"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7F7DE7" w:rsidRDefault="007F7DE7" w:rsidP="00FE0B65">
      <w:pPr>
        <w:pStyle w:val="Heading2"/>
      </w:pPr>
      <w:bookmarkStart w:id="821" w:name="_Ref213580137"/>
      <w:bookmarkStart w:id="822" w:name="_Ref213580138"/>
      <w:bookmarkStart w:id="823" w:name="_Toc238795921"/>
      <w:r>
        <w:lastRenderedPageBreak/>
        <w:t>Topics Covered</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rsidR="00830E29" w:rsidRDefault="00830E29" w:rsidP="00FE0B65">
      <w:pPr>
        <w:pStyle w:val="BodyText"/>
        <w:keepNext/>
      </w:pPr>
      <w:r w:rsidRPr="000329B2">
        <w:t>This brief overview explains what you will find in each section of this guide.</w:t>
      </w:r>
      <w:r w:rsidRPr="00D06BE5">
        <w:t xml:space="preserve"> </w:t>
      </w:r>
    </w:p>
    <w:p w:rsidR="00830E29" w:rsidRDefault="00F228E8" w:rsidP="00830E29">
      <w:pPr>
        <w:pStyle w:val="ListBullet"/>
      </w:pPr>
      <w:fldSimple w:instr=" REF _Ref213636076 \w \h  \* MERGEFORMAT ">
        <w:r w:rsidR="00E92FAF">
          <w:rPr>
            <w:i/>
            <w:color w:val="0000FF"/>
          </w:rPr>
          <w:t>Chapter 1</w:t>
        </w:r>
      </w:fldSimple>
      <w:r w:rsidR="008B318A" w:rsidRPr="000B7EEE">
        <w:rPr>
          <w:i/>
          <w:color w:val="0000FF"/>
        </w:rPr>
        <w:t xml:space="preserve">, </w:t>
      </w:r>
      <w:fldSimple w:instr=" REF _Ref213636079 \h  \* MERGEFORMAT ">
        <w:r w:rsidR="00E92FAF" w:rsidRPr="00E92FAF">
          <w:rPr>
            <w:i/>
            <w:color w:val="0000FF"/>
          </w:rPr>
          <w:t>CSM Overview</w:t>
        </w:r>
      </w:fldSimple>
      <w:r w:rsidR="008B318A">
        <w:t xml:space="preserve"> provides</w:t>
      </w:r>
      <w:r w:rsidR="008B318A" w:rsidRPr="007C0A1E">
        <w:t xml:space="preserve"> </w:t>
      </w:r>
      <w:r w:rsidR="000329B2">
        <w:t>an overview of CSM and its capabilities.</w:t>
      </w:r>
    </w:p>
    <w:p w:rsidR="002D7574" w:rsidRDefault="00F228E8" w:rsidP="00830E29">
      <w:pPr>
        <w:pStyle w:val="ListBullet"/>
      </w:pPr>
      <w:fldSimple w:instr=" REF _Ref213636124 \w \h  \* MERGEFORMAT ">
        <w:r w:rsidR="00E92FAF">
          <w:rPr>
            <w:i/>
            <w:color w:val="0000FF"/>
          </w:rPr>
          <w:t>Chapter 2</w:t>
        </w:r>
      </w:fldSimple>
      <w:r w:rsidR="002D7574" w:rsidRPr="000B7EEE">
        <w:rPr>
          <w:i/>
          <w:color w:val="0000FF"/>
        </w:rPr>
        <w:t xml:space="preserve">, </w:t>
      </w:r>
      <w:fldSimple w:instr=" REF _Ref213636127 \h  \* MERGEFORMAT ">
        <w:r w:rsidR="00E92FAF" w:rsidRPr="00E92FAF">
          <w:rPr>
            <w:i/>
            <w:color w:val="0000FF"/>
          </w:rPr>
          <w:t>Using the CSM API</w:t>
        </w:r>
      </w:fldSimple>
      <w:r w:rsidR="000329B2">
        <w:t xml:space="preserve"> provides</w:t>
      </w:r>
      <w:r w:rsidR="000329B2" w:rsidRPr="007C0A1E">
        <w:t xml:space="preserve"> detaile</w:t>
      </w:r>
      <w:r w:rsidR="000329B2">
        <w:t xml:space="preserve">d information and a workflow for how </w:t>
      </w:r>
      <w:r w:rsidR="000329B2" w:rsidRPr="007C0A1E">
        <w:t xml:space="preserve">to successfully integrate CSM into </w:t>
      </w:r>
      <w:r w:rsidR="000329B2">
        <w:t>your</w:t>
      </w:r>
      <w:r w:rsidR="000329B2" w:rsidRPr="007C0A1E">
        <w:t xml:space="preserve"> applications.</w:t>
      </w:r>
    </w:p>
    <w:p w:rsidR="00830E29" w:rsidRDefault="00F228E8" w:rsidP="00830E29">
      <w:pPr>
        <w:pStyle w:val="ListBullet"/>
      </w:pPr>
      <w:fldSimple w:instr=" REF _Ref213636175 \w \h  \* MERGEFORMAT ">
        <w:r w:rsidR="00E92FAF">
          <w:rPr>
            <w:i/>
            <w:color w:val="0000FF"/>
          </w:rPr>
          <w:t>Chapter 3</w:t>
        </w:r>
      </w:fldSimple>
      <w:r w:rsidR="002D7574" w:rsidRPr="000B7EEE">
        <w:rPr>
          <w:i/>
          <w:color w:val="0000FF"/>
        </w:rPr>
        <w:t xml:space="preserve">, </w:t>
      </w:r>
      <w:fldSimple w:instr=" REF _Ref213636178 \h  \* MERGEFORMAT ">
        <w:r w:rsidR="00E92FAF" w:rsidRPr="00E92FAF">
          <w:rPr>
            <w:i/>
            <w:color w:val="0000FF"/>
          </w:rPr>
          <w:t>User Provisioning Tool (UPT)</w:t>
        </w:r>
      </w:fldSimple>
      <w:r w:rsidR="002D7574">
        <w:t xml:space="preserve"> </w:t>
      </w:r>
      <w:r w:rsidR="00830E29">
        <w:t>provides</w:t>
      </w:r>
      <w:r w:rsidR="00830E29" w:rsidRPr="007C0A1E">
        <w:t xml:space="preserve"> </w:t>
      </w:r>
      <w:r w:rsidR="000329B2">
        <w:t xml:space="preserve">information about </w:t>
      </w:r>
      <w:r w:rsidR="00302F29">
        <w:t xml:space="preserve">installing </w:t>
      </w:r>
      <w:r w:rsidR="000329B2">
        <w:t xml:space="preserve">the UPT, </w:t>
      </w:r>
      <w:r w:rsidR="00830E29" w:rsidRPr="007C0A1E">
        <w:t xml:space="preserve">the workflow </w:t>
      </w:r>
      <w:r w:rsidR="000329B2">
        <w:t>for its use, and details about the administrative tasks</w:t>
      </w:r>
      <w:r w:rsidR="00E215FE">
        <w:t xml:space="preserve"> available</w:t>
      </w:r>
      <w:r w:rsidR="00302F29">
        <w:t xml:space="preserve"> in Super Admin and Admin modes.</w:t>
      </w:r>
      <w:r w:rsidR="00830E29" w:rsidRPr="007C0A1E">
        <w:t xml:space="preserve"> </w:t>
      </w:r>
    </w:p>
    <w:p w:rsidR="00830E29" w:rsidRDefault="00F228E8" w:rsidP="00830E29">
      <w:pPr>
        <w:pStyle w:val="ListBullet"/>
      </w:pPr>
      <w:fldSimple w:instr=" REF _Ref213636229 \w \h  \* MERGEFORMAT ">
        <w:r w:rsidR="00E92FAF">
          <w:rPr>
            <w:i/>
            <w:color w:val="0000FF"/>
          </w:rPr>
          <w:t>Chapter 4</w:t>
        </w:r>
      </w:fldSimple>
      <w:r w:rsidR="002D7574" w:rsidRPr="000B7EEE">
        <w:rPr>
          <w:i/>
          <w:color w:val="0000FF"/>
        </w:rPr>
        <w:t xml:space="preserve">, </w:t>
      </w:r>
      <w:fldSimple w:instr=" REF _Ref213636233 \h  \* MERGEFORMAT ">
        <w:r w:rsidR="00E92FAF" w:rsidRPr="00E92FAF">
          <w:rPr>
            <w:i/>
            <w:color w:val="0000FF"/>
          </w:rPr>
          <w:t>CSM Security Web Services</w:t>
        </w:r>
      </w:fldSimple>
      <w:r w:rsidR="002D7574">
        <w:t xml:space="preserve"> </w:t>
      </w:r>
      <w:r w:rsidR="00830E29">
        <w:t>explains</w:t>
      </w:r>
      <w:r w:rsidR="00830E29" w:rsidRPr="007C0A1E">
        <w:t xml:space="preserve"> how to </w:t>
      </w:r>
      <w:r w:rsidR="0039252F">
        <w:t xml:space="preserve">use </w:t>
      </w:r>
      <w:r w:rsidR="00830E29" w:rsidRPr="007C0A1E">
        <w:t xml:space="preserve">the CSM </w:t>
      </w:r>
      <w:r w:rsidR="00E215FE">
        <w:t>A</w:t>
      </w:r>
      <w:r w:rsidR="00830E29" w:rsidRPr="007C0A1E">
        <w:t>uthentication and Authorization service</w:t>
      </w:r>
      <w:r w:rsidR="0039252F">
        <w:t xml:space="preserve">s exposed as </w:t>
      </w:r>
      <w:r w:rsidR="00E215FE">
        <w:t xml:space="preserve">a </w:t>
      </w:r>
      <w:r w:rsidR="00830E29" w:rsidRPr="007C0A1E">
        <w:t xml:space="preserve">web service </w:t>
      </w:r>
      <w:r w:rsidR="0039252F">
        <w:t xml:space="preserve">to the web service </w:t>
      </w:r>
      <w:r w:rsidR="00830E29" w:rsidRPr="007C0A1E">
        <w:t>consumers.</w:t>
      </w:r>
      <w:r w:rsidR="00830E29">
        <w:t xml:space="preserve"> </w:t>
      </w:r>
    </w:p>
    <w:p w:rsidR="00830E29" w:rsidRDefault="00F228E8" w:rsidP="00830E29">
      <w:pPr>
        <w:pStyle w:val="ListBullet"/>
      </w:pPr>
      <w:fldSimple w:instr=" REF _Ref213636277 \w \h  \* MERGEFORMAT ">
        <w:r w:rsidR="00E92FAF">
          <w:rPr>
            <w:i/>
            <w:color w:val="0000FF"/>
          </w:rPr>
          <w:t>Chapter 5</w:t>
        </w:r>
      </w:fldSimple>
      <w:r w:rsidR="002D7574" w:rsidRPr="000B7EEE">
        <w:rPr>
          <w:i/>
          <w:color w:val="0000FF"/>
        </w:rPr>
        <w:t xml:space="preserve">, </w:t>
      </w:r>
      <w:fldSimple w:instr=" REF _Ref213636281 \h  \* MERGEFORMAT ">
        <w:r w:rsidR="00E92FAF" w:rsidRPr="00E92FAF">
          <w:rPr>
            <w:i/>
            <w:color w:val="0000FF"/>
          </w:rPr>
          <w:t>CSM Instance Level and Attribute Level Security</w:t>
        </w:r>
      </w:fldSimple>
      <w:r w:rsidR="002D7574">
        <w:t xml:space="preserve"> </w:t>
      </w:r>
      <w:r w:rsidR="00830E29">
        <w:t>describes Instance and Attr</w:t>
      </w:r>
      <w:r w:rsidR="000329B2">
        <w:t xml:space="preserve">ibute level security </w:t>
      </w:r>
      <w:r w:rsidR="00F36672">
        <w:t xml:space="preserve">features available </w:t>
      </w:r>
      <w:r w:rsidR="001953B7">
        <w:t>in CSM</w:t>
      </w:r>
      <w:r w:rsidR="000329B2">
        <w:t xml:space="preserve"> v4.</w:t>
      </w:r>
      <w:ins w:id="824" w:author=" Vijay Parmar" w:date="2009-08-19T11:25:00Z">
        <w:r w:rsidR="002F13FE">
          <w:t>2</w:t>
        </w:r>
      </w:ins>
      <w:del w:id="825" w:author=" Vijay Parmar" w:date="2009-08-19T11:25:00Z">
        <w:r w:rsidR="000329B2" w:rsidDel="002F13FE">
          <w:delText>1</w:delText>
        </w:r>
      </w:del>
      <w:r w:rsidR="00830E29">
        <w:t xml:space="preserve">. </w:t>
      </w:r>
    </w:p>
    <w:p w:rsidR="00830E29" w:rsidRDefault="00F228E8" w:rsidP="00830E29">
      <w:pPr>
        <w:pStyle w:val="ListBullet"/>
      </w:pPr>
      <w:fldSimple w:instr=" REF _Ref213636322 \w \h  \* MERGEFORMAT ">
        <w:r w:rsidR="00E92FAF">
          <w:rPr>
            <w:i/>
            <w:color w:val="0000FF"/>
          </w:rPr>
          <w:t>Chapter 6</w:t>
        </w:r>
      </w:fldSimple>
      <w:r w:rsidR="002D7574" w:rsidRPr="000B7EEE">
        <w:rPr>
          <w:i/>
          <w:color w:val="0000FF"/>
        </w:rPr>
        <w:t xml:space="preserve">, </w:t>
      </w:r>
      <w:fldSimple w:instr=" REF _Ref213636326 \h  \* MERGEFORMAT ">
        <w:r w:rsidR="00E92FAF" w:rsidRPr="00E92FAF">
          <w:rPr>
            <w:i/>
            <w:color w:val="0000FF"/>
          </w:rPr>
          <w:t>Acegi Adapter</w:t>
        </w:r>
      </w:fldSimple>
      <w:r w:rsidR="002D7574">
        <w:t xml:space="preserve"> </w:t>
      </w:r>
      <w:r w:rsidR="00830E29">
        <w:t xml:space="preserve">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830E29" w:rsidRDefault="00F228E8" w:rsidP="00830E29">
      <w:pPr>
        <w:pStyle w:val="ListBullet"/>
      </w:pPr>
      <w:fldSimple w:instr=" REF _Ref213636380 \w \h  \* MERGEFORMAT ">
        <w:r w:rsidR="00E92FAF">
          <w:rPr>
            <w:i/>
            <w:color w:val="0000FF"/>
          </w:rPr>
          <w:t>Chapter 7</w:t>
        </w:r>
      </w:fldSimple>
      <w:r w:rsidR="002D7574" w:rsidRPr="000B7EEE">
        <w:rPr>
          <w:i/>
          <w:color w:val="0000FF"/>
        </w:rPr>
        <w:t xml:space="preserve">, </w:t>
      </w:r>
      <w:fldSimple w:instr=" REF _Ref213636384 \h  \* MERGEFORMAT ">
        <w:r w:rsidR="00E92FAF" w:rsidRPr="00E92FAF">
          <w:rPr>
            <w:i/>
            <w:color w:val="0000FF"/>
          </w:rPr>
          <w:t>CSM caGrid Authentication</w:t>
        </w:r>
      </w:fldSimple>
      <w:r w:rsidR="002D7574">
        <w:t xml:space="preserve"> </w:t>
      </w:r>
      <w:r w:rsidR="00830E29">
        <w:t>describes how to leve</w:t>
      </w:r>
      <w:r w:rsidR="00FC7859">
        <w:t>rage</w:t>
      </w:r>
      <w:r w:rsidR="00830E29">
        <w:t xml:space="preserve"> CSM in the caGrid environment.</w:t>
      </w:r>
    </w:p>
    <w:p w:rsidR="00830E29" w:rsidRDefault="00F228E8" w:rsidP="00830E29">
      <w:pPr>
        <w:pStyle w:val="ListBullet"/>
      </w:pPr>
      <w:fldSimple w:instr=" REF _Ref213636435 \w \h  \* MERGEFORMAT ">
        <w:r w:rsidR="00E92FAF">
          <w:rPr>
            <w:i/>
            <w:color w:val="0000FF"/>
          </w:rPr>
          <w:t>Appendix A</w:t>
        </w:r>
      </w:fldSimple>
      <w:r w:rsidR="00901F8B" w:rsidRPr="000B7EEE">
        <w:rPr>
          <w:i/>
          <w:iCs/>
          <w:color w:val="0000FF"/>
        </w:rPr>
        <w:t xml:space="preserve">, </w:t>
      </w:r>
      <w:fldSimple w:instr=" REF _Ref213636438 \h  \* MERGEFORMAT ">
        <w:r w:rsidR="00E92FAF" w:rsidRPr="00E92FAF">
          <w:rPr>
            <w:i/>
            <w:color w:val="0000FF"/>
          </w:rPr>
          <w:t>CSM/ACEGI Sample Configuration File</w:t>
        </w:r>
      </w:fldSimple>
      <w:r w:rsidR="00901F8B">
        <w:rPr>
          <w:iCs/>
        </w:rPr>
        <w:t xml:space="preserve"> </w:t>
      </w:r>
      <w:r w:rsidR="00830E29">
        <w:t xml:space="preserve">provides the </w:t>
      </w:r>
      <w:r w:rsidR="00E215FE">
        <w:t xml:space="preserve">entire </w:t>
      </w:r>
      <w:r w:rsidR="00830E29">
        <w:t>CSM Acegi Sample configuration file.</w:t>
      </w:r>
    </w:p>
    <w:p w:rsidR="000329B2" w:rsidRDefault="00F228E8" w:rsidP="000329B2">
      <w:pPr>
        <w:pStyle w:val="ListBullet"/>
      </w:pPr>
      <w:fldSimple w:instr=" REF _Ref213914184 \w \h  \* MERGEFORMAT ">
        <w:r w:rsidR="00E92FAF">
          <w:rPr>
            <w:i/>
            <w:color w:val="0000FF"/>
          </w:rPr>
          <w:t>Appendix B</w:t>
        </w:r>
      </w:fldSimple>
      <w:r w:rsidR="000329B2" w:rsidRPr="000B7EEE">
        <w:rPr>
          <w:i/>
          <w:color w:val="0000FF"/>
        </w:rPr>
        <w:t xml:space="preserve"> </w:t>
      </w:r>
      <w:fldSimple w:instr=" REF _Ref213914181 \h  \* MERGEFORMAT ">
        <w:r w:rsidR="00E92FAF" w:rsidRPr="00E92FAF">
          <w:rPr>
            <w:i/>
            <w:color w:val="0000FF"/>
          </w:rPr>
          <w:t>Migrating to CSM v4.</w:t>
        </w:r>
        <w:ins w:id="826" w:author=" Vijay Parmar" w:date="2009-08-19T11:26:00Z">
          <w:r w:rsidR="002F13FE">
            <w:rPr>
              <w:i/>
              <w:color w:val="0000FF"/>
            </w:rPr>
            <w:t>2</w:t>
          </w:r>
        </w:ins>
        <w:del w:id="827" w:author=" Vijay Parmar" w:date="2009-08-19T11:26:00Z">
          <w:r w:rsidR="00E92FAF" w:rsidRPr="00E92FAF" w:rsidDel="002F13FE">
            <w:rPr>
              <w:i/>
              <w:color w:val="0000FF"/>
            </w:rPr>
            <w:delText>1</w:delText>
          </w:r>
        </w:del>
      </w:fldSimple>
      <w:r w:rsidR="000329B2">
        <w:t xml:space="preserve"> provides the steps necessary to migrat</w:t>
      </w:r>
      <w:r w:rsidR="00E215FE">
        <w:t>e</w:t>
      </w:r>
      <w:r w:rsidR="000329B2">
        <w:t xml:space="preserve"> your </w:t>
      </w:r>
      <w:r w:rsidR="001953B7">
        <w:t>existing</w:t>
      </w:r>
      <w:r w:rsidR="000329B2">
        <w:t xml:space="preserve"> CSM system </w:t>
      </w:r>
      <w:r w:rsidR="00E215FE">
        <w:t>(either 3.2</w:t>
      </w:r>
      <w:ins w:id="828" w:author=" Vijay Parmar" w:date="2009-08-19T11:27:00Z">
        <w:r w:rsidR="002F13FE">
          <w:t xml:space="preserve">, </w:t>
        </w:r>
      </w:ins>
      <w:del w:id="829" w:author=" Vijay Parmar" w:date="2009-08-19T11:27:00Z">
        <w:r w:rsidR="00E215FE" w:rsidDel="002F13FE">
          <w:delText xml:space="preserve"> or </w:delText>
        </w:r>
      </w:del>
      <w:r w:rsidR="00E215FE">
        <w:t>4.0</w:t>
      </w:r>
      <w:ins w:id="830" w:author=" Vijay Parmar" w:date="2009-08-19T11:27:00Z">
        <w:r w:rsidR="002F13FE">
          <w:t xml:space="preserve"> or 4.1</w:t>
        </w:r>
      </w:ins>
      <w:r w:rsidR="00E215FE">
        <w:t xml:space="preserve">) </w:t>
      </w:r>
      <w:r w:rsidR="000329B2">
        <w:t>to CSM 4.</w:t>
      </w:r>
      <w:del w:id="831" w:author=" Vijay Parmar" w:date="2009-08-19T11:27:00Z">
        <w:r w:rsidR="000329B2" w:rsidDel="00CD32AB">
          <w:delText>1</w:delText>
        </w:r>
      </w:del>
      <w:ins w:id="832" w:author=" Vijay Parmar" w:date="2009-08-19T11:27:00Z">
        <w:r w:rsidR="00CD32AB">
          <w:t>2</w:t>
        </w:r>
      </w:ins>
      <w:r w:rsidR="000329B2">
        <w:t>.</w:t>
      </w:r>
    </w:p>
    <w:p w:rsidR="005133FE" w:rsidRDefault="00830E29" w:rsidP="00FE0B65">
      <w:pPr>
        <w:pStyle w:val="Heading2"/>
      </w:pPr>
      <w:bookmarkStart w:id="833" w:name="_Ref213580139"/>
      <w:bookmarkStart w:id="834" w:name="_Ref213580140"/>
      <w:bookmarkStart w:id="835" w:name="_Toc238795922"/>
      <w:r>
        <w:t>Related Documentation</w:t>
      </w:r>
      <w:bookmarkEnd w:id="833"/>
      <w:bookmarkEnd w:id="834"/>
      <w:bookmarkEnd w:id="835"/>
    </w:p>
    <w:p w:rsidR="00830E29" w:rsidRDefault="00830E29" w:rsidP="00FE0B65">
      <w:pPr>
        <w:pStyle w:val="BodyText"/>
        <w:keepNext/>
      </w:pPr>
      <w:r>
        <w:t>More information can be found in the following related CSM documents:</w:t>
      </w:r>
      <w:r w:rsidR="00F228E8">
        <w:fldChar w:fldCharType="begin"/>
      </w:r>
      <w:r w:rsidR="00C31724">
        <w:instrText xml:space="preserve"> XE "</w:instrText>
      </w:r>
      <w:r w:rsidR="00C31724" w:rsidRPr="003E73F9">
        <w:instrText>related documents</w:instrText>
      </w:r>
      <w:r w:rsidR="00C31724">
        <w:instrText xml:space="preserve">" </w:instrText>
      </w:r>
      <w:r w:rsidR="00F228E8">
        <w:fldChar w:fldCharType="end"/>
      </w:r>
    </w:p>
    <w:p w:rsidR="00830E29" w:rsidRDefault="00830E29" w:rsidP="00830E29">
      <w:pPr>
        <w:pStyle w:val="ListBullet"/>
      </w:pPr>
      <w:r>
        <w:t>Software Architecture Document</w:t>
      </w:r>
    </w:p>
    <w:p w:rsidR="00830E29" w:rsidRDefault="00830E29" w:rsidP="00830E29">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830E29" w:rsidRDefault="00830E29" w:rsidP="00830E29">
      <w:pPr>
        <w:pStyle w:val="ListBullet"/>
      </w:pPr>
      <w:r>
        <w:t>Acegi Security CSM Adapter Design Document</w:t>
      </w:r>
    </w:p>
    <w:p w:rsidR="00830E29" w:rsidRDefault="00830E29" w:rsidP="00830E29">
      <w:pPr>
        <w:pStyle w:val="ListBullet"/>
      </w:pPr>
      <w:r>
        <w:t>CLM Guide for Application Developers</w:t>
      </w:r>
    </w:p>
    <w:p w:rsidR="00830E29" w:rsidRDefault="00830E29" w:rsidP="00830E29">
      <w:pPr>
        <w:pStyle w:val="BodyText"/>
      </w:pPr>
      <w:r>
        <w:t xml:space="preserve">These and other documents can be found on the CSM website: </w:t>
      </w:r>
      <w:hyperlink r:id="rId20" w:history="1">
        <w:r w:rsidRPr="00830E29">
          <w:rPr>
            <w:rStyle w:val="Hyperlink"/>
          </w:rPr>
          <w:t>http://ncicb.nci.nih.gov/NCICB/infrastructure/cacore_overview/csm</w:t>
        </w:r>
      </w:hyperlink>
    </w:p>
    <w:p w:rsidR="004116AB" w:rsidRDefault="004116AB" w:rsidP="00830E29">
      <w:pPr>
        <w:pStyle w:val="Heading2"/>
      </w:pPr>
      <w:bookmarkStart w:id="836" w:name="_Ref185394608"/>
      <w:bookmarkStart w:id="837" w:name="_Ref185394695"/>
      <w:bookmarkStart w:id="838" w:name="_Toc187026433"/>
      <w:bookmarkStart w:id="839" w:name="_Toc187026493"/>
      <w:bookmarkStart w:id="840" w:name="_Toc187026577"/>
      <w:bookmarkStart w:id="841" w:name="_Toc187026883"/>
      <w:bookmarkStart w:id="842" w:name="_Toc187026974"/>
      <w:bookmarkStart w:id="843" w:name="_Toc187027114"/>
      <w:bookmarkStart w:id="844" w:name="_Toc187027468"/>
      <w:bookmarkStart w:id="845" w:name="_Toc187027622"/>
      <w:bookmarkStart w:id="846" w:name="_Toc187027731"/>
      <w:bookmarkStart w:id="847" w:name="_Toc187027776"/>
      <w:bookmarkStart w:id="848" w:name="_Toc187028105"/>
      <w:bookmarkStart w:id="849" w:name="_Toc187028212"/>
      <w:bookmarkStart w:id="850" w:name="_Toc187028237"/>
      <w:bookmarkStart w:id="851" w:name="_Toc187028626"/>
      <w:bookmarkStart w:id="852" w:name="_Toc187028753"/>
      <w:bookmarkStart w:id="853" w:name="_Toc187028900"/>
      <w:bookmarkStart w:id="854" w:name="_Toc187028926"/>
      <w:bookmarkStart w:id="855" w:name="_Toc187030164"/>
      <w:bookmarkStart w:id="856" w:name="_Toc187030211"/>
      <w:bookmarkStart w:id="857" w:name="_Toc238795923"/>
      <w:r>
        <w:lastRenderedPageBreak/>
        <w:t>Text Conventions Used</w:t>
      </w:r>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960"/>
        <w:gridCol w:w="2279"/>
      </w:tblGrid>
      <w:tr w:rsidR="00A75972" w:rsidTr="00B518D5">
        <w:trPr>
          <w:cantSplit/>
          <w:tblHeader/>
        </w:trPr>
        <w:tc>
          <w:tcPr>
            <w:tcW w:w="2070" w:type="dxa"/>
            <w:shd w:val="clear" w:color="auto" w:fill="CCCCCC"/>
            <w:tcMar>
              <w:top w:w="72" w:type="dxa"/>
              <w:bottom w:w="72" w:type="dxa"/>
            </w:tcMar>
          </w:tcPr>
          <w:p w:rsidR="00A75972" w:rsidRDefault="00AE6E8E" w:rsidP="00D039D0">
            <w:pPr>
              <w:pStyle w:val="TableHeader"/>
            </w:pPr>
            <w:r>
              <w:t>Convention</w:t>
            </w:r>
          </w:p>
        </w:tc>
        <w:tc>
          <w:tcPr>
            <w:tcW w:w="3960" w:type="dxa"/>
            <w:shd w:val="clear" w:color="auto" w:fill="CCCCCC"/>
            <w:tcMar>
              <w:top w:w="72" w:type="dxa"/>
              <w:bottom w:w="72" w:type="dxa"/>
            </w:tcMar>
          </w:tcPr>
          <w:p w:rsidR="00A75972" w:rsidRDefault="00AE6E8E" w:rsidP="00D039D0">
            <w:pPr>
              <w:pStyle w:val="TableHeader"/>
            </w:pPr>
            <w:r>
              <w:t>Description</w:t>
            </w:r>
          </w:p>
        </w:tc>
        <w:tc>
          <w:tcPr>
            <w:tcW w:w="2279" w:type="dxa"/>
            <w:shd w:val="clear" w:color="auto" w:fill="CCCCCC"/>
            <w:tcMar>
              <w:top w:w="72" w:type="dxa"/>
              <w:bottom w:w="72" w:type="dxa"/>
            </w:tcMar>
          </w:tcPr>
          <w:p w:rsidR="00A75972" w:rsidRDefault="00AE6E8E" w:rsidP="00D039D0">
            <w:pPr>
              <w:pStyle w:val="TableHeader"/>
            </w:pPr>
            <w:r>
              <w:t>Example</w:t>
            </w:r>
          </w:p>
        </w:tc>
      </w:tr>
      <w:tr w:rsidR="00A75972" w:rsidTr="00B518D5">
        <w:trPr>
          <w:cantSplit/>
        </w:trPr>
        <w:tc>
          <w:tcPr>
            <w:tcW w:w="2070" w:type="dxa"/>
            <w:tcMar>
              <w:top w:w="72" w:type="dxa"/>
            </w:tcMar>
          </w:tcPr>
          <w:p w:rsidR="00A75972" w:rsidRPr="00BD0B70" w:rsidRDefault="00BF042D" w:rsidP="00D039D0">
            <w:pPr>
              <w:pStyle w:val="TableText"/>
              <w:rPr>
                <w:rStyle w:val="Bold"/>
              </w:rPr>
            </w:pPr>
            <w:r w:rsidRPr="00BD0B70">
              <w:rPr>
                <w:rStyle w:val="Bold"/>
              </w:rPr>
              <w:t>Bold</w:t>
            </w:r>
          </w:p>
        </w:tc>
        <w:tc>
          <w:tcPr>
            <w:tcW w:w="396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279"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B518D5">
        <w:trPr>
          <w:cantSplit/>
        </w:trPr>
        <w:tc>
          <w:tcPr>
            <w:tcW w:w="2070" w:type="dxa"/>
            <w:tcMar>
              <w:top w:w="72" w:type="dxa"/>
            </w:tcMar>
          </w:tcPr>
          <w:p w:rsidR="00A75972" w:rsidRPr="00BD0B70" w:rsidRDefault="00BF042D" w:rsidP="00D039D0">
            <w:pPr>
              <w:pStyle w:val="TableText"/>
              <w:rPr>
                <w:rStyle w:val="Hyperlink"/>
              </w:rPr>
            </w:pPr>
            <w:r w:rsidRPr="00BD0B70">
              <w:rPr>
                <w:rStyle w:val="Hyperlink"/>
              </w:rPr>
              <w:t>URL</w:t>
            </w:r>
          </w:p>
        </w:tc>
        <w:tc>
          <w:tcPr>
            <w:tcW w:w="3960" w:type="dxa"/>
            <w:tcMar>
              <w:top w:w="72" w:type="dxa"/>
            </w:tcMar>
          </w:tcPr>
          <w:p w:rsidR="00A75972" w:rsidRDefault="00BD0B70" w:rsidP="00D039D0">
            <w:pPr>
              <w:pStyle w:val="TableText"/>
            </w:pPr>
            <w:r>
              <w:t>Indicates a Web address.</w:t>
            </w:r>
          </w:p>
        </w:tc>
        <w:tc>
          <w:tcPr>
            <w:tcW w:w="2279"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B518D5">
        <w:trPr>
          <w:cantSplit/>
        </w:trPr>
        <w:tc>
          <w:tcPr>
            <w:tcW w:w="2070" w:type="dxa"/>
            <w:tcMar>
              <w:top w:w="72" w:type="dxa"/>
            </w:tcMar>
          </w:tcPr>
          <w:p w:rsidR="00BD0B70" w:rsidRDefault="00BD0B70" w:rsidP="00D039D0">
            <w:pPr>
              <w:pStyle w:val="TableText"/>
            </w:pPr>
            <w:r>
              <w:t xml:space="preserve">text in </w:t>
            </w:r>
            <w:r w:rsidRPr="00755CA5">
              <w:rPr>
                <w:rStyle w:val="Keypress"/>
              </w:rPr>
              <w:t>Small Caps</w:t>
            </w:r>
          </w:p>
        </w:tc>
        <w:tc>
          <w:tcPr>
            <w:tcW w:w="3960" w:type="dxa"/>
            <w:tcMar>
              <w:top w:w="72" w:type="dxa"/>
            </w:tcMar>
          </w:tcPr>
          <w:p w:rsidR="00BD0B70" w:rsidRDefault="00BD0B70" w:rsidP="00D039D0">
            <w:pPr>
              <w:pStyle w:val="TableText"/>
            </w:pPr>
            <w:r>
              <w:t>Indicates a keyboard shortcut.</w:t>
            </w:r>
          </w:p>
        </w:tc>
        <w:tc>
          <w:tcPr>
            <w:tcW w:w="2279"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B518D5">
        <w:trPr>
          <w:cantSplit/>
        </w:trPr>
        <w:tc>
          <w:tcPr>
            <w:tcW w:w="207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960" w:type="dxa"/>
            <w:tcMar>
              <w:top w:w="72" w:type="dxa"/>
            </w:tcMar>
          </w:tcPr>
          <w:p w:rsidR="00A75972" w:rsidRDefault="00BD0B70" w:rsidP="00D039D0">
            <w:pPr>
              <w:pStyle w:val="TableText"/>
            </w:pPr>
            <w:r>
              <w:t>Indicates keys that are pressed simultaneously.</w:t>
            </w:r>
          </w:p>
        </w:tc>
        <w:tc>
          <w:tcPr>
            <w:tcW w:w="2279"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B518D5">
        <w:trPr>
          <w:cantSplit/>
        </w:trPr>
        <w:tc>
          <w:tcPr>
            <w:tcW w:w="2070" w:type="dxa"/>
            <w:tcMar>
              <w:top w:w="72" w:type="dxa"/>
            </w:tcMar>
          </w:tcPr>
          <w:p w:rsidR="00A75972" w:rsidRPr="00BD0B70" w:rsidRDefault="00347FAE" w:rsidP="00D039D0">
            <w:pPr>
              <w:pStyle w:val="TableText"/>
              <w:rPr>
                <w:rStyle w:val="Emphasis"/>
              </w:rPr>
            </w:pPr>
            <w:r w:rsidRPr="00BD0B70">
              <w:rPr>
                <w:rStyle w:val="Emphasis"/>
              </w:rPr>
              <w:t>Italics</w:t>
            </w:r>
          </w:p>
        </w:tc>
        <w:tc>
          <w:tcPr>
            <w:tcW w:w="3960" w:type="dxa"/>
            <w:tcMar>
              <w:top w:w="72" w:type="dxa"/>
            </w:tcMar>
          </w:tcPr>
          <w:p w:rsidR="00A75972" w:rsidRDefault="00BD0B70" w:rsidP="00D039D0">
            <w:pPr>
              <w:pStyle w:val="TableText"/>
            </w:pPr>
            <w:r>
              <w:t>Highlights references to other documents, sections, figures, and tables.</w:t>
            </w:r>
          </w:p>
        </w:tc>
        <w:tc>
          <w:tcPr>
            <w:tcW w:w="2279"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B518D5">
        <w:trPr>
          <w:cantSplit/>
        </w:trPr>
        <w:tc>
          <w:tcPr>
            <w:tcW w:w="207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960" w:type="dxa"/>
            <w:tcMar>
              <w:top w:w="72" w:type="dxa"/>
            </w:tcMar>
          </w:tcPr>
          <w:p w:rsidR="00A75972" w:rsidRDefault="00BD0B70" w:rsidP="00D039D0">
            <w:pPr>
              <w:pStyle w:val="TableText"/>
            </w:pPr>
            <w:r>
              <w:t>Represents text that you type.</w:t>
            </w:r>
          </w:p>
        </w:tc>
        <w:tc>
          <w:tcPr>
            <w:tcW w:w="2279"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B518D5">
        <w:trPr>
          <w:cantSplit/>
        </w:trPr>
        <w:tc>
          <w:tcPr>
            <w:tcW w:w="2070" w:type="dxa"/>
            <w:tcMar>
              <w:top w:w="72" w:type="dxa"/>
            </w:tcMar>
          </w:tcPr>
          <w:p w:rsidR="00880C21" w:rsidRPr="00755CA5" w:rsidRDefault="00880C21" w:rsidP="00D039D0">
            <w:pPr>
              <w:pStyle w:val="TableTextIndent"/>
              <w:rPr>
                <w:rStyle w:val="Bold"/>
              </w:rPr>
            </w:pPr>
            <w:r w:rsidRPr="00755CA5">
              <w:rPr>
                <w:rStyle w:val="Bold"/>
              </w:rPr>
              <w:t>Note:</w:t>
            </w:r>
          </w:p>
        </w:tc>
        <w:tc>
          <w:tcPr>
            <w:tcW w:w="3960" w:type="dxa"/>
            <w:tcMar>
              <w:top w:w="72" w:type="dxa"/>
            </w:tcMar>
          </w:tcPr>
          <w:p w:rsidR="00880C21" w:rsidRDefault="00880C21" w:rsidP="00D039D0">
            <w:pPr>
              <w:pStyle w:val="TableText"/>
            </w:pPr>
            <w:r>
              <w:t>Highlights information of particular importance.</w:t>
            </w:r>
          </w:p>
        </w:tc>
        <w:tc>
          <w:tcPr>
            <w:tcW w:w="2279"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B518D5">
        <w:trPr>
          <w:cantSplit/>
        </w:trPr>
        <w:tc>
          <w:tcPr>
            <w:tcW w:w="2070" w:type="dxa"/>
            <w:tcMar>
              <w:top w:w="72" w:type="dxa"/>
            </w:tcMar>
          </w:tcPr>
          <w:p w:rsidR="00880C21" w:rsidRDefault="00880C21" w:rsidP="00D039D0">
            <w:pPr>
              <w:pStyle w:val="TableText"/>
            </w:pPr>
            <w:r>
              <w:t>{  }</w:t>
            </w:r>
          </w:p>
        </w:tc>
        <w:tc>
          <w:tcPr>
            <w:tcW w:w="3960" w:type="dxa"/>
            <w:tcMar>
              <w:top w:w="72" w:type="dxa"/>
            </w:tcMar>
          </w:tcPr>
          <w:p w:rsidR="00880C21" w:rsidRDefault="00880C21" w:rsidP="00D039D0">
            <w:pPr>
              <w:pStyle w:val="TableText"/>
            </w:pPr>
            <w:r>
              <w:t>Surrounds replaceable items.</w:t>
            </w:r>
          </w:p>
        </w:tc>
        <w:tc>
          <w:tcPr>
            <w:tcW w:w="2279"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830E29" w:rsidRPr="006656CC" w:rsidRDefault="00830E29" w:rsidP="00830E29">
      <w:pPr>
        <w:pStyle w:val="Heading2"/>
      </w:pPr>
      <w:bookmarkStart w:id="858" w:name="_Ref213580150"/>
      <w:bookmarkStart w:id="859" w:name="_Ref213580153"/>
      <w:bookmarkStart w:id="860" w:name="_Toc238795924"/>
      <w:r w:rsidRPr="006656CC">
        <w:t>Credits and Resources</w:t>
      </w:r>
      <w:bookmarkEnd w:id="858"/>
      <w:bookmarkEnd w:id="859"/>
      <w:bookmarkEnd w:id="860"/>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830E29" w:rsidRPr="004328BD" w:rsidTr="00293557">
        <w:trPr>
          <w:trHeight w:val="350"/>
          <w:jc w:val="center"/>
        </w:trPr>
        <w:tc>
          <w:tcPr>
            <w:tcW w:w="9144" w:type="dxa"/>
            <w:gridSpan w:val="4"/>
            <w:tcBorders>
              <w:bottom w:val="single" w:sz="6" w:space="0" w:color="000000"/>
            </w:tcBorders>
            <w:shd w:val="clear" w:color="auto" w:fill="CCCCCC"/>
          </w:tcPr>
          <w:p w:rsidR="00830E29" w:rsidRPr="004328BD" w:rsidRDefault="00830E29" w:rsidP="00D039D0">
            <w:pPr>
              <w:pStyle w:val="TableHeaderCenter"/>
            </w:pPr>
            <w:r w:rsidRPr="004328BD">
              <w:t>caCORE CSM Development and Management Teams</w:t>
            </w:r>
          </w:p>
        </w:tc>
      </w:tr>
      <w:tr w:rsidR="00830E29" w:rsidRPr="004328BD" w:rsidTr="00293557">
        <w:trPr>
          <w:jc w:val="center"/>
        </w:trPr>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CSM Development Team</w:t>
            </w:r>
          </w:p>
        </w:tc>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Other Development Teams</w:t>
            </w:r>
          </w:p>
        </w:tc>
        <w:tc>
          <w:tcPr>
            <w:tcW w:w="2305"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Documentation</w:t>
            </w:r>
          </w:p>
        </w:tc>
        <w:tc>
          <w:tcPr>
            <w:tcW w:w="2277"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Program Management</w:t>
            </w:r>
          </w:p>
        </w:tc>
      </w:tr>
      <w:tr w:rsidR="00830E29" w:rsidRPr="00D5257B" w:rsidTr="00293557">
        <w:trPr>
          <w:jc w:val="center"/>
        </w:trPr>
        <w:tc>
          <w:tcPr>
            <w:tcW w:w="2281"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830E29" w:rsidRPr="006656CC" w:rsidRDefault="00830E29" w:rsidP="00293557">
            <w:pPr>
              <w:pStyle w:val="TableText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830E29" w:rsidRPr="006656CC" w:rsidRDefault="00830E29" w:rsidP="00293557">
            <w:pPr>
              <w:pStyle w:val="TableText0"/>
              <w:jc w:val="left"/>
            </w:pPr>
            <w:r w:rsidRPr="006656CC">
              <w:t>Avinash Shanbhag</w:t>
            </w:r>
            <w:r w:rsidRPr="009D092A">
              <w:rPr>
                <w:vertAlign w:val="superscript"/>
              </w:rPr>
              <w:t>3</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830E29">
              <w:t xml:space="preserve">Santhosh Garmilla </w:t>
            </w:r>
            <w:r w:rsidRPr="009D092A">
              <w:rPr>
                <w:vertAlign w:val="superscript"/>
              </w:rPr>
              <w:t>1</w:t>
            </w:r>
          </w:p>
        </w:tc>
        <w:tc>
          <w:tcPr>
            <w:tcW w:w="2281" w:type="dxa"/>
            <w:shd w:val="clear" w:color="auto" w:fill="auto"/>
          </w:tcPr>
          <w:p w:rsidR="00830E29" w:rsidRPr="006656CC" w:rsidRDefault="00830E29" w:rsidP="00293557">
            <w:pPr>
              <w:pStyle w:val="TableText0"/>
              <w:jc w:val="left"/>
            </w:pPr>
            <w:r w:rsidRPr="006656CC">
              <w:t>Dan Dumitru</w:t>
            </w:r>
            <w:r w:rsidRPr="009D092A">
              <w:rPr>
                <w:vertAlign w:val="superscript"/>
              </w:rPr>
              <w:t>1</w:t>
            </w:r>
          </w:p>
        </w:tc>
        <w:tc>
          <w:tcPr>
            <w:tcW w:w="2305" w:type="dxa"/>
            <w:shd w:val="clear" w:color="auto" w:fill="auto"/>
          </w:tcPr>
          <w:p w:rsidR="00830E29" w:rsidRPr="006656CC" w:rsidRDefault="00DF4629" w:rsidP="00293557">
            <w:pPr>
              <w:pStyle w:val="TableText0"/>
              <w:jc w:val="left"/>
            </w:pPr>
            <w:r w:rsidRPr="006656CC">
              <w:t>Charles Griffin</w:t>
            </w:r>
            <w:r w:rsidRPr="009D092A">
              <w:rPr>
                <w:vertAlign w:val="superscript"/>
              </w:rPr>
              <w:t>1</w:t>
            </w:r>
          </w:p>
        </w:tc>
        <w:tc>
          <w:tcPr>
            <w:tcW w:w="2277" w:type="dxa"/>
            <w:shd w:val="clear" w:color="auto" w:fill="auto"/>
          </w:tcPr>
          <w:p w:rsidR="00830E29" w:rsidRPr="006656CC" w:rsidRDefault="00830E29" w:rsidP="00293557">
            <w:pPr>
              <w:pStyle w:val="TableText0"/>
              <w:jc w:val="left"/>
            </w:pPr>
            <w:r w:rsidRPr="006656CC">
              <w:t>Charles Griffin</w:t>
            </w:r>
            <w:r w:rsidRPr="009D092A">
              <w:rPr>
                <w:vertAlign w:val="superscript"/>
              </w:rPr>
              <w:t>1</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6656CC">
              <w:t>Aynur Abdurazik</w:t>
            </w:r>
            <w:r w:rsidRPr="009D092A">
              <w:rPr>
                <w:vertAlign w:val="superscript"/>
              </w:rPr>
              <w:t>2</w:t>
            </w: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DF4629" w:rsidP="00293557">
            <w:pPr>
              <w:pStyle w:val="TableText0"/>
              <w:jc w:val="left"/>
            </w:pPr>
            <w:r>
              <w:t>Bronwyn Gagne</w:t>
            </w:r>
            <w:r w:rsidRPr="009D092A">
              <w:rPr>
                <w:vertAlign w:val="superscript"/>
              </w:rPr>
              <w:t>4</w:t>
            </w: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830E29" w:rsidP="00293557">
            <w:pPr>
              <w:pStyle w:val="TableText0"/>
              <w:jc w:val="left"/>
            </w:pP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830E29" w:rsidRPr="006656CC" w:rsidRDefault="00830E29" w:rsidP="00293557">
            <w:pPr>
              <w:pStyle w:val="TableText0"/>
              <w:jc w:val="left"/>
            </w:pPr>
            <w:r w:rsidRPr="009D092A">
              <w:rPr>
                <w:vertAlign w:val="superscript"/>
              </w:rPr>
              <w:t>2</w:t>
            </w:r>
            <w:r w:rsidRPr="006656CC">
              <w:t xml:space="preserve"> Science Applications International Corporation (SAIC)</w:t>
            </w:r>
          </w:p>
        </w:tc>
        <w:tc>
          <w:tcPr>
            <w:tcW w:w="2305" w:type="dxa"/>
            <w:shd w:val="clear" w:color="auto" w:fill="auto"/>
          </w:tcPr>
          <w:p w:rsidR="00830E29" w:rsidRPr="006656CC" w:rsidRDefault="00830E29" w:rsidP="00293557">
            <w:pPr>
              <w:pStyle w:val="TableText0"/>
              <w:jc w:val="left"/>
            </w:pPr>
            <w:r w:rsidRPr="009D092A">
              <w:rPr>
                <w:vertAlign w:val="superscript"/>
              </w:rPr>
              <w:t>3</w:t>
            </w:r>
            <w:r w:rsidRPr="006656CC">
              <w:t xml:space="preserve"> National Cancer Institute Center for Bioinformatics</w:t>
            </w:r>
          </w:p>
        </w:tc>
        <w:tc>
          <w:tcPr>
            <w:tcW w:w="2277" w:type="dxa"/>
            <w:shd w:val="clear" w:color="auto" w:fill="auto"/>
          </w:tcPr>
          <w:p w:rsidR="00830E29" w:rsidRPr="006656CC" w:rsidRDefault="00830E29" w:rsidP="00293557">
            <w:pPr>
              <w:pStyle w:val="TableText0"/>
              <w:jc w:val="left"/>
            </w:pPr>
            <w:r w:rsidRPr="009D092A">
              <w:rPr>
                <w:vertAlign w:val="superscript"/>
              </w:rPr>
              <w:t>4</w:t>
            </w:r>
            <w:r w:rsidRPr="006656CC">
              <w:t xml:space="preserve"> </w:t>
            </w:r>
            <w:r>
              <w:t>Lockheed Martin</w:t>
            </w:r>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830E29" w:rsidRPr="00657CB0" w:rsidTr="00293557">
        <w:tc>
          <w:tcPr>
            <w:tcW w:w="902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DF4629">
        <w:tc>
          <w:tcPr>
            <w:tcW w:w="263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39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F228E8" w:rsidP="00DF4629">
            <w:pPr>
              <w:pStyle w:val="TableText"/>
            </w:pPr>
            <w:hyperlink r:id="rId21" w:history="1">
              <w:r w:rsidR="00DF4629" w:rsidRPr="009A3BA1">
                <w:rPr>
                  <w:rStyle w:val="Hyperlink"/>
                </w:rPr>
                <w:t>security-csm-user@gforge.nci.nih.gov</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F228E8" w:rsidP="00DF4629">
            <w:pPr>
              <w:pStyle w:val="TableText"/>
            </w:pPr>
            <w:hyperlink r:id="rId22" w:history="1">
              <w:r w:rsidR="00B56DA2" w:rsidRPr="00DF4629">
                <w:rPr>
                  <w:rStyle w:val="Hyperlink"/>
                </w:rPr>
                <w:t xml:space="preserve">http://gforge.nci.nih.gov/pipermail/security-csm-user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228E8" w:rsidP="00DF4629">
            <w:pPr>
              <w:pStyle w:val="TableText"/>
            </w:pPr>
            <w:hyperlink r:id="rId23" w:history="1">
              <w:r w:rsidR="00B56DA2" w:rsidRPr="00DF4629">
                <w:rPr>
                  <w:rStyle w:val="Hyperlink"/>
                </w:rPr>
                <w:t xml:space="preserve">http://gforge.nci.nih.gov/projects/security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228E8" w:rsidP="00DF4629">
            <w:pPr>
              <w:pStyle w:val="TableText"/>
            </w:pPr>
            <w:hyperlink r:id="rId24" w:history="1">
              <w:r w:rsidR="00B56DA2" w:rsidRPr="00DF4629">
                <w:rPr>
                  <w:rStyle w:val="Hyperlink"/>
                </w:rPr>
                <w:t xml:space="preserve">http://gforge.nci.nih.gov/tracker/?atid=131&amp;group_id=12&amp;func=browse </w:t>
              </w:r>
            </w:hyperlink>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830E29" w:rsidRPr="00963656" w:rsidTr="00293557">
        <w:tc>
          <w:tcPr>
            <w:tcW w:w="902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293557">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830E29" w:rsidRPr="009209E1" w:rsidRDefault="00F228E8"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F228E8"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FE0B65">
      <w:pPr>
        <w:pStyle w:val="Heading4"/>
      </w:pPr>
      <w:r w:rsidRPr="00F402AB">
        <w:t>Submitting a Support Issue</w:t>
      </w:r>
    </w:p>
    <w:p w:rsidR="00830E29" w:rsidRDefault="00830E29" w:rsidP="00830E29">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F228E8">
        <w:fldChar w:fldCharType="begin"/>
      </w:r>
      <w:r w:rsidR="00C31724">
        <w:instrText xml:space="preserve"> XE "</w:instrText>
      </w:r>
      <w:r w:rsidR="00C31724" w:rsidRPr="003E73F9">
        <w:instrText>submit support issue</w:instrText>
      </w:r>
      <w:r w:rsidR="00C31724">
        <w:instrText xml:space="preserve">" </w:instrText>
      </w:r>
      <w:r w:rsidR="00F228E8">
        <w:fldChar w:fldCharType="end"/>
      </w:r>
      <w:r w:rsidR="00F228E8">
        <w:fldChar w:fldCharType="begin"/>
      </w:r>
      <w:r w:rsidR="00C31724">
        <w:instrText xml:space="preserve"> XE "</w:instrText>
      </w:r>
      <w:r w:rsidR="00C31724" w:rsidRPr="00CB2CC9">
        <w:instrText>support:submitting issue</w:instrText>
      </w:r>
      <w:r w:rsidR="00C31724">
        <w:instrText xml:space="preserve">" </w:instrText>
      </w:r>
      <w:r w:rsidR="00F228E8">
        <w:fldChar w:fldCharType="end"/>
      </w:r>
    </w:p>
    <w:p w:rsidR="00830E29" w:rsidRDefault="00F228E8" w:rsidP="00830E29">
      <w:pPr>
        <w:pStyle w:val="BodyText"/>
        <w:ind w:left="1440"/>
      </w:pPr>
      <w:hyperlink r:id="rId25"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Pr="00E61B65" w:rsidRDefault="00830E29" w:rsidP="00830E29">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w:t>
      </w:r>
      <w:del w:id="861" w:author=" Vijay Parmar" w:date="2009-08-19T11:27:00Z">
        <w:r w:rsidDel="00CD32AB">
          <w:delText>1</w:delText>
        </w:r>
      </w:del>
      <w:ins w:id="862" w:author=" Vijay Parmar" w:date="2009-08-19T11:27:00Z">
        <w:r w:rsidR="00CD32AB">
          <w:t>2</w:t>
        </w:r>
      </w:ins>
      <w:r>
        <w:t xml:space="preserve"> version of caCORE CSM</w:t>
      </w:r>
      <w:r w:rsidRPr="00E61B65">
        <w:t xml:space="preserve">, which was released in November </w:t>
      </w:r>
      <w:r>
        <w:t>2008</w:t>
      </w:r>
      <w:r w:rsidRPr="00E61B65">
        <w:t xml:space="preserve"> by </w:t>
      </w:r>
      <w:r>
        <w:t xml:space="preserve">the </w:t>
      </w:r>
      <w:r w:rsidRPr="00E61B65">
        <w:t>NCI</w:t>
      </w:r>
      <w:r>
        <w:t xml:space="preserve"> Center for Biomedical Informatics and Information Technology (CBIIT), formerly the National Cancer Institute Center for Bioinformatics (NCI</w:t>
      </w:r>
      <w:r w:rsidRPr="00E61B65">
        <w:t>CB</w:t>
      </w:r>
      <w:r>
        <w:t>)</w:t>
      </w:r>
      <w:r w:rsidRPr="00E61B65">
        <w:t xml:space="preserve">. </w:t>
      </w:r>
      <w:r w:rsidR="00F228E8">
        <w:fldChar w:fldCharType="begin"/>
      </w:r>
      <w:r w:rsidR="00C31724">
        <w:instrText xml:space="preserve"> XE "</w:instrText>
      </w:r>
      <w:r w:rsidR="00C31724" w:rsidRPr="003E73F9">
        <w:instrText>release schedule</w:instrText>
      </w:r>
      <w:r w:rsidR="00C31724">
        <w:instrText xml:space="preserve">" </w:instrText>
      </w:r>
      <w:r w:rsidR="00F228E8">
        <w:fldChar w:fldCharType="end"/>
      </w:r>
    </w:p>
    <w:p w:rsidR="00586873" w:rsidRDefault="00586873" w:rsidP="00F23AAE">
      <w:pPr>
        <w:pStyle w:val="BodyText"/>
      </w:pPr>
    </w:p>
    <w:p w:rsidR="00AB2F90" w:rsidRPr="00AB2F90" w:rsidRDefault="00AB2F90" w:rsidP="00AB2F90">
      <w:pPr>
        <w:pStyle w:val="BodyText"/>
        <w:sectPr w:rsidR="00AB2F90" w:rsidRPr="00AB2F90" w:rsidSect="00A57346">
          <w:headerReference w:type="even" r:id="rId26"/>
          <w:headerReference w:type="default" r:id="rId27"/>
          <w:footerReference w:type="even" r:id="rId28"/>
          <w:headerReference w:type="first" r:id="rId29"/>
          <w:footerReference w:type="first" r:id="rId30"/>
          <w:pgSz w:w="12240" w:h="15840" w:code="1"/>
          <w:pgMar w:top="1440" w:right="1440" w:bottom="1440" w:left="1440" w:header="720" w:footer="720" w:gutter="432"/>
          <w:pgNumType w:start="1"/>
          <w:cols w:space="720"/>
          <w:titlePg/>
          <w:docGrid w:linePitch="360"/>
        </w:sectPr>
      </w:pPr>
      <w:bookmarkStart w:id="863" w:name="_Toc187026436"/>
      <w:bookmarkStart w:id="864" w:name="_Toc187026496"/>
      <w:bookmarkStart w:id="865" w:name="_Toc187026580"/>
      <w:bookmarkStart w:id="866" w:name="_Toc187026886"/>
      <w:bookmarkStart w:id="867" w:name="_Toc187026977"/>
      <w:bookmarkStart w:id="868" w:name="_Toc187027117"/>
      <w:bookmarkStart w:id="869" w:name="_Toc187027471"/>
      <w:bookmarkStart w:id="870" w:name="_Toc187027625"/>
      <w:bookmarkStart w:id="871" w:name="_Toc187027734"/>
      <w:bookmarkStart w:id="872" w:name="_Toc187027779"/>
      <w:bookmarkStart w:id="873" w:name="_Toc187028108"/>
      <w:bookmarkStart w:id="874" w:name="_Toc187028215"/>
      <w:bookmarkStart w:id="875" w:name="_Toc187028240"/>
      <w:bookmarkStart w:id="876" w:name="_Toc187028629"/>
      <w:bookmarkStart w:id="877" w:name="_Toc187028756"/>
      <w:bookmarkStart w:id="878" w:name="_Toc187028903"/>
      <w:bookmarkStart w:id="879" w:name="_Toc187028929"/>
      <w:bookmarkStart w:id="880" w:name="_Toc187030166"/>
      <w:bookmarkStart w:id="881" w:name="_Toc187030213"/>
    </w:p>
    <w:p w:rsidR="00BB751A" w:rsidRDefault="00830E29" w:rsidP="00B63047">
      <w:pPr>
        <w:pStyle w:val="Heading1"/>
      </w:pPr>
      <w:bookmarkStart w:id="882" w:name="_Ref213636076"/>
      <w:bookmarkStart w:id="883" w:name="_Ref213636079"/>
      <w:bookmarkStart w:id="884" w:name="_Ref213636083"/>
      <w:bookmarkStart w:id="885" w:name="_Toc238795925"/>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r w:rsidRPr="00830E29">
        <w:lastRenderedPageBreak/>
        <w:t>CSM Overview</w:t>
      </w:r>
      <w:bookmarkEnd w:id="882"/>
      <w:bookmarkEnd w:id="883"/>
      <w:bookmarkEnd w:id="884"/>
      <w:bookmarkEnd w:id="885"/>
    </w:p>
    <w:p w:rsidR="00FE0B65" w:rsidRDefault="00FE0B65" w:rsidP="00FE0B65">
      <w:pPr>
        <w:pStyle w:val="BodyText"/>
      </w:pPr>
      <w:r>
        <w:t>This chapter provides an overview of the Common Security Module (CSM). Topics in this chapter include:</w:t>
      </w:r>
    </w:p>
    <w:p w:rsidR="00947024" w:rsidRDefault="00F228E8" w:rsidP="00FE0B65">
      <w:pPr>
        <w:pStyle w:val="ListBullet"/>
      </w:pPr>
      <w:fldSimple w:instr=" REF _Ref213910161 \h  \* MERGEFORMAT ">
        <w:r w:rsidR="00E92FAF" w:rsidRPr="00E92FAF">
          <w:rPr>
            <w:i/>
            <w:color w:val="0000FF"/>
          </w:rPr>
          <w:t>Introduction</w:t>
        </w:r>
      </w:fldSimple>
      <w:r w:rsidR="00947024">
        <w:t xml:space="preserve"> on this page.</w:t>
      </w:r>
    </w:p>
    <w:p w:rsidR="00947024" w:rsidRDefault="00F228E8" w:rsidP="00FE0B65">
      <w:pPr>
        <w:pStyle w:val="ListBullet"/>
      </w:pPr>
      <w:fldSimple w:instr=" REF _Ref213910163 \h  \* MERGEFORMAT ">
        <w:r w:rsidR="00E92FAF" w:rsidRPr="00E92FAF">
          <w:rPr>
            <w:i/>
            <w:color w:val="0000FF"/>
          </w:rPr>
          <w:t>Security Concepts</w:t>
        </w:r>
      </w:fldSimple>
      <w:r w:rsidR="00947024">
        <w:t xml:space="preserve"> on page </w:t>
      </w:r>
      <w:r>
        <w:fldChar w:fldCharType="begin"/>
      </w:r>
      <w:r w:rsidR="00947024">
        <w:instrText xml:space="preserve"> PAGEREF _Ref213910188 \h </w:instrText>
      </w:r>
      <w:r>
        <w:fldChar w:fldCharType="separate"/>
      </w:r>
      <w:r w:rsidR="00E92FAF">
        <w:rPr>
          <w:noProof/>
        </w:rPr>
        <w:t>7</w:t>
      </w:r>
      <w:r>
        <w:fldChar w:fldCharType="end"/>
      </w:r>
      <w:r w:rsidR="00947024">
        <w:t>.</w:t>
      </w:r>
    </w:p>
    <w:p w:rsidR="00FE0B65" w:rsidRDefault="00F228E8" w:rsidP="00FE0B65">
      <w:pPr>
        <w:pStyle w:val="ListBullet"/>
      </w:pPr>
      <w:fldSimple w:instr=" REF _Ref213910164 \h  \* MERGEFORMAT ">
        <w:r w:rsidR="00E92FAF" w:rsidRPr="00E92FAF">
          <w:rPr>
            <w:i/>
            <w:color w:val="0000FF"/>
          </w:rPr>
          <w:t>Minimum System Requirements</w:t>
        </w:r>
      </w:fldSimple>
      <w:r w:rsidR="00FE0B65">
        <w:t xml:space="preserve"> on this page</w:t>
      </w:r>
      <w:r w:rsidR="00947024">
        <w:t xml:space="preserve"> </w:t>
      </w:r>
      <w:r>
        <w:fldChar w:fldCharType="begin"/>
      </w:r>
      <w:r w:rsidR="00947024">
        <w:instrText xml:space="preserve"> PAGEREF _Ref213910191 \h </w:instrText>
      </w:r>
      <w:r>
        <w:fldChar w:fldCharType="separate"/>
      </w:r>
      <w:r w:rsidR="00E92FAF">
        <w:rPr>
          <w:noProof/>
        </w:rPr>
        <w:t>8</w:t>
      </w:r>
      <w:r>
        <w:fldChar w:fldCharType="end"/>
      </w:r>
      <w:r w:rsidR="00947024">
        <w:t>.</w:t>
      </w:r>
    </w:p>
    <w:p w:rsidR="00FE0B65" w:rsidRDefault="00FE0B65" w:rsidP="00FE0B65">
      <w:pPr>
        <w:pStyle w:val="Heading2"/>
      </w:pPr>
      <w:bookmarkStart w:id="886" w:name="_Ref213910161"/>
      <w:bookmarkStart w:id="887" w:name="_Toc238795926"/>
      <w:r>
        <w:t>Introduction</w:t>
      </w:r>
      <w:bookmarkEnd w:id="886"/>
      <w:bookmarkEnd w:id="887"/>
      <w:r>
        <w:t xml:space="preserve"> </w:t>
      </w:r>
    </w:p>
    <w:p w:rsidR="00F7608E" w:rsidRPr="00F7608E" w:rsidRDefault="00F7608E" w:rsidP="00F7608E">
      <w:pPr>
        <w:pStyle w:val="BodyText"/>
      </w:pPr>
      <w:r w:rsidRPr="00F7608E">
        <w:t>The CSM provides application developers with powerful security tools in a flexible delivery</w:t>
      </w:r>
      <w:r w:rsidR="008B318A" w:rsidRPr="00F7608E">
        <w:t xml:space="preserve">. </w:t>
      </w:r>
      <w:r w:rsidRPr="00F7608E">
        <w:t>CSM provides solutions for:</w:t>
      </w:r>
    </w:p>
    <w:p w:rsidR="00F7608E" w:rsidRPr="00F7608E" w:rsidRDefault="00F7608E" w:rsidP="00F7608E">
      <w:pPr>
        <w:pStyle w:val="ListBullet"/>
      </w:pPr>
      <w:r w:rsidRPr="00947024">
        <w:rPr>
          <w:rStyle w:val="Bold"/>
        </w:rPr>
        <w:t>Authentication</w:t>
      </w:r>
      <w:r w:rsidRPr="00F7608E">
        <w:t xml:space="preserve"> -</w:t>
      </w:r>
      <w:r w:rsidR="00215A99">
        <w:t xml:space="preserve"> </w:t>
      </w:r>
      <w:r w:rsidR="00F228E8">
        <w:rPr>
          <w:rStyle w:val="StyleListNumberBoldChar"/>
        </w:rPr>
        <w:fldChar w:fldCharType="begin"/>
      </w:r>
      <w:r w:rsidR="00215A99">
        <w:instrText xml:space="preserve"> XE "</w:instrText>
      </w:r>
      <w:r w:rsidR="00C31724">
        <w:instrText>a</w:instrText>
      </w:r>
      <w:r w:rsidR="00215A99" w:rsidRPr="0017671A">
        <w:instrText>uthentication:defined</w:instrText>
      </w:r>
      <w:r w:rsidR="00215A99">
        <w:instrText xml:space="preserve">" </w:instrText>
      </w:r>
      <w:r w:rsidR="00F228E8">
        <w:rPr>
          <w:rStyle w:val="StyleListNumberBoldChar"/>
        </w:rPr>
        <w:fldChar w:fldCharType="end"/>
      </w:r>
      <w:r w:rsidR="00F228E8">
        <w:rPr>
          <w:rStyle w:val="StyleListNumberBoldChar"/>
        </w:rPr>
        <w:fldChar w:fldCharType="begin"/>
      </w:r>
      <w:r w:rsidR="00C31724">
        <w:instrText xml:space="preserve"> XE "</w:instrText>
      </w:r>
      <w:r w:rsidR="00C31724" w:rsidRPr="000E0AC8">
        <w:instrText>overview:authentication</w:instrText>
      </w:r>
      <w:r w:rsidR="00C31724">
        <w:instrText xml:space="preserve">" </w:instrText>
      </w:r>
      <w:r w:rsidR="00F228E8">
        <w:rPr>
          <w:rStyle w:val="StyleListNumberBoldChar"/>
        </w:rPr>
        <w:fldChar w:fldCharType="end"/>
      </w:r>
      <w:r w:rsidR="00215A99">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F7608E" w:rsidRPr="00F7608E" w:rsidRDefault="00F7608E" w:rsidP="00F7608E">
      <w:pPr>
        <w:pStyle w:val="ListBullet"/>
      </w:pPr>
      <w:r w:rsidRPr="00947024">
        <w:rPr>
          <w:rStyle w:val="Bold"/>
        </w:rPr>
        <w:t>Authorization</w:t>
      </w:r>
      <w:r w:rsidRPr="00F7608E">
        <w:t xml:space="preserve"> - </w:t>
      </w:r>
      <w:r w:rsidR="00F228E8">
        <w:fldChar w:fldCharType="begin"/>
      </w:r>
      <w:r w:rsidR="00215A99">
        <w:instrText xml:space="preserve"> XE "</w:instrText>
      </w:r>
      <w:r w:rsidR="00C31724">
        <w:instrText>a</w:instrText>
      </w:r>
      <w:r w:rsidR="00215A99" w:rsidRPr="007C3085">
        <w:instrText>uthorization:defined</w:instrText>
      </w:r>
      <w:r w:rsidR="00215A99">
        <w:instrText xml:space="preserve">" </w:instrText>
      </w:r>
      <w:r w:rsidR="00F228E8">
        <w:fldChar w:fldCharType="end"/>
      </w:r>
      <w:r w:rsidR="00F228E8">
        <w:fldChar w:fldCharType="begin"/>
      </w:r>
      <w:r w:rsidR="00C31724">
        <w:instrText xml:space="preserve"> XE "</w:instrText>
      </w:r>
      <w:r w:rsidR="00C31724" w:rsidRPr="00350357">
        <w:instrText>overview:authorization</w:instrText>
      </w:r>
      <w:r w:rsidR="00C31724">
        <w:instrText xml:space="preserve">" </w:instrText>
      </w:r>
      <w:r w:rsidR="00F228E8">
        <w:fldChar w:fldCharType="end"/>
      </w:r>
      <w:r w:rsidRPr="00F7608E">
        <w:t>granting access to data, methods, and objects. CSM incorporates an Authorization schema and database so that users can only perform the operations or access the data to which they have access rights.</w:t>
      </w:r>
    </w:p>
    <w:p w:rsidR="00F7608E" w:rsidRPr="00F7608E" w:rsidRDefault="001953B7" w:rsidP="00F7608E">
      <w:pPr>
        <w:pStyle w:val="ListBullet"/>
      </w:pPr>
      <w:r w:rsidRPr="00947024">
        <w:rPr>
          <w:rStyle w:val="Bold"/>
        </w:rPr>
        <w:t>Instance and Attribute Level Security</w:t>
      </w:r>
      <w:r w:rsidRPr="00F7608E">
        <w:t xml:space="preserve"> - </w:t>
      </w:r>
      <w:r w:rsidR="00F228E8">
        <w:fldChar w:fldCharType="begin"/>
      </w:r>
      <w:r>
        <w:instrText xml:space="preserve"> XE "i</w:instrText>
      </w:r>
      <w:r w:rsidRPr="009E0DFA">
        <w:instrText>nstance level security:defined</w:instrText>
      </w:r>
      <w:r>
        <w:instrText xml:space="preserve">" </w:instrText>
      </w:r>
      <w:r w:rsidR="00F228E8">
        <w:fldChar w:fldCharType="end"/>
      </w:r>
      <w:r w:rsidR="00F228E8">
        <w:fldChar w:fldCharType="begin"/>
      </w:r>
      <w:r>
        <w:instrText xml:space="preserve"> XE "a</w:instrText>
      </w:r>
      <w:r w:rsidRPr="009948FB">
        <w:instrText>ttribute level security:defined</w:instrText>
      </w:r>
      <w:r>
        <w:instrText xml:space="preserve">" </w:instrText>
      </w:r>
      <w:r w:rsidR="00F228E8">
        <w:fldChar w:fldCharType="end"/>
      </w:r>
      <w:r w:rsidR="00F228E8">
        <w:fldChar w:fldCharType="begin"/>
      </w:r>
      <w:r>
        <w:instrText xml:space="preserve"> XE "</w:instrText>
      </w:r>
      <w:r w:rsidRPr="00E8111E">
        <w:instrText>overview:instance</w:instrText>
      </w:r>
      <w:r w:rsidR="00E215FE">
        <w:instrText xml:space="preserve"> </w:instrText>
      </w:r>
      <w:r w:rsidRPr="00E8111E">
        <w:instrText>level security</w:instrText>
      </w:r>
      <w:r>
        <w:instrText xml:space="preserve">" </w:instrText>
      </w:r>
      <w:r w:rsidR="00F228E8">
        <w:fldChar w:fldCharType="end"/>
      </w:r>
      <w:r w:rsidR="00F228E8">
        <w:fldChar w:fldCharType="begin"/>
      </w:r>
      <w:r>
        <w:instrText xml:space="preserve"> XE "security:instance l</w:instrText>
      </w:r>
      <w:r w:rsidRPr="00F771E5">
        <w:instrText>evel</w:instrText>
      </w:r>
      <w:r>
        <w:instrText xml:space="preserve">" </w:instrText>
      </w:r>
      <w:r w:rsidR="00F228E8">
        <w:fldChar w:fldCharType="end"/>
      </w:r>
      <w:r w:rsidR="00F228E8">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F228E8">
        <w:fldChar w:fldCharType="end"/>
      </w:r>
      <w:r w:rsidR="00F228E8">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F228E8">
        <w:fldChar w:fldCharType="end"/>
      </w:r>
      <w:r w:rsidRPr="00F7608E">
        <w:t xml:space="preserve">allows users to perform instance level filtering of data. </w:t>
      </w:r>
      <w:r w:rsidR="00F7608E" w:rsidRPr="00F7608E">
        <w:t>The User Provision Tool (UPT) allows administrators to provision security filters for instances of domain classes and the API filters the results of the queries based on the access policy. The filtering of data is done at the database level with minimum overheads</w:t>
      </w:r>
      <w:r w:rsidR="008B318A" w:rsidRPr="00F7608E">
        <w:t xml:space="preserve">. </w:t>
      </w:r>
      <w:r w:rsidR="00F7608E" w:rsidRPr="00F7608E">
        <w:t>It also does attribute level filtering of data based on user permissions.</w:t>
      </w:r>
    </w:p>
    <w:p w:rsidR="00F7608E" w:rsidRPr="00F7608E" w:rsidRDefault="00F7608E" w:rsidP="00F7608E">
      <w:pPr>
        <w:pStyle w:val="ListBullet"/>
      </w:pPr>
      <w:r w:rsidRPr="00947024">
        <w:rPr>
          <w:rStyle w:val="Bold"/>
        </w:rPr>
        <w:t>User Provisioning</w:t>
      </w:r>
      <w:r w:rsidRPr="00F7608E">
        <w:t xml:space="preserve"> - </w:t>
      </w:r>
      <w:r w:rsidR="00F228E8">
        <w:fldChar w:fldCharType="begin"/>
      </w:r>
      <w:r w:rsidR="00215A99">
        <w:instrText xml:space="preserve"> XE "</w:instrText>
      </w:r>
      <w:r w:rsidR="00C31724">
        <w:instrText>u</w:instrText>
      </w:r>
      <w:r w:rsidR="00901053">
        <w:instrText>ser provisioning</w:instrText>
      </w:r>
      <w:r w:rsidR="00215A99">
        <w:instrText xml:space="preserve">" </w:instrText>
      </w:r>
      <w:r w:rsidR="00F228E8">
        <w:fldChar w:fldCharType="end"/>
      </w:r>
      <w:r w:rsidR="00F228E8">
        <w:fldChar w:fldCharType="begin"/>
      </w:r>
      <w:r w:rsidR="00C31724">
        <w:instrText xml:space="preserve"> XE "</w:instrText>
      </w:r>
      <w:r w:rsidR="00C31724" w:rsidRPr="000F1520">
        <w:instrText>overview:user provisioning</w:instrText>
      </w:r>
      <w:r w:rsidR="00C31724">
        <w:instrText xml:space="preserve">" </w:instrText>
      </w:r>
      <w:r w:rsidR="00F228E8">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F7608E" w:rsidRPr="00F7608E" w:rsidRDefault="001953B7" w:rsidP="00F7608E">
      <w:pPr>
        <w:pStyle w:val="ListBullet2"/>
      </w:pPr>
      <w:r w:rsidRPr="00947024">
        <w:rPr>
          <w:rStyle w:val="Bold"/>
        </w:rPr>
        <w:t>Super Admin</w:t>
      </w:r>
      <w:r w:rsidRPr="00F7608E">
        <w:t xml:space="preserve"> – </w:t>
      </w:r>
      <w:r w:rsidR="00F228E8">
        <w:rPr>
          <w:szCs w:val="22"/>
        </w:rPr>
        <w:fldChar w:fldCharType="begin"/>
      </w:r>
      <w:r>
        <w:instrText xml:space="preserve"> XE "Super A</w:instrText>
      </w:r>
      <w:r w:rsidRPr="00E73050">
        <w:instrText>dmin:defined</w:instrText>
      </w:r>
      <w:r>
        <w:instrText xml:space="preserve">" </w:instrText>
      </w:r>
      <w:r w:rsidR="00F228E8">
        <w:rPr>
          <w:szCs w:val="22"/>
        </w:rPr>
        <w:fldChar w:fldCharType="end"/>
      </w:r>
      <w:r w:rsidR="00F228E8">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F228E8">
        <w:rPr>
          <w:szCs w:val="22"/>
        </w:rPr>
        <w:fldChar w:fldCharType="end"/>
      </w:r>
      <w:r w:rsidRPr="00F7608E">
        <w:t>accessed by the UPT’s overall administrator; used to register an application, assign administrators, and create or modify standard privileges.</w:t>
      </w:r>
    </w:p>
    <w:p w:rsidR="00F7608E" w:rsidRPr="00F7608E" w:rsidRDefault="001953B7" w:rsidP="00F7608E">
      <w:pPr>
        <w:pStyle w:val="ListBullet2"/>
      </w:pPr>
      <w:r w:rsidRPr="00947024">
        <w:rPr>
          <w:rStyle w:val="Bold"/>
        </w:rPr>
        <w:t>Admin</w:t>
      </w:r>
      <w:r w:rsidRPr="00F7608E">
        <w:t xml:space="preserve"> – </w:t>
      </w:r>
      <w:r w:rsidR="00F228E8">
        <w:rPr>
          <w:szCs w:val="22"/>
        </w:rPr>
        <w:fldChar w:fldCharType="begin"/>
      </w:r>
      <w:r>
        <w:instrText xml:space="preserve"> XE "A</w:instrText>
      </w:r>
      <w:r w:rsidRPr="005F5DC3">
        <w:instrText>dmin:defined</w:instrText>
      </w:r>
      <w:r>
        <w:instrText xml:space="preserve">" </w:instrText>
      </w:r>
      <w:r w:rsidR="00F228E8">
        <w:rPr>
          <w:szCs w:val="22"/>
        </w:rPr>
        <w:fldChar w:fldCharType="end"/>
      </w:r>
      <w:r w:rsidR="00F228E8">
        <w:rPr>
          <w:szCs w:val="22"/>
        </w:rPr>
        <w:fldChar w:fldCharType="begin"/>
      </w:r>
      <w:r>
        <w:instrText xml:space="preserve"> XE "overview:A</w:instrText>
      </w:r>
      <w:r w:rsidRPr="00703446">
        <w:instrText>dmin</w:instrText>
      </w:r>
      <w:r>
        <w:instrText xml:space="preserve">" </w:instrText>
      </w:r>
      <w:r w:rsidR="00F228E8">
        <w:rPr>
          <w:szCs w:val="22"/>
        </w:rPr>
        <w:fldChar w:fldCharType="end"/>
      </w:r>
      <w:r w:rsidRPr="00F7608E">
        <w:t>used by application administrators to modify authorization data, such as roles, users, protection elements, etc</w:t>
      </w:r>
    </w:p>
    <w:p w:rsidR="00F7608E" w:rsidRDefault="00F7608E" w:rsidP="00F7608E">
      <w:pPr>
        <w:pStyle w:val="ListBullet"/>
      </w:pPr>
      <w:r w:rsidRPr="00947024">
        <w:rPr>
          <w:rStyle w:val="Bold"/>
        </w:rPr>
        <w:t>Audit Logging</w:t>
      </w:r>
      <w:r w:rsidRPr="00F7608E">
        <w:t xml:space="preserve"> - </w:t>
      </w:r>
      <w:r w:rsidR="00F228E8">
        <w:rPr>
          <w:rStyle w:val="StyleListNumberBoldChar"/>
        </w:rPr>
        <w:fldChar w:fldCharType="begin"/>
      </w:r>
      <w:r w:rsidR="00215A99">
        <w:instrText xml:space="preserve"> XE "</w:instrText>
      </w:r>
      <w:r w:rsidR="00985C3C">
        <w:instrText>a</w:instrText>
      </w:r>
      <w:r w:rsidR="00215A99" w:rsidRPr="0014393B">
        <w:instrText>udit logging:defined</w:instrText>
      </w:r>
      <w:r w:rsidR="00215A99">
        <w:instrText xml:space="preserve">" </w:instrText>
      </w:r>
      <w:r w:rsidR="00F228E8">
        <w:rPr>
          <w:rStyle w:val="StyleListNumberBoldChar"/>
        </w:rPr>
        <w:fldChar w:fldCharType="end"/>
      </w:r>
      <w:r w:rsidR="00F228E8">
        <w:rPr>
          <w:rStyle w:val="StyleListNumberBoldChar"/>
        </w:rPr>
        <w:fldChar w:fldCharType="begin"/>
      </w:r>
      <w:r w:rsidR="00985C3C">
        <w:instrText xml:space="preserve"> XE "</w:instrText>
      </w:r>
      <w:r w:rsidR="00985C3C" w:rsidRPr="000F10E2">
        <w:instrText>overview:audit logging</w:instrText>
      </w:r>
      <w:r w:rsidR="00985C3C">
        <w:instrText xml:space="preserve">" </w:instrText>
      </w:r>
      <w:r w:rsidR="00F228E8">
        <w:rPr>
          <w:rStyle w:val="StyleListNumberBoldChar"/>
        </w:rPr>
        <w:fldChar w:fldCharType="end"/>
      </w:r>
      <w:r w:rsidR="00F228E8">
        <w:rPr>
          <w:rStyle w:val="StyleListNumberBoldChar"/>
        </w:rPr>
        <w:fldChar w:fldCharType="begin"/>
      </w:r>
      <w:r w:rsidR="00985C3C">
        <w:instrText xml:space="preserve"> XE "</w:instrText>
      </w:r>
      <w:r w:rsidR="00985C3C" w:rsidRPr="00DD4AB6">
        <w:instrText>CRF 21</w:instrText>
      </w:r>
      <w:r w:rsidR="00985C3C">
        <w:instrText xml:space="preserve">" </w:instrText>
      </w:r>
      <w:r w:rsidR="00F228E8">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F228E8">
        <w:fldChar w:fldCharType="begin"/>
      </w:r>
      <w:r w:rsidR="00985C3C">
        <w:instrText xml:space="preserve"> XE "</w:instrText>
      </w:r>
      <w:r w:rsidR="00985C3C" w:rsidRPr="00DD4AB6">
        <w:instrText>CLM</w:instrText>
      </w:r>
      <w:r w:rsidR="00985C3C">
        <w:instrText xml:space="preserve">" </w:instrText>
      </w:r>
      <w:r w:rsidR="00F228E8">
        <w:fldChar w:fldCharType="end"/>
      </w:r>
      <w:r w:rsidR="00F228E8">
        <w:fldChar w:fldCharType="begin"/>
      </w:r>
      <w:r w:rsidR="00985C3C">
        <w:instrText xml:space="preserve"> XE "</w:instrText>
      </w:r>
      <w:r w:rsidR="00985C3C" w:rsidRPr="00DD4AB6">
        <w:instrText>Common Logging Module</w:instrText>
      </w:r>
      <w:r w:rsidR="00985C3C">
        <w:instrText>" \t "</w:instrText>
      </w:r>
      <w:r w:rsidR="00985C3C" w:rsidRPr="00484711">
        <w:rPr>
          <w:rFonts w:ascii="Times New Roman" w:hAnsi="Times New Roman"/>
          <w:i/>
        </w:rPr>
        <w:instrText>See</w:instrText>
      </w:r>
      <w:r w:rsidR="00985C3C" w:rsidRPr="00484711">
        <w:rPr>
          <w:rFonts w:ascii="Times New Roman" w:hAnsi="Times New Roman"/>
        </w:rPr>
        <w:instrText xml:space="preserve"> CLM</w:instrText>
      </w:r>
      <w:r w:rsidR="00985C3C">
        <w:instrText xml:space="preserve">" </w:instrText>
      </w:r>
      <w:r w:rsidR="00F228E8">
        <w:fldChar w:fldCharType="end"/>
      </w:r>
    </w:p>
    <w:p w:rsidR="00F7608E" w:rsidRDefault="00F228E8" w:rsidP="00F7608E">
      <w:pPr>
        <w:pStyle w:val="GraphicAnchorMainIndent"/>
      </w:pPr>
      <w:r>
        <w:pict>
          <v:group id="_x0000_s1047" editas="canvas" style="width:478.15pt;height:315pt;mso-position-horizontal-relative:char;mso-position-vertical-relative:line" coordorigin="1237,1854" coordsize="9563,6300">
            <o:lock v:ext="edit" aspectratio="t"/>
            <v:shape id="_x0000_s1048" type="#_x0000_t75" style="position:absolute;left:1237;top:1854;width:9563;height:6300" o:preferrelative="f">
              <v:fill o:detectmouseclick="t"/>
              <v:path o:extrusionok="t" o:connecttype="none"/>
              <o:lock v:ext="edit" text="t"/>
            </v:shape>
            <v:shape id="_x0000_s1049" type="#_x0000_t202" style="position:absolute;left:5562;top:4734;width:1620;height:483" stroked="f">
              <v:textbox style="mso-next-textbox:#_x0000_s1049">
                <w:txbxContent>
                  <w:p w:rsidR="00A82D76" w:rsidRDefault="00A82D76" w:rsidP="00F7608E">
                    <w:pPr>
                      <w:rPr>
                        <w:rFonts w:ascii="Tahoma" w:hAnsi="Tahoma" w:cs="Tahoma"/>
                        <w:sz w:val="18"/>
                        <w:szCs w:val="18"/>
                      </w:rPr>
                    </w:pPr>
                    <w:r>
                      <w:rPr>
                        <w:rFonts w:ascii="Tahoma" w:hAnsi="Tahoma" w:cs="Tahoma"/>
                        <w:sz w:val="18"/>
                        <w:szCs w:val="18"/>
                      </w:rPr>
                      <w:t>Audit Messages</w:t>
                    </w:r>
                  </w:p>
                </w:txbxContent>
              </v:textbox>
            </v:shape>
            <v:shape id="_x0000_s1050" type="#_x0000_t202" style="position:absolute;left:5382;top:5814;width:1440;height:483" stroked="f">
              <v:textbox style="mso-next-textbox:#_x0000_s1050">
                <w:txbxContent>
                  <w:p w:rsidR="00A82D76" w:rsidRDefault="00A82D76" w:rsidP="00F7608E">
                    <w:pPr>
                      <w:rPr>
                        <w:rFonts w:ascii="Tahoma" w:hAnsi="Tahoma" w:cs="Tahoma"/>
                        <w:sz w:val="18"/>
                        <w:szCs w:val="18"/>
                      </w:rPr>
                    </w:pPr>
                    <w:r>
                      <w:rPr>
                        <w:rFonts w:ascii="Tahoma" w:hAnsi="Tahoma" w:cs="Tahoma"/>
                        <w:sz w:val="18"/>
                        <w:szCs w:val="18"/>
                      </w:rPr>
                      <w:t>Authorize</w:t>
                    </w:r>
                  </w:p>
                </w:txbxContent>
              </v:textbox>
            </v:shape>
            <v:roundrect id="_x0000_s1051" style="position:absolute;left:4662;top:2034;width:2247;height:1896;v-text-anchor:middle" arcsize="10923f" filled="f" fillcolor="#00e4a8">
              <v:stroke dashstyle="1 1"/>
              <v:shadow color="#1c1c1c"/>
              <v:textbox style="mso-next-textbox:#_x0000_s1051" inset="4.68pt,2.34pt,4.68pt,2.34pt">
                <w:txbxContent>
                  <w:p w:rsidR="00A82D76" w:rsidRDefault="00A82D76" w:rsidP="00F7608E">
                    <w:pPr>
                      <w:autoSpaceDE w:val="0"/>
                      <w:autoSpaceDN w:val="0"/>
                      <w:jc w:val="center"/>
                      <w:rPr>
                        <w:rFonts w:ascii="Tahoma" w:cs="Tahoma"/>
                        <w:color w:val="000000"/>
                        <w:sz w:val="21"/>
                        <w:szCs w:val="21"/>
                      </w:rPr>
                    </w:pPr>
                    <w:r>
                      <w:rPr>
                        <w:rFonts w:ascii="Tahoma" w:cs="Tahoma"/>
                        <w:color w:val="000000"/>
                        <w:sz w:val="21"/>
                        <w:szCs w:val="21"/>
                      </w:rPr>
                      <w:t>Credential Providers</w:t>
                    </w: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p w:rsidR="00A82D76" w:rsidRDefault="00A82D76" w:rsidP="00F7608E">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2" type="#_x0000_t22" style="position:absolute;left:5898;top:2631;width:739;height:1253;v-text-anchor:middle" fillcolor="#33c">
              <v:shadow color="#1c1c1c"/>
              <v:textbox style="mso-next-textbox:#_x0000_s1052" inset="4.68pt,2.34pt,4.68pt,2.34pt">
                <w:txbxContent>
                  <w:p w:rsidR="00A82D76" w:rsidRDefault="00A82D76" w:rsidP="00F7608E">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053" style="position:absolute;left:1930;top:3086;width:1847;height:3340;mso-wrap-style:none" arcsize="10923f" fillcolor="#00e4a8">
              <v:shadow color="#1c1c1c"/>
              <v:textbox style="mso-next-textbox:#_x0000_s1053" inset="8.64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054" style="position:absolute;left:2089;top:3593;width:1511;height:754;mso-wrap-style:none" arcsize="10923f" fillcolor="#f6fd99">
              <v:shadow color="#1c1c1c"/>
              <v:textbox style="mso-next-textbox:#_x0000_s1054"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055" style="position:absolute;left:2076;top:5729;width:1518;height:504;mso-wrap-style:none;v-text-anchor:middle" arcsize="10923f" fillcolor="#f4848f">
              <v:shadow color="#1c1c1c"/>
              <v:textbox style="mso-next-textbox:#_x0000_s1055"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6" type="#_x0000_t69" style="position:absolute;left:3762;top:5454;width:3420;height:573;rotation:-743294fd;v-text-anchor:middle" fillcolor="#fb493b">
              <v:shadow color="#1c1c1c"/>
              <v:textbox style="mso-next-textbox:#_x0000_s1056" inset="4.68pt,2.34pt,4.68pt,2.34pt">
                <w:txbxContent>
                  <w:p w:rsidR="00A82D76" w:rsidRDefault="00A82D76" w:rsidP="00F7608E">
                    <w:pPr>
                      <w:rPr>
                        <w:szCs w:val="18"/>
                      </w:rPr>
                    </w:pPr>
                  </w:p>
                </w:txbxContent>
              </v:textbox>
            </v:shape>
            <v:shape id="_x0000_s1057" type="#_x0000_t22" style="position:absolute;left:7254;top:4251;width:1541;height:1507;mso-wrap-style:none;v-text-anchor:middle" fillcolor="#bf6951">
              <v:shadow color="#1c1c1c"/>
              <v:textbox style="mso-next-textbox:#_x0000_s1057" inset="4.68pt,2.34pt,4.68pt,2.34pt">
                <w:txbxContent>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Common</w:t>
                    </w:r>
                  </w:p>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Authorization</w:t>
                    </w:r>
                  </w:p>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058" style="position:absolute;left:4330;top:6483;width:1328;height:1442;v-text-anchor:middle" arcsize="10923f" fillcolor="#d4f991">
              <v:shadow color="#1c1c1c"/>
              <v:textbox style="mso-next-textbox:#_x0000_s1058"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059" style="position:absolute;left:2190;top:6555;width:1330;height:1226;v-text-anchor:middle" fillcolor="#00e4a8">
              <v:shadow color="#1c1c1c"/>
              <v:textbox style="mso-next-textbox:#_x0000_s1059"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User</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 xml:space="preserve">Web </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060" style="position:absolute;left:6674;top:6388;width:1966;height:1766" coordorigin="2951,3106" coordsize="1208,805">
              <v:roundrect id="_x0000_s1061" style="position:absolute;left:2951;top:3106;width:1208;height:805" arcsize="10923f" fillcolor="#00e4a8">
                <v:shadow color="#1c1c1c"/>
                <v:textbox style="mso-next-textbox:#_x0000_s1061"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062" style="position:absolute;left:3057;top:3436;width:1031;height:439;v-text-anchor:middle" arcsize="10923f" fillcolor="#ffcf01">
                <v:shadow color="#1c1c1c"/>
                <v:textbox style="mso-next-textbox:#_x0000_s1062"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User</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063" type="#_x0000_t69" style="position:absolute;left:3520;top:7131;width:810;height:146;v-text-anchor:middle" fillcolor="#00644a">
              <v:shadow color="#1c1c1c"/>
            </v:shape>
            <v:shape id="_x0000_s1064"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5" type="#_x0000_t70" style="position:absolute;left:7967;top:5848;width:115;height:504;v-text-anchor:middle" fillcolor="#00644a">
              <v:shadow color="#1c1c1c"/>
            </v:shape>
            <v:shape id="_x0000_s1066" type="#_x0000_t22" style="position:absolute;left:4962;top:2466;width:943;height:1253;mso-wrap-style:none;v-text-anchor:middle" fillcolor="#33c">
              <v:shadow color="#1c1c1c"/>
              <v:textbox style="mso-next-textbox:#_x0000_s1066" inset="4.68pt,2.34pt,4.68pt,2.34pt">
                <w:txbxContent>
                  <w:p w:rsidR="00A82D76" w:rsidRDefault="00A82D76" w:rsidP="00F7608E">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067" type="#_x0000_t70" style="position:absolute;left:4179;top:3417;width:746;height:2300;rotation:3458776fd;v-text-anchor:middle" adj="7140,2981" fillcolor="#aff7f7">
              <v:shadow color="#1c1c1c"/>
              <v:textbox style="mso-rotate:270;mso-next-textbox:#_x0000_s1067" inset="4.68pt,2.34pt,4.68pt,2.34pt">
                <w:txbxContent>
                  <w:p w:rsidR="00A82D76" w:rsidRDefault="00A82D76" w:rsidP="00F7608E">
                    <w:pPr>
                      <w:rPr>
                        <w:szCs w:val="28"/>
                      </w:rPr>
                    </w:pPr>
                  </w:p>
                </w:txbxContent>
              </v:textbox>
            </v:shape>
            <v:rect id="_x0000_s1068" style="position:absolute;left:2430;top:4860;width:720;height:360;v-text-anchor:middle" fillcolor="#00e4a8">
              <v:shadow color="#1c1c1c"/>
              <v:textbox style="mso-next-textbox:#_x0000_s1068" inset="4.68pt,2.34pt,4.68pt,2.34pt">
                <w:txbxContent>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9" type="#_x0000_t13" style="position:absolute;left:1467;top:4579;width:1360;height:949;rotation:90;mso-wrap-style:none;v-text-anchor:middle" adj="15900,5176" fillcolor="aqua">
              <v:shadow color="#1c1c1c"/>
              <v:textbox style="layout-flow:vertical-ideographic;mso-rotate:270;mso-next-textbox:#_x0000_s1069" inset="4.68pt,2.34pt,4.68pt,2.34pt">
                <w:txbxContent>
                  <w:p w:rsidR="00A82D76" w:rsidRDefault="00A82D76" w:rsidP="00F7608E">
                    <w:pPr>
                      <w:autoSpaceDE w:val="0"/>
                      <w:autoSpaceDN w:val="0"/>
                      <w:jc w:val="center"/>
                      <w:rPr>
                        <w:rFonts w:ascii="Tahoma" w:cs="Tahoma"/>
                        <w:color w:val="000000"/>
                        <w:sz w:val="18"/>
                        <w:szCs w:val="18"/>
                      </w:rPr>
                    </w:pPr>
                  </w:p>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070" type="#_x0000_t202" style="position:absolute;left:3725;top:3804;width:1440;height:561" filled="f" stroked="f">
              <v:textbox style="mso-next-textbox:#_x0000_s1070">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Authenticate</w:t>
                    </w:r>
                  </w:p>
                  <w:p w:rsidR="00A82D76" w:rsidRDefault="00A82D76" w:rsidP="00F7608E"/>
                </w:txbxContent>
              </v:textbox>
            </v:shape>
            <v:shape id="_x0000_s1071" type="#_x0000_t22" style="position:absolute;left:7362;top:2177;width:1440;height:1657" fillcolor="#9cf">
              <v:textbox style="mso-next-textbox:#_x0000_s1071">
                <w:txbxContent>
                  <w:p w:rsidR="00A82D76" w:rsidRDefault="00A82D76" w:rsidP="00F7608E">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072"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73" type="#_x0000_t68" style="position:absolute;left:3090;top:4383;width:582;height:1317;v-text-anchor:middle" fillcolor="red">
              <v:shadow color="#1c1c1c"/>
              <v:textbox style="layout-flow:vertical-ideographic;mso-next-textbox:#_x0000_s1073" inset="4.68pt,2.34pt,4.68pt,2.34pt">
                <w:txbxContent>
                  <w:p w:rsidR="00A82D76" w:rsidRDefault="00A82D76" w:rsidP="00F7608E">
                    <w:pPr>
                      <w:autoSpaceDE w:val="0"/>
                      <w:autoSpaceDN w:val="0"/>
                      <w:jc w:val="center"/>
                      <w:rPr>
                        <w:rFonts w:ascii="Tahoma" w:cs="Tahoma"/>
                        <w:color w:val="000000"/>
                        <w:sz w:val="18"/>
                        <w:szCs w:val="18"/>
                      </w:rPr>
                    </w:pPr>
                    <w:r>
                      <w:rPr>
                        <w:rFonts w:ascii="Tahoma" w:cs="Tahoma"/>
                        <w:color w:val="000000"/>
                        <w:sz w:val="18"/>
                        <w:szCs w:val="18"/>
                      </w:rPr>
                      <w:t>Authorize</w:t>
                    </w:r>
                  </w:p>
                  <w:p w:rsidR="00A82D76" w:rsidRDefault="00A82D76" w:rsidP="00F7608E"/>
                </w:txbxContent>
              </v:textbox>
            </v:shape>
            <w10:wrap type="none"/>
            <w10:anchorlock/>
          </v:group>
        </w:pict>
      </w:r>
    </w:p>
    <w:p w:rsidR="00F7608E" w:rsidRP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1</w:t>
        </w:r>
      </w:fldSimple>
      <w:r w:rsidR="00F7608E">
        <w:t xml:space="preserve"> CSM Architecture</w:t>
      </w:r>
    </w:p>
    <w:p w:rsidR="00F7608E" w:rsidRDefault="00F7608E" w:rsidP="00F7608E">
      <w:pPr>
        <w:pStyle w:val="BodyText"/>
      </w:pPr>
      <w:r>
        <w:t xml:space="preserve">CSM works with Java Authentication and Authorization Service (JAAS) to </w:t>
      </w:r>
      <w:r w:rsidR="00F228E8">
        <w:fldChar w:fldCharType="begin"/>
      </w:r>
      <w:r w:rsidR="00985C3C">
        <w:instrText xml:space="preserve"> XE "</w:instrText>
      </w:r>
      <w:r w:rsidR="00985C3C" w:rsidRPr="00DD4AB6">
        <w:instrText>JAAS</w:instrText>
      </w:r>
      <w:r w:rsidR="00985C3C">
        <w:instrText xml:space="preserve">" </w:instrText>
      </w:r>
      <w:r w:rsidR="00F228E8">
        <w:fldChar w:fldCharType="end"/>
      </w:r>
      <w:r>
        <w:t xml:space="preserve">authenticate and authorize for the </w:t>
      </w:r>
      <w:r w:rsidR="00F73F46">
        <w:t>application</w:t>
      </w:r>
      <w:r>
        <w:t xml:space="preserve"> ABC. To authenticate, it references credential providers such as an LDAP or RDBMS. CSM can be configured to check multiple credential providers in a defined order. To authorize, CSM refers to the Authorization Schema. </w:t>
      </w:r>
      <w:r w:rsidR="00F228E8">
        <w:fldChar w:fldCharType="begin"/>
      </w:r>
      <w:r w:rsidR="00985C3C">
        <w:instrText xml:space="preserve"> XE "</w:instrText>
      </w:r>
      <w:r w:rsidR="00985C3C" w:rsidRPr="00DD4AB6">
        <w:instrText>authorization schema</w:instrText>
      </w:r>
      <w:r w:rsidR="00985C3C">
        <w:instrText xml:space="preserve">" </w:instrText>
      </w:r>
      <w:r w:rsidR="00F228E8">
        <w:fldChar w:fldCharType="end"/>
      </w:r>
      <w:r>
        <w:t xml:space="preserve">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w:t>
      </w:r>
      <w:r w:rsidR="00F73F46">
        <w:t>application</w:t>
      </w:r>
      <w:r>
        <w:t xml:space="preserve"> Administrator using the web-based UPT.</w:t>
      </w:r>
      <w:r w:rsidR="00215A99" w:rsidRPr="00215A99">
        <w:t xml:space="preserve"> </w:t>
      </w:r>
      <w:r w:rsidR="00F228E8">
        <w:fldChar w:fldCharType="begin"/>
      </w:r>
      <w:r w:rsidR="00215A99">
        <w:instrText xml:space="preserve"> XE "</w:instrText>
      </w:r>
      <w:r w:rsidR="00215A99" w:rsidRPr="00C41BB0">
        <w:instrText>CSM:architecture</w:instrText>
      </w:r>
      <w:r w:rsidR="00215A99">
        <w:instrText xml:space="preserve">" </w:instrText>
      </w:r>
      <w:r w:rsidR="00F228E8">
        <w:fldChar w:fldCharType="end"/>
      </w:r>
    </w:p>
    <w:p w:rsidR="00253939" w:rsidRDefault="00F7608E" w:rsidP="00F7608E">
      <w:pPr>
        <w:pStyle w:val="BodyText"/>
      </w:pPr>
      <w:r>
        <w:t xml:space="preserve">CSM uses NCICB’s Common Logging Module (CLM) to perform all the </w:t>
      </w:r>
      <w:r w:rsidR="00985C3C">
        <w:t>a</w:t>
      </w:r>
      <w:r>
        <w:t xml:space="preserve">udit and </w:t>
      </w:r>
      <w:r w:rsidR="00985C3C">
        <w:t>l</w:t>
      </w:r>
      <w:r>
        <w:t xml:space="preserve">ogging. CSM logs all of the events and object state changes (security objects stated below in Table 4-1).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92FAF" w:rsidRPr="00E92FAF">
          <w:rPr>
            <w:i/>
            <w:color w:val="0000FF"/>
          </w:rPr>
          <w:t>Audit Logging</w:t>
        </w:r>
      </w:fldSimple>
      <w:r w:rsidR="00985C3C">
        <w:t xml:space="preserve"> section, beginning on page </w:t>
      </w:r>
      <w:r w:rsidR="00F228E8" w:rsidRPr="00985C3C">
        <w:fldChar w:fldCharType="begin"/>
      </w:r>
      <w:r w:rsidR="00985C3C" w:rsidRPr="00985C3C">
        <w:instrText xml:space="preserve"> PAGEREF _Ref213644942 \h </w:instrText>
      </w:r>
      <w:r w:rsidR="00F228E8" w:rsidRPr="00985C3C">
        <w:fldChar w:fldCharType="separate"/>
      </w:r>
      <w:r w:rsidR="00E92FAF">
        <w:rPr>
          <w:noProof/>
        </w:rPr>
        <w:t>24</w:t>
      </w:r>
      <w:r w:rsidR="00F228E8" w:rsidRPr="00985C3C">
        <w:fldChar w:fldCharType="end"/>
      </w:r>
      <w:r w:rsidR="00985C3C">
        <w:t>.</w:t>
      </w:r>
    </w:p>
    <w:p w:rsidR="00245EF8" w:rsidRDefault="00F7608E" w:rsidP="00947024">
      <w:pPr>
        <w:pStyle w:val="Heading2"/>
        <w:keepLines/>
      </w:pPr>
      <w:bookmarkStart w:id="888" w:name="_Ref213910163"/>
      <w:bookmarkStart w:id="889" w:name="_Ref213910188"/>
      <w:bookmarkStart w:id="890" w:name="_Toc238795927"/>
      <w:r w:rsidRPr="00F7608E">
        <w:lastRenderedPageBreak/>
        <w:t>Security Concepts</w:t>
      </w:r>
      <w:bookmarkEnd w:id="888"/>
      <w:bookmarkEnd w:id="889"/>
      <w:bookmarkEnd w:id="890"/>
    </w:p>
    <w:p w:rsidR="00245EF8" w:rsidRDefault="00F7608E" w:rsidP="00947024">
      <w:pPr>
        <w:pStyle w:val="BodyText"/>
        <w:keepNext/>
        <w:keepLines/>
      </w:pPr>
      <w:r w:rsidRPr="00F7608E">
        <w:t>In order to successfully integrate CSM with an application, it is important to understand the definitions for the security concepts defined in</w:t>
      </w:r>
      <w:r w:rsidR="008B318A">
        <w:t xml:space="preserve"> the table below</w:t>
      </w:r>
      <w:r w:rsidRPr="00F7608E">
        <w:t xml:space="preserve">. </w:t>
      </w:r>
      <w:r w:rsidR="008B318A">
        <w:t>A</w:t>
      </w:r>
      <w:r w:rsidR="00F73F46">
        <w:t>pplication</w:t>
      </w:r>
      <w:r w:rsidRPr="00F7608E">
        <w:t xml:space="preserve"> Developers should understand these concepts and begin to understand how they apply to their particular application.</w:t>
      </w:r>
      <w:r w:rsidR="00215A99">
        <w:t xml:space="preserve"> </w:t>
      </w:r>
      <w:r w:rsidR="00F228E8">
        <w:fldChar w:fldCharType="begin"/>
      </w:r>
      <w:r w:rsidR="00215A99">
        <w:instrText xml:space="preserve"> XE "</w:instrText>
      </w:r>
      <w:r w:rsidR="00985C3C">
        <w:instrText>s</w:instrText>
      </w:r>
      <w:r w:rsidR="00215A99" w:rsidRPr="00A9560F">
        <w:instrText>ecurity</w:instrText>
      </w:r>
      <w:r w:rsidR="00985C3C">
        <w:instrText>:</w:instrText>
      </w:r>
      <w:r w:rsidR="00215A99" w:rsidRPr="00A9560F">
        <w:instrText>concepts</w:instrText>
      </w:r>
      <w:r w:rsidR="00985C3C">
        <w:instrText xml:space="preserve"> </w:instrText>
      </w:r>
      <w:r w:rsidR="00215A99" w:rsidRPr="00A9560F">
        <w:instrText>defined</w:instrText>
      </w:r>
      <w:r w:rsidR="00215A99">
        <w:instrText xml:space="preserve">" </w:instrText>
      </w:r>
      <w:r w:rsidR="00F228E8">
        <w:fldChar w:fldCharType="end"/>
      </w:r>
      <w:r w:rsidR="00F228E8">
        <w:fldChar w:fldCharType="begin"/>
      </w:r>
      <w:r w:rsidR="00985C3C">
        <w:instrText xml:space="preserve"> XE "</w:instrText>
      </w:r>
      <w:r w:rsidR="00985C3C" w:rsidRPr="00591686">
        <w:instrText>overview:security concepts</w:instrText>
      </w:r>
      <w:r w:rsidR="00985C3C">
        <w:instrText xml:space="preserve">" </w:instrText>
      </w:r>
      <w:r w:rsidR="00F228E8">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F7608E" w:rsidRPr="0044655F" w:rsidTr="00985C3C">
        <w:trPr>
          <w:tblHeader/>
        </w:trPr>
        <w:tc>
          <w:tcPr>
            <w:tcW w:w="3042" w:type="dxa"/>
            <w:shd w:val="clear" w:color="auto" w:fill="D9D9D9"/>
            <w:vAlign w:val="center"/>
          </w:tcPr>
          <w:p w:rsidR="00F7608E" w:rsidRPr="0044655F" w:rsidRDefault="00F7608E" w:rsidP="00D039D0">
            <w:pPr>
              <w:pStyle w:val="TableHeaderCenter"/>
            </w:pPr>
            <w:r w:rsidRPr="0044655F">
              <w:t>Security Concept</w:t>
            </w:r>
          </w:p>
        </w:tc>
        <w:tc>
          <w:tcPr>
            <w:tcW w:w="7128" w:type="dxa"/>
            <w:shd w:val="clear" w:color="auto" w:fill="D9D9D9"/>
            <w:vAlign w:val="center"/>
          </w:tcPr>
          <w:p w:rsidR="00F7608E" w:rsidRPr="0044655F" w:rsidRDefault="00F7608E" w:rsidP="00D039D0">
            <w:pPr>
              <w:pStyle w:val="TableHeaderCenter"/>
            </w:pPr>
            <w:r w:rsidRPr="0044655F">
              <w:t>Definition</w:t>
            </w:r>
          </w:p>
        </w:tc>
      </w:tr>
      <w:tr w:rsidR="00F7608E" w:rsidRPr="00F7608E" w:rsidTr="00985C3C">
        <w:tc>
          <w:tcPr>
            <w:tcW w:w="3042" w:type="dxa"/>
            <w:vAlign w:val="center"/>
          </w:tcPr>
          <w:p w:rsidR="00F7608E" w:rsidRPr="00F7608E" w:rsidRDefault="00F7608E" w:rsidP="00D039D0">
            <w:pPr>
              <w:pStyle w:val="TableText"/>
            </w:pPr>
            <w:bookmarkStart w:id="891" w:name="_Toc98138034"/>
            <w:r w:rsidRPr="00F7608E">
              <w:t>Application</w:t>
            </w:r>
            <w:bookmarkEnd w:id="891"/>
          </w:p>
        </w:tc>
        <w:tc>
          <w:tcPr>
            <w:tcW w:w="7128" w:type="dxa"/>
            <w:vAlign w:val="center"/>
          </w:tcPr>
          <w:p w:rsidR="00F7608E" w:rsidRPr="00F7608E" w:rsidRDefault="00F7608E" w:rsidP="00D039D0">
            <w:pPr>
              <w:pStyle w:val="TableText"/>
            </w:pPr>
            <w:r w:rsidRPr="00F7608E">
              <w:t>Any software or set of software intended to achieve business or technical goals.</w:t>
            </w:r>
            <w:r w:rsidRPr="00F7608E">
              <w:tab/>
            </w:r>
          </w:p>
        </w:tc>
      </w:tr>
      <w:tr w:rsidR="00F7608E" w:rsidRPr="00F7608E" w:rsidTr="00985C3C">
        <w:tc>
          <w:tcPr>
            <w:tcW w:w="3042" w:type="dxa"/>
            <w:vAlign w:val="center"/>
          </w:tcPr>
          <w:p w:rsidR="00F7608E" w:rsidRPr="00F7608E" w:rsidRDefault="00F7608E" w:rsidP="00D039D0">
            <w:pPr>
              <w:pStyle w:val="TableText"/>
            </w:pPr>
            <w:bookmarkStart w:id="892" w:name="_Toc98138035"/>
            <w:r w:rsidRPr="00F7608E">
              <w:t>User</w:t>
            </w:r>
            <w:bookmarkEnd w:id="892"/>
          </w:p>
        </w:tc>
        <w:tc>
          <w:tcPr>
            <w:tcW w:w="7128" w:type="dxa"/>
            <w:vAlign w:val="center"/>
          </w:tcPr>
          <w:p w:rsidR="00F7608E" w:rsidRPr="00F7608E" w:rsidRDefault="00F7608E" w:rsidP="00D039D0">
            <w:pPr>
              <w:pStyle w:val="TableText"/>
            </w:pPr>
            <w:r w:rsidRPr="00F7608E">
              <w:t>A User is someone that requires access to an application. Users can become part of a Group, and can have an associated P</w:t>
            </w:r>
            <w:r>
              <w:t>rotection Group and Roles.</w:t>
            </w:r>
          </w:p>
        </w:tc>
      </w:tr>
      <w:tr w:rsidR="00F7608E" w:rsidRPr="00F7608E" w:rsidTr="00985C3C">
        <w:tc>
          <w:tcPr>
            <w:tcW w:w="3042" w:type="dxa"/>
            <w:vAlign w:val="center"/>
          </w:tcPr>
          <w:p w:rsidR="00F7608E" w:rsidRPr="00F7608E" w:rsidRDefault="00F7608E" w:rsidP="00D039D0">
            <w:pPr>
              <w:pStyle w:val="TableText"/>
            </w:pPr>
            <w:bookmarkStart w:id="893" w:name="_Toc98138036"/>
            <w:r w:rsidRPr="00F7608E">
              <w:t>Group</w:t>
            </w:r>
            <w:bookmarkEnd w:id="893"/>
          </w:p>
        </w:tc>
        <w:tc>
          <w:tcPr>
            <w:tcW w:w="7128" w:type="dxa"/>
            <w:vAlign w:val="center"/>
          </w:tcPr>
          <w:p w:rsidR="00F7608E" w:rsidRPr="00F7608E" w:rsidRDefault="00F7608E" w:rsidP="00D039D0">
            <w:pPr>
              <w:pStyle w:val="TableText"/>
            </w:pPr>
            <w:r w:rsidRPr="00F7608E">
              <w:t>A Group is a collection of application users. By combining users into a Group, it becomes easier to manage their collective roles and access rights in your application.</w:t>
            </w:r>
          </w:p>
        </w:tc>
      </w:tr>
      <w:tr w:rsidR="00F7608E" w:rsidRPr="00F7608E" w:rsidTr="00985C3C">
        <w:tc>
          <w:tcPr>
            <w:tcW w:w="3042" w:type="dxa"/>
            <w:vAlign w:val="center"/>
          </w:tcPr>
          <w:p w:rsidR="00F7608E" w:rsidRPr="00F7608E" w:rsidRDefault="00F7608E" w:rsidP="00D039D0">
            <w:pPr>
              <w:pStyle w:val="TableText"/>
            </w:pPr>
            <w:bookmarkStart w:id="894" w:name="_Toc98138037"/>
            <w:r w:rsidRPr="00F7608E">
              <w:t>Protection Element</w:t>
            </w:r>
            <w:bookmarkEnd w:id="894"/>
          </w:p>
        </w:tc>
        <w:tc>
          <w:tcPr>
            <w:tcW w:w="7128" w:type="dxa"/>
            <w:vAlign w:val="center"/>
          </w:tcPr>
          <w:p w:rsidR="00F7608E" w:rsidRPr="00F7608E" w:rsidRDefault="00F7608E" w:rsidP="00D039D0">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F7608E" w:rsidRPr="00F7608E" w:rsidTr="00985C3C">
        <w:tc>
          <w:tcPr>
            <w:tcW w:w="3042" w:type="dxa"/>
            <w:vAlign w:val="center"/>
          </w:tcPr>
          <w:p w:rsidR="00F7608E" w:rsidRPr="00F7608E" w:rsidRDefault="00F7608E" w:rsidP="00D039D0">
            <w:pPr>
              <w:pStyle w:val="TableText"/>
            </w:pPr>
            <w:bookmarkStart w:id="895" w:name="_Toc98138038"/>
            <w:r w:rsidRPr="00F7608E">
              <w:t>Protection Group</w:t>
            </w:r>
            <w:bookmarkEnd w:id="895"/>
          </w:p>
        </w:tc>
        <w:tc>
          <w:tcPr>
            <w:tcW w:w="7128" w:type="dxa"/>
            <w:vAlign w:val="center"/>
          </w:tcPr>
          <w:p w:rsidR="00F7608E" w:rsidRPr="00F7608E" w:rsidRDefault="00F7608E" w:rsidP="00D039D0">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F7608E" w:rsidRPr="00F7608E" w:rsidTr="00985C3C">
        <w:tc>
          <w:tcPr>
            <w:tcW w:w="3042" w:type="dxa"/>
            <w:vAlign w:val="center"/>
          </w:tcPr>
          <w:p w:rsidR="00F7608E" w:rsidRPr="00F7608E" w:rsidRDefault="00F7608E" w:rsidP="00D039D0">
            <w:pPr>
              <w:pStyle w:val="TableText"/>
            </w:pPr>
            <w:bookmarkStart w:id="896" w:name="_Toc98138039"/>
            <w:r w:rsidRPr="00F7608E">
              <w:t>Privilege</w:t>
            </w:r>
            <w:bookmarkEnd w:id="896"/>
          </w:p>
        </w:tc>
        <w:tc>
          <w:tcPr>
            <w:tcW w:w="7128" w:type="dxa"/>
            <w:vAlign w:val="center"/>
          </w:tcPr>
          <w:p w:rsidR="00F7608E" w:rsidRPr="00F7608E" w:rsidRDefault="00F7608E" w:rsidP="00D039D0">
            <w:pPr>
              <w:pStyle w:val="TableText"/>
            </w:pPr>
            <w:r w:rsidRPr="00F7608E">
              <w:t>A Privilege refers to any operation performed upon data</w:t>
            </w:r>
            <w:r w:rsidR="008B318A" w:rsidRPr="00F7608E">
              <w:t xml:space="preserve">. </w:t>
            </w:r>
            <w:r w:rsidRPr="00F7608E">
              <w:t>CSM makes use of a standard set of privileges</w:t>
            </w:r>
            <w:r w:rsidR="008B318A" w:rsidRPr="00F7608E">
              <w:t xml:space="preserve">. </w:t>
            </w:r>
            <w:r w:rsidRPr="00F7608E">
              <w:t>This will help standardize authorization to comply with JAAS and Authorization Policy and allow for adoption of technology such as SAML in the future.</w:t>
            </w:r>
          </w:p>
        </w:tc>
      </w:tr>
      <w:tr w:rsidR="00F7608E" w:rsidRPr="00F7608E" w:rsidTr="00985C3C">
        <w:tc>
          <w:tcPr>
            <w:tcW w:w="3042" w:type="dxa"/>
            <w:vAlign w:val="center"/>
          </w:tcPr>
          <w:p w:rsidR="00F7608E" w:rsidRPr="00F7608E" w:rsidRDefault="00F7608E" w:rsidP="00D039D0">
            <w:pPr>
              <w:pStyle w:val="TableText"/>
            </w:pPr>
            <w:bookmarkStart w:id="897" w:name="_Toc98138040"/>
            <w:r w:rsidRPr="00F7608E">
              <w:t>Role</w:t>
            </w:r>
            <w:bookmarkEnd w:id="897"/>
          </w:p>
        </w:tc>
        <w:tc>
          <w:tcPr>
            <w:tcW w:w="7128" w:type="dxa"/>
            <w:vAlign w:val="center"/>
          </w:tcPr>
          <w:p w:rsidR="00F7608E" w:rsidRPr="00F7608E" w:rsidRDefault="00F7608E" w:rsidP="00D039D0">
            <w:pPr>
              <w:pStyle w:val="TableText"/>
            </w:pPr>
            <w:r w:rsidRPr="00F7608E">
              <w:t>A Role is a collection of application Privileges. Examples include Record Admin and HR Manager.</w:t>
            </w:r>
          </w:p>
        </w:tc>
      </w:tr>
    </w:tbl>
    <w:p w:rsid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2</w:t>
        </w:r>
      </w:fldSimple>
      <w:r w:rsidR="00F7608E">
        <w:t xml:space="preserve"> Security concept definitions</w:t>
      </w:r>
    </w:p>
    <w:p w:rsidR="00F7608E" w:rsidRDefault="00F7608E" w:rsidP="00F7608E">
      <w:pPr>
        <w:pStyle w:val="BodyText"/>
      </w:pPr>
      <w:r w:rsidRPr="00F7608E">
        <w:t>CSM users need to identify aspects of the application that should be labeled as Protection Elements. These elements are combined to Protection Groups, and then users are assigned Roles for that Protection Group.</w:t>
      </w:r>
      <w:r w:rsidR="00F228E8">
        <w:fldChar w:fldCharType="begin"/>
      </w:r>
      <w:r w:rsidR="00985C3C">
        <w:instrText xml:space="preserve"> XE "</w:instrText>
      </w:r>
      <w:r w:rsidR="00F5488B">
        <w:instrText>protection group</w:instrText>
      </w:r>
      <w:r w:rsidR="00985C3C">
        <w:instrText xml:space="preserve">" </w:instrText>
      </w:r>
      <w:r w:rsidR="00F228E8">
        <w:fldChar w:fldCharType="end"/>
      </w:r>
    </w:p>
    <w:p w:rsidR="00F7608E" w:rsidRPr="0044655F" w:rsidRDefault="00F7608E" w:rsidP="008579A9">
      <w:pPr>
        <w:pStyle w:val="BodyText"/>
      </w:pPr>
      <w:r w:rsidRPr="0044655F">
        <w:t>Shown in</w:t>
      </w:r>
      <w:r w:rsidR="00947024">
        <w:t xml:space="preserve"> </w:t>
      </w:r>
      <w:r w:rsidR="00F228E8">
        <w:fldChar w:fldCharType="begin"/>
      </w:r>
      <w:r w:rsidR="00947024">
        <w:instrText xml:space="preserve"> REF _Ref213910453 \h </w:instrText>
      </w:r>
      <w:r w:rsidR="00F228E8">
        <w:fldChar w:fldCharType="separate"/>
      </w:r>
      <w:r w:rsidR="00E92FAF">
        <w:t xml:space="preserve">Table </w:t>
      </w:r>
      <w:r w:rsidR="00E92FAF">
        <w:rPr>
          <w:noProof/>
        </w:rPr>
        <w:t>1</w:t>
      </w:r>
      <w:r w:rsidR="00E92FAF">
        <w:noBreakHyphen/>
      </w:r>
      <w:r w:rsidR="00E92FAF">
        <w:rPr>
          <w:noProof/>
        </w:rPr>
        <w:t>1</w:t>
      </w:r>
      <w:r w:rsidR="00F228E8">
        <w:fldChar w:fldCharType="end"/>
      </w:r>
      <w:r w:rsidR="008579A9">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F7608E" w:rsidRPr="00F80B54" w:rsidTr="00947024">
        <w:trPr>
          <w:cantSplit/>
          <w:tblHeader/>
        </w:trPr>
        <w:tc>
          <w:tcPr>
            <w:tcW w:w="2430" w:type="dxa"/>
            <w:shd w:val="clear" w:color="auto" w:fill="D9D9D9"/>
          </w:tcPr>
          <w:p w:rsidR="00F7608E" w:rsidRPr="0044655F" w:rsidRDefault="00F7608E" w:rsidP="00D039D0">
            <w:pPr>
              <w:pStyle w:val="TableHeaderCenter"/>
            </w:pPr>
            <w:r w:rsidRPr="0044655F">
              <w:t>Related Concept</w:t>
            </w:r>
          </w:p>
        </w:tc>
        <w:tc>
          <w:tcPr>
            <w:tcW w:w="7740" w:type="dxa"/>
            <w:shd w:val="clear" w:color="auto" w:fill="D9D9D9"/>
          </w:tcPr>
          <w:p w:rsidR="00F7608E" w:rsidRPr="0044655F" w:rsidRDefault="00F7608E" w:rsidP="00D039D0">
            <w:pPr>
              <w:pStyle w:val="TableHeaderCenter"/>
            </w:pPr>
            <w:r w:rsidRPr="0044655F">
              <w:t>Definition</w:t>
            </w:r>
          </w:p>
        </w:tc>
      </w:tr>
      <w:tr w:rsidR="00F7608E" w:rsidRPr="008579A9" w:rsidTr="00947024">
        <w:trPr>
          <w:cantSplit/>
        </w:trPr>
        <w:tc>
          <w:tcPr>
            <w:tcW w:w="2430" w:type="dxa"/>
            <w:vAlign w:val="center"/>
          </w:tcPr>
          <w:p w:rsidR="00F7608E" w:rsidRPr="008579A9" w:rsidRDefault="00F7608E" w:rsidP="00D039D0">
            <w:pPr>
              <w:pStyle w:val="TableText"/>
            </w:pPr>
            <w:bookmarkStart w:id="898" w:name="_Toc98138042"/>
            <w:r w:rsidRPr="008579A9">
              <w:t>Credential Provider</w:t>
            </w:r>
            <w:bookmarkEnd w:id="898"/>
          </w:p>
        </w:tc>
        <w:tc>
          <w:tcPr>
            <w:tcW w:w="7740" w:type="dxa"/>
          </w:tcPr>
          <w:p w:rsidR="00F7608E" w:rsidRPr="008579A9" w:rsidRDefault="00F7608E" w:rsidP="00D039D0">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rsidR="00215A99">
              <w:t xml:space="preserve"> </w:t>
            </w:r>
            <w:r w:rsidR="00F228E8">
              <w:fldChar w:fldCharType="begin"/>
            </w:r>
            <w:r w:rsidR="00215A99">
              <w:instrText xml:space="preserve"> XE "</w:instrText>
            </w:r>
            <w:r w:rsidR="00985C3C">
              <w:instrText>c</w:instrText>
            </w:r>
            <w:r w:rsidR="00215A99" w:rsidRPr="00470F52">
              <w:instrText>redential Provider</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r w:rsidRPr="008579A9">
              <w:lastRenderedPageBreak/>
              <w:t>JAAS</w:t>
            </w:r>
          </w:p>
        </w:tc>
        <w:tc>
          <w:tcPr>
            <w:tcW w:w="7740" w:type="dxa"/>
          </w:tcPr>
          <w:p w:rsidR="00F7608E" w:rsidRPr="008579A9" w:rsidRDefault="00F7608E" w:rsidP="00D039D0">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rsidR="00215A99">
              <w:t xml:space="preserve"> </w:t>
            </w:r>
            <w:r w:rsidR="00F228E8">
              <w:fldChar w:fldCharType="begin"/>
            </w:r>
            <w:r w:rsidR="00215A99">
              <w:instrText xml:space="preserve"> XE "</w:instrText>
            </w:r>
            <w:r w:rsidR="00215A99" w:rsidRPr="00470F52">
              <w:instrText>JAAS</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899" w:name="_Toc98138043"/>
            <w:r w:rsidRPr="008579A9">
              <w:t>LDAP</w:t>
            </w:r>
            <w:bookmarkEnd w:id="899"/>
          </w:p>
        </w:tc>
        <w:tc>
          <w:tcPr>
            <w:tcW w:w="7740" w:type="dxa"/>
          </w:tcPr>
          <w:p w:rsidR="00F7608E" w:rsidRPr="008579A9" w:rsidRDefault="00F7608E" w:rsidP="00D039D0">
            <w:pPr>
              <w:pStyle w:val="TableText"/>
            </w:pPr>
            <w:r w:rsidRPr="008579A9">
              <w:t>Credential providers may choose to store credential information using a directory based on LDAP</w:t>
            </w:r>
            <w:r w:rsidR="008B318A" w:rsidRPr="008579A9">
              <w:t xml:space="preserve">. </w:t>
            </w:r>
            <w:r w:rsidRPr="008579A9">
              <w:t xml:space="preserve">An LDAP is simply a set of protocols for accessing information directories. Using LDAP, client programs can login to a server, access a directory, and verify credential entries. </w:t>
            </w:r>
            <w:r w:rsidR="00F228E8">
              <w:fldChar w:fldCharType="begin"/>
            </w:r>
            <w:r w:rsidR="00215A99">
              <w:instrText xml:space="preserve"> XE "</w:instrText>
            </w:r>
            <w:r w:rsidR="00215A99" w:rsidRPr="00470F52">
              <w:instrText>LDAP</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900" w:name="_Toc98138044"/>
            <w:r w:rsidRPr="008579A9">
              <w:t>RDBMS</w:t>
            </w:r>
            <w:bookmarkEnd w:id="900"/>
          </w:p>
        </w:tc>
        <w:tc>
          <w:tcPr>
            <w:tcW w:w="7740" w:type="dxa"/>
          </w:tcPr>
          <w:p w:rsidR="00F7608E" w:rsidRPr="008579A9" w:rsidRDefault="00F7608E" w:rsidP="00D039D0">
            <w:pPr>
              <w:pStyle w:val="TableText"/>
            </w:pPr>
            <w:r w:rsidRPr="008579A9">
              <w:t>Credential providers may choose to store credential information with a RDBMS. Unlike with LDAP, credential data is stored in the form of related tables. </w:t>
            </w:r>
            <w:r w:rsidR="00F228E8">
              <w:fldChar w:fldCharType="begin"/>
            </w:r>
            <w:r w:rsidR="00215A99">
              <w:instrText xml:space="preserve"> XE "</w:instrText>
            </w:r>
            <w:r w:rsidR="00215A99" w:rsidRPr="00470F52">
              <w:instrText>RDBMS</w:instrText>
            </w:r>
            <w:r w:rsidR="00215A99">
              <w:instrText xml:space="preserve">" </w:instrText>
            </w:r>
            <w:r w:rsidR="00F228E8">
              <w:fldChar w:fldCharType="end"/>
            </w:r>
          </w:p>
        </w:tc>
      </w:tr>
      <w:tr w:rsidR="00F7608E" w:rsidRPr="008579A9" w:rsidTr="00947024">
        <w:trPr>
          <w:cantSplit/>
        </w:trPr>
        <w:tc>
          <w:tcPr>
            <w:tcW w:w="2430" w:type="dxa"/>
          </w:tcPr>
          <w:p w:rsidR="00F7608E" w:rsidRPr="008579A9" w:rsidRDefault="00F7608E" w:rsidP="00D039D0">
            <w:pPr>
              <w:pStyle w:val="TableText"/>
            </w:pPr>
            <w:r w:rsidRPr="008579A9">
              <w:t>Login Module</w:t>
            </w:r>
          </w:p>
        </w:tc>
        <w:tc>
          <w:tcPr>
            <w:tcW w:w="7740" w:type="dxa"/>
          </w:tcPr>
          <w:p w:rsidR="00F7608E" w:rsidRPr="008579A9" w:rsidRDefault="00F7608E" w:rsidP="00D039D0">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rsidR="00215A99">
              <w:t xml:space="preserve"> </w:t>
            </w:r>
            <w:r w:rsidR="00F228E8">
              <w:fldChar w:fldCharType="begin"/>
            </w:r>
            <w:r w:rsidR="00215A99">
              <w:instrText xml:space="preserve"> XE "</w:instrText>
            </w:r>
            <w:r w:rsidR="00985C3C">
              <w:instrText>login m</w:instrText>
            </w:r>
            <w:r w:rsidR="00215A99" w:rsidRPr="00470F52">
              <w:instrText>odule</w:instrText>
            </w:r>
            <w:r w:rsidR="00215A99">
              <w:instrText xml:space="preserve">" </w:instrText>
            </w:r>
            <w:r w:rsidR="00F228E8">
              <w:fldChar w:fldCharType="end"/>
            </w:r>
          </w:p>
        </w:tc>
      </w:tr>
    </w:tbl>
    <w:p w:rsidR="00F7608E" w:rsidRPr="00947024" w:rsidRDefault="00947024" w:rsidP="008579A9">
      <w:pPr>
        <w:pStyle w:val="Caption"/>
      </w:pPr>
      <w:bookmarkStart w:id="901" w:name="_Ref213493811"/>
      <w:bookmarkStart w:id="902" w:name="_Ref213910453"/>
      <w:r>
        <w:t xml:space="preserve">Table </w:t>
      </w:r>
      <w:fldSimple w:instr=" STYLEREF 1 \s ">
        <w:r w:rsidR="00E92FAF">
          <w:rPr>
            <w:noProof/>
          </w:rPr>
          <w:t>1</w:t>
        </w:r>
      </w:fldSimple>
      <w:r w:rsidR="007F0163">
        <w:noBreakHyphen/>
      </w:r>
      <w:fldSimple w:instr=" SEQ Table \* ARABIC \s 1 ">
        <w:r w:rsidR="00E92FAF">
          <w:rPr>
            <w:noProof/>
          </w:rPr>
          <w:t>1</w:t>
        </w:r>
      </w:fldSimple>
      <w:bookmarkEnd w:id="902"/>
      <w:r>
        <w:t xml:space="preserve"> Related Security Concept Definitions</w:t>
      </w:r>
      <w:bookmarkEnd w:id="901"/>
    </w:p>
    <w:p w:rsidR="00F7608E" w:rsidRDefault="008579A9" w:rsidP="008579A9">
      <w:pPr>
        <w:pStyle w:val="Heading2"/>
      </w:pPr>
      <w:bookmarkStart w:id="903" w:name="_Ref213910164"/>
      <w:bookmarkStart w:id="904" w:name="_Ref213910191"/>
      <w:bookmarkStart w:id="905" w:name="_Toc238795928"/>
      <w:r>
        <w:t>Minimum System Requirements</w:t>
      </w:r>
      <w:bookmarkEnd w:id="903"/>
      <w:bookmarkEnd w:id="904"/>
      <w:bookmarkEnd w:id="905"/>
    </w:p>
    <w:p w:rsidR="00F7608E" w:rsidRDefault="008B318A" w:rsidP="008579A9">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F228E8">
        <w:fldChar w:fldCharType="begin"/>
      </w:r>
      <w:r w:rsidR="00215A99">
        <w:instrText xml:space="preserve"> XE "</w:instrText>
      </w:r>
      <w:r w:rsidR="00985C3C">
        <w:instrText>s</w:instrText>
      </w:r>
      <w:r w:rsidR="00215A99" w:rsidRPr="00470F52">
        <w:instrText>ystem requirements</w:instrText>
      </w:r>
      <w:r w:rsidR="00215A99">
        <w:instrText xml:space="preserve">" </w:instrText>
      </w:r>
      <w:r w:rsidR="00F228E8">
        <w:fldChar w:fldCharType="end"/>
      </w:r>
      <w:r w:rsidR="00F228E8">
        <w:fldChar w:fldCharType="begin"/>
      </w:r>
      <w:r w:rsidR="00985C3C">
        <w:instrText xml:space="preserve"> XE "</w:instrText>
      </w:r>
      <w:r w:rsidR="00985C3C" w:rsidRPr="00DD4AB6">
        <w:instrText>software requirements</w:instrText>
      </w:r>
      <w:r w:rsidR="00985C3C">
        <w:instrText xml:space="preserve">" </w:instrText>
      </w:r>
      <w:r w:rsidR="00F228E8">
        <w:fldChar w:fldCharType="end"/>
      </w:r>
      <w:r w:rsidR="00F228E8">
        <w:fldChar w:fldCharType="begin"/>
      </w:r>
      <w:r w:rsidR="00985C3C">
        <w:instrText xml:space="preserve"> XE "</w:instrText>
      </w:r>
      <w:r w:rsidR="00985C3C" w:rsidRPr="00DD4AB6">
        <w:instrText>minimum requirements</w:instrText>
      </w:r>
      <w:r w:rsidR="00985C3C">
        <w:instrText xml:space="preserve">" </w:instrText>
      </w:r>
      <w:r w:rsidR="00F228E8">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8579A9" w:rsidRPr="008579A9" w:rsidTr="00B518D5">
        <w:tc>
          <w:tcPr>
            <w:tcW w:w="1440" w:type="dxa"/>
            <w:shd w:val="clear" w:color="auto" w:fill="D9D9D9"/>
          </w:tcPr>
          <w:p w:rsidR="008579A9" w:rsidRPr="008579A9" w:rsidRDefault="008579A9" w:rsidP="00D039D0">
            <w:pPr>
              <w:pStyle w:val="TableHeaderCenter"/>
            </w:pPr>
            <w:r w:rsidRPr="008579A9">
              <w:t>Software</w:t>
            </w:r>
          </w:p>
        </w:tc>
        <w:tc>
          <w:tcPr>
            <w:tcW w:w="2700" w:type="dxa"/>
            <w:shd w:val="clear" w:color="auto" w:fill="D9D9D9"/>
          </w:tcPr>
          <w:p w:rsidR="008579A9" w:rsidRPr="008579A9" w:rsidRDefault="008579A9" w:rsidP="00D039D0">
            <w:pPr>
              <w:pStyle w:val="TableHeaderCenter"/>
            </w:pPr>
            <w:r w:rsidRPr="008579A9">
              <w:t>Description</w:t>
            </w:r>
          </w:p>
        </w:tc>
        <w:tc>
          <w:tcPr>
            <w:tcW w:w="1440" w:type="dxa"/>
            <w:shd w:val="clear" w:color="auto" w:fill="D9D9D9"/>
          </w:tcPr>
          <w:p w:rsidR="008579A9" w:rsidRPr="008579A9" w:rsidRDefault="008579A9" w:rsidP="00D039D0">
            <w:pPr>
              <w:pStyle w:val="TableHeaderCenter"/>
            </w:pPr>
            <w:r w:rsidRPr="008579A9">
              <w:t>Version</w:t>
            </w:r>
          </w:p>
        </w:tc>
        <w:tc>
          <w:tcPr>
            <w:tcW w:w="3060" w:type="dxa"/>
            <w:shd w:val="clear" w:color="auto" w:fill="D9D9D9"/>
          </w:tcPr>
          <w:p w:rsidR="008579A9" w:rsidRPr="008579A9" w:rsidRDefault="008579A9" w:rsidP="00D039D0">
            <w:pPr>
              <w:pStyle w:val="TableHeaderCenter"/>
            </w:pPr>
            <w:r w:rsidRPr="008579A9">
              <w:t>URL</w:t>
            </w:r>
          </w:p>
        </w:tc>
      </w:tr>
      <w:tr w:rsidR="008579A9" w:rsidRPr="008579A9" w:rsidTr="00B518D5">
        <w:tc>
          <w:tcPr>
            <w:tcW w:w="1440" w:type="dxa"/>
            <w:vAlign w:val="center"/>
          </w:tcPr>
          <w:p w:rsidR="008579A9" w:rsidRPr="008579A9" w:rsidRDefault="008579A9" w:rsidP="00D039D0">
            <w:pPr>
              <w:pStyle w:val="TableText"/>
            </w:pPr>
            <w:r w:rsidRPr="008579A9">
              <w:t>JDK</w:t>
            </w:r>
            <w:r w:rsidR="00F228E8">
              <w:fldChar w:fldCharType="begin"/>
            </w:r>
            <w:r w:rsidR="00215A99">
              <w:instrText xml:space="preserve"> XE "</w:instrText>
            </w:r>
            <w:r w:rsidR="00215A99" w:rsidRPr="00470F52">
              <w:instrText>JDK</w:instrText>
            </w:r>
            <w:r w:rsidR="00215A99">
              <w:instrText xml:space="preserve">" </w:instrText>
            </w:r>
            <w:r w:rsidR="00F228E8">
              <w:fldChar w:fldCharType="end"/>
            </w:r>
          </w:p>
        </w:tc>
        <w:tc>
          <w:tcPr>
            <w:tcW w:w="2700" w:type="dxa"/>
            <w:vAlign w:val="center"/>
          </w:tcPr>
          <w:p w:rsidR="008579A9" w:rsidRPr="008579A9" w:rsidRDefault="008579A9" w:rsidP="00D039D0">
            <w:pPr>
              <w:pStyle w:val="TableText"/>
            </w:pPr>
            <w:r w:rsidRPr="008579A9">
              <w:t xml:space="preserve">The J2SE Software Development Kit (SDK) supports creating J2SE applications </w:t>
            </w:r>
          </w:p>
        </w:tc>
        <w:tc>
          <w:tcPr>
            <w:tcW w:w="1440" w:type="dxa"/>
            <w:vAlign w:val="center"/>
          </w:tcPr>
          <w:p w:rsidR="008579A9" w:rsidRPr="008579A9" w:rsidRDefault="008579A9" w:rsidP="00D039D0">
            <w:pPr>
              <w:pStyle w:val="TableText"/>
            </w:pPr>
            <w:r w:rsidRPr="008579A9">
              <w:t>1.5.0_11 or higher</w:t>
            </w:r>
          </w:p>
        </w:tc>
        <w:tc>
          <w:tcPr>
            <w:tcW w:w="3060" w:type="dxa"/>
            <w:vAlign w:val="center"/>
          </w:tcPr>
          <w:p w:rsidR="008579A9" w:rsidRPr="008579A9" w:rsidRDefault="008579A9" w:rsidP="00D039D0">
            <w:pPr>
              <w:pStyle w:val="TableText"/>
            </w:pPr>
            <w:r w:rsidRPr="008579A9">
              <w:t>http://java.sun.com/j2se/1.5.0/download.html</w:t>
            </w:r>
          </w:p>
        </w:tc>
      </w:tr>
      <w:tr w:rsidR="008579A9" w:rsidRPr="008579A9" w:rsidTr="00B518D5">
        <w:tc>
          <w:tcPr>
            <w:tcW w:w="1440" w:type="dxa"/>
            <w:vAlign w:val="center"/>
          </w:tcPr>
          <w:p w:rsidR="008579A9" w:rsidRPr="008579A9" w:rsidRDefault="008579A9" w:rsidP="00D039D0">
            <w:pPr>
              <w:pStyle w:val="TableText"/>
            </w:pPr>
            <w:r w:rsidRPr="008579A9">
              <w:t>Oracle</w:t>
            </w:r>
            <w:r w:rsidR="00F228E8">
              <w:fldChar w:fldCharType="begin"/>
            </w:r>
            <w:r w:rsidR="00215A99">
              <w:instrText xml:space="preserve"> XE "</w:instrText>
            </w:r>
            <w:r w:rsidR="00215A99" w:rsidRPr="00470F52">
              <w:instrText>Oracle</w:instrText>
            </w:r>
            <w:r w:rsidR="00215A99">
              <w:instrText xml:space="preserve">" </w:instrText>
            </w:r>
            <w:r w:rsidR="00F228E8">
              <w:fldChar w:fldCharType="end"/>
            </w:r>
          </w:p>
        </w:tc>
        <w:tc>
          <w:tcPr>
            <w:tcW w:w="2700" w:type="dxa"/>
            <w:vMerge w:val="restart"/>
            <w:vAlign w:val="center"/>
          </w:tcPr>
          <w:p w:rsidR="008579A9" w:rsidRDefault="008579A9" w:rsidP="00D039D0">
            <w:pPr>
              <w:pStyle w:val="TableText"/>
            </w:pPr>
            <w:r>
              <w:t>Database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9i</w:t>
            </w:r>
          </w:p>
        </w:tc>
        <w:tc>
          <w:tcPr>
            <w:tcW w:w="3060" w:type="dxa"/>
            <w:vAlign w:val="center"/>
          </w:tcPr>
          <w:p w:rsidR="008579A9" w:rsidRPr="008579A9" w:rsidRDefault="008579A9" w:rsidP="00D039D0">
            <w:pPr>
              <w:pStyle w:val="TableText"/>
            </w:pPr>
            <w:r w:rsidRPr="008579A9">
              <w:t>http://www.oracle.com/technolog</w:t>
            </w:r>
            <w:r>
              <w:t xml:space="preserve">y/products/oracle9i/index.html </w:t>
            </w:r>
          </w:p>
        </w:tc>
      </w:tr>
      <w:tr w:rsidR="008579A9" w:rsidRPr="008579A9" w:rsidTr="00B518D5">
        <w:tc>
          <w:tcPr>
            <w:tcW w:w="1440" w:type="dxa"/>
            <w:vAlign w:val="center"/>
          </w:tcPr>
          <w:p w:rsidR="008579A9" w:rsidRPr="008579A9" w:rsidRDefault="008579A9" w:rsidP="00D039D0">
            <w:pPr>
              <w:pStyle w:val="TableText"/>
            </w:pPr>
            <w:r w:rsidRPr="008579A9">
              <w:t>MySQL</w:t>
            </w:r>
            <w:r w:rsidR="00F228E8">
              <w:fldChar w:fldCharType="begin"/>
            </w:r>
            <w:r w:rsidR="00215A99">
              <w:instrText xml:space="preserve"> XE "</w:instrText>
            </w:r>
            <w:r w:rsidR="00215A99" w:rsidRPr="00470F52">
              <w:instrText>MySQL</w:instrText>
            </w:r>
            <w:r w:rsidR="00215A99">
              <w:instrText xml:space="preserve">" </w:instrText>
            </w:r>
            <w:r w:rsidR="00F228E8">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5.0.27</w:t>
            </w:r>
          </w:p>
        </w:tc>
        <w:tc>
          <w:tcPr>
            <w:tcW w:w="3060" w:type="dxa"/>
            <w:vAlign w:val="center"/>
          </w:tcPr>
          <w:p w:rsidR="008579A9" w:rsidRPr="008579A9" w:rsidRDefault="008579A9" w:rsidP="00D039D0">
            <w:pPr>
              <w:pStyle w:val="TableText"/>
            </w:pPr>
            <w:r w:rsidRPr="008579A9">
              <w:t>http://dev.mysq</w:t>
            </w:r>
            <w:r>
              <w:t xml:space="preserve">l.com/downloads/mysql/5.0.html </w:t>
            </w:r>
          </w:p>
        </w:tc>
      </w:tr>
      <w:tr w:rsidR="008579A9" w:rsidRPr="008579A9" w:rsidTr="00B518D5">
        <w:tc>
          <w:tcPr>
            <w:tcW w:w="1440" w:type="dxa"/>
            <w:vAlign w:val="center"/>
          </w:tcPr>
          <w:p w:rsidR="008579A9" w:rsidRPr="008579A9" w:rsidRDefault="008579A9" w:rsidP="00D039D0">
            <w:pPr>
              <w:pStyle w:val="TableText"/>
            </w:pPr>
            <w:r w:rsidRPr="008579A9">
              <w:t>JBoss</w:t>
            </w:r>
            <w:r w:rsidR="00F228E8">
              <w:fldChar w:fldCharType="begin"/>
            </w:r>
            <w:r w:rsidR="00215A99">
              <w:instrText xml:space="preserve"> XE "JBOSS" </w:instrText>
            </w:r>
            <w:r w:rsidR="00F228E8">
              <w:fldChar w:fldCharType="end"/>
            </w:r>
          </w:p>
        </w:tc>
        <w:tc>
          <w:tcPr>
            <w:tcW w:w="2700" w:type="dxa"/>
            <w:vMerge w:val="restart"/>
            <w:vAlign w:val="center"/>
          </w:tcPr>
          <w:p w:rsidR="008579A9" w:rsidRDefault="008579A9" w:rsidP="00D039D0">
            <w:pPr>
              <w:pStyle w:val="TableText"/>
            </w:pPr>
            <w:r>
              <w:t>Application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4.0.5</w:t>
            </w:r>
          </w:p>
        </w:tc>
        <w:tc>
          <w:tcPr>
            <w:tcW w:w="3060" w:type="dxa"/>
            <w:vAlign w:val="center"/>
          </w:tcPr>
          <w:p w:rsidR="008579A9" w:rsidRPr="008579A9" w:rsidRDefault="008579A9" w:rsidP="00D039D0">
            <w:pPr>
              <w:pStyle w:val="TableText"/>
            </w:pPr>
            <w:r w:rsidRPr="008579A9">
              <w:t>http://la</w:t>
            </w:r>
            <w:r>
              <w:t xml:space="preserve">bs.jboss.com/jbossas/downloads </w:t>
            </w:r>
          </w:p>
        </w:tc>
      </w:tr>
      <w:tr w:rsidR="008579A9" w:rsidRPr="008579A9" w:rsidTr="00B518D5">
        <w:tc>
          <w:tcPr>
            <w:tcW w:w="1440" w:type="dxa"/>
            <w:vAlign w:val="center"/>
          </w:tcPr>
          <w:p w:rsidR="008579A9" w:rsidRPr="008579A9" w:rsidRDefault="008579A9" w:rsidP="00D039D0">
            <w:pPr>
              <w:pStyle w:val="TableText"/>
            </w:pPr>
            <w:r w:rsidRPr="008579A9">
              <w:t>Tomcat</w:t>
            </w:r>
            <w:r w:rsidR="00F228E8">
              <w:fldChar w:fldCharType="begin"/>
            </w:r>
            <w:r w:rsidR="00215A99">
              <w:instrText xml:space="preserve"> XE "</w:instrText>
            </w:r>
            <w:r w:rsidR="00215A99" w:rsidRPr="00470F52">
              <w:instrText>Tomcat</w:instrText>
            </w:r>
            <w:r w:rsidR="00215A99">
              <w:instrText xml:space="preserve">" </w:instrText>
            </w:r>
            <w:r w:rsidR="00F228E8">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5.5.20</w:t>
            </w:r>
          </w:p>
        </w:tc>
        <w:tc>
          <w:tcPr>
            <w:tcW w:w="3060" w:type="dxa"/>
            <w:vAlign w:val="center"/>
          </w:tcPr>
          <w:p w:rsidR="008579A9" w:rsidRPr="008579A9" w:rsidRDefault="008579A9" w:rsidP="00D039D0">
            <w:pPr>
              <w:pStyle w:val="TableText"/>
            </w:pPr>
            <w:r w:rsidRPr="008579A9">
              <w:t>http://tom</w:t>
            </w:r>
            <w:r>
              <w:t xml:space="preserve">cat.apache.org/download-55.cgi </w:t>
            </w:r>
          </w:p>
        </w:tc>
      </w:tr>
      <w:tr w:rsidR="008579A9" w:rsidRPr="008579A9" w:rsidTr="00B518D5">
        <w:tc>
          <w:tcPr>
            <w:tcW w:w="1440" w:type="dxa"/>
            <w:vAlign w:val="center"/>
          </w:tcPr>
          <w:p w:rsidR="008579A9" w:rsidRPr="008579A9" w:rsidRDefault="008579A9" w:rsidP="00D039D0">
            <w:pPr>
              <w:pStyle w:val="TableText"/>
            </w:pPr>
            <w:r w:rsidRPr="008579A9">
              <w:t>Ant</w:t>
            </w:r>
            <w:r w:rsidR="00F228E8">
              <w:fldChar w:fldCharType="begin"/>
            </w:r>
            <w:r w:rsidR="00215A99">
              <w:instrText xml:space="preserve"> XE "</w:instrText>
            </w:r>
            <w:r w:rsidR="00215A99" w:rsidRPr="00470F52">
              <w:instrText>Ant</w:instrText>
            </w:r>
            <w:r w:rsidR="00215A99">
              <w:instrText xml:space="preserve">" </w:instrText>
            </w:r>
            <w:r w:rsidR="00F228E8">
              <w:fldChar w:fldCharType="end"/>
            </w:r>
          </w:p>
        </w:tc>
        <w:tc>
          <w:tcPr>
            <w:tcW w:w="2700" w:type="dxa"/>
            <w:vAlign w:val="center"/>
          </w:tcPr>
          <w:p w:rsidR="008579A9" w:rsidRPr="008579A9" w:rsidRDefault="008579A9" w:rsidP="00D039D0">
            <w:pPr>
              <w:pStyle w:val="TableText"/>
            </w:pPr>
            <w:r w:rsidRPr="008579A9">
              <w:t>Build Tool</w:t>
            </w:r>
          </w:p>
        </w:tc>
        <w:tc>
          <w:tcPr>
            <w:tcW w:w="1440" w:type="dxa"/>
            <w:vAlign w:val="center"/>
          </w:tcPr>
          <w:p w:rsidR="008579A9" w:rsidRPr="008579A9" w:rsidRDefault="008579A9" w:rsidP="00D039D0">
            <w:pPr>
              <w:pStyle w:val="TableText"/>
            </w:pPr>
            <w:r w:rsidRPr="008579A9">
              <w:t xml:space="preserve">1.6.5 </w:t>
            </w:r>
            <w:r w:rsidR="00215A99">
              <w:t>or higher</w:t>
            </w:r>
          </w:p>
        </w:tc>
        <w:tc>
          <w:tcPr>
            <w:tcW w:w="3060" w:type="dxa"/>
            <w:vAlign w:val="center"/>
          </w:tcPr>
          <w:p w:rsidR="008579A9" w:rsidRPr="008579A9" w:rsidRDefault="00215A99" w:rsidP="00D039D0">
            <w:pPr>
              <w:pStyle w:val="TableText"/>
            </w:pPr>
            <w:r w:rsidRPr="008579A9">
              <w:t>http://</w:t>
            </w:r>
            <w:r>
              <w:t>ant.apache.org/bindownload.cgi</w:t>
            </w:r>
          </w:p>
        </w:tc>
      </w:tr>
    </w:tbl>
    <w:p w:rsidR="000425A4" w:rsidRDefault="00947024" w:rsidP="008579A9">
      <w:pPr>
        <w:pStyle w:val="Caption"/>
      </w:pPr>
      <w:r>
        <w:t xml:space="preserve">Table </w:t>
      </w:r>
      <w:fldSimple w:instr=" STYLEREF 1 \s ">
        <w:r w:rsidR="00E92FAF">
          <w:rPr>
            <w:noProof/>
          </w:rPr>
          <w:t>1</w:t>
        </w:r>
      </w:fldSimple>
      <w:r w:rsidR="007F0163">
        <w:noBreakHyphen/>
      </w:r>
      <w:fldSimple w:instr=" SEQ Table \* ARABIC \s 1 ">
        <w:r w:rsidR="00E92FAF">
          <w:rPr>
            <w:noProof/>
          </w:rPr>
          <w:t>2</w:t>
        </w:r>
      </w:fldSimple>
      <w:r>
        <w:t xml:space="preserve"> Minimum Software Requirements</w:t>
      </w:r>
    </w:p>
    <w:p w:rsidR="008579A9" w:rsidRDefault="008579A9" w:rsidP="009B7547"/>
    <w:p w:rsidR="008579A9" w:rsidRDefault="008579A9" w:rsidP="009B7547"/>
    <w:p w:rsidR="008579A9" w:rsidRDefault="008579A9" w:rsidP="009B7547"/>
    <w:p w:rsidR="00590CE4" w:rsidRDefault="00590CE4" w:rsidP="009B7547">
      <w:pPr>
        <w:sectPr w:rsidR="00590CE4" w:rsidSect="00A57346">
          <w:headerReference w:type="even" r:id="rId31"/>
          <w:headerReference w:type="default" r:id="rId32"/>
          <w:headerReference w:type="first" r:id="rId33"/>
          <w:pgSz w:w="12240" w:h="15840" w:code="1"/>
          <w:pgMar w:top="1440" w:right="1440" w:bottom="1440" w:left="1440" w:header="720" w:footer="720" w:gutter="432"/>
          <w:cols w:space="720"/>
          <w:titlePg/>
          <w:docGrid w:linePitch="360"/>
        </w:sectPr>
      </w:pPr>
    </w:p>
    <w:p w:rsidR="00590CE4" w:rsidRDefault="00012C64" w:rsidP="00590CE4">
      <w:pPr>
        <w:pStyle w:val="Heading1"/>
      </w:pPr>
      <w:bookmarkStart w:id="908" w:name="_Ref213636124"/>
      <w:bookmarkStart w:id="909" w:name="_Ref213636127"/>
      <w:bookmarkStart w:id="910" w:name="_Toc238795929"/>
      <w:r>
        <w:lastRenderedPageBreak/>
        <w:t>Using the CSM API</w:t>
      </w:r>
      <w:bookmarkEnd w:id="908"/>
      <w:bookmarkEnd w:id="909"/>
      <w:bookmarkEnd w:id="910"/>
    </w:p>
    <w:p w:rsidR="00590CE4" w:rsidRDefault="00590CE4" w:rsidP="00FE0B65">
      <w:pPr>
        <w:pStyle w:val="BodyText"/>
      </w:pPr>
      <w:r w:rsidRPr="00F73F46">
        <w:t xml:space="preserve">This chapter provides an overview of the </w:t>
      </w:r>
      <w:r w:rsidR="00C154BD" w:rsidRPr="00F73F46">
        <w:t>CSM API and how to use it. Topics in this chapter include:</w:t>
      </w:r>
    </w:p>
    <w:p w:rsidR="00985C3C" w:rsidRDefault="00F228E8" w:rsidP="00985C3C">
      <w:pPr>
        <w:pStyle w:val="ListBullet"/>
      </w:pPr>
      <w:fldSimple w:instr=" REF _Ref213645194 \h  \* MERGEFORMAT ">
        <w:r w:rsidR="00E92FAF" w:rsidRPr="00E92FAF">
          <w:rPr>
            <w:i/>
            <w:color w:val="0000FF"/>
          </w:rPr>
          <w:t>Workflow</w:t>
        </w:r>
      </w:fldSimple>
      <w:r w:rsidR="00985C3C">
        <w:t xml:space="preserve"> on this page.</w:t>
      </w:r>
    </w:p>
    <w:p w:rsidR="00985C3C" w:rsidRDefault="00F228E8" w:rsidP="00985C3C">
      <w:pPr>
        <w:pStyle w:val="ListBullet"/>
      </w:pPr>
      <w:fldSimple w:instr=" REF _Ref213645204 \h  \* MERGEFORMAT ">
        <w:r w:rsidR="00E92FAF" w:rsidRPr="00E92FAF">
          <w:rPr>
            <w:i/>
            <w:color w:val="0000FF"/>
          </w:rPr>
          <w:t>API Services</w:t>
        </w:r>
      </w:fldSimple>
      <w:r w:rsidR="00985C3C">
        <w:t xml:space="preserve"> on page </w:t>
      </w:r>
      <w:r>
        <w:fldChar w:fldCharType="begin"/>
      </w:r>
      <w:r w:rsidR="00985C3C">
        <w:instrText xml:space="preserve"> PAGEREF _Ref213645207 \h </w:instrText>
      </w:r>
      <w:r>
        <w:fldChar w:fldCharType="separate"/>
      </w:r>
      <w:r w:rsidR="00E92FAF">
        <w:rPr>
          <w:noProof/>
        </w:rPr>
        <w:t>10</w:t>
      </w:r>
      <w:r>
        <w:fldChar w:fldCharType="end"/>
      </w:r>
      <w:r w:rsidR="00985C3C">
        <w:t>.</w:t>
      </w:r>
    </w:p>
    <w:p w:rsidR="00985C3C" w:rsidRDefault="00F228E8" w:rsidP="00985C3C">
      <w:pPr>
        <w:pStyle w:val="ListBullet"/>
      </w:pPr>
      <w:fldSimple w:instr=" REF _Ref213647220 \h  \* MERGEFORMAT ">
        <w:r w:rsidR="00E92FAF" w:rsidRPr="00E92FAF">
          <w:rPr>
            <w:i/>
            <w:color w:val="0000FF"/>
          </w:rPr>
          <w:t>Integrating with the CSM Authentication Service</w:t>
        </w:r>
      </w:fldSimple>
      <w:r w:rsidR="007C56FC">
        <w:t xml:space="preserve"> on page </w:t>
      </w:r>
      <w:r>
        <w:fldChar w:fldCharType="begin"/>
      </w:r>
      <w:r w:rsidR="007C56FC">
        <w:instrText xml:space="preserve"> PAGEREF _Ref213647220 \h </w:instrText>
      </w:r>
      <w:r>
        <w:fldChar w:fldCharType="separate"/>
      </w:r>
      <w:r w:rsidR="00E92FAF">
        <w:rPr>
          <w:noProof/>
        </w:rPr>
        <w:t>10</w:t>
      </w:r>
      <w:r>
        <w:fldChar w:fldCharType="end"/>
      </w:r>
      <w:r w:rsidR="00E250C9">
        <w:t>.</w:t>
      </w:r>
    </w:p>
    <w:p w:rsidR="007C56FC" w:rsidRDefault="00F228E8" w:rsidP="00985C3C">
      <w:pPr>
        <w:pStyle w:val="ListBullet"/>
      </w:pPr>
      <w:fldSimple w:instr=" REF _Ref213909923 \h  \* MERGEFORMAT ">
        <w:r w:rsidR="00E92FAF" w:rsidRPr="00E92FAF">
          <w:rPr>
            <w:i/>
            <w:color w:val="0000FF"/>
          </w:rPr>
          <w:t>Integrating With the CSM Authorization Service</w:t>
        </w:r>
      </w:fldSimple>
      <w:r w:rsidR="007C56FC">
        <w:t xml:space="preserve"> on page </w:t>
      </w:r>
      <w:r>
        <w:fldChar w:fldCharType="begin"/>
      </w:r>
      <w:r w:rsidR="007C56FC">
        <w:instrText xml:space="preserve"> PAGEREF _Ref213909926 \h </w:instrText>
      </w:r>
      <w:r>
        <w:fldChar w:fldCharType="separate"/>
      </w:r>
      <w:r w:rsidR="00E92FAF">
        <w:rPr>
          <w:noProof/>
        </w:rPr>
        <w:t>19</w:t>
      </w:r>
      <w:r>
        <w:fldChar w:fldCharType="end"/>
      </w:r>
      <w:r w:rsidR="00E250C9">
        <w:t>.</w:t>
      </w:r>
    </w:p>
    <w:p w:rsidR="00985C3C" w:rsidRDefault="00F228E8" w:rsidP="00985C3C">
      <w:pPr>
        <w:pStyle w:val="ListBullet"/>
      </w:pPr>
      <w:fldSimple w:instr=" REF _Ref213645246 \h  \* MERGEFORMAT ">
        <w:r w:rsidR="00E92FAF" w:rsidRPr="00E92FAF">
          <w:rPr>
            <w:i/>
            <w:color w:val="0000FF"/>
          </w:rPr>
          <w:t>Audit Logging</w:t>
        </w:r>
      </w:fldSimple>
      <w:r w:rsidR="00985C3C">
        <w:t xml:space="preserve"> on page </w:t>
      </w:r>
      <w:r>
        <w:fldChar w:fldCharType="begin"/>
      </w:r>
      <w:r w:rsidR="00985C3C">
        <w:instrText xml:space="preserve"> PAGEREF _Ref213645249 \h </w:instrText>
      </w:r>
      <w:r>
        <w:fldChar w:fldCharType="separate"/>
      </w:r>
      <w:r w:rsidR="00E92FAF">
        <w:rPr>
          <w:noProof/>
        </w:rPr>
        <w:t>24</w:t>
      </w:r>
      <w:r>
        <w:fldChar w:fldCharType="end"/>
      </w:r>
      <w:r w:rsidR="00985C3C">
        <w:t>.</w:t>
      </w:r>
    </w:p>
    <w:p w:rsidR="0063793B" w:rsidRDefault="00C154BD" w:rsidP="00C154BD">
      <w:pPr>
        <w:pStyle w:val="Heading2"/>
      </w:pPr>
      <w:bookmarkStart w:id="911" w:name="_Ref213645194"/>
      <w:bookmarkStart w:id="912" w:name="_Toc238795930"/>
      <w:r>
        <w:t>Workflow</w:t>
      </w:r>
      <w:bookmarkEnd w:id="911"/>
      <w:bookmarkEnd w:id="912"/>
    </w:p>
    <w:p w:rsidR="00C154BD" w:rsidRPr="007469CF" w:rsidRDefault="00C154BD" w:rsidP="00C154BD">
      <w:pPr>
        <w:pStyle w:val="BodyText"/>
      </w:pPr>
      <w:r w:rsidRPr="007469CF">
        <w:t xml:space="preserve">This workflow section outlines the basic steps, both strategic and technical, </w:t>
      </w:r>
      <w:r>
        <w:t>for successful CSM integration.</w:t>
      </w:r>
      <w:r w:rsidRPr="007469CF">
        <w:t xml:space="preserve"> </w:t>
      </w:r>
      <w:r w:rsidR="00F228E8">
        <w:fldChar w:fldCharType="begin"/>
      </w:r>
      <w:r w:rsidR="00985C3C">
        <w:instrText xml:space="preserve"> XE "</w:instrText>
      </w:r>
      <w:r w:rsidR="001953B7">
        <w:instrText>API</w:instrText>
      </w:r>
      <w:r w:rsidR="001953B7" w:rsidRPr="002D36D6">
        <w:instrText>:</w:instrText>
      </w:r>
      <w:r w:rsidR="001953B7">
        <w:instrText>integration</w:instrText>
      </w:r>
      <w:r w:rsidR="00985C3C">
        <w:instrText xml:space="preserve"> workflow" </w:instrText>
      </w:r>
      <w:r w:rsidR="00F228E8">
        <w:fldChar w:fldCharType="end"/>
      </w:r>
      <w:r w:rsidR="00F228E8">
        <w:fldChar w:fldCharType="begin"/>
      </w:r>
      <w:r w:rsidR="00985C3C">
        <w:instrText xml:space="preserve"> XE "</w:instrText>
      </w:r>
      <w:r w:rsidR="00985C3C" w:rsidRPr="00F132BB">
        <w:instrText>overview:integration workflow</w:instrText>
      </w:r>
      <w:r w:rsidR="00985C3C">
        <w:instrText xml:space="preserve">" </w:instrText>
      </w:r>
      <w:r w:rsidR="00F228E8">
        <w:fldChar w:fldCharType="end"/>
      </w:r>
    </w:p>
    <w:p w:rsidR="00C154BD" w:rsidRPr="007469CF" w:rsidRDefault="00C154BD" w:rsidP="00C154BD">
      <w:pPr>
        <w:pStyle w:val="ListNumber"/>
      </w:pPr>
      <w:r w:rsidRPr="007469CF">
        <w:t>Decide which services you would like to</w:t>
      </w:r>
      <w:r w:rsidR="00985C3C">
        <w:t xml:space="preserve"> integrate with an application.</w:t>
      </w:r>
      <w:r w:rsidRPr="007469CF">
        <w:t xml:space="preserve"> If the application should authenticate users against an LDAP or other directory, selec</w:t>
      </w:r>
      <w:r w:rsidR="00985C3C">
        <w:t>t Authentication.</w:t>
      </w:r>
      <w:r w:rsidR="00F228E8">
        <w:fldChar w:fldCharType="begin"/>
      </w:r>
      <w:r w:rsidR="00985C3C">
        <w:instrText xml:space="preserve"> XE "</w:instrText>
      </w:r>
      <w:r w:rsidR="00985C3C" w:rsidRPr="00DD4AB6">
        <w:instrText>LDAP</w:instrText>
      </w:r>
      <w:r w:rsidR="00985C3C">
        <w:instrText xml:space="preserve">" </w:instrText>
      </w:r>
      <w:r w:rsidR="00F228E8">
        <w:fldChar w:fldCharType="end"/>
      </w:r>
      <w:r w:rsidR="00F228E8">
        <w:fldChar w:fldCharType="begin"/>
      </w:r>
      <w:r w:rsidR="00985C3C">
        <w:instrText xml:space="preserve"> XE "</w:instrText>
      </w:r>
      <w:r w:rsidR="00985C3C" w:rsidRPr="00884A5D">
        <w:instrText>authentication:LDAP</w:instrText>
      </w:r>
      <w:r w:rsidR="00985C3C">
        <w:instrText xml:space="preserve">" </w:instrText>
      </w:r>
      <w:r w:rsidR="00F228E8">
        <w:fldChar w:fldCharType="end"/>
      </w:r>
      <w:r w:rsidRPr="007469CF">
        <w:t xml:space="preserve"> If granular data protection is important, also integrate with the authoriza</w:t>
      </w:r>
      <w:r w:rsidR="00985C3C">
        <w:t>tion and provisioning services.</w:t>
      </w:r>
      <w:r w:rsidRPr="007469CF">
        <w:t xml:space="preserve"> These options allow administrators to specify which users have access to particular c</w:t>
      </w:r>
      <w:r>
        <w:t xml:space="preserve">omponents of the application. </w:t>
      </w:r>
      <w:r w:rsidR="00F228E8">
        <w:fldChar w:fldCharType="begin"/>
      </w:r>
      <w:r w:rsidR="00985C3C">
        <w:instrText xml:space="preserve"> XE "</w:instrText>
      </w:r>
      <w:r w:rsidR="001953B7">
        <w:instrText>authorization:workflow</w:instrText>
      </w:r>
      <w:r w:rsidR="00985C3C">
        <w:instrText xml:space="preserve">" </w:instrText>
      </w:r>
      <w:r w:rsidR="00F228E8">
        <w:fldChar w:fldCharType="end"/>
      </w:r>
    </w:p>
    <w:p w:rsidR="00C154BD" w:rsidRPr="007469CF" w:rsidRDefault="00985C3C" w:rsidP="00C154BD">
      <w:pPr>
        <w:pStyle w:val="ListNumber"/>
      </w:pPr>
      <w:r>
        <w:t>Review the information in this document</w:t>
      </w:r>
      <w:r w:rsidR="00C154BD">
        <w:t>.</w:t>
      </w:r>
      <w:r w:rsidR="00C154BD" w:rsidRPr="007469CF">
        <w:t xml:space="preserve"> It provides an overview, workflow, and specific de</w:t>
      </w:r>
      <w:r w:rsidR="00C154BD">
        <w:t>ployment and integration steps.</w:t>
      </w:r>
      <w:r w:rsidR="00C154BD" w:rsidRPr="007469CF">
        <w:t xml:space="preserve"> If using the provisioning service, </w:t>
      </w:r>
      <w:r>
        <w:t xml:space="preserve">pay special attention to </w:t>
      </w:r>
      <w:fldSimple w:instr=" REF _Ref213645536 \w \h  \* MERGEFORMAT ">
        <w:r w:rsidR="00E92FAF">
          <w:rPr>
            <w:i/>
            <w:color w:val="0000FF"/>
          </w:rPr>
          <w:t>Chapter 3</w:t>
        </w:r>
      </w:fldSimple>
      <w:r>
        <w:t xml:space="preserve">, </w:t>
      </w:r>
      <w:fldSimple w:instr=" REF _Ref213645539 \h  \* MERGEFORMAT ">
        <w:r w:rsidR="00E92FAF" w:rsidRPr="00E92FAF">
          <w:rPr>
            <w:i/>
            <w:color w:val="0000FF"/>
          </w:rPr>
          <w:t>User Provisioning Tool (UPT)</w:t>
        </w:r>
      </w:fldSimple>
      <w:r>
        <w:t xml:space="preserve"> beginning on page </w:t>
      </w:r>
      <w:r w:rsidR="00F228E8">
        <w:fldChar w:fldCharType="begin"/>
      </w:r>
      <w:r>
        <w:instrText xml:space="preserve"> PAGEREF _Ref213645540 \h </w:instrText>
      </w:r>
      <w:r w:rsidR="00F228E8">
        <w:fldChar w:fldCharType="separate"/>
      </w:r>
      <w:r w:rsidR="00E92FAF">
        <w:rPr>
          <w:noProof/>
        </w:rPr>
        <w:t>29</w:t>
      </w:r>
      <w:r w:rsidR="00F228E8">
        <w:fldChar w:fldCharType="end"/>
      </w:r>
      <w:r>
        <w:t>.</w:t>
      </w:r>
    </w:p>
    <w:p w:rsidR="00C154BD" w:rsidRPr="007469CF" w:rsidRDefault="00C154BD" w:rsidP="00C154BD">
      <w:pPr>
        <w:pStyle w:val="ListNumber"/>
      </w:pPr>
      <w:r w:rsidRPr="007469CF">
        <w:t>Appoint a Security Schema Administrator who is familiar with the</w:t>
      </w:r>
      <w:r w:rsidR="00985C3C">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F228E8">
        <w:fldChar w:fldCharType="begin"/>
      </w:r>
      <w:r w:rsidR="00985C3C">
        <w:instrText xml:space="preserve"> XE "</w:instrText>
      </w:r>
      <w:r w:rsidR="00985C3C" w:rsidRPr="00157ADC">
        <w:instrText>security:schema administrator</w:instrText>
      </w:r>
      <w:r w:rsidR="00985C3C">
        <w:instrText xml:space="preserve">" </w:instrText>
      </w:r>
      <w:r w:rsidR="00F228E8">
        <w:fldChar w:fldCharType="end"/>
      </w:r>
    </w:p>
    <w:p w:rsidR="00C154BD" w:rsidRPr="007469CF" w:rsidRDefault="00C154BD" w:rsidP="00C154BD">
      <w:pPr>
        <w:pStyle w:val="ListNumber"/>
      </w:pPr>
      <w:r w:rsidRPr="007469CF">
        <w:t>Determine a s</w:t>
      </w:r>
      <w:r w:rsidR="00985C3C">
        <w:t>ecurity authorization strategy.</w:t>
      </w:r>
      <w:r w:rsidRPr="007469CF">
        <w:t xml:space="preserve"> In this step, the Schema Administrator and the application team determines what data or links should be protected and what groups of people should have access to what.</w:t>
      </w:r>
      <w:r w:rsidR="00F228E8">
        <w:fldChar w:fldCharType="begin"/>
      </w:r>
      <w:r w:rsidR="00985C3C">
        <w:instrText xml:space="preserve"> XE "</w:instrText>
      </w:r>
      <w:r w:rsidR="00985C3C" w:rsidRPr="00E77546">
        <w:instrText>security:authorization strategy</w:instrText>
      </w:r>
      <w:r w:rsidR="00985C3C">
        <w:instrText xml:space="preserve">" </w:instrText>
      </w:r>
      <w:r w:rsidR="00F228E8">
        <w:fldChar w:fldCharType="end"/>
      </w:r>
    </w:p>
    <w:p w:rsidR="00C154BD" w:rsidRPr="00985C3C" w:rsidRDefault="00C154BD" w:rsidP="00985C3C">
      <w:pPr>
        <w:pStyle w:val="ListNumber"/>
      </w:pPr>
      <w:r w:rsidRPr="00985C3C">
        <w:t>Dec</w:t>
      </w:r>
      <w:r w:rsidR="00985C3C">
        <w:t>ide upon a deployment approach.</w:t>
      </w:r>
      <w:r w:rsidR="001953B7" w:rsidRPr="00985C3C">
        <w:t xml:space="preserve"> As discussed in</w:t>
      </w:r>
      <w:r w:rsidRPr="00985C3C">
        <w:t xml:space="preserve"> </w:t>
      </w:r>
      <w:fldSimple w:instr=" REF _Ref214244194 \h  \* MERGEFORMAT ">
        <w:r w:rsidR="00E92FAF" w:rsidRPr="00E92FAF">
          <w:rPr>
            <w:i/>
            <w:color w:val="0000FF"/>
          </w:rPr>
          <w:t>Installation Modes</w:t>
        </w:r>
      </w:fldSimple>
      <w:r w:rsidR="007F0163">
        <w:t xml:space="preserve"> on page </w:t>
      </w:r>
      <w:r w:rsidR="00F228E8">
        <w:fldChar w:fldCharType="begin"/>
      </w:r>
      <w:r w:rsidR="007F0163">
        <w:instrText xml:space="preserve"> PAGEREF _Ref214244197 \h </w:instrText>
      </w:r>
      <w:r w:rsidR="00F228E8">
        <w:fldChar w:fldCharType="separate"/>
      </w:r>
      <w:r w:rsidR="00E92FAF">
        <w:rPr>
          <w:noProof/>
        </w:rPr>
        <w:t>66</w:t>
      </w:r>
      <w:r w:rsidR="00F228E8">
        <w:fldChar w:fldCharType="end"/>
      </w:r>
      <w:r w:rsidR="007F0163">
        <w:t xml:space="preserve">, </w:t>
      </w:r>
      <w:r w:rsidRPr="00985C3C">
        <w:t>authorization data can be stored on separate servers or as part of</w:t>
      </w:r>
      <w:r w:rsidR="00985C3C">
        <w:t xml:space="preserve"> a common authorization schema.</w:t>
      </w:r>
      <w:r w:rsidRPr="00985C3C">
        <w:t xml:space="preserve"> Similarly, the UPT can</w:t>
      </w:r>
      <w:r w:rsidR="00985C3C">
        <w:t xml:space="preserve"> be hosted locally or commonly.</w:t>
      </w:r>
      <w:r w:rsidRPr="00985C3C">
        <w:t xml:space="preserve"> Your decision may be made based on speed, security, user commonality, or other factors.</w:t>
      </w:r>
    </w:p>
    <w:p w:rsidR="00C154BD" w:rsidRPr="007469CF" w:rsidRDefault="00C154BD" w:rsidP="00C154BD">
      <w:pPr>
        <w:pStyle w:val="ListNumber"/>
      </w:pPr>
      <w:r w:rsidRPr="007469CF">
        <w:t>Deploy</w:t>
      </w:r>
      <w:r w:rsidR="00985C3C">
        <w:t xml:space="preserve"> authentication, authorization, and user provisioning. These steps are listed in detail later in this chapter. </w:t>
      </w:r>
    </w:p>
    <w:p w:rsidR="00C154BD" w:rsidRPr="001A41C6" w:rsidRDefault="00C154BD" w:rsidP="00C154BD">
      <w:pPr>
        <w:pStyle w:val="ListNumber"/>
      </w:pPr>
      <w:r w:rsidRPr="001A41C6">
        <w:t xml:space="preserve">Decide if you want to enable </w:t>
      </w:r>
      <w:r w:rsidR="00F73F46">
        <w:t>audit logging</w:t>
      </w:r>
      <w:r w:rsidRPr="001A41C6">
        <w:t xml:space="preserve"> for these services or not. If yes then configure</w:t>
      </w:r>
      <w:r w:rsidR="00985C3C">
        <w:t xml:space="preserve"> a</w:t>
      </w:r>
      <w:r w:rsidRPr="001A41C6">
        <w:t>s explained</w:t>
      </w:r>
      <w:r w:rsidR="00985C3C">
        <w:t xml:space="preserve"> in the</w:t>
      </w:r>
      <w:r w:rsidR="00985C3C" w:rsidRPr="00F73F46">
        <w:rPr>
          <w:i/>
          <w:color w:val="0000FF"/>
        </w:rPr>
        <w:t xml:space="preserve"> </w:t>
      </w:r>
      <w:fldSimple w:instr=" REF _Ref213645715 \h  \* MERGEFORMAT ">
        <w:r w:rsidR="00E92FAF" w:rsidRPr="00E92FAF">
          <w:rPr>
            <w:i/>
            <w:color w:val="0000FF"/>
          </w:rPr>
          <w:t>Audit Logging</w:t>
        </w:r>
      </w:fldSimple>
      <w:r w:rsidR="00985C3C">
        <w:t xml:space="preserve"> section of this chapter, beginning on page </w:t>
      </w:r>
      <w:r w:rsidR="00F228E8">
        <w:fldChar w:fldCharType="begin"/>
      </w:r>
      <w:r w:rsidR="00985C3C">
        <w:instrText xml:space="preserve"> PAGEREF _Ref213645717 \h </w:instrText>
      </w:r>
      <w:r w:rsidR="00F228E8">
        <w:fldChar w:fldCharType="separate"/>
      </w:r>
      <w:r w:rsidR="00E92FAF">
        <w:rPr>
          <w:noProof/>
        </w:rPr>
        <w:t>24</w:t>
      </w:r>
      <w:r w:rsidR="00F228E8">
        <w:fldChar w:fldCharType="end"/>
      </w:r>
      <w:r w:rsidR="00985C3C">
        <w:t>.</w:t>
      </w:r>
      <w:r w:rsidR="00F228E8">
        <w:fldChar w:fldCharType="begin"/>
      </w:r>
      <w:r w:rsidR="001953B7">
        <w:instrText xml:space="preserve"> XE "audit logging:workflow" </w:instrText>
      </w:r>
      <w:r w:rsidR="00F228E8">
        <w:fldChar w:fldCharType="end"/>
      </w:r>
    </w:p>
    <w:p w:rsidR="00C154BD" w:rsidRPr="007469CF" w:rsidRDefault="00C154BD" w:rsidP="00C154BD">
      <w:pPr>
        <w:pStyle w:val="ListNumber"/>
      </w:pPr>
      <w:r w:rsidRPr="007469CF">
        <w:t>Input the authorization data using the UPT.</w:t>
      </w:r>
      <w:r w:rsidR="00F228E8">
        <w:fldChar w:fldCharType="begin"/>
      </w:r>
      <w:r w:rsidR="00985C3C">
        <w:instrText xml:space="preserve"> XE "</w:instrText>
      </w:r>
      <w:r w:rsidR="00985C3C" w:rsidRPr="003D128A">
        <w:instrText>authorization:input data</w:instrText>
      </w:r>
      <w:r w:rsidR="00985C3C">
        <w:instrText xml:space="preserve">" </w:instrText>
      </w:r>
      <w:r w:rsidR="00F228E8">
        <w:fldChar w:fldCharType="end"/>
      </w:r>
    </w:p>
    <w:p w:rsidR="00C154BD" w:rsidRDefault="00C154BD" w:rsidP="00C154BD">
      <w:pPr>
        <w:pStyle w:val="ListNumber"/>
      </w:pPr>
      <w:r w:rsidRPr="007469CF">
        <w:t xml:space="preserve">Integrate the application code using the integration steps for </w:t>
      </w:r>
      <w:r w:rsidR="00985C3C">
        <w:t>authentication, authorization, and user provisioning</w:t>
      </w:r>
      <w:r>
        <w:t>.</w:t>
      </w:r>
      <w:r w:rsidR="00F228E8">
        <w:fldChar w:fldCharType="begin"/>
      </w:r>
      <w:r w:rsidR="00985C3C">
        <w:instrText xml:space="preserve"> XE "</w:instrText>
      </w:r>
      <w:r w:rsidR="00985C3C" w:rsidRPr="00DD4AB6">
        <w:instrText>integrate application</w:instrText>
      </w:r>
      <w:r w:rsidR="00985C3C">
        <w:instrText xml:space="preserve">" </w:instrText>
      </w:r>
      <w:r w:rsidR="00F228E8">
        <w:fldChar w:fldCharType="end"/>
      </w:r>
    </w:p>
    <w:p w:rsidR="00C154BD" w:rsidRPr="00093510" w:rsidRDefault="00C154BD" w:rsidP="00C154BD">
      <w:pPr>
        <w:pStyle w:val="ListNumber"/>
      </w:pPr>
      <w:r w:rsidRPr="00093510">
        <w:t>Test and refine CSM integration with your application. Confirm that your authorization policy and implementation meets requirements.</w:t>
      </w:r>
      <w:r w:rsidR="00F228E8">
        <w:fldChar w:fldCharType="begin"/>
      </w:r>
      <w:r w:rsidR="00985C3C">
        <w:instrText xml:space="preserve"> XE "</w:instrText>
      </w:r>
      <w:r w:rsidR="00985C3C" w:rsidRPr="00DD4AB6">
        <w:instrText>test integration</w:instrText>
      </w:r>
      <w:r w:rsidR="00985C3C">
        <w:instrText xml:space="preserve">" </w:instrText>
      </w:r>
      <w:r w:rsidR="00F228E8">
        <w:fldChar w:fldCharType="end"/>
      </w:r>
    </w:p>
    <w:p w:rsidR="00C154BD" w:rsidRDefault="00C154BD" w:rsidP="00C154BD">
      <w:pPr>
        <w:pStyle w:val="Heading2"/>
      </w:pPr>
      <w:bookmarkStart w:id="913" w:name="_Ref213645204"/>
      <w:bookmarkStart w:id="914" w:name="_Ref213645207"/>
      <w:bookmarkStart w:id="915" w:name="_Toc238795931"/>
      <w:r>
        <w:lastRenderedPageBreak/>
        <w:t>API Services</w:t>
      </w:r>
      <w:bookmarkEnd w:id="913"/>
      <w:bookmarkEnd w:id="914"/>
      <w:bookmarkEnd w:id="915"/>
    </w:p>
    <w:p w:rsidR="00C154BD" w:rsidRDefault="00C154BD" w:rsidP="00C154BD">
      <w:pPr>
        <w:pStyle w:val="BodyText"/>
      </w:pPr>
      <w:r>
        <w:t xml:space="preserve">The Security API’s consist of primary components – Authentication, </w:t>
      </w:r>
      <w:r w:rsidR="008B318A">
        <w:t>Authorization,</w:t>
      </w:r>
      <w:r>
        <w:t xml:space="preserve"> and User Provisioning. The following corresponding managers control these components:</w:t>
      </w:r>
      <w:r w:rsidR="00E250C9">
        <w:t xml:space="preserve"> </w:t>
      </w:r>
      <w:r w:rsidR="00F228E8">
        <w:fldChar w:fldCharType="begin"/>
      </w:r>
      <w:r w:rsidR="00E250C9">
        <w:instrText xml:space="preserve"> XE "</w:instrText>
      </w:r>
      <w:r w:rsidR="00E250C9" w:rsidRPr="00B83EFC">
        <w:instrText>API:services</w:instrText>
      </w:r>
      <w:r w:rsidR="00E250C9">
        <w:instrText xml:space="preserve">" </w:instrText>
      </w:r>
      <w:r w:rsidR="00F228E8">
        <w:fldChar w:fldCharType="end"/>
      </w:r>
    </w:p>
    <w:p w:rsidR="00C154BD" w:rsidRDefault="00C154BD" w:rsidP="00C154BD">
      <w:pPr>
        <w:pStyle w:val="ListBullet"/>
      </w:pPr>
      <w:r>
        <w:t>AuthenticationManager – for Authentication</w:t>
      </w:r>
    </w:p>
    <w:p w:rsidR="00C154BD" w:rsidRDefault="00C154BD" w:rsidP="00C154BD">
      <w:pPr>
        <w:pStyle w:val="ListBullet"/>
      </w:pPr>
      <w:r>
        <w:t>AuthorizationManager – for Authorization and User Provisioning.</w:t>
      </w:r>
    </w:p>
    <w:p w:rsidR="00C154BD" w:rsidRDefault="00C154BD" w:rsidP="00C154BD">
      <w:pPr>
        <w:pStyle w:val="Heading3"/>
      </w:pPr>
      <w:bookmarkStart w:id="916" w:name="_Toc238795932"/>
      <w:r>
        <w:t>Authentication</w:t>
      </w:r>
      <w:r w:rsidR="00C5659A">
        <w:t xml:space="preserve"> </w:t>
      </w:r>
      <w:r>
        <w:t>Manager</w:t>
      </w:r>
      <w:bookmarkEnd w:id="916"/>
    </w:p>
    <w:p w:rsidR="0063793B" w:rsidRDefault="00C154BD" w:rsidP="00C154BD">
      <w:pPr>
        <w:pStyle w:val="BodyText"/>
      </w:pPr>
      <w:r w:rsidRPr="00C154BD">
        <w:t xml:space="preserve">The AuthenticationManager is an interface that authenticates a user against a credential provider. See </w:t>
      </w:r>
      <w:fldSimple w:instr=" REF _Ref213647220 \h  \* MERGEFORMAT ">
        <w:r w:rsidR="00E92FAF" w:rsidRPr="00E92FAF">
          <w:rPr>
            <w:i/>
            <w:color w:val="0000FF"/>
          </w:rPr>
          <w:t>Integrating with the CSM Authentication Service</w:t>
        </w:r>
      </w:fldSimple>
      <w:r w:rsidR="00757E8C">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F228E8">
        <w:fldChar w:fldCharType="begin"/>
      </w:r>
      <w:r w:rsidR="00E250C9">
        <w:instrText xml:space="preserve"> XE "</w:instrText>
      </w:r>
      <w:r w:rsidR="00E250C9" w:rsidRPr="000C7E9B">
        <w:instrText>authentication manager</w:instrText>
      </w:r>
      <w:r w:rsidR="00E250C9">
        <w:instrText xml:space="preserve">" </w:instrText>
      </w:r>
      <w:r w:rsidR="00F228E8">
        <w:fldChar w:fldCharType="end"/>
      </w:r>
    </w:p>
    <w:p w:rsidR="00C154BD" w:rsidRDefault="00C154BD" w:rsidP="00C154BD">
      <w:pPr>
        <w:pStyle w:val="Heading3"/>
      </w:pPr>
      <w:bookmarkStart w:id="917" w:name="_Toc238795933"/>
      <w:r>
        <w:t>Auth</w:t>
      </w:r>
      <w:r w:rsidR="00943469">
        <w:t>or</w:t>
      </w:r>
      <w:r>
        <w:t>ization Manager</w:t>
      </w:r>
      <w:bookmarkEnd w:id="917"/>
    </w:p>
    <w:p w:rsidR="00F73F46" w:rsidRDefault="00C154BD" w:rsidP="00C154BD">
      <w:pPr>
        <w:pStyle w:val="BodyText"/>
      </w:pPr>
      <w:r w:rsidRPr="00C154BD">
        <w:t xml:space="preserve">The AuthorizationManager is an interface which provides run-time methods with the purpose of checking access permissions. See </w:t>
      </w:r>
      <w:fldSimple w:instr=" REF _Ref213910693 \h  \* MERGEFORMAT ">
        <w:r w:rsidR="00E92FAF" w:rsidRPr="00E92FAF">
          <w:rPr>
            <w:i/>
            <w:color w:val="0000FF"/>
          </w:rPr>
          <w:t>Integrating With the CSM Authorization Service</w:t>
        </w:r>
      </w:fldSimple>
      <w:r w:rsidR="00947024" w:rsidRPr="00947024">
        <w:t xml:space="preserve"> on page </w:t>
      </w:r>
      <w:r w:rsidR="00F228E8" w:rsidRPr="00947024">
        <w:fldChar w:fldCharType="begin"/>
      </w:r>
      <w:r w:rsidR="00947024" w:rsidRPr="00947024">
        <w:instrText xml:space="preserve"> PAGEREF _Ref213910696 \h </w:instrText>
      </w:r>
      <w:r w:rsidR="00F228E8" w:rsidRPr="00947024">
        <w:fldChar w:fldCharType="separate"/>
      </w:r>
      <w:r w:rsidR="00E92FAF">
        <w:rPr>
          <w:noProof/>
        </w:rPr>
        <w:t>19</w:t>
      </w:r>
      <w:r w:rsidR="00F228E8" w:rsidRPr="00947024">
        <w:fldChar w:fldCharType="end"/>
      </w:r>
      <w:r w:rsidRPr="00C154BD">
        <w:t xml:space="preserve"> to learn how to integrate with the AuthorizationManager</w:t>
      </w:r>
      <w:r w:rsidR="008B318A" w:rsidRPr="00C154BD">
        <w:t xml:space="preserve">. </w:t>
      </w:r>
      <w:r w:rsidRPr="00C154BD">
        <w:t xml:space="preserve">This manager also provides an interface where application developers can provision user access rights. </w:t>
      </w:r>
      <w:r w:rsidR="00F228E8">
        <w:fldChar w:fldCharType="begin"/>
      </w:r>
      <w:r w:rsidR="00E250C9">
        <w:instrText xml:space="preserve"> XE "</w:instrText>
      </w:r>
      <w:r w:rsidR="00E250C9" w:rsidRPr="000C7E9B">
        <w:instrText>authorization manager</w:instrText>
      </w:r>
      <w:r w:rsidR="00E250C9">
        <w:instrText xml:space="preserve">" </w:instrText>
      </w:r>
      <w:r w:rsidR="00F228E8">
        <w:fldChar w:fldCharType="end"/>
      </w:r>
    </w:p>
    <w:p w:rsidR="0063793B" w:rsidRDefault="00C154BD" w:rsidP="00C154BD">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C154BD" w:rsidRDefault="00757E8C" w:rsidP="00C154BD">
      <w:pPr>
        <w:pStyle w:val="Heading2"/>
      </w:pPr>
      <w:bookmarkStart w:id="918" w:name="_Ref213647220"/>
      <w:bookmarkStart w:id="919" w:name="_Toc238795934"/>
      <w:r>
        <w:t>Integrating with the CSM Authentication Service</w:t>
      </w:r>
      <w:bookmarkEnd w:id="918"/>
      <w:bookmarkEnd w:id="919"/>
    </w:p>
    <w:p w:rsidR="00C154BD" w:rsidRPr="009D299C" w:rsidRDefault="00C154BD" w:rsidP="00C154BD">
      <w:pPr>
        <w:pStyle w:val="BodyText"/>
      </w:pPr>
      <w:r w:rsidRPr="009D299C">
        <w:t xml:space="preserve">The CSM </w:t>
      </w:r>
      <w:r w:rsidR="00F73F46" w:rsidRPr="009D299C">
        <w:t>authentication service</w:t>
      </w:r>
      <w:r w:rsidRPr="009D299C">
        <w:t xml:space="preserve"> provides a simple and comprehensive solution for user authentication. Developers can easily incorporate the service into their applications with simple configuration and coding changes to their applications. </w:t>
      </w:r>
      <w:r w:rsidR="00C8100A" w:rsidRPr="009D299C">
        <w:t>Currently, t</w:t>
      </w:r>
      <w:r w:rsidR="00F73F46" w:rsidRPr="009D299C">
        <w:t xml:space="preserve">he </w:t>
      </w:r>
      <w:r w:rsidR="00C8100A" w:rsidRPr="009D299C">
        <w:t>a</w:t>
      </w:r>
      <w:r w:rsidRPr="009D299C">
        <w:t xml:space="preserve">uthentication </w:t>
      </w:r>
      <w:r w:rsidR="00F73F46" w:rsidRPr="009D299C">
        <w:t>s</w:t>
      </w:r>
      <w:r w:rsidRPr="009D299C">
        <w:t>ervice allows authentication using LDAP</w:t>
      </w:r>
      <w:r w:rsidR="00C8100A" w:rsidRPr="009D299C">
        <w:t xml:space="preserve"> and RDBMS credential providers only.</w:t>
      </w:r>
      <w:r w:rsidR="00F228E8">
        <w:fldChar w:fldCharType="begin"/>
      </w:r>
      <w:r w:rsidR="001953B7">
        <w:instrText xml:space="preserve"> XE "</w:instrText>
      </w:r>
      <w:r w:rsidR="001953B7" w:rsidRPr="000C7E9B">
        <w:instrText>integrate authentication service</w:instrText>
      </w:r>
      <w:r w:rsidR="001953B7">
        <w:instrText xml:space="preserve">" </w:instrText>
      </w:r>
      <w:r w:rsidR="00F228E8">
        <w:fldChar w:fldCharType="end"/>
      </w:r>
      <w:r w:rsidR="00F228E8">
        <w:fldChar w:fldCharType="begin"/>
      </w:r>
      <w:r w:rsidR="001953B7">
        <w:instrText xml:space="preserve"> XE "</w:instrText>
      </w:r>
      <w:r w:rsidR="001953B7" w:rsidRPr="00146BB8">
        <w:instrText>authentication service:integration</w:instrText>
      </w:r>
      <w:r w:rsidR="001953B7">
        <w:instrText xml:space="preserve">" </w:instrText>
      </w:r>
      <w:r w:rsidR="00F228E8">
        <w:fldChar w:fldCharType="end"/>
      </w:r>
    </w:p>
    <w:p w:rsidR="00C8100A" w:rsidRDefault="00C8100A" w:rsidP="00C154BD">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C154BD" w:rsidRDefault="00C154BD" w:rsidP="007777A2">
      <w:pPr>
        <w:pStyle w:val="Heading3"/>
        <w:keepLines/>
      </w:pPr>
      <w:bookmarkStart w:id="920" w:name="_Toc238795935"/>
      <w:r>
        <w:lastRenderedPageBreak/>
        <w:t xml:space="preserve">Importing the CSM Authentication </w:t>
      </w:r>
      <w:r w:rsidR="008B318A">
        <w:t>Manager Class</w:t>
      </w:r>
      <w:bookmarkEnd w:id="920"/>
    </w:p>
    <w:p w:rsidR="00C154BD" w:rsidRPr="00C154BD" w:rsidRDefault="00C154BD" w:rsidP="007777A2">
      <w:pPr>
        <w:pStyle w:val="BodyText"/>
        <w:keepNext/>
        <w:keepLines/>
      </w:pPr>
      <w:r w:rsidRPr="00C154BD">
        <w:t xml:space="preserve">To use the CSM </w:t>
      </w:r>
      <w:r w:rsidR="00F73F46">
        <w:t>authentication service</w:t>
      </w:r>
      <w:r w:rsidRPr="00C154BD">
        <w:t>, add the last two</w:t>
      </w:r>
      <w:r w:rsidR="007777A2">
        <w:t xml:space="preserve"> (highlighted) import statements </w:t>
      </w:r>
      <w:r w:rsidR="00653E32">
        <w:t xml:space="preserve">shown </w:t>
      </w:r>
      <w:r w:rsidR="007777A2">
        <w:t xml:space="preserve">in the sample below </w:t>
      </w:r>
      <w:r w:rsidRPr="00C154BD">
        <w:t>to the action classes that require authentication</w:t>
      </w:r>
      <w:r w:rsidR="001953B7" w:rsidRPr="00C154BD">
        <w:t xml:space="preserve">. </w:t>
      </w:r>
      <w:r w:rsidR="00F228E8">
        <w:fldChar w:fldCharType="begin"/>
      </w:r>
      <w:r w:rsidR="00E250C9">
        <w:instrText xml:space="preserve"> XE "</w:instrText>
      </w:r>
      <w:r w:rsidR="00E250C9" w:rsidRPr="00CD7C3D">
        <w:instrText>authentication manager:import class</w:instrText>
      </w:r>
      <w:r w:rsidR="00E250C9">
        <w:instrText xml:space="preserve">" </w:instrText>
      </w:r>
      <w:r w:rsidR="00F228E8">
        <w:fldChar w:fldCharType="end"/>
      </w:r>
      <w:r w:rsidR="00F228E8">
        <w:fldChar w:fldCharType="begin"/>
      </w:r>
      <w:r w:rsidR="00FB61D9">
        <w:instrText xml:space="preserve"> XE "</w:instrText>
      </w:r>
      <w:r w:rsidR="00FB61D9" w:rsidRPr="000C7E9B">
        <w:instrText>import authentication manager</w:instrText>
      </w:r>
      <w:r w:rsidR="00FB61D9">
        <w:instrText xml:space="preserve">" </w:instrText>
      </w:r>
      <w:r w:rsidR="00F228E8">
        <w:fldChar w:fldCharType="end"/>
      </w:r>
    </w:p>
    <w:p w:rsidR="00C154BD" w:rsidRPr="00D401F1" w:rsidRDefault="00C154BD" w:rsidP="007777A2">
      <w:pPr>
        <w:pStyle w:val="BodyTextIndent"/>
        <w:keepNext/>
        <w:keepLines/>
        <w:rPr>
          <w:rStyle w:val="CodeChar0"/>
        </w:rPr>
      </w:pPr>
      <w:r w:rsidRPr="00D401F1">
        <w:rPr>
          <w:rStyle w:val="CodeChar0"/>
        </w:rPr>
        <w:t>import gov.nih.nci.abcapp.UserCredentials;</w:t>
      </w:r>
    </w:p>
    <w:p w:rsidR="00C154BD" w:rsidRPr="00D401F1" w:rsidRDefault="00C154BD" w:rsidP="007777A2">
      <w:pPr>
        <w:pStyle w:val="BodyTextIndent"/>
        <w:keepNext/>
        <w:keepLines/>
        <w:rPr>
          <w:rStyle w:val="CodeChar0"/>
        </w:rPr>
      </w:pPr>
      <w:r w:rsidRPr="00D401F1">
        <w:rPr>
          <w:rStyle w:val="CodeChar0"/>
        </w:rPr>
        <w:t>import gov.nih.nci.abcapp.model.Form;</w:t>
      </w:r>
    </w:p>
    <w:p w:rsidR="00C154BD" w:rsidRPr="00D401F1" w:rsidRDefault="00C154BD" w:rsidP="007777A2">
      <w:pPr>
        <w:pStyle w:val="BodyTextIndent"/>
        <w:keepNext/>
        <w:keepLines/>
        <w:rPr>
          <w:rStyle w:val="CodeChar0"/>
        </w:rPr>
      </w:pPr>
      <w:r w:rsidRPr="00D401F1">
        <w:rPr>
          <w:rStyle w:val="CodeChar0"/>
        </w:rPr>
        <w:t>import gov.nih.nci.abcapp.util.Constants;</w:t>
      </w:r>
    </w:p>
    <w:p w:rsidR="00C154BD" w:rsidRPr="007777A2" w:rsidRDefault="00C154BD" w:rsidP="007777A2">
      <w:pPr>
        <w:pStyle w:val="BodyTextIndent"/>
        <w:rPr>
          <w:rStyle w:val="CodeChar0"/>
        </w:rPr>
      </w:pPr>
      <w:r w:rsidRPr="007777A2">
        <w:rPr>
          <w:rStyle w:val="CodeChar0"/>
        </w:rPr>
        <w:t>import gov.nih.nci.security.SecurityServiceProvider;</w:t>
      </w:r>
    </w:p>
    <w:p w:rsidR="00C154BD" w:rsidRPr="00D401F1" w:rsidRDefault="00C154BD" w:rsidP="007777A2">
      <w:pPr>
        <w:pStyle w:val="BodyTextIndent"/>
        <w:rPr>
          <w:rStyle w:val="CodeChar0"/>
        </w:rPr>
      </w:pPr>
      <w:r w:rsidRPr="007777A2">
        <w:rPr>
          <w:rStyle w:val="CodeChar0"/>
        </w:rPr>
        <w:t>import gov.nih.nci.security.AuthenticationManager;</w:t>
      </w:r>
    </w:p>
    <w:p w:rsidR="007777A2" w:rsidRDefault="00C154BD" w:rsidP="00C154BD">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2E64CB" w:rsidRDefault="00C154BD" w:rsidP="007777A2">
      <w:pPr>
        <w:pStyle w:val="BodyText"/>
      </w:pPr>
      <w:r w:rsidRPr="00C154BD">
        <w:t xml:space="preserve">The client application then uses the </w:t>
      </w:r>
      <w:r w:rsidRPr="007777A2">
        <w:t>AuthenticationManager</w:t>
      </w:r>
      <w:r w:rsidRPr="00C154BD">
        <w:t xml:space="preserve"> to perform the actual authentication using CSM.</w:t>
      </w:r>
      <w:r w:rsidR="007777A2">
        <w:t xml:space="preserve"> </w:t>
      </w:r>
    </w:p>
    <w:p w:rsidR="009E5872" w:rsidRDefault="002E64CB" w:rsidP="002E64CB">
      <w:pPr>
        <w:pStyle w:val="NoteMainbody"/>
      </w:pPr>
      <w:r w:rsidRPr="002E64CB">
        <w:rPr>
          <w:rStyle w:val="Bold"/>
        </w:rPr>
        <w:t>NOTE:</w:t>
      </w:r>
      <w:r>
        <w:t xml:space="preserve"> </w:t>
      </w:r>
      <w:r w:rsidR="00653E32">
        <w:t>The above import statements identify the client application</w:t>
      </w:r>
      <w:r>
        <w:t xml:space="preserve"> </w:t>
      </w:r>
      <w:r w:rsidR="00653E32">
        <w:t xml:space="preserve">as </w:t>
      </w:r>
      <w:r>
        <w:t>“abcapp”; this same application is used for the examples</w:t>
      </w:r>
      <w:r w:rsidR="00C5659A">
        <w:t xml:space="preserve"> provided </w:t>
      </w:r>
      <w:r>
        <w:t xml:space="preserve">throughout this document. </w:t>
      </w:r>
      <w:r w:rsidR="00653E32">
        <w:t xml:space="preserve"> </w:t>
      </w:r>
    </w:p>
    <w:p w:rsidR="00C154BD" w:rsidRDefault="00C154BD" w:rsidP="00943469">
      <w:pPr>
        <w:pStyle w:val="Heading3"/>
      </w:pPr>
      <w:bookmarkStart w:id="921" w:name="_Toc238795936"/>
      <w:r>
        <w:t>Using the CSM Authentication Manager Class</w:t>
      </w:r>
      <w:bookmarkEnd w:id="921"/>
    </w:p>
    <w:p w:rsidR="00C154BD" w:rsidRDefault="007777A2" w:rsidP="00FA5E77">
      <w:pPr>
        <w:pStyle w:val="BodyText"/>
        <w:spacing w:afterLines="60"/>
      </w:pPr>
      <w:r>
        <w:t>The example provided below</w:t>
      </w:r>
      <w:r w:rsidR="00C154BD" w:rsidRPr="00C154BD">
        <w:t xml:space="preserve"> illustrates how to use</w:t>
      </w:r>
      <w:r>
        <w:t xml:space="preserve"> the CSM AuthenticationManager s</w:t>
      </w:r>
      <w:r w:rsidR="00C154BD" w:rsidRPr="00C154BD">
        <w:t>ervi</w:t>
      </w:r>
      <w:r>
        <w:t>ce class in the</w:t>
      </w:r>
      <w:r w:rsidR="002E64CB">
        <w:t xml:space="preserve"> </w:t>
      </w:r>
      <w:r w:rsidR="00C8100A">
        <w:t>“</w:t>
      </w:r>
      <w:r w:rsidR="002E64CB" w:rsidRPr="002E64CB">
        <w:t>abcapp</w:t>
      </w:r>
      <w:r w:rsidR="00C8100A">
        <w:t>”</w:t>
      </w:r>
      <w:r>
        <w:t xml:space="preserve"> application</w:t>
      </w:r>
      <w:r w:rsidR="00D401F1">
        <w:t>.</w:t>
      </w:r>
      <w:r w:rsidR="002E64CB">
        <w:t xml:space="preserve"> </w:t>
      </w:r>
      <w:r w:rsidR="00F228E8">
        <w:fldChar w:fldCharType="begin"/>
      </w:r>
      <w:r w:rsidR="001953B7">
        <w:instrText xml:space="preserve"> XE "</w:instrText>
      </w:r>
      <w:r w:rsidR="001953B7" w:rsidRPr="00F60C3C">
        <w:instrText>authentication manager:using</w:instrText>
      </w:r>
      <w:r w:rsidR="001953B7">
        <w:instrText xml:space="preserve">" </w:instrText>
      </w:r>
      <w:r w:rsidR="00F228E8">
        <w:fldChar w:fldCharType="end"/>
      </w:r>
      <w:r w:rsidR="00F228E8">
        <w:fldChar w:fldCharType="begin"/>
      </w:r>
      <w:r w:rsidR="001953B7">
        <w:instrText xml:space="preserve"> XE "</w:instrText>
      </w:r>
      <w:r w:rsidR="001953B7" w:rsidRPr="000C7E9B">
        <w:instrText>using authentication manager class</w:instrText>
      </w:r>
      <w:r w:rsidR="001953B7">
        <w:instrText xml:space="preserve">" </w:instrText>
      </w:r>
      <w:r w:rsidR="00F228E8">
        <w:fldChar w:fldCharType="end"/>
      </w:r>
    </w:p>
    <w:p w:rsidR="00833A67" w:rsidRDefault="007C01BE" w:rsidP="00A82D76">
      <w:pPr>
        <w:spacing w:afterLines="60"/>
        <w:ind w:left="1440"/>
        <w:rPr>
          <w:rFonts w:ascii="Microsoft Sans Serif" w:hAnsi="Microsoft Sans Serif" w:cs="Microsoft Sans Serif"/>
          <w:sz w:val="18"/>
          <w:szCs w:val="18"/>
        </w:rPr>
        <w:pPrChange w:id="922" w:author=" Vijay Parmar" w:date="2009-08-23T14:32:00Z">
          <w:pPr>
            <w:spacing w:afterLines="60"/>
            <w:ind w:left="1440"/>
          </w:pPr>
        </w:pPrChange>
      </w:pPr>
      <w:r w:rsidRPr="007C01BE">
        <w:rPr>
          <w:rFonts w:ascii="Microsoft Sans Serif" w:hAnsi="Microsoft Sans Serif" w:cs="Microsoft Sans Serif"/>
          <w:sz w:val="18"/>
          <w:szCs w:val="18"/>
        </w:rPr>
        <w:t>UserCredentials credentials = new UserCredentials();</w:t>
      </w:r>
    </w:p>
    <w:p w:rsidR="00A82D76" w:rsidRDefault="007C01BE" w:rsidP="00A82D76">
      <w:pPr>
        <w:spacing w:afterLines="60"/>
        <w:ind w:left="1440"/>
        <w:rPr>
          <w:rFonts w:ascii="Microsoft Sans Serif" w:hAnsi="Microsoft Sans Serif" w:cs="Microsoft Sans Serif"/>
          <w:sz w:val="18"/>
          <w:szCs w:val="18"/>
        </w:rPr>
        <w:pPrChange w:id="923" w:author=" Vijay Parmar" w:date="2009-08-23T14:32:00Z">
          <w:pPr>
            <w:spacing w:afterLines="60"/>
            <w:ind w:left="1440"/>
          </w:pPr>
        </w:pPrChange>
      </w:pPr>
      <w:r w:rsidRPr="007C01BE">
        <w:rPr>
          <w:rFonts w:ascii="Microsoft Sans Serif" w:hAnsi="Microsoft Sans Serif" w:cs="Microsoft Sans Serif"/>
          <w:sz w:val="18"/>
          <w:szCs w:val="18"/>
        </w:rPr>
        <w:t>credentials.setPassword(Form.getPassword());</w:t>
      </w:r>
    </w:p>
    <w:p w:rsidR="00A82D76" w:rsidRDefault="007C01BE" w:rsidP="00A82D76">
      <w:pPr>
        <w:spacing w:afterLines="60"/>
        <w:ind w:left="1440"/>
        <w:rPr>
          <w:rFonts w:ascii="Microsoft Sans Serif" w:hAnsi="Microsoft Sans Serif" w:cs="Microsoft Sans Serif"/>
          <w:sz w:val="18"/>
          <w:szCs w:val="18"/>
        </w:rPr>
        <w:pPrChange w:id="924" w:author=" Vijay Parmar" w:date="2009-08-23T14:32:00Z">
          <w:pPr>
            <w:spacing w:afterLines="60"/>
            <w:ind w:left="1440"/>
          </w:pPr>
        </w:pPrChange>
      </w:pPr>
      <w:r w:rsidRPr="007C01BE">
        <w:rPr>
          <w:rFonts w:ascii="Microsoft Sans Serif" w:hAnsi="Microsoft Sans Serif" w:cs="Microsoft Sans Serif"/>
          <w:sz w:val="18"/>
          <w:szCs w:val="18"/>
        </w:rPr>
        <w:t>credentials.setUsername(Form.getUsername());</w:t>
      </w:r>
    </w:p>
    <w:p w:rsidR="00A82D76" w:rsidRDefault="007C01BE" w:rsidP="00A82D76">
      <w:pPr>
        <w:spacing w:afterLines="60"/>
        <w:ind w:left="1440"/>
        <w:rPr>
          <w:rFonts w:ascii="Microsoft Sans Serif" w:hAnsi="Microsoft Sans Serif" w:cs="Microsoft Sans Serif"/>
          <w:sz w:val="18"/>
          <w:szCs w:val="18"/>
        </w:rPr>
        <w:pPrChange w:id="925" w:author=" Vijay Parmar" w:date="2009-08-23T14:32:00Z">
          <w:pPr>
            <w:spacing w:afterLines="60"/>
            <w:ind w:left="1440"/>
          </w:pPr>
        </w:pPrChange>
      </w:pPr>
      <w:r w:rsidRPr="007C01BE">
        <w:rPr>
          <w:rFonts w:ascii="Microsoft Sans Serif" w:hAnsi="Microsoft Sans Serif" w:cs="Microsoft Sans Serif"/>
          <w:sz w:val="18"/>
          <w:szCs w:val="18"/>
        </w:rPr>
        <w:t>//Get the user credentials from the database and login</w:t>
      </w:r>
    </w:p>
    <w:p w:rsidR="00A82D76" w:rsidRDefault="007C01BE" w:rsidP="00A82D76">
      <w:pPr>
        <w:spacing w:afterLines="60"/>
        <w:ind w:left="1440"/>
        <w:rPr>
          <w:rFonts w:ascii="Microsoft Sans Serif" w:hAnsi="Microsoft Sans Serif" w:cs="Microsoft Sans Serif"/>
          <w:sz w:val="18"/>
          <w:szCs w:val="18"/>
        </w:rPr>
        <w:pPrChange w:id="926" w:author=" Vijay Parmar" w:date="2009-08-23T14:32:00Z">
          <w:pPr>
            <w:spacing w:afterLines="60"/>
            <w:ind w:left="1440"/>
          </w:pPr>
        </w:pPrChange>
      </w:pPr>
      <w:r w:rsidRPr="007C01BE">
        <w:rPr>
          <w:rFonts w:ascii="Microsoft Sans Serif" w:hAnsi="Microsoft Sans Serif" w:cs="Microsoft Sans Serif"/>
          <w:sz w:val="18"/>
          <w:szCs w:val="18"/>
        </w:rPr>
        <w:t>try{</w:t>
      </w:r>
    </w:p>
    <w:p w:rsidR="00A82D76" w:rsidRDefault="007C01BE" w:rsidP="00A82D76">
      <w:pPr>
        <w:spacing w:afterLines="60"/>
        <w:ind w:left="1980"/>
        <w:rPr>
          <w:rFonts w:ascii="Microsoft Sans Serif" w:hAnsi="Microsoft Sans Serif" w:cs="Microsoft Sans Serif"/>
          <w:sz w:val="18"/>
          <w:szCs w:val="18"/>
        </w:rPr>
        <w:pPrChange w:id="927" w:author=" Vijay Parmar" w:date="2009-08-23T14:32:00Z">
          <w:pPr>
            <w:spacing w:afterLines="60"/>
            <w:ind w:left="1980"/>
          </w:pPr>
        </w:pPrChange>
      </w:pPr>
      <w:r w:rsidRPr="007C01BE">
        <w:rPr>
          <w:rFonts w:ascii="Microsoft Sans Serif" w:hAnsi="Microsoft Sans Serif" w:cs="Microsoft Sans Serif"/>
          <w:sz w:val="18"/>
          <w:szCs w:val="18"/>
        </w:rPr>
        <w:t>AuthenticationManager authenticationManager = SecurityServiceProvider.getAuthenticationManager(“abcapp”);</w:t>
      </w:r>
    </w:p>
    <w:p w:rsidR="00A82D76" w:rsidRDefault="007C01BE" w:rsidP="00A82D76">
      <w:pPr>
        <w:spacing w:afterLines="60"/>
        <w:ind w:left="1980"/>
        <w:rPr>
          <w:rFonts w:ascii="Microsoft Sans Serif" w:hAnsi="Microsoft Sans Serif" w:cs="Microsoft Sans Serif"/>
          <w:sz w:val="18"/>
          <w:szCs w:val="18"/>
        </w:rPr>
        <w:pPrChange w:id="928" w:author=" Vijay Parmar" w:date="2009-08-23T14:32:00Z">
          <w:pPr>
            <w:spacing w:afterLines="60"/>
            <w:ind w:left="1980"/>
          </w:pPr>
        </w:pPrChange>
      </w:pPr>
      <w:r w:rsidRPr="007C01BE">
        <w:rPr>
          <w:rFonts w:ascii="Microsoft Sans Serif" w:hAnsi="Microsoft Sans Serif" w:cs="Microsoft Sans Serif"/>
          <w:sz w:val="18"/>
          <w:szCs w:val="18"/>
        </w:rPr>
        <w:t>boolean loginOK = authenticationManager.login(credentials.getUsername(), credentials.getPassword());</w:t>
      </w:r>
    </w:p>
    <w:p w:rsidR="00A82D76" w:rsidRDefault="00DB040E" w:rsidP="00A82D76">
      <w:pPr>
        <w:spacing w:afterLines="60"/>
        <w:ind w:left="1260"/>
        <w:rPr>
          <w:rFonts w:ascii="Microsoft Sans Serif" w:hAnsi="Microsoft Sans Serif" w:cs="Microsoft Sans Serif"/>
          <w:sz w:val="18"/>
          <w:szCs w:val="18"/>
        </w:rPr>
        <w:pPrChange w:id="929"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if (loginOK)System.out.println("SUCESSFUL LOGIN");</w:t>
      </w:r>
    </w:p>
    <w:p w:rsidR="00A82D76" w:rsidRDefault="00DB040E" w:rsidP="00A82D76">
      <w:pPr>
        <w:spacing w:afterLines="60"/>
        <w:ind w:left="1260"/>
        <w:rPr>
          <w:rFonts w:ascii="Microsoft Sans Serif" w:hAnsi="Microsoft Sans Serif" w:cs="Microsoft Sans Serif"/>
          <w:sz w:val="18"/>
          <w:szCs w:val="18"/>
        </w:rPr>
        <w:pPrChange w:id="930"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else System.out.println("ERROR IN LOGIN");</w:t>
      </w:r>
      <w:r w:rsidR="007C01BE" w:rsidRPr="007C01BE">
        <w:rPr>
          <w:rFonts w:ascii="Microsoft Sans Serif" w:hAnsi="Microsoft Sans Serif" w:cs="Microsoft Sans Serif"/>
          <w:sz w:val="18"/>
          <w:szCs w:val="18"/>
        </w:rPr>
        <w:tab/>
      </w:r>
    </w:p>
    <w:p w:rsidR="00A82D76" w:rsidRDefault="007C01BE" w:rsidP="00A82D76">
      <w:pPr>
        <w:spacing w:afterLines="60"/>
        <w:ind w:left="1260"/>
        <w:rPr>
          <w:rFonts w:ascii="Microsoft Sans Serif" w:hAnsi="Microsoft Sans Serif" w:cs="Microsoft Sans Serif"/>
          <w:sz w:val="18"/>
          <w:szCs w:val="18"/>
        </w:rPr>
        <w:pPrChange w:id="931" w:author=" Vijay Parmar" w:date="2009-08-23T14:32:00Z">
          <w:pPr>
            <w:spacing w:afterLines="60"/>
            <w:ind w:left="1260"/>
          </w:pPr>
        </w:pPrChange>
      </w:pPr>
      <w:r w:rsidRPr="007C01BE">
        <w:rPr>
          <w:rFonts w:ascii="Microsoft Sans Serif" w:hAnsi="Microsoft Sans Serif" w:cs="Microsoft Sans Serif"/>
          <w:sz w:val="18"/>
          <w:szCs w:val="18"/>
        </w:rPr>
        <w:t xml:space="preserve"> }catch (CSException cse){ </w:t>
      </w:r>
    </w:p>
    <w:p w:rsidR="00A82D76" w:rsidRDefault="00DB040E" w:rsidP="00A82D76">
      <w:pPr>
        <w:spacing w:afterLines="60"/>
        <w:ind w:left="1260"/>
        <w:rPr>
          <w:rFonts w:ascii="Microsoft Sans Serif" w:hAnsi="Microsoft Sans Serif" w:cs="Microsoft Sans Serif"/>
          <w:sz w:val="18"/>
          <w:szCs w:val="18"/>
        </w:rPr>
        <w:pPrChange w:id="932"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007C01BE" w:rsidRPr="007C01BE">
        <w:rPr>
          <w:rFonts w:ascii="Microsoft Sans Serif" w:hAnsi="Microsoft Sans Serif" w:cs="Microsoft Sans Serif"/>
          <w:sz w:val="18"/>
          <w:szCs w:val="18"/>
        </w:rPr>
        <w:t>System.out.println("ERROR IN LOGIN");</w:t>
      </w:r>
      <w:r w:rsidR="007C01BE" w:rsidRPr="007C01BE">
        <w:rPr>
          <w:rFonts w:ascii="Microsoft Sans Serif" w:hAnsi="Microsoft Sans Serif" w:cs="Microsoft Sans Serif"/>
          <w:sz w:val="18"/>
          <w:szCs w:val="18"/>
        </w:rPr>
        <w:tab/>
      </w:r>
    </w:p>
    <w:p w:rsidR="00A82D76" w:rsidRDefault="007C01BE" w:rsidP="00A82D76">
      <w:pPr>
        <w:spacing w:afterLines="60"/>
        <w:ind w:left="1260"/>
        <w:rPr>
          <w:rFonts w:ascii="Microsoft Sans Serif" w:hAnsi="Microsoft Sans Serif" w:cs="Microsoft Sans Serif"/>
          <w:sz w:val="18"/>
          <w:szCs w:val="18"/>
        </w:rPr>
        <w:pPrChange w:id="933" w:author=" Vijay Parmar" w:date="2009-08-23T14:32:00Z">
          <w:pPr>
            <w:spacing w:afterLines="60"/>
            <w:ind w:left="1260"/>
          </w:pPr>
        </w:pPrChange>
      </w:pPr>
      <w:r w:rsidRPr="007C01BE">
        <w:rPr>
          <w:rFonts w:ascii="Microsoft Sans Serif" w:hAnsi="Microsoft Sans Serif" w:cs="Microsoft Sans Serif"/>
          <w:sz w:val="18"/>
          <w:szCs w:val="18"/>
        </w:rPr>
        <w:t>}</w:t>
      </w:r>
    </w:p>
    <w:p w:rsidR="002E64CB" w:rsidRDefault="00D401F1" w:rsidP="00C154BD">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rsidR="007C01BE">
        <w:t>and</w:t>
      </w:r>
      <w:r w:rsidR="002E64CB">
        <w:t xml:space="preserve"> passing the A</w:t>
      </w:r>
      <w:r w:rsidRPr="00D401F1">
        <w:t>pplication Context name</w:t>
      </w:r>
      <w:r w:rsidR="002E64CB">
        <w:t xml:space="preserve"> (“abcapp”)</w:t>
      </w:r>
      <w:r w:rsidRPr="00D401F1">
        <w:t>. It then invokes the login method</w:t>
      </w:r>
      <w:r w:rsidR="002E64CB">
        <w:t>,</w:t>
      </w:r>
      <w:r w:rsidRPr="00D401F1">
        <w:t xml:space="preserve"> passing the user’s ID and password. </w:t>
      </w:r>
    </w:p>
    <w:p w:rsidR="00D401F1" w:rsidRPr="00D401F1" w:rsidRDefault="00D401F1" w:rsidP="00C154BD">
      <w:pPr>
        <w:pStyle w:val="BodyText"/>
      </w:pPr>
      <w:r w:rsidRPr="00D401F1">
        <w:t>Note that the application name should match the name used in the configuration files for JAAS to work correctly. If the credentials provided are correct</w:t>
      </w:r>
      <w:r w:rsidR="002E64CB">
        <w:t>,</w:t>
      </w:r>
      <w:r w:rsidRPr="00D401F1">
        <w:t xml:space="preserve"> a Boolean </w:t>
      </w:r>
      <w:r w:rsidRPr="002E64CB">
        <w:rPr>
          <w:rStyle w:val="CodeChar0"/>
        </w:rPr>
        <w:lastRenderedPageBreak/>
        <w:t>true</w:t>
      </w:r>
      <w:r w:rsidRPr="00D401F1">
        <w:t xml:space="preserve"> is returned indicating that the user is authenticated. If there is an authentication error, a </w:t>
      </w:r>
      <w:r w:rsidRPr="002E64CB">
        <w:rPr>
          <w:rStyle w:val="CodeChar0"/>
        </w:rPr>
        <w:t>CSException</w:t>
      </w:r>
      <w:r w:rsidRPr="00D401F1">
        <w:t xml:space="preserve"> is thrown with the appropriate error message embedded.</w:t>
      </w:r>
    </w:p>
    <w:p w:rsidR="00C154BD" w:rsidRDefault="00D401F1" w:rsidP="00D401F1">
      <w:pPr>
        <w:pStyle w:val="Heading3"/>
      </w:pPr>
      <w:bookmarkStart w:id="934" w:name="_Toc238795937"/>
      <w:r>
        <w:t>Installation and Deployment Configurations</w:t>
      </w:r>
      <w:bookmarkEnd w:id="934"/>
    </w:p>
    <w:p w:rsidR="00D401F1" w:rsidRDefault="00D401F1" w:rsidP="00D401F1">
      <w:pPr>
        <w:pStyle w:val="BodyText"/>
      </w:pPr>
      <w:r w:rsidRPr="00D401F1">
        <w:t xml:space="preserve">This section serves as a guide to help developers integrate applications with CSM’s </w:t>
      </w:r>
      <w:r w:rsidR="00F73F46">
        <w:t>authentication service</w:t>
      </w:r>
      <w:r w:rsidR="00C8100A">
        <w:t>. It outlines the process required and provides the information</w:t>
      </w:r>
      <w:r w:rsidRPr="00D401F1">
        <w:t xml:space="preserve"> developers need to know in order</w:t>
      </w:r>
      <w:r w:rsidR="00C8100A">
        <w:t xml:space="preserve"> to successfully integrate CSM’s</w:t>
      </w:r>
      <w:r w:rsidRPr="00D401F1">
        <w:t xml:space="preserve"> </w:t>
      </w:r>
      <w:r w:rsidR="00C8100A">
        <w:t>a</w:t>
      </w:r>
      <w:r w:rsidRPr="00D401F1">
        <w:t>uthentication</w:t>
      </w:r>
      <w:r w:rsidR="00C8100A">
        <w:t xml:space="preserve"> service. This includes</w:t>
      </w:r>
      <w:r w:rsidRPr="00D401F1">
        <w:t>:</w:t>
      </w:r>
      <w:r w:rsidR="00E250C9">
        <w:t xml:space="preserve"> </w:t>
      </w:r>
      <w:r w:rsidR="00F228E8">
        <w:fldChar w:fldCharType="begin"/>
      </w:r>
      <w:r w:rsidR="00E250C9">
        <w:instrText xml:space="preserve"> XE "</w:instrText>
      </w:r>
      <w:r w:rsidR="00E250C9" w:rsidRPr="00A60232">
        <w:instrText>authentication service:installation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supported authentication</w:instrText>
      </w:r>
      <w:r w:rsidR="00E250C9">
        <w:instrText xml:space="preserve">" </w:instrText>
      </w:r>
      <w:r w:rsidR="00F228E8">
        <w:fldChar w:fldCharType="end"/>
      </w:r>
    </w:p>
    <w:p w:rsidR="00D401F1" w:rsidRDefault="00C8100A" w:rsidP="00D401F1">
      <w:pPr>
        <w:pStyle w:val="ListBullet"/>
      </w:pPr>
      <w:r>
        <w:t>CSM API JAR</w:t>
      </w:r>
      <w:r w:rsidR="00D401F1">
        <w:t xml:space="preserve"> placement</w:t>
      </w:r>
    </w:p>
    <w:p w:rsidR="00D401F1" w:rsidRDefault="00D401F1" w:rsidP="00D401F1">
      <w:pPr>
        <w:pStyle w:val="ListBullet"/>
      </w:pPr>
      <w:r>
        <w:t>LDAP</w:t>
      </w:r>
      <w:r w:rsidR="00C5659A">
        <w:t>/RDBMS</w:t>
      </w:r>
      <w:r>
        <w:t xml:space="preserve"> properties and configuration</w:t>
      </w:r>
    </w:p>
    <w:p w:rsidR="00C5659A" w:rsidRDefault="00C5659A" w:rsidP="00C5659A">
      <w:pPr>
        <w:pStyle w:val="ListBullet"/>
      </w:pPr>
      <w:r>
        <w:t>Database properties and configuration</w:t>
      </w:r>
    </w:p>
    <w:p w:rsidR="00D401F1" w:rsidRPr="00D401F1" w:rsidRDefault="00C8100A" w:rsidP="00D401F1">
      <w:pPr>
        <w:pStyle w:val="ListBullet"/>
      </w:pPr>
      <w:r>
        <w:t>If audit logging, CLM API JAR</w:t>
      </w:r>
      <w:r w:rsidR="00D401F1">
        <w:t xml:space="preserve"> placement and configuration.</w:t>
      </w:r>
    </w:p>
    <w:p w:rsidR="00C8100A" w:rsidRDefault="00C8100A" w:rsidP="00D401F1">
      <w:pPr>
        <w:pStyle w:val="BodyText"/>
      </w:pPr>
      <w:r>
        <w:t xml:space="preserve">The CSM authentication service can be used on its own or to supplement an application’s current authentication mechanism. </w:t>
      </w:r>
      <w:r w:rsidRPr="00D401F1">
        <w:t>Currently, only RDBMS-based and LDAP-based authenticated is supported.</w:t>
      </w:r>
      <w:r w:rsidR="00E250C9">
        <w:t xml:space="preserv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p>
    <w:p w:rsidR="00D401F1" w:rsidRDefault="00D401F1" w:rsidP="00D401F1">
      <w:pPr>
        <w:pStyle w:val="Heading4"/>
      </w:pPr>
      <w:r>
        <w:t>JAR Placement</w:t>
      </w:r>
    </w:p>
    <w:p w:rsidR="00D401F1" w:rsidRDefault="00D401F1" w:rsidP="00D401F1">
      <w:pPr>
        <w:pStyle w:val="BodyText"/>
      </w:pPr>
      <w:r w:rsidRPr="00D401F1">
        <w:t xml:space="preserve">The CSM API’s </w:t>
      </w:r>
      <w:r w:rsidR="00F73F46">
        <w:t>application</w:t>
      </w:r>
      <w:r w:rsidRPr="00D401F1">
        <w:t xml:space="preserve"> is available as a JAR file, </w:t>
      </w:r>
      <w:r w:rsidRPr="00C5659A">
        <w:rPr>
          <w:rStyle w:val="CodeChar0"/>
        </w:rPr>
        <w:t>csmapi.jar</w:t>
      </w:r>
      <w:r w:rsidRPr="00D401F1">
        <w:t>, which</w:t>
      </w:r>
      <w:r w:rsidR="00C5659A">
        <w:t xml:space="preserve"> must</w:t>
      </w:r>
      <w:r w:rsidRPr="00D401F1">
        <w:t xml:space="preserve"> be placed in the class path of the application. Along with this JAR, there are many supporting JARs on which the CSM API depends. In case of web applications, these </w:t>
      </w:r>
      <w:r w:rsidR="00C5659A">
        <w:t xml:space="preserve">files </w:t>
      </w:r>
      <w:r w:rsidRPr="00D401F1">
        <w:t>should be added in</w:t>
      </w:r>
      <w:r w:rsidR="00C5659A">
        <w:t>to</w:t>
      </w:r>
      <w:r w:rsidRPr="00D401F1">
        <w:t xml:space="preserve"> the folder</w:t>
      </w:r>
      <w:r w:rsidR="00C5659A">
        <w:t>:</w:t>
      </w:r>
      <w:r w:rsidRPr="00D401F1">
        <w:t xml:space="preserve"> </w:t>
      </w:r>
      <w:r w:rsidRPr="00C5659A">
        <w:rPr>
          <w:rStyle w:val="CodeChar0"/>
        </w:rPr>
        <w:t>&lt;application-web-root&gt;\WEB-INF\lib</w:t>
      </w:r>
      <w:r w:rsidRPr="00D401F1">
        <w:t>.</w:t>
      </w:r>
      <w:r w:rsidR="00F228E8">
        <w:fldChar w:fldCharType="begin"/>
      </w:r>
      <w:r w:rsidR="00E250C9">
        <w:instrText xml:space="preserve"> XE "</w:instrText>
      </w:r>
      <w:r w:rsidR="00E250C9" w:rsidRPr="009D06C0">
        <w:instrText>authentication service:JAR placement</w:instrText>
      </w:r>
      <w:r w:rsidR="00E250C9">
        <w:instrText xml:space="preserve">" </w:instrText>
      </w:r>
      <w:r w:rsidR="00F228E8">
        <w:fldChar w:fldCharType="end"/>
      </w:r>
    </w:p>
    <w:p w:rsidR="00D401F1" w:rsidRDefault="00D401F1" w:rsidP="00D401F1">
      <w:pPr>
        <w:pStyle w:val="Heading4"/>
      </w:pPr>
      <w:r>
        <w:t>Configuring Lock-out In Authentication Manager</w:t>
      </w:r>
    </w:p>
    <w:p w:rsidR="00C5659A" w:rsidRDefault="00D401F1" w:rsidP="00D401F1">
      <w:pPr>
        <w:pStyle w:val="BodyText"/>
      </w:pPr>
      <w:r w:rsidRPr="00D401F1">
        <w:t>If desired</w:t>
      </w:r>
      <w:r w:rsidR="00C5659A">
        <w:t>,</w:t>
      </w:r>
      <w:r w:rsidRPr="00D401F1">
        <w:t xml:space="preserve"> </w:t>
      </w:r>
      <w:r w:rsidR="00C5659A">
        <w:t xml:space="preserve">you </w:t>
      </w:r>
      <w:r w:rsidRPr="00D401F1">
        <w:t xml:space="preserve">can use the optional user lockout feature provided by CSM’s default JAAS implementation of Authentication Manager. </w:t>
      </w:r>
      <w:r w:rsidR="00F228E8">
        <w:fldChar w:fldCharType="begin"/>
      </w:r>
      <w:r w:rsidR="00E250C9">
        <w:instrText xml:space="preserve"> XE "</w:instrText>
      </w:r>
      <w:r w:rsidR="001953B7" w:rsidRPr="008D2C77">
        <w:instrText>authentication</w:instrText>
      </w:r>
      <w:r w:rsidR="00E250C9" w:rsidRPr="008D2C77">
        <w:instrText xml:space="preserve"> manager:configure lock-out</w:instrText>
      </w:r>
      <w:r w:rsidR="00E250C9">
        <w:instrText xml:space="preserve">" </w:instrText>
      </w:r>
      <w:r w:rsidR="00F228E8">
        <w:fldChar w:fldCharType="end"/>
      </w:r>
      <w:r w:rsidR="00F228E8">
        <w:fldChar w:fldCharType="begin"/>
      </w:r>
      <w:r w:rsidR="00E250C9">
        <w:instrText xml:space="preserve"> XE "</w:instrText>
      </w:r>
      <w:r w:rsidR="00E250C9" w:rsidRPr="000C7E9B">
        <w:instrText>lock-out</w:instrText>
      </w:r>
      <w:r w:rsidR="00E250C9">
        <w:instrText xml:space="preserve">" </w:instrText>
      </w:r>
      <w:r w:rsidR="00F228E8">
        <w:fldChar w:fldCharType="end"/>
      </w:r>
    </w:p>
    <w:p w:rsidR="00D401F1" w:rsidRDefault="00C5659A" w:rsidP="00D401F1">
      <w:pPr>
        <w:pStyle w:val="BodyText"/>
      </w:pPr>
      <w:r>
        <w:t>There are three properties (listed below) that must be properly configured in order to use the lockout manager. If any of the three do not have a valid value, the lockout manager is disabled.</w:t>
      </w:r>
      <w:r w:rsidR="00D401F1" w:rsidRPr="00D401F1">
        <w:t xml:space="preserve"> To be valid, these values must be non-zero positive integers.</w:t>
      </w:r>
    </w:p>
    <w:p w:rsidR="00D401F1" w:rsidRDefault="00D401F1" w:rsidP="00D401F1">
      <w:pPr>
        <w:pStyle w:val="ListBullet"/>
      </w:pPr>
      <w:r w:rsidRPr="00C5659A">
        <w:rPr>
          <w:rStyle w:val="CodeChar0"/>
        </w:rPr>
        <w:t>lockout-time</w:t>
      </w:r>
      <w:r>
        <w:t xml:space="preserve">: This property specifies the time </w:t>
      </w:r>
      <w:r w:rsidR="00C5659A">
        <w:t>(</w:t>
      </w:r>
      <w:r>
        <w:t>in milliseconds</w:t>
      </w:r>
      <w:r w:rsidR="00C5659A">
        <w:t>)</w:t>
      </w:r>
      <w:r>
        <w:t xml:space="preserve"> that the user will be locked out after the configured number of unsuccessful login attempts has been reached.</w:t>
      </w:r>
      <w:r w:rsidR="00C5659A">
        <w:t xml:space="preserve"> </w:t>
      </w:r>
      <w:r w:rsidR="00C5659A" w:rsidRPr="00C5659A">
        <w:rPr>
          <w:rStyle w:val="Bold"/>
        </w:rPr>
        <w:t>Default value = 1800000 milliseconds</w:t>
      </w:r>
      <w:r w:rsidR="00C5659A">
        <w:t>.</w:t>
      </w:r>
    </w:p>
    <w:p w:rsidR="00D401F1" w:rsidRDefault="00D401F1" w:rsidP="00D401F1">
      <w:pPr>
        <w:pStyle w:val="ListBullet"/>
      </w:pPr>
      <w:r w:rsidRPr="00C5659A">
        <w:rPr>
          <w:rStyle w:val="CodeChar0"/>
        </w:rPr>
        <w:t>allowed-login-time</w:t>
      </w:r>
      <w:r>
        <w:t>:  This property specifies the time in milliseconds in which the configured number of unsuccessful login attempts must occur in order to lock the user out.</w:t>
      </w:r>
      <w:r w:rsidR="00C5659A">
        <w:t xml:space="preserve"> </w:t>
      </w:r>
      <w:r w:rsidR="00C5659A" w:rsidRPr="00C5659A">
        <w:rPr>
          <w:rStyle w:val="Bold"/>
        </w:rPr>
        <w:t>Default value = 60000 milliseconds</w:t>
      </w:r>
    </w:p>
    <w:p w:rsidR="00D401F1" w:rsidRDefault="00D401F1" w:rsidP="00D401F1">
      <w:pPr>
        <w:pStyle w:val="ListBullet"/>
      </w:pPr>
      <w:r w:rsidRPr="00C5659A">
        <w:rPr>
          <w:rStyle w:val="CodeChar0"/>
        </w:rPr>
        <w:t>allowed-attempts</w:t>
      </w:r>
      <w:r>
        <w:t>: This property specifies the number of unsuccessful login attempts allowed before the user account is locked out.</w:t>
      </w:r>
      <w:r w:rsidR="00C5659A">
        <w:t xml:space="preserve"> </w:t>
      </w:r>
      <w:r w:rsidR="00C5659A" w:rsidRPr="00C5659A">
        <w:rPr>
          <w:rStyle w:val="Bold"/>
        </w:rPr>
        <w:t>Default value = 3</w:t>
      </w:r>
      <w:r w:rsidR="00C5659A" w:rsidRPr="00C5659A">
        <w:t>.</w:t>
      </w:r>
    </w:p>
    <w:p w:rsidR="00D401F1" w:rsidRDefault="00D401F1" w:rsidP="00D401F1">
      <w:pPr>
        <w:pStyle w:val="BodyText"/>
      </w:pPr>
      <w:r>
        <w:t xml:space="preserve">Alternatively, in the client application class, </w:t>
      </w:r>
      <w:r w:rsidR="00C5659A">
        <w:t xml:space="preserve">you </w:t>
      </w:r>
      <w:r>
        <w:t>can call and provide values for the lockout parameters by using the following method of SecurityServiceProvider Class:</w:t>
      </w:r>
      <w:r w:rsidR="00F228E8">
        <w:fldChar w:fldCharType="begin"/>
      </w:r>
      <w:r w:rsidR="00E250C9">
        <w:instrText xml:space="preserve"> XE "</w:instrText>
      </w:r>
      <w:r w:rsidR="00E250C9" w:rsidRPr="000C7E9B">
        <w:instrText>lock-out</w:instrText>
      </w:r>
      <w:r w:rsidR="00E250C9">
        <w:instrText xml:space="preserve">" </w:instrText>
      </w:r>
      <w:r w:rsidR="00F228E8">
        <w:fldChar w:fldCharType="end"/>
      </w:r>
    </w:p>
    <w:p w:rsidR="00D401F1" w:rsidRPr="00D401F1" w:rsidRDefault="00D401F1" w:rsidP="00C546F3">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D401F1" w:rsidRDefault="00943469" w:rsidP="00757E8C">
      <w:pPr>
        <w:pStyle w:val="Heading3"/>
      </w:pPr>
      <w:bookmarkStart w:id="935" w:name="_Toc238795938"/>
      <w:r>
        <w:lastRenderedPageBreak/>
        <w:t>RDBMS Credential Provider Properties and Login Module Configuration</w:t>
      </w:r>
      <w:bookmarkEnd w:id="935"/>
    </w:p>
    <w:p w:rsidR="00943469" w:rsidRDefault="00943469" w:rsidP="00943469">
      <w:pPr>
        <w:pStyle w:val="BodyText"/>
      </w:pPr>
      <w:r>
        <w:t xml:space="preserve">In order to authenticate using </w:t>
      </w:r>
      <w:r w:rsidR="00905F83">
        <w:t>an</w:t>
      </w:r>
      <w:r>
        <w:t xml:space="preserve"> RDBMS database, developers must provide:</w:t>
      </w:r>
      <w:r w:rsidR="00E250C9" w:rsidRP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171128">
        <w:instrText>RDBMS:login module</w:instrText>
      </w:r>
      <w:r w:rsidR="00E250C9">
        <w:instrText xml:space="preserve">" </w:instrText>
      </w:r>
      <w:r w:rsidR="00F228E8">
        <w:fldChar w:fldCharType="end"/>
      </w:r>
    </w:p>
    <w:p w:rsidR="00943469" w:rsidRDefault="00943469" w:rsidP="00943469">
      <w:pPr>
        <w:pStyle w:val="ListBullet"/>
      </w:pPr>
      <w:r>
        <w:t>The details about the database,</w:t>
      </w:r>
    </w:p>
    <w:p w:rsidR="00943469" w:rsidRDefault="00943469" w:rsidP="00943469">
      <w:pPr>
        <w:pStyle w:val="ListBullet"/>
      </w:pPr>
      <w:r>
        <w:t>The actual query which will make the database calls.</w:t>
      </w:r>
    </w:p>
    <w:p w:rsidR="00943469" w:rsidRDefault="00943469" w:rsidP="00943469">
      <w:pPr>
        <w:pStyle w:val="BodyText"/>
      </w:pPr>
      <w:r>
        <w:t xml:space="preserve">The CSM goal is to make authentication work with any compatible application or credential provider. </w:t>
      </w:r>
      <w:r w:rsidR="00905F83">
        <w:t>To do this,</w:t>
      </w:r>
      <w:r>
        <w:t xml:space="preserve"> </w:t>
      </w:r>
      <w:r w:rsidR="00905F83">
        <w:t xml:space="preserve">CSM uses </w:t>
      </w:r>
      <w:r>
        <w:t>the same Login Modules to perform authentication</w:t>
      </w:r>
      <w:r w:rsidR="00905F83">
        <w:t>,</w:t>
      </w:r>
      <w:r>
        <w:t xml:space="preserve"> </w:t>
      </w:r>
      <w:r w:rsidR="00905F83">
        <w:t>requiring these modules</w:t>
      </w:r>
      <w:r>
        <w:t xml:space="preserve"> </w:t>
      </w:r>
      <w:r w:rsidR="00905F83">
        <w:t xml:space="preserve">to </w:t>
      </w:r>
      <w:r>
        <w:t xml:space="preserve">possess a standard set of properties. </w:t>
      </w:r>
    </w:p>
    <w:p w:rsidR="00943469" w:rsidRDefault="00943469" w:rsidP="00943469">
      <w:pPr>
        <w:pStyle w:val="BodyText"/>
      </w:pPr>
      <w:r>
        <w:t>The properties needed to establish a connection to the database include:</w:t>
      </w:r>
    </w:p>
    <w:p w:rsidR="00943469" w:rsidRDefault="00943469" w:rsidP="00943469">
      <w:pPr>
        <w:pStyle w:val="ListBullet"/>
      </w:pPr>
      <w:r w:rsidRPr="00905F83">
        <w:rPr>
          <w:rStyle w:val="Bold"/>
        </w:rPr>
        <w:t>Driver</w:t>
      </w:r>
      <w:r>
        <w:t xml:space="preserve"> - The database driver loaded in memory to perform database operations</w:t>
      </w:r>
      <w:r w:rsidR="00905F83">
        <w:t>.</w:t>
      </w:r>
    </w:p>
    <w:p w:rsidR="00943469" w:rsidRDefault="00943469" w:rsidP="00943469">
      <w:pPr>
        <w:pStyle w:val="ListBullet"/>
      </w:pPr>
      <w:r w:rsidRPr="00905F83">
        <w:rPr>
          <w:rStyle w:val="Bold"/>
        </w:rPr>
        <w:t>URL</w:t>
      </w:r>
      <w:r>
        <w:t xml:space="preserve"> - The URL used to locate and connect to the database</w:t>
      </w:r>
      <w:r w:rsidR="00905F83">
        <w:t>.</w:t>
      </w:r>
    </w:p>
    <w:p w:rsidR="00943469" w:rsidRDefault="00943469" w:rsidP="00943469">
      <w:pPr>
        <w:pStyle w:val="ListBullet"/>
      </w:pPr>
      <w:r w:rsidRPr="00905F83">
        <w:rPr>
          <w:rStyle w:val="Bold"/>
        </w:rPr>
        <w:t>User</w:t>
      </w:r>
      <w:r>
        <w:t xml:space="preserve"> - The user name used to connect to the database</w:t>
      </w:r>
      <w:r w:rsidR="00905F83">
        <w:t>.</w:t>
      </w:r>
    </w:p>
    <w:p w:rsidR="00943469" w:rsidRDefault="00943469" w:rsidP="00943469">
      <w:pPr>
        <w:pStyle w:val="ListBullet"/>
      </w:pPr>
      <w:r w:rsidRPr="00905F83">
        <w:rPr>
          <w:rStyle w:val="Bold"/>
        </w:rPr>
        <w:t>Password</w:t>
      </w:r>
      <w:r>
        <w:t xml:space="preserve"> - The password used to connect to the database</w:t>
      </w:r>
      <w:r w:rsidR="00905F83">
        <w:t>.</w:t>
      </w:r>
    </w:p>
    <w:p w:rsidR="00943469" w:rsidRDefault="00943469" w:rsidP="00943469">
      <w:pPr>
        <w:pStyle w:val="BodyText"/>
      </w:pPr>
      <w:r>
        <w:t xml:space="preserve">The following property provides the </w:t>
      </w:r>
      <w:r w:rsidR="00905F83">
        <w:t xml:space="preserve">database </w:t>
      </w:r>
      <w:r>
        <w:t xml:space="preserve">query to be used </w:t>
      </w:r>
      <w:r w:rsidR="00905F83">
        <w:t>to retrieve the user:</w:t>
      </w:r>
    </w:p>
    <w:p w:rsidR="00943469" w:rsidRDefault="00943469" w:rsidP="00943469">
      <w:pPr>
        <w:pStyle w:val="ListBullet"/>
      </w:pPr>
      <w:r w:rsidRPr="00905F83">
        <w:rPr>
          <w:rStyle w:val="Bold"/>
        </w:rPr>
        <w:t>Query</w:t>
      </w:r>
      <w:r>
        <w:t xml:space="preserve"> - The query </w:t>
      </w:r>
      <w:r w:rsidR="00905F83">
        <w:t>that</w:t>
      </w:r>
      <w:r>
        <w:t xml:space="preserve"> will be fired against the RDBMS tables to verify the user </w:t>
      </w:r>
      <w:r w:rsidR="00905F83">
        <w:t>ID</w:t>
      </w:r>
      <w:r>
        <w:t xml:space="preserve"> and the password passed for authentication</w:t>
      </w:r>
      <w:r w:rsidR="00905F83">
        <w:t>.</w:t>
      </w:r>
    </w:p>
    <w:p w:rsidR="00943469" w:rsidRDefault="00943469" w:rsidP="00943469">
      <w:pPr>
        <w:pStyle w:val="BodyText"/>
      </w:pPr>
      <w:r>
        <w:t>Th</w:t>
      </w:r>
      <w:r w:rsidR="00905F83">
        <w:t xml:space="preserve">e next </w:t>
      </w:r>
      <w:r>
        <w:t>section</w:t>
      </w:r>
      <w:r w:rsidR="00905F83">
        <w:t>s provide instructions for configuring a login module</w:t>
      </w:r>
      <w:r>
        <w:t xml:space="preserve"> using </w:t>
      </w:r>
      <w:r w:rsidR="00905F83">
        <w:t xml:space="preserve">either </w:t>
      </w:r>
      <w:r>
        <w:t xml:space="preserve">JAAS or the JBoss </w:t>
      </w:r>
      <w:r w:rsidRPr="00905F83">
        <w:rPr>
          <w:rStyle w:val="Emphasis"/>
        </w:rPr>
        <w:t>login-config.xml</w:t>
      </w:r>
      <w:r>
        <w:t xml:space="preserve"> file.</w:t>
      </w:r>
    </w:p>
    <w:p w:rsidR="00943469" w:rsidRDefault="00A34675" w:rsidP="00A34675">
      <w:pPr>
        <w:pStyle w:val="Heading4"/>
      </w:pPr>
      <w:r>
        <w:t>Configuring a</w:t>
      </w:r>
      <w:r w:rsidR="006426C3">
        <w:t>n RDBMS</w:t>
      </w:r>
      <w:r>
        <w:t xml:space="preserve"> Login Module in JAAS</w:t>
      </w:r>
    </w:p>
    <w:p w:rsidR="00A34675" w:rsidRDefault="00A34675" w:rsidP="00A34675">
      <w:pPr>
        <w:pStyle w:val="BodyText"/>
      </w:pPr>
      <w:r>
        <w:t>Developers can configure a login module for each application by making an entry in the JAAS configuration file for that application name or context.</w:t>
      </w:r>
      <w:r w:rsidR="00E250C9" w:rsidRPr="00E250C9">
        <w:t xml:space="preserve"> </w:t>
      </w:r>
      <w:r w:rsidR="00F228E8">
        <w:fldChar w:fldCharType="begin"/>
      </w:r>
      <w:r w:rsidR="00E250C9">
        <w:instrText xml:space="preserve"> XE "</w:instrText>
      </w:r>
      <w:r w:rsidR="00E250C9" w:rsidRPr="004A4E46">
        <w:instrText>JAAS:RDBMS login module</w:instrText>
      </w:r>
      <w:r w:rsidR="00E250C9">
        <w:instrText xml:space="preserve">" </w:instrText>
      </w:r>
      <w:r w:rsidR="00F228E8">
        <w:fldChar w:fldCharType="end"/>
      </w:r>
    </w:p>
    <w:p w:rsidR="00A34675" w:rsidRDefault="00A34675" w:rsidP="00A34675">
      <w:pPr>
        <w:pStyle w:val="BodyText"/>
      </w:pPr>
      <w:r>
        <w:t xml:space="preserve">The general format for making an entry into </w:t>
      </w:r>
      <w:r w:rsidR="003958BF">
        <w:t>the configuration files is shown below:</w:t>
      </w:r>
    </w:p>
    <w:p w:rsidR="00195D94" w:rsidRPr="00905F83" w:rsidRDefault="00195D94" w:rsidP="00C546F3">
      <w:pPr>
        <w:pStyle w:val="Classfilesample"/>
      </w:pPr>
      <w:r w:rsidRPr="00905F83">
        <w:t>Application 1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Application 2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A34675" w:rsidRPr="00905F83" w:rsidRDefault="00A34675" w:rsidP="00C546F3">
      <w:pPr>
        <w:pStyle w:val="Classfilesample"/>
      </w:pPr>
      <w:r w:rsidRPr="00905F83">
        <w:t>Application 1 {</w:t>
      </w:r>
      <w:r w:rsidRPr="00905F83">
        <w:br/>
      </w:r>
    </w:p>
    <w:p w:rsidR="009E5872" w:rsidRDefault="00A34675" w:rsidP="00C546F3">
      <w:pPr>
        <w:pStyle w:val="BodyText"/>
        <w:keepNext/>
        <w:keepLines/>
      </w:pPr>
      <w:r w:rsidRPr="00A34675">
        <w:t xml:space="preserve">For </w:t>
      </w:r>
      <w:r w:rsidR="00337233">
        <w:t>“</w:t>
      </w:r>
      <w:r w:rsidRPr="00A34675">
        <w:t>abcapp</w:t>
      </w:r>
      <w:r w:rsidR="008B318A" w:rsidRPr="00A34675">
        <w:t>”,</w:t>
      </w:r>
      <w:r w:rsidRPr="00A34675">
        <w:t xml:space="preserve"> which uses </w:t>
      </w:r>
      <w:r w:rsidRPr="003958BF">
        <w:rPr>
          <w:rStyle w:val="Emphasis"/>
        </w:rPr>
        <w:t>RDBMSLoginModule</w:t>
      </w:r>
      <w:r w:rsidRPr="00A34675">
        <w:t xml:space="preserve">, the JAAS configuration file </w:t>
      </w:r>
      <w:r w:rsidR="003958BF">
        <w:t>entry would appear as follows:</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p>
    <w:p w:rsidR="00A34675" w:rsidRPr="00D5600E" w:rsidRDefault="00A34675" w:rsidP="00C546F3">
      <w:pPr>
        <w:pStyle w:val="Classfilesample"/>
      </w:pPr>
      <w:r w:rsidRPr="00D5600E">
        <w:rPr>
          <w:highlight w:val="white"/>
        </w:rPr>
        <w:t>abcapp</w:t>
      </w:r>
    </w:p>
    <w:p w:rsidR="00A34675" w:rsidRPr="00D5600E" w:rsidRDefault="00A34675" w:rsidP="00C546F3">
      <w:pPr>
        <w:pStyle w:val="Classfilesample"/>
      </w:pPr>
      <w:r w:rsidRPr="00D5600E">
        <w:rPr>
          <w:highlight w:val="white"/>
        </w:rPr>
        <w:lastRenderedPageBreak/>
        <w:t>{</w:t>
      </w:r>
    </w:p>
    <w:p w:rsidR="00A34675" w:rsidRPr="00D5600E" w:rsidRDefault="00C546F3" w:rsidP="00C546F3">
      <w:pPr>
        <w:pStyle w:val="Classfilesample"/>
        <w:rPr>
          <w:highlight w:val="white"/>
        </w:rPr>
      </w:pPr>
      <w:r>
        <w:rPr>
          <w:highlight w:val="white"/>
        </w:rPr>
        <w:tab/>
      </w:r>
      <w:r w:rsidR="00A34675" w:rsidRPr="00D5600E">
        <w:rPr>
          <w:highlight w:val="white"/>
        </w:rPr>
        <w:t xml:space="preserve">gov.nih.nci.security.authentication.loginmodules.RDBMSLoginModule Required </w:t>
      </w:r>
    </w:p>
    <w:p w:rsidR="00A34675" w:rsidRPr="00D5600E" w:rsidRDefault="00C546F3" w:rsidP="00C546F3">
      <w:pPr>
        <w:pStyle w:val="Classfilesample"/>
        <w:rPr>
          <w:highlight w:val="white"/>
        </w:rPr>
      </w:pPr>
      <w:r>
        <w:rPr>
          <w:highlight w:val="white"/>
        </w:rPr>
        <w:tab/>
      </w:r>
      <w:r w:rsidR="00A34675" w:rsidRPr="00D5600E">
        <w:rPr>
          <w:highlight w:val="white"/>
        </w:rPr>
        <w:t xml:space="preserve">driver="oracle.jdbc.driver.OracleDriver" </w:t>
      </w:r>
    </w:p>
    <w:p w:rsidR="00A34675" w:rsidRPr="00D5600E" w:rsidRDefault="00C546F3" w:rsidP="00C546F3">
      <w:pPr>
        <w:pStyle w:val="Classfilesample"/>
        <w:rPr>
          <w:highlight w:val="white"/>
        </w:rPr>
      </w:pPr>
      <w:r>
        <w:rPr>
          <w:highlight w:val="white"/>
        </w:rPr>
        <w:tab/>
      </w:r>
      <w:r w:rsidR="00A34675" w:rsidRPr="00D5600E">
        <w:rPr>
          <w:highlight w:val="white"/>
        </w:rPr>
        <w:t xml:space="preserve">url="jdbc:oracle:thin:@oracle_db_server:1521:abcappdb" </w:t>
      </w:r>
    </w:p>
    <w:p w:rsidR="00A34675" w:rsidRPr="00D5600E" w:rsidRDefault="00C546F3" w:rsidP="00C546F3">
      <w:pPr>
        <w:pStyle w:val="Classfilesample"/>
        <w:rPr>
          <w:highlight w:val="white"/>
        </w:rPr>
      </w:pPr>
      <w:r>
        <w:rPr>
          <w:highlight w:val="white"/>
        </w:rPr>
        <w:tab/>
      </w:r>
      <w:r w:rsidR="00A34675" w:rsidRPr="00D5600E">
        <w:rPr>
          <w:highlight w:val="white"/>
        </w:rPr>
        <w:t xml:space="preserve">user="USERNAME" </w:t>
      </w:r>
    </w:p>
    <w:p w:rsidR="00A34675" w:rsidRPr="00D5600E" w:rsidRDefault="00C546F3" w:rsidP="00C546F3">
      <w:pPr>
        <w:pStyle w:val="Classfilesample"/>
        <w:rPr>
          <w:highlight w:val="white"/>
        </w:rPr>
      </w:pPr>
      <w:r>
        <w:rPr>
          <w:highlight w:val="white"/>
        </w:rPr>
        <w:tab/>
      </w:r>
      <w:r w:rsidR="00A34675" w:rsidRPr="00D5600E">
        <w:rPr>
          <w:highlight w:val="white"/>
        </w:rPr>
        <w:t xml:space="preserve">passwd="PASSWORD" </w:t>
      </w:r>
    </w:p>
    <w:p w:rsidR="00A34675" w:rsidRPr="00D5600E" w:rsidRDefault="00C546F3" w:rsidP="00C546F3">
      <w:pPr>
        <w:pStyle w:val="Classfilesample"/>
      </w:pPr>
      <w:r>
        <w:rPr>
          <w:highlight w:val="white"/>
        </w:rPr>
        <w:tab/>
      </w:r>
      <w:r w:rsidR="00A34675" w:rsidRPr="00D5600E">
        <w:rPr>
          <w:highlight w:val="white"/>
        </w:rPr>
        <w:t>query="SELECT * FROM users WHERE username=? and password=?"</w:t>
      </w:r>
    </w:p>
    <w:p w:rsidR="00A34675" w:rsidRPr="00D5600E" w:rsidRDefault="00A34675" w:rsidP="00C546F3">
      <w:pPr>
        <w:pStyle w:val="Classfilesample"/>
      </w:pPr>
      <w:r w:rsidRPr="00D5600E">
        <w:rPr>
          <w:highlight w:val="white"/>
        </w:rPr>
        <w:t>}</w:t>
      </w:r>
    </w:p>
    <w:p w:rsidR="004321D3" w:rsidRDefault="004321D3" w:rsidP="00A34675">
      <w:pPr>
        <w:pStyle w:val="BodyText"/>
      </w:pPr>
    </w:p>
    <w:p w:rsidR="00A34675" w:rsidRDefault="00A34675" w:rsidP="00A34675">
      <w:pPr>
        <w:pStyle w:val="BodyText"/>
      </w:pPr>
      <w:r>
        <w:t>The configuration file entry</w:t>
      </w:r>
      <w:r w:rsidR="003958BF">
        <w:t xml:space="preserve"> shown above</w:t>
      </w:r>
      <w:r>
        <w:t xml:space="preserve"> contains the following:</w:t>
      </w:r>
    </w:p>
    <w:p w:rsidR="00A34675" w:rsidRDefault="00A34675" w:rsidP="00A34675">
      <w:pPr>
        <w:pStyle w:val="ListBullet"/>
      </w:pPr>
      <w:r>
        <w:t xml:space="preserve">The </w:t>
      </w:r>
      <w:r w:rsidRPr="00337233">
        <w:rPr>
          <w:rStyle w:val="Bold"/>
        </w:rPr>
        <w:t>application</w:t>
      </w:r>
      <w:r>
        <w:t xml:space="preserve"> is </w:t>
      </w:r>
      <w:r w:rsidRPr="003958BF">
        <w:rPr>
          <w:rStyle w:val="Emphasis"/>
        </w:rPr>
        <w:t>abcapp</w:t>
      </w:r>
      <w:r>
        <w:t xml:space="preserve">. </w:t>
      </w:r>
    </w:p>
    <w:p w:rsidR="00A34675" w:rsidRDefault="00A34675" w:rsidP="00A34675">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003958BF" w:rsidRPr="003958BF">
        <w:t>.</w:t>
      </w:r>
      <w:r>
        <w:t xml:space="preserve"> </w:t>
      </w:r>
    </w:p>
    <w:p w:rsidR="00A34675" w:rsidRDefault="00A34675" w:rsidP="00A34675">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A34675" w:rsidRDefault="00A34675" w:rsidP="00A34675">
      <w:pPr>
        <w:pStyle w:val="ListBullet"/>
      </w:pPr>
      <w:r>
        <w:t xml:space="preserve">The </w:t>
      </w:r>
      <w:r w:rsidRPr="00337233">
        <w:rPr>
          <w:rStyle w:val="Bold"/>
        </w:rPr>
        <w:t>ModuleOptions</w:t>
      </w:r>
      <w:r>
        <w:t xml:space="preserve"> are a set of parameters </w:t>
      </w:r>
      <w:r w:rsidR="003958BF">
        <w:t>that</w:t>
      </w:r>
      <w:r>
        <w:t xml:space="preserve"> are passed to the </w:t>
      </w:r>
      <w:r w:rsidRPr="003958BF">
        <w:rPr>
          <w:rStyle w:val="Emphasis"/>
        </w:rPr>
        <w:t>ModuleClass</w:t>
      </w:r>
      <w:r>
        <w:t xml:space="preserve"> to perform its actions.</w:t>
      </w:r>
    </w:p>
    <w:p w:rsidR="00A34675" w:rsidRDefault="00337233" w:rsidP="00A34675">
      <w:pPr>
        <w:pStyle w:val="ListBullet"/>
      </w:pPr>
      <w:r>
        <w:t>T</w:t>
      </w:r>
      <w:r w:rsidR="00A34675">
        <w:t xml:space="preserve">he </w:t>
      </w:r>
      <w:r w:rsidR="00A34675" w:rsidRPr="00337233">
        <w:rPr>
          <w:rStyle w:val="Bold"/>
        </w:rPr>
        <w:t xml:space="preserve">database </w:t>
      </w:r>
      <w:r w:rsidRPr="00337233">
        <w:rPr>
          <w:rStyle w:val="Bold"/>
        </w:rPr>
        <w:t>driver</w:t>
      </w:r>
      <w:r>
        <w:t xml:space="preserve"> is </w:t>
      </w:r>
      <w:r w:rsidR="00A34675">
        <w:t>passed as:</w:t>
      </w:r>
      <w:r>
        <w:br/>
      </w:r>
      <w:r w:rsidR="00A34675" w:rsidRPr="003958BF">
        <w:rPr>
          <w:rStyle w:val="Emphasis"/>
        </w:rPr>
        <w:t>driver="oracle.jdbc.driver.OracleDriver"</w:t>
      </w:r>
      <w:r w:rsidR="003958BF" w:rsidRPr="003958BF">
        <w:t>.</w:t>
      </w:r>
    </w:p>
    <w:p w:rsidR="00A34675" w:rsidRDefault="003958BF" w:rsidP="00A34675">
      <w:pPr>
        <w:pStyle w:val="ListBullet"/>
      </w:pPr>
      <w:r>
        <w:t xml:space="preserve">The </w:t>
      </w:r>
      <w:r w:rsidRPr="00337233">
        <w:rPr>
          <w:rStyle w:val="Bold"/>
        </w:rPr>
        <w:t>URL</w:t>
      </w:r>
      <w:r>
        <w:t xml:space="preserve"> for the database is: </w:t>
      </w:r>
      <w:r w:rsidR="00A34675" w:rsidRPr="003958BF">
        <w:rPr>
          <w:rStyle w:val="Emphasis"/>
        </w:rPr>
        <w:t>url="jdbc:oracle:thin:@oracle_db_server.nci.nih.gov:1521:abcappdb"</w:t>
      </w:r>
    </w:p>
    <w:p w:rsidR="00A34675" w:rsidRDefault="003958BF" w:rsidP="00A34675">
      <w:pPr>
        <w:pStyle w:val="ListBullet"/>
      </w:pPr>
      <w:r>
        <w:t>The</w:t>
      </w:r>
      <w:r w:rsidR="00337233">
        <w:t xml:space="preserve"> </w:t>
      </w:r>
      <w:r w:rsidR="00337233" w:rsidRPr="00337233">
        <w:rPr>
          <w:rStyle w:val="Bold"/>
        </w:rPr>
        <w:t>User</w:t>
      </w:r>
      <w:r w:rsidR="00337233">
        <w:t xml:space="preserve"> (user ID)</w:t>
      </w:r>
      <w:r>
        <w:t xml:space="preserve"> is passed as: </w:t>
      </w:r>
      <w:r w:rsidR="00A34675" w:rsidRPr="003958BF">
        <w:rPr>
          <w:rStyle w:val="Emphasis"/>
        </w:rPr>
        <w:t>user="USERNAME"</w:t>
      </w:r>
    </w:p>
    <w:p w:rsidR="00A34675" w:rsidRDefault="003958BF" w:rsidP="00A34675">
      <w:pPr>
        <w:pStyle w:val="ListBullet"/>
      </w:pPr>
      <w:r>
        <w:t xml:space="preserve">The </w:t>
      </w:r>
      <w:r w:rsidR="00337233" w:rsidRPr="00337233">
        <w:rPr>
          <w:rStyle w:val="Bold"/>
        </w:rPr>
        <w:t>P</w:t>
      </w:r>
      <w:r w:rsidRPr="00337233">
        <w:rPr>
          <w:rStyle w:val="Bold"/>
        </w:rPr>
        <w:t>assword</w:t>
      </w:r>
      <w:r>
        <w:t xml:space="preserve"> </w:t>
      </w:r>
      <w:r w:rsidR="00337233">
        <w:t xml:space="preserve">given </w:t>
      </w:r>
      <w:r>
        <w:t xml:space="preserve">is passed as: </w:t>
      </w:r>
      <w:r w:rsidR="00A34675" w:rsidRPr="003958BF">
        <w:rPr>
          <w:rStyle w:val="Emphasis"/>
        </w:rPr>
        <w:t>passwd="PASSWORD"</w:t>
      </w:r>
    </w:p>
    <w:p w:rsidR="00A34675" w:rsidRDefault="003958BF" w:rsidP="003958BF">
      <w:pPr>
        <w:pStyle w:val="ListBullet"/>
      </w:pPr>
      <w:r>
        <w:t xml:space="preserve">The </w:t>
      </w:r>
      <w:r w:rsidR="00337233" w:rsidRPr="00337233">
        <w:rPr>
          <w:rStyle w:val="Bold"/>
        </w:rPr>
        <w:t>Query</w:t>
      </w:r>
      <w:r>
        <w:t xml:space="preserve"> sent to the database to verify the user is: </w:t>
      </w:r>
      <w:r w:rsidR="00A34675">
        <w:t xml:space="preserve"> </w:t>
      </w:r>
      <w:r>
        <w:br/>
      </w:r>
      <w:r w:rsidR="00A34675" w:rsidRPr="003958BF">
        <w:rPr>
          <w:rStyle w:val="Emphasis"/>
        </w:rPr>
        <w:t>query="SELECT * FROM users WHERE username=? and password=?"</w:t>
      </w:r>
    </w:p>
    <w:p w:rsidR="003958BF" w:rsidRDefault="003958BF" w:rsidP="00A34675">
      <w:pPr>
        <w:pStyle w:val="BodyText"/>
      </w:pPr>
      <w:r>
        <w:t>The example shown indicates that</w:t>
      </w:r>
      <w:r w:rsidR="00A34675">
        <w:t xml:space="preserve"> since </w:t>
      </w:r>
      <w:r>
        <w:t>the “abcapp”</w:t>
      </w:r>
      <w:r w:rsidR="00A34675">
        <w:t xml:space="preserve"> application has only one credential provider, only one corresponding entry </w:t>
      </w:r>
      <w:r>
        <w:t>is</w:t>
      </w:r>
      <w:r w:rsidR="00A34675">
        <w:t xml:space="preserve"> made in the configuration file. </w:t>
      </w:r>
    </w:p>
    <w:p w:rsidR="00A34675" w:rsidRDefault="00A34675" w:rsidP="00A34675">
      <w:pPr>
        <w:pStyle w:val="BodyText"/>
      </w:pPr>
      <w:r>
        <w:t xml:space="preserve">If the application uses multiple credential </w:t>
      </w:r>
      <w:r w:rsidR="003958BF">
        <w:t>providers, the LoginModule</w:t>
      </w:r>
      <w:r>
        <w:t>s can be stacked.</w:t>
      </w:r>
      <w:r w:rsidR="003958BF">
        <w:t xml:space="preserve"> In addition, as shown by the generic format for the configuration file (seen on the previous page), a</w:t>
      </w:r>
      <w:r>
        <w:t xml:space="preserve"> single configuration file can contain entries for multiple applications.</w:t>
      </w:r>
      <w:r w:rsidR="00337233">
        <w:t xml:space="preserve"> </w:t>
      </w:r>
    </w:p>
    <w:p w:rsidR="00A34675" w:rsidRDefault="00A34675" w:rsidP="00B83E13">
      <w:pPr>
        <w:pStyle w:val="Heading4"/>
      </w:pPr>
      <w:r>
        <w:t>Configuring a</w:t>
      </w:r>
      <w:r w:rsidR="006426C3">
        <w:t>n RDBMS</w:t>
      </w:r>
      <w:r>
        <w:t xml:space="preserve"> Login Module in JBOSS</w:t>
      </w:r>
    </w:p>
    <w:p w:rsidR="00195D94" w:rsidRDefault="00792113" w:rsidP="00B83E13">
      <w:pPr>
        <w:pStyle w:val="BodyText"/>
        <w:keepNext/>
      </w:pPr>
      <w:r>
        <w:t xml:space="preserve">If the application uses a JBoss server, you </w:t>
      </w:r>
      <w:r w:rsidR="00337233">
        <w:t>can configure a login module by using</w:t>
      </w:r>
      <w:r w:rsidR="00195D94">
        <w:t xml:space="preserve"> the JBoss </w:t>
      </w:r>
      <w:r w:rsidR="00195D94" w:rsidRPr="00337233">
        <w:rPr>
          <w:rStyle w:val="CodeChar0"/>
        </w:rPr>
        <w:t>login-config.xml</w:t>
      </w:r>
      <w:r w:rsidR="00195D94">
        <w:t xml:space="preserve"> file</w:t>
      </w:r>
      <w:r w:rsidR="00337233">
        <w:t>,</w:t>
      </w:r>
      <w:r w:rsidR="00195D94">
        <w:t xml:space="preserve"> located at</w:t>
      </w:r>
      <w:r w:rsidR="00337233">
        <w:t>:</w:t>
      </w:r>
      <w:r w:rsidR="00195D94">
        <w:t xml:space="preserve"> </w:t>
      </w:r>
      <w:r w:rsidR="00195D94" w:rsidRPr="00337233">
        <w:rPr>
          <w:rStyle w:val="Emphasis"/>
        </w:rPr>
        <w:t>{jboss-home}\server\{server-name}\conf\login-config.xml</w:t>
      </w:r>
      <w:r w:rsidR="00195D94">
        <w:t>.</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0F7CDE">
        <w:instrText>RDBMS:login module</w:instrText>
      </w:r>
      <w:r w:rsidR="00E250C9">
        <w:instrText xml:space="preserve">" </w:instrText>
      </w:r>
      <w:r w:rsidR="00F228E8">
        <w:fldChar w:fldCharType="end"/>
      </w:r>
      <w:r w:rsidR="00F228E8">
        <w:fldChar w:fldCharType="begin"/>
      </w:r>
      <w:r w:rsidR="00E250C9">
        <w:instrText xml:space="preserve"> XE "</w:instrText>
      </w:r>
      <w:r w:rsidR="00E250C9" w:rsidRPr="00090D08">
        <w:instrText>JBoss:RDBMS login module</w:instrText>
      </w:r>
      <w:r w:rsidR="00E250C9">
        <w:instrText xml:space="preserve">" </w:instrText>
      </w:r>
      <w:r w:rsidR="00F228E8">
        <w:fldChar w:fldCharType="end"/>
      </w:r>
    </w:p>
    <w:p w:rsidR="00195D94" w:rsidRPr="00150B0B" w:rsidRDefault="00337233" w:rsidP="00337233">
      <w:pPr>
        <w:pStyle w:val="BodyText"/>
        <w:keepNext/>
        <w:keepLines/>
        <w:rPr>
          <w:rFonts w:ascii="Calibri" w:hAnsi="Calibri"/>
          <w:sz w:val="24"/>
        </w:rPr>
      </w:pPr>
      <w:r>
        <w:t>The example below shows how the</w:t>
      </w:r>
      <w:r w:rsidR="00195D94">
        <w:t xml:space="preserve"> entry for the </w:t>
      </w:r>
      <w:r>
        <w:t>“</w:t>
      </w:r>
      <w:r w:rsidR="00195D94">
        <w:t>abcapp</w:t>
      </w:r>
      <w:r>
        <w:t>”</w:t>
      </w:r>
      <w:r w:rsidR="00195D94">
        <w:t xml:space="preserve"> application</w:t>
      </w:r>
      <w:r>
        <w:t xml:space="preserve"> would appear</w:t>
      </w:r>
      <w:r w:rsidR="00195D94">
        <w:t xml:space="preserve">: </w:t>
      </w:r>
    </w:p>
    <w:p w:rsidR="00195D94" w:rsidRDefault="00195D94" w:rsidP="00C546F3">
      <w:pPr>
        <w:pStyle w:val="Classfilesample"/>
      </w:pPr>
      <w:r>
        <w:t>&lt;application-policy name = "abcapp"&gt;</w:t>
      </w:r>
    </w:p>
    <w:p w:rsidR="00195D94" w:rsidRDefault="00195D94" w:rsidP="00C546F3">
      <w:pPr>
        <w:pStyle w:val="Classfilesample"/>
      </w:pPr>
      <w:r>
        <w:t xml:space="preserve">   &lt;authentication&gt;</w:t>
      </w:r>
    </w:p>
    <w:p w:rsidR="00195D94" w:rsidRDefault="00195D94" w:rsidP="00C546F3">
      <w:pPr>
        <w:pStyle w:val="Classfilesample"/>
      </w:pPr>
      <w:r>
        <w:lastRenderedPageBreak/>
        <w:t xml:space="preserve">      &lt;login-module code = "gov.nih.nci.security.authentication.loginmodules.RDBMSLoginModule" flag = "required" &gt;</w:t>
      </w:r>
    </w:p>
    <w:p w:rsidR="00195D94" w:rsidRDefault="00195D94" w:rsidP="00C546F3">
      <w:pPr>
        <w:pStyle w:val="Classfilesample"/>
      </w:pPr>
      <w:r>
        <w:t xml:space="preserve">          &lt;module-option name="driver"&gt; oracle.jdbc.driver.OracleDriver&lt;/module-option&gt;</w:t>
      </w:r>
    </w:p>
    <w:p w:rsidR="00195D94" w:rsidRDefault="00195D94" w:rsidP="00C546F3">
      <w:pPr>
        <w:pStyle w:val="Classfilesample"/>
      </w:pPr>
      <w:r>
        <w:t xml:space="preserve">          &lt;module-option name="url"&gt;jdbc:oracle:thin:@oracle_db_server:1521:abcappdb&lt;/module-option&gt;</w:t>
      </w:r>
    </w:p>
    <w:p w:rsidR="00195D94" w:rsidRDefault="00195D94" w:rsidP="00C546F3">
      <w:pPr>
        <w:pStyle w:val="Classfilesample"/>
      </w:pPr>
      <w:r>
        <w:t xml:space="preserve">          &lt;module-option name="user"&gt;USERNAME&lt;/module-option&gt;</w:t>
      </w:r>
    </w:p>
    <w:p w:rsidR="00195D94" w:rsidRDefault="00195D94" w:rsidP="00C546F3">
      <w:pPr>
        <w:pStyle w:val="Classfilesample"/>
      </w:pPr>
      <w:r>
        <w:t xml:space="preserve">          &lt;module-option name="passwd"&gt;PASSWORD&lt;/module-option&gt;</w:t>
      </w:r>
    </w:p>
    <w:p w:rsidR="00195D94" w:rsidRDefault="00195D94" w:rsidP="00C546F3">
      <w:pPr>
        <w:pStyle w:val="Classfilesample"/>
      </w:pPr>
      <w:r>
        <w:t xml:space="preserve">          &lt;module-option name="query"&gt;SELECT * FROM users WHERE username=? and password=?&lt;/module-option&gt;</w:t>
      </w:r>
    </w:p>
    <w:p w:rsidR="00195D94" w:rsidRDefault="00195D94" w:rsidP="00C546F3">
      <w:pPr>
        <w:pStyle w:val="Classfilesample"/>
      </w:pPr>
      <w:r>
        <w:t xml:space="preserve">     &lt;module-option name="encryption-enable</w:t>
      </w:r>
      <w:r w:rsidR="00F322C4">
        <w:t>d</w:t>
      </w:r>
      <w:r>
        <w:t>"&gt;YES&lt;/module-option&gt;</w:t>
      </w:r>
    </w:p>
    <w:p w:rsidR="00195D94" w:rsidRDefault="00195D94" w:rsidP="00C546F3">
      <w:pPr>
        <w:pStyle w:val="Classfilesample"/>
      </w:pPr>
      <w:r>
        <w:t xml:space="preserve">    &lt;/login-module&gt;</w:t>
      </w:r>
    </w:p>
    <w:p w:rsidR="00195D94" w:rsidRDefault="00195D94" w:rsidP="00C546F3">
      <w:pPr>
        <w:pStyle w:val="Classfilesample"/>
      </w:pPr>
      <w:r>
        <w:t xml:space="preserve">  &lt;/authentication&gt;</w:t>
      </w:r>
    </w:p>
    <w:p w:rsidR="00A34675" w:rsidRDefault="00195D94" w:rsidP="00C546F3">
      <w:pPr>
        <w:pStyle w:val="Classfilesample"/>
      </w:pPr>
      <w:r>
        <w:t>&lt;/application-policy&gt;</w:t>
      </w:r>
    </w:p>
    <w:p w:rsidR="00A34675" w:rsidRDefault="00A34675" w:rsidP="00A34675">
      <w:pPr>
        <w:pStyle w:val="BodyText"/>
      </w:pPr>
    </w:p>
    <w:p w:rsidR="00195D94" w:rsidRDefault="00195D94" w:rsidP="00195D94">
      <w:pPr>
        <w:pStyle w:val="BodyText"/>
      </w:pPr>
      <w:r>
        <w:t>As shown in this example:</w:t>
      </w:r>
    </w:p>
    <w:p w:rsidR="00195D94" w:rsidRDefault="00195D94" w:rsidP="00195D94">
      <w:pPr>
        <w:pStyle w:val="ListBullet"/>
      </w:pPr>
      <w:r>
        <w:t xml:space="preserve">The </w:t>
      </w:r>
      <w:r w:rsidRPr="00B83E13">
        <w:rPr>
          <w:rStyle w:val="Bold"/>
        </w:rPr>
        <w:t>application-policy</w:t>
      </w:r>
      <w:r>
        <w:t xml:space="preserve"> specifies the application for which we are defining the authentication policy</w:t>
      </w:r>
      <w:r w:rsidR="00B83E13">
        <w:t>:</w:t>
      </w:r>
      <w:r>
        <w:t xml:space="preserve"> </w:t>
      </w:r>
      <w:r w:rsidRPr="00B83E13">
        <w:rPr>
          <w:rStyle w:val="Emphasis"/>
        </w:rPr>
        <w:t>abcapp</w:t>
      </w:r>
      <w:r>
        <w:t>.</w:t>
      </w:r>
    </w:p>
    <w:p w:rsidR="00195D94" w:rsidRDefault="00195D94" w:rsidP="00195D94">
      <w:pPr>
        <w:pStyle w:val="ListBullet"/>
      </w:pPr>
      <w:r>
        <w:t xml:space="preserve">The </w:t>
      </w:r>
      <w:r w:rsidRPr="00B83E13">
        <w:rPr>
          <w:rStyle w:val="Bold"/>
        </w:rPr>
        <w:t>login-module</w:t>
      </w:r>
      <w:r w:rsidRPr="00B83E13">
        <w:t xml:space="preserve"> i</w:t>
      </w:r>
      <w:r>
        <w:t xml:space="preserve">s the LoginModule class to be used to </w:t>
      </w:r>
      <w:r w:rsidR="00337233">
        <w:t>perform the authentication task:</w:t>
      </w:r>
      <w:r>
        <w:t xml:space="preserve"> </w:t>
      </w:r>
      <w:r w:rsidRPr="00B83E13">
        <w:rPr>
          <w:rStyle w:val="Emphasis"/>
        </w:rPr>
        <w:t>gov.nih.nci.security.authentication.loginmodules.RDBMSLoginModule</w:t>
      </w:r>
      <w:r>
        <w:t xml:space="preserve"> </w:t>
      </w:r>
    </w:p>
    <w:p w:rsidR="00195D94" w:rsidRDefault="00B83E13" w:rsidP="00195D94">
      <w:pPr>
        <w:pStyle w:val="ListBullet"/>
      </w:pPr>
      <w:r>
        <w:t xml:space="preserve">The </w:t>
      </w:r>
      <w:r w:rsidRPr="00B83E13">
        <w:rPr>
          <w:rStyle w:val="Bold"/>
        </w:rPr>
        <w:t>flag</w:t>
      </w:r>
      <w:r>
        <w:t xml:space="preserve"> provided is </w:t>
      </w:r>
      <w:r>
        <w:rPr>
          <w:rStyle w:val="Emphasis"/>
        </w:rPr>
        <w:t>required</w:t>
      </w:r>
      <w:r w:rsidRPr="00B83E13">
        <w:t>.</w:t>
      </w:r>
    </w:p>
    <w:p w:rsidR="00195D94" w:rsidRDefault="00195D94" w:rsidP="00195D94">
      <w:pPr>
        <w:pStyle w:val="ListBullet"/>
      </w:pPr>
      <w:r>
        <w:t xml:space="preserve">The </w:t>
      </w:r>
      <w:r w:rsidRPr="00B83E13">
        <w:rPr>
          <w:rStyle w:val="Bold"/>
        </w:rPr>
        <w:t>module-options</w:t>
      </w:r>
      <w:r>
        <w:t xml:space="preserve"> list the parameters passed to the LoginModule to perform the authentication task. In </w:t>
      </w:r>
      <w:r w:rsidR="00B83E13">
        <w:t>the above example</w:t>
      </w:r>
      <w:r>
        <w:t xml:space="preserve"> they are:</w:t>
      </w:r>
    </w:p>
    <w:p w:rsidR="00195D94" w:rsidRPr="00B83E13" w:rsidRDefault="00195D94" w:rsidP="00B83E13">
      <w:pPr>
        <w:pStyle w:val="BodyTextIndent2"/>
        <w:rPr>
          <w:rStyle w:val="Emphasis"/>
        </w:rPr>
      </w:pPr>
      <w:r w:rsidRPr="00B83E13">
        <w:rPr>
          <w:rStyle w:val="Emphasis"/>
        </w:rPr>
        <w:t>&lt;module-option name="driver"&gt;oracle.jdbc.driver.OracleDriver&lt;/module-option&gt;</w:t>
      </w:r>
    </w:p>
    <w:p w:rsidR="00195D94" w:rsidRPr="00B83E13" w:rsidRDefault="00195D94" w:rsidP="00B83E13">
      <w:pPr>
        <w:pStyle w:val="BodyTextIndent2"/>
        <w:rPr>
          <w:rStyle w:val="Emphasis"/>
        </w:rPr>
      </w:pPr>
      <w:r w:rsidRPr="00B83E13">
        <w:rPr>
          <w:rStyle w:val="Emphasis"/>
        </w:rPr>
        <w:t>&lt;module-option name="url"&gt;jdbc:oracle:thin:@cbiodb2-d.nci.nih.gov:1521:cbdev&lt;/module-option&gt;</w:t>
      </w:r>
    </w:p>
    <w:p w:rsidR="00195D94" w:rsidRPr="00B83E13" w:rsidRDefault="00195D94" w:rsidP="00B83E13">
      <w:pPr>
        <w:pStyle w:val="BodyTextIndent2"/>
        <w:rPr>
          <w:rStyle w:val="Emphasis"/>
        </w:rPr>
      </w:pPr>
      <w:r w:rsidRPr="00B83E13">
        <w:rPr>
          <w:rStyle w:val="Emphasis"/>
        </w:rPr>
        <w:t>&lt;module-option name="user"&gt;USERNAME&lt;/module-option&gt;</w:t>
      </w:r>
    </w:p>
    <w:p w:rsidR="00195D94" w:rsidRPr="00B83E13" w:rsidRDefault="00195D94" w:rsidP="00B83E13">
      <w:pPr>
        <w:pStyle w:val="BodyTextIndent2"/>
        <w:rPr>
          <w:rStyle w:val="Emphasis"/>
        </w:rPr>
      </w:pPr>
      <w:r w:rsidRPr="00B83E13">
        <w:rPr>
          <w:rStyle w:val="Emphasis"/>
        </w:rPr>
        <w:t>&lt;module-option name="passwd"&gt;PASSWORD&lt;/module-option&gt;</w:t>
      </w:r>
    </w:p>
    <w:p w:rsidR="00195D94" w:rsidRDefault="00195D94" w:rsidP="00B83E13">
      <w:pPr>
        <w:pStyle w:val="BodyTextIndent2"/>
        <w:rPr>
          <w:rStyle w:val="Emphasis"/>
        </w:rPr>
      </w:pPr>
      <w:r w:rsidRPr="00B83E13">
        <w:rPr>
          <w:rStyle w:val="Emphasis"/>
        </w:rPr>
        <w:t>&lt;module-option name="query"&gt;SELECT * FROM users WHERE username=? and password=?&lt;/module-option&gt;</w:t>
      </w:r>
    </w:p>
    <w:p w:rsidR="004321D3" w:rsidRPr="00B83E13" w:rsidRDefault="004321D3" w:rsidP="00B83E13">
      <w:pPr>
        <w:pStyle w:val="BodyTextIndent2"/>
        <w:rPr>
          <w:rStyle w:val="Emphasis"/>
        </w:rPr>
      </w:pPr>
      <w:r>
        <w:rPr>
          <w:rStyle w:val="Emphasis"/>
        </w:rPr>
        <w:t>&lt;module-option name=”encryption-enable</w:t>
      </w:r>
      <w:r w:rsidR="00F322C4">
        <w:rPr>
          <w:rStyle w:val="Emphasis"/>
        </w:rPr>
        <w:t>d</w:t>
      </w:r>
      <w:r>
        <w:rPr>
          <w:rStyle w:val="Emphasis"/>
        </w:rPr>
        <w:t>”&gt;YES&lt;/module-</w:t>
      </w:r>
      <w:r w:rsidR="008B318A">
        <w:rPr>
          <w:rStyle w:val="Emphasis"/>
        </w:rPr>
        <w:t>option</w:t>
      </w:r>
      <w:r>
        <w:rPr>
          <w:rStyle w:val="Emphasis"/>
        </w:rPr>
        <w:t>&gt;</w:t>
      </w:r>
    </w:p>
    <w:p w:rsidR="00195D94" w:rsidRDefault="00195D94" w:rsidP="00195D94">
      <w:pPr>
        <w:pStyle w:val="Heading4"/>
      </w:pPr>
      <w:r>
        <w:t>Enabling Encryption in the RDBMS Login Module</w:t>
      </w:r>
    </w:p>
    <w:p w:rsidR="004321D3" w:rsidRDefault="00B83E13" w:rsidP="00195D94">
      <w:pPr>
        <w:pStyle w:val="BodyText"/>
      </w:pPr>
      <w:r>
        <w:t>Encrypted passwords have been supported s</w:t>
      </w:r>
      <w:r w:rsidR="00195D94">
        <w:t>ince CSM v3.2</w:t>
      </w:r>
      <w:r w:rsidR="004321D3">
        <w:t xml:space="preserve">, and for version 4.0, encrypted passwords by default and stored </w:t>
      </w:r>
      <w:r>
        <w:t>them in</w:t>
      </w:r>
      <w:r w:rsidR="00195D94">
        <w:t xml:space="preserve"> the CSM database.</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9A6717">
        <w:instrText>RDBMS:encryption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encryption in RDBMS</w:instrText>
      </w:r>
      <w:r w:rsidR="00E250C9">
        <w:instrText xml:space="preserve">" </w:instrText>
      </w:r>
      <w:r w:rsidR="00F228E8">
        <w:fldChar w:fldCharType="end"/>
      </w:r>
    </w:p>
    <w:p w:rsidR="00195D94" w:rsidRDefault="004321D3" w:rsidP="00195D94">
      <w:pPr>
        <w:pStyle w:val="BodyText"/>
      </w:pPr>
      <w:r>
        <w:t>I</w:t>
      </w:r>
      <w:r w:rsidR="00195D94">
        <w:t>f a</w:t>
      </w:r>
      <w:r>
        <w:t>n application is using the CSM</w:t>
      </w:r>
      <w:r w:rsidR="00195D94">
        <w:t xml:space="preserve"> User Table as </w:t>
      </w:r>
      <w:r w:rsidR="00B83E13">
        <w:t xml:space="preserve">the </w:t>
      </w:r>
      <w:r w:rsidR="00195D94">
        <w:t>credential pro</w:t>
      </w:r>
      <w:r w:rsidR="00B83E13">
        <w:t xml:space="preserve">vider, </w:t>
      </w:r>
      <w:r>
        <w:t>you</w:t>
      </w:r>
      <w:r w:rsidR="00195D94">
        <w:t xml:space="preserve"> </w:t>
      </w:r>
      <w:r w:rsidR="00B83E13">
        <w:t xml:space="preserve">must </w:t>
      </w:r>
      <w:r>
        <w:t xml:space="preserve">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w:t>
      </w:r>
      <w:r w:rsidR="00195D94">
        <w:t xml:space="preserve"> the RDMBS Login Module</w:t>
      </w:r>
      <w:r w:rsidR="00B83E13">
        <w:t xml:space="preserve"> </w:t>
      </w:r>
      <w:r w:rsidR="00195D94">
        <w:t>to use encryption</w:t>
      </w:r>
      <w:r>
        <w:t>.</w:t>
      </w:r>
      <w:r w:rsidR="00195D94">
        <w:t xml:space="preserve"> </w:t>
      </w:r>
    </w:p>
    <w:p w:rsidR="00195D94" w:rsidRDefault="00195D94" w:rsidP="00C546F3">
      <w:pPr>
        <w:pStyle w:val="Classfilesample"/>
      </w:pPr>
      <w:r>
        <w:lastRenderedPageBreak/>
        <w:t>&lt;module-option name="encryption-enable</w:t>
      </w:r>
      <w:r w:rsidR="00F322C4">
        <w:t>d</w:t>
      </w:r>
      <w:r>
        <w:t>"&gt;YES&lt;/module-option&gt;</w:t>
      </w:r>
    </w:p>
    <w:p w:rsidR="00195D94" w:rsidRDefault="00B83E13" w:rsidP="00195D94">
      <w:pPr>
        <w:pStyle w:val="BodyText"/>
      </w:pPr>
      <w:r>
        <w:t xml:space="preserve">Adding the </w:t>
      </w:r>
      <w:r w:rsidRPr="00B83E13">
        <w:rPr>
          <w:rStyle w:val="Bold"/>
        </w:rPr>
        <w:t>e</w:t>
      </w:r>
      <w:r w:rsidR="00195D94" w:rsidRPr="00B83E13">
        <w:rPr>
          <w:rStyle w:val="Bold"/>
        </w:rPr>
        <w:t>ncryption-enable</w:t>
      </w:r>
      <w:r w:rsidR="00F322C4">
        <w:rPr>
          <w:rStyle w:val="Bold"/>
        </w:rPr>
        <w:t>d</w:t>
      </w:r>
      <w:r w:rsidR="00195D94">
        <w:t xml:space="preserve"> option with a </w:t>
      </w:r>
      <w:r w:rsidR="00195D94" w:rsidRPr="00B83E13">
        <w:rPr>
          <w:rStyle w:val="Emphasis"/>
        </w:rPr>
        <w:t>YES</w:t>
      </w:r>
      <w:r w:rsidR="00195D94">
        <w:t xml:space="preserve"> value uses the default CSM encryption to encrypt the user entered password befor</w:t>
      </w:r>
      <w:r w:rsidR="004321D3">
        <w:t>e verifying it against CSM’s</w:t>
      </w:r>
      <w:r w:rsidR="00195D94">
        <w:t xml:space="preserve"> User Table.</w:t>
      </w:r>
    </w:p>
    <w:p w:rsidR="00195D94" w:rsidRDefault="00195D94" w:rsidP="00757E8C">
      <w:pPr>
        <w:pStyle w:val="Heading3"/>
      </w:pPr>
      <w:bookmarkStart w:id="936" w:name="_Toc238795939"/>
      <w:r>
        <w:t>LDAP Credential Provider Properties and Login Module Configuration</w:t>
      </w:r>
      <w:bookmarkEnd w:id="936"/>
    </w:p>
    <w:p w:rsidR="00195D94" w:rsidRDefault="00195D94" w:rsidP="00195D94">
      <w:pPr>
        <w:pStyle w:val="BodyText"/>
      </w:pPr>
      <w:r>
        <w:t xml:space="preserve">The CSM default implementation provides an LDAP-based authentication module </w:t>
      </w:r>
      <w:r w:rsidR="00C13A11">
        <w:t xml:space="preserve">for use by </w:t>
      </w:r>
      <w:r>
        <w:t xml:space="preserve">client applications. In order to authenticate using LDAP, developers must provide: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p>
    <w:p w:rsidR="00195D94" w:rsidRDefault="00C13A11" w:rsidP="00195D94">
      <w:pPr>
        <w:pStyle w:val="ListBullet"/>
      </w:pPr>
      <w:r>
        <w:t>D</w:t>
      </w:r>
      <w:r w:rsidR="00195D94">
        <w:t>etails about the LDAP server</w:t>
      </w:r>
      <w:r>
        <w:t>, and</w:t>
      </w:r>
    </w:p>
    <w:p w:rsidR="00195D94" w:rsidRDefault="00195D94" w:rsidP="00195D94">
      <w:pPr>
        <w:pStyle w:val="ListBullet"/>
      </w:pPr>
      <w:r>
        <w:t>The label for the user ID Common Name (CN) or User Identification (UID) in the LDAP server</w:t>
      </w:r>
      <w:r w:rsidR="00C13A11">
        <w:t>.</w:t>
      </w:r>
    </w:p>
    <w:p w:rsidR="00195D94" w:rsidRDefault="00195D94" w:rsidP="00195D94">
      <w:pPr>
        <w:pStyle w:val="BodyText"/>
      </w:pPr>
      <w:r>
        <w:t>The properties needed to establish a connection to the LDAP include:</w:t>
      </w:r>
    </w:p>
    <w:p w:rsidR="00195D94" w:rsidRDefault="00195D94" w:rsidP="00195D94">
      <w:pPr>
        <w:pStyle w:val="ListBullet"/>
      </w:pPr>
      <w:r w:rsidRPr="00C13A11">
        <w:rPr>
          <w:rStyle w:val="Bold"/>
        </w:rPr>
        <w:t>ldapHost</w:t>
      </w:r>
      <w:r>
        <w:t xml:space="preserve"> – The URL of the actual LDAP server.</w:t>
      </w:r>
    </w:p>
    <w:p w:rsidR="00195D94" w:rsidRDefault="00195D94" w:rsidP="00195D94">
      <w:pPr>
        <w:pStyle w:val="ListBullet"/>
      </w:pPr>
      <w:r w:rsidRPr="00C13A11">
        <w:rPr>
          <w:rStyle w:val="Bold"/>
        </w:rPr>
        <w:t>ldapSearchableBase</w:t>
      </w:r>
      <w:r>
        <w:t xml:space="preserve"> – The base of the LDAP tree from where the search should begin.</w:t>
      </w:r>
    </w:p>
    <w:p w:rsidR="00195D94" w:rsidRDefault="00195D94" w:rsidP="00195D94">
      <w:pPr>
        <w:pStyle w:val="ListBullet"/>
      </w:pPr>
      <w:r w:rsidRPr="00C13A11">
        <w:rPr>
          <w:rStyle w:val="Bold"/>
        </w:rPr>
        <w:t>ldapUserIdLabel</w:t>
      </w:r>
      <w:r>
        <w:t xml:space="preserve"> – The actual user </w:t>
      </w:r>
      <w:r w:rsidR="00C13A11">
        <w:t>ID</w:t>
      </w:r>
      <w:r>
        <w:t xml:space="preserve"> label used for the CN entry in LDAP.</w:t>
      </w:r>
    </w:p>
    <w:p w:rsidR="00195D94" w:rsidRDefault="00C13A11" w:rsidP="00195D94">
      <w:pPr>
        <w:pStyle w:val="BodyText"/>
      </w:pPr>
      <w:r>
        <w:t>For LDAP c</w:t>
      </w:r>
      <w:r w:rsidR="00195D94">
        <w:t xml:space="preserve">redential </w:t>
      </w:r>
      <w:r>
        <w:t>p</w:t>
      </w:r>
      <w:r w:rsidR="00195D94">
        <w:t xml:space="preserve">roviders that </w:t>
      </w:r>
      <w:r>
        <w:t xml:space="preserve">do not </w:t>
      </w:r>
      <w:r w:rsidR="00195D94">
        <w:t xml:space="preserve">allow anonymous binding to verify user credentials, you will need to provide the common admin user name and password as additional properties to the LDAP Login </w:t>
      </w:r>
      <w:r w:rsidR="006426C3">
        <w:t>M</w:t>
      </w:r>
      <w:r w:rsidR="00195D94">
        <w:t>odule configuration.</w:t>
      </w:r>
      <w:r w:rsidR="006426C3">
        <w:t xml:space="preserve"> Those properties are as follows:</w:t>
      </w:r>
    </w:p>
    <w:p w:rsidR="00195D94" w:rsidRDefault="00195D94" w:rsidP="00195D94">
      <w:pPr>
        <w:pStyle w:val="ListBullet"/>
      </w:pPr>
      <w:r w:rsidRPr="006426C3">
        <w:rPr>
          <w:rStyle w:val="Bold"/>
        </w:rPr>
        <w:t>ldapAdminUserName</w:t>
      </w:r>
      <w:r>
        <w:t xml:space="preserve"> – The fully qualified name of the common admin user</w:t>
      </w:r>
      <w:r w:rsidR="006426C3">
        <w:t>,</w:t>
      </w:r>
      <w:r>
        <w:t xml:space="preserve"> or the look up </w:t>
      </w:r>
      <w:r w:rsidR="006426C3">
        <w:t>to</w:t>
      </w:r>
      <w:r>
        <w:t xml:space="preserve"> be used to bind to the LDAP server </w:t>
      </w:r>
      <w:r w:rsidR="006426C3">
        <w:t>in order</w:t>
      </w:r>
      <w:r>
        <w:t xml:space="preserve"> to verify individual user ids and password</w:t>
      </w:r>
      <w:r w:rsidR="006426C3">
        <w:t>s.</w:t>
      </w:r>
    </w:p>
    <w:p w:rsidR="00195D94" w:rsidRDefault="00195D94" w:rsidP="00195D94">
      <w:pPr>
        <w:pStyle w:val="ListBullet"/>
      </w:pPr>
      <w:r w:rsidRPr="006426C3">
        <w:rPr>
          <w:rStyle w:val="Bold"/>
        </w:rPr>
        <w:t>ldapAdminPassword</w:t>
      </w:r>
      <w:r w:rsidR="006426C3">
        <w:t xml:space="preserve"> – Password for the LDAP a</w:t>
      </w:r>
      <w:r>
        <w:t xml:space="preserve">dmin </w:t>
      </w:r>
      <w:r w:rsidR="006426C3">
        <w:t>u</w:t>
      </w:r>
      <w:r>
        <w:t>ser mentioned above.</w:t>
      </w:r>
    </w:p>
    <w:p w:rsidR="00792113" w:rsidRPr="00195D94" w:rsidRDefault="00792113" w:rsidP="00792113">
      <w:pPr>
        <w:pStyle w:val="BodyText"/>
      </w:pPr>
      <w:r>
        <w:t xml:space="preserve">See </w:t>
      </w:r>
      <w:fldSimple w:instr=" REF _Ref213654815 \h  \* MERGEFORMAT ">
        <w:r w:rsidR="00E92FAF" w:rsidRPr="00E92FAF">
          <w:rPr>
            <w:i/>
            <w:color w:val="0000FF"/>
          </w:rPr>
          <w:t>Configuring LDAP Login Module Using Anonymous Bind</w:t>
        </w:r>
      </w:fldSimple>
      <w:r>
        <w:t xml:space="preserve"> on page </w:t>
      </w:r>
      <w:r w:rsidR="00F228E8">
        <w:fldChar w:fldCharType="begin"/>
      </w:r>
      <w:r>
        <w:instrText xml:space="preserve"> PAGEREF _Ref213654815 \h </w:instrText>
      </w:r>
      <w:r w:rsidR="00F228E8">
        <w:fldChar w:fldCharType="separate"/>
      </w:r>
      <w:r w:rsidR="00E92FAF">
        <w:rPr>
          <w:noProof/>
        </w:rPr>
        <w:t>18</w:t>
      </w:r>
      <w:r w:rsidR="00F228E8">
        <w:fldChar w:fldCharType="end"/>
      </w:r>
      <w:r>
        <w:t xml:space="preserve"> for details.</w:t>
      </w:r>
    </w:p>
    <w:p w:rsidR="00195D94" w:rsidRDefault="00195D94" w:rsidP="00195D94">
      <w:pPr>
        <w:pStyle w:val="Heading4"/>
      </w:pPr>
      <w:r>
        <w:t>Configuring LDAP Login Module in JAAS</w:t>
      </w:r>
    </w:p>
    <w:p w:rsidR="006426C3" w:rsidRDefault="006426C3" w:rsidP="006426C3">
      <w:pPr>
        <w:pStyle w:val="BodyText"/>
      </w:pPr>
      <w:r>
        <w:t>Developers can configure a login module for each application by making an entry in the JAAS configuration file for that application name or context.</w:t>
      </w:r>
      <w:r w:rsidR="00E250C9" w:rsidRPr="00E250C9">
        <w:t xml:space="preserve"> </w:t>
      </w:r>
      <w:r w:rsidR="00F228E8">
        <w:fldChar w:fldCharType="begin"/>
      </w:r>
      <w:r w:rsidR="00E250C9">
        <w:instrText xml:space="preserve"> XE "</w:instrText>
      </w:r>
      <w:r w:rsidR="00E250C9" w:rsidRPr="000C7E9B">
        <w:instrText>LDAP</w:instrText>
      </w:r>
      <w:r w:rsidR="008C29D3">
        <w:instrText>:</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w:instrText>
      </w:r>
      <w:r w:rsidR="00E250C9" w:rsidRPr="006A741A">
        <w:instrText>JAAS:</w:instrText>
      </w:r>
      <w:r w:rsidR="00E250C9">
        <w:instrText xml:space="preserve">LDAP </w:instrText>
      </w:r>
      <w:r w:rsidR="00E250C9" w:rsidRPr="006A741A">
        <w:instrText>login module</w:instrText>
      </w:r>
      <w:r w:rsidR="00E250C9">
        <w:instrText xml:space="preserve">" </w:instrText>
      </w:r>
      <w:r w:rsidR="00F228E8">
        <w:fldChar w:fldCharType="end"/>
      </w:r>
    </w:p>
    <w:p w:rsidR="006426C3" w:rsidRDefault="006426C3" w:rsidP="009D299C">
      <w:pPr>
        <w:pStyle w:val="BodyText"/>
        <w:keepNext/>
        <w:keepLines/>
      </w:pPr>
      <w:r>
        <w:t>The general format for making an entry into the configuration files is shown below:</w:t>
      </w:r>
    </w:p>
    <w:p w:rsidR="00C546F3" w:rsidRDefault="006426C3" w:rsidP="009D299C">
      <w:pPr>
        <w:pStyle w:val="Classfilesample"/>
        <w:keepNext/>
      </w:pPr>
      <w:r w:rsidRPr="00905F83">
        <w:t>Application 1 {</w:t>
      </w:r>
    </w:p>
    <w:p w:rsidR="006426C3" w:rsidRPr="00905F83" w:rsidRDefault="00C546F3" w:rsidP="00C546F3">
      <w:pPr>
        <w:pStyle w:val="Classfilesample"/>
      </w:pPr>
      <w:r>
        <w:tab/>
      </w:r>
      <w:r w:rsidR="006426C3" w:rsidRPr="00905F83">
        <w:t>ModuleClass  Flag    ModuleOptions;</w:t>
      </w:r>
    </w:p>
    <w:p w:rsidR="006426C3" w:rsidRPr="00905F83" w:rsidRDefault="00C546F3" w:rsidP="00C546F3">
      <w:pPr>
        <w:pStyle w:val="Classfilesample"/>
      </w:pPr>
      <w:r>
        <w:t xml:space="preserve"> </w:t>
      </w: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Application 2 {</w:t>
      </w:r>
    </w:p>
    <w:p w:rsidR="006426C3" w:rsidRPr="00905F83" w:rsidRDefault="00C546F3" w:rsidP="00C546F3">
      <w:pPr>
        <w:pStyle w:val="Classfilesample"/>
      </w:pP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lastRenderedPageBreak/>
        <w:t xml:space="preserve">      };</w:t>
      </w:r>
    </w:p>
    <w:p w:rsidR="006426C3" w:rsidRPr="00905F83" w:rsidRDefault="006426C3" w:rsidP="00C546F3">
      <w:pPr>
        <w:pStyle w:val="Classfilesample"/>
      </w:pPr>
      <w:r w:rsidRPr="00905F83">
        <w:t>Application 1 {</w:t>
      </w:r>
      <w:r w:rsidRPr="00905F83">
        <w:br/>
      </w:r>
    </w:p>
    <w:p w:rsidR="00195D94" w:rsidRPr="00EB0521" w:rsidRDefault="006426C3" w:rsidP="00EB0521">
      <w:pPr>
        <w:pStyle w:val="BodyText"/>
        <w:rPr>
          <w:rStyle w:val="BodyTextChar"/>
        </w:rPr>
      </w:pPr>
      <w:r>
        <w:t xml:space="preserve">The example below shows the JAAS config file entries needed for </w:t>
      </w:r>
      <w:r w:rsidR="00195D94" w:rsidRPr="006426C3">
        <w:rPr>
          <w:rStyle w:val="Emphasis"/>
        </w:rPr>
        <w:t>abcapp</w:t>
      </w:r>
      <w:r w:rsidR="00195D94" w:rsidRPr="00195D94">
        <w:t xml:space="preserve"> </w:t>
      </w:r>
      <w:r>
        <w:t xml:space="preserve">to use the </w:t>
      </w:r>
      <w:r w:rsidR="00195D94" w:rsidRPr="00195D94">
        <w:t>LDAP</w:t>
      </w:r>
      <w:r>
        <w:t xml:space="preserve"> </w:t>
      </w:r>
      <w:r w:rsidR="00195D94" w:rsidRPr="00195D94">
        <w:t>Login</w:t>
      </w:r>
      <w:r>
        <w:t xml:space="preserve"> </w:t>
      </w:r>
      <w:r w:rsidR="00195D94" w:rsidRPr="00195D94">
        <w:t>Module</w:t>
      </w:r>
      <w:r>
        <w:t>.</w:t>
      </w:r>
      <w:r w:rsidR="00195D94" w:rsidRPr="00195D94">
        <w:t xml:space="preserve"> </w:t>
      </w:r>
    </w:p>
    <w:p w:rsidR="006426C3" w:rsidRPr="00792113" w:rsidRDefault="006426C3" w:rsidP="00C546F3">
      <w:pPr>
        <w:pStyle w:val="Classfilesample"/>
      </w:pPr>
      <w:r w:rsidRPr="00792113">
        <w:rPr>
          <w:highlight w:val="white"/>
        </w:rPr>
        <w:t>abcapp</w:t>
      </w:r>
    </w:p>
    <w:p w:rsidR="006426C3" w:rsidRPr="00792113" w:rsidRDefault="006426C3" w:rsidP="00C546F3">
      <w:pPr>
        <w:pStyle w:val="Classfilesample"/>
      </w:pPr>
      <w:r w:rsidRPr="00792113">
        <w:rPr>
          <w:highlight w:val="white"/>
        </w:rPr>
        <w:t>{</w:t>
      </w:r>
    </w:p>
    <w:p w:rsidR="006426C3" w:rsidRPr="00792113" w:rsidRDefault="00792113" w:rsidP="00C546F3">
      <w:pPr>
        <w:pStyle w:val="Classfilesample"/>
        <w:rPr>
          <w:highlight w:val="white"/>
        </w:rPr>
      </w:pPr>
      <w:r w:rsidRPr="00792113">
        <w:rPr>
          <w:highlight w:val="white"/>
        </w:rPr>
        <w:tab/>
      </w:r>
      <w:r w:rsidR="006426C3" w:rsidRPr="00792113">
        <w:rPr>
          <w:highlight w:val="white"/>
        </w:rPr>
        <w:t xml:space="preserve">gov.nih.nci.security.authentication.loginmodules.LDAPLoginModule Required </w:t>
      </w:r>
    </w:p>
    <w:p w:rsidR="006426C3" w:rsidRPr="00792113" w:rsidRDefault="00792113" w:rsidP="00C546F3">
      <w:pPr>
        <w:pStyle w:val="Classfilesample"/>
      </w:pPr>
      <w:r w:rsidRPr="00792113">
        <w:rPr>
          <w:highlight w:val="white"/>
        </w:rPr>
        <w:tab/>
      </w:r>
      <w:r w:rsidR="006426C3" w:rsidRPr="00792113">
        <w:rPr>
          <w:highlight w:val="white"/>
        </w:rPr>
        <w:t>ldapHost=</w:t>
      </w:r>
      <w:r w:rsidR="006426C3" w:rsidRPr="00792113">
        <w:t xml:space="preserve"> “ldaps://ncids2b.nci.nih.gov:636”</w:t>
      </w:r>
    </w:p>
    <w:p w:rsidR="006426C3" w:rsidRPr="00792113" w:rsidRDefault="00792113" w:rsidP="00C546F3">
      <w:pPr>
        <w:pStyle w:val="Classfilesample"/>
      </w:pPr>
      <w:r w:rsidRPr="00792113">
        <w:tab/>
      </w:r>
      <w:r w:rsidR="006426C3" w:rsidRPr="00792113">
        <w:t>ldapSearchableBase= “ou=nci,o=nih”</w:t>
      </w:r>
    </w:p>
    <w:p w:rsidR="006426C3" w:rsidRPr="00792113" w:rsidRDefault="00792113" w:rsidP="00C546F3">
      <w:pPr>
        <w:pStyle w:val="Classfilesample"/>
        <w:rPr>
          <w:highlight w:val="white"/>
        </w:rPr>
      </w:pPr>
      <w:r w:rsidRPr="00792113">
        <w:tab/>
      </w:r>
      <w:r w:rsidR="006426C3" w:rsidRPr="00792113">
        <w:t>ldapUserIdLabel=”cn”;</w:t>
      </w:r>
    </w:p>
    <w:p w:rsidR="006426C3" w:rsidRPr="00792113" w:rsidRDefault="006426C3" w:rsidP="00C546F3">
      <w:pPr>
        <w:pStyle w:val="Classfilesample"/>
        <w:rPr>
          <w:highlight w:val="white"/>
        </w:rPr>
      </w:pPr>
      <w:r w:rsidRPr="00792113">
        <w:rPr>
          <w:highlight w:val="white"/>
        </w:rPr>
        <w:t>};</w:t>
      </w:r>
    </w:p>
    <w:p w:rsidR="00792113" w:rsidRDefault="00792113" w:rsidP="00EB0521">
      <w:pPr>
        <w:pStyle w:val="BodyText"/>
      </w:pPr>
    </w:p>
    <w:p w:rsidR="00EB0521" w:rsidRDefault="00EB0521" w:rsidP="00EB0521">
      <w:pPr>
        <w:pStyle w:val="BodyText"/>
      </w:pPr>
      <w:r>
        <w:t xml:space="preserve">As shown in </w:t>
      </w:r>
      <w:r w:rsidR="006426C3">
        <w:t>the above example:</w:t>
      </w:r>
    </w:p>
    <w:p w:rsidR="00EB0521" w:rsidRDefault="00EB0521" w:rsidP="00EB0521">
      <w:pPr>
        <w:pStyle w:val="ListBullet"/>
      </w:pPr>
      <w:r>
        <w:t xml:space="preserve">The </w:t>
      </w:r>
      <w:r w:rsidRPr="006426C3">
        <w:rPr>
          <w:rStyle w:val="Bold"/>
        </w:rPr>
        <w:t>application</w:t>
      </w:r>
      <w:r>
        <w:t xml:space="preserve"> is </w:t>
      </w:r>
      <w:r w:rsidRPr="006426C3">
        <w:rPr>
          <w:rStyle w:val="Emphasis"/>
        </w:rPr>
        <w:t>abcapp</w:t>
      </w:r>
      <w:r>
        <w:t xml:space="preserve">. </w:t>
      </w:r>
    </w:p>
    <w:p w:rsidR="00EB0521" w:rsidRDefault="00EB0521" w:rsidP="00EB0521">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EB0521" w:rsidRDefault="00EB0521" w:rsidP="00EB0521">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EB0521" w:rsidRDefault="00EB0521" w:rsidP="00EB0521">
      <w:pPr>
        <w:pStyle w:val="ListBullet"/>
      </w:pPr>
      <w:r>
        <w:t xml:space="preserve">The </w:t>
      </w:r>
      <w:r w:rsidRPr="006426C3">
        <w:rPr>
          <w:rStyle w:val="Bold"/>
        </w:rPr>
        <w:t>LDAP details</w:t>
      </w:r>
      <w:r w:rsidR="006426C3">
        <w:t xml:space="preserve"> are passed as follows:</w:t>
      </w:r>
    </w:p>
    <w:p w:rsidR="00EB0521" w:rsidRPr="006426C3" w:rsidRDefault="00EB0521" w:rsidP="006426C3">
      <w:pPr>
        <w:pStyle w:val="BodyTextIndent2"/>
        <w:rPr>
          <w:rStyle w:val="Emphasis"/>
        </w:rPr>
      </w:pPr>
      <w:r w:rsidRPr="006426C3">
        <w:rPr>
          <w:rStyle w:val="Emphasis"/>
        </w:rPr>
        <w:t>ldapHost="ldaps://ncids2b.nci.nih.gov:636"</w:t>
      </w:r>
    </w:p>
    <w:p w:rsidR="00EB0521" w:rsidRPr="006426C3" w:rsidRDefault="00EB0521" w:rsidP="006426C3">
      <w:pPr>
        <w:pStyle w:val="BodyTextIndent2"/>
        <w:rPr>
          <w:rStyle w:val="Emphasis"/>
        </w:rPr>
      </w:pPr>
      <w:r w:rsidRPr="006426C3">
        <w:rPr>
          <w:rStyle w:val="Emphasis"/>
        </w:rPr>
        <w:t>ldapSearchableBase= “ou=nci,o=nih”</w:t>
      </w:r>
    </w:p>
    <w:p w:rsidR="00EB0521" w:rsidRPr="006426C3" w:rsidRDefault="00EB0521" w:rsidP="006426C3">
      <w:pPr>
        <w:pStyle w:val="BodyTextIndent2"/>
        <w:rPr>
          <w:rStyle w:val="Emphasis"/>
        </w:rPr>
      </w:pPr>
      <w:r w:rsidRPr="006426C3">
        <w:rPr>
          <w:rStyle w:val="Emphasis"/>
        </w:rPr>
        <w:t>ldapUserIdLabel=”cn”</w:t>
      </w:r>
    </w:p>
    <w:p w:rsidR="006426C3" w:rsidRDefault="006426C3" w:rsidP="006426C3">
      <w:pPr>
        <w:pStyle w:val="BodyText"/>
      </w:pPr>
      <w:r>
        <w:t xml:space="preserve">The example shown indicates that since the “abcapp” application has only one credential provider, only one corresponding entry is made in the configuration file. </w:t>
      </w:r>
    </w:p>
    <w:p w:rsidR="006426C3" w:rsidRDefault="006426C3" w:rsidP="006426C3">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195D94" w:rsidRDefault="00EB0521" w:rsidP="00EB0521">
      <w:pPr>
        <w:pStyle w:val="Heading4"/>
      </w:pPr>
      <w:r>
        <w:t>Configuring LDAP Login Module in JBOSS</w:t>
      </w:r>
    </w:p>
    <w:p w:rsidR="00792113" w:rsidRDefault="00792113" w:rsidP="008C29D3">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w:t>
      </w:r>
      <w:r w:rsidR="00E250C9">
        <w:t xml:space="preserv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w:instrText>
      </w:r>
      <w:r w:rsidR="00E250C9" w:rsidRPr="00932024">
        <w:instrText>JBoss:LDAP login module</w:instrText>
      </w:r>
      <w:r w:rsidR="00E250C9">
        <w:instrText xml:space="preserve">" </w:instrText>
      </w:r>
      <w:r w:rsidR="00F228E8">
        <w:fldChar w:fldCharType="end"/>
      </w:r>
    </w:p>
    <w:p w:rsidR="00792113" w:rsidRDefault="00792113" w:rsidP="00EB0521">
      <w:pPr>
        <w:pStyle w:val="BodyText"/>
      </w:pPr>
    </w:p>
    <w:p w:rsidR="00792113" w:rsidRPr="00150B0B" w:rsidRDefault="00792113" w:rsidP="00792113">
      <w:pPr>
        <w:pStyle w:val="BodyText"/>
        <w:keepNext/>
        <w:keepLines/>
        <w:rPr>
          <w:rFonts w:ascii="Calibri" w:hAnsi="Calibri"/>
          <w:sz w:val="24"/>
        </w:rPr>
      </w:pPr>
      <w:r>
        <w:t xml:space="preserve">The example below shows how the entry for the “abcapp” application would appear: </w:t>
      </w:r>
    </w:p>
    <w:p w:rsidR="00EB0521" w:rsidRDefault="00EB0521" w:rsidP="00C546F3">
      <w:pPr>
        <w:pStyle w:val="Classfilesample"/>
      </w:pPr>
      <w:r>
        <w:t>&lt;application-policy name = "abcapp"&gt;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lastRenderedPageBreak/>
        <w:t xml:space="preserve">      &lt;module-option name="ldapHost"&gt;ldaps://ncids2b.nci.nih.gov:636&lt;/module-option&gt;</w:t>
      </w:r>
    </w:p>
    <w:p w:rsidR="00EB0521" w:rsidRDefault="00EB0521" w:rsidP="00C546F3">
      <w:pPr>
        <w:pStyle w:val="Classfilesample"/>
      </w:pPr>
      <w:r>
        <w:t xml:space="preserve">      &lt;module-option name="ldapSearchableBase"&gt;ou=nci,o=nih&lt;/module-option&gt;</w:t>
      </w:r>
    </w:p>
    <w:p w:rsidR="00EB0521" w:rsidRDefault="00EB0521" w:rsidP="00C546F3">
      <w:pPr>
        <w:pStyle w:val="Classfilesample"/>
      </w:pPr>
      <w:r>
        <w:t xml:space="preserve">      &lt;module-option name="ldapUserIdLabel"&gt;cn&lt;/module-option&gt;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Pr="00EB0521" w:rsidRDefault="00EB0521" w:rsidP="00C546F3">
      <w:pPr>
        <w:pStyle w:val="Classfilesample"/>
      </w:pPr>
      <w:r>
        <w:t>&lt;/application-policy&gt;</w:t>
      </w:r>
    </w:p>
    <w:p w:rsidR="00792113" w:rsidRDefault="00792113" w:rsidP="00792113">
      <w:pPr>
        <w:pStyle w:val="BodyText"/>
      </w:pPr>
    </w:p>
    <w:p w:rsidR="00792113" w:rsidRDefault="00792113" w:rsidP="00792113">
      <w:pPr>
        <w:pStyle w:val="BodyText"/>
      </w:pPr>
      <w:r>
        <w:t>As shown in this example:</w:t>
      </w:r>
    </w:p>
    <w:p w:rsidR="00792113" w:rsidRDefault="00792113" w:rsidP="0079211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792113" w:rsidRDefault="00792113" w:rsidP="0079211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792113" w:rsidRDefault="00792113" w:rsidP="00792113">
      <w:pPr>
        <w:pStyle w:val="ListBullet"/>
      </w:pPr>
      <w:r>
        <w:t xml:space="preserve">The </w:t>
      </w:r>
      <w:r w:rsidRPr="00B83E13">
        <w:rPr>
          <w:rStyle w:val="Bold"/>
        </w:rPr>
        <w:t>flag</w:t>
      </w:r>
      <w:r>
        <w:t xml:space="preserve"> provided is </w:t>
      </w:r>
      <w:r>
        <w:rPr>
          <w:rStyle w:val="Emphasis"/>
        </w:rPr>
        <w:t>required</w:t>
      </w:r>
      <w:r w:rsidRPr="00B83E13">
        <w:t>.</w:t>
      </w:r>
    </w:p>
    <w:p w:rsidR="00792113" w:rsidRDefault="00792113" w:rsidP="00792113">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EB0521" w:rsidRPr="00792113" w:rsidRDefault="00EB0521" w:rsidP="00792113">
      <w:pPr>
        <w:pStyle w:val="BodyTextIndent2"/>
        <w:rPr>
          <w:rStyle w:val="Emphasis"/>
        </w:rPr>
      </w:pPr>
      <w:r w:rsidRPr="00792113">
        <w:rPr>
          <w:rStyle w:val="Emphasis"/>
        </w:rPr>
        <w:t>&lt;module-option name="ldapHost"&gt;ldaps://ncids2b.nci.nih.gov:636&lt;/module-option&gt;</w:t>
      </w:r>
    </w:p>
    <w:p w:rsidR="00EB0521" w:rsidRPr="00792113" w:rsidRDefault="00EB0521" w:rsidP="00792113">
      <w:pPr>
        <w:pStyle w:val="BodyTextIndent2"/>
        <w:rPr>
          <w:rStyle w:val="Emphasis"/>
        </w:rPr>
      </w:pPr>
      <w:r w:rsidRPr="00792113">
        <w:rPr>
          <w:rStyle w:val="Emphasis"/>
        </w:rPr>
        <w:t>&lt;module-option name="ldapSearchableBase"&gt;ou=nci,o=nih&lt;/module-option&gt;</w:t>
      </w:r>
    </w:p>
    <w:p w:rsidR="00EB0521" w:rsidRPr="00792113" w:rsidRDefault="00EB0521" w:rsidP="00792113">
      <w:pPr>
        <w:pStyle w:val="BodyTextIndent2"/>
        <w:rPr>
          <w:rStyle w:val="Emphasis"/>
        </w:rPr>
      </w:pPr>
      <w:r w:rsidRPr="00792113">
        <w:rPr>
          <w:rStyle w:val="Emphasis"/>
        </w:rPr>
        <w:t>&lt;module-option name="ldapUserIdLabel"&gt;cn&lt;/module-option&gt;</w:t>
      </w:r>
    </w:p>
    <w:p w:rsidR="00EB0521" w:rsidRDefault="00EB0521" w:rsidP="00EB0521">
      <w:pPr>
        <w:pStyle w:val="Heading4"/>
      </w:pPr>
      <w:bookmarkStart w:id="937" w:name="_Ref213654815"/>
      <w:r>
        <w:t>Configuring LDAP Login Module Using Anonymous Bind</w:t>
      </w:r>
      <w:bookmarkEnd w:id="937"/>
    </w:p>
    <w:p w:rsidR="00C546F3" w:rsidRDefault="00792113" w:rsidP="00EB0521">
      <w:pPr>
        <w:pStyle w:val="BodyText"/>
      </w:pPr>
      <w:r>
        <w:t>If an application uses an LDAP s</w:t>
      </w:r>
      <w:r w:rsidR="00EB0521">
        <w:t xml:space="preserve">erver that </w:t>
      </w:r>
      <w:r w:rsidR="00C546F3">
        <w:t>does not</w:t>
      </w:r>
      <w:r w:rsidR="00EB0521">
        <w:t xml:space="preserve"> support </w:t>
      </w:r>
      <w:r w:rsidR="00C546F3">
        <w:t xml:space="preserve">using </w:t>
      </w:r>
      <w:r w:rsidR="00EB0521">
        <w:t>anonymous binds to perform lookup</w:t>
      </w:r>
      <w:r w:rsidR="00C546F3">
        <w:t>s</w:t>
      </w:r>
      <w:r w:rsidR="00EB0521">
        <w:t xml:space="preserve">, you </w:t>
      </w:r>
      <w:r w:rsidR="00C546F3">
        <w:t xml:space="preserve">will need to specify an Admin ID </w:t>
      </w:r>
      <w:r w:rsidR="00EB0521">
        <w:t xml:space="preserve">(or a lookup user) and password </w:t>
      </w:r>
      <w:r w:rsidR="00C546F3">
        <w:t xml:space="preserve">in order </w:t>
      </w:r>
      <w:r w:rsidR="00EB0521">
        <w:t>to bind to the LDAP server to verify user name</w:t>
      </w:r>
      <w:r w:rsidR="00C546F3">
        <w:t>s</w:t>
      </w:r>
      <w:r w:rsidR="00EB0521">
        <w:t xml:space="preserve"> and password</w:t>
      </w:r>
      <w:r w:rsidR="00C546F3">
        <w:t>s</w:t>
      </w:r>
      <w:r w:rsidR="00EB0521">
        <w:t xml:space="preserve">. </w:t>
      </w:r>
      <w:r w:rsidR="00C546F3">
        <w:t xml:space="preserve">To do this you must provide </w:t>
      </w:r>
      <w:r w:rsidR="00EB0521">
        <w:t xml:space="preserve">additional parameters </w:t>
      </w:r>
      <w:r w:rsidR="00C546F3">
        <w:t xml:space="preserve">for </w:t>
      </w:r>
      <w:r w:rsidR="00EB0521">
        <w:t xml:space="preserve">the LDAP LoginModule entry in the JAAS Login Configuration file. </w:t>
      </w:r>
      <w:r w:rsidR="00F228E8">
        <w:fldChar w:fldCharType="begin"/>
      </w:r>
      <w:r w:rsidR="00E250C9">
        <w:instrText xml:space="preserve"> XE "</w:instrText>
      </w:r>
      <w:r w:rsidR="008C29D3">
        <w:instrText>LDAP:</w:instrText>
      </w:r>
      <w:r w:rsidR="00E250C9">
        <w:instrText xml:space="preserve">anonymous binds"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"anonymous binds</w:instrText>
      </w:r>
      <w:r w:rsidR="00E250C9" w:rsidRPr="00932024">
        <w:instrText>:LDAP login module</w:instrText>
      </w:r>
      <w:r w:rsidR="00E250C9">
        <w:instrText xml:space="preserve">" </w:instrText>
      </w:r>
      <w:r w:rsidR="00F228E8">
        <w:fldChar w:fldCharType="end"/>
      </w:r>
    </w:p>
    <w:p w:rsidR="00EB0521" w:rsidRDefault="00C546F3" w:rsidP="00EB0521">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EB0521" w:rsidRDefault="00EB0521" w:rsidP="00C546F3">
      <w:pPr>
        <w:pStyle w:val="Classfilesample"/>
      </w:pPr>
      <w:r>
        <w:t>&lt;application-policy name = "OpenLDAP"&gt;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t xml:space="preserve">      &lt;module-option name="ldapHost"&gt;ldap://ncicbds-dev.nci.nih.gov:389&lt;/module-option&gt;</w:t>
      </w:r>
    </w:p>
    <w:p w:rsidR="00EB0521" w:rsidRDefault="00EB0521" w:rsidP="00C546F3">
      <w:pPr>
        <w:pStyle w:val="Classfilesample"/>
      </w:pPr>
      <w:r>
        <w:t xml:space="preserve">      &lt;module-option name="ldapSearchableBase"&gt;ou=csm,dc=ncicb-dev,dc=nci,dc=nih,dc=gov&lt;/module-option&gt;</w:t>
      </w:r>
    </w:p>
    <w:p w:rsidR="00EB0521" w:rsidRDefault="00EB0521" w:rsidP="00C546F3">
      <w:pPr>
        <w:pStyle w:val="Classfilesample"/>
      </w:pPr>
      <w:r>
        <w:t xml:space="preserve">      &lt;module-option name="ldapUserIdLabel"&gt;uid&lt;/module-option&gt;</w:t>
      </w:r>
    </w:p>
    <w:p w:rsidR="00EB0521" w:rsidRDefault="00EB0521" w:rsidP="00C546F3">
      <w:pPr>
        <w:pStyle w:val="Classfilesample"/>
      </w:pPr>
      <w:r>
        <w:lastRenderedPageBreak/>
        <w:t xml:space="preserve">      &lt;module-option name="ldapAdminUserName"&gt;uid=csmAdmin,ou=csm,dc=ncicb-dev,dc=nci,dc=nih,dc=gov&lt;/module-option&gt;</w:t>
      </w:r>
    </w:p>
    <w:p w:rsidR="00EB0521" w:rsidRDefault="00EB0521" w:rsidP="00C546F3">
      <w:pPr>
        <w:pStyle w:val="Classfilesample"/>
      </w:pPr>
      <w:r>
        <w:t xml:space="preserve">      &lt;module-option name="ldapAdminPassword"&gt;PASSWORD&lt;/module-option&gt;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Default="00EB0521" w:rsidP="00C546F3">
      <w:pPr>
        <w:pStyle w:val="Classfilesample"/>
      </w:pPr>
      <w:r>
        <w:t>&lt;/application-policy&gt;</w:t>
      </w:r>
    </w:p>
    <w:p w:rsidR="00EB0521" w:rsidRDefault="00EB0521" w:rsidP="00A34675">
      <w:pPr>
        <w:pStyle w:val="BodyText"/>
      </w:pPr>
    </w:p>
    <w:p w:rsidR="00EB0521" w:rsidRDefault="00EB0521" w:rsidP="00EB0521">
      <w:pPr>
        <w:pStyle w:val="BodyText"/>
      </w:pPr>
      <w:r>
        <w:t xml:space="preserve">As shown in </w:t>
      </w:r>
      <w:r w:rsidR="00C546F3">
        <w:t>the example</w:t>
      </w:r>
      <w:r>
        <w:t>:</w:t>
      </w:r>
    </w:p>
    <w:p w:rsidR="00C546F3" w:rsidRDefault="00C546F3" w:rsidP="00C546F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C546F3" w:rsidRDefault="00C546F3" w:rsidP="00C546F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00EB028A" w:rsidRPr="00EB028A">
        <w:rPr>
          <w:rStyle w:val="Emphasis"/>
        </w:rPr>
        <w:t>gov.nih.nci.security.authentication.loginmodules.LDAPLoginModule</w:t>
      </w:r>
      <w:r>
        <w:t>.</w:t>
      </w:r>
    </w:p>
    <w:p w:rsidR="00C546F3" w:rsidRDefault="00C546F3" w:rsidP="00C546F3">
      <w:pPr>
        <w:pStyle w:val="ListBullet"/>
      </w:pPr>
      <w:r>
        <w:t xml:space="preserve">The </w:t>
      </w:r>
      <w:r w:rsidRPr="00B83E13">
        <w:rPr>
          <w:rStyle w:val="Bold"/>
        </w:rPr>
        <w:t>flag</w:t>
      </w:r>
      <w:r>
        <w:t xml:space="preserve"> provided is </w:t>
      </w:r>
      <w:r>
        <w:rPr>
          <w:rStyle w:val="Emphasis"/>
        </w:rPr>
        <w:t>required</w:t>
      </w:r>
      <w:r w:rsidRPr="00B83E13">
        <w:t>.</w:t>
      </w:r>
    </w:p>
    <w:p w:rsidR="00C546F3" w:rsidRDefault="00C546F3" w:rsidP="00C546F3">
      <w:pPr>
        <w:pStyle w:val="ListBullet"/>
      </w:pPr>
      <w:r>
        <w:t xml:space="preserve">The </w:t>
      </w:r>
      <w:r w:rsidRPr="00B83E13">
        <w:rPr>
          <w:rStyle w:val="Bold"/>
        </w:rPr>
        <w:t>module-options</w:t>
      </w:r>
      <w:r>
        <w:t xml:space="preserve"> list the parameters passed to the LoginModule to perform the authentication task. In</w:t>
      </w:r>
      <w:r w:rsidR="00EB028A">
        <w:t xml:space="preserve"> this</w:t>
      </w:r>
      <w:r>
        <w:t xml:space="preserve"> example they are:</w:t>
      </w:r>
    </w:p>
    <w:p w:rsidR="00EB028A" w:rsidRPr="00EB028A" w:rsidRDefault="00EB028A" w:rsidP="00EB028A">
      <w:pPr>
        <w:pStyle w:val="BodyTextIndent2"/>
        <w:rPr>
          <w:rStyle w:val="Emphasis"/>
        </w:rPr>
      </w:pPr>
      <w:r w:rsidRPr="00EB028A">
        <w:rPr>
          <w:rStyle w:val="Emphasis"/>
        </w:rPr>
        <w:t>&lt;module-option name="ldapHost"&gt;ldaps://ncids2b.nci.nih.gov:636&lt;/module-option&gt;</w:t>
      </w:r>
    </w:p>
    <w:p w:rsidR="00EB028A" w:rsidRPr="00EB028A" w:rsidRDefault="00EB028A" w:rsidP="00EB028A">
      <w:pPr>
        <w:pStyle w:val="BodyTextIndent2"/>
        <w:rPr>
          <w:rStyle w:val="Emphasis"/>
        </w:rPr>
      </w:pPr>
      <w:r w:rsidRPr="00EB028A">
        <w:rPr>
          <w:rStyle w:val="Emphasis"/>
        </w:rPr>
        <w:t>&lt;module-option name="ldapSearchableBase"&gt;ou=nci,o=nih&lt;/module-option&gt;</w:t>
      </w:r>
    </w:p>
    <w:p w:rsidR="00EB028A" w:rsidRPr="00EB028A" w:rsidRDefault="00EB028A" w:rsidP="00EB028A">
      <w:pPr>
        <w:pStyle w:val="BodyTextIndent2"/>
        <w:rPr>
          <w:rStyle w:val="Emphasis"/>
        </w:rPr>
      </w:pPr>
      <w:r w:rsidRPr="00EB028A">
        <w:rPr>
          <w:rStyle w:val="Emphasis"/>
        </w:rPr>
        <w:t>&lt;module-option name="ldapUserIdLabel"&gt;cn&lt;/module-option&gt;</w:t>
      </w:r>
    </w:p>
    <w:p w:rsidR="00EB0521" w:rsidRPr="00EB028A" w:rsidRDefault="00EB0521" w:rsidP="00EB028A">
      <w:pPr>
        <w:pStyle w:val="BodyTextIndent2"/>
        <w:ind w:left="2160"/>
        <w:rPr>
          <w:rStyle w:val="Emphasis"/>
        </w:rPr>
      </w:pPr>
      <w:r w:rsidRPr="00EB028A">
        <w:rPr>
          <w:rStyle w:val="Emphasis"/>
        </w:rPr>
        <w:t>&lt;module-option name="ldapAdminUserName"&gt;uid=csmAdmin,ou=csm,dc=ncicb-dev,dc=nci,dc=nih,dc=gov&lt;/module-option&gt;</w:t>
      </w:r>
    </w:p>
    <w:p w:rsidR="00EB0521" w:rsidRPr="00EB028A" w:rsidRDefault="00EB0521" w:rsidP="00EB028A">
      <w:pPr>
        <w:pStyle w:val="BodyTextIndent2"/>
        <w:ind w:left="2160"/>
        <w:rPr>
          <w:rStyle w:val="Emphasis"/>
        </w:rPr>
      </w:pPr>
      <w:r w:rsidRPr="00EB028A">
        <w:rPr>
          <w:rStyle w:val="Emphasis"/>
        </w:rPr>
        <w:t>&lt;module-option name="ldapAdminPassword"&gt;PASSWORD&lt;/module-option&gt;</w:t>
      </w:r>
    </w:p>
    <w:p w:rsidR="00EB0521" w:rsidRDefault="00EB0521" w:rsidP="00757E8C">
      <w:pPr>
        <w:pStyle w:val="Heading3"/>
      </w:pPr>
      <w:bookmarkStart w:id="938" w:name="_Toc238795940"/>
      <w:r>
        <w:t>Activating CLM Audit Logging</w:t>
      </w:r>
      <w:bookmarkEnd w:id="938"/>
    </w:p>
    <w:p w:rsidR="00EB0521" w:rsidRDefault="00EB0521" w:rsidP="00EB0521">
      <w:pPr>
        <w:pStyle w:val="BodyText"/>
      </w:pPr>
      <w:r w:rsidRPr="00EB0521">
        <w:t xml:space="preserve">In order to activate the CLM’s </w:t>
      </w:r>
      <w:r w:rsidR="00F73F46">
        <w:t>audit logging</w:t>
      </w:r>
      <w:r w:rsidRPr="00EB0521">
        <w:t xml:space="preserve"> capabilities for Authorization, the user needs to follow the steps to deploy </w:t>
      </w:r>
      <w:r w:rsidR="00F73F46">
        <w:t>audit logging</w:t>
      </w:r>
      <w:r w:rsidRPr="00EB0521">
        <w:t xml:space="preserve"> service as mentioned in the</w:t>
      </w:r>
      <w:r w:rsidR="00757E8C">
        <w:t xml:space="preserve"> </w:t>
      </w:r>
      <w:fldSimple w:instr=" REF _Ref213646933 \h  \* MERGEFORMAT ">
        <w:r w:rsidR="00E92FAF" w:rsidRPr="00E92FAF">
          <w:rPr>
            <w:i/>
            <w:color w:val="0000FF"/>
          </w:rPr>
          <w:t>Audit Logging</w:t>
        </w:r>
      </w:fldSimple>
      <w:r w:rsidR="00757E8C">
        <w:t xml:space="preserve"> section on page </w:t>
      </w:r>
      <w:r w:rsidR="00F228E8">
        <w:fldChar w:fldCharType="begin"/>
      </w:r>
      <w:r w:rsidR="00757E8C">
        <w:instrText xml:space="preserve"> PAGEREF _Ref213646936 \h </w:instrText>
      </w:r>
      <w:r w:rsidR="00F228E8">
        <w:fldChar w:fldCharType="separate"/>
      </w:r>
      <w:r w:rsidR="00E92FAF">
        <w:rPr>
          <w:noProof/>
        </w:rPr>
        <w:t>24</w:t>
      </w:r>
      <w:r w:rsidR="00F228E8">
        <w:fldChar w:fldCharType="end"/>
      </w:r>
      <w:r>
        <w:t>.</w:t>
      </w:r>
    </w:p>
    <w:p w:rsidR="00EB0521" w:rsidRDefault="00757E8C" w:rsidP="00EB0521">
      <w:pPr>
        <w:pStyle w:val="Heading2"/>
      </w:pPr>
      <w:bookmarkStart w:id="939" w:name="_Ref213909923"/>
      <w:bookmarkStart w:id="940" w:name="_Ref213909926"/>
      <w:bookmarkStart w:id="941" w:name="_Ref213910693"/>
      <w:bookmarkStart w:id="942" w:name="_Ref213910696"/>
      <w:bookmarkStart w:id="943" w:name="_Toc238795941"/>
      <w:r>
        <w:t>Integrating With the CSM Authorization Service</w:t>
      </w:r>
      <w:bookmarkEnd w:id="939"/>
      <w:bookmarkEnd w:id="940"/>
      <w:bookmarkEnd w:id="941"/>
      <w:bookmarkEnd w:id="942"/>
      <w:bookmarkEnd w:id="943"/>
    </w:p>
    <w:p w:rsidR="00EB0521" w:rsidRDefault="00EB0521" w:rsidP="00EB0521">
      <w:pPr>
        <w:pStyle w:val="BodyText"/>
      </w:pPr>
      <w:r w:rsidRPr="00EB0521">
        <w:t xml:space="preserve">The </w:t>
      </w:r>
      <w:r w:rsidR="00EB028A">
        <w:t xml:space="preserve">CSM </w:t>
      </w:r>
      <w:r w:rsidRPr="00EB0521">
        <w:t>security APIs</w:t>
      </w:r>
      <w:r w:rsidR="00EB028A">
        <w:t xml:space="preserve"> can be used programmatically to</w:t>
      </w:r>
      <w:r w:rsidRPr="00EB0521">
        <w:t xml:space="preserve"> facilitate security needs at runtime. </w:t>
      </w:r>
      <w:r w:rsidR="00EB028A">
        <w:t xml:space="preserve">The APIs </w:t>
      </w:r>
      <w:r w:rsidRPr="00EB0521">
        <w:t xml:space="preserve">have been written using Java, so it is assumed that developers </w:t>
      </w:r>
      <w:r w:rsidR="00EB028A">
        <w:t xml:space="preserve">using them are familiar with </w:t>
      </w:r>
      <w:r w:rsidRPr="00EB0521">
        <w:t>the Java language</w:t>
      </w:r>
      <w:r w:rsidR="001953B7" w:rsidRPr="00EB0521">
        <w:t xml:space="preserve">. </w:t>
      </w:r>
      <w:r w:rsidR="00F228E8">
        <w:fldChar w:fldCharType="begin"/>
      </w:r>
      <w:r w:rsidR="00E250C9">
        <w:instrText xml:space="preserve"> XE "</w:instrText>
      </w:r>
      <w:r w:rsidR="00E250C9" w:rsidRPr="007F757E">
        <w:instrText>JBoss:authorization service</w:instrText>
      </w:r>
      <w:r w:rsidR="00E250C9">
        <w:instrText xml:space="preserve">" </w:instrText>
      </w:r>
      <w:r w:rsidR="00F228E8">
        <w:fldChar w:fldCharType="end"/>
      </w:r>
      <w:r w:rsidR="00F228E8">
        <w:fldChar w:fldCharType="begin"/>
      </w:r>
      <w:r w:rsidR="00E250C9">
        <w:instrText xml:space="preserve"> XE "</w:instrText>
      </w:r>
      <w:r w:rsidR="00E250C9" w:rsidRPr="00E11A87">
        <w:instrText>authorization service:JBoss</w:instrText>
      </w:r>
      <w:r w:rsidR="00E250C9">
        <w:instrText xml:space="preserve">" </w:instrText>
      </w:r>
      <w:r w:rsidR="00F228E8">
        <w:fldChar w:fldCharType="end"/>
      </w:r>
      <w:r w:rsidR="00F228E8">
        <w:fldChar w:fldCharType="begin"/>
      </w:r>
      <w:r w:rsidR="00FB61D9">
        <w:instrText xml:space="preserve"> XE "</w:instrText>
      </w:r>
      <w:r w:rsidR="00FB61D9" w:rsidRPr="000C7E9B">
        <w:instrText xml:space="preserve">integrate </w:instrText>
      </w:r>
      <w:r w:rsidR="00FB61D9">
        <w:instrText>authorization</w:instrText>
      </w:r>
      <w:r w:rsidR="00FB61D9" w:rsidRPr="000C7E9B">
        <w:instrText xml:space="preserve"> service</w:instrText>
      </w:r>
      <w:r w:rsidR="00FB61D9">
        <w:instrText xml:space="preserve">" </w:instrText>
      </w:r>
      <w:r w:rsidR="00F228E8">
        <w:fldChar w:fldCharType="end"/>
      </w:r>
      <w:r w:rsidR="00F228E8">
        <w:fldChar w:fldCharType="begin"/>
      </w:r>
      <w:r w:rsidR="00FB61D9">
        <w:instrText xml:space="preserve"> XE "authorization</w:instrText>
      </w:r>
      <w:r w:rsidR="00FB61D9" w:rsidRPr="00146BB8">
        <w:instrText xml:space="preserve"> service:integration</w:instrText>
      </w:r>
      <w:r w:rsidR="00FB61D9">
        <w:instrText xml:space="preserve">" </w:instrText>
      </w:r>
      <w:r w:rsidR="00F228E8">
        <w:fldChar w:fldCharType="end"/>
      </w:r>
    </w:p>
    <w:p w:rsidR="00EB028A" w:rsidRDefault="00EB0521" w:rsidP="00EB0521">
      <w:pPr>
        <w:pStyle w:val="BodyText"/>
      </w:pPr>
      <w:r>
        <w:t>This section provides instruction</w:t>
      </w:r>
      <w:r w:rsidR="00EB028A">
        <w:t>s</w:t>
      </w:r>
      <w:r>
        <w:t xml:space="preserve"> for integrating the CSM APIs with JBoss. The integration</w:t>
      </w:r>
      <w:r w:rsidR="00EB028A">
        <w:t xml:space="preserve"> is flexible enough to meet most users’ needs, </w:t>
      </w:r>
      <w:r>
        <w:t xml:space="preserve">depending on the number of applications hosted on </w:t>
      </w:r>
      <w:r w:rsidR="00EB028A">
        <w:t xml:space="preserve">the </w:t>
      </w:r>
      <w:r>
        <w:t xml:space="preserve">JBoss </w:t>
      </w:r>
      <w:r w:rsidR="00EB028A">
        <w:t xml:space="preserve">server, </w:t>
      </w:r>
      <w:r>
        <w:t xml:space="preserve">and whether or not a common schema is used. </w:t>
      </w:r>
    </w:p>
    <w:p w:rsidR="00EB0521" w:rsidRDefault="00EB028A" w:rsidP="00EB0521">
      <w:pPr>
        <w:pStyle w:val="BodyText"/>
      </w:pPr>
      <w:r>
        <w:lastRenderedPageBreak/>
        <w:t>The following scenarios are supported for using CSM APIs with JBoss:</w:t>
      </w:r>
      <w:r w:rsidR="00EB0521">
        <w:t xml:space="preserve"> </w:t>
      </w:r>
      <w:r w:rsidR="00F228E8">
        <w:fldChar w:fldCharType="begin"/>
      </w:r>
      <w:r w:rsidR="00FB61D9">
        <w:instrText xml:space="preserve"> XE "</w:instrText>
      </w:r>
      <w:r w:rsidR="00FB61D9" w:rsidRPr="007E7109">
        <w:instrText>API:with JBoss</w:instrText>
      </w:r>
      <w:r w:rsidR="00FB61D9">
        <w:instrText xml:space="preserve">" </w:instrText>
      </w:r>
      <w:r w:rsidR="00F228E8">
        <w:fldChar w:fldCharType="end"/>
      </w:r>
      <w:r w:rsidR="00EB0521">
        <w:t xml:space="preserve">   </w:t>
      </w:r>
    </w:p>
    <w:p w:rsidR="00EB0521" w:rsidRDefault="00EB0521" w:rsidP="00EB028A">
      <w:pPr>
        <w:pStyle w:val="ListBullet"/>
      </w:pPr>
      <w:r>
        <w:t xml:space="preserve">JBOSS </w:t>
      </w:r>
      <w:r w:rsidR="00EB028A">
        <w:t xml:space="preserve">hosts </w:t>
      </w:r>
      <w:r>
        <w:t>a number of applications</w:t>
      </w:r>
    </w:p>
    <w:p w:rsidR="00EB0521" w:rsidRDefault="00EB028A" w:rsidP="00EB028A">
      <w:pPr>
        <w:pStyle w:val="ListBullet2"/>
      </w:pPr>
      <w:r>
        <w:t>using</w:t>
      </w:r>
      <w:r w:rsidR="00EB0521">
        <w:t xml:space="preserve"> </w:t>
      </w:r>
      <w:r>
        <w:t xml:space="preserve">a </w:t>
      </w:r>
      <w:r w:rsidR="00EB0521">
        <w:t>common schema</w:t>
      </w:r>
    </w:p>
    <w:p w:rsidR="00EB0521" w:rsidRDefault="00EB028A" w:rsidP="00EB028A">
      <w:pPr>
        <w:pStyle w:val="ListBullet2"/>
      </w:pPr>
      <w:r>
        <w:t>using</w:t>
      </w:r>
      <w:r w:rsidR="00EB0521">
        <w:t xml:space="preserve"> separate schema</w:t>
      </w:r>
      <w:r>
        <w:t>s</w:t>
      </w:r>
    </w:p>
    <w:p w:rsidR="00EB0521" w:rsidRDefault="00EB0521" w:rsidP="00EB028A">
      <w:pPr>
        <w:pStyle w:val="ListBullet"/>
      </w:pPr>
      <w:r>
        <w:t xml:space="preserve">BOSS </w:t>
      </w:r>
      <w:r w:rsidR="00EB028A">
        <w:t>hosts</w:t>
      </w:r>
      <w:r>
        <w:t xml:space="preserve"> only one application</w:t>
      </w:r>
    </w:p>
    <w:p w:rsidR="00EB0521" w:rsidRDefault="00EB028A" w:rsidP="00EB028A">
      <w:pPr>
        <w:pStyle w:val="ListBullet2"/>
      </w:pPr>
      <w:r>
        <w:t>using a</w:t>
      </w:r>
      <w:r w:rsidR="00EB0521">
        <w:t xml:space="preserve"> common schema</w:t>
      </w:r>
    </w:p>
    <w:p w:rsidR="00EB0521" w:rsidRDefault="00EB028A" w:rsidP="00EB028A">
      <w:pPr>
        <w:pStyle w:val="ListBullet2"/>
      </w:pPr>
      <w:r>
        <w:t>using</w:t>
      </w:r>
      <w:r w:rsidR="00EB0521">
        <w:t xml:space="preserve"> separate schema</w:t>
      </w:r>
      <w:r>
        <w:t>s</w:t>
      </w:r>
    </w:p>
    <w:p w:rsidR="00EB0521" w:rsidRDefault="00EB0521" w:rsidP="00757E8C">
      <w:pPr>
        <w:pStyle w:val="Heading3"/>
      </w:pPr>
      <w:bookmarkStart w:id="944" w:name="_Toc238795942"/>
      <w:r>
        <w:t>Importing and Using the CSM Authorization Manager Class</w:t>
      </w:r>
      <w:bookmarkEnd w:id="944"/>
    </w:p>
    <w:p w:rsidR="00653E32" w:rsidRDefault="00653E32" w:rsidP="009F1552">
      <w:pPr>
        <w:pStyle w:val="BodyText"/>
      </w:pPr>
      <w:r w:rsidRPr="00C154BD">
        <w:t xml:space="preserve">To </w:t>
      </w:r>
      <w:r w:rsidR="009D299C">
        <w:t>import</w:t>
      </w:r>
      <w:r w:rsidRPr="00C154BD">
        <w:t xml:space="preserve"> the CSM </w:t>
      </w:r>
      <w:r>
        <w:t>authorization service</w:t>
      </w:r>
      <w:r w:rsidRPr="00C154BD">
        <w:t>, add the last two</w:t>
      </w:r>
      <w:r>
        <w:t xml:space="preserve"> (highlighted) import statements shown in the sample below </w:t>
      </w:r>
      <w:r w:rsidRPr="00C154BD">
        <w:t>to the action classes that require authentication.</w:t>
      </w:r>
      <w:r>
        <w:t xml:space="preserve"> </w:t>
      </w:r>
      <w:r w:rsidR="00F228E8">
        <w:fldChar w:fldCharType="begin"/>
      </w:r>
      <w:r w:rsidR="00FB61D9">
        <w:instrText xml:space="preserve"> XE "authorization</w:instrText>
      </w:r>
      <w:r w:rsidR="00FB61D9" w:rsidRPr="00CD7C3D">
        <w:instrText xml:space="preserve"> manager:import class</w:instrText>
      </w:r>
      <w:r w:rsidR="00FB61D9">
        <w:instrText xml:space="preserve">" </w:instrText>
      </w:r>
      <w:r w:rsidR="00F228E8">
        <w:fldChar w:fldCharType="end"/>
      </w:r>
      <w:r w:rsidR="00F228E8">
        <w:fldChar w:fldCharType="begin"/>
      </w:r>
      <w:r w:rsidR="00FB61D9">
        <w:instrText xml:space="preserve"> XE "</w:instrText>
      </w:r>
      <w:r w:rsidR="00FB61D9" w:rsidRPr="000C7E9B">
        <w:instrText>import authorization manager</w:instrText>
      </w:r>
      <w:r w:rsidR="00FB61D9">
        <w:instrText xml:space="preserve">" </w:instrText>
      </w:r>
      <w:r w:rsidR="00F228E8">
        <w:fldChar w:fldCharType="end"/>
      </w:r>
    </w:p>
    <w:p w:rsidR="00EB0521" w:rsidRPr="009F1552" w:rsidRDefault="00EB0521" w:rsidP="009F1552">
      <w:pPr>
        <w:pStyle w:val="BodyText"/>
        <w:ind w:left="1440"/>
        <w:rPr>
          <w:rStyle w:val="CodeChar0"/>
        </w:rPr>
      </w:pPr>
      <w:r w:rsidRPr="009F1552">
        <w:rPr>
          <w:rStyle w:val="CodeChar0"/>
        </w:rPr>
        <w:t>import gov.nih.nci.abcapp.UserCredentials;</w:t>
      </w:r>
    </w:p>
    <w:p w:rsidR="00EB0521" w:rsidRPr="009F1552" w:rsidRDefault="00EB0521" w:rsidP="009F1552">
      <w:pPr>
        <w:pStyle w:val="BodyText"/>
        <w:ind w:left="1440"/>
        <w:rPr>
          <w:rStyle w:val="CodeChar0"/>
        </w:rPr>
      </w:pPr>
      <w:r w:rsidRPr="009F1552">
        <w:rPr>
          <w:rStyle w:val="CodeChar0"/>
        </w:rPr>
        <w:t>import gov.nih.nci.abcapp.model.Form;</w:t>
      </w:r>
    </w:p>
    <w:p w:rsidR="00EB0521" w:rsidRPr="009F1552" w:rsidRDefault="00EB0521" w:rsidP="009F1552">
      <w:pPr>
        <w:pStyle w:val="BodyText"/>
        <w:ind w:left="1440"/>
        <w:rPr>
          <w:rStyle w:val="CodeChar0"/>
        </w:rPr>
      </w:pPr>
      <w:r w:rsidRPr="009F1552">
        <w:rPr>
          <w:rStyle w:val="CodeChar0"/>
        </w:rPr>
        <w:t>import gov.nih.nci.abcapp.util.Constants;</w:t>
      </w:r>
    </w:p>
    <w:p w:rsidR="00EB0521" w:rsidRPr="00653E32" w:rsidRDefault="00EB0521" w:rsidP="009F1552">
      <w:pPr>
        <w:pStyle w:val="BodyText"/>
        <w:ind w:left="1440"/>
        <w:rPr>
          <w:rStyle w:val="CodeChar0"/>
        </w:rPr>
      </w:pPr>
      <w:r w:rsidRPr="00653E32">
        <w:rPr>
          <w:rStyle w:val="CodeChar0"/>
        </w:rPr>
        <w:t>import gov.nih.nci.security.SecurityServiceProvider;</w:t>
      </w:r>
    </w:p>
    <w:p w:rsidR="00EB0521" w:rsidRPr="009F1552" w:rsidRDefault="00EB0521" w:rsidP="009F1552">
      <w:pPr>
        <w:pStyle w:val="BodyText"/>
        <w:ind w:left="1440"/>
        <w:rPr>
          <w:rStyle w:val="CodeChar0"/>
        </w:rPr>
      </w:pPr>
      <w:r w:rsidRPr="00653E32">
        <w:rPr>
          <w:rStyle w:val="CodeChar0"/>
        </w:rPr>
        <w:t>import gov.nih.nci.security.AuthorizationManager;</w:t>
      </w:r>
    </w:p>
    <w:p w:rsidR="00653E32" w:rsidRDefault="009F1552" w:rsidP="009F1552">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9D299C" w:rsidRDefault="009D299C" w:rsidP="009D299C">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EB0521" w:rsidRDefault="009F1552" w:rsidP="009D299C">
      <w:pPr>
        <w:pStyle w:val="BodyText"/>
        <w:keepNext/>
        <w:keepLines/>
      </w:pPr>
      <w:r>
        <w:t>The client application then uses the AuthorizationManager to perform the actual authentication using CSM.</w:t>
      </w:r>
      <w:r w:rsidR="009D299C">
        <w:t xml:space="preserve"> </w:t>
      </w:r>
      <w:r w:rsidR="00653E32">
        <w:t>The example below</w:t>
      </w:r>
      <w:r w:rsidR="00653E32" w:rsidRPr="00C154BD">
        <w:t xml:space="preserve"> illustrates how to use</w:t>
      </w:r>
      <w:r w:rsidR="00653E32">
        <w:t xml:space="preserve"> the CSM AuthorizationManager s</w:t>
      </w:r>
      <w:r w:rsidR="00653E32" w:rsidRPr="00C154BD">
        <w:t>ervi</w:t>
      </w:r>
      <w:r w:rsidR="00653E32">
        <w:t>ce class in the “</w:t>
      </w:r>
      <w:r w:rsidR="00653E32" w:rsidRPr="002E64CB">
        <w:t>abcapp</w:t>
      </w:r>
      <w:r w:rsidR="00653E32">
        <w:t>” application.</w:t>
      </w:r>
    </w:p>
    <w:p w:rsidR="00DB040E" w:rsidRDefault="00DB040E" w:rsidP="009D299C">
      <w:pPr>
        <w:pStyle w:val="Classfilesample"/>
        <w:keepNext/>
      </w:pPr>
      <w:r>
        <w:t>try {</w:t>
      </w:r>
    </w:p>
    <w:p w:rsidR="00DB040E" w:rsidRDefault="00DB040E" w:rsidP="00DB040E">
      <w:pPr>
        <w:pStyle w:val="Classfilesample"/>
        <w:ind w:left="1980"/>
      </w:pPr>
      <w:r>
        <w:t>AuthorizationManager authorizationManager = SecurityServiceProvider.getAuthorizationManager(“abcapp”);</w:t>
      </w:r>
    </w:p>
    <w:p w:rsidR="00DB040E" w:rsidRDefault="00DB040E" w:rsidP="00DB040E">
      <w:pPr>
        <w:pStyle w:val="Classfilesample"/>
        <w:ind w:left="1980"/>
      </w:pPr>
      <w:r>
        <w:t>boolean hasPermission = authorizationManager.checkPermission(“user name” , “resource name”, “operation” );</w:t>
      </w:r>
    </w:p>
    <w:p w:rsidR="00DB040E" w:rsidRDefault="00DB040E" w:rsidP="00DB040E">
      <w:pPr>
        <w:pStyle w:val="Classfilesample"/>
        <w:ind w:left="1980"/>
      </w:pPr>
      <w:r>
        <w:t>if (hasPermission){    System.out.println(“PERMISSION GRANTED.");</w:t>
      </w:r>
    </w:p>
    <w:p w:rsidR="00DB040E" w:rsidRDefault="00DB040E" w:rsidP="00DB040E">
      <w:pPr>
        <w:pStyle w:val="Classfilesample"/>
        <w:ind w:left="1980"/>
      </w:pPr>
      <w:r>
        <w:t>}else{   System.out.println(“PERMISSION DENIED ");</w:t>
      </w:r>
      <w:r>
        <w:tab/>
        <w:t xml:space="preserve"> }</w:t>
      </w:r>
    </w:p>
    <w:p w:rsidR="00DB040E" w:rsidRDefault="00DB040E" w:rsidP="00DB040E">
      <w:pPr>
        <w:pStyle w:val="Classfilesample"/>
      </w:pPr>
      <w:r>
        <w:t xml:space="preserve">}catch ( CSException cse){ </w:t>
      </w:r>
    </w:p>
    <w:p w:rsidR="00DB040E" w:rsidRDefault="00B517F4" w:rsidP="00B517F4">
      <w:pPr>
        <w:pStyle w:val="Classfilesample"/>
        <w:ind w:left="2160"/>
      </w:pPr>
      <w:r>
        <w:t xml:space="preserve">          </w:t>
      </w:r>
      <w:r w:rsidR="00DB040E">
        <w:t>System.out.println("ERROR IN AUTHORIZATION ");</w:t>
      </w:r>
      <w:r w:rsidR="00DB040E">
        <w:tab/>
        <w:t xml:space="preserve"> </w:t>
      </w:r>
    </w:p>
    <w:p w:rsidR="009F1552" w:rsidRPr="00DB040E" w:rsidRDefault="00DB040E" w:rsidP="00DB040E">
      <w:pPr>
        <w:pStyle w:val="Classfilesample"/>
        <w:rPr>
          <w:rStyle w:val="CodeChar0"/>
          <w:rFonts w:ascii="Microsoft Sans Serif" w:hAnsi="Microsoft Sans Serif"/>
        </w:rPr>
      </w:pPr>
      <w:r>
        <w:t>}</w:t>
      </w:r>
    </w:p>
    <w:p w:rsidR="00653E32" w:rsidRDefault="00653E32" w:rsidP="00653E32">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rsidR="007C01BE">
        <w:t>and</w:t>
      </w:r>
      <w:r>
        <w:t xml:space="preserve">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w:t>
      </w:r>
      <w:r w:rsidR="007C01BE">
        <w:t>g t</w:t>
      </w:r>
      <w:r>
        <w:t>o ac</w:t>
      </w:r>
      <w:r w:rsidR="007C01BE">
        <w:t>c</w:t>
      </w:r>
      <w:r>
        <w:t>ess, and the operation it wants to perform.</w:t>
      </w:r>
      <w:r w:rsidRPr="00D401F1">
        <w:t xml:space="preserve"> </w:t>
      </w:r>
    </w:p>
    <w:p w:rsidR="00653E32" w:rsidRDefault="00653E32" w:rsidP="00653E32">
      <w:pPr>
        <w:pStyle w:val="BodyText"/>
      </w:pPr>
      <w:r w:rsidRPr="00D401F1">
        <w:lastRenderedPageBreak/>
        <w:t xml:space="preserve">Note that the application name should match the name used in the configuration files </w:t>
      </w:r>
      <w:r w:rsidR="007C01BE">
        <w:t xml:space="preserve">as well as configured for the databases for authorization </w:t>
      </w:r>
      <w:r w:rsidRPr="00D401F1">
        <w:t xml:space="preserve">to work correctly. If the </w:t>
      </w:r>
      <w:r w:rsidR="007C01BE" w:rsidRPr="009F1552">
        <w:t xml:space="preserve">user has the required access permission, a Boolean </w:t>
      </w:r>
      <w:r w:rsidR="007C01BE" w:rsidRPr="007C01BE">
        <w:rPr>
          <w:rStyle w:val="CodeChar0"/>
        </w:rPr>
        <w:t>true</w:t>
      </w:r>
      <w:r w:rsidR="007C01BE" w:rsidRPr="009F1552">
        <w:t xml:space="preserve"> is returned</w:t>
      </w:r>
      <w:r w:rsidR="007C01BE">
        <w:t>,</w:t>
      </w:r>
      <w:r w:rsidR="007C01BE" w:rsidRPr="009F1552">
        <w:t xml:space="preserve"> indicating that the user is </w:t>
      </w:r>
      <w:r w:rsidR="007C01BE">
        <w:t>authorized</w:t>
      </w:r>
      <w:r w:rsidR="007C01BE" w:rsidRPr="009F1552">
        <w:t xml:space="preserve">. </w:t>
      </w:r>
      <w:r w:rsidRPr="00D401F1">
        <w:t xml:space="preserve">If there is an </w:t>
      </w:r>
      <w:r w:rsidR="007C01BE">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9F1552" w:rsidRDefault="009F1552" w:rsidP="007C01BE">
      <w:pPr>
        <w:pStyle w:val="Heading3"/>
      </w:pPr>
      <w:r w:rsidRPr="009F1552">
        <w:t xml:space="preserve"> </w:t>
      </w:r>
      <w:bookmarkStart w:id="945" w:name="_Toc238795943"/>
      <w:r>
        <w:t>Software Products and Scripts</w:t>
      </w:r>
      <w:bookmarkEnd w:id="945"/>
    </w:p>
    <w:p w:rsidR="009F1552" w:rsidRDefault="009F1552" w:rsidP="009F1552">
      <w:pPr>
        <w:pStyle w:val="BodyText"/>
      </w:pPr>
      <w:r>
        <w:t>The table</w:t>
      </w:r>
      <w:r w:rsidR="00B517F4">
        <w:t>s</w:t>
      </w:r>
      <w:r>
        <w:t xml:space="preserve"> below </w:t>
      </w:r>
      <w:r w:rsidR="00B517F4">
        <w:t xml:space="preserve">describe the products and files </w:t>
      </w:r>
      <w:r>
        <w:t>used for authorization.</w:t>
      </w:r>
      <w:r w:rsidR="00F228E8">
        <w:fldChar w:fldCharType="begin"/>
      </w:r>
      <w:r w:rsidR="00FB61D9">
        <w:instrText xml:space="preserve"> XE "</w:instrText>
      </w:r>
      <w:r w:rsidR="00FB61D9" w:rsidRPr="00621545">
        <w:instrText>authorization manager:products and scripts</w:instrText>
      </w:r>
      <w:r w:rsidR="00FB61D9">
        <w:instrText xml:space="preserve">" </w:instrText>
      </w:r>
      <w:r w:rsidR="00F228E8">
        <w:fldChar w:fldCharType="end"/>
      </w:r>
      <w:r w:rsidR="00F228E8">
        <w:fldChar w:fldCharType="begin"/>
      </w:r>
      <w:r w:rsidR="00FB61D9">
        <w:instrText xml:space="preserve"> XE "</w:instrText>
      </w:r>
      <w:r w:rsidR="00FB61D9" w:rsidRPr="000C7E9B">
        <w:instrText>software for authorization</w:instrText>
      </w:r>
      <w:r w:rsidR="00FB61D9">
        <w:instrText xml:space="preserve">" </w:instrText>
      </w:r>
      <w:r w:rsidR="00F228E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9F1552" w:rsidRPr="009F1552" w:rsidTr="00B518D5">
        <w:tc>
          <w:tcPr>
            <w:tcW w:w="2448" w:type="dxa"/>
            <w:shd w:val="clear" w:color="auto" w:fill="D9D9D9"/>
            <w:tcMar>
              <w:left w:w="58" w:type="dxa"/>
              <w:right w:w="58" w:type="dxa"/>
            </w:tcMar>
            <w:vAlign w:val="center"/>
          </w:tcPr>
          <w:p w:rsidR="009F1552" w:rsidRPr="009F1552" w:rsidRDefault="009F1552" w:rsidP="00D039D0">
            <w:pPr>
              <w:pStyle w:val="TableHeaderCenter"/>
            </w:pPr>
            <w:r w:rsidRPr="009F1552">
              <w:t>Software Product</w:t>
            </w:r>
          </w:p>
        </w:tc>
        <w:tc>
          <w:tcPr>
            <w:tcW w:w="597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JBoss Server</w:t>
            </w:r>
          </w:p>
        </w:tc>
        <w:tc>
          <w:tcPr>
            <w:tcW w:w="5976" w:type="dxa"/>
            <w:vAlign w:val="center"/>
          </w:tcPr>
          <w:p w:rsidR="009F1552" w:rsidRPr="009F1552" w:rsidRDefault="00B517F4" w:rsidP="00D039D0">
            <w:pPr>
              <w:pStyle w:val="TableText"/>
            </w:pPr>
            <w:r>
              <w:t xml:space="preserve">JBoss </w:t>
            </w:r>
            <w:r w:rsidR="009F1552" w:rsidRPr="009F1552">
              <w:t>is the leading open source, standards-compliant, J2EE-based application server implemented in 100% Pure Java.</w:t>
            </w:r>
            <w:r>
              <w:t xml:space="preserve"> Most</w:t>
            </w:r>
            <w:r w:rsidR="009F1552" w:rsidRPr="009F1552">
              <w:t xml:space="preserve"> caCORE applications use </w:t>
            </w:r>
            <w:r>
              <w:t>JBoss</w:t>
            </w:r>
            <w:r w:rsidR="009F1552" w:rsidRPr="009F1552">
              <w:t xml:space="preserve"> to host their applications.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MySQL Database</w:t>
            </w:r>
          </w:p>
        </w:tc>
        <w:tc>
          <w:tcPr>
            <w:tcW w:w="5976" w:type="dxa"/>
            <w:vAlign w:val="center"/>
          </w:tcPr>
          <w:p w:rsidR="009F1552" w:rsidRPr="009F1552" w:rsidRDefault="009F1552" w:rsidP="00D039D0">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Oracle Database</w:t>
            </w:r>
          </w:p>
        </w:tc>
        <w:tc>
          <w:tcPr>
            <w:tcW w:w="5976" w:type="dxa"/>
            <w:vAlign w:val="center"/>
          </w:tcPr>
          <w:p w:rsidR="009F1552" w:rsidRPr="009F1552" w:rsidRDefault="009F1552" w:rsidP="00D039D0">
            <w:pPr>
              <w:pStyle w:val="TableText"/>
            </w:pPr>
            <w:r w:rsidRPr="009F1552">
              <w:t>Oracle’s relational database was the first to support the SQL language, which has since become the industry standard. It is a proprietary database which requires licenses.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Hibernate</w:t>
            </w:r>
          </w:p>
        </w:tc>
        <w:tc>
          <w:tcPr>
            <w:tcW w:w="5976" w:type="dxa"/>
            <w:vAlign w:val="center"/>
          </w:tcPr>
          <w:p w:rsidR="009F1552" w:rsidRPr="009F1552" w:rsidRDefault="009F1552" w:rsidP="00D039D0">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9F1552" w:rsidRDefault="002A3C9A" w:rsidP="009F1552">
      <w:pPr>
        <w:pStyle w:val="Caption"/>
      </w:pPr>
      <w:bookmarkStart w:id="946" w:name="_Ref213819234"/>
      <w:r>
        <w:t>Figure</w:t>
      </w:r>
      <w:r w:rsidR="009F1552">
        <w:t xml:space="preserve"> </w:t>
      </w:r>
      <w:fldSimple w:instr=" STYLEREF 1 \s ">
        <w:r w:rsidR="00E92FAF">
          <w:rPr>
            <w:noProof/>
          </w:rPr>
          <w:t>2</w:t>
        </w:r>
      </w:fldSimple>
      <w:r w:rsidR="002F0542">
        <w:noBreakHyphen/>
      </w:r>
      <w:fldSimple w:instr=" SEQ Figure \* ARABIC \s 1 ">
        <w:r w:rsidR="00E92FAF">
          <w:rPr>
            <w:noProof/>
          </w:rPr>
          <w:t>1</w:t>
        </w:r>
      </w:fldSimple>
      <w:bookmarkEnd w:id="946"/>
      <w:r w:rsidR="009F1552">
        <w:rPr>
          <w:noProof/>
        </w:rPr>
        <w:t xml:space="preserve"> </w:t>
      </w:r>
      <w:r w:rsidR="009F1552" w:rsidRPr="00E7539B">
        <w:rPr>
          <w:noProof/>
        </w:rPr>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9F1552" w:rsidRPr="009F1552" w:rsidTr="004C4378">
        <w:tc>
          <w:tcPr>
            <w:tcW w:w="3388" w:type="dxa"/>
            <w:shd w:val="clear" w:color="auto" w:fill="D9D9D9"/>
            <w:tcMar>
              <w:left w:w="58" w:type="dxa"/>
              <w:right w:w="58" w:type="dxa"/>
            </w:tcMar>
            <w:vAlign w:val="center"/>
          </w:tcPr>
          <w:p w:rsidR="009F1552" w:rsidRPr="009F1552" w:rsidRDefault="009F1552" w:rsidP="00D039D0">
            <w:pPr>
              <w:pStyle w:val="TableHeaderCenter"/>
            </w:pPr>
            <w:r w:rsidRPr="009F1552">
              <w:t>File</w:t>
            </w:r>
          </w:p>
        </w:tc>
        <w:tc>
          <w:tcPr>
            <w:tcW w:w="498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hibernate.cfg.xml </w:t>
            </w:r>
          </w:p>
        </w:tc>
        <w:tc>
          <w:tcPr>
            <w:tcW w:w="4986" w:type="dxa"/>
            <w:vAlign w:val="center"/>
          </w:tcPr>
          <w:p w:rsidR="009F1552" w:rsidRPr="009F1552" w:rsidRDefault="009F1552" w:rsidP="00D039D0">
            <w:pPr>
              <w:pStyle w:val="TableText"/>
            </w:pPr>
            <w:r w:rsidRPr="009F1552">
              <w:t>The sample XML file which contains the hibernate-mapping and the database connection details.</w:t>
            </w:r>
            <w:r w:rsidR="00F228E8">
              <w:fldChar w:fldCharType="begin"/>
            </w:r>
            <w:r w:rsidR="00FB61D9">
              <w:instrText xml:space="preserve"> XE "</w:instrText>
            </w:r>
            <w:r w:rsidR="00FB61D9" w:rsidRPr="000C7E9B">
              <w:instrText>scripts for authorization</w:instrText>
            </w:r>
            <w:r w:rsidR="00FB61D9">
              <w:instrText xml:space="preserve">" </w:instrText>
            </w:r>
            <w:r w:rsidR="00F228E8">
              <w:fldChar w:fldCharType="end"/>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AuthSchemaMySQL.sql OR AuthSchemaOracle.sql OR AuthSchemaPostgres.sql</w:t>
            </w:r>
          </w:p>
        </w:tc>
        <w:tc>
          <w:tcPr>
            <w:tcW w:w="4986" w:type="dxa"/>
            <w:vAlign w:val="center"/>
          </w:tcPr>
          <w:p w:rsidR="009F1552" w:rsidRPr="009F1552" w:rsidRDefault="009F1552" w:rsidP="00D039D0">
            <w:pPr>
              <w:pStyle w:val="TableText"/>
            </w:pPr>
            <w:r w:rsidRPr="009F1552">
              <w:t>This Structured Query Language (SQL) script is used to create an instance of the Authorization database schema which will be used for the purpose of authorization</w:t>
            </w:r>
            <w:r w:rsidR="008B318A" w:rsidRPr="009F1552">
              <w:t xml:space="preserve">. </w:t>
            </w:r>
            <w:r w:rsidRPr="009F1552">
              <w:t>In 3.0.1 and subsequent releases, this script populates the database with CSM Standard Privileges that can be used to authorize users</w:t>
            </w:r>
            <w:r w:rsidR="008B318A" w:rsidRPr="009F1552">
              <w:t xml:space="preserve">. </w:t>
            </w:r>
            <w:r w:rsidRPr="009F1552">
              <w:t>The same script can be used to create instances of authorization schema for a variety of applications.</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DataPrimingMySQL.sql OR DataPrimingOracle.sql OR DataPrimingPostgres.sql</w:t>
            </w:r>
          </w:p>
        </w:tc>
        <w:tc>
          <w:tcPr>
            <w:tcW w:w="4986" w:type="dxa"/>
            <w:vAlign w:val="center"/>
          </w:tcPr>
          <w:p w:rsidR="009F1552" w:rsidRPr="009F1552" w:rsidRDefault="009F1552" w:rsidP="00D039D0">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rsidR="00B517F4">
              <w:t>.</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mysql-ds.xml OR </w:t>
            </w:r>
            <w:r w:rsidR="00B517F4">
              <w:rPr>
                <w:rStyle w:val="CodeChar0"/>
              </w:rPr>
              <w:br/>
            </w:r>
            <w:r w:rsidRPr="009F1552">
              <w:rPr>
                <w:rStyle w:val="CodeChar0"/>
              </w:rPr>
              <w:t xml:space="preserve">oracle-ds.xml OR </w:t>
            </w:r>
            <w:r w:rsidR="00B517F4">
              <w:rPr>
                <w:rStyle w:val="CodeChar0"/>
              </w:rPr>
              <w:br/>
            </w:r>
            <w:r w:rsidRPr="009F1552">
              <w:rPr>
                <w:rStyle w:val="CodeChar0"/>
              </w:rPr>
              <w:t>Postgres-ds.xml</w:t>
            </w:r>
          </w:p>
        </w:tc>
        <w:tc>
          <w:tcPr>
            <w:tcW w:w="4986" w:type="dxa"/>
            <w:vAlign w:val="center"/>
          </w:tcPr>
          <w:p w:rsidR="009F1552" w:rsidRPr="009F1552" w:rsidRDefault="009F1552" w:rsidP="00D039D0">
            <w:pPr>
              <w:pStyle w:val="TableText"/>
            </w:pPr>
            <w:r w:rsidRPr="009F1552">
              <w:t>This file contains information for creating a datasource. One entry is required for each database connection</w:t>
            </w:r>
            <w:r w:rsidR="008B318A" w:rsidRPr="009F1552">
              <w:t xml:space="preserve">. </w:t>
            </w:r>
            <w:r w:rsidRPr="009F1552">
              <w:t>Place this file in the JBoss deploy directory.</w:t>
            </w:r>
          </w:p>
        </w:tc>
      </w:tr>
    </w:tbl>
    <w:p w:rsidR="009E5872" w:rsidRDefault="002A3C9A" w:rsidP="009F1552">
      <w:pPr>
        <w:pStyle w:val="Caption"/>
      </w:pPr>
      <w:r>
        <w:t>Figure</w:t>
      </w:r>
      <w:r w:rsidR="009F1552">
        <w:t xml:space="preserve"> </w:t>
      </w:r>
      <w:fldSimple w:instr=" STYLEREF 1 \s ">
        <w:r w:rsidR="00E92FAF">
          <w:rPr>
            <w:noProof/>
          </w:rPr>
          <w:t>2</w:t>
        </w:r>
      </w:fldSimple>
      <w:r w:rsidR="002F0542">
        <w:noBreakHyphen/>
      </w:r>
      <w:fldSimple w:instr=" SEQ Figure \* ARABIC \s 1 ">
        <w:r w:rsidR="00E92FAF">
          <w:rPr>
            <w:noProof/>
          </w:rPr>
          <w:t>2</w:t>
        </w:r>
      </w:fldSimple>
      <w:r w:rsidR="009F1552">
        <w:t xml:space="preserve"> </w:t>
      </w:r>
      <w:r w:rsidR="00360CDE">
        <w:t xml:space="preserve"> Authorization Configuration and SQL F</w:t>
      </w:r>
      <w:r w:rsidR="009F1552" w:rsidRPr="00683AB8">
        <w:t>iles</w:t>
      </w:r>
    </w:p>
    <w:p w:rsidR="009F1552" w:rsidRDefault="009F1552" w:rsidP="009F1552">
      <w:pPr>
        <w:pStyle w:val="Heading3"/>
      </w:pPr>
      <w:bookmarkStart w:id="947" w:name="_Toc238795944"/>
      <w:r>
        <w:lastRenderedPageBreak/>
        <w:t>Installation and Deployment Configurations</w:t>
      </w:r>
      <w:bookmarkEnd w:id="947"/>
    </w:p>
    <w:p w:rsidR="009F1552" w:rsidRDefault="009F1552" w:rsidP="009F1552">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00FB61D9" w:rsidRPr="00FB61D9">
        <w:t xml:space="preserve"> </w:t>
      </w:r>
      <w:r w:rsidR="00F228E8">
        <w:fldChar w:fldCharType="begin"/>
      </w:r>
      <w:r w:rsidR="00FB61D9">
        <w:instrText xml:space="preserve"> XE "install</w:instrText>
      </w:r>
      <w:r w:rsidR="00FB61D9" w:rsidRPr="000C7E9B">
        <w:instrText xml:space="preserve"> </w:instrText>
      </w:r>
      <w:r w:rsidR="00FB61D9">
        <w:instrText xml:space="preserve">authorization </w:instrText>
      </w:r>
      <w:r w:rsidR="00FB61D9" w:rsidRPr="000C7E9B">
        <w:instrText>service</w:instrText>
      </w:r>
      <w:r w:rsidR="00FB61D9">
        <w:instrText xml:space="preserve">" </w:instrText>
      </w:r>
      <w:r w:rsidR="00F228E8">
        <w:fldChar w:fldCharType="end"/>
      </w:r>
      <w:r w:rsidR="00F228E8">
        <w:fldChar w:fldCharType="begin"/>
      </w:r>
      <w:r w:rsidR="00FB61D9">
        <w:instrText xml:space="preserve"> XE "authorization</w:instrText>
      </w:r>
      <w:r w:rsidR="00FB61D9" w:rsidRPr="00796476">
        <w:instrText xml:space="preserve"> service:</w:instrText>
      </w:r>
      <w:r w:rsidR="00FB61D9">
        <w:instrText xml:space="preserve">installation" </w:instrText>
      </w:r>
      <w:r w:rsidR="00F228E8">
        <w:fldChar w:fldCharType="end"/>
      </w:r>
      <w:r w:rsidR="00F228E8">
        <w:fldChar w:fldCharType="begin"/>
      </w:r>
      <w:r w:rsidR="00FB61D9">
        <w:instrText xml:space="preserve"> XE "</w:instrText>
      </w:r>
      <w:r w:rsidR="00FB61D9" w:rsidRPr="000C7E9B">
        <w:instrText>deploy authorization service</w:instrText>
      </w:r>
      <w:r w:rsidR="00FB61D9">
        <w:instrText xml:space="preserve">" </w:instrText>
      </w:r>
      <w:r w:rsidR="00F228E8">
        <w:fldChar w:fldCharType="end"/>
      </w:r>
    </w:p>
    <w:p w:rsidR="009F1552" w:rsidRDefault="009F1552" w:rsidP="009F1552">
      <w:pPr>
        <w:pStyle w:val="ListBullet"/>
      </w:pPr>
      <w:r>
        <w:t>CSM API jar placement</w:t>
      </w:r>
    </w:p>
    <w:p w:rsidR="009F1552" w:rsidRDefault="009F1552" w:rsidP="009F1552">
      <w:pPr>
        <w:pStyle w:val="ListBullet"/>
      </w:pPr>
      <w:r>
        <w:t>Database properties and configuration</w:t>
      </w:r>
    </w:p>
    <w:p w:rsidR="009F1552" w:rsidRPr="009F1552" w:rsidRDefault="009F1552" w:rsidP="009F1552">
      <w:pPr>
        <w:pStyle w:val="ListBullet"/>
      </w:pPr>
      <w:r>
        <w:t>If audit logging, CLM API jar placement and configuration.</w:t>
      </w:r>
    </w:p>
    <w:p w:rsidR="009F1552" w:rsidRDefault="00954A98" w:rsidP="009F1552">
      <w:pPr>
        <w:pStyle w:val="Heading4"/>
      </w:pPr>
      <w:r>
        <w:t>JAR Pla</w:t>
      </w:r>
      <w:r w:rsidR="009F1552">
        <w:t>cement</w:t>
      </w:r>
    </w:p>
    <w:p w:rsidR="009F1552" w:rsidRDefault="009F1552" w:rsidP="009F1552">
      <w:pPr>
        <w:pStyle w:val="BodyText"/>
      </w:pPr>
      <w:r w:rsidRPr="009F1552">
        <w:t xml:space="preserve">The CSM </w:t>
      </w:r>
      <w:r w:rsidR="00F73F46">
        <w:t>application</w:t>
      </w:r>
      <w:r w:rsidRPr="009F1552">
        <w:t xml:space="preserve"> is available as a JAR which needs to be placed in the classpath of the application. Along with this JAR, there are many supporting JARs on which the CSM API depends. These should be added in</w:t>
      </w:r>
      <w:r w:rsidR="00954A98">
        <w:t>to</w:t>
      </w:r>
      <w:r w:rsidRPr="009F1552">
        <w:t xml:space="preserve"> the </w:t>
      </w:r>
      <w:r w:rsidR="00954A98">
        <w:t xml:space="preserve">following </w:t>
      </w:r>
      <w:r w:rsidRPr="009F1552">
        <w:t>folder</w:t>
      </w:r>
      <w:r w:rsidR="00954A98">
        <w:t>:</w:t>
      </w:r>
      <w:r w:rsidRPr="009F1552">
        <w:t xml:space="preserve"> </w:t>
      </w:r>
      <w:r w:rsidRPr="009F1552">
        <w:rPr>
          <w:rStyle w:val="CodeChar0"/>
        </w:rPr>
        <w:t>&lt;application-web-root&gt;\WEB-INF\lib</w:t>
      </w:r>
      <w:r w:rsidRPr="00954A98">
        <w:t>.</w:t>
      </w:r>
      <w:r w:rsidR="00FB61D9" w:rsidRPr="00FB61D9">
        <w:t xml:space="preserve"> </w:t>
      </w:r>
      <w:r w:rsidR="00F228E8">
        <w:fldChar w:fldCharType="begin"/>
      </w:r>
      <w:r w:rsidR="00FB61D9">
        <w:instrText xml:space="preserve"> XE "</w:instrText>
      </w:r>
      <w:r w:rsidR="00FB61D9" w:rsidRPr="0085610F">
        <w:instrText>API:authorization JAR placement</w:instrText>
      </w:r>
      <w:r w:rsidR="00FB61D9">
        <w:instrText xml:space="preserve">" </w:instrText>
      </w:r>
      <w:r w:rsidR="00F228E8">
        <w:fldChar w:fldCharType="end"/>
      </w:r>
    </w:p>
    <w:p w:rsidR="009F1552" w:rsidRDefault="00E078A1" w:rsidP="00360CDE">
      <w:pPr>
        <w:pStyle w:val="Heading4"/>
      </w:pPr>
      <w:r>
        <w:t>Database Properties and Configuration</w:t>
      </w:r>
    </w:p>
    <w:p w:rsidR="00360CDE" w:rsidRDefault="00360CDE" w:rsidP="00360CD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B61D9" w:rsidRPr="00FB61D9">
        <w:t xml:space="preserve"> </w:t>
      </w:r>
      <w:r w:rsidR="00F228E8">
        <w:fldChar w:fldCharType="begin"/>
      </w:r>
      <w:r w:rsidR="00FB61D9">
        <w:instrText xml:space="preserve"> XE "configure</w:instrText>
      </w:r>
      <w:r w:rsidR="00FB61D9" w:rsidRPr="000C7E9B">
        <w:instrText xml:space="preserve"> </w:instrText>
      </w:r>
      <w:r w:rsidR="00FB61D9">
        <w:instrText xml:space="preserve">authorization schema" </w:instrText>
      </w:r>
      <w:r w:rsidR="00F228E8">
        <w:fldChar w:fldCharType="end"/>
      </w:r>
      <w:r w:rsidR="00F228E8">
        <w:fldChar w:fldCharType="begin"/>
      </w:r>
      <w:r w:rsidR="00FB61D9">
        <w:instrText xml:space="preserve"> XE "authorization</w:instrText>
      </w:r>
      <w:r w:rsidR="00FB61D9" w:rsidRPr="00796476">
        <w:instrText xml:space="preserve"> service:</w:instrText>
      </w:r>
      <w:r w:rsidR="00FB61D9">
        <w:instrText xml:space="preserve">database" </w:instrText>
      </w:r>
      <w:r w:rsidR="00F228E8">
        <w:fldChar w:fldCharType="end"/>
      </w:r>
      <w:r w:rsidR="00F228E8">
        <w:fldChar w:fldCharType="begin"/>
      </w:r>
      <w:r w:rsidR="00FB61D9">
        <w:instrText xml:space="preserve"> XE "</w:instrText>
      </w:r>
      <w:r w:rsidR="00FB61D9" w:rsidRPr="000C7E9B">
        <w:instrText xml:space="preserve">deploy authorization </w:instrText>
      </w:r>
      <w:r w:rsidR="00FB61D9">
        <w:instrText xml:space="preserve">database" </w:instrText>
      </w:r>
      <w:r w:rsidR="00F228E8">
        <w:fldChar w:fldCharType="end"/>
      </w:r>
    </w:p>
    <w:p w:rsidR="002B30BB" w:rsidRDefault="00360CDE" w:rsidP="00360CDE">
      <w:pPr>
        <w:pStyle w:val="BodyText"/>
      </w:pPr>
      <w:r>
        <w:t>When deploying Authorization, application developers may want to make use of a previously-installed common Authorization Schema. In this case, a database already exists so you do not need to create one (skip the procedures in Step 1 below)</w:t>
      </w:r>
      <w:r w:rsidR="001953B7">
        <w:t xml:space="preserve">. </w:t>
      </w:r>
      <w:r w:rsidR="00F228E8">
        <w:fldChar w:fldCharType="begin"/>
      </w:r>
      <w:r w:rsidR="00FB61D9">
        <w:instrText xml:space="preserve"> XE "</w:instrText>
      </w:r>
      <w:r w:rsidR="00FB61D9" w:rsidRPr="000C7E9B">
        <w:instrText>authorization schema</w:instrText>
      </w:r>
      <w:r w:rsidR="00FB61D9">
        <w:instrText xml:space="preserve">:use existing" </w:instrText>
      </w:r>
      <w:r w:rsidR="00F228E8">
        <w:fldChar w:fldCharType="end"/>
      </w:r>
    </w:p>
    <w:p w:rsidR="00360CDE" w:rsidRDefault="002B30BB" w:rsidP="002B30BB">
      <w:pPr>
        <w:pStyle w:val="NoteMainbody"/>
      </w:pPr>
      <w:r w:rsidRPr="002B30BB">
        <w:rPr>
          <w:rStyle w:val="Bold"/>
        </w:rPr>
        <w:t>NOTE:</w:t>
      </w:r>
      <w:r>
        <w:t xml:space="preserve"> T</w:t>
      </w:r>
      <w:r w:rsidR="00360CDE">
        <w:t xml:space="preserve">he Authorization Schema used by the run-time API and the UPT </w:t>
      </w:r>
      <w:r>
        <w:t xml:space="preserve">must </w:t>
      </w:r>
      <w:r w:rsidR="00360CDE">
        <w:t>be the same.</w:t>
      </w:r>
      <w:r>
        <w:t xml:space="preserve"> </w:t>
      </w:r>
    </w:p>
    <w:p w:rsidR="00360CDE" w:rsidRDefault="00360CDE" w:rsidP="00360CDE">
      <w:pPr>
        <w:pStyle w:val="BodyText"/>
        <w:rPr>
          <w:rStyle w:val="Bold"/>
        </w:rPr>
      </w:pPr>
      <w:r w:rsidRPr="00360CDE">
        <w:rPr>
          <w:rStyle w:val="Bold"/>
        </w:rPr>
        <w:t xml:space="preserve">Step 1: </w:t>
      </w:r>
      <w:r w:rsidR="00E078A1" w:rsidRPr="00360CDE">
        <w:rPr>
          <w:rStyle w:val="Bold"/>
        </w:rPr>
        <w:t xml:space="preserve">Create and Prime </w:t>
      </w:r>
      <w:r>
        <w:rPr>
          <w:rStyle w:val="Bold"/>
        </w:rPr>
        <w:t xml:space="preserve">the </w:t>
      </w:r>
      <w:r w:rsidR="00E078A1" w:rsidRPr="00360CDE">
        <w:rPr>
          <w:rStyle w:val="Bold"/>
        </w:rPr>
        <w:t>Database</w:t>
      </w:r>
    </w:p>
    <w:p w:rsidR="00360CDE" w:rsidRPr="00360CDE" w:rsidRDefault="00360CDE" w:rsidP="00360CDE">
      <w:pPr>
        <w:pStyle w:val="BodyText"/>
      </w:pPr>
      <w:r>
        <w:t xml:space="preserve">Use the following steps (if necessary) to create a </w:t>
      </w:r>
      <w:r w:rsidR="002B30BB">
        <w:t xml:space="preserve">new </w:t>
      </w:r>
      <w:r>
        <w:t xml:space="preserve">database and prime it for authorization deployment. </w:t>
      </w:r>
      <w:r w:rsidR="002B30BB">
        <w:t xml:space="preserve">These procedures also install a new Authorization Schema. If you are using a previously-installed common </w:t>
      </w:r>
      <w:r w:rsidR="008B318A">
        <w:t>Authorization</w:t>
      </w:r>
      <w:r w:rsidR="002B30BB">
        <w:t xml:space="preserve"> Schema, skip these instructions</w:t>
      </w:r>
      <w:r w:rsidR="00634629">
        <w:t xml:space="preserve"> as your</w:t>
      </w:r>
      <w:r w:rsidR="002B30BB">
        <w:t xml:space="preserve"> database and schema already exist. </w:t>
      </w:r>
      <w:r w:rsidR="00F228E8">
        <w:fldChar w:fldCharType="begin"/>
      </w:r>
      <w:r w:rsidR="00FB61D9">
        <w:instrText xml:space="preserve"> XE "</w:instrText>
      </w:r>
      <w:r w:rsidR="00FB61D9" w:rsidRPr="000C7E9B">
        <w:instrText>create authorization database</w:instrText>
      </w:r>
      <w:r w:rsidR="00FB61D9">
        <w:instrText xml:space="preserve">" </w:instrText>
      </w:r>
      <w:r w:rsidR="00F228E8">
        <w:fldChar w:fldCharType="end"/>
      </w:r>
      <w:r w:rsidR="00F228E8">
        <w:fldChar w:fldCharType="begin"/>
      </w:r>
      <w:r w:rsidR="00FB61D9">
        <w:instrText xml:space="preserve"> XE "</w:instrText>
      </w:r>
      <w:r w:rsidR="00FB61D9" w:rsidRPr="009E4846">
        <w:instrText>database:create authorization schema</w:instrText>
      </w:r>
      <w:r w:rsidR="00FB61D9">
        <w:instrText xml:space="preserve">" </w:instrText>
      </w:r>
      <w:r w:rsidR="00F228E8">
        <w:fldChar w:fldCharType="end"/>
      </w:r>
      <w:r w:rsidR="00F228E8">
        <w:fldChar w:fldCharType="begin"/>
      </w:r>
      <w:r w:rsidR="00FB61D9">
        <w:instrText xml:space="preserve"> XE "</w:instrText>
      </w:r>
      <w:r w:rsidR="00FB61D9" w:rsidRPr="000C7E9B">
        <w:instrText>authorization schema</w:instrText>
      </w:r>
      <w:r w:rsidR="00FB61D9">
        <w:instrText xml:space="preserve">:create" </w:instrText>
      </w:r>
      <w:r w:rsidR="00F228E8">
        <w:fldChar w:fldCharType="end"/>
      </w:r>
    </w:p>
    <w:p w:rsidR="00E078A1" w:rsidRDefault="00E078A1" w:rsidP="00FB61D9">
      <w:pPr>
        <w:pStyle w:val="ListNumber"/>
        <w:numPr>
          <w:ilvl w:val="0"/>
          <w:numId w:val="81"/>
        </w:numPr>
      </w:pPr>
      <w:r>
        <w:t xml:space="preserve">Log into the database using an account id </w:t>
      </w:r>
      <w:r w:rsidR="00360CDE">
        <w:t>that</w:t>
      </w:r>
      <w:r>
        <w:t xml:space="preserve"> has permission to create new databases. </w:t>
      </w:r>
    </w:p>
    <w:p w:rsidR="00E078A1" w:rsidRDefault="00E078A1" w:rsidP="00E078A1">
      <w:pPr>
        <w:pStyle w:val="ListNumber"/>
      </w:pPr>
      <w:r>
        <w:t xml:space="preserve">In the </w:t>
      </w:r>
      <w:r w:rsidRPr="002B30BB">
        <w:rPr>
          <w:rStyle w:val="CodeChar0"/>
        </w:rPr>
        <w:t>AuthSchemaMySQL.sql</w:t>
      </w:r>
      <w:r>
        <w:t xml:space="preserve"> or </w:t>
      </w:r>
      <w:r w:rsidRPr="002B30BB">
        <w:rPr>
          <w:rStyle w:val="CodeChar0"/>
        </w:rPr>
        <w:t>AuthSchemaOracle.sql</w:t>
      </w:r>
      <w:r w:rsidR="002B30BB">
        <w:t xml:space="preserve"> script, replace the </w:t>
      </w:r>
      <w:r w:rsidRPr="002B30BB">
        <w:rPr>
          <w:rStyle w:val="CodeChar0"/>
        </w:rPr>
        <w:t>&lt;&lt;database_name&gt;&gt;</w:t>
      </w:r>
      <w:r>
        <w:t xml:space="preserve"> tag with the name of the authorization schema (e.g. “caArray”).</w:t>
      </w:r>
    </w:p>
    <w:p w:rsidR="002B30BB" w:rsidRDefault="002B30BB" w:rsidP="002B30BB">
      <w:pPr>
        <w:pStyle w:val="NoteInList"/>
      </w:pPr>
      <w:r w:rsidRPr="002B30BB">
        <w:rPr>
          <w:rStyle w:val="Bold"/>
        </w:rPr>
        <w:t>NOTE:</w:t>
      </w:r>
      <w:r>
        <w:t xml:space="preserve"> The Authorization Schema used by the run-time API and the UPT must be the same. </w:t>
      </w:r>
    </w:p>
    <w:p w:rsidR="00E078A1" w:rsidRDefault="00634629" w:rsidP="00E078A1">
      <w:pPr>
        <w:pStyle w:val="ListNumber"/>
      </w:pPr>
      <w:r>
        <w:t>Save and then r</w:t>
      </w:r>
      <w:r w:rsidR="002B30BB">
        <w:t xml:space="preserve">un the edited </w:t>
      </w:r>
      <w:r w:rsidR="00E078A1">
        <w:t xml:space="preserve">script </w:t>
      </w:r>
      <w:r w:rsidR="002B30BB">
        <w:t>from</w:t>
      </w:r>
      <w:r w:rsidR="00E078A1">
        <w:t xml:space="preserve"> the database prompt. This should create a database with the </w:t>
      </w:r>
      <w:r w:rsidR="002B30BB" w:rsidRPr="002B30BB">
        <w:rPr>
          <w:rStyle w:val="CodeChar0"/>
        </w:rPr>
        <w:t>&lt;&lt;database_name&gt;&gt;</w:t>
      </w:r>
      <w:r w:rsidR="002B30BB">
        <w:t xml:space="preserve"> </w:t>
      </w:r>
      <w:r>
        <w:t xml:space="preserve">you provided in </w:t>
      </w:r>
      <w:r w:rsidR="002B30BB">
        <w:t>the script.</w:t>
      </w:r>
      <w:r w:rsidR="00E078A1">
        <w:t xml:space="preserve"> The </w:t>
      </w:r>
      <w:r w:rsidR="002B30BB">
        <w:t xml:space="preserve">new </w:t>
      </w:r>
      <w:r w:rsidR="00E078A1">
        <w:t xml:space="preserve">database will </w:t>
      </w:r>
      <w:r w:rsidR="002B30BB">
        <w:t xml:space="preserve">also </w:t>
      </w:r>
      <w:r w:rsidR="00E078A1">
        <w:t>include CSM Standard Privileges.</w:t>
      </w:r>
    </w:p>
    <w:p w:rsidR="002B30BB" w:rsidRDefault="008B318A" w:rsidP="00E078A1">
      <w:pPr>
        <w:pStyle w:val="ListNumber"/>
      </w:pPr>
      <w:r>
        <w:t>In</w:t>
      </w:r>
      <w:r w:rsidR="00E078A1">
        <w:t xml:space="preserve"> the </w:t>
      </w:r>
      <w:r w:rsidR="00E078A1" w:rsidRPr="002B30BB">
        <w:rPr>
          <w:rStyle w:val="CodeChar0"/>
        </w:rPr>
        <w:t>DataPrimingMySQL.sql</w:t>
      </w:r>
      <w:r w:rsidR="00E078A1">
        <w:t xml:space="preserve"> or </w:t>
      </w:r>
      <w:r w:rsidR="00E078A1" w:rsidRPr="002B30BB">
        <w:rPr>
          <w:rStyle w:val="CodeChar0"/>
        </w:rPr>
        <w:t>DataPrimingOracle.sql</w:t>
      </w:r>
      <w:r w:rsidR="002B30BB">
        <w:t xml:space="preserve"> file, do the following:</w:t>
      </w:r>
    </w:p>
    <w:p w:rsidR="00E078A1" w:rsidRDefault="002B30BB" w:rsidP="002B30BB">
      <w:pPr>
        <w:pStyle w:val="ListNumber2"/>
      </w:pPr>
      <w:r>
        <w:lastRenderedPageBreak/>
        <w:t xml:space="preserve">Replace the </w:t>
      </w:r>
      <w:r w:rsidR="00E078A1" w:rsidRPr="002B30BB">
        <w:rPr>
          <w:rStyle w:val="CodeChar0"/>
        </w:rPr>
        <w:t>&lt;&lt;application_context_name&gt;&gt;</w:t>
      </w:r>
      <w:r w:rsidR="00E078A1">
        <w:t xml:space="preserve"> with the name of application</w:t>
      </w:r>
      <w:r>
        <w:t xml:space="preserve"> (e.g., “abcapp”)</w:t>
      </w:r>
      <w:r w:rsidR="00E078A1">
        <w:t xml:space="preserve">. </w:t>
      </w:r>
      <w:r>
        <w:t>In later configuration steps, t</w:t>
      </w:r>
      <w:r w:rsidR="00E078A1">
        <w:t>his will be c</w:t>
      </w:r>
      <w:r>
        <w:t>alled A</w:t>
      </w:r>
      <w:r w:rsidR="00E078A1">
        <w:t xml:space="preserve">pplication </w:t>
      </w:r>
      <w:r>
        <w:t>C</w:t>
      </w:r>
      <w:r w:rsidR="00E078A1">
        <w:t xml:space="preserve">ontext </w:t>
      </w:r>
      <w:r>
        <w:t>N</w:t>
      </w:r>
      <w:r w:rsidR="00E078A1">
        <w:t>ame.</w:t>
      </w:r>
      <w:r>
        <w:t xml:space="preserve"> This is the key to deriving security for the application.</w:t>
      </w:r>
    </w:p>
    <w:p w:rsidR="002B30BB" w:rsidRDefault="002B30BB" w:rsidP="002B30BB">
      <w:pPr>
        <w:pStyle w:val="ListNumber2"/>
      </w:pPr>
      <w:r>
        <w:t xml:space="preserve">Replace the </w:t>
      </w:r>
      <w:r w:rsidR="00E078A1" w:rsidRPr="002B30BB">
        <w:rPr>
          <w:rStyle w:val="CodeChar0"/>
        </w:rPr>
        <w:t>&lt;&lt;super_admin_login_id&gt;&gt;</w:t>
      </w:r>
      <w:r>
        <w:t xml:space="preserve">, </w:t>
      </w:r>
      <w:r w:rsidRPr="002B30BB">
        <w:rPr>
          <w:rStyle w:val="CodeChar0"/>
        </w:rPr>
        <w:t>&lt;&lt;super_admin_first_name&gt;&gt;</w:t>
      </w:r>
      <w:r>
        <w:t xml:space="preserve"> and </w:t>
      </w:r>
      <w:r w:rsidR="00E078A1" w:rsidRPr="002B30BB">
        <w:rPr>
          <w:rStyle w:val="CodeChar0"/>
        </w:rPr>
        <w:t>&lt;&lt;super_admin_last_name&gt;&gt;</w:t>
      </w:r>
      <w:r>
        <w:t xml:space="preserve"> entries</w:t>
      </w:r>
      <w:r w:rsidR="00E078A1">
        <w:t xml:space="preserve"> with the super admin user’s login id, first name</w:t>
      </w:r>
      <w:r>
        <w:t>,</w:t>
      </w:r>
      <w:r w:rsidR="00E078A1">
        <w:t xml:space="preserve"> and </w:t>
      </w:r>
      <w:r w:rsidR="0016074A">
        <w:t>last name</w:t>
      </w:r>
      <w:r w:rsidR="00E078A1">
        <w:t xml:space="preserve">. </w:t>
      </w:r>
    </w:p>
    <w:p w:rsidR="00E078A1" w:rsidRDefault="00E078A1" w:rsidP="002B30BB">
      <w:pPr>
        <w:pStyle w:val="NoteInList"/>
      </w:pPr>
      <w:r w:rsidRPr="002B30BB">
        <w:rPr>
          <w:rStyle w:val="Bold"/>
        </w:rPr>
        <w:t>NOTE:</w:t>
      </w:r>
      <w:r>
        <w:t xml:space="preserve"> </w:t>
      </w:r>
      <w:r w:rsidR="002B30BB">
        <w:t>T</w:t>
      </w:r>
      <w:r>
        <w:t xml:space="preserve">he default password is always “changeme” and should used for logging into the application’s UPT for the first time. </w:t>
      </w:r>
      <w:r w:rsidR="002B30BB">
        <w:t>After initial login, change this password immediately.</w:t>
      </w:r>
    </w:p>
    <w:p w:rsidR="00E078A1" w:rsidRPr="00E078A1" w:rsidRDefault="002B30BB" w:rsidP="00E078A1">
      <w:pPr>
        <w:pStyle w:val="ListNumber"/>
      </w:pPr>
      <w:r>
        <w:t>Save and then r</w:t>
      </w:r>
      <w:r w:rsidR="00E078A1">
        <w:t xml:space="preserve">un </w:t>
      </w:r>
      <w:r>
        <w:t xml:space="preserve">the edited </w:t>
      </w:r>
      <w:r w:rsidR="00E078A1">
        <w:t xml:space="preserve">script </w:t>
      </w:r>
      <w:r>
        <w:t xml:space="preserve">from </w:t>
      </w:r>
      <w:r w:rsidR="00E078A1">
        <w:t>the database prompt. This should populate the database with the initial data. Verify this by querying the application table. It should include one record only.</w:t>
      </w:r>
    </w:p>
    <w:p w:rsidR="009F1552" w:rsidRDefault="00634629" w:rsidP="006E41BA">
      <w:pPr>
        <w:pStyle w:val="BodyText"/>
        <w:keepNext/>
        <w:keepLines/>
        <w:rPr>
          <w:rStyle w:val="Bold"/>
        </w:rPr>
      </w:pPr>
      <w:r w:rsidRPr="00634629">
        <w:rPr>
          <w:rStyle w:val="Bold"/>
        </w:rPr>
        <w:t xml:space="preserve">Step 2: </w:t>
      </w:r>
      <w:r w:rsidR="00757E8C" w:rsidRPr="00634629">
        <w:rPr>
          <w:rStyle w:val="Bold"/>
        </w:rPr>
        <w:t>Configure</w:t>
      </w:r>
      <w:r>
        <w:rPr>
          <w:rStyle w:val="Bold"/>
        </w:rPr>
        <w:t xml:space="preserve"> the</w:t>
      </w:r>
      <w:r w:rsidR="00757E8C" w:rsidRPr="00634629">
        <w:rPr>
          <w:rStyle w:val="Bold"/>
        </w:rPr>
        <w:t xml:space="preserve"> Datas</w:t>
      </w:r>
      <w:r w:rsidR="00E078A1" w:rsidRPr="00634629">
        <w:rPr>
          <w:rStyle w:val="Bold"/>
        </w:rPr>
        <w:t>ource</w:t>
      </w:r>
    </w:p>
    <w:p w:rsidR="00634629" w:rsidRPr="00634629" w:rsidRDefault="00634629" w:rsidP="006E41BA">
      <w:pPr>
        <w:pStyle w:val="BodyText"/>
        <w:keepNext/>
        <w:keepLines/>
      </w:pPr>
      <w:r>
        <w:t xml:space="preserve">Use the steps below to modify the database file that contains information for creating a datasource. </w:t>
      </w:r>
      <w:r w:rsidR="00F228E8">
        <w:fldChar w:fldCharType="begin"/>
      </w:r>
      <w:r w:rsidR="00FB61D9">
        <w:instrText xml:space="preserve"> XE "configure</w:instrText>
      </w:r>
      <w:r w:rsidR="00FB61D9" w:rsidRPr="000C7E9B">
        <w:instrText xml:space="preserve"> </w:instrText>
      </w:r>
      <w:r w:rsidR="00FB61D9">
        <w:instrText xml:space="preserve">authorization datasource" </w:instrText>
      </w:r>
      <w:r w:rsidR="00F228E8">
        <w:fldChar w:fldCharType="end"/>
      </w:r>
      <w:r w:rsidR="00F228E8">
        <w:fldChar w:fldCharType="begin"/>
      </w:r>
      <w:r w:rsidR="00FB61D9">
        <w:instrText xml:space="preserve"> XE "authorization</w:instrText>
      </w:r>
      <w:r w:rsidR="00FB61D9" w:rsidRPr="00796476">
        <w:instrText xml:space="preserve"> </w:instrText>
      </w:r>
      <w:r w:rsidR="00FB61D9">
        <w:instrText>schema</w:instrText>
      </w:r>
      <w:r w:rsidR="00FB61D9" w:rsidRPr="00796476">
        <w:instrText>:</w:instrText>
      </w:r>
      <w:r w:rsidR="00FB61D9">
        <w:instrText xml:space="preserve">datasource" </w:instrText>
      </w:r>
      <w:r w:rsidR="00F228E8">
        <w:fldChar w:fldCharType="end"/>
      </w:r>
      <w:r w:rsidR="00F228E8">
        <w:fldChar w:fldCharType="begin"/>
      </w:r>
      <w:r w:rsidR="00FB61D9">
        <w:instrText xml:space="preserve"> XE "</w:instrText>
      </w:r>
      <w:r w:rsidR="00FB61D9" w:rsidRPr="000C7E9B">
        <w:instrText xml:space="preserve">deploy authorization </w:instrText>
      </w:r>
      <w:r w:rsidR="00FB61D9">
        <w:instrText xml:space="preserve">datasource" </w:instrText>
      </w:r>
      <w:r w:rsidR="00F228E8">
        <w:fldChar w:fldCharType="end"/>
      </w:r>
    </w:p>
    <w:p w:rsidR="00E078A1" w:rsidRDefault="00634629" w:rsidP="006E41BA">
      <w:pPr>
        <w:pStyle w:val="ListNumber"/>
        <w:keepNext/>
        <w:numPr>
          <w:ilvl w:val="0"/>
          <w:numId w:val="77"/>
        </w:numPr>
      </w:pPr>
      <w:r>
        <w:t>In</w:t>
      </w:r>
      <w:r w:rsidR="00E078A1">
        <w:t xml:space="preserve"> the </w:t>
      </w:r>
      <w:r w:rsidR="00E078A1" w:rsidRPr="00634629">
        <w:rPr>
          <w:rStyle w:val="CodeChar0"/>
        </w:rPr>
        <w:t>mysql-ds.xml</w:t>
      </w:r>
      <w:r w:rsidR="00E078A1">
        <w:t xml:space="preserve"> or </w:t>
      </w:r>
      <w:r w:rsidR="00E078A1" w:rsidRPr="00634629">
        <w:rPr>
          <w:rStyle w:val="CodeChar0"/>
        </w:rPr>
        <w:t>oracle-ds.xml</w:t>
      </w:r>
      <w:r>
        <w:t xml:space="preserve"> file, edit the entries as follows:</w:t>
      </w:r>
      <w:r w:rsidR="00E078A1">
        <w:t>. One entry is required for each database connection.</w:t>
      </w:r>
    </w:p>
    <w:p w:rsidR="00E078A1" w:rsidRDefault="00634629" w:rsidP="00634629">
      <w:pPr>
        <w:pStyle w:val="ListNumber2"/>
        <w:numPr>
          <w:ilvl w:val="0"/>
          <w:numId w:val="20"/>
        </w:numPr>
      </w:pPr>
      <w:r>
        <w:t>Replace t</w:t>
      </w:r>
      <w:r w:rsidR="00E078A1">
        <w:t xml:space="preserve">he </w:t>
      </w:r>
      <w:r w:rsidR="00E078A1" w:rsidRPr="00634629">
        <w:rPr>
          <w:rStyle w:val="CodeChar0"/>
        </w:rPr>
        <w:t>&lt;&lt;application_context_name&gt;&gt;</w:t>
      </w:r>
      <w:r w:rsidR="00E078A1">
        <w:t xml:space="preserve"> tag with the name of the authorization schema.</w:t>
      </w:r>
      <w:r>
        <w:t xml:space="preserve"> If you created a database using the above procedures, this is the name entered as the </w:t>
      </w:r>
      <w:r w:rsidRPr="00634629">
        <w:rPr>
          <w:rStyle w:val="CodeChar0"/>
        </w:rPr>
        <w:t>&lt;&lt;database_name&gt;&gt;</w:t>
      </w:r>
      <w:r>
        <w:t xml:space="preserve"> in Step 2</w:t>
      </w:r>
      <w:r w:rsidR="006E41BA">
        <w:t xml:space="preserve"> of those procedures</w:t>
      </w:r>
      <w:r>
        <w:t>. Otherwise use the name of your existing authorization schema.</w:t>
      </w:r>
    </w:p>
    <w:p w:rsidR="00E078A1" w:rsidRDefault="00F62B4A" w:rsidP="00E078A1">
      <w:pPr>
        <w:pStyle w:val="ListNumber2"/>
      </w:pPr>
      <w:r>
        <w:t>Replace t</w:t>
      </w:r>
      <w:r w:rsidR="00E078A1">
        <w:t xml:space="preserve">he </w:t>
      </w:r>
      <w:r w:rsidR="00E078A1" w:rsidRPr="00F62B4A">
        <w:rPr>
          <w:rStyle w:val="CodeChar0"/>
        </w:rPr>
        <w:t>&lt;&lt;database_user_id&gt;&gt;</w:t>
      </w:r>
      <w:r w:rsidR="00E078A1">
        <w:t xml:space="preserve"> </w:t>
      </w:r>
      <w:r>
        <w:t xml:space="preserve"> and </w:t>
      </w:r>
      <w:r w:rsidRPr="00F62B4A">
        <w:rPr>
          <w:rStyle w:val="CodeChar0"/>
        </w:rPr>
        <w:t>&lt;&lt;database_user_password&gt;&gt;</w:t>
      </w:r>
      <w:r>
        <w:t xml:space="preserve"> </w:t>
      </w:r>
      <w:r w:rsidR="00E078A1">
        <w:t>with the user id and passw</w:t>
      </w:r>
      <w:r>
        <w:t>ord of the user account that will be used to access the a</w:t>
      </w:r>
      <w:r w:rsidR="00E078A1">
        <w:t xml:space="preserve">uthorization </w:t>
      </w:r>
      <w:r>
        <w:t>s</w:t>
      </w:r>
      <w:r w:rsidR="00E078A1">
        <w:t>chema.</w:t>
      </w:r>
    </w:p>
    <w:p w:rsidR="00E078A1" w:rsidRDefault="00F62B4A" w:rsidP="00E078A1">
      <w:pPr>
        <w:pStyle w:val="ListNumber2"/>
      </w:pPr>
      <w:r>
        <w:t>Replace t</w:t>
      </w:r>
      <w:r w:rsidR="00E078A1">
        <w:t xml:space="preserve">he </w:t>
      </w:r>
      <w:r w:rsidR="00E078A1" w:rsidRPr="00F62B4A">
        <w:rPr>
          <w:rStyle w:val="CodeChar0"/>
        </w:rPr>
        <w:t>&lt;&lt;database_url&gt;&gt;</w:t>
      </w:r>
      <w:r w:rsidR="00E078A1">
        <w:t xml:space="preserve"> with the URL needed to access the </w:t>
      </w:r>
      <w:r>
        <w:t>a</w:t>
      </w:r>
      <w:r w:rsidR="00E078A1">
        <w:t xml:space="preserve">uthorization </w:t>
      </w:r>
      <w:r>
        <w:t>s</w:t>
      </w:r>
      <w:r w:rsidR="00E078A1">
        <w:t>chema residing on the database server.</w:t>
      </w:r>
    </w:p>
    <w:p w:rsidR="00F62B4A" w:rsidRPr="00E078A1" w:rsidRDefault="00F62B4A" w:rsidP="00F62B4A">
      <w:pPr>
        <w:pStyle w:val="ListNumber"/>
      </w:pPr>
      <w:r>
        <w:t>Save and then p</w:t>
      </w:r>
      <w:r w:rsidRPr="00E078A1">
        <w:t xml:space="preserve">lace the </w:t>
      </w:r>
      <w:r>
        <w:t xml:space="preserve">edited </w:t>
      </w:r>
      <w:r w:rsidRPr="00E078A1">
        <w:t>file in</w:t>
      </w:r>
      <w:r>
        <w:t>to</w:t>
      </w:r>
      <w:r w:rsidRPr="00E078A1">
        <w:t xml:space="preserve"> the JBoss deploy directory.  </w:t>
      </w:r>
    </w:p>
    <w:p w:rsidR="00F62B4A" w:rsidRDefault="00F62B4A" w:rsidP="00F62B4A">
      <w:pPr>
        <w:pStyle w:val="ListNumber2"/>
        <w:numPr>
          <w:ilvl w:val="0"/>
          <w:numId w:val="0"/>
        </w:numPr>
        <w:ind w:left="1440"/>
      </w:pPr>
    </w:p>
    <w:p w:rsidR="00E078A1" w:rsidRDefault="00F62B4A" w:rsidP="00E078A1">
      <w:pPr>
        <w:pStyle w:val="BodyText"/>
      </w:pPr>
      <w:r>
        <w:t xml:space="preserve">Below is an example of a configured </w:t>
      </w:r>
      <w:r w:rsidR="00E078A1" w:rsidRPr="00F62B4A">
        <w:rPr>
          <w:rStyle w:val="CodeChar0"/>
        </w:rPr>
        <w:t>mysql-ds.xml</w:t>
      </w:r>
      <w:r w:rsidR="00E078A1">
        <w:t xml:space="preserve"> file. </w:t>
      </w:r>
      <w:r w:rsidR="000A5D19">
        <w:t>The name of the authorization schema in the example is “csmupt”.</w:t>
      </w:r>
    </w:p>
    <w:p w:rsidR="00E078A1" w:rsidRDefault="00E078A1" w:rsidP="00F62B4A">
      <w:pPr>
        <w:pStyle w:val="Classfilesample"/>
      </w:pPr>
      <w:r>
        <w:t>&lt;datasources&gt;</w:t>
      </w:r>
    </w:p>
    <w:p w:rsidR="00E078A1" w:rsidRDefault="00E078A1" w:rsidP="00F62B4A">
      <w:pPr>
        <w:pStyle w:val="Classfilesample"/>
      </w:pPr>
      <w:r>
        <w:t xml:space="preserve">  &lt;local-tx-datasource&gt;</w:t>
      </w:r>
    </w:p>
    <w:p w:rsidR="00E078A1" w:rsidRDefault="00E078A1" w:rsidP="00F62B4A">
      <w:pPr>
        <w:pStyle w:val="Classfilesample"/>
      </w:pPr>
      <w:r>
        <w:t xml:space="preserve">    &lt;jndi-name&gt;csmupt&lt;/jndi-name&gt;</w:t>
      </w:r>
    </w:p>
    <w:p w:rsidR="00E078A1" w:rsidRDefault="00E078A1" w:rsidP="00F62B4A">
      <w:pPr>
        <w:pStyle w:val="Classfilesample"/>
      </w:pPr>
      <w:r>
        <w:t xml:space="preserve">    &lt;connection-url&gt;jdbc:mysql://mysql_db:3306/csmupt&lt;/connection-url&gt;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lastRenderedPageBreak/>
        <w:t xml:space="preserve">  &lt;local-tx-datasource&gt;</w:t>
      </w:r>
    </w:p>
    <w:p w:rsidR="00E078A1" w:rsidRDefault="00E078A1" w:rsidP="00F62B4A">
      <w:pPr>
        <w:pStyle w:val="Classfilesample"/>
      </w:pPr>
      <w:r>
        <w:t xml:space="preserve">    &lt;jndi-name&gt;security&lt;/jndi-name&gt;</w:t>
      </w:r>
    </w:p>
    <w:p w:rsidR="00E078A1" w:rsidRDefault="00E078A1" w:rsidP="00F62B4A">
      <w:pPr>
        <w:pStyle w:val="Classfilesample"/>
      </w:pPr>
      <w:r>
        <w:t xml:space="preserve">    &lt;connection-url&gt;jdbc:mysql://mysql_db:3306/csd&lt;/connection-url&gt;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t>&lt;/datasources&gt;</w:t>
      </w:r>
    </w:p>
    <w:p w:rsidR="00E078A1" w:rsidRPr="00E078A1" w:rsidRDefault="00E078A1" w:rsidP="00E078A1">
      <w:pPr>
        <w:pStyle w:val="BodyText"/>
      </w:pPr>
    </w:p>
    <w:p w:rsidR="00E078A1" w:rsidRDefault="00E078A1" w:rsidP="00E078A1">
      <w:pPr>
        <w:pStyle w:val="Heading2"/>
      </w:pPr>
      <w:bookmarkStart w:id="948" w:name="_Ref213644940"/>
      <w:bookmarkStart w:id="949" w:name="_Ref213644942"/>
      <w:bookmarkStart w:id="950" w:name="_Ref213645246"/>
      <w:bookmarkStart w:id="951" w:name="_Ref213645249"/>
      <w:bookmarkStart w:id="952" w:name="_Ref213645715"/>
      <w:bookmarkStart w:id="953" w:name="_Ref213645717"/>
      <w:bookmarkStart w:id="954" w:name="_Ref213646933"/>
      <w:bookmarkStart w:id="955" w:name="_Ref213646936"/>
      <w:bookmarkStart w:id="956" w:name="_Ref213838718"/>
      <w:bookmarkStart w:id="957" w:name="_Ref213838721"/>
      <w:bookmarkStart w:id="958" w:name="_Toc238795945"/>
      <w:r>
        <w:t>Audit Logging</w:t>
      </w:r>
      <w:bookmarkEnd w:id="948"/>
      <w:bookmarkEnd w:id="949"/>
      <w:bookmarkEnd w:id="950"/>
      <w:bookmarkEnd w:id="951"/>
      <w:bookmarkEnd w:id="952"/>
      <w:bookmarkEnd w:id="953"/>
      <w:bookmarkEnd w:id="954"/>
      <w:bookmarkEnd w:id="955"/>
      <w:bookmarkEnd w:id="956"/>
      <w:bookmarkEnd w:id="957"/>
      <w:bookmarkEnd w:id="958"/>
    </w:p>
    <w:p w:rsidR="00E078A1" w:rsidRDefault="00E078A1" w:rsidP="00E078A1">
      <w:pPr>
        <w:pStyle w:val="BodyText"/>
      </w:pPr>
      <w:r>
        <w:t xml:space="preserve">This section serves as a guide to help developers integrate </w:t>
      </w:r>
      <w:r w:rsidR="00F73F46">
        <w:t>audit logging</w:t>
      </w:r>
      <w:r>
        <w:t xml:space="preserve"> for CSM. </w:t>
      </w:r>
      <w:r w:rsidR="00F3714B">
        <w:t>It</w:t>
      </w:r>
      <w:r>
        <w:t xml:space="preserve"> outlines a step-by-step process that addresses what developers need to know in order to successfully integrate </w:t>
      </w:r>
      <w:r w:rsidR="00F3714B">
        <w:t xml:space="preserve">the </w:t>
      </w:r>
      <w:r>
        <w:t xml:space="preserve">Common Logging Module (CLM), including: </w:t>
      </w:r>
      <w:r w:rsidR="00F228E8">
        <w:fldChar w:fldCharType="begin"/>
      </w:r>
      <w:r w:rsidR="00FB61D9">
        <w:instrText xml:space="preserve"> XE "</w:instrText>
      </w:r>
      <w:r w:rsidR="00FB61D9" w:rsidRPr="00B767A4">
        <w:instrText>audit logging:overview</w:instrText>
      </w:r>
      <w:r w:rsidR="00FB61D9">
        <w:instrText xml:space="preserve">" </w:instrText>
      </w:r>
      <w:r w:rsidR="00F228E8">
        <w:fldChar w:fldCharType="end"/>
      </w:r>
    </w:p>
    <w:p w:rsidR="00E078A1" w:rsidRDefault="00E078A1" w:rsidP="00E078A1">
      <w:pPr>
        <w:pStyle w:val="ListBullet"/>
      </w:pPr>
      <w:r>
        <w:t>Jar placement</w:t>
      </w:r>
      <w:r w:rsidR="00F3714B">
        <w:t>,</w:t>
      </w:r>
      <w:r>
        <w:t xml:space="preserve"> </w:t>
      </w:r>
    </w:p>
    <w:p w:rsidR="00E078A1" w:rsidRDefault="00E078A1" w:rsidP="00E078A1">
      <w:pPr>
        <w:pStyle w:val="ListBullet"/>
      </w:pPr>
      <w:r>
        <w:t>Configuring the JDBC Appender configuration file or the</w:t>
      </w:r>
      <w:r w:rsidR="00F3714B">
        <w:t xml:space="preserve"> regular</w:t>
      </w:r>
      <w:r>
        <w:t xml:space="preserve"> </w:t>
      </w:r>
      <w:r w:rsidRPr="00977386">
        <w:rPr>
          <w:rStyle w:val="CodeChar0"/>
        </w:rPr>
        <w:t>log4j</w:t>
      </w:r>
      <w:r>
        <w:t xml:space="preserve"> configuration file</w:t>
      </w:r>
      <w:r w:rsidR="00F3714B">
        <w:t>.</w:t>
      </w:r>
    </w:p>
    <w:p w:rsidR="00977386" w:rsidRDefault="00E078A1" w:rsidP="00E078A1">
      <w:pPr>
        <w:pStyle w:val="BodyText"/>
      </w:pPr>
      <w:r w:rsidRPr="00E078A1">
        <w:t>In an effort to make CSM compliant with CRF 21/ part 11, CSM provide</w:t>
      </w:r>
      <w:r w:rsidR="00977386">
        <w:t>s</w:t>
      </w:r>
      <w:r w:rsidRPr="00E078A1">
        <w:t xml:space="preserve"> auditing and logging </w:t>
      </w:r>
      <w:r w:rsidR="00977386">
        <w:t xml:space="preserve">functionality. Currently CSM uses </w:t>
      </w:r>
      <w:r w:rsidRPr="00977386">
        <w:rPr>
          <w:rStyle w:val="CodeChar0"/>
        </w:rPr>
        <w:t>log4j</w:t>
      </w:r>
      <w:r w:rsidRPr="00E078A1">
        <w:t xml:space="preserve"> for logging application logs. However, CRF21/ part 11 requires that certain messages are logged in a specific way</w:t>
      </w:r>
      <w:r w:rsidR="008B318A" w:rsidRPr="00E078A1">
        <w:t xml:space="preserve">. </w:t>
      </w:r>
      <w:r w:rsidRPr="00E078A1">
        <w:t xml:space="preserve">For example, all objects should be logged in a manner that allows them to be audited at later stage. </w:t>
      </w:r>
    </w:p>
    <w:p w:rsidR="00977386" w:rsidRDefault="00E078A1" w:rsidP="00E078A1">
      <w:pPr>
        <w:pStyle w:val="BodyText"/>
      </w:pPr>
      <w:r w:rsidRPr="00E078A1">
        <w:t>There a</w:t>
      </w:r>
      <w:r w:rsidR="00977386">
        <w:t>re two types of audit logging: e</w:t>
      </w:r>
      <w:r w:rsidRPr="00E078A1">
        <w:t xml:space="preserve">vent logging and </w:t>
      </w:r>
      <w:r w:rsidR="00977386">
        <w:t>o</w:t>
      </w:r>
      <w:r w:rsidRPr="00E078A1">
        <w:t xml:space="preserve">bject state logging. </w:t>
      </w:r>
      <w:r w:rsidR="00977386">
        <w:t>These a</w:t>
      </w:r>
      <w:r w:rsidRPr="00E078A1">
        <w:t xml:space="preserve">udit </w:t>
      </w:r>
      <w:r w:rsidR="00977386">
        <w:t>logging capabilities are provided</w:t>
      </w:r>
      <w:r w:rsidRPr="00E078A1">
        <w:t xml:space="preserve"> through the </w:t>
      </w:r>
      <w:r w:rsidR="00977386">
        <w:t xml:space="preserve">CLM </w:t>
      </w:r>
      <w:r w:rsidRPr="00E078A1">
        <w:t xml:space="preserve">API that is available from </w:t>
      </w:r>
      <w:r w:rsidRPr="00977386">
        <w:rPr>
          <w:rStyle w:val="CodeChar0"/>
        </w:rPr>
        <w:t>clm.jar</w:t>
      </w:r>
      <w:r w:rsidRPr="00E078A1">
        <w:t xml:space="preserve">. </w:t>
      </w:r>
    </w:p>
    <w:p w:rsidR="009F1552" w:rsidRDefault="00E078A1" w:rsidP="00E078A1">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rsidR="00977386">
        <w:t xml:space="preserve">file, </w:t>
      </w:r>
      <w:r w:rsidRPr="00E078A1">
        <w:t>along with the application property configuration file</w:t>
      </w:r>
      <w:r w:rsidR="00977386">
        <w:t>,</w:t>
      </w:r>
      <w:r w:rsidRPr="00E078A1">
        <w:t xml:space="preserve"> in the same class path as the </w:t>
      </w:r>
      <w:r w:rsidRPr="00977386">
        <w:rPr>
          <w:rStyle w:val="CodeChar0"/>
        </w:rPr>
        <w:t>csmapi.jar</w:t>
      </w:r>
      <w:r w:rsidRPr="00E078A1">
        <w:t xml:space="preserve"> file, the client application </w:t>
      </w:r>
      <w:r w:rsidR="00977386">
        <w:t>is</w:t>
      </w:r>
      <w:r w:rsidRPr="00E078A1">
        <w:t xml:space="preserve"> able to utilize the </w:t>
      </w:r>
      <w:r w:rsidR="00977386">
        <w:t xml:space="preserve">built-in </w:t>
      </w:r>
      <w:r w:rsidRPr="00E078A1">
        <w:t xml:space="preserve">audit logging functionality. The logging results </w:t>
      </w:r>
      <w:r w:rsidR="00977386">
        <w:t>can be saved in</w:t>
      </w:r>
      <w:r w:rsidRPr="00E078A1">
        <w:t xml:space="preserve"> a database or </w:t>
      </w:r>
      <w:r w:rsidR="00977386">
        <w:t xml:space="preserve">in </w:t>
      </w:r>
      <w:r w:rsidRPr="00E078A1">
        <w:t>a flat text file</w:t>
      </w:r>
      <w:r w:rsidR="00977386">
        <w:t>,</w:t>
      </w:r>
      <w:r w:rsidRPr="00E078A1">
        <w:t xml:space="preserve"> depending on the configuration. In addition, logging can be enabled </w:t>
      </w:r>
      <w:r w:rsidR="00977386">
        <w:t>or</w:t>
      </w:r>
      <w:r w:rsidRPr="00E078A1">
        <w:t xml:space="preserve"> disable</w:t>
      </w:r>
      <w:r w:rsidR="00977386">
        <w:t>d</w:t>
      </w:r>
      <w:r w:rsidRPr="00E078A1">
        <w:t xml:space="preserve"> for any fully qualified class name.</w:t>
      </w:r>
      <w:r w:rsidR="00F228E8">
        <w:fldChar w:fldCharType="begin"/>
      </w:r>
      <w:r w:rsidR="00FB61D9">
        <w:instrText xml:space="preserve"> XE "</w:instrText>
      </w:r>
      <w:r w:rsidR="00FB61D9" w:rsidRPr="005775F3">
        <w:instrText>audit logging:configuration</w:instrText>
      </w:r>
      <w:r w:rsidR="00FB61D9">
        <w:instrText xml:space="preserve">" </w:instrText>
      </w:r>
      <w:r w:rsidR="00F228E8">
        <w:fldChar w:fldCharType="end"/>
      </w:r>
    </w:p>
    <w:p w:rsidR="009F1552" w:rsidRDefault="00E078A1" w:rsidP="00E078A1">
      <w:pPr>
        <w:pStyle w:val="Heading3"/>
      </w:pPr>
      <w:bookmarkStart w:id="959" w:name="_Toc238795946"/>
      <w:r>
        <w:t>JAR Placement</w:t>
      </w:r>
      <w:bookmarkEnd w:id="959"/>
    </w:p>
    <w:p w:rsidR="00977386" w:rsidRDefault="00E078A1" w:rsidP="00E078A1">
      <w:pPr>
        <w:pStyle w:val="BodyText"/>
      </w:pPr>
      <w:r w:rsidRPr="00E078A1">
        <w:t xml:space="preserve">The </w:t>
      </w:r>
      <w:r w:rsidR="00F73F46">
        <w:t>audit logging</w:t>
      </w:r>
      <w:r w:rsidRPr="00E078A1">
        <w:t xml:space="preserve"> </w:t>
      </w:r>
      <w:r w:rsidR="00F73F46">
        <w:t>application</w:t>
      </w:r>
      <w:r w:rsidRPr="00E078A1">
        <w:t xml:space="preserve"> is available as a JAR</w:t>
      </w:r>
      <w:r w:rsidR="007606D6">
        <w:t xml:space="preserve"> file</w:t>
      </w:r>
      <w:r w:rsidRPr="00E078A1">
        <w:t xml:space="preserve">, called </w:t>
      </w:r>
      <w:r w:rsidRPr="00977386">
        <w:rPr>
          <w:rStyle w:val="CodeChar0"/>
        </w:rPr>
        <w:t>clm.jar</w:t>
      </w:r>
      <w:r w:rsidR="008B318A" w:rsidRPr="00E078A1">
        <w:t xml:space="preserve">. </w:t>
      </w:r>
      <w:r w:rsidRPr="00E078A1">
        <w:t xml:space="preserve">This </w:t>
      </w:r>
      <w:r w:rsidR="00977386">
        <w:t>JAR</w:t>
      </w:r>
      <w:r w:rsidRPr="00E078A1">
        <w:t xml:space="preserve"> </w:t>
      </w:r>
      <w:r w:rsidR="007606D6">
        <w:t xml:space="preserve">file </w:t>
      </w:r>
      <w:r w:rsidRPr="00E078A1">
        <w:t xml:space="preserve">along with the </w:t>
      </w:r>
      <w:r w:rsidRPr="00977386">
        <w:rPr>
          <w:rStyle w:val="CodeChar0"/>
        </w:rPr>
        <w:t>csmapi.jar</w:t>
      </w:r>
      <w:r w:rsidRPr="00E078A1">
        <w:t xml:space="preserve"> </w:t>
      </w:r>
      <w:r w:rsidR="00977386">
        <w:t>must</w:t>
      </w:r>
      <w:r w:rsidRPr="00E078A1">
        <w:t xml:space="preserve"> be placed in the classpath of the application. </w:t>
      </w:r>
    </w:p>
    <w:p w:rsidR="009F1552" w:rsidRDefault="00E078A1" w:rsidP="00E078A1">
      <w:pPr>
        <w:pStyle w:val="BodyText"/>
      </w:pPr>
      <w:r w:rsidRPr="00E078A1">
        <w:t>If the client applica</w:t>
      </w:r>
      <w:r w:rsidR="00977386">
        <w:t>tion is integrating the CSM API</w:t>
      </w:r>
      <w:r w:rsidRPr="00E078A1">
        <w:t>s as part of a web application on JBoss</w:t>
      </w:r>
      <w:r w:rsidR="00977386">
        <w:t>,</w:t>
      </w:r>
      <w:r w:rsidRPr="00E078A1">
        <w:t xml:space="preserve"> then </w:t>
      </w:r>
      <w:r w:rsidRPr="00977386">
        <w:rPr>
          <w:rStyle w:val="CodeChar0"/>
        </w:rPr>
        <w:t>clmwebapp.jar</w:t>
      </w:r>
      <w:r w:rsidRPr="00E078A1">
        <w:t xml:space="preserve"> should be placed in the lib directory of the WEB-INF folder</w:t>
      </w:r>
      <w:r w:rsidR="00977386">
        <w:t>,</w:t>
      </w:r>
      <w:r w:rsidRPr="00E078A1">
        <w:t xml:space="preserve"> and </w:t>
      </w:r>
      <w:r w:rsidRPr="00977386">
        <w:rPr>
          <w:rStyle w:val="CodeChar0"/>
        </w:rPr>
        <w:t>clm.jar</w:t>
      </w:r>
      <w:r w:rsidRPr="00E078A1">
        <w:t xml:space="preserve"> should be placed in the common lib directory of JBoss.</w:t>
      </w:r>
      <w:r w:rsidR="00F228E8">
        <w:fldChar w:fldCharType="begin"/>
      </w:r>
      <w:r w:rsidR="00FB61D9">
        <w:instrText xml:space="preserve"> XE "</w:instrText>
      </w:r>
      <w:r w:rsidR="00FB61D9" w:rsidRPr="00495FE7">
        <w:instrText>audit logging:JAR file placement</w:instrText>
      </w:r>
      <w:r w:rsidR="00FB61D9">
        <w:instrText xml:space="preserve">" </w:instrText>
      </w:r>
      <w:r w:rsidR="00F228E8">
        <w:fldChar w:fldCharType="end"/>
      </w:r>
      <w:r w:rsidR="00F228E8">
        <w:fldChar w:fldCharType="begin"/>
      </w:r>
      <w:r w:rsidR="00FB61D9">
        <w:instrText xml:space="preserve"> XE "</w:instrText>
      </w:r>
      <w:r w:rsidR="00FB61D9" w:rsidRPr="00F3212B">
        <w:instrText>audit logging:JBoss</w:instrText>
      </w:r>
      <w:r w:rsidR="00FB61D9">
        <w:instrText xml:space="preserve">" </w:instrText>
      </w:r>
      <w:r w:rsidR="00F228E8">
        <w:fldChar w:fldCharType="end"/>
      </w:r>
      <w:r w:rsidR="00F228E8">
        <w:fldChar w:fldCharType="begin"/>
      </w:r>
      <w:r w:rsidR="00FB61D9">
        <w:instrText xml:space="preserve"> XE "</w:instrText>
      </w:r>
      <w:r w:rsidR="00FB61D9" w:rsidRPr="008D6FB8">
        <w:instrText>JBoss:audit logging</w:instrText>
      </w:r>
      <w:r w:rsidR="00FB61D9">
        <w:instrText xml:space="preserve">" </w:instrText>
      </w:r>
      <w:r w:rsidR="00F228E8">
        <w:fldChar w:fldCharType="end"/>
      </w:r>
    </w:p>
    <w:p w:rsidR="00E078A1" w:rsidRDefault="00F3714B" w:rsidP="00E078A1">
      <w:pPr>
        <w:pStyle w:val="Heading3"/>
      </w:pPr>
      <w:bookmarkStart w:id="960" w:name="_Toc238795947"/>
      <w:r>
        <w:lastRenderedPageBreak/>
        <w:t xml:space="preserve">Integrating CLM APIs </w:t>
      </w:r>
      <w:r w:rsidR="00E078A1">
        <w:t>with CSM APIs</w:t>
      </w:r>
      <w:bookmarkEnd w:id="960"/>
    </w:p>
    <w:p w:rsidR="00E078A1" w:rsidRDefault="00E078A1" w:rsidP="00E078A1">
      <w:pPr>
        <w:pStyle w:val="BodyText"/>
      </w:pPr>
      <w:r>
        <w:t>The various services exposed by CSM have b</w:t>
      </w:r>
      <w:r w:rsidR="00A27D7F">
        <w:t>een enabled for the purpose of</w:t>
      </w:r>
      <w:r w:rsidR="008E62A0">
        <w:t xml:space="preserve"> using CLM for</w:t>
      </w:r>
      <w:r w:rsidR="00A27D7F">
        <w:t xml:space="preserve"> audit and l</w:t>
      </w:r>
      <w:r>
        <w:t>ogging. If configured properly, client applications using the CSM A</w:t>
      </w:r>
      <w:r w:rsidR="00A27D7F">
        <w:t>PIs can enable the internal CLM-</w:t>
      </w:r>
      <w:r>
        <w:t>ba</w:t>
      </w:r>
      <w:r w:rsidR="00A27D7F">
        <w:t>sed audit and l</w:t>
      </w:r>
      <w:r>
        <w:t xml:space="preserve">ogging capabilities. </w:t>
      </w:r>
      <w:r w:rsidR="00F228E8">
        <w:fldChar w:fldCharType="begin"/>
      </w:r>
      <w:r w:rsidR="000849BE">
        <w:instrText xml:space="preserve"> XE "</w:instrText>
      </w:r>
      <w:r w:rsidR="000849BE" w:rsidRPr="00DC0A5C">
        <w:instrText>API:integrating with CLM</w:instrText>
      </w:r>
      <w:r w:rsidR="000849BE">
        <w:instrText xml:space="preserve">" </w:instrText>
      </w:r>
      <w:r w:rsidR="00F228E8">
        <w:fldChar w:fldCharType="end"/>
      </w:r>
      <w:r w:rsidR="00F228E8">
        <w:fldChar w:fldCharType="begin"/>
      </w:r>
      <w:r w:rsidR="000849BE">
        <w:instrText xml:space="preserve"> XE "</w:instrText>
      </w:r>
      <w:r w:rsidR="000849BE" w:rsidRPr="000C7E9B">
        <w:instrText>integrating CSM with CLM</w:instrText>
      </w:r>
      <w:r w:rsidR="000849BE">
        <w:instrText xml:space="preserve">" </w:instrText>
      </w:r>
      <w:r w:rsidR="00F228E8">
        <w:fldChar w:fldCharType="end"/>
      </w:r>
      <w:r w:rsidR="00F228E8">
        <w:fldChar w:fldCharType="begin"/>
      </w:r>
      <w:r w:rsidR="000849BE">
        <w:instrText xml:space="preserve"> XE "</w:instrText>
      </w:r>
      <w:r w:rsidR="000849BE" w:rsidRPr="006F009D">
        <w:instrText>audit logging:CLM &amp; CSM APIs</w:instrText>
      </w:r>
      <w:r w:rsidR="000849BE">
        <w:instrText xml:space="preserve">" </w:instrText>
      </w:r>
      <w:r w:rsidR="00F228E8">
        <w:fldChar w:fldCharType="end"/>
      </w:r>
    </w:p>
    <w:p w:rsidR="00E078A1" w:rsidRDefault="00A27D7F" w:rsidP="00E078A1">
      <w:pPr>
        <w:pStyle w:val="BodyText"/>
      </w:pPr>
      <w:r>
        <w:t xml:space="preserve">The sections that follow discuss the </w:t>
      </w:r>
      <w:r w:rsidR="008E62A0">
        <w:t>major components provided by the CLM APIs, and how they work to enable the audit l</w:t>
      </w:r>
      <w:r w:rsidR="00E078A1">
        <w:t>ogging capabilities provided by CSM.</w:t>
      </w:r>
    </w:p>
    <w:p w:rsidR="00C64325" w:rsidRPr="00CE6889" w:rsidRDefault="00C64325" w:rsidP="00C64325">
      <w:pPr>
        <w:pStyle w:val="NoteMainbody"/>
      </w:pPr>
      <w:r w:rsidRPr="00CE6889">
        <w:rPr>
          <w:rStyle w:val="Bold"/>
        </w:rPr>
        <w:t>NOTE:</w:t>
      </w:r>
      <w:r w:rsidRPr="00CE6889">
        <w:t xml:space="preserve"> CSM is capable of performing both event and object state audit logging only for the operations and data pertaining to CSM. </w:t>
      </w:r>
      <w:r w:rsidR="008B318A" w:rsidRPr="00CE6889">
        <w:t>In order to</w:t>
      </w:r>
      <w:r w:rsidR="008B318A">
        <w:t xml:space="preserve"> use</w:t>
      </w:r>
      <w:r w:rsidR="008B318A" w:rsidRPr="00CE6889">
        <w:t xml:space="preserve"> CLM features without using CSM, the client application can </w:t>
      </w:r>
      <w:r w:rsidR="008B318A">
        <w:t xml:space="preserve">be </w:t>
      </w:r>
      <w:r w:rsidR="008B318A" w:rsidRPr="00CE6889">
        <w:t>download</w:t>
      </w:r>
      <w:r w:rsidR="008B318A">
        <w:t xml:space="preserve">ed </w:t>
      </w:r>
      <w:r w:rsidR="008B318A" w:rsidRPr="00CE6889">
        <w:t>and install CLM</w:t>
      </w:r>
      <w:r w:rsidR="008B318A">
        <w:t xml:space="preserve"> separately</w:t>
      </w:r>
      <w:r w:rsidR="008B318A" w:rsidRPr="00CE6889">
        <w:t xml:space="preserve">. </w:t>
      </w:r>
      <w:r w:rsidRPr="00CE6889">
        <w:t xml:space="preserve">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E078A1" w:rsidRDefault="00E078A1" w:rsidP="00F3714B">
      <w:pPr>
        <w:pStyle w:val="Heading4"/>
      </w:pPr>
      <w:bookmarkStart w:id="961" w:name="_Ref213668233"/>
      <w:r>
        <w:t>Event Logging</w:t>
      </w:r>
      <w:bookmarkEnd w:id="961"/>
    </w:p>
    <w:p w:rsidR="009D2013" w:rsidRDefault="00E078A1" w:rsidP="00E078A1">
      <w:pPr>
        <w:pStyle w:val="BodyText"/>
      </w:pPr>
      <w:r>
        <w:t>Both the Authentication and Authorization service</w:t>
      </w:r>
      <w:r w:rsidR="009D2013">
        <w:t>s</w:t>
      </w:r>
      <w:r>
        <w:t xml:space="preserve"> have been modified to enable the logging of every event that the user performs. </w:t>
      </w:r>
      <w:r w:rsidR="00F228E8">
        <w:fldChar w:fldCharType="begin"/>
      </w:r>
      <w:r w:rsidR="000849BE">
        <w:instrText xml:space="preserve"> XE "</w:instrText>
      </w:r>
      <w:r w:rsidR="000849BE" w:rsidRPr="002424E1">
        <w:instrText>audit logging:event logging</w:instrText>
      </w:r>
      <w:r w:rsidR="000849BE">
        <w:instrText xml:space="preserve">" </w:instrText>
      </w:r>
      <w:r w:rsidR="00F228E8">
        <w:fldChar w:fldCharType="end"/>
      </w:r>
      <w:r w:rsidR="00F228E8">
        <w:fldChar w:fldCharType="begin"/>
      </w:r>
      <w:r w:rsidR="000849BE">
        <w:instrText xml:space="preserve"> XE "</w:instrText>
      </w:r>
      <w:r w:rsidR="000849BE" w:rsidRPr="000C7E9B">
        <w:instrText>event logging</w:instrText>
      </w:r>
      <w:r w:rsidR="000849BE">
        <w:instrText xml:space="preserve">" </w:instrText>
      </w:r>
      <w:r w:rsidR="00F228E8">
        <w:fldChar w:fldCharType="end"/>
      </w:r>
    </w:p>
    <w:p w:rsidR="009D2013" w:rsidRDefault="00E078A1" w:rsidP="00E078A1">
      <w:pPr>
        <w:pStyle w:val="BodyText"/>
      </w:pPr>
      <w:r>
        <w:t xml:space="preserve">For </w:t>
      </w:r>
      <w:r w:rsidR="009D2013">
        <w:t xml:space="preserve">the </w:t>
      </w:r>
      <w:r w:rsidR="00F73F46">
        <w:t>authentication service</w:t>
      </w:r>
      <w:r>
        <w:t xml:space="preserve">, the CSM APIs log the login and logout events of the user. In addition, when a user lockout event occurs, a log is generated that records the username that was locked out. </w:t>
      </w:r>
    </w:p>
    <w:p w:rsidR="00E078A1" w:rsidRDefault="00E078A1" w:rsidP="00E078A1">
      <w:pPr>
        <w:pStyle w:val="BodyText"/>
      </w:pPr>
      <w:r>
        <w:t>For</w:t>
      </w:r>
      <w:r w:rsidR="009D2013">
        <w:t xml:space="preserve"> the</w:t>
      </w:r>
      <w:r>
        <w:t xml:space="preserve"> </w:t>
      </w:r>
      <w:r w:rsidR="009D2013">
        <w:t>a</w:t>
      </w:r>
      <w:r>
        <w:t xml:space="preserve">uthorization </w:t>
      </w:r>
      <w:r w:rsidR="009D2013">
        <w:t>s</w:t>
      </w:r>
      <w:r>
        <w:t>ervice</w:t>
      </w:r>
      <w:r w:rsidR="009D2013">
        <w:t>,</w:t>
      </w:r>
      <w:r>
        <w:t xml:space="preserve"> the CSM APIs track all </w:t>
      </w:r>
      <w:r w:rsidRPr="009D2013">
        <w:rPr>
          <w:rStyle w:val="Emphasis"/>
        </w:rPr>
        <w:t>create</w:t>
      </w:r>
      <w:r>
        <w:t xml:space="preserve">, </w:t>
      </w:r>
      <w:r w:rsidRPr="009D2013">
        <w:rPr>
          <w:rStyle w:val="Emphasis"/>
        </w:rPr>
        <w:t>update</w:t>
      </w:r>
      <w:r w:rsidR="009D2013">
        <w:t>,</w:t>
      </w:r>
      <w:r>
        <w:t xml:space="preserve"> and </w:t>
      </w:r>
      <w:r w:rsidRPr="009D2013">
        <w:rPr>
          <w:rStyle w:val="Emphasis"/>
        </w:rPr>
        <w:t>delete</w:t>
      </w:r>
      <w:r>
        <w:t xml:space="preserve"> operations </w:t>
      </w:r>
      <w:r w:rsidR="009D2013">
        <w:t>invoked by</w:t>
      </w:r>
      <w:r>
        <w:t xml:space="preserve"> the client application</w:t>
      </w:r>
      <w:r w:rsidR="009D2013">
        <w:t xml:space="preserve">. </w:t>
      </w:r>
      <w:r w:rsidR="009D2013" w:rsidRPr="009D2013">
        <w:rPr>
          <w:rStyle w:val="Emphasis"/>
        </w:rPr>
        <w:t>R</w:t>
      </w:r>
      <w:r w:rsidRPr="009D2013">
        <w:rPr>
          <w:rStyle w:val="Emphasis"/>
        </w:rPr>
        <w:t>ead</w:t>
      </w:r>
      <w:r>
        <w:t xml:space="preserve"> operations are not logged</w:t>
      </w:r>
      <w:r w:rsidR="009D2013">
        <w:t xml:space="preserve"> because they cause no changes to the data. </w:t>
      </w:r>
      <w:r w:rsidR="00F228E8">
        <w:fldChar w:fldCharType="begin"/>
      </w:r>
      <w:r w:rsidR="000849BE">
        <w:instrText xml:space="preserve"> XE "</w:instrText>
      </w:r>
      <w:r w:rsidR="000849BE" w:rsidRPr="009F4B1A">
        <w:instrText>authorization service:event logging</w:instrText>
      </w:r>
      <w:r w:rsidR="000849BE">
        <w:instrText xml:space="preserve">" </w:instrText>
      </w:r>
      <w:r w:rsidR="00F228E8">
        <w:fldChar w:fldCharType="end"/>
      </w:r>
    </w:p>
    <w:p w:rsidR="00E078A1" w:rsidRDefault="00E078A1" w:rsidP="00E078A1">
      <w:pPr>
        <w:pStyle w:val="BodyText"/>
      </w:pPr>
      <w:r>
        <w:t>The UPT can perform all of the audit and logging services because it uses the CSM APIs (which use CLM APIs) to perform operations on the database.</w:t>
      </w:r>
      <w:r w:rsidR="000849BE">
        <w:t xml:space="preserve"> </w:t>
      </w:r>
      <w:r w:rsidR="00F228E8">
        <w:fldChar w:fldCharType="begin"/>
      </w:r>
      <w:r w:rsidR="000849BE">
        <w:instrText xml:space="preserve"> XE "</w:instrText>
      </w:r>
      <w:r w:rsidR="000849BE" w:rsidRPr="00F857C7">
        <w:instrText>UPT:event logging</w:instrText>
      </w:r>
      <w:r w:rsidR="000849BE">
        <w:instrText xml:space="preserve">" </w:instrText>
      </w:r>
      <w:r w:rsidR="00F228E8">
        <w:fldChar w:fldCharType="end"/>
      </w:r>
    </w:p>
    <w:p w:rsidR="00E078A1" w:rsidRDefault="00E078A1" w:rsidP="00E078A1">
      <w:pPr>
        <w:pStyle w:val="BodyText"/>
      </w:pPr>
      <w:r>
        <w:t xml:space="preserve">Since the CLM APIs are based on </w:t>
      </w:r>
      <w:r w:rsidRPr="009D2013">
        <w:rPr>
          <w:rStyle w:val="CodeChar0"/>
        </w:rPr>
        <w:t>log4j</w:t>
      </w:r>
      <w:r>
        <w:t>, the following logger names are used in the CSM AP</w:t>
      </w:r>
      <w:r w:rsidR="009D2013">
        <w:t>Is to perform the event logging:</w:t>
      </w:r>
    </w:p>
    <w:p w:rsidR="00E078A1" w:rsidRDefault="00E078A1" w:rsidP="00E078A1">
      <w:pPr>
        <w:pStyle w:val="BodyText"/>
      </w:pPr>
      <w:r>
        <w:t xml:space="preserve">Authentication Event Logger Name: </w:t>
      </w:r>
      <w:r w:rsidRPr="009D2013">
        <w:rPr>
          <w:rStyle w:val="Emphasis"/>
        </w:rPr>
        <w:t>CSM.Audit.Logging.Event.Authentication</w:t>
      </w:r>
    </w:p>
    <w:p w:rsidR="00E078A1" w:rsidRDefault="00E078A1" w:rsidP="00E078A1">
      <w:pPr>
        <w:pStyle w:val="BodyText"/>
      </w:pPr>
      <w:r>
        <w:t xml:space="preserve">Authorization Event Logger Name: </w:t>
      </w:r>
      <w:r w:rsidR="009D2013" w:rsidRPr="009D2013">
        <w:rPr>
          <w:rStyle w:val="Emphasis"/>
        </w:rPr>
        <w:t>C</w:t>
      </w:r>
      <w:r w:rsidRPr="009D2013">
        <w:rPr>
          <w:rStyle w:val="Emphasis"/>
        </w:rPr>
        <w:t>SM.Audit.Logging.Event.Authorization</w:t>
      </w:r>
    </w:p>
    <w:p w:rsidR="00E078A1" w:rsidRDefault="00E078A1" w:rsidP="00E078A1">
      <w:pPr>
        <w:pStyle w:val="BodyText"/>
      </w:pPr>
      <w:r>
        <w:t xml:space="preserve">The </w:t>
      </w:r>
      <w:r w:rsidRPr="009D2013">
        <w:rPr>
          <w:rStyle w:val="CodeChar0"/>
        </w:rPr>
        <w:t>log4j</w:t>
      </w:r>
      <w:r>
        <w:t xml:space="preserve"> log level used for all event logs is INFO.</w:t>
      </w:r>
    </w:p>
    <w:p w:rsidR="00E078A1" w:rsidRDefault="00E078A1" w:rsidP="00E078A1">
      <w:pPr>
        <w:pStyle w:val="BodyText"/>
      </w:pPr>
      <w:r>
        <w:t>In order to enable</w:t>
      </w:r>
      <w:r w:rsidR="00894A40">
        <w:t xml:space="preserve"> event logging, </w:t>
      </w:r>
      <w:r>
        <w:t xml:space="preserve"> these loggers should be configured in the </w:t>
      </w:r>
      <w:r w:rsidRPr="009D2013">
        <w:rPr>
          <w:rStyle w:val="CodeChar0"/>
        </w:rPr>
        <w:t>log4j.xml</w:t>
      </w:r>
      <w:r>
        <w:t xml:space="preserve"> config file of Jboss as shown in</w:t>
      </w:r>
      <w:r w:rsidR="00894A40">
        <w:t xml:space="preserve"> the</w:t>
      </w:r>
      <w:r>
        <w:t xml:space="preserve"> </w:t>
      </w:r>
      <w:fldSimple w:instr=" REF _Ref213665010 \h  \* MERGEFORMAT ">
        <w:r w:rsidR="00E92FAF" w:rsidRPr="00E92FAF">
          <w:rPr>
            <w:i/>
            <w:color w:val="0000FF"/>
          </w:rPr>
          <w:t>JDBC Appender</w:t>
        </w:r>
      </w:fldSimple>
      <w:r w:rsidR="009D2013">
        <w:t xml:space="preserve"> section</w:t>
      </w:r>
      <w:r w:rsidR="00894A40">
        <w:t xml:space="preserve"> below</w:t>
      </w:r>
      <w:r>
        <w:t>.</w:t>
      </w:r>
      <w:r w:rsidR="00F228E8">
        <w:fldChar w:fldCharType="begin"/>
      </w:r>
      <w:r w:rsidR="000849BE">
        <w:instrText xml:space="preserve"> XE "</w:instrText>
      </w:r>
      <w:r w:rsidR="000849BE" w:rsidRPr="002E598D">
        <w:instrText>JBoss:event logging</w:instrText>
      </w:r>
      <w:r w:rsidR="000849BE">
        <w:instrText xml:space="preserve">" </w:instrText>
      </w:r>
      <w:r w:rsidR="00F228E8">
        <w:fldChar w:fldCharType="end"/>
      </w:r>
    </w:p>
    <w:p w:rsidR="00E078A1" w:rsidRDefault="00E078A1" w:rsidP="00F3714B">
      <w:pPr>
        <w:pStyle w:val="Heading4"/>
      </w:pPr>
      <w:bookmarkStart w:id="962"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962"/>
    </w:p>
    <w:p w:rsidR="000849BE" w:rsidRDefault="00E078A1" w:rsidP="000849BE">
      <w:pPr>
        <w:pStyle w:val="BodyText"/>
      </w:pPr>
      <w:r>
        <w:t xml:space="preserve">The Authorization Service of the CSM is enabled to log the object state changes using the automated object state logger available through </w:t>
      </w:r>
      <w:r w:rsidR="00894A40">
        <w:t xml:space="preserve">the </w:t>
      </w:r>
      <w:r>
        <w:t>CLM APIs. This logger tracks all object state changes made using the C</w:t>
      </w:r>
      <w:r w:rsidR="00894A40">
        <w:t>SM APIs. It also uses the log4j-</w:t>
      </w:r>
      <w:r>
        <w:t xml:space="preserve">based CLM APIs and the following </w:t>
      </w:r>
      <w:r w:rsidR="00894A40">
        <w:t>l</w:t>
      </w:r>
      <w:r>
        <w:t xml:space="preserve">ogger </w:t>
      </w:r>
      <w:r w:rsidR="00894A40">
        <w:t>n</w:t>
      </w:r>
      <w:r>
        <w:t>ame:</w:t>
      </w:r>
      <w:r w:rsidR="000849BE">
        <w:t xml:space="preserve"> </w:t>
      </w:r>
      <w:r w:rsidR="00F228E8">
        <w:fldChar w:fldCharType="begin"/>
      </w:r>
      <w:r w:rsidR="000849BE">
        <w:instrText xml:space="preserve"> XE "</w:instrText>
      </w:r>
      <w:r w:rsidR="000849BE" w:rsidRPr="002424E1">
        <w:instrText>audit logging:</w:instrText>
      </w:r>
      <w:r w:rsidR="000849BE">
        <w:instrText>object state</w:instrText>
      </w:r>
      <w:r w:rsidR="000849BE" w:rsidRPr="002424E1">
        <w:instrText xml:space="preserve"> logging</w:instrText>
      </w:r>
      <w:r w:rsidR="000849BE">
        <w:instrText xml:space="preserve">" </w:instrText>
      </w:r>
      <w:r w:rsidR="00F228E8">
        <w:fldChar w:fldCharType="end"/>
      </w:r>
      <w:r w:rsidR="00F228E8">
        <w:fldChar w:fldCharType="begin"/>
      </w:r>
      <w:r w:rsidR="000849BE">
        <w:instrText xml:space="preserve"> XE "object state</w:instrText>
      </w:r>
      <w:r w:rsidR="000849BE" w:rsidRPr="000C7E9B">
        <w:instrText xml:space="preserve"> logging</w:instrText>
      </w:r>
      <w:r w:rsidR="000849BE">
        <w:instrText xml:space="preserve">" </w:instrText>
      </w:r>
      <w:r w:rsidR="00F228E8">
        <w:fldChar w:fldCharType="end"/>
      </w:r>
    </w:p>
    <w:p w:rsidR="00E078A1" w:rsidRDefault="00E078A1" w:rsidP="00E078A1">
      <w:pPr>
        <w:pStyle w:val="BodyText"/>
      </w:pPr>
      <w:smartTag w:uri="urn:schemas-microsoft-com:office:smarttags" w:element="place">
        <w:smartTag w:uri="urn:schemas-microsoft-com:office:smarttags" w:element="PlaceName">
          <w:r>
            <w:t>Authoriz</w:t>
          </w:r>
          <w:r w:rsidR="00894A40">
            <w:t>ation</w:t>
          </w:r>
        </w:smartTag>
        <w:r w:rsidR="00894A40">
          <w:t xml:space="preserve"> </w:t>
        </w:r>
        <w:smartTag w:uri="urn:schemas-microsoft-com:office:smarttags" w:element="PlaceName">
          <w:r w:rsidR="00894A40">
            <w:t>Object</w:t>
          </w:r>
        </w:smartTag>
        <w:r w:rsidR="00894A40">
          <w:t xml:space="preserve"> </w:t>
        </w:r>
        <w:smartTag w:uri="urn:schemas-microsoft-com:office:smarttags" w:element="PlaceType">
          <w:r w:rsidR="00894A40">
            <w:t>State</w:t>
          </w:r>
        </w:smartTag>
      </w:smartTag>
      <w:r w:rsidR="00894A40">
        <w:t xml:space="preserve"> Logger Name: </w:t>
      </w:r>
      <w:r w:rsidR="00894A40">
        <w:tab/>
      </w:r>
      <w:r w:rsidRPr="00894A40">
        <w:rPr>
          <w:rStyle w:val="Emphasis"/>
        </w:rPr>
        <w:t>CSM.Audit.Logging.ObjectState.Authorization</w:t>
      </w:r>
    </w:p>
    <w:p w:rsidR="00E078A1" w:rsidRDefault="00E078A1" w:rsidP="00E078A1">
      <w:pPr>
        <w:pStyle w:val="BodyText"/>
      </w:pPr>
      <w:r>
        <w:t xml:space="preserve">The </w:t>
      </w:r>
      <w:r w:rsidRPr="00894A40">
        <w:rPr>
          <w:rStyle w:val="CodeChar0"/>
        </w:rPr>
        <w:t>log4j</w:t>
      </w:r>
      <w:r>
        <w:t xml:space="preserve"> log level used for all object state logs is INFO</w:t>
      </w:r>
      <w:r w:rsidR="00894A40">
        <w:t>.</w:t>
      </w:r>
    </w:p>
    <w:p w:rsidR="000849BE" w:rsidRDefault="00E078A1" w:rsidP="000849BE">
      <w:pPr>
        <w:pStyle w:val="BodyText"/>
      </w:pPr>
      <w:r>
        <w:lastRenderedPageBreak/>
        <w:t>In order to enable object state logging</w:t>
      </w:r>
      <w:r w:rsidR="00894A40">
        <w:t xml:space="preserve">, this </w:t>
      </w:r>
      <w:r>
        <w:t xml:space="preserve">logger should be configured in the </w:t>
      </w:r>
      <w:r w:rsidRPr="00894A40">
        <w:rPr>
          <w:rStyle w:val="CodeChar0"/>
        </w:rPr>
        <w:t>log4j.xml</w:t>
      </w:r>
      <w:r>
        <w:t xml:space="preserve"> config file of JBoss as shown in</w:t>
      </w:r>
      <w:r w:rsidR="00894A40" w:rsidRPr="00894A40">
        <w:t xml:space="preserve"> </w:t>
      </w:r>
      <w:r w:rsidR="00894A40">
        <w:t xml:space="preserve">the </w:t>
      </w:r>
      <w:fldSimple w:instr=" REF _Ref213665010 \h  \* MERGEFORMAT ">
        <w:r w:rsidR="00E92FAF" w:rsidRPr="00E92FAF">
          <w:rPr>
            <w:i/>
            <w:color w:val="0000FF"/>
          </w:rPr>
          <w:t>JDBC Appender</w:t>
        </w:r>
      </w:fldSimple>
      <w:r w:rsidR="00894A40">
        <w:t xml:space="preserve"> section below.</w:t>
      </w:r>
      <w:r w:rsidR="000849BE" w:rsidRPr="000849BE">
        <w:t xml:space="preserve"> </w:t>
      </w:r>
      <w:r w:rsidR="00F228E8">
        <w:fldChar w:fldCharType="begin"/>
      </w:r>
      <w:r w:rsidR="000849BE">
        <w:instrText xml:space="preserve"> XE "</w:instrText>
      </w:r>
      <w:r w:rsidR="000849BE" w:rsidRPr="002E598D">
        <w:instrText>JBoss:</w:instrText>
      </w:r>
      <w:r w:rsidR="000849BE">
        <w:instrText>object state</w:instrText>
      </w:r>
      <w:r w:rsidR="000849BE" w:rsidRPr="002E598D">
        <w:instrText xml:space="preserve"> logging</w:instrText>
      </w:r>
      <w:r w:rsidR="000849BE">
        <w:instrText xml:space="preserve">" </w:instrText>
      </w:r>
      <w:r w:rsidR="00F228E8">
        <w:fldChar w:fldCharType="end"/>
      </w:r>
    </w:p>
    <w:p w:rsidR="00E078A1" w:rsidRDefault="00E078A1" w:rsidP="00E078A1">
      <w:pPr>
        <w:pStyle w:val="Heading4"/>
      </w:pPr>
      <w:r>
        <w:t>User Information</w:t>
      </w:r>
    </w:p>
    <w:p w:rsidR="00E078A1" w:rsidRDefault="00894A40" w:rsidP="00E078A1">
      <w:pPr>
        <w:pStyle w:val="BodyText"/>
      </w:pPr>
      <w:r>
        <w:t>For the purpose of audit logging, i</w:t>
      </w:r>
      <w:r w:rsidR="00E078A1" w:rsidRPr="00E078A1">
        <w:t xml:space="preserve">n order to track which user is performing the specific operation </w:t>
      </w:r>
      <w:r>
        <w:t>being logged,</w:t>
      </w:r>
      <w:r w:rsidR="00E078A1" w:rsidRPr="00E078A1">
        <w:t xml:space="preserve"> CSM needs to </w:t>
      </w:r>
      <w:r>
        <w:t>obtain</w:t>
      </w:r>
      <w:r w:rsidR="00E078A1" w:rsidRPr="00E078A1">
        <w:t xml:space="preserve"> user information like user id and session id</w:t>
      </w:r>
      <w:r>
        <w:t>,</w:t>
      </w:r>
      <w:r w:rsidR="00E078A1" w:rsidRPr="00E078A1">
        <w:t xml:space="preserve"> and also the organization to which the user belongs. Since these values are only available with the client application, </w:t>
      </w:r>
      <w:r>
        <w:t>the client application needs</w:t>
      </w:r>
      <w:r w:rsidR="00E078A1" w:rsidRPr="00E078A1">
        <w:t xml:space="preserve"> to </w:t>
      </w:r>
      <w:r>
        <w:t xml:space="preserve">pass this information </w:t>
      </w:r>
      <w:r w:rsidR="00E078A1" w:rsidRPr="00E078A1">
        <w:t>to the CSM APIs. To accomplish this, the client applicat</w:t>
      </w:r>
      <w:r>
        <w:t xml:space="preserve">ion must use the utility class </w:t>
      </w:r>
      <w:r>
        <w:rPr>
          <w:rStyle w:val="Emphasis"/>
        </w:rPr>
        <w:t>UserInfoHelper</w:t>
      </w:r>
      <w:r w:rsidR="00E078A1" w:rsidRPr="00E078A1">
        <w:t xml:space="preserve"> provided by the underlying CLM APIs. This information </w:t>
      </w:r>
      <w:r>
        <w:t>must</w:t>
      </w:r>
      <w:r w:rsidR="00E078A1" w:rsidRPr="00E078A1">
        <w:t xml:space="preserve"> be set before calling any of the </w:t>
      </w:r>
      <w:r w:rsidR="00E078A1" w:rsidRPr="00894A40">
        <w:rPr>
          <w:rStyle w:val="Emphasis"/>
        </w:rPr>
        <w:t>create</w:t>
      </w:r>
      <w:r w:rsidR="00E078A1" w:rsidRPr="00E078A1">
        <w:t xml:space="preserve">, </w:t>
      </w:r>
      <w:r w:rsidR="00E078A1" w:rsidRPr="00894A40">
        <w:rPr>
          <w:rStyle w:val="Emphasis"/>
        </w:rPr>
        <w:t>update</w:t>
      </w:r>
      <w:r w:rsidR="00E078A1" w:rsidRPr="00E078A1">
        <w:t xml:space="preserve"> or </w:t>
      </w:r>
      <w:r w:rsidR="00E078A1" w:rsidRPr="00894A40">
        <w:rPr>
          <w:rStyle w:val="Emphasis"/>
        </w:rPr>
        <w:t>delete</w:t>
      </w:r>
      <w:r w:rsidR="00E078A1" w:rsidRPr="00E078A1">
        <w:t xml:space="preserve"> functions of the CSM APIs.</w:t>
      </w:r>
      <w:r w:rsidR="00F228E8">
        <w:fldChar w:fldCharType="begin"/>
      </w:r>
      <w:r w:rsidR="000849BE">
        <w:instrText xml:space="preserve"> XE "</w:instrText>
      </w:r>
      <w:r w:rsidR="000849BE" w:rsidRPr="00D54967">
        <w:instrText>audit logging:user information</w:instrText>
      </w:r>
      <w:r w:rsidR="000849BE">
        <w:instrText xml:space="preserve">" </w:instrText>
      </w:r>
      <w:r w:rsidR="00F228E8">
        <w:fldChar w:fldCharType="end"/>
      </w:r>
      <w:r w:rsidR="00F228E8">
        <w:fldChar w:fldCharType="begin"/>
      </w:r>
      <w:r w:rsidR="000849BE">
        <w:instrText xml:space="preserve"> XE "</w:instrText>
      </w:r>
      <w:r w:rsidR="000849BE" w:rsidRPr="000C7E9B">
        <w:instrText>logging user information</w:instrText>
      </w:r>
      <w:r w:rsidR="000849BE">
        <w:instrText xml:space="preserve">" </w:instrText>
      </w:r>
      <w:r w:rsidR="00F228E8">
        <w:fldChar w:fldCharType="end"/>
      </w:r>
    </w:p>
    <w:p w:rsidR="00E078A1" w:rsidRDefault="00E078A1" w:rsidP="00E078A1">
      <w:pPr>
        <w:pStyle w:val="Heading4"/>
      </w:pPr>
      <w:r>
        <w:t>Common Logging Database</w:t>
      </w:r>
    </w:p>
    <w:p w:rsidR="00E078A1" w:rsidRDefault="00894A40" w:rsidP="00E078A1">
      <w:pPr>
        <w:pStyle w:val="BodyText"/>
      </w:pPr>
      <w:r>
        <w:t>The Common Logging Database is the persistence storage used by the JDBC A</w:t>
      </w:r>
      <w:r w:rsidR="00E078A1" w:rsidRPr="00E078A1">
        <w:t xml:space="preserve">ppender to store the </w:t>
      </w:r>
      <w:r>
        <w:t>a</w:t>
      </w:r>
      <w:r w:rsidR="00E078A1" w:rsidRPr="00E078A1">
        <w:t xml:space="preserve">udit </w:t>
      </w:r>
      <w:r>
        <w:t>l</w:t>
      </w:r>
      <w:r w:rsidR="00E078A1" w:rsidRPr="00E078A1">
        <w:t xml:space="preserve">ogs. The Log Locator application of CLM connects to this database to allow </w:t>
      </w:r>
      <w:r>
        <w:t>a</w:t>
      </w:r>
      <w:r w:rsidR="00E078A1" w:rsidRPr="00E078A1">
        <w:t xml:space="preserve"> user to browse the logs.</w:t>
      </w:r>
      <w:r w:rsidR="00F228E8">
        <w:fldChar w:fldCharType="begin"/>
      </w:r>
      <w:r w:rsidR="000849BE">
        <w:instrText xml:space="preserve"> XE "</w:instrText>
      </w:r>
      <w:r w:rsidR="000849BE" w:rsidRPr="00393194">
        <w:instrText>audit logging:common logging database</w:instrText>
      </w:r>
      <w:r w:rsidR="000849BE">
        <w:instrText xml:space="preserve">" </w:instrText>
      </w:r>
      <w:r w:rsidR="00F228E8">
        <w:fldChar w:fldCharType="end"/>
      </w:r>
      <w:r w:rsidR="00F228E8">
        <w:fldChar w:fldCharType="begin"/>
      </w:r>
      <w:r w:rsidR="000849BE">
        <w:instrText xml:space="preserve"> XE "</w:instrText>
      </w:r>
      <w:r w:rsidR="000849BE" w:rsidRPr="000C7E9B">
        <w:instrText>log locator</w:instrText>
      </w:r>
      <w:r w:rsidR="000849BE">
        <w:instrText xml:space="preserve">" </w:instrText>
      </w:r>
      <w:r w:rsidR="00F228E8">
        <w:fldChar w:fldCharType="end"/>
      </w:r>
    </w:p>
    <w:p w:rsidR="00E078A1" w:rsidRDefault="00F73F46" w:rsidP="00E078A1">
      <w:pPr>
        <w:pStyle w:val="Heading4"/>
      </w:pPr>
      <w:bookmarkStart w:id="963" w:name="_Ref213665010"/>
      <w:r>
        <w:t>JDBC Appende</w:t>
      </w:r>
      <w:r w:rsidR="00E078A1">
        <w:t>r</w:t>
      </w:r>
      <w:bookmarkEnd w:id="963"/>
    </w:p>
    <w:p w:rsidR="00F62B4A" w:rsidRDefault="00710D0B" w:rsidP="00E078A1">
      <w:pPr>
        <w:pStyle w:val="BodyText"/>
      </w:pPr>
      <w:r>
        <w:t>T</w:t>
      </w:r>
      <w:r w:rsidRPr="00E078A1">
        <w:t xml:space="preserve">he CLM provides an asynchronous JDBC Appender </w:t>
      </w:r>
      <w:r>
        <w:t>t</w:t>
      </w:r>
      <w:r w:rsidR="00E078A1" w:rsidRPr="00E078A1">
        <w:t xml:space="preserve">o persist </w:t>
      </w:r>
      <w:r>
        <w:t>the a</w:t>
      </w:r>
      <w:r w:rsidR="00E078A1" w:rsidRPr="00E078A1">
        <w:t xml:space="preserve">udit logs. Thus, an application that wants to enable audit logging for </w:t>
      </w:r>
      <w:r>
        <w:t xml:space="preserve">the </w:t>
      </w:r>
      <w:r w:rsidR="00E078A1" w:rsidRPr="00E078A1">
        <w:t xml:space="preserve">CSM APIs should also configure this Appender. </w:t>
      </w:r>
      <w:r w:rsidR="00F228E8">
        <w:fldChar w:fldCharType="begin"/>
      </w:r>
      <w:r w:rsidR="000849BE">
        <w:instrText xml:space="preserve"> XE "</w:instrText>
      </w:r>
      <w:r w:rsidR="000849BE" w:rsidRPr="000C7E9B">
        <w:instrText>JDBC Appender</w:instrText>
      </w:r>
      <w:r w:rsidR="000849BE">
        <w:instrText xml:space="preserve">" </w:instrText>
      </w:r>
      <w:r w:rsidR="00F228E8">
        <w:fldChar w:fldCharType="end"/>
      </w:r>
      <w:r w:rsidR="00F228E8">
        <w:fldChar w:fldCharType="begin"/>
      </w:r>
      <w:r w:rsidR="000849BE">
        <w:instrText xml:space="preserve"> XE "</w:instrText>
      </w:r>
      <w:r w:rsidR="000849BE" w:rsidRPr="005B0A61">
        <w:instrText>audit logging:JDBC Appender</w:instrText>
      </w:r>
      <w:r w:rsidR="000849BE">
        <w:instrText xml:space="preserve">" </w:instrText>
      </w:r>
      <w:r w:rsidR="00F228E8">
        <w:fldChar w:fldCharType="end"/>
      </w:r>
      <w:r w:rsidR="00F228E8">
        <w:fldChar w:fldCharType="begin"/>
      </w:r>
      <w:r w:rsidR="000849BE">
        <w:instrText xml:space="preserve"> XE "</w:instrText>
      </w:r>
      <w:r w:rsidR="000849BE" w:rsidRPr="000C7E9B">
        <w:instrText>browsing logs</w:instrText>
      </w:r>
      <w:r w:rsidR="000849BE">
        <w:instrText xml:space="preserve">" </w:instrText>
      </w:r>
      <w:r w:rsidR="00F228E8">
        <w:fldChar w:fldCharType="end"/>
      </w:r>
    </w:p>
    <w:p w:rsidR="00E078A1" w:rsidRDefault="00E078A1" w:rsidP="00E078A1">
      <w:pPr>
        <w:pStyle w:val="BodyText"/>
      </w:pPr>
      <w:r w:rsidRPr="00E078A1">
        <w:t xml:space="preserve">A sample </w:t>
      </w:r>
      <w:r w:rsidRPr="00710D0B">
        <w:rPr>
          <w:rStyle w:val="CodeChar0"/>
        </w:rPr>
        <w:t>log4j</w:t>
      </w:r>
      <w:r w:rsidRPr="00E078A1">
        <w:t xml:space="preserve"> </w:t>
      </w:r>
      <w:r w:rsidR="00AC0F30">
        <w:t>file entry</w:t>
      </w:r>
      <w:r w:rsidRPr="00E078A1">
        <w:t xml:space="preserve"> is show</w:t>
      </w:r>
      <w:r w:rsidR="00F62B4A">
        <w:t>n below:</w:t>
      </w:r>
    </w:p>
    <w:p w:rsidR="00E078A1" w:rsidRPr="00E078A1" w:rsidRDefault="00E078A1" w:rsidP="00F62B4A">
      <w:pPr>
        <w:pStyle w:val="Classfilesample"/>
      </w:pPr>
      <w:r w:rsidRPr="00E078A1">
        <w:t>&lt;?xml version="1.0" encoding="UTF-8" ?&gt;&lt;!DOCTYPE log4j:configuration SYSTEM ".\log4j.dtd"&gt;</w:t>
      </w:r>
    </w:p>
    <w:p w:rsidR="00E078A1" w:rsidRPr="00E078A1" w:rsidRDefault="00E078A1" w:rsidP="00F62B4A">
      <w:pPr>
        <w:pStyle w:val="Classfilesample"/>
      </w:pPr>
      <w:r w:rsidRPr="00E078A1">
        <w:t>&lt;log4j:configuration xmlns:log4j='http://jakarta.apache.org/log4j/'&gt;</w:t>
      </w:r>
    </w:p>
    <w:p w:rsidR="00E078A1" w:rsidRPr="00E078A1" w:rsidRDefault="00E078A1" w:rsidP="00F62B4A">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E078A1" w:rsidRPr="00E078A1" w:rsidRDefault="00E078A1" w:rsidP="00F62B4A">
      <w:pPr>
        <w:pStyle w:val="Classfilesample"/>
      </w:pPr>
      <w:r w:rsidRPr="00E078A1">
        <w:t>&lt;/appender&gt;</w:t>
      </w:r>
    </w:p>
    <w:p w:rsidR="00E078A1" w:rsidRPr="00E078A1" w:rsidRDefault="00E078A1" w:rsidP="00F62B4A">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E078A1" w:rsidRPr="00E078A1" w:rsidRDefault="00E078A1" w:rsidP="00F62B4A">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E078A1" w:rsidRPr="00E078A1" w:rsidRDefault="00E078A1" w:rsidP="00F62B4A">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E078A1" w:rsidRPr="00E078A1" w:rsidRDefault="00E078A1" w:rsidP="00F62B4A">
      <w:pPr>
        <w:pStyle w:val="Classfilesample"/>
      </w:pPr>
      <w:r w:rsidRPr="00E078A1">
        <w:t>&lt;/category&gt;</w:t>
      </w:r>
    </w:p>
    <w:p w:rsidR="00E078A1" w:rsidRPr="00E078A1" w:rsidRDefault="00E078A1" w:rsidP="00F62B4A">
      <w:pPr>
        <w:pStyle w:val="Classfilesample"/>
      </w:pPr>
      <w:r w:rsidRPr="00E078A1">
        <w:t>&lt;/log4j:configuration&gt;</w:t>
      </w:r>
    </w:p>
    <w:p w:rsidR="00E078A1" w:rsidRPr="00CE6889" w:rsidRDefault="00E078A1" w:rsidP="000B7EEE">
      <w:pPr>
        <w:pStyle w:val="BodyText"/>
      </w:pPr>
    </w:p>
    <w:p w:rsidR="00E078A1" w:rsidRDefault="00CE6889" w:rsidP="000B7EEE">
      <w:pPr>
        <w:pStyle w:val="Heading3"/>
        <w:keepLines/>
      </w:pPr>
      <w:bookmarkStart w:id="964" w:name="_Toc238795948"/>
      <w:r>
        <w:t>Deployment Steps</w:t>
      </w:r>
      <w:bookmarkEnd w:id="964"/>
    </w:p>
    <w:p w:rsidR="00CE6889" w:rsidRDefault="00294ABA" w:rsidP="000B7EEE">
      <w:pPr>
        <w:pStyle w:val="BodyText"/>
        <w:keepNext/>
        <w:keepLines/>
      </w:pPr>
      <w:r>
        <w:t>The sections below provide the basic instructions necessary for enabling</w:t>
      </w:r>
      <w:r w:rsidR="00CE6889">
        <w:t xml:space="preserve"> the </w:t>
      </w:r>
      <w:r w:rsidR="00F73F46">
        <w:t>audit logging</w:t>
      </w:r>
      <w:r w:rsidR="00CE6889">
        <w:t xml:space="preserve"> capabilities provided by CSM (via CLM)</w:t>
      </w:r>
      <w:r>
        <w:t>.</w:t>
      </w:r>
      <w:r w:rsidR="00F228E8">
        <w:fldChar w:fldCharType="begin"/>
      </w:r>
      <w:r w:rsidR="000849BE">
        <w:instrText xml:space="preserve"> XE "</w:instrText>
      </w:r>
      <w:r w:rsidR="000849BE" w:rsidRPr="0051514F">
        <w:instrText>audit logging:deploying</w:instrText>
      </w:r>
      <w:r w:rsidR="000849BE">
        <w:instrText xml:space="preserve">" </w:instrText>
      </w:r>
      <w:r w:rsidR="00F228E8">
        <w:fldChar w:fldCharType="end"/>
      </w:r>
      <w:r w:rsidR="00F228E8">
        <w:fldChar w:fldCharType="begin"/>
      </w:r>
      <w:r w:rsidR="000849BE">
        <w:instrText xml:space="preserve"> XE "</w:instrText>
      </w:r>
      <w:r w:rsidR="000849BE" w:rsidRPr="000C7E9B">
        <w:instrText>deploying audit logging</w:instrText>
      </w:r>
      <w:r w:rsidR="000849BE">
        <w:instrText xml:space="preserve">" </w:instrText>
      </w:r>
      <w:r w:rsidR="00F228E8">
        <w:fldChar w:fldCharType="end"/>
      </w:r>
    </w:p>
    <w:p w:rsidR="00CE6889" w:rsidRPr="00CE6889" w:rsidRDefault="00CE6889" w:rsidP="000B7EEE">
      <w:pPr>
        <w:pStyle w:val="BodyText"/>
        <w:keepNext/>
        <w:keepLines/>
        <w:rPr>
          <w:rStyle w:val="Bold"/>
        </w:rPr>
      </w:pPr>
      <w:r w:rsidRPr="00CE6889">
        <w:rPr>
          <w:rStyle w:val="Bold"/>
        </w:rPr>
        <w:t xml:space="preserve">Step 1: Create and Prime </w:t>
      </w:r>
      <w:r w:rsidR="00294ABA">
        <w:rPr>
          <w:rStyle w:val="Bold"/>
        </w:rPr>
        <w:t xml:space="preserve">the </w:t>
      </w:r>
      <w:r w:rsidRPr="00CE6889">
        <w:rPr>
          <w:rStyle w:val="Bold"/>
        </w:rPr>
        <w:t>MySQL Logging Database</w:t>
      </w:r>
    </w:p>
    <w:p w:rsidR="00CE6889" w:rsidRDefault="00CE6889" w:rsidP="00AC0F30">
      <w:pPr>
        <w:pStyle w:val="BodyText"/>
      </w:pPr>
      <w:r>
        <w:t xml:space="preserve">A database </w:t>
      </w:r>
      <w:r w:rsidR="00294ABA">
        <w:t xml:space="preserve">must </w:t>
      </w:r>
      <w:r>
        <w:t xml:space="preserve">be created </w:t>
      </w:r>
      <w:r w:rsidR="00294ABA">
        <w:t xml:space="preserve">that </w:t>
      </w:r>
      <w:r>
        <w:t xml:space="preserve">will persist the audit logs generated as a </w:t>
      </w:r>
      <w:r w:rsidR="00294ABA">
        <w:t xml:space="preserve">function </w:t>
      </w:r>
      <w:r>
        <w:t xml:space="preserve">of </w:t>
      </w:r>
      <w:r w:rsidR="00294ABA">
        <w:t xml:space="preserve">using </w:t>
      </w:r>
      <w:r>
        <w:t>of the CSM APIs</w:t>
      </w:r>
      <w:r w:rsidR="008B318A">
        <w:t xml:space="preserve">. </w:t>
      </w:r>
      <w:r w:rsidR="00AC0F30">
        <w:t>R</w:t>
      </w:r>
      <w:r w:rsidR="006A04FC">
        <w:t xml:space="preserve">efer to the </w:t>
      </w:r>
      <w:r w:rsidR="006A04FC" w:rsidRPr="006A04FC">
        <w:rPr>
          <w:rStyle w:val="Emphasis"/>
        </w:rPr>
        <w:t>CLM</w:t>
      </w:r>
      <w:r w:rsidRPr="006A04FC">
        <w:rPr>
          <w:rStyle w:val="Emphasis"/>
        </w:rPr>
        <w:t xml:space="preserve"> </w:t>
      </w:r>
      <w:r w:rsidR="006A04FC" w:rsidRPr="006A04FC">
        <w:rPr>
          <w:rStyle w:val="Emphasis"/>
        </w:rPr>
        <w:t>Application Developer’s G</w:t>
      </w:r>
      <w:r w:rsidRPr="006A04FC">
        <w:rPr>
          <w:rStyle w:val="Emphasis"/>
        </w:rPr>
        <w:t>uide</w:t>
      </w:r>
      <w:r>
        <w:t xml:space="preserve"> for </w:t>
      </w:r>
      <w:r w:rsidR="006A04FC">
        <w:t>information on</w:t>
      </w:r>
      <w:r>
        <w:t xml:space="preserve"> creating and priming the database for storing audit logs.</w:t>
      </w:r>
      <w:r w:rsidR="00F228E8">
        <w:fldChar w:fldCharType="begin"/>
      </w:r>
      <w:r w:rsidR="000849BE">
        <w:instrText xml:space="preserve"> XE "</w:instrText>
      </w:r>
      <w:r w:rsidR="000849BE" w:rsidRPr="0039766A">
        <w:instrText>database:create for logging</w:instrText>
      </w:r>
      <w:r w:rsidR="000849BE">
        <w:instrText xml:space="preserve">" </w:instrText>
      </w:r>
      <w:r w:rsidR="00F228E8">
        <w:fldChar w:fldCharType="end"/>
      </w:r>
      <w:r w:rsidR="00F228E8">
        <w:fldChar w:fldCharType="begin"/>
      </w:r>
      <w:r w:rsidR="000849BE">
        <w:instrText xml:space="preserve"> XE "</w:instrText>
      </w:r>
      <w:r w:rsidR="000849BE" w:rsidRPr="000C7E9B">
        <w:instrText>create logging database</w:instrText>
      </w:r>
      <w:r w:rsidR="000849BE">
        <w:instrText xml:space="preserve">" </w:instrText>
      </w:r>
      <w:r w:rsidR="00F228E8">
        <w:fldChar w:fldCharType="end"/>
      </w:r>
      <w:r w:rsidR="00F228E8">
        <w:fldChar w:fldCharType="begin"/>
      </w:r>
      <w:r w:rsidR="000849BE">
        <w:instrText xml:space="preserve"> XE "</w:instrText>
      </w:r>
      <w:r w:rsidR="000849BE" w:rsidRPr="008E4F8D">
        <w:instrText>audit logging:create database</w:instrText>
      </w:r>
      <w:r w:rsidR="000849BE">
        <w:instrText xml:space="preserve">" </w:instrText>
      </w:r>
      <w:r w:rsidR="00F228E8">
        <w:fldChar w:fldCharType="end"/>
      </w:r>
    </w:p>
    <w:p w:rsidR="00CE6889" w:rsidRPr="00CE6889" w:rsidRDefault="00CE6889" w:rsidP="00AC0F30">
      <w:pPr>
        <w:pStyle w:val="BodyText"/>
        <w:rPr>
          <w:rStyle w:val="Bold"/>
        </w:rPr>
      </w:pPr>
      <w:r w:rsidRPr="00CE6889">
        <w:rPr>
          <w:rStyle w:val="Bold"/>
        </w:rPr>
        <w:t>Step 2: Configure the log4j.xml file for JBoss</w:t>
      </w:r>
    </w:p>
    <w:p w:rsidR="00CE6889" w:rsidRDefault="00CE6889" w:rsidP="00AC0F30">
      <w:pPr>
        <w:pStyle w:val="BodyText"/>
      </w:pPr>
      <w:r>
        <w:t xml:space="preserve">Use the sample </w:t>
      </w:r>
      <w:r w:rsidRPr="00AC0F30">
        <w:rPr>
          <w:rStyle w:val="CodeChar0"/>
        </w:rPr>
        <w:t>log4j</w:t>
      </w:r>
      <w:r w:rsidR="00AC0F30">
        <w:t xml:space="preserve"> file provided in the CSM</w:t>
      </w:r>
      <w:r>
        <w:t xml:space="preserve"> release to configure the</w:t>
      </w:r>
      <w:r w:rsidRPr="00AC0F30">
        <w:rPr>
          <w:rStyle w:val="CodeChar0"/>
        </w:rPr>
        <w:t xml:space="preserve"> log4j.xml</w:t>
      </w:r>
      <w:r>
        <w:t xml:space="preserve"> file for JBoss. </w:t>
      </w:r>
      <w:r w:rsidR="00400660">
        <w:t>S</w:t>
      </w:r>
      <w:r w:rsidR="00AC0F30">
        <w:t xml:space="preserve">ee the sample </w:t>
      </w:r>
      <w:r w:rsidR="00AC0F30" w:rsidRPr="00AC0F30">
        <w:rPr>
          <w:rStyle w:val="CodeChar0"/>
        </w:rPr>
        <w:t>log4j</w:t>
      </w:r>
      <w:r w:rsidR="00AC0F30">
        <w:t xml:space="preserve"> file entry</w:t>
      </w:r>
      <w:r w:rsidR="00400660">
        <w:t xml:space="preserve"> shown</w:t>
      </w:r>
      <w:r w:rsidR="00AC0F30">
        <w:t xml:space="preserve"> above.</w:t>
      </w:r>
      <w:r w:rsidR="00F228E8">
        <w:fldChar w:fldCharType="begin"/>
      </w:r>
      <w:r w:rsidR="000849BE">
        <w:instrText xml:space="preserve"> XE "</w:instrText>
      </w:r>
      <w:r w:rsidR="000849BE" w:rsidRPr="00A070F1">
        <w:instrText>JBoss:</w:instrText>
      </w:r>
      <w:r w:rsidR="000849BE">
        <w:instrText xml:space="preserve">configure log file" </w:instrText>
      </w:r>
      <w:r w:rsidR="00F228E8">
        <w:fldChar w:fldCharType="end"/>
      </w:r>
      <w:r w:rsidR="00F228E8">
        <w:fldChar w:fldCharType="begin"/>
      </w:r>
      <w:r w:rsidR="000849BE">
        <w:instrText xml:space="preserve"> XE "</w:instrText>
      </w:r>
      <w:r w:rsidR="000849BE" w:rsidRPr="000C7E9B">
        <w:instrText>configure log file</w:instrText>
      </w:r>
      <w:r w:rsidR="000849BE">
        <w:instrText xml:space="preserve">" </w:instrText>
      </w:r>
      <w:r w:rsidR="00F228E8">
        <w:fldChar w:fldCharType="end"/>
      </w:r>
      <w:r w:rsidR="00F228E8">
        <w:fldChar w:fldCharType="begin"/>
      </w:r>
      <w:r w:rsidR="000849BE">
        <w:instrText xml:space="preserve"> XE "</w:instrText>
      </w:r>
      <w:r w:rsidR="000849BE" w:rsidRPr="001014C6">
        <w:instrText>audit logging:configure log file</w:instrText>
      </w:r>
      <w:r w:rsidR="000849BE">
        <w:instrText xml:space="preserve">" </w:instrText>
      </w:r>
      <w:r w:rsidR="00F228E8">
        <w:fldChar w:fldCharType="end"/>
      </w:r>
    </w:p>
    <w:p w:rsidR="00AC0F30" w:rsidRDefault="00400660" w:rsidP="000B7EEE">
      <w:pPr>
        <w:pStyle w:val="ListNumber"/>
        <w:numPr>
          <w:ilvl w:val="0"/>
          <w:numId w:val="80"/>
        </w:numPr>
      </w:pPr>
      <w:r>
        <w:t xml:space="preserve">Open the </w:t>
      </w:r>
      <w:r w:rsidRPr="006F7E86">
        <w:rPr>
          <w:rStyle w:val="CodeChar0"/>
        </w:rPr>
        <w:t>log4j.xml</w:t>
      </w:r>
      <w:r w:rsidR="006F7E86">
        <w:t xml:space="preserve"> file and do the following:</w:t>
      </w:r>
    </w:p>
    <w:p w:rsidR="00CE6889" w:rsidRDefault="00CE6889" w:rsidP="006F7E86">
      <w:pPr>
        <w:pStyle w:val="ListNumber2"/>
        <w:numPr>
          <w:ilvl w:val="0"/>
          <w:numId w:val="21"/>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w:t>
      </w:r>
      <w:r w:rsidR="006F7E86">
        <w:t xml:space="preserve">entries </w:t>
      </w:r>
      <w:r>
        <w:t xml:space="preserve">with </w:t>
      </w:r>
      <w:r w:rsidR="006F7E86">
        <w:t xml:space="preserve">the appropriate </w:t>
      </w:r>
      <w:r>
        <w:t>values</w:t>
      </w:r>
      <w:r w:rsidR="006F7E86">
        <w:t xml:space="preserve">. These are the server name, port, and schema name for the database created and primed </w:t>
      </w:r>
      <w:r>
        <w:t xml:space="preserve">in </w:t>
      </w:r>
      <w:r w:rsidR="000830A0">
        <w:t>the step noted above</w:t>
      </w:r>
      <w:r>
        <w:t>.</w:t>
      </w:r>
    </w:p>
    <w:p w:rsidR="00CE6889" w:rsidRDefault="00CE6889" w:rsidP="006F7E86">
      <w:pPr>
        <w:pStyle w:val="ListNumber2"/>
      </w:pPr>
      <w:r>
        <w:t>Replace the</w:t>
      </w:r>
      <w:r w:rsidR="006F7E86">
        <w:t xml:space="preserve"> &lt;&lt;DB_USER&gt;&gt;  and &lt;&lt;PASSWORD&gt;&gt; entries with the corresponding values for the </w:t>
      </w:r>
      <w:r>
        <w:t xml:space="preserve">user that has access </w:t>
      </w:r>
      <w:r w:rsidR="006F7E86">
        <w:t>to</w:t>
      </w:r>
      <w:r>
        <w:t xml:space="preserve"> the schema. </w:t>
      </w:r>
    </w:p>
    <w:p w:rsidR="006F7E86" w:rsidRDefault="006F7E86" w:rsidP="006F7E86">
      <w:pPr>
        <w:pStyle w:val="ListNumber"/>
      </w:pPr>
      <w:r>
        <w:t xml:space="preserve">Configure the appropriate loggers based </w:t>
      </w:r>
      <w:r w:rsidR="00CE6889">
        <w:t xml:space="preserve">on whether the application wants to enable event audit logging for </w:t>
      </w:r>
      <w:r>
        <w:t>authentication and a</w:t>
      </w:r>
      <w:r w:rsidR="00CE6889">
        <w:t>uthorization</w:t>
      </w:r>
      <w:r>
        <w:t>,</w:t>
      </w:r>
      <w:r w:rsidR="00CE6889">
        <w:t xml:space="preserve"> or obje</w:t>
      </w:r>
      <w:r>
        <w:t>ct state audit logging for a</w:t>
      </w:r>
      <w:r w:rsidR="00CE6889">
        <w:t xml:space="preserve">uthorization. </w:t>
      </w:r>
      <w:r>
        <w:t xml:space="preserve">See </w:t>
      </w:r>
      <w:fldSimple w:instr=" REF _Ref213668233 \h  \* MERGEFORMAT ">
        <w:r w:rsidR="00E92FAF" w:rsidRPr="00E92FAF">
          <w:rPr>
            <w:i/>
            <w:color w:val="0000FF"/>
          </w:rPr>
          <w:t>Event Logging</w:t>
        </w:r>
      </w:fldSimple>
      <w:r>
        <w:t xml:space="preserve"> or </w:t>
      </w:r>
      <w:fldSimple w:instr=" REF _Ref213668234 \h  \* MERGEFORMAT ">
        <w:r w:rsidR="00E92FAF" w:rsidRPr="00E92FAF">
          <w:rPr>
            <w:i/>
            <w:color w:val="0000FF"/>
          </w:rPr>
          <w:t>Object State Logging</w:t>
        </w:r>
      </w:fldSimple>
      <w:r>
        <w:t xml:space="preserve"> on page </w:t>
      </w:r>
      <w:r w:rsidR="00F228E8">
        <w:fldChar w:fldCharType="begin"/>
      </w:r>
      <w:r>
        <w:instrText xml:space="preserve"> PAGEREF _Ref213668234 \h </w:instrText>
      </w:r>
      <w:r w:rsidR="00F228E8">
        <w:fldChar w:fldCharType="separate"/>
      </w:r>
      <w:r w:rsidR="00E92FAF">
        <w:rPr>
          <w:noProof/>
        </w:rPr>
        <w:t>25</w:t>
      </w:r>
      <w:r w:rsidR="00F228E8">
        <w:fldChar w:fldCharType="end"/>
      </w:r>
      <w:r>
        <w:t xml:space="preserve"> as needed.</w:t>
      </w:r>
    </w:p>
    <w:p w:rsidR="00CE6889" w:rsidRDefault="006F7E86" w:rsidP="006F7E86">
      <w:pPr>
        <w:pStyle w:val="NoteInList"/>
      </w:pPr>
      <w:r w:rsidRPr="006F7E86">
        <w:rPr>
          <w:rStyle w:val="Bold"/>
        </w:rPr>
        <w:t>NOTE</w:t>
      </w:r>
      <w:r w:rsidR="00CE6889" w:rsidRPr="006F7E86">
        <w:rPr>
          <w:rStyle w:val="Bold"/>
        </w:rPr>
        <w:t>:</w:t>
      </w:r>
      <w:r w:rsidR="00CE6889">
        <w:t xml:space="preserve"> The names of</w:t>
      </w:r>
      <w:r>
        <w:t xml:space="preserve"> the</w:t>
      </w:r>
      <w:r w:rsidR="00CE6889">
        <w:t xml:space="preserve"> loggers must </w:t>
      </w:r>
      <w:r w:rsidR="00CE6889" w:rsidRPr="006F7E86">
        <w:rPr>
          <w:rStyle w:val="Emphasis"/>
        </w:rPr>
        <w:t>not</w:t>
      </w:r>
      <w:r w:rsidR="00CE6889">
        <w:t xml:space="preserve"> differ from the sample.</w:t>
      </w:r>
    </w:p>
    <w:p w:rsidR="00CE6889" w:rsidRDefault="00CE6889" w:rsidP="006F7E86">
      <w:pPr>
        <w:pStyle w:val="BodyText"/>
      </w:pPr>
      <w:r>
        <w:t>In</w:t>
      </w:r>
      <w:r w:rsidR="006F7E86">
        <w:t xml:space="preserve"> the </w:t>
      </w:r>
      <w:r>
        <w:t xml:space="preserve">case of UPT the same </w:t>
      </w:r>
      <w:r w:rsidRPr="006F7E86">
        <w:rPr>
          <w:rStyle w:val="CodeChar0"/>
        </w:rPr>
        <w:t>log4j</w:t>
      </w:r>
      <w:r>
        <w:t xml:space="preserve"> config file can be used.</w:t>
      </w:r>
    </w:p>
    <w:p w:rsidR="00CE6889" w:rsidRPr="00CE6889" w:rsidRDefault="00CE6889" w:rsidP="00CE6889">
      <w:pPr>
        <w:pStyle w:val="BodyText"/>
        <w:rPr>
          <w:rStyle w:val="Bold"/>
        </w:rPr>
      </w:pPr>
      <w:r w:rsidRPr="00CE6889">
        <w:rPr>
          <w:rStyle w:val="Bold"/>
        </w:rPr>
        <w:t>Step 3: View the Logs</w:t>
      </w:r>
    </w:p>
    <w:p w:rsidR="00CE6889" w:rsidRPr="00CE6889" w:rsidRDefault="00CE6889" w:rsidP="000830A0">
      <w:pPr>
        <w:pStyle w:val="BodyText"/>
      </w:pPr>
      <w:r>
        <w:t>CLM provides a web-based locator tool that can be used to browse audit logs.</w:t>
      </w:r>
      <w:r w:rsidR="000849BE">
        <w:t xml:space="preserve"> </w:t>
      </w:r>
      <w:r w:rsidR="00F228E8">
        <w:fldChar w:fldCharType="begin"/>
      </w:r>
      <w:r w:rsidR="000849BE">
        <w:instrText xml:space="preserve"> XE "view logs " </w:instrText>
      </w:r>
      <w:r w:rsidR="00F228E8">
        <w:fldChar w:fldCharType="end"/>
      </w:r>
      <w:r w:rsidR="00F228E8">
        <w:fldChar w:fldCharType="begin"/>
      </w:r>
      <w:r w:rsidR="000849BE">
        <w:instrText xml:space="preserve"> XE "</w:instrText>
      </w:r>
      <w:r w:rsidR="000849BE" w:rsidRPr="008E4F8D">
        <w:instrText>audit logging:</w:instrText>
      </w:r>
      <w:r w:rsidR="000849BE">
        <w:instrText xml:space="preserve">view logs" </w:instrText>
      </w:r>
      <w:r w:rsidR="00F228E8">
        <w:fldChar w:fldCharType="end"/>
      </w:r>
      <w:r w:rsidR="00F228E8">
        <w:fldChar w:fldCharType="begin"/>
      </w:r>
      <w:r w:rsidR="000849BE">
        <w:instrText xml:space="preserve"> XE "</w:instrText>
      </w:r>
      <w:r w:rsidR="000849BE" w:rsidRPr="000C7E9B">
        <w:instrText>log locater</w:instrText>
      </w:r>
      <w:r w:rsidR="000849BE">
        <w:instrText xml:space="preserve">" </w:instrText>
      </w:r>
      <w:r w:rsidR="00F228E8">
        <w:fldChar w:fldCharType="end"/>
      </w:r>
      <w:r>
        <w:t xml:space="preserve">The configuration steps for setting up the browser are </w:t>
      </w:r>
      <w:r w:rsidR="004C6905">
        <w:t>defined in more detail</w:t>
      </w:r>
      <w:r>
        <w:t xml:space="preserve"> in</w:t>
      </w:r>
      <w:r w:rsidR="004C6905">
        <w:t xml:space="preserve"> the CLM Log Locater Tool (LLT) User Guide located on GForge at: </w:t>
      </w:r>
      <w:hyperlink r:id="rId34" w:history="1">
        <w:r w:rsidR="004C6905" w:rsidRPr="004C6905">
          <w:rPr>
            <w:rStyle w:val="Hyperlink"/>
          </w:rPr>
          <w:t>https://gforge.nci.nih.gov/docman/index.php?group_id=49&amp;selected_doc_group_id=2523&amp;language_id=1</w:t>
        </w:r>
      </w:hyperlink>
      <w:r>
        <w:t>.</w:t>
      </w:r>
    </w:p>
    <w:p w:rsidR="00A57346" w:rsidRDefault="00A57346" w:rsidP="00E078A1">
      <w:pPr>
        <w:pStyle w:val="BodyText"/>
      </w:pPr>
      <w:r>
        <w:br/>
      </w:r>
    </w:p>
    <w:p w:rsidR="00E078A1" w:rsidRDefault="00A57346" w:rsidP="00E078A1">
      <w:pPr>
        <w:pStyle w:val="BodyText"/>
      </w:pPr>
      <w:r>
        <w:br w:type="page"/>
      </w:r>
    </w:p>
    <w:p w:rsidR="00E078A1" w:rsidRDefault="00E078A1" w:rsidP="00E078A1">
      <w:pPr>
        <w:pStyle w:val="BodyText"/>
      </w:pPr>
    </w:p>
    <w:p w:rsidR="00E078A1" w:rsidRDefault="00E078A1" w:rsidP="00E078A1">
      <w:pPr>
        <w:pStyle w:val="BodyText"/>
      </w:pPr>
    </w:p>
    <w:p w:rsidR="00E078A1" w:rsidRDefault="00E078A1" w:rsidP="00E078A1">
      <w:pPr>
        <w:pStyle w:val="BodyText"/>
      </w:pPr>
    </w:p>
    <w:p w:rsidR="009E5872" w:rsidRDefault="009E5872" w:rsidP="00EE6CD1">
      <w:pPr>
        <w:pStyle w:val="BodyText"/>
        <w:sectPr w:rsidR="009E5872" w:rsidSect="00A57346">
          <w:headerReference w:type="first" r:id="rId35"/>
          <w:pgSz w:w="12240" w:h="15840" w:code="1"/>
          <w:pgMar w:top="1440" w:right="1440" w:bottom="1440" w:left="1440" w:header="720" w:footer="720" w:gutter="432"/>
          <w:cols w:space="720"/>
          <w:titlePg/>
          <w:docGrid w:linePitch="360"/>
        </w:sectPr>
      </w:pPr>
    </w:p>
    <w:p w:rsidR="00590CE4" w:rsidRDefault="00FB27BC" w:rsidP="005337C4">
      <w:pPr>
        <w:pStyle w:val="Heading1"/>
      </w:pPr>
      <w:bookmarkStart w:id="965" w:name="_Ref213636175"/>
      <w:bookmarkStart w:id="966" w:name="_Ref213636178"/>
      <w:bookmarkStart w:id="967" w:name="_Ref213645536"/>
      <w:bookmarkStart w:id="968" w:name="_Ref213645539"/>
      <w:bookmarkStart w:id="969" w:name="_Ref213645540"/>
      <w:bookmarkStart w:id="970" w:name="_Ref213647528"/>
      <w:bookmarkStart w:id="971" w:name="_Ref213647531"/>
      <w:bookmarkStart w:id="972" w:name="_Toc238795949"/>
      <w:r>
        <w:lastRenderedPageBreak/>
        <w:t>User Provisioning Tool (UPT)</w:t>
      </w:r>
      <w:bookmarkEnd w:id="965"/>
      <w:bookmarkEnd w:id="966"/>
      <w:bookmarkEnd w:id="967"/>
      <w:bookmarkEnd w:id="968"/>
      <w:bookmarkEnd w:id="969"/>
      <w:bookmarkEnd w:id="970"/>
      <w:bookmarkEnd w:id="971"/>
      <w:bookmarkEnd w:id="972"/>
    </w:p>
    <w:p w:rsidR="006E41BA" w:rsidRDefault="006E41BA" w:rsidP="006E41BA">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3793B" w:rsidRDefault="00236694" w:rsidP="00FB27BC">
      <w:pPr>
        <w:pStyle w:val="BodyText"/>
      </w:pPr>
      <w:r>
        <w:t xml:space="preserve">The </w:t>
      </w:r>
      <w:r w:rsidR="00FB27BC">
        <w:t xml:space="preserve">intended audience </w:t>
      </w:r>
      <w:r>
        <w:t>for this section includes all users of the UPT</w:t>
      </w:r>
      <w:r w:rsidR="00FB27BC">
        <w:t xml:space="preserve"> including Super Administrators who may add applications and </w:t>
      </w:r>
      <w:r w:rsidR="006E41BA">
        <w:t>assign</w:t>
      </w:r>
      <w:r w:rsidR="00FB27BC">
        <w:t xml:space="preserve"> administrators</w:t>
      </w:r>
      <w:r w:rsidR="006E41BA">
        <w:t xml:space="preserve"> for those applications</w:t>
      </w:r>
      <w:r w:rsidR="00FB27BC">
        <w:t>, and Administrators who will perform provisioning for a particular application</w:t>
      </w:r>
      <w:r w:rsidR="008B318A">
        <w:t xml:space="preserve">. </w:t>
      </w:r>
      <w:r w:rsidR="00FB27BC">
        <w:t xml:space="preserve">This </w:t>
      </w:r>
      <w:r>
        <w:t>chapter</w:t>
      </w:r>
      <w:r w:rsidR="00FB27BC">
        <w:t xml:space="preserve"> provides an overview of the </w:t>
      </w:r>
      <w:r w:rsidR="0087034E">
        <w:t>UPT</w:t>
      </w:r>
      <w:r w:rsidR="00FB27BC">
        <w:t>, outlines a suggested workflow, and explains how to perform all UPT operations.</w:t>
      </w:r>
    </w:p>
    <w:p w:rsidR="006E41BA" w:rsidRDefault="006E41BA" w:rsidP="006E41BA">
      <w:pPr>
        <w:pStyle w:val="BodyText"/>
      </w:pPr>
      <w:r>
        <w:t>This chapter also explains how to deploy the UPT from start to finish – from uploading the Web application Archive (WAR) file, to editing configuration files, to synching the UPT with the application.</w:t>
      </w:r>
      <w:r w:rsidR="00F228E8">
        <w:fldChar w:fldCharType="begin"/>
      </w:r>
      <w:r w:rsidR="000849BE">
        <w:instrText xml:space="preserve"> XE "</w:instrText>
      </w:r>
      <w:r w:rsidR="000849BE" w:rsidRPr="000C7E9B">
        <w:instrText>UPT</w:instrText>
      </w:r>
      <w:r w:rsidR="000849BE">
        <w:instrText>:</w:instrText>
      </w:r>
      <w:r w:rsidR="000849BE" w:rsidRPr="000C7E9B">
        <w:instrText>overview</w:instrText>
      </w:r>
      <w:r w:rsidR="000849BE">
        <w:instrText xml:space="preserve">" </w:instrText>
      </w:r>
      <w:r w:rsidR="00F228E8">
        <w:fldChar w:fldCharType="end"/>
      </w:r>
      <w:r w:rsidR="00F228E8">
        <w:fldChar w:fldCharType="begin"/>
      </w:r>
      <w:r w:rsidR="000849BE">
        <w:instrText xml:space="preserve"> XE "</w:instrText>
      </w:r>
      <w:r w:rsidR="000849BE" w:rsidRPr="008D3208">
        <w:instrText>overview:UPT</w:instrText>
      </w:r>
      <w:r w:rsidR="000849BE">
        <w:instrText xml:space="preserve">" </w:instrText>
      </w:r>
      <w:r w:rsidR="00F228E8">
        <w:fldChar w:fldCharType="end"/>
      </w:r>
      <w:r w:rsidR="00F228E8">
        <w:fldChar w:fldCharType="begin"/>
      </w:r>
      <w:r w:rsidR="000849BE">
        <w:instrText xml:space="preserve"> XE "</w:instrText>
      </w:r>
      <w:r w:rsidR="000849BE" w:rsidRPr="000C7E9B">
        <w:instrText>provisioning tool</w:instrText>
      </w:r>
      <w:r w:rsidR="000849BE">
        <w:instrText xml:space="preserve">" </w:instrText>
      </w:r>
      <w:r w:rsidR="00F228E8">
        <w:fldChar w:fldCharType="end"/>
      </w:r>
    </w:p>
    <w:p w:rsidR="00833D8C" w:rsidRDefault="00FB27BC" w:rsidP="00FB27BC">
      <w:pPr>
        <w:pStyle w:val="Heading2"/>
      </w:pPr>
      <w:bookmarkStart w:id="973" w:name="_Toc238795950"/>
      <w:r>
        <w:t>Workflow</w:t>
      </w:r>
      <w:bookmarkEnd w:id="973"/>
    </w:p>
    <w:p w:rsidR="00FB27BC" w:rsidRDefault="00FB27BC" w:rsidP="00FB27BC">
      <w:pPr>
        <w:pStyle w:val="BodyText"/>
      </w:pPr>
      <w:r>
        <w:t>The UPT includes two modes</w:t>
      </w:r>
      <w:r w:rsidR="00236694">
        <w:t>:</w:t>
      </w:r>
      <w:r>
        <w:t xml:space="preserve"> Super Admin and Admin. The Super Admin operations are typically performed first, as they register the application and application administrators</w:t>
      </w:r>
      <w:r w:rsidR="008B318A">
        <w:t xml:space="preserve">. </w:t>
      </w:r>
      <w:r w:rsidR="00236694">
        <w:t>After that, t</w:t>
      </w:r>
      <w:r>
        <w:t xml:space="preserve">he primary mode operations, including authorization user provisioning, </w:t>
      </w:r>
      <w:r w:rsidR="00236694">
        <w:t xml:space="preserve">can </w:t>
      </w:r>
      <w:r>
        <w:t xml:space="preserve">occur. </w:t>
      </w:r>
      <w:r w:rsidR="00F228E8">
        <w:fldChar w:fldCharType="begin"/>
      </w:r>
      <w:r w:rsidR="000849BE">
        <w:instrText xml:space="preserve"> XE "</w:instrText>
      </w:r>
      <w:r w:rsidR="000849BE" w:rsidRPr="00EF7589">
        <w:instrText>UPT:workflow</w:instrText>
      </w:r>
      <w:r w:rsidR="000849BE">
        <w:instrText xml:space="preserve">" </w:instrText>
      </w:r>
      <w:r w:rsidR="00F228E8">
        <w:fldChar w:fldCharType="end"/>
      </w:r>
    </w:p>
    <w:p w:rsidR="00FB27BC" w:rsidRDefault="00FB27BC" w:rsidP="0087034E">
      <w:pPr>
        <w:pStyle w:val="Heading3"/>
      </w:pPr>
      <w:bookmarkStart w:id="974" w:name="_Toc238795951"/>
      <w:r>
        <w:t>Super Admin</w:t>
      </w:r>
      <w:r w:rsidR="0087034E">
        <w:t xml:space="preserve"> – To Register Applications and Admins</w:t>
      </w:r>
      <w:bookmarkEnd w:id="974"/>
    </w:p>
    <w:p w:rsidR="00FB27BC" w:rsidRDefault="00FB27BC" w:rsidP="00FB27BC">
      <w:pPr>
        <w:pStyle w:val="BodyText"/>
      </w:pPr>
      <w:r>
        <w:t>When first deploying the UPT for a particular application, the developer registers the application in Super Admin mode.</w:t>
      </w:r>
      <w:r w:rsidR="0087034E">
        <w:t xml:space="preserve"> </w:t>
      </w:r>
      <w:r>
        <w:t xml:space="preserve">Once the application is registered, the Super Admin can add </w:t>
      </w:r>
      <w:r w:rsidR="0087034E">
        <w:t xml:space="preserve">the </w:t>
      </w:r>
      <w:r>
        <w:t>users who will serve as application administrators. The Super Admin can also register additional applications as they become available.</w:t>
      </w:r>
    </w:p>
    <w:p w:rsidR="0087034E" w:rsidRDefault="0087034E" w:rsidP="0087034E">
      <w:pPr>
        <w:pStyle w:val="BodyText"/>
      </w:pPr>
      <w:r>
        <w:t xml:space="preserve">For details, see </w:t>
      </w:r>
      <w:fldSimple w:instr=" REF _Ref213724534 \h  \* MERGEFORMAT ">
        <w:r w:rsidR="00E92FAF" w:rsidRPr="00E92FAF">
          <w:rPr>
            <w:i/>
            <w:color w:val="0000FF"/>
          </w:rPr>
          <w:t>Super Admin Mode</w:t>
        </w:r>
      </w:fldSimple>
      <w:r>
        <w:t xml:space="preserve"> beginning on page </w:t>
      </w:r>
      <w:r w:rsidR="00F228E8">
        <w:fldChar w:fldCharType="begin"/>
      </w:r>
      <w:r>
        <w:instrText xml:space="preserve"> PAGEREF _Ref213724539 \h </w:instrText>
      </w:r>
      <w:r w:rsidR="00F228E8">
        <w:fldChar w:fldCharType="separate"/>
      </w:r>
      <w:r w:rsidR="00E92FAF">
        <w:rPr>
          <w:noProof/>
        </w:rPr>
        <w:t>39</w:t>
      </w:r>
      <w:r w:rsidR="00F228E8">
        <w:fldChar w:fldCharType="end"/>
      </w:r>
      <w:r>
        <w:t xml:space="preserve">. </w:t>
      </w:r>
    </w:p>
    <w:p w:rsidR="00FB27BC" w:rsidRDefault="00FB27BC" w:rsidP="00FB27BC">
      <w:pPr>
        <w:pStyle w:val="Heading3"/>
      </w:pPr>
      <w:bookmarkStart w:id="975" w:name="_Toc238795952"/>
      <w:r>
        <w:t>Admi</w:t>
      </w:r>
      <w:r w:rsidR="0087034E">
        <w:t>n – To Administer a Registered Application</w:t>
      </w:r>
      <w:bookmarkEnd w:id="975"/>
    </w:p>
    <w:p w:rsidR="0087034E" w:rsidRDefault="00FB27BC" w:rsidP="00FB27BC">
      <w:pPr>
        <w:pStyle w:val="BodyText"/>
      </w:pPr>
      <w:r>
        <w:t xml:space="preserve">The primary </w:t>
      </w:r>
      <w:r w:rsidR="0087034E">
        <w:t xml:space="preserve">or </w:t>
      </w:r>
      <w:r>
        <w:t xml:space="preserve">Admin mode </w:t>
      </w:r>
      <w:r w:rsidR="0087034E">
        <w:t xml:space="preserve">of the UPT is used to perform </w:t>
      </w:r>
      <w:r>
        <w:t>user provisioning for a particular application</w:t>
      </w:r>
      <w:r w:rsidR="008B318A">
        <w:t xml:space="preserve">. </w:t>
      </w:r>
      <w:r>
        <w:t xml:space="preserve">The Admin mode follows a simple workflow of creating elements, assigning them, and then associating them.  </w:t>
      </w:r>
    </w:p>
    <w:p w:rsidR="00FB27BC" w:rsidRDefault="0087034E" w:rsidP="00FB27BC">
      <w:pPr>
        <w:pStyle w:val="BodyText"/>
      </w:pPr>
      <w:r>
        <w:t xml:space="preserve">For details, see </w:t>
      </w:r>
      <w:fldSimple w:instr=" REF _Ref213724620 \h  \* MERGEFORMAT ">
        <w:r w:rsidR="00E92FAF" w:rsidRPr="00E92FAF">
          <w:rPr>
            <w:i/>
            <w:color w:val="0000FF"/>
          </w:rPr>
          <w:t>Admin Mode</w:t>
        </w:r>
      </w:fldSimple>
      <w:r>
        <w:t xml:space="preserve"> beginning on page </w:t>
      </w:r>
      <w:r w:rsidR="00F228E8">
        <w:fldChar w:fldCharType="begin"/>
      </w:r>
      <w:r>
        <w:instrText xml:space="preserve"> PAGEREF _Ref213724622 \h </w:instrText>
      </w:r>
      <w:r w:rsidR="00F228E8">
        <w:fldChar w:fldCharType="separate"/>
      </w:r>
      <w:r w:rsidR="00E92FAF">
        <w:rPr>
          <w:noProof/>
        </w:rPr>
        <w:t>47</w:t>
      </w:r>
      <w:r w:rsidR="00F228E8">
        <w:fldChar w:fldCharType="end"/>
      </w:r>
      <w:r w:rsidR="00FB27BC">
        <w:t>.</w:t>
      </w:r>
    </w:p>
    <w:p w:rsidR="00FB27BC" w:rsidRDefault="00FB27BC" w:rsidP="00FB27BC">
      <w:pPr>
        <w:pStyle w:val="Heading3"/>
      </w:pPr>
      <w:bookmarkStart w:id="976" w:name="_Toc238795953"/>
      <w:r>
        <w:t>Login</w:t>
      </w:r>
      <w:bookmarkEnd w:id="976"/>
    </w:p>
    <w:p w:rsidR="00993D7F" w:rsidRDefault="00FB27BC" w:rsidP="00FB27BC">
      <w:pPr>
        <w:pStyle w:val="BodyText"/>
      </w:pPr>
      <w:r>
        <w:t>The Login page</w:t>
      </w:r>
      <w:r w:rsidR="00993D7F">
        <w:t xml:space="preserve"> of the UPT</w:t>
      </w:r>
      <w:r>
        <w:t xml:space="preserve"> includes summary text, What’s New, Did You Know, and most importantly the Login section itself</w:t>
      </w:r>
      <w:r w:rsidR="00993D7F">
        <w:t>. Logging into the UPT requires a</w:t>
      </w:r>
      <w:r>
        <w:t xml:space="preserve"> Login ID, Password, and Application Name</w:t>
      </w:r>
      <w:r w:rsidR="001953B7">
        <w:t xml:space="preserve">. </w:t>
      </w:r>
      <w:r w:rsidR="00F228E8">
        <w:fldChar w:fldCharType="begin"/>
      </w:r>
      <w:r w:rsidR="000849BE">
        <w:instrText xml:space="preserve"> XE "</w:instrText>
      </w:r>
      <w:r w:rsidR="000849BE" w:rsidRPr="00774A99">
        <w:instrText>UPT:login</w:instrText>
      </w:r>
      <w:r w:rsidR="000849BE">
        <w:instrText xml:space="preserve">" </w:instrText>
      </w:r>
      <w:r w:rsidR="00F228E8">
        <w:fldChar w:fldCharType="end"/>
      </w:r>
    </w:p>
    <w:p w:rsidR="00FB27BC" w:rsidRDefault="00FB27BC" w:rsidP="00FB27BC">
      <w:pPr>
        <w:pStyle w:val="BodyText"/>
      </w:pPr>
      <w:r>
        <w:t xml:space="preserve">For a majority of UPT implementations, the NCICB LDAP serves as the authentication mechanism. </w:t>
      </w:r>
      <w:r w:rsidR="00993D7F">
        <w:t xml:space="preserve">This means that </w:t>
      </w:r>
      <w:r>
        <w:t>the user’s Login ID</w:t>
      </w:r>
      <w:r w:rsidR="00993D7F">
        <w:t xml:space="preserve"> is</w:t>
      </w:r>
      <w:r>
        <w:t xml:space="preserve"> th</w:t>
      </w:r>
      <w:r w:rsidR="00993D7F">
        <w:t xml:space="preserve">e same as the </w:t>
      </w:r>
      <w:r w:rsidR="00993D7F">
        <w:lastRenderedPageBreak/>
        <w:t>user’s NCICB user</w:t>
      </w:r>
      <w:r>
        <w:t>name</w:t>
      </w:r>
      <w:r w:rsidR="00993D7F">
        <w:t>. In the figures below, the demonstration user is Eric Copen, whose NCICB username is “copene”</w:t>
      </w:r>
      <w:r w:rsidR="008B318A">
        <w:t xml:space="preserve">. </w:t>
      </w:r>
      <w:r w:rsidR="00993D7F">
        <w:t>Similarly, the p</w:t>
      </w:r>
      <w:r>
        <w:t xml:space="preserve">assword </w:t>
      </w:r>
      <w:r w:rsidR="00993D7F">
        <w:t xml:space="preserve">is the same as the </w:t>
      </w:r>
      <w:r>
        <w:t xml:space="preserve">NCICB password. The rules from the authentication system are applied to the username and password. </w:t>
      </w:r>
    </w:p>
    <w:p w:rsidR="00FB27BC" w:rsidRDefault="00FB27BC" w:rsidP="00FB27BC">
      <w:pPr>
        <w:pStyle w:val="BodyText"/>
      </w:pPr>
    </w:p>
    <w:p w:rsidR="00FB27BC" w:rsidRDefault="00FB27BC" w:rsidP="00FB27BC">
      <w:pPr>
        <w:pStyle w:val="BodyText"/>
      </w:pPr>
      <w:r>
        <w:t xml:space="preserve">If logging on as </w:t>
      </w:r>
      <w:r w:rsidR="00993D7F">
        <w:t xml:space="preserve">a </w:t>
      </w:r>
      <w:r>
        <w:t xml:space="preserve">Super Admin, enter the </w:t>
      </w:r>
      <w:r w:rsidR="00F73F46">
        <w:t>application</w:t>
      </w:r>
      <w:r>
        <w:t xml:space="preserve"> Name </w:t>
      </w:r>
      <w:r w:rsidRPr="00FB27BC">
        <w:rPr>
          <w:rStyle w:val="Emphasis"/>
        </w:rPr>
        <w:t>csmupt</w:t>
      </w:r>
      <w:r>
        <w:t xml:space="preserve"> </w:t>
      </w:r>
      <w:r w:rsidR="00993D7F">
        <w:t xml:space="preserve"> as shown in </w:t>
      </w:r>
      <w:r w:rsidR="00F228E8">
        <w:fldChar w:fldCharType="begin"/>
      </w:r>
      <w:r w:rsidR="00993D7F">
        <w:instrText xml:space="preserve"> REF _Ref213725005 \h </w:instrText>
      </w:r>
      <w:r w:rsidR="00F228E8">
        <w:fldChar w:fldCharType="separate"/>
      </w:r>
      <w:r w:rsidR="00E92FAF">
        <w:t xml:space="preserve">Figure </w:t>
      </w:r>
      <w:r w:rsidR="00E92FAF">
        <w:rPr>
          <w:noProof/>
        </w:rPr>
        <w:t>3</w:t>
      </w:r>
      <w:r w:rsidR="00E92FAF">
        <w:noBreakHyphen/>
      </w:r>
      <w:r w:rsidR="00E92FAF">
        <w:rPr>
          <w:noProof/>
        </w:rPr>
        <w:t>1</w:t>
      </w:r>
      <w:r w:rsidR="00F228E8">
        <w:fldChar w:fldCharType="end"/>
      </w:r>
      <w:r w:rsidR="00993D7F">
        <w:t xml:space="preserve"> below</w:t>
      </w:r>
      <w:r w:rsidR="008B318A">
        <w:t xml:space="preserve">. </w:t>
      </w:r>
      <w:r>
        <w:t>If logging in as an Admin, enter the appropriate application name</w:t>
      </w:r>
      <w:r w:rsidR="00993D7F">
        <w:t xml:space="preserve"> as shown in </w:t>
      </w:r>
      <w:r w:rsidR="00F228E8">
        <w:fldChar w:fldCharType="begin"/>
      </w:r>
      <w:r w:rsidR="00993D7F">
        <w:instrText xml:space="preserve"> REF _Ref213725009 \h </w:instrText>
      </w:r>
      <w:r w:rsidR="00F228E8">
        <w:fldChar w:fldCharType="separate"/>
      </w:r>
      <w:r w:rsidR="00E92FAF">
        <w:t xml:space="preserve">Figure </w:t>
      </w:r>
      <w:r w:rsidR="00E92FAF">
        <w:rPr>
          <w:noProof/>
        </w:rPr>
        <w:t>3</w:t>
      </w:r>
      <w:r w:rsidR="00E92FAF">
        <w:noBreakHyphen/>
      </w:r>
      <w:r w:rsidR="00E92FAF">
        <w:rPr>
          <w:noProof/>
        </w:rPr>
        <w:t>2</w:t>
      </w:r>
      <w:r w:rsidR="00F228E8">
        <w:fldChar w:fldCharType="end"/>
      </w:r>
      <w:r w:rsidR="00993D7F">
        <w:t xml:space="preserve"> below, where the application name is </w:t>
      </w:r>
      <w:r w:rsidR="00993D7F" w:rsidRPr="00993D7F">
        <w:rPr>
          <w:rStyle w:val="Emphasis"/>
        </w:rPr>
        <w:t>security</w:t>
      </w:r>
      <w:r w:rsidR="00993D7F">
        <w:t>.</w:t>
      </w:r>
    </w:p>
    <w:p w:rsidR="00FB27BC" w:rsidRDefault="00FB27BC" w:rsidP="00FB27BC">
      <w:pPr>
        <w:pStyle w:val="BodyText"/>
      </w:pPr>
    </w:p>
    <w:p w:rsidR="00FB27BC" w:rsidRDefault="00257618" w:rsidP="00FB27BC">
      <w:pPr>
        <w:pStyle w:val="BodyText"/>
      </w:pPr>
      <w:r>
        <w:rPr>
          <w:rFonts w:cs="Arial"/>
          <w:noProof/>
        </w:rPr>
        <w:drawing>
          <wp:inline distT="0" distB="0" distL="0" distR="0">
            <wp:extent cx="2269490" cy="1377315"/>
            <wp:effectExtent l="19050" t="19050" r="16510" b="13335"/>
            <wp:docPr id="7" name="Picture 1"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_appname_csmupt"/>
                    <pic:cNvPicPr>
                      <a:picLocks noChangeAspect="1" noChangeArrowheads="1"/>
                    </pic:cNvPicPr>
                  </pic:nvPicPr>
                  <pic:blipFill>
                    <a:blip r:embed="rId36"/>
                    <a:srcRect/>
                    <a:stretch>
                      <a:fillRect/>
                    </a:stretch>
                  </pic:blipFill>
                  <pic:spPr bwMode="auto">
                    <a:xfrm>
                      <a:off x="0" y="0"/>
                      <a:ext cx="2269490" cy="137731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7" w:name="_Ref213725005"/>
      <w:r>
        <w:t>Figure</w:t>
      </w:r>
      <w:r w:rsidR="00993D7F">
        <w:t xml:space="preserve"> </w:t>
      </w:r>
      <w:fldSimple w:instr=" STYLEREF 1 \s ">
        <w:r w:rsidR="00E92FAF">
          <w:rPr>
            <w:noProof/>
          </w:rPr>
          <w:t>3</w:t>
        </w:r>
      </w:fldSimple>
      <w:r w:rsidR="002F0542">
        <w:noBreakHyphen/>
      </w:r>
      <w:fldSimple w:instr=" SEQ Figure \* ARABIC \s 1 ">
        <w:r w:rsidR="00E92FAF">
          <w:rPr>
            <w:noProof/>
          </w:rPr>
          <w:t>1</w:t>
        </w:r>
      </w:fldSimple>
      <w:bookmarkEnd w:id="977"/>
      <w:r w:rsidR="00993D7F">
        <w:t xml:space="preserve"> Login as Super Admin</w:t>
      </w:r>
    </w:p>
    <w:p w:rsidR="00FB27BC" w:rsidRDefault="00257618" w:rsidP="00FB27BC">
      <w:pPr>
        <w:pStyle w:val="BodyText"/>
      </w:pPr>
      <w:r>
        <w:rPr>
          <w:rFonts w:cs="Arial"/>
          <w:noProof/>
        </w:rPr>
        <w:drawing>
          <wp:inline distT="0" distB="0" distL="0" distR="0">
            <wp:extent cx="2214245" cy="1398905"/>
            <wp:effectExtent l="19050" t="19050" r="14605" b="10795"/>
            <wp:docPr id="8"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37"/>
                    <a:srcRect/>
                    <a:stretch>
                      <a:fillRect/>
                    </a:stretch>
                  </pic:blipFill>
                  <pic:spPr bwMode="auto">
                    <a:xfrm>
                      <a:off x="0" y="0"/>
                      <a:ext cx="2214245" cy="139890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8" w:name="_Ref213725009"/>
      <w:r>
        <w:t>Figure</w:t>
      </w:r>
      <w:r w:rsidR="00993D7F">
        <w:t xml:space="preserve"> </w:t>
      </w:r>
      <w:fldSimple w:instr=" STYLEREF 1 \s ">
        <w:r w:rsidR="00E92FAF">
          <w:rPr>
            <w:noProof/>
          </w:rPr>
          <w:t>3</w:t>
        </w:r>
      </w:fldSimple>
      <w:r w:rsidR="002F0542">
        <w:noBreakHyphen/>
      </w:r>
      <w:fldSimple w:instr=" SEQ Figure \* ARABIC \s 1 ">
        <w:r w:rsidR="00E92FAF">
          <w:rPr>
            <w:noProof/>
          </w:rPr>
          <w:t>2</w:t>
        </w:r>
      </w:fldSimple>
      <w:bookmarkEnd w:id="978"/>
      <w:r w:rsidR="00993D7F">
        <w:t xml:space="preserve"> Login as Admin</w:t>
      </w:r>
    </w:p>
    <w:p w:rsidR="00FB27BC" w:rsidRDefault="00FB27BC" w:rsidP="00FB27BC">
      <w:pPr>
        <w:pStyle w:val="BodyText"/>
        <w:rPr>
          <w:ins w:id="979" w:author=" Vijay Parmar" w:date="2009-08-22T11:59:00Z"/>
        </w:rPr>
      </w:pPr>
      <w:r>
        <w:t xml:space="preserve">Since UPT uses CSM’s Authentication Manager, it can be configured to lock a user out if they try to make an unauthorized entry into the UPT. If configured appropriately, </w:t>
      </w:r>
      <w:r w:rsidR="00993D7F">
        <w:t xml:space="preserve">the </w:t>
      </w:r>
      <w:r>
        <w:t xml:space="preserve">UPT </w:t>
      </w:r>
      <w:r w:rsidR="00993D7F">
        <w:t>will</w:t>
      </w:r>
      <w:r>
        <w:t xml:space="preserve"> the user out after a pre-configured number of unsuccessful attempts have been reached</w:t>
      </w:r>
      <w:r w:rsidR="00993D7F">
        <w:t xml:space="preserve"> with</w:t>
      </w:r>
      <w:r>
        <w:t>in the allowed login time frame. Once locked out, the user can log in only after the configured amount of lockout time has elapsed. This provides security from hacking attempts to break into the UPT.</w:t>
      </w:r>
    </w:p>
    <w:p w:rsidR="007363C0" w:rsidRDefault="007363C0" w:rsidP="007363C0">
      <w:pPr>
        <w:pStyle w:val="Heading3"/>
        <w:rPr>
          <w:ins w:id="980" w:author=" Vijay Parmar" w:date="2009-08-22T12:00:00Z"/>
        </w:rPr>
      </w:pPr>
      <w:bookmarkStart w:id="981" w:name="_Toc238795954"/>
      <w:ins w:id="982" w:author=" Vijay Parmar" w:date="2009-08-22T12:00:00Z">
        <w:r>
          <w:t xml:space="preserve">Login and </w:t>
        </w:r>
        <w:commentRangeStart w:id="983"/>
        <w:r>
          <w:t>Forwarding</w:t>
        </w:r>
      </w:ins>
      <w:commentRangeEnd w:id="983"/>
      <w:ins w:id="984" w:author=" Vijay Parmar" w:date="2009-08-22T14:00:00Z">
        <w:r w:rsidR="00091B4A">
          <w:rPr>
            <w:rStyle w:val="CommentReference"/>
            <w:rFonts w:ascii="Arial" w:hAnsi="Arial" w:cs="Times New Roman"/>
            <w:bCs w:val="0"/>
          </w:rPr>
          <w:commentReference w:id="983"/>
        </w:r>
      </w:ins>
      <w:bookmarkEnd w:id="981"/>
      <w:ins w:id="985" w:author=" Vijay Parmar" w:date="2009-08-22T12:00:00Z">
        <w:r>
          <w:t xml:space="preserve"> </w:t>
        </w:r>
      </w:ins>
    </w:p>
    <w:p w:rsidR="007363C0" w:rsidRPr="00FB27BC" w:rsidRDefault="007363C0" w:rsidP="00FB27BC">
      <w:pPr>
        <w:pStyle w:val="BodyText"/>
      </w:pPr>
      <w:ins w:id="986" w:author=" Vijay Parmar" w:date="2009-08-22T12:00:00Z">
        <w:r>
          <w:t xml:space="preserve">The CSM UPT v4.2 version is backwards compatible with earlier versions. </w:t>
        </w:r>
      </w:ins>
      <w:ins w:id="987" w:author=" Vijay Parmar" w:date="2009-08-23T14:24:00Z">
        <w:r w:rsidR="00FA5E77">
          <w:t xml:space="preserve">Essentially the CSM UPT v4.2 is capable of </w:t>
        </w:r>
      </w:ins>
      <w:ins w:id="988" w:author=" Vijay Parmar" w:date="2009-08-23T14:25:00Z">
        <w:r w:rsidR="00FA5E77">
          <w:t xml:space="preserve">working with existing older versions of CSM Schema </w:t>
        </w:r>
      </w:ins>
      <w:ins w:id="989" w:author=" Vijay Parmar" w:date="2009-08-23T14:27:00Z">
        <w:r w:rsidR="00FA5E77">
          <w:t xml:space="preserve">with </w:t>
        </w:r>
      </w:ins>
      <w:ins w:id="990" w:author=" Vijay Parmar" w:date="2009-08-23T14:25:00Z">
        <w:r w:rsidR="00FA5E77">
          <w:t xml:space="preserve">little or minor changes to the schema. UPT 4.2 is able to distinguish between different versions of CSM and provide a </w:t>
        </w:r>
      </w:ins>
      <w:ins w:id="991" w:author=" Vijay Parmar" w:date="2009-08-23T14:26:00Z">
        <w:r w:rsidR="00FA5E77">
          <w:t xml:space="preserve">user experience that is consistent with the CSM version the user is currently using. This new feature is attractive to applications that want to use latest UPT </w:t>
        </w:r>
      </w:ins>
      <w:ins w:id="992" w:author=" Vijay Parmar" w:date="2009-08-23T14:27:00Z">
        <w:r w:rsidR="00FA5E77">
          <w:t>version while some other applications continue to use older version of CSM.</w:t>
        </w:r>
      </w:ins>
    </w:p>
    <w:p w:rsidR="00590CE4" w:rsidRDefault="00FB27BC" w:rsidP="00FB27BC">
      <w:pPr>
        <w:pStyle w:val="Heading2"/>
      </w:pPr>
      <w:bookmarkStart w:id="993" w:name="_Toc238795955"/>
      <w:r>
        <w:lastRenderedPageBreak/>
        <w:t>Common Basic Functions</w:t>
      </w:r>
      <w:bookmarkEnd w:id="993"/>
    </w:p>
    <w:p w:rsidR="00FB27BC" w:rsidRDefault="00FB27BC" w:rsidP="00FB27BC">
      <w:pPr>
        <w:pStyle w:val="BodyText"/>
      </w:pPr>
      <w:r>
        <w:t>Within the UPT, there are several common operations that are repeated for most elements</w:t>
      </w:r>
      <w:r w:rsidR="008B318A">
        <w:t xml:space="preserve">. </w:t>
      </w:r>
      <w:r>
        <w:t>These operations include Create New, Search</w:t>
      </w:r>
      <w:r w:rsidR="00993D7F">
        <w:t>,</w:t>
      </w:r>
      <w:r>
        <w:t xml:space="preserve"> Update, Delete, and Assign/Associate</w:t>
      </w:r>
      <w:r w:rsidR="008B318A">
        <w:t xml:space="preserve">. </w:t>
      </w:r>
      <w:r w:rsidR="00993D7F">
        <w:t xml:space="preserve">The sections that follow describe in more detail </w:t>
      </w:r>
      <w:r>
        <w:t xml:space="preserve">how </w:t>
      </w:r>
      <w:r w:rsidR="00993D7F">
        <w:t>these operations are performed.</w:t>
      </w:r>
      <w:r w:rsidR="00F228E8">
        <w:fldChar w:fldCharType="begin"/>
      </w:r>
      <w:r w:rsidR="000849BE">
        <w:instrText xml:space="preserve"> XE "</w:instrText>
      </w:r>
      <w:r w:rsidR="000849BE" w:rsidRPr="00810FD8">
        <w:instrText>UPT:basic functions</w:instrText>
      </w:r>
      <w:r w:rsidR="000849BE">
        <w:instrText xml:space="preserve">" </w:instrText>
      </w:r>
      <w:r w:rsidR="00F228E8">
        <w:fldChar w:fldCharType="end"/>
      </w:r>
    </w:p>
    <w:p w:rsidR="00FB27BC" w:rsidRDefault="00FB27BC" w:rsidP="00FB27BC">
      <w:pPr>
        <w:pStyle w:val="Heading3"/>
      </w:pPr>
      <w:bookmarkStart w:id="994" w:name="_Toc238795956"/>
      <w:r>
        <w:t>Create New</w:t>
      </w:r>
      <w:bookmarkEnd w:id="994"/>
    </w:p>
    <w:p w:rsidR="00FB27BC" w:rsidRDefault="00FB27BC" w:rsidP="00FB27BC">
      <w:pPr>
        <w:pStyle w:val="BodyText"/>
      </w:pPr>
      <w:r>
        <w:t>The same basic steps can be followed to create any element</w:t>
      </w:r>
      <w:r w:rsidR="00993D7F">
        <w:t>. Use the procedure provided below as a guide for creating a new element. These particular instruction</w:t>
      </w:r>
      <w:r w:rsidR="00E9539E">
        <w:t>s</w:t>
      </w:r>
      <w:r w:rsidR="00993D7F">
        <w:t xml:space="preserve"> create a </w:t>
      </w:r>
      <w:r w:rsidR="00E9539E">
        <w:t xml:space="preserve">new </w:t>
      </w:r>
      <w:r w:rsidR="00993D7F">
        <w:t xml:space="preserve">User element. </w:t>
      </w:r>
      <w:r w:rsidR="00F228E8">
        <w:fldChar w:fldCharType="begin"/>
      </w:r>
      <w:r w:rsidR="000849BE">
        <w:instrText xml:space="preserve"> XE "</w:instrText>
      </w:r>
      <w:r w:rsidR="000849BE" w:rsidRPr="000C7E9B">
        <w:instrText>create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0849BE" w:rsidRPr="00F62D05">
        <w:instrText>create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UPT:create element</w:instrText>
      </w:r>
      <w:r w:rsidR="000849BE">
        <w:instrText xml:space="preserve">" </w:instrText>
      </w:r>
      <w:r w:rsidR="00F228E8">
        <w:fldChar w:fldCharType="end"/>
      </w:r>
    </w:p>
    <w:p w:rsidR="00993D7F" w:rsidRPr="00993D7F" w:rsidRDefault="00993D7F" w:rsidP="00FB27BC">
      <w:pPr>
        <w:pStyle w:val="BodyText"/>
        <w:rPr>
          <w:rStyle w:val="Bold"/>
        </w:rPr>
      </w:pPr>
      <w:r w:rsidRPr="00993D7F">
        <w:rPr>
          <w:rStyle w:val="Bold"/>
        </w:rPr>
        <w:t>To create a new element:</w:t>
      </w:r>
    </w:p>
    <w:p w:rsidR="00FB27BC" w:rsidRDefault="00993D7F" w:rsidP="004B6D1D">
      <w:pPr>
        <w:pStyle w:val="ListNumber"/>
        <w:numPr>
          <w:ilvl w:val="0"/>
          <w:numId w:val="59"/>
        </w:numPr>
      </w:pPr>
      <w:r>
        <w:t xml:space="preserve">On the element Home page, select the </w:t>
      </w:r>
      <w:r w:rsidRPr="00993D7F">
        <w:rPr>
          <w:rStyle w:val="Bold"/>
        </w:rPr>
        <w:t>Create A New {element}</w:t>
      </w:r>
      <w:r>
        <w:t xml:space="preserve"> link. </w:t>
      </w:r>
      <w:r w:rsidR="00F228E8">
        <w:fldChar w:fldCharType="begin"/>
      </w:r>
      <w:r>
        <w:instrText xml:space="preserve"> REF _Ref213725369 \h </w:instrText>
      </w:r>
      <w:r w:rsidR="00F228E8">
        <w:fldChar w:fldCharType="separate"/>
      </w:r>
      <w:r w:rsidR="00E92FAF">
        <w:t xml:space="preserve">Figure </w:t>
      </w:r>
      <w:r w:rsidR="00E92FAF">
        <w:rPr>
          <w:noProof/>
        </w:rPr>
        <w:t>3</w:t>
      </w:r>
      <w:r w:rsidR="00E92FAF">
        <w:noBreakHyphen/>
      </w:r>
      <w:r w:rsidR="00E92FAF">
        <w:rPr>
          <w:noProof/>
        </w:rPr>
        <w:t>3</w:t>
      </w:r>
      <w:r w:rsidR="00F228E8">
        <w:fldChar w:fldCharType="end"/>
      </w:r>
      <w:r>
        <w:t xml:space="preserve"> below shows the create new and select existing user links.</w:t>
      </w:r>
    </w:p>
    <w:p w:rsidR="00FB27BC" w:rsidRDefault="00257618" w:rsidP="00E9539E">
      <w:pPr>
        <w:pStyle w:val="GraphicAnchorStep"/>
      </w:pPr>
      <w:r>
        <w:rPr>
          <w:noProof/>
        </w:rPr>
        <w:drawing>
          <wp:inline distT="0" distB="0" distL="0" distR="0">
            <wp:extent cx="2853055" cy="1123950"/>
            <wp:effectExtent l="19050" t="19050" r="23495" b="19050"/>
            <wp:docPr id="9"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39"/>
                    <a:srcRect/>
                    <a:stretch>
                      <a:fillRect/>
                    </a:stretch>
                  </pic:blipFill>
                  <pic:spPr bwMode="auto">
                    <a:xfrm>
                      <a:off x="0" y="0"/>
                      <a:ext cx="2853055" cy="112395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995" w:name="_Ref213725369"/>
      <w:r>
        <w:t>Figure</w:t>
      </w:r>
      <w:r w:rsidR="00993D7F">
        <w:t xml:space="preserve"> </w:t>
      </w:r>
      <w:fldSimple w:instr=" STYLEREF 1 \s ">
        <w:r w:rsidR="00E92FAF">
          <w:rPr>
            <w:noProof/>
          </w:rPr>
          <w:t>3</w:t>
        </w:r>
      </w:fldSimple>
      <w:r w:rsidR="002F0542">
        <w:noBreakHyphen/>
      </w:r>
      <w:fldSimple w:instr=" SEQ Figure \* ARABIC \s 1 ">
        <w:r w:rsidR="00E92FAF">
          <w:rPr>
            <w:noProof/>
          </w:rPr>
          <w:t>3</w:t>
        </w:r>
      </w:fldSimple>
      <w:bookmarkEnd w:id="995"/>
      <w:r w:rsidR="00993D7F">
        <w:t xml:space="preserve"> User Links section of the Home Page</w:t>
      </w:r>
    </w:p>
    <w:p w:rsidR="00993D7F" w:rsidRPr="00993D7F" w:rsidRDefault="00E9539E" w:rsidP="00993D7F">
      <w:pPr>
        <w:pStyle w:val="ListNumber"/>
      </w:pPr>
      <w:r>
        <w:t xml:space="preserve">Enter the details for the element you are creating. </w:t>
      </w:r>
      <w:r w:rsidR="00F228E8">
        <w:fldChar w:fldCharType="begin"/>
      </w:r>
      <w:r>
        <w:instrText xml:space="preserve"> REF _Ref213725464 \h </w:instrText>
      </w:r>
      <w:r w:rsidR="00F228E8">
        <w:fldChar w:fldCharType="separate"/>
      </w:r>
      <w:r w:rsidR="00E92FAF">
        <w:t xml:space="preserve">Figure </w:t>
      </w:r>
      <w:r w:rsidR="00E92FAF">
        <w:rPr>
          <w:noProof/>
        </w:rPr>
        <w:t>3</w:t>
      </w:r>
      <w:r w:rsidR="00E92FAF">
        <w:noBreakHyphen/>
      </w:r>
      <w:r w:rsidR="00E92FAF">
        <w:rPr>
          <w:noProof/>
        </w:rPr>
        <w:t>4</w:t>
      </w:r>
      <w:r w:rsidR="00F228E8">
        <w:fldChar w:fldCharType="end"/>
      </w:r>
      <w:r>
        <w:t xml:space="preserve"> below shows the details for entering new user information.</w:t>
      </w:r>
    </w:p>
    <w:p w:rsidR="00FB27BC" w:rsidRDefault="00257618" w:rsidP="00E9539E">
      <w:pPr>
        <w:pStyle w:val="GraphicAnchorStep"/>
      </w:pPr>
      <w:r>
        <w:rPr>
          <w:noProof/>
        </w:rPr>
        <w:drawing>
          <wp:inline distT="0" distB="0" distL="0" distR="0">
            <wp:extent cx="4219575" cy="1355090"/>
            <wp:effectExtent l="19050" t="19050" r="28575" b="16510"/>
            <wp:docPr id="10"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0"/>
                    <a:srcRect/>
                    <a:stretch>
                      <a:fillRect/>
                    </a:stretch>
                  </pic:blipFill>
                  <pic:spPr bwMode="auto">
                    <a:xfrm>
                      <a:off x="0" y="0"/>
                      <a:ext cx="4219575" cy="135509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996" w:name="_Ref213725464"/>
      <w:r>
        <w:t>Figure</w:t>
      </w:r>
      <w:r w:rsidR="00E9539E">
        <w:t xml:space="preserve"> </w:t>
      </w:r>
      <w:fldSimple w:instr=" STYLEREF 1 \s ">
        <w:r w:rsidR="00E92FAF">
          <w:rPr>
            <w:noProof/>
          </w:rPr>
          <w:t>3</w:t>
        </w:r>
      </w:fldSimple>
      <w:r w:rsidR="002F0542">
        <w:noBreakHyphen/>
      </w:r>
      <w:fldSimple w:instr=" SEQ Figure \* ARABIC \s 1 ">
        <w:r w:rsidR="00E92FAF">
          <w:rPr>
            <w:noProof/>
          </w:rPr>
          <w:t>4</w:t>
        </w:r>
      </w:fldSimple>
      <w:bookmarkEnd w:id="996"/>
      <w:r w:rsidR="00E9539E">
        <w:t xml:space="preserve"> Enter New User Details form</w:t>
      </w:r>
    </w:p>
    <w:p w:rsidR="00E9539E" w:rsidRDefault="00FB27BC" w:rsidP="00E9539E">
      <w:pPr>
        <w:pStyle w:val="ListNumber"/>
      </w:pPr>
      <w:r>
        <w:t xml:space="preserve">Select </w:t>
      </w:r>
      <w:r w:rsidRPr="00E9539E">
        <w:rPr>
          <w:rStyle w:val="Bold"/>
        </w:rPr>
        <w:t>Add</w:t>
      </w:r>
      <w:r>
        <w:t xml:space="preserve"> to save the new element to the database</w:t>
      </w:r>
      <w:r w:rsidR="008B318A">
        <w:t xml:space="preserve">. </w:t>
      </w:r>
      <w:r>
        <w:t xml:space="preserve">This save occurs immediately. </w:t>
      </w:r>
    </w:p>
    <w:p w:rsidR="00E9539E" w:rsidRDefault="00E9539E" w:rsidP="00E9539E">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form. </w:t>
      </w:r>
    </w:p>
    <w:p w:rsidR="00E9539E" w:rsidRDefault="00E9539E" w:rsidP="00E9539E">
      <w:pPr>
        <w:pStyle w:val="NoteInList"/>
      </w:pPr>
      <w:r w:rsidRPr="00E9539E">
        <w:rPr>
          <w:rStyle w:val="Bold"/>
        </w:rPr>
        <w:t>NOTE:</w:t>
      </w:r>
      <w:r>
        <w:t xml:space="preserve"> No data is saved until the </w:t>
      </w:r>
      <w:r w:rsidRPr="00E9539E">
        <w:rPr>
          <w:rStyle w:val="Bold"/>
        </w:rPr>
        <w:t>Add</w:t>
      </w:r>
      <w:r>
        <w:t xml:space="preserve"> button is selected.</w:t>
      </w:r>
    </w:p>
    <w:p w:rsidR="00E9539E" w:rsidRDefault="00FB27BC" w:rsidP="00E9539E">
      <w:pPr>
        <w:pStyle w:val="BodyText"/>
      </w:pPr>
      <w:r>
        <w:t>Upon a successful save, the system displays</w:t>
      </w:r>
      <w:r w:rsidR="00E9539E">
        <w:t xml:space="preserve"> </w:t>
      </w:r>
      <w:r w:rsidRPr="00E9539E">
        <w:rPr>
          <w:rStyle w:val="Bold"/>
        </w:rPr>
        <w:t>Add Successful</w:t>
      </w:r>
      <w:r>
        <w:t xml:space="preserve"> just below the menu and </w:t>
      </w:r>
      <w:r w:rsidR="00E9539E">
        <w:t>above</w:t>
      </w:r>
      <w:r>
        <w:t xml:space="preserve"> the text. </w:t>
      </w:r>
    </w:p>
    <w:p w:rsidR="00FB27BC" w:rsidRDefault="008B318A" w:rsidP="00E9539E">
      <w:pPr>
        <w:pStyle w:val="BodyText"/>
      </w:pPr>
      <w:r>
        <w:t>After you</w:t>
      </w:r>
      <w:r w:rsidR="00E9539E">
        <w:t xml:space="preserve"> have created the necessary element</w:t>
      </w:r>
      <w:r w:rsidR="002777AC">
        <w:t>(s)</w:t>
      </w:r>
      <w:r w:rsidR="00E9539E">
        <w:t xml:space="preserve"> in Super Admin mode, when you log into Admin mode, you will see an additional set of buttons below the details </w:t>
      </w:r>
      <w:r w:rsidR="00E9539E">
        <w:lastRenderedPageBreak/>
        <w:t xml:space="preserve">table. These buttons are used to administer the application and are discussed in more detail in the </w:t>
      </w:r>
      <w:fldSimple w:instr=" REF _Ref213725884 \h  \* MERGEFORMAT ">
        <w:r w:rsidR="00E92FAF" w:rsidRPr="00E92FAF">
          <w:rPr>
            <w:i/>
            <w:color w:val="0000FF"/>
          </w:rPr>
          <w:t>Admin Mode</w:t>
        </w:r>
      </w:fldSimple>
      <w:r w:rsidR="00E9539E">
        <w:t xml:space="preserve"> section on page </w:t>
      </w:r>
      <w:r w:rsidR="00F228E8">
        <w:fldChar w:fldCharType="begin"/>
      </w:r>
      <w:r w:rsidR="00E9539E">
        <w:instrText xml:space="preserve"> PAGEREF _Ref213725886 \h </w:instrText>
      </w:r>
      <w:r w:rsidR="00F228E8">
        <w:fldChar w:fldCharType="separate"/>
      </w:r>
      <w:r w:rsidR="00E92FAF">
        <w:rPr>
          <w:noProof/>
        </w:rPr>
        <w:t>47</w:t>
      </w:r>
      <w:r w:rsidR="00F228E8">
        <w:fldChar w:fldCharType="end"/>
      </w:r>
      <w:r w:rsidR="00E9539E">
        <w:t>.</w:t>
      </w:r>
    </w:p>
    <w:p w:rsidR="00FB27BC" w:rsidRDefault="00E9539E" w:rsidP="00E9539E">
      <w:pPr>
        <w:pStyle w:val="Heading4"/>
      </w:pPr>
      <w:bookmarkStart w:id="997" w:name="_Ref213728708"/>
      <w:r>
        <w:t>Example Error Messages</w:t>
      </w:r>
      <w:bookmarkEnd w:id="997"/>
      <w:r w:rsidR="00FB27BC">
        <w:t xml:space="preserve"> </w:t>
      </w:r>
    </w:p>
    <w:p w:rsidR="008A61A0" w:rsidRDefault="00E9539E" w:rsidP="00FB27BC">
      <w:pPr>
        <w:pStyle w:val="BodyText"/>
      </w:pPr>
      <w:r>
        <w:t>When creating new elements, t</w:t>
      </w:r>
      <w:r w:rsidR="00FB27BC">
        <w:t xml:space="preserve">he </w:t>
      </w:r>
      <w:r>
        <w:t xml:space="preserve">UPT </w:t>
      </w:r>
      <w:r w:rsidR="00FB27BC">
        <w:t>performs basic data validation, includ</w:t>
      </w:r>
      <w:r w:rsidR="008A61A0">
        <w:t>ing field lengths and formats. If this validation fails, you will receive an error message explaining the problem.</w:t>
      </w:r>
      <w:r w:rsidR="00F228E8">
        <w:fldChar w:fldCharType="begin"/>
      </w:r>
      <w:r w:rsidR="000849BE">
        <w:instrText xml:space="preserve"> XE "</w:instrText>
      </w:r>
      <w:r w:rsidR="000849BE" w:rsidRPr="00FA7333">
        <w:instrText>UPT:sample error messages</w:instrText>
      </w:r>
      <w:r w:rsidR="000849BE">
        <w:instrText xml:space="preserve">" </w:instrText>
      </w:r>
      <w:r w:rsidR="00F228E8">
        <w:fldChar w:fldCharType="end"/>
      </w:r>
      <w:r w:rsidR="00F228E8">
        <w:fldChar w:fldCharType="begin"/>
      </w:r>
      <w:r w:rsidR="000849BE">
        <w:instrText xml:space="preserve"> XE "</w:instrText>
      </w:r>
      <w:r w:rsidR="000849BE" w:rsidRPr="000C7E9B">
        <w:instrText>sample error messages</w:instrText>
      </w:r>
      <w:r w:rsidR="000849BE">
        <w:instrText xml:space="preserve">" </w:instrText>
      </w:r>
      <w:r w:rsidR="00F228E8">
        <w:fldChar w:fldCharType="end"/>
      </w:r>
    </w:p>
    <w:p w:rsidR="00FB27BC" w:rsidRDefault="00F228E8" w:rsidP="00FB27BC">
      <w:pPr>
        <w:pStyle w:val="BodyText"/>
      </w:pPr>
      <w:r>
        <w:fldChar w:fldCharType="begin"/>
      </w:r>
      <w:r w:rsidR="008A61A0">
        <w:instrText xml:space="preserve"> REF _Ref213726092 \h </w:instrText>
      </w:r>
      <w:r>
        <w:fldChar w:fldCharType="separate"/>
      </w:r>
      <w:r w:rsidR="00E92FAF">
        <w:t xml:space="preserve">Figure </w:t>
      </w:r>
      <w:r w:rsidR="00E92FAF">
        <w:rPr>
          <w:noProof/>
        </w:rPr>
        <w:t>3</w:t>
      </w:r>
      <w:r w:rsidR="00E92FAF">
        <w:noBreakHyphen/>
      </w:r>
      <w:r w:rsidR="00E92FAF">
        <w:rPr>
          <w:noProof/>
        </w:rPr>
        <w:t>5</w:t>
      </w:r>
      <w:r>
        <w:fldChar w:fldCharType="end"/>
      </w:r>
      <w:r w:rsidR="008A61A0">
        <w:t xml:space="preserve"> shows</w:t>
      </w:r>
      <w:r w:rsidR="00FB27BC">
        <w:t xml:space="preserve"> </w:t>
      </w:r>
      <w:r w:rsidR="008A61A0">
        <w:t>the message that appears</w:t>
      </w:r>
      <w:r w:rsidR="00FB27BC">
        <w:t xml:space="preserve"> when a user enters an improperly formatted email address</w:t>
      </w:r>
      <w:r w:rsidR="008A61A0">
        <w:t>.</w:t>
      </w:r>
    </w:p>
    <w:p w:rsidR="00FB27BC" w:rsidRDefault="00FB27BC" w:rsidP="008A61A0">
      <w:pPr>
        <w:pStyle w:val="GraphicAnchorMainIndent"/>
      </w:pPr>
      <w:r>
        <w:t xml:space="preserve"> </w:t>
      </w:r>
      <w:r w:rsidR="00257618">
        <w:rPr>
          <w:rFonts w:cs="Arial"/>
          <w:noProof/>
        </w:rPr>
        <w:drawing>
          <wp:inline distT="0" distB="0" distL="0" distR="0">
            <wp:extent cx="2357755" cy="385445"/>
            <wp:effectExtent l="19050" t="19050" r="23495" b="14605"/>
            <wp:docPr id="11"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1"/>
                    <a:srcRect/>
                    <a:stretch>
                      <a:fillRect/>
                    </a:stretch>
                  </pic:blipFill>
                  <pic:spPr bwMode="auto">
                    <a:xfrm>
                      <a:off x="0" y="0"/>
                      <a:ext cx="2357755" cy="385445"/>
                    </a:xfrm>
                    <a:prstGeom prst="rect">
                      <a:avLst/>
                    </a:prstGeom>
                    <a:noFill/>
                    <a:ln w="12700" cmpd="sng">
                      <a:solidFill>
                        <a:srgbClr val="000000"/>
                      </a:solidFill>
                      <a:miter lim="800000"/>
                      <a:headEnd/>
                      <a:tailEnd/>
                    </a:ln>
                    <a:effectLst/>
                  </pic:spPr>
                </pic:pic>
              </a:graphicData>
            </a:graphic>
          </wp:inline>
        </w:drawing>
      </w:r>
    </w:p>
    <w:p w:rsidR="008A61A0" w:rsidRDefault="002A3C9A" w:rsidP="008A61A0">
      <w:pPr>
        <w:pStyle w:val="Caption"/>
      </w:pPr>
      <w:bookmarkStart w:id="998" w:name="_Ref213726092"/>
      <w:r>
        <w:t>Figure</w:t>
      </w:r>
      <w:r w:rsidR="008A61A0">
        <w:t xml:space="preserve"> </w:t>
      </w:r>
      <w:fldSimple w:instr=" STYLEREF 1 \s ">
        <w:r w:rsidR="00E92FAF">
          <w:rPr>
            <w:noProof/>
          </w:rPr>
          <w:t>3</w:t>
        </w:r>
      </w:fldSimple>
      <w:r w:rsidR="002F0542">
        <w:noBreakHyphen/>
      </w:r>
      <w:fldSimple w:instr=" SEQ Figure \* ARABIC \s 1 ">
        <w:r w:rsidR="00E92FAF">
          <w:rPr>
            <w:noProof/>
          </w:rPr>
          <w:t>5</w:t>
        </w:r>
      </w:fldSimple>
      <w:bookmarkEnd w:id="998"/>
      <w:r w:rsidR="008A61A0">
        <w:t xml:space="preserve"> Error message for invalid e-mail address</w:t>
      </w:r>
    </w:p>
    <w:p w:rsidR="00FB27BC" w:rsidRDefault="00F228E8" w:rsidP="008A61A0">
      <w:pPr>
        <w:pStyle w:val="BodyText"/>
        <w:keepNext/>
      </w:pPr>
      <w:r>
        <w:fldChar w:fldCharType="begin"/>
      </w:r>
      <w:r w:rsidR="008A61A0">
        <w:instrText xml:space="preserve"> REF _Ref213726164 \h </w:instrText>
      </w:r>
      <w:r>
        <w:fldChar w:fldCharType="separate"/>
      </w:r>
      <w:r w:rsidR="00E92FAF">
        <w:t xml:space="preserve">Figure </w:t>
      </w:r>
      <w:r w:rsidR="00E92FAF">
        <w:rPr>
          <w:noProof/>
        </w:rPr>
        <w:t>3</w:t>
      </w:r>
      <w:r w:rsidR="00E92FAF">
        <w:noBreakHyphen/>
      </w:r>
      <w:r w:rsidR="00E92FAF">
        <w:rPr>
          <w:noProof/>
        </w:rPr>
        <w:t>6</w:t>
      </w:r>
      <w:r>
        <w:fldChar w:fldCharType="end"/>
      </w:r>
      <w:r w:rsidR="008A61A0">
        <w:t xml:space="preserve"> shows the message that appears if you attempt to create a new user using a username already present in the system. </w:t>
      </w:r>
    </w:p>
    <w:p w:rsidR="00FB27BC" w:rsidRDefault="00257618" w:rsidP="008A61A0">
      <w:pPr>
        <w:pStyle w:val="GraphicAnchorMainIndent"/>
      </w:pPr>
      <w:r>
        <w:rPr>
          <w:rFonts w:ascii="Calibri" w:hAnsi="Calibri"/>
          <w:noProof/>
        </w:rPr>
        <w:drawing>
          <wp:inline distT="0" distB="0" distL="0" distR="0">
            <wp:extent cx="5904865" cy="418465"/>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04865" cy="418465"/>
                    </a:xfrm>
                    <a:prstGeom prst="rect">
                      <a:avLst/>
                    </a:prstGeom>
                    <a:noFill/>
                    <a:ln w="9525">
                      <a:noFill/>
                      <a:miter lim="800000"/>
                      <a:headEnd/>
                      <a:tailEnd/>
                    </a:ln>
                  </pic:spPr>
                </pic:pic>
              </a:graphicData>
            </a:graphic>
          </wp:inline>
        </w:drawing>
      </w:r>
    </w:p>
    <w:p w:rsidR="00590CE4" w:rsidRDefault="002A3C9A" w:rsidP="008A61A0">
      <w:pPr>
        <w:pStyle w:val="Caption"/>
      </w:pPr>
      <w:bookmarkStart w:id="999" w:name="_Ref213726164"/>
      <w:r>
        <w:t>Figure</w:t>
      </w:r>
      <w:r w:rsidR="008A61A0">
        <w:t xml:space="preserve"> </w:t>
      </w:r>
      <w:fldSimple w:instr=" STYLEREF 1 \s ">
        <w:r w:rsidR="00E92FAF">
          <w:rPr>
            <w:noProof/>
          </w:rPr>
          <w:t>3</w:t>
        </w:r>
      </w:fldSimple>
      <w:r w:rsidR="002F0542">
        <w:noBreakHyphen/>
      </w:r>
      <w:fldSimple w:instr=" SEQ Figure \* ARABIC \s 1 ">
        <w:r w:rsidR="00E92FAF">
          <w:rPr>
            <w:noProof/>
          </w:rPr>
          <w:t>6</w:t>
        </w:r>
      </w:fldSimple>
      <w:bookmarkEnd w:id="999"/>
      <w:r w:rsidR="008A61A0">
        <w:t xml:space="preserve"> Error message for duplicate user entry</w:t>
      </w:r>
    </w:p>
    <w:p w:rsidR="00FB27BC" w:rsidRDefault="00FB27BC" w:rsidP="00FB27BC">
      <w:pPr>
        <w:pStyle w:val="Heading3"/>
      </w:pPr>
      <w:bookmarkStart w:id="1000" w:name="_Toc238795957"/>
      <w:r>
        <w:t>Search for and Select Existing Elements</w:t>
      </w:r>
      <w:bookmarkEnd w:id="1000"/>
    </w:p>
    <w:p w:rsidR="008A61A0" w:rsidRDefault="008A61A0" w:rsidP="00FB27BC">
      <w:pPr>
        <w:pStyle w:val="BodyText"/>
      </w:pPr>
      <w:r>
        <w:t>In order to make changes to an existing element, you must find and select the element</w:t>
      </w:r>
      <w:r w:rsidR="008B318A">
        <w:t xml:space="preserve">. </w:t>
      </w:r>
      <w:r>
        <w:t>Choosing to Select and Existing {element} opens a search page, allowing you to enter search criteria.</w:t>
      </w:r>
      <w:r w:rsidR="000849BE">
        <w:t xml:space="preserve"> </w:t>
      </w:r>
      <w:r w:rsidR="00F228E8">
        <w:fldChar w:fldCharType="begin"/>
      </w:r>
      <w:r w:rsidR="000849BE">
        <w:instrText xml:space="preserve"> XE "search for</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"search for</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search for</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"select</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E84EB7">
        <w:instrText>view</w:instrText>
      </w:r>
      <w:r w:rsidR="000849BE" w:rsidRPr="00F62D05">
        <w:instrText xml:space="preserve"> element</w:instrText>
      </w:r>
      <w:r w:rsidR="00E84EB7">
        <w:instrText xml:space="preserve"> details</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E84EB7">
        <w:instrText>view</w:instrText>
      </w:r>
      <w:r w:rsidR="000849BE" w:rsidRPr="007B1D66">
        <w:instrText xml:space="preserve"> element</w:instrText>
      </w:r>
      <w:r w:rsidR="00E84EB7">
        <w:instrText xml:space="preserve"> details</w:instrText>
      </w:r>
      <w:r w:rsidR="000849BE">
        <w:instrText xml:space="preserve">" </w:instrText>
      </w:r>
      <w:r w:rsidR="00F228E8">
        <w:fldChar w:fldCharType="end"/>
      </w:r>
    </w:p>
    <w:p w:rsidR="008A61A0" w:rsidRDefault="008A61A0" w:rsidP="00FB27BC">
      <w:pPr>
        <w:pStyle w:val="BodyText"/>
      </w:pPr>
      <w:r>
        <w:t xml:space="preserve">The same basic steps can be followed to find and select any element. Use the procedure provided below as a guide. These particular instructions search for and select an existing Role element. </w:t>
      </w:r>
    </w:p>
    <w:p w:rsidR="008A61A0" w:rsidRDefault="008A61A0" w:rsidP="00FB27BC">
      <w:pPr>
        <w:pStyle w:val="BodyText"/>
      </w:pPr>
      <w:r>
        <w:t>To find and select an existing element:</w:t>
      </w:r>
    </w:p>
    <w:p w:rsidR="008A61A0" w:rsidRDefault="008A61A0" w:rsidP="004B6D1D">
      <w:pPr>
        <w:pStyle w:val="ListNumber"/>
        <w:numPr>
          <w:ilvl w:val="0"/>
          <w:numId w:val="60"/>
        </w:numPr>
      </w:pPr>
      <w:r>
        <w:t xml:space="preserve">On the element Home page, select the </w:t>
      </w:r>
      <w:r w:rsidR="00E17661">
        <w:rPr>
          <w:rStyle w:val="Bold"/>
        </w:rPr>
        <w:t>Select</w:t>
      </w:r>
      <w:r w:rsidRPr="00993D7F">
        <w:rPr>
          <w:rStyle w:val="Bold"/>
        </w:rPr>
        <w:t xml:space="preserve"> </w:t>
      </w:r>
      <w:r w:rsidR="00E17661">
        <w:rPr>
          <w:rStyle w:val="Bold"/>
        </w:rPr>
        <w:t>an</w:t>
      </w:r>
      <w:r w:rsidRPr="00993D7F">
        <w:rPr>
          <w:rStyle w:val="Bold"/>
        </w:rPr>
        <w:t xml:space="preserve"> </w:t>
      </w:r>
      <w:r w:rsidR="00E17661">
        <w:rPr>
          <w:rStyle w:val="Bold"/>
        </w:rPr>
        <w:t xml:space="preserve">Existing </w:t>
      </w:r>
      <w:r w:rsidRPr="00993D7F">
        <w:rPr>
          <w:rStyle w:val="Bold"/>
        </w:rPr>
        <w:t>{element}</w:t>
      </w:r>
      <w:r>
        <w:t xml:space="preserve"> link. </w:t>
      </w:r>
      <w:r w:rsidR="00F228E8">
        <w:fldChar w:fldCharType="begin"/>
      </w:r>
      <w:r w:rsidR="00E17661">
        <w:instrText xml:space="preserve"> REF _Ref213726714 \h </w:instrText>
      </w:r>
      <w:r w:rsidR="00F228E8">
        <w:fldChar w:fldCharType="separate"/>
      </w:r>
      <w:r w:rsidR="00E92FAF">
        <w:t xml:space="preserve">Figure </w:t>
      </w:r>
      <w:r w:rsidR="00E92FAF">
        <w:rPr>
          <w:noProof/>
        </w:rPr>
        <w:t>3</w:t>
      </w:r>
      <w:r w:rsidR="00E92FAF">
        <w:noBreakHyphen/>
      </w:r>
      <w:r w:rsidR="00E92FAF">
        <w:rPr>
          <w:noProof/>
        </w:rPr>
        <w:t>7</w:t>
      </w:r>
      <w:r w:rsidR="00F228E8">
        <w:fldChar w:fldCharType="end"/>
      </w:r>
      <w:r>
        <w:t xml:space="preserve"> below shows the create new and select existing </w:t>
      </w:r>
      <w:r w:rsidR="00E17661">
        <w:t>role</w:t>
      </w:r>
      <w:r>
        <w:t xml:space="preserve"> links.</w:t>
      </w:r>
    </w:p>
    <w:p w:rsidR="00FB27BC" w:rsidRDefault="00257618" w:rsidP="00E17661">
      <w:pPr>
        <w:pStyle w:val="GraphicAnchorStep"/>
      </w:pPr>
      <w:r>
        <w:rPr>
          <w:noProof/>
        </w:rPr>
        <w:drawing>
          <wp:inline distT="0" distB="0" distL="0" distR="0">
            <wp:extent cx="2654935" cy="1256030"/>
            <wp:effectExtent l="19050" t="19050" r="12065" b="20320"/>
            <wp:docPr id="13"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3"/>
                    <a:srcRect/>
                    <a:stretch>
                      <a:fillRect/>
                    </a:stretch>
                  </pic:blipFill>
                  <pic:spPr bwMode="auto">
                    <a:xfrm>
                      <a:off x="0" y="0"/>
                      <a:ext cx="2654935" cy="1256030"/>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bookmarkStart w:id="1001" w:name="_Ref213726714"/>
      <w:r>
        <w:t>Figure</w:t>
      </w:r>
      <w:r w:rsidR="00E17661">
        <w:t xml:space="preserve"> </w:t>
      </w:r>
      <w:fldSimple w:instr=" STYLEREF 1 \s ">
        <w:r w:rsidR="00E92FAF">
          <w:rPr>
            <w:noProof/>
          </w:rPr>
          <w:t>3</w:t>
        </w:r>
      </w:fldSimple>
      <w:r w:rsidR="002F0542">
        <w:noBreakHyphen/>
      </w:r>
      <w:fldSimple w:instr=" SEQ Figure \* ARABIC \s 1 ">
        <w:r w:rsidR="00E92FAF">
          <w:rPr>
            <w:noProof/>
          </w:rPr>
          <w:t>7</w:t>
        </w:r>
      </w:fldSimple>
      <w:bookmarkEnd w:id="1001"/>
      <w:r w:rsidR="00E17661">
        <w:t xml:space="preserve"> Role Links section of the Home page</w:t>
      </w:r>
    </w:p>
    <w:p w:rsidR="00E17661" w:rsidRDefault="00E17661" w:rsidP="00E17661">
      <w:pPr>
        <w:pStyle w:val="ListNumber"/>
      </w:pPr>
      <w:r>
        <w:t xml:space="preserve">In the Search Criteria box that appears, enter the necessary </w:t>
      </w:r>
      <w:r w:rsidR="00FB27BC">
        <w:t>search criteria</w:t>
      </w:r>
      <w:r w:rsidR="008B318A">
        <w:t xml:space="preserve">. </w:t>
      </w:r>
      <w:r w:rsidR="00FB27BC">
        <w:t>Use the</w:t>
      </w:r>
      <w:r>
        <w:t xml:space="preserve"> asterisk </w:t>
      </w:r>
      <w:r w:rsidR="00FB27BC">
        <w:t xml:space="preserve"> </w:t>
      </w:r>
      <w:r>
        <w:t>(</w:t>
      </w:r>
      <w:r w:rsidR="00FB27BC">
        <w:t>*</w:t>
      </w:r>
      <w:r>
        <w:t>) as a wildcard character.</w:t>
      </w:r>
      <w:r w:rsidR="00FB27BC">
        <w:t xml:space="preserve">  </w:t>
      </w:r>
      <w:r w:rsidR="008C29D3">
        <w:t>Searches are not case-sensitive.</w:t>
      </w:r>
    </w:p>
    <w:p w:rsidR="00FB27BC" w:rsidRDefault="00257618" w:rsidP="00E17661">
      <w:pPr>
        <w:pStyle w:val="GraphicAnchorStep"/>
      </w:pPr>
      <w:r>
        <w:rPr>
          <w:noProof/>
        </w:rPr>
        <w:lastRenderedPageBreak/>
        <w:drawing>
          <wp:inline distT="0" distB="0" distL="0" distR="0">
            <wp:extent cx="5475605" cy="661035"/>
            <wp:effectExtent l="19050" t="19050" r="10795" b="24765"/>
            <wp:docPr id="14"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4"/>
                    <a:srcRect/>
                    <a:stretch>
                      <a:fillRect/>
                    </a:stretch>
                  </pic:blipFill>
                  <pic:spPr bwMode="auto">
                    <a:xfrm>
                      <a:off x="0" y="0"/>
                      <a:ext cx="5475605" cy="661035"/>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8</w:t>
        </w:r>
      </w:fldSimple>
      <w:r w:rsidR="00E17661">
        <w:t xml:space="preserve"> Search for Role text box</w:t>
      </w:r>
    </w:p>
    <w:p w:rsidR="00E17661" w:rsidRDefault="00E17661" w:rsidP="00E17661">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or any other role beginning with “Role”</w:t>
      </w:r>
      <w:r w:rsidR="008B318A">
        <w:t xml:space="preserve">. </w:t>
      </w:r>
      <w:r>
        <w:t xml:space="preserve">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E17661" w:rsidRDefault="00E17661" w:rsidP="00E17661">
      <w:pPr>
        <w:pStyle w:val="ListNumber"/>
      </w:pPr>
      <w:r>
        <w:t xml:space="preserve">Click </w:t>
      </w:r>
      <w:r w:rsidRPr="00E17661">
        <w:rPr>
          <w:rStyle w:val="Bold"/>
        </w:rPr>
        <w:t>Search</w:t>
      </w:r>
      <w:r>
        <w:t xml:space="preserve"> to search for matching results.  </w:t>
      </w:r>
    </w:p>
    <w:p w:rsidR="00E17661" w:rsidRDefault="00E17661" w:rsidP="00E17661">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search form. </w:t>
      </w:r>
    </w:p>
    <w:p w:rsidR="00E17661" w:rsidRPr="00E17661" w:rsidRDefault="00E17661" w:rsidP="00E17661">
      <w:pPr>
        <w:pStyle w:val="BodyText"/>
      </w:pPr>
    </w:p>
    <w:p w:rsidR="00E17661" w:rsidRDefault="00E17661" w:rsidP="00E17661">
      <w:pPr>
        <w:pStyle w:val="BodyTextIndent"/>
      </w:pPr>
      <w:r>
        <w:t>When the search has completed, the</w:t>
      </w:r>
      <w:r w:rsidR="00FB27BC">
        <w:t xml:space="preserve"> s</w:t>
      </w:r>
      <w:r>
        <w:t>ystem returns a list of elements matching the criteria you entered</w:t>
      </w:r>
      <w:r w:rsidR="00FB27BC">
        <w:t>. The results are sorted alphabetically</w:t>
      </w:r>
      <w:r>
        <w:t>.</w:t>
      </w:r>
      <w:r w:rsidR="00FB27BC">
        <w:t xml:space="preserve">  </w:t>
      </w:r>
    </w:p>
    <w:p w:rsidR="00FB27BC" w:rsidRDefault="00257618" w:rsidP="00E17661">
      <w:pPr>
        <w:pStyle w:val="GraphicAnchorStep"/>
      </w:pPr>
      <w:r>
        <w:rPr>
          <w:noProof/>
        </w:rPr>
        <w:drawing>
          <wp:inline distT="0" distB="0" distL="0" distR="0">
            <wp:extent cx="4561205" cy="980440"/>
            <wp:effectExtent l="19050" t="19050" r="10795" b="10160"/>
            <wp:docPr id="15"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5"/>
                    <a:srcRect/>
                    <a:stretch>
                      <a:fillRect/>
                    </a:stretch>
                  </pic:blipFill>
                  <pic:spPr bwMode="auto">
                    <a:xfrm>
                      <a:off x="0" y="0"/>
                      <a:ext cx="4561205" cy="980440"/>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9</w:t>
        </w:r>
      </w:fldSimple>
      <w:r w:rsidR="00E17661">
        <w:t xml:space="preserve"> Search Results for Role element search</w:t>
      </w:r>
    </w:p>
    <w:p w:rsidR="00FB27BC" w:rsidRDefault="00E17661" w:rsidP="00E17661">
      <w:pPr>
        <w:pStyle w:val="ListNumber"/>
      </w:pPr>
      <w:r>
        <w:t xml:space="preserve">If the element you want appears in the list, select the radio button of that element and then click </w:t>
      </w:r>
      <w:r w:rsidRPr="00E17661">
        <w:rPr>
          <w:rStyle w:val="Bold"/>
        </w:rPr>
        <w:t>View Details</w:t>
      </w:r>
      <w:r>
        <w:t xml:space="preserve"> (located below the search results table). </w:t>
      </w:r>
      <w:r w:rsidR="00FB27BC">
        <w:t xml:space="preserve">You can select </w:t>
      </w:r>
      <w:r>
        <w:t xml:space="preserve">only </w:t>
      </w:r>
      <w:r w:rsidR="00FB27BC">
        <w:t>one element at a time to view.</w:t>
      </w:r>
      <w:r>
        <w:t xml:space="preserve">  </w:t>
      </w:r>
    </w:p>
    <w:p w:rsidR="00FB27BC" w:rsidRDefault="00FB27BC" w:rsidP="00E17661">
      <w:pPr>
        <w:pStyle w:val="GraphicAnchorStep"/>
      </w:pPr>
      <w:r>
        <w:t xml:space="preserve"> </w:t>
      </w:r>
      <w:r w:rsidR="00257618">
        <w:rPr>
          <w:rFonts w:cs="Arial"/>
          <w:noProof/>
        </w:rPr>
        <w:drawing>
          <wp:inline distT="0" distB="0" distL="0" distR="0">
            <wp:extent cx="3657600" cy="286385"/>
            <wp:effectExtent l="19050" t="19050" r="19050" b="18415"/>
            <wp:docPr id="16"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6"/>
                    <a:srcRect/>
                    <a:stretch>
                      <a:fillRect/>
                    </a:stretch>
                  </pic:blipFill>
                  <pic:spPr bwMode="auto">
                    <a:xfrm>
                      <a:off x="0" y="0"/>
                      <a:ext cx="3657600" cy="286385"/>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10</w:t>
        </w:r>
      </w:fldSimple>
      <w:r w:rsidR="00E17661">
        <w:t xml:space="preserve"> Element with radio button selected</w:t>
      </w:r>
    </w:p>
    <w:p w:rsidR="00FB27BC" w:rsidRDefault="00E17661" w:rsidP="00EC6286">
      <w:pPr>
        <w:pStyle w:val="BodyTextIndent"/>
      </w:pPr>
      <w:r>
        <w:t xml:space="preserve">If the element you want does NOT appear, click </w:t>
      </w:r>
      <w:r w:rsidRPr="00E17661">
        <w:rPr>
          <w:rStyle w:val="Bold"/>
        </w:rPr>
        <w:t>Back</w:t>
      </w:r>
      <w:r>
        <w:t xml:space="preserve"> to return to the Search Criteria page and alter your search.</w:t>
      </w:r>
      <w:r w:rsidR="00EC6286">
        <w:t xml:space="preserve"> If you cannot find the element you are looking for, it may not reside in the system.</w:t>
      </w:r>
    </w:p>
    <w:p w:rsidR="00FB27BC" w:rsidRDefault="000A2D5B" w:rsidP="00FB27BC">
      <w:pPr>
        <w:pStyle w:val="BodyText"/>
      </w:pPr>
      <w:r>
        <w:t>Once t</w:t>
      </w:r>
      <w:r w:rsidR="00E17661">
        <w:t xml:space="preserve">he </w:t>
      </w:r>
      <w:r w:rsidR="002777AC">
        <w:t>Details page</w:t>
      </w:r>
      <w:r w:rsidR="00E17661">
        <w:t xml:space="preserve"> of the selected element appear</w:t>
      </w:r>
      <w:r w:rsidR="002777AC">
        <w:t>s</w:t>
      </w:r>
      <w:r>
        <w:t>, you can</w:t>
      </w:r>
      <w:r w:rsidR="002777AC">
        <w:t xml:space="preserve"> use the fields to </w:t>
      </w:r>
      <w:r>
        <w:t>update that information</w:t>
      </w:r>
      <w:r w:rsidR="002777AC">
        <w:t>,</w:t>
      </w:r>
      <w:r>
        <w:t xml:space="preserve"> </w:t>
      </w:r>
      <w:r w:rsidR="002777AC">
        <w:t xml:space="preserve">or select to delete the element entirely </w:t>
      </w:r>
      <w:r>
        <w:t xml:space="preserve">if </w:t>
      </w:r>
      <w:r w:rsidR="002777AC">
        <w:t>appropriate</w:t>
      </w:r>
      <w:r w:rsidR="00E17661">
        <w:t xml:space="preserve">. See the </w:t>
      </w:r>
      <w:r>
        <w:t xml:space="preserve">next section </w:t>
      </w:r>
      <w:r w:rsidR="00E17661">
        <w:t xml:space="preserve">on updating elements </w:t>
      </w:r>
      <w:r w:rsidR="002777AC">
        <w:t xml:space="preserve">or the following section on deleting elements </w:t>
      </w:r>
      <w:r w:rsidR="00E17661">
        <w:t xml:space="preserve">for </w:t>
      </w:r>
      <w:r>
        <w:t xml:space="preserve">more </w:t>
      </w:r>
      <w:r w:rsidR="00E17661">
        <w:t>information</w:t>
      </w:r>
      <w:r w:rsidR="002777AC">
        <w:t xml:space="preserve"> as needed.</w:t>
      </w:r>
    </w:p>
    <w:p w:rsidR="00FB27BC" w:rsidRDefault="00FB27BC" w:rsidP="00FB27BC">
      <w:pPr>
        <w:pStyle w:val="BodyText"/>
      </w:pPr>
      <w:r>
        <w:t>If the search results in no matches, the system displays an error</w:t>
      </w:r>
      <w:r w:rsidR="00E17661">
        <w:t xml:space="preserve"> message</w:t>
      </w:r>
      <w:r>
        <w:t xml:space="preserve"> indicating there are no matches</w:t>
      </w:r>
      <w:r w:rsidR="008B318A">
        <w:t xml:space="preserve">. </w:t>
      </w:r>
      <w:r>
        <w:t>Modify the search criteria</w:t>
      </w:r>
      <w:r w:rsidR="00E17661">
        <w:t>,</w:t>
      </w:r>
      <w:r>
        <w:t xml:space="preserve"> and repeat until the intended results appear.</w:t>
      </w:r>
    </w:p>
    <w:p w:rsidR="00FB27BC" w:rsidRDefault="00FB27BC" w:rsidP="00FB27BC">
      <w:pPr>
        <w:pStyle w:val="Heading3"/>
      </w:pPr>
      <w:bookmarkStart w:id="1002" w:name="_Toc238795958"/>
      <w:r>
        <w:lastRenderedPageBreak/>
        <w:t>Update</w:t>
      </w:r>
      <w:r w:rsidR="000A2D5B">
        <w:t xml:space="preserve"> Elements</w:t>
      </w:r>
      <w:bookmarkEnd w:id="1002"/>
    </w:p>
    <w:p w:rsidR="000A2D5B" w:rsidRDefault="000A2D5B" w:rsidP="004E6839">
      <w:pPr>
        <w:pStyle w:val="BodyText"/>
      </w:pPr>
      <w:r>
        <w:t>After you have searched for and selected to view the details of an element, if necessary you can make changes to the details and update the element’s information in the database.</w:t>
      </w:r>
      <w:r w:rsidR="000849BE" w:rsidRPr="000849BE">
        <w:t xml:space="preserve"> </w:t>
      </w:r>
      <w:r w:rsidR="00F228E8">
        <w:fldChar w:fldCharType="begin"/>
      </w:r>
      <w:r w:rsidR="000849BE">
        <w:instrText xml:space="preserve"> XE "update</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0849BE">
        <w:instrText>modify</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modify</w:instrText>
      </w:r>
      <w:r w:rsidR="000849BE" w:rsidRPr="007B1D66">
        <w:instrText xml:space="preserve"> element</w:instrText>
      </w:r>
      <w:r w:rsidR="000849BE">
        <w:instrText xml:space="preserve">" </w:instrText>
      </w:r>
      <w:r w:rsidR="00F228E8">
        <w:fldChar w:fldCharType="end"/>
      </w:r>
    </w:p>
    <w:p w:rsidR="000A2D5B" w:rsidRDefault="000A2D5B" w:rsidP="000A2D5B">
      <w:pPr>
        <w:pStyle w:val="BodyText"/>
      </w:pPr>
      <w:r>
        <w:t xml:space="preserve">The same basic steps can be followed to update the details of any element. Use the procedure provided below as a guide. These particular instructions update an existing Protection element. </w:t>
      </w:r>
    </w:p>
    <w:p w:rsidR="000A2D5B" w:rsidRPr="000A2D5B" w:rsidRDefault="000A2D5B" w:rsidP="004E6839">
      <w:pPr>
        <w:pStyle w:val="BodyText"/>
        <w:rPr>
          <w:rStyle w:val="Bold"/>
        </w:rPr>
      </w:pPr>
      <w:r w:rsidRPr="000A2D5B">
        <w:rPr>
          <w:rStyle w:val="Bold"/>
        </w:rPr>
        <w:t>To update an existing element:</w:t>
      </w:r>
    </w:p>
    <w:p w:rsidR="004E6839" w:rsidRDefault="000A2D5B" w:rsidP="00CD44FB">
      <w:pPr>
        <w:pStyle w:val="ListNumber"/>
        <w:numPr>
          <w:ilvl w:val="0"/>
          <w:numId w:val="88"/>
        </w:numPr>
      </w:pPr>
      <w:r>
        <w:t xml:space="preserve">Using the search and select procedure provided above, open the details page for the element. </w:t>
      </w:r>
    </w:p>
    <w:p w:rsidR="004E6839" w:rsidRDefault="004E6839" w:rsidP="000A2D5B">
      <w:pPr>
        <w:pStyle w:val="GraphicAnchorStep"/>
      </w:pPr>
      <w:r>
        <w:t xml:space="preserve"> </w:t>
      </w:r>
      <w:r w:rsidR="00257618">
        <w:rPr>
          <w:rFonts w:cs="Arial"/>
          <w:noProof/>
        </w:rPr>
        <w:drawing>
          <wp:inline distT="0" distB="0" distL="0" distR="0">
            <wp:extent cx="4671060" cy="815340"/>
            <wp:effectExtent l="19050" t="19050" r="15240" b="22860"/>
            <wp:docPr id="17"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7"/>
                    <a:srcRect/>
                    <a:stretch>
                      <a:fillRect/>
                    </a:stretch>
                  </pic:blipFill>
                  <pic:spPr bwMode="auto">
                    <a:xfrm>
                      <a:off x="0" y="0"/>
                      <a:ext cx="4671060" cy="815340"/>
                    </a:xfrm>
                    <a:prstGeom prst="rect">
                      <a:avLst/>
                    </a:prstGeom>
                    <a:noFill/>
                    <a:ln w="12700" cmpd="sng">
                      <a:solidFill>
                        <a:srgbClr val="000000"/>
                      </a:solidFill>
                      <a:miter lim="800000"/>
                      <a:headEnd/>
                      <a:tailEnd/>
                    </a:ln>
                    <a:effectLst/>
                  </pic:spPr>
                </pic:pic>
              </a:graphicData>
            </a:graphic>
          </wp:inline>
        </w:drawing>
      </w:r>
    </w:p>
    <w:p w:rsidR="000A2D5B" w:rsidRDefault="002A3C9A" w:rsidP="000A2D5B">
      <w:pPr>
        <w:pStyle w:val="CaptionIndent"/>
      </w:pPr>
      <w:r>
        <w:t>Figure</w:t>
      </w:r>
      <w:r w:rsidR="000A2D5B">
        <w:t xml:space="preserve"> </w:t>
      </w:r>
      <w:fldSimple w:instr=" STYLEREF 1 \s ">
        <w:r w:rsidR="00E92FAF">
          <w:rPr>
            <w:noProof/>
          </w:rPr>
          <w:t>3</w:t>
        </w:r>
      </w:fldSimple>
      <w:r w:rsidR="002F0542">
        <w:noBreakHyphen/>
      </w:r>
      <w:fldSimple w:instr=" SEQ Figure \* ARABIC \s 1 ">
        <w:r w:rsidR="00E92FAF">
          <w:rPr>
            <w:noProof/>
          </w:rPr>
          <w:t>11</w:t>
        </w:r>
      </w:fldSimple>
      <w:r w:rsidR="000A2D5B">
        <w:t xml:space="preserve"> Protection element details</w:t>
      </w:r>
      <w:r w:rsidR="002777AC">
        <w:t xml:space="preserve"> form</w:t>
      </w:r>
    </w:p>
    <w:p w:rsidR="004E6839" w:rsidRDefault="004E6839" w:rsidP="004E6839">
      <w:pPr>
        <w:pStyle w:val="BodyText"/>
      </w:pPr>
      <w:r>
        <w:t xml:space="preserve"> </w:t>
      </w:r>
    </w:p>
    <w:p w:rsidR="004E6839" w:rsidRDefault="002777AC" w:rsidP="002777AC">
      <w:pPr>
        <w:pStyle w:val="ListNumber"/>
      </w:pPr>
      <w:r>
        <w:t>Where necessary, r</w:t>
      </w:r>
      <w:r w:rsidR="004E6839">
        <w:t xml:space="preserve">eplace </w:t>
      </w:r>
      <w:r>
        <w:t xml:space="preserve">the </w:t>
      </w:r>
      <w:r w:rsidR="004E6839">
        <w:t>existing text</w:t>
      </w:r>
      <w:r>
        <w:t xml:space="preserve"> in the details form</w:t>
      </w:r>
      <w:r w:rsidR="004E6839">
        <w:t xml:space="preserve"> and select </w:t>
      </w:r>
      <w:r w:rsidR="004E6839" w:rsidRPr="002777AC">
        <w:rPr>
          <w:rStyle w:val="Bold"/>
        </w:rPr>
        <w:t>Update</w:t>
      </w:r>
      <w:r w:rsidR="004E6839">
        <w:t>.</w:t>
      </w:r>
    </w:p>
    <w:p w:rsidR="004E6839" w:rsidRDefault="004E6839" w:rsidP="002777AC">
      <w:pPr>
        <w:pStyle w:val="GraphicAnchorStep"/>
      </w:pPr>
      <w:r>
        <w:t xml:space="preserve"> </w:t>
      </w:r>
      <w:r w:rsidR="00257618">
        <w:rPr>
          <w:rFonts w:cs="Arial"/>
          <w:noProof/>
        </w:rPr>
        <w:drawing>
          <wp:inline distT="0" distB="0" distL="0" distR="0">
            <wp:extent cx="4648835" cy="793115"/>
            <wp:effectExtent l="19050" t="19050" r="18415" b="26035"/>
            <wp:docPr id="18"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48"/>
                    <a:srcRect/>
                    <a:stretch>
                      <a:fillRect/>
                    </a:stretch>
                  </pic:blipFill>
                  <pic:spPr bwMode="auto">
                    <a:xfrm>
                      <a:off x="0" y="0"/>
                      <a:ext cx="4648835" cy="793115"/>
                    </a:xfrm>
                    <a:prstGeom prst="rect">
                      <a:avLst/>
                    </a:prstGeom>
                    <a:noFill/>
                    <a:ln w="12700" cmpd="sng">
                      <a:solidFill>
                        <a:srgbClr val="000000"/>
                      </a:solidFill>
                      <a:miter lim="800000"/>
                      <a:headEnd/>
                      <a:tailEnd/>
                    </a:ln>
                    <a:effectLst/>
                  </pic:spPr>
                </pic:pic>
              </a:graphicData>
            </a:graphic>
          </wp:inline>
        </w:drawing>
      </w:r>
    </w:p>
    <w:p w:rsidR="002777AC" w:rsidRDefault="002A3C9A" w:rsidP="002777AC">
      <w:pPr>
        <w:pStyle w:val="CaptionIndent"/>
      </w:pPr>
      <w:r>
        <w:t>Figure</w:t>
      </w:r>
      <w:r w:rsidR="002777AC">
        <w:t xml:space="preserve"> </w:t>
      </w:r>
      <w:fldSimple w:instr=" STYLEREF 1 \s ">
        <w:r w:rsidR="00E92FAF">
          <w:rPr>
            <w:noProof/>
          </w:rPr>
          <w:t>3</w:t>
        </w:r>
      </w:fldSimple>
      <w:r w:rsidR="002F0542">
        <w:noBreakHyphen/>
      </w:r>
      <w:fldSimple w:instr=" SEQ Figure \* ARABIC \s 1 ">
        <w:r w:rsidR="00E92FAF">
          <w:rPr>
            <w:noProof/>
          </w:rPr>
          <w:t>12</w:t>
        </w:r>
      </w:fldSimple>
      <w:r w:rsidR="002777AC">
        <w:t xml:space="preserve"> Details form with new description text</w:t>
      </w:r>
    </w:p>
    <w:p w:rsidR="004E6839" w:rsidRDefault="004E6839" w:rsidP="004E6839">
      <w:pPr>
        <w:pStyle w:val="BodyText"/>
      </w:pPr>
      <w:r>
        <w:t xml:space="preserve">Upon a successful update, the system displays </w:t>
      </w:r>
      <w:r w:rsidRPr="002777AC">
        <w:rPr>
          <w:rStyle w:val="Bold"/>
        </w:rPr>
        <w:t>Update Successful</w:t>
      </w:r>
      <w:r>
        <w:t xml:space="preserve"> just below the menu and </w:t>
      </w:r>
      <w:r w:rsidR="002777AC">
        <w:t>above</w:t>
      </w:r>
      <w:r>
        <w:t xml:space="preserve"> the text.</w:t>
      </w:r>
    </w:p>
    <w:p w:rsidR="004E6839" w:rsidRDefault="002777AC" w:rsidP="004E6839">
      <w:pPr>
        <w:pStyle w:val="BodyText"/>
      </w:pPr>
      <w:r>
        <w:t>Whenever updates are made, t</w:t>
      </w:r>
      <w:r w:rsidR="004E6839">
        <w:t xml:space="preserve">he </w:t>
      </w:r>
      <w:r>
        <w:t xml:space="preserve">UPT </w:t>
      </w:r>
      <w:r w:rsidR="004E6839">
        <w:t>performs basic data validation, including</w:t>
      </w:r>
      <w:r>
        <w:t xml:space="preserve"> checks for field lengths and formats.</w:t>
      </w:r>
      <w:r w:rsidR="004E6839">
        <w:t xml:space="preserve"> The systems also check</w:t>
      </w:r>
      <w:r>
        <w:t>s</w:t>
      </w:r>
      <w:r w:rsidR="004E6839">
        <w:t xml:space="preserve"> for duplicates</w:t>
      </w:r>
      <w:r>
        <w:t xml:space="preserve">, preventing you from </w:t>
      </w:r>
      <w:r w:rsidR="004E6839">
        <w:t>changing the element name to one that already exists.</w:t>
      </w:r>
      <w:r>
        <w:t xml:space="preserve"> If any of the validation checks fail, you will receive an error message explaining the problem.</w:t>
      </w:r>
      <w:r w:rsidR="004E6839">
        <w:t xml:space="preserve"> See </w:t>
      </w:r>
      <w:fldSimple w:instr=" REF _Ref213728708 \h  \* MERGEFORMAT ">
        <w:r w:rsidR="00E92FAF" w:rsidRPr="00E92FAF">
          <w:rPr>
            <w:i/>
            <w:color w:val="0000FF"/>
          </w:rPr>
          <w:t>Example Error Messages</w:t>
        </w:r>
      </w:fldSimple>
      <w:r>
        <w:t xml:space="preserve"> </w:t>
      </w:r>
      <w:r w:rsidR="00F228E8">
        <w:fldChar w:fldCharType="begin"/>
      </w:r>
      <w:r>
        <w:instrText xml:space="preserve"> REF _Ref213728708 \p \h </w:instrText>
      </w:r>
      <w:r w:rsidR="00F228E8">
        <w:fldChar w:fldCharType="separate"/>
      </w:r>
      <w:r w:rsidR="00E92FAF">
        <w:t>above</w:t>
      </w:r>
      <w:r w:rsidR="00F228E8">
        <w:fldChar w:fldCharType="end"/>
      </w:r>
      <w:r w:rsidR="004E6839">
        <w:t xml:space="preserve"> for </w:t>
      </w:r>
      <w:r>
        <w:t>examples of these messages.</w:t>
      </w:r>
    </w:p>
    <w:p w:rsidR="00FB27BC" w:rsidRDefault="004E6839" w:rsidP="004E6839">
      <w:pPr>
        <w:pStyle w:val="Heading3"/>
      </w:pPr>
      <w:bookmarkStart w:id="1003" w:name="_Toc238795959"/>
      <w:r>
        <w:t>Delet</w:t>
      </w:r>
      <w:r w:rsidR="002777AC">
        <w:t>ing an Existing Element</w:t>
      </w:r>
      <w:bookmarkEnd w:id="1003"/>
    </w:p>
    <w:p w:rsidR="002777AC" w:rsidRDefault="002777AC" w:rsidP="002777AC">
      <w:pPr>
        <w:pStyle w:val="BodyText"/>
      </w:pPr>
      <w:r>
        <w:t>After you have searched for and selected to view the details of an element, if necessary you can select to delete the element from the database.</w:t>
      </w:r>
      <w:r w:rsidR="000849BE" w:rsidRPr="000849BE">
        <w:t xml:space="preserve"> </w:t>
      </w:r>
      <w:r w:rsidR="00F228E8">
        <w:fldChar w:fldCharType="begin"/>
      </w:r>
      <w:r w:rsidR="000849BE">
        <w:instrText xml:space="preserve"> XE "delete</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"delete</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delete</w:instrText>
      </w:r>
      <w:r w:rsidR="000849BE" w:rsidRPr="007B1D66">
        <w:instrText xml:space="preserve"> element</w:instrText>
      </w:r>
      <w:r w:rsidR="000849BE">
        <w:instrText xml:space="preserve">" </w:instrText>
      </w:r>
      <w:r w:rsidR="00F228E8">
        <w:fldChar w:fldCharType="end"/>
      </w:r>
    </w:p>
    <w:p w:rsidR="002777AC" w:rsidRDefault="002777AC" w:rsidP="002777AC">
      <w:pPr>
        <w:pStyle w:val="BodyText"/>
      </w:pPr>
      <w:r>
        <w:t xml:space="preserve">The same basic steps can be followed to delete any element. Use the procedure provided below as a guide. These particular instructions delete an existing Group element. </w:t>
      </w:r>
    </w:p>
    <w:p w:rsidR="002777AC" w:rsidRPr="000A2D5B" w:rsidRDefault="002777AC" w:rsidP="00A57346">
      <w:pPr>
        <w:pStyle w:val="BodyText"/>
        <w:keepNext/>
        <w:rPr>
          <w:rStyle w:val="Bold"/>
        </w:rPr>
      </w:pPr>
      <w:r w:rsidRPr="000A2D5B">
        <w:rPr>
          <w:rStyle w:val="Bold"/>
        </w:rPr>
        <w:lastRenderedPageBreak/>
        <w:t>To update an existing element:</w:t>
      </w:r>
    </w:p>
    <w:p w:rsidR="002777AC" w:rsidRDefault="002777AC" w:rsidP="004B6D1D">
      <w:pPr>
        <w:pStyle w:val="ListNumber"/>
        <w:numPr>
          <w:ilvl w:val="0"/>
          <w:numId w:val="61"/>
        </w:numPr>
      </w:pPr>
      <w:r>
        <w:t xml:space="preserve">Using the search and select procedure provided above, open the details page for the element. </w:t>
      </w:r>
    </w:p>
    <w:p w:rsidR="00D12BE8" w:rsidRDefault="00D12BE8" w:rsidP="00D12BE8">
      <w:pPr>
        <w:pStyle w:val="ListNumber"/>
      </w:pPr>
      <w:r>
        <w:t xml:space="preserve">Click the </w:t>
      </w:r>
      <w:r w:rsidRPr="00D12BE8">
        <w:rPr>
          <w:rStyle w:val="Bold"/>
        </w:rPr>
        <w:t>Delete</w:t>
      </w:r>
      <w:r>
        <w:t xml:space="preserve"> button located on the element details screen.</w:t>
      </w:r>
    </w:p>
    <w:p w:rsidR="004E6839" w:rsidRDefault="004E6839" w:rsidP="00D12BE8">
      <w:pPr>
        <w:pStyle w:val="ListNumber"/>
      </w:pPr>
      <w:r>
        <w:t xml:space="preserve">A </w:t>
      </w:r>
      <w:r w:rsidR="00D12BE8">
        <w:t xml:space="preserve">confirmation dialog box appears asking if you are sure </w:t>
      </w:r>
      <w:r>
        <w:t>you want to delete the record</w:t>
      </w:r>
      <w:r w:rsidR="008B318A">
        <w:t xml:space="preserve">. </w:t>
      </w:r>
      <w:r>
        <w:t>Click</w:t>
      </w:r>
      <w:r w:rsidRPr="00D12BE8">
        <w:rPr>
          <w:rStyle w:val="Bold"/>
        </w:rPr>
        <w:t xml:space="preserve"> </w:t>
      </w:r>
      <w:r w:rsidR="00D12BE8" w:rsidRPr="00D12BE8">
        <w:rPr>
          <w:rStyle w:val="Bold"/>
        </w:rPr>
        <w:t xml:space="preserve">OK </w:t>
      </w:r>
      <w:r>
        <w:t xml:space="preserve">to confirm. Clicking </w:t>
      </w:r>
      <w:r w:rsidRPr="00D12BE8">
        <w:rPr>
          <w:rStyle w:val="Bold"/>
        </w:rPr>
        <w:t>Cancel</w:t>
      </w:r>
      <w:r>
        <w:t xml:space="preserve"> negates the operation and returns</w:t>
      </w:r>
      <w:r w:rsidR="00D12BE8">
        <w:t xml:space="preserve"> you</w:t>
      </w:r>
      <w:r>
        <w:t xml:space="preserve"> to the Details screen.</w:t>
      </w:r>
    </w:p>
    <w:p w:rsidR="004E6839" w:rsidRDefault="004E6839" w:rsidP="004E6839">
      <w:pPr>
        <w:pStyle w:val="BodyText"/>
      </w:pPr>
      <w:r>
        <w:t xml:space="preserve">Upon confirming the deletion, the system returns you to the </w:t>
      </w:r>
      <w:r w:rsidR="00D12BE8">
        <w:t>element</w:t>
      </w:r>
      <w:r>
        <w:t xml:space="preserve"> home page and displays </w:t>
      </w:r>
      <w:r w:rsidR="00D12BE8" w:rsidRPr="00D12BE8">
        <w:rPr>
          <w:rStyle w:val="Bold"/>
        </w:rPr>
        <w:t>Delete Successful</w:t>
      </w:r>
      <w:r w:rsidR="00D12BE8">
        <w:t xml:space="preserve"> </w:t>
      </w:r>
      <w:r>
        <w:t xml:space="preserve">in blue text.  </w:t>
      </w:r>
    </w:p>
    <w:p w:rsidR="004E6839" w:rsidRDefault="004E6839" w:rsidP="004E6839">
      <w:pPr>
        <w:pStyle w:val="Heading2"/>
      </w:pPr>
      <w:bookmarkStart w:id="1004" w:name="_Ref213910048"/>
      <w:bookmarkStart w:id="1005" w:name="_Ref213910050"/>
      <w:bookmarkStart w:id="1006" w:name="_Toc238795960"/>
      <w:r>
        <w:t>Assignments and Associations</w:t>
      </w:r>
      <w:bookmarkEnd w:id="1004"/>
      <w:bookmarkEnd w:id="1005"/>
      <w:bookmarkEnd w:id="1006"/>
    </w:p>
    <w:p w:rsidR="0096487B" w:rsidRDefault="004E6839" w:rsidP="004E6839">
      <w:pPr>
        <w:pStyle w:val="BodyText"/>
      </w:pPr>
      <w:r>
        <w:t>The elements Role, Protection Group, and Group are simply collections of other elements – Privileges, Protection Elements, and Users respectively</w:t>
      </w:r>
      <w:r w:rsidR="008B318A">
        <w:t xml:space="preserve">. </w:t>
      </w:r>
      <w:r>
        <w:t xml:space="preserve">Provisioning </w:t>
      </w:r>
      <w:r w:rsidR="00C51E9B">
        <w:t>is the process of</w:t>
      </w:r>
      <w:r>
        <w:t xml:space="preserve"> assigning elements to </w:t>
      </w:r>
      <w:r w:rsidR="0096487B">
        <w:t xml:space="preserve">these “grouping” </w:t>
      </w:r>
      <w:r>
        <w:t>eleme</w:t>
      </w:r>
      <w:r w:rsidR="0096487B">
        <w:t xml:space="preserve">nts </w:t>
      </w:r>
      <w:r w:rsidR="00C51E9B">
        <w:t>and</w:t>
      </w:r>
      <w:r w:rsidR="0096487B">
        <w:t xml:space="preserve"> deassigning (removing) elements from a</w:t>
      </w:r>
      <w:r>
        <w:t xml:space="preserve"> </w:t>
      </w:r>
      <w:r w:rsidR="0096487B">
        <w:t xml:space="preserve">grouping </w:t>
      </w:r>
      <w:r>
        <w:t>elemen</w:t>
      </w:r>
      <w:r w:rsidR="005C7B2F">
        <w:t>t</w:t>
      </w:r>
      <w:r>
        <w:t xml:space="preserve">. </w:t>
      </w:r>
      <w:r w:rsidR="00F228E8">
        <w:fldChar w:fldCharType="begin"/>
      </w:r>
      <w:r w:rsidR="000849BE">
        <w:instrText xml:space="preserve"> XE "assign</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082623">
        <w:instrText>overview:assigning/associating elements</w:instrText>
      </w:r>
      <w:r w:rsidR="000849BE">
        <w:instrText xml:space="preserve">" </w:instrText>
      </w:r>
      <w:r w:rsidR="00F228E8">
        <w:fldChar w:fldCharType="end"/>
      </w:r>
    </w:p>
    <w:p w:rsidR="004E6839" w:rsidRDefault="004E6839" w:rsidP="004E6839">
      <w:pPr>
        <w:pStyle w:val="BodyText"/>
      </w:pPr>
      <w:r>
        <w:t xml:space="preserve">For example, assigning Users to Groups greatly improves the ease </w:t>
      </w:r>
      <w:r w:rsidR="0096487B">
        <w:t xml:space="preserve">with </w:t>
      </w:r>
      <w:r>
        <w:t xml:space="preserve">which </w:t>
      </w:r>
      <w:r w:rsidR="0096487B">
        <w:t xml:space="preserve">an admin </w:t>
      </w:r>
      <w:r>
        <w:t>can provision access rights</w:t>
      </w:r>
      <w:r w:rsidR="008B318A">
        <w:t xml:space="preserve">. </w:t>
      </w:r>
      <w:r>
        <w:t xml:space="preserve">An Admin can instantly assign a role </w:t>
      </w:r>
      <w:r w:rsidR="00C51E9B">
        <w:t>and</w:t>
      </w:r>
      <w:r>
        <w:t xml:space="preserve"> protection group to an entire group of </w:t>
      </w:r>
      <w:r w:rsidR="0096487B">
        <w:t>users</w:t>
      </w:r>
      <w:r>
        <w:t xml:space="preserve"> instead of repeating the same assignment for each individual</w:t>
      </w:r>
      <w:r w:rsidR="0096487B">
        <w:t xml:space="preserve"> user</w:t>
      </w:r>
      <w:r>
        <w:t xml:space="preserve">. </w:t>
      </w:r>
    </w:p>
    <w:p w:rsidR="00C51E9B" w:rsidRDefault="00C51E9B" w:rsidP="004E6839">
      <w:pPr>
        <w:pStyle w:val="BodyText"/>
      </w:pPr>
      <w:r>
        <w:t>The process of assigning and deassigning elements differs, depending on whether you are working from the group element perspective or from the individual element perspective</w:t>
      </w:r>
      <w:r w:rsidR="008B318A">
        <w:t xml:space="preserve">. </w:t>
      </w:r>
      <w:r>
        <w:t>Each of these processes are outlined</w:t>
      </w:r>
      <w:r w:rsidR="00AF1087">
        <w:t xml:space="preserve"> briefly in the sections that follow. S</w:t>
      </w:r>
      <w:r>
        <w:t xml:space="preserve">pecific instructions for assigning each type of element appears in the </w:t>
      </w:r>
      <w:r w:rsidR="00AF1087">
        <w:t xml:space="preserve">detail </w:t>
      </w:r>
      <w:r>
        <w:t>section for administering that element.</w:t>
      </w:r>
      <w:r w:rsidR="000849BE" w:rsidRPr="000849BE">
        <w:t xml:space="preserve"> </w:t>
      </w:r>
      <w:r w:rsidR="00F228E8">
        <w:fldChar w:fldCharType="begin"/>
      </w:r>
      <w:r w:rsidR="000849BE">
        <w:instrText xml:space="preserve"> XE "deassign</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F228E8">
        <w:fldChar w:fldCharType="end"/>
      </w:r>
    </w:p>
    <w:p w:rsidR="00AF1087" w:rsidRDefault="00AF1087" w:rsidP="00AF1087">
      <w:pPr>
        <w:pStyle w:val="NoteMainbody"/>
      </w:pPr>
      <w:r w:rsidRPr="00AF1087">
        <w:rPr>
          <w:rStyle w:val="Bold"/>
        </w:rPr>
        <w:t>NOTE:</w:t>
      </w:r>
      <w:r>
        <w:t xml:space="preserve"> The buttons that allow for provisioning of elements only appear in Admin Mode; Super Admins cannot do element provisioning</w:t>
      </w:r>
      <w:r w:rsidR="00EC6286">
        <w:t xml:space="preserve">. For more details on the available functionality for each mode, see </w:t>
      </w:r>
      <w:fldSimple w:instr=" REF _Ref214165909 \h  \* MERGEFORMAT ">
        <w:r w:rsidR="00E92FAF" w:rsidRPr="00E92FAF">
          <w:rPr>
            <w:i/>
            <w:color w:val="0000FF"/>
          </w:rPr>
          <w:t>Super Admin Mode</w:t>
        </w:r>
      </w:fldSimple>
      <w:r w:rsidR="00EC6286">
        <w:t xml:space="preserve"> on page </w:t>
      </w:r>
      <w:r w:rsidR="00F228E8">
        <w:fldChar w:fldCharType="begin"/>
      </w:r>
      <w:r w:rsidR="00EC6286">
        <w:instrText xml:space="preserve"> PAGEREF _Ref214165909 \h </w:instrText>
      </w:r>
      <w:r w:rsidR="00F228E8">
        <w:fldChar w:fldCharType="separate"/>
      </w:r>
      <w:r w:rsidR="00E92FAF">
        <w:rPr>
          <w:noProof/>
        </w:rPr>
        <w:t>39</w:t>
      </w:r>
      <w:r w:rsidR="00F228E8">
        <w:fldChar w:fldCharType="end"/>
      </w:r>
      <w:r w:rsidR="00EC6286">
        <w:t xml:space="preserve">, and </w:t>
      </w:r>
      <w:fldSimple w:instr=" REF _Ref214165919 \h  \* MERGEFORMAT ">
        <w:r w:rsidR="00E92FAF" w:rsidRPr="00E92FAF">
          <w:rPr>
            <w:i/>
            <w:color w:val="0000FF"/>
          </w:rPr>
          <w:t>Admin Mode</w:t>
        </w:r>
      </w:fldSimple>
      <w:r w:rsidR="00EC6286">
        <w:t xml:space="preserve"> on page </w:t>
      </w:r>
      <w:r w:rsidR="00F228E8">
        <w:fldChar w:fldCharType="begin"/>
      </w:r>
      <w:r w:rsidR="00EC6286">
        <w:instrText xml:space="preserve"> PAGEREF _Ref214165919 \h </w:instrText>
      </w:r>
      <w:r w:rsidR="00F228E8">
        <w:fldChar w:fldCharType="separate"/>
      </w:r>
      <w:r w:rsidR="00E92FAF">
        <w:rPr>
          <w:noProof/>
        </w:rPr>
        <w:t>47</w:t>
      </w:r>
      <w:r w:rsidR="00F228E8">
        <w:fldChar w:fldCharType="end"/>
      </w:r>
      <w:r w:rsidR="00EC6286">
        <w:t>.</w:t>
      </w:r>
    </w:p>
    <w:p w:rsidR="00AF1087" w:rsidRDefault="00AF1087" w:rsidP="00AF1087">
      <w:pPr>
        <w:pStyle w:val="Heading3"/>
      </w:pPr>
      <w:bookmarkStart w:id="1007" w:name="_Toc238795961"/>
      <w:r>
        <w:t xml:space="preserve">Assigning or Deassigning </w:t>
      </w:r>
      <w:r w:rsidR="001D2312">
        <w:t xml:space="preserve">Elements - </w:t>
      </w:r>
      <w:r>
        <w:t>Individual to Group</w:t>
      </w:r>
      <w:bookmarkEnd w:id="1007"/>
      <w:r>
        <w:t xml:space="preserve"> </w:t>
      </w:r>
    </w:p>
    <w:p w:rsidR="00AF1087" w:rsidRDefault="00AF1087" w:rsidP="00AF1087">
      <w:pPr>
        <w:pStyle w:val="BodyText"/>
      </w:pPr>
      <w:r>
        <w:t xml:space="preserve">If you logged into Admin Mode and are working with an individual element (user, protection element, or privilege), you will notice a series of buttons on the Details page for the element that looks something like </w:t>
      </w:r>
      <w:r w:rsidR="00F228E8">
        <w:fldChar w:fldCharType="begin"/>
      </w:r>
      <w:r>
        <w:instrText xml:space="preserve"> REF _Ref213905657 \h </w:instrText>
      </w:r>
      <w:r w:rsidR="00F228E8">
        <w:fldChar w:fldCharType="separate"/>
      </w:r>
      <w:r w:rsidR="00E92FAF">
        <w:t xml:space="preserve">Figure </w:t>
      </w:r>
      <w:r w:rsidR="00E92FAF">
        <w:rPr>
          <w:noProof/>
        </w:rPr>
        <w:t>3</w:t>
      </w:r>
      <w:r w:rsidR="00E92FAF">
        <w:noBreakHyphen/>
      </w:r>
      <w:r w:rsidR="00E92FAF">
        <w:rPr>
          <w:noProof/>
        </w:rPr>
        <w:t>13</w:t>
      </w:r>
      <w:r w:rsidR="00F228E8">
        <w:fldChar w:fldCharType="end"/>
      </w:r>
      <w:r>
        <w:t xml:space="preserve"> below:</w:t>
      </w:r>
      <w:r w:rsidR="000849BE" w:rsidRPr="000849BE">
        <w:t xml:space="preserve"> </w:t>
      </w:r>
      <w:r w:rsidR="00F228E8">
        <w:fldChar w:fldCharType="begin"/>
      </w:r>
      <w:r w:rsidR="000849BE">
        <w:instrText xml:space="preserve"> XE "assign</w:instrText>
      </w:r>
      <w:r w:rsidR="000849BE" w:rsidRPr="000C7E9B">
        <w:instrText xml:space="preserve"> element</w:instrText>
      </w:r>
      <w:r w:rsidR="000849BE">
        <w:instrText xml:space="preserve"> to group" </w:instrText>
      </w:r>
      <w:r w:rsidR="00F228E8">
        <w:fldChar w:fldCharType="end"/>
      </w:r>
      <w:r w:rsidR="00F228E8">
        <w:fldChar w:fldCharType="begin"/>
      </w:r>
      <w:r w:rsidR="000849BE">
        <w:instrText xml:space="preserve"> XE "deassign</w:instrText>
      </w:r>
      <w:r w:rsidR="000849BE" w:rsidRPr="000C7E9B">
        <w:instrText xml:space="preserve"> element</w:instrText>
      </w:r>
      <w:r w:rsidR="000849BE">
        <w:instrText xml:space="preserve"> from group</w:instrText>
      </w:r>
      <w:r w:rsidR="00F228E8">
        <w:fldChar w:fldCharType="end"/>
      </w:r>
    </w:p>
    <w:p w:rsidR="00AF1087" w:rsidRDefault="00257618" w:rsidP="00BD0C65">
      <w:pPr>
        <w:pStyle w:val="GraphicAnchorMain"/>
        <w:rPr>
          <w:noProof/>
        </w:rPr>
      </w:pPr>
      <w:r>
        <w:rPr>
          <w:noProof/>
        </w:rPr>
        <w:drawing>
          <wp:inline distT="0" distB="0" distL="0" distR="0">
            <wp:extent cx="5916295" cy="253365"/>
            <wp:effectExtent l="19050" t="0" r="8255" b="0"/>
            <wp:docPr id="1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9"/>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AF1087" w:rsidRDefault="00AF1087" w:rsidP="00AF1087">
      <w:pPr>
        <w:pStyle w:val="Caption"/>
      </w:pPr>
      <w:bookmarkStart w:id="1008" w:name="_Ref213905657"/>
      <w:r>
        <w:t xml:space="preserve">Figure </w:t>
      </w:r>
      <w:fldSimple w:instr=" STYLEREF 1 \s ">
        <w:r w:rsidR="00E92FAF">
          <w:rPr>
            <w:noProof/>
          </w:rPr>
          <w:t>3</w:t>
        </w:r>
      </w:fldSimple>
      <w:r w:rsidR="002F0542">
        <w:noBreakHyphen/>
      </w:r>
      <w:fldSimple w:instr=" SEQ Figure \* ARABIC \s 1 ">
        <w:r w:rsidR="00E92FAF">
          <w:rPr>
            <w:noProof/>
          </w:rPr>
          <w:t>13</w:t>
        </w:r>
      </w:fldSimple>
      <w:bookmarkEnd w:id="1008"/>
      <w:r>
        <w:t xml:space="preserve"> User </w:t>
      </w:r>
      <w:r w:rsidR="00BD0C65">
        <w:t xml:space="preserve">Element </w:t>
      </w:r>
      <w:r>
        <w:t>Details option buttons in Admin Mode</w:t>
      </w:r>
    </w:p>
    <w:p w:rsidR="00AF1087" w:rsidRDefault="004823B4" w:rsidP="00AF1087">
      <w:pPr>
        <w:pStyle w:val="BodyText"/>
      </w:pPr>
      <w:r>
        <w:t xml:space="preserve">Depending on the type of element you have open, the </w:t>
      </w:r>
      <w:r w:rsidR="00BD0C65">
        <w:t>button labels</w:t>
      </w:r>
      <w:r>
        <w:t xml:space="preserve"> will vary but </w:t>
      </w:r>
      <w:r w:rsidR="00BD0C65">
        <w:t xml:space="preserve">each functions </w:t>
      </w:r>
      <w:r>
        <w:t>in essentially the same way</w:t>
      </w:r>
      <w:r w:rsidR="008B318A">
        <w:t xml:space="preserve">. </w:t>
      </w:r>
      <w:r>
        <w:t>They allow you to assign or associate other elements (group or individual) to the currently open element.</w:t>
      </w:r>
      <w:r w:rsidR="00F228E8">
        <w:fldChar w:fldCharType="begin"/>
      </w:r>
      <w:r w:rsidR="000849BE">
        <w:instrText xml:space="preserve"> XE "</w:instrText>
      </w:r>
      <w:r w:rsidR="00E84EB7">
        <w:instrText xml:space="preserve">Admin Mode </w:instrText>
      </w:r>
      <w:r w:rsidR="000849BE" w:rsidRPr="00D14057">
        <w:instrText>provisioning buttons</w:instrText>
      </w:r>
      <w:r w:rsidR="000849BE">
        <w:instrText xml:space="preserve">" </w:instrText>
      </w:r>
      <w:r w:rsidR="00F228E8">
        <w:fldChar w:fldCharType="end"/>
      </w:r>
    </w:p>
    <w:p w:rsidR="004823B4" w:rsidRDefault="004823B4" w:rsidP="00AF1087">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w:t>
      </w:r>
      <w:r w:rsidR="008B318A">
        <w:t xml:space="preserve">. </w:t>
      </w:r>
      <w:r>
        <w:t xml:space="preserve">For example, if the currently open element is a Protection Element, the leftmost button reads </w:t>
      </w:r>
      <w:r w:rsidRPr="004823B4">
        <w:rPr>
          <w:rStyle w:val="Bold"/>
        </w:rPr>
        <w:t>Associated PG</w:t>
      </w:r>
      <w:r>
        <w:t>, because a Protection Group is a grouping of Protection Elements</w:t>
      </w:r>
      <w:r w:rsidR="008B318A">
        <w:t xml:space="preserve">. </w:t>
      </w:r>
      <w:r>
        <w:lastRenderedPageBreak/>
        <w:t xml:space="preserve">If the open element is a user element, the button reads </w:t>
      </w:r>
      <w:r w:rsidRPr="004823B4">
        <w:rPr>
          <w:rStyle w:val="Bold"/>
        </w:rPr>
        <w:t>Associated Groups</w:t>
      </w:r>
      <w:r>
        <w:t xml:space="preserve"> as shown above, because a Group is a collection of Users.</w:t>
      </w:r>
    </w:p>
    <w:p w:rsidR="004823B4" w:rsidRDefault="004823B4" w:rsidP="00AF1087">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4823B4" w:rsidRPr="000849BE" w:rsidRDefault="00257618" w:rsidP="004823B4">
      <w:pPr>
        <w:pStyle w:val="GraphicAnchorMainIndent"/>
        <w:rPr>
          <w:noProof/>
        </w:rPr>
      </w:pPr>
      <w:r>
        <w:rPr>
          <w:noProof/>
        </w:rPr>
        <w:drawing>
          <wp:inline distT="0" distB="0" distL="0" distR="0">
            <wp:extent cx="4671060" cy="2930525"/>
            <wp:effectExtent l="19050" t="19050" r="15240" b="22225"/>
            <wp:docPr id="2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0"/>
                    <a:srcRect/>
                    <a:stretch>
                      <a:fillRect/>
                    </a:stretch>
                  </pic:blipFill>
                  <pic:spPr bwMode="auto">
                    <a:xfrm>
                      <a:off x="0" y="0"/>
                      <a:ext cx="4671060" cy="2930525"/>
                    </a:xfrm>
                    <a:prstGeom prst="rect">
                      <a:avLst/>
                    </a:prstGeom>
                    <a:noFill/>
                    <a:ln w="12700" cmpd="sng">
                      <a:solidFill>
                        <a:srgbClr val="000000"/>
                      </a:solidFill>
                      <a:miter lim="800000"/>
                      <a:headEnd/>
                      <a:tailEnd/>
                    </a:ln>
                    <a:effectLst/>
                  </pic:spPr>
                </pic:pic>
              </a:graphicData>
            </a:graphic>
          </wp:inline>
        </w:drawing>
      </w:r>
    </w:p>
    <w:p w:rsidR="004823B4" w:rsidRDefault="004823B4" w:rsidP="004823B4">
      <w:pPr>
        <w:pStyle w:val="Caption"/>
      </w:pPr>
      <w:r>
        <w:t xml:space="preserve">Figure </w:t>
      </w:r>
      <w:fldSimple w:instr=" STYLEREF 1 \s ">
        <w:r w:rsidR="00E92FAF">
          <w:rPr>
            <w:noProof/>
          </w:rPr>
          <w:t>3</w:t>
        </w:r>
      </w:fldSimple>
      <w:r w:rsidR="002F0542">
        <w:noBreakHyphen/>
      </w:r>
      <w:fldSimple w:instr=" SEQ Figure \* ARABIC \s 1 ">
        <w:r w:rsidR="00E92FAF">
          <w:rPr>
            <w:noProof/>
          </w:rPr>
          <w:t>14</w:t>
        </w:r>
      </w:fldSimple>
      <w:r>
        <w:t xml:space="preserve"> Groups lists for selected User element</w:t>
      </w:r>
    </w:p>
    <w:p w:rsidR="004823B4" w:rsidRDefault="004823B4" w:rsidP="004823B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BD0C65" w:rsidRDefault="00BD0C65" w:rsidP="004823B4">
      <w:pPr>
        <w:pStyle w:val="BodyText"/>
      </w:pPr>
      <w:r>
        <w:t>In order to assign this user to another group, select the group from the top list box (Available Groups) and click Assign</w:t>
      </w:r>
      <w:r w:rsidR="008B318A">
        <w:t xml:space="preserve">. </w:t>
      </w:r>
      <w:r>
        <w:t>This moves that group from the top to the bottom box, indicating assignment of the user to that group.</w:t>
      </w:r>
    </w:p>
    <w:p w:rsidR="00BD0C65" w:rsidRDefault="00BD0C65" w:rsidP="004823B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BD0C65" w:rsidRDefault="00BD0C65" w:rsidP="00BD0C65">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BD0C65" w:rsidRDefault="008B318A" w:rsidP="004823B4">
      <w:pPr>
        <w:pStyle w:val="BodyText"/>
      </w:pPr>
      <w:r>
        <w:t xml:space="preserve">When the groups you want to assign the element to appear in the correct lists (Available or Assigned), you must click </w:t>
      </w:r>
      <w:r w:rsidRPr="00BD0C65">
        <w:rPr>
          <w:rStyle w:val="Bold"/>
        </w:rPr>
        <w:t>Update</w:t>
      </w:r>
      <w:r>
        <w:t xml:space="preserve">. </w:t>
      </w:r>
      <w:r w:rsidR="00BD0C65">
        <w:t>This saves your changes and returns you to the element Details screen.</w:t>
      </w:r>
    </w:p>
    <w:p w:rsidR="00BD0C65" w:rsidRPr="004823B4" w:rsidRDefault="00BD0C65" w:rsidP="004823B4">
      <w:pPr>
        <w:pStyle w:val="BodyText"/>
      </w:pPr>
      <w:r>
        <w:t>While the example shown here is specific to User and Group elements, the same principal applies, regardless of the type of individual element you are working with.</w:t>
      </w:r>
    </w:p>
    <w:p w:rsidR="00BD0C65" w:rsidRDefault="00BD0C65" w:rsidP="00BD0C65">
      <w:pPr>
        <w:pStyle w:val="Heading3"/>
      </w:pPr>
      <w:bookmarkStart w:id="1009" w:name="_Toc238795962"/>
      <w:r>
        <w:lastRenderedPageBreak/>
        <w:t>Assigning or Deassigning</w:t>
      </w:r>
      <w:r w:rsidR="001D2312">
        <w:t xml:space="preserve"> Elements - G</w:t>
      </w:r>
      <w:r>
        <w:t xml:space="preserve">roup </w:t>
      </w:r>
      <w:r w:rsidR="001D2312">
        <w:t>to Individual</w:t>
      </w:r>
      <w:bookmarkEnd w:id="1009"/>
    </w:p>
    <w:p w:rsidR="00BD0C65" w:rsidRDefault="008B318A" w:rsidP="00BD0C65">
      <w:pPr>
        <w:pStyle w:val="BodyText"/>
      </w:pPr>
      <w:r>
        <w:t xml:space="preserve">If you logged into Admin Mode and are working with a group element (group, protection group, or role), you will notice a series of buttons on the Details page for the element that looks something like </w:t>
      </w:r>
      <w:r w:rsidR="00F228E8">
        <w:fldChar w:fldCharType="begin"/>
      </w:r>
      <w:r>
        <w:instrText xml:space="preserve"> REF _Ref213907174 \h </w:instrText>
      </w:r>
      <w:r w:rsidR="00F228E8">
        <w:fldChar w:fldCharType="separate"/>
      </w:r>
      <w:r w:rsidR="00E92FAF">
        <w:t xml:space="preserve">Figure </w:t>
      </w:r>
      <w:r w:rsidR="00E92FAF">
        <w:rPr>
          <w:noProof/>
        </w:rPr>
        <w:t>3</w:t>
      </w:r>
      <w:r w:rsidR="00E92FAF">
        <w:noBreakHyphen/>
      </w:r>
      <w:r w:rsidR="00E92FAF">
        <w:rPr>
          <w:noProof/>
        </w:rPr>
        <w:t>15</w:t>
      </w:r>
      <w:r w:rsidR="00F228E8">
        <w:fldChar w:fldCharType="end"/>
      </w:r>
      <w:r>
        <w:t xml:space="preserve"> below:</w:t>
      </w:r>
    </w:p>
    <w:p w:rsidR="00BD0C65" w:rsidRDefault="00257618" w:rsidP="00BD0C65">
      <w:pPr>
        <w:pStyle w:val="GraphicAnchorMain"/>
        <w:rPr>
          <w:noProof/>
        </w:rPr>
      </w:pPr>
      <w:r>
        <w:rPr>
          <w:rFonts w:ascii="Calibri" w:hAnsi="Calibri"/>
          <w:noProof/>
        </w:rPr>
        <w:drawing>
          <wp:inline distT="0" distB="0" distL="0" distR="0">
            <wp:extent cx="5916295" cy="286385"/>
            <wp:effectExtent l="19050" t="0" r="825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BD0C65" w:rsidRDefault="00BD0C65" w:rsidP="00BD0C65">
      <w:pPr>
        <w:pStyle w:val="Caption"/>
      </w:pPr>
      <w:bookmarkStart w:id="1010" w:name="_Ref213907174"/>
      <w:r>
        <w:t xml:space="preserve">Figure </w:t>
      </w:r>
      <w:fldSimple w:instr=" STYLEREF 1 \s ">
        <w:r w:rsidR="00E92FAF">
          <w:rPr>
            <w:noProof/>
          </w:rPr>
          <w:t>3</w:t>
        </w:r>
      </w:fldSimple>
      <w:r w:rsidR="002F0542">
        <w:noBreakHyphen/>
      </w:r>
      <w:fldSimple w:instr=" SEQ Figure \* ARABIC \s 1 ">
        <w:r w:rsidR="00E92FAF">
          <w:rPr>
            <w:noProof/>
          </w:rPr>
          <w:t>15</w:t>
        </w:r>
      </w:fldSimple>
      <w:bookmarkEnd w:id="1010"/>
      <w:r>
        <w:t xml:space="preserve"> Group Element Details option buttons in Admin Mode</w:t>
      </w:r>
    </w:p>
    <w:p w:rsidR="00BD0C65" w:rsidRDefault="00BD0C65" w:rsidP="00BD0C65">
      <w:pPr>
        <w:pStyle w:val="BodyText"/>
      </w:pPr>
      <w:r>
        <w:t>Depending on the type of element you have open, the button labels will vary but each functions in essentially the same way</w:t>
      </w:r>
      <w:r w:rsidR="008B318A">
        <w:t xml:space="preserve">. </w:t>
      </w:r>
      <w:r>
        <w:t>They allow you to assign or associate other elements (group or individual) to the currently open element.</w:t>
      </w:r>
      <w:r w:rsidR="000849BE" w:rsidRPr="000849BE">
        <w:t xml:space="preserve"> </w:t>
      </w:r>
      <w:r w:rsidR="00F228E8">
        <w:fldChar w:fldCharType="begin"/>
      </w:r>
      <w:r w:rsidR="000849BE">
        <w:instrText xml:space="preserve"> XE "assign</w:instrText>
      </w:r>
      <w:r w:rsidR="000849BE" w:rsidRPr="000C7E9B">
        <w:instrText xml:space="preserve"> element</w:instrText>
      </w:r>
      <w:r w:rsidR="000849BE">
        <w:instrText xml:space="preserve"> to group" </w:instrText>
      </w:r>
      <w:r w:rsidR="00F228E8">
        <w:fldChar w:fldCharType="end"/>
      </w:r>
      <w:r w:rsidR="00F228E8">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"deassign</w:instrText>
      </w:r>
      <w:r w:rsidR="000849BE" w:rsidRPr="000C7E9B">
        <w:instrText xml:space="preserve"> element</w:instrText>
      </w:r>
      <w:r w:rsidR="000849BE">
        <w:instrText xml:space="preserve"> from group</w:instrText>
      </w:r>
      <w:r w:rsidR="00F228E8">
        <w:fldChar w:fldCharType="end"/>
      </w:r>
      <w:r w:rsidR="00F228E8">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F228E8">
        <w:fldChar w:fldCharType="end"/>
      </w:r>
    </w:p>
    <w:p w:rsidR="00BD0C65" w:rsidRDefault="00BD0C65" w:rsidP="00BD0C65">
      <w:pPr>
        <w:pStyle w:val="BodyText"/>
      </w:pPr>
      <w:r>
        <w:t xml:space="preserve">The left-most button contains the label </w:t>
      </w:r>
      <w:r w:rsidRPr="004823B4">
        <w:rPr>
          <w:rStyle w:val="Bold"/>
        </w:rPr>
        <w:t>Associated {</w:t>
      </w:r>
      <w:r w:rsidR="001D2312">
        <w:rPr>
          <w:rStyle w:val="Bold"/>
        </w:rPr>
        <w:t>individual</w:t>
      </w:r>
      <w:r w:rsidRPr="004823B4">
        <w:rPr>
          <w:rStyle w:val="Bold"/>
        </w:rPr>
        <w:t xml:space="preserve"> element}</w:t>
      </w:r>
      <w:r>
        <w:t xml:space="preserve"> and is used to associate the open </w:t>
      </w:r>
      <w:r w:rsidR="001D2312">
        <w:t>group</w:t>
      </w:r>
      <w:r>
        <w:t xml:space="preserve"> element </w:t>
      </w:r>
      <w:r w:rsidR="001D2312">
        <w:t>with</w:t>
      </w:r>
      <w:r>
        <w:t xml:space="preserve"> one or more </w:t>
      </w:r>
      <w:r w:rsidR="001D2312">
        <w:t>individual</w:t>
      </w:r>
      <w:r>
        <w:t xml:space="preserve"> elements</w:t>
      </w:r>
      <w:r w:rsidR="008B318A">
        <w:t xml:space="preserve">. </w:t>
      </w:r>
      <w:r>
        <w:t xml:space="preserve">For example, if the currently open element is a </w:t>
      </w:r>
      <w:r w:rsidR="001D2312">
        <w:t>Protection Group</w:t>
      </w:r>
      <w:r>
        <w:t xml:space="preserve">, the leftmost button reads </w:t>
      </w:r>
      <w:smartTag w:uri="urn:schemas-microsoft-com:office:smarttags" w:element="place">
        <w:smartTag w:uri="urn:schemas-microsoft-com:office:smarttags" w:element="City">
          <w:r w:rsidR="001D2312">
            <w:rPr>
              <w:rStyle w:val="Bold"/>
            </w:rPr>
            <w:t>Associated</w:t>
          </w:r>
        </w:smartTag>
        <w:r w:rsidR="001D2312">
          <w:rPr>
            <w:rStyle w:val="Bold"/>
          </w:rPr>
          <w:t xml:space="preserve"> </w:t>
        </w:r>
        <w:smartTag w:uri="urn:schemas-microsoft-com:office:smarttags" w:element="State">
          <w:r w:rsidR="001D2312">
            <w:rPr>
              <w:rStyle w:val="Bold"/>
            </w:rPr>
            <w:t>PE</w:t>
          </w:r>
        </w:smartTag>
      </w:smartTag>
      <w:r>
        <w:t>, because a Protection Group is a grouping of Protection Elements</w:t>
      </w:r>
      <w:r w:rsidR="008B318A">
        <w:t xml:space="preserve">. </w:t>
      </w:r>
      <w:r>
        <w:t xml:space="preserve">If the open element is a </w:t>
      </w:r>
      <w:r w:rsidR="001D2312">
        <w:t>U</w:t>
      </w:r>
      <w:r>
        <w:t xml:space="preserve">ser element, the button reads </w:t>
      </w:r>
      <w:r w:rsidR="001D2312">
        <w:rPr>
          <w:rStyle w:val="Bold"/>
        </w:rPr>
        <w:t>Associated Users</w:t>
      </w:r>
      <w:r w:rsidR="001D2312" w:rsidRPr="001D2312">
        <w:t xml:space="preserve"> </w:t>
      </w:r>
      <w:r>
        <w:t>as shown above, because a Group is a collection of Users.</w:t>
      </w:r>
    </w:p>
    <w:p w:rsidR="001D2312" w:rsidRDefault="00BD0C65" w:rsidP="00BD0C65">
      <w:pPr>
        <w:pStyle w:val="BodyText"/>
      </w:pPr>
      <w:r>
        <w:t xml:space="preserve">Clicking the Associated {element} button opens a </w:t>
      </w:r>
      <w:r w:rsidR="001D2312">
        <w:t>window that lists all of the individual elements currently associated with that group.</w:t>
      </w:r>
    </w:p>
    <w:p w:rsidR="001D2312" w:rsidRDefault="00257618" w:rsidP="00A57346">
      <w:pPr>
        <w:pStyle w:val="GraphicAnchorMain"/>
        <w:rPr>
          <w:noProof/>
        </w:rPr>
      </w:pPr>
      <w:r>
        <w:rPr>
          <w:noProof/>
        </w:rPr>
        <w:drawing>
          <wp:inline distT="0" distB="0" distL="0" distR="0">
            <wp:extent cx="5255260" cy="1575435"/>
            <wp:effectExtent l="19050" t="0" r="254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5255260" cy="1575435"/>
                    </a:xfrm>
                    <a:prstGeom prst="rect">
                      <a:avLst/>
                    </a:prstGeom>
                    <a:noFill/>
                    <a:ln w="9525">
                      <a:noFill/>
                      <a:miter lim="800000"/>
                      <a:headEnd/>
                      <a:tailEnd/>
                    </a:ln>
                  </pic:spPr>
                </pic:pic>
              </a:graphicData>
            </a:graphic>
          </wp:inline>
        </w:drawing>
      </w:r>
    </w:p>
    <w:p w:rsidR="001D2312" w:rsidRDefault="001D2312" w:rsidP="001D2312">
      <w:pPr>
        <w:pStyle w:val="Caption"/>
      </w:pPr>
      <w:r>
        <w:t xml:space="preserve">Figure </w:t>
      </w:r>
      <w:fldSimple w:instr=" STYLEREF 1 \s ">
        <w:r w:rsidR="00E92FAF">
          <w:rPr>
            <w:noProof/>
          </w:rPr>
          <w:t>3</w:t>
        </w:r>
      </w:fldSimple>
      <w:r w:rsidR="002F0542">
        <w:noBreakHyphen/>
      </w:r>
      <w:fldSimple w:instr=" SEQ Figure \* ARABIC \s 1 ">
        <w:r w:rsidR="00E92FAF">
          <w:rPr>
            <w:noProof/>
          </w:rPr>
          <w:t>16</w:t>
        </w:r>
      </w:fldSimple>
      <w:r>
        <w:t xml:space="preserve"> List of Protection Elements assigned to a Protection Group</w:t>
      </w:r>
    </w:p>
    <w:p w:rsidR="001D2312" w:rsidRDefault="001D2312" w:rsidP="001D2312">
      <w:pPr>
        <w:pStyle w:val="BodyText"/>
      </w:pPr>
      <w:r>
        <w:t xml:space="preserve">In the figure above, the Associated PE button was clicked from the details page of a protection group. The resulting window lists the two protection elements currently assigned to that </w:t>
      </w:r>
      <w:r w:rsidR="008F204C">
        <w:t xml:space="preserve">protection group: </w:t>
      </w:r>
      <w:r w:rsidR="008F204C" w:rsidRPr="008F204C">
        <w:rPr>
          <w:rStyle w:val="Emphasis"/>
        </w:rPr>
        <w:t>test1001</w:t>
      </w:r>
      <w:r w:rsidR="008F204C">
        <w:t xml:space="preserve"> and </w:t>
      </w:r>
      <w:r w:rsidR="008F204C" w:rsidRPr="008F204C">
        <w:rPr>
          <w:rStyle w:val="Emphasis"/>
        </w:rPr>
        <w:t>PE1</w:t>
      </w:r>
      <w:r w:rsidR="008F204C">
        <w:t>.</w:t>
      </w:r>
    </w:p>
    <w:p w:rsidR="001D2312" w:rsidRDefault="001D2312" w:rsidP="001D2312">
      <w:pPr>
        <w:pStyle w:val="BodyText"/>
      </w:pPr>
      <w:r>
        <w:t xml:space="preserve">To </w:t>
      </w:r>
      <w:r w:rsidRPr="008F204C">
        <w:rPr>
          <w:rStyle w:val="Emphasis"/>
        </w:rPr>
        <w:t>remove</w:t>
      </w:r>
      <w:r>
        <w:t xml:space="preserve"> an assigned individual element from the list, highlight that element and click </w:t>
      </w:r>
      <w:r w:rsidRPr="001D2312">
        <w:rPr>
          <w:rStyle w:val="Bold"/>
        </w:rPr>
        <w:t>Deassign</w:t>
      </w:r>
      <w:r>
        <w:t>.</w:t>
      </w:r>
    </w:p>
    <w:p w:rsidR="008F204C" w:rsidRDefault="008F204C" w:rsidP="008F204C">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1D2312" w:rsidRDefault="001D2312" w:rsidP="001D2312">
      <w:pPr>
        <w:pStyle w:val="BodyText"/>
      </w:pPr>
      <w:r>
        <w:t xml:space="preserve">To </w:t>
      </w:r>
      <w:r w:rsidRPr="008F204C">
        <w:rPr>
          <w:rStyle w:val="Emphasis"/>
        </w:rPr>
        <w:t>add</w:t>
      </w:r>
      <w:r>
        <w:t xml:space="preserve"> an individual element to this group, click </w:t>
      </w:r>
      <w:r w:rsidRPr="001D2312">
        <w:rPr>
          <w:rStyle w:val="Bold"/>
        </w:rPr>
        <w:t>Assign {element}</w:t>
      </w:r>
      <w:r w:rsidR="008B318A">
        <w:t xml:space="preserve">. </w:t>
      </w:r>
      <w:r>
        <w:t xml:space="preserve">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8F204C" w:rsidRDefault="008F204C" w:rsidP="001D2312">
      <w:pPr>
        <w:pStyle w:val="BodyText"/>
      </w:pPr>
      <w:r>
        <w:t>A search screen appears, allowing you search for the collection of elements you want to add to this group.</w:t>
      </w:r>
    </w:p>
    <w:p w:rsidR="008F204C" w:rsidRDefault="00257618" w:rsidP="00A57346">
      <w:pPr>
        <w:pStyle w:val="GraphicAnchorMain"/>
        <w:rPr>
          <w:noProof/>
        </w:rPr>
      </w:pPr>
      <w:r>
        <w:rPr>
          <w:noProof/>
        </w:rPr>
        <w:lastRenderedPageBreak/>
        <w:drawing>
          <wp:inline distT="0" distB="0" distL="0" distR="0">
            <wp:extent cx="5552440" cy="202692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552440" cy="2026920"/>
                    </a:xfrm>
                    <a:prstGeom prst="rect">
                      <a:avLst/>
                    </a:prstGeom>
                    <a:noFill/>
                    <a:ln w="9525">
                      <a:noFill/>
                      <a:miter lim="800000"/>
                      <a:headEnd/>
                      <a:tailEnd/>
                    </a:ln>
                  </pic:spPr>
                </pic:pic>
              </a:graphicData>
            </a:graphic>
          </wp:inline>
        </w:drawing>
      </w:r>
    </w:p>
    <w:p w:rsidR="008F204C" w:rsidRP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17</w:t>
        </w:r>
      </w:fldSimple>
      <w:r>
        <w:t xml:space="preserve"> Search form for adding a Protection Element to a Protection Group</w:t>
      </w:r>
    </w:p>
    <w:p w:rsidR="00BD0C65" w:rsidRDefault="008F204C" w:rsidP="00BD0C65">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w:t>
      </w:r>
      <w:r w:rsidR="008B318A">
        <w:t xml:space="preserve">. </w:t>
      </w:r>
      <w:r>
        <w:t xml:space="preserve">This reduces the number of times you will need to </w:t>
      </w:r>
      <w:r w:rsidR="008B318A">
        <w:t>perform</w:t>
      </w:r>
      <w:r>
        <w:t xml:space="preserve"> these steps to complete the element assignments.</w:t>
      </w:r>
      <w:r w:rsidR="000849BE" w:rsidRPr="000849BE">
        <w:t xml:space="preserve"> </w:t>
      </w:r>
      <w:r w:rsidR="00F228E8">
        <w:fldChar w:fldCharType="begin"/>
      </w:r>
      <w:r w:rsidR="000849BE">
        <w:instrText xml:space="preserve"> XE "</w:instrText>
      </w:r>
      <w:r w:rsidR="000849BE" w:rsidRPr="00F62D05">
        <w:instrText>provisioning:</w:instrText>
      </w:r>
      <w:r w:rsidR="000849BE">
        <w:instrText xml:space="preserve">find element to assign" </w:instrText>
      </w:r>
      <w:r w:rsidR="00F228E8">
        <w:fldChar w:fldCharType="end"/>
      </w:r>
      <w:r w:rsidR="00F228E8">
        <w:fldChar w:fldCharType="begin"/>
      </w:r>
      <w:r w:rsidR="000849BE">
        <w:instrText xml:space="preserve"> XE "</w:instrText>
      </w:r>
      <w:r w:rsidR="000849BE" w:rsidRPr="007B1D66">
        <w:instrText>UPT:</w:instrText>
      </w:r>
      <w:r w:rsidR="000849BE">
        <w:instrText xml:space="preserve">find element to assign" </w:instrText>
      </w:r>
      <w:r w:rsidR="00F228E8">
        <w:fldChar w:fldCharType="end"/>
      </w:r>
    </w:p>
    <w:p w:rsidR="008F204C" w:rsidRDefault="008F204C" w:rsidP="00BD0C65">
      <w:pPr>
        <w:pStyle w:val="BodyText"/>
      </w:pPr>
      <w:r>
        <w:t xml:space="preserve">When finished, click </w:t>
      </w:r>
      <w:r w:rsidRPr="002F0542">
        <w:rPr>
          <w:rStyle w:val="Bold"/>
        </w:rPr>
        <w:t>Search</w:t>
      </w:r>
      <w:r w:rsidR="008B318A">
        <w:t xml:space="preserve">. </w:t>
      </w:r>
      <w:r>
        <w:t xml:space="preserve">The result set appears, with </w:t>
      </w:r>
      <w:r w:rsidR="002F0542">
        <w:t>check boxes</w:t>
      </w:r>
      <w:r>
        <w:t xml:space="preserve"> located to the left of each item</w:t>
      </w:r>
      <w:r w:rsidR="002F0542">
        <w:t>,</w:t>
      </w:r>
      <w:r>
        <w:t xml:space="preserve"> allo</w:t>
      </w:r>
      <w:r w:rsidR="002F0542">
        <w:t>wing you to selec</w:t>
      </w:r>
      <w:r>
        <w:t>t</w:t>
      </w:r>
      <w:r w:rsidR="002F0542">
        <w:t xml:space="preserve"> multiple elements</w:t>
      </w:r>
      <w:r>
        <w:t xml:space="preserve"> to add to the group.</w:t>
      </w:r>
    </w:p>
    <w:p w:rsidR="001D2312" w:rsidRDefault="00257618" w:rsidP="00A57346">
      <w:pPr>
        <w:pStyle w:val="GraphicAnchorMain"/>
        <w:rPr>
          <w:noProof/>
        </w:rPr>
      </w:pPr>
      <w:r>
        <w:rPr>
          <w:noProof/>
        </w:rPr>
        <w:drawing>
          <wp:inline distT="0" distB="0" distL="0" distR="0">
            <wp:extent cx="5376545" cy="20383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376545" cy="2038350"/>
                    </a:xfrm>
                    <a:prstGeom prst="rect">
                      <a:avLst/>
                    </a:prstGeom>
                    <a:noFill/>
                    <a:ln w="9525">
                      <a:noFill/>
                      <a:miter lim="800000"/>
                      <a:headEnd/>
                      <a:tailEnd/>
                    </a:ln>
                  </pic:spPr>
                </pic:pic>
              </a:graphicData>
            </a:graphic>
          </wp:inline>
        </w:drawing>
      </w:r>
    </w:p>
    <w:p w:rsid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18</w:t>
        </w:r>
      </w:fldSimple>
      <w:r>
        <w:t xml:space="preserve"> Result Set from Search for elements to add to group</w:t>
      </w:r>
    </w:p>
    <w:p w:rsidR="002F0542" w:rsidRDefault="008F204C" w:rsidP="008F204C">
      <w:pPr>
        <w:pStyle w:val="BodyText"/>
      </w:pPr>
      <w:r>
        <w:t xml:space="preserve">Notice in the figure above that the PE1 element is already selected. </w:t>
      </w:r>
      <w:r w:rsidR="008B318A">
        <w:t xml:space="preserve">This is because that element is already assigned to the group from which we are working. </w:t>
      </w:r>
      <w:r>
        <w:t xml:space="preserve">The element PE2 has also been selected by the user. </w:t>
      </w:r>
    </w:p>
    <w:p w:rsidR="008F204C" w:rsidRDefault="008F204C" w:rsidP="008F204C">
      <w:pPr>
        <w:pStyle w:val="BodyText"/>
      </w:pPr>
      <w:r>
        <w:t xml:space="preserve"> 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2F0542" w:rsidRDefault="00257618" w:rsidP="00A57346">
      <w:pPr>
        <w:pStyle w:val="GraphicAnchorMain"/>
        <w:rPr>
          <w:noProof/>
        </w:rPr>
      </w:pPr>
      <w:r>
        <w:rPr>
          <w:noProof/>
        </w:rPr>
        <w:lastRenderedPageBreak/>
        <w:drawing>
          <wp:inline distT="0" distB="0" distL="0" distR="0">
            <wp:extent cx="5574665" cy="1685290"/>
            <wp:effectExtent l="19050" t="0" r="698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srcRect/>
                    <a:stretch>
                      <a:fillRect/>
                    </a:stretch>
                  </pic:blipFill>
                  <pic:spPr bwMode="auto">
                    <a:xfrm>
                      <a:off x="0" y="0"/>
                      <a:ext cx="5574665" cy="1685290"/>
                    </a:xfrm>
                    <a:prstGeom prst="rect">
                      <a:avLst/>
                    </a:prstGeom>
                    <a:noFill/>
                    <a:ln w="9525">
                      <a:noFill/>
                      <a:miter lim="800000"/>
                      <a:headEnd/>
                      <a:tailEnd/>
                    </a:ln>
                  </pic:spPr>
                </pic:pic>
              </a:graphicData>
            </a:graphic>
          </wp:inline>
        </w:drawing>
      </w:r>
    </w:p>
    <w:p w:rsidR="002F0542" w:rsidRPr="002F0542" w:rsidRDefault="002F0542" w:rsidP="002F0542">
      <w:pPr>
        <w:pStyle w:val="Caption"/>
      </w:pPr>
      <w:r>
        <w:t xml:space="preserve">Figure </w:t>
      </w:r>
      <w:fldSimple w:instr=" STYLEREF 1 \s ">
        <w:r w:rsidR="00E92FAF">
          <w:rPr>
            <w:noProof/>
          </w:rPr>
          <w:t>3</w:t>
        </w:r>
      </w:fldSimple>
      <w:r>
        <w:noBreakHyphen/>
      </w:r>
      <w:fldSimple w:instr=" SEQ Figure \* ARABIC \s 1 ">
        <w:r w:rsidR="00E92FAF">
          <w:rPr>
            <w:noProof/>
          </w:rPr>
          <w:t>19</w:t>
        </w:r>
      </w:fldSimple>
      <w:r>
        <w:t xml:space="preserve"> Updated Assigned PEs list with added PE elements</w:t>
      </w:r>
    </w:p>
    <w:p w:rsidR="008F204C" w:rsidRPr="008F204C" w:rsidRDefault="008F204C" w:rsidP="008F204C">
      <w:pPr>
        <w:pStyle w:val="BodyText"/>
      </w:pPr>
      <w:r>
        <w:t xml:space="preserve">When the list of Assigned {elements} is complete (showing only those elements that are to be part of the group), you must click </w:t>
      </w:r>
      <w:r w:rsidRPr="008F204C">
        <w:rPr>
          <w:rStyle w:val="Bold"/>
        </w:rPr>
        <w:t>Update Association</w:t>
      </w:r>
      <w:r w:rsidR="008B318A">
        <w:t xml:space="preserve">. </w:t>
      </w:r>
      <w:r>
        <w:t>This saves your changes and returns you to the group element Details screen.</w:t>
      </w:r>
    </w:p>
    <w:p w:rsidR="00BD0C65" w:rsidRPr="004823B4" w:rsidRDefault="00BD0C65" w:rsidP="00BD0C65">
      <w:pPr>
        <w:pStyle w:val="BodyText"/>
      </w:pPr>
      <w:r>
        <w:t xml:space="preserve">While the example shown here is specific to </w:t>
      </w:r>
      <w:r w:rsidR="008F204C">
        <w:t>Protection Elements</w:t>
      </w:r>
      <w:r>
        <w:t xml:space="preserve"> and </w:t>
      </w:r>
      <w:r w:rsidR="008F204C">
        <w:t xml:space="preserve">Protection </w:t>
      </w:r>
      <w:r>
        <w:t>Group</w:t>
      </w:r>
      <w:r w:rsidR="008F204C">
        <w:t>s</w:t>
      </w:r>
      <w:r>
        <w:t xml:space="preserve">, the same principal applies, regardless of the type of </w:t>
      </w:r>
      <w:r w:rsidR="008F204C">
        <w:t>group</w:t>
      </w:r>
      <w:r>
        <w:t xml:space="preserve"> element you are working with.</w:t>
      </w:r>
    </w:p>
    <w:p w:rsidR="004E6839" w:rsidRDefault="004E6839" w:rsidP="004E6839">
      <w:pPr>
        <w:pStyle w:val="Heading2"/>
      </w:pPr>
      <w:bookmarkStart w:id="1011" w:name="_Ref213724534"/>
      <w:bookmarkStart w:id="1012" w:name="_Ref213724539"/>
      <w:bookmarkStart w:id="1013" w:name="_Ref214165909"/>
      <w:bookmarkStart w:id="1014" w:name="_Toc238795963"/>
      <w:r>
        <w:t>Super Admin Mode</w:t>
      </w:r>
      <w:bookmarkEnd w:id="1011"/>
      <w:bookmarkEnd w:id="1012"/>
      <w:bookmarkEnd w:id="1013"/>
      <w:bookmarkEnd w:id="1014"/>
    </w:p>
    <w:p w:rsidR="002F0542" w:rsidRDefault="002F0542" w:rsidP="00B9626D">
      <w:pPr>
        <w:pStyle w:val="BodyText"/>
      </w:pPr>
      <w:r>
        <w:t>Super Admin Mode differs from Admin mode in some of the functionality provided to the logged in administrator</w:t>
      </w:r>
      <w:r w:rsidR="008B318A">
        <w:t xml:space="preserve">. </w:t>
      </w:r>
      <w:r>
        <w:t>In some applications, Super Admin is the same as Admin except with additional capabilities. In the UPT however, the Super Admin responsibility is different than the Admin and the capabilities provided reflect that (although there is some overlap).</w:t>
      </w:r>
      <w:r w:rsidR="00F228E8">
        <w:fldChar w:fldCharType="begin"/>
      </w:r>
      <w:r w:rsidR="000849BE">
        <w:instrText xml:space="preserve"> XE "</w:instrText>
      </w:r>
      <w:r w:rsidR="000849BE" w:rsidRPr="00F8546D">
        <w:instrText>Super Admin:overview</w:instrText>
      </w:r>
      <w:r w:rsidR="000849BE">
        <w:instrText xml:space="preserve">" </w:instrText>
      </w:r>
      <w:r w:rsidR="00F228E8">
        <w:fldChar w:fldCharType="end"/>
      </w:r>
      <w:r w:rsidR="00F228E8">
        <w:fldChar w:fldCharType="begin"/>
      </w:r>
      <w:r w:rsidR="000849BE">
        <w:instrText xml:space="preserve"> XE "</w:instrText>
      </w:r>
      <w:r w:rsidR="000849BE" w:rsidRPr="00613137">
        <w:instrText>overview:Super Admin</w:instrText>
      </w:r>
      <w:r w:rsidR="000849BE">
        <w:instrText xml:space="preserve">" </w:instrText>
      </w:r>
      <w:r w:rsidR="00F228E8">
        <w:fldChar w:fldCharType="end"/>
      </w:r>
      <w:r w:rsidR="00F228E8">
        <w:fldChar w:fldCharType="begin"/>
      </w:r>
      <w:r w:rsidR="000849BE">
        <w:instrText xml:space="preserve"> XE "</w:instrText>
      </w:r>
      <w:r w:rsidR="000849BE" w:rsidRPr="00F62D05">
        <w:instrText>provisioning:</w:instrText>
      </w:r>
      <w:r w:rsidR="000849BE">
        <w:instrText xml:space="preserve">Super Admin" </w:instrText>
      </w:r>
      <w:r w:rsidR="00F228E8">
        <w:fldChar w:fldCharType="end"/>
      </w:r>
      <w:r w:rsidR="00F228E8">
        <w:fldChar w:fldCharType="begin"/>
      </w:r>
      <w:r w:rsidR="000849BE">
        <w:instrText xml:space="preserve"> XE "</w:instrText>
      </w:r>
      <w:r w:rsidR="000849BE" w:rsidRPr="007B1D66">
        <w:instrText>UPT:</w:instrText>
      </w:r>
      <w:r w:rsidR="000849BE">
        <w:instrText xml:space="preserve">Super Admin" </w:instrText>
      </w:r>
      <w:r w:rsidR="00F228E8">
        <w:fldChar w:fldCharType="end"/>
      </w:r>
    </w:p>
    <w:p w:rsidR="002F0542" w:rsidRDefault="002F0542" w:rsidP="00B9626D">
      <w:pPr>
        <w:pStyle w:val="BodyText"/>
      </w:pPr>
      <w:r>
        <w:t xml:space="preserve">The job </w:t>
      </w:r>
      <w:r w:rsidR="008B318A">
        <w:t>of</w:t>
      </w:r>
      <w:r>
        <w:t xml:space="preserve"> the Super Admin is to add Applications to the UPT, add Users to the UPT and assign them as administrators for the created applications, and to create custom Privileges for the assigned administrators to provision later in Admin Mode.</w:t>
      </w:r>
    </w:p>
    <w:p w:rsidR="002F0542" w:rsidRDefault="002F0542" w:rsidP="00B9626D">
      <w:pPr>
        <w:pStyle w:val="BodyText"/>
      </w:pPr>
      <w:r>
        <w:t>The Super Admin is not able to provision any of the elements in UPT and is furthermore not able to create the grouping elements that allow for provisioning.</w:t>
      </w:r>
    </w:p>
    <w:p w:rsidR="002F0542" w:rsidRDefault="002F0542" w:rsidP="00B9626D">
      <w:pPr>
        <w:pStyle w:val="BodyText"/>
      </w:pPr>
      <w:r>
        <w:t>Finally, the Super Admin logs into the UPT directly whereas an Admin will log into a specific application</w:t>
      </w:r>
      <w:r w:rsidR="008B318A">
        <w:t xml:space="preserve">. </w:t>
      </w:r>
      <w:r>
        <w:t>This is because the Super Admin’s responsibilities are to set up the application and it’s framework for the Admin to use, and an Admin’s responsibilities are to administer that specific application.</w:t>
      </w:r>
    </w:p>
    <w:p w:rsidR="002F0542" w:rsidRDefault="002F0542" w:rsidP="00B9626D">
      <w:pPr>
        <w:pStyle w:val="BodyText"/>
      </w:pPr>
      <w:r>
        <w:t xml:space="preserve">The </w:t>
      </w:r>
      <w:r w:rsidR="00455A66">
        <w:t xml:space="preserve">capability </w:t>
      </w:r>
      <w:r>
        <w:t xml:space="preserve">overlap for Super Admin to Admin occurs </w:t>
      </w:r>
      <w:r w:rsidR="007A6BFE">
        <w:t>with respect to users, in that both an Admin and a Super Admin can create, modify, delete</w:t>
      </w:r>
      <w:r w:rsidR="00455A66">
        <w:t>,</w:t>
      </w:r>
      <w:r w:rsidR="007A6BFE">
        <w:t xml:space="preserve"> and unlock users.</w:t>
      </w:r>
    </w:p>
    <w:p w:rsidR="004E6839" w:rsidRDefault="004E6839" w:rsidP="004E6839">
      <w:pPr>
        <w:pStyle w:val="Heading3"/>
      </w:pPr>
      <w:bookmarkStart w:id="1015" w:name="_Toc238795964"/>
      <w:r>
        <w:t>Workflow</w:t>
      </w:r>
      <w:r w:rsidR="00AF1087">
        <w:t xml:space="preserve"> for Super Admin</w:t>
      </w:r>
      <w:bookmarkEnd w:id="1015"/>
    </w:p>
    <w:p w:rsidR="0051575D" w:rsidRDefault="004E6839" w:rsidP="004E6839">
      <w:pPr>
        <w:pStyle w:val="BodyText"/>
      </w:pPr>
      <w:r>
        <w:t>The CSM team designed the UPT as a flexible tool with a flexible workflow</w:t>
      </w:r>
      <w:r w:rsidR="008B318A">
        <w:t xml:space="preserve">. </w:t>
      </w:r>
      <w:r>
        <w:t>Any operation can be completed qu</w:t>
      </w:r>
      <w:r w:rsidR="0051575D">
        <w:t>ickly, however it may be difficult at first to know where to start.</w:t>
      </w:r>
      <w:r>
        <w:t xml:space="preserve"> </w:t>
      </w:r>
      <w:r w:rsidR="00F228E8">
        <w:fldChar w:fldCharType="begin"/>
      </w:r>
      <w:r w:rsidR="000849BE">
        <w:instrText xml:space="preserve"> XE "</w:instrText>
      </w:r>
      <w:r w:rsidR="000849BE" w:rsidRPr="00F8546D">
        <w:instrText>Super Admin:</w:instrText>
      </w:r>
      <w:r w:rsidR="000849BE">
        <w:instrText xml:space="preserve">workflow" </w:instrText>
      </w:r>
      <w:r w:rsidR="00F228E8">
        <w:fldChar w:fldCharType="end"/>
      </w:r>
      <w:r w:rsidR="00F228E8">
        <w:fldChar w:fldCharType="begin"/>
      </w:r>
      <w:r w:rsidR="000849BE">
        <w:instrText xml:space="preserve"> XE "workflow</w:instrText>
      </w:r>
      <w:r w:rsidR="000849BE" w:rsidRPr="00613137">
        <w:instrText>:Super Admin</w:instrText>
      </w:r>
      <w:r w:rsidR="000849BE">
        <w:instrText xml:space="preserve">" </w:instrText>
      </w:r>
      <w:r w:rsidR="00F228E8">
        <w:fldChar w:fldCharType="end"/>
      </w:r>
    </w:p>
    <w:p w:rsidR="0051575D" w:rsidRDefault="0051575D" w:rsidP="004E6839">
      <w:pPr>
        <w:pStyle w:val="BodyText"/>
      </w:pPr>
      <w:r>
        <w:t>The main menu, located at the top of the page, contains navigation to the locations necessary for performing all Super Admin actions.</w:t>
      </w:r>
      <w:r w:rsidR="00F228E8">
        <w:fldChar w:fldCharType="begin"/>
      </w:r>
      <w:r w:rsidR="000849BE">
        <w:instrText xml:space="preserve"> XE "</w:instrText>
      </w:r>
      <w:r w:rsidR="000849BE" w:rsidRPr="00190E45">
        <w:instrText>Super Admin:options</w:instrText>
      </w:r>
      <w:r w:rsidR="000849BE">
        <w:instrText xml:space="preserve">" </w:instrText>
      </w:r>
      <w:r w:rsidR="00F228E8">
        <w:fldChar w:fldCharType="end"/>
      </w:r>
    </w:p>
    <w:p w:rsidR="0051575D" w:rsidRDefault="00257618" w:rsidP="0051575D">
      <w:pPr>
        <w:pStyle w:val="GraphicAnchorMainIndent"/>
        <w:rPr>
          <w:noProof/>
        </w:rPr>
      </w:pPr>
      <w:r>
        <w:rPr>
          <w:noProof/>
        </w:rPr>
        <w:lastRenderedPageBreak/>
        <w:drawing>
          <wp:inline distT="0" distB="0" distL="0" distR="0">
            <wp:extent cx="3646805" cy="374650"/>
            <wp:effectExtent l="19050" t="19050" r="10795" b="25400"/>
            <wp:docPr id="26"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6"/>
                    <a:srcRect/>
                    <a:stretch>
                      <a:fillRect/>
                    </a:stretch>
                  </pic:blipFill>
                  <pic:spPr bwMode="auto">
                    <a:xfrm>
                      <a:off x="0" y="0"/>
                      <a:ext cx="3646805" cy="374650"/>
                    </a:xfrm>
                    <a:prstGeom prst="rect">
                      <a:avLst/>
                    </a:prstGeom>
                    <a:noFill/>
                    <a:ln w="12700" cmpd="sng">
                      <a:solidFill>
                        <a:srgbClr val="000000"/>
                      </a:solidFill>
                      <a:miter lim="800000"/>
                      <a:headEnd/>
                      <a:tailEnd/>
                    </a:ln>
                    <a:effectLst/>
                  </pic:spPr>
                </pic:pic>
              </a:graphicData>
            </a:graphic>
          </wp:inline>
        </w:drawing>
      </w:r>
    </w:p>
    <w:p w:rsidR="0051575D" w:rsidRDefault="002A3C9A" w:rsidP="0051575D">
      <w:pPr>
        <w:pStyle w:val="Caption"/>
      </w:pPr>
      <w:r>
        <w:t>Figure</w:t>
      </w:r>
      <w:r w:rsidR="0051575D">
        <w:t xml:space="preserve"> </w:t>
      </w:r>
      <w:fldSimple w:instr=" STYLEREF 1 \s ">
        <w:r w:rsidR="00E92FAF">
          <w:rPr>
            <w:noProof/>
          </w:rPr>
          <w:t>3</w:t>
        </w:r>
      </w:fldSimple>
      <w:r w:rsidR="002F0542">
        <w:noBreakHyphen/>
      </w:r>
      <w:fldSimple w:instr=" SEQ Figure \* ARABIC \s 1 ">
        <w:r w:rsidR="00E92FAF">
          <w:rPr>
            <w:noProof/>
          </w:rPr>
          <w:t>20</w:t>
        </w:r>
      </w:fldSimple>
      <w:r w:rsidR="0051575D">
        <w:t xml:space="preserve"> Super Admin main menu options (on Home page)</w:t>
      </w:r>
    </w:p>
    <w:p w:rsidR="00E416AD" w:rsidRPr="004E6839" w:rsidRDefault="00E416AD" w:rsidP="00E416AD">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Super Admin out and </w:t>
      </w:r>
      <w:r w:rsidRPr="004E6839">
        <w:t>returns the user to the Login page.</w:t>
      </w:r>
    </w:p>
    <w:p w:rsidR="000849BE" w:rsidRDefault="004E6839" w:rsidP="000849BE">
      <w:pPr>
        <w:pStyle w:val="BodyText"/>
      </w:pPr>
      <w:r>
        <w:t xml:space="preserve">The following is a suggested workflow for getting started in </w:t>
      </w:r>
      <w:r w:rsidR="00E416AD">
        <w:t>Super Admin Mode. Each step identifies the location in which the actions are performed:</w:t>
      </w:r>
      <w:r>
        <w:t xml:space="preserve"> </w:t>
      </w:r>
      <w:r w:rsidR="00F228E8">
        <w:fldChar w:fldCharType="begin"/>
      </w:r>
      <w:r w:rsidR="000849BE">
        <w:instrText xml:space="preserve"> XE "</w:instrText>
      </w:r>
      <w:r w:rsidR="000849BE" w:rsidRPr="00D72413">
        <w:instrText>Super Admin:tasks</w:instrText>
      </w:r>
      <w:r w:rsidR="000849BE">
        <w:instrText xml:space="preserve">" </w:instrText>
      </w:r>
      <w:r w:rsidR="00F228E8">
        <w:fldChar w:fldCharType="end"/>
      </w:r>
      <w:r w:rsidR="00F228E8">
        <w:fldChar w:fldCharType="begin"/>
      </w:r>
      <w:r w:rsidR="000849BE">
        <w:instrText xml:space="preserve"> XE "</w:instrText>
      </w:r>
      <w:r w:rsidR="000849BE" w:rsidRPr="00F62D05">
        <w:instrText>provisioning:</w:instrText>
      </w:r>
      <w:r w:rsidR="000849BE">
        <w:instrText xml:space="preserve">Super Admin tasks" </w:instrText>
      </w:r>
      <w:r w:rsidR="00F228E8">
        <w:fldChar w:fldCharType="end"/>
      </w:r>
    </w:p>
    <w:p w:rsidR="004E6839" w:rsidRDefault="004E6839" w:rsidP="0051575D">
      <w:pPr>
        <w:pStyle w:val="ListNumber"/>
        <w:numPr>
          <w:ilvl w:val="0"/>
          <w:numId w:val="23"/>
        </w:numPr>
      </w:pPr>
      <w:r w:rsidRPr="00E416AD">
        <w:rPr>
          <w:rStyle w:val="Bold"/>
        </w:rPr>
        <w:t>Application</w:t>
      </w:r>
      <w:r>
        <w:t xml:space="preserve"> – </w:t>
      </w:r>
      <w:r w:rsidR="00E416AD">
        <w:t>Register the Application. W</w:t>
      </w:r>
      <w:r>
        <w:t xml:space="preserve">hen first deploying the UPT for a particular application, </w:t>
      </w:r>
      <w:r w:rsidR="00E416AD">
        <w:t>you must register</w:t>
      </w:r>
      <w:r>
        <w:t xml:space="preserve"> </w:t>
      </w:r>
      <w:r w:rsidR="003838BF">
        <w:t xml:space="preserve">or “create” </w:t>
      </w:r>
      <w:r>
        <w:t xml:space="preserve">the application in the </w:t>
      </w:r>
      <w:r w:rsidR="00C42D45">
        <w:t>A</w:t>
      </w:r>
      <w:r w:rsidR="00F73F46">
        <w:t>pplication</w:t>
      </w:r>
      <w:r w:rsidR="003838BF">
        <w:t xml:space="preserve"> section. </w:t>
      </w:r>
    </w:p>
    <w:p w:rsidR="004E6839" w:rsidRDefault="004E6839" w:rsidP="0051575D">
      <w:pPr>
        <w:pStyle w:val="ListNumber"/>
      </w:pPr>
      <w:r w:rsidRPr="00E416AD">
        <w:rPr>
          <w:rStyle w:val="Bold"/>
        </w:rPr>
        <w:t>Application</w:t>
      </w:r>
      <w:r>
        <w:t xml:space="preserve"> – </w:t>
      </w:r>
      <w:r w:rsidR="00E416AD">
        <w:t>A</w:t>
      </w:r>
      <w:r>
        <w:t xml:space="preserve">dd and </w:t>
      </w:r>
      <w:r w:rsidR="00E416AD">
        <w:t>U</w:t>
      </w:r>
      <w:r>
        <w:t xml:space="preserve">pdate </w:t>
      </w:r>
      <w:r w:rsidR="00E416AD">
        <w:t>A</w:t>
      </w:r>
      <w:r w:rsidR="00F73F46">
        <w:t>pplication</w:t>
      </w:r>
      <w:r>
        <w:t xml:space="preserve"> details. </w:t>
      </w:r>
    </w:p>
    <w:p w:rsidR="004E6839" w:rsidRDefault="004E6839" w:rsidP="0051575D">
      <w:pPr>
        <w:pStyle w:val="ListNumber"/>
      </w:pPr>
      <w:r w:rsidRPr="00E416AD">
        <w:rPr>
          <w:rStyle w:val="Bold"/>
        </w:rPr>
        <w:t>User</w:t>
      </w:r>
      <w:r>
        <w:t xml:space="preserve"> – </w:t>
      </w:r>
      <w:r w:rsidR="00E416AD">
        <w:t>A</w:t>
      </w:r>
      <w:r>
        <w:t xml:space="preserve">dd and </w:t>
      </w:r>
      <w:r w:rsidR="00E416AD">
        <w:t>U</w:t>
      </w:r>
      <w:r>
        <w:t xml:space="preserve">pdate users who will serve as </w:t>
      </w:r>
      <w:r w:rsidR="00F73F46">
        <w:t>application</w:t>
      </w:r>
      <w:r>
        <w:t xml:space="preserve"> Administrators.  </w:t>
      </w:r>
    </w:p>
    <w:p w:rsidR="004E6839" w:rsidRDefault="004E6839" w:rsidP="0051575D">
      <w:pPr>
        <w:pStyle w:val="ListNumber"/>
      </w:pPr>
      <w:r w:rsidRPr="00E416AD">
        <w:rPr>
          <w:rStyle w:val="Bold"/>
        </w:rPr>
        <w:t>Application</w:t>
      </w:r>
      <w:r w:rsidR="00E416AD">
        <w:t xml:space="preserve"> – Assign users to the registered and configured A</w:t>
      </w:r>
      <w:r>
        <w:t>pplications.</w:t>
      </w:r>
    </w:p>
    <w:p w:rsidR="004E6839" w:rsidRDefault="004E6839" w:rsidP="0051575D">
      <w:pPr>
        <w:pStyle w:val="ListNumber"/>
      </w:pPr>
      <w:r w:rsidRPr="00E416AD">
        <w:rPr>
          <w:rStyle w:val="Bold"/>
        </w:rPr>
        <w:t>Privilege</w:t>
      </w:r>
      <w:r w:rsidR="00E416AD">
        <w:t xml:space="preserve"> – I</w:t>
      </w:r>
      <w:r>
        <w:t>f necessary, add or edit CSM Standard Privileges.</w:t>
      </w:r>
    </w:p>
    <w:p w:rsidR="00E416AD" w:rsidRDefault="00E416AD" w:rsidP="00E416AD">
      <w:pPr>
        <w:pStyle w:val="BodyText"/>
      </w:pPr>
      <w:r>
        <w:t xml:space="preserve">The sections that follow provide </w:t>
      </w:r>
      <w:r w:rsidR="00C42D45">
        <w:t>Information about</w:t>
      </w:r>
      <w:r>
        <w:t xml:space="preserve"> the available functionality for each location in the Super Admin Interface.</w:t>
      </w:r>
    </w:p>
    <w:p w:rsidR="004E6839" w:rsidRDefault="004E6839" w:rsidP="004E6839">
      <w:pPr>
        <w:pStyle w:val="Heading3"/>
      </w:pPr>
      <w:bookmarkStart w:id="1016" w:name="_Toc238795965"/>
      <w:r>
        <w:t>Application</w:t>
      </w:r>
      <w:r w:rsidR="00FB1B4A">
        <w:t xml:space="preserve"> </w:t>
      </w:r>
      <w:r w:rsidR="00455A66">
        <w:t xml:space="preserve">Administration </w:t>
      </w:r>
      <w:r w:rsidR="00FB1B4A">
        <w:t>– Super Admin Mode</w:t>
      </w:r>
      <w:bookmarkEnd w:id="1016"/>
    </w:p>
    <w:p w:rsidR="000849BE" w:rsidRDefault="004E6839" w:rsidP="000849BE">
      <w:pPr>
        <w:pStyle w:val="BodyText"/>
      </w:pPr>
      <w:r>
        <w:t>In the Application section</w:t>
      </w:r>
      <w:r w:rsidR="005A3617">
        <w:t xml:space="preserve"> of the Super Admin Mode</w:t>
      </w:r>
      <w:r>
        <w:t xml:space="preserve">, a Super Admin can add </w:t>
      </w:r>
      <w:r w:rsidR="00C42D45">
        <w:t xml:space="preserve">(register) </w:t>
      </w:r>
      <w:r>
        <w:t>an application to the UPT and add or modify</w:t>
      </w:r>
      <w:r w:rsidR="00C42D45">
        <w:t xml:space="preserve"> the details of an application. </w:t>
      </w:r>
      <w:r w:rsidR="00F228E8">
        <w:fldChar w:fldCharType="begin"/>
      </w:r>
      <w:r w:rsidR="000849BE">
        <w:instrText xml:space="preserve"> XE "application administration" </w:instrText>
      </w:r>
      <w:r w:rsidR="00F228E8">
        <w:fldChar w:fldCharType="end"/>
      </w:r>
    </w:p>
    <w:p w:rsidR="004E6839" w:rsidRDefault="004E6839" w:rsidP="003A6A2D">
      <w:pPr>
        <w:pStyle w:val="Heading4"/>
      </w:pPr>
      <w:r>
        <w:t xml:space="preserve">Create a New Application </w:t>
      </w:r>
    </w:p>
    <w:p w:rsidR="000849BE" w:rsidRDefault="00C42D45" w:rsidP="00C42D45">
      <w:pPr>
        <w:pStyle w:val="BodyText"/>
      </w:pPr>
      <w:r>
        <w:t>Creating or adding an application in UPT registers  that application and makes it available for the other administrative tasks that must be performed.</w:t>
      </w:r>
      <w:r w:rsidR="000849BE" w:rsidRPr="000849BE">
        <w:t xml:space="preserve"> </w:t>
      </w:r>
      <w:r w:rsidR="00F228E8">
        <w:fldChar w:fldCharType="begin"/>
      </w:r>
      <w:r w:rsidR="000849BE">
        <w:instrText xml:space="preserve"> XE "create application in UPT" </w:instrText>
      </w:r>
      <w:r w:rsidR="00F228E8">
        <w:fldChar w:fldCharType="end"/>
      </w:r>
      <w:r w:rsidR="00F228E8">
        <w:fldChar w:fldCharType="begin"/>
      </w:r>
      <w:r w:rsidR="000849BE">
        <w:instrText xml:space="preserve"> XE "register application in UPT" </w:instrText>
      </w:r>
      <w:r w:rsidR="00F228E8">
        <w:fldChar w:fldCharType="end"/>
      </w:r>
    </w:p>
    <w:p w:rsidR="00C42D45" w:rsidRPr="000849BE" w:rsidRDefault="00C42D45" w:rsidP="00C42D45">
      <w:pPr>
        <w:pStyle w:val="BodyText"/>
        <w:rPr>
          <w:rStyle w:val="Bold"/>
        </w:rPr>
      </w:pPr>
      <w:r w:rsidRPr="000849BE">
        <w:rPr>
          <w:rStyle w:val="Bold"/>
        </w:rPr>
        <w:t>To add/create a new application:</w:t>
      </w:r>
    </w:p>
    <w:p w:rsidR="004E6839" w:rsidRDefault="00C42D45" w:rsidP="00C42D45">
      <w:pPr>
        <w:pStyle w:val="ListNumber"/>
        <w:numPr>
          <w:ilvl w:val="0"/>
          <w:numId w:val="24"/>
        </w:numPr>
      </w:pPr>
      <w:r>
        <w:t xml:space="preserve">Click </w:t>
      </w:r>
      <w:r w:rsidRPr="00C42D45">
        <w:rPr>
          <w:rStyle w:val="Bold"/>
        </w:rPr>
        <w:t>Application</w:t>
      </w:r>
      <w:r>
        <w:t xml:space="preserve"> from the main menu to open </w:t>
      </w:r>
      <w:r w:rsidR="004E6839">
        <w:t>the Application home page.</w:t>
      </w:r>
    </w:p>
    <w:p w:rsidR="004E6839" w:rsidRDefault="004E6839" w:rsidP="00C42D45">
      <w:pPr>
        <w:pStyle w:val="ListNumber"/>
      </w:pPr>
      <w:r>
        <w:t xml:space="preserve">Select </w:t>
      </w:r>
      <w:r w:rsidRPr="00C42D45">
        <w:rPr>
          <w:rStyle w:val="Bold"/>
        </w:rPr>
        <w:t>Create a New Application</w:t>
      </w:r>
      <w:r>
        <w:t>.</w:t>
      </w:r>
      <w:r w:rsidR="00C42D45">
        <w:t xml:space="preserve"> The Application Details form appears.</w:t>
      </w:r>
    </w:p>
    <w:p w:rsidR="004E6839" w:rsidRDefault="004E6839" w:rsidP="00C42D45">
      <w:pPr>
        <w:pStyle w:val="ListNumber"/>
      </w:pPr>
      <w:r>
        <w:t>Enter data into the Application Details form.</w:t>
      </w:r>
      <w:r w:rsidR="00C42D45">
        <w:t xml:space="preserve"> The </w:t>
      </w:r>
      <w:r w:rsidR="00271DCF">
        <w:t xml:space="preserve">form </w:t>
      </w:r>
      <w:r w:rsidR="00C42D45">
        <w:t xml:space="preserve">fields are </w:t>
      </w:r>
      <w:r w:rsidR="00271DCF">
        <w:t xml:space="preserve">defined </w:t>
      </w:r>
      <w:r w:rsidR="00C42D45">
        <w:t>as follows:</w:t>
      </w:r>
    </w:p>
    <w:p w:rsidR="004E6839" w:rsidRDefault="004E6839" w:rsidP="00C42D45">
      <w:pPr>
        <w:pStyle w:val="BodyTextIndent"/>
      </w:pPr>
      <w:r w:rsidRPr="00C42D45">
        <w:rPr>
          <w:rStyle w:val="Bold"/>
        </w:rPr>
        <w:t>Application Name</w:t>
      </w:r>
      <w:r>
        <w:t xml:space="preserve"> – </w:t>
      </w:r>
      <w:r w:rsidR="00C42D45">
        <w:t>U</w:t>
      </w:r>
      <w:r>
        <w:t xml:space="preserve">niquely identifies the </w:t>
      </w:r>
      <w:r w:rsidR="00F73F46">
        <w:t>application</w:t>
      </w:r>
      <w:r w:rsidR="00C42D45">
        <w:t>;</w:t>
      </w:r>
      <w:r>
        <w:t xml:space="preserve"> </w:t>
      </w:r>
      <w:r w:rsidR="00C42D45">
        <w:t xml:space="preserve">is a </w:t>
      </w:r>
      <w:r>
        <w:t xml:space="preserve">required field. </w:t>
      </w:r>
    </w:p>
    <w:p w:rsidR="004E6839" w:rsidRDefault="004E6839" w:rsidP="00C42D45">
      <w:pPr>
        <w:pStyle w:val="BodyTextIndent"/>
      </w:pPr>
      <w:r w:rsidRPr="00C42D45">
        <w:rPr>
          <w:rStyle w:val="Bold"/>
        </w:rPr>
        <w:t>Application Description</w:t>
      </w:r>
      <w:r w:rsidR="00C42D45">
        <w:t xml:space="preserve"> – A</w:t>
      </w:r>
      <w:r>
        <w:t xml:space="preserve"> brief summary describing the </w:t>
      </w:r>
      <w:r w:rsidR="00F73F46">
        <w:t>application</w:t>
      </w:r>
      <w:r>
        <w:t xml:space="preserve">. </w:t>
      </w:r>
    </w:p>
    <w:p w:rsidR="004E6839" w:rsidRDefault="004E6839" w:rsidP="00C42D45">
      <w:pPr>
        <w:pStyle w:val="BodyTextIndent"/>
      </w:pPr>
      <w:r w:rsidRPr="00C42D45">
        <w:rPr>
          <w:rStyle w:val="Bold"/>
        </w:rPr>
        <w:t>Declarative Flag</w:t>
      </w:r>
      <w:r w:rsidR="00C42D45">
        <w:t xml:space="preserve"> – I</w:t>
      </w:r>
      <w:r>
        <w:t>ndicates whether application uses Declarative security.</w:t>
      </w:r>
    </w:p>
    <w:p w:rsidR="004E6839" w:rsidRDefault="004E6839" w:rsidP="00C42D45">
      <w:pPr>
        <w:pStyle w:val="BodyTextIndent"/>
      </w:pPr>
      <w:r w:rsidRPr="00C42D45">
        <w:rPr>
          <w:rStyle w:val="Bold"/>
        </w:rPr>
        <w:t>Application Active Flag</w:t>
      </w:r>
      <w:r w:rsidR="00C42D45">
        <w:t xml:space="preserve"> – I</w:t>
      </w:r>
      <w:r>
        <w:t xml:space="preserve">ndicates </w:t>
      </w:r>
      <w:r w:rsidR="00C42D45">
        <w:t>whether or not</w:t>
      </w:r>
      <w:r>
        <w:t xml:space="preserve"> the </w:t>
      </w:r>
      <w:r w:rsidR="00F73F46">
        <w:t>application</w:t>
      </w:r>
      <w:r>
        <w:t xml:space="preserve"> is currently active.</w:t>
      </w:r>
    </w:p>
    <w:p w:rsidR="004E6839" w:rsidRDefault="004E6839" w:rsidP="00C42D45">
      <w:pPr>
        <w:pStyle w:val="BodyTextIndent"/>
      </w:pPr>
      <w:r w:rsidRPr="00C42D45">
        <w:rPr>
          <w:rStyle w:val="Bold"/>
        </w:rPr>
        <w:t>Database URL</w:t>
      </w:r>
      <w:r>
        <w:t xml:space="preserve"> – The JDBC Database URL for the given application.</w:t>
      </w:r>
    </w:p>
    <w:p w:rsidR="004E6839" w:rsidRDefault="004E6839" w:rsidP="00C42D45">
      <w:pPr>
        <w:pStyle w:val="BodyTextIndent"/>
      </w:pPr>
      <w:r w:rsidRPr="00C42D45">
        <w:rPr>
          <w:rStyle w:val="Bold"/>
        </w:rPr>
        <w:t>Database User Name</w:t>
      </w:r>
      <w:r>
        <w:t xml:space="preserve"> – The Username for the application database.</w:t>
      </w:r>
    </w:p>
    <w:p w:rsidR="004E6839" w:rsidRDefault="004E6839" w:rsidP="00C42D45">
      <w:pPr>
        <w:pStyle w:val="BodyTextIndent"/>
      </w:pPr>
      <w:r w:rsidRPr="00C42D45">
        <w:rPr>
          <w:rStyle w:val="Bold"/>
        </w:rPr>
        <w:t>Database Password</w:t>
      </w:r>
      <w:r>
        <w:t xml:space="preserve"> – The Password for the application database</w:t>
      </w:r>
      <w:r w:rsidR="00C42D45">
        <w:t>.</w:t>
      </w:r>
    </w:p>
    <w:p w:rsidR="004E6839" w:rsidRDefault="004E6839" w:rsidP="00C42D45">
      <w:pPr>
        <w:pStyle w:val="BodyTextIndent"/>
        <w:rPr>
          <w:ins w:id="1017" w:author=" Vijay Parmar" w:date="2009-08-22T11:11:00Z"/>
        </w:rPr>
      </w:pPr>
      <w:r w:rsidRPr="00C42D45">
        <w:rPr>
          <w:rStyle w:val="Bold"/>
        </w:rPr>
        <w:t>Database Dialect</w:t>
      </w:r>
      <w:r>
        <w:t xml:space="preserve"> – The Dialect for the application database.</w:t>
      </w:r>
    </w:p>
    <w:p w:rsidR="001A0310" w:rsidRDefault="001A0310" w:rsidP="00C42D45">
      <w:pPr>
        <w:pStyle w:val="BodyTextIndent"/>
      </w:pPr>
    </w:p>
    <w:p w:rsidR="004E6839" w:rsidRDefault="004E6839" w:rsidP="00C42D45">
      <w:pPr>
        <w:pStyle w:val="BodyTextIndent"/>
        <w:rPr>
          <w:ins w:id="1018" w:author=" Vijay Parmar" w:date="2009-08-22T11:11:00Z"/>
        </w:rPr>
      </w:pPr>
      <w:r w:rsidRPr="00C42D45">
        <w:rPr>
          <w:rStyle w:val="Bold"/>
        </w:rPr>
        <w:t>Database Driver</w:t>
      </w:r>
      <w:r>
        <w:t xml:space="preserve"> –The Driver for the application database</w:t>
      </w:r>
      <w:r w:rsidR="00C42D45">
        <w:t>.</w:t>
      </w:r>
    </w:p>
    <w:p w:rsidR="001A0310" w:rsidRDefault="001A0310" w:rsidP="001A0310">
      <w:pPr>
        <w:pStyle w:val="BodyTextIndent"/>
        <w:rPr>
          <w:ins w:id="1019" w:author=" Vijay Parmar" w:date="2009-08-22T11:11:00Z"/>
        </w:rPr>
      </w:pPr>
      <w:ins w:id="1020" w:author=" Vijay Parmar" w:date="2009-08-22T11:12:00Z">
        <w:r>
          <w:rPr>
            <w:rStyle w:val="Bold"/>
          </w:rPr>
          <w:t>CSM Version</w:t>
        </w:r>
      </w:ins>
      <w:ins w:id="1021" w:author=" Vijay Parmar" w:date="2009-08-22T11:11:00Z">
        <w:r>
          <w:t xml:space="preserve"> – </w:t>
        </w:r>
      </w:ins>
      <w:ins w:id="1022" w:author=" Vijay Parmar" w:date="2009-08-22T11:12:00Z">
        <w:r>
          <w:t>The Version number used by the Application</w:t>
        </w:r>
      </w:ins>
      <w:ins w:id="1023" w:author=" Vijay Parmar" w:date="2009-08-22T11:11:00Z">
        <w:r>
          <w:t>.</w:t>
        </w:r>
      </w:ins>
    </w:p>
    <w:p w:rsidR="001A0310" w:rsidRDefault="001A0310" w:rsidP="00C42D45">
      <w:pPr>
        <w:pStyle w:val="BodyTextIndent"/>
      </w:pPr>
    </w:p>
    <w:p w:rsidR="00C42D45" w:rsidRDefault="004F7051" w:rsidP="00C42D45">
      <w:pPr>
        <w:pStyle w:val="ListNumber"/>
      </w:pPr>
      <w:r>
        <w:t xml:space="preserve">Click </w:t>
      </w:r>
      <w:r w:rsidR="00C42D45" w:rsidRPr="004F7051">
        <w:rPr>
          <w:rStyle w:val="Bold"/>
        </w:rPr>
        <w:t>Add</w:t>
      </w:r>
      <w:r w:rsidR="00C42D45">
        <w:t xml:space="preserve"> </w:t>
      </w:r>
      <w:r>
        <w:t>to register the application in UPT.</w:t>
      </w:r>
    </w:p>
    <w:p w:rsidR="004E6839" w:rsidRDefault="00C42D45" w:rsidP="00C42D45">
      <w:pPr>
        <w:pStyle w:val="NoteMainbody"/>
      </w:pPr>
      <w:r w:rsidRPr="00C42D45">
        <w:rPr>
          <w:rStyle w:val="Bold"/>
        </w:rPr>
        <w:t>NOTE</w:t>
      </w:r>
      <w:r w:rsidR="004E6839" w:rsidRPr="00C42D45">
        <w:rPr>
          <w:rStyle w:val="Bold"/>
        </w:rPr>
        <w:t>:</w:t>
      </w:r>
      <w:r w:rsidR="001043B3">
        <w:t xml:space="preserve"> T</w:t>
      </w:r>
      <w:r w:rsidR="004E6839">
        <w:t xml:space="preserve">he Database fields </w:t>
      </w:r>
      <w:r w:rsidR="009C1F9F">
        <w:t>must</w:t>
      </w:r>
      <w:r w:rsidR="004E6839">
        <w:t xml:space="preserve"> either be </w:t>
      </w:r>
      <w:r w:rsidR="009C1F9F">
        <w:t xml:space="preserve">all </w:t>
      </w:r>
      <w:r w:rsidR="004E6839">
        <w:t>completed together or left blank completely. They are all required fields if at least one of them is populated.</w:t>
      </w:r>
    </w:p>
    <w:p w:rsidR="004E6839" w:rsidRDefault="004E6839" w:rsidP="009C1F9F">
      <w:pPr>
        <w:pStyle w:val="Heading4"/>
      </w:pPr>
      <w:r>
        <w:t xml:space="preserve">Select </w:t>
      </w:r>
      <w:r w:rsidR="009C1F9F">
        <w:rPr>
          <w:rStyle w:val="Heading4Char"/>
        </w:rPr>
        <w:t xml:space="preserve">and </w:t>
      </w:r>
      <w:r w:rsidR="00D85A39">
        <w:rPr>
          <w:rStyle w:val="Heading4Char"/>
        </w:rPr>
        <w:t>View/</w:t>
      </w:r>
      <w:r w:rsidR="009C1F9F">
        <w:rPr>
          <w:rStyle w:val="Heading4Char"/>
        </w:rPr>
        <w:t xml:space="preserve">Update an </w:t>
      </w:r>
      <w:r w:rsidR="009C1F9F">
        <w:t>Existing Application</w:t>
      </w:r>
    </w:p>
    <w:p w:rsidR="009C1F9F" w:rsidRDefault="009C1F9F" w:rsidP="009C1F9F">
      <w:pPr>
        <w:pStyle w:val="BodyText"/>
      </w:pPr>
      <w:r>
        <w:t xml:space="preserve">Once an application has been created, you can edit the details entered for the application any time necessary. In order to edit the application details, you must search for and </w:t>
      </w:r>
      <w:r w:rsidR="00CE680F">
        <w:t>identify</w:t>
      </w:r>
      <w:r>
        <w:t xml:space="preserve"> the application to</w:t>
      </w:r>
      <w:r w:rsidR="004F7051">
        <w:t xml:space="preserve"> update and select to view the details.</w:t>
      </w:r>
      <w:r w:rsidR="000849BE" w:rsidRPr="000849BE">
        <w:t xml:space="preserve"> </w:t>
      </w:r>
      <w:r w:rsidR="00F228E8">
        <w:fldChar w:fldCharType="begin"/>
      </w:r>
      <w:r w:rsidR="000849BE">
        <w:instrText xml:space="preserve"> XE "view application details" </w:instrText>
      </w:r>
      <w:r w:rsidR="00F228E8">
        <w:fldChar w:fldCharType="end"/>
      </w:r>
      <w:r w:rsidR="00F228E8">
        <w:fldChar w:fldCharType="begin"/>
      </w:r>
      <w:r w:rsidR="000849BE">
        <w:instrText xml:space="preserve"> XE "edit/update application details" </w:instrText>
      </w:r>
      <w:r w:rsidR="00F228E8">
        <w:fldChar w:fldCharType="end"/>
      </w:r>
    </w:p>
    <w:p w:rsidR="009C1F9F" w:rsidRPr="004F7051" w:rsidRDefault="009C1F9F" w:rsidP="009C1F9F">
      <w:pPr>
        <w:pStyle w:val="BodyText"/>
        <w:rPr>
          <w:rStyle w:val="Bold"/>
        </w:rPr>
      </w:pPr>
      <w:r w:rsidRPr="004F7051">
        <w:rPr>
          <w:rStyle w:val="Bold"/>
        </w:rPr>
        <w:t>To find</w:t>
      </w:r>
      <w:r w:rsidR="004F7051" w:rsidRPr="004F7051">
        <w:rPr>
          <w:rStyle w:val="Bold"/>
        </w:rPr>
        <w:t xml:space="preserve"> and </w:t>
      </w:r>
      <w:r w:rsidR="00CE680F">
        <w:rPr>
          <w:rStyle w:val="Bold"/>
        </w:rPr>
        <w:t>view/</w:t>
      </w:r>
      <w:r w:rsidR="004F7051" w:rsidRPr="004F7051">
        <w:rPr>
          <w:rStyle w:val="Bold"/>
        </w:rPr>
        <w:t>update an application:</w:t>
      </w:r>
    </w:p>
    <w:p w:rsidR="004E6839" w:rsidRDefault="004F7051" w:rsidP="000849BE">
      <w:pPr>
        <w:pStyle w:val="ListNumber"/>
        <w:numPr>
          <w:ilvl w:val="0"/>
          <w:numId w:val="82"/>
        </w:numPr>
      </w:pPr>
      <w:r>
        <w:t xml:space="preserve">Click </w:t>
      </w:r>
      <w:r w:rsidRPr="00C42D45">
        <w:rPr>
          <w:rStyle w:val="Bold"/>
        </w:rPr>
        <w:t>Application</w:t>
      </w:r>
      <w:r>
        <w:t xml:space="preserve"> from the main menu to open the Application home page.</w:t>
      </w:r>
    </w:p>
    <w:p w:rsidR="004E6839" w:rsidRDefault="004E6839" w:rsidP="004F7051">
      <w:pPr>
        <w:pStyle w:val="ListNumber"/>
      </w:pPr>
      <w:r>
        <w:t xml:space="preserve">Click on </w:t>
      </w:r>
      <w:r w:rsidRPr="004F7051">
        <w:rPr>
          <w:rStyle w:val="Bold"/>
        </w:rPr>
        <w:t>Select an Existing Application</w:t>
      </w:r>
      <w:r>
        <w:t>.</w:t>
      </w:r>
    </w:p>
    <w:p w:rsidR="004E6839" w:rsidRDefault="004E6839" w:rsidP="004F7051">
      <w:pPr>
        <w:pStyle w:val="ListNumber"/>
      </w:pPr>
      <w:r>
        <w:t xml:space="preserve">Enter </w:t>
      </w:r>
      <w:r w:rsidR="004F7051">
        <w:t>search criteria</w:t>
      </w:r>
      <w:r>
        <w:t xml:space="preserve"> into the Application Search Criteria form.</w:t>
      </w:r>
      <w:r w:rsidR="004F7051">
        <w:t xml:space="preserve"> You may use an asterisk (*) as a wildcard character if necessary.</w:t>
      </w:r>
    </w:p>
    <w:p w:rsidR="004E6839" w:rsidRDefault="004F7051" w:rsidP="004F7051">
      <w:pPr>
        <w:pStyle w:val="ListNumber"/>
      </w:pPr>
      <w:r>
        <w:t xml:space="preserve">From the results list, select </w:t>
      </w:r>
      <w:r w:rsidR="004E6839">
        <w:t xml:space="preserve">the radio button </w:t>
      </w:r>
      <w:r>
        <w:t>next to</w:t>
      </w:r>
      <w:r w:rsidR="004E6839">
        <w:t xml:space="preserve"> the </w:t>
      </w:r>
      <w:r>
        <w:t>A</w:t>
      </w:r>
      <w:r w:rsidR="00F73F46">
        <w:t>pplication</w:t>
      </w:r>
      <w:r>
        <w:t xml:space="preserve"> Name of the application you want to view and/or edit, and then click </w:t>
      </w:r>
      <w:r w:rsidRPr="004F7051">
        <w:rPr>
          <w:rStyle w:val="Bold"/>
        </w:rPr>
        <w:t>View Details</w:t>
      </w:r>
      <w:r>
        <w:t>.</w:t>
      </w:r>
    </w:p>
    <w:p w:rsidR="004E6839" w:rsidRDefault="004F7051" w:rsidP="004F7051">
      <w:pPr>
        <w:pStyle w:val="ListNumber"/>
      </w:pPr>
      <w:r>
        <w:t xml:space="preserve">Review, and if necessary edit the </w:t>
      </w:r>
      <w:r w:rsidR="004E6839">
        <w:t xml:space="preserve">data </w:t>
      </w:r>
      <w:r>
        <w:t xml:space="preserve">appearing on </w:t>
      </w:r>
      <w:r w:rsidR="004E6839">
        <w:t>the Application Details form</w:t>
      </w:r>
      <w:r w:rsidR="008B318A">
        <w:t xml:space="preserve">. </w:t>
      </w:r>
      <w:r>
        <w:t>The form fields are defined as follows:</w:t>
      </w:r>
    </w:p>
    <w:p w:rsidR="004F7051" w:rsidRDefault="004F7051" w:rsidP="004F7051">
      <w:pPr>
        <w:pStyle w:val="BodyTextIndent"/>
      </w:pPr>
      <w:r w:rsidRPr="00C42D45">
        <w:rPr>
          <w:rStyle w:val="Bold"/>
        </w:rPr>
        <w:t>Application Name</w:t>
      </w:r>
      <w:r>
        <w:t xml:space="preserve"> – Uniquely identifies the application; is a required field. </w:t>
      </w:r>
    </w:p>
    <w:p w:rsidR="004F7051" w:rsidRDefault="004F7051" w:rsidP="004F7051">
      <w:pPr>
        <w:pStyle w:val="BodyTextIndent"/>
      </w:pPr>
      <w:r w:rsidRPr="00C42D45">
        <w:rPr>
          <w:rStyle w:val="Bold"/>
        </w:rPr>
        <w:t>Application Description</w:t>
      </w:r>
      <w:r>
        <w:t xml:space="preserve"> – A brief summary describing the application. </w:t>
      </w:r>
    </w:p>
    <w:p w:rsidR="004F7051" w:rsidRDefault="004F7051" w:rsidP="004F7051">
      <w:pPr>
        <w:pStyle w:val="BodyTextIndent"/>
      </w:pPr>
      <w:r w:rsidRPr="00C42D45">
        <w:rPr>
          <w:rStyle w:val="Bold"/>
        </w:rPr>
        <w:t>Declarative Flag</w:t>
      </w:r>
      <w:r>
        <w:t xml:space="preserve"> – Indicates whether application uses Declarative security.</w:t>
      </w:r>
    </w:p>
    <w:p w:rsidR="004F7051" w:rsidRDefault="004F7051" w:rsidP="004F7051">
      <w:pPr>
        <w:pStyle w:val="BodyTextIndent"/>
      </w:pPr>
      <w:r w:rsidRPr="00C42D45">
        <w:rPr>
          <w:rStyle w:val="Bold"/>
        </w:rPr>
        <w:t>Application Active Flag</w:t>
      </w:r>
      <w:r>
        <w:t xml:space="preserve"> – Indicates whether or not the application is currently active.</w:t>
      </w:r>
    </w:p>
    <w:p w:rsidR="004F7051" w:rsidRDefault="004F7051" w:rsidP="004F7051">
      <w:pPr>
        <w:pStyle w:val="BodyTextIndent"/>
      </w:pPr>
      <w:r w:rsidRPr="00C42D45">
        <w:rPr>
          <w:rStyle w:val="Bold"/>
        </w:rPr>
        <w:t>Database URL</w:t>
      </w:r>
      <w:r>
        <w:t xml:space="preserve"> – The JDBC Database URL for the given application.</w:t>
      </w:r>
    </w:p>
    <w:p w:rsidR="004F7051" w:rsidRDefault="004F7051" w:rsidP="004F7051">
      <w:pPr>
        <w:pStyle w:val="BodyTextIndent"/>
      </w:pPr>
      <w:r w:rsidRPr="00C42D45">
        <w:rPr>
          <w:rStyle w:val="Bold"/>
        </w:rPr>
        <w:t>Database User Name</w:t>
      </w:r>
      <w:r>
        <w:t xml:space="preserve"> – The Username for the application database.</w:t>
      </w:r>
    </w:p>
    <w:p w:rsidR="004F7051" w:rsidRDefault="004F7051" w:rsidP="004F7051">
      <w:pPr>
        <w:pStyle w:val="BodyTextIndent"/>
      </w:pPr>
      <w:r w:rsidRPr="00C42D45">
        <w:rPr>
          <w:rStyle w:val="Bold"/>
        </w:rPr>
        <w:t>Database Password</w:t>
      </w:r>
      <w:r>
        <w:t xml:space="preserve"> – The Password for the application database.</w:t>
      </w:r>
    </w:p>
    <w:p w:rsidR="004F7051" w:rsidRDefault="004F7051" w:rsidP="004F7051">
      <w:pPr>
        <w:pStyle w:val="BodyTextIndent"/>
      </w:pPr>
      <w:r w:rsidRPr="00C42D45">
        <w:rPr>
          <w:rStyle w:val="Bold"/>
        </w:rPr>
        <w:t>Database Dialect</w:t>
      </w:r>
      <w:r>
        <w:t xml:space="preserve"> – The Dialect for the application database.</w:t>
      </w:r>
    </w:p>
    <w:p w:rsidR="004F7051" w:rsidRDefault="004F7051" w:rsidP="004F7051">
      <w:pPr>
        <w:pStyle w:val="BodyTextIndent"/>
      </w:pPr>
      <w:r w:rsidRPr="00C42D45">
        <w:rPr>
          <w:rStyle w:val="Bold"/>
        </w:rPr>
        <w:t>Database Driver</w:t>
      </w:r>
      <w:r>
        <w:t xml:space="preserve"> –The Driver for the application database.</w:t>
      </w:r>
    </w:p>
    <w:p w:rsidR="004F7051" w:rsidRDefault="004F7051" w:rsidP="004F7051">
      <w:pPr>
        <w:pStyle w:val="ListNumber"/>
      </w:pPr>
      <w:r>
        <w:t xml:space="preserve">Click </w:t>
      </w:r>
      <w:r w:rsidRPr="004F7051">
        <w:rPr>
          <w:rStyle w:val="Bold"/>
        </w:rPr>
        <w:t>Update</w:t>
      </w:r>
      <w:r>
        <w:t xml:space="preserve"> to save your changes.</w:t>
      </w:r>
    </w:p>
    <w:p w:rsidR="004F7051" w:rsidRDefault="004F7051" w:rsidP="004F7051">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4F7051" w:rsidRDefault="004F7051" w:rsidP="004F7051">
      <w:pPr>
        <w:pStyle w:val="Heading4"/>
      </w:pPr>
      <w:r>
        <w:t>Delete</w:t>
      </w:r>
      <w:r>
        <w:rPr>
          <w:rStyle w:val="Heading4Char"/>
        </w:rPr>
        <w:t xml:space="preserve"> an </w:t>
      </w:r>
      <w:r>
        <w:t>Existing Application</w:t>
      </w:r>
    </w:p>
    <w:p w:rsidR="004F7051" w:rsidRDefault="004F7051" w:rsidP="004F7051">
      <w:pPr>
        <w:pStyle w:val="BodyText"/>
      </w:pPr>
      <w:r>
        <w:t>If necessary, you can delete an application from UPT. In order to delete the application, you must search for</w:t>
      </w:r>
      <w:r w:rsidR="005A3617">
        <w:t xml:space="preserve"> and select to view the details page of</w:t>
      </w:r>
      <w:r>
        <w:t xml:space="preserve"> the application </w:t>
      </w:r>
      <w:r w:rsidR="005A3617">
        <w:t xml:space="preserve">you want to </w:t>
      </w:r>
      <w:r>
        <w:t>delete.</w:t>
      </w:r>
      <w:r w:rsidR="000849BE" w:rsidRPr="000849BE">
        <w:t xml:space="preserve"> </w:t>
      </w:r>
      <w:r w:rsidR="00F228E8">
        <w:fldChar w:fldCharType="begin"/>
      </w:r>
      <w:r w:rsidR="000849BE">
        <w:instrText xml:space="preserve"> XE "delete application from UPT" </w:instrText>
      </w:r>
      <w:r w:rsidR="00F228E8">
        <w:fldChar w:fldCharType="end"/>
      </w:r>
    </w:p>
    <w:p w:rsidR="004F7051" w:rsidRPr="004F7051" w:rsidRDefault="004F7051" w:rsidP="00CD44FB">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4F7051" w:rsidRDefault="004F7051" w:rsidP="00CD44FB">
      <w:pPr>
        <w:pStyle w:val="ListNumber"/>
        <w:keepNext/>
        <w:keepLines/>
        <w:numPr>
          <w:ilvl w:val="0"/>
          <w:numId w:val="83"/>
        </w:numPr>
      </w:pPr>
      <w:r>
        <w:t xml:space="preserve">Click </w:t>
      </w:r>
      <w:r w:rsidRPr="00C42D45">
        <w:rPr>
          <w:rStyle w:val="Bold"/>
        </w:rPr>
        <w:t>Application</w:t>
      </w:r>
      <w:r>
        <w:t xml:space="preserve"> from the main menu to open the Application home page.</w:t>
      </w:r>
    </w:p>
    <w:p w:rsidR="004F7051" w:rsidRDefault="004F7051" w:rsidP="004F7051">
      <w:pPr>
        <w:pStyle w:val="ListNumber"/>
      </w:pPr>
      <w:r>
        <w:t xml:space="preserve">Click on </w:t>
      </w:r>
      <w:r w:rsidRPr="004F7051">
        <w:rPr>
          <w:rStyle w:val="Bold"/>
        </w:rPr>
        <w:t>Select an Existing Application</w:t>
      </w:r>
      <w:r>
        <w:t>.</w:t>
      </w:r>
    </w:p>
    <w:p w:rsidR="004F7051" w:rsidRDefault="004F7051" w:rsidP="004F7051">
      <w:pPr>
        <w:pStyle w:val="ListNumber"/>
      </w:pPr>
      <w:r>
        <w:t>Enter search criteria into the Application Search Criteria form. You may use an asterisk (*) as a wildcard character if necessary.</w:t>
      </w:r>
    </w:p>
    <w:p w:rsidR="004F7051" w:rsidRDefault="004F7051" w:rsidP="004F7051">
      <w:pPr>
        <w:pStyle w:val="ListNumber"/>
      </w:pPr>
      <w:r>
        <w:t xml:space="preserve">From the results list, select the radio button next to the Application Name of the application you want to </w:t>
      </w:r>
      <w:r w:rsidR="00BD3A36">
        <w:t>delete</w:t>
      </w:r>
      <w:r>
        <w:t xml:space="preserve">, and then click </w:t>
      </w:r>
      <w:r w:rsidRPr="004F7051">
        <w:rPr>
          <w:rStyle w:val="Bold"/>
        </w:rPr>
        <w:t>View Details</w:t>
      </w:r>
      <w:r>
        <w:t>.</w:t>
      </w:r>
    </w:p>
    <w:p w:rsidR="005A3617" w:rsidRDefault="005A3617" w:rsidP="004F7051">
      <w:pPr>
        <w:pStyle w:val="ListNumber"/>
      </w:pPr>
      <w:r>
        <w:t xml:space="preserve">From the details page, click </w:t>
      </w:r>
      <w:r w:rsidRPr="005A3617">
        <w:rPr>
          <w:rStyle w:val="Bold"/>
        </w:rPr>
        <w:t>Delete</w:t>
      </w:r>
      <w:r w:rsidR="008B318A">
        <w:t xml:space="preserve">. </w:t>
      </w:r>
      <w:r>
        <w:t>A confirmation window appears.</w:t>
      </w:r>
    </w:p>
    <w:p w:rsidR="005A3617" w:rsidRDefault="005A3617" w:rsidP="004F7051">
      <w:pPr>
        <w:pStyle w:val="ListNumber"/>
      </w:pPr>
      <w:r>
        <w:t xml:space="preserve">Click </w:t>
      </w:r>
      <w:r w:rsidRPr="005A3617">
        <w:rPr>
          <w:rStyle w:val="Bold"/>
        </w:rPr>
        <w:t>OK</w:t>
      </w:r>
      <w:r>
        <w:t xml:space="preserve"> to confirm the deletion.</w:t>
      </w:r>
    </w:p>
    <w:p w:rsidR="004E6839" w:rsidRDefault="005A3617" w:rsidP="005A3617">
      <w:pPr>
        <w:pStyle w:val="Heading4"/>
      </w:pPr>
      <w:r>
        <w:t xml:space="preserve">Associating/Assigning an Administrator for an Application </w:t>
      </w:r>
    </w:p>
    <w:p w:rsidR="005A3617" w:rsidRDefault="005A3617" w:rsidP="005A3617">
      <w:pPr>
        <w:pStyle w:val="BodyText"/>
      </w:pPr>
      <w:r>
        <w:t>Once the appl</w:t>
      </w:r>
      <w:r w:rsidR="00860601">
        <w:t>ication is register</w:t>
      </w:r>
      <w:r w:rsidR="004B6D1D">
        <w:t>ed,</w:t>
      </w:r>
      <w:r w:rsidR="00860601">
        <w:t xml:space="preserve"> you </w:t>
      </w:r>
      <w:r w:rsidR="004B6D1D">
        <w:t xml:space="preserve">must </w:t>
      </w:r>
      <w:r w:rsidR="00860601">
        <w:t xml:space="preserve">assign </w:t>
      </w:r>
      <w:r>
        <w:t xml:space="preserve">one or more </w:t>
      </w:r>
      <w:r w:rsidR="00860601">
        <w:t xml:space="preserve">users as </w:t>
      </w:r>
      <w:r>
        <w:t xml:space="preserve">Administrators </w:t>
      </w:r>
      <w:r w:rsidR="00860601">
        <w:t xml:space="preserve">for </w:t>
      </w:r>
      <w:r w:rsidR="004B6D1D">
        <w:t>the application so that they can perform the Admin Mode tasks</w:t>
      </w:r>
      <w:r w:rsidR="008B318A">
        <w:t xml:space="preserve">. </w:t>
      </w:r>
      <w:r w:rsidR="00860601">
        <w:t>You may need to create new users before you can perform these procedures</w:t>
      </w:r>
      <w:r w:rsidR="008B318A">
        <w:t xml:space="preserve">. </w:t>
      </w:r>
      <w:r w:rsidR="00860601">
        <w:t xml:space="preserve">See the </w:t>
      </w:r>
      <w:fldSimple w:instr=" REF _Ref213821978 \h  \* MERGEFORMAT ">
        <w:r w:rsidR="00E92FAF" w:rsidRPr="00E92FAF">
          <w:rPr>
            <w:i/>
            <w:color w:val="0000FF"/>
          </w:rPr>
          <w:t>User Administration– Super Admin Mode</w:t>
        </w:r>
      </w:fldSimple>
      <w:r w:rsidR="00860601">
        <w:t xml:space="preserve"> below for </w:t>
      </w:r>
      <w:r w:rsidR="004B6D1D">
        <w:t>those instructions.</w:t>
      </w:r>
      <w:r w:rsidR="000849BE" w:rsidRPr="000849BE">
        <w:t xml:space="preserve"> </w:t>
      </w:r>
      <w:r w:rsidR="00F228E8">
        <w:fldChar w:fldCharType="begin"/>
      </w:r>
      <w:r w:rsidR="000849BE">
        <w:instrText xml:space="preserve"> XE "assign application Admin" </w:instrText>
      </w:r>
      <w:r w:rsidR="00F228E8">
        <w:fldChar w:fldCharType="end"/>
      </w:r>
      <w:r w:rsidR="00F228E8">
        <w:fldChar w:fldCharType="begin"/>
      </w:r>
      <w:r w:rsidR="000849BE">
        <w:instrText xml:space="preserve"> XE "application Administrator" </w:instrText>
      </w:r>
      <w:r w:rsidR="00F228E8">
        <w:fldChar w:fldCharType="end"/>
      </w:r>
      <w:r w:rsidR="00F228E8">
        <w:fldChar w:fldCharType="begin"/>
      </w:r>
      <w:r w:rsidR="00450B70">
        <w:instrText xml:space="preserve"> XE "administrative rights" </w:instrText>
      </w:r>
      <w:r w:rsidR="00F228E8">
        <w:fldChar w:fldCharType="end"/>
      </w:r>
    </w:p>
    <w:p w:rsidR="00860601" w:rsidRDefault="00860601" w:rsidP="005A3617">
      <w:pPr>
        <w:pStyle w:val="BodyText"/>
      </w:pPr>
      <w:r>
        <w:t>As an Administrator, the assigned users will have the rights to create and modify application elements such as Users, Roles and Groups</w:t>
      </w:r>
      <w:r w:rsidR="008B318A">
        <w:t xml:space="preserve">. </w:t>
      </w:r>
      <w:r>
        <w:t>Administrators are also able to unlock any users who are locked out of the application because of exceeding the maximum allowed invalid login attempts.</w:t>
      </w:r>
    </w:p>
    <w:p w:rsidR="00860601" w:rsidRPr="00860601" w:rsidRDefault="00860601" w:rsidP="005A3617">
      <w:pPr>
        <w:pStyle w:val="BodyText"/>
        <w:rPr>
          <w:rStyle w:val="Bold"/>
        </w:rPr>
      </w:pPr>
      <w:r w:rsidRPr="00860601">
        <w:rPr>
          <w:rStyle w:val="Bold"/>
        </w:rPr>
        <w:t>To assign a user as an application Administrator:</w:t>
      </w:r>
    </w:p>
    <w:p w:rsidR="005A3617" w:rsidRDefault="005A3617" w:rsidP="005A3617">
      <w:pPr>
        <w:pStyle w:val="ListNumber"/>
        <w:numPr>
          <w:ilvl w:val="0"/>
          <w:numId w:val="25"/>
        </w:numPr>
      </w:pPr>
      <w:r>
        <w:t xml:space="preserve">Click </w:t>
      </w:r>
      <w:r w:rsidRPr="00C42D45">
        <w:rPr>
          <w:rStyle w:val="Bold"/>
        </w:rPr>
        <w:t>Application</w:t>
      </w:r>
      <w:r>
        <w:t xml:space="preserve"> from the main menu to open the Application home page.</w:t>
      </w:r>
    </w:p>
    <w:p w:rsidR="005A3617" w:rsidRDefault="005A3617" w:rsidP="005A3617">
      <w:pPr>
        <w:pStyle w:val="ListNumber"/>
      </w:pPr>
      <w:r>
        <w:t xml:space="preserve">Click on </w:t>
      </w:r>
      <w:r w:rsidRPr="004F7051">
        <w:rPr>
          <w:rStyle w:val="Bold"/>
        </w:rPr>
        <w:t>Select an Existing Application</w:t>
      </w:r>
      <w:r>
        <w:t>.</w:t>
      </w:r>
    </w:p>
    <w:p w:rsidR="005A3617" w:rsidRDefault="005A3617" w:rsidP="005A3617">
      <w:pPr>
        <w:pStyle w:val="ListNumber"/>
      </w:pPr>
      <w:r>
        <w:t>Enter search criteria into the Application Search Criteria form. You may use an asterisk (*) as a wildcard character if necessary.</w:t>
      </w:r>
    </w:p>
    <w:p w:rsidR="005A3617" w:rsidRDefault="005A3617" w:rsidP="005A3617">
      <w:pPr>
        <w:pStyle w:val="ListNumber"/>
      </w:pPr>
      <w:r>
        <w:t xml:space="preserve">From the results list, select the radio button next to the Application Name of the application you want to view and/or edit, and then click </w:t>
      </w:r>
      <w:r w:rsidRPr="004F7051">
        <w:rPr>
          <w:rStyle w:val="Bold"/>
        </w:rPr>
        <w:t>View Details</w:t>
      </w:r>
      <w:r>
        <w:t>.</w:t>
      </w:r>
    </w:p>
    <w:p w:rsidR="005A3617" w:rsidRDefault="005A3617" w:rsidP="005A3617">
      <w:pPr>
        <w:pStyle w:val="ListNumber"/>
      </w:pPr>
      <w:r>
        <w:t xml:space="preserve">From the details page, click </w:t>
      </w:r>
      <w:r w:rsidRPr="005A3617">
        <w:rPr>
          <w:rStyle w:val="Bold"/>
        </w:rPr>
        <w:t>Delete</w:t>
      </w:r>
      <w:r w:rsidR="008B318A">
        <w:t xml:space="preserve">. </w:t>
      </w:r>
      <w:r>
        <w:t>A confirmation window appears.</w:t>
      </w:r>
    </w:p>
    <w:p w:rsidR="004E6839" w:rsidRDefault="005A3617" w:rsidP="005A3617">
      <w:pPr>
        <w:pStyle w:val="ListNumber"/>
      </w:pPr>
      <w:r>
        <w:t>S</w:t>
      </w:r>
      <w:r w:rsidR="004E6839">
        <w:t xml:space="preserve">elect </w:t>
      </w:r>
      <w:r w:rsidR="004E6839" w:rsidRPr="005A3617">
        <w:rPr>
          <w:rStyle w:val="Bold"/>
        </w:rPr>
        <w:t>Associate Admins</w:t>
      </w:r>
      <w:r>
        <w:t>.</w:t>
      </w:r>
    </w:p>
    <w:p w:rsidR="004E6839" w:rsidRDefault="005A3617" w:rsidP="005A3617">
      <w:pPr>
        <w:pStyle w:val="ListNumber"/>
      </w:pPr>
      <w:r>
        <w:t xml:space="preserve">Find and associate the appropriate users as administrators for the application. </w:t>
      </w:r>
      <w:r w:rsidR="004E6839">
        <w:t xml:space="preserve">Click on the </w:t>
      </w:r>
      <w:r w:rsidR="004E6839" w:rsidRPr="005A3617">
        <w:rPr>
          <w:rStyle w:val="Bold"/>
        </w:rPr>
        <w:t>Assign</w:t>
      </w:r>
      <w:r w:rsidR="004E6839">
        <w:t xml:space="preserve"> and </w:t>
      </w:r>
      <w:r w:rsidR="004E6839" w:rsidRPr="005A3617">
        <w:rPr>
          <w:rStyle w:val="Bold"/>
        </w:rPr>
        <w:t>Deassign</w:t>
      </w:r>
      <w:r w:rsidR="004E6839">
        <w:t xml:space="preserve"> buttons until the proper association</w:t>
      </w:r>
      <w:r w:rsidR="007C56FC">
        <w:t>s appear</w:t>
      </w:r>
      <w:r w:rsidR="004E6839">
        <w:t xml:space="preserve">. </w:t>
      </w:r>
      <w:r>
        <w:t xml:space="preserve">For </w:t>
      </w:r>
      <w:r w:rsidR="007C56FC">
        <w:t xml:space="preserve">more </w:t>
      </w:r>
      <w:r w:rsidR="007C56FC" w:rsidRPr="007C56FC">
        <w:t>information</w:t>
      </w:r>
      <w:r w:rsidRPr="007C56FC">
        <w:t xml:space="preserve">, see </w:t>
      </w:r>
      <w:fldSimple w:instr=" REF _Ref213910048 \h  \* MERGEFORMAT ">
        <w:r w:rsidR="00E92FAF" w:rsidRPr="00E92FAF">
          <w:rPr>
            <w:i/>
            <w:color w:val="0000FF"/>
          </w:rPr>
          <w:t>Assignments and Associations</w:t>
        </w:r>
      </w:fldSimple>
      <w:r w:rsidR="007C56FC" w:rsidRPr="007C56FC">
        <w:t xml:space="preserve"> on page </w:t>
      </w:r>
      <w:r w:rsidR="00F228E8" w:rsidRPr="007C56FC">
        <w:fldChar w:fldCharType="begin"/>
      </w:r>
      <w:r w:rsidR="007C56FC" w:rsidRPr="007C56FC">
        <w:instrText xml:space="preserve"> PAGEREF _Ref213910050 \h </w:instrText>
      </w:r>
      <w:r w:rsidR="00F228E8" w:rsidRPr="007C56FC">
        <w:fldChar w:fldCharType="separate"/>
      </w:r>
      <w:r w:rsidR="00E92FAF">
        <w:rPr>
          <w:noProof/>
        </w:rPr>
        <w:t>35</w:t>
      </w:r>
      <w:r w:rsidR="00F228E8" w:rsidRPr="007C56FC">
        <w:fldChar w:fldCharType="end"/>
      </w:r>
      <w:r>
        <w:t>.</w:t>
      </w:r>
    </w:p>
    <w:p w:rsidR="004E6839" w:rsidRPr="004E6839" w:rsidRDefault="005A3617" w:rsidP="005A3617">
      <w:pPr>
        <w:pStyle w:val="ListNumber"/>
      </w:pPr>
      <w:r>
        <w:t xml:space="preserve">Click </w:t>
      </w:r>
      <w:r w:rsidRPr="005A3617">
        <w:rPr>
          <w:rStyle w:val="Bold"/>
        </w:rPr>
        <w:t>Update Association</w:t>
      </w:r>
      <w:r>
        <w:t xml:space="preserve"> to save your changes. </w:t>
      </w:r>
      <w:r w:rsidR="004E6839">
        <w:t>No association</w:t>
      </w:r>
      <w:r>
        <w:t xml:space="preserve">s or changes are </w:t>
      </w:r>
      <w:r w:rsidR="004E6839">
        <w:t>saved until this button is selected.</w:t>
      </w:r>
    </w:p>
    <w:p w:rsidR="004E6839" w:rsidRDefault="004E6839" w:rsidP="004E6839">
      <w:pPr>
        <w:pStyle w:val="Heading3"/>
      </w:pPr>
      <w:bookmarkStart w:id="1024" w:name="_Ref213815196"/>
      <w:bookmarkStart w:id="1025" w:name="_Ref213821978"/>
      <w:bookmarkStart w:id="1026" w:name="_Toc238795966"/>
      <w:r>
        <w:t>User</w:t>
      </w:r>
      <w:bookmarkEnd w:id="1024"/>
      <w:r w:rsidR="00FB1B4A">
        <w:t xml:space="preserve"> </w:t>
      </w:r>
      <w:r w:rsidR="00455A66">
        <w:t>Administration</w:t>
      </w:r>
      <w:r w:rsidR="00FB1B4A">
        <w:t>– Super Admin Mode</w:t>
      </w:r>
      <w:bookmarkEnd w:id="1025"/>
      <w:bookmarkEnd w:id="1026"/>
    </w:p>
    <w:p w:rsidR="005A3617" w:rsidRDefault="005A3617" w:rsidP="003A6A2D">
      <w:pPr>
        <w:pStyle w:val="BodyText"/>
      </w:pPr>
      <w:r>
        <w:t xml:space="preserve">In the User section of the Super Admin Mode, a Super Admin can </w:t>
      </w:r>
      <w:r w:rsidR="00860601">
        <w:t>create, edit, and delete UPT users. Super Admins are also able to unlock any users who are locked out of the application because of exceeding the maximum allowed invalid login attempts.</w:t>
      </w:r>
      <w:r w:rsidR="000849BE" w:rsidRPr="000849BE">
        <w:t xml:space="preserve"> </w:t>
      </w:r>
      <w:r w:rsidR="00F228E8">
        <w:fldChar w:fldCharType="begin"/>
      </w:r>
      <w:r w:rsidR="000849BE">
        <w:instrText xml:space="preserve"> XE "user administration" </w:instrText>
      </w:r>
      <w:r w:rsidR="00F228E8">
        <w:fldChar w:fldCharType="end"/>
      </w:r>
    </w:p>
    <w:p w:rsidR="003A6A2D" w:rsidRDefault="003A6A2D" w:rsidP="003A6A2D">
      <w:pPr>
        <w:pStyle w:val="Heading4"/>
      </w:pPr>
      <w:r>
        <w:lastRenderedPageBreak/>
        <w:t xml:space="preserve">Create a New User </w:t>
      </w:r>
    </w:p>
    <w:p w:rsidR="00860601" w:rsidRDefault="00860601" w:rsidP="00860601">
      <w:pPr>
        <w:pStyle w:val="BodyText"/>
      </w:pPr>
      <w:r>
        <w:t>The User section allows you to create a new user for the UPT</w:t>
      </w:r>
      <w:r w:rsidR="008B318A">
        <w:t xml:space="preserve">. </w:t>
      </w:r>
      <w:r>
        <w:t>Keep in mind that the user must be assigned to an application before they can log into UPT.</w:t>
      </w:r>
      <w:r w:rsidR="000849BE" w:rsidRPr="000849BE">
        <w:t xml:space="preserve"> </w:t>
      </w:r>
      <w:r w:rsidR="00F228E8">
        <w:fldChar w:fldCharType="begin"/>
      </w:r>
      <w:r w:rsidR="000849BE">
        <w:instrText xml:space="preserve"> XE "create user in UPT" </w:instrText>
      </w:r>
      <w:r w:rsidR="00F228E8">
        <w:fldChar w:fldCharType="end"/>
      </w:r>
      <w:r w:rsidR="00F228E8">
        <w:fldChar w:fldCharType="begin"/>
      </w:r>
      <w:r w:rsidR="000849BE">
        <w:instrText xml:space="preserve"> XE "user creation" </w:instrText>
      </w:r>
      <w:r w:rsidR="00F228E8">
        <w:fldChar w:fldCharType="end"/>
      </w:r>
    </w:p>
    <w:p w:rsidR="00860601" w:rsidRPr="00860601" w:rsidRDefault="00860601" w:rsidP="004B6D1D">
      <w:pPr>
        <w:pStyle w:val="BodyText"/>
        <w:keepNext/>
        <w:keepLines/>
        <w:rPr>
          <w:rStyle w:val="Bold"/>
        </w:rPr>
      </w:pPr>
      <w:r w:rsidRPr="00860601">
        <w:rPr>
          <w:rStyle w:val="Bold"/>
        </w:rPr>
        <w:t>To create a new user:</w:t>
      </w:r>
    </w:p>
    <w:p w:rsidR="00271DCF" w:rsidRDefault="00271DCF" w:rsidP="00FB1B4A">
      <w:pPr>
        <w:pStyle w:val="ListNumber"/>
        <w:numPr>
          <w:ilvl w:val="0"/>
          <w:numId w:val="32"/>
        </w:numPr>
      </w:pPr>
      <w:r>
        <w:t xml:space="preserve">Click </w:t>
      </w:r>
      <w:r>
        <w:rPr>
          <w:rStyle w:val="Bold"/>
        </w:rPr>
        <w:t>User</w:t>
      </w:r>
      <w:r>
        <w:t xml:space="preserve"> from the main menu to open the User home page.</w:t>
      </w:r>
    </w:p>
    <w:p w:rsidR="003A6A2D" w:rsidRDefault="00271DCF" w:rsidP="00271DCF">
      <w:pPr>
        <w:pStyle w:val="ListNumber"/>
        <w:numPr>
          <w:ilvl w:val="0"/>
          <w:numId w:val="26"/>
        </w:numPr>
      </w:pPr>
      <w:r>
        <w:t xml:space="preserve">Click on </w:t>
      </w:r>
      <w:r>
        <w:rPr>
          <w:rStyle w:val="Bold"/>
        </w:rPr>
        <w:t>Create a New User</w:t>
      </w:r>
      <w:r w:rsidRPr="00271DCF">
        <w:t>.</w:t>
      </w:r>
    </w:p>
    <w:p w:rsidR="003A6A2D" w:rsidRDefault="003A6A2D" w:rsidP="00860601">
      <w:pPr>
        <w:pStyle w:val="ListNumber"/>
      </w:pPr>
      <w:r>
        <w:t>Enter data into the User Details form.</w:t>
      </w:r>
      <w:r w:rsidR="00271DCF">
        <w:t xml:space="preserve"> The form fields are defined as follows:</w:t>
      </w:r>
    </w:p>
    <w:p w:rsidR="003A6A2D" w:rsidRDefault="003A6A2D" w:rsidP="00860601">
      <w:pPr>
        <w:pStyle w:val="BodyTextIndent"/>
      </w:pPr>
      <w:r w:rsidRPr="00271DCF">
        <w:rPr>
          <w:rStyle w:val="Bold"/>
        </w:rPr>
        <w:t>Name</w:t>
      </w:r>
      <w:r>
        <w:t xml:space="preserve"> – </w:t>
      </w:r>
      <w:r w:rsidR="00271DCF">
        <w:t>The Name acts like a username to uniquely identify the User;</w:t>
      </w:r>
      <w:r>
        <w:t xml:space="preserve"> </w:t>
      </w:r>
      <w:r w:rsidR="00271DCF">
        <w:t>it is a required field and must be unique.</w:t>
      </w:r>
    </w:p>
    <w:p w:rsidR="003A6A2D" w:rsidRDefault="003A6A2D" w:rsidP="00860601">
      <w:pPr>
        <w:pStyle w:val="BodyTextIndent"/>
      </w:pPr>
      <w:r w:rsidRPr="00271DCF">
        <w:rPr>
          <w:rStyle w:val="Bold"/>
        </w:rPr>
        <w:t>First Name</w:t>
      </w:r>
      <w:r>
        <w:t xml:space="preserve"> and </w:t>
      </w:r>
      <w:r w:rsidRPr="00271DCF">
        <w:rPr>
          <w:rStyle w:val="Bold"/>
        </w:rPr>
        <w:t>Last Name</w:t>
      </w:r>
      <w:r>
        <w:t xml:space="preserve"> – </w:t>
      </w:r>
      <w:r w:rsidR="00271DCF">
        <w:t xml:space="preserve">These details </w:t>
      </w:r>
      <w:r>
        <w:t xml:space="preserve">identify the User. </w:t>
      </w:r>
    </w:p>
    <w:p w:rsidR="003A6A2D" w:rsidRDefault="003A6A2D" w:rsidP="00860601">
      <w:pPr>
        <w:pStyle w:val="BodyTextIndent"/>
      </w:pPr>
      <w:r w:rsidRPr="00271DCF">
        <w:rPr>
          <w:rStyle w:val="Bold"/>
        </w:rPr>
        <w:t>Organization</w:t>
      </w:r>
      <w:r>
        <w:t xml:space="preserve"> – </w:t>
      </w:r>
      <w:r w:rsidR="00271DCF">
        <w:t>The o</w:t>
      </w:r>
      <w:r>
        <w:t>rganization for which the User works</w:t>
      </w:r>
      <w:r w:rsidR="008B318A">
        <w:t xml:space="preserve">. </w:t>
      </w:r>
      <w:r w:rsidR="00271DCF">
        <w:t>For</w:t>
      </w:r>
      <w:r>
        <w:t xml:space="preserve"> example</w:t>
      </w:r>
      <w:r w:rsidR="00271DCF">
        <w:t xml:space="preserve">, </w:t>
      </w:r>
      <w:r w:rsidR="008B318A">
        <w:t>The National</w:t>
      </w:r>
      <w:r>
        <w:t xml:space="preserve"> Cancer Institute (NCI).</w:t>
      </w:r>
    </w:p>
    <w:p w:rsidR="003A6A2D" w:rsidRDefault="003A6A2D" w:rsidP="00860601">
      <w:pPr>
        <w:pStyle w:val="BodyTextIndent"/>
      </w:pPr>
      <w:r w:rsidRPr="00271DCF">
        <w:rPr>
          <w:rStyle w:val="Bold"/>
        </w:rPr>
        <w:t>Department</w:t>
      </w:r>
      <w:r>
        <w:t xml:space="preserve"> – </w:t>
      </w:r>
      <w:r w:rsidR="00271DCF">
        <w:t>The d</w:t>
      </w:r>
      <w:r>
        <w:t>epartment for which the User works</w:t>
      </w:r>
      <w:r w:rsidR="008B318A">
        <w:t xml:space="preserve">. </w:t>
      </w:r>
      <w:r w:rsidR="00271DCF">
        <w:t>For</w:t>
      </w:r>
      <w:r>
        <w:t xml:space="preserve"> example</w:t>
      </w:r>
      <w:r w:rsidR="00271DCF">
        <w:t>, caArray.</w:t>
      </w:r>
    </w:p>
    <w:p w:rsidR="003A6A2D" w:rsidRDefault="003A6A2D" w:rsidP="00860601">
      <w:pPr>
        <w:pStyle w:val="BodyTextIndent"/>
      </w:pPr>
      <w:r w:rsidRPr="00271DCF">
        <w:rPr>
          <w:rStyle w:val="Bold"/>
        </w:rPr>
        <w:t>Title</w:t>
      </w:r>
      <w:r>
        <w:t xml:space="preserve"> – </w:t>
      </w:r>
      <w:r w:rsidR="00271DCF">
        <w:t>The</w:t>
      </w:r>
      <w:r w:rsidR="003831B8">
        <w:t xml:space="preserve"> j</w:t>
      </w:r>
      <w:r w:rsidR="00271DCF">
        <w:t xml:space="preserve">ob </w:t>
      </w:r>
      <w:r w:rsidR="003831B8">
        <w:t>t</w:t>
      </w:r>
      <w:r>
        <w:t xml:space="preserve">itle </w:t>
      </w:r>
      <w:r w:rsidR="00271DCF">
        <w:t xml:space="preserve">or other </w:t>
      </w:r>
      <w:r w:rsidR="003831B8">
        <w:t xml:space="preserve">functional identifier for the </w:t>
      </w:r>
      <w:r>
        <w:t xml:space="preserve">User. </w:t>
      </w:r>
    </w:p>
    <w:p w:rsidR="003A6A2D" w:rsidRDefault="003A6A2D" w:rsidP="00860601">
      <w:pPr>
        <w:pStyle w:val="BodyTextIndent"/>
      </w:pPr>
      <w:r w:rsidRPr="003831B8">
        <w:rPr>
          <w:rStyle w:val="Bold"/>
        </w:rPr>
        <w:t>Phone Number</w:t>
      </w:r>
      <w:r>
        <w:t xml:space="preserve"> – </w:t>
      </w:r>
      <w:r w:rsidR="003831B8">
        <w:t>P</w:t>
      </w:r>
      <w:r>
        <w:t>rovides</w:t>
      </w:r>
      <w:r w:rsidR="003831B8">
        <w:t xml:space="preserve"> telephone</w:t>
      </w:r>
      <w:r>
        <w:t xml:space="preserve"> contact information</w:t>
      </w:r>
      <w:r w:rsidR="003831B8">
        <w:t xml:space="preserve"> for the user</w:t>
      </w:r>
      <w:r>
        <w:t xml:space="preserve">, typically the direct business phone number. The </w:t>
      </w:r>
      <w:r w:rsidR="003831B8">
        <w:t>P</w:t>
      </w:r>
      <w:r>
        <w:t xml:space="preserve">hone </w:t>
      </w:r>
      <w:r w:rsidR="003831B8">
        <w:t>N</w:t>
      </w:r>
      <w:r>
        <w:t>umber field accepts the following formats: 0123456789, 012-345-6789, (012)3456789, (012)345-6789, (012)-345-6789</w:t>
      </w:r>
      <w:r w:rsidR="003831B8">
        <w:t>.</w:t>
      </w:r>
    </w:p>
    <w:p w:rsidR="003A6A2D" w:rsidRDefault="003A6A2D" w:rsidP="00860601">
      <w:pPr>
        <w:pStyle w:val="BodyTextIndent"/>
      </w:pPr>
      <w:r w:rsidRPr="003831B8">
        <w:rPr>
          <w:rStyle w:val="Bold"/>
        </w:rPr>
        <w:t>Email I</w:t>
      </w:r>
      <w:r w:rsidR="003831B8" w:rsidRPr="003831B8">
        <w:rPr>
          <w:rStyle w:val="Bold"/>
        </w:rPr>
        <w:t>D</w:t>
      </w:r>
      <w:r>
        <w:t xml:space="preserve"> – </w:t>
      </w:r>
      <w:r w:rsidR="003831B8">
        <w:t>P</w:t>
      </w:r>
      <w:r>
        <w:t xml:space="preserve">rovides email contact </w:t>
      </w:r>
      <w:r w:rsidR="003831B8">
        <w:t xml:space="preserve">information </w:t>
      </w:r>
      <w:r>
        <w:t>details for the User</w:t>
      </w:r>
      <w:r w:rsidR="008B318A">
        <w:t xml:space="preserve">. </w:t>
      </w:r>
      <w:r>
        <w:t>An ema</w:t>
      </w:r>
      <w:r w:rsidR="003831B8">
        <w:t>il ID must contain an ‘@’ sign or you will receive an invalid email format error.</w:t>
      </w:r>
    </w:p>
    <w:p w:rsidR="003A6A2D" w:rsidRDefault="003A6A2D" w:rsidP="00860601">
      <w:pPr>
        <w:pStyle w:val="BodyTextIndent"/>
      </w:pPr>
      <w:r w:rsidRPr="003831B8">
        <w:rPr>
          <w:rStyle w:val="Bold"/>
        </w:rPr>
        <w:t>Password</w:t>
      </w:r>
      <w:r w:rsidR="003831B8">
        <w:rPr>
          <w:rStyle w:val="Bold"/>
        </w:rPr>
        <w:t xml:space="preserve"> </w:t>
      </w:r>
      <w:r>
        <w:t xml:space="preserve">– </w:t>
      </w:r>
      <w:r w:rsidR="003831B8">
        <w:t xml:space="preserve">This is </w:t>
      </w:r>
      <w:r>
        <w:t>an optional field</w:t>
      </w:r>
      <w:r w:rsidR="003831B8">
        <w:t>,</w:t>
      </w:r>
      <w:r>
        <w:t xml:space="preserve"> used </w:t>
      </w:r>
      <w:r w:rsidR="003831B8">
        <w:t xml:space="preserve">only </w:t>
      </w:r>
      <w:r>
        <w:t>if the schema for Authorization will also be used for Authentication</w:t>
      </w:r>
      <w:r w:rsidR="008B318A">
        <w:t xml:space="preserve">. </w:t>
      </w:r>
      <w:r>
        <w:t xml:space="preserve">The only characters visible within this field are </w:t>
      </w:r>
      <w:r w:rsidR="003831B8">
        <w:t>asterisks</w:t>
      </w:r>
      <w:r>
        <w:t xml:space="preserve"> </w:t>
      </w:r>
      <w:r w:rsidR="003831B8">
        <w:t>(</w:t>
      </w:r>
      <w:r>
        <w:t>*</w:t>
      </w:r>
      <w:r w:rsidR="003831B8">
        <w:t xml:space="preserve">), meaning that even when entering the information, </w:t>
      </w:r>
      <w:r>
        <w:t>the password is not visible on the screen.</w:t>
      </w:r>
    </w:p>
    <w:p w:rsidR="003A6A2D" w:rsidRDefault="003A6A2D" w:rsidP="00860601">
      <w:pPr>
        <w:pStyle w:val="BodyTextIndent"/>
      </w:pPr>
      <w:r w:rsidRPr="003831B8">
        <w:rPr>
          <w:rStyle w:val="Bold"/>
        </w:rPr>
        <w:t>Confirm Password</w:t>
      </w:r>
      <w:r>
        <w:t xml:space="preserve"> – </w:t>
      </w:r>
      <w:r w:rsidR="003831B8">
        <w:t>A field to verify the password entered in the Password fi</w:t>
      </w:r>
      <w:r>
        <w:t>eld</w:t>
      </w:r>
      <w:r w:rsidR="003831B8">
        <w:t xml:space="preserve">, ensuring </w:t>
      </w:r>
      <w:r>
        <w:t>the intended password was entered correctly</w:t>
      </w:r>
      <w:r w:rsidR="008B318A">
        <w:t xml:space="preserve">. </w:t>
      </w:r>
      <w:r>
        <w:t>This field must match the password field exactly.</w:t>
      </w:r>
    </w:p>
    <w:p w:rsidR="003A6A2D" w:rsidRDefault="003A6A2D" w:rsidP="00860601">
      <w:pPr>
        <w:pStyle w:val="BodyTextIndent"/>
      </w:pPr>
      <w:r w:rsidRPr="003831B8">
        <w:rPr>
          <w:rStyle w:val="Bold"/>
        </w:rPr>
        <w:t>User Start Date</w:t>
      </w:r>
      <w:r>
        <w:t xml:space="preserve"> and </w:t>
      </w:r>
      <w:r w:rsidRPr="003831B8">
        <w:rPr>
          <w:rStyle w:val="Bold"/>
        </w:rPr>
        <w:t>User End Date</w:t>
      </w:r>
      <w:r>
        <w:t xml:space="preserve"> – </w:t>
      </w:r>
      <w:r w:rsidR="00616114">
        <w:t>For information</w:t>
      </w:r>
      <w:r w:rsidR="00EC6286">
        <w:t>al</w:t>
      </w:r>
      <w:r w:rsidR="00616114">
        <w:t xml:space="preserve"> purpose</w:t>
      </w:r>
      <w:r w:rsidR="00EC6286">
        <w:t>s</w:t>
      </w:r>
      <w:r w:rsidR="00616114">
        <w:t xml:space="preserve"> only. </w:t>
      </w:r>
    </w:p>
    <w:p w:rsidR="003A6A2D" w:rsidRDefault="003831B8" w:rsidP="00860601">
      <w:pPr>
        <w:pStyle w:val="ListNumber"/>
      </w:pPr>
      <w:r>
        <w:t>When the desired fields are completed, c</w:t>
      </w:r>
      <w:r w:rsidR="00860601">
        <w:t>lick</w:t>
      </w:r>
      <w:r w:rsidR="003A6A2D">
        <w:t xml:space="preserve"> </w:t>
      </w:r>
      <w:r w:rsidR="003A6A2D" w:rsidRPr="00860601">
        <w:rPr>
          <w:rStyle w:val="Bold"/>
        </w:rPr>
        <w:t>Add</w:t>
      </w:r>
      <w:r w:rsidR="008B318A">
        <w:t xml:space="preserve">. </w:t>
      </w:r>
      <w:r w:rsidR="00860601">
        <w:t>The user is added to UPT.</w:t>
      </w:r>
    </w:p>
    <w:p w:rsidR="003A6A2D" w:rsidRDefault="003A6A2D" w:rsidP="003A6A2D">
      <w:pPr>
        <w:pStyle w:val="Heading4"/>
      </w:pPr>
      <w:r>
        <w:t>Select an</w:t>
      </w:r>
      <w:r w:rsidR="00D85A39">
        <w:t>d View/Update an Existing User</w:t>
      </w:r>
    </w:p>
    <w:p w:rsidR="00CE680F" w:rsidRDefault="00CE680F" w:rsidP="00CE680F">
      <w:pPr>
        <w:pStyle w:val="BodyText"/>
      </w:pPr>
      <w:r>
        <w:t>Once a user has been created for UPT, you can view or edit the user details any time necessary. In order to edit the user details, you must search for and identify the user to update and select to view the details.</w:t>
      </w:r>
      <w:r w:rsidR="000849BE" w:rsidRPr="000849BE">
        <w:t xml:space="preserve"> </w:t>
      </w:r>
      <w:r w:rsidR="00F228E8">
        <w:fldChar w:fldCharType="begin"/>
      </w:r>
      <w:r w:rsidR="000849BE">
        <w:instrText xml:space="preserve"> XE "view user details" </w:instrText>
      </w:r>
      <w:r w:rsidR="00F228E8">
        <w:fldChar w:fldCharType="end"/>
      </w:r>
      <w:r w:rsidR="00F228E8">
        <w:fldChar w:fldCharType="begin"/>
      </w:r>
      <w:r w:rsidR="000849BE">
        <w:instrText xml:space="preserve"> XE "edit/update user details" </w:instrText>
      </w:r>
      <w:r w:rsidR="00F228E8">
        <w:fldChar w:fldCharType="end"/>
      </w:r>
      <w:r w:rsidR="00F228E8">
        <w:fldChar w:fldCharType="begin"/>
      </w:r>
      <w:r w:rsidR="000849BE">
        <w:instrText xml:space="preserve"> XE "</w:instrText>
      </w:r>
      <w:r w:rsidR="000849BE" w:rsidRPr="000C7E9B">
        <w:instrText>user administration</w:instrText>
      </w:r>
      <w:r w:rsidR="000849BE">
        <w:instrText xml:space="preserve">" </w:instrText>
      </w:r>
      <w:r w:rsidR="00F228E8">
        <w:fldChar w:fldCharType="end"/>
      </w:r>
    </w:p>
    <w:p w:rsidR="00CE680F" w:rsidRPr="004F7051" w:rsidRDefault="00CE680F" w:rsidP="00CE680F">
      <w:pPr>
        <w:pStyle w:val="BodyText"/>
        <w:rPr>
          <w:rStyle w:val="Bold"/>
        </w:rPr>
      </w:pPr>
      <w:r w:rsidRPr="004F7051">
        <w:rPr>
          <w:rStyle w:val="Bold"/>
        </w:rPr>
        <w:t xml:space="preserve">To find and </w:t>
      </w:r>
      <w:r>
        <w:rPr>
          <w:rStyle w:val="Bold"/>
        </w:rPr>
        <w:t>view/update a user</w:t>
      </w:r>
      <w:r w:rsidRPr="004F7051">
        <w:rPr>
          <w:rStyle w:val="Bold"/>
        </w:rPr>
        <w:t>:</w:t>
      </w:r>
    </w:p>
    <w:p w:rsidR="00CE680F" w:rsidRDefault="00CE680F" w:rsidP="004B6D1D">
      <w:pPr>
        <w:pStyle w:val="ListNumber"/>
        <w:numPr>
          <w:ilvl w:val="0"/>
          <w:numId w:val="62"/>
        </w:numPr>
      </w:pPr>
      <w:r>
        <w:t xml:space="preserve">Click </w:t>
      </w:r>
      <w:r>
        <w:rPr>
          <w:rStyle w:val="Bold"/>
        </w:rPr>
        <w:t>User</w:t>
      </w:r>
      <w:r>
        <w:t xml:space="preserve"> from the main menu to open the User home page.</w:t>
      </w:r>
    </w:p>
    <w:p w:rsidR="00CE680F" w:rsidRDefault="00CE680F" w:rsidP="00CE680F">
      <w:pPr>
        <w:pStyle w:val="ListNumber"/>
      </w:pPr>
      <w:r>
        <w:t xml:space="preserve">Click on </w:t>
      </w:r>
      <w:r w:rsidRPr="004F7051">
        <w:rPr>
          <w:rStyle w:val="Bold"/>
        </w:rPr>
        <w:t xml:space="preserve">Select an Existing </w:t>
      </w:r>
      <w:r>
        <w:rPr>
          <w:rStyle w:val="Bold"/>
        </w:rPr>
        <w:t>User</w:t>
      </w:r>
      <w:r>
        <w:t>.</w:t>
      </w:r>
    </w:p>
    <w:p w:rsidR="00CE680F" w:rsidRDefault="00CE680F" w:rsidP="00CE680F">
      <w:pPr>
        <w:pStyle w:val="ListNumber"/>
      </w:pPr>
      <w:r>
        <w:t>Enter search criteria into the User Search Criteria form. You may use an asterisk (*) as a wildcard character if necessary.</w:t>
      </w:r>
    </w:p>
    <w:p w:rsidR="00CE680F" w:rsidRDefault="00CE680F" w:rsidP="00CE680F">
      <w:pPr>
        <w:pStyle w:val="ListNumber"/>
      </w:pPr>
      <w:r>
        <w:lastRenderedPageBreak/>
        <w:t xml:space="preserve">From the results list, select the radio button next to the User Name of the user you want to view and/or edit, and then click </w:t>
      </w:r>
      <w:r w:rsidRPr="004F7051">
        <w:rPr>
          <w:rStyle w:val="Bold"/>
        </w:rPr>
        <w:t>View Details</w:t>
      </w:r>
      <w:r>
        <w:t>.</w:t>
      </w:r>
    </w:p>
    <w:p w:rsidR="00CE680F" w:rsidRDefault="00CE680F" w:rsidP="00CE680F">
      <w:pPr>
        <w:pStyle w:val="ListNumber"/>
      </w:pPr>
      <w:r>
        <w:t>Review, and if necessary edit the data appearing on the User Details form</w:t>
      </w:r>
      <w:r w:rsidR="008B318A">
        <w:t xml:space="preserve">. </w:t>
      </w:r>
      <w:r>
        <w:t>The form fields are defined as follows:</w:t>
      </w:r>
    </w:p>
    <w:p w:rsidR="00CE680F" w:rsidRDefault="003A2E67" w:rsidP="00CE680F">
      <w:pPr>
        <w:pStyle w:val="BodyTextIndent"/>
      </w:pPr>
      <w:r>
        <w:rPr>
          <w:rStyle w:val="Bold"/>
        </w:rPr>
        <w:t xml:space="preserve">User Login </w:t>
      </w:r>
      <w:r w:rsidR="00CE680F" w:rsidRPr="00271DCF">
        <w:rPr>
          <w:rStyle w:val="Bold"/>
        </w:rPr>
        <w:t>Name</w:t>
      </w:r>
      <w:r w:rsidR="00CE680F">
        <w:t xml:space="preserve"> – The </w:t>
      </w:r>
      <w:r w:rsidR="00F811F7">
        <w:t xml:space="preserve">User Login </w:t>
      </w:r>
      <w:r w:rsidR="00CE680F">
        <w:t>Name acts like a username to uniquely identify the User; it is a required field and must be unique.</w:t>
      </w:r>
    </w:p>
    <w:p w:rsidR="00CE680F" w:rsidRDefault="00CE680F" w:rsidP="00CE680F">
      <w:pPr>
        <w:pStyle w:val="BodyTextIndent"/>
      </w:pPr>
      <w:r w:rsidRPr="00271DCF">
        <w:rPr>
          <w:rStyle w:val="Bold"/>
        </w:rPr>
        <w:t>First Name</w:t>
      </w:r>
      <w:r>
        <w:t xml:space="preserve"> and </w:t>
      </w:r>
      <w:r w:rsidRPr="00271DCF">
        <w:rPr>
          <w:rStyle w:val="Bold"/>
        </w:rPr>
        <w:t>Last Name</w:t>
      </w:r>
      <w:r>
        <w:t xml:space="preserve"> – These details identify the User. </w:t>
      </w:r>
    </w:p>
    <w:p w:rsidR="00CE680F" w:rsidRDefault="00CE680F" w:rsidP="00CE680F">
      <w:pPr>
        <w:pStyle w:val="BodyTextIndent"/>
      </w:pPr>
      <w:r w:rsidRPr="00271DCF">
        <w:rPr>
          <w:rStyle w:val="Bold"/>
        </w:rPr>
        <w:t>Organization</w:t>
      </w:r>
      <w:r>
        <w:t xml:space="preserve"> – The organization for which the User works</w:t>
      </w:r>
      <w:r w:rsidR="008B318A">
        <w:t xml:space="preserve">. </w:t>
      </w:r>
      <w:r>
        <w:t xml:space="preserve">For example, </w:t>
      </w:r>
      <w:r w:rsidR="008B318A">
        <w:t>The National</w:t>
      </w:r>
      <w:r>
        <w:t xml:space="preserve"> Cancer Institute (NCI).</w:t>
      </w:r>
    </w:p>
    <w:p w:rsidR="00CE680F" w:rsidRDefault="00CE680F" w:rsidP="00CE680F">
      <w:pPr>
        <w:pStyle w:val="BodyTextIndent"/>
      </w:pPr>
      <w:r w:rsidRPr="00271DCF">
        <w:rPr>
          <w:rStyle w:val="Bold"/>
        </w:rPr>
        <w:t>Department</w:t>
      </w:r>
      <w:r>
        <w:t xml:space="preserve"> – The department for which the User works</w:t>
      </w:r>
      <w:r w:rsidR="008B318A">
        <w:t xml:space="preserve">. </w:t>
      </w:r>
      <w:r>
        <w:t>For example, caArray.</w:t>
      </w:r>
    </w:p>
    <w:p w:rsidR="00CE680F" w:rsidRDefault="00CE680F" w:rsidP="00CE680F">
      <w:pPr>
        <w:pStyle w:val="BodyTextIndent"/>
      </w:pPr>
      <w:r w:rsidRPr="00271DCF">
        <w:rPr>
          <w:rStyle w:val="Bold"/>
        </w:rPr>
        <w:t>Title</w:t>
      </w:r>
      <w:r>
        <w:t xml:space="preserve"> – The job title or other functional identifier for the User. </w:t>
      </w:r>
    </w:p>
    <w:p w:rsidR="00CE680F" w:rsidRDefault="00CE680F" w:rsidP="00CE680F">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CE680F" w:rsidRDefault="00CE680F" w:rsidP="00CE680F">
      <w:pPr>
        <w:pStyle w:val="BodyTextIndent"/>
      </w:pPr>
      <w:r w:rsidRPr="003831B8">
        <w:rPr>
          <w:rStyle w:val="Bold"/>
        </w:rPr>
        <w:t>Email ID</w:t>
      </w:r>
      <w:r>
        <w:t xml:space="preserve"> – Provides email contact information details for the User</w:t>
      </w:r>
      <w:r w:rsidR="008B318A">
        <w:t xml:space="preserve">. </w:t>
      </w:r>
      <w:r>
        <w:t>An email ID must contain an ‘@’ sign or you will receive an invalid email format error.</w:t>
      </w:r>
    </w:p>
    <w:p w:rsidR="00CE680F" w:rsidRDefault="00CE680F" w:rsidP="00CE680F">
      <w:pPr>
        <w:pStyle w:val="BodyTextIndent"/>
      </w:pPr>
      <w:r w:rsidRPr="003831B8">
        <w:rPr>
          <w:rStyle w:val="Bold"/>
        </w:rPr>
        <w:t>Password</w:t>
      </w:r>
      <w:r>
        <w:rPr>
          <w:rStyle w:val="Bold"/>
        </w:rPr>
        <w:t xml:space="preserve"> </w:t>
      </w:r>
      <w:r>
        <w:t>– This is an optional field, used only if the schema for Authorization will also be used for Authentication</w:t>
      </w:r>
      <w:r w:rsidR="008B318A">
        <w:t xml:space="preserve">. </w:t>
      </w:r>
      <w:r>
        <w:t>The only characters visible within this field are asterisks (*), meaning that even when entering the information, the password is not visible on the screen.</w:t>
      </w:r>
    </w:p>
    <w:p w:rsidR="00CE680F" w:rsidRDefault="00CE680F" w:rsidP="00CE680F">
      <w:pPr>
        <w:pStyle w:val="BodyTextIndent"/>
      </w:pPr>
      <w:r w:rsidRPr="003831B8">
        <w:rPr>
          <w:rStyle w:val="Bold"/>
        </w:rPr>
        <w:t>Confirm Password</w:t>
      </w:r>
      <w:r>
        <w:t xml:space="preserve"> – A field to verify the password entered in the Password field, ensuring the intended password was entered correctly</w:t>
      </w:r>
      <w:r w:rsidR="008B318A">
        <w:t xml:space="preserve">. </w:t>
      </w:r>
      <w:r>
        <w:t>This field must match the password field exactly.</w:t>
      </w:r>
    </w:p>
    <w:p w:rsidR="00CE680F" w:rsidRDefault="00CE680F" w:rsidP="00CE680F">
      <w:pPr>
        <w:pStyle w:val="BodyTextIndent"/>
      </w:pPr>
      <w:r w:rsidRPr="003831B8">
        <w:rPr>
          <w:rStyle w:val="Bold"/>
        </w:rPr>
        <w:t>User Start Date</w:t>
      </w:r>
      <w:r>
        <w:t xml:space="preserve"> and </w:t>
      </w:r>
      <w:r w:rsidRPr="003831B8">
        <w:rPr>
          <w:rStyle w:val="Bold"/>
        </w:rPr>
        <w:t>User End Date</w:t>
      </w:r>
      <w:r>
        <w:t xml:space="preserve"> – </w:t>
      </w:r>
      <w:r w:rsidR="00A30A35">
        <w:t>For informational purpose only.</w:t>
      </w:r>
      <w:r w:rsidR="00A30A35" w:rsidDel="00A30A35">
        <w:t xml:space="preserve"> </w:t>
      </w:r>
    </w:p>
    <w:p w:rsidR="003A6A2D" w:rsidRDefault="00CE680F" w:rsidP="00A861AA">
      <w:pPr>
        <w:pStyle w:val="ListNumber"/>
      </w:pPr>
      <w:r>
        <w:t xml:space="preserve">When finished, click </w:t>
      </w:r>
      <w:r>
        <w:rPr>
          <w:rStyle w:val="Bold"/>
        </w:rPr>
        <w:t>Update</w:t>
      </w:r>
      <w:r w:rsidR="003A6A2D">
        <w:t>.</w:t>
      </w:r>
    </w:p>
    <w:p w:rsidR="00BD3A36" w:rsidRDefault="00BD3A36" w:rsidP="00BD3A36">
      <w:pPr>
        <w:pStyle w:val="Heading4"/>
      </w:pPr>
      <w:r>
        <w:t>Delete an Existing User</w:t>
      </w:r>
    </w:p>
    <w:p w:rsidR="00BD3A36" w:rsidRDefault="008B318A" w:rsidP="00BD3A36">
      <w:pPr>
        <w:pStyle w:val="BodyText"/>
      </w:pPr>
      <w:r>
        <w:t xml:space="preserve">If necessary, you can delete a user from UPT. </w:t>
      </w:r>
      <w:r w:rsidR="00BD3A36">
        <w:t>In order to delete the user, you must search for and select to view the details page of the user you want to delete.</w:t>
      </w:r>
      <w:r w:rsidR="000849BE" w:rsidRPr="000849BE">
        <w:t xml:space="preserve"> </w:t>
      </w:r>
      <w:r w:rsidR="00F228E8">
        <w:fldChar w:fldCharType="begin"/>
      </w:r>
      <w:r w:rsidR="000849BE">
        <w:instrText xml:space="preserve"> XE "delete user from UPT" </w:instrText>
      </w:r>
      <w:r w:rsidR="00F228E8">
        <w:fldChar w:fldCharType="end"/>
      </w:r>
    </w:p>
    <w:p w:rsidR="00BD3A36" w:rsidRPr="004F7051" w:rsidRDefault="00BD3A36" w:rsidP="00BD3A36">
      <w:pPr>
        <w:pStyle w:val="BodyText"/>
        <w:rPr>
          <w:rStyle w:val="Bold"/>
        </w:rPr>
      </w:pPr>
      <w:r w:rsidRPr="004F7051">
        <w:rPr>
          <w:rStyle w:val="Bold"/>
        </w:rPr>
        <w:t xml:space="preserve">To </w:t>
      </w:r>
      <w:r>
        <w:rPr>
          <w:rStyle w:val="Bold"/>
        </w:rPr>
        <w:t>delete a user</w:t>
      </w:r>
      <w:r w:rsidRPr="004F7051">
        <w:rPr>
          <w:rStyle w:val="Bold"/>
        </w:rPr>
        <w:t>:</w:t>
      </w:r>
    </w:p>
    <w:p w:rsidR="00BD3A36" w:rsidRDefault="00BD3A36" w:rsidP="00FB1B4A">
      <w:pPr>
        <w:pStyle w:val="ListNumber"/>
        <w:numPr>
          <w:ilvl w:val="0"/>
          <w:numId w:val="33"/>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BD3A36" w:rsidRDefault="00BD3A36" w:rsidP="00BD3A36">
      <w:pPr>
        <w:pStyle w:val="ListNumber"/>
      </w:pPr>
      <w:r>
        <w:t xml:space="preserve">Click </w:t>
      </w:r>
      <w:r w:rsidRPr="005A3617">
        <w:rPr>
          <w:rStyle w:val="Bold"/>
        </w:rPr>
        <w:t>OK</w:t>
      </w:r>
      <w:r>
        <w:t xml:space="preserve"> to confirm the deletion.</w:t>
      </w:r>
    </w:p>
    <w:p w:rsidR="003A6A2D" w:rsidRDefault="003A6A2D" w:rsidP="003A6A2D">
      <w:pPr>
        <w:pStyle w:val="Heading4"/>
      </w:pPr>
      <w:r>
        <w:lastRenderedPageBreak/>
        <w:t>Unlock a User</w:t>
      </w:r>
    </w:p>
    <w:p w:rsidR="003A6A2D" w:rsidRDefault="003A6A2D" w:rsidP="003A6A2D">
      <w:pPr>
        <w:pStyle w:val="BodyText"/>
      </w:pPr>
      <w:r>
        <w:t>This feature allows a Super Admin to unlock</w:t>
      </w:r>
      <w:r w:rsidR="00BD3A36">
        <w:t xml:space="preserve"> a locked-</w:t>
      </w:r>
      <w:r>
        <w:t xml:space="preserve">out </w:t>
      </w:r>
      <w:r w:rsidR="00BD3A36">
        <w:t>u</w:t>
      </w:r>
      <w:r>
        <w:t xml:space="preserve">ser. A user can </w:t>
      </w:r>
      <w:r w:rsidR="00BD3A36">
        <w:t>is</w:t>
      </w:r>
      <w:r>
        <w:t xml:space="preserve"> locked out </w:t>
      </w:r>
      <w:r w:rsidR="00BD3A36">
        <w:t xml:space="preserve">of the system </w:t>
      </w:r>
      <w:r>
        <w:t xml:space="preserve">if multiple login attempts are made using </w:t>
      </w:r>
      <w:r w:rsidR="00BD3A36">
        <w:t xml:space="preserve">an </w:t>
      </w:r>
      <w:r>
        <w:t>invalid username</w:t>
      </w:r>
      <w:r w:rsidR="00BD3A36">
        <w:t>/</w:t>
      </w:r>
      <w:r>
        <w:t xml:space="preserve">password </w:t>
      </w:r>
      <w:r w:rsidR="00BD3A36">
        <w:t xml:space="preserve">combination, and those unsuccessful login attempts exceed </w:t>
      </w:r>
      <w:r>
        <w:t>the configured number of allowed attempts. The defa</w:t>
      </w:r>
      <w:r w:rsidR="00BD3A36">
        <w:t>ult is three invalid attempts.</w:t>
      </w:r>
      <w:r w:rsidR="000849BE" w:rsidRPr="000849BE">
        <w:t xml:space="preserve"> </w:t>
      </w:r>
      <w:r w:rsidR="00F228E8">
        <w:fldChar w:fldCharType="begin"/>
      </w:r>
      <w:r w:rsidR="000849BE">
        <w:instrText xml:space="preserve"> XE "unlock user" </w:instrText>
      </w:r>
      <w:r w:rsidR="00F228E8">
        <w:fldChar w:fldCharType="end"/>
      </w:r>
      <w:r w:rsidR="00F228E8">
        <w:fldChar w:fldCharType="begin"/>
      </w:r>
      <w:r w:rsidR="000849BE">
        <w:instrText xml:space="preserve"> XE "</w:instrText>
      </w:r>
      <w:r w:rsidR="000849BE" w:rsidRPr="000C7E9B">
        <w:instrText>user administration</w:instrText>
      </w:r>
      <w:r w:rsidR="000849BE">
        <w:instrText xml:space="preserve">" </w:instrText>
      </w:r>
      <w:r w:rsidR="00F228E8">
        <w:fldChar w:fldCharType="end"/>
      </w:r>
    </w:p>
    <w:p w:rsidR="00BD3A36" w:rsidRDefault="00BD3A36" w:rsidP="00BD3A36">
      <w:pPr>
        <w:pStyle w:val="NoteMainbody"/>
      </w:pPr>
      <w:r>
        <w:t>NOTE: The application configuration includes a setting that identifies an amount of time, after which a locked-out user is automatically unlocked</w:t>
      </w:r>
      <w:r w:rsidR="008B318A">
        <w:t xml:space="preserve">. </w:t>
      </w:r>
      <w:r>
        <w:t>This means that a user could wait the specified period of time rather than requiring manual unlock of their account.</w:t>
      </w:r>
    </w:p>
    <w:p w:rsidR="00BD3A36" w:rsidRPr="00BD3A36" w:rsidRDefault="00BD3A36" w:rsidP="00BD3A36">
      <w:pPr>
        <w:pStyle w:val="BodyText"/>
        <w:keepNext/>
        <w:rPr>
          <w:rStyle w:val="Bold"/>
        </w:rPr>
      </w:pPr>
      <w:r w:rsidRPr="00BD3A36">
        <w:rPr>
          <w:rStyle w:val="Bold"/>
        </w:rPr>
        <w:t>To unlock a locked-out user:</w:t>
      </w:r>
    </w:p>
    <w:p w:rsidR="00BD3A36" w:rsidRDefault="00BD3A36" w:rsidP="00BD3A36">
      <w:pPr>
        <w:pStyle w:val="ListNumber"/>
        <w:numPr>
          <w:ilvl w:val="0"/>
          <w:numId w:val="27"/>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3A6A2D" w:rsidRDefault="003A6A2D" w:rsidP="003A6A2D">
      <w:pPr>
        <w:pStyle w:val="ListNumber"/>
      </w:pPr>
      <w:r>
        <w:t xml:space="preserve">Click </w:t>
      </w:r>
      <w:r w:rsidRPr="00BD3A36">
        <w:rPr>
          <w:rStyle w:val="Bold"/>
        </w:rPr>
        <w:t>Unlock</w:t>
      </w:r>
      <w:r>
        <w:t xml:space="preserve"> to unlock the </w:t>
      </w:r>
      <w:r w:rsidR="00BD3A36">
        <w:t>u</w:t>
      </w:r>
      <w:r>
        <w:t>ser.</w:t>
      </w:r>
    </w:p>
    <w:p w:rsidR="003A6A2D" w:rsidRDefault="003A6A2D" w:rsidP="003A6A2D">
      <w:pPr>
        <w:pStyle w:val="Heading3"/>
        <w:tabs>
          <w:tab w:val="left" w:pos="1440"/>
        </w:tabs>
      </w:pPr>
      <w:bookmarkStart w:id="1027" w:name="_Ref213826829"/>
      <w:bookmarkStart w:id="1028" w:name="_Ref213909526"/>
      <w:bookmarkStart w:id="1029" w:name="_Toc238795967"/>
      <w:r>
        <w:t>Privilege</w:t>
      </w:r>
      <w:r w:rsidR="00455A66">
        <w:t>s</w:t>
      </w:r>
      <w:r>
        <w:t xml:space="preserve"> and Standard Privilege</w:t>
      </w:r>
      <w:bookmarkEnd w:id="1027"/>
      <w:r w:rsidR="00455A66">
        <w:t>s</w:t>
      </w:r>
      <w:bookmarkEnd w:id="1028"/>
      <w:bookmarkEnd w:id="1029"/>
    </w:p>
    <w:p w:rsidR="00E60A65" w:rsidRDefault="003A6A2D" w:rsidP="003A6A2D">
      <w:pPr>
        <w:pStyle w:val="BodyText"/>
      </w:pPr>
      <w:r>
        <w:t xml:space="preserve">A Privilege refers to any operation </w:t>
      </w:r>
      <w:r w:rsidR="00BD3A36">
        <w:t xml:space="preserve">that can be </w:t>
      </w:r>
      <w:r>
        <w:t>performed upon data.</w:t>
      </w:r>
      <w:r w:rsidR="00BD3A36">
        <w:t xml:space="preserve"> Creating Privileges allows you to configure the gran</w:t>
      </w:r>
      <w:r w:rsidR="00E60A65">
        <w:t xml:space="preserve">ularity of the operations that can be performed on your data. </w:t>
      </w:r>
      <w:r w:rsidR="00F228E8">
        <w:fldChar w:fldCharType="begin"/>
      </w:r>
      <w:r w:rsidR="000849BE">
        <w:instrText xml:space="preserve"> XE "overview:privileges" </w:instrText>
      </w:r>
      <w:r w:rsidR="00F228E8">
        <w:fldChar w:fldCharType="end"/>
      </w:r>
      <w:r w:rsidR="00F228E8">
        <w:fldChar w:fldCharType="begin"/>
      </w:r>
      <w:r w:rsidR="000849BE">
        <w:instrText xml:space="preserve"> XE "</w:instrText>
      </w:r>
      <w:r w:rsidR="000849BE" w:rsidRPr="00F2080B">
        <w:instrText>privileges:overview</w:instrText>
      </w:r>
      <w:r w:rsidR="000849BE">
        <w:instrText xml:space="preserve">" </w:instrText>
      </w:r>
      <w:r w:rsidR="00F228E8">
        <w:fldChar w:fldCharType="end"/>
      </w:r>
      <w:r w:rsidR="00F228E8">
        <w:fldChar w:fldCharType="begin"/>
      </w:r>
      <w:r w:rsidR="000849BE">
        <w:instrText xml:space="preserve"> XE "</w:instrText>
      </w:r>
      <w:r w:rsidR="000849BE" w:rsidRPr="00531377">
        <w:instrText>standard privileges:overview</w:instrText>
      </w:r>
      <w:r w:rsidR="000849BE">
        <w:instrText xml:space="preserve">" </w:instrText>
      </w:r>
      <w:r w:rsidR="00F228E8">
        <w:fldChar w:fldCharType="end"/>
      </w:r>
      <w:r w:rsidR="00F228E8">
        <w:fldChar w:fldCharType="begin"/>
      </w:r>
      <w:r w:rsidR="000849BE">
        <w:instrText xml:space="preserve"> XE "</w:instrText>
      </w:r>
      <w:r w:rsidR="000849BE" w:rsidRPr="00272FE2">
        <w:instrText>UPT:standard privileges</w:instrText>
      </w:r>
      <w:r w:rsidR="000849BE">
        <w:instrText xml:space="preserve">" </w:instrText>
      </w:r>
      <w:r w:rsidR="00F228E8">
        <w:fldChar w:fldCharType="end"/>
      </w:r>
    </w:p>
    <w:p w:rsidR="00E60A65" w:rsidRDefault="003A6A2D" w:rsidP="003A6A2D">
      <w:pPr>
        <w:pStyle w:val="BodyText"/>
      </w:pPr>
      <w:r>
        <w:t xml:space="preserve">Assigning Privileges </w:t>
      </w:r>
      <w:r w:rsidR="00BD3A36">
        <w:t xml:space="preserve">to </w:t>
      </w:r>
      <w:r w:rsidR="00D85A39">
        <w:t xml:space="preserve">users </w:t>
      </w:r>
      <w:r>
        <w:t>helps control access to important components of an application (Protection Elements)</w:t>
      </w:r>
      <w:r w:rsidR="008B318A">
        <w:t xml:space="preserve">. </w:t>
      </w:r>
      <w:r w:rsidR="00BD3A36" w:rsidRPr="003A6A2D">
        <w:t>Within CSM, users may possess one or more of privileges for a particular protection elemen</w:t>
      </w:r>
      <w:r w:rsidR="00BD3A36">
        <w:t>t.</w:t>
      </w:r>
    </w:p>
    <w:p w:rsidR="003A6A2D" w:rsidRDefault="00BD3A36" w:rsidP="003A6A2D">
      <w:pPr>
        <w:pStyle w:val="BodyText"/>
      </w:pPr>
      <w:r>
        <w:t>By default, t</w:t>
      </w:r>
      <w:r w:rsidR="003A6A2D">
        <w:t>he UPT installs with CSM Standard Privileges</w:t>
      </w:r>
      <w:r>
        <w:t>. These Privileges</w:t>
      </w:r>
      <w:r w:rsidR="003A6A2D">
        <w:t xml:space="preserve"> were agreed upon by the Security Working Group. </w:t>
      </w:r>
      <w:r>
        <w:t>The</w:t>
      </w:r>
      <w:r w:rsidR="003A6A2D">
        <w:t xml:space="preserve"> </w:t>
      </w:r>
      <w:r>
        <w:t>CSM Standard Privileges</w:t>
      </w:r>
      <w:r w:rsidR="003A6A2D">
        <w:t xml:space="preserve"> </w:t>
      </w:r>
      <w:r>
        <w:t>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3A6A2D" w:rsidRPr="003A6A2D" w:rsidTr="00B518D5">
        <w:trPr>
          <w:cantSplit/>
          <w:tblHeader/>
        </w:trPr>
        <w:tc>
          <w:tcPr>
            <w:tcW w:w="1728" w:type="dxa"/>
            <w:shd w:val="clear" w:color="auto" w:fill="D9D9D9"/>
            <w:vAlign w:val="center"/>
          </w:tcPr>
          <w:p w:rsidR="003A6A2D" w:rsidRPr="003A6A2D" w:rsidRDefault="003A6A2D" w:rsidP="00D039D0">
            <w:pPr>
              <w:pStyle w:val="TableHeaderCenter"/>
            </w:pPr>
            <w:r w:rsidRPr="003A6A2D">
              <w:t>Privilege Name</w:t>
            </w:r>
          </w:p>
        </w:tc>
        <w:tc>
          <w:tcPr>
            <w:tcW w:w="4230" w:type="dxa"/>
            <w:shd w:val="clear" w:color="auto" w:fill="D9D9D9"/>
            <w:vAlign w:val="center"/>
          </w:tcPr>
          <w:p w:rsidR="003A6A2D" w:rsidRPr="003A6A2D" w:rsidRDefault="003A6A2D" w:rsidP="00D039D0">
            <w:pPr>
              <w:pStyle w:val="TableHeaderCenter"/>
            </w:pPr>
            <w:r w:rsidRPr="003A6A2D">
              <w:t>Privilege Definition</w:t>
            </w:r>
          </w:p>
        </w:tc>
        <w:tc>
          <w:tcPr>
            <w:tcW w:w="2466" w:type="dxa"/>
            <w:shd w:val="clear" w:color="auto" w:fill="D9D9D9"/>
            <w:vAlign w:val="center"/>
          </w:tcPr>
          <w:p w:rsidR="003A6A2D" w:rsidRPr="003A6A2D" w:rsidRDefault="003A6A2D" w:rsidP="00D039D0">
            <w:pPr>
              <w:pStyle w:val="TableHeaderCenter"/>
            </w:pPr>
            <w:r w:rsidRPr="003A6A2D">
              <w:t>Applying the Privilege (Example)</w:t>
            </w:r>
          </w:p>
        </w:tc>
      </w:tr>
      <w:tr w:rsidR="003A6A2D" w:rsidRPr="003A6A2D" w:rsidTr="00B518D5">
        <w:trPr>
          <w:cantSplit/>
        </w:trPr>
        <w:tc>
          <w:tcPr>
            <w:tcW w:w="1728" w:type="dxa"/>
            <w:vAlign w:val="center"/>
          </w:tcPr>
          <w:p w:rsidR="003A6A2D" w:rsidRPr="003A6A2D" w:rsidRDefault="003A6A2D" w:rsidP="00D039D0">
            <w:pPr>
              <w:pStyle w:val="TableText"/>
            </w:pPr>
            <w:r w:rsidRPr="003A6A2D">
              <w:t>CREATE</w:t>
            </w:r>
          </w:p>
        </w:tc>
        <w:tc>
          <w:tcPr>
            <w:tcW w:w="4230" w:type="dxa"/>
            <w:vAlign w:val="center"/>
          </w:tcPr>
          <w:p w:rsidR="003A6A2D" w:rsidRPr="003A6A2D" w:rsidRDefault="003A6A2D" w:rsidP="00D039D0">
            <w:pPr>
              <w:pStyle w:val="TableText"/>
            </w:pPr>
            <w:r w:rsidRPr="003A6A2D">
              <w:t>This privilege grants permission to a user to create an entity</w:t>
            </w:r>
            <w:r w:rsidR="008B318A" w:rsidRPr="003A6A2D">
              <w:t xml:space="preserve">. </w:t>
            </w:r>
            <w:r w:rsidRPr="003A6A2D">
              <w:t>This entity can be an object, a database entry, or a resource such as a network connection.</w:t>
            </w:r>
          </w:p>
        </w:tc>
        <w:tc>
          <w:tcPr>
            <w:tcW w:w="2466" w:type="dxa"/>
            <w:vAlign w:val="center"/>
          </w:tcPr>
          <w:p w:rsidR="003A6A2D" w:rsidRPr="003A6A2D" w:rsidRDefault="003A6A2D" w:rsidP="00D039D0">
            <w:pPr>
              <w:pStyle w:val="TableText"/>
            </w:pPr>
            <w:r w:rsidRPr="003A6A2D">
              <w:t>A user can create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ACCESS</w:t>
            </w:r>
          </w:p>
        </w:tc>
        <w:tc>
          <w:tcPr>
            <w:tcW w:w="4230" w:type="dxa"/>
            <w:vAlign w:val="center"/>
          </w:tcPr>
          <w:p w:rsidR="003A6A2D" w:rsidRPr="003A6A2D" w:rsidRDefault="003A6A2D" w:rsidP="00D039D0">
            <w:pPr>
              <w:pStyle w:val="TableText"/>
            </w:pPr>
            <w:r w:rsidRPr="003A6A2D">
              <w:t>This privilege allows a user to access a particular resource</w:t>
            </w:r>
            <w:r w:rsidR="008B318A" w:rsidRPr="003A6A2D">
              <w:t xml:space="preserve">. </w:t>
            </w:r>
            <w:r w:rsidRPr="003A6A2D">
              <w:t>Examples of resources include a network connection, database connection, socket, module of the application, or even the application itself.</w:t>
            </w:r>
          </w:p>
        </w:tc>
        <w:tc>
          <w:tcPr>
            <w:tcW w:w="2466" w:type="dxa"/>
            <w:vAlign w:val="center"/>
          </w:tcPr>
          <w:p w:rsidR="003A6A2D" w:rsidRPr="003A6A2D" w:rsidRDefault="003A6A2D" w:rsidP="00D039D0">
            <w:pPr>
              <w:pStyle w:val="TableText"/>
            </w:pPr>
            <w:r w:rsidRPr="003A6A2D">
              <w:t>A user can gain access to a particular module in an application.</w:t>
            </w:r>
          </w:p>
        </w:tc>
      </w:tr>
      <w:tr w:rsidR="003A6A2D" w:rsidRPr="003A6A2D" w:rsidTr="00B518D5">
        <w:trPr>
          <w:cantSplit/>
        </w:trPr>
        <w:tc>
          <w:tcPr>
            <w:tcW w:w="1728" w:type="dxa"/>
            <w:vAlign w:val="center"/>
          </w:tcPr>
          <w:p w:rsidR="003A6A2D" w:rsidRPr="003A6A2D" w:rsidRDefault="003A6A2D" w:rsidP="00D039D0">
            <w:pPr>
              <w:pStyle w:val="TableText"/>
            </w:pPr>
            <w:r w:rsidRPr="003A6A2D">
              <w:lastRenderedPageBreak/>
              <w:t>READ</w:t>
            </w:r>
          </w:p>
        </w:tc>
        <w:tc>
          <w:tcPr>
            <w:tcW w:w="4230" w:type="dxa"/>
            <w:vAlign w:val="center"/>
          </w:tcPr>
          <w:p w:rsidR="003A6A2D" w:rsidRPr="003A6A2D" w:rsidRDefault="003A6A2D" w:rsidP="00D039D0">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3A6A2D" w:rsidRPr="003A6A2D" w:rsidRDefault="003A6A2D" w:rsidP="00D039D0">
            <w:pPr>
              <w:pStyle w:val="TableText"/>
            </w:pPr>
            <w:r w:rsidRPr="003A6A2D">
              <w:t>A user can view personal information such as a Social Security Number.</w:t>
            </w:r>
          </w:p>
        </w:tc>
      </w:tr>
      <w:tr w:rsidR="003A6A2D" w:rsidRPr="003A6A2D" w:rsidTr="00B518D5">
        <w:trPr>
          <w:cantSplit/>
        </w:trPr>
        <w:tc>
          <w:tcPr>
            <w:tcW w:w="1728" w:type="dxa"/>
            <w:vAlign w:val="center"/>
          </w:tcPr>
          <w:p w:rsidR="003A6A2D" w:rsidRPr="003A6A2D" w:rsidRDefault="003A6A2D" w:rsidP="00D039D0">
            <w:pPr>
              <w:pStyle w:val="TableText"/>
            </w:pPr>
            <w:r w:rsidRPr="003A6A2D">
              <w:t xml:space="preserve">WRITE  </w:t>
            </w:r>
          </w:p>
        </w:tc>
        <w:tc>
          <w:tcPr>
            <w:tcW w:w="4230" w:type="dxa"/>
            <w:vAlign w:val="center"/>
          </w:tcPr>
          <w:p w:rsidR="003A6A2D" w:rsidRPr="003A6A2D" w:rsidRDefault="003A6A2D" w:rsidP="00D039D0">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3A6A2D" w:rsidRPr="003A6A2D" w:rsidRDefault="003A6A2D" w:rsidP="00D039D0">
            <w:pPr>
              <w:pStyle w:val="TableText"/>
            </w:pPr>
            <w:r w:rsidRPr="003A6A2D">
              <w:t>A user can add text to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UPDATE</w:t>
            </w:r>
          </w:p>
        </w:tc>
        <w:tc>
          <w:tcPr>
            <w:tcW w:w="4230" w:type="dxa"/>
            <w:vAlign w:val="center"/>
          </w:tcPr>
          <w:p w:rsidR="003A6A2D" w:rsidRPr="003A6A2D" w:rsidRDefault="003A6A2D" w:rsidP="00D039D0">
            <w:pPr>
              <w:pStyle w:val="TableText"/>
            </w:pPr>
            <w:r w:rsidRPr="003A6A2D">
              <w:t>This privilege grants permission at an entity level and signifies that the user is allowed to update and modify data for a particular entity</w:t>
            </w:r>
            <w:r w:rsidR="008B318A" w:rsidRPr="003A6A2D">
              <w:t xml:space="preserve">. </w:t>
            </w:r>
            <w:r w:rsidRPr="003A6A2D">
              <w:t>Entities may include an object, an attribute of the object, a database row, etc.</w:t>
            </w:r>
          </w:p>
        </w:tc>
        <w:tc>
          <w:tcPr>
            <w:tcW w:w="2466" w:type="dxa"/>
            <w:vAlign w:val="center"/>
          </w:tcPr>
          <w:p w:rsidR="003A6A2D" w:rsidRPr="003A6A2D" w:rsidRDefault="003A6A2D" w:rsidP="00D039D0">
            <w:pPr>
              <w:pStyle w:val="TableText"/>
            </w:pPr>
            <w:r w:rsidRPr="003A6A2D">
              <w:t>A user can modify an object’s attribute data.</w:t>
            </w:r>
          </w:p>
        </w:tc>
      </w:tr>
      <w:tr w:rsidR="003A6A2D" w:rsidRPr="003A6A2D" w:rsidTr="00B518D5">
        <w:trPr>
          <w:cantSplit/>
        </w:trPr>
        <w:tc>
          <w:tcPr>
            <w:tcW w:w="1728" w:type="dxa"/>
            <w:vAlign w:val="center"/>
          </w:tcPr>
          <w:p w:rsidR="003A6A2D" w:rsidRPr="003A6A2D" w:rsidRDefault="003A6A2D" w:rsidP="00D039D0">
            <w:pPr>
              <w:pStyle w:val="TableText"/>
            </w:pPr>
            <w:r w:rsidRPr="003A6A2D">
              <w:t>DELETE</w:t>
            </w:r>
          </w:p>
        </w:tc>
        <w:tc>
          <w:tcPr>
            <w:tcW w:w="4230" w:type="dxa"/>
            <w:vAlign w:val="center"/>
          </w:tcPr>
          <w:p w:rsidR="003A6A2D" w:rsidRPr="003A6A2D" w:rsidRDefault="003A6A2D" w:rsidP="00D039D0">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3A6A2D" w:rsidRPr="003A6A2D" w:rsidRDefault="003A6A2D" w:rsidP="00D039D0">
            <w:pPr>
              <w:pStyle w:val="TableText"/>
            </w:pPr>
            <w:r w:rsidRPr="003A6A2D">
              <w:t>A user can delete record.</w:t>
            </w:r>
          </w:p>
        </w:tc>
      </w:tr>
      <w:tr w:rsidR="003A6A2D" w:rsidRPr="003A6A2D" w:rsidTr="00B518D5">
        <w:trPr>
          <w:cantSplit/>
        </w:trPr>
        <w:tc>
          <w:tcPr>
            <w:tcW w:w="1728" w:type="dxa"/>
            <w:vAlign w:val="center"/>
          </w:tcPr>
          <w:p w:rsidR="003A6A2D" w:rsidRPr="003A6A2D" w:rsidRDefault="003A6A2D" w:rsidP="00D039D0">
            <w:pPr>
              <w:pStyle w:val="TableText"/>
            </w:pPr>
            <w:r w:rsidRPr="003A6A2D">
              <w:t>EXECUTE</w:t>
            </w:r>
          </w:p>
        </w:tc>
        <w:tc>
          <w:tcPr>
            <w:tcW w:w="4230" w:type="dxa"/>
            <w:vAlign w:val="center"/>
          </w:tcPr>
          <w:p w:rsidR="003A6A2D" w:rsidRPr="003A6A2D" w:rsidRDefault="003A6A2D" w:rsidP="00D039D0">
            <w:pPr>
              <w:pStyle w:val="TableText"/>
            </w:pPr>
            <w:r w:rsidRPr="003A6A2D">
              <w:t>This privilege allows a user to execute a particular resource. The resource can be a method, function, behavior of the application, URL, button etc.</w:t>
            </w:r>
          </w:p>
        </w:tc>
        <w:tc>
          <w:tcPr>
            <w:tcW w:w="2466" w:type="dxa"/>
            <w:vAlign w:val="center"/>
          </w:tcPr>
          <w:p w:rsidR="003A6A2D" w:rsidRPr="003A6A2D" w:rsidRDefault="003A6A2D" w:rsidP="00D039D0">
            <w:pPr>
              <w:pStyle w:val="TableText"/>
            </w:pPr>
            <w:r w:rsidRPr="003A6A2D">
              <w:t>A user can click on a button to perform a method.</w:t>
            </w:r>
          </w:p>
        </w:tc>
      </w:tr>
    </w:tbl>
    <w:p w:rsidR="004E6839" w:rsidRDefault="004E6839" w:rsidP="00FE0B65">
      <w:pPr>
        <w:pStyle w:val="BodyText"/>
      </w:pPr>
    </w:p>
    <w:p w:rsidR="004E6839" w:rsidRDefault="00E60A65" w:rsidP="00FE0B65">
      <w:pPr>
        <w:pStyle w:val="BodyText"/>
      </w:pPr>
      <w:r>
        <w:t xml:space="preserve">The </w:t>
      </w:r>
      <w:r w:rsidR="003A6A2D" w:rsidRPr="003A6A2D">
        <w:t>section</w:t>
      </w:r>
      <w:r>
        <w:t>s that follow provide information on the functionality available for Privileges.</w:t>
      </w:r>
      <w:r w:rsidR="003A6A2D" w:rsidRPr="003A6A2D">
        <w:t xml:space="preserve"> </w:t>
      </w:r>
    </w:p>
    <w:p w:rsidR="003A6A2D" w:rsidRDefault="003A6A2D" w:rsidP="00E60A65">
      <w:pPr>
        <w:pStyle w:val="Heading4"/>
      </w:pPr>
      <w:r>
        <w:t xml:space="preserve">Create a New Privilege </w:t>
      </w:r>
    </w:p>
    <w:p w:rsidR="00E60A65" w:rsidRPr="00E60A65" w:rsidRDefault="00E60A65" w:rsidP="00E60A65">
      <w:pPr>
        <w:pStyle w:val="BodyText"/>
      </w:pPr>
      <w:r>
        <w:t>If the CSM Standard Privileges are not sufficient, a Super Admin can create privileges to meet application needs.</w:t>
      </w:r>
      <w:r w:rsidR="000849BE" w:rsidRPr="000849BE">
        <w:t xml:space="preserve"> </w:t>
      </w:r>
      <w:r w:rsidR="00F228E8">
        <w:fldChar w:fldCharType="begin"/>
      </w:r>
      <w:r w:rsidR="000849BE">
        <w:instrText xml:space="preserve"> XE "</w:instrText>
      </w:r>
      <w:r w:rsidR="00450B70">
        <w:instrText>privileges</w:instrText>
      </w:r>
      <w:r w:rsidR="000849BE" w:rsidRPr="00F62D05">
        <w:instrText>:</w:instrText>
      </w:r>
      <w:r w:rsidR="00450B70">
        <w:instrText>create</w:instrText>
      </w:r>
      <w:r w:rsidR="000849BE">
        <w:instrText xml:space="preserve">" </w:instrText>
      </w:r>
      <w:r w:rsidR="00F228E8">
        <w:fldChar w:fldCharType="end"/>
      </w:r>
      <w:r w:rsidR="00F228E8">
        <w:fldChar w:fldCharType="begin"/>
      </w:r>
      <w:r w:rsidR="000849BE">
        <w:instrText xml:space="preserve"> XE "create privilege in UPT" </w:instrText>
      </w:r>
      <w:r w:rsidR="00F228E8">
        <w:fldChar w:fldCharType="end"/>
      </w:r>
    </w:p>
    <w:p w:rsidR="00E60A65" w:rsidRPr="00860601" w:rsidRDefault="00E60A65" w:rsidP="00E60A65">
      <w:pPr>
        <w:pStyle w:val="BodyText"/>
        <w:rPr>
          <w:rStyle w:val="Bold"/>
        </w:rPr>
      </w:pPr>
      <w:r w:rsidRPr="00860601">
        <w:rPr>
          <w:rStyle w:val="Bold"/>
        </w:rPr>
        <w:t xml:space="preserve">To create a new </w:t>
      </w:r>
      <w:r>
        <w:rPr>
          <w:rStyle w:val="Bold"/>
        </w:rPr>
        <w:t>privilege</w:t>
      </w:r>
      <w:r w:rsidRPr="00860601">
        <w:rPr>
          <w:rStyle w:val="Bold"/>
        </w:rPr>
        <w:t>:</w:t>
      </w:r>
    </w:p>
    <w:p w:rsidR="00E60A65" w:rsidRDefault="00E60A65" w:rsidP="00E60A65">
      <w:pPr>
        <w:pStyle w:val="ListNumber"/>
        <w:numPr>
          <w:ilvl w:val="0"/>
          <w:numId w:val="28"/>
        </w:numPr>
      </w:pPr>
      <w:r>
        <w:t xml:space="preserve">Click </w:t>
      </w:r>
      <w:r>
        <w:rPr>
          <w:rStyle w:val="Bold"/>
        </w:rPr>
        <w:t>Privilege</w:t>
      </w:r>
      <w:r>
        <w:t xml:space="preserve"> from the main menu to open the </w:t>
      </w:r>
      <w:r w:rsidR="00D85A39">
        <w:t>Privilege</w:t>
      </w:r>
      <w:r>
        <w:t xml:space="preserve"> home page.</w:t>
      </w:r>
    </w:p>
    <w:p w:rsidR="00E60A65" w:rsidRDefault="00E60A65" w:rsidP="00E60A65">
      <w:pPr>
        <w:pStyle w:val="ListNumber"/>
        <w:numPr>
          <w:ilvl w:val="0"/>
          <w:numId w:val="26"/>
        </w:numPr>
      </w:pPr>
      <w:r>
        <w:t xml:space="preserve">Click on </w:t>
      </w:r>
      <w:r>
        <w:rPr>
          <w:rStyle w:val="Bold"/>
        </w:rPr>
        <w:t xml:space="preserve">Create a New </w:t>
      </w:r>
      <w:r w:rsidR="00D85A39">
        <w:rPr>
          <w:rStyle w:val="Bold"/>
        </w:rPr>
        <w:t>Privilege</w:t>
      </w:r>
      <w:r w:rsidRPr="00271DCF">
        <w:t>.</w:t>
      </w:r>
    </w:p>
    <w:p w:rsidR="00E60A65" w:rsidRDefault="00E60A65" w:rsidP="00E60A65">
      <w:pPr>
        <w:pStyle w:val="ListNumber"/>
      </w:pPr>
      <w:r>
        <w:t xml:space="preserve">Enter data into the </w:t>
      </w:r>
      <w:r w:rsidR="00D85A39">
        <w:t>Privilege</w:t>
      </w:r>
      <w:r>
        <w:t xml:space="preserve"> Details form. The form fields are defined as follows:</w:t>
      </w:r>
    </w:p>
    <w:p w:rsidR="003A6A2D" w:rsidRDefault="003A6A2D" w:rsidP="00D85A39">
      <w:pPr>
        <w:pStyle w:val="BodyTextIndent"/>
      </w:pPr>
      <w:r w:rsidRPr="00D85A39">
        <w:rPr>
          <w:rStyle w:val="Bold"/>
        </w:rPr>
        <w:t>Name</w:t>
      </w:r>
      <w:r>
        <w:t xml:space="preserve"> – </w:t>
      </w:r>
      <w:r w:rsidR="00D85A39">
        <w:t>Use to uniquely identify</w:t>
      </w:r>
      <w:r>
        <w:t xml:space="preserve"> the Privilege</w:t>
      </w:r>
      <w:r w:rsidR="00D85A39">
        <w:t>; it is a</w:t>
      </w:r>
      <w:r>
        <w:t xml:space="preserve"> required field. </w:t>
      </w:r>
    </w:p>
    <w:p w:rsidR="003A6A2D" w:rsidRDefault="003A6A2D" w:rsidP="00D85A39">
      <w:pPr>
        <w:pStyle w:val="BodyTextIndent"/>
      </w:pPr>
      <w:r w:rsidRPr="00D85A39">
        <w:rPr>
          <w:rStyle w:val="Bold"/>
        </w:rPr>
        <w:t>Description</w:t>
      </w:r>
      <w:r>
        <w:t xml:space="preserve"> – </w:t>
      </w:r>
      <w:r w:rsidR="00D85A39">
        <w:t>A</w:t>
      </w:r>
      <w:r>
        <w:t xml:space="preserve"> brief summary describing the Privilege.</w:t>
      </w:r>
    </w:p>
    <w:p w:rsidR="003A6A2D" w:rsidRDefault="003A6A2D" w:rsidP="00D85A39">
      <w:pPr>
        <w:pStyle w:val="ListNumber"/>
      </w:pPr>
      <w:r>
        <w:t xml:space="preserve">Select </w:t>
      </w:r>
      <w:r w:rsidRPr="00D85A39">
        <w:rPr>
          <w:rStyle w:val="Bold"/>
        </w:rPr>
        <w:t>Add</w:t>
      </w:r>
      <w:r>
        <w:t>.</w:t>
      </w:r>
    </w:p>
    <w:p w:rsidR="00D85A39" w:rsidRDefault="00D85A39" w:rsidP="00D85A39">
      <w:pPr>
        <w:pStyle w:val="Heading4"/>
      </w:pPr>
      <w:r>
        <w:lastRenderedPageBreak/>
        <w:t>Select and View/Update an Existing Privilege</w:t>
      </w:r>
    </w:p>
    <w:p w:rsidR="00D85A39" w:rsidRDefault="00D85A39" w:rsidP="00D85A39">
      <w:pPr>
        <w:pStyle w:val="BodyText"/>
      </w:pPr>
      <w:r>
        <w:t>Once a privilege has been created for UPT, you can view or edit the details any time necessary. In order to edit the privilege details, you must search for and identify the privilege to update and select to view the details.</w:t>
      </w:r>
      <w:r w:rsidR="000849BE" w:rsidRPr="000849BE">
        <w:t xml:space="preserve"> </w:t>
      </w:r>
      <w:r w:rsidR="00F228E8">
        <w:fldChar w:fldCharType="begin"/>
      </w:r>
      <w:r w:rsidR="000849BE">
        <w:instrText xml:space="preserve"> XE "view </w:instrText>
      </w:r>
      <w:r w:rsidR="004D1F74">
        <w:instrText xml:space="preserve">privilege </w:instrText>
      </w:r>
      <w:r w:rsidR="000849BE">
        <w:instrText xml:space="preserve">details" </w:instrText>
      </w:r>
      <w:r w:rsidR="00F228E8">
        <w:fldChar w:fldCharType="end"/>
      </w:r>
      <w:r w:rsidR="00F228E8">
        <w:fldChar w:fldCharType="begin"/>
      </w:r>
      <w:r w:rsidR="000849BE">
        <w:instrText xml:space="preserve"> XE "edit/update </w:instrText>
      </w:r>
      <w:r w:rsidR="004D1F74">
        <w:instrText>privilege</w:instrText>
      </w:r>
      <w:r w:rsidR="000849BE">
        <w:instrText xml:space="preserve"> details" </w:instrText>
      </w:r>
      <w:r w:rsidR="00F228E8">
        <w:fldChar w:fldCharType="end"/>
      </w:r>
      <w:r w:rsidR="00F228E8">
        <w:fldChar w:fldCharType="begin"/>
      </w:r>
      <w:r w:rsidR="000849BE">
        <w:instrText xml:space="preserve"> XE "</w:instrText>
      </w:r>
      <w:r w:rsidR="004D1F74">
        <w:instrText>privilege</w:instrText>
      </w:r>
      <w:r w:rsidR="000849BE" w:rsidRPr="000C7E9B">
        <w:instrText xml:space="preserve"> administration</w:instrText>
      </w:r>
      <w:r w:rsidR="000849BE">
        <w:instrText xml:space="preserve">" </w:instrText>
      </w:r>
      <w:r w:rsidR="00F228E8">
        <w:fldChar w:fldCharType="end"/>
      </w:r>
      <w:r w:rsidR="00F228E8">
        <w:fldChar w:fldCharType="begin"/>
      </w:r>
      <w:r w:rsidR="000849BE">
        <w:instrText xml:space="preserve"> XE "</w:instrText>
      </w:r>
      <w:r w:rsidR="000849BE" w:rsidRPr="00C87567">
        <w:instrText>standard privileges:view/update</w:instrText>
      </w:r>
      <w:r w:rsidR="000849BE">
        <w:instrText xml:space="preserve">" </w:instrText>
      </w:r>
      <w:r w:rsidR="00F228E8">
        <w:fldChar w:fldCharType="end"/>
      </w:r>
      <w:r w:rsidR="00F228E8">
        <w:fldChar w:fldCharType="begin"/>
      </w:r>
      <w:r w:rsidR="004D1F74">
        <w:instrText xml:space="preserve"> XE "privileges:view/update" </w:instrText>
      </w:r>
      <w:r w:rsidR="00F228E8">
        <w:fldChar w:fldCharType="end"/>
      </w:r>
    </w:p>
    <w:p w:rsidR="00D85A39" w:rsidRPr="004F7051" w:rsidRDefault="00D85A39" w:rsidP="00D85A39">
      <w:pPr>
        <w:pStyle w:val="BodyText"/>
        <w:rPr>
          <w:rStyle w:val="Bold"/>
        </w:rPr>
      </w:pPr>
      <w:r w:rsidRPr="004F7051">
        <w:rPr>
          <w:rStyle w:val="Bold"/>
        </w:rPr>
        <w:t xml:space="preserve">To find and </w:t>
      </w:r>
      <w:r>
        <w:rPr>
          <w:rStyle w:val="Bold"/>
        </w:rPr>
        <w:t>view/update a privilege</w:t>
      </w:r>
      <w:r w:rsidRPr="004F7051">
        <w:rPr>
          <w:rStyle w:val="Bold"/>
        </w:rPr>
        <w:t>:</w:t>
      </w:r>
    </w:p>
    <w:p w:rsidR="00D85A39" w:rsidRDefault="00D85A39" w:rsidP="00D85A39">
      <w:pPr>
        <w:pStyle w:val="ListNumber"/>
        <w:numPr>
          <w:ilvl w:val="0"/>
          <w:numId w:val="29"/>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Review, and if necessary edit the data appearing on the Privilege Details form</w:t>
      </w:r>
      <w:r w:rsidR="008B318A">
        <w:t xml:space="preserve">. </w:t>
      </w:r>
      <w:r>
        <w:t>The form fields are defined as follows:</w:t>
      </w:r>
    </w:p>
    <w:p w:rsidR="00D85A39" w:rsidRDefault="00D85A39" w:rsidP="00D85A39">
      <w:pPr>
        <w:pStyle w:val="BodyTextIndent"/>
      </w:pPr>
      <w:r w:rsidRPr="00D85A39">
        <w:rPr>
          <w:rStyle w:val="Bold"/>
        </w:rPr>
        <w:t>Name</w:t>
      </w:r>
      <w:r>
        <w:t xml:space="preserve"> – Use to uniquely identify the Privilege; it is a required field. </w:t>
      </w:r>
    </w:p>
    <w:p w:rsidR="00D85A39" w:rsidRDefault="00D85A39" w:rsidP="00D85A39">
      <w:pPr>
        <w:pStyle w:val="BodyTextIndent"/>
      </w:pPr>
      <w:r w:rsidRPr="00D85A39">
        <w:rPr>
          <w:rStyle w:val="Bold"/>
        </w:rPr>
        <w:t>Description</w:t>
      </w:r>
      <w:r>
        <w:t xml:space="preserve"> – A brief summary describing the Privilege.</w:t>
      </w:r>
    </w:p>
    <w:p w:rsidR="003A6A2D" w:rsidRDefault="00D85A39" w:rsidP="00D85A39">
      <w:pPr>
        <w:pStyle w:val="ListNumber"/>
      </w:pPr>
      <w:r>
        <w:t xml:space="preserve">Click </w:t>
      </w:r>
      <w:r w:rsidR="003A6A2D" w:rsidRPr="00D85A39">
        <w:rPr>
          <w:rStyle w:val="Bold"/>
        </w:rPr>
        <w:t>Update</w:t>
      </w:r>
      <w:r w:rsidR="003A6A2D">
        <w:t>.</w:t>
      </w:r>
    </w:p>
    <w:p w:rsidR="00D85A39" w:rsidRDefault="00D85A39" w:rsidP="00D85A39">
      <w:pPr>
        <w:pStyle w:val="Heading4"/>
      </w:pPr>
      <w:r>
        <w:t>Delete an Existing Privilege</w:t>
      </w:r>
    </w:p>
    <w:p w:rsidR="00D85A39" w:rsidRDefault="00D85A39" w:rsidP="00D85A39">
      <w:pPr>
        <w:pStyle w:val="BodyText"/>
      </w:pPr>
      <w:r>
        <w:t xml:space="preserve">If necessary, you can delete a </w:t>
      </w:r>
      <w:r w:rsidR="008B318A">
        <w:t>privilege</w:t>
      </w:r>
      <w:r>
        <w:t xml:space="preserve"> from UPT. In order to delete the </w:t>
      </w:r>
      <w:r w:rsidR="008B318A">
        <w:t>privilege</w:t>
      </w:r>
      <w:r>
        <w:t xml:space="preserve">, you must search for and select to view the details page of the </w:t>
      </w:r>
      <w:r w:rsidR="008B318A">
        <w:t>privilege</w:t>
      </w:r>
      <w:r>
        <w:t xml:space="preserve"> you want to delete.</w:t>
      </w:r>
      <w:r w:rsidR="004D1F74" w:rsidRPr="004D1F74">
        <w:t xml:space="preserve"> </w:t>
      </w:r>
      <w:r w:rsidR="00F228E8">
        <w:fldChar w:fldCharType="begin"/>
      </w:r>
      <w:r w:rsidR="004D1F74">
        <w:instrText xml:space="preserve"> XE "del</w:instrText>
      </w:r>
      <w:r w:rsidR="00450B70">
        <w:instrText>e</w:instrText>
      </w:r>
      <w:r w:rsidR="004D1F74">
        <w:instrText xml:space="preserve">te privilege" </w:instrText>
      </w:r>
      <w:r w:rsidR="00F228E8">
        <w:fldChar w:fldCharType="end"/>
      </w:r>
      <w:r w:rsidR="00F228E8">
        <w:fldChar w:fldCharType="begin"/>
      </w:r>
      <w:r w:rsidR="004D1F74">
        <w:instrText xml:space="preserve"> XE "privilege</w:instrText>
      </w:r>
      <w:r w:rsidR="004D1F74" w:rsidRPr="000C7E9B">
        <w:instrText xml:space="preserve"> administration</w:instrText>
      </w:r>
      <w:r w:rsidR="004D1F74">
        <w:instrText xml:space="preserve">" </w:instrText>
      </w:r>
      <w:r w:rsidR="00F228E8">
        <w:fldChar w:fldCharType="end"/>
      </w:r>
      <w:r w:rsidR="00F228E8">
        <w:fldChar w:fldCharType="begin"/>
      </w:r>
      <w:r w:rsidR="004D1F74">
        <w:instrText xml:space="preserve"> XE "privileges:deleting" </w:instrText>
      </w:r>
      <w:r w:rsidR="00F228E8">
        <w:fldChar w:fldCharType="end"/>
      </w:r>
    </w:p>
    <w:p w:rsidR="00D85A39" w:rsidRPr="004F7051" w:rsidRDefault="00D85A39" w:rsidP="00D85A39">
      <w:pPr>
        <w:pStyle w:val="BodyText"/>
        <w:rPr>
          <w:rStyle w:val="Bold"/>
        </w:rPr>
      </w:pPr>
      <w:r w:rsidRPr="004F7051">
        <w:rPr>
          <w:rStyle w:val="Bold"/>
        </w:rPr>
        <w:t xml:space="preserve">To </w:t>
      </w:r>
      <w:r>
        <w:rPr>
          <w:rStyle w:val="Bold"/>
        </w:rPr>
        <w:t>delete a privilege</w:t>
      </w:r>
      <w:r w:rsidRPr="004F7051">
        <w:rPr>
          <w:rStyle w:val="Bold"/>
        </w:rPr>
        <w:t>:</w:t>
      </w:r>
    </w:p>
    <w:p w:rsidR="00D85A39" w:rsidRDefault="00D85A39" w:rsidP="00D85A39">
      <w:pPr>
        <w:pStyle w:val="ListNumber"/>
        <w:numPr>
          <w:ilvl w:val="0"/>
          <w:numId w:val="30"/>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 xml:space="preserve">From the details page, click </w:t>
      </w:r>
      <w:r w:rsidRPr="005A3617">
        <w:rPr>
          <w:rStyle w:val="Bold"/>
        </w:rPr>
        <w:t>Delete</w:t>
      </w:r>
      <w:r w:rsidR="008B318A">
        <w:t xml:space="preserve">. </w:t>
      </w:r>
      <w:r>
        <w:t>A confirmation window appears.</w:t>
      </w:r>
    </w:p>
    <w:p w:rsidR="00D85A39" w:rsidRDefault="00D85A39" w:rsidP="00D85A39">
      <w:pPr>
        <w:pStyle w:val="ListNumber"/>
      </w:pPr>
      <w:r>
        <w:t xml:space="preserve">Click </w:t>
      </w:r>
      <w:r w:rsidRPr="005A3617">
        <w:rPr>
          <w:rStyle w:val="Bold"/>
        </w:rPr>
        <w:t>OK</w:t>
      </w:r>
      <w:r>
        <w:t xml:space="preserve"> to confirm the deletion.</w:t>
      </w:r>
    </w:p>
    <w:p w:rsidR="003A6A2D" w:rsidRDefault="003A6A2D" w:rsidP="003A6A2D">
      <w:pPr>
        <w:pStyle w:val="Heading2"/>
      </w:pPr>
      <w:bookmarkStart w:id="1030" w:name="_Ref213724620"/>
      <w:bookmarkStart w:id="1031" w:name="_Ref213724622"/>
      <w:bookmarkStart w:id="1032" w:name="_Ref213725884"/>
      <w:bookmarkStart w:id="1033" w:name="_Ref213725886"/>
      <w:bookmarkStart w:id="1034" w:name="_Ref214165919"/>
      <w:bookmarkStart w:id="1035" w:name="_Toc238795968"/>
      <w:r>
        <w:t>Admin Mode</w:t>
      </w:r>
      <w:bookmarkEnd w:id="1030"/>
      <w:bookmarkEnd w:id="1031"/>
      <w:bookmarkEnd w:id="1032"/>
      <w:bookmarkEnd w:id="1033"/>
      <w:bookmarkEnd w:id="1034"/>
      <w:bookmarkEnd w:id="1035"/>
    </w:p>
    <w:p w:rsidR="00D85A39" w:rsidRDefault="00D85A39" w:rsidP="003A6A2D">
      <w:pPr>
        <w:pStyle w:val="BodyText"/>
      </w:pPr>
      <w:r>
        <w:t>The difference between the functionality in the Super Admin Mode and Admin Mode is that the Super Admin can create and edit all of the objects necessary for use with an application, including creation of the application itself in UPT</w:t>
      </w:r>
      <w:r w:rsidR="008B318A">
        <w:t xml:space="preserve">. </w:t>
      </w:r>
      <w:r>
        <w:t>The Admin mode provides the ability to associate those create</w:t>
      </w:r>
      <w:r w:rsidR="00D039D0">
        <w:t>d</w:t>
      </w:r>
      <w:r>
        <w:t xml:space="preserve"> objects in a logical manner, and to modify or remove those associations as needed.</w:t>
      </w:r>
      <w:r w:rsidR="004D1F74" w:rsidRPr="004D1F74">
        <w:t xml:space="preserve"> </w:t>
      </w:r>
      <w:r w:rsidR="00F228E8">
        <w:fldChar w:fldCharType="begin"/>
      </w:r>
      <w:r w:rsidR="004D1F74">
        <w:instrText xml:space="preserve"> XE "</w:instrText>
      </w:r>
      <w:r w:rsidR="004D1F74" w:rsidRPr="00613137">
        <w:instrText>overview:Admin</w:instrText>
      </w:r>
      <w:r w:rsidR="004D1F74">
        <w:instrText xml:space="preserve"> Mode" </w:instrText>
      </w:r>
      <w:r w:rsidR="00F228E8">
        <w:fldChar w:fldCharType="end"/>
      </w:r>
      <w:r w:rsidR="00F228E8">
        <w:fldChar w:fldCharType="begin"/>
      </w:r>
      <w:r w:rsidR="004D1F74">
        <w:instrText xml:space="preserve"> XE "</w:instrText>
      </w:r>
      <w:r w:rsidR="004D1F74" w:rsidRPr="00F62D05">
        <w:instrText>provisioning:</w:instrText>
      </w:r>
      <w:r w:rsidR="004D1F74">
        <w:instrText xml:space="preserve">Admin Mode" </w:instrText>
      </w:r>
      <w:r w:rsidR="00F228E8">
        <w:fldChar w:fldCharType="end"/>
      </w:r>
      <w:r w:rsidR="00F228E8">
        <w:fldChar w:fldCharType="begin"/>
      </w:r>
      <w:r w:rsidR="004D1F74">
        <w:instrText xml:space="preserve"> XE "</w:instrText>
      </w:r>
      <w:r w:rsidR="004D1F74" w:rsidRPr="007B1D66">
        <w:instrText>UPT:</w:instrText>
      </w:r>
      <w:r w:rsidR="004D1F74">
        <w:instrText xml:space="preserve">Admin Mode" </w:instrText>
      </w:r>
      <w:r w:rsidR="00F228E8">
        <w:fldChar w:fldCharType="end"/>
      </w:r>
    </w:p>
    <w:p w:rsidR="00B9626D" w:rsidRDefault="00B9626D" w:rsidP="003A6A2D">
      <w:pPr>
        <w:pStyle w:val="BodyText"/>
      </w:pPr>
      <w:r>
        <w:t>Furthermore, a Super Admin logs into the UPT, whereas an Admin login requires the identification of a specific application</w:t>
      </w:r>
      <w:r w:rsidR="008B318A">
        <w:t xml:space="preserve">. </w:t>
      </w:r>
      <w:r>
        <w:t>This means that all items created or modified in Admin Mode are done so for the specific application identified at login.</w:t>
      </w:r>
    </w:p>
    <w:p w:rsidR="005847E8" w:rsidRDefault="003A6A2D" w:rsidP="003A6A2D">
      <w:pPr>
        <w:pStyle w:val="BodyText"/>
      </w:pPr>
      <w:r>
        <w:lastRenderedPageBreak/>
        <w:t xml:space="preserve">The Admin Mode of the UPT is divided into six major </w:t>
      </w:r>
      <w:r w:rsidR="00455A66">
        <w:t>“locations” or Home pages</w:t>
      </w:r>
      <w:r>
        <w:t>:</w:t>
      </w:r>
      <w:r w:rsidRPr="00455A66">
        <w:t xml:space="preserve"> Group, </w:t>
      </w:r>
      <w:r w:rsidR="00455A66">
        <w:t>Privilege</w:t>
      </w:r>
      <w:r w:rsidRPr="00455A66">
        <w:t xml:space="preserve">, </w:t>
      </w:r>
      <w:r w:rsidR="00455A66">
        <w:t>Protection Group</w:t>
      </w:r>
      <w:r w:rsidRPr="00455A66">
        <w:t xml:space="preserve">, </w:t>
      </w:r>
      <w:r w:rsidR="00455A66">
        <w:t>Role</w:t>
      </w:r>
      <w:r w:rsidRPr="00455A66">
        <w:t xml:space="preserve">, and </w:t>
      </w:r>
      <w:r w:rsidR="00455A66">
        <w:t>User</w:t>
      </w:r>
      <w:r w:rsidR="008B318A" w:rsidRPr="00455A66">
        <w:t xml:space="preserve">. </w:t>
      </w:r>
      <w:r w:rsidRPr="00455A66">
        <w:t>In the</w:t>
      </w:r>
      <w:r>
        <w:t xml:space="preserve">se </w:t>
      </w:r>
      <w:r w:rsidR="00455A66">
        <w:t>locations,</w:t>
      </w:r>
      <w:r>
        <w:t xml:space="preserve"> an Admin can perform </w:t>
      </w:r>
      <w:r w:rsidR="00455A66">
        <w:t xml:space="preserve">functions </w:t>
      </w:r>
      <w:r>
        <w:t xml:space="preserve">such as </w:t>
      </w:r>
      <w:r w:rsidR="00D039D0">
        <w:t xml:space="preserve">create, </w:t>
      </w:r>
      <w:r>
        <w:t>modify,</w:t>
      </w:r>
      <w:r w:rsidR="00455A66">
        <w:t xml:space="preserve"> or delete the elements, and</w:t>
      </w:r>
      <w:r>
        <w:t xml:space="preserve"> </w:t>
      </w:r>
      <w:r w:rsidR="00D039D0">
        <w:t xml:space="preserve">manage or </w:t>
      </w:r>
      <w:r>
        <w:t xml:space="preserve">delete </w:t>
      </w:r>
      <w:r w:rsidR="00455A66">
        <w:t xml:space="preserve">the </w:t>
      </w:r>
      <w:r>
        <w:t>associations between the objects. For example, you ma</w:t>
      </w:r>
      <w:r w:rsidR="00D87E82">
        <w:t xml:space="preserve">y </w:t>
      </w:r>
      <w:r w:rsidR="00455A66">
        <w:t>create users and groups, or assign Privileges to a Role</w:t>
      </w:r>
      <w:r w:rsidR="00D87E82">
        <w:t xml:space="preserve"> or Users to a Group.</w:t>
      </w:r>
    </w:p>
    <w:p w:rsidR="003A6A2D" w:rsidRDefault="00F228E8" w:rsidP="003A6A2D">
      <w:pPr>
        <w:pStyle w:val="BodyText"/>
      </w:pPr>
      <w:r>
        <w:fldChar w:fldCharType="begin"/>
      </w:r>
      <w:r w:rsidR="005847E8">
        <w:instrText xml:space="preserve"> REF _Ref213819510 \h </w:instrText>
      </w:r>
      <w:r>
        <w:fldChar w:fldCharType="separate"/>
      </w:r>
      <w:r w:rsidR="00E92FAF">
        <w:t xml:space="preserve">Figure </w:t>
      </w:r>
      <w:r w:rsidR="00E92FAF">
        <w:rPr>
          <w:noProof/>
        </w:rPr>
        <w:t>3</w:t>
      </w:r>
      <w:r w:rsidR="00E92FAF">
        <w:noBreakHyphen/>
      </w:r>
      <w:r w:rsidR="00E92FAF">
        <w:rPr>
          <w:noProof/>
        </w:rPr>
        <w:t>21</w:t>
      </w:r>
      <w:r>
        <w:fldChar w:fldCharType="end"/>
      </w:r>
      <w:r w:rsidR="005847E8">
        <w:t xml:space="preserve"> below </w:t>
      </w:r>
      <w:r w:rsidR="003A6A2D">
        <w:t xml:space="preserve">helps to illustrate how all </w:t>
      </w:r>
      <w:r w:rsidR="005847E8">
        <w:t>elements</w:t>
      </w:r>
      <w:r w:rsidR="003A6A2D">
        <w:t xml:space="preserve"> (also </w:t>
      </w:r>
      <w:r w:rsidR="005847E8">
        <w:t>sometimes referred to as objects</w:t>
      </w:r>
      <w:r w:rsidR="003A6A2D">
        <w:t xml:space="preserve">) are related in the Authorization </w:t>
      </w:r>
      <w:r w:rsidR="005847E8">
        <w:t>S</w:t>
      </w:r>
      <w:r w:rsidR="003A6A2D">
        <w:t xml:space="preserve">chema. </w:t>
      </w:r>
      <w:r>
        <w:fldChar w:fldCharType="begin"/>
      </w:r>
      <w:r w:rsidR="004D1F74">
        <w:instrText xml:space="preserve"> XE "</w:instrText>
      </w:r>
      <w:r w:rsidR="004D1F74" w:rsidRPr="000C7E9B">
        <w:instrText>authorization schema objects</w:instrText>
      </w:r>
      <w:r w:rsidR="004D1F74">
        <w:instrText xml:space="preserve">" </w:instrText>
      </w:r>
      <w:r>
        <w:fldChar w:fldCharType="end"/>
      </w:r>
      <w:r>
        <w:fldChar w:fldCharType="begin"/>
      </w:r>
      <w:r w:rsidR="004D1F74">
        <w:instrText xml:space="preserve"> XE "</w:instrText>
      </w:r>
      <w:r w:rsidR="004D1F74" w:rsidRPr="00E57234">
        <w:instrText>provisioning:element relationships</w:instrText>
      </w:r>
      <w:r w:rsidR="004D1F74">
        <w:instrText xml:space="preserve">" </w:instrText>
      </w:r>
      <w:r>
        <w:fldChar w:fldCharType="end"/>
      </w:r>
    </w:p>
    <w:p w:rsidR="003A6A2D" w:rsidRDefault="003A6A2D" w:rsidP="003A6A2D">
      <w:pPr>
        <w:pStyle w:val="BodyText"/>
      </w:pPr>
    </w:p>
    <w:p w:rsidR="003A6A2D" w:rsidRDefault="003A6A2D" w:rsidP="005847E8">
      <w:pPr>
        <w:pStyle w:val="GraphicAnchorMainIndent"/>
      </w:pPr>
      <w:r>
        <w:t xml:space="preserve"> </w:t>
      </w:r>
      <w:r w:rsidR="00257618">
        <w:rPr>
          <w:rFonts w:cs="Arial"/>
          <w:noProof/>
        </w:rPr>
        <w:drawing>
          <wp:inline distT="0" distB="0" distL="0" distR="0">
            <wp:extent cx="4858385" cy="3437255"/>
            <wp:effectExtent l="19050" t="0" r="0" b="0"/>
            <wp:docPr id="27"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7"/>
                    <a:srcRect/>
                    <a:stretch>
                      <a:fillRect/>
                    </a:stretch>
                  </pic:blipFill>
                  <pic:spPr bwMode="auto">
                    <a:xfrm>
                      <a:off x="0" y="0"/>
                      <a:ext cx="4858385" cy="3437255"/>
                    </a:xfrm>
                    <a:prstGeom prst="rect">
                      <a:avLst/>
                    </a:prstGeom>
                    <a:noFill/>
                    <a:ln w="9525">
                      <a:noFill/>
                      <a:miter lim="800000"/>
                      <a:headEnd/>
                      <a:tailEnd/>
                    </a:ln>
                  </pic:spPr>
                </pic:pic>
              </a:graphicData>
            </a:graphic>
          </wp:inline>
        </w:drawing>
      </w:r>
    </w:p>
    <w:p w:rsidR="00D039D0" w:rsidRDefault="002A3C9A" w:rsidP="00D039D0">
      <w:pPr>
        <w:pStyle w:val="Caption"/>
      </w:pPr>
      <w:bookmarkStart w:id="1036" w:name="_Ref213819510"/>
      <w:r>
        <w:t>Figure</w:t>
      </w:r>
      <w:r w:rsidR="00D039D0">
        <w:t xml:space="preserve"> </w:t>
      </w:r>
      <w:fldSimple w:instr=" STYLEREF 1 \s ">
        <w:r w:rsidR="00E92FAF">
          <w:rPr>
            <w:noProof/>
          </w:rPr>
          <w:t>3</w:t>
        </w:r>
      </w:fldSimple>
      <w:r w:rsidR="002F0542">
        <w:noBreakHyphen/>
      </w:r>
      <w:fldSimple w:instr=" SEQ Figure \* ARABIC \s 1 ">
        <w:r w:rsidR="00E92FAF">
          <w:rPr>
            <w:noProof/>
          </w:rPr>
          <w:t>21</w:t>
        </w:r>
      </w:fldSimple>
      <w:bookmarkEnd w:id="1036"/>
      <w:r w:rsidR="00D039D0">
        <w:t xml:space="preserve"> Authorization Schema </w:t>
      </w:r>
      <w:r w:rsidR="005847E8">
        <w:t>element</w:t>
      </w:r>
      <w:r w:rsidR="00D039D0">
        <w:t xml:space="preserve"> relationships</w:t>
      </w:r>
    </w:p>
    <w:p w:rsidR="003A6A2D" w:rsidRDefault="00F228E8" w:rsidP="003A6A2D">
      <w:pPr>
        <w:pStyle w:val="BodyText"/>
      </w:pPr>
      <w:r>
        <w:fldChar w:fldCharType="begin"/>
      </w:r>
      <w:r w:rsidR="00D039D0">
        <w:instrText xml:space="preserve"> REF _Ref213819234 \h </w:instrText>
      </w:r>
      <w:r>
        <w:fldChar w:fldCharType="separate"/>
      </w:r>
      <w:r w:rsidR="00E92FAF">
        <w:t xml:space="preserve">Figure </w:t>
      </w:r>
      <w:r w:rsidR="00E92FAF">
        <w:rPr>
          <w:noProof/>
        </w:rPr>
        <w:t>2</w:t>
      </w:r>
      <w:r w:rsidR="00E92FAF">
        <w:noBreakHyphen/>
      </w:r>
      <w:r w:rsidR="00E92FAF">
        <w:rPr>
          <w:noProof/>
        </w:rPr>
        <w:t>1</w:t>
      </w:r>
      <w:r>
        <w:fldChar w:fldCharType="end"/>
      </w:r>
      <w:r w:rsidR="00D039D0">
        <w:t xml:space="preserve"> below provides definitions </w:t>
      </w:r>
      <w:r w:rsidR="005847E8">
        <w:t>for</w:t>
      </w:r>
      <w:r w:rsidR="00D039D0">
        <w:t xml:space="preserve"> each </w:t>
      </w:r>
      <w:r w:rsidR="005847E8">
        <w:t>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037437" w:rsidRPr="00037437" w:rsidTr="00B518D5">
        <w:trPr>
          <w:cantSplit/>
          <w:tblHeader/>
        </w:trPr>
        <w:tc>
          <w:tcPr>
            <w:tcW w:w="8424" w:type="dxa"/>
            <w:gridSpan w:val="2"/>
            <w:shd w:val="clear" w:color="auto" w:fill="D9D9D9"/>
          </w:tcPr>
          <w:p w:rsidR="00037437" w:rsidRPr="00037437" w:rsidRDefault="00037437" w:rsidP="00D039D0">
            <w:pPr>
              <w:pStyle w:val="TableHeaderCenter"/>
            </w:pPr>
            <w:r>
              <w:t>Definitions for Authorization Status</w:t>
            </w:r>
          </w:p>
        </w:tc>
      </w:tr>
      <w:tr w:rsidR="00037437" w:rsidRPr="00037437" w:rsidTr="00B518D5">
        <w:trPr>
          <w:cantSplit/>
        </w:trPr>
        <w:tc>
          <w:tcPr>
            <w:tcW w:w="1458" w:type="dxa"/>
            <w:vAlign w:val="center"/>
          </w:tcPr>
          <w:p w:rsidR="00037437" w:rsidRPr="00037437" w:rsidRDefault="00037437" w:rsidP="00D039D0">
            <w:pPr>
              <w:pStyle w:val="TableText"/>
            </w:pPr>
            <w:r w:rsidRPr="00037437">
              <w:t>User</w:t>
            </w:r>
          </w:p>
        </w:tc>
        <w:tc>
          <w:tcPr>
            <w:tcW w:w="6966" w:type="dxa"/>
          </w:tcPr>
          <w:p w:rsidR="00037437" w:rsidRPr="00037437" w:rsidRDefault="00037437" w:rsidP="00D039D0">
            <w:pPr>
              <w:pStyle w:val="TableText"/>
            </w:pPr>
            <w:r w:rsidRPr="00037437">
              <w:t>A User is someone who requires access to your application. Users can become part of a Group, and can have an associated Protection Group and Roles.</w:t>
            </w:r>
          </w:p>
        </w:tc>
      </w:tr>
      <w:tr w:rsidR="005847E8" w:rsidRPr="00037437" w:rsidTr="00B518D5">
        <w:trPr>
          <w:cantSplit/>
        </w:trPr>
        <w:tc>
          <w:tcPr>
            <w:tcW w:w="1458" w:type="dxa"/>
            <w:vAlign w:val="center"/>
          </w:tcPr>
          <w:p w:rsidR="005847E8" w:rsidRPr="00037437" w:rsidRDefault="005847E8" w:rsidP="00F656CA">
            <w:pPr>
              <w:pStyle w:val="TableText"/>
            </w:pPr>
            <w:r w:rsidRPr="00037437">
              <w:t>Group</w:t>
            </w:r>
          </w:p>
        </w:tc>
        <w:tc>
          <w:tcPr>
            <w:tcW w:w="6966" w:type="dxa"/>
          </w:tcPr>
          <w:p w:rsidR="005847E8" w:rsidRPr="00037437" w:rsidRDefault="005847E8" w:rsidP="00F656CA">
            <w:pPr>
              <w:pStyle w:val="TableText"/>
            </w:pPr>
            <w:r w:rsidRPr="00037437">
              <w:t>A Group is a collection of application users. By combining users into a Group, it becomes easier to manage their collective roles and access rights in your application.</w:t>
            </w:r>
          </w:p>
        </w:tc>
      </w:tr>
      <w:tr w:rsidR="005847E8" w:rsidRPr="00037437" w:rsidTr="00B518D5">
        <w:trPr>
          <w:cantSplit/>
        </w:trPr>
        <w:tc>
          <w:tcPr>
            <w:tcW w:w="1458" w:type="dxa"/>
            <w:vAlign w:val="center"/>
          </w:tcPr>
          <w:p w:rsidR="005847E8" w:rsidRPr="00037437" w:rsidRDefault="005847E8" w:rsidP="00D039D0">
            <w:pPr>
              <w:pStyle w:val="TableText"/>
            </w:pPr>
            <w:r w:rsidRPr="00037437">
              <w:t>Protection Element</w:t>
            </w:r>
          </w:p>
        </w:tc>
        <w:tc>
          <w:tcPr>
            <w:tcW w:w="6966" w:type="dxa"/>
          </w:tcPr>
          <w:p w:rsidR="005847E8" w:rsidRPr="00037437" w:rsidRDefault="005847E8" w:rsidP="00D039D0">
            <w:pPr>
              <w:pStyle w:val="TableText"/>
            </w:pPr>
            <w:r w:rsidRPr="00037437">
              <w:t>A Protection Element is any entity (typically data) that has controlled access. Examples include Social Security Number, City, and Salary.</w:t>
            </w:r>
          </w:p>
        </w:tc>
      </w:tr>
      <w:tr w:rsidR="005847E8" w:rsidRPr="00037437" w:rsidTr="00B518D5">
        <w:trPr>
          <w:cantSplit/>
        </w:trPr>
        <w:tc>
          <w:tcPr>
            <w:tcW w:w="1458" w:type="dxa"/>
            <w:vAlign w:val="center"/>
          </w:tcPr>
          <w:p w:rsidR="005847E8" w:rsidRPr="00037437" w:rsidRDefault="005847E8" w:rsidP="00F656CA">
            <w:pPr>
              <w:pStyle w:val="TableText"/>
            </w:pPr>
            <w:r w:rsidRPr="00037437">
              <w:lastRenderedPageBreak/>
              <w:t>Protection Group</w:t>
            </w:r>
          </w:p>
        </w:tc>
        <w:tc>
          <w:tcPr>
            <w:tcW w:w="6966" w:type="dxa"/>
          </w:tcPr>
          <w:p w:rsidR="005847E8" w:rsidRPr="00037437" w:rsidRDefault="005847E8" w:rsidP="00F656CA">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5847E8" w:rsidRPr="00037437" w:rsidTr="00B518D5">
        <w:trPr>
          <w:cantSplit/>
        </w:trPr>
        <w:tc>
          <w:tcPr>
            <w:tcW w:w="1458" w:type="dxa"/>
            <w:vAlign w:val="center"/>
          </w:tcPr>
          <w:p w:rsidR="005847E8" w:rsidRPr="00037437" w:rsidRDefault="005847E8" w:rsidP="00F656CA">
            <w:pPr>
              <w:pStyle w:val="TableText"/>
            </w:pPr>
            <w:r w:rsidRPr="00037437">
              <w:t xml:space="preserve">Privilege </w:t>
            </w:r>
          </w:p>
        </w:tc>
        <w:tc>
          <w:tcPr>
            <w:tcW w:w="6966" w:type="dxa"/>
          </w:tcPr>
          <w:p w:rsidR="005847E8" w:rsidRPr="00037437" w:rsidRDefault="005847E8" w:rsidP="00F656CA">
            <w:pPr>
              <w:pStyle w:val="TableText"/>
            </w:pPr>
            <w:r w:rsidRPr="00037437">
              <w:t>A Privilege refers to any operation performed upon data</w:t>
            </w:r>
            <w:r w:rsidR="008B318A" w:rsidRPr="00037437">
              <w:t xml:space="preserve">. </w:t>
            </w:r>
            <w:r w:rsidRPr="00037437">
              <w:t>CSM makes use of a standard set of privileges</w:t>
            </w:r>
            <w:r w:rsidR="008B318A" w:rsidRPr="00037437">
              <w:t xml:space="preserve">. </w:t>
            </w:r>
            <w:r w:rsidRPr="00037437">
              <w:t>This will help standardize authorization to comply with JAAS and Authorization Policy and allow for adoption of technology such as SAML in the future.</w:t>
            </w:r>
          </w:p>
        </w:tc>
      </w:tr>
      <w:tr w:rsidR="005847E8" w:rsidRPr="00037437" w:rsidTr="00B518D5">
        <w:trPr>
          <w:cantSplit/>
        </w:trPr>
        <w:tc>
          <w:tcPr>
            <w:tcW w:w="1458" w:type="dxa"/>
            <w:vAlign w:val="center"/>
          </w:tcPr>
          <w:p w:rsidR="005847E8" w:rsidRPr="00037437" w:rsidRDefault="005847E8" w:rsidP="00F656CA">
            <w:pPr>
              <w:pStyle w:val="TableText"/>
            </w:pPr>
            <w:r w:rsidRPr="00037437">
              <w:t>Role</w:t>
            </w:r>
          </w:p>
        </w:tc>
        <w:tc>
          <w:tcPr>
            <w:tcW w:w="6966" w:type="dxa"/>
          </w:tcPr>
          <w:p w:rsidR="005847E8" w:rsidRPr="00037437" w:rsidRDefault="005847E8" w:rsidP="00F656CA">
            <w:pPr>
              <w:pStyle w:val="TableText"/>
            </w:pPr>
            <w:r w:rsidRPr="00037437">
              <w:t>A Role is a collection of application Privileges. Examples include Record Admin and EmployeeModify.</w:t>
            </w:r>
          </w:p>
        </w:tc>
      </w:tr>
      <w:tr w:rsidR="005847E8" w:rsidRPr="00037437" w:rsidTr="00B518D5">
        <w:trPr>
          <w:cantSplit/>
        </w:trPr>
        <w:tc>
          <w:tcPr>
            <w:tcW w:w="1458" w:type="dxa"/>
            <w:vAlign w:val="center"/>
          </w:tcPr>
          <w:p w:rsidR="005847E8" w:rsidRPr="00037437" w:rsidRDefault="005847E8" w:rsidP="00D039D0">
            <w:pPr>
              <w:pStyle w:val="TableText"/>
            </w:pPr>
            <w:r w:rsidRPr="00037437">
              <w:t xml:space="preserve">Final Association  </w:t>
            </w:r>
          </w:p>
        </w:tc>
        <w:tc>
          <w:tcPr>
            <w:tcW w:w="6966" w:type="dxa"/>
          </w:tcPr>
          <w:p w:rsidR="005847E8" w:rsidRPr="00037437" w:rsidRDefault="005847E8" w:rsidP="00D039D0">
            <w:pPr>
              <w:pStyle w:val="TableText"/>
            </w:pPr>
            <w:r w:rsidRPr="00037437">
              <w:t xml:space="preserve">The final association is the correlation between a User </w:t>
            </w:r>
            <w:r>
              <w:t xml:space="preserve">or Group, </w:t>
            </w:r>
            <w:r w:rsidRPr="00037437">
              <w:t xml:space="preserve">and </w:t>
            </w:r>
            <w:r>
              <w:t>t</w:t>
            </w:r>
            <w:r w:rsidR="00D87E82">
              <w:t xml:space="preserve">heir assigned </w:t>
            </w:r>
            <w:r w:rsidRPr="00037437">
              <w:t>Roles for a particular Protection Group.</w:t>
            </w:r>
          </w:p>
        </w:tc>
      </w:tr>
    </w:tbl>
    <w:p w:rsidR="003A6A2D" w:rsidRDefault="002A3C9A" w:rsidP="00037437">
      <w:pPr>
        <w:pStyle w:val="Caption"/>
      </w:pPr>
      <w:r>
        <w:t>Figure</w:t>
      </w:r>
      <w:r w:rsidR="00037437">
        <w:t xml:space="preserve"> </w:t>
      </w:r>
      <w:fldSimple w:instr=" STYLEREF 1 \s ">
        <w:r w:rsidR="00E92FAF">
          <w:rPr>
            <w:noProof/>
          </w:rPr>
          <w:t>3</w:t>
        </w:r>
      </w:fldSimple>
      <w:r w:rsidR="002F0542">
        <w:noBreakHyphen/>
      </w:r>
      <w:fldSimple w:instr=" SEQ Figure \* ARABIC \s 1 ">
        <w:r w:rsidR="00E92FAF">
          <w:rPr>
            <w:noProof/>
          </w:rPr>
          <w:t>22</w:t>
        </w:r>
      </w:fldSimple>
      <w:r w:rsidR="00037437">
        <w:t xml:space="preserve"> Authorization Status</w:t>
      </w:r>
      <w:r w:rsidR="005847E8">
        <w:t xml:space="preserve"> element definitions</w:t>
      </w:r>
    </w:p>
    <w:p w:rsidR="00D87E82" w:rsidRDefault="00037437" w:rsidP="003A6A2D">
      <w:pPr>
        <w:pStyle w:val="BodyText"/>
      </w:pPr>
      <w:r w:rsidRPr="00037437">
        <w:t>Each User (and Group) assumes Roles (rights) for a Protection Group (protected entities</w:t>
      </w:r>
      <w:r w:rsidR="00D87E82">
        <w:t xml:space="preserve"> like data fields</w:t>
      </w:r>
      <w:r w:rsidRPr="00037437">
        <w:t>)</w:t>
      </w:r>
      <w:r w:rsidR="008B318A" w:rsidRPr="00037437">
        <w:t xml:space="preserve">. </w:t>
      </w:r>
      <w:r w:rsidRPr="00037437">
        <w:t xml:space="preserve">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3A6A2D" w:rsidRDefault="00037437" w:rsidP="003A6A2D">
      <w:pPr>
        <w:pStyle w:val="BodyText"/>
      </w:pPr>
      <w:r w:rsidRPr="00037437">
        <w:t>Assign</w:t>
      </w:r>
      <w:r w:rsidR="00455A66">
        <w:t>ing</w:t>
      </w:r>
      <w:r w:rsidRPr="00037437">
        <w:t xml:space="preserve"> </w:t>
      </w:r>
      <w:r w:rsidR="00D87E82">
        <w:t xml:space="preserve">Protection Groups </w:t>
      </w:r>
      <w:r w:rsidRPr="00037437">
        <w:t xml:space="preserve">and Roles </w:t>
      </w:r>
      <w:r w:rsidR="00455A66">
        <w:t xml:space="preserve">is done from </w:t>
      </w:r>
      <w:r w:rsidRPr="00037437">
        <w:t>the</w:t>
      </w:r>
      <w:r w:rsidR="00D87E82">
        <w:t xml:space="preserve"> </w:t>
      </w:r>
      <w:r w:rsidR="00D87E82" w:rsidRPr="00D87E82">
        <w:rPr>
          <w:rStyle w:val="Bold"/>
        </w:rPr>
        <w:t>User</w:t>
      </w:r>
      <w:r w:rsidR="00D87E82">
        <w:t xml:space="preserve"> or </w:t>
      </w:r>
      <w:r w:rsidR="00D87E82" w:rsidRPr="00D87E82">
        <w:rPr>
          <w:rStyle w:val="Bold"/>
        </w:rPr>
        <w:t>Group</w:t>
      </w:r>
      <w:r w:rsidR="00455A66">
        <w:t xml:space="preserve"> sections of the Admin Mode, depending on how they are being assigned.</w:t>
      </w:r>
      <w:r w:rsidR="00F228E8">
        <w:fldChar w:fldCharType="begin"/>
      </w:r>
      <w:r w:rsidR="004D1F74">
        <w:instrText xml:space="preserve"> XE "</w:instrText>
      </w:r>
      <w:r w:rsidR="004D1F74" w:rsidRPr="000C7E9B">
        <w:instrText>assigning elements</w:instrText>
      </w:r>
      <w:r w:rsidR="004D1F74">
        <w:instrText xml:space="preserve">" </w:instrText>
      </w:r>
      <w:r w:rsidR="00F228E8">
        <w:fldChar w:fldCharType="end"/>
      </w:r>
    </w:p>
    <w:p w:rsidR="003A6A2D" w:rsidRDefault="00037437" w:rsidP="00037437">
      <w:pPr>
        <w:pStyle w:val="Heading3"/>
      </w:pPr>
      <w:bookmarkStart w:id="1037" w:name="_Toc238795969"/>
      <w:r>
        <w:t>Workflow</w:t>
      </w:r>
      <w:r w:rsidR="003D59D1">
        <w:t xml:space="preserve"> for Admin</w:t>
      </w:r>
      <w:bookmarkEnd w:id="1037"/>
    </w:p>
    <w:p w:rsidR="00D87E82" w:rsidRDefault="00037437" w:rsidP="00037437">
      <w:pPr>
        <w:pStyle w:val="BodyText"/>
        <w:tabs>
          <w:tab w:val="left" w:pos="2020"/>
        </w:tabs>
      </w:pPr>
      <w:r>
        <w:t xml:space="preserve">The CSM team designed the UPT as a flexible tool with a flexible workflow. </w:t>
      </w:r>
      <w:r w:rsidR="00D87E82">
        <w:t xml:space="preserve">The general concept of the workflow is to create the base elements first and then create the groupings and associations. </w:t>
      </w:r>
      <w:r>
        <w:t xml:space="preserve"> </w:t>
      </w:r>
      <w:r w:rsidR="00F228E8">
        <w:fldChar w:fldCharType="begin"/>
      </w:r>
      <w:r w:rsidR="004D1F74">
        <w:instrText xml:space="preserve"> XE "workflow</w:instrText>
      </w:r>
      <w:r w:rsidR="004D1F74" w:rsidRPr="00613137">
        <w:instrText>:Admin</w:instrText>
      </w:r>
      <w:r w:rsidR="004D1F74">
        <w:instrText xml:space="preserve"> Mode" </w:instrText>
      </w:r>
      <w:r w:rsidR="00F228E8">
        <w:fldChar w:fldCharType="end"/>
      </w:r>
      <w:r w:rsidR="00F228E8">
        <w:fldChar w:fldCharType="begin"/>
      </w:r>
      <w:r w:rsidR="00450B70">
        <w:instrText xml:space="preserve"> XE "Admin Mode:workflow" </w:instrText>
      </w:r>
      <w:r w:rsidR="00F228E8">
        <w:fldChar w:fldCharType="end"/>
      </w:r>
    </w:p>
    <w:p w:rsidR="00D87E82" w:rsidRDefault="00037437" w:rsidP="00D87E82">
      <w:pPr>
        <w:pStyle w:val="BodyText"/>
      </w:pPr>
      <w:r>
        <w:t>Any operation can be completed quickly, however</w:t>
      </w:r>
      <w:r w:rsidR="00D87E82">
        <w:t xml:space="preserve"> it may be difficult at first to know where to start. The main menu, located at the top of the page, contains navigation to the locations necessary for performing all Admin Mode actions.</w:t>
      </w:r>
    </w:p>
    <w:p w:rsidR="00D87E82" w:rsidRDefault="00257618" w:rsidP="008B6698">
      <w:pPr>
        <w:pStyle w:val="GraphicAnchorMain"/>
        <w:rPr>
          <w:noProof/>
        </w:rPr>
      </w:pPr>
      <w:r>
        <w:rPr>
          <w:noProof/>
        </w:rPr>
        <w:drawing>
          <wp:inline distT="0" distB="0" distL="0" distR="0">
            <wp:extent cx="5838825" cy="275590"/>
            <wp:effectExtent l="19050" t="0" r="9525"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D87E82" w:rsidRDefault="002A3C9A" w:rsidP="00D87E82">
      <w:pPr>
        <w:pStyle w:val="Caption"/>
      </w:pPr>
      <w:r>
        <w:t>Figure</w:t>
      </w:r>
      <w:r w:rsidR="00D87E82">
        <w:t xml:space="preserve"> </w:t>
      </w:r>
      <w:fldSimple w:instr=" STYLEREF 1 \s ">
        <w:r w:rsidR="00E92FAF">
          <w:rPr>
            <w:noProof/>
          </w:rPr>
          <w:t>3</w:t>
        </w:r>
      </w:fldSimple>
      <w:r w:rsidR="002F0542">
        <w:noBreakHyphen/>
      </w:r>
      <w:fldSimple w:instr=" SEQ Figure \* ARABIC \s 1 ">
        <w:r w:rsidR="00E92FAF">
          <w:rPr>
            <w:noProof/>
          </w:rPr>
          <w:t>23</w:t>
        </w:r>
      </w:fldSimple>
      <w:r w:rsidR="00D87E82">
        <w:t xml:space="preserve"> Admin Mode main menu options (on Home page)</w:t>
      </w:r>
    </w:p>
    <w:p w:rsidR="00D87E82" w:rsidRPr="004E6839" w:rsidRDefault="00D87E82" w:rsidP="00D87E82">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Admin out and </w:t>
      </w:r>
      <w:r w:rsidRPr="004E6839">
        <w:t>returns the user to the Login page.</w:t>
      </w:r>
    </w:p>
    <w:p w:rsidR="00D87E82" w:rsidRDefault="00D87E82" w:rsidP="00D87E82">
      <w:pPr>
        <w:pStyle w:val="BodyText"/>
      </w:pPr>
      <w:r>
        <w:t xml:space="preserve">The following is a suggested workflow for getting started in </w:t>
      </w:r>
      <w:r w:rsidR="00A94E2B">
        <w:t>Admin Mode</w:t>
      </w:r>
      <w:r>
        <w:t xml:space="preserve">: </w:t>
      </w:r>
    </w:p>
    <w:p w:rsidR="00037437" w:rsidRDefault="0060028C" w:rsidP="00D87E82">
      <w:pPr>
        <w:pStyle w:val="ListNumber"/>
        <w:numPr>
          <w:ilvl w:val="0"/>
          <w:numId w:val="31"/>
        </w:numPr>
      </w:pPr>
      <w:r w:rsidRPr="00A94E2B">
        <w:rPr>
          <w:rStyle w:val="Bold"/>
        </w:rPr>
        <w:t>Create base objects</w:t>
      </w:r>
      <w:r>
        <w:t>:</w:t>
      </w:r>
      <w:r w:rsidR="00037437">
        <w:t xml:space="preserve"> Users and Protection Elements</w:t>
      </w:r>
      <w:r w:rsidR="00A94E2B">
        <w:t>.</w:t>
      </w:r>
      <w:r>
        <w:t xml:space="preserve"> </w:t>
      </w:r>
      <w:r w:rsidR="00037437">
        <w:t xml:space="preserve">CSM </w:t>
      </w:r>
      <w:r>
        <w:t>Standard Privileges are already provided, along with any custom Privileges created by the Super Admin</w:t>
      </w:r>
      <w:r w:rsidR="00037437">
        <w:t>.</w:t>
      </w:r>
    </w:p>
    <w:p w:rsidR="00037437" w:rsidRDefault="00037437" w:rsidP="00037437">
      <w:pPr>
        <w:pStyle w:val="ListNumber"/>
      </w:pPr>
      <w:r w:rsidRPr="00A94E2B">
        <w:rPr>
          <w:rStyle w:val="Bold"/>
        </w:rPr>
        <w:t xml:space="preserve">Create </w:t>
      </w:r>
      <w:r w:rsidR="0060028C" w:rsidRPr="00A94E2B">
        <w:rPr>
          <w:rStyle w:val="Bold"/>
        </w:rPr>
        <w:t>collection objects</w:t>
      </w:r>
      <w:r w:rsidR="0060028C">
        <w:t xml:space="preserve"> and assign base objects to the collections. These can be performed in any order.</w:t>
      </w:r>
    </w:p>
    <w:p w:rsidR="00037437" w:rsidRPr="00A94E2B" w:rsidRDefault="00037437" w:rsidP="00A94E2B">
      <w:pPr>
        <w:pStyle w:val="BodyTextIndent2"/>
        <w:rPr>
          <w:rStyle w:val="Bold"/>
        </w:rPr>
      </w:pPr>
      <w:r w:rsidRPr="00A94E2B">
        <w:rPr>
          <w:rStyle w:val="Bold"/>
        </w:rPr>
        <w:t>Groups</w:t>
      </w:r>
      <w:r w:rsidR="0060028C" w:rsidRPr="00A94E2B">
        <w:rPr>
          <w:rStyle w:val="Bold"/>
        </w:rPr>
        <w:t>:</w:t>
      </w:r>
    </w:p>
    <w:p w:rsidR="00A94E2B" w:rsidRDefault="00A94E2B" w:rsidP="00A94E2B">
      <w:pPr>
        <w:pStyle w:val="ListBullet3"/>
      </w:pPr>
      <w:r>
        <w:t>Create Groups</w:t>
      </w:r>
    </w:p>
    <w:p w:rsidR="00037437" w:rsidRDefault="00037437" w:rsidP="00A94E2B">
      <w:pPr>
        <w:pStyle w:val="ListBullet3"/>
      </w:pPr>
      <w:r>
        <w:lastRenderedPageBreak/>
        <w:t>Assign Users to Groups.</w:t>
      </w:r>
    </w:p>
    <w:p w:rsidR="00037437" w:rsidRDefault="00037437" w:rsidP="00A94E2B">
      <w:pPr>
        <w:pStyle w:val="BodyTextIndent2"/>
      </w:pPr>
      <w:r w:rsidRPr="00A94E2B">
        <w:rPr>
          <w:rStyle w:val="Bold"/>
        </w:rPr>
        <w:t>Protection Groups</w:t>
      </w:r>
      <w:r w:rsidR="00A94E2B" w:rsidRPr="00A94E2B">
        <w:rPr>
          <w:rStyle w:val="Bold"/>
        </w:rPr>
        <w:t>:</w:t>
      </w:r>
    </w:p>
    <w:p w:rsidR="00037437" w:rsidRDefault="00A94E2B" w:rsidP="00A94E2B">
      <w:pPr>
        <w:pStyle w:val="ListBullet3"/>
      </w:pPr>
      <w:r>
        <w:t>Create Protection Groups</w:t>
      </w:r>
    </w:p>
    <w:p w:rsidR="00037437" w:rsidRDefault="00037437" w:rsidP="00A94E2B">
      <w:pPr>
        <w:pStyle w:val="ListBullet3"/>
      </w:pPr>
      <w:r>
        <w:t>Assign Protection Elements to Protection Groups.</w:t>
      </w:r>
    </w:p>
    <w:p w:rsidR="00037437" w:rsidRPr="00A94E2B" w:rsidRDefault="00037437" w:rsidP="00A94E2B">
      <w:pPr>
        <w:pStyle w:val="BodyTextIndent2"/>
        <w:rPr>
          <w:rStyle w:val="Bold"/>
        </w:rPr>
      </w:pPr>
      <w:r w:rsidRPr="00A94E2B">
        <w:rPr>
          <w:rStyle w:val="Bold"/>
        </w:rPr>
        <w:t>Roles</w:t>
      </w:r>
      <w:r w:rsidR="00A94E2B" w:rsidRPr="00A94E2B">
        <w:rPr>
          <w:rStyle w:val="Bold"/>
        </w:rPr>
        <w:t>:</w:t>
      </w:r>
    </w:p>
    <w:p w:rsidR="00037437" w:rsidRDefault="00037437" w:rsidP="00A94E2B">
      <w:pPr>
        <w:pStyle w:val="ListBullet3"/>
      </w:pPr>
      <w:r>
        <w:t>Create Roles.</w:t>
      </w:r>
    </w:p>
    <w:p w:rsidR="00037437" w:rsidRDefault="00037437" w:rsidP="00A94E2B">
      <w:pPr>
        <w:pStyle w:val="ListBullet3"/>
      </w:pPr>
      <w:r>
        <w:t>Assign Privileges to Roles.</w:t>
      </w:r>
    </w:p>
    <w:p w:rsidR="00037437" w:rsidRDefault="00037437" w:rsidP="00A94E2B">
      <w:pPr>
        <w:pStyle w:val="ListNumber"/>
      </w:pPr>
      <w:r w:rsidRPr="00A94E2B">
        <w:rPr>
          <w:rStyle w:val="Bold"/>
        </w:rPr>
        <w:t>Associate rights</w:t>
      </w:r>
      <w:r>
        <w:t xml:space="preserve"> with Users and Groups (in any order).</w:t>
      </w:r>
    </w:p>
    <w:p w:rsidR="00037437" w:rsidRPr="00A94E2B" w:rsidRDefault="00037437" w:rsidP="00A94E2B">
      <w:pPr>
        <w:pStyle w:val="ListBullet2"/>
      </w:pPr>
      <w:r w:rsidRPr="00A94E2B">
        <w:t>Assign a Protection Group and Roles to Users.</w:t>
      </w:r>
    </w:p>
    <w:p w:rsidR="00037437" w:rsidRDefault="00037437" w:rsidP="00A94E2B">
      <w:pPr>
        <w:pStyle w:val="ListBullet2"/>
      </w:pPr>
      <w:r w:rsidRPr="00A94E2B">
        <w:t>Assign a Protection Group and Roles to Groups.</w:t>
      </w:r>
    </w:p>
    <w:p w:rsidR="00A94E2B" w:rsidRPr="00A94E2B" w:rsidRDefault="00A94E2B" w:rsidP="00A94E2B">
      <w:pPr>
        <w:pStyle w:val="BodyText"/>
      </w:pPr>
      <w:r>
        <w:t>The sections that follow provide instructions for performing these tasks in Admin Mode.</w:t>
      </w:r>
    </w:p>
    <w:p w:rsidR="00037437" w:rsidRDefault="00037437" w:rsidP="00037437">
      <w:pPr>
        <w:pStyle w:val="Heading3"/>
      </w:pPr>
      <w:bookmarkStart w:id="1038" w:name="_Toc238795970"/>
      <w:r>
        <w:t>User</w:t>
      </w:r>
      <w:r w:rsidR="00FB1B4A">
        <w:t xml:space="preserve"> </w:t>
      </w:r>
      <w:r w:rsidR="003D59D1">
        <w:t xml:space="preserve">Administration </w:t>
      </w:r>
      <w:r w:rsidR="00FB1B4A">
        <w:t>– Admin Mode</w:t>
      </w:r>
      <w:bookmarkEnd w:id="1038"/>
    </w:p>
    <w:p w:rsidR="00FB1B4A" w:rsidRDefault="00037437" w:rsidP="00037437">
      <w:pPr>
        <w:pStyle w:val="BodyText"/>
      </w:pPr>
      <w:r>
        <w:t>A User is simply someone that requires access to an application.</w:t>
      </w:r>
      <w:r w:rsidR="00A94E2B">
        <w:t xml:space="preserve"> The User location of the Admin Mode allows you to create users, update user details, and delete users</w:t>
      </w:r>
      <w:r w:rsidR="008B318A">
        <w:t xml:space="preserve">. </w:t>
      </w:r>
      <w:r w:rsidR="00A94E2B">
        <w:t>The instructions for performing these basic</w:t>
      </w:r>
      <w:r w:rsidR="00FB1B4A">
        <w:t xml:space="preserve"> functions are the same in Admin Mode as they are in Super Admin mode. See </w:t>
      </w:r>
      <w:fldSimple w:instr=" REF _Ref213821978 \h  \* MERGEFORMAT ">
        <w:r w:rsidR="00E92FAF" w:rsidRPr="00E92FAF">
          <w:rPr>
            <w:i/>
            <w:color w:val="0000FF"/>
          </w:rPr>
          <w:t>User Administration– Super Admin Mode</w:t>
        </w:r>
      </w:fldSimple>
      <w:r w:rsidR="00FB1B4A">
        <w:t xml:space="preserve"> on page </w:t>
      </w:r>
      <w:r w:rsidR="00F228E8">
        <w:fldChar w:fldCharType="begin"/>
      </w:r>
      <w:r w:rsidR="00FB1B4A">
        <w:instrText xml:space="preserve"> PAGEREF _Ref213821978 \h </w:instrText>
      </w:r>
      <w:r w:rsidR="00F228E8">
        <w:fldChar w:fldCharType="separate"/>
      </w:r>
      <w:r w:rsidR="00E92FAF">
        <w:rPr>
          <w:noProof/>
        </w:rPr>
        <w:t>42</w:t>
      </w:r>
      <w:r w:rsidR="00F228E8">
        <w:fldChar w:fldCharType="end"/>
      </w:r>
      <w:r w:rsidR="00FB1B4A">
        <w:t xml:space="preserve"> for the procedures to create users, view or update user details, and delete users. </w:t>
      </w:r>
      <w:r w:rsidR="00F228E8">
        <w:fldChar w:fldCharType="begin"/>
      </w:r>
      <w:r w:rsidR="004D1F74">
        <w:instrText xml:space="preserve"> XE "create user in UPT" </w:instrText>
      </w:r>
      <w:r w:rsidR="00F228E8">
        <w:fldChar w:fldCharType="end"/>
      </w:r>
      <w:r w:rsidR="00F228E8">
        <w:fldChar w:fldCharType="begin"/>
      </w:r>
      <w:r w:rsidR="00450B70">
        <w:instrText xml:space="preserve"> XE "user creation</w:instrText>
      </w:r>
      <w:r w:rsidR="004D1F74">
        <w:instrText xml:space="preserve">" </w:instrText>
      </w:r>
      <w:r w:rsidR="00F228E8">
        <w:fldChar w:fldCharType="end"/>
      </w:r>
      <w:r w:rsidR="00F228E8">
        <w:fldChar w:fldCharType="begin"/>
      </w:r>
      <w:r w:rsidR="004D1F74">
        <w:instrText xml:space="preserve"> XE "user administration" </w:instrText>
      </w:r>
      <w:r w:rsidR="00F228E8">
        <w:fldChar w:fldCharType="end"/>
      </w:r>
    </w:p>
    <w:p w:rsidR="00037437" w:rsidRDefault="00FB1B4A" w:rsidP="00037437">
      <w:pPr>
        <w:pStyle w:val="BodyText"/>
      </w:pPr>
      <w:r>
        <w:t>Because the functionality is specific to Admin Mode, t</w:t>
      </w:r>
      <w:r w:rsidR="00037437">
        <w:t xml:space="preserve">his section </w:t>
      </w:r>
      <w:r>
        <w:t>provides procedures on how to</w:t>
      </w:r>
      <w:r w:rsidR="00037437">
        <w:t xml:space="preserve"> associate or disassociate Users with</w:t>
      </w:r>
      <w:r>
        <w:t xml:space="preserve"> a </w:t>
      </w:r>
      <w:r w:rsidR="008B6698">
        <w:t xml:space="preserve">Group, </w:t>
      </w:r>
      <w:r>
        <w:t>Protection Group</w:t>
      </w:r>
      <w:r w:rsidR="008B6698">
        <w:t>,</w:t>
      </w:r>
      <w:r>
        <w:t xml:space="preserve"> and Roles. These tasks are performed from the User Details page, which is accessed as follows:</w:t>
      </w:r>
    </w:p>
    <w:p w:rsidR="008B6698" w:rsidRDefault="008B6698" w:rsidP="008B6698">
      <w:pPr>
        <w:pStyle w:val="ListNumber"/>
        <w:numPr>
          <w:ilvl w:val="0"/>
          <w:numId w:val="34"/>
        </w:numPr>
      </w:pPr>
      <w:r>
        <w:t xml:space="preserve">Click </w:t>
      </w:r>
      <w:r>
        <w:rPr>
          <w:rStyle w:val="Bold"/>
        </w:rPr>
        <w:t>User</w:t>
      </w:r>
      <w:r>
        <w:t xml:space="preserve"> from the main menu to open the User home page.</w:t>
      </w:r>
    </w:p>
    <w:p w:rsidR="008B6698" w:rsidRDefault="008B6698" w:rsidP="008B6698">
      <w:pPr>
        <w:pStyle w:val="ListNumber"/>
      </w:pPr>
      <w:r>
        <w:t xml:space="preserve">Click on </w:t>
      </w:r>
      <w:r w:rsidRPr="004F7051">
        <w:rPr>
          <w:rStyle w:val="Bold"/>
        </w:rPr>
        <w:t xml:space="preserve">Select an Existing </w:t>
      </w:r>
      <w:r>
        <w:rPr>
          <w:rStyle w:val="Bold"/>
        </w:rPr>
        <w:t>User</w:t>
      </w:r>
      <w:r>
        <w:t>.</w:t>
      </w:r>
    </w:p>
    <w:p w:rsidR="008B6698" w:rsidRDefault="008B6698" w:rsidP="008B6698">
      <w:pPr>
        <w:pStyle w:val="ListNumber"/>
      </w:pPr>
      <w:r>
        <w:t>Enter search criteria into the User Search Criteria form. You may use an asterisk (*) as a wildcard character if necessary.</w:t>
      </w:r>
    </w:p>
    <w:p w:rsidR="008B6698" w:rsidRDefault="008B6698" w:rsidP="008B6698">
      <w:pPr>
        <w:pStyle w:val="ListNumber"/>
      </w:pPr>
      <w:r>
        <w:t xml:space="preserve">From the results list, select the radio button next to the User Name of the user you want to associate/disassociate, and then click </w:t>
      </w:r>
      <w:r w:rsidRPr="004F7051">
        <w:rPr>
          <w:rStyle w:val="Bold"/>
        </w:rPr>
        <w:t>View Details</w:t>
      </w:r>
      <w:r>
        <w:t>.</w:t>
      </w:r>
    </w:p>
    <w:p w:rsidR="00FB1B4A" w:rsidRDefault="008B6698" w:rsidP="008B6698">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037437" w:rsidRPr="00C2222F" w:rsidRDefault="00C2222F" w:rsidP="00037437">
      <w:pPr>
        <w:pStyle w:val="BodyText"/>
      </w:pPr>
      <w:r w:rsidRPr="00C2222F">
        <w:t>The User Details page</w:t>
      </w:r>
      <w:r w:rsidR="00FB1B4A">
        <w:t xml:space="preserve"> in Admin Mode only</w:t>
      </w:r>
      <w:r w:rsidRPr="00C2222F">
        <w:t xml:space="preserve"> displays </w:t>
      </w:r>
      <w:r w:rsidR="00FB1B4A">
        <w:t>four</w:t>
      </w:r>
      <w:r w:rsidRPr="00C2222F">
        <w:t xml:space="preserve"> buttons </w:t>
      </w:r>
      <w:r w:rsidR="008B6698">
        <w:t xml:space="preserve">as shown </w:t>
      </w:r>
      <w:r w:rsidRPr="00C2222F">
        <w:t>in</w:t>
      </w:r>
      <w:r w:rsidR="008B6698">
        <w:t xml:space="preserve"> </w:t>
      </w:r>
      <w:r w:rsidR="00F228E8">
        <w:fldChar w:fldCharType="begin"/>
      </w:r>
      <w:r w:rsidR="008B6698">
        <w:instrText xml:space="preserve"> REF _Ref213822697 \h </w:instrText>
      </w:r>
      <w:r w:rsidR="00F228E8">
        <w:fldChar w:fldCharType="separate"/>
      </w:r>
      <w:r w:rsidR="00E92FAF">
        <w:t xml:space="preserve">Figure </w:t>
      </w:r>
      <w:r w:rsidR="00E92FAF">
        <w:rPr>
          <w:noProof/>
        </w:rPr>
        <w:t>3</w:t>
      </w:r>
      <w:r w:rsidR="00E92FAF">
        <w:noBreakHyphen/>
      </w:r>
      <w:r w:rsidR="00E92FAF">
        <w:rPr>
          <w:noProof/>
        </w:rPr>
        <w:t>24</w:t>
      </w:r>
      <w:r w:rsidR="00F228E8">
        <w:fldChar w:fldCharType="end"/>
      </w:r>
      <w:r w:rsidRPr="00C2222F">
        <w:t xml:space="preserve"> below.</w:t>
      </w:r>
      <w:r w:rsidR="008B6698">
        <w:t xml:space="preserve">  </w:t>
      </w:r>
    </w:p>
    <w:p w:rsidR="00037437" w:rsidRDefault="00257618" w:rsidP="008B6698">
      <w:pPr>
        <w:pStyle w:val="GraphicAnchorMain"/>
        <w:rPr>
          <w:noProof/>
        </w:rPr>
      </w:pPr>
      <w:r>
        <w:rPr>
          <w:noProof/>
        </w:rPr>
        <w:drawing>
          <wp:inline distT="0" distB="0" distL="0" distR="0">
            <wp:extent cx="5916295" cy="253365"/>
            <wp:effectExtent l="19050" t="0" r="8255" b="0"/>
            <wp:docPr id="2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9"/>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8B6698" w:rsidRDefault="002A3C9A" w:rsidP="008B6698">
      <w:pPr>
        <w:pStyle w:val="Caption"/>
      </w:pPr>
      <w:bookmarkStart w:id="1039" w:name="_Ref213822697"/>
      <w:r>
        <w:t>Figure</w:t>
      </w:r>
      <w:r w:rsidR="008B6698">
        <w:t xml:space="preserve"> </w:t>
      </w:r>
      <w:fldSimple w:instr=" STYLEREF 1 \s ">
        <w:r w:rsidR="00E92FAF">
          <w:rPr>
            <w:noProof/>
          </w:rPr>
          <w:t>3</w:t>
        </w:r>
      </w:fldSimple>
      <w:r w:rsidR="002F0542">
        <w:noBreakHyphen/>
      </w:r>
      <w:fldSimple w:instr=" SEQ Figure \* ARABIC \s 1 ">
        <w:r w:rsidR="00E92FAF">
          <w:rPr>
            <w:noProof/>
          </w:rPr>
          <w:t>24</w:t>
        </w:r>
      </w:fldSimple>
      <w:bookmarkEnd w:id="1039"/>
      <w:r w:rsidR="008B6698">
        <w:t xml:space="preserve"> User Details page option buttons</w:t>
      </w:r>
    </w:p>
    <w:p w:rsidR="008B6698" w:rsidRPr="008B6698" w:rsidRDefault="008B6698" w:rsidP="008B6698">
      <w:pPr>
        <w:pStyle w:val="BodyText"/>
      </w:pPr>
      <w:r>
        <w:lastRenderedPageBreak/>
        <w:t>The functionality of each of these buttons is detailed in the sections that follow.</w:t>
      </w:r>
    </w:p>
    <w:p w:rsidR="00C2222F" w:rsidRDefault="00C2222F" w:rsidP="008B6698">
      <w:pPr>
        <w:pStyle w:val="Heading4"/>
      </w:pPr>
      <w:bookmarkStart w:id="1040" w:name="_Ref213830196"/>
      <w:r w:rsidRPr="008B6698">
        <w:t xml:space="preserve">Assign a User to a Group or Groups </w:t>
      </w:r>
      <w:r w:rsidR="008B6698" w:rsidRPr="008B6698">
        <w:t>(Associated Groups button)</w:t>
      </w:r>
      <w:bookmarkEnd w:id="1040"/>
    </w:p>
    <w:p w:rsidR="00281690" w:rsidRDefault="00281690" w:rsidP="00281690">
      <w:pPr>
        <w:pStyle w:val="BodyText"/>
      </w:pPr>
      <w:r>
        <w:t xml:space="preserve">While users do not have to be assigned to a group, it is easier to manage user rights if groups of users are provided with specific types of access rather than having to </w:t>
      </w:r>
      <w:r w:rsidR="008C7678">
        <w:t>manage t</w:t>
      </w:r>
      <w:r>
        <w:t xml:space="preserve">hese privileges </w:t>
      </w:r>
      <w:r w:rsidR="008C7678">
        <w:t>for each individual user</w:t>
      </w:r>
      <w:r>
        <w:t xml:space="preserve">. </w:t>
      </w:r>
      <w:r w:rsidR="008C7678">
        <w:t xml:space="preserve">Users </w:t>
      </w:r>
      <w:r>
        <w:t>can be</w:t>
      </w:r>
      <w:r w:rsidR="008C7678">
        <w:t xml:space="preserve"> assigned to one or more groups as appropriate.</w:t>
      </w:r>
      <w:r w:rsidR="004D1F74" w:rsidRPr="004D1F74">
        <w:t xml:space="preserve"> </w:t>
      </w:r>
      <w:r w:rsidR="00F228E8">
        <w:fldChar w:fldCharType="begin"/>
      </w:r>
      <w:r w:rsidR="004D1F74">
        <w:instrText xml:space="preserve"> XE "assign user to group" </w:instrText>
      </w:r>
      <w:r w:rsidR="00F228E8">
        <w:fldChar w:fldCharType="end"/>
      </w:r>
      <w:r w:rsidR="00F228E8">
        <w:fldChar w:fldCharType="begin"/>
      </w:r>
      <w:r w:rsidR="004D1F74">
        <w:instrText xml:space="preserve"> XE "user grouping" </w:instrText>
      </w:r>
      <w:r w:rsidR="00F228E8">
        <w:fldChar w:fldCharType="end"/>
      </w:r>
      <w:r w:rsidR="00F228E8">
        <w:fldChar w:fldCharType="begin"/>
      </w:r>
      <w:r w:rsidR="004D1F74">
        <w:instrText xml:space="preserve"> XE "user administration" </w:instrText>
      </w:r>
      <w:r w:rsidR="00F228E8">
        <w:fldChar w:fldCharType="end"/>
      </w:r>
    </w:p>
    <w:p w:rsidR="00281690" w:rsidRPr="00281690" w:rsidRDefault="00281690" w:rsidP="00281690">
      <w:pPr>
        <w:pStyle w:val="BodyText"/>
        <w:rPr>
          <w:rStyle w:val="Bold"/>
        </w:rPr>
      </w:pPr>
      <w:r w:rsidRPr="00281690">
        <w:rPr>
          <w:rStyle w:val="Bold"/>
        </w:rPr>
        <w:t>To assign a user to a group/groups:</w:t>
      </w:r>
    </w:p>
    <w:p w:rsidR="008C7678" w:rsidRDefault="008C7678" w:rsidP="005F1DF3">
      <w:pPr>
        <w:pStyle w:val="ListNumber"/>
        <w:numPr>
          <w:ilvl w:val="0"/>
          <w:numId w:val="63"/>
        </w:numPr>
        <w:rPr>
          <w:noProof/>
        </w:rPr>
      </w:pPr>
      <w:r>
        <w:rPr>
          <w:noProof/>
        </w:rPr>
        <w:t>Search for and select to View Details for the user you want to assign.</w:t>
      </w:r>
    </w:p>
    <w:p w:rsidR="00C2222F" w:rsidRDefault="00281690" w:rsidP="00281690">
      <w:pPr>
        <w:pStyle w:val="ListNumber"/>
        <w:rPr>
          <w:noProof/>
        </w:rPr>
      </w:pPr>
      <w:r>
        <w:rPr>
          <w:noProof/>
        </w:rPr>
        <w:t xml:space="preserve">From the User Details screen, select </w:t>
      </w:r>
      <w:r w:rsidRPr="00281690">
        <w:rPr>
          <w:rStyle w:val="Bold"/>
        </w:rPr>
        <w:t>Associated Groups</w:t>
      </w:r>
      <w:r>
        <w:rPr>
          <w:noProof/>
        </w:rPr>
        <w:t>.</w:t>
      </w:r>
      <w:r w:rsidR="008C7678">
        <w:rPr>
          <w:noProof/>
        </w:rPr>
        <w:t xml:space="preserve"> A window containing a list of Available Groups and Assigned Groups appears.</w:t>
      </w:r>
    </w:p>
    <w:p w:rsidR="008C7678" w:rsidRDefault="00257618" w:rsidP="008C7678">
      <w:pPr>
        <w:pStyle w:val="GraphicAnchorStep"/>
        <w:rPr>
          <w:noProof/>
        </w:rPr>
      </w:pPr>
      <w:r>
        <w:rPr>
          <w:noProof/>
        </w:rPr>
        <w:drawing>
          <wp:inline distT="0" distB="0" distL="0" distR="0">
            <wp:extent cx="4098290" cy="2566670"/>
            <wp:effectExtent l="19050" t="19050" r="16510" b="24130"/>
            <wp:docPr id="3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0"/>
                    <a:srcRect/>
                    <a:stretch>
                      <a:fillRect/>
                    </a:stretch>
                  </pic:blipFill>
                  <pic:spPr bwMode="auto">
                    <a:xfrm>
                      <a:off x="0" y="0"/>
                      <a:ext cx="4098290" cy="2566670"/>
                    </a:xfrm>
                    <a:prstGeom prst="rect">
                      <a:avLst/>
                    </a:prstGeom>
                    <a:noFill/>
                    <a:ln w="12700" cmpd="sng">
                      <a:solidFill>
                        <a:srgbClr val="000000"/>
                      </a:solidFill>
                      <a:miter lim="800000"/>
                      <a:headEnd/>
                      <a:tailEnd/>
                    </a:ln>
                    <a:effectLst/>
                  </pic:spPr>
                </pic:pic>
              </a:graphicData>
            </a:graphic>
          </wp:inline>
        </w:drawing>
      </w:r>
    </w:p>
    <w:p w:rsidR="008C7678" w:rsidRDefault="002A3C9A" w:rsidP="008C7678">
      <w:pPr>
        <w:pStyle w:val="CaptionIndent"/>
      </w:pPr>
      <w:r>
        <w:t>Figure</w:t>
      </w:r>
      <w:r w:rsidR="008C7678">
        <w:t xml:space="preserve"> </w:t>
      </w:r>
      <w:fldSimple w:instr=" STYLEREF 1 \s ">
        <w:r w:rsidR="00E92FAF">
          <w:rPr>
            <w:noProof/>
          </w:rPr>
          <w:t>3</w:t>
        </w:r>
      </w:fldSimple>
      <w:r w:rsidR="002F0542">
        <w:noBreakHyphen/>
      </w:r>
      <w:fldSimple w:instr=" SEQ Figure \* ARABIC \s 1 ">
        <w:r w:rsidR="00E92FAF">
          <w:rPr>
            <w:noProof/>
          </w:rPr>
          <w:t>25</w:t>
        </w:r>
      </w:fldSimple>
      <w:r w:rsidR="008C7678">
        <w:t xml:space="preserve"> </w:t>
      </w:r>
      <w:r w:rsidR="008C7678" w:rsidRPr="00500C56">
        <w:t>Figure 6.14 Available and Assigned Groups lists</w:t>
      </w:r>
    </w:p>
    <w:p w:rsidR="008C7678" w:rsidRPr="008C7678" w:rsidRDefault="008B318A" w:rsidP="008C7678">
      <w:pPr>
        <w:pStyle w:val="BodyTextIndent"/>
      </w:pPr>
      <w:r>
        <w:t xml:space="preserve">The bottom list, </w:t>
      </w:r>
      <w:r w:rsidRPr="008C7678">
        <w:rPr>
          <w:rStyle w:val="Bold"/>
        </w:rPr>
        <w:t>Assigned Groups</w:t>
      </w:r>
      <w:r>
        <w:t xml:space="preserve">, shows the groups in which the current user is already a member. </w:t>
      </w:r>
      <w:r w:rsidR="008C7678">
        <w:t xml:space="preserve">The </w:t>
      </w:r>
      <w:r w:rsidR="008C7678" w:rsidRPr="008C7678">
        <w:rPr>
          <w:rStyle w:val="Bold"/>
        </w:rPr>
        <w:t>Available Groups</w:t>
      </w:r>
      <w:r w:rsidR="008C7678">
        <w:t xml:space="preserve"> list shows the groups to which the user is not assigned.</w:t>
      </w:r>
    </w:p>
    <w:p w:rsidR="00C2222F" w:rsidRPr="00C2222F" w:rsidRDefault="00C2222F" w:rsidP="008C7678">
      <w:pPr>
        <w:pStyle w:val="ListNumber"/>
        <w:rPr>
          <w:rFonts w:cs="Arial"/>
          <w:noProof/>
        </w:rPr>
      </w:pPr>
      <w:r w:rsidRPr="00C2222F">
        <w:rPr>
          <w:noProof/>
        </w:rPr>
        <w:t xml:space="preserve">Determine </w:t>
      </w:r>
      <w:r w:rsidR="008C7678">
        <w:rPr>
          <w:noProof/>
        </w:rPr>
        <w:t xml:space="preserve">to which </w:t>
      </w:r>
      <w:r w:rsidRPr="00C2222F">
        <w:rPr>
          <w:noProof/>
        </w:rPr>
        <w:t>Groups the User should be assigned. Select th</w:t>
      </w:r>
      <w:r w:rsidR="008C7678">
        <w:rPr>
          <w:noProof/>
        </w:rPr>
        <w:t xml:space="preserve">ese Groups by highlighting them in each list and clicking </w:t>
      </w:r>
      <w:r w:rsidR="008C7678" w:rsidRPr="008C7678">
        <w:rPr>
          <w:rStyle w:val="Bold"/>
        </w:rPr>
        <w:t>Assign</w:t>
      </w:r>
      <w:r w:rsidR="008C7678">
        <w:rPr>
          <w:noProof/>
        </w:rPr>
        <w:t xml:space="preserve"> or </w:t>
      </w:r>
      <w:r w:rsidR="008C7678" w:rsidRPr="008C7678">
        <w:rPr>
          <w:rStyle w:val="Bold"/>
        </w:rPr>
        <w:t>Deassign</w:t>
      </w:r>
      <w:r w:rsidR="008C7678">
        <w:rPr>
          <w:noProof/>
        </w:rPr>
        <w:t xml:space="preserve"> as appropriate.</w:t>
      </w:r>
      <w:r w:rsidRPr="00C2222F">
        <w:rPr>
          <w:rFonts w:cs="Arial"/>
          <w:noProof/>
        </w:rPr>
        <w:t xml:space="preserve"> </w:t>
      </w:r>
    </w:p>
    <w:p w:rsidR="00C2222F" w:rsidRDefault="00C2222F" w:rsidP="008C7678">
      <w:pPr>
        <w:pStyle w:val="ListNumber"/>
        <w:rPr>
          <w:noProof/>
        </w:rPr>
      </w:pPr>
      <w:r w:rsidRPr="00C2222F">
        <w:rPr>
          <w:noProof/>
        </w:rPr>
        <w:t xml:space="preserve">Save </w:t>
      </w:r>
      <w:r w:rsidR="008C7678">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sidR="008C7678">
        <w:rPr>
          <w:noProof/>
        </w:rPr>
        <w:t xml:space="preserve">Note that association changes are not </w:t>
      </w:r>
      <w:r w:rsidRPr="00C2222F">
        <w:rPr>
          <w:noProof/>
        </w:rPr>
        <w:t xml:space="preserve">saved </w:t>
      </w:r>
      <w:r w:rsidR="008C7678">
        <w:rPr>
          <w:noProof/>
        </w:rPr>
        <w:t>the update button is</w:t>
      </w:r>
      <w:r w:rsidRPr="00C2222F">
        <w:rPr>
          <w:noProof/>
        </w:rPr>
        <w:t xml:space="preserve"> selected.</w:t>
      </w:r>
    </w:p>
    <w:p w:rsidR="00F656CA" w:rsidRPr="00F656CA" w:rsidRDefault="00F656CA" w:rsidP="00F656CA">
      <w:pPr>
        <w:pStyle w:val="Heading4"/>
      </w:pPr>
      <w:r w:rsidRPr="00F656CA">
        <w:t>Assign a Protection Group and Roles to a User (Assign PG &amp; Roles button)</w:t>
      </w:r>
    </w:p>
    <w:p w:rsidR="00F656CA" w:rsidRDefault="00F656CA" w:rsidP="00A861AA">
      <w:pPr>
        <w:pStyle w:val="ListNumber"/>
        <w:numPr>
          <w:ilvl w:val="0"/>
          <w:numId w:val="78"/>
        </w:numPr>
        <w:rPr>
          <w:noProof/>
        </w:rPr>
      </w:pPr>
      <w:r>
        <w:rPr>
          <w:noProof/>
        </w:rPr>
        <w:t>Search for and select to View Details for the user you want to assign.</w:t>
      </w:r>
      <w:r w:rsidR="004D1F74" w:rsidRPr="004D1F74">
        <w:t xml:space="preserve"> </w:t>
      </w:r>
      <w:r w:rsidR="00F228E8">
        <w:fldChar w:fldCharType="begin"/>
      </w:r>
      <w:r w:rsidR="004D1F74">
        <w:instrText xml:space="preserve"> XE "assign PG and role to user " </w:instrText>
      </w:r>
      <w:r w:rsidR="00F228E8">
        <w:fldChar w:fldCharType="end"/>
      </w:r>
      <w:r w:rsidR="00F228E8">
        <w:fldChar w:fldCharType="begin"/>
      </w:r>
      <w:r w:rsidR="004D1F74">
        <w:instrText xml:space="preserve"> XE "user PGs and roles" </w:instrText>
      </w:r>
      <w:r w:rsidR="00F228E8">
        <w:fldChar w:fldCharType="end"/>
      </w:r>
      <w:r w:rsidR="00F228E8">
        <w:fldChar w:fldCharType="begin"/>
      </w:r>
      <w:r w:rsidR="004D1F74">
        <w:instrText xml:space="preserve"> XE "user administration" </w:instrText>
      </w:r>
      <w:r w:rsidR="00F228E8">
        <w:fldChar w:fldCharType="end"/>
      </w:r>
    </w:p>
    <w:p w:rsidR="00F656CA" w:rsidRPr="00F656CA" w:rsidRDefault="00F656CA" w:rsidP="00F656CA">
      <w:pPr>
        <w:pStyle w:val="ListNumbe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w:t>
      </w:r>
      <w:r w:rsidR="00A861AA">
        <w:rPr>
          <w:noProof/>
        </w:rPr>
        <w:t xml:space="preserve"> appears</w:t>
      </w:r>
      <w:r>
        <w:rPr>
          <w:noProof/>
        </w:rPr>
        <w:t xml:space="preserve">. </w:t>
      </w:r>
    </w:p>
    <w:p w:rsidR="00A96087" w:rsidRPr="00A96087" w:rsidRDefault="00F656CA" w:rsidP="00F656CA">
      <w:pPr>
        <w:pStyle w:val="ListNumber"/>
        <w:rPr>
          <w:rFonts w:cs="Arial"/>
          <w:noProof/>
        </w:rPr>
      </w:pPr>
      <w:r w:rsidRPr="00C2222F">
        <w:rPr>
          <w:noProof/>
        </w:rPr>
        <w:t xml:space="preserve">Determine </w:t>
      </w:r>
      <w:r>
        <w:rPr>
          <w:noProof/>
        </w:rPr>
        <w:t xml:space="preserve">to which Protection </w:t>
      </w:r>
      <w:r w:rsidRPr="00C2222F">
        <w:rPr>
          <w:noProof/>
        </w:rPr>
        <w:t xml:space="preserve">Groups </w:t>
      </w:r>
      <w:r>
        <w:rPr>
          <w:noProof/>
        </w:rPr>
        <w:t>and Roles you want to assign to the selected user</w:t>
      </w:r>
      <w:r w:rsidR="00A96087">
        <w:rPr>
          <w:noProof/>
        </w:rPr>
        <w:t xml:space="preserve"> and highlight them in each list.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lists. </w:t>
      </w:r>
    </w:p>
    <w:p w:rsidR="00F656CA" w:rsidRPr="00C2222F" w:rsidRDefault="00A96087" w:rsidP="00F656CA">
      <w:pPr>
        <w:pStyle w:val="ListNumber"/>
        <w:rPr>
          <w:rFonts w:cs="Arial"/>
          <w:noProof/>
        </w:rPr>
      </w:pPr>
      <w:r>
        <w:rPr>
          <w:noProof/>
        </w:rPr>
        <w:lastRenderedPageBreak/>
        <w:t>Click</w:t>
      </w:r>
      <w:r w:rsidR="00F656CA">
        <w:rPr>
          <w:noProof/>
        </w:rPr>
        <w:t xml:space="preserve"> </w:t>
      </w:r>
      <w:r w:rsidR="00F656CA" w:rsidRPr="008C7678">
        <w:rPr>
          <w:rStyle w:val="Bold"/>
        </w:rPr>
        <w:t>Assign</w:t>
      </w:r>
      <w:r w:rsidR="00F656CA">
        <w:rPr>
          <w:noProof/>
        </w:rPr>
        <w:t xml:space="preserve"> or </w:t>
      </w:r>
      <w:r w:rsidR="00F656CA" w:rsidRPr="008C7678">
        <w:rPr>
          <w:rStyle w:val="Bold"/>
        </w:rPr>
        <w:t>Deassign</w:t>
      </w:r>
      <w:r w:rsidR="00F656CA">
        <w:rPr>
          <w:noProof/>
        </w:rPr>
        <w:t xml:space="preserve"> as appropriate</w:t>
      </w:r>
      <w:r>
        <w:rPr>
          <w:noProof/>
        </w:rPr>
        <w:t xml:space="preserve"> until the proper associations appear</w:t>
      </w:r>
      <w:r w:rsidR="00F656CA">
        <w:rPr>
          <w:noProof/>
        </w:rPr>
        <w:t>.</w:t>
      </w:r>
      <w:r w:rsidR="00F656CA" w:rsidRPr="00C2222F">
        <w:rPr>
          <w:rFonts w:cs="Arial"/>
          <w:noProof/>
        </w:rPr>
        <w:t xml:space="preserve"> </w:t>
      </w:r>
    </w:p>
    <w:p w:rsidR="00F656CA" w:rsidRPr="00C2222F" w:rsidRDefault="00A96087" w:rsidP="00F656CA">
      <w:pPr>
        <w:pStyle w:val="ListNumber"/>
        <w:rPr>
          <w:noProof/>
        </w:rPr>
      </w:pPr>
      <w:r>
        <w:rPr>
          <w:noProof/>
        </w:rPr>
        <w:t>C</w:t>
      </w:r>
      <w:r w:rsidR="00F656CA">
        <w:rPr>
          <w:noProof/>
        </w:rPr>
        <w:t xml:space="preserve">lick </w:t>
      </w:r>
      <w:r w:rsidR="00F656CA" w:rsidRPr="008C7678">
        <w:rPr>
          <w:rStyle w:val="Bold"/>
        </w:rPr>
        <w:t>Update Association</w:t>
      </w:r>
      <w:r w:rsidRPr="00A96087">
        <w:t xml:space="preserve"> to save your changes</w:t>
      </w:r>
      <w:r w:rsidR="00F656CA" w:rsidRPr="00C2222F">
        <w:rPr>
          <w:noProof/>
        </w:rPr>
        <w:t xml:space="preserve">.  </w:t>
      </w:r>
      <w:r w:rsidR="00F656CA">
        <w:rPr>
          <w:noProof/>
        </w:rPr>
        <w:t xml:space="preserve">Note that changes are not </w:t>
      </w:r>
      <w:r w:rsidR="00F656CA" w:rsidRPr="00C2222F">
        <w:rPr>
          <w:noProof/>
        </w:rPr>
        <w:t xml:space="preserve">saved </w:t>
      </w:r>
      <w:r w:rsidR="00F656CA">
        <w:rPr>
          <w:noProof/>
        </w:rPr>
        <w:t>the update button is</w:t>
      </w:r>
      <w:r w:rsidR="00F656CA" w:rsidRPr="00C2222F">
        <w:rPr>
          <w:noProof/>
        </w:rPr>
        <w:t xml:space="preserve"> selected.</w:t>
      </w:r>
    </w:p>
    <w:p w:rsidR="00F656CA" w:rsidRPr="00C2222F" w:rsidRDefault="00F656CA" w:rsidP="00F656CA">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A96087" w:rsidRDefault="00A96087" w:rsidP="005F1DF3">
      <w:pPr>
        <w:pStyle w:val="ListNumber"/>
        <w:numPr>
          <w:ilvl w:val="0"/>
          <w:numId w:val="64"/>
        </w:numPr>
        <w:rPr>
          <w:noProof/>
        </w:rPr>
      </w:pPr>
      <w:r>
        <w:rPr>
          <w:noProof/>
        </w:rPr>
        <w:t xml:space="preserve">Search for and select to View Details for the user you want to </w:t>
      </w:r>
      <w:r w:rsidR="000C5DD9">
        <w:rPr>
          <w:noProof/>
        </w:rPr>
        <w:t>update</w:t>
      </w:r>
      <w:r>
        <w:rPr>
          <w:noProof/>
        </w:rPr>
        <w:t>.</w:t>
      </w:r>
      <w:r w:rsidR="004D1F74" w:rsidRPr="004D1F74">
        <w:t xml:space="preserve"> </w:t>
      </w:r>
      <w:r w:rsidR="00F228E8">
        <w:fldChar w:fldCharType="begin"/>
      </w:r>
      <w:r w:rsidR="004D1F74">
        <w:instrText xml:space="preserve"> </w:instrText>
      </w:r>
      <w:r w:rsidR="00660D81">
        <w:instrText>XE “</w:instrText>
      </w:r>
      <w:r w:rsidR="004D1F74">
        <w:instrText xml:space="preserve">update PG and role for user " </w:instrText>
      </w:r>
      <w:r w:rsidR="00F228E8">
        <w:fldChar w:fldCharType="end"/>
      </w:r>
      <w:r w:rsidR="00F228E8">
        <w:fldChar w:fldCharType="begin"/>
      </w:r>
      <w:r w:rsidR="003D285E">
        <w:instrText xml:space="preserve"> XE "user PGs and roles" </w:instrText>
      </w:r>
      <w:r w:rsidR="00F228E8">
        <w:fldChar w:fldCharType="end"/>
      </w:r>
    </w:p>
    <w:p w:rsidR="00A96087" w:rsidRPr="00F656CA" w:rsidRDefault="00A96087" w:rsidP="00A96087">
      <w:pPr>
        <w:pStyle w:val="ListNumbe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w:t>
      </w:r>
      <w:r w:rsidR="00A861AA">
        <w:rPr>
          <w:noProof/>
        </w:rPr>
        <w:t xml:space="preserve"> appears</w:t>
      </w:r>
      <w:r>
        <w:rPr>
          <w:noProof/>
        </w:rPr>
        <w:t xml:space="preserve">. </w:t>
      </w:r>
    </w:p>
    <w:p w:rsidR="00F656CA" w:rsidRPr="00C2222F" w:rsidRDefault="00F656CA" w:rsidP="00A96087">
      <w:pPr>
        <w:pStyle w:val="ListNumber"/>
        <w:rPr>
          <w:noProof/>
        </w:rPr>
      </w:pPr>
      <w:r w:rsidRPr="00C2222F">
        <w:rPr>
          <w:noProof/>
        </w:rPr>
        <w:t xml:space="preserve">Select the radio button that corresponds with the intended Protection Group. </w:t>
      </w:r>
    </w:p>
    <w:p w:rsidR="00F656CA" w:rsidRPr="00C2222F" w:rsidRDefault="00F656CA" w:rsidP="00A96087">
      <w:pPr>
        <w:pStyle w:val="ListNumber"/>
        <w:rPr>
          <w:noProof/>
        </w:rPr>
      </w:pPr>
      <w:r w:rsidRPr="00C2222F">
        <w:rPr>
          <w:noProof/>
        </w:rPr>
        <w:t>Determine which Roles you would like to assign to t</w:t>
      </w:r>
      <w:r w:rsidR="00A96087">
        <w:rPr>
          <w:noProof/>
        </w:rPr>
        <w:t xml:space="preserve">he User and highlight the Role name(s).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w:t>
      </w:r>
    </w:p>
    <w:p w:rsidR="00F656CA" w:rsidRPr="00C2222F" w:rsidRDefault="00F656CA" w:rsidP="00A96087">
      <w:pPr>
        <w:pStyle w:val="ListNumbe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sidR="00A96087">
        <w:rPr>
          <w:noProof/>
        </w:rPr>
        <w:t>s</w:t>
      </w:r>
      <w:r w:rsidRPr="00C2222F">
        <w:rPr>
          <w:noProof/>
        </w:rPr>
        <w:t xml:space="preserve"> </w:t>
      </w:r>
      <w:r w:rsidR="00A96087">
        <w:rPr>
          <w:noProof/>
        </w:rPr>
        <w:t>appear</w:t>
      </w:r>
      <w:r w:rsidRPr="00C2222F">
        <w:rPr>
          <w:noProof/>
        </w:rPr>
        <w:t xml:space="preserve">. </w:t>
      </w:r>
    </w:p>
    <w:p w:rsidR="00F656CA" w:rsidRPr="00C2222F" w:rsidRDefault="00A96087" w:rsidP="00A96087">
      <w:pPr>
        <w:pStyle w:val="ListNumber"/>
        <w:numPr>
          <w:ilvl w:val="0"/>
          <w:numId w:val="35"/>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F656CA" w:rsidRPr="00C2222F" w:rsidRDefault="00F656CA" w:rsidP="00F656CA">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F656CA" w:rsidRPr="00C2222F" w:rsidRDefault="00F656CA" w:rsidP="00F656CA">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004D1F74" w:rsidRPr="004D1F74">
        <w:t xml:space="preserve"> </w:t>
      </w:r>
      <w:r w:rsidR="00F228E8">
        <w:fldChar w:fldCharType="begin"/>
      </w:r>
      <w:r w:rsidR="004D1F74">
        <w:instrText xml:space="preserve"> </w:instrText>
      </w:r>
      <w:r w:rsidR="00660D81">
        <w:instrText>XE “</w:instrText>
      </w:r>
      <w:r w:rsidR="004D1F74">
        <w:instrText xml:space="preserve">view PE and privileges for user" </w:instrText>
      </w:r>
      <w:r w:rsidR="00F228E8">
        <w:fldChar w:fldCharType="end"/>
      </w:r>
      <w:r w:rsidR="00F228E8">
        <w:fldChar w:fldCharType="begin"/>
      </w:r>
      <w:r w:rsidR="004D1F74">
        <w:instrText xml:space="preserve"> XE "user PEs and privileges" </w:instrText>
      </w:r>
      <w:r w:rsidR="00F228E8">
        <w:fldChar w:fldCharType="end"/>
      </w:r>
      <w:r w:rsidR="00F228E8">
        <w:fldChar w:fldCharType="begin"/>
      </w:r>
      <w:r w:rsidR="004D1F74">
        <w:instrText xml:space="preserve"> XE "user reporting" </w:instrText>
      </w:r>
      <w:r w:rsidR="00F228E8">
        <w:fldChar w:fldCharType="end"/>
      </w:r>
    </w:p>
    <w:p w:rsidR="00F656CA" w:rsidRDefault="00F656CA" w:rsidP="00F656CA">
      <w:pPr>
        <w:pStyle w:val="ListNumber"/>
        <w:numPr>
          <w:ilvl w:val="0"/>
          <w:numId w:val="36"/>
        </w:numPr>
        <w:rPr>
          <w:noProof/>
        </w:rPr>
      </w:pPr>
      <w:r>
        <w:rPr>
          <w:noProof/>
        </w:rPr>
        <w:t xml:space="preserve">Search for and select to </w:t>
      </w:r>
      <w:r w:rsidRPr="004D1F74">
        <w:rPr>
          <w:rStyle w:val="Bold"/>
        </w:rPr>
        <w:t>View Details</w:t>
      </w:r>
      <w:r>
        <w:rPr>
          <w:noProof/>
        </w:rPr>
        <w:t xml:space="preserve"> for the user you want to </w:t>
      </w:r>
      <w:r w:rsidR="004D1F74">
        <w:rPr>
          <w:noProof/>
        </w:rPr>
        <w:t>view</w:t>
      </w:r>
      <w:r>
        <w:rPr>
          <w:noProof/>
        </w:rPr>
        <w:t>.</w:t>
      </w:r>
    </w:p>
    <w:p w:rsidR="00F656CA" w:rsidRDefault="00F656CA" w:rsidP="00F656CA">
      <w:pPr>
        <w:pStyle w:val="ListNumbe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C2222F" w:rsidRDefault="00C2222F" w:rsidP="00C2222F">
      <w:pPr>
        <w:pStyle w:val="Heading3"/>
        <w:rPr>
          <w:noProof/>
        </w:rPr>
      </w:pPr>
      <w:bookmarkStart w:id="1041" w:name="_Toc238795971"/>
      <w:r>
        <w:rPr>
          <w:noProof/>
        </w:rPr>
        <w:t>Protection Element</w:t>
      </w:r>
      <w:r w:rsidR="003D59D1">
        <w:rPr>
          <w:noProof/>
        </w:rPr>
        <w:t xml:space="preserve"> Administration – Admin Mode</w:t>
      </w:r>
      <w:bookmarkEnd w:id="1041"/>
    </w:p>
    <w:p w:rsidR="00A96087" w:rsidRDefault="00C2222F" w:rsidP="00C2222F">
      <w:pPr>
        <w:pStyle w:val="BodyText"/>
      </w:pPr>
      <w:r>
        <w:t>A Protection Element is any entity (typically data) that is subject to controlled access</w:t>
      </w:r>
      <w:r w:rsidR="008B318A">
        <w:t xml:space="preserve">. </w:t>
      </w:r>
      <w:r>
        <w:t>CSM allows for a broad definition of Protection Element</w:t>
      </w:r>
      <w:r w:rsidR="008B318A">
        <w:t xml:space="preserve">. </w:t>
      </w:r>
      <w:r>
        <w:t xml:space="preserve">Nearly everything in an application can be protected – data, table, buttons, menu items, etc. </w:t>
      </w:r>
      <w:r w:rsidR="00A96087">
        <w:t>I</w:t>
      </w:r>
      <w:r>
        <w:t>dentifying individual Protection Elements</w:t>
      </w:r>
      <w:r w:rsidR="00A96087">
        <w:t xml:space="preserve"> makes it </w:t>
      </w:r>
      <w:r>
        <w:t xml:space="preserve">easier to control access to important data.  </w:t>
      </w:r>
      <w:r w:rsidR="00F228E8">
        <w:fldChar w:fldCharType="begin"/>
      </w:r>
      <w:r w:rsidR="004D1F74">
        <w:instrText xml:space="preserve"> XE "administer protection elements" </w:instrText>
      </w:r>
      <w:r w:rsidR="00F228E8">
        <w:fldChar w:fldCharType="end"/>
      </w:r>
      <w:r w:rsidR="00F228E8">
        <w:fldChar w:fldCharType="begin"/>
      </w:r>
      <w:r w:rsidR="004D1F74">
        <w:instrText xml:space="preserve"> XE "</w:instrText>
      </w:r>
      <w:r w:rsidR="003D285E">
        <w:instrText>protection element:</w:instrText>
      </w:r>
      <w:r w:rsidR="004D1F74">
        <w:instrText xml:space="preserve">administration" </w:instrText>
      </w:r>
      <w:r w:rsidR="00F228E8">
        <w:fldChar w:fldCharType="end"/>
      </w:r>
    </w:p>
    <w:p w:rsidR="00C2222F" w:rsidRDefault="00A96087" w:rsidP="00C2222F">
      <w:pPr>
        <w:pStyle w:val="BodyText"/>
      </w:pPr>
      <w:r>
        <w:t>The sections that follow provide</w:t>
      </w:r>
      <w:r w:rsidR="00C2222F">
        <w:t xml:space="preserve"> </w:t>
      </w:r>
      <w:r>
        <w:t>information for creating, updating, deleting</w:t>
      </w:r>
      <w:r w:rsidR="00B9626D">
        <w:t>,</w:t>
      </w:r>
      <w:r>
        <w:t xml:space="preserve"> and assigning </w:t>
      </w:r>
      <w:r w:rsidR="00C2222F">
        <w:t xml:space="preserve">Protection Elements </w:t>
      </w:r>
      <w:r>
        <w:t xml:space="preserve">to Protection Groups. </w:t>
      </w:r>
    </w:p>
    <w:p w:rsidR="00B9626D" w:rsidRDefault="00B9626D" w:rsidP="00B9626D">
      <w:pPr>
        <w:pStyle w:val="Heading4"/>
      </w:pPr>
      <w:r>
        <w:t xml:space="preserve">Create a New Protection Element </w:t>
      </w:r>
    </w:p>
    <w:p w:rsidR="00B9626D" w:rsidRDefault="00B9626D" w:rsidP="003D59D1">
      <w:pPr>
        <w:pStyle w:val="ListNumber"/>
        <w:numPr>
          <w:ilvl w:val="0"/>
          <w:numId w:val="57"/>
        </w:numPr>
      </w:pPr>
      <w:r>
        <w:t xml:space="preserve">Click </w:t>
      </w:r>
      <w:r>
        <w:rPr>
          <w:rStyle w:val="Bold"/>
        </w:rPr>
        <w:t>Protection Element</w:t>
      </w:r>
      <w:r>
        <w:t xml:space="preserve"> from the main menu to open the Protection Element home page.</w:t>
      </w:r>
      <w:r w:rsidR="004D1F74" w:rsidRPr="004D1F74">
        <w:t xml:space="preserve"> </w:t>
      </w:r>
      <w:r w:rsidR="00F228E8">
        <w:fldChar w:fldCharType="begin"/>
      </w:r>
      <w:r w:rsidR="004D1F74">
        <w:instrText xml:space="preserve"> XE "create protection element in UPT" </w:instrText>
      </w:r>
      <w:r w:rsidR="00F228E8">
        <w:fldChar w:fldCharType="end"/>
      </w:r>
      <w:r w:rsidR="00F228E8">
        <w:fldChar w:fldCharType="begin"/>
      </w:r>
      <w:r w:rsidR="004D1F74">
        <w:instrText xml:space="preserve"> XE "protection element:create" </w:instrText>
      </w:r>
      <w:r w:rsidR="00F228E8">
        <w:fldChar w:fldCharType="end"/>
      </w:r>
    </w:p>
    <w:p w:rsidR="00B9626D" w:rsidRDefault="00B9626D" w:rsidP="00B9626D">
      <w:pPr>
        <w:pStyle w:val="ListNumber"/>
        <w:numPr>
          <w:ilvl w:val="0"/>
          <w:numId w:val="17"/>
        </w:numPr>
      </w:pPr>
      <w:r>
        <w:t xml:space="preserve">Click on </w:t>
      </w:r>
      <w:r>
        <w:rPr>
          <w:rStyle w:val="Bold"/>
        </w:rPr>
        <w:t>Create a New Protection Element</w:t>
      </w:r>
      <w:r w:rsidRPr="00271DCF">
        <w:t>.</w:t>
      </w:r>
    </w:p>
    <w:p w:rsidR="00B9626D" w:rsidRDefault="00B9626D" w:rsidP="00B9626D">
      <w:pPr>
        <w:pStyle w:val="ListNumber"/>
        <w:numPr>
          <w:ilvl w:val="0"/>
          <w:numId w:val="17"/>
        </w:numPr>
      </w:pPr>
      <w:r>
        <w:t>Enter data into the Protection Element Details form. The form fields are defined as follows:</w:t>
      </w:r>
    </w:p>
    <w:p w:rsidR="00B9626D" w:rsidRDefault="00B9626D" w:rsidP="00B9626D">
      <w:pPr>
        <w:pStyle w:val="BodyTextIndent"/>
      </w:pPr>
      <w:r w:rsidRPr="00D85A39">
        <w:rPr>
          <w:rStyle w:val="Bold"/>
        </w:rPr>
        <w:t>Name</w:t>
      </w:r>
      <w:r>
        <w:t xml:space="preserve"> – Use to uniquely identify the Protection Element; it is a required field. </w:t>
      </w:r>
    </w:p>
    <w:p w:rsidR="00B9626D" w:rsidRDefault="00B9626D" w:rsidP="00B9626D">
      <w:pPr>
        <w:pStyle w:val="BodyTextIndent"/>
      </w:pPr>
      <w:r>
        <w:rPr>
          <w:rStyle w:val="Bold"/>
        </w:rPr>
        <w:t xml:space="preserve">Object ID </w:t>
      </w:r>
      <w:r>
        <w:t xml:space="preserve"> – A string that the application team assigns to the Protection Element.</w:t>
      </w:r>
    </w:p>
    <w:p w:rsidR="00B9626D" w:rsidRDefault="00B9626D" w:rsidP="00B9626D">
      <w:pPr>
        <w:pStyle w:val="BodyTextIndent"/>
      </w:pPr>
      <w:r w:rsidRPr="00B9626D">
        <w:rPr>
          <w:rStyle w:val="Bold"/>
        </w:rPr>
        <w:t>Attribute Name</w:t>
      </w:r>
      <w:r>
        <w:t xml:space="preserve"> – Helps to further identify the Protection Element </w:t>
      </w:r>
    </w:p>
    <w:p w:rsidR="00B9626D" w:rsidRDefault="00B9626D" w:rsidP="00B9626D">
      <w:pPr>
        <w:pStyle w:val="BodyTextIndent"/>
      </w:pPr>
      <w:r w:rsidRPr="00B9626D">
        <w:rPr>
          <w:rStyle w:val="Bold"/>
        </w:rPr>
        <w:lastRenderedPageBreak/>
        <w:t>Description</w:t>
      </w:r>
      <w:r>
        <w:t xml:space="preserve"> – A brief summary describing the Protection Element.</w:t>
      </w:r>
    </w:p>
    <w:p w:rsidR="00B9626D" w:rsidRDefault="00B9626D" w:rsidP="00B9626D">
      <w:pPr>
        <w:pStyle w:val="BodyTextIndent"/>
      </w:pPr>
      <w:r w:rsidRPr="00B9626D">
        <w:rPr>
          <w:rStyle w:val="Bold"/>
        </w:rPr>
        <w:t>Update Date</w:t>
      </w:r>
      <w:r>
        <w:t xml:space="preserve"> – </w:t>
      </w:r>
      <w:r w:rsidR="008B318A">
        <w:t>Indicates</w:t>
      </w:r>
      <w:r>
        <w:t xml:space="preserve"> the date when the Protection Element's details were last updated</w:t>
      </w:r>
    </w:p>
    <w:p w:rsidR="00B9626D" w:rsidRDefault="00B9626D" w:rsidP="00B9626D">
      <w:pPr>
        <w:pStyle w:val="BodyTextIndent"/>
      </w:pPr>
      <w:r w:rsidRPr="00B9626D">
        <w:rPr>
          <w:rStyle w:val="Bold"/>
        </w:rPr>
        <w:t>Type</w:t>
      </w:r>
      <w:r>
        <w:t xml:space="preserve"> – A string that the application team can assign that indicates what type of Protection Element this is.</w:t>
      </w:r>
    </w:p>
    <w:p w:rsidR="00B9626D" w:rsidRDefault="00B9626D" w:rsidP="00B9626D">
      <w:pPr>
        <w:pStyle w:val="ListNumber"/>
        <w:numPr>
          <w:ilvl w:val="0"/>
          <w:numId w:val="17"/>
        </w:numPr>
      </w:pPr>
      <w:r>
        <w:t xml:space="preserve">When finished, click </w:t>
      </w:r>
      <w:r w:rsidRPr="00D85A39">
        <w:rPr>
          <w:rStyle w:val="Bold"/>
        </w:rPr>
        <w:t>Add</w:t>
      </w:r>
      <w:r w:rsidRPr="00B9626D">
        <w:t xml:space="preserve"> to add the new Protection Element</w:t>
      </w:r>
      <w:r>
        <w:t>.</w:t>
      </w:r>
    </w:p>
    <w:p w:rsidR="00B9626D" w:rsidRDefault="00B9626D" w:rsidP="00B9626D">
      <w:pPr>
        <w:pStyle w:val="Heading4"/>
      </w:pPr>
      <w:r>
        <w:t>Select and View/Update an Existing Protection Element</w:t>
      </w:r>
    </w:p>
    <w:p w:rsidR="00B9626D" w:rsidRDefault="00B9626D" w:rsidP="00B9626D">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004D1F74" w:rsidRPr="004D1F74">
        <w:t xml:space="preserve"> </w:t>
      </w:r>
      <w:r w:rsidR="00F228E8">
        <w:fldChar w:fldCharType="begin"/>
      </w:r>
      <w:r w:rsidR="004D1F74">
        <w:instrText xml:space="preserve"> XE "view protection element details" </w:instrText>
      </w:r>
      <w:r w:rsidR="00F228E8">
        <w:fldChar w:fldCharType="end"/>
      </w:r>
      <w:r w:rsidR="00F228E8">
        <w:fldChar w:fldCharType="begin"/>
      </w:r>
      <w:r w:rsidR="004D1F74">
        <w:instrText xml:space="preserve"> XE "edit/update protection element details" </w:instrText>
      </w:r>
      <w:r w:rsidR="00F228E8">
        <w:fldChar w:fldCharType="end"/>
      </w:r>
      <w:r w:rsidR="00F228E8">
        <w:fldChar w:fldCharType="begin"/>
      </w:r>
      <w:r w:rsidR="004D1F74">
        <w:instrText xml:space="preserve"> XE "protection element:view/update" </w:instrText>
      </w:r>
      <w:r w:rsidR="00F228E8">
        <w:fldChar w:fldCharType="end"/>
      </w:r>
    </w:p>
    <w:p w:rsidR="00B9626D" w:rsidRPr="004F7051" w:rsidRDefault="00B9626D" w:rsidP="00B9626D">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B9626D" w:rsidRDefault="00B9626D" w:rsidP="003D59D1">
      <w:pPr>
        <w:pStyle w:val="ListNumber"/>
        <w:numPr>
          <w:ilvl w:val="0"/>
          <w:numId w:val="58"/>
        </w:numPr>
      </w:pPr>
      <w:r>
        <w:t xml:space="preserve">Click </w:t>
      </w:r>
      <w:r>
        <w:rPr>
          <w:rStyle w:val="Bold"/>
        </w:rPr>
        <w:t>Protection Element</w:t>
      </w:r>
      <w:r>
        <w:t xml:space="preserve"> from the main menu to open the Protection Element home page.</w:t>
      </w:r>
    </w:p>
    <w:p w:rsidR="00B9626D" w:rsidRDefault="00B9626D" w:rsidP="00B9626D">
      <w:pPr>
        <w:pStyle w:val="ListNumber"/>
        <w:numPr>
          <w:ilvl w:val="0"/>
          <w:numId w:val="17"/>
        </w:numPr>
      </w:pPr>
      <w:r>
        <w:t xml:space="preserve">Click on </w:t>
      </w:r>
      <w:r w:rsidRPr="004F7051">
        <w:rPr>
          <w:rStyle w:val="Bold"/>
        </w:rPr>
        <w:t xml:space="preserve">Select an Existing </w:t>
      </w:r>
      <w:r>
        <w:rPr>
          <w:rStyle w:val="Bold"/>
        </w:rPr>
        <w:t>Protection Element</w:t>
      </w:r>
      <w:r>
        <w:t>.</w:t>
      </w:r>
    </w:p>
    <w:p w:rsidR="00B9626D" w:rsidRDefault="00B9626D" w:rsidP="00B9626D">
      <w:pPr>
        <w:pStyle w:val="ListNumber"/>
        <w:numPr>
          <w:ilvl w:val="0"/>
          <w:numId w:val="17"/>
        </w:numPr>
      </w:pPr>
      <w:r>
        <w:t xml:space="preserve">Enter search criteria into the </w:t>
      </w:r>
      <w:r w:rsidR="003838BF">
        <w:t>Protection Element</w:t>
      </w:r>
      <w:r>
        <w:t xml:space="preserve">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w:t>
      </w:r>
      <w:r w:rsidR="003838BF">
        <w:t>these</w:t>
      </w:r>
      <w:r>
        <w:t xml:space="preserve"> field</w:t>
      </w:r>
      <w:r w:rsidR="003838BF">
        <w:t>s are</w:t>
      </w:r>
      <w:r>
        <w:t xml:space="preserve"> defined below). You may use an asterisk (*) as a wildcard character if necessary. </w:t>
      </w:r>
    </w:p>
    <w:p w:rsidR="00B9626D" w:rsidRDefault="00B9626D" w:rsidP="00B9626D">
      <w:pPr>
        <w:pStyle w:val="ListNumber"/>
        <w:numPr>
          <w:ilvl w:val="0"/>
          <w:numId w:val="17"/>
        </w:numPr>
      </w:pPr>
      <w:r>
        <w:t xml:space="preserve">From the results list, select the radio button next to the Name of the </w:t>
      </w:r>
      <w:r w:rsidR="003838BF">
        <w:t xml:space="preserve">Protection Element </w:t>
      </w:r>
      <w:r>
        <w:t xml:space="preserve">you want to view and/or edit, and then click </w:t>
      </w:r>
      <w:r w:rsidRPr="004F7051">
        <w:rPr>
          <w:rStyle w:val="Bold"/>
        </w:rPr>
        <w:t>View Details</w:t>
      </w:r>
      <w:r>
        <w:t>.</w:t>
      </w:r>
    </w:p>
    <w:p w:rsidR="00B9626D" w:rsidRDefault="00B9626D" w:rsidP="00B9626D">
      <w:pPr>
        <w:pStyle w:val="ListNumber"/>
        <w:numPr>
          <w:ilvl w:val="0"/>
          <w:numId w:val="17"/>
        </w:numPr>
      </w:pPr>
      <w:r>
        <w:t xml:space="preserve">Review, and if necessary edit the data appearing on the </w:t>
      </w:r>
      <w:r w:rsidR="003838BF">
        <w:t xml:space="preserve">Protection Element </w:t>
      </w:r>
      <w:r>
        <w:t>Details form</w:t>
      </w:r>
      <w:r w:rsidR="008B318A">
        <w:t xml:space="preserve">. </w:t>
      </w:r>
      <w:r>
        <w:t>The form fields are defined as follows:</w:t>
      </w:r>
    </w:p>
    <w:p w:rsidR="003838BF" w:rsidRDefault="003838BF" w:rsidP="003838BF">
      <w:pPr>
        <w:pStyle w:val="BodyTextIndent"/>
      </w:pPr>
      <w:r w:rsidRPr="00D85A39">
        <w:rPr>
          <w:rStyle w:val="Bold"/>
        </w:rPr>
        <w:t>Name</w:t>
      </w:r>
      <w:r>
        <w:t xml:space="preserve"> – Use to uniquely identify the Protection Element; it is a required field. </w:t>
      </w:r>
    </w:p>
    <w:p w:rsidR="003838BF" w:rsidRDefault="003838BF" w:rsidP="003838BF">
      <w:pPr>
        <w:pStyle w:val="BodyTextIndent"/>
      </w:pPr>
      <w:r>
        <w:rPr>
          <w:rStyle w:val="Bold"/>
        </w:rPr>
        <w:t xml:space="preserve">Object ID </w:t>
      </w:r>
      <w:r>
        <w:t xml:space="preserve"> – A string that the application team assigns to the Protection Element.</w:t>
      </w:r>
    </w:p>
    <w:p w:rsidR="003838BF" w:rsidRDefault="003838BF" w:rsidP="003838BF">
      <w:pPr>
        <w:pStyle w:val="BodyTextIndent"/>
      </w:pPr>
      <w:r w:rsidRPr="00B9626D">
        <w:rPr>
          <w:rStyle w:val="Bold"/>
        </w:rPr>
        <w:t>Attribute Name</w:t>
      </w:r>
      <w:r>
        <w:t xml:space="preserve"> – Helps to further identify the Protection Element </w:t>
      </w:r>
    </w:p>
    <w:p w:rsidR="003838BF" w:rsidRDefault="003838BF" w:rsidP="003838BF">
      <w:pPr>
        <w:pStyle w:val="BodyTextIndent"/>
      </w:pPr>
      <w:r w:rsidRPr="00B9626D">
        <w:rPr>
          <w:rStyle w:val="Bold"/>
        </w:rPr>
        <w:t>Description</w:t>
      </w:r>
      <w:r>
        <w:t xml:space="preserve"> – A brief summary describing the Protection Element.</w:t>
      </w:r>
    </w:p>
    <w:p w:rsidR="003838BF" w:rsidRDefault="003838BF" w:rsidP="003838BF">
      <w:pPr>
        <w:pStyle w:val="BodyTextIndent"/>
      </w:pPr>
      <w:r w:rsidRPr="00B9626D">
        <w:rPr>
          <w:rStyle w:val="Bold"/>
        </w:rPr>
        <w:t>Update Date</w:t>
      </w:r>
      <w:r>
        <w:t xml:space="preserve"> – </w:t>
      </w:r>
      <w:r w:rsidR="008B318A">
        <w:t>Indicates</w:t>
      </w:r>
      <w:r>
        <w:t xml:space="preserve"> the date when the Protection Element's details were last updated</w:t>
      </w:r>
    </w:p>
    <w:p w:rsidR="003838BF" w:rsidRDefault="003838BF" w:rsidP="003838BF">
      <w:pPr>
        <w:pStyle w:val="BodyTextIndent"/>
      </w:pPr>
      <w:r w:rsidRPr="00B9626D">
        <w:rPr>
          <w:rStyle w:val="Bold"/>
        </w:rPr>
        <w:t>Type</w:t>
      </w:r>
      <w:r>
        <w:t xml:space="preserve"> – A string that the application team can assign that indicates what type of Protection Element this is.</w:t>
      </w:r>
    </w:p>
    <w:p w:rsidR="00B9626D" w:rsidRDefault="003838BF" w:rsidP="00B9626D">
      <w:pPr>
        <w:pStyle w:val="ListNumber"/>
        <w:numPr>
          <w:ilvl w:val="0"/>
          <w:numId w:val="17"/>
        </w:numPr>
      </w:pPr>
      <w:r>
        <w:t>When finished, c</w:t>
      </w:r>
      <w:r w:rsidR="00B9626D">
        <w:t xml:space="preserve">lick </w:t>
      </w:r>
      <w:r w:rsidR="00B9626D" w:rsidRPr="00D85A39">
        <w:rPr>
          <w:rStyle w:val="Bold"/>
        </w:rPr>
        <w:t>Update</w:t>
      </w:r>
      <w:r w:rsidR="00B9626D">
        <w:t>.</w:t>
      </w:r>
    </w:p>
    <w:p w:rsidR="003838BF" w:rsidRDefault="003838BF" w:rsidP="003838BF">
      <w:pPr>
        <w:pStyle w:val="Heading4"/>
      </w:pPr>
      <w:r>
        <w:t>Delete an Existing Protection Element</w:t>
      </w:r>
    </w:p>
    <w:p w:rsidR="003838BF" w:rsidRDefault="003838BF" w:rsidP="003838BF">
      <w:pPr>
        <w:pStyle w:val="BodyText"/>
      </w:pPr>
      <w:r>
        <w:t>If necessary, you can delete a Protection Element. In order to delete the Protection Element, you must search for and select to view the details page of the Protection Element you want to delete.</w:t>
      </w:r>
      <w:r w:rsidR="004D1F74" w:rsidRPr="004D1F74">
        <w:t xml:space="preserve"> </w:t>
      </w:r>
      <w:r w:rsidR="00F228E8">
        <w:fldChar w:fldCharType="begin"/>
      </w:r>
      <w:r w:rsidR="004D1F74">
        <w:instrText xml:space="preserve"> XE "delete protection element" </w:instrText>
      </w:r>
      <w:r w:rsidR="00F228E8">
        <w:fldChar w:fldCharType="end"/>
      </w:r>
      <w:r w:rsidR="00F228E8">
        <w:fldChar w:fldCharType="begin"/>
      </w:r>
      <w:r w:rsidR="004D1F74">
        <w:instrText xml:space="preserve"> XE "protection element:delete" </w:instrText>
      </w:r>
      <w:r w:rsidR="00F228E8">
        <w:fldChar w:fldCharType="end"/>
      </w:r>
    </w:p>
    <w:p w:rsidR="003838BF" w:rsidRPr="004F7051" w:rsidRDefault="003838BF" w:rsidP="003D59D1">
      <w:pPr>
        <w:pStyle w:val="BodyText"/>
        <w:keepNext/>
        <w:rPr>
          <w:rStyle w:val="Bold"/>
        </w:rPr>
      </w:pPr>
      <w:r w:rsidRPr="004F7051">
        <w:rPr>
          <w:rStyle w:val="Bold"/>
        </w:rPr>
        <w:lastRenderedPageBreak/>
        <w:t xml:space="preserve">To </w:t>
      </w:r>
      <w:r>
        <w:rPr>
          <w:rStyle w:val="Bold"/>
        </w:rPr>
        <w:t xml:space="preserve">delete </w:t>
      </w:r>
      <w:r w:rsidRPr="003838BF">
        <w:rPr>
          <w:rStyle w:val="Bold"/>
        </w:rPr>
        <w:t>a Protection Element</w:t>
      </w:r>
      <w:r w:rsidRPr="004F7051">
        <w:rPr>
          <w:rStyle w:val="Bold"/>
        </w:rPr>
        <w:t>:</w:t>
      </w:r>
    </w:p>
    <w:p w:rsidR="003838BF" w:rsidRDefault="003838BF" w:rsidP="003838BF">
      <w:pPr>
        <w:pStyle w:val="ListNumber"/>
        <w:numPr>
          <w:ilvl w:val="0"/>
          <w:numId w:val="38"/>
        </w:numPr>
      </w:pPr>
      <w:r>
        <w:t xml:space="preserve">Click </w:t>
      </w:r>
      <w:r w:rsidRPr="003838BF">
        <w:rPr>
          <w:rStyle w:val="Bold"/>
        </w:rPr>
        <w:t>Protection Element</w:t>
      </w:r>
      <w:r>
        <w:t xml:space="preserve"> from the main menu to open the Protection Element home page.</w:t>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3838BF" w:rsidRDefault="003838BF" w:rsidP="003838BF">
      <w:pPr>
        <w:pStyle w:val="ListNumber"/>
        <w:numPr>
          <w:ilvl w:val="0"/>
          <w:numId w:val="17"/>
        </w:numPr>
      </w:pPr>
      <w:r>
        <w:t xml:space="preserve">From the details page, click </w:t>
      </w:r>
      <w:r w:rsidRPr="005A3617">
        <w:rPr>
          <w:rStyle w:val="Bold"/>
        </w:rPr>
        <w:t>Delete</w:t>
      </w:r>
      <w:r w:rsidR="008B318A">
        <w:t xml:space="preserve">. </w:t>
      </w:r>
      <w:r>
        <w:t>A confirmation window appears.</w:t>
      </w:r>
    </w:p>
    <w:p w:rsidR="003838BF" w:rsidRDefault="003838BF" w:rsidP="003838BF">
      <w:pPr>
        <w:pStyle w:val="ListNumber"/>
        <w:numPr>
          <w:ilvl w:val="0"/>
          <w:numId w:val="17"/>
        </w:numPr>
      </w:pPr>
      <w:r>
        <w:t xml:space="preserve">Click </w:t>
      </w:r>
      <w:r w:rsidRPr="005A3617">
        <w:rPr>
          <w:rStyle w:val="Bold"/>
        </w:rPr>
        <w:t>OK</w:t>
      </w:r>
      <w:r>
        <w:t xml:space="preserve"> to confirm the deletion.</w:t>
      </w:r>
    </w:p>
    <w:p w:rsidR="00C2222F" w:rsidRDefault="00C2222F" w:rsidP="00C2222F">
      <w:pPr>
        <w:pStyle w:val="Heading4"/>
      </w:pPr>
      <w:r>
        <w:t>Assign a Protection Element to Protection Group</w:t>
      </w:r>
      <w:r w:rsidR="004D1F74">
        <w:t>(s)</w:t>
      </w:r>
    </w:p>
    <w:p w:rsidR="003838BF" w:rsidRDefault="003838BF" w:rsidP="003838BF">
      <w:pPr>
        <w:pStyle w:val="ListNumber"/>
        <w:numPr>
          <w:ilvl w:val="0"/>
          <w:numId w:val="37"/>
        </w:numPr>
      </w:pPr>
      <w:r>
        <w:t xml:space="preserve">Click </w:t>
      </w:r>
      <w:r w:rsidRPr="003838BF">
        <w:rPr>
          <w:rStyle w:val="Bold"/>
        </w:rPr>
        <w:t>Protection Element</w:t>
      </w:r>
      <w:r>
        <w:t xml:space="preserve"> from the main menu to open the Protection Element home page.</w:t>
      </w:r>
      <w:r w:rsidR="004D1F74" w:rsidRPr="004D1F74">
        <w:t xml:space="preserve"> </w:t>
      </w:r>
      <w:r w:rsidR="00F228E8">
        <w:fldChar w:fldCharType="begin"/>
      </w:r>
      <w:r w:rsidR="004D1F74">
        <w:instrText xml:space="preserve"> XE "assign protection element to protection group " </w:instrText>
      </w:r>
      <w:r w:rsidR="00F228E8">
        <w:fldChar w:fldCharType="end"/>
      </w:r>
      <w:r w:rsidR="00F228E8">
        <w:fldChar w:fldCharType="begin"/>
      </w:r>
      <w:r w:rsidR="004D1F74">
        <w:instrText xml:space="preserve"> XE "protection element</w:instrText>
      </w:r>
      <w:r w:rsidR="003D285E">
        <w:instrText>:</w:instrText>
      </w:r>
      <w:r w:rsidR="004D1F74">
        <w:instrText xml:space="preserve">grouping" </w:instrText>
      </w:r>
      <w:r w:rsidR="00F228E8">
        <w:fldChar w:fldCharType="end"/>
      </w:r>
      <w:r w:rsidR="00F228E8">
        <w:fldChar w:fldCharType="begin"/>
      </w:r>
      <w:r w:rsidR="004D1F74">
        <w:instrText xml:space="preserve"> XE "protection element</w:instrText>
      </w:r>
      <w:r w:rsidR="003D285E">
        <w:instrText>:</w:instrText>
      </w:r>
      <w:r w:rsidR="004D1F74">
        <w:instrText xml:space="preserve">administration" </w:instrText>
      </w:r>
      <w:r w:rsidR="00F228E8">
        <w:fldChar w:fldCharType="end"/>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C2222F" w:rsidRDefault="003838BF" w:rsidP="003838BF">
      <w:pPr>
        <w:pStyle w:val="ListNumber"/>
      </w:pPr>
      <w:r>
        <w:t>From the details page, click</w:t>
      </w:r>
      <w:r w:rsidR="00C2222F">
        <w:t xml:space="preserve"> </w:t>
      </w:r>
      <w:r w:rsidR="00C2222F" w:rsidRPr="003838BF">
        <w:rPr>
          <w:rStyle w:val="Bold"/>
        </w:rPr>
        <w:t>Associated PGs</w:t>
      </w:r>
      <w:r w:rsidR="00C2222F">
        <w:t>.</w:t>
      </w:r>
    </w:p>
    <w:p w:rsidR="003838BF" w:rsidRPr="00A96087" w:rsidRDefault="00C2222F" w:rsidP="003838BF">
      <w:pPr>
        <w:pStyle w:val="ListNumber"/>
        <w:rPr>
          <w:rFonts w:cs="Arial"/>
          <w:noProof/>
        </w:rPr>
      </w:pPr>
      <w:r>
        <w:t xml:space="preserve">Determine </w:t>
      </w:r>
      <w:r w:rsidR="00695CE4">
        <w:t xml:space="preserve">to </w:t>
      </w:r>
      <w:r>
        <w:t>which of the available Protection Group</w:t>
      </w:r>
      <w:r w:rsidR="003838BF">
        <w:t>(</w:t>
      </w:r>
      <w:r>
        <w:t>s</w:t>
      </w:r>
      <w:r w:rsidR="003838BF">
        <w:t>)</w:t>
      </w:r>
      <w:r>
        <w:t xml:space="preserve"> the Protec</w:t>
      </w:r>
      <w:r w:rsidR="003838BF">
        <w:t>tion Element should be assigned and highlight them from the list.</w:t>
      </w:r>
      <w:r w:rsidR="003838BF">
        <w:rPr>
          <w:noProof/>
        </w:rPr>
        <w:t xml:space="preserve"> Use the </w:t>
      </w:r>
      <w:r w:rsidR="003838BF" w:rsidRPr="00A96087">
        <w:rPr>
          <w:rStyle w:val="Keypress"/>
        </w:rPr>
        <w:t>Ctrl+Select</w:t>
      </w:r>
      <w:r w:rsidR="003838BF">
        <w:rPr>
          <w:noProof/>
        </w:rPr>
        <w:t xml:space="preserve"> or </w:t>
      </w:r>
      <w:r w:rsidR="003838BF" w:rsidRPr="00A96087">
        <w:rPr>
          <w:rStyle w:val="Keypress"/>
        </w:rPr>
        <w:t>Shift+Select</w:t>
      </w:r>
      <w:r w:rsidR="003838BF">
        <w:rPr>
          <w:noProof/>
        </w:rPr>
        <w:t xml:space="preserve"> method to make multiple selections from the list</w:t>
      </w:r>
      <w:r w:rsidR="00695CE4">
        <w:rPr>
          <w:noProof/>
        </w:rPr>
        <w:t xml:space="preserve"> if necessary</w:t>
      </w:r>
      <w:r w:rsidR="003838BF">
        <w:rPr>
          <w:noProof/>
        </w:rPr>
        <w:t xml:space="preserve">. </w:t>
      </w:r>
    </w:p>
    <w:p w:rsidR="003838BF" w:rsidRPr="00C2222F" w:rsidRDefault="003838BF" w:rsidP="003838BF">
      <w:pPr>
        <w:pStyle w:val="ListNumbe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w:t>
      </w:r>
      <w:r w:rsidR="00695CE4">
        <w:rPr>
          <w:noProof/>
        </w:rPr>
        <w:t>group</w:t>
      </w:r>
      <w:r>
        <w:rPr>
          <w:noProof/>
        </w:rPr>
        <w:t xml:space="preserve"> </w:t>
      </w:r>
      <w:r w:rsidR="00695CE4">
        <w:rPr>
          <w:noProof/>
        </w:rPr>
        <w:t>assignments</w:t>
      </w:r>
      <w:r>
        <w:rPr>
          <w:noProof/>
        </w:rPr>
        <w:t xml:space="preserve"> appear</w:t>
      </w:r>
      <w:r w:rsidR="00695CE4">
        <w:rPr>
          <w:noProof/>
        </w:rPr>
        <w:t xml:space="preserve"> in the proper lists.</w:t>
      </w:r>
    </w:p>
    <w:p w:rsidR="00C2222F" w:rsidRPr="00C2222F" w:rsidRDefault="00695CE4" w:rsidP="00695CE4">
      <w:pPr>
        <w:pStyle w:val="ListNumber"/>
      </w:pPr>
      <w:r>
        <w:t xml:space="preserve">Click </w:t>
      </w:r>
      <w:r w:rsidRPr="00695CE4">
        <w:rPr>
          <w:rStyle w:val="Bold"/>
        </w:rPr>
        <w:t>Update Association</w:t>
      </w:r>
      <w:r>
        <w:t xml:space="preserve"> to save your changes.</w:t>
      </w:r>
      <w:r w:rsidR="00C2222F">
        <w:t xml:space="preserve"> No association</w:t>
      </w:r>
      <w:r>
        <w:t>s</w:t>
      </w:r>
      <w:r w:rsidR="00C2222F">
        <w:t xml:space="preserve"> </w:t>
      </w:r>
      <w:r>
        <w:t xml:space="preserve">are </w:t>
      </w:r>
      <w:r w:rsidR="00C2222F">
        <w:t xml:space="preserve">saved until </w:t>
      </w:r>
      <w:r>
        <w:t>the update</w:t>
      </w:r>
      <w:r w:rsidR="00C2222F">
        <w:t xml:space="preserve"> button is selected.</w:t>
      </w:r>
    </w:p>
    <w:p w:rsidR="00C2222F" w:rsidRDefault="00C2222F" w:rsidP="00C2222F">
      <w:pPr>
        <w:pStyle w:val="Heading3"/>
        <w:rPr>
          <w:noProof/>
        </w:rPr>
      </w:pPr>
      <w:bookmarkStart w:id="1042" w:name="_Toc238795972"/>
      <w:r>
        <w:rPr>
          <w:noProof/>
        </w:rPr>
        <w:t>Privilege</w:t>
      </w:r>
      <w:r w:rsidR="003D59D1">
        <w:rPr>
          <w:noProof/>
        </w:rPr>
        <w:t xml:space="preserve"> Administration – Admin Mode</w:t>
      </w:r>
      <w:bookmarkEnd w:id="1042"/>
    </w:p>
    <w:p w:rsidR="00C2222F" w:rsidRDefault="00C2222F" w:rsidP="00C2222F">
      <w:pPr>
        <w:pStyle w:val="BodyText"/>
      </w:pPr>
      <w:r>
        <w:t>A Privilege refers to any operation performed upon data</w:t>
      </w:r>
      <w:r w:rsidR="008B318A">
        <w:t xml:space="preserve">. </w:t>
      </w:r>
      <w:r>
        <w:t>Assigning privileges helps control access to important components of an application (Protection Elements)</w:t>
      </w:r>
      <w:r w:rsidR="008B318A">
        <w:t xml:space="preserve">. </w:t>
      </w:r>
      <w:r>
        <w:t>CSM provides a standard set of privileges that populate automatically when creating the authorization schema</w:t>
      </w:r>
      <w:r w:rsidR="00695CE4">
        <w:t>.</w:t>
      </w:r>
      <w:r>
        <w:t xml:space="preserve"> See </w:t>
      </w:r>
      <w:fldSimple w:instr=" REF _Ref213909526 \h  \* MERGEFORMAT ">
        <w:r w:rsidR="00E92FAF" w:rsidRPr="00E92FAF">
          <w:rPr>
            <w:i/>
            <w:color w:val="0000FF"/>
          </w:rPr>
          <w:t>Privileges and Standard Privileges</w:t>
        </w:r>
      </w:fldSimple>
      <w:r w:rsidR="00D33DD9" w:rsidRPr="00D33DD9">
        <w:t xml:space="preserve"> </w:t>
      </w:r>
      <w:r w:rsidR="00695CE4">
        <w:t xml:space="preserve">on page </w:t>
      </w:r>
      <w:r w:rsidR="00F228E8">
        <w:fldChar w:fldCharType="begin"/>
      </w:r>
      <w:r w:rsidR="00695CE4">
        <w:instrText xml:space="preserve"> PAGEREF _Ref213826829 \h </w:instrText>
      </w:r>
      <w:r w:rsidR="00F228E8">
        <w:fldChar w:fldCharType="separate"/>
      </w:r>
      <w:r w:rsidR="00E92FAF">
        <w:rPr>
          <w:noProof/>
        </w:rPr>
        <w:t>45</w:t>
      </w:r>
      <w:r w:rsidR="00F228E8">
        <w:fldChar w:fldCharType="end"/>
      </w:r>
      <w:r w:rsidR="00695CE4">
        <w:t xml:space="preserve"> for more details</w:t>
      </w:r>
      <w:r>
        <w:t xml:space="preserve">.  </w:t>
      </w:r>
      <w:r w:rsidR="00F228E8">
        <w:fldChar w:fldCharType="begin"/>
      </w:r>
      <w:r w:rsidR="004D1F74">
        <w:instrText xml:space="preserve"> XE "overview:privileges" </w:instrText>
      </w:r>
      <w:r w:rsidR="00F228E8">
        <w:fldChar w:fldCharType="end"/>
      </w:r>
      <w:r w:rsidR="00F228E8">
        <w:fldChar w:fldCharType="begin"/>
      </w:r>
      <w:r w:rsidR="004D1F74">
        <w:instrText xml:space="preserve"> XE "</w:instrText>
      </w:r>
      <w:r w:rsidR="004D1F74" w:rsidRPr="00F2080B">
        <w:instrText>privileges:overview</w:instrText>
      </w:r>
      <w:r w:rsidR="004D1F74">
        <w:instrText xml:space="preserve">" </w:instrText>
      </w:r>
      <w:r w:rsidR="00F228E8">
        <w:fldChar w:fldCharType="end"/>
      </w:r>
      <w:r w:rsidR="00F228E8">
        <w:fldChar w:fldCharType="begin"/>
      </w:r>
      <w:r w:rsidR="004D1F74">
        <w:instrText xml:space="preserve"> XE "</w:instrText>
      </w:r>
      <w:r w:rsidR="004D1F74" w:rsidRPr="00531377">
        <w:instrText>standard privileges:overview</w:instrText>
      </w:r>
      <w:r w:rsidR="004D1F74">
        <w:instrText xml:space="preserve">" </w:instrText>
      </w:r>
      <w:r w:rsidR="00F228E8">
        <w:fldChar w:fldCharType="end"/>
      </w:r>
      <w:r w:rsidR="00F228E8">
        <w:fldChar w:fldCharType="begin"/>
      </w:r>
      <w:r w:rsidR="004D1F74">
        <w:instrText xml:space="preserve"> XE "</w:instrText>
      </w:r>
      <w:r w:rsidR="004D1F74" w:rsidRPr="00272FE2">
        <w:instrText>UPT:standard privileges</w:instrText>
      </w:r>
      <w:r w:rsidR="004D1F74">
        <w:instrText xml:space="preserve">" </w:instrText>
      </w:r>
      <w:r w:rsidR="00F228E8">
        <w:fldChar w:fldCharType="end"/>
      </w:r>
    </w:p>
    <w:p w:rsidR="00C2222F" w:rsidRDefault="00C2222F" w:rsidP="00C2222F">
      <w:pPr>
        <w:pStyle w:val="BodyText"/>
      </w:pPr>
      <w:r>
        <w:t>Because Standard Privileges are</w:t>
      </w:r>
      <w:r w:rsidR="00695CE4">
        <w:t xml:space="preserve"> already</w:t>
      </w:r>
      <w:r>
        <w:t xml:space="preserve"> provided</w:t>
      </w:r>
      <w:r w:rsidR="00695CE4">
        <w:t>, and because only a Super Admin can create custom Privileges, the Privilege location in Admin Mode only allows for viewing the details of existing privileges</w:t>
      </w:r>
      <w:r w:rsidR="008B318A">
        <w:t xml:space="preserve">. </w:t>
      </w:r>
      <w:r w:rsidR="00695CE4">
        <w:t xml:space="preserve">The Role location allows Admins to </w:t>
      </w:r>
      <w:r>
        <w:t>assign privileges to roles.</w:t>
      </w:r>
      <w:r w:rsidR="004D1F74" w:rsidRPr="004D1F74">
        <w:t xml:space="preserve"> </w:t>
      </w:r>
      <w:r w:rsidR="00F228E8">
        <w:fldChar w:fldCharType="begin"/>
      </w:r>
      <w:r w:rsidR="004D1F74">
        <w:instrText xml:space="preserve"> XE "view privilege</w:instrText>
      </w:r>
      <w:r w:rsidR="00901053">
        <w:instrText xml:space="preserve"> details</w:instrText>
      </w:r>
      <w:r w:rsidR="004D1F74">
        <w:instrText xml:space="preserve">" </w:instrText>
      </w:r>
      <w:r w:rsidR="00F228E8">
        <w:fldChar w:fldCharType="end"/>
      </w:r>
      <w:r w:rsidR="00F228E8">
        <w:fldChar w:fldCharType="begin"/>
      </w:r>
      <w:r w:rsidR="004D1F74">
        <w:instrText xml:space="preserve"> XE "privileges:view</w:instrText>
      </w:r>
      <w:r w:rsidR="003D285E">
        <w:instrText>ing</w:instrText>
      </w:r>
      <w:r w:rsidR="004D1F74">
        <w:instrText xml:space="preserve">" </w:instrText>
      </w:r>
      <w:r w:rsidR="00F228E8">
        <w:fldChar w:fldCharType="end"/>
      </w:r>
    </w:p>
    <w:p w:rsidR="00695CE4" w:rsidRPr="004F7051" w:rsidRDefault="00695CE4" w:rsidP="00695CE4">
      <w:pPr>
        <w:pStyle w:val="BodyText"/>
        <w:rPr>
          <w:rStyle w:val="Bold"/>
        </w:rPr>
      </w:pPr>
      <w:r w:rsidRPr="004F7051">
        <w:rPr>
          <w:rStyle w:val="Bold"/>
        </w:rPr>
        <w:lastRenderedPageBreak/>
        <w:t xml:space="preserve">To find and </w:t>
      </w:r>
      <w:r>
        <w:rPr>
          <w:rStyle w:val="Bold"/>
        </w:rPr>
        <w:t>view a privilege</w:t>
      </w:r>
      <w:r w:rsidRPr="004F7051">
        <w:rPr>
          <w:rStyle w:val="Bold"/>
        </w:rPr>
        <w:t>:</w:t>
      </w:r>
    </w:p>
    <w:p w:rsidR="00695CE4" w:rsidRDefault="00695CE4" w:rsidP="005F1DF3">
      <w:pPr>
        <w:pStyle w:val="ListNumber"/>
        <w:numPr>
          <w:ilvl w:val="0"/>
          <w:numId w:val="65"/>
        </w:numPr>
      </w:pPr>
      <w:r>
        <w:t xml:space="preserve">Click </w:t>
      </w:r>
      <w:r>
        <w:rPr>
          <w:rStyle w:val="Bold"/>
        </w:rPr>
        <w:t>Privilege</w:t>
      </w:r>
      <w:r>
        <w:t xml:space="preserve"> from the main menu to open the Privilege home page.</w:t>
      </w:r>
    </w:p>
    <w:p w:rsidR="00695CE4" w:rsidRDefault="00695CE4" w:rsidP="00695CE4">
      <w:pPr>
        <w:pStyle w:val="ListNumber"/>
      </w:pPr>
      <w:r>
        <w:t xml:space="preserve">Click on </w:t>
      </w:r>
      <w:r w:rsidRPr="004F7051">
        <w:rPr>
          <w:rStyle w:val="Bold"/>
        </w:rPr>
        <w:t xml:space="preserve">Select an Existing </w:t>
      </w:r>
      <w:r>
        <w:rPr>
          <w:rStyle w:val="Bold"/>
        </w:rPr>
        <w:t>Privilege</w:t>
      </w:r>
      <w:r>
        <w:t>.</w:t>
      </w:r>
    </w:p>
    <w:p w:rsidR="00695CE4" w:rsidRDefault="00695CE4" w:rsidP="00695CE4">
      <w:pPr>
        <w:pStyle w:val="ListNumber"/>
      </w:pPr>
      <w:r>
        <w:t>Enter search criteria into the Privilege Search Criteria form. You may use an asterisk (*) as a wildcard character if necessary.</w:t>
      </w:r>
    </w:p>
    <w:p w:rsidR="00695CE4" w:rsidRDefault="00695CE4" w:rsidP="00695CE4">
      <w:pPr>
        <w:pStyle w:val="ListNumber"/>
      </w:pPr>
      <w:r>
        <w:t xml:space="preserve">From the results list, select the radio button next to the Name of the privilege you want to view and/or edit, and then click </w:t>
      </w:r>
      <w:r w:rsidRPr="004F7051">
        <w:rPr>
          <w:rStyle w:val="Bold"/>
        </w:rPr>
        <w:t>View Details</w:t>
      </w:r>
      <w:r>
        <w:t>.</w:t>
      </w:r>
    </w:p>
    <w:p w:rsidR="00695CE4" w:rsidRDefault="00695CE4" w:rsidP="00695CE4">
      <w:pPr>
        <w:pStyle w:val="ListNumber"/>
      </w:pPr>
      <w:r>
        <w:t>Review the data appearing on the Privilege Details form</w:t>
      </w:r>
      <w:r w:rsidR="008B318A">
        <w:t xml:space="preserve">. </w:t>
      </w:r>
      <w:r>
        <w:t>The form fields are defined as follows:</w:t>
      </w:r>
    </w:p>
    <w:p w:rsidR="00695CE4" w:rsidRDefault="00695CE4" w:rsidP="00695CE4">
      <w:pPr>
        <w:pStyle w:val="BodyTextIndent"/>
      </w:pPr>
      <w:r w:rsidRPr="00D85A39">
        <w:rPr>
          <w:rStyle w:val="Bold"/>
        </w:rPr>
        <w:t>Name</w:t>
      </w:r>
      <w:r>
        <w:t xml:space="preserve"> – Use to uniquely identify the Privilege; it is a required field. </w:t>
      </w:r>
    </w:p>
    <w:p w:rsidR="00695CE4" w:rsidRDefault="00695CE4" w:rsidP="00695CE4">
      <w:pPr>
        <w:pStyle w:val="BodyTextIndent"/>
      </w:pPr>
      <w:r w:rsidRPr="00D85A39">
        <w:rPr>
          <w:rStyle w:val="Bold"/>
        </w:rPr>
        <w:t>Description</w:t>
      </w:r>
      <w:r>
        <w:t xml:space="preserve"> – A brief summary describing the Privilege.</w:t>
      </w:r>
    </w:p>
    <w:p w:rsidR="00695CE4" w:rsidRDefault="00695CE4" w:rsidP="00695CE4">
      <w:pPr>
        <w:pStyle w:val="ListNumber"/>
      </w:pPr>
      <w:r>
        <w:t xml:space="preserve">Click </w:t>
      </w:r>
      <w:r>
        <w:rPr>
          <w:rStyle w:val="Bold"/>
        </w:rPr>
        <w:t>Back</w:t>
      </w:r>
      <w:r w:rsidRPr="00695CE4">
        <w:t xml:space="preserve"> when finished</w:t>
      </w:r>
      <w:r>
        <w:t>.</w:t>
      </w:r>
    </w:p>
    <w:p w:rsidR="00037437" w:rsidRDefault="00C2222F" w:rsidP="00C2222F">
      <w:pPr>
        <w:pStyle w:val="Heading3"/>
      </w:pPr>
      <w:bookmarkStart w:id="1043" w:name="_Toc238795973"/>
      <w:r>
        <w:t>Protection Group</w:t>
      </w:r>
      <w:r w:rsidR="00D33DD9">
        <w:t xml:space="preserve"> Administration – Admin Mode</w:t>
      </w:r>
      <w:bookmarkEnd w:id="1043"/>
    </w:p>
    <w:p w:rsidR="00C2222F" w:rsidRDefault="00C2222F" w:rsidP="00C2222F">
      <w:pPr>
        <w:pStyle w:val="BodyText"/>
      </w:pPr>
      <w:r>
        <w:t>A Protection Group is a collection of application</w:t>
      </w:r>
      <w:r w:rsidR="00695CE4">
        <w:t>’s</w:t>
      </w:r>
      <w:r>
        <w:t xml:space="preserve"> Protection Elements</w:t>
      </w:r>
      <w:r w:rsidR="008B318A">
        <w:t xml:space="preserve">. </w:t>
      </w:r>
      <w:r>
        <w:t xml:space="preserve">By combining Protection Elements into a Protection Group, it becomes easier to associate Users and Groups with rights to a particular data set. </w:t>
      </w:r>
      <w:r w:rsidR="00F228E8">
        <w:fldChar w:fldCharType="begin"/>
      </w:r>
      <w:r w:rsidR="004D1F74">
        <w:instrText xml:space="preserve"> XE "overview:protection group" </w:instrText>
      </w:r>
      <w:r w:rsidR="00F228E8">
        <w:fldChar w:fldCharType="end"/>
      </w:r>
      <w:r w:rsidR="00F228E8">
        <w:fldChar w:fldCharType="begin"/>
      </w:r>
      <w:r w:rsidR="004D1F74">
        <w:instrText xml:space="preserve"> XE "protection group</w:instrText>
      </w:r>
      <w:r w:rsidR="004D1F74" w:rsidRPr="00F2080B">
        <w:instrText>:overview</w:instrText>
      </w:r>
      <w:r w:rsidR="004D1F74">
        <w:instrText xml:space="preserve">" </w:instrText>
      </w:r>
      <w:r w:rsidR="00F228E8">
        <w:fldChar w:fldCharType="end"/>
      </w:r>
      <w:r w:rsidR="00F228E8">
        <w:fldChar w:fldCharType="begin"/>
      </w:r>
      <w:r w:rsidR="004D1F74">
        <w:instrText xml:space="preserve"> XE "protection group:administration" </w:instrText>
      </w:r>
      <w:r w:rsidR="00F228E8">
        <w:fldChar w:fldCharType="end"/>
      </w:r>
    </w:p>
    <w:p w:rsidR="00C2222F" w:rsidRDefault="00C2222F" w:rsidP="00C2222F">
      <w:pPr>
        <w:pStyle w:val="BodyText"/>
      </w:pPr>
      <w:r>
        <w:t>The Protection Group is the only element that can have a Parent</w:t>
      </w:r>
      <w:r w:rsidR="008B318A">
        <w:t xml:space="preserve">. </w:t>
      </w:r>
      <w:r>
        <w:t>Using Parents is a way to group Protection Groups within Protection Groups</w:t>
      </w:r>
      <w:r w:rsidR="008B318A">
        <w:t xml:space="preserve">. </w:t>
      </w:r>
      <w:r>
        <w:t xml:space="preserve">This makes organizing users and their authorization rights easier.   </w:t>
      </w:r>
      <w:r w:rsidR="00F228E8">
        <w:fldChar w:fldCharType="begin"/>
      </w:r>
      <w:r w:rsidR="004D1F74">
        <w:instrText xml:space="preserve"> XE "protection group</w:instrText>
      </w:r>
      <w:r w:rsidR="004D1F74" w:rsidRPr="00F2080B">
        <w:instrText>:</w:instrText>
      </w:r>
      <w:r w:rsidR="004D1F74">
        <w:instrText xml:space="preserve">parents" </w:instrText>
      </w:r>
      <w:r w:rsidR="00F228E8">
        <w:fldChar w:fldCharType="end"/>
      </w:r>
    </w:p>
    <w:p w:rsidR="00695CE4" w:rsidRDefault="00695CE4" w:rsidP="00C2222F">
      <w:pPr>
        <w:pStyle w:val="BodyText"/>
      </w:pPr>
      <w:r>
        <w:t>The sections that follow provide instructions for creating new Protection Groups, modifying existing Protection Group details, assigning Protection Elements to Protection Groups, and assigning a parent for a Protection Group.</w:t>
      </w:r>
    </w:p>
    <w:p w:rsidR="00ED2FB9" w:rsidRDefault="00ED2FB9" w:rsidP="00ED2FB9">
      <w:pPr>
        <w:pStyle w:val="Heading4"/>
      </w:pPr>
      <w:r>
        <w:t xml:space="preserve">Create a New Protection Group </w:t>
      </w:r>
    </w:p>
    <w:p w:rsidR="00ED2FB9" w:rsidRDefault="00ED2FB9" w:rsidP="005F1DF3">
      <w:pPr>
        <w:pStyle w:val="ListNumber"/>
        <w:numPr>
          <w:ilvl w:val="0"/>
          <w:numId w:val="66"/>
        </w:numPr>
      </w:pPr>
      <w:r>
        <w:t xml:space="preserve">Click </w:t>
      </w:r>
      <w:r>
        <w:rPr>
          <w:rStyle w:val="Bold"/>
        </w:rPr>
        <w:t>Protection Group</w:t>
      </w:r>
      <w:r>
        <w:t xml:space="preserve"> from the main menu to open the Protection Group home page.</w:t>
      </w:r>
      <w:r w:rsidR="004D1F74" w:rsidRPr="004D1F74">
        <w:t xml:space="preserve"> </w:t>
      </w:r>
      <w:r w:rsidR="00F228E8">
        <w:fldChar w:fldCharType="begin"/>
      </w:r>
      <w:r w:rsidR="004D1F74">
        <w:instrText xml:space="preserve"> XE "create protection group in UPT" </w:instrText>
      </w:r>
      <w:r w:rsidR="00F228E8">
        <w:fldChar w:fldCharType="end"/>
      </w:r>
      <w:r w:rsidR="00F228E8">
        <w:fldChar w:fldCharType="begin"/>
      </w:r>
      <w:r w:rsidR="004D1F74">
        <w:instrText xml:space="preserve"> XE "protection group:create" </w:instrText>
      </w:r>
      <w:r w:rsidR="00F228E8">
        <w:fldChar w:fldCharType="end"/>
      </w:r>
    </w:p>
    <w:p w:rsidR="00ED2FB9" w:rsidRDefault="00ED2FB9" w:rsidP="00ED2FB9">
      <w:pPr>
        <w:pStyle w:val="ListNumber"/>
      </w:pPr>
      <w:r>
        <w:t xml:space="preserve">Click on </w:t>
      </w:r>
      <w:r>
        <w:rPr>
          <w:rStyle w:val="Bold"/>
        </w:rPr>
        <w:t xml:space="preserve">Create a New </w:t>
      </w:r>
      <w:r w:rsidRPr="00ED2FB9">
        <w:rPr>
          <w:rStyle w:val="Bold"/>
        </w:rPr>
        <w:t>Protection Group</w:t>
      </w:r>
      <w:r w:rsidRPr="00271DCF">
        <w:t>.</w:t>
      </w:r>
    </w:p>
    <w:p w:rsidR="00ED2FB9" w:rsidRDefault="00ED2FB9" w:rsidP="00ED2FB9">
      <w:pPr>
        <w:pStyle w:val="ListNumber"/>
      </w:pPr>
      <w:r>
        <w:t>Enter data into the Protection Group Details form. 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Add</w:t>
      </w:r>
      <w:r>
        <w:t>.</w:t>
      </w:r>
    </w:p>
    <w:p w:rsidR="00ED2FB9" w:rsidRDefault="00ED2FB9" w:rsidP="00ED2FB9">
      <w:pPr>
        <w:pStyle w:val="Heading4"/>
      </w:pPr>
      <w:r>
        <w:t>Select and View/Update an Existing Protection Group</w:t>
      </w:r>
    </w:p>
    <w:p w:rsidR="00ED2FB9" w:rsidRDefault="00ED2FB9" w:rsidP="00ED2FB9">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004D1F74" w:rsidRPr="004D1F74">
        <w:t xml:space="preserve"> </w:t>
      </w:r>
      <w:r w:rsidR="00F228E8">
        <w:fldChar w:fldCharType="begin"/>
      </w:r>
      <w:r w:rsidR="004D1F74">
        <w:instrText xml:space="preserve"> XE "view protection group details" </w:instrText>
      </w:r>
      <w:r w:rsidR="00F228E8">
        <w:fldChar w:fldCharType="end"/>
      </w:r>
      <w:r w:rsidR="00F228E8">
        <w:fldChar w:fldCharType="begin"/>
      </w:r>
      <w:r w:rsidR="004D1F74">
        <w:instrText xml:space="preserve"> XE "edit/update protection group details" </w:instrText>
      </w:r>
      <w:r w:rsidR="00F228E8">
        <w:fldChar w:fldCharType="end"/>
      </w:r>
      <w:r w:rsidR="00F228E8">
        <w:fldChar w:fldCharType="begin"/>
      </w:r>
      <w:r w:rsidR="004D1F74">
        <w:instrText xml:space="preserve"> XE "protection group:view/update" </w:instrText>
      </w:r>
      <w:r w:rsidR="00F228E8">
        <w:fldChar w:fldCharType="end"/>
      </w:r>
    </w:p>
    <w:p w:rsidR="00ED2FB9" w:rsidRPr="004F7051" w:rsidRDefault="00ED2FB9" w:rsidP="00ED2FB9">
      <w:pPr>
        <w:pStyle w:val="BodyText"/>
        <w:keepNext/>
        <w:rPr>
          <w:rStyle w:val="Bold"/>
        </w:rPr>
      </w:pPr>
      <w:r w:rsidRPr="004F7051">
        <w:rPr>
          <w:rStyle w:val="Bold"/>
        </w:rPr>
        <w:lastRenderedPageBreak/>
        <w:t xml:space="preserve">To find and </w:t>
      </w:r>
      <w:r>
        <w:rPr>
          <w:rStyle w:val="Bold"/>
        </w:rPr>
        <w:t xml:space="preserve">view/update a </w:t>
      </w:r>
      <w:r w:rsidRPr="00ED2FB9">
        <w:rPr>
          <w:rStyle w:val="Bold"/>
        </w:rPr>
        <w:t>Protection Group</w:t>
      </w:r>
      <w:r w:rsidRPr="004F7051">
        <w:rPr>
          <w:rStyle w:val="Bold"/>
        </w:rPr>
        <w:t>:</w:t>
      </w:r>
    </w:p>
    <w:p w:rsidR="00ED2FB9" w:rsidRDefault="00ED2FB9" w:rsidP="005F1DF3">
      <w:pPr>
        <w:pStyle w:val="ListNumber"/>
        <w:numPr>
          <w:ilvl w:val="0"/>
          <w:numId w:val="67"/>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view and/or edit, and then click </w:t>
      </w:r>
      <w:r w:rsidRPr="004F7051">
        <w:rPr>
          <w:rStyle w:val="Bold"/>
        </w:rPr>
        <w:t>View Details</w:t>
      </w:r>
      <w:r>
        <w:t>.</w:t>
      </w:r>
    </w:p>
    <w:p w:rsidR="00ED2FB9" w:rsidRDefault="00ED2FB9" w:rsidP="00ED2FB9">
      <w:pPr>
        <w:pStyle w:val="ListNumber"/>
      </w:pPr>
      <w:r>
        <w:t>Review, and if necessary edit the data appearing on the Protection Group Details form</w:t>
      </w:r>
      <w:r w:rsidR="008B318A">
        <w:t xml:space="preserve">. </w:t>
      </w:r>
      <w:r>
        <w:t>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Update</w:t>
      </w:r>
      <w:r>
        <w:t>.</w:t>
      </w:r>
    </w:p>
    <w:p w:rsidR="00ED2FB9" w:rsidRDefault="00ED2FB9" w:rsidP="00ED2FB9">
      <w:pPr>
        <w:pStyle w:val="Heading4"/>
      </w:pPr>
      <w:r>
        <w:t>Delete an Existing Protection Group</w:t>
      </w:r>
    </w:p>
    <w:p w:rsidR="00ED2FB9" w:rsidRDefault="00ED2FB9" w:rsidP="00ED2FB9">
      <w:pPr>
        <w:pStyle w:val="BodyText"/>
      </w:pPr>
      <w:r>
        <w:t>If necessary, you can delete a Protection Group. In order to delete the Protection Group, you must search for and select to view the details page of the Protection Group you want to delete.</w:t>
      </w:r>
      <w:r w:rsidR="004D1F74" w:rsidRPr="004D1F74">
        <w:t xml:space="preserve"> </w:t>
      </w:r>
      <w:r w:rsidR="00F228E8">
        <w:fldChar w:fldCharType="begin"/>
      </w:r>
      <w:r w:rsidR="004D1F74">
        <w:instrText xml:space="preserve"> XE "delete protection group" </w:instrText>
      </w:r>
      <w:r w:rsidR="00F228E8">
        <w:fldChar w:fldCharType="end"/>
      </w:r>
      <w:r w:rsidR="00F228E8">
        <w:fldChar w:fldCharType="begin"/>
      </w:r>
      <w:r w:rsidR="004D1F74">
        <w:instrText xml:space="preserve"> XE "protection group:delete" </w:instrText>
      </w:r>
      <w:r w:rsidR="00F228E8">
        <w:fldChar w:fldCharType="end"/>
      </w:r>
    </w:p>
    <w:p w:rsidR="00ED2FB9" w:rsidRPr="004F7051" w:rsidRDefault="00ED2FB9" w:rsidP="00ED2FB9">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ED2FB9" w:rsidRDefault="00ED2FB9" w:rsidP="005F1DF3">
      <w:pPr>
        <w:pStyle w:val="ListNumber"/>
        <w:numPr>
          <w:ilvl w:val="0"/>
          <w:numId w:val="68"/>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Enter search criteria into the Protection Group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delete, and then click </w:t>
      </w:r>
      <w:r w:rsidRPr="004F7051">
        <w:rPr>
          <w:rStyle w:val="Bold"/>
        </w:rPr>
        <w:t>View Details</w:t>
      </w:r>
      <w:r>
        <w:t>.</w:t>
      </w:r>
    </w:p>
    <w:p w:rsidR="00ED2FB9" w:rsidRDefault="00ED2FB9" w:rsidP="00ED2FB9">
      <w:pPr>
        <w:pStyle w:val="ListNumber"/>
      </w:pPr>
      <w:r>
        <w:t xml:space="preserve">From the details page, click </w:t>
      </w:r>
      <w:r w:rsidRPr="005A3617">
        <w:rPr>
          <w:rStyle w:val="Bold"/>
        </w:rPr>
        <w:t>Delete</w:t>
      </w:r>
      <w:r w:rsidR="008B318A">
        <w:t xml:space="preserve">. </w:t>
      </w:r>
      <w:r>
        <w:t>A confirmation window appears.</w:t>
      </w:r>
    </w:p>
    <w:p w:rsidR="00C2222F" w:rsidRDefault="00ED2FB9" w:rsidP="00ED2FB9">
      <w:pPr>
        <w:pStyle w:val="ListNumber"/>
      </w:pPr>
      <w:r>
        <w:t xml:space="preserve">Click </w:t>
      </w:r>
      <w:r w:rsidRPr="005A3617">
        <w:rPr>
          <w:rStyle w:val="Bold"/>
        </w:rPr>
        <w:t>OK</w:t>
      </w:r>
      <w:r>
        <w:t xml:space="preserve"> to confirm the deletion.</w:t>
      </w:r>
    </w:p>
    <w:p w:rsidR="00C2222F" w:rsidRDefault="00C2222F" w:rsidP="00C2222F">
      <w:pPr>
        <w:pStyle w:val="Heading4"/>
      </w:pPr>
      <w:r>
        <w:t>Assign Protection Elements to the Protection Group</w:t>
      </w:r>
    </w:p>
    <w:p w:rsidR="00ED2FB9" w:rsidRPr="00ED2FB9" w:rsidRDefault="00ED2FB9" w:rsidP="00ED2FB9">
      <w:pPr>
        <w:pStyle w:val="BodyText"/>
      </w:pPr>
      <w:r>
        <w:t>Once a Protection Group has been created, you can assign Protection Elements to it, allowing you to group those elements and more easily manage access to those elements.</w:t>
      </w:r>
      <w:r w:rsidR="004D1F74" w:rsidRPr="004D1F74">
        <w:t xml:space="preserve"> </w:t>
      </w:r>
      <w:r w:rsidR="00F228E8">
        <w:fldChar w:fldCharType="begin"/>
      </w:r>
      <w:r w:rsidR="004D1F74">
        <w:instrText xml:space="preserve"> XE "assign protection element to protection group " </w:instrText>
      </w:r>
      <w:r w:rsidR="00F228E8">
        <w:fldChar w:fldCharType="end"/>
      </w:r>
      <w:r w:rsidR="00F228E8">
        <w:fldChar w:fldCharType="begin"/>
      </w:r>
      <w:r w:rsidR="004D1F74">
        <w:instrText xml:space="preserve"> XE "protection element</w:instrText>
      </w:r>
      <w:r w:rsidR="003D285E">
        <w:instrText>:</w:instrText>
      </w:r>
      <w:r w:rsidR="004D1F74">
        <w:instrText xml:space="preserve">grouping" </w:instrText>
      </w:r>
      <w:r w:rsidR="00F228E8">
        <w:fldChar w:fldCharType="end"/>
      </w:r>
      <w:r w:rsidR="00F228E8">
        <w:fldChar w:fldCharType="begin"/>
      </w:r>
      <w:r w:rsidR="004D1F74">
        <w:instrText xml:space="preserve"> XE "protection group</w:instrText>
      </w:r>
      <w:r w:rsidR="003D285E">
        <w:instrText>:</w:instrText>
      </w:r>
      <w:r w:rsidR="004D1F74">
        <w:instrText xml:space="preserve">administration" </w:instrText>
      </w:r>
      <w:r w:rsidR="00F228E8">
        <w:fldChar w:fldCharType="end"/>
      </w:r>
    </w:p>
    <w:p w:rsidR="00084A4B" w:rsidRDefault="00084A4B" w:rsidP="004D1F74">
      <w:pPr>
        <w:pStyle w:val="ListNumber"/>
        <w:numPr>
          <w:ilvl w:val="0"/>
          <w:numId w:val="84"/>
        </w:numPr>
      </w:pPr>
      <w:r>
        <w:t xml:space="preserve">Click </w:t>
      </w:r>
      <w:r w:rsidRPr="00ED2FB9">
        <w:rPr>
          <w:rStyle w:val="Bold"/>
        </w:rPr>
        <w:t>Protection Group</w:t>
      </w:r>
      <w:r>
        <w:t xml:space="preserve"> from the main menu to open the Protection Group home page.</w:t>
      </w:r>
    </w:p>
    <w:p w:rsidR="00084A4B" w:rsidRDefault="00084A4B" w:rsidP="00084A4B">
      <w:pPr>
        <w:pStyle w:val="ListNumber"/>
      </w:pPr>
      <w:r>
        <w:t xml:space="preserve">Click on </w:t>
      </w:r>
      <w:r w:rsidRPr="004F7051">
        <w:rPr>
          <w:rStyle w:val="Bold"/>
        </w:rPr>
        <w:t xml:space="preserve">Select an Existing </w:t>
      </w:r>
      <w:r w:rsidRPr="00ED2FB9">
        <w:rPr>
          <w:rStyle w:val="Bold"/>
        </w:rPr>
        <w:t>Protection Group</w:t>
      </w:r>
      <w:r>
        <w:t>.</w:t>
      </w:r>
    </w:p>
    <w:p w:rsidR="00084A4B" w:rsidRDefault="00084A4B" w:rsidP="00084A4B">
      <w:pPr>
        <w:pStyle w:val="ListNumber"/>
      </w:pPr>
      <w:r>
        <w:lastRenderedPageBreak/>
        <w:t>Enter search criteria into the Protection Group Search Criteria form. Search by Protection Group name. You may use an asterisk (*) as a wildcard character if necessary.</w:t>
      </w:r>
    </w:p>
    <w:p w:rsidR="00084A4B" w:rsidRDefault="00084A4B" w:rsidP="00084A4B">
      <w:pPr>
        <w:pStyle w:val="ListNumber"/>
      </w:pPr>
      <w:r>
        <w:t xml:space="preserve">From the results list, select the radio button next to the Name of the Protection Group you want to </w:t>
      </w:r>
      <w:r w:rsidR="007F1191">
        <w:t>modify</w:t>
      </w:r>
      <w:r>
        <w:t xml:space="preserve">, and then click </w:t>
      </w:r>
      <w:r w:rsidRPr="004F7051">
        <w:rPr>
          <w:rStyle w:val="Bold"/>
        </w:rPr>
        <w:t>View Details</w:t>
      </w:r>
      <w:r>
        <w:t>.</w:t>
      </w:r>
    </w:p>
    <w:p w:rsidR="00084A4B" w:rsidRDefault="00084A4B" w:rsidP="00084A4B">
      <w:pPr>
        <w:pStyle w:val="ListNumbe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C2222F" w:rsidRDefault="00084A4B" w:rsidP="00084A4B">
      <w:pPr>
        <w:pStyle w:val="ListNumber"/>
      </w:pPr>
      <w:r>
        <w:t>An Assigned PE’s list appears</w:t>
      </w:r>
      <w:r w:rsidR="008B318A">
        <w:t xml:space="preserve">. </w:t>
      </w:r>
      <w:r>
        <w:t>You have the following options:</w:t>
      </w:r>
    </w:p>
    <w:p w:rsidR="00084A4B" w:rsidRDefault="00084A4B" w:rsidP="00084A4B">
      <w:pPr>
        <w:pStyle w:val="BodyTextIndent"/>
      </w:pPr>
      <w:r>
        <w:t xml:space="preserve">To remove a PE from the group, highlight the PE and click </w:t>
      </w:r>
      <w:r w:rsidRPr="00084A4B">
        <w:rPr>
          <w:rStyle w:val="Bold"/>
        </w:rPr>
        <w:t>Deassign</w:t>
      </w:r>
      <w:r>
        <w:t>.</w:t>
      </w:r>
    </w:p>
    <w:p w:rsidR="00084A4B" w:rsidRDefault="00084A4B" w:rsidP="00084A4B">
      <w:pPr>
        <w:pStyle w:val="BodyTextIndent"/>
      </w:pPr>
      <w:r>
        <w:t xml:space="preserve">To add a PE to this group, click </w:t>
      </w:r>
      <w:r w:rsidRPr="00084A4B">
        <w:rPr>
          <w:rStyle w:val="Bold"/>
        </w:rPr>
        <w:t>Assign PE</w:t>
      </w:r>
      <w:r>
        <w:t xml:space="preserve">. </w:t>
      </w:r>
    </w:p>
    <w:p w:rsidR="00084A4B" w:rsidRDefault="00084A4B" w:rsidP="00084A4B">
      <w:pPr>
        <w:pStyle w:val="ListNumber2"/>
      </w:pPr>
      <w:r>
        <w:t xml:space="preserve">In the Search form that appears, enter search criteria in the fields (using an asterisk as a wildcard if necessary) and click </w:t>
      </w:r>
      <w:r w:rsidRPr="00084A4B">
        <w:rPr>
          <w:rStyle w:val="Bold"/>
        </w:rPr>
        <w:t>Search</w:t>
      </w:r>
      <w:r>
        <w:t>.</w:t>
      </w:r>
    </w:p>
    <w:p w:rsidR="00084A4B" w:rsidRDefault="00084A4B" w:rsidP="00084A4B">
      <w:pPr>
        <w:pStyle w:val="ListNumber2"/>
      </w:pPr>
      <w:r>
        <w:t xml:space="preserve">Use the checkboxes in the results list to select which PEs you want to assign to the Protection Group, and then click </w:t>
      </w:r>
      <w:r w:rsidRPr="00084A4B">
        <w:rPr>
          <w:rStyle w:val="Bold"/>
        </w:rPr>
        <w:t>Assign PE</w:t>
      </w:r>
      <w:r>
        <w:t>.</w:t>
      </w:r>
    </w:p>
    <w:p w:rsidR="00084A4B" w:rsidRPr="00A96087" w:rsidRDefault="00084A4B" w:rsidP="00084A4B">
      <w:pPr>
        <w:pStyle w:val="ListNumber"/>
        <w:rPr>
          <w:rFonts w:cs="Arial"/>
          <w:noProof/>
        </w:rPr>
      </w:pPr>
      <w:r>
        <w:t>The Assigned PE’s list re-</w:t>
      </w:r>
      <w:r w:rsidR="008B318A">
        <w:t xml:space="preserve">appears. </w:t>
      </w:r>
      <w:r>
        <w:t>Repeat the above steps as necessary until only the PEs you want to have assigned to this Protection Group appear.</w:t>
      </w:r>
      <w:r>
        <w:rPr>
          <w:noProof/>
        </w:rPr>
        <w:t xml:space="preserve"> </w:t>
      </w:r>
    </w:p>
    <w:p w:rsidR="00084A4B" w:rsidRDefault="00084A4B" w:rsidP="00084A4B">
      <w:pPr>
        <w:pStyle w:val="ListNumber"/>
      </w:pPr>
      <w:r>
        <w:rPr>
          <w:noProof/>
        </w:rPr>
        <w:t xml:space="preserve">When finished, click </w:t>
      </w:r>
      <w:r w:rsidRPr="00695CE4">
        <w:rPr>
          <w:rStyle w:val="Bold"/>
        </w:rPr>
        <w:t>Update Association</w:t>
      </w:r>
      <w:r>
        <w:t xml:space="preserve"> to save your changes. No associations are saved until the update button is selected.</w:t>
      </w:r>
      <w:r w:rsidR="00C2222F">
        <w:tab/>
      </w:r>
    </w:p>
    <w:p w:rsidR="00C2222F" w:rsidRDefault="00C2222F" w:rsidP="00C2222F">
      <w:pPr>
        <w:pStyle w:val="Heading4"/>
      </w:pPr>
      <w:r>
        <w:t>Assign a Parent for the Protection Group</w:t>
      </w:r>
    </w:p>
    <w:p w:rsidR="00084A4B" w:rsidRDefault="00084A4B" w:rsidP="00084A4B">
      <w:pPr>
        <w:pStyle w:val="BodyText"/>
      </w:pPr>
      <w:r>
        <w:t>Assigning a Parent for a Protection Group is a way of adding another layer of grouping for your Protection Groups, to assist you in managing access to the Protection Elements contained within the groups.</w:t>
      </w:r>
      <w:r w:rsidR="004D1F74" w:rsidRPr="004D1F74">
        <w:t xml:space="preserve"> </w:t>
      </w:r>
      <w:r w:rsidR="00F228E8">
        <w:fldChar w:fldCharType="begin"/>
      </w:r>
      <w:r w:rsidR="004D1F74">
        <w:instrText xml:space="preserve"> XE "assign protection group to parent group" </w:instrText>
      </w:r>
      <w:r w:rsidR="00F228E8">
        <w:fldChar w:fldCharType="end"/>
      </w:r>
      <w:r w:rsidR="00F228E8">
        <w:fldChar w:fldCharType="begin"/>
      </w:r>
      <w:r w:rsidR="004D1F74">
        <w:instrText xml:space="preserve"> XE "protection group</w:instrText>
      </w:r>
      <w:r w:rsidR="003D285E">
        <w:instrText xml:space="preserve">:parent </w:instrText>
      </w:r>
      <w:r w:rsidR="004D1F74">
        <w:instrText xml:space="preserve">grouping" </w:instrText>
      </w:r>
      <w:r w:rsidR="00F228E8">
        <w:fldChar w:fldCharType="end"/>
      </w:r>
      <w:r w:rsidR="00F228E8">
        <w:fldChar w:fldCharType="begin"/>
      </w:r>
      <w:r w:rsidR="003D285E">
        <w:instrText xml:space="preserve"> XE "protection group:</w:instrText>
      </w:r>
      <w:r w:rsidR="004D1F74">
        <w:instrText xml:space="preserve">administration" </w:instrText>
      </w:r>
      <w:r w:rsidR="00F228E8">
        <w:fldChar w:fldCharType="end"/>
      </w:r>
    </w:p>
    <w:p w:rsidR="007F1191" w:rsidRDefault="007F1191" w:rsidP="004D1F74">
      <w:pPr>
        <w:pStyle w:val="NoteMainbody"/>
      </w:pPr>
      <w:r>
        <w:t>N</w:t>
      </w:r>
      <w:r w:rsidR="004D1F74">
        <w:t>OTE:</w:t>
      </w:r>
      <w:r>
        <w:t xml:space="preserve"> </w:t>
      </w:r>
      <w:r w:rsidR="004D1F74">
        <w:t>Y</w:t>
      </w:r>
      <w:r>
        <w:t>ou must create the Parent group before you can assign Protection Groups to it.</w:t>
      </w:r>
    </w:p>
    <w:p w:rsidR="007F1191" w:rsidRDefault="007F1191" w:rsidP="005F1DF3">
      <w:pPr>
        <w:pStyle w:val="ListNumber"/>
        <w:numPr>
          <w:ilvl w:val="0"/>
          <w:numId w:val="69"/>
        </w:numPr>
      </w:pPr>
      <w:r>
        <w:t xml:space="preserve">Click </w:t>
      </w:r>
      <w:r w:rsidRPr="00ED2FB9">
        <w:rPr>
          <w:rStyle w:val="Bold"/>
        </w:rPr>
        <w:t>Protection Group</w:t>
      </w:r>
      <w:r>
        <w:t xml:space="preserve"> from the main menu to open the Protection Group home page.</w:t>
      </w:r>
    </w:p>
    <w:p w:rsidR="007F1191" w:rsidRDefault="007F1191" w:rsidP="007F1191">
      <w:pPr>
        <w:pStyle w:val="ListNumber"/>
      </w:pPr>
      <w:r>
        <w:t xml:space="preserve">Click on </w:t>
      </w:r>
      <w:r w:rsidRPr="004F7051">
        <w:rPr>
          <w:rStyle w:val="Bold"/>
        </w:rPr>
        <w:t xml:space="preserve">Select an Existing </w:t>
      </w:r>
      <w:r w:rsidRPr="00ED2FB9">
        <w:rPr>
          <w:rStyle w:val="Bold"/>
        </w:rPr>
        <w:t>Protection Group</w:t>
      </w:r>
      <w:r>
        <w:t>.</w:t>
      </w:r>
    </w:p>
    <w:p w:rsidR="007F1191" w:rsidRDefault="007F1191" w:rsidP="007F1191">
      <w:pPr>
        <w:pStyle w:val="ListNumber"/>
      </w:pPr>
      <w:r>
        <w:t>Enter search criteria into the Protection Group Search Criteria form. Search by Protection Group name. You may use an asterisk (*) as a wildcard character if necessary.</w:t>
      </w:r>
    </w:p>
    <w:p w:rsidR="007F1191" w:rsidRDefault="007F1191" w:rsidP="007F1191">
      <w:pPr>
        <w:pStyle w:val="ListNumber"/>
      </w:pPr>
      <w:r>
        <w:t xml:space="preserve">From the results list, select the radio button next to the Name of the Protection Group you want to assign, and then click </w:t>
      </w:r>
      <w:r w:rsidRPr="004F7051">
        <w:rPr>
          <w:rStyle w:val="Bold"/>
        </w:rPr>
        <w:t>View Details</w:t>
      </w:r>
      <w:r>
        <w:t>.</w:t>
      </w:r>
    </w:p>
    <w:p w:rsidR="007F1191" w:rsidRDefault="007F1191" w:rsidP="007F1191">
      <w:pPr>
        <w:pStyle w:val="ListNumber"/>
        <w:rPr>
          <w:noProof/>
        </w:rPr>
      </w:pPr>
      <w:r>
        <w:t xml:space="preserve">From the details page, click </w:t>
      </w:r>
      <w:r w:rsidR="00C2222F" w:rsidRPr="007F1191">
        <w:rPr>
          <w:rStyle w:val="Bold"/>
        </w:rPr>
        <w:t>Associated Parent PG</w:t>
      </w:r>
      <w:r w:rsidR="00C2222F">
        <w:t>.</w:t>
      </w:r>
      <w:r>
        <w:t xml:space="preserve"> </w:t>
      </w:r>
    </w:p>
    <w:p w:rsidR="00AC2A9B" w:rsidRPr="00AC2A9B" w:rsidRDefault="007F1191" w:rsidP="007F1191">
      <w:pPr>
        <w:pStyle w:val="ListNumbe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rsidR="00AC2A9B">
        <w:t>Protection Groups can be assigned to only one Parent.</w:t>
      </w:r>
    </w:p>
    <w:p w:rsidR="00AC2A9B" w:rsidRPr="007F1191" w:rsidRDefault="00AC2A9B" w:rsidP="00AC2A9B">
      <w:pPr>
        <w:pStyle w:val="ListNumber"/>
        <w:rPr>
          <w:rFonts w:cs="Arial"/>
          <w:noProof/>
        </w:rPr>
      </w:pPr>
      <w:r>
        <w:rPr>
          <w:noProof/>
        </w:rPr>
        <w:t xml:space="preserve">Highlight the appropriate Parent group and click </w:t>
      </w:r>
      <w:r w:rsidRPr="008C7678">
        <w:rPr>
          <w:rStyle w:val="Bold"/>
        </w:rPr>
        <w:t>Assign</w:t>
      </w:r>
      <w:r w:rsidRPr="007F1191">
        <w:t>.</w:t>
      </w:r>
      <w:r>
        <w:t xml:space="preserve">  </w:t>
      </w:r>
    </w:p>
    <w:p w:rsidR="00AC2A9B" w:rsidRPr="00AC2A9B" w:rsidRDefault="00AC2A9B" w:rsidP="007F1191">
      <w:pPr>
        <w:pStyle w:val="ListNumbe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C2222F" w:rsidRPr="00C2222F" w:rsidRDefault="00AC2A9B" w:rsidP="00AC2A9B">
      <w:pPr>
        <w:pStyle w:val="ListNumber"/>
      </w:pPr>
      <w:r>
        <w:t xml:space="preserve">Click Update Association to save your changes. </w:t>
      </w:r>
      <w:r w:rsidR="00C2222F">
        <w:t>No association is saved until this button is selected.</w:t>
      </w:r>
    </w:p>
    <w:p w:rsidR="00037437" w:rsidRDefault="00C2222F" w:rsidP="00C2222F">
      <w:pPr>
        <w:pStyle w:val="Heading3"/>
      </w:pPr>
      <w:bookmarkStart w:id="1044" w:name="_Toc238795974"/>
      <w:r>
        <w:lastRenderedPageBreak/>
        <w:t>Role</w:t>
      </w:r>
      <w:r w:rsidR="00D33DD9">
        <w:t xml:space="preserve"> Administration – Admin Mode</w:t>
      </w:r>
      <w:bookmarkEnd w:id="1044"/>
    </w:p>
    <w:p w:rsidR="003B26A0" w:rsidRDefault="00C2222F" w:rsidP="00C2222F">
      <w:pPr>
        <w:pStyle w:val="BodyText"/>
      </w:pPr>
      <w:r>
        <w:t>A Role is a collection of Privileges</w:t>
      </w:r>
      <w:r w:rsidR="008B318A">
        <w:t xml:space="preserve">. </w:t>
      </w:r>
      <w:r>
        <w:t xml:space="preserve">By combining Privileges into a Role, it becomes easier to associate Users and Groups with rights to a particular data set. </w:t>
      </w:r>
      <w:r w:rsidR="00F228E8">
        <w:fldChar w:fldCharType="begin"/>
      </w:r>
      <w:r w:rsidR="004D1F74">
        <w:instrText xml:space="preserve"> XE "overview:roles" </w:instrText>
      </w:r>
      <w:r w:rsidR="00F228E8">
        <w:fldChar w:fldCharType="end"/>
      </w:r>
      <w:r w:rsidR="00F228E8">
        <w:fldChar w:fldCharType="begin"/>
      </w:r>
      <w:r w:rsidR="004D1F74">
        <w:instrText xml:space="preserve"> XE "roles</w:instrText>
      </w:r>
      <w:r w:rsidR="004D1F74" w:rsidRPr="00F2080B">
        <w:instrText>:overview</w:instrText>
      </w:r>
      <w:r w:rsidR="004D1F74">
        <w:instrText xml:space="preserve">" </w:instrText>
      </w:r>
      <w:r w:rsidR="00F228E8">
        <w:fldChar w:fldCharType="end"/>
      </w:r>
      <w:r w:rsidR="00F228E8">
        <w:fldChar w:fldCharType="begin"/>
      </w:r>
      <w:r w:rsidR="004D1F74">
        <w:instrText xml:space="preserve"> XE "roles:administration" </w:instrText>
      </w:r>
      <w:r w:rsidR="00F228E8">
        <w:fldChar w:fldCharType="end"/>
      </w:r>
    </w:p>
    <w:p w:rsidR="00C2222F" w:rsidRDefault="003B26A0" w:rsidP="00C2222F">
      <w:pPr>
        <w:pStyle w:val="BodyText"/>
      </w:pPr>
      <w:r>
        <w:t xml:space="preserve">The sections that follow provide instructions for creating new Roles, modifying existing roles, </w:t>
      </w:r>
      <w:r w:rsidR="008B318A">
        <w:t>deleting</w:t>
      </w:r>
      <w:r>
        <w:t xml:space="preserve"> Roles, and assigning or deassigning Privileges to a given Role. </w:t>
      </w:r>
    </w:p>
    <w:p w:rsidR="003B26A0" w:rsidRDefault="003B26A0" w:rsidP="003B26A0">
      <w:pPr>
        <w:pStyle w:val="Heading4"/>
      </w:pPr>
      <w:r>
        <w:t xml:space="preserve">Create a New Role </w:t>
      </w:r>
    </w:p>
    <w:p w:rsidR="003B26A0" w:rsidRDefault="003B26A0" w:rsidP="005F1DF3">
      <w:pPr>
        <w:pStyle w:val="ListNumber"/>
        <w:numPr>
          <w:ilvl w:val="0"/>
          <w:numId w:val="70"/>
        </w:numPr>
      </w:pPr>
      <w:r>
        <w:t xml:space="preserve">Click </w:t>
      </w:r>
      <w:r>
        <w:rPr>
          <w:rStyle w:val="Bold"/>
        </w:rPr>
        <w:t xml:space="preserve">Role </w:t>
      </w:r>
      <w:r>
        <w:t>from the main menu to open the Role home page.</w:t>
      </w:r>
      <w:r w:rsidR="004D1F74" w:rsidRPr="004D1F74">
        <w:t xml:space="preserve"> </w:t>
      </w:r>
      <w:r w:rsidR="00F228E8">
        <w:fldChar w:fldCharType="begin"/>
      </w:r>
      <w:r w:rsidR="004D1F74">
        <w:instrText xml:space="preserve"> XE "create role in UPT" </w:instrText>
      </w:r>
      <w:r w:rsidR="00F228E8">
        <w:fldChar w:fldCharType="end"/>
      </w:r>
      <w:r w:rsidR="00F228E8">
        <w:fldChar w:fldCharType="begin"/>
      </w:r>
      <w:r w:rsidR="004D1F74">
        <w:instrText xml:space="preserve"> </w:instrText>
      </w:r>
      <w:r w:rsidR="00660D81">
        <w:instrText>XE “</w:instrText>
      </w:r>
      <w:r w:rsidR="004D1F74">
        <w:instrText xml:space="preserve">roles:create" </w:instrText>
      </w:r>
      <w:r w:rsidR="00F228E8">
        <w:fldChar w:fldCharType="end"/>
      </w:r>
    </w:p>
    <w:p w:rsidR="003B26A0" w:rsidRDefault="003B26A0" w:rsidP="003B26A0">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3B26A0" w:rsidRDefault="003B26A0" w:rsidP="003B26A0">
      <w:pPr>
        <w:pStyle w:val="ListNumber"/>
        <w:numPr>
          <w:ilvl w:val="0"/>
          <w:numId w:val="14"/>
        </w:numPr>
      </w:pPr>
      <w:r>
        <w:t>Enter data into the Role Details form. 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Select </w:t>
      </w:r>
      <w:r w:rsidRPr="00D85A39">
        <w:rPr>
          <w:rStyle w:val="Bold"/>
        </w:rPr>
        <w:t>Add</w:t>
      </w:r>
      <w:r>
        <w:t>.</w:t>
      </w:r>
    </w:p>
    <w:p w:rsidR="003B26A0" w:rsidRDefault="003B26A0" w:rsidP="003B26A0">
      <w:pPr>
        <w:pStyle w:val="Heading4"/>
      </w:pPr>
      <w:r>
        <w:t>Select and View/Update an Existing Role</w:t>
      </w:r>
    </w:p>
    <w:p w:rsidR="003B26A0" w:rsidRDefault="003B26A0" w:rsidP="003B26A0">
      <w:pPr>
        <w:pStyle w:val="BodyText"/>
      </w:pPr>
      <w:r>
        <w:t>Once a Role has been created, you can view or edit the details any time necessary. In order to edit the Role details, you must search for and identify the Role to update and select to view the details.</w:t>
      </w:r>
      <w:r w:rsidR="004D1F74" w:rsidRPr="004D1F74">
        <w:t xml:space="preserve"> </w:t>
      </w:r>
      <w:r w:rsidR="00F228E8">
        <w:fldChar w:fldCharType="begin"/>
      </w:r>
      <w:r w:rsidR="004D1F74">
        <w:instrText xml:space="preserve"> XE "view role details" </w:instrText>
      </w:r>
      <w:r w:rsidR="00F228E8">
        <w:fldChar w:fldCharType="end"/>
      </w:r>
      <w:r w:rsidR="00F228E8">
        <w:fldChar w:fldCharType="begin"/>
      </w:r>
      <w:r w:rsidR="004D1F74">
        <w:instrText xml:space="preserve"> XE "edit/update role details" </w:instrText>
      </w:r>
      <w:r w:rsidR="00F228E8">
        <w:fldChar w:fldCharType="end"/>
      </w:r>
      <w:r w:rsidR="00F228E8">
        <w:fldChar w:fldCharType="begin"/>
      </w:r>
      <w:r w:rsidR="004D1F74">
        <w:instrText xml:space="preserve"> </w:instrText>
      </w:r>
      <w:r w:rsidR="00660D81">
        <w:instrText>XE “</w:instrText>
      </w:r>
      <w:r w:rsidR="004D1F74">
        <w:instrText xml:space="preserve">roles:view/update" </w:instrText>
      </w:r>
      <w:r w:rsidR="00F228E8">
        <w:fldChar w:fldCharType="end"/>
      </w:r>
    </w:p>
    <w:p w:rsidR="003B26A0" w:rsidRPr="004F7051" w:rsidRDefault="003B26A0" w:rsidP="003B26A0">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3B26A0" w:rsidRDefault="003B26A0" w:rsidP="005F1DF3">
      <w:pPr>
        <w:pStyle w:val="ListNumber"/>
        <w:numPr>
          <w:ilvl w:val="0"/>
          <w:numId w:val="71"/>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Review, and if necessary edit the data appearing on the Role Details form</w:t>
      </w:r>
      <w:r w:rsidR="008B318A">
        <w:t xml:space="preserve">. </w:t>
      </w:r>
      <w:r>
        <w:t>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Click </w:t>
      </w:r>
      <w:r w:rsidRPr="00D85A39">
        <w:rPr>
          <w:rStyle w:val="Bold"/>
        </w:rPr>
        <w:t>Update</w:t>
      </w:r>
      <w:r>
        <w:t>.</w:t>
      </w:r>
    </w:p>
    <w:p w:rsidR="003B26A0" w:rsidRDefault="003B26A0" w:rsidP="003B26A0">
      <w:pPr>
        <w:pStyle w:val="Heading4"/>
      </w:pPr>
      <w:r>
        <w:t>Delete an Existing Role</w:t>
      </w:r>
    </w:p>
    <w:p w:rsidR="003B26A0" w:rsidRDefault="003B26A0" w:rsidP="003B26A0">
      <w:pPr>
        <w:pStyle w:val="BodyText"/>
      </w:pPr>
      <w:r>
        <w:t>If necessary, you can delete a Role. In order to delete the Role, you must search for and select to view the details page of the Role you want to delete.</w:t>
      </w:r>
      <w:r w:rsidR="000C649E" w:rsidRPr="000C649E">
        <w:t xml:space="preserve"> </w:t>
      </w:r>
      <w:r w:rsidR="00F228E8">
        <w:fldChar w:fldCharType="begin"/>
      </w:r>
      <w:r w:rsidR="000C649E">
        <w:instrText xml:space="preserve"> XE "delete role" </w:instrText>
      </w:r>
      <w:r w:rsidR="00F228E8">
        <w:fldChar w:fldCharType="end"/>
      </w:r>
      <w:r w:rsidR="00F228E8">
        <w:fldChar w:fldCharType="begin"/>
      </w:r>
      <w:r w:rsidR="000C649E">
        <w:instrText xml:space="preserve"> </w:instrText>
      </w:r>
      <w:r w:rsidR="00660D81">
        <w:instrText>XE “</w:instrText>
      </w:r>
      <w:r w:rsidR="000C649E">
        <w:instrText xml:space="preserve">roles:delete" </w:instrText>
      </w:r>
      <w:r w:rsidR="00F228E8">
        <w:fldChar w:fldCharType="end"/>
      </w:r>
    </w:p>
    <w:p w:rsidR="003B26A0" w:rsidRPr="004F7051" w:rsidRDefault="003B26A0" w:rsidP="003B26A0">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3B26A0" w:rsidRDefault="003B26A0" w:rsidP="005F1DF3">
      <w:pPr>
        <w:pStyle w:val="ListNumber"/>
        <w:numPr>
          <w:ilvl w:val="0"/>
          <w:numId w:val="72"/>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lastRenderedPageBreak/>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3B26A0" w:rsidRDefault="003B26A0" w:rsidP="003B26A0">
      <w:pPr>
        <w:pStyle w:val="ListNumber"/>
        <w:numPr>
          <w:ilvl w:val="0"/>
          <w:numId w:val="14"/>
        </w:numPr>
      </w:pPr>
      <w:r>
        <w:t xml:space="preserve">Click </w:t>
      </w:r>
      <w:r w:rsidRPr="005A3617">
        <w:rPr>
          <w:rStyle w:val="Bold"/>
        </w:rPr>
        <w:t>OK</w:t>
      </w:r>
      <w:r>
        <w:t xml:space="preserve"> to confirm the deletion.</w:t>
      </w:r>
    </w:p>
    <w:p w:rsidR="00C2222F" w:rsidRDefault="00C2222F" w:rsidP="00C2222F">
      <w:pPr>
        <w:pStyle w:val="Heading4"/>
      </w:pPr>
      <w:r>
        <w:t>Assign Privileges to the Role</w:t>
      </w:r>
    </w:p>
    <w:p w:rsidR="003B26A0" w:rsidRDefault="003B26A0" w:rsidP="00666208">
      <w:pPr>
        <w:pStyle w:val="ListNumber"/>
        <w:numPr>
          <w:ilvl w:val="0"/>
          <w:numId w:val="41"/>
        </w:numPr>
      </w:pPr>
      <w:r>
        <w:t xml:space="preserve">Click </w:t>
      </w:r>
      <w:r w:rsidRPr="003B26A0">
        <w:rPr>
          <w:rStyle w:val="Bold"/>
        </w:rPr>
        <w:t>Role</w:t>
      </w:r>
      <w:r>
        <w:t xml:space="preserve"> from the main menu to open the Role home page.</w:t>
      </w:r>
      <w:r w:rsidR="000C649E" w:rsidRPr="000C649E">
        <w:t xml:space="preserve"> </w:t>
      </w:r>
      <w:r w:rsidR="00F228E8">
        <w:fldChar w:fldCharType="begin"/>
      </w:r>
      <w:r w:rsidR="000C649E">
        <w:instrText xml:space="preserve"> XE "assign privileges to a role" </w:instrText>
      </w:r>
      <w:r w:rsidR="00F228E8">
        <w:fldChar w:fldCharType="end"/>
      </w:r>
      <w:r w:rsidR="00F228E8">
        <w:fldChar w:fldCharType="begin"/>
      </w:r>
      <w:r w:rsidR="000C649E">
        <w:instrText xml:space="preserve"> XE "privileges:grouping" </w:instrText>
      </w:r>
      <w:r w:rsidR="00F228E8">
        <w:fldChar w:fldCharType="end"/>
      </w:r>
      <w:r w:rsidR="00F228E8">
        <w:fldChar w:fldCharType="begin"/>
      </w:r>
      <w:r w:rsidR="000C649E">
        <w:instrText xml:space="preserve"> XE "roles:administration" </w:instrText>
      </w:r>
      <w:r w:rsidR="00F228E8">
        <w:fldChar w:fldCharType="end"/>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C2222F" w:rsidRDefault="003B26A0" w:rsidP="003B26A0">
      <w:pPr>
        <w:pStyle w:val="ListNumber"/>
      </w:pPr>
      <w:r>
        <w:t xml:space="preserve">From the details page, click </w:t>
      </w:r>
      <w:r w:rsidR="00C2222F" w:rsidRPr="00B41150">
        <w:rPr>
          <w:rStyle w:val="Bold"/>
        </w:rPr>
        <w:t>Associated Privileges</w:t>
      </w:r>
      <w:r w:rsidR="00C2222F">
        <w:t>.</w:t>
      </w:r>
    </w:p>
    <w:p w:rsidR="003B26A0" w:rsidRDefault="003B26A0" w:rsidP="003B26A0">
      <w:pPr>
        <w:pStyle w:val="ListNumber"/>
      </w:pPr>
      <w:r>
        <w:t>An Associated Privileges list appears</w:t>
      </w:r>
      <w:r w:rsidR="008B318A">
        <w:t xml:space="preserve">. </w:t>
      </w:r>
      <w:r>
        <w:t>You have the following options:</w:t>
      </w:r>
    </w:p>
    <w:p w:rsidR="003B26A0" w:rsidRDefault="003B26A0" w:rsidP="003B26A0">
      <w:pPr>
        <w:pStyle w:val="BodyTextIndent"/>
      </w:pPr>
      <w:r>
        <w:t xml:space="preserve">To remove a privilege from the Role, highlight the privilege and click </w:t>
      </w:r>
      <w:r w:rsidRPr="00084A4B">
        <w:rPr>
          <w:rStyle w:val="Bold"/>
        </w:rPr>
        <w:t>Deassign</w:t>
      </w:r>
      <w:r>
        <w:t>.</w:t>
      </w:r>
    </w:p>
    <w:p w:rsidR="003B26A0" w:rsidRDefault="003B26A0" w:rsidP="003B26A0">
      <w:pPr>
        <w:pStyle w:val="BodyTextIndent"/>
      </w:pPr>
      <w:r>
        <w:t xml:space="preserve">To add a privilege to this Role, click </w:t>
      </w:r>
      <w:r w:rsidRPr="00084A4B">
        <w:rPr>
          <w:rStyle w:val="Bold"/>
        </w:rPr>
        <w:t xml:space="preserve">Assign </w:t>
      </w:r>
      <w:r>
        <w:rPr>
          <w:rStyle w:val="Bold"/>
        </w:rPr>
        <w:t>Privilege</w:t>
      </w:r>
      <w:r>
        <w:t xml:space="preserve">. </w:t>
      </w:r>
    </w:p>
    <w:p w:rsidR="003B26A0" w:rsidRDefault="003B26A0" w:rsidP="00666208">
      <w:pPr>
        <w:pStyle w:val="ListNumber2"/>
        <w:numPr>
          <w:ilvl w:val="0"/>
          <w:numId w:val="40"/>
        </w:numPr>
      </w:pPr>
      <w:r>
        <w:t xml:space="preserve">In the Search form that appears, enter search criteria in the fields (using an asterisk as a wildcard if necessary) and click </w:t>
      </w:r>
      <w:r w:rsidRPr="00084A4B">
        <w:rPr>
          <w:rStyle w:val="Bold"/>
        </w:rPr>
        <w:t>Search</w:t>
      </w:r>
      <w:r>
        <w:t>.</w:t>
      </w:r>
    </w:p>
    <w:p w:rsidR="003B26A0" w:rsidRDefault="003B26A0" w:rsidP="003B26A0">
      <w:pPr>
        <w:pStyle w:val="ListNumber2"/>
      </w:pPr>
      <w:r>
        <w:t xml:space="preserve">Use the checkboxes in the results list to select which </w:t>
      </w:r>
      <w:r w:rsidR="00666208">
        <w:t>privileges</w:t>
      </w:r>
      <w:r>
        <w:t xml:space="preserve"> you want to assign to the </w:t>
      </w:r>
      <w:r w:rsidR="00666208">
        <w:t>Role</w:t>
      </w:r>
      <w:r>
        <w:t xml:space="preserve">, and then click </w:t>
      </w:r>
      <w:r w:rsidRPr="00084A4B">
        <w:rPr>
          <w:rStyle w:val="Bold"/>
        </w:rPr>
        <w:t xml:space="preserve">Assign </w:t>
      </w:r>
      <w:r w:rsidR="00666208">
        <w:rPr>
          <w:rStyle w:val="Bold"/>
        </w:rPr>
        <w:t>Privilege</w:t>
      </w:r>
      <w:r>
        <w:t>.</w:t>
      </w:r>
    </w:p>
    <w:p w:rsidR="003B26A0" w:rsidRPr="00A96087" w:rsidRDefault="003B26A0" w:rsidP="003B26A0">
      <w:pPr>
        <w:pStyle w:val="ListNumber"/>
        <w:rPr>
          <w:rFonts w:cs="Arial"/>
          <w:noProof/>
        </w:rPr>
      </w:pPr>
      <w:r>
        <w:t xml:space="preserve">The Assigned </w:t>
      </w:r>
      <w:r w:rsidR="00666208">
        <w:t>Privilege</w:t>
      </w:r>
      <w:r>
        <w:t xml:space="preserve"> list re-</w:t>
      </w:r>
      <w:r w:rsidR="008B318A">
        <w:t xml:space="preserve">appears. </w:t>
      </w:r>
      <w:r>
        <w:t xml:space="preserve">Repeat the above steps as necessary until only the </w:t>
      </w:r>
      <w:r w:rsidR="00666208">
        <w:t>privileges</w:t>
      </w:r>
      <w:r>
        <w:t xml:space="preserve"> you want to have assigned to this </w:t>
      </w:r>
      <w:r w:rsidR="00666208">
        <w:t xml:space="preserve">Role </w:t>
      </w:r>
      <w:r>
        <w:t>appear.</w:t>
      </w:r>
      <w:r>
        <w:rPr>
          <w:noProof/>
        </w:rPr>
        <w:t xml:space="preserve"> </w:t>
      </w:r>
    </w:p>
    <w:p w:rsidR="00C2222F" w:rsidRPr="00C2222F" w:rsidRDefault="00666208" w:rsidP="00666208">
      <w:pPr>
        <w:pStyle w:val="ListNumber"/>
      </w:pPr>
      <w:r>
        <w:t xml:space="preserve">When finished, click </w:t>
      </w:r>
      <w:r w:rsidR="00C2222F" w:rsidRPr="00666208">
        <w:rPr>
          <w:rStyle w:val="Bold"/>
        </w:rPr>
        <w:t>Update Association</w:t>
      </w:r>
      <w:r w:rsidR="008B318A">
        <w:t xml:space="preserve">. </w:t>
      </w:r>
      <w:r w:rsidR="00C2222F">
        <w:t>No association</w:t>
      </w:r>
      <w:r>
        <w:t>s are</w:t>
      </w:r>
      <w:r w:rsidR="00C2222F">
        <w:t xml:space="preserve"> saved until this button is selected.</w:t>
      </w:r>
    </w:p>
    <w:p w:rsidR="003A6A2D" w:rsidRDefault="00C2222F" w:rsidP="00C2222F">
      <w:pPr>
        <w:pStyle w:val="Heading3"/>
      </w:pPr>
      <w:bookmarkStart w:id="1045" w:name="_Toc238795975"/>
      <w:r>
        <w:t>Group</w:t>
      </w:r>
      <w:r w:rsidR="00D33DD9">
        <w:t xml:space="preserve"> Administration – Admin Mode</w:t>
      </w:r>
      <w:bookmarkEnd w:id="1045"/>
    </w:p>
    <w:p w:rsidR="00C2222F" w:rsidRDefault="00C2222F" w:rsidP="00C2222F">
      <w:pPr>
        <w:pStyle w:val="BodyText"/>
      </w:pPr>
      <w:r>
        <w:t xml:space="preserve">A Group is a collection of application users. By combining users into a Group, it becomes easier to manage their collective roles and access rights in your application. </w:t>
      </w:r>
      <w:r w:rsidR="00666208">
        <w:t xml:space="preserve">When you select an existing group </w:t>
      </w:r>
      <w:r>
        <w:t>and associate a new Protection Group and Roles</w:t>
      </w:r>
      <w:r w:rsidR="00666208">
        <w:t xml:space="preserve"> with that group, all users </w:t>
      </w:r>
      <w:r>
        <w:t xml:space="preserve">in that particular Group </w:t>
      </w:r>
      <w:r w:rsidR="00666208">
        <w:t>have</w:t>
      </w:r>
      <w:r>
        <w:t xml:space="preserve"> the same rights. </w:t>
      </w:r>
      <w:r w:rsidR="00F228E8">
        <w:fldChar w:fldCharType="begin"/>
      </w:r>
      <w:r w:rsidR="000C649E">
        <w:instrText xml:space="preserve"> XE "overview:groups" </w:instrText>
      </w:r>
      <w:r w:rsidR="00F228E8">
        <w:fldChar w:fldCharType="end"/>
      </w:r>
      <w:r w:rsidR="00F228E8">
        <w:fldChar w:fldCharType="begin"/>
      </w:r>
      <w:r w:rsidR="000C649E">
        <w:instrText xml:space="preserve"> XE "groups</w:instrText>
      </w:r>
      <w:r w:rsidR="000C649E" w:rsidRPr="00F2080B">
        <w:instrText>:overview</w:instrText>
      </w:r>
      <w:r w:rsidR="000C649E">
        <w:instrText xml:space="preserve">" </w:instrText>
      </w:r>
      <w:r w:rsidR="00F228E8">
        <w:fldChar w:fldCharType="end"/>
      </w:r>
      <w:r w:rsidR="00F228E8">
        <w:fldChar w:fldCharType="begin"/>
      </w:r>
      <w:r w:rsidR="000C649E">
        <w:instrText xml:space="preserve"> XE "groups:administration" </w:instrText>
      </w:r>
      <w:r w:rsidR="00F228E8">
        <w:fldChar w:fldCharType="end"/>
      </w:r>
    </w:p>
    <w:p w:rsidR="00C2222F" w:rsidRDefault="00AC5AB0" w:rsidP="00C2222F">
      <w:pPr>
        <w:pStyle w:val="BodyText"/>
      </w:pPr>
      <w:r>
        <w:t xml:space="preserve">Like the User Details page, the Group Details page also contains buttons that are only available in Admin Mode. </w:t>
      </w:r>
      <w:r w:rsidR="00F228E8">
        <w:fldChar w:fldCharType="begin"/>
      </w:r>
      <w:r w:rsidR="000C649E">
        <w:instrText xml:space="preserve"> XE "</w:instrText>
      </w:r>
      <w:r w:rsidR="000C649E" w:rsidRPr="000A50B7">
        <w:instrText>Admin Mode:group options</w:instrText>
      </w:r>
      <w:r w:rsidR="000C649E">
        <w:instrText xml:space="preserve">" </w:instrText>
      </w:r>
      <w:r w:rsidR="00F228E8">
        <w:fldChar w:fldCharType="end"/>
      </w:r>
    </w:p>
    <w:p w:rsidR="00AC5AB0" w:rsidRDefault="00257618" w:rsidP="00AC5AB0">
      <w:pPr>
        <w:pStyle w:val="GraphicAnchorMain"/>
        <w:rPr>
          <w:noProof/>
        </w:rPr>
      </w:pPr>
      <w:r>
        <w:rPr>
          <w:rFonts w:ascii="Calibri" w:hAnsi="Calibri"/>
          <w:noProof/>
        </w:rPr>
        <w:drawing>
          <wp:inline distT="0" distB="0" distL="0" distR="0">
            <wp:extent cx="5916295" cy="286385"/>
            <wp:effectExtent l="19050" t="0" r="8255"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AC5AB0" w:rsidRPr="00AC5AB0" w:rsidRDefault="002A3C9A" w:rsidP="00AC5AB0">
      <w:pPr>
        <w:pStyle w:val="Caption"/>
      </w:pPr>
      <w:r>
        <w:t>Figure</w:t>
      </w:r>
      <w:r w:rsidR="00AC5AB0">
        <w:t xml:space="preserve"> </w:t>
      </w:r>
      <w:fldSimple w:instr=" STYLEREF 1 \s ">
        <w:r w:rsidR="00E92FAF">
          <w:rPr>
            <w:noProof/>
          </w:rPr>
          <w:t>3</w:t>
        </w:r>
      </w:fldSimple>
      <w:r w:rsidR="002F0542">
        <w:noBreakHyphen/>
      </w:r>
      <w:fldSimple w:instr=" SEQ Figure \* ARABIC \s 1 ">
        <w:r w:rsidR="00E92FAF">
          <w:rPr>
            <w:noProof/>
          </w:rPr>
          <w:t>26</w:t>
        </w:r>
      </w:fldSimple>
      <w:r w:rsidR="00AC5AB0">
        <w:t xml:space="preserve"> Group </w:t>
      </w:r>
      <w:r w:rsidR="00AC5AB0" w:rsidRPr="009A597E">
        <w:t>Details page option buttons</w:t>
      </w:r>
    </w:p>
    <w:p w:rsidR="00666208" w:rsidRDefault="00AC5AB0" w:rsidP="00C2222F">
      <w:pPr>
        <w:pStyle w:val="BodyText"/>
      </w:pPr>
      <w:r>
        <w:lastRenderedPageBreak/>
        <w:t>The sections that follow provide information on how to create</w:t>
      </w:r>
      <w:r w:rsidR="00197D73">
        <w:t>,</w:t>
      </w:r>
      <w:r>
        <w:t xml:space="preserve"> modify</w:t>
      </w:r>
      <w:r w:rsidR="00197D73">
        <w:t>, and delete</w:t>
      </w:r>
      <w:r>
        <w:t xml:space="preserve"> Groups as well as instructions for using each of the Group option buttons to associate or disassociate Groups' </w:t>
      </w:r>
      <w:r w:rsidR="00197D73">
        <w:t>Protection Elements, Privileges and Roles</w:t>
      </w:r>
      <w:r>
        <w:t xml:space="preserve">. </w:t>
      </w:r>
    </w:p>
    <w:p w:rsidR="00AC5AB0" w:rsidRDefault="00AC5AB0" w:rsidP="00AC5AB0">
      <w:pPr>
        <w:pStyle w:val="NoteMainbody"/>
      </w:pPr>
      <w:r w:rsidRPr="008B6698">
        <w:rPr>
          <w:rStyle w:val="Bold"/>
        </w:rPr>
        <w:t>NOTE:</w:t>
      </w:r>
      <w:r>
        <w:t xml:space="preserve"> The association/assignment instructions in the below sections assume you have selected an existing group to administer, </w:t>
      </w:r>
      <w:r w:rsidR="00197D73">
        <w:t>however</w:t>
      </w:r>
      <w:r>
        <w:t xml:space="preserve"> you can also perform these functions from the details page while creating a new </w:t>
      </w:r>
      <w:r w:rsidR="00197D73">
        <w:t>group</w:t>
      </w:r>
      <w:r>
        <w:t xml:space="preserve">. </w:t>
      </w:r>
    </w:p>
    <w:p w:rsidR="00C2222F" w:rsidRDefault="00C2222F" w:rsidP="00C2222F">
      <w:pPr>
        <w:pStyle w:val="Heading4"/>
      </w:pPr>
      <w:r>
        <w:t xml:space="preserve">Create a New Group </w:t>
      </w:r>
    </w:p>
    <w:p w:rsidR="00197D73" w:rsidRDefault="00197D73" w:rsidP="00197D73">
      <w:pPr>
        <w:pStyle w:val="ListNumber"/>
        <w:numPr>
          <w:ilvl w:val="0"/>
          <w:numId w:val="42"/>
        </w:numPr>
      </w:pPr>
      <w:r>
        <w:t xml:space="preserve">Click </w:t>
      </w:r>
      <w:r>
        <w:rPr>
          <w:rStyle w:val="Bold"/>
        </w:rPr>
        <w:t>Group</w:t>
      </w:r>
      <w:r>
        <w:t xml:space="preserve"> from the main menu to open the Group home page.</w:t>
      </w:r>
      <w:r w:rsidR="000C649E" w:rsidRPr="000C649E">
        <w:t xml:space="preserve"> </w:t>
      </w:r>
      <w:r w:rsidR="00F228E8">
        <w:fldChar w:fldCharType="begin"/>
      </w:r>
      <w:r w:rsidR="000C649E">
        <w:instrText xml:space="preserve"> XE "create group in UPT" </w:instrText>
      </w:r>
      <w:r w:rsidR="00F228E8">
        <w:fldChar w:fldCharType="end"/>
      </w:r>
      <w:r w:rsidR="00F228E8">
        <w:fldChar w:fldCharType="begin"/>
      </w:r>
      <w:r w:rsidR="000C649E">
        <w:instrText xml:space="preserve"> XE "groups:create" </w:instrText>
      </w:r>
      <w:r w:rsidR="00F228E8">
        <w:fldChar w:fldCharType="end"/>
      </w:r>
    </w:p>
    <w:p w:rsidR="00197D73" w:rsidRDefault="00197D73" w:rsidP="00197D73">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197D73" w:rsidRDefault="00197D73" w:rsidP="00197D73">
      <w:pPr>
        <w:pStyle w:val="ListNumber"/>
        <w:numPr>
          <w:ilvl w:val="0"/>
          <w:numId w:val="14"/>
        </w:numPr>
      </w:pPr>
      <w:r>
        <w:t>Enter data into the Group Details form. 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Select </w:t>
      </w:r>
      <w:r w:rsidRPr="00D85A39">
        <w:rPr>
          <w:rStyle w:val="Bold"/>
        </w:rPr>
        <w:t>Add</w:t>
      </w:r>
      <w:r>
        <w:t>.</w:t>
      </w:r>
    </w:p>
    <w:p w:rsidR="00197D73" w:rsidRDefault="00197D73" w:rsidP="00197D73">
      <w:pPr>
        <w:pStyle w:val="Heading4"/>
      </w:pPr>
      <w:r>
        <w:t>Select and View/Update an Existing Group</w:t>
      </w:r>
    </w:p>
    <w:p w:rsidR="00197D73" w:rsidRDefault="00197D73" w:rsidP="00197D73">
      <w:pPr>
        <w:pStyle w:val="BodyText"/>
      </w:pPr>
      <w:r>
        <w:t>Once a Group has been created, you can view or edit the details any time necessary. In order to edit the Group details, you must search for and identify the Group to update and select to view the details.</w:t>
      </w:r>
      <w:r w:rsidR="000C649E" w:rsidRPr="000C649E">
        <w:t xml:space="preserve"> </w:t>
      </w:r>
      <w:r w:rsidR="00F228E8">
        <w:fldChar w:fldCharType="begin"/>
      </w:r>
      <w:r w:rsidR="000C649E">
        <w:instrText xml:space="preserve"> XE "view group details" </w:instrText>
      </w:r>
      <w:r w:rsidR="00F228E8">
        <w:fldChar w:fldCharType="end"/>
      </w:r>
      <w:r w:rsidR="00F228E8">
        <w:fldChar w:fldCharType="begin"/>
      </w:r>
      <w:r w:rsidR="000C649E">
        <w:instrText xml:space="preserve"> XE "edit/update group details" </w:instrText>
      </w:r>
      <w:r w:rsidR="00F228E8">
        <w:fldChar w:fldCharType="end"/>
      </w:r>
      <w:r w:rsidR="00F228E8">
        <w:fldChar w:fldCharType="begin"/>
      </w:r>
      <w:r w:rsidR="000C649E">
        <w:instrText xml:space="preserve"> XE "groups:view/update" </w:instrText>
      </w:r>
      <w:r w:rsidR="00F228E8">
        <w:fldChar w:fldCharType="end"/>
      </w:r>
    </w:p>
    <w:p w:rsidR="00197D73" w:rsidRPr="004F7051" w:rsidRDefault="00197D73" w:rsidP="00197D73">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197D73" w:rsidRDefault="00197D73" w:rsidP="005F1DF3">
      <w:pPr>
        <w:pStyle w:val="ListNumber"/>
        <w:numPr>
          <w:ilvl w:val="0"/>
          <w:numId w:val="73"/>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197D73" w:rsidRDefault="00197D73" w:rsidP="00197D73">
      <w:pPr>
        <w:pStyle w:val="ListNumber"/>
        <w:numPr>
          <w:ilvl w:val="0"/>
          <w:numId w:val="14"/>
        </w:numPr>
      </w:pPr>
      <w:r>
        <w:t>Review, and if necessary edit the data appearing on the Group Details form</w:t>
      </w:r>
      <w:r w:rsidR="008B318A">
        <w:t xml:space="preserve">. </w:t>
      </w:r>
      <w:r>
        <w:t>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Click </w:t>
      </w:r>
      <w:r w:rsidRPr="00D85A39">
        <w:rPr>
          <w:rStyle w:val="Bold"/>
        </w:rPr>
        <w:t>Update</w:t>
      </w:r>
      <w:r>
        <w:t>.</w:t>
      </w:r>
    </w:p>
    <w:p w:rsidR="00197D73" w:rsidRDefault="00197D73" w:rsidP="00197D73">
      <w:pPr>
        <w:pStyle w:val="Heading4"/>
      </w:pPr>
      <w:r>
        <w:t>Delete an Existing Group</w:t>
      </w:r>
    </w:p>
    <w:p w:rsidR="00197D73" w:rsidRDefault="00197D73" w:rsidP="00197D73">
      <w:pPr>
        <w:pStyle w:val="BodyText"/>
      </w:pPr>
      <w:r>
        <w:t>If necessary, you can delete a Group. In order to delete the Group, you must search for and select to view the details page of the Group you want to delete.</w:t>
      </w:r>
      <w:r w:rsidR="000C649E" w:rsidRPr="000C649E">
        <w:t xml:space="preserve"> </w:t>
      </w:r>
      <w:r w:rsidR="00F228E8">
        <w:fldChar w:fldCharType="begin"/>
      </w:r>
      <w:r w:rsidR="000C649E">
        <w:instrText xml:space="preserve"> XE "delete group" </w:instrText>
      </w:r>
      <w:r w:rsidR="00F228E8">
        <w:fldChar w:fldCharType="end"/>
      </w:r>
      <w:r w:rsidR="00F228E8">
        <w:fldChar w:fldCharType="begin"/>
      </w:r>
      <w:r w:rsidR="000C649E">
        <w:instrText xml:space="preserve"> XE "groups:delete" </w:instrText>
      </w:r>
      <w:r w:rsidR="00F228E8">
        <w:fldChar w:fldCharType="end"/>
      </w:r>
    </w:p>
    <w:p w:rsidR="00197D73" w:rsidRPr="004F7051" w:rsidRDefault="00197D73" w:rsidP="00197D73">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197D73" w:rsidRDefault="00197D73" w:rsidP="000C649E">
      <w:pPr>
        <w:pStyle w:val="ListNumber"/>
        <w:numPr>
          <w:ilvl w:val="0"/>
          <w:numId w:val="85"/>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lastRenderedPageBreak/>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197D73" w:rsidRDefault="00197D73" w:rsidP="00197D73">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197D73" w:rsidRDefault="00197D73" w:rsidP="00197D73">
      <w:pPr>
        <w:pStyle w:val="ListNumber"/>
        <w:numPr>
          <w:ilvl w:val="0"/>
          <w:numId w:val="14"/>
        </w:numPr>
      </w:pPr>
      <w:r>
        <w:t xml:space="preserve">Click </w:t>
      </w:r>
      <w:r w:rsidRPr="005A3617">
        <w:rPr>
          <w:rStyle w:val="Bold"/>
        </w:rPr>
        <w:t>OK</w:t>
      </w:r>
      <w:r>
        <w:t xml:space="preserve"> to confirm the deletion.</w:t>
      </w:r>
    </w:p>
    <w:p w:rsidR="00C2222F" w:rsidRPr="00197D73" w:rsidRDefault="00197D73" w:rsidP="00197D73">
      <w:pPr>
        <w:pStyle w:val="Heading4"/>
      </w:pPr>
      <w:r w:rsidRPr="00197D73">
        <w:t xml:space="preserve">Add </w:t>
      </w:r>
      <w:r w:rsidR="00C2222F" w:rsidRPr="00197D73">
        <w:t xml:space="preserve">Users </w:t>
      </w:r>
      <w:r w:rsidRPr="00197D73">
        <w:t>to the Group</w:t>
      </w:r>
      <w:r>
        <w:t xml:space="preserve"> (Associated Users)</w:t>
      </w:r>
    </w:p>
    <w:p w:rsidR="00197D73" w:rsidRDefault="00197D73" w:rsidP="005F1DF3">
      <w:pPr>
        <w:pStyle w:val="ListNumber"/>
        <w:numPr>
          <w:ilvl w:val="0"/>
          <w:numId w:val="74"/>
        </w:numPr>
      </w:pPr>
      <w:r>
        <w:t xml:space="preserve">Click </w:t>
      </w:r>
      <w:r w:rsidRPr="00197D73">
        <w:rPr>
          <w:rStyle w:val="Bold"/>
        </w:rPr>
        <w:t>Group</w:t>
      </w:r>
      <w:r>
        <w:t xml:space="preserve"> from the main menu to open the Group home page.</w:t>
      </w:r>
      <w:r w:rsidR="000C649E" w:rsidRPr="000C649E">
        <w:t xml:space="preserve"> </w:t>
      </w:r>
      <w:r w:rsidR="00F228E8">
        <w:fldChar w:fldCharType="begin"/>
      </w:r>
      <w:r w:rsidR="000C649E">
        <w:instrText xml:space="preserve"> XE "assign user to group" </w:instrText>
      </w:r>
      <w:r w:rsidR="00F228E8">
        <w:fldChar w:fldCharType="end"/>
      </w:r>
      <w:r w:rsidR="00F228E8">
        <w:fldChar w:fldCharType="begin"/>
      </w:r>
      <w:r w:rsidR="000C649E">
        <w:instrText xml:space="preserve"> XE "user grouping" </w:instrText>
      </w:r>
      <w:r w:rsidR="00F228E8">
        <w:fldChar w:fldCharType="end"/>
      </w:r>
      <w:r w:rsidR="00F228E8">
        <w:fldChar w:fldCharType="begin"/>
      </w:r>
      <w:r w:rsidR="000C649E">
        <w:instrText xml:space="preserve"> XE "group</w:instrText>
      </w:r>
      <w:r w:rsidR="003D285E">
        <w:instrText>s:</w:instrText>
      </w:r>
      <w:r w:rsidR="000C649E">
        <w:instrText xml:space="preserve">administration" </w:instrText>
      </w:r>
      <w:r w:rsidR="00F228E8">
        <w:fldChar w:fldCharType="end"/>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B41150" w:rsidRDefault="00197D73" w:rsidP="00197D73">
      <w:pPr>
        <w:pStyle w:val="ListNumber"/>
        <w:numPr>
          <w:ilvl w:val="0"/>
          <w:numId w:val="14"/>
        </w:numPr>
      </w:pPr>
      <w:r>
        <w:t xml:space="preserve">Click </w:t>
      </w:r>
      <w:r w:rsidRPr="00B41150">
        <w:rPr>
          <w:rStyle w:val="Bold"/>
        </w:rPr>
        <w:t>Associated Users</w:t>
      </w:r>
      <w:r>
        <w:t xml:space="preserve">.  </w:t>
      </w:r>
    </w:p>
    <w:p w:rsidR="00B41150" w:rsidRDefault="00B41150" w:rsidP="00B41150">
      <w:pPr>
        <w:pStyle w:val="ListNumber"/>
      </w:pPr>
      <w:r>
        <w:t>A Group and User Association screen appears. You have the following options:</w:t>
      </w:r>
    </w:p>
    <w:p w:rsidR="00B41150" w:rsidRDefault="00B41150" w:rsidP="00B41150">
      <w:pPr>
        <w:pStyle w:val="BodyTextIndent"/>
      </w:pPr>
      <w:r>
        <w:t xml:space="preserve">To remove a user from the Group, highlight the user and click </w:t>
      </w:r>
      <w:r w:rsidRPr="00084A4B">
        <w:rPr>
          <w:rStyle w:val="Bold"/>
        </w:rPr>
        <w:t>Deassign</w:t>
      </w:r>
      <w:r>
        <w:t>.</w:t>
      </w:r>
    </w:p>
    <w:p w:rsidR="00B41150" w:rsidRDefault="00B41150" w:rsidP="00B41150">
      <w:pPr>
        <w:pStyle w:val="BodyTextIndent"/>
      </w:pPr>
      <w:r>
        <w:t xml:space="preserve">To add a user to this Group, click </w:t>
      </w:r>
      <w:r w:rsidRPr="00084A4B">
        <w:rPr>
          <w:rStyle w:val="Bold"/>
        </w:rPr>
        <w:t xml:space="preserve">Assign </w:t>
      </w:r>
      <w:r>
        <w:rPr>
          <w:rStyle w:val="Bold"/>
        </w:rPr>
        <w:t>User</w:t>
      </w:r>
      <w:r>
        <w:t xml:space="preserve">. </w:t>
      </w:r>
    </w:p>
    <w:p w:rsidR="00B41150" w:rsidRDefault="00B41150" w:rsidP="00B41150">
      <w:pPr>
        <w:pStyle w:val="ListNumber2"/>
        <w:numPr>
          <w:ilvl w:val="0"/>
          <w:numId w:val="40"/>
        </w:numPr>
      </w:pPr>
      <w:r>
        <w:t xml:space="preserve">In the Search form that appears, enter user search criteria (using an asterisk as a wildcard if necessary) and click </w:t>
      </w:r>
      <w:r w:rsidRPr="00084A4B">
        <w:rPr>
          <w:rStyle w:val="Bold"/>
        </w:rPr>
        <w:t>Search</w:t>
      </w:r>
      <w:r>
        <w:t>.</w:t>
      </w:r>
    </w:p>
    <w:p w:rsidR="00B41150" w:rsidRDefault="00B41150" w:rsidP="00B41150">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B41150" w:rsidRDefault="00B41150" w:rsidP="00B41150">
      <w:pPr>
        <w:pStyle w:val="ListNumber"/>
        <w:numPr>
          <w:ilvl w:val="0"/>
          <w:numId w:val="14"/>
        </w:numPr>
      </w:pPr>
      <w:r>
        <w:t>The Group and User Association list re-appears</w:t>
      </w:r>
      <w:r w:rsidR="008B318A">
        <w:t xml:space="preserve">. </w:t>
      </w:r>
      <w:r>
        <w:t>Repeat the above steps as necessary until only the users you want to have assigned to this Group appear.</w:t>
      </w:r>
    </w:p>
    <w:p w:rsidR="00C2222F" w:rsidRDefault="00B41150" w:rsidP="00B41150">
      <w:pPr>
        <w:pStyle w:val="ListNumber"/>
      </w:pPr>
      <w:r>
        <w:t xml:space="preserve">When finished, click </w:t>
      </w:r>
      <w:r w:rsidR="00C2222F" w:rsidRPr="00B41150">
        <w:rPr>
          <w:rStyle w:val="Bold"/>
        </w:rPr>
        <w:t>Update Association</w:t>
      </w:r>
      <w:r w:rsidR="00C2222F">
        <w:t xml:space="preserve"> to save </w:t>
      </w:r>
      <w:r>
        <w:t>your changes</w:t>
      </w:r>
      <w:r w:rsidR="00C2222F">
        <w:t>.</w:t>
      </w:r>
    </w:p>
    <w:p w:rsidR="00C2222F" w:rsidRDefault="00B41150" w:rsidP="00B41150">
      <w:pPr>
        <w:pStyle w:val="BodyText"/>
      </w:pPr>
      <w:r>
        <w:t xml:space="preserve">Click </w:t>
      </w:r>
      <w:r w:rsidR="00C2222F" w:rsidRPr="00B41150">
        <w:rPr>
          <w:rStyle w:val="Bold"/>
        </w:rPr>
        <w:t>Back</w:t>
      </w:r>
      <w:r w:rsidR="00C2222F">
        <w:t xml:space="preserve"> to return to the Group details screen.</w:t>
      </w:r>
    </w:p>
    <w:p w:rsidR="00AC5AB0" w:rsidRDefault="00AC5AB0" w:rsidP="00AC5AB0">
      <w:pPr>
        <w:pStyle w:val="BodyText"/>
      </w:pPr>
      <w:r>
        <w:t>Users can also be assigned to Groups in the User location of the Admin Mode</w:t>
      </w:r>
      <w:r w:rsidR="008B318A">
        <w:t xml:space="preserve">. </w:t>
      </w:r>
      <w:r>
        <w:t xml:space="preserve">See </w:t>
      </w:r>
      <w:fldSimple w:instr=" REF _Ref213830196 \h  \* MERGEFORMAT ">
        <w:r w:rsidR="00E92FAF" w:rsidRPr="00E92FAF">
          <w:rPr>
            <w:i/>
            <w:color w:val="0000FF"/>
          </w:rPr>
          <w:t>Assign a User to a Group or Groups (Associated Groups button)</w:t>
        </w:r>
      </w:fldSimple>
      <w:r>
        <w:t xml:space="preserve"> on page </w:t>
      </w:r>
      <w:r w:rsidR="00F228E8">
        <w:fldChar w:fldCharType="begin"/>
      </w:r>
      <w:r>
        <w:instrText xml:space="preserve"> PAGEREF _Ref213830196 \h </w:instrText>
      </w:r>
      <w:r w:rsidR="00F228E8">
        <w:fldChar w:fldCharType="separate"/>
      </w:r>
      <w:r w:rsidR="00E92FAF">
        <w:rPr>
          <w:noProof/>
        </w:rPr>
        <w:t>50</w:t>
      </w:r>
      <w:r w:rsidR="00F228E8">
        <w:fldChar w:fldCharType="end"/>
      </w:r>
      <w:r>
        <w:t xml:space="preserve"> for more information.</w:t>
      </w:r>
    </w:p>
    <w:p w:rsidR="00C2222F" w:rsidRDefault="00C2222F" w:rsidP="00C2222F">
      <w:pPr>
        <w:pStyle w:val="Heading4"/>
      </w:pPr>
      <w:r>
        <w:t>Assign a Protection Gr</w:t>
      </w:r>
      <w:r w:rsidR="000C5DD9">
        <w:t>oup and Roles to a Group (Assign PG &amp; Roles)</w:t>
      </w:r>
    </w:p>
    <w:p w:rsidR="000C5DD9" w:rsidRDefault="000C5DD9" w:rsidP="005F1DF3">
      <w:pPr>
        <w:pStyle w:val="ListNumber"/>
        <w:numPr>
          <w:ilvl w:val="0"/>
          <w:numId w:val="75"/>
        </w:numPr>
        <w:rPr>
          <w:noProof/>
        </w:rPr>
      </w:pPr>
      <w:r>
        <w:rPr>
          <w:noProof/>
        </w:rPr>
        <w:t>Search for and select to View Details for the Group you want to assign.</w:t>
      </w:r>
      <w:r w:rsidR="000C649E" w:rsidRPr="000C649E">
        <w:t xml:space="preserve"> </w:t>
      </w:r>
      <w:r w:rsidR="00F228E8">
        <w:fldChar w:fldCharType="begin"/>
      </w:r>
      <w:r w:rsidR="000C649E">
        <w:instrText xml:space="preserve"> XE "assign PG and role to group" </w:instrText>
      </w:r>
      <w:r w:rsidR="00F228E8">
        <w:fldChar w:fldCharType="end"/>
      </w:r>
      <w:r w:rsidR="00F228E8">
        <w:fldChar w:fldCharType="begin"/>
      </w:r>
      <w:r w:rsidR="000C649E">
        <w:instrText xml:space="preserve"> XE "group PG and role" </w:instrText>
      </w:r>
      <w:r w:rsidR="00F228E8">
        <w:fldChar w:fldCharType="end"/>
      </w:r>
      <w:r w:rsidR="00F228E8">
        <w:fldChar w:fldCharType="begin"/>
      </w:r>
      <w:r w:rsidR="000C649E">
        <w:instrText xml:space="preserve"> </w:instrText>
      </w:r>
      <w:r w:rsidR="00660D81">
        <w:instrText>XE “</w:instrText>
      </w:r>
      <w:r w:rsidR="000C649E">
        <w:instrText>group</w:instrText>
      </w:r>
      <w:r w:rsidR="003D285E">
        <w:instrText>s:</w:instrText>
      </w:r>
      <w:r w:rsidR="000C649E">
        <w:instrText xml:space="preserve">administration" </w:instrText>
      </w:r>
      <w:r w:rsidR="00F228E8">
        <w:fldChar w:fldCharType="end"/>
      </w:r>
    </w:p>
    <w:p w:rsidR="000C5DD9" w:rsidRPr="00F656CA" w:rsidRDefault="000C5DD9" w:rsidP="000C5DD9">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0C5DD9" w:rsidRPr="00A96087" w:rsidRDefault="000C5DD9" w:rsidP="000C5DD9">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0C5DD9" w:rsidRPr="00C2222F" w:rsidRDefault="000C5DD9" w:rsidP="000C5DD9">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0C5DD9" w:rsidRPr="00C2222F" w:rsidRDefault="000C5DD9" w:rsidP="000C5DD9">
      <w:pPr>
        <w:pStyle w:val="ListNumber"/>
        <w:numPr>
          <w:ilvl w:val="0"/>
          <w:numId w:val="14"/>
        </w:numPr>
        <w:rPr>
          <w:noProof/>
        </w:rPr>
      </w:pPr>
      <w:r>
        <w:rPr>
          <w:noProof/>
        </w:rPr>
        <w:lastRenderedPageBreak/>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0C5DD9" w:rsidRPr="00C2222F" w:rsidRDefault="000C5DD9" w:rsidP="000C5DD9">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0C5DD9" w:rsidRDefault="000C5DD9" w:rsidP="000C5DD9">
      <w:pPr>
        <w:pStyle w:val="ListNumber"/>
        <w:numPr>
          <w:ilvl w:val="0"/>
          <w:numId w:val="43"/>
        </w:numPr>
        <w:rPr>
          <w:noProof/>
        </w:rPr>
      </w:pPr>
      <w:r>
        <w:rPr>
          <w:noProof/>
        </w:rPr>
        <w:t>Search for and select to View Details for the Group you want to update.</w:t>
      </w:r>
      <w:r w:rsidR="000C649E" w:rsidRPr="000C649E">
        <w:t xml:space="preserve"> </w:t>
      </w:r>
      <w:r w:rsidR="00F228E8">
        <w:fldChar w:fldCharType="begin"/>
      </w:r>
      <w:r w:rsidR="000C649E">
        <w:instrText xml:space="preserve"> XE "update PG and role for group" </w:instrText>
      </w:r>
      <w:r w:rsidR="00F228E8">
        <w:fldChar w:fldCharType="end"/>
      </w:r>
    </w:p>
    <w:p w:rsidR="000C5DD9" w:rsidRPr="00F656CA" w:rsidRDefault="000C5DD9" w:rsidP="000C5DD9">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0C5DD9" w:rsidRPr="00C2222F" w:rsidRDefault="000C5DD9" w:rsidP="000C5DD9">
      <w:pPr>
        <w:pStyle w:val="ListNumber"/>
        <w:numPr>
          <w:ilvl w:val="0"/>
          <w:numId w:val="14"/>
        </w:numPr>
        <w:rPr>
          <w:noProof/>
        </w:rPr>
      </w:pPr>
      <w:r w:rsidRPr="00C2222F">
        <w:rPr>
          <w:noProof/>
        </w:rPr>
        <w:t xml:space="preserve">Select the radio button that corresponds with the intended Protection Group. </w:t>
      </w:r>
    </w:p>
    <w:p w:rsidR="000C5DD9" w:rsidRPr="00C2222F" w:rsidRDefault="000C5DD9" w:rsidP="000C5DD9">
      <w:pPr>
        <w:pStyle w:val="ListNumber"/>
        <w:numPr>
          <w:ilvl w:val="0"/>
          <w:numId w:val="14"/>
        </w:numPr>
        <w:rPr>
          <w:noProof/>
        </w:rPr>
      </w:pPr>
      <w:r w:rsidRPr="00C2222F">
        <w:rPr>
          <w:noProof/>
        </w:rPr>
        <w:t>Determine which Roles you would like to assign to t</w:t>
      </w:r>
      <w:r>
        <w:rPr>
          <w:noProof/>
        </w:rPr>
        <w:t xml:space="preserve">he Group and highlight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0C5DD9" w:rsidRPr="00C2222F" w:rsidRDefault="000C5DD9" w:rsidP="000C5DD9">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C2222F" w:rsidRDefault="000C5DD9" w:rsidP="000C5DD9">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B41150" w:rsidRPr="00C2222F" w:rsidRDefault="00B41150" w:rsidP="00B41150">
      <w:pPr>
        <w:pStyle w:val="Heading4"/>
        <w:rPr>
          <w:rFonts w:ascii="Arial" w:hAnsi="Arial"/>
          <w:noProof/>
        </w:rPr>
      </w:pPr>
      <w:r>
        <w:rPr>
          <w:noProof/>
        </w:rPr>
        <w:t xml:space="preserve">View </w:t>
      </w:r>
      <w:r w:rsidR="000C5DD9">
        <w:rPr>
          <w:noProof/>
        </w:rPr>
        <w:t>Group</w:t>
      </w:r>
      <w:r>
        <w:rPr>
          <w:noProof/>
        </w:rPr>
        <w:t xml:space="preserve">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B41150" w:rsidRPr="00C2222F" w:rsidRDefault="00B41150" w:rsidP="00B41150">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000C649E" w:rsidRPr="000C649E">
        <w:t xml:space="preserve"> </w:t>
      </w:r>
      <w:r w:rsidR="00F228E8">
        <w:fldChar w:fldCharType="begin"/>
      </w:r>
      <w:r w:rsidR="000C649E">
        <w:instrText xml:space="preserve"> XE "view PE and privileges for group" </w:instrText>
      </w:r>
      <w:r w:rsidR="00F228E8">
        <w:fldChar w:fldCharType="end"/>
      </w:r>
      <w:r w:rsidR="00F228E8">
        <w:fldChar w:fldCharType="begin"/>
      </w:r>
      <w:r w:rsidR="000C649E">
        <w:instrText xml:space="preserve"> XE "group PEs and privileges" </w:instrText>
      </w:r>
      <w:r w:rsidR="00F228E8">
        <w:fldChar w:fldCharType="end"/>
      </w:r>
      <w:r w:rsidR="00F228E8">
        <w:fldChar w:fldCharType="begin"/>
      </w:r>
      <w:r w:rsidR="000C649E">
        <w:instrText xml:space="preserve"> XE "group reporting" </w:instrText>
      </w:r>
      <w:r w:rsidR="00F228E8">
        <w:fldChar w:fldCharType="end"/>
      </w:r>
    </w:p>
    <w:p w:rsidR="00B41150" w:rsidRDefault="00B41150" w:rsidP="000C5DD9">
      <w:pPr>
        <w:pStyle w:val="ListNumber"/>
        <w:numPr>
          <w:ilvl w:val="0"/>
          <w:numId w:val="44"/>
        </w:numPr>
        <w:rPr>
          <w:noProof/>
        </w:rPr>
      </w:pPr>
      <w:r>
        <w:rPr>
          <w:noProof/>
        </w:rPr>
        <w:t>Search for and select to View Details for the Group for which you want information.</w:t>
      </w:r>
    </w:p>
    <w:p w:rsidR="00B41150" w:rsidRDefault="00B41150" w:rsidP="00B41150">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C2222F" w:rsidRDefault="00C2222F" w:rsidP="00C2222F">
      <w:pPr>
        <w:pStyle w:val="Heading3"/>
      </w:pPr>
      <w:bookmarkStart w:id="1046" w:name="_Ref213843567"/>
      <w:bookmarkStart w:id="1047" w:name="_Ref213843570"/>
      <w:bookmarkStart w:id="1048" w:name="_Toc238795976"/>
      <w:r>
        <w:t>Instance Level</w:t>
      </w:r>
      <w:r w:rsidR="00E260B5">
        <w:t xml:space="preserve"> Security</w:t>
      </w:r>
      <w:bookmarkEnd w:id="1046"/>
      <w:bookmarkEnd w:id="1047"/>
      <w:r w:rsidR="00D33DD9">
        <w:t xml:space="preserve"> Administration – Admin Mode</w:t>
      </w:r>
      <w:bookmarkEnd w:id="1048"/>
    </w:p>
    <w:p w:rsidR="00E260B5" w:rsidRDefault="00C2222F" w:rsidP="00C2222F">
      <w:pPr>
        <w:pStyle w:val="BodyText"/>
      </w:pPr>
      <w:r w:rsidRPr="00C2222F">
        <w:t>Instance Level</w:t>
      </w:r>
      <w:r w:rsidR="00E260B5">
        <w:t xml:space="preserve"> Security</w:t>
      </w:r>
      <w:r w:rsidRPr="00C2222F">
        <w:t xml:space="preserve"> is a feature provided by CSM to allow filtering of the instance</w:t>
      </w:r>
      <w:r w:rsidR="00E260B5">
        <w:t>s</w:t>
      </w:r>
      <w:r w:rsidRPr="00C2222F">
        <w:t xml:space="preserve"> of data directly at the database level by creating filter </w:t>
      </w:r>
      <w:r w:rsidR="00E260B5">
        <w:t>criteria</w:t>
      </w:r>
      <w:r w:rsidRPr="00C2222F">
        <w:t xml:space="preserve"> and linking </w:t>
      </w:r>
      <w:r w:rsidR="00E260B5">
        <w:t xml:space="preserve">those criteria </w:t>
      </w:r>
      <w:r w:rsidRPr="00C2222F">
        <w:t xml:space="preserve">with allowed values from CSM tables. </w:t>
      </w:r>
      <w:r w:rsidR="00F228E8">
        <w:fldChar w:fldCharType="begin"/>
      </w:r>
      <w:r w:rsidR="000C649E">
        <w:instrText xml:space="preserve"> XE "</w:instrText>
      </w:r>
      <w:r w:rsidR="000C649E" w:rsidRPr="007B1D66">
        <w:instrText>UPT:</w:instrText>
      </w:r>
      <w:r w:rsidR="000C649E">
        <w:instrText xml:space="preserve">instance level security" </w:instrText>
      </w:r>
      <w:r w:rsidR="00F228E8">
        <w:fldChar w:fldCharType="end"/>
      </w:r>
      <w:r w:rsidR="00F228E8">
        <w:fldChar w:fldCharType="begin"/>
      </w:r>
      <w:r w:rsidR="000C649E">
        <w:instrText xml:space="preserve"> XE "overview:instance level security in UPT" </w:instrText>
      </w:r>
      <w:r w:rsidR="00F228E8">
        <w:fldChar w:fldCharType="end"/>
      </w:r>
      <w:r w:rsidR="00F228E8">
        <w:fldChar w:fldCharType="begin"/>
      </w:r>
      <w:r w:rsidR="000C649E">
        <w:instrText xml:space="preserve"> XE "instance level security in UPT</w:instrText>
      </w:r>
      <w:r w:rsidR="000C649E" w:rsidRPr="00F2080B">
        <w:instrText>:overview</w:instrText>
      </w:r>
      <w:r w:rsidR="000C649E">
        <w:instrText xml:space="preserve">" </w:instrText>
      </w:r>
      <w:r w:rsidR="00F228E8">
        <w:fldChar w:fldCharType="end"/>
      </w:r>
      <w:r w:rsidR="00F228E8">
        <w:fldChar w:fldCharType="begin"/>
      </w:r>
      <w:r w:rsidR="000C649E">
        <w:instrText xml:space="preserve"> XE "instance level security:administration" </w:instrText>
      </w:r>
      <w:r w:rsidR="00F228E8">
        <w:fldChar w:fldCharType="end"/>
      </w:r>
      <w:r w:rsidR="00F228E8">
        <w:fldChar w:fldCharType="begin"/>
      </w:r>
      <w:r w:rsidR="000C649E">
        <w:instrText xml:space="preserve"> XE "</w:instrText>
      </w:r>
      <w:r w:rsidR="000C649E" w:rsidRPr="005F7CA4">
        <w:instrText>security:instance level</w:instrText>
      </w:r>
      <w:r w:rsidR="000C649E">
        <w:instrText xml:space="preserve">" </w:instrText>
      </w:r>
      <w:r w:rsidR="00F228E8">
        <w:fldChar w:fldCharType="end"/>
      </w:r>
    </w:p>
    <w:p w:rsidR="00E260B5" w:rsidRDefault="00E260B5" w:rsidP="00C2222F">
      <w:pPr>
        <w:pStyle w:val="BodyText"/>
      </w:pPr>
      <w:r>
        <w:t>The sections that follow provide instructions for uploading the .jar file containing the Hibernate file and Domain Objects, creating a new filter clause, and searching for existing filter clauses.</w:t>
      </w:r>
      <w:r w:rsidR="00F228E8">
        <w:fldChar w:fldCharType="begin"/>
      </w:r>
      <w:r w:rsidR="000C649E">
        <w:instrText xml:space="preserve"> XE "</w:instrText>
      </w:r>
      <w:r w:rsidR="000C649E" w:rsidRPr="009B1B40">
        <w:instrText>instance level security:file upload</w:instrText>
      </w:r>
      <w:r w:rsidR="000C649E">
        <w:instrText xml:space="preserv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p>
    <w:p w:rsidR="003A77E1" w:rsidRDefault="003A77E1" w:rsidP="00C2222F">
      <w:pPr>
        <w:pStyle w:val="BodyText"/>
      </w:pPr>
      <w:r>
        <w:t xml:space="preserve">To access the Instance Level functionality, click </w:t>
      </w:r>
      <w:r w:rsidRPr="003A77E1">
        <w:rPr>
          <w:rStyle w:val="Bold"/>
        </w:rPr>
        <w:t>Instance Level</w:t>
      </w:r>
      <w:r>
        <w:t xml:space="preserve"> from the Admin Mode main menu.</w:t>
      </w:r>
    </w:p>
    <w:p w:rsidR="003A77E1" w:rsidRDefault="00257618" w:rsidP="003A77E1">
      <w:pPr>
        <w:pStyle w:val="GraphicAnchorMain"/>
        <w:rPr>
          <w:noProof/>
        </w:rPr>
      </w:pPr>
      <w:r>
        <w:rPr>
          <w:noProof/>
        </w:rPr>
        <w:drawing>
          <wp:inline distT="0" distB="0" distL="0" distR="0">
            <wp:extent cx="5838825" cy="275590"/>
            <wp:effectExtent l="19050" t="0" r="9525"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27</w:t>
        </w:r>
      </w:fldSimple>
      <w:r w:rsidR="003A77E1">
        <w:t xml:space="preserve"> Admin Mode main menu options</w:t>
      </w:r>
    </w:p>
    <w:p w:rsidR="00E260B5" w:rsidRDefault="00E260B5" w:rsidP="00C2222F">
      <w:pPr>
        <w:pStyle w:val="BodyText"/>
      </w:pPr>
      <w:r>
        <w:t xml:space="preserve">Each of the available features is accessed by clicking the appropriate link located in the Instance Level Links section of the Instance Level </w:t>
      </w:r>
      <w:r w:rsidR="003A77E1">
        <w:t>Home page</w:t>
      </w:r>
      <w:r>
        <w:t xml:space="preserve">. </w:t>
      </w:r>
    </w:p>
    <w:p w:rsidR="008B217D" w:rsidRDefault="00257618" w:rsidP="00E260B5">
      <w:pPr>
        <w:pStyle w:val="GraphicAnchorMainIndent"/>
        <w:rPr>
          <w:noProof/>
        </w:rPr>
      </w:pPr>
      <w:r>
        <w:rPr>
          <w:noProof/>
        </w:rPr>
        <w:lastRenderedPageBreak/>
        <w:drawing>
          <wp:inline distT="0" distB="0" distL="0" distR="0">
            <wp:extent cx="2170430" cy="1388110"/>
            <wp:effectExtent l="19050" t="0" r="1270" b="0"/>
            <wp:docPr id="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2170430" cy="1388110"/>
                    </a:xfrm>
                    <a:prstGeom prst="rect">
                      <a:avLst/>
                    </a:prstGeom>
                    <a:noFill/>
                    <a:ln w="9525">
                      <a:noFill/>
                      <a:miter lim="800000"/>
                      <a:headEnd/>
                      <a:tailEnd/>
                    </a:ln>
                  </pic:spPr>
                </pic:pic>
              </a:graphicData>
            </a:graphic>
          </wp:inline>
        </w:drawing>
      </w:r>
    </w:p>
    <w:p w:rsidR="00E260B5" w:rsidRPr="00E260B5" w:rsidRDefault="002A3C9A" w:rsidP="00E260B5">
      <w:pPr>
        <w:pStyle w:val="Caption"/>
      </w:pPr>
      <w:r>
        <w:t>Figure</w:t>
      </w:r>
      <w:r w:rsidR="00E260B5">
        <w:t xml:space="preserve"> </w:t>
      </w:r>
      <w:fldSimple w:instr=" STYLEREF 1 \s ">
        <w:r w:rsidR="00E92FAF">
          <w:rPr>
            <w:noProof/>
          </w:rPr>
          <w:t>3</w:t>
        </w:r>
      </w:fldSimple>
      <w:r w:rsidR="002F0542">
        <w:noBreakHyphen/>
      </w:r>
      <w:fldSimple w:instr=" SEQ Figure \* ARABIC \s 1 ">
        <w:r w:rsidR="00E92FAF">
          <w:rPr>
            <w:noProof/>
          </w:rPr>
          <w:t>28</w:t>
        </w:r>
      </w:fldSimple>
      <w:r w:rsidR="00E260B5">
        <w:t xml:space="preserve"> Instance Level Links on Admin Mode Home page</w:t>
      </w:r>
    </w:p>
    <w:p w:rsidR="008B217D" w:rsidRDefault="008B217D" w:rsidP="008B217D">
      <w:pPr>
        <w:pStyle w:val="Heading4"/>
        <w:rPr>
          <w:noProof/>
        </w:rPr>
      </w:pPr>
      <w:r>
        <w:rPr>
          <w:noProof/>
        </w:rPr>
        <w:t>Uploading a File</w:t>
      </w:r>
    </w:p>
    <w:p w:rsidR="003A77E1" w:rsidRPr="003A77E1" w:rsidRDefault="003A77E1" w:rsidP="003A77E1">
      <w:pPr>
        <w:pStyle w:val="ListNumber"/>
        <w:numPr>
          <w:ilvl w:val="0"/>
          <w:numId w:val="45"/>
        </w:numPr>
      </w:pPr>
      <w:r>
        <w:t xml:space="preserve">From the Instance Level home page, click the </w:t>
      </w:r>
      <w:r w:rsidRPr="003A77E1">
        <w:rPr>
          <w:rStyle w:val="Bold"/>
        </w:rPr>
        <w:t>Upload the Jar File</w:t>
      </w:r>
      <w:r>
        <w:t xml:space="preserve"> link. The upload form appears.</w:t>
      </w:r>
      <w:r w:rsidR="000C649E" w:rsidRPr="000C649E">
        <w:t xml:space="preserve"> </w:t>
      </w:r>
      <w:r w:rsidR="00F228E8">
        <w:fldChar w:fldCharType="begin"/>
      </w:r>
      <w:r w:rsidR="000C649E">
        <w:instrText xml:space="preserve"> XE "jar file:instance level security in UPT" </w:instrText>
      </w:r>
      <w:r w:rsidR="00F228E8">
        <w:fldChar w:fldCharType="end"/>
      </w:r>
      <w:r w:rsidR="00F228E8">
        <w:fldChar w:fldCharType="begin"/>
      </w:r>
      <w:r w:rsidR="000C649E">
        <w:instrText xml:space="preserve"> XE "</w:instrText>
      </w:r>
      <w:r w:rsidR="000C649E" w:rsidRPr="009B1B40">
        <w:instrText>instance level security:file upload</w:instrText>
      </w:r>
      <w:r w:rsidR="000C649E">
        <w:instrText xml:space="preserve">" </w:instrText>
      </w:r>
      <w:r w:rsidR="00F228E8">
        <w:fldChar w:fldCharType="end"/>
      </w:r>
    </w:p>
    <w:p w:rsidR="008B217D" w:rsidRDefault="00257618" w:rsidP="00A57346">
      <w:pPr>
        <w:pStyle w:val="GraphicAnchorMainIndent"/>
        <w:rPr>
          <w:noProof/>
        </w:rPr>
      </w:pPr>
      <w:r>
        <w:rPr>
          <w:noProof/>
        </w:rPr>
        <w:drawing>
          <wp:inline distT="0" distB="0" distL="0" distR="0">
            <wp:extent cx="5299075" cy="1167765"/>
            <wp:effectExtent l="19050" t="0" r="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5299075" cy="1167765"/>
                    </a:xfrm>
                    <a:prstGeom prst="rect">
                      <a:avLst/>
                    </a:prstGeom>
                    <a:noFill/>
                    <a:ln w="9525">
                      <a:noFill/>
                      <a:miter lim="800000"/>
                      <a:headEnd/>
                      <a:tailEnd/>
                    </a:ln>
                  </pic:spPr>
                </pic:pic>
              </a:graphicData>
            </a:graphic>
          </wp:inline>
        </w:drawing>
      </w:r>
    </w:p>
    <w:p w:rsidR="003A77E1" w:rsidRDefault="002A3C9A" w:rsidP="003A77E1">
      <w:pPr>
        <w:pStyle w:val="CaptionIndent"/>
      </w:pPr>
      <w:r>
        <w:t>Figure</w:t>
      </w:r>
      <w:r w:rsidR="003A77E1">
        <w:t xml:space="preserve"> </w:t>
      </w:r>
      <w:fldSimple w:instr=" STYLEREF 1 \s ">
        <w:r w:rsidR="00E92FAF">
          <w:rPr>
            <w:noProof/>
          </w:rPr>
          <w:t>3</w:t>
        </w:r>
      </w:fldSimple>
      <w:r w:rsidR="002F0542">
        <w:noBreakHyphen/>
      </w:r>
      <w:fldSimple w:instr=" SEQ Figure \* ARABIC \s 1 ">
        <w:r w:rsidR="00E92FAF">
          <w:rPr>
            <w:noProof/>
          </w:rPr>
          <w:t>29</w:t>
        </w:r>
      </w:fldSimple>
      <w:r w:rsidR="003A77E1">
        <w:t xml:space="preserve"> Jar File Upload Form</w:t>
      </w:r>
    </w:p>
    <w:p w:rsidR="003A77E1" w:rsidRDefault="003A77E1" w:rsidP="003A77E1">
      <w:pPr>
        <w:pStyle w:val="ListNumber"/>
      </w:pPr>
      <w:r>
        <w:t>Provide the following information for upload:</w:t>
      </w:r>
    </w:p>
    <w:p w:rsidR="003A77E1" w:rsidRDefault="008B318A" w:rsidP="003A77E1">
      <w:pPr>
        <w:pStyle w:val="BodyTextIndent"/>
      </w:pPr>
      <w:r w:rsidRPr="003A77E1">
        <w:rPr>
          <w:rStyle w:val="Bold"/>
        </w:rPr>
        <w:t>Application Jar File</w:t>
      </w:r>
      <w:r>
        <w:t xml:space="preserve"> – The path of the application jar file that contains the Hibernate configuration and mapping files, and domain objects. </w:t>
      </w:r>
    </w:p>
    <w:p w:rsidR="003A77E1" w:rsidRDefault="003A77E1" w:rsidP="003A77E1">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3A77E1" w:rsidRDefault="008B318A" w:rsidP="003A77E1">
      <w:pPr>
        <w:pStyle w:val="BodyTextIndent"/>
      </w:pPr>
      <w:r w:rsidRPr="003A77E1">
        <w:rPr>
          <w:rStyle w:val="Bold"/>
        </w:rPr>
        <w:t>Hibernate Configuration File Name</w:t>
      </w:r>
      <w:r>
        <w:t xml:space="preserve"> – The fully qualified name of the Hibernate configuration file located in the selected jar file.</w:t>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8B217D" w:rsidRPr="008B217D" w:rsidRDefault="003A77E1" w:rsidP="003A77E1">
      <w:pPr>
        <w:pStyle w:val="ListNumber"/>
      </w:pPr>
      <w:r>
        <w:t xml:space="preserve">Click </w:t>
      </w:r>
      <w:r w:rsidR="008B217D" w:rsidRPr="003A77E1">
        <w:rPr>
          <w:rStyle w:val="Bold"/>
        </w:rPr>
        <w:t>Upload</w:t>
      </w:r>
      <w:r w:rsidR="008B217D">
        <w:t xml:space="preserve"> button.</w:t>
      </w:r>
    </w:p>
    <w:p w:rsidR="00C2222F" w:rsidRDefault="00535BBE" w:rsidP="00535BBE">
      <w:pPr>
        <w:pStyle w:val="Heading4"/>
      </w:pPr>
      <w:r>
        <w:t>Add New Security Filter</w:t>
      </w:r>
    </w:p>
    <w:p w:rsidR="003A77E1" w:rsidRPr="003A77E1" w:rsidRDefault="003A77E1" w:rsidP="003B3950">
      <w:pPr>
        <w:pStyle w:val="ListNumber"/>
        <w:numPr>
          <w:ilvl w:val="0"/>
          <w:numId w:val="46"/>
        </w:numPr>
      </w:pPr>
      <w:r>
        <w:t xml:space="preserve">From the Instance Level home page, click the </w:t>
      </w:r>
      <w:r>
        <w:rPr>
          <w:rStyle w:val="Bold"/>
        </w:rPr>
        <w:t>Add New Security Filter</w:t>
      </w:r>
      <w:r>
        <w:t xml:space="preserve"> link. The New Filter Clause Details form appears.</w:t>
      </w:r>
      <w:r w:rsidR="000C649E" w:rsidRPr="000C649E">
        <w:t xml:space="preserve"> </w:t>
      </w:r>
      <w:r w:rsidR="00F228E8">
        <w:fldChar w:fldCharType="begin"/>
      </w:r>
      <w:r w:rsidR="000C649E">
        <w:instrText xml:space="preserve"> XE "add security filter" </w:instrText>
      </w:r>
      <w:r w:rsidR="00F228E8">
        <w:fldChar w:fldCharType="end"/>
      </w:r>
      <w:r w:rsidR="00F228E8">
        <w:fldChar w:fldCharType="begin"/>
      </w:r>
      <w:r w:rsidR="000C649E">
        <w:instrText xml:space="preserve"> XE "</w:instrText>
      </w:r>
      <w:r w:rsidR="000C649E" w:rsidRPr="007B1D66">
        <w:instrText>UPT:</w:instrText>
      </w:r>
      <w:r w:rsidR="000C649E">
        <w:instrText xml:space="preserve">add security filter" </w:instrText>
      </w:r>
      <w:r w:rsidR="00F228E8">
        <w:fldChar w:fldCharType="end"/>
      </w:r>
      <w:r w:rsidR="00F228E8">
        <w:fldChar w:fldCharType="begin"/>
      </w:r>
      <w:r w:rsidR="000C649E">
        <w:instrText xml:space="preserve"> XE "instance level security:add filter clause"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r w:rsidR="00F228E8">
        <w:fldChar w:fldCharType="begin"/>
      </w:r>
      <w:r w:rsidR="000C649E">
        <w:instrText xml:space="preserve"> XE "</w:instrText>
      </w:r>
      <w:r w:rsidR="000C649E" w:rsidRPr="00DF046D">
        <w:instrText>security:add filter</w:instrText>
      </w:r>
      <w:r w:rsidR="000C649E">
        <w:instrText xml:space="preserve">" </w:instrText>
      </w:r>
      <w:r w:rsidR="00F228E8">
        <w:fldChar w:fldCharType="end"/>
      </w:r>
    </w:p>
    <w:p w:rsidR="00535BBE" w:rsidRDefault="00257618" w:rsidP="003A77E1">
      <w:pPr>
        <w:pStyle w:val="GraphicAnchorMainIndent"/>
        <w:rPr>
          <w:noProof/>
        </w:rPr>
      </w:pPr>
      <w:r>
        <w:rPr>
          <w:noProof/>
        </w:rPr>
        <w:lastRenderedPageBreak/>
        <w:drawing>
          <wp:inline distT="0" distB="0" distL="0" distR="0">
            <wp:extent cx="5365115" cy="2467610"/>
            <wp:effectExtent l="19050" t="0" r="6985" b="0"/>
            <wp:docPr id="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5365115" cy="2467610"/>
                    </a:xfrm>
                    <a:prstGeom prst="rect">
                      <a:avLst/>
                    </a:prstGeom>
                    <a:noFill/>
                    <a:ln w="9525">
                      <a:noFill/>
                      <a:miter lim="800000"/>
                      <a:headEnd/>
                      <a:tailEnd/>
                    </a:ln>
                  </pic:spPr>
                </pic:pic>
              </a:graphicData>
            </a:graphic>
          </wp:inline>
        </w:drawing>
      </w:r>
    </w:p>
    <w:p w:rsidR="003A77E1" w:rsidRP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30</w:t>
        </w:r>
      </w:fldSimple>
      <w:r w:rsidR="003A77E1">
        <w:t xml:space="preserve"> New Filter Clause Details form</w:t>
      </w:r>
    </w:p>
    <w:p w:rsidR="00535BBE" w:rsidRDefault="003A77E1" w:rsidP="003B3950">
      <w:pPr>
        <w:pStyle w:val="ListNumber"/>
      </w:pPr>
      <w:r>
        <w:t>Enter the following information into the form</w:t>
      </w:r>
      <w:r w:rsidR="00535BBE">
        <w:t>:</w:t>
      </w:r>
    </w:p>
    <w:p w:rsidR="00535BBE" w:rsidRDefault="00535BBE" w:rsidP="003A77E1">
      <w:pPr>
        <w:pStyle w:val="BodyTextIndent"/>
      </w:pPr>
      <w:r w:rsidRPr="003A77E1">
        <w:rPr>
          <w:rStyle w:val="Bold"/>
        </w:rPr>
        <w:t>Class Name</w:t>
      </w:r>
      <w:r>
        <w:t xml:space="preserve"> - This the class for which you want to create a filter clause. </w:t>
      </w:r>
    </w:p>
    <w:p w:rsidR="003B3950" w:rsidRDefault="00535BBE" w:rsidP="003A77E1">
      <w:pPr>
        <w:pStyle w:val="BodyTextIndent"/>
      </w:pPr>
      <w:r w:rsidRPr="003A77E1">
        <w:rPr>
          <w:rStyle w:val="Bold"/>
        </w:rPr>
        <w:t>Filter Chain</w:t>
      </w:r>
      <w:r>
        <w:t xml:space="preserve"> – This is a chain of the associated objects on which the security of the class depends.</w:t>
      </w:r>
      <w:r w:rsidR="003B3950">
        <w:t xml:space="preserve"> You have the following options:</w:t>
      </w:r>
    </w:p>
    <w:p w:rsidR="003B3950" w:rsidRDefault="00535BBE" w:rsidP="003B3950">
      <w:pPr>
        <w:pStyle w:val="ListBullet2"/>
      </w:pPr>
      <w:r>
        <w:t xml:space="preserve">In </w:t>
      </w:r>
      <w:r w:rsidR="003B3950">
        <w:t xml:space="preserve">the </w:t>
      </w:r>
      <w:r>
        <w:t>case of the inherited security</w:t>
      </w:r>
      <w:r w:rsidR="003B3950">
        <w:t>,</w:t>
      </w:r>
      <w:r>
        <w:t xml:space="preserve"> you can follow the trail to the target class by selecting the associated class</w:t>
      </w:r>
      <w:r w:rsidR="003B3950">
        <w:t xml:space="preserve"> from the drop-down list</w:t>
      </w:r>
      <w:r>
        <w:t xml:space="preserve"> and </w:t>
      </w:r>
      <w:r w:rsidR="003B3950">
        <w:t xml:space="preserve">clicking the </w:t>
      </w:r>
      <w:r w:rsidRPr="003B3950">
        <w:rPr>
          <w:rStyle w:val="Bold"/>
        </w:rPr>
        <w:t>Add</w:t>
      </w:r>
      <w:r w:rsidR="003B3950">
        <w:rPr>
          <w:rStyle w:val="Bold"/>
        </w:rPr>
        <w:t xml:space="preserve"> </w:t>
      </w:r>
      <w:r w:rsidR="003B3950" w:rsidRPr="003B3950">
        <w:t xml:space="preserve">button </w:t>
      </w:r>
      <w:r w:rsidR="003B3950" w:rsidRPr="003B3950">
        <w:rPr>
          <w:rStyle w:val="Emphasis"/>
        </w:rPr>
        <w:t>in this section of the form</w:t>
      </w:r>
      <w:r>
        <w:t xml:space="preserve">. </w:t>
      </w:r>
    </w:p>
    <w:p w:rsidR="003B3950" w:rsidRDefault="00535BBE" w:rsidP="003B3950">
      <w:pPr>
        <w:pStyle w:val="ListBullet2"/>
      </w:pPr>
      <w:r>
        <w:t xml:space="preserve">You can remove the last associated class by </w:t>
      </w:r>
      <w:r w:rsidR="003B3950">
        <w:t>clicking</w:t>
      </w:r>
      <w:r>
        <w:t xml:space="preserve"> </w:t>
      </w:r>
      <w:r w:rsidRPr="003B3950">
        <w:rPr>
          <w:rStyle w:val="Bold"/>
        </w:rPr>
        <w:t>Remove</w:t>
      </w:r>
      <w:r>
        <w:t xml:space="preserve">. </w:t>
      </w:r>
    </w:p>
    <w:p w:rsidR="003B3950" w:rsidRDefault="00535BBE" w:rsidP="003B3950">
      <w:pPr>
        <w:pStyle w:val="ListBullet2"/>
      </w:pPr>
      <w:r>
        <w:t xml:space="preserve">If the security </w:t>
      </w:r>
      <w:r w:rsidR="003B3950">
        <w:t>of the Class is dependant on it</w:t>
      </w:r>
      <w:r>
        <w:t xml:space="preserve">self, select the same Class (with the suffix </w:t>
      </w:r>
      <w:r w:rsidR="003B3950">
        <w:t>“</w:t>
      </w:r>
      <w:r>
        <w:t>self</w:t>
      </w:r>
      <w:r w:rsidR="003B3950">
        <w:t>”</w:t>
      </w:r>
      <w:r>
        <w:t xml:space="preserve">) </w:t>
      </w:r>
      <w:r w:rsidR="003B3950">
        <w:t xml:space="preserve">from </w:t>
      </w:r>
      <w:r>
        <w:t>the Filter Chain</w:t>
      </w:r>
      <w:r w:rsidR="003B3950">
        <w:t xml:space="preserve"> drop-down list</w:t>
      </w:r>
      <w:r>
        <w:t xml:space="preserve">. </w:t>
      </w:r>
    </w:p>
    <w:p w:rsidR="00535BBE" w:rsidRDefault="00535BBE" w:rsidP="003B3950">
      <w:pPr>
        <w:pStyle w:val="BodyTextIndent"/>
      </w:pPr>
      <w:r>
        <w:t>Once</w:t>
      </w:r>
      <w:r w:rsidR="003B3950">
        <w:t xml:space="preserve"> the proper filter chain appears</w:t>
      </w:r>
      <w:r>
        <w:t xml:space="preserve">, </w:t>
      </w:r>
      <w:r w:rsidR="003B3950">
        <w:t>click</w:t>
      </w:r>
      <w:r>
        <w:t xml:space="preserve"> </w:t>
      </w:r>
      <w:r w:rsidRPr="003B3950">
        <w:rPr>
          <w:rStyle w:val="Bold"/>
        </w:rPr>
        <w:t>Done</w:t>
      </w:r>
      <w:r>
        <w:t xml:space="preserve"> </w:t>
      </w:r>
      <w:r w:rsidR="003B3950">
        <w:t>in this section of the form</w:t>
      </w:r>
      <w:r>
        <w:t xml:space="preserve">. </w:t>
      </w:r>
    </w:p>
    <w:p w:rsidR="00535BBE" w:rsidRDefault="00535BBE" w:rsidP="003A77E1">
      <w:pPr>
        <w:pStyle w:val="BodyTextIndent"/>
      </w:pPr>
      <w:r w:rsidRPr="003B3950">
        <w:rPr>
          <w:rStyle w:val="Bold"/>
        </w:rPr>
        <w:t>Target Class Attribute Name</w:t>
      </w:r>
      <w:r>
        <w:t xml:space="preserve"> </w:t>
      </w:r>
      <w:r w:rsidR="003B3950">
        <w:t>–</w:t>
      </w:r>
      <w:r>
        <w:t xml:space="preserve"> </w:t>
      </w:r>
      <w:r w:rsidR="003B3950">
        <w:t>This field is</w:t>
      </w:r>
      <w:r>
        <w:t xml:space="preserve"> populated with all </w:t>
      </w:r>
      <w:r w:rsidR="003B3950">
        <w:t xml:space="preserve">of </w:t>
      </w:r>
      <w:r>
        <w:t xml:space="preserve">the attributes of the Final Target Class. </w:t>
      </w:r>
    </w:p>
    <w:p w:rsidR="00535BBE" w:rsidRDefault="00535BBE" w:rsidP="003A77E1">
      <w:pPr>
        <w:pStyle w:val="BodyTextIndent"/>
      </w:pPr>
      <w:r w:rsidRPr="003B3950">
        <w:rPr>
          <w:rStyle w:val="Bold"/>
        </w:rPr>
        <w:t xml:space="preserve">Target Class </w:t>
      </w:r>
      <w:r w:rsidR="003B3950">
        <w:rPr>
          <w:rStyle w:val="Bold"/>
        </w:rPr>
        <w:t>Alias</w:t>
      </w:r>
      <w:r>
        <w:t xml:space="preserve"> –</w:t>
      </w:r>
      <w:r w:rsidR="003B3950">
        <w:t xml:space="preserve"> I</w:t>
      </w:r>
      <w:r>
        <w:t>f you want to provide an alias for the Target Class Name</w:t>
      </w:r>
      <w:r w:rsidR="003B3950">
        <w:t>,</w:t>
      </w:r>
      <w:r>
        <w:t xml:space="preserve"> you can do so by providing a value </w:t>
      </w:r>
      <w:r w:rsidR="003B3950">
        <w:t>in</w:t>
      </w:r>
      <w:r>
        <w:t xml:space="preserve"> the Target Class Alias field. </w:t>
      </w:r>
    </w:p>
    <w:p w:rsidR="00535BBE" w:rsidRDefault="00535BBE" w:rsidP="003A77E1">
      <w:pPr>
        <w:pStyle w:val="BodyTextIndent"/>
      </w:pPr>
      <w:r w:rsidRPr="003B3950">
        <w:rPr>
          <w:rStyle w:val="Bold"/>
        </w:rPr>
        <w:t xml:space="preserve">Target Class Attribute </w:t>
      </w:r>
      <w:r w:rsidR="003B3950">
        <w:rPr>
          <w:rStyle w:val="Bold"/>
        </w:rPr>
        <w:t xml:space="preserve">Alias </w:t>
      </w:r>
      <w:r>
        <w:t>–</w:t>
      </w:r>
      <w:r w:rsidR="003B3950">
        <w:t>Y</w:t>
      </w:r>
      <w:r>
        <w:t>ou can provide an alias for the Target Class</w:t>
      </w:r>
      <w:r w:rsidR="003B3950">
        <w:t xml:space="preserve"> </w:t>
      </w:r>
      <w:r>
        <w:t xml:space="preserve">Attribute Name by providing a value </w:t>
      </w:r>
      <w:r w:rsidR="003B3950">
        <w:t>in</w:t>
      </w:r>
      <w:r>
        <w:t xml:space="preserve"> the Target Class Attribute Alias field.</w:t>
      </w:r>
    </w:p>
    <w:p w:rsidR="00C2222F" w:rsidRDefault="003B3950" w:rsidP="003B3950">
      <w:pPr>
        <w:pStyle w:val="ListNumber"/>
      </w:pPr>
      <w:r>
        <w:t xml:space="preserve">When finished, </w:t>
      </w:r>
      <w:r w:rsidR="00535BBE">
        <w:t xml:space="preserve">click Add button </w:t>
      </w:r>
      <w:r>
        <w:t xml:space="preserve">at the bottom of the form </w:t>
      </w:r>
      <w:r w:rsidR="00535BBE">
        <w:t>to add the filter</w:t>
      </w:r>
      <w:r>
        <w:t>.</w:t>
      </w:r>
    </w:p>
    <w:p w:rsidR="00C2222F" w:rsidRDefault="00CD44FB" w:rsidP="00CD44FB">
      <w:pPr>
        <w:pStyle w:val="Heading4"/>
      </w:pPr>
      <w:r>
        <w:lastRenderedPageBreak/>
        <w:t>Select</w:t>
      </w:r>
      <w:r w:rsidR="00535BBE">
        <w:t xml:space="preserve"> an</w:t>
      </w:r>
      <w:r w:rsidR="003B3950">
        <w:t>d View/Update an</w:t>
      </w:r>
      <w:r w:rsidR="00535BBE">
        <w:t xml:space="preserve"> Existing Security Filter</w:t>
      </w:r>
    </w:p>
    <w:p w:rsidR="003B3950" w:rsidRDefault="003B3950" w:rsidP="00CD44FB">
      <w:pPr>
        <w:pStyle w:val="ListNumber"/>
        <w:keepNext/>
        <w:numPr>
          <w:ilvl w:val="0"/>
          <w:numId w:val="47"/>
        </w:numPr>
      </w:pPr>
      <w:r>
        <w:t xml:space="preserve">From the Instance Level home page, click the </w:t>
      </w:r>
      <w:r>
        <w:rPr>
          <w:rStyle w:val="Bold"/>
        </w:rPr>
        <w:t>Select an Existing Security Filter</w:t>
      </w:r>
      <w:r>
        <w:t xml:space="preserve"> link. The Search form appears.</w:t>
      </w:r>
      <w:r w:rsidR="000C649E" w:rsidRPr="000C649E">
        <w:t xml:space="preserve"> </w:t>
      </w:r>
      <w:r w:rsidR="00F228E8">
        <w:fldChar w:fldCharType="begin"/>
      </w:r>
      <w:r w:rsidR="000C649E">
        <w:instrText xml:space="preserve"> XE "</w:instrText>
      </w:r>
      <w:r w:rsidR="000C649E" w:rsidRPr="007B1D66">
        <w:instrText>UPT:</w:instrText>
      </w:r>
      <w:r w:rsidR="000C649E">
        <w:instrText xml:space="preserve">view security filter" </w:instrText>
      </w:r>
      <w:r w:rsidR="00F228E8">
        <w:fldChar w:fldCharType="end"/>
      </w:r>
      <w:r w:rsidR="00F228E8">
        <w:fldChar w:fldCharType="begin"/>
      </w:r>
      <w:r w:rsidR="000C649E">
        <w:instrText xml:space="preserve"> XE "</w:instrText>
      </w:r>
      <w:r w:rsidR="000C649E" w:rsidRPr="007B1D66">
        <w:instrText>UPT:</w:instrText>
      </w:r>
      <w:r w:rsidR="000C649E">
        <w:instrText xml:space="preserve">edit/update security filter" </w:instrText>
      </w:r>
      <w:r w:rsidR="00F228E8">
        <w:fldChar w:fldCharType="end"/>
      </w:r>
      <w:r w:rsidR="00F228E8">
        <w:fldChar w:fldCharType="begin"/>
      </w:r>
      <w:r w:rsidR="000C649E">
        <w:instrText xml:space="preserve"> XE "instance level security:modify filter clause"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r w:rsidR="00F228E8">
        <w:fldChar w:fldCharType="begin"/>
      </w:r>
      <w:r w:rsidR="000C649E">
        <w:instrText xml:space="preserve"> XE "</w:instrText>
      </w:r>
      <w:r w:rsidR="000C649E" w:rsidRPr="00DF046D">
        <w:instrText>security:</w:instrText>
      </w:r>
      <w:r w:rsidR="000C649E">
        <w:instrText>modify</w:instrText>
      </w:r>
      <w:r w:rsidR="000C649E" w:rsidRPr="00DF046D">
        <w:instrText xml:space="preserve"> filter</w:instrText>
      </w:r>
      <w:r w:rsidR="000C649E">
        <w:instrText xml:space="preserve">" </w:instrText>
      </w:r>
      <w:r w:rsidR="00F228E8">
        <w:fldChar w:fldCharType="end"/>
      </w:r>
      <w:r w:rsidR="00F228E8">
        <w:fldChar w:fldCharType="begin"/>
      </w:r>
      <w:r w:rsidR="000C649E">
        <w:instrText xml:space="preserve"> XE "</w:instrText>
      </w:r>
      <w:r w:rsidR="000C649E" w:rsidRPr="0054302B">
        <w:instrText>security:filter clause</w:instrText>
      </w:r>
      <w:r w:rsidR="000C649E">
        <w:instrText xml:space="preserve">" </w:instrText>
      </w:r>
      <w:r w:rsidR="00F228E8">
        <w:fldChar w:fldCharType="end"/>
      </w:r>
    </w:p>
    <w:p w:rsidR="003B3950" w:rsidRDefault="00257618" w:rsidP="003B3950">
      <w:pPr>
        <w:pStyle w:val="GraphicAnchorMainIndent"/>
        <w:rPr>
          <w:noProof/>
        </w:rPr>
      </w:pPr>
      <w:r>
        <w:rPr>
          <w:noProof/>
        </w:rPr>
        <w:drawing>
          <wp:inline distT="0" distB="0" distL="0" distR="0">
            <wp:extent cx="5354320" cy="727075"/>
            <wp:effectExtent l="19050" t="0" r="0" b="0"/>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5354320" cy="72707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31</w:t>
        </w:r>
      </w:fldSimple>
      <w:r w:rsidR="00645D3E">
        <w:t xml:space="preserve"> Filter Clause Search form</w:t>
      </w:r>
    </w:p>
    <w:p w:rsidR="003B3950" w:rsidRDefault="003B3950" w:rsidP="003B3950">
      <w:pPr>
        <w:pStyle w:val="ListNumber"/>
        <w:numPr>
          <w:ilvl w:val="0"/>
          <w:numId w:val="47"/>
        </w:numPr>
      </w:pPr>
      <w:r>
        <w:t>Enter search criteria into the Filter Clause Search Criteria form. Search by Class Name. You may use an asterisk (*) as a wildcard character if necessary.</w:t>
      </w:r>
    </w:p>
    <w:p w:rsidR="00645D3E" w:rsidRDefault="00645D3E" w:rsidP="003B3950">
      <w:pPr>
        <w:pStyle w:val="ListNumber"/>
        <w:numPr>
          <w:ilvl w:val="0"/>
          <w:numId w:val="47"/>
        </w:numPr>
      </w:pPr>
      <w:r>
        <w:t xml:space="preserve">Click </w:t>
      </w:r>
      <w:r w:rsidRPr="00645D3E">
        <w:rPr>
          <w:b/>
        </w:rPr>
        <w:t>Search</w:t>
      </w:r>
      <w:r w:rsidRPr="00645D3E">
        <w:t>.</w:t>
      </w:r>
    </w:p>
    <w:p w:rsidR="00645D3E" w:rsidRDefault="00645D3E" w:rsidP="003B3950">
      <w:pPr>
        <w:pStyle w:val="ListNumber"/>
        <w:numPr>
          <w:ilvl w:val="0"/>
          <w:numId w:val="47"/>
        </w:numPr>
      </w:pPr>
      <w:r>
        <w:t xml:space="preserve">From the results list, select the radio button next to the Class Name of the filter clause you want to view and/or edit, and then click </w:t>
      </w:r>
      <w:r w:rsidRPr="004F7051">
        <w:rPr>
          <w:rStyle w:val="Bold"/>
        </w:rPr>
        <w:t>View Details</w:t>
      </w:r>
      <w:r>
        <w:t>.</w:t>
      </w:r>
    </w:p>
    <w:p w:rsidR="00645D3E" w:rsidRDefault="00257618" w:rsidP="00645D3E">
      <w:pPr>
        <w:pStyle w:val="GraphicAnchorMainIndent"/>
        <w:rPr>
          <w:noProof/>
        </w:rPr>
      </w:pPr>
      <w:r>
        <w:rPr>
          <w:noProof/>
        </w:rPr>
        <w:drawing>
          <wp:inline distT="0" distB="0" distL="0" distR="0">
            <wp:extent cx="5332095" cy="3293745"/>
            <wp:effectExtent l="19050" t="0" r="1905" b="0"/>
            <wp:docPr id="3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srcRect/>
                    <a:stretch>
                      <a:fillRect/>
                    </a:stretch>
                  </pic:blipFill>
                  <pic:spPr bwMode="auto">
                    <a:xfrm>
                      <a:off x="0" y="0"/>
                      <a:ext cx="5332095" cy="329374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32</w:t>
        </w:r>
      </w:fldSimple>
      <w:r w:rsidR="00645D3E">
        <w:t xml:space="preserve"> Filter Clause Details form</w:t>
      </w:r>
    </w:p>
    <w:p w:rsidR="00535BBE" w:rsidRDefault="00645D3E" w:rsidP="00645D3E">
      <w:pPr>
        <w:pStyle w:val="ListNumber"/>
      </w:pPr>
      <w:r>
        <w:t>T</w:t>
      </w:r>
      <w:r w:rsidR="00535BBE">
        <w:t xml:space="preserve">he Filter Clause Details </w:t>
      </w:r>
      <w:r>
        <w:t>form contains only the following editable fields:</w:t>
      </w:r>
      <w:r w:rsidR="00535BBE">
        <w:t xml:space="preserve"> </w:t>
      </w:r>
    </w:p>
    <w:p w:rsidR="00645D3E" w:rsidRDefault="00645D3E" w:rsidP="00645D3E">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535BBE" w:rsidRDefault="00535BBE" w:rsidP="00535BBE">
      <w:pPr>
        <w:pStyle w:val="ListBullet2"/>
      </w:pPr>
      <w:r w:rsidRPr="00645D3E">
        <w:rPr>
          <w:rStyle w:val="Bold"/>
        </w:rPr>
        <w:t>Generated SQL for User</w:t>
      </w:r>
      <w:r>
        <w:t xml:space="preserve"> – This is the SQL </w:t>
      </w:r>
      <w:r w:rsidR="00645D3E">
        <w:t xml:space="preserve">filter </w:t>
      </w:r>
      <w:r>
        <w:t xml:space="preserve">generated by Hibernate based on </w:t>
      </w:r>
      <w:r w:rsidR="00645D3E">
        <w:t xml:space="preserve">the </w:t>
      </w:r>
      <w:r>
        <w:t xml:space="preserve">filter criteria selected for User level security. </w:t>
      </w:r>
    </w:p>
    <w:p w:rsidR="00645D3E" w:rsidRDefault="00645D3E" w:rsidP="00645D3E">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535BBE" w:rsidRPr="00535BBE" w:rsidRDefault="00645D3E" w:rsidP="00645D3E">
      <w:pPr>
        <w:pStyle w:val="ListNumber"/>
      </w:pPr>
      <w:r>
        <w:t xml:space="preserve">If you made changes, click </w:t>
      </w:r>
      <w:r w:rsidRPr="00645D3E">
        <w:rPr>
          <w:rStyle w:val="Bold"/>
        </w:rPr>
        <w:t>Upload</w:t>
      </w:r>
      <w:r>
        <w:t xml:space="preserve"> to</w:t>
      </w:r>
      <w:r w:rsidR="00535BBE" w:rsidRPr="00535BBE">
        <w:t xml:space="preserve"> update the record</w:t>
      </w:r>
      <w:r>
        <w:t>. You may also</w:t>
      </w:r>
      <w:r w:rsidR="00535BBE" w:rsidRPr="00535BBE">
        <w:t xml:space="preserve"> use the </w:t>
      </w:r>
      <w:r w:rsidR="00535BBE" w:rsidRPr="00645D3E">
        <w:rPr>
          <w:rStyle w:val="Bold"/>
        </w:rPr>
        <w:t>Delete</w:t>
      </w:r>
      <w:r>
        <w:t xml:space="preserve"> button to delete the record </w:t>
      </w:r>
    </w:p>
    <w:p w:rsidR="00C2222F" w:rsidRDefault="007966AD" w:rsidP="007966AD">
      <w:pPr>
        <w:pStyle w:val="Heading2"/>
      </w:pPr>
      <w:bookmarkStart w:id="1049" w:name="_Toc238795977"/>
      <w:r>
        <w:t>UPT Installation and Deployment</w:t>
      </w:r>
      <w:bookmarkEnd w:id="1049"/>
    </w:p>
    <w:p w:rsidR="00C2222F" w:rsidDel="00ED1602" w:rsidRDefault="007966AD" w:rsidP="007966AD">
      <w:pPr>
        <w:pStyle w:val="BodyText"/>
        <w:rPr>
          <w:del w:id="1050" w:author=" Vijay Parmar" w:date="2009-08-22T20:49:00Z"/>
        </w:rPr>
      </w:pPr>
      <w:del w:id="1051" w:author=" Vijay Parmar" w:date="2009-08-22T20:49:00Z">
        <w:r w:rsidRPr="007966AD" w:rsidDel="00ED1602">
          <w:delText xml:space="preserve">The UPT is released as </w:delText>
        </w:r>
      </w:del>
      <w:del w:id="1052" w:author=" Vijay Parmar" w:date="2009-08-22T12:19:00Z">
        <w:r w:rsidRPr="007966AD" w:rsidDel="00503C26">
          <w:delText xml:space="preserve">a </w:delText>
        </w:r>
      </w:del>
      <w:del w:id="1053" w:author=" Vijay Parmar" w:date="2009-08-22T20:49:00Z">
        <w:r w:rsidRPr="007966AD" w:rsidDel="00ED1602">
          <w:delText xml:space="preserve">compressed </w:delText>
        </w:r>
      </w:del>
      <w:del w:id="1054" w:author=" Vijay Parmar" w:date="2009-08-22T20:10:00Z">
        <w:r w:rsidRPr="007966AD" w:rsidDel="00F50DA8">
          <w:delText xml:space="preserve">web </w:delText>
        </w:r>
      </w:del>
      <w:del w:id="1055" w:author=" Vijay Parmar" w:date="2009-08-22T20:49:00Z">
        <w:r w:rsidRPr="007966AD" w:rsidDel="00ED1602">
          <w:delText xml:space="preserve">application in the form of </w:delText>
        </w:r>
      </w:del>
      <w:del w:id="1056" w:author=" Vijay Parmar" w:date="2009-08-22T20:15:00Z">
        <w:r w:rsidRPr="007966AD" w:rsidDel="002C1791">
          <w:delText>a</w:delText>
        </w:r>
      </w:del>
      <w:del w:id="1057" w:author=" Vijay Parmar" w:date="2009-08-22T20:49:00Z">
        <w:r w:rsidRPr="007966AD" w:rsidDel="00ED1602">
          <w:delText xml:space="preserve"> </w:delText>
        </w:r>
      </w:del>
      <w:del w:id="1058" w:author=" Vijay Parmar" w:date="2009-08-22T12:19:00Z">
        <w:r w:rsidRPr="007966AD" w:rsidDel="00503C26">
          <w:delText>WAR</w:delText>
        </w:r>
      </w:del>
      <w:del w:id="1059" w:author=" Vijay Parmar" w:date="2009-08-22T20:49:00Z">
        <w:r w:rsidRPr="007966AD" w:rsidDel="00ED1602">
          <w:delText xml:space="preserve"> </w:delText>
        </w:r>
      </w:del>
      <w:del w:id="1060" w:author=" Vijay Parmar" w:date="2009-08-22T20:10:00Z">
        <w:r w:rsidRPr="007966AD" w:rsidDel="00F50DA8">
          <w:delText>(</w:delText>
        </w:r>
      </w:del>
      <w:del w:id="1061" w:author=" Vijay Parmar" w:date="2009-08-22T12:20:00Z">
        <w:r w:rsidRPr="007966AD" w:rsidDel="00503C26">
          <w:delText>Web Arch</w:delText>
        </w:r>
        <w:r w:rsidR="00645D3E" w:rsidDel="00503C26">
          <w:delText>ive</w:delText>
        </w:r>
      </w:del>
      <w:del w:id="1062" w:author=" Vijay Parmar" w:date="2009-08-22T20:10:00Z">
        <w:r w:rsidR="00645D3E" w:rsidDel="00F50DA8">
          <w:delText>)</w:delText>
        </w:r>
      </w:del>
      <w:del w:id="1063" w:author=" Vijay Parmar" w:date="2009-08-22T20:49:00Z">
        <w:r w:rsidR="00645D3E" w:rsidDel="00ED1602">
          <w:delText xml:space="preserve"> f</w:delText>
        </w:r>
        <w:r w:rsidRPr="007966AD" w:rsidDel="00ED1602">
          <w:delText>ile.</w:delText>
        </w:r>
      </w:del>
      <w:del w:id="1064" w:author=" Vijay Parmar" w:date="2009-08-22T20:14:00Z">
        <w:r w:rsidRPr="007966AD" w:rsidDel="00FF28BD">
          <w:delText xml:space="preserve"> Along with the </w:delText>
        </w:r>
      </w:del>
      <w:del w:id="1065" w:author=" Vijay Parmar" w:date="2009-08-22T12:20:00Z">
        <w:r w:rsidRPr="007966AD" w:rsidDel="00503C26">
          <w:delText>W</w:delText>
        </w:r>
      </w:del>
      <w:del w:id="1066" w:author=" Vijay Parmar" w:date="2009-08-22T20:14:00Z">
        <w:r w:rsidRPr="007966AD" w:rsidDel="00FF28BD">
          <w:delText>AR, the release includes sample configuration files that help developers configure the UPT with their application(s).</w:delText>
        </w:r>
      </w:del>
      <w:del w:id="1067" w:author=" Vijay Parmar" w:date="2009-08-22T20:49:00Z">
        <w:r w:rsidR="00F228E8" w:rsidDel="00ED1602">
          <w:fldChar w:fldCharType="begin"/>
        </w:r>
        <w:r w:rsidR="000C649E" w:rsidDel="00ED1602">
          <w:delInstrText xml:space="preserve"> XE "</w:delInstrText>
        </w:r>
        <w:r w:rsidR="000C649E" w:rsidRPr="00BE7BB0" w:rsidDel="00ED1602">
          <w:delInstrText>UPT:installation</w:delInstrText>
        </w:r>
        <w:r w:rsidR="000C649E" w:rsidDel="00ED1602">
          <w:delInstrText xml:space="preserve">" </w:delInstrText>
        </w:r>
        <w:r w:rsidR="00F228E8" w:rsidDel="00ED1602">
          <w:fldChar w:fldCharType="end"/>
        </w:r>
        <w:r w:rsidR="00F228E8" w:rsidDel="00ED1602">
          <w:fldChar w:fldCharType="begin"/>
        </w:r>
        <w:r w:rsidR="000C649E" w:rsidDel="00ED1602">
          <w:delInstrText xml:space="preserve"> XE "</w:delInstrText>
        </w:r>
        <w:r w:rsidR="000C649E" w:rsidRPr="004F7006" w:rsidDel="00ED1602">
          <w:delInstrText>UPT:deployment</w:delInstrText>
        </w:r>
        <w:r w:rsidR="000C649E" w:rsidDel="00ED1602">
          <w:delInstrText xml:space="preserve">" </w:delInstrText>
        </w:r>
        <w:r w:rsidR="00F228E8" w:rsidDel="00ED1602">
          <w:fldChar w:fldCharType="end"/>
        </w:r>
      </w:del>
    </w:p>
    <w:p w:rsidR="00F50DA8" w:rsidRDefault="00F50DA8" w:rsidP="007966AD">
      <w:pPr>
        <w:pStyle w:val="Heading3"/>
        <w:rPr>
          <w:ins w:id="1068" w:author=" Vijay Parmar" w:date="2009-08-22T20:08:00Z"/>
        </w:rPr>
      </w:pPr>
    </w:p>
    <w:p w:rsidR="007966AD" w:rsidRDefault="00D33DD9" w:rsidP="007966AD">
      <w:pPr>
        <w:pStyle w:val="Heading3"/>
      </w:pPr>
      <w:bookmarkStart w:id="1069" w:name="_Toc238795978"/>
      <w:r>
        <w:t xml:space="preserve">UPT </w:t>
      </w:r>
      <w:r w:rsidR="007966AD">
        <w:t>Release Contents</w:t>
      </w:r>
      <w:bookmarkEnd w:id="1069"/>
    </w:p>
    <w:p w:rsidR="007966AD" w:rsidRDefault="007966AD" w:rsidP="007966AD">
      <w:pPr>
        <w:pStyle w:val="BodyText"/>
      </w:pPr>
      <w:r w:rsidRPr="007966AD">
        <w:t>The UPT Release contents can be found in the</w:t>
      </w:r>
      <w:ins w:id="1070" w:author=" Vijay Parmar" w:date="2009-08-23T13:44:00Z">
        <w:r w:rsidR="0058730F">
          <w:t xml:space="preserve"> </w:t>
        </w:r>
        <w:r w:rsidR="00F228E8" w:rsidRPr="00F228E8">
          <w:rPr>
            <w:rFonts w:ascii="Courier New" w:hAnsi="Courier New" w:cs="Courier New"/>
            <w:rPrChange w:id="1071" w:author=" Vijay Parmar" w:date="2009-08-23T13:45:00Z">
              <w:rPr>
                <w:color w:val="0000FF"/>
                <w:u w:val="single"/>
              </w:rPr>
            </w:rPrChange>
          </w:rPr>
          <w:fldChar w:fldCharType="begin"/>
        </w:r>
        <w:r w:rsidR="00F228E8" w:rsidRPr="00F228E8">
          <w:rPr>
            <w:rFonts w:ascii="Courier New" w:hAnsi="Courier New" w:cs="Courier New"/>
            <w:rPrChange w:id="1072" w:author=" Vijay Parmar" w:date="2009-08-23T13:45:00Z">
              <w:rPr>
                <w:color w:val="0000FF"/>
                <w:u w:val="single"/>
              </w:rPr>
            </w:rPrChange>
          </w:rPr>
          <w:instrText xml:space="preserve"> HYPERLINK "https://gforge.nci.nih.gov/frs/download.php/6724/CSM_API_4_1_0_2_Release.zip" </w:instrText>
        </w:r>
        <w:r w:rsidR="00F228E8" w:rsidRPr="00F228E8">
          <w:rPr>
            <w:rFonts w:ascii="Courier New" w:hAnsi="Courier New" w:cs="Courier New"/>
            <w:rPrChange w:id="1073" w:author=" Vijay Parmar" w:date="2009-08-23T13:45:00Z">
              <w:rPr>
                <w:color w:val="0000FF"/>
                <w:u w:val="single"/>
              </w:rPr>
            </w:rPrChange>
          </w:rPr>
          <w:fldChar w:fldCharType="separate"/>
        </w:r>
        <w:r w:rsidR="00F228E8" w:rsidRPr="00F228E8">
          <w:rPr>
            <w:rStyle w:val="Hyperlink"/>
            <w:rFonts w:ascii="Courier New" w:hAnsi="Courier New" w:cs="Courier New"/>
            <w:rPrChange w:id="1074" w:author=" Vijay Parmar" w:date="2009-08-23T13:45:00Z">
              <w:rPr>
                <w:rStyle w:val="Hyperlink"/>
              </w:rPr>
            </w:rPrChange>
          </w:rPr>
          <w:t>CSM_4_</w:t>
        </w:r>
      </w:ins>
      <w:ins w:id="1075" w:author=" Vijay Parmar" w:date="2009-08-23T13:45:00Z">
        <w:r w:rsidR="00F228E8" w:rsidRPr="00F228E8">
          <w:rPr>
            <w:rStyle w:val="Hyperlink"/>
            <w:rFonts w:ascii="Courier New" w:hAnsi="Courier New" w:cs="Courier New"/>
            <w:rPrChange w:id="1076" w:author=" Vijay Parmar" w:date="2009-08-23T13:45:00Z">
              <w:rPr>
                <w:rStyle w:val="Hyperlink"/>
              </w:rPr>
            </w:rPrChange>
          </w:rPr>
          <w:t>2</w:t>
        </w:r>
      </w:ins>
      <w:ins w:id="1077" w:author=" Vijay Parmar" w:date="2009-08-23T13:44:00Z">
        <w:r w:rsidR="00F228E8" w:rsidRPr="00F228E8">
          <w:rPr>
            <w:rStyle w:val="Hyperlink"/>
            <w:rFonts w:ascii="Courier New" w:hAnsi="Courier New" w:cs="Courier New"/>
            <w:rPrChange w:id="1078" w:author=" Vijay Parmar" w:date="2009-08-23T13:45:00Z">
              <w:rPr>
                <w:rStyle w:val="Hyperlink"/>
              </w:rPr>
            </w:rPrChange>
          </w:rPr>
          <w:t>_Release.zip</w:t>
        </w:r>
        <w:r w:rsidR="00F228E8" w:rsidRPr="00F228E8">
          <w:rPr>
            <w:rFonts w:ascii="Courier New" w:hAnsi="Courier New" w:cs="Courier New"/>
            <w:rPrChange w:id="1079" w:author=" Vijay Parmar" w:date="2009-08-23T13:45:00Z">
              <w:rPr>
                <w:color w:val="0000FF"/>
                <w:u w:val="single"/>
              </w:rPr>
            </w:rPrChange>
          </w:rPr>
          <w:fldChar w:fldCharType="end"/>
        </w:r>
      </w:ins>
      <w:r w:rsidRPr="007966AD">
        <w:t xml:space="preserve"> </w:t>
      </w:r>
      <w:del w:id="1080" w:author=" Vijay Parmar" w:date="2009-08-23T13:45:00Z">
        <w:r w:rsidRPr="008B318A" w:rsidDel="0058730F">
          <w:rPr>
            <w:rStyle w:val="CodeChar0"/>
          </w:rPr>
          <w:delText>UPT.zip</w:delText>
        </w:r>
        <w:r w:rsidRPr="007966AD" w:rsidDel="0058730F">
          <w:delText xml:space="preserve"> </w:delText>
        </w:r>
      </w:del>
      <w:r w:rsidRPr="007966AD">
        <w:t>file found on the NCICB download site</w:t>
      </w:r>
      <w:r w:rsidR="00C04BC7">
        <w:t>:</w:t>
      </w:r>
      <w:r w:rsidRPr="007966AD">
        <w:t xml:space="preserve"> </w:t>
      </w:r>
      <w:hyperlink r:id="rId64" w:history="1">
        <w:r w:rsidR="00C04BC7" w:rsidRPr="00C04BC7">
          <w:rPr>
            <w:rStyle w:val="Hyperlink"/>
          </w:rPr>
          <w:t>http://ncicb.nci.nih.gov/download/index.jsp</w:t>
        </w:r>
      </w:hyperlink>
      <w:r w:rsidRPr="007966AD">
        <w:t xml:space="preserve">. The UPT Release contents include the files in </w:t>
      </w:r>
      <w:r>
        <w:t>the table below.</w:t>
      </w:r>
      <w:r w:rsidR="007F0163" w:rsidRPr="007F0163">
        <w:t xml:space="preserve"> </w:t>
      </w:r>
      <w:r w:rsidR="00F228E8">
        <w:fldChar w:fldCharType="begin"/>
      </w:r>
      <w:r w:rsidR="007F0163">
        <w:instrText xml:space="preserve"> XE "</w:instrText>
      </w:r>
      <w:r w:rsidR="007F0163" w:rsidRPr="003B41FE">
        <w:instrText>UPT:release contents</w:instrText>
      </w:r>
      <w:r w:rsidR="007F0163">
        <w:instrText xml:space="preserve">" </w:instrText>
      </w:r>
      <w:r w:rsidR="00F228E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1081" w:author=" Vijay Parmar" w:date="2009-08-22T20:27: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3577"/>
        <w:gridCol w:w="4847"/>
        <w:tblGridChange w:id="1082">
          <w:tblGrid>
            <w:gridCol w:w="3577"/>
            <w:gridCol w:w="4847"/>
          </w:tblGrid>
        </w:tblGridChange>
      </w:tblGrid>
      <w:tr w:rsidR="007966AD" w:rsidRPr="007966AD" w:rsidTr="00D430A8">
        <w:trPr>
          <w:cantSplit/>
          <w:tblHeader/>
          <w:trPrChange w:id="1083" w:author=" Vijay Parmar" w:date="2009-08-22T20:27:00Z">
            <w:trPr>
              <w:cantSplit/>
              <w:tblHeader/>
            </w:trPr>
          </w:trPrChange>
        </w:trPr>
        <w:tc>
          <w:tcPr>
            <w:tcW w:w="3577" w:type="dxa"/>
            <w:shd w:val="clear" w:color="auto" w:fill="D9D9D9"/>
            <w:vAlign w:val="center"/>
            <w:tcPrChange w:id="1084" w:author=" Vijay Parmar" w:date="2009-08-22T20:27:00Z">
              <w:tcPr>
                <w:tcW w:w="3078" w:type="dxa"/>
                <w:shd w:val="clear" w:color="auto" w:fill="D9D9D9"/>
                <w:vAlign w:val="center"/>
              </w:tcPr>
            </w:tcPrChange>
          </w:tcPr>
          <w:p w:rsidR="007966AD" w:rsidRPr="007966AD" w:rsidRDefault="007966AD" w:rsidP="00D039D0">
            <w:pPr>
              <w:pStyle w:val="TableHeaderCenter"/>
            </w:pPr>
            <w:r w:rsidRPr="007966AD">
              <w:t>File</w:t>
            </w:r>
          </w:p>
        </w:tc>
        <w:tc>
          <w:tcPr>
            <w:tcW w:w="4847" w:type="dxa"/>
            <w:shd w:val="clear" w:color="auto" w:fill="D9D9D9"/>
            <w:vAlign w:val="center"/>
            <w:tcPrChange w:id="1085" w:author=" Vijay Parmar" w:date="2009-08-22T20:27:00Z">
              <w:tcPr>
                <w:tcW w:w="5346" w:type="dxa"/>
                <w:shd w:val="clear" w:color="auto" w:fill="D9D9D9"/>
                <w:vAlign w:val="center"/>
              </w:tcPr>
            </w:tcPrChange>
          </w:tcPr>
          <w:p w:rsidR="007966AD" w:rsidRPr="007966AD" w:rsidRDefault="007966AD" w:rsidP="00D039D0">
            <w:pPr>
              <w:pStyle w:val="TableHeaderCenter"/>
            </w:pPr>
            <w:commentRangeStart w:id="1086"/>
            <w:r w:rsidRPr="007966AD">
              <w:t>Description</w:t>
            </w:r>
            <w:commentRangeEnd w:id="1086"/>
            <w:r w:rsidR="002465C4">
              <w:rPr>
                <w:rStyle w:val="CommentReference"/>
                <w:b w:val="0"/>
                <w:i w:val="0"/>
              </w:rPr>
              <w:commentReference w:id="1086"/>
            </w:r>
          </w:p>
        </w:tc>
      </w:tr>
      <w:tr w:rsidR="007966AD" w:rsidRPr="007966AD" w:rsidDel="00D430A8" w:rsidTr="00D430A8">
        <w:trPr>
          <w:cantSplit/>
          <w:del w:id="1087" w:author=" Vijay Parmar" w:date="2009-08-22T20:27:00Z"/>
          <w:trPrChange w:id="1088" w:author=" Vijay Parmar" w:date="2009-08-22T20:27:00Z">
            <w:trPr>
              <w:cantSplit/>
            </w:trPr>
          </w:trPrChange>
        </w:trPr>
        <w:tc>
          <w:tcPr>
            <w:tcW w:w="3577" w:type="dxa"/>
            <w:vAlign w:val="center"/>
            <w:tcPrChange w:id="1089" w:author=" Vijay Parmar" w:date="2009-08-22T20:27:00Z">
              <w:tcPr>
                <w:tcW w:w="3078" w:type="dxa"/>
                <w:vAlign w:val="center"/>
              </w:tcPr>
            </w:tcPrChange>
          </w:tcPr>
          <w:p w:rsidR="007966AD" w:rsidRPr="007966AD" w:rsidDel="00D430A8" w:rsidRDefault="00836477" w:rsidP="00836477">
            <w:pPr>
              <w:pStyle w:val="TableText"/>
              <w:rPr>
                <w:del w:id="1090" w:author=" Vijay Parmar" w:date="2009-08-22T20:27:00Z"/>
                <w:rStyle w:val="CodeChar0"/>
              </w:rPr>
            </w:pPr>
            <w:del w:id="1091" w:author=" Vijay Parmar" w:date="2009-08-22T20:27:00Z">
              <w:r w:rsidRPr="007966AD" w:rsidDel="00D430A8">
                <w:rPr>
                  <w:rStyle w:val="CodeChar0"/>
                </w:rPr>
                <w:delText>U</w:delText>
              </w:r>
              <w:r w:rsidR="007966AD" w:rsidRPr="007966AD" w:rsidDel="00D430A8">
                <w:rPr>
                  <w:rStyle w:val="CodeChar0"/>
                </w:rPr>
                <w:delText>pt</w:delText>
              </w:r>
            </w:del>
            <w:del w:id="1092" w:author=" Vijay Parmar" w:date="2009-08-22T19:21:00Z">
              <w:r w:rsidR="007966AD" w:rsidRPr="007966AD" w:rsidDel="00836477">
                <w:rPr>
                  <w:rStyle w:val="CodeChar0"/>
                </w:rPr>
                <w:delText>.war</w:delText>
              </w:r>
            </w:del>
            <w:del w:id="1093" w:author=" Vijay Parmar" w:date="2009-08-22T20:27:00Z">
              <w:r w:rsidR="007966AD" w:rsidRPr="007966AD" w:rsidDel="00D430A8">
                <w:rPr>
                  <w:rStyle w:val="CodeChar0"/>
                </w:rPr>
                <w:delText xml:space="preserve"> </w:delText>
              </w:r>
            </w:del>
          </w:p>
        </w:tc>
        <w:tc>
          <w:tcPr>
            <w:tcW w:w="4847" w:type="dxa"/>
            <w:vAlign w:val="center"/>
            <w:tcPrChange w:id="1094" w:author=" Vijay Parmar" w:date="2009-08-22T20:27:00Z">
              <w:tcPr>
                <w:tcW w:w="5346" w:type="dxa"/>
                <w:vAlign w:val="center"/>
              </w:tcPr>
            </w:tcPrChange>
          </w:tcPr>
          <w:p w:rsidR="007966AD" w:rsidRPr="007966AD" w:rsidDel="00D430A8" w:rsidRDefault="007966AD" w:rsidP="00836477">
            <w:pPr>
              <w:pStyle w:val="TableText"/>
              <w:rPr>
                <w:del w:id="1095" w:author=" Vijay Parmar" w:date="2009-08-22T20:27:00Z"/>
              </w:rPr>
            </w:pPr>
            <w:del w:id="1096" w:author=" Vijay Parmar" w:date="2009-08-22T20:27:00Z">
              <w:r w:rsidRPr="007966AD" w:rsidDel="00D430A8">
                <w:delText xml:space="preserve">The UPT </w:delText>
              </w:r>
            </w:del>
            <w:del w:id="1097" w:author=" Vijay Parmar" w:date="2009-08-22T19:22:00Z">
              <w:r w:rsidRPr="007966AD" w:rsidDel="00836477">
                <w:delText xml:space="preserve">Web </w:delText>
              </w:r>
            </w:del>
            <w:del w:id="1098" w:author=" Vijay Parmar" w:date="2009-08-22T20:27:00Z">
              <w:r w:rsidRPr="007966AD" w:rsidDel="00D430A8">
                <w:delText>Application</w:delText>
              </w:r>
            </w:del>
          </w:p>
        </w:tc>
      </w:tr>
      <w:tr w:rsidR="008639B3" w:rsidRPr="007966AD" w:rsidTr="00D430A8">
        <w:trPr>
          <w:cantSplit/>
          <w:ins w:id="1099" w:author=" Vijay Parmar" w:date="2009-08-22T20:25:00Z"/>
          <w:trPrChange w:id="1100" w:author=" Vijay Parmar" w:date="2009-08-22T20:27:00Z">
            <w:trPr>
              <w:cantSplit/>
            </w:trPr>
          </w:trPrChange>
        </w:trPr>
        <w:tc>
          <w:tcPr>
            <w:tcW w:w="3577" w:type="dxa"/>
            <w:vAlign w:val="center"/>
            <w:tcPrChange w:id="1101" w:author=" Vijay Parmar" w:date="2009-08-22T20:27:00Z">
              <w:tcPr>
                <w:tcW w:w="3078" w:type="dxa"/>
                <w:vAlign w:val="center"/>
              </w:tcPr>
            </w:tcPrChange>
          </w:tcPr>
          <w:p w:rsidR="008639B3" w:rsidRPr="007966AD" w:rsidRDefault="008639B3" w:rsidP="008639B3">
            <w:pPr>
              <w:pStyle w:val="TableText"/>
              <w:rPr>
                <w:ins w:id="1102" w:author=" Vijay Parmar" w:date="2009-08-22T20:25:00Z"/>
                <w:rStyle w:val="CodeChar0"/>
              </w:rPr>
            </w:pPr>
            <w:ins w:id="1103" w:author=" Vijay Parmar" w:date="2009-08-22T20:25:00Z">
              <w:r>
                <w:rPr>
                  <w:rStyle w:val="CodeChar0"/>
                </w:rPr>
                <w:t>Csm_gui_</w:t>
              </w:r>
            </w:ins>
            <w:ins w:id="1104" w:author=" Vijay Parmar" w:date="2009-08-22T20:26:00Z">
              <w:r>
                <w:rPr>
                  <w:rStyle w:val="CodeChar0"/>
                </w:rPr>
                <w:t>distribution_4_2.jar</w:t>
              </w:r>
            </w:ins>
          </w:p>
        </w:tc>
        <w:tc>
          <w:tcPr>
            <w:tcW w:w="4847" w:type="dxa"/>
            <w:vAlign w:val="center"/>
            <w:tcPrChange w:id="1105" w:author=" Vijay Parmar" w:date="2009-08-22T20:27:00Z">
              <w:tcPr>
                <w:tcW w:w="5346" w:type="dxa"/>
                <w:vAlign w:val="center"/>
              </w:tcPr>
            </w:tcPrChange>
          </w:tcPr>
          <w:p w:rsidR="008639B3" w:rsidRPr="007966AD" w:rsidRDefault="008639B3" w:rsidP="00836477">
            <w:pPr>
              <w:pStyle w:val="TableText"/>
              <w:rPr>
                <w:ins w:id="1106" w:author=" Vijay Parmar" w:date="2009-08-22T20:25:00Z"/>
              </w:rPr>
            </w:pPr>
            <w:ins w:id="1107" w:author=" Vijay Parmar" w:date="2009-08-22T20:26:00Z">
              <w:r>
                <w:t>The GUI Installer JAR file.</w:t>
              </w:r>
            </w:ins>
          </w:p>
        </w:tc>
      </w:tr>
      <w:tr w:rsidR="008639B3" w:rsidRPr="007966AD" w:rsidTr="00D430A8">
        <w:trPr>
          <w:cantSplit/>
          <w:ins w:id="1108" w:author=" Vijay Parmar" w:date="2009-08-22T20:26:00Z"/>
          <w:trPrChange w:id="1109" w:author=" Vijay Parmar" w:date="2009-08-22T20:27:00Z">
            <w:trPr>
              <w:cantSplit/>
            </w:trPr>
          </w:trPrChange>
        </w:trPr>
        <w:tc>
          <w:tcPr>
            <w:tcW w:w="3577" w:type="dxa"/>
            <w:vAlign w:val="center"/>
            <w:tcPrChange w:id="1110" w:author=" Vijay Parmar" w:date="2009-08-22T20:27:00Z">
              <w:tcPr>
                <w:tcW w:w="3078" w:type="dxa"/>
                <w:vAlign w:val="center"/>
              </w:tcPr>
            </w:tcPrChange>
          </w:tcPr>
          <w:p w:rsidR="008639B3" w:rsidRDefault="008639B3" w:rsidP="008639B3">
            <w:pPr>
              <w:pStyle w:val="TableText"/>
              <w:rPr>
                <w:ins w:id="1111" w:author=" Vijay Parmar" w:date="2009-08-22T20:26:00Z"/>
                <w:rStyle w:val="CodeChar0"/>
              </w:rPr>
            </w:pPr>
            <w:ins w:id="1112" w:author=" Vijay Parmar" w:date="2009-08-22T20:26:00Z">
              <w:r>
                <w:rPr>
                  <w:rStyle w:val="CodeChar0"/>
                </w:rPr>
                <w:t>Csm_install4.2.zip</w:t>
              </w:r>
            </w:ins>
          </w:p>
        </w:tc>
        <w:tc>
          <w:tcPr>
            <w:tcW w:w="4847" w:type="dxa"/>
            <w:vAlign w:val="center"/>
            <w:tcPrChange w:id="1113" w:author=" Vijay Parmar" w:date="2009-08-22T20:27:00Z">
              <w:tcPr>
                <w:tcW w:w="5346" w:type="dxa"/>
                <w:vAlign w:val="center"/>
              </w:tcPr>
            </w:tcPrChange>
          </w:tcPr>
          <w:p w:rsidR="008639B3" w:rsidRDefault="008639B3" w:rsidP="00807FA5">
            <w:pPr>
              <w:pStyle w:val="TableText"/>
              <w:rPr>
                <w:ins w:id="1114" w:author=" Vijay Parmar" w:date="2009-08-22T20:26:00Z"/>
              </w:rPr>
            </w:pPr>
            <w:ins w:id="1115" w:author=" Vijay Parmar" w:date="2009-08-22T20:26:00Z">
              <w:r>
                <w:t xml:space="preserve">The CSM </w:t>
              </w:r>
            </w:ins>
            <w:ins w:id="1116" w:author=" Vijay Parmar" w:date="2009-08-22T20:27:00Z">
              <w:r w:rsidR="00807FA5">
                <w:t xml:space="preserve">UPt install </w:t>
              </w:r>
            </w:ins>
            <w:ins w:id="1117" w:author=" Vijay Parmar" w:date="2009-08-22T20:26:00Z">
              <w:r>
                <w:t xml:space="preserve">Installer Zip </w:t>
              </w:r>
            </w:ins>
          </w:p>
        </w:tc>
      </w:tr>
      <w:tr w:rsidR="008639B3" w:rsidRPr="007966AD" w:rsidTr="00D430A8">
        <w:trPr>
          <w:cantSplit/>
          <w:ins w:id="1118" w:author=" Vijay Parmar" w:date="2009-08-22T20:26:00Z"/>
          <w:trPrChange w:id="1119" w:author=" Vijay Parmar" w:date="2009-08-22T20:27:00Z">
            <w:trPr>
              <w:cantSplit/>
            </w:trPr>
          </w:trPrChange>
        </w:trPr>
        <w:tc>
          <w:tcPr>
            <w:tcW w:w="3577" w:type="dxa"/>
            <w:vAlign w:val="center"/>
            <w:tcPrChange w:id="1120" w:author=" Vijay Parmar" w:date="2009-08-22T20:27:00Z">
              <w:tcPr>
                <w:tcW w:w="3078" w:type="dxa"/>
                <w:vAlign w:val="center"/>
              </w:tcPr>
            </w:tcPrChange>
          </w:tcPr>
          <w:p w:rsidR="008639B3" w:rsidRDefault="00807FA5" w:rsidP="008639B3">
            <w:pPr>
              <w:pStyle w:val="TableText"/>
              <w:rPr>
                <w:ins w:id="1121" w:author=" Vijay Parmar" w:date="2009-08-22T20:26:00Z"/>
                <w:rStyle w:val="CodeChar0"/>
              </w:rPr>
            </w:pPr>
            <w:ins w:id="1122" w:author=" Vijay Parmar" w:date="2009-08-22T20:26:00Z">
              <w:r>
                <w:rPr>
                  <w:rStyle w:val="CodeChar0"/>
                </w:rPr>
                <w:t>Csm_upgrade</w:t>
              </w:r>
            </w:ins>
            <w:ins w:id="1123" w:author=" Vijay Parmar" w:date="2009-08-22T20:27:00Z">
              <w:r>
                <w:rPr>
                  <w:rStyle w:val="CodeChar0"/>
                </w:rPr>
                <w:t>4.2.zip</w:t>
              </w:r>
            </w:ins>
          </w:p>
        </w:tc>
        <w:tc>
          <w:tcPr>
            <w:tcW w:w="4847" w:type="dxa"/>
            <w:vAlign w:val="center"/>
            <w:tcPrChange w:id="1124" w:author=" Vijay Parmar" w:date="2009-08-22T20:27:00Z">
              <w:tcPr>
                <w:tcW w:w="5346" w:type="dxa"/>
                <w:vAlign w:val="center"/>
              </w:tcPr>
            </w:tcPrChange>
          </w:tcPr>
          <w:p w:rsidR="008639B3" w:rsidRDefault="00807FA5" w:rsidP="00B23625">
            <w:pPr>
              <w:pStyle w:val="TableText"/>
              <w:rPr>
                <w:ins w:id="1125" w:author=" Vijay Parmar" w:date="2009-08-22T20:26:00Z"/>
              </w:rPr>
            </w:pPr>
            <w:ins w:id="1126" w:author=" Vijay Parmar" w:date="2009-08-22T20:27:00Z">
              <w:r>
                <w:t xml:space="preserve">The CSM UPT </w:t>
              </w:r>
            </w:ins>
            <w:ins w:id="1127" w:author=" Vijay Parmar" w:date="2009-08-22T21:45:00Z">
              <w:r w:rsidR="00B23625">
                <w:t>up</w:t>
              </w:r>
            </w:ins>
            <w:ins w:id="1128" w:author=" Vijay Parmar" w:date="2009-08-22T20:27:00Z">
              <w:r>
                <w:t>grade installer zip</w:t>
              </w:r>
            </w:ins>
          </w:p>
        </w:tc>
      </w:tr>
      <w:tr w:rsidR="007966AD" w:rsidRPr="007966AD" w:rsidDel="00D430A8" w:rsidTr="00D430A8">
        <w:trPr>
          <w:cantSplit/>
          <w:del w:id="1129" w:author=" Vijay Parmar" w:date="2009-08-22T20:27:00Z"/>
          <w:trPrChange w:id="1130" w:author=" Vijay Parmar" w:date="2009-08-22T20:27:00Z">
            <w:trPr>
              <w:cantSplit/>
            </w:trPr>
          </w:trPrChange>
        </w:trPr>
        <w:tc>
          <w:tcPr>
            <w:tcW w:w="3577" w:type="dxa"/>
            <w:vAlign w:val="center"/>
            <w:tcPrChange w:id="1131" w:author=" Vijay Parmar" w:date="2009-08-22T20:27:00Z">
              <w:tcPr>
                <w:tcW w:w="3078" w:type="dxa"/>
                <w:vAlign w:val="center"/>
              </w:tcPr>
            </w:tcPrChange>
          </w:tcPr>
          <w:p w:rsidR="007966AD" w:rsidRPr="007966AD" w:rsidDel="00D430A8" w:rsidRDefault="007966AD" w:rsidP="00D039D0">
            <w:pPr>
              <w:pStyle w:val="TableText"/>
              <w:rPr>
                <w:del w:id="1132" w:author=" Vijay Parmar" w:date="2009-08-22T20:27:00Z"/>
                <w:rStyle w:val="CodeChar0"/>
              </w:rPr>
            </w:pPr>
            <w:del w:id="1133" w:author=" Vijay Parmar" w:date="2009-08-22T20:27:00Z">
              <w:r w:rsidRPr="007966AD" w:rsidDel="00D430A8">
                <w:rPr>
                  <w:rStyle w:val="CodeChar0"/>
                </w:rPr>
                <w:delText xml:space="preserve">Hibernate.cfg.xml </w:delText>
              </w:r>
            </w:del>
          </w:p>
        </w:tc>
        <w:tc>
          <w:tcPr>
            <w:tcW w:w="4847" w:type="dxa"/>
            <w:vAlign w:val="center"/>
            <w:tcPrChange w:id="1134" w:author=" Vijay Parmar" w:date="2009-08-22T20:27:00Z">
              <w:tcPr>
                <w:tcW w:w="5346" w:type="dxa"/>
                <w:vAlign w:val="center"/>
              </w:tcPr>
            </w:tcPrChange>
          </w:tcPr>
          <w:p w:rsidR="007966AD" w:rsidRPr="007966AD" w:rsidDel="00D430A8" w:rsidRDefault="007966AD" w:rsidP="00D039D0">
            <w:pPr>
              <w:pStyle w:val="TableText"/>
              <w:rPr>
                <w:del w:id="1135" w:author=" Vijay Parmar" w:date="2009-08-22T20:27:00Z"/>
              </w:rPr>
            </w:pPr>
            <w:del w:id="1136" w:author=" Vijay Parmar" w:date="2009-08-22T20:27:00Z">
              <w:r w:rsidRPr="007966AD" w:rsidDel="00D430A8">
                <w:delText>The sample XML file which contains the hibernate-mapping and the database connection details.</w:delText>
              </w:r>
            </w:del>
          </w:p>
        </w:tc>
      </w:tr>
      <w:tr w:rsidR="007966AD" w:rsidRPr="007966AD" w:rsidDel="00D430A8" w:rsidTr="00D430A8">
        <w:trPr>
          <w:cantSplit/>
          <w:del w:id="1137" w:author=" Vijay Parmar" w:date="2009-08-22T20:27:00Z"/>
          <w:trPrChange w:id="1138" w:author=" Vijay Parmar" w:date="2009-08-22T20:27:00Z">
            <w:trPr>
              <w:cantSplit/>
            </w:trPr>
          </w:trPrChange>
        </w:trPr>
        <w:tc>
          <w:tcPr>
            <w:tcW w:w="3577" w:type="dxa"/>
            <w:vAlign w:val="center"/>
            <w:tcPrChange w:id="1139" w:author=" Vijay Parmar" w:date="2009-08-22T20:27:00Z">
              <w:tcPr>
                <w:tcW w:w="3078" w:type="dxa"/>
                <w:vAlign w:val="center"/>
              </w:tcPr>
            </w:tcPrChange>
          </w:tcPr>
          <w:p w:rsidR="007966AD" w:rsidRPr="007966AD" w:rsidDel="00D430A8" w:rsidRDefault="007966AD" w:rsidP="00D039D0">
            <w:pPr>
              <w:pStyle w:val="TableText"/>
              <w:rPr>
                <w:del w:id="1140" w:author=" Vijay Parmar" w:date="2009-08-22T20:27:00Z"/>
                <w:rStyle w:val="CodeChar0"/>
              </w:rPr>
            </w:pPr>
            <w:del w:id="1141" w:author=" Vijay Parmar" w:date="2009-08-22T20:27:00Z">
              <w:r w:rsidRPr="007966AD" w:rsidDel="00D430A8">
                <w:rPr>
                  <w:rStyle w:val="CodeChar0"/>
                </w:rPr>
                <w:delText>AuthSchemaMySQL.sql OR AuthSchemaOracle.sql</w:delText>
              </w:r>
            </w:del>
          </w:p>
        </w:tc>
        <w:tc>
          <w:tcPr>
            <w:tcW w:w="4847" w:type="dxa"/>
            <w:vAlign w:val="center"/>
            <w:tcPrChange w:id="1142" w:author=" Vijay Parmar" w:date="2009-08-22T20:27:00Z">
              <w:tcPr>
                <w:tcW w:w="5346" w:type="dxa"/>
                <w:vAlign w:val="center"/>
              </w:tcPr>
            </w:tcPrChange>
          </w:tcPr>
          <w:p w:rsidR="007966AD" w:rsidRPr="007966AD" w:rsidDel="00D430A8" w:rsidRDefault="007966AD" w:rsidP="00D039D0">
            <w:pPr>
              <w:pStyle w:val="TableText"/>
              <w:rPr>
                <w:del w:id="1143" w:author=" Vijay Parmar" w:date="2009-08-22T20:27:00Z"/>
              </w:rPr>
            </w:pPr>
            <w:del w:id="1144" w:author=" Vijay Parmar" w:date="2009-08-22T20:27:00Z">
              <w:r w:rsidRPr="007966AD" w:rsidDel="00D430A8">
                <w:delText>This Structured Query Language (SQL) script is used to create an instance of the Authorization database schema which will be used for the purpose of authorization</w:delText>
              </w:r>
              <w:r w:rsidR="008B318A" w:rsidRPr="007966AD" w:rsidDel="00D430A8">
                <w:delText xml:space="preserve">. </w:delText>
              </w:r>
              <w:r w:rsidRPr="007966AD" w:rsidDel="00D430A8">
                <w:delText>In the 3.0.1 and subsequent releases, this script populates the database with CSM Standard Privileges that can be used to authorize users</w:delText>
              </w:r>
              <w:r w:rsidR="008B318A" w:rsidRPr="007966AD" w:rsidDel="00D430A8">
                <w:delText xml:space="preserve">. </w:delText>
              </w:r>
              <w:r w:rsidRPr="007966AD" w:rsidDel="00D430A8">
                <w:delText>The same script can be used to create instances of authorization schema for a variety of applications.</w:delText>
              </w:r>
            </w:del>
          </w:p>
        </w:tc>
      </w:tr>
      <w:tr w:rsidR="007966AD" w:rsidRPr="007966AD" w:rsidDel="00D430A8" w:rsidTr="00D430A8">
        <w:trPr>
          <w:cantSplit/>
          <w:del w:id="1145" w:author=" Vijay Parmar" w:date="2009-08-22T20:27:00Z"/>
          <w:trPrChange w:id="1146" w:author=" Vijay Parmar" w:date="2009-08-22T20:27:00Z">
            <w:trPr>
              <w:cantSplit/>
            </w:trPr>
          </w:trPrChange>
        </w:trPr>
        <w:tc>
          <w:tcPr>
            <w:tcW w:w="3577" w:type="dxa"/>
            <w:vAlign w:val="center"/>
            <w:tcPrChange w:id="1147" w:author=" Vijay Parmar" w:date="2009-08-22T20:27:00Z">
              <w:tcPr>
                <w:tcW w:w="3078" w:type="dxa"/>
                <w:vAlign w:val="center"/>
              </w:tcPr>
            </w:tcPrChange>
          </w:tcPr>
          <w:p w:rsidR="007966AD" w:rsidRPr="007966AD" w:rsidDel="00D430A8" w:rsidRDefault="007966AD" w:rsidP="00D039D0">
            <w:pPr>
              <w:pStyle w:val="TableText"/>
              <w:rPr>
                <w:del w:id="1148" w:author=" Vijay Parmar" w:date="2009-08-22T20:27:00Z"/>
                <w:rStyle w:val="CodeChar0"/>
              </w:rPr>
            </w:pPr>
            <w:del w:id="1149" w:author=" Vijay Parmar" w:date="2009-08-22T20:27:00Z">
              <w:r w:rsidRPr="007966AD" w:rsidDel="00D430A8">
                <w:rPr>
                  <w:rStyle w:val="CodeChar0"/>
                </w:rPr>
                <w:delText>DataPrimingMySQL.sql OR DataPrimingOracle.sql</w:delText>
              </w:r>
            </w:del>
          </w:p>
        </w:tc>
        <w:tc>
          <w:tcPr>
            <w:tcW w:w="4847" w:type="dxa"/>
            <w:vAlign w:val="center"/>
            <w:tcPrChange w:id="1150" w:author=" Vijay Parmar" w:date="2009-08-22T20:27:00Z">
              <w:tcPr>
                <w:tcW w:w="5346" w:type="dxa"/>
                <w:vAlign w:val="center"/>
              </w:tcPr>
            </w:tcPrChange>
          </w:tcPr>
          <w:p w:rsidR="007966AD" w:rsidRPr="007966AD" w:rsidDel="00D430A8" w:rsidRDefault="007966AD" w:rsidP="00D039D0">
            <w:pPr>
              <w:pStyle w:val="TableText"/>
              <w:rPr>
                <w:del w:id="1151" w:author=" Vijay Parmar" w:date="2009-08-22T20:27:00Z"/>
              </w:rPr>
            </w:pPr>
            <w:del w:id="1152" w:author=" Vijay Parmar" w:date="2009-08-22T20:27:00Z">
              <w:r w:rsidRPr="007966AD" w:rsidDel="00D430A8">
                <w:delText>This SQL script is used for priming data in the UPT’s authorization schema.</w:delText>
              </w:r>
            </w:del>
          </w:p>
        </w:tc>
      </w:tr>
      <w:tr w:rsidR="007966AD" w:rsidRPr="007966AD" w:rsidDel="00D430A8" w:rsidTr="00D430A8">
        <w:trPr>
          <w:cantSplit/>
          <w:del w:id="1153" w:author=" Vijay Parmar" w:date="2009-08-22T20:27:00Z"/>
          <w:trPrChange w:id="1154" w:author=" Vijay Parmar" w:date="2009-08-22T20:27:00Z">
            <w:trPr>
              <w:cantSplit/>
            </w:trPr>
          </w:trPrChange>
        </w:trPr>
        <w:tc>
          <w:tcPr>
            <w:tcW w:w="3577" w:type="dxa"/>
            <w:vAlign w:val="center"/>
            <w:tcPrChange w:id="1155" w:author=" Vijay Parmar" w:date="2009-08-22T20:27:00Z">
              <w:tcPr>
                <w:tcW w:w="3078" w:type="dxa"/>
                <w:vAlign w:val="center"/>
              </w:tcPr>
            </w:tcPrChange>
          </w:tcPr>
          <w:p w:rsidR="007966AD" w:rsidRPr="007966AD" w:rsidDel="00D430A8" w:rsidRDefault="007966AD" w:rsidP="00D039D0">
            <w:pPr>
              <w:pStyle w:val="TableText"/>
              <w:rPr>
                <w:del w:id="1156" w:author=" Vijay Parmar" w:date="2009-08-22T20:27:00Z"/>
                <w:rStyle w:val="CodeChar0"/>
              </w:rPr>
            </w:pPr>
            <w:del w:id="1157" w:author=" Vijay Parmar" w:date="2009-08-22T20:27:00Z">
              <w:r w:rsidRPr="007966AD" w:rsidDel="00D430A8">
                <w:rPr>
                  <w:rStyle w:val="CodeChar0"/>
                </w:rPr>
                <w:delText xml:space="preserve">mysql-ds.xml OR </w:delText>
              </w:r>
              <w:r w:rsidR="00C04BC7" w:rsidDel="00D430A8">
                <w:rPr>
                  <w:rStyle w:val="CodeChar0"/>
                </w:rPr>
                <w:br/>
              </w:r>
              <w:r w:rsidRPr="007966AD" w:rsidDel="00D430A8">
                <w:rPr>
                  <w:rStyle w:val="CodeChar0"/>
                </w:rPr>
                <w:delText>oracle-ds.xml</w:delText>
              </w:r>
            </w:del>
          </w:p>
        </w:tc>
        <w:tc>
          <w:tcPr>
            <w:tcW w:w="4847" w:type="dxa"/>
            <w:vAlign w:val="center"/>
            <w:tcPrChange w:id="1158" w:author=" Vijay Parmar" w:date="2009-08-22T20:27:00Z">
              <w:tcPr>
                <w:tcW w:w="5346" w:type="dxa"/>
                <w:vAlign w:val="center"/>
              </w:tcPr>
            </w:tcPrChange>
          </w:tcPr>
          <w:p w:rsidR="007966AD" w:rsidRPr="007966AD" w:rsidDel="00D430A8" w:rsidRDefault="007966AD" w:rsidP="00D039D0">
            <w:pPr>
              <w:pStyle w:val="TableText"/>
              <w:rPr>
                <w:del w:id="1159" w:author=" Vijay Parmar" w:date="2009-08-22T20:27:00Z"/>
              </w:rPr>
            </w:pPr>
            <w:del w:id="1160" w:author=" Vijay Parmar" w:date="2009-08-22T20:27:00Z">
              <w:r w:rsidRPr="007966AD" w:rsidDel="00D430A8">
                <w:delText>This file contains information for creating a datasource. One entry is required for each database connection</w:delText>
              </w:r>
              <w:r w:rsidR="008B318A" w:rsidRPr="007966AD" w:rsidDel="00D430A8">
                <w:delText xml:space="preserve">. </w:delText>
              </w:r>
              <w:r w:rsidRPr="007966AD" w:rsidDel="00D430A8">
                <w:delText>Place this file in the JBoss deploy directory.</w:delText>
              </w:r>
            </w:del>
          </w:p>
        </w:tc>
      </w:tr>
    </w:tbl>
    <w:p w:rsidR="007F0163" w:rsidRDefault="007F0163" w:rsidP="007F0163">
      <w:pPr>
        <w:pStyle w:val="Caption"/>
      </w:pPr>
      <w:bookmarkStart w:id="1161" w:name="_Ref213645442"/>
      <w:bookmarkStart w:id="1162" w:name="_Ref213645445"/>
      <w:r>
        <w:t xml:space="preserve">Table </w:t>
      </w:r>
      <w:fldSimple w:instr=" STYLEREF 1 \s ">
        <w:r w:rsidR="00E92FAF">
          <w:rPr>
            <w:noProof/>
          </w:rPr>
          <w:t>3</w:t>
        </w:r>
      </w:fldSimple>
      <w:r>
        <w:noBreakHyphen/>
      </w:r>
      <w:fldSimple w:instr=" SEQ Table \* ARABIC \s 1 ">
        <w:r w:rsidR="00E92FAF">
          <w:rPr>
            <w:noProof/>
          </w:rPr>
          <w:t>1</w:t>
        </w:r>
      </w:fldSimple>
      <w:r>
        <w:t xml:space="preserve"> UPT Release Contents</w:t>
      </w:r>
    </w:p>
    <w:p w:rsidR="00A028DA" w:rsidRDefault="00A028DA" w:rsidP="00A028DA">
      <w:pPr>
        <w:pStyle w:val="Heading3"/>
        <w:rPr>
          <w:ins w:id="1163" w:author=" Vijay Parmar" w:date="2009-08-23T14:30:00Z"/>
        </w:rPr>
      </w:pPr>
      <w:bookmarkStart w:id="1164" w:name="_Ref214244194"/>
      <w:bookmarkStart w:id="1165" w:name="_Ref214244197"/>
      <w:bookmarkStart w:id="1166" w:name="_Toc238795979"/>
      <w:ins w:id="1167" w:author=" Vijay Parmar" w:date="2009-08-23T14:30:00Z">
        <w:r>
          <w:t>Deployment Artifacts</w:t>
        </w:r>
      </w:ins>
    </w:p>
    <w:p w:rsidR="00A028DA" w:rsidRPr="00E52FA6" w:rsidRDefault="00A028DA" w:rsidP="00E52FA6">
      <w:pPr>
        <w:pStyle w:val="Heading3"/>
        <w:ind w:left="720"/>
        <w:rPr>
          <w:ins w:id="1168" w:author=" Vijay Parmar" w:date="2009-08-23T14:30:00Z"/>
          <w:rFonts w:ascii="Arial" w:hAnsi="Arial"/>
          <w:sz w:val="22"/>
          <w:szCs w:val="22"/>
          <w:rPrChange w:id="1169" w:author=" Vijay Parmar" w:date="2009-08-23T14:33:00Z">
            <w:rPr>
              <w:ins w:id="1170" w:author=" Vijay Parmar" w:date="2009-08-23T14:30:00Z"/>
            </w:rPr>
          </w:rPrChange>
        </w:rPr>
        <w:pPrChange w:id="1171" w:author=" Vijay Parmar" w:date="2009-08-23T14:33:00Z">
          <w:pPr>
            <w:pStyle w:val="Heading3"/>
          </w:pPr>
        </w:pPrChange>
      </w:pPr>
      <w:ins w:id="1172" w:author=" Vijay Parmar" w:date="2009-08-23T14:30:00Z">
        <w:r w:rsidRPr="00E52FA6">
          <w:rPr>
            <w:rFonts w:ascii="Arial" w:hAnsi="Arial"/>
            <w:sz w:val="22"/>
            <w:szCs w:val="22"/>
            <w:rPrChange w:id="1173" w:author=" Vijay Parmar" w:date="2009-08-23T14:33:00Z">
              <w:rPr/>
            </w:rPrChange>
          </w:rPr>
          <w:t>A successful CSM UPT v4.2 deployment includes the following</w:t>
        </w:r>
      </w:ins>
      <w:ins w:id="1174" w:author=" Vijay Parmar" w:date="2009-08-23T14:32:00Z">
        <w:r w:rsidR="00CD149E" w:rsidRPr="00E52FA6">
          <w:rPr>
            <w:rFonts w:ascii="Arial" w:hAnsi="Arial"/>
            <w:sz w:val="22"/>
            <w:szCs w:val="22"/>
            <w:rPrChange w:id="1175" w:author=" Vijay Parmar" w:date="2009-08-23T14:33:00Z">
              <w:rPr/>
            </w:rPrChange>
          </w:rPr>
          <w:t xml:space="preserve"> files that are added or modified</w:t>
        </w:r>
      </w:ins>
      <w:ins w:id="1176" w:author=" Vijay Parmar" w:date="2009-08-23T14:33:00Z">
        <w:r w:rsidR="008A24EC">
          <w:rPr>
            <w:rFonts w:ascii="Arial" w:hAnsi="Arial"/>
            <w:sz w:val="22"/>
            <w:szCs w:val="22"/>
          </w:rPr>
          <w:t>:</w:t>
        </w:r>
      </w:ins>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Change w:id="1177" w:author=" Vijay Parmar" w:date="2009-08-23T14:52: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790"/>
        <w:gridCol w:w="6930"/>
        <w:tblGridChange w:id="1178">
          <w:tblGrid>
            <w:gridCol w:w="3708"/>
            <w:gridCol w:w="3426"/>
            <w:gridCol w:w="1290"/>
          </w:tblGrid>
        </w:tblGridChange>
      </w:tblGrid>
      <w:tr w:rsidR="008A24EC" w:rsidRPr="007966AD" w:rsidTr="00BE0FAE">
        <w:trPr>
          <w:cantSplit/>
          <w:tblHeader/>
          <w:ins w:id="1179" w:author=" Vijay Parmar" w:date="2009-08-23T14:31:00Z"/>
          <w:trPrChange w:id="1180" w:author=" Vijay Parmar" w:date="2009-08-23T14:52:00Z">
            <w:trPr>
              <w:cantSplit/>
              <w:tblHeader/>
            </w:trPr>
          </w:trPrChange>
        </w:trPr>
        <w:tc>
          <w:tcPr>
            <w:tcW w:w="2790" w:type="dxa"/>
            <w:shd w:val="clear" w:color="auto" w:fill="D9D9D9"/>
            <w:vAlign w:val="center"/>
            <w:tcPrChange w:id="1181" w:author=" Vijay Parmar" w:date="2009-08-23T14:52:00Z">
              <w:tcPr>
                <w:tcW w:w="3577" w:type="dxa"/>
                <w:gridSpan w:val="2"/>
                <w:shd w:val="clear" w:color="auto" w:fill="D9D9D9"/>
                <w:vAlign w:val="center"/>
              </w:tcPr>
            </w:tcPrChange>
          </w:tcPr>
          <w:p w:rsidR="00A028DA" w:rsidRPr="007966AD" w:rsidRDefault="00A028DA" w:rsidP="00A82D76">
            <w:pPr>
              <w:pStyle w:val="TableHeaderCenter"/>
              <w:rPr>
                <w:ins w:id="1182" w:author=" Vijay Parmar" w:date="2009-08-23T14:31:00Z"/>
              </w:rPr>
            </w:pPr>
            <w:ins w:id="1183" w:author=" Vijay Parmar" w:date="2009-08-23T14:31:00Z">
              <w:r w:rsidRPr="007966AD">
                <w:t>File</w:t>
              </w:r>
            </w:ins>
          </w:p>
        </w:tc>
        <w:tc>
          <w:tcPr>
            <w:tcW w:w="6930" w:type="dxa"/>
            <w:shd w:val="clear" w:color="auto" w:fill="D9D9D9"/>
            <w:vAlign w:val="center"/>
            <w:tcPrChange w:id="1184" w:author=" Vijay Parmar" w:date="2009-08-23T14:52:00Z">
              <w:tcPr>
                <w:tcW w:w="4847" w:type="dxa"/>
                <w:shd w:val="clear" w:color="auto" w:fill="D9D9D9"/>
                <w:vAlign w:val="center"/>
              </w:tcPr>
            </w:tcPrChange>
          </w:tcPr>
          <w:p w:rsidR="00A028DA" w:rsidRPr="007966AD" w:rsidRDefault="00A028DA" w:rsidP="00A82D76">
            <w:pPr>
              <w:pStyle w:val="TableHeaderCenter"/>
              <w:rPr>
                <w:ins w:id="1185" w:author=" Vijay Parmar" w:date="2009-08-23T14:31:00Z"/>
              </w:rPr>
            </w:pPr>
            <w:commentRangeStart w:id="1186"/>
            <w:ins w:id="1187" w:author=" Vijay Parmar" w:date="2009-08-23T14:31:00Z">
              <w:r w:rsidRPr="007966AD">
                <w:t>Description</w:t>
              </w:r>
              <w:commentRangeEnd w:id="1186"/>
              <w:r>
                <w:rPr>
                  <w:rStyle w:val="CommentReference"/>
                  <w:b w:val="0"/>
                  <w:i w:val="0"/>
                </w:rPr>
                <w:commentReference w:id="1186"/>
              </w:r>
            </w:ins>
          </w:p>
        </w:tc>
      </w:tr>
      <w:tr w:rsidR="008A24EC" w:rsidRPr="007966AD" w:rsidTr="00BE0FAE">
        <w:trPr>
          <w:cantSplit/>
          <w:ins w:id="1188" w:author=" Vijay Parmar" w:date="2009-08-23T14:31:00Z"/>
          <w:trPrChange w:id="1189" w:author=" Vijay Parmar" w:date="2009-08-23T14:52:00Z">
            <w:trPr>
              <w:cantSplit/>
            </w:trPr>
          </w:trPrChange>
        </w:trPr>
        <w:tc>
          <w:tcPr>
            <w:tcW w:w="2790" w:type="dxa"/>
            <w:vAlign w:val="center"/>
            <w:tcPrChange w:id="1190" w:author=" Vijay Parmar" w:date="2009-08-23T14:52:00Z">
              <w:tcPr>
                <w:tcW w:w="3577" w:type="dxa"/>
                <w:gridSpan w:val="2"/>
                <w:vAlign w:val="center"/>
              </w:tcPr>
            </w:tcPrChange>
          </w:tcPr>
          <w:p w:rsidR="00A028DA" w:rsidRPr="007966AD" w:rsidRDefault="00A82D76" w:rsidP="00A82D76">
            <w:pPr>
              <w:pStyle w:val="TableText"/>
              <w:rPr>
                <w:ins w:id="1191" w:author=" Vijay Parmar" w:date="2009-08-23T14:31:00Z"/>
                <w:rStyle w:val="CodeChar0"/>
              </w:rPr>
            </w:pPr>
            <w:ins w:id="1192" w:author=" Vijay Parmar" w:date="2009-08-23T14:32:00Z">
              <w:r>
                <w:rPr>
                  <w:rStyle w:val="CodeChar0"/>
                </w:rPr>
                <w:t>uptEAR.ear</w:t>
              </w:r>
            </w:ins>
          </w:p>
        </w:tc>
        <w:tc>
          <w:tcPr>
            <w:tcW w:w="6930" w:type="dxa"/>
            <w:vAlign w:val="center"/>
            <w:tcPrChange w:id="1193" w:author=" Vijay Parmar" w:date="2009-08-23T14:52:00Z">
              <w:tcPr>
                <w:tcW w:w="4847" w:type="dxa"/>
                <w:vAlign w:val="center"/>
              </w:tcPr>
            </w:tcPrChange>
          </w:tcPr>
          <w:p w:rsidR="00A028DA" w:rsidRPr="007966AD" w:rsidRDefault="00D35DF0" w:rsidP="0014069C">
            <w:pPr>
              <w:pStyle w:val="TableText"/>
              <w:rPr>
                <w:ins w:id="1194" w:author=" Vijay Parmar" w:date="2009-08-23T14:31:00Z"/>
              </w:rPr>
              <w:pPrChange w:id="1195" w:author=" Vijay Parmar" w:date="2009-08-23T14:51:00Z">
                <w:pPr>
                  <w:pStyle w:val="TableText"/>
                </w:pPr>
              </w:pPrChange>
            </w:pPr>
            <w:ins w:id="1196" w:author=" Vijay Parmar" w:date="2009-08-23T14:42:00Z">
              <w:r>
                <w:t xml:space="preserve">Location: </w:t>
              </w:r>
            </w:ins>
            <w:ins w:id="1197" w:author=" Vijay Parmar" w:date="2009-08-23T14:35:00Z">
              <w:r w:rsidR="00E56F64">
                <w:t>JBOSS_HOME/server/</w:t>
              </w:r>
            </w:ins>
            <w:ins w:id="1198" w:author=" Vijay Parmar" w:date="2009-08-23T14:51:00Z">
              <w:r w:rsidR="0014069C">
                <w:t>&lt;server.name&gt;</w:t>
              </w:r>
              <w:r w:rsidR="0014069C">
                <w:t xml:space="preserve"> </w:t>
              </w:r>
            </w:ins>
            <w:ins w:id="1199" w:author=" Vijay Parmar" w:date="2009-08-23T14:35:00Z">
              <w:r w:rsidR="00E56F64">
                <w:t>/deploy folder.</w:t>
              </w:r>
            </w:ins>
          </w:p>
        </w:tc>
      </w:tr>
      <w:tr w:rsidR="008A24EC" w:rsidRPr="007966AD" w:rsidTr="00BE0FAE">
        <w:trPr>
          <w:cantSplit/>
          <w:ins w:id="1200" w:author=" Vijay Parmar" w:date="2009-08-23T14:31:00Z"/>
          <w:trPrChange w:id="1201" w:author=" Vijay Parmar" w:date="2009-08-23T14:52:00Z">
            <w:trPr>
              <w:cantSplit/>
            </w:trPr>
          </w:trPrChange>
        </w:trPr>
        <w:tc>
          <w:tcPr>
            <w:tcW w:w="2790" w:type="dxa"/>
            <w:vAlign w:val="center"/>
            <w:tcPrChange w:id="1202" w:author=" Vijay Parmar" w:date="2009-08-23T14:52:00Z">
              <w:tcPr>
                <w:tcW w:w="3577" w:type="dxa"/>
                <w:gridSpan w:val="2"/>
                <w:vAlign w:val="center"/>
              </w:tcPr>
            </w:tcPrChange>
          </w:tcPr>
          <w:p w:rsidR="00A028DA" w:rsidRDefault="008A24EC" w:rsidP="00A82D76">
            <w:pPr>
              <w:pStyle w:val="TableText"/>
              <w:rPr>
                <w:ins w:id="1203" w:author=" Vijay Parmar" w:date="2009-08-23T14:31:00Z"/>
                <w:rStyle w:val="CodeChar0"/>
              </w:rPr>
              <w:pPrChange w:id="1204" w:author=" Vijay Parmar" w:date="2009-08-23T14:32:00Z">
                <w:pPr>
                  <w:pStyle w:val="TableText"/>
                </w:pPr>
              </w:pPrChange>
            </w:pPr>
            <w:ins w:id="1205" w:author=" Vijay Parmar" w:date="2009-08-23T14:33:00Z">
              <w:r>
                <w:rPr>
                  <w:rStyle w:val="CodeChar0"/>
                </w:rPr>
                <w:t>login-config.xml</w:t>
              </w:r>
            </w:ins>
          </w:p>
        </w:tc>
        <w:tc>
          <w:tcPr>
            <w:tcW w:w="6930" w:type="dxa"/>
            <w:vAlign w:val="center"/>
            <w:tcPrChange w:id="1206" w:author=" Vijay Parmar" w:date="2009-08-23T14:52:00Z">
              <w:tcPr>
                <w:tcW w:w="4847" w:type="dxa"/>
                <w:vAlign w:val="center"/>
              </w:tcPr>
            </w:tcPrChange>
          </w:tcPr>
          <w:p w:rsidR="00D35DF0" w:rsidRDefault="00D35DF0" w:rsidP="00D35DF0">
            <w:pPr>
              <w:pStyle w:val="TableText"/>
              <w:rPr>
                <w:ins w:id="1207" w:author=" Vijay Parmar" w:date="2009-08-23T14:42:00Z"/>
              </w:rPr>
              <w:pPrChange w:id="1208" w:author=" Vijay Parmar" w:date="2009-08-23T14:42:00Z">
                <w:pPr>
                  <w:pStyle w:val="TableText"/>
                </w:pPr>
              </w:pPrChange>
            </w:pPr>
            <w:ins w:id="1209" w:author=" Vijay Parmar" w:date="2009-08-23T14:42:00Z">
              <w:r>
                <w:t xml:space="preserve">Location: </w:t>
              </w:r>
            </w:ins>
            <w:ins w:id="1210" w:author=" Vijay Parmar" w:date="2009-08-23T14:41:00Z">
              <w:r w:rsidR="008E4E60">
                <w:t>JBOSS_HOME/server/</w:t>
              </w:r>
            </w:ins>
            <w:ins w:id="1211" w:author=" Vijay Parmar" w:date="2009-08-23T14:51:00Z">
              <w:r w:rsidR="0014069C">
                <w:t>&lt;server.name&gt;</w:t>
              </w:r>
              <w:r w:rsidR="0014069C">
                <w:t xml:space="preserve"> </w:t>
              </w:r>
            </w:ins>
            <w:ins w:id="1212" w:author=" Vijay Parmar" w:date="2009-08-23T14:41:00Z">
              <w:r>
                <w:t>/conf</w:t>
              </w:r>
            </w:ins>
            <w:ins w:id="1213" w:author=" Vijay Parmar" w:date="2009-08-23T14:42:00Z">
              <w:r>
                <w:t>.</w:t>
              </w:r>
            </w:ins>
          </w:p>
          <w:p w:rsidR="00A028DA" w:rsidRDefault="00D35DF0" w:rsidP="00D35DF0">
            <w:pPr>
              <w:pStyle w:val="TableText"/>
              <w:rPr>
                <w:ins w:id="1214" w:author=" Vijay Parmar" w:date="2009-08-23T14:31:00Z"/>
              </w:rPr>
              <w:pPrChange w:id="1215" w:author=" Vijay Parmar" w:date="2009-08-23T14:42:00Z">
                <w:pPr>
                  <w:pStyle w:val="TableText"/>
                </w:pPr>
              </w:pPrChange>
            </w:pPr>
            <w:ins w:id="1216" w:author=" Vijay Parmar" w:date="2009-08-23T14:42:00Z">
              <w:r>
                <w:t>Modified</w:t>
              </w:r>
            </w:ins>
            <w:ins w:id="1217" w:author=" Vijay Parmar" w:date="2009-08-23T14:35:00Z">
              <w:r w:rsidR="00E56F64">
                <w:t xml:space="preserve"> and </w:t>
              </w:r>
            </w:ins>
            <w:ins w:id="1218" w:author=" Vijay Parmar" w:date="2009-08-23T14:36:00Z">
              <w:r w:rsidR="00E56F64">
                <w:t xml:space="preserve">an </w:t>
              </w:r>
            </w:ins>
            <w:ins w:id="1219" w:author=" Vijay Parmar" w:date="2009-08-23T14:35:00Z">
              <w:r w:rsidR="00E56F64">
                <w:t>A</w:t>
              </w:r>
            </w:ins>
            <w:ins w:id="1220" w:author=" Vijay Parmar" w:date="2009-08-23T14:36:00Z">
              <w:r w:rsidR="00E56F64">
                <w:t xml:space="preserve">pplication-Policy for </w:t>
              </w:r>
              <w:r w:rsidR="00E56F64">
                <w:t>‘</w:t>
              </w:r>
              <w:r w:rsidR="00E56F64">
                <w:t>csmupt</w:t>
              </w:r>
              <w:r w:rsidR="00E56F64">
                <w:t>’</w:t>
              </w:r>
              <w:r w:rsidR="00E56F64">
                <w:t xml:space="preserve"> is added.</w:t>
              </w:r>
            </w:ins>
          </w:p>
        </w:tc>
      </w:tr>
      <w:tr w:rsidR="008A24EC" w:rsidRPr="007966AD" w:rsidTr="00BE0FAE">
        <w:trPr>
          <w:cantSplit/>
          <w:ins w:id="1221" w:author=" Vijay Parmar" w:date="2009-08-23T14:31:00Z"/>
          <w:trPrChange w:id="1222" w:author=" Vijay Parmar" w:date="2009-08-23T14:52:00Z">
            <w:trPr>
              <w:cantSplit/>
            </w:trPr>
          </w:trPrChange>
        </w:trPr>
        <w:tc>
          <w:tcPr>
            <w:tcW w:w="2790" w:type="dxa"/>
            <w:vAlign w:val="center"/>
            <w:tcPrChange w:id="1223" w:author=" Vijay Parmar" w:date="2009-08-23T14:52:00Z">
              <w:tcPr>
                <w:tcW w:w="3577" w:type="dxa"/>
                <w:gridSpan w:val="2"/>
                <w:vAlign w:val="center"/>
              </w:tcPr>
            </w:tcPrChange>
          </w:tcPr>
          <w:p w:rsidR="00A028DA" w:rsidRDefault="00E56F64" w:rsidP="00E56F64">
            <w:pPr>
              <w:pStyle w:val="TableText"/>
              <w:rPr>
                <w:ins w:id="1224" w:author=" Vijay Parmar" w:date="2009-08-23T14:31:00Z"/>
                <w:rStyle w:val="CodeChar0"/>
              </w:rPr>
              <w:pPrChange w:id="1225" w:author=" Vijay Parmar" w:date="2009-08-23T14:35:00Z">
                <w:pPr>
                  <w:pStyle w:val="TableText"/>
                </w:pPr>
              </w:pPrChange>
            </w:pPr>
            <w:ins w:id="1226" w:author=" Vijay Parmar" w:date="2009-08-23T14:35:00Z">
              <w:r>
                <w:rPr>
                  <w:rStyle w:val="CodeChar0"/>
                </w:rPr>
                <w:t>Properties-service.xml</w:t>
              </w:r>
              <w:r>
                <w:rPr>
                  <w:rStyle w:val="CodeChar0"/>
                </w:rPr>
                <w:t xml:space="preserve"> </w:t>
              </w:r>
            </w:ins>
          </w:p>
        </w:tc>
        <w:tc>
          <w:tcPr>
            <w:tcW w:w="6930" w:type="dxa"/>
            <w:vAlign w:val="center"/>
            <w:tcPrChange w:id="1227" w:author=" Vijay Parmar" w:date="2009-08-23T14:52:00Z">
              <w:tcPr>
                <w:tcW w:w="4847" w:type="dxa"/>
                <w:vAlign w:val="center"/>
              </w:tcPr>
            </w:tcPrChange>
          </w:tcPr>
          <w:p w:rsidR="00FF623B" w:rsidRDefault="00FF623B" w:rsidP="00FF623B">
            <w:pPr>
              <w:pStyle w:val="TableText"/>
              <w:rPr>
                <w:ins w:id="1228" w:author=" Vijay Parmar" w:date="2009-08-23T14:43:00Z"/>
              </w:rPr>
              <w:pPrChange w:id="1229" w:author=" Vijay Parmar" w:date="2009-08-23T14:43:00Z">
                <w:pPr>
                  <w:pStyle w:val="TableText"/>
                </w:pPr>
              </w:pPrChange>
            </w:pPr>
            <w:ins w:id="1230" w:author=" Vijay Parmar" w:date="2009-08-23T14:43:00Z">
              <w:r>
                <w:t xml:space="preserve">Location: </w:t>
              </w:r>
            </w:ins>
            <w:ins w:id="1231" w:author=" Vijay Parmar" w:date="2009-08-23T14:41:00Z">
              <w:r w:rsidR="008E4E60">
                <w:t>JBOSS_HOME/server/</w:t>
              </w:r>
            </w:ins>
            <w:ins w:id="1232" w:author=" Vijay Parmar" w:date="2009-08-23T14:51:00Z">
              <w:r w:rsidR="0014069C">
                <w:t>&lt;server.name&gt;</w:t>
              </w:r>
              <w:r w:rsidR="0014069C">
                <w:t xml:space="preserve"> </w:t>
              </w:r>
            </w:ins>
            <w:ins w:id="1233" w:author=" Vijay Parmar" w:date="2009-08-23T14:41:00Z">
              <w:r>
                <w:t>/deploy</w:t>
              </w:r>
            </w:ins>
          </w:p>
          <w:p w:rsidR="00A028DA" w:rsidRDefault="00FF623B" w:rsidP="00FF623B">
            <w:pPr>
              <w:pStyle w:val="TableText"/>
              <w:rPr>
                <w:ins w:id="1234" w:author=" Vijay Parmar" w:date="2009-08-23T14:31:00Z"/>
              </w:rPr>
              <w:pPrChange w:id="1235" w:author=" Vijay Parmar" w:date="2009-08-23T14:43:00Z">
                <w:pPr>
                  <w:pStyle w:val="TableText"/>
                </w:pPr>
              </w:pPrChange>
            </w:pPr>
            <w:ins w:id="1236" w:author=" Vijay Parmar" w:date="2009-08-23T14:43:00Z">
              <w:r>
                <w:t>I</w:t>
              </w:r>
            </w:ins>
            <w:ins w:id="1237" w:author=" Vijay Parmar" w:date="2009-08-23T14:36:00Z">
              <w:r w:rsidR="00E56F64">
                <w:t xml:space="preserve">s modified and added a property for </w:t>
              </w:r>
            </w:ins>
            <w:ins w:id="1238" w:author=" Vijay Parmar" w:date="2009-08-23T14:37:00Z">
              <w:r w:rsidR="00E56F64">
                <w:t>‘</w:t>
              </w:r>
              <w:r w:rsidR="00E56F64" w:rsidRPr="00E56F64">
                <w:t>gov.nih.nci.security.configFile</w:t>
              </w:r>
              <w:r w:rsidR="00E56F64">
                <w:t>’</w:t>
              </w:r>
              <w:r w:rsidR="00E56F64">
                <w:t xml:space="preserve"> pointing to the ApplicationSecurityConfig.xml file.</w:t>
              </w:r>
            </w:ins>
          </w:p>
        </w:tc>
      </w:tr>
      <w:tr w:rsidR="008A24EC" w:rsidRPr="007966AD" w:rsidTr="00BE0FAE">
        <w:tblPrEx>
          <w:tblPrExChange w:id="1239" w:author=" Vijay Parmar" w:date="2009-08-23T14:52:00Z">
            <w:tblPrEx>
              <w:tblLayout w:type="fixed"/>
            </w:tblPrEx>
          </w:tblPrExChange>
        </w:tblPrEx>
        <w:trPr>
          <w:cantSplit/>
          <w:ins w:id="1240" w:author=" Vijay Parmar" w:date="2009-08-23T14:35:00Z"/>
          <w:trPrChange w:id="1241" w:author=" Vijay Parmar" w:date="2009-08-23T14:52:00Z">
            <w:trPr>
              <w:cantSplit/>
            </w:trPr>
          </w:trPrChange>
        </w:trPr>
        <w:tc>
          <w:tcPr>
            <w:tcW w:w="2790" w:type="dxa"/>
            <w:vAlign w:val="center"/>
            <w:tcPrChange w:id="1242" w:author=" Vijay Parmar" w:date="2009-08-23T14:52:00Z">
              <w:tcPr>
                <w:tcW w:w="3708" w:type="dxa"/>
                <w:vAlign w:val="center"/>
              </w:tcPr>
            </w:tcPrChange>
          </w:tcPr>
          <w:p w:rsidR="008A24EC" w:rsidRDefault="00E56F64" w:rsidP="008A24EC">
            <w:pPr>
              <w:pStyle w:val="TableText"/>
              <w:rPr>
                <w:ins w:id="1243" w:author=" Vijay Parmar" w:date="2009-08-23T14:35:00Z"/>
                <w:rStyle w:val="CodeChar0"/>
              </w:rPr>
            </w:pPr>
            <w:ins w:id="1244" w:author=" Vijay Parmar" w:date="2009-08-23T14:35:00Z">
              <w:r>
                <w:rPr>
                  <w:rStyle w:val="CodeChar0"/>
                </w:rPr>
                <w:t>ApplicationSecurityConfig.xml</w:t>
              </w:r>
            </w:ins>
          </w:p>
        </w:tc>
        <w:tc>
          <w:tcPr>
            <w:tcW w:w="6930" w:type="dxa"/>
            <w:vAlign w:val="center"/>
            <w:tcPrChange w:id="1245" w:author=" Vijay Parmar" w:date="2009-08-23T14:52:00Z">
              <w:tcPr>
                <w:tcW w:w="4716" w:type="dxa"/>
                <w:gridSpan w:val="2"/>
                <w:vAlign w:val="center"/>
              </w:tcPr>
            </w:tcPrChange>
          </w:tcPr>
          <w:p w:rsidR="00FF623B" w:rsidRDefault="00FF623B" w:rsidP="00FF623B">
            <w:pPr>
              <w:pStyle w:val="TableText"/>
              <w:rPr>
                <w:ins w:id="1246" w:author=" Vijay Parmar" w:date="2009-08-23T14:43:00Z"/>
              </w:rPr>
              <w:pPrChange w:id="1247" w:author=" Vijay Parmar" w:date="2009-08-23T14:43:00Z">
                <w:pPr>
                  <w:pStyle w:val="TableText"/>
                </w:pPr>
              </w:pPrChange>
            </w:pPr>
            <w:ins w:id="1248" w:author=" Vijay Parmar" w:date="2009-08-23T14:43:00Z">
              <w:r>
                <w:t>Location: Path reacheable from within Web Applications.</w:t>
              </w:r>
            </w:ins>
          </w:p>
          <w:p w:rsidR="008A24EC" w:rsidRDefault="00E56F64" w:rsidP="00FF623B">
            <w:pPr>
              <w:pStyle w:val="TableText"/>
              <w:rPr>
                <w:ins w:id="1249" w:author=" Vijay Parmar" w:date="2009-08-23T14:35:00Z"/>
              </w:rPr>
              <w:pPrChange w:id="1250" w:author=" Vijay Parmar" w:date="2009-08-23T14:43:00Z">
                <w:pPr>
                  <w:pStyle w:val="TableText"/>
                </w:pPr>
              </w:pPrChange>
            </w:pPr>
            <w:ins w:id="1251" w:author=" Vijay Parmar" w:date="2009-08-23T14:37:00Z">
              <w:r>
                <w:t>The CSM UPT configuration file required for CSM UPT 4.2 release. See this section for more details.</w:t>
              </w:r>
            </w:ins>
          </w:p>
        </w:tc>
      </w:tr>
      <w:tr w:rsidR="008A24EC" w:rsidRPr="007966AD" w:rsidTr="00BE0FAE">
        <w:tblPrEx>
          <w:tblPrExChange w:id="1252" w:author=" Vijay Parmar" w:date="2009-08-23T14:52:00Z">
            <w:tblPrEx>
              <w:tblLayout w:type="fixed"/>
            </w:tblPrEx>
          </w:tblPrExChange>
        </w:tblPrEx>
        <w:trPr>
          <w:cantSplit/>
          <w:ins w:id="1253" w:author=" Vijay Parmar" w:date="2009-08-23T14:34:00Z"/>
          <w:trPrChange w:id="1254" w:author=" Vijay Parmar" w:date="2009-08-23T14:52:00Z">
            <w:trPr>
              <w:cantSplit/>
            </w:trPr>
          </w:trPrChange>
        </w:trPr>
        <w:tc>
          <w:tcPr>
            <w:tcW w:w="2790" w:type="dxa"/>
            <w:vAlign w:val="center"/>
            <w:tcPrChange w:id="1255" w:author=" Vijay Parmar" w:date="2009-08-23T14:52:00Z">
              <w:tcPr>
                <w:tcW w:w="3708" w:type="dxa"/>
                <w:vAlign w:val="center"/>
              </w:tcPr>
            </w:tcPrChange>
          </w:tcPr>
          <w:p w:rsidR="008A24EC" w:rsidRDefault="008A24EC" w:rsidP="008A24EC">
            <w:pPr>
              <w:pStyle w:val="TableText"/>
              <w:rPr>
                <w:ins w:id="1256" w:author=" Vijay Parmar" w:date="2009-08-23T14:34:00Z"/>
                <w:rStyle w:val="CodeChar0"/>
              </w:rPr>
            </w:pPr>
            <w:ins w:id="1257" w:author=" Vijay Parmar" w:date="2009-08-23T14:34:00Z">
              <w:r>
                <w:rPr>
                  <w:rStyle w:val="CodeChar0"/>
                </w:rPr>
                <w:t>upt-ds.xml</w:t>
              </w:r>
            </w:ins>
          </w:p>
        </w:tc>
        <w:tc>
          <w:tcPr>
            <w:tcW w:w="6930" w:type="dxa"/>
            <w:vAlign w:val="center"/>
            <w:tcPrChange w:id="1258" w:author=" Vijay Parmar" w:date="2009-08-23T14:52:00Z">
              <w:tcPr>
                <w:tcW w:w="4716" w:type="dxa"/>
                <w:gridSpan w:val="2"/>
                <w:vAlign w:val="center"/>
              </w:tcPr>
            </w:tcPrChange>
          </w:tcPr>
          <w:p w:rsidR="008A24EC" w:rsidRDefault="00FF623B" w:rsidP="0014069C">
            <w:pPr>
              <w:pStyle w:val="TableText"/>
              <w:rPr>
                <w:ins w:id="1259" w:author=" Vijay Parmar" w:date="2009-08-23T14:34:00Z"/>
              </w:rPr>
              <w:pPrChange w:id="1260" w:author=" Vijay Parmar" w:date="2009-08-23T14:51:00Z">
                <w:pPr>
                  <w:pStyle w:val="TableText"/>
                </w:pPr>
              </w:pPrChange>
            </w:pPr>
            <w:ins w:id="1261" w:author=" Vijay Parmar" w:date="2009-08-23T14:43:00Z">
              <w:r>
                <w:t xml:space="preserve">Location: </w:t>
              </w:r>
              <w:r>
                <w:t>JBOSS_HOME/server/</w:t>
              </w:r>
            </w:ins>
            <w:ins w:id="1262" w:author=" Vijay Parmar" w:date="2009-08-23T14:51:00Z">
              <w:r w:rsidR="0014069C">
                <w:t>&lt;server.name&gt;</w:t>
              </w:r>
              <w:r w:rsidR="0014069C">
                <w:t xml:space="preserve"> </w:t>
              </w:r>
            </w:ins>
            <w:ins w:id="1263" w:author=" Vijay Parmar" w:date="2009-08-23T14:43:00Z">
              <w:r>
                <w:t xml:space="preserve">/deploy </w:t>
              </w:r>
            </w:ins>
            <w:ins w:id="1264" w:author=" Vijay Parmar" w:date="2009-08-23T14:37:00Z">
              <w:r w:rsidR="00E56F64">
                <w:t xml:space="preserve">The Data Source configuration required for </w:t>
              </w:r>
            </w:ins>
            <w:ins w:id="1265" w:author=" Vijay Parmar" w:date="2009-08-23T14:38:00Z">
              <w:r w:rsidR="00E56F64">
                <w:t>the different installation Modes described below.</w:t>
              </w:r>
            </w:ins>
            <w:ins w:id="1266" w:author=" Vijay Parmar" w:date="2009-08-23T14:42:00Z">
              <w:r w:rsidR="008E4E60">
                <w:t xml:space="preserve"> </w:t>
              </w:r>
            </w:ins>
            <w:ins w:id="1267" w:author=" Vijay Parmar" w:date="2009-08-23T14:38:00Z">
              <w:r w:rsidR="00E56F64">
                <w:t>See details below</w:t>
              </w:r>
            </w:ins>
            <w:ins w:id="1268" w:author=" Vijay Parmar" w:date="2009-08-23T14:42:00Z">
              <w:r w:rsidR="008E4E60">
                <w:t>.</w:t>
              </w:r>
            </w:ins>
          </w:p>
        </w:tc>
      </w:tr>
      <w:tr w:rsidR="00E56F64" w:rsidRPr="007966AD" w:rsidTr="00BE0FAE">
        <w:tblPrEx>
          <w:tblPrExChange w:id="1269" w:author=" Vijay Parmar" w:date="2009-08-23T14:52:00Z">
            <w:tblPrEx>
              <w:tblLayout w:type="fixed"/>
            </w:tblPrEx>
          </w:tblPrExChange>
        </w:tblPrEx>
        <w:trPr>
          <w:cantSplit/>
          <w:ins w:id="1270" w:author=" Vijay Parmar" w:date="2009-08-23T14:35:00Z"/>
          <w:trPrChange w:id="1271" w:author=" Vijay Parmar" w:date="2009-08-23T14:52:00Z">
            <w:trPr>
              <w:cantSplit/>
            </w:trPr>
          </w:trPrChange>
        </w:trPr>
        <w:tc>
          <w:tcPr>
            <w:tcW w:w="2790" w:type="dxa"/>
            <w:vAlign w:val="center"/>
            <w:tcPrChange w:id="1272" w:author=" Vijay Parmar" w:date="2009-08-23T14:52:00Z">
              <w:tcPr>
                <w:tcW w:w="3708" w:type="dxa"/>
                <w:vAlign w:val="center"/>
              </w:tcPr>
            </w:tcPrChange>
          </w:tcPr>
          <w:p w:rsidR="00E56F64" w:rsidRDefault="00E56F64" w:rsidP="008A24EC">
            <w:pPr>
              <w:pStyle w:val="TableText"/>
              <w:rPr>
                <w:ins w:id="1273" w:author=" Vijay Parmar" w:date="2009-08-23T14:35:00Z"/>
                <w:rStyle w:val="CodeChar0"/>
              </w:rPr>
            </w:pPr>
            <w:ins w:id="1274" w:author=" Vijay Parmar" w:date="2009-08-23T14:35:00Z">
              <w:r>
                <w:rPr>
                  <w:rStyle w:val="CodeChar0"/>
                </w:rPr>
                <w:t>Csmupt31.hibernate.cfg.xml</w:t>
              </w:r>
            </w:ins>
          </w:p>
        </w:tc>
        <w:tc>
          <w:tcPr>
            <w:tcW w:w="6930" w:type="dxa"/>
            <w:vAlign w:val="center"/>
            <w:tcPrChange w:id="1275" w:author=" Vijay Parmar" w:date="2009-08-23T14:52:00Z">
              <w:tcPr>
                <w:tcW w:w="4716" w:type="dxa"/>
                <w:gridSpan w:val="2"/>
                <w:vAlign w:val="center"/>
              </w:tcPr>
            </w:tcPrChange>
          </w:tcPr>
          <w:p w:rsidR="00E56F64" w:rsidRDefault="00E56F64" w:rsidP="00E56F64">
            <w:pPr>
              <w:pStyle w:val="TableText"/>
              <w:rPr>
                <w:ins w:id="1276" w:author=" Vijay Parmar" w:date="2009-08-23T14:35:00Z"/>
              </w:rPr>
              <w:pPrChange w:id="1277" w:author=" Vijay Parmar" w:date="2009-08-23T14:39:00Z">
                <w:pPr>
                  <w:pStyle w:val="TableText"/>
                </w:pPr>
              </w:pPrChange>
            </w:pPr>
            <w:ins w:id="1278" w:author=" Vijay Parmar" w:date="2009-08-23T14:38:00Z">
              <w:r>
                <w:t>If support for CSM UPT 3.1 is desired, the</w:t>
              </w:r>
            </w:ins>
            <w:ins w:id="1279" w:author=" Vijay Parmar" w:date="2009-08-23T14:39:00Z">
              <w:r>
                <w:t>n</w:t>
              </w:r>
            </w:ins>
            <w:ins w:id="1280" w:author=" Vijay Parmar" w:date="2009-08-23T14:38:00Z">
              <w:r>
                <w:t xml:space="preserve"> configur</w:t>
              </w:r>
            </w:ins>
            <w:ins w:id="1281" w:author=" Vijay Parmar" w:date="2009-08-23T14:39:00Z">
              <w:r>
                <w:t xml:space="preserve">e </w:t>
              </w:r>
            </w:ins>
            <w:ins w:id="1282" w:author=" Vijay Parmar" w:date="2009-08-23T14:38:00Z">
              <w:r>
                <w:t>for CSM UPT 3.1 is made</w:t>
              </w:r>
            </w:ins>
            <w:ins w:id="1283" w:author=" Vijay Parmar" w:date="2009-08-23T14:39:00Z">
              <w:r>
                <w:t>.</w:t>
              </w:r>
            </w:ins>
          </w:p>
        </w:tc>
      </w:tr>
    </w:tbl>
    <w:p w:rsidR="00A028DA" w:rsidRDefault="00A028DA" w:rsidP="00A028DA">
      <w:pPr>
        <w:pStyle w:val="Caption"/>
        <w:rPr>
          <w:ins w:id="1284" w:author=" Vijay Parmar" w:date="2009-08-23T14:32:00Z"/>
        </w:rPr>
      </w:pPr>
      <w:ins w:id="1285" w:author=" Vijay Parmar" w:date="2009-08-23T14:32:00Z">
        <w:r>
          <w:t xml:space="preserve">Table </w:t>
        </w:r>
        <w:r>
          <w:fldChar w:fldCharType="begin"/>
        </w:r>
        <w:r>
          <w:instrText xml:space="preserve"> STYLEREF 1 \s </w:instrText>
        </w:r>
        <w:r>
          <w:fldChar w:fldCharType="separate"/>
        </w:r>
        <w:r>
          <w:rPr>
            <w:noProof/>
          </w:rPr>
          <w:t>3</w:t>
        </w:r>
        <w:r>
          <w:fldChar w:fldCharType="end"/>
        </w:r>
        <w:r>
          <w:noBreakHyphen/>
          <w:t>2</w:t>
        </w:r>
        <w:r>
          <w:fldChar w:fldCharType="begin"/>
        </w:r>
        <w:r>
          <w:instrText xml:space="preserve"> SEQ Table \* ARABIC \s 1 </w:instrText>
        </w:r>
        <w:r>
          <w:fldChar w:fldCharType="separate"/>
        </w:r>
        <w:r>
          <w:rPr>
            <w:noProof/>
          </w:rPr>
          <w:t>1</w:t>
        </w:r>
        <w:r>
          <w:fldChar w:fldCharType="end"/>
        </w:r>
        <w:r>
          <w:t xml:space="preserve"> UPT Deployment Artifacts</w:t>
        </w:r>
      </w:ins>
    </w:p>
    <w:p w:rsidR="00A028DA" w:rsidRPr="00A028DA" w:rsidRDefault="00A028DA" w:rsidP="00A028DA">
      <w:pPr>
        <w:pStyle w:val="BodyText"/>
        <w:tabs>
          <w:tab w:val="left" w:pos="1800"/>
        </w:tabs>
        <w:rPr>
          <w:ins w:id="1286" w:author=" Vijay Parmar" w:date="2009-08-23T14:30:00Z"/>
          <w:rPrChange w:id="1287" w:author=" Vijay Parmar" w:date="2009-08-23T14:30:00Z">
            <w:rPr>
              <w:ins w:id="1288" w:author=" Vijay Parmar" w:date="2009-08-23T14:30:00Z"/>
            </w:rPr>
          </w:rPrChange>
        </w:rPr>
        <w:pPrChange w:id="1289" w:author=" Vijay Parmar" w:date="2009-08-23T14:31:00Z">
          <w:pPr>
            <w:pStyle w:val="Heading3"/>
          </w:pPr>
        </w:pPrChange>
      </w:pPr>
      <w:ins w:id="1290" w:author=" Vijay Parmar" w:date="2009-08-23T14:31:00Z">
        <w:r>
          <w:tab/>
        </w:r>
      </w:ins>
    </w:p>
    <w:p w:rsidR="00C2222F" w:rsidRDefault="007966AD" w:rsidP="007F0163">
      <w:pPr>
        <w:pStyle w:val="Heading3"/>
      </w:pPr>
      <w:r>
        <w:lastRenderedPageBreak/>
        <w:t>Installation Modes</w:t>
      </w:r>
      <w:bookmarkEnd w:id="1161"/>
      <w:bookmarkEnd w:id="1162"/>
      <w:bookmarkEnd w:id="1164"/>
      <w:bookmarkEnd w:id="1165"/>
      <w:bookmarkEnd w:id="1166"/>
    </w:p>
    <w:p w:rsidR="007966AD" w:rsidRDefault="007966AD" w:rsidP="007966AD">
      <w:pPr>
        <w:pStyle w:val="BodyText"/>
      </w:pPr>
      <w:r>
        <w:t>UPT was developed as a flexible application that can be deployed in multiple ways depending on the need or scenario. The three primary modes to install the UPT include the following and are described in</w:t>
      </w:r>
      <w:r w:rsidR="002A3C9A">
        <w:t xml:space="preserve"> more detail in sections that</w:t>
      </w:r>
      <w:r>
        <w:t xml:space="preserve"> </w:t>
      </w:r>
      <w:r w:rsidR="002A3C9A">
        <w:t>follow</w:t>
      </w:r>
      <w:r>
        <w:t>:</w:t>
      </w:r>
      <w:r w:rsidR="007F0163">
        <w:t xml:space="preserve"> </w:t>
      </w:r>
      <w:r w:rsidR="00F228E8">
        <w:fldChar w:fldCharType="begin"/>
      </w:r>
      <w:r w:rsidR="000C649E">
        <w:instrText xml:space="preserve"> XE "</w:instrText>
      </w:r>
      <w:r w:rsidR="000C649E" w:rsidRPr="000C7E9B">
        <w:instrText>deployment modes</w:instrText>
      </w:r>
      <w:r w:rsidR="000C649E">
        <w:instrText xml:space="preserve">" </w:instrText>
      </w:r>
      <w:r w:rsidR="00F228E8">
        <w:fldChar w:fldCharType="end"/>
      </w:r>
      <w:r w:rsidR="00F228E8">
        <w:fldChar w:fldCharType="begin"/>
      </w:r>
      <w:r w:rsidR="000C649E">
        <w:instrText xml:space="preserve"> XE "</w:instrText>
      </w:r>
      <w:r w:rsidR="000C649E" w:rsidRPr="000C7E9B">
        <w:instrText>installation modes</w:instrText>
      </w:r>
      <w:r w:rsidR="000C649E">
        <w:instrText xml:space="preserve">" </w:instrText>
      </w:r>
      <w:r w:rsidR="00F228E8">
        <w:fldChar w:fldCharType="end"/>
      </w:r>
    </w:p>
    <w:p w:rsidR="007966AD" w:rsidRDefault="007966AD" w:rsidP="007966AD">
      <w:pPr>
        <w:pStyle w:val="ListBullet"/>
      </w:pPr>
      <w:r>
        <w:t>Single Installation, Single Schema</w:t>
      </w:r>
    </w:p>
    <w:p w:rsidR="007966AD" w:rsidRDefault="007966AD" w:rsidP="007966AD">
      <w:pPr>
        <w:pStyle w:val="ListBullet"/>
      </w:pPr>
      <w:r>
        <w:t>Single Installation, Multiple Schemas</w:t>
      </w:r>
    </w:p>
    <w:p w:rsidR="007966AD" w:rsidRPr="007966AD" w:rsidRDefault="007966AD" w:rsidP="007966AD">
      <w:pPr>
        <w:pStyle w:val="ListBullet"/>
      </w:pPr>
      <w:r>
        <w:t>Local installation, Local schema</w:t>
      </w:r>
    </w:p>
    <w:p w:rsidR="00C2222F" w:rsidRDefault="004D49D0" w:rsidP="007966AD">
      <w:pPr>
        <w:pStyle w:val="Heading4"/>
      </w:pPr>
      <w:r>
        <w:t>Single Installation/</w:t>
      </w:r>
      <w:r w:rsidR="007966AD">
        <w:t>Single Schema</w:t>
      </w:r>
      <w:r>
        <w:t xml:space="preserve"> Deployment</w:t>
      </w:r>
    </w:p>
    <w:p w:rsidR="00C2222F" w:rsidRDefault="007966AD" w:rsidP="007966AD">
      <w:pPr>
        <w:pStyle w:val="BodyText"/>
      </w:pPr>
      <w:r w:rsidRPr="007966AD">
        <w:t>In the single installation</w:t>
      </w:r>
      <w:r w:rsidR="002A3C9A">
        <w:t>/</w:t>
      </w:r>
      <w:r w:rsidRPr="007966AD">
        <w:t xml:space="preserve">single schema deployment scheme shown in </w:t>
      </w:r>
      <w:r w:rsidR="00F228E8">
        <w:fldChar w:fldCharType="begin"/>
      </w:r>
      <w:r w:rsidR="002A3C9A">
        <w:instrText xml:space="preserve"> REF _Ref213835102 \h </w:instrText>
      </w:r>
      <w:r w:rsidR="00F228E8">
        <w:fldChar w:fldCharType="separate"/>
      </w:r>
      <w:r w:rsidR="00E92FAF">
        <w:t xml:space="preserve">Figure </w:t>
      </w:r>
      <w:r w:rsidR="00E92FAF">
        <w:rPr>
          <w:noProof/>
        </w:rPr>
        <w:t>3</w:t>
      </w:r>
      <w:r w:rsidR="00E92FAF">
        <w:noBreakHyphen/>
      </w:r>
      <w:r w:rsidR="00E92FAF">
        <w:rPr>
          <w:noProof/>
        </w:rPr>
        <w:t>33</w:t>
      </w:r>
      <w:r w:rsidR="00F228E8">
        <w:fldChar w:fldCharType="end"/>
      </w:r>
      <w:r w:rsidRPr="007966AD">
        <w:t xml:space="preserve">, there is only one instance of </w:t>
      </w:r>
      <w:r w:rsidR="002A3C9A">
        <w:t xml:space="preserve">the </w:t>
      </w:r>
      <w:r w:rsidRPr="007966AD">
        <w:t>UPT</w:t>
      </w:r>
      <w:r w:rsidR="002A3C9A">
        <w:t>,</w:t>
      </w:r>
      <w:r w:rsidRPr="007966AD">
        <w:t xml:space="preserve"> hosted on a </w:t>
      </w:r>
      <w:r w:rsidR="002A3C9A">
        <w:t>c</w:t>
      </w:r>
      <w:r w:rsidRPr="007966AD">
        <w:t xml:space="preserve">ommon JBoss </w:t>
      </w:r>
      <w:r w:rsidR="004D49D0">
        <w:t>s</w:t>
      </w:r>
      <w:r w:rsidRPr="007966AD">
        <w:t>erver.</w:t>
      </w:r>
      <w:r w:rsidR="00F228E8">
        <w:fldChar w:fldCharType="begin"/>
      </w:r>
      <w:r w:rsidR="000C649E">
        <w:instrText xml:space="preserve"> XE "</w:instrText>
      </w:r>
      <w:r w:rsidR="000C649E" w:rsidRPr="00B415C2">
        <w:instrText>JBoss:UPT deployment modes</w:instrText>
      </w:r>
      <w:r w:rsidR="000C649E">
        <w:instrText xml:space="preserve">" </w:instrText>
      </w:r>
      <w:r w:rsidR="00F228E8">
        <w:fldChar w:fldCharType="end"/>
      </w:r>
      <w:r w:rsidR="00F228E8">
        <w:fldChar w:fldCharType="begin"/>
      </w:r>
      <w:r w:rsidR="000C649E">
        <w:instrText xml:space="preserve"> XE "</w:instrText>
      </w:r>
      <w:r w:rsidR="000C649E" w:rsidRPr="003805AD">
        <w:instrText>UPT:JBoss deployment</w:instrText>
      </w:r>
      <w:r w:rsidR="000C649E">
        <w:instrText xml:space="preserve">" </w:instrText>
      </w:r>
      <w:r w:rsidR="00F228E8">
        <w:fldChar w:fldCharType="end"/>
      </w:r>
      <w:r w:rsidR="00F228E8">
        <w:fldChar w:fldCharType="begin"/>
      </w:r>
      <w:r w:rsidR="000C649E">
        <w:instrText xml:space="preserve"> XE "</w:instrText>
      </w:r>
      <w:r w:rsidR="000C649E" w:rsidRPr="0039262F">
        <w:instrText>UPT:single install/single schema</w:instrText>
      </w:r>
      <w:r w:rsidR="000C649E">
        <w:instrText xml:space="preserve">" </w:instrText>
      </w:r>
      <w:r w:rsidR="00F228E8">
        <w:fldChar w:fldCharType="end"/>
      </w:r>
    </w:p>
    <w:p w:rsidR="007966AD" w:rsidRDefault="00F228E8" w:rsidP="002A3C9A">
      <w:pPr>
        <w:pStyle w:val="GraphicAnchorMainIndent"/>
      </w:pPr>
      <w:r>
        <w:pict>
          <v:group id="_x0000_s1077" editas="canvas" style="width:358.6pt;height:244.05pt;mso-position-horizontal-relative:char;mso-position-vertical-relative:line" coordorigin="1435,9029" coordsize="7172,4881">
            <o:lock v:ext="edit" aspectratio="t"/>
            <v:shape id="_x0000_s1078" type="#_x0000_t75" style="position:absolute;left:1435;top:9029;width:7172;height:4881" o:preferrelative="f">
              <v:fill o:detectmouseclick="t"/>
              <v:path o:extrusionok="t" o:connecttype="none"/>
              <o:lock v:ext="edit" text="t"/>
            </v:shape>
            <v:rect id="_x0000_s1079" style="position:absolute;left:1435;top:13401;width:62;height:253;mso-wrap-style:none" filled="f" stroked="f">
              <v:textbox style="mso-next-textbox:#_x0000_s1079;mso-fit-shape-to-text:t" inset="0,0,0,0">
                <w:txbxContent>
                  <w:p w:rsidR="00A82D76" w:rsidRDefault="00A82D76" w:rsidP="007966AD">
                    <w:r>
                      <w:rPr>
                        <w:color w:val="000000"/>
                      </w:rPr>
                      <w:t xml:space="preserve"> </w:t>
                    </w:r>
                  </w:p>
                </w:txbxContent>
              </v:textbox>
            </v:rect>
            <v:shape id="_x0000_s1080" style="position:absolute;left:1627;top:9498;width:1436;height:1255" coordsize="1436,1255" path="m316,l,311r,944l1125,1255,1436,944,1436,,316,xe" stroked="f">
              <v:path arrowok="t"/>
            </v:shape>
            <v:shape id="_x0000_s1081" style="position:absolute;left:1627;top:9498;width:1436;height:311" coordsize="1436,311" path="m,311r1125,l1436,,316,,,311xe" stroked="f">
              <v:path arrowok="t"/>
            </v:shape>
            <v:shape id="_x0000_s1082" style="position:absolute;left:2752;top:9498;width:311;height:1255" coordsize="311,1255" path="m,311l311,r,944l,1255,,311xe" fillcolor="#cdcdcd" stroked="f">
              <v:path arrowok="t"/>
            </v:shape>
            <v:shape id="_x0000_s1083" style="position:absolute;left:1627;top:9498;width:1436;height:1255" coordsize="1436,1255" path="m316,l,311r,944l1125,1255,1436,944,1436,,316,xe" filled="f" strokeweight=".7pt">
              <v:path arrowok="t"/>
            </v:shape>
            <v:shape id="_x0000_s1084" style="position:absolute;left:1627;top:9498;width:1436;height:311" coordsize="1436,311" path="m,311r1125,l1436,e" filled="f" strokeweight=".7pt">
              <v:path arrowok="t"/>
            </v:shape>
            <v:line id="_x0000_s1085" style="position:absolute" from="2752,9809" to="2753,10753" strokeweight=".7pt"/>
            <v:rect id="_x0000_s1086" style="position:absolute;left:1780;top:9857;width:441;height:253;mso-wrap-style:none" filled="f" stroked="f">
              <v:textbox style="mso-next-textbox:#_x0000_s1086;mso-fit-shape-to-text:t" inset="0,0,0,0">
                <w:txbxContent>
                  <w:p w:rsidR="00A82D76" w:rsidRDefault="00A82D76" w:rsidP="007966AD">
                    <w:pPr>
                      <w:rPr>
                        <w:rFonts w:cs="Arial"/>
                      </w:rPr>
                    </w:pPr>
                    <w:r>
                      <w:rPr>
                        <w:rFonts w:cs="Arial"/>
                        <w:color w:val="000000"/>
                      </w:rPr>
                      <w:t>UPT</w:t>
                    </w:r>
                  </w:p>
                </w:txbxContent>
              </v:textbox>
            </v:rect>
            <v:rect id="_x0000_s1087" style="position:absolute;left:2235;top:9857;width:62;height:253;mso-wrap-style:none" filled="f" stroked="f">
              <v:textbox style="mso-next-textbox:#_x0000_s1087;mso-fit-shape-to-text:t" inset="0,0,0,0">
                <w:txbxContent>
                  <w:p w:rsidR="00A82D76" w:rsidRDefault="00A82D76" w:rsidP="007966AD">
                    <w:r>
                      <w:rPr>
                        <w:color w:val="000000"/>
                      </w:rPr>
                      <w:t xml:space="preserve"> </w:t>
                    </w:r>
                  </w:p>
                </w:txbxContent>
              </v:textbox>
            </v:rect>
            <v:shape id="_x0000_s1088"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089"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090"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091"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092" style="position:absolute;left:1603;top:11998;width:893;height:253;mso-wrap-style:none" filled="f" stroked="f">
              <v:textbox style="mso-next-textbox:#_x0000_s1092;mso-fit-shape-to-text:t" inset="0,0,0,0">
                <w:txbxContent>
                  <w:p w:rsidR="00A82D76" w:rsidRDefault="00A82D76" w:rsidP="007966AD">
                    <w:pPr>
                      <w:rPr>
                        <w:rFonts w:cs="Arial"/>
                      </w:rPr>
                    </w:pPr>
                    <w:r>
                      <w:rPr>
                        <w:rFonts w:cs="Arial"/>
                        <w:color w:val="000000"/>
                      </w:rPr>
                      <w:t xml:space="preserve">Common </w:t>
                    </w:r>
                  </w:p>
                </w:txbxContent>
              </v:textbox>
            </v:rect>
            <v:rect id="_x0000_s1093" style="position:absolute;left:1603;top:12275;width:1285;height:253;mso-wrap-style:none" filled="f" stroked="f">
              <v:textbox style="mso-next-textbox:#_x0000_s1093;mso-fit-shape-to-text:t" inset="0,0,0,0">
                <w:txbxContent>
                  <w:p w:rsidR="00A82D76" w:rsidRDefault="00A82D76" w:rsidP="007966AD">
                    <w:pPr>
                      <w:rPr>
                        <w:rFonts w:cs="Arial"/>
                      </w:rPr>
                    </w:pPr>
                    <w:r>
                      <w:rPr>
                        <w:rFonts w:cs="Arial"/>
                        <w:color w:val="000000"/>
                      </w:rPr>
                      <w:t>Authorization</w:t>
                    </w:r>
                  </w:p>
                </w:txbxContent>
              </v:textbox>
            </v:rect>
            <v:rect id="_x0000_s1094" style="position:absolute;left:2862;top:12275;width:62;height:253;mso-wrap-style:none" filled="f" stroked="f">
              <v:textbox style="mso-next-textbox:#_x0000_s1094;mso-fit-shape-to-text:t" inset="0,0,0,0">
                <w:txbxContent>
                  <w:p w:rsidR="00A82D76" w:rsidRDefault="00A82D76" w:rsidP="007966AD">
                    <w:r>
                      <w:rPr>
                        <w:color w:val="000000"/>
                      </w:rPr>
                      <w:t xml:space="preserve"> </w:t>
                    </w:r>
                  </w:p>
                </w:txbxContent>
              </v:textbox>
            </v:rect>
            <v:rect id="_x0000_s1095" style="position:absolute;left:1603;top:12553;width:942;height:253;mso-wrap-style:none" filled="f" stroked="f">
              <v:textbox style="mso-next-textbox:#_x0000_s1095;mso-fit-shape-to-text:t" inset="0,0,0,0">
                <w:txbxContent>
                  <w:p w:rsidR="00A82D76" w:rsidRDefault="00A82D76" w:rsidP="007966AD">
                    <w:pPr>
                      <w:rPr>
                        <w:rFonts w:cs="Arial"/>
                      </w:rPr>
                    </w:pPr>
                    <w:r>
                      <w:rPr>
                        <w:rFonts w:cs="Arial"/>
                        <w:color w:val="000000"/>
                      </w:rPr>
                      <w:t>Database</w:t>
                    </w:r>
                  </w:p>
                </w:txbxContent>
              </v:textbox>
            </v:rect>
            <v:rect id="_x0000_s1096" style="position:absolute;left:2474;top:12553;width:62;height:253;mso-wrap-style:none" filled="f" stroked="f">
              <v:textbox style="mso-next-textbox:#_x0000_s1096;mso-fit-shape-to-text:t" inset="0,0,0,0">
                <w:txbxContent>
                  <w:p w:rsidR="00A82D76" w:rsidRDefault="00A82D76" w:rsidP="007966AD">
                    <w:r>
                      <w:rPr>
                        <w:color w:val="000000"/>
                      </w:rPr>
                      <w:t xml:space="preserve"> </w:t>
                    </w:r>
                  </w:p>
                </w:txbxContent>
              </v:textbox>
            </v:rect>
            <v:shape id="_x0000_s1097" style="position:absolute;left:6294;top:9029;width:1258;height:1259" coordsize="1258,1259" path="m315,l,316r,943l942,1259,1258,943,1258,,315,xe" stroked="f">
              <v:path arrowok="t"/>
            </v:shape>
            <v:shape id="_x0000_s1098" style="position:absolute;left:6294;top:9029;width:1258;height:316" coordsize="1258,316" path="m,316r942,l1258,,315,,,316xe" stroked="f">
              <v:path arrowok="t"/>
            </v:shape>
            <v:shape id="_x0000_s1099" style="position:absolute;left:7236;top:9029;width:316;height:1259" coordsize="316,1259" path="m,316l316,r,943l,1259,,316xe" fillcolor="#cdcdcd" stroked="f">
              <v:path arrowok="t"/>
            </v:shape>
            <v:shape id="_x0000_s1100" style="position:absolute;left:6294;top:9029;width:1258;height:1259" coordsize="1258,1259" path="m315,l,316r,943l942,1259,1258,943,1258,,315,xe" filled="f" strokeweight=".7pt">
              <v:path arrowok="t"/>
            </v:shape>
            <v:shape id="_x0000_s1101" style="position:absolute;left:6294;top:9029;width:1258;height:316" coordsize="1258,316" path="m,316r942,l1258,e" filled="f" strokeweight=".7pt">
              <v:path arrowok="t"/>
            </v:shape>
            <v:line id="_x0000_s1102" style="position:absolute" from="7236,9345" to="7237,10288" strokeweight=".7pt"/>
            <v:rect id="_x0000_s1103" style="position:absolute;left:6447;top:9354;width:575;height:253;mso-wrap-style:none" filled="f" stroked="f">
              <v:textbox style="mso-next-textbox:#_x0000_s1103;mso-fit-shape-to-text:t" inset="0,0,0,0">
                <w:txbxContent>
                  <w:p w:rsidR="00A82D76" w:rsidRDefault="00A82D76" w:rsidP="007966AD">
                    <w:pPr>
                      <w:rPr>
                        <w:rFonts w:cs="Arial"/>
                      </w:rPr>
                    </w:pPr>
                    <w:r>
                      <w:rPr>
                        <w:rFonts w:cs="Arial"/>
                        <w:color w:val="000000"/>
                      </w:rPr>
                      <w:t>App 1</w:t>
                    </w:r>
                  </w:p>
                </w:txbxContent>
              </v:textbox>
            </v:rect>
            <v:rect id="_x0000_s1104" style="position:absolute;left:7035;top:9354;width:62;height:253;mso-wrap-style:none" filled="f" stroked="f">
              <v:textbox style="mso-next-textbox:#_x0000_s1104;mso-fit-shape-to-text:t" inset="0,0,0,0">
                <w:txbxContent>
                  <w:p w:rsidR="00A82D76" w:rsidRDefault="00A82D76" w:rsidP="007966AD">
                    <w:r>
                      <w:rPr>
                        <w:color w:val="000000"/>
                      </w:rPr>
                      <w:t xml:space="preserve"> </w:t>
                    </w:r>
                  </w:p>
                </w:txbxContent>
              </v:textbox>
            </v:rect>
            <v:shape id="_x0000_s1105" style="position:absolute;left:6475;top:11079;width:1613;height:316" coordsize="1613,316" path="m,316r1302,l1613,,312,,,316xe" stroked="f">
              <v:path arrowok="t"/>
            </v:shape>
            <v:shape id="_x0000_s1106" style="position:absolute;left:7777;top:11079;width:311;height:1259" coordsize="311,1259" path="m,316l311,r,943l,1259,,316xe" fillcolor="#cdcdcd" stroked="f">
              <v:path arrowok="t"/>
            </v:shape>
            <v:shape id="_x0000_s1107" style="position:absolute;left:6475;top:11079;width:1613;height:1259" coordsize="1613,1259" path="m312,l,316r,943l1302,1259,1613,943,1613,,312,xe" filled="f" strokeweight=".7pt">
              <v:path arrowok="t"/>
            </v:shape>
            <v:shape id="_x0000_s1108" style="position:absolute;left:6475;top:11079;width:1613;height:316" coordsize="1613,316" path="m,316r1302,l1613,e" filled="f" strokeweight=".7pt">
              <v:path arrowok="t"/>
            </v:shape>
            <v:line id="_x0000_s1109" style="position:absolute" from="7777,11395" to="7778,12338" strokeweight=".7pt"/>
            <v:rect id="_x0000_s1110" style="position:absolute;left:6629;top:11437;width:270;height:253;mso-wrap-style:none" filled="f" stroked="f">
              <v:textbox style="mso-next-textbox:#_x0000_s1110;mso-fit-shape-to-text:t" inset="0,0,0,0">
                <w:txbxContent>
                  <w:p w:rsidR="00A82D76" w:rsidRDefault="00A82D76" w:rsidP="007966AD">
                    <w:pPr>
                      <w:rPr>
                        <w:rFonts w:cs="Arial"/>
                        <w:noProof/>
                      </w:rPr>
                    </w:pPr>
                    <w:r>
                      <w:rPr>
                        <w:rFonts w:cs="Arial"/>
                        <w:noProof/>
                        <w:color w:val="000000"/>
                      </w:rPr>
                      <w:t>Ap</w:t>
                    </w:r>
                  </w:p>
                </w:txbxContent>
              </v:textbox>
            </v:rect>
            <v:rect id="_x0000_s1111" style="position:absolute;left:6916;top:11437;width:306;height:253;mso-wrap-style:none" filled="f" stroked="f">
              <v:textbox style="mso-next-textbox:#_x0000_s1111;mso-fit-shape-to-text:t" inset="0,0,0,0">
                <w:txbxContent>
                  <w:p w:rsidR="00A82D76" w:rsidRDefault="00A82D76" w:rsidP="007966AD">
                    <w:pPr>
                      <w:rPr>
                        <w:rFonts w:cs="Arial"/>
                      </w:rPr>
                    </w:pPr>
                    <w:r>
                      <w:rPr>
                        <w:rFonts w:cs="Arial"/>
                        <w:color w:val="000000"/>
                      </w:rPr>
                      <w:t>p 2</w:t>
                    </w:r>
                  </w:p>
                </w:txbxContent>
              </v:textbox>
            </v:rect>
            <v:rect id="_x0000_s1112" style="position:absolute;left:7217;top:11437;width:62;height:253;mso-wrap-style:none" filled="f" stroked="f">
              <v:textbox style="mso-next-textbox:#_x0000_s1112;mso-fit-shape-to-text:t" inset="0,0,0,0">
                <w:txbxContent>
                  <w:p w:rsidR="00A82D76" w:rsidRDefault="00A82D76" w:rsidP="007966AD">
                    <w:r>
                      <w:rPr>
                        <w:color w:val="000000"/>
                      </w:rPr>
                      <w:t xml:space="preserve"> </w:t>
                    </w:r>
                  </w:p>
                </w:txbxContent>
              </v:textbox>
            </v:rect>
            <v:shape id="_x0000_s1113" style="position:absolute;left:2287;top:10724;width:120;height:733" coordsize="120,733" path="m67,15r,617l67,637r,l62,642r-4,l53,642r,-5l48,637r,-5l48,15r,-5l53,5r,l58,r4,5l67,5r,5l67,15r,xm120,613l58,733,,613r120,xe" fillcolor="black" strokeweight=".25pt">
              <v:path arrowok="t"/>
              <o:lock v:ext="edit" verticies="t"/>
            </v:shape>
            <v:shape id="_x0000_s1114"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15"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16"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17"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2A3C9A" w:rsidRDefault="002A3C9A" w:rsidP="002A3C9A">
      <w:pPr>
        <w:pStyle w:val="Caption"/>
      </w:pPr>
      <w:bookmarkStart w:id="1291" w:name="_Ref213835102"/>
      <w:r>
        <w:t xml:space="preserve">Figure </w:t>
      </w:r>
      <w:fldSimple w:instr=" STYLEREF 1 \s ">
        <w:r w:rsidR="00E92FAF">
          <w:rPr>
            <w:noProof/>
          </w:rPr>
          <w:t>3</w:t>
        </w:r>
      </w:fldSimple>
      <w:r w:rsidR="002F0542">
        <w:noBreakHyphen/>
      </w:r>
      <w:fldSimple w:instr=" SEQ Figure \* ARABIC \s 1 ">
        <w:r w:rsidR="00E92FAF">
          <w:rPr>
            <w:noProof/>
          </w:rPr>
          <w:t>33</w:t>
        </w:r>
      </w:fldSimple>
      <w:bookmarkEnd w:id="1291"/>
      <w:r>
        <w:t xml:space="preserve"> Single Installation/Single Schema deployment</w:t>
      </w:r>
    </w:p>
    <w:p w:rsidR="004D49D0" w:rsidRPr="004D49D0" w:rsidRDefault="004D49D0" w:rsidP="004D49D0">
      <w:pPr>
        <w:pStyle w:val="BodyText"/>
      </w:pPr>
      <w:r>
        <w:t>In this deployment, a</w:t>
      </w:r>
      <w:r w:rsidRPr="007966AD">
        <w:t xml:space="preserve"> common 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7966AD" w:rsidRDefault="004D49D0" w:rsidP="00CD44FB">
      <w:pPr>
        <w:pStyle w:val="Heading4"/>
      </w:pPr>
      <w:r>
        <w:lastRenderedPageBreak/>
        <w:t>Single Installation/</w:t>
      </w:r>
      <w:r w:rsidR="007966AD">
        <w:t>Multiple Schema</w:t>
      </w:r>
      <w:r>
        <w:t xml:space="preserve"> Deployment</w:t>
      </w:r>
    </w:p>
    <w:p w:rsidR="004D49D0" w:rsidRDefault="007966AD" w:rsidP="00CD44FB">
      <w:pPr>
        <w:pStyle w:val="BodyText"/>
        <w:keepNext/>
      </w:pPr>
      <w:r w:rsidRPr="007966AD">
        <w:t>As in the single schema deplo</w:t>
      </w:r>
      <w:r w:rsidR="00B752D8">
        <w:t>yment, the single installation/multiple schema</w:t>
      </w:r>
      <w:r w:rsidRPr="007966AD">
        <w:t xml:space="preserve"> deployment calls for the UPT to be hosted on a single JBoss Common Server as shown in </w:t>
      </w:r>
      <w:r w:rsidR="00F228E8">
        <w:fldChar w:fldCharType="begin"/>
      </w:r>
      <w:r w:rsidR="00B752D8">
        <w:instrText xml:space="preserve"> REF _Ref213835778 \h </w:instrText>
      </w:r>
      <w:r w:rsidR="00F228E8">
        <w:fldChar w:fldCharType="separate"/>
      </w:r>
      <w:r w:rsidR="00E92FAF">
        <w:t xml:space="preserve">Figure </w:t>
      </w:r>
      <w:r w:rsidR="00E92FAF">
        <w:rPr>
          <w:noProof/>
        </w:rPr>
        <w:t>3</w:t>
      </w:r>
      <w:r w:rsidR="00E92FAF">
        <w:noBreakHyphen/>
      </w:r>
      <w:r w:rsidR="00E92FAF">
        <w:rPr>
          <w:noProof/>
        </w:rPr>
        <w:t>34</w:t>
      </w:r>
      <w:r w:rsidR="00F228E8">
        <w:fldChar w:fldCharType="end"/>
      </w:r>
      <w:r w:rsidR="00B752D8">
        <w:t xml:space="preserve"> below</w:t>
      </w:r>
      <w:r w:rsidRPr="007966AD">
        <w:t xml:space="preserve">. </w:t>
      </w:r>
      <w:r w:rsidR="00F228E8">
        <w:fldChar w:fldCharType="begin"/>
      </w:r>
      <w:r w:rsidR="000C649E">
        <w:instrText xml:space="preserve"> XE "</w:instrText>
      </w:r>
      <w:r w:rsidR="000C649E" w:rsidRPr="000368C3">
        <w:instrText>JBoss:UPT common server deployment</w:instrText>
      </w:r>
      <w:r w:rsidR="000C649E">
        <w:instrText xml:space="preserve">" </w:instrText>
      </w:r>
      <w:r w:rsidR="00F228E8">
        <w:fldChar w:fldCharType="end"/>
      </w:r>
      <w:r w:rsidR="00F228E8">
        <w:fldChar w:fldCharType="begin"/>
      </w:r>
      <w:r w:rsidR="000C649E">
        <w:instrText xml:space="preserve"> XE "</w:instrText>
      </w:r>
      <w:r w:rsidR="000C649E" w:rsidRPr="00ED055E">
        <w:instrText>UPT:JBoss common server</w:instrText>
      </w:r>
      <w:r w:rsidR="000C649E">
        <w:instrText xml:space="preserve">" </w:instrText>
      </w:r>
      <w:r w:rsidR="00F228E8">
        <w:fldChar w:fldCharType="end"/>
      </w:r>
      <w:r w:rsidR="00F228E8">
        <w:fldChar w:fldCharType="begin"/>
      </w:r>
      <w:r w:rsidR="000C649E">
        <w:instrText xml:space="preserve"> XE "</w:instrText>
      </w:r>
      <w:r w:rsidR="000C649E" w:rsidRPr="005D2D47">
        <w:instrText xml:space="preserve">UPT:multi-install/multi </w:instrText>
      </w:r>
      <w:r w:rsidR="000C649E">
        <w:instrText xml:space="preserve">schema" </w:instrText>
      </w:r>
      <w:r w:rsidR="00F228E8">
        <w:fldChar w:fldCharType="end"/>
      </w:r>
    </w:p>
    <w:p w:rsidR="004D49D0" w:rsidRDefault="00F228E8" w:rsidP="004D49D0">
      <w:pPr>
        <w:pStyle w:val="GraphicAnchorMainIndent"/>
        <w:spacing w:after="240"/>
      </w:pPr>
      <w:r>
        <w:pict>
          <v:group id="_x0000_s114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44" type="#_x0000_t16" style="position:absolute;left:2160;top:4191;width:1440;height:1260">
              <o:lock v:ext="edit" aspectratio="t"/>
              <v:textbox style="mso-next-textbox:#_x0000_s1144">
                <w:txbxContent>
                  <w:p w:rsidR="00A82D76" w:rsidRDefault="00A82D76" w:rsidP="004D49D0">
                    <w:pPr>
                      <w:rPr>
                        <w:rFonts w:cs="Arial"/>
                      </w:rPr>
                    </w:pPr>
                    <w:r>
                      <w:rPr>
                        <w:rFonts w:cs="Arial"/>
                      </w:rPr>
                      <w:t>UPT</w:t>
                    </w:r>
                  </w:p>
                </w:txbxContent>
              </v:textbox>
            </v:shape>
            <v:shape id="_x0000_s1145" type="#_x0000_t16" style="position:absolute;left:7920;top:3651;width:1260;height:1260">
              <o:lock v:ext="edit" aspectratio="t"/>
              <v:textbox style="mso-next-textbox:#_x0000_s1145">
                <w:txbxContent>
                  <w:p w:rsidR="00A82D76" w:rsidRDefault="00A82D76" w:rsidP="004D49D0">
                    <w:pPr>
                      <w:rPr>
                        <w:rFonts w:cs="Arial"/>
                      </w:rPr>
                    </w:pPr>
                    <w:r>
                      <w:rPr>
                        <w:rFonts w:cs="Arial"/>
                      </w:rPr>
                      <w:t>App 1</w:t>
                    </w:r>
                  </w:p>
                </w:txbxContent>
              </v:textbox>
            </v:shape>
            <v:line id="_x0000_s1146" style="position:absolute" from="2700,5440" to="2700,5800">
              <v:stroke endarrow="block"/>
              <o:lock v:ext="edit" aspectratio="t"/>
            </v:line>
            <v:shape id="_x0000_s1147" type="#_x0000_t22" style="position:absolute;left:7200;top:5451;width:2160;height:1440">
              <o:lock v:ext="edit" aspectratio="t"/>
              <v:textbox style="mso-next-textbox:#_x0000_s1147">
                <w:txbxContent>
                  <w:p w:rsidR="00A82D76" w:rsidRDefault="00A82D76" w:rsidP="004D49D0">
                    <w:pPr>
                      <w:rPr>
                        <w:rFonts w:cs="Arial"/>
                      </w:rPr>
                    </w:pPr>
                    <w:r>
                      <w:rPr>
                        <w:rFonts w:cs="Arial"/>
                      </w:rPr>
                      <w:t>Authorization database for App 1</w:t>
                    </w:r>
                  </w:p>
                </w:txbxContent>
              </v:textbox>
            </v:shape>
            <v:line id="_x0000_s1148" style="position:absolute;flip:x" from="3600,4371" to="7920,4371" strokecolor="#9c0">
              <v:stroke endarrow="block"/>
              <o:lock v:ext="edit" aspectratio="t"/>
            </v:line>
            <v:line id="_x0000_s1149" style="position:absolute;flip:x y" from="3420,5522" to="6012,7851" strokecolor="#f60">
              <v:stroke endarrow="block"/>
              <o:lock v:ext="edit" aspectratio="t"/>
            </v:line>
            <v:line id="_x0000_s1150" style="position:absolute" from="3600,4731" to="7200,5811" strokecolor="#9c0">
              <v:stroke endarrow="block"/>
              <o:lock v:ext="edit" aspectratio="t"/>
            </v:line>
            <v:line id="_x0000_s1151" style="position:absolute" from="3420,5342" to="7812,7671" strokecolor="#f60">
              <v:stroke endarrow="block"/>
              <o:lock v:ext="edit" aspectratio="t"/>
            </v:line>
            <v:line id="_x0000_s1152" style="position:absolute" from="8280,4911" to="8280,5451">
              <v:stroke endarrow="block"/>
              <o:lock v:ext="edit" aspectratio="t"/>
            </v:line>
            <v:line id="_x0000_s1153" style="position:absolute" from="7272,7888" to="7812,7888" strokecolor="#f60">
              <v:stroke endarrow="block"/>
              <o:lock v:ext="edit" aspectratio="t"/>
            </v:line>
            <v:shape id="_x0000_s1154" type="#_x0000_t22" style="position:absolute;left:7812;top:7131;width:2160;height:1440">
              <o:lock v:ext="edit" aspectratio="t"/>
              <v:textbox style="mso-next-textbox:#_x0000_s1154">
                <w:txbxContent>
                  <w:p w:rsidR="00A82D76" w:rsidRDefault="00A82D76" w:rsidP="004D49D0">
                    <w:pPr>
                      <w:rPr>
                        <w:rFonts w:cs="Arial"/>
                      </w:rPr>
                    </w:pPr>
                    <w:r>
                      <w:rPr>
                        <w:rFonts w:cs="Arial"/>
                      </w:rPr>
                      <w:t>Authorization database for App 2</w:t>
                    </w:r>
                  </w:p>
                </w:txbxContent>
              </v:textbox>
            </v:shape>
            <v:shape id="_x0000_s1155" type="#_x0000_t16" style="position:absolute;left:3852;top:7671;width:1440;height:1260">
              <o:lock v:ext="edit" aspectratio="t"/>
              <v:textbox style="mso-next-textbox:#_x0000_s1155">
                <w:txbxContent>
                  <w:p w:rsidR="00A82D76" w:rsidRDefault="00A82D76" w:rsidP="004D49D0">
                    <w:pPr>
                      <w:rPr>
                        <w:rFonts w:cs="Arial"/>
                      </w:rPr>
                    </w:pPr>
                    <w:r>
                      <w:rPr>
                        <w:rFonts w:cs="Arial"/>
                      </w:rPr>
                      <w:t>App 3</w:t>
                    </w:r>
                  </w:p>
                </w:txbxContent>
              </v:textbox>
            </v:shape>
            <v:shape id="_x0000_s1156" type="#_x0000_t22" style="position:absolute;left:1980;top:5812;width:1620;height:1913">
              <o:lock v:ext="edit" aspectratio="t"/>
              <v:textbox style="mso-next-textbox:#_x0000_s1156">
                <w:txbxContent>
                  <w:p w:rsidR="00A82D76" w:rsidRDefault="00A82D76" w:rsidP="004D49D0">
                    <w:pPr>
                      <w:spacing w:after="60"/>
                      <w:jc w:val="center"/>
                      <w:rPr>
                        <w:rFonts w:cs="Arial"/>
                      </w:rPr>
                    </w:pPr>
                    <w:r>
                      <w:rPr>
                        <w:rFonts w:cs="Arial"/>
                      </w:rPr>
                      <w:t>Common Authorization</w:t>
                    </w:r>
                  </w:p>
                  <w:p w:rsidR="00A82D76" w:rsidRDefault="00A82D76" w:rsidP="004D49D0">
                    <w:pPr>
                      <w:jc w:val="center"/>
                      <w:rPr>
                        <w:rFonts w:cs="Arial"/>
                      </w:rPr>
                    </w:pPr>
                    <w:r>
                      <w:rPr>
                        <w:rFonts w:cs="Arial"/>
                      </w:rPr>
                      <w:t>Database</w:t>
                    </w:r>
                  </w:p>
                </w:txbxContent>
              </v:textbox>
            </v:shape>
            <v:line id="_x0000_s1157" style="position:absolute;flip:x y" from="3322,5691" to="5184,7660" strokecolor="red">
              <v:stroke endarrow="block"/>
              <o:lock v:ext="edit" aspectratio="t"/>
            </v:line>
            <v:line id="_x0000_s1158" style="position:absolute;flip:x y" from="3182,7708" to="3852,8417" strokecolor="red">
              <v:stroke endarrow="block"/>
              <o:lock v:ext="edit" aspectratio="t"/>
            </v:line>
            <v:shape id="_x0000_s1159" type="#_x0000_t16" style="position:absolute;left:5832;top:7491;width:1440;height:1260">
              <o:lock v:ext="edit" aspectratio="t"/>
              <v:textbox style="mso-next-textbox:#_x0000_s1159">
                <w:txbxContent>
                  <w:p w:rsidR="00A82D76" w:rsidRDefault="00A82D76" w:rsidP="004D49D0">
                    <w:pPr>
                      <w:rPr>
                        <w:rFonts w:cs="Arial"/>
                      </w:rPr>
                    </w:pPr>
                    <w:r>
                      <w:rPr>
                        <w:rFonts w:cs="Arial"/>
                      </w:rPr>
                      <w:t>App 2</w:t>
                    </w:r>
                  </w:p>
                </w:txbxContent>
              </v:textbox>
            </v:shape>
            <w10:wrap type="none"/>
            <w10:anchorlock/>
          </v:group>
        </w:pict>
      </w:r>
    </w:p>
    <w:p w:rsidR="004D49D0" w:rsidRPr="004D49D0" w:rsidRDefault="004D49D0" w:rsidP="004D49D0">
      <w:pPr>
        <w:pStyle w:val="Caption"/>
      </w:pPr>
      <w:bookmarkStart w:id="1292" w:name="_Ref213835778"/>
      <w:r>
        <w:t xml:space="preserve">Figure </w:t>
      </w:r>
      <w:fldSimple w:instr=" STYLEREF 1 \s ">
        <w:r w:rsidR="00E92FAF">
          <w:rPr>
            <w:noProof/>
          </w:rPr>
          <w:t>3</w:t>
        </w:r>
      </w:fldSimple>
      <w:r w:rsidR="002F0542">
        <w:noBreakHyphen/>
      </w:r>
      <w:fldSimple w:instr=" SEQ Figure \* ARABIC \s 1 ">
        <w:r w:rsidR="00E92FAF">
          <w:rPr>
            <w:noProof/>
          </w:rPr>
          <w:t>34</w:t>
        </w:r>
      </w:fldSimple>
      <w:bookmarkEnd w:id="1292"/>
      <w:r>
        <w:t xml:space="preserve"> Single Installation/Multiple Schema deployment</w:t>
      </w:r>
    </w:p>
    <w:p w:rsidR="004D49D0" w:rsidRDefault="004D49D0" w:rsidP="007966AD">
      <w:pPr>
        <w:pStyle w:val="BodyText"/>
      </w:pPr>
      <w:r>
        <w:t>In this deployment, like with the single schema deployment, a</w:t>
      </w:r>
      <w:r w:rsidR="007966AD" w:rsidRPr="007966AD">
        <w:t xml:space="preserve"> common installation is used to administer the authorization data for all applications. </w:t>
      </w:r>
      <w:r>
        <w:t xml:space="preserve">The difference is that </w:t>
      </w:r>
      <w:r w:rsidR="007966AD" w:rsidRPr="007966AD">
        <w:t xml:space="preserve">an application </w:t>
      </w:r>
      <w:r w:rsidR="007966AD" w:rsidRPr="004D49D0">
        <w:rPr>
          <w:rStyle w:val="Emphasis"/>
        </w:rPr>
        <w:t>can</w:t>
      </w:r>
      <w:r w:rsidR="007966AD" w:rsidRPr="007966AD">
        <w:t xml:space="preserve"> use its own authorization schema on a separate database if preferred. The authorization data can sit on individual databases, and at the same time some applications can still opt to use the Common Authorization Schema. </w:t>
      </w:r>
    </w:p>
    <w:p w:rsidR="004D49D0" w:rsidRDefault="004D49D0" w:rsidP="007966AD">
      <w:pPr>
        <w:pStyle w:val="BodyText"/>
      </w:pPr>
      <w:r>
        <w:t>In the above figure, t</w:t>
      </w:r>
      <w:r w:rsidRPr="00102314">
        <w:t>he three colors of arrows correspond to the three different applications shown</w:t>
      </w:r>
      <w:r>
        <w:t xml:space="preserve">. Notice that App 1 and App 2 have their own authorization databases, where as App 3 uses the Common </w:t>
      </w:r>
      <w:r w:rsidR="008B318A">
        <w:t>Authorization</w:t>
      </w:r>
      <w:r>
        <w:t xml:space="preserve"> Database.</w:t>
      </w:r>
    </w:p>
    <w:p w:rsidR="007966AD" w:rsidRDefault="004D49D0" w:rsidP="007966AD">
      <w:pPr>
        <w:pStyle w:val="BodyText"/>
      </w:pPr>
      <w:r>
        <w:t xml:space="preserve">Deploying UPT in this way </w:t>
      </w:r>
      <w:r w:rsidR="007966AD" w:rsidRPr="007966AD">
        <w:t xml:space="preserve">requires each application to maintain its own hibernate-config file pointing to the database where its Authorization Schema is located. So when an application uses the UPT, the UPT communicates to the authorization schema </w:t>
      </w:r>
      <w:r>
        <w:t>for</w:t>
      </w:r>
      <w:r w:rsidR="007966AD" w:rsidRPr="007966AD">
        <w:t xml:space="preserve"> that application only.</w:t>
      </w:r>
    </w:p>
    <w:p w:rsidR="007966AD" w:rsidRDefault="004D49D0" w:rsidP="00CD44FB">
      <w:pPr>
        <w:pStyle w:val="Heading4"/>
      </w:pPr>
      <w:r>
        <w:lastRenderedPageBreak/>
        <w:t>Local Installation/</w:t>
      </w:r>
      <w:r w:rsidR="007966AD">
        <w:t>Local Schema</w:t>
      </w:r>
      <w:r>
        <w:t xml:space="preserve"> Deployment</w:t>
      </w:r>
    </w:p>
    <w:p w:rsidR="007966AD" w:rsidRDefault="00B752D8" w:rsidP="00CD44FB">
      <w:pPr>
        <w:pStyle w:val="BodyText"/>
        <w:keepNext/>
      </w:pPr>
      <w:r>
        <w:t>The local installation/</w:t>
      </w:r>
      <w:r w:rsidR="007966AD" w:rsidRPr="007966AD">
        <w:t>local schema deployment is the same as single installation</w:t>
      </w:r>
      <w:r>
        <w:t>/</w:t>
      </w:r>
      <w:r w:rsidR="007966AD" w:rsidRPr="007966AD">
        <w:t>single schema</w:t>
      </w:r>
      <w:r>
        <w:t xml:space="preserve"> deployment</w:t>
      </w:r>
      <w:r w:rsidR="007966AD" w:rsidRPr="007966AD">
        <w:t xml:space="preserve"> except that the UPT is hosted locally by the application as shown in </w:t>
      </w:r>
      <w:r w:rsidR="00F228E8">
        <w:fldChar w:fldCharType="begin"/>
      </w:r>
      <w:r>
        <w:instrText xml:space="preserve"> REF _Ref213835835 \h </w:instrText>
      </w:r>
      <w:r w:rsidR="00F228E8">
        <w:fldChar w:fldCharType="separate"/>
      </w:r>
      <w:r w:rsidR="00E92FAF">
        <w:t xml:space="preserve">Figure </w:t>
      </w:r>
      <w:r w:rsidR="00E92FAF">
        <w:rPr>
          <w:noProof/>
        </w:rPr>
        <w:t>3</w:t>
      </w:r>
      <w:r w:rsidR="00E92FAF">
        <w:noBreakHyphen/>
      </w:r>
      <w:r w:rsidR="00E92FAF">
        <w:rPr>
          <w:noProof/>
        </w:rPr>
        <w:t>35</w:t>
      </w:r>
      <w:r w:rsidR="00F228E8">
        <w:fldChar w:fldCharType="end"/>
      </w:r>
      <w:r>
        <w:t xml:space="preserve"> below</w:t>
      </w:r>
      <w:r w:rsidR="007966AD" w:rsidRPr="007966AD">
        <w:t>.</w:t>
      </w:r>
      <w:r w:rsidR="00F228E8">
        <w:fldChar w:fldCharType="begin"/>
      </w:r>
      <w:r w:rsidR="000C649E">
        <w:instrText xml:space="preserve"> XE "</w:instrText>
      </w:r>
      <w:r w:rsidR="000C649E" w:rsidRPr="00D7069F">
        <w:instrText xml:space="preserve">UPT:local </w:instrText>
      </w:r>
      <w:r w:rsidR="000C649E">
        <w:instrText xml:space="preserve">install/local schema" </w:instrText>
      </w:r>
      <w:r w:rsidR="00F228E8">
        <w:fldChar w:fldCharType="end"/>
      </w:r>
    </w:p>
    <w:p w:rsidR="007966AD" w:rsidRDefault="00F228E8" w:rsidP="003A6A2D">
      <w:pPr>
        <w:pStyle w:val="BodyText"/>
      </w:pPr>
      <w:r>
        <w:pict>
          <v:group id="_x0000_s1135" style="width:342pt;height:182.05pt;mso-position-horizontal-relative:char;mso-position-vertical-relative:line" coordorigin="2160,3652" coordsize="6840,3641">
            <v:shape id="_x0000_s1136" type="#_x0000_t16" style="position:absolute;left:2340;top:3652;width:1440;height:1260">
              <v:textbox style="mso-next-textbox:#_x0000_s1136">
                <w:txbxContent>
                  <w:p w:rsidR="00A82D76" w:rsidRDefault="00A82D76" w:rsidP="007966AD">
                    <w:pPr>
                      <w:rPr>
                        <w:rFonts w:cs="Arial"/>
                      </w:rPr>
                    </w:pPr>
                    <w:r>
                      <w:rPr>
                        <w:rFonts w:cs="Arial"/>
                      </w:rPr>
                      <w:t>UPT</w:t>
                    </w:r>
                  </w:p>
                </w:txbxContent>
              </v:textbox>
            </v:shape>
            <v:shape id="_x0000_s1137" type="#_x0000_t22" style="position:absolute;left:2160;top:5380;width:1980;height:1913">
              <v:textbox style="mso-next-textbox:#_x0000_s1137">
                <w:txbxContent>
                  <w:p w:rsidR="00A82D76" w:rsidRDefault="00A82D76" w:rsidP="007966AD">
                    <w:pPr>
                      <w:jc w:val="center"/>
                      <w:rPr>
                        <w:rFonts w:cs="Arial"/>
                      </w:rPr>
                    </w:pPr>
                    <w:r>
                      <w:rPr>
                        <w:rFonts w:cs="Arial"/>
                      </w:rPr>
                      <w:t>Authorization</w:t>
                    </w:r>
                  </w:p>
                  <w:p w:rsidR="00A82D76" w:rsidRDefault="00A82D76" w:rsidP="007966AD">
                    <w:pPr>
                      <w:jc w:val="center"/>
                      <w:rPr>
                        <w:rFonts w:cs="Arial"/>
                      </w:rPr>
                    </w:pPr>
                    <w:r>
                      <w:rPr>
                        <w:rFonts w:cs="Arial"/>
                      </w:rPr>
                      <w:t>Database</w:t>
                    </w:r>
                  </w:p>
                </w:txbxContent>
              </v:textbox>
            </v:shape>
            <v:shape id="_x0000_s1138" type="#_x0000_t16" style="position:absolute;left:7740;top:4120;width:1260;height:1260">
              <v:textbox style="mso-next-textbox:#_x0000_s1138">
                <w:txbxContent>
                  <w:p w:rsidR="00A82D76" w:rsidRDefault="00A82D76" w:rsidP="007966AD">
                    <w:pPr>
                      <w:rPr>
                        <w:rFonts w:cs="Arial"/>
                      </w:rPr>
                    </w:pPr>
                    <w:r>
                      <w:rPr>
                        <w:rFonts w:cs="Arial"/>
                      </w:rPr>
                      <w:t>App 1</w:t>
                    </w:r>
                  </w:p>
                </w:txbxContent>
              </v:textbox>
            </v:shape>
            <v:line id="_x0000_s1139" style="position:absolute;flip:x" from="3780,4444" to="7740,4444">
              <v:stroke endarrow="block"/>
            </v:line>
            <v:line id="_x0000_s1140" style="position:absolute;flip:x" from="4140,4768" to="7740,6208">
              <v:stroke endarrow="block"/>
            </v:line>
            <w10:wrap type="none"/>
            <w10:anchorlock/>
          </v:group>
        </w:pict>
      </w:r>
    </w:p>
    <w:p w:rsidR="007966AD" w:rsidRDefault="002A3C9A" w:rsidP="007966AD">
      <w:pPr>
        <w:pStyle w:val="Caption"/>
      </w:pPr>
      <w:bookmarkStart w:id="1293" w:name="_Ref213835835"/>
      <w:r>
        <w:t>Figure</w:t>
      </w:r>
      <w:r w:rsidR="007966AD">
        <w:t xml:space="preserve"> </w:t>
      </w:r>
      <w:fldSimple w:instr=" STYLEREF 1 \s ">
        <w:r w:rsidR="00E92FAF">
          <w:rPr>
            <w:noProof/>
          </w:rPr>
          <w:t>3</w:t>
        </w:r>
      </w:fldSimple>
      <w:r w:rsidR="002F0542">
        <w:noBreakHyphen/>
      </w:r>
      <w:fldSimple w:instr=" SEQ Figure \* ARABIC \s 1 ">
        <w:r w:rsidR="00E92FAF">
          <w:rPr>
            <w:noProof/>
          </w:rPr>
          <w:t>35</w:t>
        </w:r>
      </w:fldSimple>
      <w:bookmarkEnd w:id="1293"/>
      <w:r w:rsidR="007966AD">
        <w:t xml:space="preserve"> </w:t>
      </w:r>
      <w:r w:rsidR="00A54A8F">
        <w:t>Local Installation/Local Schema deployment</w:t>
      </w:r>
    </w:p>
    <w:p w:rsidR="00B752D8" w:rsidRPr="00B752D8" w:rsidRDefault="00B752D8" w:rsidP="00836477">
      <w:pPr>
        <w:pStyle w:val="BodyText"/>
        <w:ind w:left="360" w:firstLine="360"/>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7966AD" w:rsidRDefault="00D33DD9" w:rsidP="00836477">
      <w:pPr>
        <w:pStyle w:val="Heading3"/>
        <w:ind w:left="-360"/>
      </w:pPr>
      <w:bookmarkStart w:id="1294" w:name="_Toc238795980"/>
      <w:r>
        <w:t xml:space="preserve">UPT </w:t>
      </w:r>
      <w:r w:rsidR="007966AD">
        <w:t>Deployment Checklist</w:t>
      </w:r>
      <w:bookmarkEnd w:id="1294"/>
    </w:p>
    <w:p w:rsidR="007966AD" w:rsidRDefault="007966AD" w:rsidP="00836477">
      <w:pPr>
        <w:pStyle w:val="BodyText"/>
        <w:ind w:left="270"/>
      </w:pPr>
      <w:r>
        <w:t>Before deploying the UPT, verify the following environment and configuration conditions are met. Th</w:t>
      </w:r>
      <w:r w:rsidR="00A54A8F">
        <w:t>ese</w:t>
      </w:r>
      <w:r>
        <w:t xml:space="preserve"> software and access credentials/parameters are required.</w:t>
      </w:r>
      <w:r w:rsidR="00F228E8">
        <w:fldChar w:fldCharType="begin"/>
      </w:r>
      <w:r w:rsidR="000C649E">
        <w:instrText xml:space="preserve"> XE "</w:instrText>
      </w:r>
      <w:r w:rsidR="007F0163">
        <w:instrText>UPT:deployment</w:instrText>
      </w:r>
      <w:r w:rsidR="000C649E">
        <w:instrText xml:space="preserve">" </w:instrText>
      </w:r>
      <w:r w:rsidR="00F228E8">
        <w:fldChar w:fldCharType="end"/>
      </w:r>
      <w:r w:rsidR="00F228E8">
        <w:fldChar w:fldCharType="begin"/>
      </w:r>
      <w:r w:rsidR="000C649E">
        <w:instrText xml:space="preserve"> XE "</w:instrText>
      </w:r>
      <w:r w:rsidR="007F0163">
        <w:instrText>UPT:installation</w:instrText>
      </w:r>
      <w:r w:rsidR="000C649E">
        <w:instrText xml:space="preserve">" </w:instrText>
      </w:r>
      <w:r w:rsidR="00F228E8">
        <w:fldChar w:fldCharType="end"/>
      </w:r>
    </w:p>
    <w:p w:rsidR="007966AD" w:rsidRPr="00A54A8F" w:rsidRDefault="007966AD" w:rsidP="00A54A8F">
      <w:pPr>
        <w:pStyle w:val="BodyText"/>
        <w:rPr>
          <w:rStyle w:val="Bold"/>
        </w:rPr>
      </w:pPr>
      <w:r w:rsidRPr="00A54A8F">
        <w:rPr>
          <w:rStyle w:val="Bold"/>
        </w:rPr>
        <w:t>Environment</w:t>
      </w:r>
    </w:p>
    <w:p w:rsidR="00101283" w:rsidRDefault="00101283" w:rsidP="00A54A8F">
      <w:pPr>
        <w:pStyle w:val="ListBullet"/>
        <w:rPr>
          <w:ins w:id="1295" w:author=" Vijay Parmar" w:date="2009-08-22T20:31:00Z"/>
        </w:rPr>
      </w:pPr>
      <w:ins w:id="1296" w:author=" Vijay Parmar" w:date="2009-08-22T20:31:00Z">
        <w:r>
          <w:t>Apache Ant 1.7.0</w:t>
        </w:r>
      </w:ins>
      <w:ins w:id="1297" w:author=" Vijay Parmar" w:date="2009-08-22T20:32:00Z">
        <w:r w:rsidR="005C642C">
          <w:t xml:space="preserve"> </w:t>
        </w:r>
      </w:ins>
      <w:ins w:id="1298" w:author=" Vijay Parmar" w:date="2009-08-22T20:52:00Z">
        <w:r w:rsidR="00362407">
          <w:t>(</w:t>
        </w:r>
      </w:ins>
      <w:ins w:id="1299" w:author=" Vijay Parmar" w:date="2009-08-22T20:33:00Z">
        <w:r w:rsidR="005C642C">
          <w:t>must be pre-installed</w:t>
        </w:r>
      </w:ins>
      <w:ins w:id="1300" w:author=" Vijay Parmar" w:date="2009-08-22T20:52:00Z">
        <w:r w:rsidR="00362407">
          <w:t>)</w:t>
        </w:r>
      </w:ins>
    </w:p>
    <w:p w:rsidR="00101283" w:rsidRDefault="00101283" w:rsidP="00A54A8F">
      <w:pPr>
        <w:pStyle w:val="ListBullet"/>
        <w:rPr>
          <w:ins w:id="1301" w:author=" Vijay Parmar" w:date="2009-08-22T20:31:00Z"/>
        </w:rPr>
      </w:pPr>
      <w:ins w:id="1302" w:author=" Vijay Parmar" w:date="2009-08-22T20:31:00Z">
        <w:r>
          <w:t>JDK 1.5.0</w:t>
        </w:r>
      </w:ins>
      <w:ins w:id="1303" w:author=" Vijay Parmar" w:date="2009-08-22T20:33:00Z">
        <w:r w:rsidR="005C642C">
          <w:t xml:space="preserve"> </w:t>
        </w:r>
      </w:ins>
      <w:ins w:id="1304" w:author=" Vijay Parmar" w:date="2009-08-22T20:53:00Z">
        <w:r w:rsidR="00362407">
          <w:t>(</w:t>
        </w:r>
      </w:ins>
      <w:ins w:id="1305" w:author=" Vijay Parmar" w:date="2009-08-22T20:33:00Z">
        <w:r w:rsidR="005C642C">
          <w:t>must be pre-installed</w:t>
        </w:r>
      </w:ins>
      <w:ins w:id="1306" w:author=" Vijay Parmar" w:date="2009-08-22T20:53:00Z">
        <w:r w:rsidR="00362407">
          <w:t>)</w:t>
        </w:r>
      </w:ins>
    </w:p>
    <w:p w:rsidR="007966AD" w:rsidRDefault="007966AD" w:rsidP="00A54A8F">
      <w:pPr>
        <w:pStyle w:val="ListBullet"/>
      </w:pPr>
      <w:r>
        <w:t>JBoss 4.0</w:t>
      </w:r>
      <w:ins w:id="1307" w:author=" Vijay Parmar" w:date="2009-08-22T13:55:00Z">
        <w:r w:rsidR="00D47702">
          <w:t>.5</w:t>
        </w:r>
      </w:ins>
      <w:r>
        <w:t xml:space="preserve"> Application Server</w:t>
      </w:r>
      <w:ins w:id="1308" w:author=" Vijay Parmar" w:date="2009-08-22T20:33:00Z">
        <w:r w:rsidR="005C642C">
          <w:t xml:space="preserve"> information ( if installing UPT then JBoss will be installed for you, howeve</w:t>
        </w:r>
      </w:ins>
      <w:ins w:id="1309" w:author=" Vijay Parmar" w:date="2009-08-22T20:34:00Z">
        <w:r w:rsidR="005C642C">
          <w:t>r the port information needs to be provided at installation time)</w:t>
        </w:r>
      </w:ins>
    </w:p>
    <w:p w:rsidR="007966AD" w:rsidRDefault="007966AD" w:rsidP="00A54A8F">
      <w:pPr>
        <w:pStyle w:val="ListBullet"/>
      </w:pPr>
      <w:r>
        <w:t xml:space="preserve">MySQL </w:t>
      </w:r>
      <w:del w:id="1310" w:author=" Vijay Parmar" w:date="2009-08-22T20:34:00Z">
        <w:r w:rsidDel="00C02C20">
          <w:delText>4</w:delText>
        </w:r>
      </w:del>
      <w:ins w:id="1311" w:author=" Vijay Parmar" w:date="2009-08-22T20:34:00Z">
        <w:r w:rsidR="00C02C20">
          <w:t>5</w:t>
        </w:r>
      </w:ins>
      <w:ins w:id="1312" w:author=" Vijay Parmar" w:date="2009-08-22T20:35:00Z">
        <w:r w:rsidR="00C02C20">
          <w:t>.0.27 or higher</w:t>
        </w:r>
      </w:ins>
      <w:r>
        <w:t xml:space="preserve">.0 </w:t>
      </w:r>
      <w:del w:id="1313" w:author=" Vijay Parmar" w:date="2009-08-22T20:34:00Z">
        <w:r w:rsidRPr="00A54A8F" w:rsidDel="003A163F">
          <w:rPr>
            <w:rStyle w:val="Emphasis"/>
          </w:rPr>
          <w:delText>OR</w:delText>
        </w:r>
        <w:r w:rsidDel="003A163F">
          <w:delText xml:space="preserve"> Oracle 9i </w:delText>
        </w:r>
      </w:del>
      <w:r>
        <w:t>Database Server (with an account that can create databases</w:t>
      </w:r>
      <w:ins w:id="1314" w:author=" Vijay Parmar" w:date="2009-08-22T20:32:00Z">
        <w:r w:rsidR="005C642C">
          <w:t xml:space="preserve"> and an user account</w:t>
        </w:r>
      </w:ins>
      <w:r>
        <w:t>)</w:t>
      </w:r>
    </w:p>
    <w:p w:rsidR="007966AD" w:rsidRPr="00A54A8F" w:rsidRDefault="007966AD" w:rsidP="007966AD">
      <w:pPr>
        <w:pStyle w:val="BodyText"/>
        <w:rPr>
          <w:rStyle w:val="Bold"/>
        </w:rPr>
      </w:pPr>
      <w:r w:rsidRPr="00A54A8F">
        <w:rPr>
          <w:rStyle w:val="Bold"/>
        </w:rPr>
        <w:t>UPT Release Components</w:t>
      </w:r>
    </w:p>
    <w:p w:rsidR="007966AD" w:rsidRDefault="00C02C20" w:rsidP="00A54A8F">
      <w:pPr>
        <w:pStyle w:val="ListBullet"/>
        <w:rPr>
          <w:ins w:id="1315" w:author=" Vijay Parmar" w:date="2009-08-22T20:36:00Z"/>
        </w:rPr>
      </w:pPr>
      <w:ins w:id="1316" w:author=" Vijay Parmar" w:date="2009-08-22T20:35:00Z">
        <w:r>
          <w:t>Csm_gui_distrib</w:t>
        </w:r>
      </w:ins>
      <w:ins w:id="1317" w:author=" Vijay Parmar" w:date="2009-08-22T20:36:00Z">
        <w:r>
          <w:t>ution_4.2.jar</w:t>
        </w:r>
      </w:ins>
      <w:del w:id="1318" w:author=" Vijay Parmar" w:date="2009-08-22T13:54:00Z">
        <w:r w:rsidR="007966AD" w:rsidDel="000621CD">
          <w:delText>upt.war</w:delText>
        </w:r>
      </w:del>
      <w:del w:id="1319" w:author=" Vijay Parmar" w:date="2009-08-22T20:35:00Z">
        <w:r w:rsidR="007966AD" w:rsidDel="00C02C20">
          <w:delText xml:space="preserve"> </w:delText>
        </w:r>
      </w:del>
    </w:p>
    <w:p w:rsidR="00C02C20" w:rsidRDefault="00C02C20" w:rsidP="00A54A8F">
      <w:pPr>
        <w:pStyle w:val="ListBullet"/>
        <w:rPr>
          <w:ins w:id="1320" w:author=" Vijay Parmar" w:date="2009-08-22T20:36:00Z"/>
        </w:rPr>
      </w:pPr>
      <w:ins w:id="1321" w:author=" Vijay Parmar" w:date="2009-08-22T20:36:00Z">
        <w:r>
          <w:t>Csm_install4.2.zip</w:t>
        </w:r>
      </w:ins>
    </w:p>
    <w:p w:rsidR="00C02C20" w:rsidRDefault="00C02C20" w:rsidP="00A54A8F">
      <w:pPr>
        <w:pStyle w:val="ListBullet"/>
      </w:pPr>
      <w:ins w:id="1322" w:author=" Vijay Parmar" w:date="2009-08-22T20:36:00Z">
        <w:r>
          <w:t>Csm_upgrade4.2.zip</w:t>
        </w:r>
      </w:ins>
    </w:p>
    <w:p w:rsidR="00A9152D" w:rsidRDefault="00A9152D" w:rsidP="008E7F24">
      <w:pPr>
        <w:pStyle w:val="BodyText"/>
        <w:ind w:left="810" w:hanging="450"/>
        <w:rPr>
          <w:ins w:id="1323" w:author=" Vijay Parmar" w:date="2009-08-22T21:08:00Z"/>
          <w:b/>
        </w:rPr>
      </w:pPr>
    </w:p>
    <w:p w:rsidR="00174A59" w:rsidRDefault="00174A59" w:rsidP="00332CD0">
      <w:pPr>
        <w:pStyle w:val="BodyText"/>
        <w:ind w:left="810" w:hanging="450"/>
        <w:rPr>
          <w:ins w:id="1324" w:author=" Vijay Parmar" w:date="2009-08-22T20:54:00Z"/>
        </w:rPr>
      </w:pPr>
    </w:p>
    <w:p w:rsidR="00A82D76" w:rsidRDefault="00F228E8">
      <w:pPr>
        <w:pStyle w:val="BodyText"/>
        <w:tabs>
          <w:tab w:val="left" w:pos="360"/>
        </w:tabs>
        <w:ind w:left="810" w:hanging="450"/>
        <w:rPr>
          <w:del w:id="1325" w:author=" Vijay Parmar" w:date="2009-08-22T20:36:00Z"/>
        </w:rPr>
        <w:pPrChange w:id="1326" w:author=" Vijay Parmar" w:date="2009-08-22T20:54:00Z">
          <w:pPr>
            <w:pStyle w:val="ListBullet"/>
          </w:pPr>
        </w:pPrChange>
      </w:pPr>
      <w:bookmarkStart w:id="1327" w:name="_Toc238795981"/>
      <w:ins w:id="1328" w:author=" Vijay Parmar" w:date="2009-08-22T21:46:00Z">
        <w:r w:rsidRPr="00F228E8">
          <w:rPr>
            <w:rPrChange w:id="1329" w:author=" Vijay Parmar" w:date="2009-08-22T21:46:00Z">
              <w:rPr>
                <w:b/>
                <w:color w:val="0000FF"/>
                <w:u w:val="single"/>
              </w:rPr>
            </w:rPrChange>
          </w:rPr>
          <w:t>GUI</w:t>
        </w:r>
        <w:r w:rsidR="00B23625">
          <w:t xml:space="preserve"> installer</w:t>
        </w:r>
        <w:r w:rsidRPr="00F228E8">
          <w:rPr>
            <w:rPrChange w:id="1330" w:author=" Vijay Parmar" w:date="2009-08-22T21:46:00Z">
              <w:rPr>
                <w:b/>
                <w:color w:val="0000FF"/>
                <w:u w:val="single"/>
              </w:rPr>
            </w:rPrChange>
          </w:rPr>
          <w:t xml:space="preserve"> </w:t>
        </w:r>
        <w:r w:rsidR="00B23625">
          <w:t>-</w:t>
        </w:r>
        <w:bookmarkEnd w:id="1327"/>
        <w:r w:rsidR="00F7059B">
          <w:t xml:space="preserve"> </w:t>
        </w:r>
      </w:ins>
      <w:del w:id="1331" w:author=" Vijay Parmar" w:date="2009-08-22T20:36:00Z">
        <w:r w:rsidR="007966AD" w:rsidRPr="00B23625" w:rsidDel="00C02C20">
          <w:delText xml:space="preserve">AuthSchemaMySQL.sql  | AuthSchemaOracle.sql </w:delText>
        </w:r>
      </w:del>
    </w:p>
    <w:p w:rsidR="00A82D76" w:rsidRDefault="007966AD">
      <w:pPr>
        <w:pStyle w:val="BodyText"/>
        <w:ind w:left="810" w:hanging="450"/>
        <w:rPr>
          <w:del w:id="1332" w:author=" Vijay Parmar" w:date="2009-08-22T20:54:00Z"/>
        </w:rPr>
        <w:pPrChange w:id="1333" w:author=" Vijay Parmar" w:date="2009-08-22T20:54:00Z">
          <w:pPr>
            <w:pStyle w:val="ListBullet"/>
            <w:numPr>
              <w:numId w:val="0"/>
            </w:numPr>
            <w:tabs>
              <w:tab w:val="clear" w:pos="1440"/>
            </w:tabs>
            <w:ind w:left="0" w:firstLine="0"/>
          </w:pPr>
        </w:pPrChange>
      </w:pPr>
      <w:del w:id="1334" w:author=" Vijay Parmar" w:date="2009-08-22T20:36:00Z">
        <w:r w:rsidRPr="00B23625" w:rsidDel="00C02C20">
          <w:delText>DataPrimingMySQL.sql  | DataPrimingOracle.sql</w:delText>
        </w:r>
      </w:del>
    </w:p>
    <w:p w:rsidR="00A339F5" w:rsidRPr="00B23625" w:rsidRDefault="00A339F5" w:rsidP="00A339F5">
      <w:pPr>
        <w:pStyle w:val="Heading3"/>
        <w:rPr>
          <w:ins w:id="1335" w:author=" Vijay Parmar" w:date="2009-08-22T20:00:00Z"/>
        </w:rPr>
      </w:pPr>
      <w:bookmarkStart w:id="1336" w:name="_Toc238795982"/>
      <w:ins w:id="1337" w:author=" Vijay Parmar" w:date="2009-08-22T19:59:00Z">
        <w:r w:rsidRPr="00B23625">
          <w:t>Automated UPT Deployment</w:t>
        </w:r>
        <w:r w:rsidRPr="00B23625">
          <w:rPr>
            <w:rStyle w:val="CommentReference"/>
            <w:rFonts w:ascii="Arial" w:hAnsi="Arial" w:cs="Times New Roman"/>
            <w:bCs w:val="0"/>
          </w:rPr>
          <w:commentReference w:id="1338"/>
        </w:r>
      </w:ins>
      <w:bookmarkEnd w:id="1336"/>
    </w:p>
    <w:p w:rsidR="0083229B" w:rsidRDefault="0083229B" w:rsidP="004007D5">
      <w:pPr>
        <w:pStyle w:val="BodyText"/>
        <w:rPr>
          <w:ins w:id="1339" w:author=" Vijay Parmar" w:date="2009-08-22T21:09:00Z"/>
        </w:rPr>
      </w:pPr>
    </w:p>
    <w:p w:rsidR="0083229B" w:rsidRDefault="0083229B" w:rsidP="0083229B">
      <w:pPr>
        <w:pStyle w:val="BodyText"/>
        <w:ind w:left="810" w:hanging="450"/>
        <w:rPr>
          <w:ins w:id="1340" w:author=" Vijay Parmar" w:date="2009-08-22T21:55:00Z"/>
          <w:b/>
        </w:rPr>
      </w:pPr>
      <w:ins w:id="1341" w:author=" Vijay Parmar" w:date="2009-08-22T21:09:00Z">
        <w:r w:rsidRPr="008E7F24">
          <w:rPr>
            <w:b/>
          </w:rPr>
          <w:t xml:space="preserve">Note: The CSM UPT 4.2 installation and deployment can be done either a) by using a CSM UPT GUI Installer or b) by using command line installation process. The CSM UPT 4.2 release includes the install and upgrade installer zip files along with the GUI installer JAR file. The CSM UPT GUI Installer currently supports Single Installation Single Schema install or upgrade only. For Single Installation Multiple Schema Install or upgrade, use the Command line build installation process described in </w:t>
        </w:r>
      </w:ins>
      <w:ins w:id="1342" w:author=" Vijay Parmar" w:date="2009-08-23T13:41:00Z">
        <w:r w:rsidR="00F228E8">
          <w:rPr>
            <w:b/>
          </w:rPr>
          <w:fldChar w:fldCharType="begin"/>
        </w:r>
        <w:r w:rsidR="007C1609">
          <w:rPr>
            <w:b/>
          </w:rPr>
          <w:instrText xml:space="preserve"> HYPERLINK  \l "_Installing_UPT_using_1" </w:instrText>
        </w:r>
        <w:r w:rsidR="00F228E8">
          <w:rPr>
            <w:b/>
          </w:rPr>
          <w:fldChar w:fldCharType="separate"/>
        </w:r>
        <w:r w:rsidRPr="007C1609">
          <w:rPr>
            <w:rStyle w:val="Hyperlink"/>
            <w:b/>
          </w:rPr>
          <w:t>Appendix E</w:t>
        </w:r>
        <w:r w:rsidR="00F228E8">
          <w:rPr>
            <w:b/>
          </w:rPr>
          <w:fldChar w:fldCharType="end"/>
        </w:r>
      </w:ins>
      <w:ins w:id="1343" w:author=" Vijay Parmar" w:date="2009-08-22T21:09:00Z">
        <w:r w:rsidRPr="008E7F24">
          <w:rPr>
            <w:b/>
          </w:rPr>
          <w:t>.</w:t>
        </w:r>
      </w:ins>
    </w:p>
    <w:p w:rsidR="00B418F9" w:rsidRDefault="00B418F9" w:rsidP="0083229B">
      <w:pPr>
        <w:pStyle w:val="BodyText"/>
        <w:ind w:left="810" w:hanging="450"/>
        <w:rPr>
          <w:ins w:id="1344" w:author=" Vijay Parmar" w:date="2009-08-22T21:55:00Z"/>
          <w:b/>
        </w:rPr>
      </w:pPr>
    </w:p>
    <w:p w:rsidR="002C3D7E" w:rsidRDefault="002C3D7E" w:rsidP="002C3D7E">
      <w:pPr>
        <w:pStyle w:val="Heading4"/>
        <w:rPr>
          <w:ins w:id="1345" w:author=" Vijay Parmar" w:date="2009-08-22T21:55:00Z"/>
        </w:rPr>
      </w:pPr>
      <w:ins w:id="1346" w:author=" Vijay Parmar" w:date="2009-08-22T21:55:00Z">
        <w:r>
          <w:t xml:space="preserve">GUI Installer </w:t>
        </w:r>
      </w:ins>
    </w:p>
    <w:p w:rsidR="00B418F9" w:rsidRPr="008E7F24" w:rsidRDefault="00B418F9" w:rsidP="0083229B">
      <w:pPr>
        <w:pStyle w:val="BodyText"/>
        <w:ind w:left="810" w:hanging="450"/>
        <w:rPr>
          <w:ins w:id="1347" w:author=" Vijay Parmar" w:date="2009-08-22T21:09:00Z"/>
          <w:b/>
        </w:rPr>
      </w:pPr>
    </w:p>
    <w:p w:rsidR="0083229B" w:rsidRDefault="0077546F" w:rsidP="004007D5">
      <w:pPr>
        <w:pStyle w:val="BodyText"/>
        <w:rPr>
          <w:ins w:id="1348" w:author=" Vijay Parmar" w:date="2009-08-22T21:09:00Z"/>
        </w:rPr>
      </w:pPr>
      <w:ins w:id="1349" w:author=" Vijay Parmar" w:date="2009-08-22T22:16:00Z">
        <w:r>
          <w:t xml:space="preserve">The CSM 4.2 release provides a Graphical User Interface (GUI) installer for added convenience of </w:t>
        </w:r>
      </w:ins>
      <w:ins w:id="1350" w:author=" Vijay Parmar" w:date="2009-08-22T22:17:00Z">
        <w:r>
          <w:t xml:space="preserve">deploying CSM </w:t>
        </w:r>
      </w:ins>
      <w:ins w:id="1351" w:author=" Vijay Parmar" w:date="2009-08-22T22:16:00Z">
        <w:r>
          <w:t xml:space="preserve">UPT </w:t>
        </w:r>
      </w:ins>
      <w:ins w:id="1352" w:author=" Vijay Parmar" w:date="2009-08-22T22:17:00Z">
        <w:r>
          <w:t>4.2</w:t>
        </w:r>
      </w:ins>
      <w:ins w:id="1353" w:author=" Vijay Parmar" w:date="2009-08-22T22:21:00Z">
        <w:r>
          <w:t xml:space="preserve">. The GUI Installer uses the existing CSM command line build </w:t>
        </w:r>
      </w:ins>
      <w:ins w:id="1354" w:author=" Vijay Parmar" w:date="2009-08-22T22:22:00Z">
        <w:r>
          <w:t>installer.</w:t>
        </w:r>
      </w:ins>
    </w:p>
    <w:p w:rsidR="00164094" w:rsidRDefault="00164094" w:rsidP="00164094">
      <w:pPr>
        <w:pStyle w:val="BodyText"/>
        <w:rPr>
          <w:ins w:id="1355" w:author=" Vijay Parmar" w:date="2009-08-22T22:27:00Z"/>
        </w:rPr>
      </w:pPr>
      <w:ins w:id="1356" w:author=" Vijay Parmar" w:date="2009-08-22T22:27:00Z">
        <w:r>
          <w:t xml:space="preserve">Use the following steps to </w:t>
        </w:r>
      </w:ins>
      <w:ins w:id="1357" w:author=" Vijay Parmar" w:date="2009-08-22T22:28:00Z">
        <w:r>
          <w:t>start the GUI installer and view the initial required screens.</w:t>
        </w:r>
      </w:ins>
      <w:ins w:id="1358" w:author=" Vijay Parmar" w:date="2009-08-22T22:27:00Z">
        <w:r>
          <w:t xml:space="preserve">  </w:t>
        </w:r>
        <w:r w:rsidR="00F228E8">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F228E8">
          <w:fldChar w:fldCharType="end"/>
        </w:r>
        <w:r w:rsidR="00F228E8">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F228E8">
          <w:fldChar w:fldCharType="end"/>
        </w:r>
        <w:r w:rsidR="00F228E8">
          <w:fldChar w:fldCharType="begin"/>
        </w:r>
        <w:r>
          <w:instrText xml:space="preserve"> XE "UPT:create</w:instrText>
        </w:r>
        <w:r w:rsidRPr="000C7E9B">
          <w:instrText xml:space="preserve"> schema</w:instrText>
        </w:r>
        <w:r>
          <w:instrText xml:space="preserve"> and database" </w:instrText>
        </w:r>
        <w:r w:rsidR="00F228E8">
          <w:fldChar w:fldCharType="end"/>
        </w:r>
      </w:ins>
    </w:p>
    <w:p w:rsidR="00164094" w:rsidRDefault="00164094" w:rsidP="00164094">
      <w:pPr>
        <w:pStyle w:val="ListNumber"/>
        <w:numPr>
          <w:ilvl w:val="0"/>
          <w:numId w:val="48"/>
        </w:numPr>
        <w:rPr>
          <w:ins w:id="1359" w:author=" Vijay Parmar" w:date="2009-08-22T22:28:00Z"/>
        </w:rPr>
      </w:pPr>
      <w:ins w:id="1360" w:author=" Vijay Parmar" w:date="2009-08-22T22:28:00Z">
        <w:r>
          <w:t xml:space="preserve">Extract the UPT release ZIP in a </w:t>
        </w:r>
      </w:ins>
      <w:ins w:id="1361" w:author=" Vijay Parmar" w:date="2009-08-22T22:29:00Z">
        <w:r>
          <w:t>&lt;&lt;upt_extrac</w:t>
        </w:r>
      </w:ins>
      <w:ins w:id="1362" w:author=" Vijay Parmar" w:date="2009-08-23T03:32:00Z">
        <w:r w:rsidR="000F48C6">
          <w:t>t</w:t>
        </w:r>
      </w:ins>
      <w:ins w:id="1363" w:author=" Vijay Parmar" w:date="2009-08-22T22:29:00Z">
        <w:r>
          <w:t xml:space="preserve">_folder&gt;&gt; </w:t>
        </w:r>
      </w:ins>
      <w:ins w:id="1364" w:author=" Vijay Parmar" w:date="2009-08-22T22:28:00Z">
        <w:r>
          <w:t>folder</w:t>
        </w:r>
      </w:ins>
      <w:ins w:id="1365" w:author=" Vijay Parmar" w:date="2009-08-22T22:29:00Z">
        <w:r>
          <w:t xml:space="preserve">. </w:t>
        </w:r>
      </w:ins>
      <w:ins w:id="1366" w:author=" Vijay Parmar" w:date="2009-08-22T22:30:00Z">
        <w:r>
          <w:t>(</w:t>
        </w:r>
      </w:ins>
      <w:ins w:id="1367" w:author=" Vijay Parmar" w:date="2009-08-22T22:29:00Z">
        <w:r>
          <w:t>Note: Replace &lt;&lt;xyz&gt;&gt; contents with actual folder name without &lt;&lt; &gt;&gt;</w:t>
        </w:r>
      </w:ins>
      <w:ins w:id="1368" w:author=" Vijay Parmar" w:date="2009-08-22T22:30:00Z">
        <w:r>
          <w:t>.)</w:t>
        </w:r>
      </w:ins>
    </w:p>
    <w:p w:rsidR="00164094" w:rsidRDefault="00164094" w:rsidP="00164094">
      <w:pPr>
        <w:pStyle w:val="ListNumber"/>
        <w:numPr>
          <w:ilvl w:val="0"/>
          <w:numId w:val="48"/>
        </w:numPr>
        <w:rPr>
          <w:ins w:id="1369" w:author=" Vijay Parmar" w:date="2009-08-22T22:30:00Z"/>
        </w:rPr>
      </w:pPr>
      <w:ins w:id="1370" w:author=" Vijay Parmar" w:date="2009-08-22T22:30:00Z">
        <w:r>
          <w:t>Open a command prompt. Go to &lt;&lt;upt_extract_folder&gt;&gt; folder.</w:t>
        </w:r>
      </w:ins>
    </w:p>
    <w:p w:rsidR="00164094" w:rsidRDefault="00164094" w:rsidP="00164094">
      <w:pPr>
        <w:pStyle w:val="ListNumber"/>
        <w:numPr>
          <w:ilvl w:val="0"/>
          <w:numId w:val="48"/>
        </w:numPr>
        <w:rPr>
          <w:ins w:id="1371" w:author=" Vijay Parmar" w:date="2009-08-22T22:32:00Z"/>
        </w:rPr>
      </w:pPr>
      <w:ins w:id="1372" w:author=" Vijay Parmar" w:date="2009-08-22T22:31:00Z">
        <w:r>
          <w:t xml:space="preserve">Exexcute the following </w:t>
        </w:r>
      </w:ins>
      <w:ins w:id="1373" w:author=" Vijay Parmar" w:date="2009-08-22T22:32:00Z">
        <w:r>
          <w:t xml:space="preserve">on command prompt: </w:t>
        </w:r>
      </w:ins>
    </w:p>
    <w:p w:rsidR="00A82D76" w:rsidRDefault="00F228E8">
      <w:pPr>
        <w:pStyle w:val="ListNumber"/>
        <w:ind w:left="1440"/>
        <w:rPr>
          <w:ins w:id="1374" w:author=" Vijay Parmar" w:date="2009-08-22T22:32:00Z"/>
          <w:rStyle w:val="CodeTextEntryChar"/>
          <w:b w:val="0"/>
          <w:rPrChange w:id="1375" w:author=" Vijay Parmar" w:date="2009-08-23T01:04:00Z">
            <w:rPr>
              <w:ins w:id="1376" w:author=" Vijay Parmar" w:date="2009-08-22T22:32:00Z"/>
              <w:rStyle w:val="CodeTextEntryChar"/>
            </w:rPr>
          </w:rPrChange>
        </w:rPr>
        <w:pPrChange w:id="1377" w:author=" Vijay Parmar" w:date="2009-08-22T22:32:00Z">
          <w:pPr>
            <w:pStyle w:val="ListNumber"/>
            <w:numPr>
              <w:numId w:val="48"/>
            </w:numPr>
            <w:ind w:left="1440" w:hanging="360"/>
          </w:pPr>
        </w:pPrChange>
      </w:pPr>
      <w:ins w:id="1378" w:author=" Vijay Parmar" w:date="2009-08-22T22:31:00Z">
        <w:r w:rsidRPr="00F228E8">
          <w:rPr>
            <w:rStyle w:val="CodeTextEntryChar"/>
            <w:b w:val="0"/>
            <w:rPrChange w:id="1379" w:author=" Vijay Parmar" w:date="2009-08-23T01:04:00Z">
              <w:rPr>
                <w:rStyle w:val="CodeTextEntryChar"/>
              </w:rPr>
            </w:rPrChange>
          </w:rPr>
          <w:t>java –jar csm_gui_distributation.4.2.jar</w:t>
        </w:r>
      </w:ins>
    </w:p>
    <w:p w:rsidR="00653C73" w:rsidRDefault="00742A58" w:rsidP="00742A58">
      <w:pPr>
        <w:pStyle w:val="ListNumber"/>
        <w:numPr>
          <w:ilvl w:val="0"/>
          <w:numId w:val="48"/>
        </w:numPr>
        <w:rPr>
          <w:ins w:id="1380" w:author=" Vijay Parmar" w:date="2009-08-23T00:50:00Z"/>
        </w:rPr>
      </w:pPr>
      <w:ins w:id="1381" w:author=" Vijay Parmar" w:date="2009-08-22T22:32:00Z">
        <w:r>
          <w:t xml:space="preserve">The GUI installer will start with </w:t>
        </w:r>
      </w:ins>
      <w:ins w:id="1382" w:author=" Vijay Parmar" w:date="2009-08-23T02:50:00Z">
        <w:r w:rsidR="00743A51">
          <w:t>Welcom screen</w:t>
        </w:r>
      </w:ins>
      <w:ins w:id="1383" w:author=" Vijay Parmar" w:date="2009-08-23T02:51:00Z">
        <w:r w:rsidR="00743A51">
          <w:t>.</w:t>
        </w:r>
      </w:ins>
      <w:ins w:id="1384" w:author=" Vijay Parmar" w:date="2009-08-22T22:48:00Z">
        <w:r w:rsidR="003419CB">
          <w:t xml:space="preserve"> Click </w:t>
        </w:r>
        <w:r w:rsidR="00F228E8" w:rsidRPr="00F228E8">
          <w:rPr>
            <w:rFonts w:ascii="Courier New" w:hAnsi="Courier New" w:cs="Courier New"/>
            <w:i/>
            <w:rPrChange w:id="1385" w:author=" Vijay Parmar" w:date="2009-08-23T01:04:00Z">
              <w:rPr>
                <w:rFonts w:ascii="Courier New" w:hAnsi="Courier New"/>
                <w:b/>
                <w:i/>
                <w:color w:val="0000FF"/>
                <w:u w:val="single"/>
              </w:rPr>
            </w:rPrChange>
          </w:rPr>
          <w:t>Next button</w:t>
        </w:r>
        <w:r w:rsidR="003419CB">
          <w:t xml:space="preserve"> to proceed to next scre</w:t>
        </w:r>
      </w:ins>
      <w:ins w:id="1386" w:author=" Vijay Parmar" w:date="2009-08-22T22:49:00Z">
        <w:r w:rsidR="003419CB">
          <w:t>en.</w:t>
        </w:r>
      </w:ins>
    </w:p>
    <w:p w:rsidR="00A82D76" w:rsidRDefault="00A82D76">
      <w:pPr>
        <w:pStyle w:val="ListNumber"/>
        <w:rPr>
          <w:ins w:id="1387" w:author=" Vijay Parmar" w:date="2009-08-22T22:49:00Z"/>
        </w:rPr>
        <w:pPrChange w:id="1388" w:author=" Vijay Parmar" w:date="2009-08-23T00:50:00Z">
          <w:pPr>
            <w:pStyle w:val="ListNumber"/>
            <w:numPr>
              <w:numId w:val="48"/>
            </w:numPr>
            <w:ind w:left="1440" w:hanging="360"/>
          </w:pPr>
        </w:pPrChange>
      </w:pPr>
    </w:p>
    <w:p w:rsidR="00F23189" w:rsidRPr="009B0411" w:rsidRDefault="00F23189" w:rsidP="00F23189">
      <w:pPr>
        <w:pStyle w:val="ListNumber"/>
        <w:numPr>
          <w:ilvl w:val="0"/>
          <w:numId w:val="48"/>
        </w:numPr>
        <w:rPr>
          <w:ins w:id="1389" w:author=" Vijay Parmar" w:date="2009-08-23T00:50:00Z"/>
        </w:rPr>
      </w:pPr>
      <w:ins w:id="1390" w:author=" Vijay Parmar" w:date="2009-08-22T22:49:00Z">
        <w:r>
          <w:t>The release notes page displays the release notes for CSM 4.2</w:t>
        </w:r>
      </w:ins>
      <w:ins w:id="1391" w:author=" Vijay Parmar" w:date="2009-08-22T22:50:00Z">
        <w:r>
          <w:t xml:space="preserve">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ins>
      <w:ins w:id="1392" w:author=" Vijay Parmar" w:date="2009-08-23T02:51:00Z">
        <w:r w:rsidR="008B4C54">
          <w:rPr>
            <w:rFonts w:ascii="Courier New" w:hAnsi="Courier New" w:cs="Courier New"/>
            <w:i/>
          </w:rPr>
          <w:t>previous</w:t>
        </w:r>
      </w:ins>
      <w:ins w:id="1393" w:author=" Vijay Parmar" w:date="2009-08-22T22:50:00Z">
        <w:r w:rsidR="00F228E8" w:rsidRPr="00F228E8">
          <w:rPr>
            <w:rFonts w:ascii="Courier New" w:hAnsi="Courier New" w:cs="Courier New"/>
            <w:i/>
            <w:rPrChange w:id="1394" w:author=" Vijay Parmar" w:date="2009-08-23T01:04:00Z">
              <w:rPr>
                <w:rFonts w:ascii="Courier New" w:hAnsi="Courier New" w:cs="Courier New"/>
                <w:b/>
                <w:i/>
              </w:rPr>
            </w:rPrChange>
          </w:rPr>
          <w:t xml:space="preserve"> button</w:t>
        </w:r>
      </w:ins>
      <w:ins w:id="1395" w:author=" Vijay Parmar" w:date="2009-08-22T22:51:00Z">
        <w:r>
          <w:rPr>
            <w:rFonts w:ascii="Courier New" w:hAnsi="Courier New" w:cs="Courier New"/>
            <w:b/>
            <w:i/>
          </w:rPr>
          <w:t xml:space="preserve"> </w:t>
        </w:r>
        <w:r w:rsidR="00F228E8" w:rsidRPr="00F228E8">
          <w:rPr>
            <w:rFonts w:cs="Arial"/>
            <w:rPrChange w:id="1396" w:author=" Vijay Parmar" w:date="2009-08-22T22:51:00Z">
              <w:rPr>
                <w:rFonts w:ascii="Courier New" w:hAnsi="Courier New" w:cs="Courier New"/>
                <w:b/>
                <w:i/>
                <w:color w:val="0000FF"/>
                <w:u w:val="single"/>
              </w:rPr>
            </w:rPrChange>
          </w:rPr>
          <w:t>to go back to previous screen.</w:t>
        </w:r>
      </w:ins>
    </w:p>
    <w:p w:rsidR="00A82D76" w:rsidRDefault="00A82D76">
      <w:pPr>
        <w:pStyle w:val="ListNumber"/>
        <w:rPr>
          <w:ins w:id="1397" w:author=" Vijay Parmar" w:date="2009-08-22T22:51:00Z"/>
        </w:rPr>
        <w:pPrChange w:id="1398" w:author=" Vijay Parmar" w:date="2009-08-23T00:50:00Z">
          <w:pPr>
            <w:pStyle w:val="ListNumber"/>
            <w:numPr>
              <w:numId w:val="48"/>
            </w:numPr>
            <w:ind w:left="1440" w:hanging="360"/>
          </w:pPr>
        </w:pPrChange>
      </w:pPr>
    </w:p>
    <w:p w:rsidR="0070759C" w:rsidRPr="00D11145" w:rsidRDefault="007829D9" w:rsidP="00F23189">
      <w:pPr>
        <w:pStyle w:val="ListNumber"/>
        <w:numPr>
          <w:ilvl w:val="0"/>
          <w:numId w:val="48"/>
        </w:numPr>
        <w:rPr>
          <w:ins w:id="1399" w:author=" Vijay Parmar" w:date="2009-08-23T01:04:00Z"/>
        </w:rPr>
      </w:pPr>
      <w:ins w:id="1400" w:author=" Vijay Parmar" w:date="2009-08-22T22:52:00Z">
        <w:r>
          <w:t>The License agreement page</w:t>
        </w:r>
        <w:r w:rsidR="0070759C">
          <w:t xml:space="preserve"> displays the license to using the CSM. Click Accept radio button a</w:t>
        </w:r>
      </w:ins>
      <w:ins w:id="1401" w:author=" Vijay Parmar" w:date="2009-08-22T22:53:00Z">
        <w:r w:rsidR="0070759C">
          <w:t xml:space="preserve">nd click </w:t>
        </w:r>
        <w:r w:rsidR="0070759C" w:rsidRPr="003419CB">
          <w:rPr>
            <w:rFonts w:ascii="Courier New" w:hAnsi="Courier New" w:cs="Courier New"/>
            <w:b/>
            <w:i/>
          </w:rPr>
          <w:t>Next button</w:t>
        </w:r>
        <w:r w:rsidR="0070759C">
          <w:t xml:space="preserve"> </w:t>
        </w:r>
      </w:ins>
      <w:ins w:id="1402" w:author=" Vijay Parmar" w:date="2009-08-22T22:52:00Z">
        <w:r w:rsidR="0070759C">
          <w:t>to proceed</w:t>
        </w:r>
      </w:ins>
      <w:ins w:id="1403" w:author=" Vijay Parmar" w:date="2009-08-22T22:53:00Z">
        <w:r w:rsidR="0070759C">
          <w:t xml:space="preserve"> to next sceen</w:t>
        </w:r>
      </w:ins>
      <w:ins w:id="1404" w:author=" Vijay Parmar" w:date="2009-08-22T22:52:00Z">
        <w:r w:rsidR="0070759C">
          <w:t xml:space="preserve">. Click </w:t>
        </w:r>
      </w:ins>
      <w:ins w:id="1405" w:author=" Vijay Parmar" w:date="2009-08-22T22:53:00Z">
        <w:r w:rsidR="006B1662">
          <w:rPr>
            <w:rFonts w:ascii="Courier New" w:hAnsi="Courier New" w:cs="Courier New"/>
            <w:b/>
            <w:i/>
          </w:rPr>
          <w:t>Quit</w:t>
        </w:r>
        <w:r w:rsidR="0070759C" w:rsidRPr="003419CB">
          <w:rPr>
            <w:rFonts w:ascii="Courier New" w:hAnsi="Courier New" w:cs="Courier New"/>
            <w:b/>
            <w:i/>
          </w:rPr>
          <w:t xml:space="preserve"> button</w:t>
        </w:r>
        <w:r w:rsidR="0070759C">
          <w:rPr>
            <w:rFonts w:ascii="Courier New" w:hAnsi="Courier New" w:cs="Courier New"/>
            <w:b/>
            <w:i/>
          </w:rPr>
          <w:t xml:space="preserve"> </w:t>
        </w:r>
        <w:r w:rsidR="00F228E8" w:rsidRPr="00F228E8">
          <w:rPr>
            <w:rFonts w:cs="Arial"/>
            <w:rPrChange w:id="1406" w:author=" Vijay Parmar" w:date="2009-08-22T22:53:00Z">
              <w:rPr>
                <w:rFonts w:ascii="Courier New" w:hAnsi="Courier New" w:cs="Courier New"/>
                <w:b/>
                <w:i/>
                <w:color w:val="0000FF"/>
                <w:u w:val="single"/>
              </w:rPr>
            </w:rPrChange>
          </w:rPr>
          <w:t>to quit the GUI Installer</w:t>
        </w:r>
        <w:r w:rsidR="0070759C">
          <w:rPr>
            <w:rFonts w:cs="Arial"/>
          </w:rPr>
          <w:t>.</w:t>
        </w:r>
      </w:ins>
      <w:ins w:id="1407" w:author=" Vijay Parmar" w:date="2009-08-23T01:17:00Z">
        <w:r w:rsidR="00200F32">
          <w:rPr>
            <w:rFonts w:cs="Arial"/>
          </w:rPr>
          <w:t xml:space="preserve"> For more information on the screen click on the </w:t>
        </w:r>
        <w:r w:rsidR="00F228E8" w:rsidRPr="00F228E8">
          <w:rPr>
            <w:rFonts w:ascii="Courier New" w:hAnsi="Courier New" w:cs="Courier New"/>
            <w:i/>
            <w:rPrChange w:id="1408" w:author=" Vijay Parmar" w:date="2009-08-23T01:17:00Z">
              <w:rPr>
                <w:rFonts w:ascii="Courier New" w:hAnsi="Courier New" w:cs="Arial"/>
                <w:b/>
                <w:i/>
              </w:rPr>
            </w:rPrChange>
          </w:rPr>
          <w:t>Help Button</w:t>
        </w:r>
        <w:r w:rsidR="00200F32">
          <w:rPr>
            <w:rFonts w:cs="Arial"/>
          </w:rPr>
          <w:t xml:space="preserve">. </w:t>
        </w:r>
      </w:ins>
    </w:p>
    <w:p w:rsidR="00A82D76" w:rsidRDefault="00A82D76">
      <w:pPr>
        <w:pStyle w:val="ListNumber"/>
        <w:rPr>
          <w:ins w:id="1409" w:author=" Vijay Parmar" w:date="2009-08-22T22:51:00Z"/>
        </w:rPr>
        <w:pPrChange w:id="1410" w:author=" Vijay Parmar" w:date="2009-08-23T01:04:00Z">
          <w:pPr>
            <w:pStyle w:val="ListNumber"/>
            <w:numPr>
              <w:numId w:val="48"/>
            </w:numPr>
            <w:ind w:left="1440" w:hanging="360"/>
          </w:pPr>
        </w:pPrChange>
      </w:pPr>
    </w:p>
    <w:p w:rsidR="00A82D76" w:rsidRDefault="00A82D76">
      <w:pPr>
        <w:pStyle w:val="ListNumber"/>
        <w:ind w:left="1440"/>
        <w:rPr>
          <w:ins w:id="1411" w:author=" Vijay Parmar" w:date="2009-08-23T00:28:00Z"/>
        </w:rPr>
        <w:pPrChange w:id="1412" w:author=" Vijay Parmar" w:date="2009-08-23T00:28:00Z">
          <w:pPr>
            <w:pStyle w:val="ListNumber"/>
            <w:numPr>
              <w:numId w:val="48"/>
            </w:numPr>
            <w:ind w:left="1440" w:hanging="360"/>
          </w:pPr>
        </w:pPrChange>
      </w:pPr>
    </w:p>
    <w:p w:rsidR="00A82D76" w:rsidRDefault="00833A67">
      <w:pPr>
        <w:pStyle w:val="ListNumber"/>
        <w:tabs>
          <w:tab w:val="left" w:pos="90"/>
        </w:tabs>
        <w:ind w:left="720"/>
        <w:rPr>
          <w:ins w:id="1413" w:author=" Vijay Parmar" w:date="2009-08-22T22:50:00Z"/>
        </w:rPr>
        <w:pPrChange w:id="1414" w:author=" Vijay Parmar" w:date="2009-08-23T02:46:00Z">
          <w:pPr>
            <w:pStyle w:val="ListNumber"/>
            <w:numPr>
              <w:numId w:val="48"/>
            </w:numPr>
            <w:ind w:left="1440" w:hanging="360"/>
          </w:pPr>
        </w:pPrChange>
      </w:pPr>
      <w:ins w:id="1415" w:author=" Vijay Parmar" w:date="2009-08-23T00:28:00Z">
        <w:r>
          <w:t>The next screens are related to install or upgrade</w:t>
        </w:r>
      </w:ins>
      <w:ins w:id="1416" w:author=" Vijay Parmar" w:date="2009-08-23T00:29:00Z">
        <w:r>
          <w:t xml:space="preserve"> and are explained in the following </w:t>
        </w:r>
      </w:ins>
      <w:ins w:id="1417" w:author=" Vijay Parmar" w:date="2009-08-23T01:04:00Z">
        <w:r w:rsidR="005C22D3">
          <w:t>two sections.</w:t>
        </w:r>
      </w:ins>
    </w:p>
    <w:p w:rsidR="00A82D76" w:rsidRDefault="00A82D76">
      <w:pPr>
        <w:pStyle w:val="ListNumber"/>
        <w:ind w:left="720"/>
        <w:rPr>
          <w:ins w:id="1418" w:author=" Vijay Parmar" w:date="2009-08-23T02:21:00Z"/>
        </w:rPr>
        <w:pPrChange w:id="1419" w:author=" Vijay Parmar" w:date="2009-08-23T02:21:00Z">
          <w:pPr>
            <w:pStyle w:val="ListNumber"/>
            <w:numPr>
              <w:numId w:val="94"/>
            </w:numPr>
            <w:ind w:left="1440" w:hanging="360"/>
          </w:pPr>
        </w:pPrChange>
      </w:pPr>
    </w:p>
    <w:p w:rsidR="00C95C70" w:rsidRDefault="00C95C70" w:rsidP="00C95C70">
      <w:pPr>
        <w:pStyle w:val="Heading4"/>
        <w:rPr>
          <w:ins w:id="1420" w:author=" Vijay Parmar" w:date="2009-08-22T21:47:00Z"/>
        </w:rPr>
      </w:pPr>
      <w:ins w:id="1421" w:author=" Vijay Parmar" w:date="2009-08-22T21:46:00Z">
        <w:r>
          <w:lastRenderedPageBreak/>
          <w:t>Using GUI Installer</w:t>
        </w:r>
      </w:ins>
      <w:ins w:id="1422" w:author=" Vijay Parmar" w:date="2009-08-23T02:38:00Z">
        <w:r w:rsidR="004C200C">
          <w:t>: Upgrade</w:t>
        </w:r>
      </w:ins>
    </w:p>
    <w:p w:rsidR="00B418F9" w:rsidRDefault="00B418F9" w:rsidP="00B418F9">
      <w:pPr>
        <w:pStyle w:val="BodyText"/>
        <w:rPr>
          <w:ins w:id="1423" w:author=" Vijay Parmar" w:date="2009-08-22T21:47:00Z"/>
        </w:rPr>
      </w:pPr>
    </w:p>
    <w:p w:rsidR="00B418F9" w:rsidRDefault="00B418F9" w:rsidP="00B418F9">
      <w:pPr>
        <w:pStyle w:val="BodyText"/>
        <w:rPr>
          <w:ins w:id="1424" w:author=" Vijay Parmar" w:date="2009-08-22T21:47:00Z"/>
        </w:rPr>
      </w:pPr>
      <w:ins w:id="1425" w:author=" Vijay Parmar" w:date="2009-08-22T21:52:00Z">
        <w:r>
          <w:t xml:space="preserve">The GUI installer </w:t>
        </w:r>
      </w:ins>
      <w:ins w:id="1426" w:author=" Vijay Parmar" w:date="2009-08-23T02:27:00Z">
        <w:r w:rsidR="00C752D0">
          <w:t>screens for ‘upgrade’ are similar to the screens of ‘install’, except for the following two screens.</w:t>
        </w:r>
      </w:ins>
      <w:ins w:id="1427" w:author=" Vijay Parmar" w:date="2009-08-23T03:33:00Z">
        <w:r w:rsidR="005C226A">
          <w:t xml:space="preserve"> See </w:t>
        </w:r>
        <w:r w:rsidR="00F228E8">
          <w:fldChar w:fldCharType="begin"/>
        </w:r>
        <w:r w:rsidR="005C226A">
          <w:instrText xml:space="preserve"> HYPERLINK  \l "_Installing_UPT_using" </w:instrText>
        </w:r>
        <w:r w:rsidR="00F228E8">
          <w:fldChar w:fldCharType="separate"/>
        </w:r>
        <w:r w:rsidR="005C226A" w:rsidRPr="002A51CC">
          <w:rPr>
            <w:rStyle w:val="Hyperlink"/>
          </w:rPr>
          <w:t>Appendi</w:t>
        </w:r>
        <w:r w:rsidR="005C226A">
          <w:rPr>
            <w:rStyle w:val="Hyperlink"/>
          </w:rPr>
          <w:t>x C</w:t>
        </w:r>
        <w:r w:rsidR="00F228E8">
          <w:fldChar w:fldCharType="end"/>
        </w:r>
        <w:r w:rsidR="005C226A">
          <w:t xml:space="preserve"> for screen shots of the GUI Installer for Install/Upgrade.</w:t>
        </w:r>
      </w:ins>
      <w:ins w:id="1428" w:author=" Vijay Parmar" w:date="2009-08-22T21:47:00Z">
        <w:r>
          <w:t xml:space="preserve">  </w:t>
        </w:r>
        <w:r w:rsidR="00F228E8">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F228E8">
          <w:fldChar w:fldCharType="end"/>
        </w:r>
        <w:r w:rsidR="00F228E8">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F228E8">
          <w:fldChar w:fldCharType="end"/>
        </w:r>
        <w:r w:rsidR="00F228E8">
          <w:fldChar w:fldCharType="begin"/>
        </w:r>
        <w:r>
          <w:instrText xml:space="preserve"> XE "UPT:create</w:instrText>
        </w:r>
        <w:r w:rsidRPr="000C7E9B">
          <w:instrText xml:space="preserve"> schema</w:instrText>
        </w:r>
        <w:r>
          <w:instrText xml:space="preserve"> and database" </w:instrText>
        </w:r>
        <w:r w:rsidR="00F228E8">
          <w:fldChar w:fldCharType="end"/>
        </w:r>
      </w:ins>
    </w:p>
    <w:p w:rsidR="00AE4B10" w:rsidRDefault="006963B0" w:rsidP="00095093">
      <w:pPr>
        <w:pStyle w:val="ListNumber"/>
        <w:numPr>
          <w:ilvl w:val="0"/>
          <w:numId w:val="48"/>
        </w:numPr>
        <w:tabs>
          <w:tab w:val="num" w:pos="1080"/>
        </w:tabs>
        <w:rPr>
          <w:ins w:id="1429" w:author=" Vijay Parmar" w:date="2009-08-23T02:46:00Z"/>
        </w:rPr>
      </w:pPr>
      <w:ins w:id="1430" w:author=" Vijay Parmar" w:date="2009-08-23T01:05:00Z">
        <w:r>
          <w:t xml:space="preserve">On GUI Installer Step </w:t>
        </w:r>
      </w:ins>
      <w:ins w:id="1431" w:author=" Vijay Parmar" w:date="2009-08-23T02:28:00Z">
        <w:r w:rsidR="00C752D0">
          <w:t>4</w:t>
        </w:r>
      </w:ins>
      <w:ins w:id="1432" w:author=" Vijay Parmar" w:date="2009-08-23T01:05:00Z">
        <w:r>
          <w:t xml:space="preserve">, </w:t>
        </w:r>
      </w:ins>
      <w:ins w:id="1433" w:author=" Vijay Parmar" w:date="2009-08-23T02:28:00Z">
        <w:r w:rsidR="00C752D0">
          <w:t>if you select ‘upgrade’</w:t>
        </w:r>
      </w:ins>
      <w:ins w:id="1434" w:author=" Vijay Parmar" w:date="2009-08-23T01:05:00Z">
        <w:r>
          <w:t xml:space="preserve"> opti</w:t>
        </w:r>
        <w:r w:rsidR="00C752D0">
          <w:t>on</w:t>
        </w:r>
      </w:ins>
      <w:ins w:id="1435" w:author=" Vijay Parmar" w:date="2009-08-23T02:28:00Z">
        <w:r w:rsidR="00C752D0">
          <w:t>, then the installer will take you through</w:t>
        </w:r>
      </w:ins>
      <w:ins w:id="1436" w:author=" Vijay Parmar" w:date="2009-08-23T01:16:00Z">
        <w:r w:rsidR="00200F32">
          <w:t xml:space="preserve"> </w:t>
        </w:r>
      </w:ins>
      <w:ins w:id="1437" w:author=" Vijay Parmar" w:date="2009-08-23T02:29:00Z">
        <w:r w:rsidR="00E65E1E">
          <w:t>step 5 and step 7 (</w:t>
        </w:r>
        <w:r w:rsidR="00C752D0">
          <w:t>as shown in ‘install’ section below).</w:t>
        </w:r>
      </w:ins>
    </w:p>
    <w:p w:rsidR="00A82D76" w:rsidRDefault="00A82D76">
      <w:pPr>
        <w:pStyle w:val="ListNumber"/>
        <w:rPr>
          <w:ins w:id="1438" w:author=" Vijay Parmar" w:date="2009-08-23T02:30:00Z"/>
        </w:rPr>
        <w:pPrChange w:id="1439" w:author=" Vijay Parmar" w:date="2009-08-23T02:46:00Z">
          <w:pPr>
            <w:pStyle w:val="ListNumber"/>
            <w:numPr>
              <w:numId w:val="48"/>
            </w:numPr>
            <w:tabs>
              <w:tab w:val="num" w:pos="1080"/>
            </w:tabs>
            <w:ind w:left="1440" w:hanging="360"/>
          </w:pPr>
        </w:pPrChange>
      </w:pPr>
      <w:ins w:id="1440" w:author=" Vijay Parmar" w:date="2009-08-23T02:48:00Z">
        <w:r>
          <w:rPr>
            <w:noProof/>
            <w:rPrChange w:id="1441" w:author="Unknown">
              <w:rPr>
                <w:rFonts w:ascii="Courier New" w:hAnsi="Courier New"/>
                <w:b/>
                <w:i/>
                <w:noProof/>
              </w:rPr>
            </w:rPrChange>
          </w:rPr>
          <w:drawing>
            <wp:inline distT="0" distB="0" distL="0" distR="0">
              <wp:extent cx="5669280" cy="4254500"/>
              <wp:effectExtent l="19050" t="0" r="7620" b="0"/>
              <wp:docPr id="47"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b.JPG"/>
                      <pic:cNvPicPr/>
                    </pic:nvPicPr>
                    <pic:blipFill>
                      <a:blip r:embed="rId65"/>
                      <a:stretch>
                        <a:fillRect/>
                      </a:stretch>
                    </pic:blipFill>
                    <pic:spPr>
                      <a:xfrm>
                        <a:off x="0" y="0"/>
                        <a:ext cx="5669280" cy="4254500"/>
                      </a:xfrm>
                      <a:prstGeom prst="rect">
                        <a:avLst/>
                      </a:prstGeom>
                    </pic:spPr>
                  </pic:pic>
                </a:graphicData>
              </a:graphic>
            </wp:inline>
          </w:drawing>
        </w:r>
      </w:ins>
      <w:ins w:id="1442" w:author=" Vijay Parmar" w:date="2009-08-23T02:29:00Z">
        <w:r w:rsidR="00C752D0">
          <w:t xml:space="preserve"> </w:t>
        </w:r>
      </w:ins>
    </w:p>
    <w:p w:rsidR="00C752D0" w:rsidRDefault="00C752D0" w:rsidP="00095093">
      <w:pPr>
        <w:pStyle w:val="ListNumber"/>
        <w:numPr>
          <w:ilvl w:val="0"/>
          <w:numId w:val="48"/>
        </w:numPr>
        <w:tabs>
          <w:tab w:val="num" w:pos="1080"/>
        </w:tabs>
        <w:rPr>
          <w:ins w:id="1443" w:author=" Vijay Parmar" w:date="2009-08-23T02:31:00Z"/>
        </w:rPr>
      </w:pPr>
      <w:ins w:id="1444" w:author=" Vijay Parmar" w:date="2009-08-23T02:30:00Z">
        <w:r>
          <w:t xml:space="preserve">On GUI Installer Step 8, provide upgrade configuration. Select existing location where UPT is installed. Select existing JBoss folder. Provide JBoss </w:t>
        </w:r>
      </w:ins>
      <w:ins w:id="1445" w:author=" Vijay Parmar" w:date="2009-08-23T02:31:00Z">
        <w:r>
          <w:t>Server Name.</w:t>
        </w:r>
      </w:ins>
    </w:p>
    <w:p w:rsidR="00A82D76" w:rsidRDefault="00C752D0">
      <w:pPr>
        <w:pStyle w:val="ListNumber"/>
        <w:ind w:left="1440"/>
        <w:rPr>
          <w:ins w:id="1446" w:author=" Vijay Parmar" w:date="2009-08-23T02:31:00Z"/>
        </w:rPr>
        <w:pPrChange w:id="1447" w:author=" Vijay Parmar" w:date="2009-08-23T02:31:00Z">
          <w:pPr>
            <w:pStyle w:val="ListNumber"/>
            <w:numPr>
              <w:numId w:val="48"/>
            </w:numPr>
            <w:tabs>
              <w:tab w:val="num" w:pos="1080"/>
            </w:tabs>
            <w:ind w:left="1440" w:hanging="360"/>
          </w:pPr>
        </w:pPrChange>
      </w:pPr>
      <w:ins w:id="1448" w:author=" Vijay Parmar" w:date="2009-08-23T02:31:00Z">
        <w:r>
          <w:t>Since this is upgrade that includes migrating existing CSM UPT schema to latest version, provide the existing Original CSM Schema version.</w:t>
        </w:r>
      </w:ins>
    </w:p>
    <w:p w:rsidR="00A82D76" w:rsidRDefault="00A82D76">
      <w:pPr>
        <w:pStyle w:val="ListNumber"/>
        <w:ind w:left="1440"/>
        <w:rPr>
          <w:ins w:id="1449" w:author=" Vijay Parmar" w:date="2009-08-23T01:16:00Z"/>
        </w:rPr>
        <w:pPrChange w:id="1450" w:author=" Vijay Parmar" w:date="2009-08-23T02:31:00Z">
          <w:pPr>
            <w:pStyle w:val="ListNumber"/>
            <w:numPr>
              <w:numId w:val="48"/>
            </w:numPr>
            <w:tabs>
              <w:tab w:val="num" w:pos="108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77DCC" w:rsidRPr="007966AD" w:rsidTr="00EE258F">
        <w:trPr>
          <w:cantSplit/>
          <w:tblHeader/>
          <w:ins w:id="1451" w:author=" Vijay Parmar" w:date="2009-08-23T02:32:00Z"/>
        </w:trPr>
        <w:tc>
          <w:tcPr>
            <w:tcW w:w="3577" w:type="dxa"/>
            <w:shd w:val="clear" w:color="auto" w:fill="D9D9D9"/>
            <w:vAlign w:val="center"/>
          </w:tcPr>
          <w:p w:rsidR="00977DCC" w:rsidRPr="007966AD" w:rsidRDefault="00977DCC" w:rsidP="00EE258F">
            <w:pPr>
              <w:pStyle w:val="TableHeaderCenter"/>
              <w:rPr>
                <w:ins w:id="1452" w:author=" Vijay Parmar" w:date="2009-08-23T02:32:00Z"/>
              </w:rPr>
            </w:pPr>
            <w:ins w:id="1453" w:author=" Vijay Parmar" w:date="2009-08-23T02:32:00Z">
              <w:r>
                <w:t>Property</w:t>
              </w:r>
            </w:ins>
          </w:p>
        </w:tc>
        <w:tc>
          <w:tcPr>
            <w:tcW w:w="4847" w:type="dxa"/>
            <w:shd w:val="clear" w:color="auto" w:fill="D9D9D9"/>
            <w:vAlign w:val="center"/>
          </w:tcPr>
          <w:p w:rsidR="00977DCC" w:rsidRPr="007966AD" w:rsidRDefault="00977DCC" w:rsidP="00EE258F">
            <w:pPr>
              <w:pStyle w:val="TableHeaderCenter"/>
              <w:rPr>
                <w:ins w:id="1454" w:author=" Vijay Parmar" w:date="2009-08-23T02:32:00Z"/>
              </w:rPr>
            </w:pPr>
            <w:ins w:id="1455" w:author=" Vijay Parmar" w:date="2009-08-23T02:32:00Z">
              <w:r>
                <w:t>Sample value</w:t>
              </w:r>
            </w:ins>
          </w:p>
        </w:tc>
      </w:tr>
      <w:tr w:rsidR="00977DCC" w:rsidRPr="007966AD" w:rsidTr="00EE258F">
        <w:trPr>
          <w:cantSplit/>
          <w:ins w:id="1456" w:author=" Vijay Parmar" w:date="2009-08-23T02:32:00Z"/>
        </w:trPr>
        <w:tc>
          <w:tcPr>
            <w:tcW w:w="3577" w:type="dxa"/>
            <w:vAlign w:val="center"/>
          </w:tcPr>
          <w:p w:rsidR="00977DCC" w:rsidRPr="007966AD" w:rsidRDefault="00977DCC" w:rsidP="00977DCC">
            <w:pPr>
              <w:pStyle w:val="TableText"/>
              <w:rPr>
                <w:ins w:id="1457" w:author=" Vijay Parmar" w:date="2009-08-23T02:32:00Z"/>
                <w:rStyle w:val="CodeChar0"/>
              </w:rPr>
            </w:pPr>
            <w:ins w:id="1458" w:author=" Vijay Parmar" w:date="2009-08-23T02:32:00Z">
              <w:r>
                <w:rPr>
                  <w:rStyle w:val="CodeChar0"/>
                </w:rPr>
                <w:t>Application Root Directory</w:t>
              </w:r>
            </w:ins>
          </w:p>
        </w:tc>
        <w:tc>
          <w:tcPr>
            <w:tcW w:w="4847" w:type="dxa"/>
            <w:vAlign w:val="center"/>
          </w:tcPr>
          <w:p w:rsidR="00977DCC" w:rsidRPr="007966AD" w:rsidRDefault="00977DCC" w:rsidP="00EE258F">
            <w:pPr>
              <w:pStyle w:val="TableText"/>
              <w:rPr>
                <w:ins w:id="1459" w:author=" Vijay Parmar" w:date="2009-08-23T02:32:00Z"/>
              </w:rPr>
            </w:pPr>
            <w:ins w:id="1460" w:author=" Vijay Parmar" w:date="2009-08-23T02:32:00Z">
              <w:r>
                <w:t>C:\apps\upt</w:t>
              </w:r>
            </w:ins>
          </w:p>
        </w:tc>
      </w:tr>
      <w:tr w:rsidR="00977DCC" w:rsidRPr="007966AD" w:rsidTr="00EE258F">
        <w:trPr>
          <w:cantSplit/>
          <w:ins w:id="1461" w:author=" Vijay Parmar" w:date="2009-08-23T02:32:00Z"/>
        </w:trPr>
        <w:tc>
          <w:tcPr>
            <w:tcW w:w="3577" w:type="dxa"/>
            <w:vAlign w:val="center"/>
          </w:tcPr>
          <w:p w:rsidR="00977DCC" w:rsidRDefault="00353D6E" w:rsidP="00353D6E">
            <w:pPr>
              <w:pStyle w:val="TableText"/>
              <w:rPr>
                <w:ins w:id="1462" w:author=" Vijay Parmar" w:date="2009-08-23T02:32:00Z"/>
                <w:rStyle w:val="CodeChar0"/>
              </w:rPr>
            </w:pPr>
            <w:ins w:id="1463" w:author=" Vijay Parmar" w:date="2009-08-23T02:33:00Z">
              <w:r>
                <w:rPr>
                  <w:rStyle w:val="CodeChar0"/>
                </w:rPr>
                <w:t>JBOSS Home</w:t>
              </w:r>
            </w:ins>
          </w:p>
        </w:tc>
        <w:tc>
          <w:tcPr>
            <w:tcW w:w="4847" w:type="dxa"/>
            <w:vAlign w:val="center"/>
          </w:tcPr>
          <w:p w:rsidR="00977DCC" w:rsidRDefault="00977DCC" w:rsidP="00EE258F">
            <w:pPr>
              <w:pStyle w:val="TableText"/>
              <w:rPr>
                <w:ins w:id="1464" w:author=" Vijay Parmar" w:date="2009-08-23T02:32:00Z"/>
              </w:rPr>
            </w:pPr>
            <w:ins w:id="1465" w:author=" Vijay Parmar" w:date="2009-08-23T02:32:00Z">
              <w:r>
                <w:t>C:\apps\upt\jboss-4.0.5.GA</w:t>
              </w:r>
            </w:ins>
          </w:p>
        </w:tc>
      </w:tr>
      <w:tr w:rsidR="00353D6E" w:rsidRPr="007966AD" w:rsidTr="00EE258F">
        <w:trPr>
          <w:cantSplit/>
          <w:ins w:id="1466" w:author=" Vijay Parmar" w:date="2009-08-23T02:33:00Z"/>
        </w:trPr>
        <w:tc>
          <w:tcPr>
            <w:tcW w:w="3577" w:type="dxa"/>
            <w:vAlign w:val="center"/>
          </w:tcPr>
          <w:p w:rsidR="00353D6E" w:rsidRDefault="00353D6E" w:rsidP="00353D6E">
            <w:pPr>
              <w:pStyle w:val="TableText"/>
              <w:rPr>
                <w:ins w:id="1467" w:author=" Vijay Parmar" w:date="2009-08-23T02:33:00Z"/>
                <w:rStyle w:val="CodeChar0"/>
              </w:rPr>
            </w:pPr>
            <w:ins w:id="1468" w:author=" Vijay Parmar" w:date="2009-08-23T02:33:00Z">
              <w:r>
                <w:rPr>
                  <w:rStyle w:val="CodeChar0"/>
                </w:rPr>
                <w:t>JBoss Server Name</w:t>
              </w:r>
            </w:ins>
          </w:p>
        </w:tc>
        <w:tc>
          <w:tcPr>
            <w:tcW w:w="4847" w:type="dxa"/>
            <w:vAlign w:val="center"/>
          </w:tcPr>
          <w:p w:rsidR="00353D6E" w:rsidRDefault="00353D6E" w:rsidP="00EE258F">
            <w:pPr>
              <w:pStyle w:val="TableText"/>
              <w:rPr>
                <w:ins w:id="1469" w:author=" Vijay Parmar" w:date="2009-08-23T02:33:00Z"/>
              </w:rPr>
            </w:pPr>
          </w:p>
        </w:tc>
      </w:tr>
      <w:tr w:rsidR="00977DCC" w:rsidRPr="007966AD" w:rsidTr="00EE258F">
        <w:trPr>
          <w:cantSplit/>
          <w:ins w:id="1470" w:author=" Vijay Parmar" w:date="2009-08-23T02:32:00Z"/>
        </w:trPr>
        <w:tc>
          <w:tcPr>
            <w:tcW w:w="3577" w:type="dxa"/>
            <w:vAlign w:val="center"/>
          </w:tcPr>
          <w:p w:rsidR="00977DCC" w:rsidRDefault="00353D6E" w:rsidP="00353D6E">
            <w:pPr>
              <w:pStyle w:val="TableText"/>
              <w:rPr>
                <w:ins w:id="1471" w:author=" Vijay Parmar" w:date="2009-08-23T02:32:00Z"/>
                <w:rStyle w:val="CodeChar0"/>
              </w:rPr>
            </w:pPr>
            <w:ins w:id="1472" w:author=" Vijay Parmar" w:date="2009-08-23T02:33:00Z">
              <w:r>
                <w:rPr>
                  <w:rStyle w:val="CodeChar0"/>
                </w:rPr>
                <w:lastRenderedPageBreak/>
                <w:t>Original CSM Schema Version</w:t>
              </w:r>
            </w:ins>
          </w:p>
        </w:tc>
        <w:tc>
          <w:tcPr>
            <w:tcW w:w="4847" w:type="dxa"/>
            <w:vAlign w:val="center"/>
          </w:tcPr>
          <w:p w:rsidR="00977DCC" w:rsidRDefault="00977DCC" w:rsidP="00EE258F">
            <w:pPr>
              <w:pStyle w:val="TableText"/>
              <w:rPr>
                <w:ins w:id="1473" w:author=" Vijay Parmar" w:date="2009-08-23T02:32:00Z"/>
              </w:rPr>
            </w:pPr>
            <w:ins w:id="1474" w:author=" Vijay Parmar" w:date="2009-08-23T02:33:00Z">
              <w:r>
                <w:t>3.1</w:t>
              </w:r>
            </w:ins>
          </w:p>
        </w:tc>
      </w:tr>
    </w:tbl>
    <w:p w:rsidR="00A82D76" w:rsidRDefault="00A82D76">
      <w:pPr>
        <w:pStyle w:val="ListNumber"/>
        <w:rPr>
          <w:ins w:id="1475" w:author=" Vijay Parmar" w:date="2009-08-23T02:48:00Z"/>
        </w:rPr>
        <w:pPrChange w:id="1476" w:author=" Vijay Parmar" w:date="2009-08-23T02:48:00Z">
          <w:pPr>
            <w:pStyle w:val="ListNumber"/>
            <w:numPr>
              <w:numId w:val="48"/>
            </w:numPr>
            <w:tabs>
              <w:tab w:val="num" w:pos="1080"/>
            </w:tabs>
            <w:ind w:left="1440" w:hanging="360"/>
          </w:pPr>
        </w:pPrChange>
      </w:pPr>
    </w:p>
    <w:p w:rsidR="00A82D76" w:rsidRDefault="00A82D76">
      <w:pPr>
        <w:pStyle w:val="ListNumber"/>
        <w:rPr>
          <w:ins w:id="1477" w:author=" Vijay Parmar" w:date="2009-08-23T02:33:00Z"/>
        </w:rPr>
        <w:pPrChange w:id="1478" w:author=" Vijay Parmar" w:date="2009-08-23T02:48:00Z">
          <w:pPr>
            <w:pStyle w:val="ListNumber"/>
            <w:numPr>
              <w:numId w:val="48"/>
            </w:numPr>
            <w:tabs>
              <w:tab w:val="num" w:pos="1080"/>
            </w:tabs>
            <w:ind w:left="1440" w:hanging="360"/>
          </w:pPr>
        </w:pPrChange>
      </w:pPr>
      <w:ins w:id="1479" w:author=" Vijay Parmar" w:date="2009-08-23T02:48:00Z">
        <w:r>
          <w:rPr>
            <w:noProof/>
            <w:rPrChange w:id="1480" w:author="Unknown">
              <w:rPr>
                <w:rFonts w:ascii="Courier New" w:hAnsi="Courier New"/>
                <w:b/>
                <w:i/>
                <w:noProof/>
              </w:rPr>
            </w:rPrChange>
          </w:rPr>
          <w:drawing>
            <wp:inline distT="0" distB="0" distL="0" distR="0">
              <wp:extent cx="5669280" cy="4272915"/>
              <wp:effectExtent l="19050" t="0" r="7620" b="0"/>
              <wp:docPr id="48" name="Picture 47"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66"/>
                      <a:stretch>
                        <a:fillRect/>
                      </a:stretch>
                    </pic:blipFill>
                    <pic:spPr>
                      <a:xfrm>
                        <a:off x="0" y="0"/>
                        <a:ext cx="5669280" cy="4272915"/>
                      </a:xfrm>
                      <a:prstGeom prst="rect">
                        <a:avLst/>
                      </a:prstGeom>
                    </pic:spPr>
                  </pic:pic>
                </a:graphicData>
              </a:graphic>
            </wp:inline>
          </w:drawing>
        </w:r>
      </w:ins>
    </w:p>
    <w:p w:rsidR="00A82D76" w:rsidRDefault="005538F2">
      <w:pPr>
        <w:pStyle w:val="ListNumber"/>
        <w:ind w:left="1440"/>
        <w:rPr>
          <w:ins w:id="1481" w:author=" Vijay Parmar" w:date="2009-08-23T02:33:00Z"/>
        </w:rPr>
        <w:pPrChange w:id="1482" w:author=" Vijay Parmar" w:date="2009-08-23T02:24:00Z">
          <w:pPr>
            <w:pStyle w:val="ListNumber"/>
            <w:numPr>
              <w:numId w:val="48"/>
            </w:numPr>
            <w:tabs>
              <w:tab w:val="num" w:pos="1080"/>
            </w:tabs>
            <w:ind w:left="1440" w:hanging="360"/>
          </w:pPr>
        </w:pPrChange>
      </w:pPr>
      <w:ins w:id="1483" w:author=" Vijay Parmar" w:date="2009-08-23T02:33:00Z">
        <w:r>
          <w:t>Note: Rest of the ‘upgrade’ screen</w:t>
        </w:r>
      </w:ins>
      <w:ins w:id="1484" w:author=" Vijay Parmar" w:date="2009-08-23T02:38:00Z">
        <w:r w:rsidR="009A27CF">
          <w:t>’</w:t>
        </w:r>
      </w:ins>
      <w:ins w:id="1485" w:author=" Vijay Parmar" w:date="2009-08-23T02:33:00Z">
        <w:r>
          <w:t xml:space="preserve">s </w:t>
        </w:r>
      </w:ins>
      <w:ins w:id="1486" w:author=" Vijay Parmar" w:date="2009-08-23T02:38:00Z">
        <w:r w:rsidR="009A27CF">
          <w:t>are</w:t>
        </w:r>
      </w:ins>
      <w:ins w:id="1487" w:author=" Vijay Parmar" w:date="2009-08-23T02:33:00Z">
        <w:r>
          <w:t xml:space="preserve"> similar to the ‘install’ scenario shown below.</w:t>
        </w:r>
      </w:ins>
    </w:p>
    <w:p w:rsidR="00A82D76" w:rsidRDefault="00A82D76">
      <w:pPr>
        <w:pStyle w:val="ListNumber"/>
        <w:ind w:left="1440"/>
        <w:rPr>
          <w:ins w:id="1488" w:author=" Vijay Parmar" w:date="2009-08-23T02:22:00Z"/>
        </w:rPr>
        <w:pPrChange w:id="1489" w:author=" Vijay Parmar" w:date="2009-08-23T02:24:00Z">
          <w:pPr>
            <w:pStyle w:val="ListNumber"/>
            <w:numPr>
              <w:numId w:val="48"/>
            </w:numPr>
            <w:tabs>
              <w:tab w:val="num" w:pos="1080"/>
            </w:tabs>
            <w:ind w:left="1440" w:hanging="360"/>
          </w:pPr>
        </w:pPrChange>
      </w:pPr>
    </w:p>
    <w:p w:rsidR="00F26ABB" w:rsidRDefault="00F26ABB" w:rsidP="00F26ABB">
      <w:pPr>
        <w:pStyle w:val="Heading4"/>
        <w:rPr>
          <w:ins w:id="1490" w:author=" Vijay Parmar" w:date="2009-08-23T02:22:00Z"/>
        </w:rPr>
      </w:pPr>
      <w:ins w:id="1491" w:author=" Vijay Parmar" w:date="2009-08-23T02:22:00Z">
        <w:r>
          <w:t>Using GUI Installer</w:t>
        </w:r>
      </w:ins>
      <w:ins w:id="1492" w:author=" Vijay Parmar" w:date="2009-08-23T02:38:00Z">
        <w:r w:rsidR="00512A76">
          <w:t>: Install</w:t>
        </w:r>
      </w:ins>
    </w:p>
    <w:p w:rsidR="00F26ABB" w:rsidRDefault="00F26ABB" w:rsidP="00F26ABB">
      <w:pPr>
        <w:pStyle w:val="BodyText"/>
        <w:rPr>
          <w:ins w:id="1493" w:author=" Vijay Parmar" w:date="2009-08-23T02:22:00Z"/>
        </w:rPr>
      </w:pPr>
    </w:p>
    <w:p w:rsidR="00A82D76" w:rsidRDefault="00F26ABB">
      <w:pPr>
        <w:pStyle w:val="ListNumber"/>
        <w:ind w:left="360"/>
        <w:rPr>
          <w:ins w:id="1494" w:author=" Vijay Parmar" w:date="2009-08-23T02:22:00Z"/>
        </w:rPr>
        <w:pPrChange w:id="1495" w:author=" Vijay Parmar" w:date="2009-08-23T02:34:00Z">
          <w:pPr>
            <w:pStyle w:val="ListNumber"/>
            <w:numPr>
              <w:numId w:val="48"/>
            </w:numPr>
            <w:tabs>
              <w:tab w:val="num" w:pos="1080"/>
            </w:tabs>
            <w:ind w:left="1440" w:hanging="360"/>
          </w:pPr>
        </w:pPrChange>
      </w:pPr>
      <w:ins w:id="1496" w:author=" Vijay Parmar" w:date="2009-08-23T02:22:00Z">
        <w:r>
          <w:t>The GUI installer provides screens to complete the ‘Install’ process of installing new UPT. The GUI installer will install new JBoss Application Server, deploy and configure new UPT in the container and also (re-)create UPT Schema. As noted earlier, the following steps are for Single Installation/Single</w:t>
        </w:r>
      </w:ins>
      <w:ins w:id="1497" w:author=" Vijay Parmar" w:date="2009-08-23T02:56:00Z">
        <w:r w:rsidR="00EE69C6">
          <w:t xml:space="preserve">. See </w:t>
        </w:r>
      </w:ins>
      <w:ins w:id="1498" w:author=" Vijay Parmar" w:date="2009-08-23T02:59:00Z">
        <w:r w:rsidR="00F228E8">
          <w:fldChar w:fldCharType="begin"/>
        </w:r>
        <w:r w:rsidR="002A51CC">
          <w:instrText xml:space="preserve"> HYPERLINK  \l "_Installing_UPT_using" </w:instrText>
        </w:r>
        <w:r w:rsidR="00F228E8">
          <w:fldChar w:fldCharType="separate"/>
        </w:r>
        <w:r w:rsidR="00EE69C6" w:rsidRPr="002A51CC">
          <w:rPr>
            <w:rStyle w:val="Hyperlink"/>
          </w:rPr>
          <w:t>Appendi</w:t>
        </w:r>
        <w:r w:rsidR="002A51CC">
          <w:rPr>
            <w:rStyle w:val="Hyperlink"/>
          </w:rPr>
          <w:t>x C</w:t>
        </w:r>
        <w:r w:rsidR="00F228E8">
          <w:fldChar w:fldCharType="end"/>
        </w:r>
      </w:ins>
      <w:ins w:id="1499" w:author=" Vijay Parmar" w:date="2009-08-23T02:56:00Z">
        <w:r w:rsidR="00EE69C6">
          <w:t xml:space="preserve"> for screen shots of the GUI Installer for Install/Upgrade.</w:t>
        </w:r>
      </w:ins>
    </w:p>
    <w:p w:rsidR="00A82D76" w:rsidRDefault="00A82D76">
      <w:pPr>
        <w:pStyle w:val="ListNumber"/>
        <w:rPr>
          <w:ins w:id="1500" w:author=" Vijay Parmar" w:date="2009-08-23T01:19:00Z"/>
        </w:rPr>
        <w:pPrChange w:id="1501" w:author=" Vijay Parmar" w:date="2009-08-23T02:22:00Z">
          <w:pPr>
            <w:pStyle w:val="ListNumber"/>
            <w:numPr>
              <w:numId w:val="48"/>
            </w:numPr>
            <w:tabs>
              <w:tab w:val="num" w:pos="1080"/>
            </w:tabs>
            <w:ind w:left="1440" w:hanging="360"/>
          </w:pPr>
        </w:pPrChange>
      </w:pPr>
    </w:p>
    <w:p w:rsidR="00A82D76" w:rsidRDefault="001D5CD4">
      <w:pPr>
        <w:pStyle w:val="ListNumber"/>
        <w:numPr>
          <w:ilvl w:val="0"/>
          <w:numId w:val="48"/>
        </w:numPr>
        <w:tabs>
          <w:tab w:val="num" w:pos="1080"/>
        </w:tabs>
        <w:ind w:left="1890" w:hanging="810"/>
        <w:rPr>
          <w:ins w:id="1502" w:author=" Vijay Parmar" w:date="2009-08-23T02:53:00Z"/>
        </w:rPr>
        <w:pPrChange w:id="1503" w:author=" Vijay Parmar" w:date="2009-08-23T02:19:00Z">
          <w:pPr>
            <w:pStyle w:val="ListNumber"/>
            <w:numPr>
              <w:numId w:val="48"/>
            </w:numPr>
            <w:ind w:left="1440" w:hanging="360"/>
          </w:pPr>
        </w:pPrChange>
      </w:pPr>
      <w:ins w:id="1504" w:author=" Vijay Parmar" w:date="2009-08-23T02:52:00Z">
        <w:r>
          <w:t xml:space="preserve">On GUI installer Step 4, </w:t>
        </w:r>
      </w:ins>
      <w:ins w:id="1505" w:author=" Vijay Parmar" w:date="2009-08-23T02:53:00Z">
        <w:r>
          <w:t>select</w:t>
        </w:r>
      </w:ins>
      <w:ins w:id="1506" w:author=" Vijay Parmar" w:date="2009-08-23T02:52:00Z">
        <w:r>
          <w:t xml:space="preserve"> ‘</w:t>
        </w:r>
      </w:ins>
      <w:ins w:id="1507" w:author=" Vijay Parmar" w:date="2009-08-23T03:33:00Z">
        <w:r w:rsidR="005254D4">
          <w:t>install’</w:t>
        </w:r>
      </w:ins>
      <w:ins w:id="1508" w:author=" Vijay Parmar" w:date="2009-08-23T02:52:00Z">
        <w:r>
          <w:t xml:space="preserve"> option</w:t>
        </w:r>
      </w:ins>
      <w:ins w:id="1509" w:author=" Vijay Parmar" w:date="2009-08-23T02:53:00Z">
        <w:r>
          <w:t xml:space="preserve">. Click </w:t>
        </w:r>
        <w:r w:rsidRPr="00A22A04">
          <w:rPr>
            <w:rFonts w:ascii="Courier New" w:hAnsi="Courier New" w:cs="Courier New"/>
            <w:i/>
          </w:rPr>
          <w:t>Next Button</w:t>
        </w:r>
        <w:r>
          <w:t xml:space="preserve"> to proceed to next screen.</w:t>
        </w:r>
      </w:ins>
    </w:p>
    <w:p w:rsidR="00E141DC" w:rsidRDefault="00E141DC" w:rsidP="00E141DC">
      <w:pPr>
        <w:pStyle w:val="ListNumber"/>
        <w:numPr>
          <w:ilvl w:val="0"/>
          <w:numId w:val="48"/>
        </w:numPr>
        <w:tabs>
          <w:tab w:val="num" w:pos="1080"/>
        </w:tabs>
        <w:ind w:left="1890" w:hanging="810"/>
        <w:rPr>
          <w:ins w:id="1510" w:author=" Vijay Parmar" w:date="2009-08-23T02:55:00Z"/>
        </w:rPr>
      </w:pPr>
      <w:ins w:id="1511" w:author=" Vijay Parmar" w:date="2009-08-23T02:53:00Z">
        <w:r>
          <w:lastRenderedPageBreak/>
          <w:t>On GUI installer Step 5, select</w:t>
        </w:r>
      </w:ins>
      <w:ins w:id="1512" w:author=" Vijay Parmar" w:date="2009-08-23T02:54:00Z">
        <w:r w:rsidR="00094ABF">
          <w:t xml:space="preserve"> Installation type. Currently G</w:t>
        </w:r>
      </w:ins>
      <w:ins w:id="1513" w:author=" Vijay Parmar" w:date="2009-08-23T02:55:00Z">
        <w:r w:rsidR="00094ABF">
          <w:t>UI</w:t>
        </w:r>
      </w:ins>
      <w:ins w:id="1514" w:author=" Vijay Parmar" w:date="2009-08-23T02:54:00Z">
        <w:r w:rsidR="00094ABF">
          <w:t xml:space="preserve"> installer provides ‘Typical’ (Single Installation, Single Schema) deployment option</w:t>
        </w:r>
      </w:ins>
      <w:ins w:id="1515" w:author=" Vijay Parmar" w:date="2009-08-23T02:55:00Z">
        <w:r w:rsidR="00094ABF">
          <w:t>.</w:t>
        </w:r>
      </w:ins>
      <w:ins w:id="1516" w:author=" Vijay Parmar" w:date="2009-08-23T02:54:00Z">
        <w:r w:rsidR="00094ABF">
          <w:t xml:space="preserve"> </w:t>
        </w:r>
      </w:ins>
      <w:ins w:id="1517" w:author=" Vijay Parmar" w:date="2009-08-23T02:53:00Z">
        <w:r>
          <w:t xml:space="preserve">Click </w:t>
        </w:r>
        <w:r w:rsidRPr="00A22A04">
          <w:rPr>
            <w:rFonts w:ascii="Courier New" w:hAnsi="Courier New" w:cs="Courier New"/>
            <w:i/>
          </w:rPr>
          <w:t>Next Button</w:t>
        </w:r>
        <w:r>
          <w:t xml:space="preserve"> to proceed to next screen.</w:t>
        </w:r>
      </w:ins>
    </w:p>
    <w:p w:rsidR="00A82D76" w:rsidRDefault="00A90B9F">
      <w:pPr>
        <w:pStyle w:val="ListNumber"/>
        <w:numPr>
          <w:ilvl w:val="0"/>
          <w:numId w:val="48"/>
        </w:numPr>
        <w:tabs>
          <w:tab w:val="num" w:pos="1080"/>
        </w:tabs>
        <w:ind w:left="1890" w:hanging="810"/>
        <w:rPr>
          <w:ins w:id="1518" w:author=" Vijay Parmar" w:date="2009-08-23T02:48:00Z"/>
        </w:rPr>
        <w:pPrChange w:id="1519" w:author=" Vijay Parmar" w:date="2009-08-23T02:19:00Z">
          <w:pPr>
            <w:pStyle w:val="ListNumber"/>
            <w:numPr>
              <w:numId w:val="48"/>
            </w:numPr>
            <w:ind w:left="1440" w:hanging="360"/>
          </w:pPr>
        </w:pPrChange>
      </w:pPr>
      <w:ins w:id="1520" w:author=" Vijay Parmar" w:date="2009-08-23T01:20:00Z">
        <w:r>
          <w:t xml:space="preserve">On GUI Installer Step </w:t>
        </w:r>
      </w:ins>
      <w:ins w:id="1521" w:author=" Vijay Parmar" w:date="2009-08-23T01:21:00Z">
        <w:r w:rsidR="00E74A52">
          <w:t>6</w:t>
        </w:r>
      </w:ins>
      <w:ins w:id="1522" w:author=" Vijay Parmar" w:date="2009-08-23T01:20:00Z">
        <w:r>
          <w:t xml:space="preserve">, </w:t>
        </w:r>
      </w:ins>
      <w:ins w:id="1523" w:author=" Vijay Parmar" w:date="2009-08-23T01:21:00Z">
        <w:r w:rsidR="00E74A52">
          <w:t xml:space="preserve">select the installation folder where you want to install the CSM UPT. The JBoss Application Server will be installed in this folder. </w:t>
        </w:r>
      </w:ins>
      <w:ins w:id="1524" w:author=" Vijay Parmar" w:date="2009-08-23T01:22:00Z">
        <w:r w:rsidR="00E74A52">
          <w:t xml:space="preserve">If the directory already exists, it will be overwritten. If you do not want to lose the contents of existing folder, take a back of the folder before proceeding. Click </w:t>
        </w:r>
      </w:ins>
      <w:ins w:id="1525" w:author=" Vijay Parmar" w:date="2009-08-23T01:23:00Z">
        <w:r w:rsidR="00E74A52">
          <w:t xml:space="preserve">Yes Button to overwrite in existing folder. </w:t>
        </w:r>
      </w:ins>
      <w:ins w:id="1526" w:author=" Vijay Parmar" w:date="2009-08-23T01:20:00Z">
        <w:r>
          <w:t xml:space="preserve">Click </w:t>
        </w:r>
        <w:r w:rsidRPr="00A22A04">
          <w:rPr>
            <w:rFonts w:ascii="Courier New" w:hAnsi="Courier New" w:cs="Courier New"/>
            <w:i/>
          </w:rPr>
          <w:t>Next Button</w:t>
        </w:r>
        <w:r>
          <w:t xml:space="preserve"> to proceed to next screen.</w:t>
        </w:r>
      </w:ins>
    </w:p>
    <w:p w:rsidR="00A82D76" w:rsidRDefault="00A82D76">
      <w:pPr>
        <w:pStyle w:val="ListNumber"/>
        <w:rPr>
          <w:ins w:id="1527" w:author=" Vijay Parmar" w:date="2009-08-23T01:20:00Z"/>
        </w:rPr>
        <w:pPrChange w:id="1528" w:author=" Vijay Parmar" w:date="2009-08-23T02:48:00Z">
          <w:pPr>
            <w:pStyle w:val="ListNumber"/>
            <w:numPr>
              <w:numId w:val="48"/>
            </w:numPr>
            <w:ind w:left="1440" w:hanging="360"/>
          </w:pPr>
        </w:pPrChange>
      </w:pPr>
    </w:p>
    <w:p w:rsidR="00A82D76" w:rsidRDefault="00A90B9F">
      <w:pPr>
        <w:pStyle w:val="ListNumber"/>
        <w:numPr>
          <w:ilvl w:val="0"/>
          <w:numId w:val="48"/>
        </w:numPr>
        <w:tabs>
          <w:tab w:val="num" w:pos="1080"/>
          <w:tab w:val="num" w:pos="1890"/>
        </w:tabs>
        <w:ind w:left="1890" w:hanging="450"/>
        <w:rPr>
          <w:ins w:id="1529" w:author=" Vijay Parmar" w:date="2009-08-23T01:25:00Z"/>
        </w:rPr>
        <w:pPrChange w:id="1530" w:author=" Vijay Parmar" w:date="2009-08-23T01:45:00Z">
          <w:pPr>
            <w:pStyle w:val="ListNumber"/>
            <w:numPr>
              <w:numId w:val="48"/>
            </w:numPr>
            <w:ind w:left="1440" w:hanging="360"/>
          </w:pPr>
        </w:pPrChange>
      </w:pPr>
      <w:ins w:id="1531" w:author=" Vijay Parmar" w:date="2009-08-23T01:20:00Z">
        <w:r>
          <w:t xml:space="preserve">On GUI Installer Step </w:t>
        </w:r>
      </w:ins>
      <w:ins w:id="1532" w:author=" Vijay Parmar" w:date="2009-08-23T01:24:00Z">
        <w:r w:rsidR="003D620E">
          <w:t>7</w:t>
        </w:r>
      </w:ins>
      <w:ins w:id="1533" w:author=" Vijay Parmar" w:date="2009-08-23T01:20:00Z">
        <w:r>
          <w:t>,</w:t>
        </w:r>
      </w:ins>
      <w:ins w:id="1534" w:author=" Vijay Parmar" w:date="2009-08-23T01:24:00Z">
        <w:r w:rsidR="00D57AF1">
          <w:t xml:space="preserve"> choose the server components to install. Currently the only option available is to install JBoss and Database Schema</w:t>
        </w:r>
      </w:ins>
      <w:ins w:id="1535" w:author=" Vijay Parmar" w:date="2009-08-23T01:25:00Z">
        <w:r w:rsidR="00D57AF1">
          <w:t xml:space="preserve">. </w:t>
        </w:r>
      </w:ins>
      <w:ins w:id="1536" w:author=" Vijay Parmar" w:date="2009-08-23T01:20:00Z">
        <w:r>
          <w:t xml:space="preserve"> </w:t>
        </w:r>
      </w:ins>
      <w:ins w:id="1537" w:author=" Vijay Parmar" w:date="2009-08-23T01:25:00Z">
        <w:r w:rsidR="00D57AF1">
          <w:t xml:space="preserve">Click </w:t>
        </w:r>
        <w:r w:rsidR="00D57AF1" w:rsidRPr="00A22A04">
          <w:rPr>
            <w:rFonts w:ascii="Courier New" w:hAnsi="Courier New" w:cs="Courier New"/>
            <w:i/>
          </w:rPr>
          <w:t>Next Button</w:t>
        </w:r>
        <w:r w:rsidR="00D57AF1">
          <w:t xml:space="preserve"> to proceed to next screen.</w:t>
        </w:r>
      </w:ins>
    </w:p>
    <w:p w:rsidR="00A82D76" w:rsidRDefault="00B067D9">
      <w:pPr>
        <w:pStyle w:val="ListNumber"/>
        <w:numPr>
          <w:ilvl w:val="0"/>
          <w:numId w:val="48"/>
        </w:numPr>
        <w:tabs>
          <w:tab w:val="num" w:pos="1080"/>
          <w:tab w:val="num" w:pos="1890"/>
        </w:tabs>
        <w:ind w:left="1890" w:hanging="450"/>
        <w:rPr>
          <w:ins w:id="1538" w:author=" Vijay Parmar" w:date="2009-08-23T01:29:00Z"/>
        </w:rPr>
        <w:pPrChange w:id="1539" w:author=" Vijay Parmar" w:date="2009-08-23T01:45:00Z">
          <w:pPr>
            <w:pStyle w:val="ListNumber"/>
            <w:numPr>
              <w:numId w:val="48"/>
            </w:numPr>
            <w:tabs>
              <w:tab w:val="num" w:pos="1080"/>
              <w:tab w:val="num" w:pos="1890"/>
            </w:tabs>
            <w:ind w:left="1440" w:hanging="360"/>
          </w:pPr>
        </w:pPrChange>
      </w:pPr>
      <w:ins w:id="1540" w:author=" Vijay Parmar" w:date="2009-08-23T01:25:00Z">
        <w:r>
          <w:t xml:space="preserve">On GUI Installer Step </w:t>
        </w:r>
      </w:ins>
      <w:ins w:id="1541" w:author=" Vijay Parmar" w:date="2009-08-23T01:27:00Z">
        <w:r w:rsidR="005716AC">
          <w:t>9</w:t>
        </w:r>
      </w:ins>
      <w:ins w:id="1542" w:author=" Vijay Parmar" w:date="2009-08-23T01:25:00Z">
        <w:r>
          <w:t>, c</w:t>
        </w:r>
      </w:ins>
      <w:ins w:id="1543" w:author=" Vijay Parmar" w:date="2009-08-23T01:27:00Z">
        <w:r w:rsidR="004B1C8A">
          <w:t>onfigure the JBoss application server.</w:t>
        </w:r>
      </w:ins>
      <w:ins w:id="1544" w:author=" Vijay Parmar" w:date="2009-08-23T01:28:00Z">
        <w:r w:rsidR="004B1C8A">
          <w:t xml:space="preserve"> </w:t>
        </w:r>
      </w:ins>
      <w:ins w:id="1545" w:author=" Vijay Parmar" w:date="2009-08-23T01:47:00Z">
        <w:r w:rsidR="007D6EFB">
          <w:t>The sample values for the required properties are shown below.</w:t>
        </w:r>
      </w:ins>
      <w:ins w:id="1546" w:author=" Vijay Parmar" w:date="2009-08-23T01:25:00Z">
        <w:r>
          <w:t xml:space="preserve"> Click </w:t>
        </w:r>
        <w:r w:rsidRPr="00A22A04">
          <w:rPr>
            <w:rFonts w:ascii="Courier New" w:hAnsi="Courier New" w:cs="Courier New"/>
            <w:i/>
          </w:rPr>
          <w:t>Next Button</w:t>
        </w:r>
        <w:r>
          <w:t xml:space="preserve"> to proceed to next screen.</w:t>
        </w:r>
      </w:ins>
      <w:ins w:id="1547" w:author=" Vijay Parmar" w:date="2009-08-23T01:47:00Z">
        <w:r w:rsidR="003F4553">
          <w:t xml:space="preserve"> </w:t>
        </w:r>
      </w:ins>
    </w:p>
    <w:p w:rsidR="00A82D76" w:rsidRDefault="00A82D76">
      <w:pPr>
        <w:pStyle w:val="ListNumber"/>
        <w:ind w:left="1440"/>
        <w:rPr>
          <w:ins w:id="1548" w:author=" Vijay Parmar" w:date="2009-08-23T01:29:00Z"/>
        </w:rPr>
        <w:pPrChange w:id="1549" w:author=" Vijay Parmar" w:date="2009-08-23T01:29:00Z">
          <w:pPr>
            <w:pStyle w:val="ListNumber"/>
            <w:numPr>
              <w:numId w:val="48"/>
            </w:numPr>
            <w:tabs>
              <w:tab w:val="num" w:pos="1080"/>
              <w:tab w:val="num" w:pos="189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E055A" w:rsidRPr="007966AD" w:rsidTr="00EE258F">
        <w:trPr>
          <w:cantSplit/>
          <w:tblHeader/>
          <w:ins w:id="1550" w:author=" Vijay Parmar" w:date="2009-08-23T01:29:00Z"/>
        </w:trPr>
        <w:tc>
          <w:tcPr>
            <w:tcW w:w="3577" w:type="dxa"/>
            <w:shd w:val="clear" w:color="auto" w:fill="D9D9D9"/>
            <w:vAlign w:val="center"/>
          </w:tcPr>
          <w:p w:rsidR="00EE055A" w:rsidRPr="007966AD" w:rsidRDefault="00EE055A" w:rsidP="00EE055A">
            <w:pPr>
              <w:pStyle w:val="TableHeaderCenter"/>
              <w:rPr>
                <w:ins w:id="1551" w:author=" Vijay Parmar" w:date="2009-08-23T01:29:00Z"/>
              </w:rPr>
            </w:pPr>
            <w:ins w:id="1552" w:author=" Vijay Parmar" w:date="2009-08-23T01:29:00Z">
              <w:r>
                <w:t>Property</w:t>
              </w:r>
            </w:ins>
          </w:p>
        </w:tc>
        <w:tc>
          <w:tcPr>
            <w:tcW w:w="4847" w:type="dxa"/>
            <w:shd w:val="clear" w:color="auto" w:fill="D9D9D9"/>
            <w:vAlign w:val="center"/>
          </w:tcPr>
          <w:p w:rsidR="002D504C" w:rsidRDefault="005E7D65">
            <w:pPr>
              <w:pStyle w:val="TableHeaderCenter"/>
              <w:rPr>
                <w:ins w:id="1553" w:author=" Vijay Parmar" w:date="2009-08-23T01:29:00Z"/>
              </w:rPr>
            </w:pPr>
            <w:ins w:id="1554" w:author=" Vijay Parmar" w:date="2009-08-23T01:33:00Z">
              <w:r>
                <w:t>Sample value</w:t>
              </w:r>
            </w:ins>
          </w:p>
        </w:tc>
      </w:tr>
      <w:tr w:rsidR="00EE055A" w:rsidRPr="007966AD" w:rsidTr="00EE258F">
        <w:trPr>
          <w:cantSplit/>
          <w:ins w:id="1555" w:author=" Vijay Parmar" w:date="2009-08-23T01:29:00Z"/>
        </w:trPr>
        <w:tc>
          <w:tcPr>
            <w:tcW w:w="3577" w:type="dxa"/>
            <w:vAlign w:val="center"/>
          </w:tcPr>
          <w:p w:rsidR="00EE055A" w:rsidRPr="007966AD" w:rsidRDefault="00EE055A" w:rsidP="00EE258F">
            <w:pPr>
              <w:pStyle w:val="TableText"/>
              <w:rPr>
                <w:ins w:id="1556" w:author=" Vijay Parmar" w:date="2009-08-23T01:29:00Z"/>
                <w:rStyle w:val="CodeChar0"/>
              </w:rPr>
            </w:pPr>
            <w:ins w:id="1557" w:author=" Vijay Parmar" w:date="2009-08-23T01:30:00Z">
              <w:r>
                <w:rPr>
                  <w:rStyle w:val="CodeChar0"/>
                </w:rPr>
                <w:t>Hostname of this server</w:t>
              </w:r>
            </w:ins>
          </w:p>
        </w:tc>
        <w:tc>
          <w:tcPr>
            <w:tcW w:w="4847" w:type="dxa"/>
            <w:vAlign w:val="center"/>
          </w:tcPr>
          <w:p w:rsidR="00EE055A" w:rsidRPr="007966AD" w:rsidRDefault="005E7D65" w:rsidP="00EE258F">
            <w:pPr>
              <w:pStyle w:val="TableText"/>
              <w:rPr>
                <w:ins w:id="1558" w:author=" Vijay Parmar" w:date="2009-08-23T01:29:00Z"/>
              </w:rPr>
            </w:pPr>
            <w:ins w:id="1559" w:author=" Vijay Parmar" w:date="2009-08-23T01:33:00Z">
              <w:r>
                <w:t>VIJAY</w:t>
              </w:r>
            </w:ins>
          </w:p>
        </w:tc>
      </w:tr>
      <w:tr w:rsidR="00EE055A" w:rsidRPr="007966AD" w:rsidTr="00EE258F">
        <w:trPr>
          <w:cantSplit/>
          <w:ins w:id="1560" w:author=" Vijay Parmar" w:date="2009-08-23T01:29:00Z"/>
        </w:trPr>
        <w:tc>
          <w:tcPr>
            <w:tcW w:w="3577" w:type="dxa"/>
            <w:vAlign w:val="center"/>
          </w:tcPr>
          <w:p w:rsidR="00EE055A" w:rsidRDefault="00EE055A" w:rsidP="00EE055A">
            <w:pPr>
              <w:pStyle w:val="TableText"/>
              <w:rPr>
                <w:ins w:id="1561" w:author=" Vijay Parmar" w:date="2009-08-23T01:29:00Z"/>
                <w:rStyle w:val="CodeChar0"/>
              </w:rPr>
            </w:pPr>
            <w:ins w:id="1562" w:author=" Vijay Parmar" w:date="2009-08-23T01:30:00Z">
              <w:r>
                <w:rPr>
                  <w:rStyle w:val="CodeChar0"/>
                </w:rPr>
                <w:t>JBoss Server Name</w:t>
              </w:r>
            </w:ins>
          </w:p>
        </w:tc>
        <w:tc>
          <w:tcPr>
            <w:tcW w:w="4847" w:type="dxa"/>
            <w:vAlign w:val="center"/>
          </w:tcPr>
          <w:p w:rsidR="00EE055A" w:rsidRDefault="005E7D65" w:rsidP="00EE258F">
            <w:pPr>
              <w:pStyle w:val="TableText"/>
              <w:rPr>
                <w:ins w:id="1563" w:author=" Vijay Parmar" w:date="2009-08-23T01:29:00Z"/>
              </w:rPr>
            </w:pPr>
            <w:ins w:id="1564" w:author=" Vijay Parmar" w:date="2009-08-23T01:33:00Z">
              <w:r>
                <w:t>Default</w:t>
              </w:r>
            </w:ins>
          </w:p>
        </w:tc>
      </w:tr>
      <w:tr w:rsidR="00EE055A" w:rsidRPr="007966AD" w:rsidTr="00EE258F">
        <w:trPr>
          <w:cantSplit/>
          <w:ins w:id="1565" w:author=" Vijay Parmar" w:date="2009-08-23T01:29:00Z"/>
        </w:trPr>
        <w:tc>
          <w:tcPr>
            <w:tcW w:w="3577" w:type="dxa"/>
            <w:vAlign w:val="center"/>
          </w:tcPr>
          <w:p w:rsidR="00EE055A" w:rsidRDefault="00EE055A" w:rsidP="00EE055A">
            <w:pPr>
              <w:pStyle w:val="TableText"/>
              <w:rPr>
                <w:ins w:id="1566" w:author=" Vijay Parmar" w:date="2009-08-23T01:29:00Z"/>
                <w:rStyle w:val="CodeChar0"/>
              </w:rPr>
            </w:pPr>
            <w:ins w:id="1567" w:author=" Vijay Parmar" w:date="2009-08-23T01:30:00Z">
              <w:r>
                <w:rPr>
                  <w:rStyle w:val="CodeChar0"/>
                </w:rPr>
                <w:t>JBoss Web Console User</w:t>
              </w:r>
            </w:ins>
          </w:p>
        </w:tc>
        <w:tc>
          <w:tcPr>
            <w:tcW w:w="4847" w:type="dxa"/>
            <w:vAlign w:val="center"/>
          </w:tcPr>
          <w:p w:rsidR="00EE055A" w:rsidRDefault="005E7D65" w:rsidP="00EE258F">
            <w:pPr>
              <w:pStyle w:val="TableText"/>
              <w:rPr>
                <w:ins w:id="1568" w:author=" Vijay Parmar" w:date="2009-08-23T01:29:00Z"/>
              </w:rPr>
            </w:pPr>
            <w:ins w:id="1569" w:author=" Vijay Parmar" w:date="2009-08-23T01:33:00Z">
              <w:r>
                <w:t>Admin</w:t>
              </w:r>
            </w:ins>
          </w:p>
        </w:tc>
      </w:tr>
      <w:tr w:rsidR="00EE055A" w:rsidRPr="007966AD" w:rsidTr="00EE258F">
        <w:trPr>
          <w:cantSplit/>
          <w:ins w:id="1570" w:author=" Vijay Parmar" w:date="2009-08-23T01:31:00Z"/>
        </w:trPr>
        <w:tc>
          <w:tcPr>
            <w:tcW w:w="3577" w:type="dxa"/>
            <w:vAlign w:val="center"/>
          </w:tcPr>
          <w:p w:rsidR="00EE055A" w:rsidRDefault="00EE055A" w:rsidP="00EE055A">
            <w:pPr>
              <w:pStyle w:val="TableText"/>
              <w:rPr>
                <w:ins w:id="1571" w:author=" Vijay Parmar" w:date="2009-08-23T01:31:00Z"/>
                <w:rStyle w:val="CodeChar0"/>
              </w:rPr>
            </w:pPr>
            <w:ins w:id="1572" w:author=" Vijay Parmar" w:date="2009-08-23T01:31:00Z">
              <w:r>
                <w:rPr>
                  <w:rStyle w:val="CodeChar0"/>
                </w:rPr>
                <w:t>JBoss Web Console Password</w:t>
              </w:r>
            </w:ins>
          </w:p>
        </w:tc>
        <w:tc>
          <w:tcPr>
            <w:tcW w:w="4847" w:type="dxa"/>
            <w:vAlign w:val="center"/>
          </w:tcPr>
          <w:p w:rsidR="00EE055A" w:rsidRDefault="005E7D65" w:rsidP="00EE258F">
            <w:pPr>
              <w:pStyle w:val="TableText"/>
              <w:rPr>
                <w:ins w:id="1573" w:author=" Vijay Parmar" w:date="2009-08-23T01:31:00Z"/>
              </w:rPr>
            </w:pPr>
            <w:ins w:id="1574" w:author=" Vijay Parmar" w:date="2009-08-23T01:33:00Z">
              <w:r>
                <w:t>Password</w:t>
              </w:r>
            </w:ins>
          </w:p>
        </w:tc>
      </w:tr>
      <w:tr w:rsidR="005E7D65" w:rsidRPr="007966AD" w:rsidTr="00EE258F">
        <w:trPr>
          <w:cantSplit/>
          <w:ins w:id="1575" w:author=" Vijay Parmar" w:date="2009-08-23T01:31:00Z"/>
        </w:trPr>
        <w:tc>
          <w:tcPr>
            <w:tcW w:w="3577" w:type="dxa"/>
            <w:vAlign w:val="center"/>
          </w:tcPr>
          <w:p w:rsidR="005E7D65" w:rsidRDefault="005E7D65" w:rsidP="00EE055A">
            <w:pPr>
              <w:pStyle w:val="TableText"/>
              <w:rPr>
                <w:ins w:id="1576" w:author=" Vijay Parmar" w:date="2009-08-23T01:31:00Z"/>
                <w:rStyle w:val="CodeChar0"/>
              </w:rPr>
            </w:pPr>
            <w:ins w:id="1577" w:author=" Vijay Parmar" w:date="2009-08-23T01:31:00Z">
              <w:r>
                <w:rPr>
                  <w:rStyle w:val="CodeChar0"/>
                </w:rPr>
                <w:t>JBoss Server JAVA_OPTS</w:t>
              </w:r>
            </w:ins>
          </w:p>
        </w:tc>
        <w:tc>
          <w:tcPr>
            <w:tcW w:w="4847" w:type="dxa"/>
            <w:vAlign w:val="center"/>
          </w:tcPr>
          <w:p w:rsidR="005E7D65" w:rsidRDefault="005E7D65" w:rsidP="00EE258F">
            <w:pPr>
              <w:pStyle w:val="TableText"/>
              <w:rPr>
                <w:ins w:id="1578" w:author=" Vijay Parmar" w:date="2009-08-23T01:31:00Z"/>
              </w:rPr>
            </w:pPr>
            <w:ins w:id="1579" w:author=" Vijay Parmar" w:date="2009-08-23T01:35:00Z">
              <w:r w:rsidRPr="005E7D65">
                <w:t>-server -Xms256m -Xmx512m -XX:ThreadStackSize=128 -XX:SurvivorRatio=10 -XX:PermSize=128m -XX:MaxPermSize=128m -Dsun.rmi.dgc.client.gcInterval=3600000 -Dsun.rmi.dgc.server.gcInterval=3600000 -Djava.awt.headless=true</w:t>
              </w:r>
            </w:ins>
          </w:p>
        </w:tc>
      </w:tr>
      <w:tr w:rsidR="005E7D65" w:rsidRPr="007966AD" w:rsidTr="00EE258F">
        <w:trPr>
          <w:cantSplit/>
          <w:ins w:id="1580" w:author=" Vijay Parmar" w:date="2009-08-23T01:31:00Z"/>
        </w:trPr>
        <w:tc>
          <w:tcPr>
            <w:tcW w:w="3577" w:type="dxa"/>
            <w:vAlign w:val="center"/>
          </w:tcPr>
          <w:p w:rsidR="005E7D65" w:rsidRDefault="005E7D65" w:rsidP="00EE055A">
            <w:pPr>
              <w:pStyle w:val="TableText"/>
              <w:rPr>
                <w:ins w:id="1581" w:author=" Vijay Parmar" w:date="2009-08-23T01:31:00Z"/>
                <w:rStyle w:val="CodeChar0"/>
              </w:rPr>
            </w:pPr>
            <w:ins w:id="1582" w:author=" Vijay Parmar" w:date="2009-08-23T01:31:00Z">
              <w:r>
                <w:rPr>
                  <w:rStyle w:val="CodeChar0"/>
                </w:rPr>
                <w:t>JBoss HTTP Port</w:t>
              </w:r>
            </w:ins>
          </w:p>
        </w:tc>
        <w:tc>
          <w:tcPr>
            <w:tcW w:w="4847" w:type="dxa"/>
            <w:vAlign w:val="center"/>
          </w:tcPr>
          <w:p w:rsidR="005E7D65" w:rsidRDefault="005E7D65" w:rsidP="00EE258F">
            <w:pPr>
              <w:pStyle w:val="TableText"/>
              <w:rPr>
                <w:ins w:id="1583" w:author=" Vijay Parmar" w:date="2009-08-23T01:31:00Z"/>
              </w:rPr>
            </w:pPr>
            <w:ins w:id="1584" w:author=" Vijay Parmar" w:date="2009-08-23T01:35:00Z">
              <w:r>
                <w:t>30210</w:t>
              </w:r>
            </w:ins>
          </w:p>
        </w:tc>
      </w:tr>
      <w:tr w:rsidR="005E7D65" w:rsidRPr="007966AD" w:rsidTr="00EE258F">
        <w:trPr>
          <w:cantSplit/>
          <w:ins w:id="1585" w:author=" Vijay Parmar" w:date="2009-08-23T01:31:00Z"/>
        </w:trPr>
        <w:tc>
          <w:tcPr>
            <w:tcW w:w="3577" w:type="dxa"/>
            <w:vAlign w:val="center"/>
          </w:tcPr>
          <w:p w:rsidR="005E7D65" w:rsidRDefault="005E7D65" w:rsidP="00EE055A">
            <w:pPr>
              <w:pStyle w:val="TableText"/>
              <w:rPr>
                <w:ins w:id="1586" w:author=" Vijay Parmar" w:date="2009-08-23T01:31:00Z"/>
                <w:rStyle w:val="CodeChar0"/>
              </w:rPr>
            </w:pPr>
            <w:ins w:id="1587" w:author=" Vijay Parmar" w:date="2009-08-23T01:31:00Z">
              <w:r>
                <w:rPr>
                  <w:rStyle w:val="CodeChar0"/>
                </w:rPr>
                <w:t>JBoss JNDI Port</w:t>
              </w:r>
            </w:ins>
          </w:p>
        </w:tc>
        <w:tc>
          <w:tcPr>
            <w:tcW w:w="4847" w:type="dxa"/>
            <w:vAlign w:val="center"/>
          </w:tcPr>
          <w:p w:rsidR="005E7D65" w:rsidRDefault="005E7D65" w:rsidP="00EE258F">
            <w:pPr>
              <w:pStyle w:val="TableText"/>
              <w:rPr>
                <w:ins w:id="1588" w:author=" Vijay Parmar" w:date="2009-08-23T01:31:00Z"/>
              </w:rPr>
            </w:pPr>
            <w:ins w:id="1589" w:author=" Vijay Parmar" w:date="2009-08-23T01:33:00Z">
              <w:r>
                <w:t>302</w:t>
              </w:r>
            </w:ins>
            <w:ins w:id="1590" w:author=" Vijay Parmar" w:date="2009-08-23T01:35:00Z">
              <w:r>
                <w:t>00</w:t>
              </w:r>
            </w:ins>
          </w:p>
        </w:tc>
      </w:tr>
      <w:tr w:rsidR="005E7D65" w:rsidRPr="007966AD" w:rsidTr="00EE258F">
        <w:trPr>
          <w:cantSplit/>
          <w:ins w:id="1591" w:author=" Vijay Parmar" w:date="2009-08-23T01:32:00Z"/>
        </w:trPr>
        <w:tc>
          <w:tcPr>
            <w:tcW w:w="3577" w:type="dxa"/>
            <w:vAlign w:val="center"/>
          </w:tcPr>
          <w:p w:rsidR="005E7D65" w:rsidRDefault="005E7D65" w:rsidP="00EE055A">
            <w:pPr>
              <w:pStyle w:val="TableText"/>
              <w:rPr>
                <w:ins w:id="1592" w:author=" Vijay Parmar" w:date="2009-08-23T01:32:00Z"/>
                <w:rStyle w:val="CodeChar0"/>
              </w:rPr>
            </w:pPr>
            <w:ins w:id="1593" w:author=" Vijay Parmar" w:date="2009-08-23T01:32:00Z">
              <w:r>
                <w:rPr>
                  <w:rStyle w:val="CodeChar0"/>
                </w:rPr>
                <w:t>JBoss RMI Port</w:t>
              </w:r>
            </w:ins>
          </w:p>
        </w:tc>
        <w:tc>
          <w:tcPr>
            <w:tcW w:w="4847" w:type="dxa"/>
            <w:vAlign w:val="center"/>
          </w:tcPr>
          <w:p w:rsidR="005E7D65" w:rsidRDefault="005E7D65" w:rsidP="005E7D65">
            <w:pPr>
              <w:pStyle w:val="TableText"/>
              <w:rPr>
                <w:ins w:id="1594" w:author=" Vijay Parmar" w:date="2009-08-23T01:32:00Z"/>
              </w:rPr>
            </w:pPr>
            <w:ins w:id="1595" w:author=" Vijay Parmar" w:date="2009-08-23T01:34:00Z">
              <w:r>
                <w:t>302</w:t>
              </w:r>
            </w:ins>
            <w:ins w:id="1596" w:author=" Vijay Parmar" w:date="2009-08-23T01:35:00Z">
              <w:r>
                <w:t>3</w:t>
              </w:r>
            </w:ins>
            <w:ins w:id="1597" w:author=" Vijay Parmar" w:date="2009-08-23T01:34:00Z">
              <w:r>
                <w:t>0</w:t>
              </w:r>
            </w:ins>
          </w:p>
        </w:tc>
      </w:tr>
      <w:tr w:rsidR="005E7D65" w:rsidRPr="007966AD" w:rsidTr="00EE258F">
        <w:trPr>
          <w:cantSplit/>
          <w:ins w:id="1598" w:author=" Vijay Parmar" w:date="2009-08-23T01:32:00Z"/>
        </w:trPr>
        <w:tc>
          <w:tcPr>
            <w:tcW w:w="3577" w:type="dxa"/>
            <w:vAlign w:val="center"/>
          </w:tcPr>
          <w:p w:rsidR="005E7D65" w:rsidRDefault="005E7D65" w:rsidP="00EE055A">
            <w:pPr>
              <w:pStyle w:val="TableText"/>
              <w:rPr>
                <w:ins w:id="1599" w:author=" Vijay Parmar" w:date="2009-08-23T01:32:00Z"/>
                <w:rStyle w:val="CodeChar0"/>
              </w:rPr>
            </w:pPr>
            <w:ins w:id="1600" w:author=" Vijay Parmar" w:date="2009-08-23T01:32:00Z">
              <w:r>
                <w:rPr>
                  <w:rStyle w:val="CodeChar0"/>
                </w:rPr>
                <w:t>JBoss EJBInvoker Port</w:t>
              </w:r>
            </w:ins>
          </w:p>
        </w:tc>
        <w:tc>
          <w:tcPr>
            <w:tcW w:w="4847" w:type="dxa"/>
            <w:vAlign w:val="center"/>
          </w:tcPr>
          <w:p w:rsidR="005E7D65" w:rsidRDefault="005E7D65" w:rsidP="005E7D65">
            <w:pPr>
              <w:pStyle w:val="TableText"/>
              <w:rPr>
                <w:ins w:id="1601" w:author=" Vijay Parmar" w:date="2009-08-23T01:32:00Z"/>
              </w:rPr>
            </w:pPr>
            <w:ins w:id="1602" w:author=" Vijay Parmar" w:date="2009-08-23T01:34:00Z">
              <w:r>
                <w:t>30</w:t>
              </w:r>
            </w:ins>
            <w:ins w:id="1603" w:author=" Vijay Parmar" w:date="2009-08-23T01:35:00Z">
              <w:r>
                <w:t>15</w:t>
              </w:r>
            </w:ins>
            <w:ins w:id="1604" w:author=" Vijay Parmar" w:date="2009-08-23T01:34:00Z">
              <w:r>
                <w:t>0</w:t>
              </w:r>
            </w:ins>
          </w:p>
        </w:tc>
      </w:tr>
      <w:tr w:rsidR="005E7D65" w:rsidRPr="007966AD" w:rsidTr="00EE258F">
        <w:trPr>
          <w:cantSplit/>
          <w:ins w:id="1605" w:author=" Vijay Parmar" w:date="2009-08-23T01:32:00Z"/>
        </w:trPr>
        <w:tc>
          <w:tcPr>
            <w:tcW w:w="3577" w:type="dxa"/>
            <w:vAlign w:val="center"/>
          </w:tcPr>
          <w:p w:rsidR="005E7D65" w:rsidRDefault="005E7D65" w:rsidP="00EE055A">
            <w:pPr>
              <w:pStyle w:val="TableText"/>
              <w:rPr>
                <w:ins w:id="1606" w:author=" Vijay Parmar" w:date="2009-08-23T01:32:00Z"/>
                <w:rStyle w:val="CodeChar0"/>
              </w:rPr>
            </w:pPr>
            <w:ins w:id="1607" w:author=" Vijay Parmar" w:date="2009-08-23T01:32:00Z">
              <w:r>
                <w:rPr>
                  <w:rStyle w:val="CodeChar0"/>
                </w:rPr>
                <w:t xml:space="preserve">JBoss CORBAORG </w:t>
              </w:r>
            </w:ins>
            <w:ins w:id="1608" w:author=" Vijay Parmar" w:date="2009-08-23T01:33:00Z">
              <w:r>
                <w:rPr>
                  <w:rStyle w:val="CodeChar0"/>
                </w:rPr>
                <w:t>p</w:t>
              </w:r>
            </w:ins>
            <w:ins w:id="1609" w:author=" Vijay Parmar" w:date="2009-08-23T01:32:00Z">
              <w:r>
                <w:rPr>
                  <w:rStyle w:val="CodeChar0"/>
                </w:rPr>
                <w:t>ort</w:t>
              </w:r>
            </w:ins>
          </w:p>
        </w:tc>
        <w:tc>
          <w:tcPr>
            <w:tcW w:w="4847" w:type="dxa"/>
            <w:vAlign w:val="center"/>
          </w:tcPr>
          <w:p w:rsidR="002D504C" w:rsidRDefault="005E7D65">
            <w:pPr>
              <w:pStyle w:val="TableText"/>
              <w:rPr>
                <w:ins w:id="1610" w:author=" Vijay Parmar" w:date="2009-08-23T01:32:00Z"/>
                <w:sz w:val="22"/>
              </w:rPr>
            </w:pPr>
            <w:ins w:id="1611" w:author=" Vijay Parmar" w:date="2009-08-23T01:34:00Z">
              <w:r>
                <w:t>30</w:t>
              </w:r>
            </w:ins>
            <w:ins w:id="1612" w:author=" Vijay Parmar" w:date="2009-08-23T01:35:00Z">
              <w:r>
                <w:t>3</w:t>
              </w:r>
            </w:ins>
            <w:ins w:id="1613" w:author=" Vijay Parmar" w:date="2009-08-23T01:34:00Z">
              <w:r>
                <w:t>50</w:t>
              </w:r>
            </w:ins>
          </w:p>
        </w:tc>
      </w:tr>
      <w:tr w:rsidR="005E7D65" w:rsidRPr="007966AD" w:rsidTr="00EE258F">
        <w:trPr>
          <w:cantSplit/>
          <w:ins w:id="1614" w:author=" Vijay Parmar" w:date="2009-08-23T01:32:00Z"/>
        </w:trPr>
        <w:tc>
          <w:tcPr>
            <w:tcW w:w="3577" w:type="dxa"/>
            <w:vAlign w:val="center"/>
          </w:tcPr>
          <w:p w:rsidR="005E7D65" w:rsidRDefault="005E7D65" w:rsidP="00EE055A">
            <w:pPr>
              <w:pStyle w:val="TableText"/>
              <w:rPr>
                <w:ins w:id="1615" w:author=" Vijay Parmar" w:date="2009-08-23T01:32:00Z"/>
                <w:rStyle w:val="CodeChar0"/>
              </w:rPr>
            </w:pPr>
            <w:ins w:id="1616" w:author=" Vijay Parmar" w:date="2009-08-23T01:32:00Z">
              <w:r>
                <w:rPr>
                  <w:rStyle w:val="CodeChar0"/>
                </w:rPr>
                <w:t>JBoss hajndi port</w:t>
              </w:r>
            </w:ins>
          </w:p>
        </w:tc>
        <w:tc>
          <w:tcPr>
            <w:tcW w:w="4847" w:type="dxa"/>
            <w:vAlign w:val="center"/>
          </w:tcPr>
          <w:p w:rsidR="005E7D65" w:rsidRDefault="005E7D65" w:rsidP="00EE258F">
            <w:pPr>
              <w:pStyle w:val="TableText"/>
              <w:rPr>
                <w:ins w:id="1617" w:author=" Vijay Parmar" w:date="2009-08-23T01:32:00Z"/>
              </w:rPr>
            </w:pPr>
            <w:ins w:id="1618" w:author=" Vijay Parmar" w:date="2009-08-23T01:35:00Z">
              <w:r>
                <w:t>30160</w:t>
              </w:r>
            </w:ins>
          </w:p>
        </w:tc>
      </w:tr>
      <w:tr w:rsidR="005E7D65" w:rsidRPr="007966AD" w:rsidTr="00EE258F">
        <w:trPr>
          <w:cantSplit/>
          <w:ins w:id="1619" w:author=" Vijay Parmar" w:date="2009-08-23T01:34:00Z"/>
        </w:trPr>
        <w:tc>
          <w:tcPr>
            <w:tcW w:w="3577" w:type="dxa"/>
            <w:vAlign w:val="center"/>
          </w:tcPr>
          <w:p w:rsidR="005E7D65" w:rsidRDefault="005E7D65" w:rsidP="005E7D65">
            <w:pPr>
              <w:pStyle w:val="TableText"/>
              <w:rPr>
                <w:ins w:id="1620" w:author=" Vijay Parmar" w:date="2009-08-23T01:34:00Z"/>
                <w:rStyle w:val="CodeChar0"/>
              </w:rPr>
            </w:pPr>
            <w:ins w:id="1621" w:author=" Vijay Parmar" w:date="2009-08-23T01:34:00Z">
              <w:r>
                <w:rPr>
                  <w:rStyle w:val="CodeChar0"/>
                </w:rPr>
                <w:t>JBoss hajrmi port</w:t>
              </w:r>
            </w:ins>
          </w:p>
        </w:tc>
        <w:tc>
          <w:tcPr>
            <w:tcW w:w="4847" w:type="dxa"/>
            <w:vAlign w:val="center"/>
          </w:tcPr>
          <w:p w:rsidR="005E7D65" w:rsidRDefault="005E7D65" w:rsidP="00EE258F">
            <w:pPr>
              <w:pStyle w:val="TableText"/>
              <w:rPr>
                <w:ins w:id="1622" w:author=" Vijay Parmar" w:date="2009-08-23T01:34:00Z"/>
              </w:rPr>
            </w:pPr>
            <w:ins w:id="1623" w:author=" Vijay Parmar" w:date="2009-08-23T01:35:00Z">
              <w:r>
                <w:t>30260</w:t>
              </w:r>
            </w:ins>
          </w:p>
        </w:tc>
      </w:tr>
      <w:tr w:rsidR="005E7D65" w:rsidRPr="007966AD" w:rsidTr="00EE258F">
        <w:trPr>
          <w:cantSplit/>
          <w:ins w:id="1624" w:author=" Vijay Parmar" w:date="2009-08-23T01:32:00Z"/>
        </w:trPr>
        <w:tc>
          <w:tcPr>
            <w:tcW w:w="3577" w:type="dxa"/>
            <w:vAlign w:val="center"/>
          </w:tcPr>
          <w:p w:rsidR="005E7D65" w:rsidRDefault="005E7D65" w:rsidP="00EE055A">
            <w:pPr>
              <w:pStyle w:val="TableText"/>
              <w:rPr>
                <w:ins w:id="1625" w:author=" Vijay Parmar" w:date="2009-08-23T01:32:00Z"/>
                <w:rStyle w:val="CodeChar0"/>
              </w:rPr>
            </w:pPr>
            <w:ins w:id="1626" w:author=" Vijay Parmar" w:date="2009-08-23T01:32:00Z">
              <w:r>
                <w:rPr>
                  <w:rStyle w:val="CodeChar0"/>
                </w:rPr>
                <w:t>JBoss JMS port</w:t>
              </w:r>
            </w:ins>
          </w:p>
        </w:tc>
        <w:tc>
          <w:tcPr>
            <w:tcW w:w="4847" w:type="dxa"/>
            <w:vAlign w:val="center"/>
          </w:tcPr>
          <w:p w:rsidR="005E7D65" w:rsidRDefault="005E7D65" w:rsidP="00EE258F">
            <w:pPr>
              <w:pStyle w:val="TableText"/>
              <w:rPr>
                <w:ins w:id="1627" w:author=" Vijay Parmar" w:date="2009-08-23T01:32:00Z"/>
              </w:rPr>
            </w:pPr>
            <w:ins w:id="1628" w:author=" Vijay Parmar" w:date="2009-08-23T01:35:00Z">
              <w:r>
                <w:t>30170</w:t>
              </w:r>
            </w:ins>
          </w:p>
        </w:tc>
      </w:tr>
    </w:tbl>
    <w:p w:rsidR="00A82D76" w:rsidRDefault="00A82D76">
      <w:pPr>
        <w:pStyle w:val="ListNumber"/>
        <w:ind w:left="1440"/>
        <w:rPr>
          <w:ins w:id="1629" w:author=" Vijay Parmar" w:date="2009-08-23T01:25:00Z"/>
        </w:rPr>
        <w:pPrChange w:id="1630" w:author=" Vijay Parmar" w:date="2009-08-23T01:29:00Z">
          <w:pPr>
            <w:pStyle w:val="ListNumber"/>
            <w:numPr>
              <w:numId w:val="48"/>
            </w:numPr>
            <w:tabs>
              <w:tab w:val="num" w:pos="1080"/>
              <w:tab w:val="num" w:pos="1890"/>
            </w:tabs>
            <w:ind w:left="1440" w:hanging="360"/>
          </w:pPr>
        </w:pPrChange>
      </w:pPr>
    </w:p>
    <w:p w:rsidR="00A82D76" w:rsidRDefault="001634D2">
      <w:pPr>
        <w:pStyle w:val="ListNumber"/>
        <w:numPr>
          <w:ilvl w:val="0"/>
          <w:numId w:val="48"/>
        </w:numPr>
        <w:tabs>
          <w:tab w:val="num" w:pos="1080"/>
          <w:tab w:val="num" w:pos="1890"/>
        </w:tabs>
        <w:ind w:left="1890" w:hanging="450"/>
        <w:rPr>
          <w:ins w:id="1631" w:author=" Vijay Parmar" w:date="2009-08-23T01:42:00Z"/>
        </w:rPr>
        <w:pPrChange w:id="1632" w:author=" Vijay Parmar" w:date="2009-08-23T01:45:00Z">
          <w:pPr>
            <w:pStyle w:val="ListNumber"/>
            <w:numPr>
              <w:numId w:val="48"/>
            </w:numPr>
            <w:ind w:left="1440" w:hanging="360"/>
          </w:pPr>
        </w:pPrChange>
      </w:pPr>
      <w:ins w:id="1633" w:author=" Vijay Parmar" w:date="2009-08-23T01:36:00Z">
        <w:r>
          <w:t xml:space="preserve">On GUI Installer Step 10, configure the additional JBoss application server port information. </w:t>
        </w:r>
      </w:ins>
      <w:ins w:id="1634" w:author=" Vijay Parmar" w:date="2009-08-23T01:46:00Z">
        <w:r w:rsidR="003F4553">
          <w:t xml:space="preserve">The sample values for the required properties are shown below. </w:t>
        </w:r>
      </w:ins>
      <w:ins w:id="1635" w:author=" Vijay Parmar" w:date="2009-08-23T01:36:00Z">
        <w:r>
          <w:t xml:space="preserve">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B5658D" w:rsidRPr="007966AD" w:rsidTr="00EE258F">
        <w:trPr>
          <w:cantSplit/>
          <w:tblHeader/>
          <w:ins w:id="1636" w:author=" Vijay Parmar" w:date="2009-08-23T01:42:00Z"/>
        </w:trPr>
        <w:tc>
          <w:tcPr>
            <w:tcW w:w="3577" w:type="dxa"/>
            <w:shd w:val="clear" w:color="auto" w:fill="D9D9D9"/>
            <w:vAlign w:val="center"/>
          </w:tcPr>
          <w:p w:rsidR="00B5658D" w:rsidRPr="007966AD" w:rsidRDefault="00B5658D" w:rsidP="00EE258F">
            <w:pPr>
              <w:pStyle w:val="TableHeaderCenter"/>
              <w:rPr>
                <w:ins w:id="1637" w:author=" Vijay Parmar" w:date="2009-08-23T01:42:00Z"/>
              </w:rPr>
            </w:pPr>
            <w:ins w:id="1638" w:author=" Vijay Parmar" w:date="2009-08-23T01:42:00Z">
              <w:r>
                <w:lastRenderedPageBreak/>
                <w:t>Property</w:t>
              </w:r>
            </w:ins>
          </w:p>
        </w:tc>
        <w:tc>
          <w:tcPr>
            <w:tcW w:w="4847" w:type="dxa"/>
            <w:shd w:val="clear" w:color="auto" w:fill="D9D9D9"/>
            <w:vAlign w:val="center"/>
          </w:tcPr>
          <w:p w:rsidR="00B5658D" w:rsidRPr="007966AD" w:rsidRDefault="00B5658D" w:rsidP="00EE258F">
            <w:pPr>
              <w:pStyle w:val="TableHeaderCenter"/>
              <w:rPr>
                <w:ins w:id="1639" w:author=" Vijay Parmar" w:date="2009-08-23T01:42:00Z"/>
              </w:rPr>
            </w:pPr>
            <w:ins w:id="1640" w:author=" Vijay Parmar" w:date="2009-08-23T01:42:00Z">
              <w:r>
                <w:t>Sample value</w:t>
              </w:r>
            </w:ins>
          </w:p>
        </w:tc>
      </w:tr>
      <w:tr w:rsidR="00B5658D" w:rsidRPr="007966AD" w:rsidTr="00EE258F">
        <w:trPr>
          <w:cantSplit/>
          <w:ins w:id="1641" w:author=" Vijay Parmar" w:date="2009-08-23T01:42:00Z"/>
        </w:trPr>
        <w:tc>
          <w:tcPr>
            <w:tcW w:w="3577" w:type="dxa"/>
            <w:vAlign w:val="center"/>
          </w:tcPr>
          <w:p w:rsidR="00B5658D" w:rsidRDefault="00B5658D" w:rsidP="00EE258F">
            <w:pPr>
              <w:pStyle w:val="TableText"/>
              <w:rPr>
                <w:ins w:id="1642" w:author=" Vijay Parmar" w:date="2009-08-23T01:42:00Z"/>
                <w:rStyle w:val="CodeChar0"/>
              </w:rPr>
            </w:pPr>
            <w:ins w:id="1643" w:author=" Vijay Parmar" w:date="2009-08-23T01:42:00Z">
              <w:r>
                <w:rPr>
                  <w:rStyle w:val="CodeChar0"/>
                </w:rPr>
                <w:t>JBoss jmx-rmi port</w:t>
              </w:r>
            </w:ins>
          </w:p>
        </w:tc>
        <w:tc>
          <w:tcPr>
            <w:tcW w:w="4847" w:type="dxa"/>
            <w:vAlign w:val="center"/>
          </w:tcPr>
          <w:p w:rsidR="00B5658D" w:rsidRDefault="00B5658D" w:rsidP="00EE258F">
            <w:pPr>
              <w:pStyle w:val="TableText"/>
              <w:rPr>
                <w:ins w:id="1644" w:author=" Vijay Parmar" w:date="2009-08-23T01:42:00Z"/>
              </w:rPr>
            </w:pPr>
            <w:ins w:id="1645" w:author=" Vijay Parmar" w:date="2009-08-23T01:42:00Z">
              <w:r>
                <w:t>30290</w:t>
              </w:r>
            </w:ins>
          </w:p>
        </w:tc>
      </w:tr>
      <w:tr w:rsidR="00B5658D" w:rsidRPr="007966AD" w:rsidTr="00EE258F">
        <w:trPr>
          <w:cantSplit/>
          <w:ins w:id="1646" w:author=" Vijay Parmar" w:date="2009-08-23T01:42:00Z"/>
        </w:trPr>
        <w:tc>
          <w:tcPr>
            <w:tcW w:w="3577" w:type="dxa"/>
            <w:vAlign w:val="center"/>
          </w:tcPr>
          <w:p w:rsidR="00B5658D" w:rsidRDefault="00B5658D" w:rsidP="00EE258F">
            <w:pPr>
              <w:pStyle w:val="TableText"/>
              <w:rPr>
                <w:ins w:id="1647" w:author=" Vijay Parmar" w:date="2009-08-23T01:42:00Z"/>
                <w:rStyle w:val="CodeChar0"/>
              </w:rPr>
            </w:pPr>
            <w:ins w:id="1648" w:author=" Vijay Parmar" w:date="2009-08-23T01:42:00Z">
              <w:r>
                <w:rPr>
                  <w:rStyle w:val="CodeChar0"/>
                </w:rPr>
                <w:t>JBoss messagin port</w:t>
              </w:r>
            </w:ins>
          </w:p>
        </w:tc>
        <w:tc>
          <w:tcPr>
            <w:tcW w:w="4847" w:type="dxa"/>
            <w:vAlign w:val="center"/>
          </w:tcPr>
          <w:p w:rsidR="00B5658D" w:rsidRDefault="00B5658D" w:rsidP="00EE258F">
            <w:pPr>
              <w:pStyle w:val="TableText"/>
              <w:rPr>
                <w:ins w:id="1649" w:author=" Vijay Parmar" w:date="2009-08-23T01:42:00Z"/>
              </w:rPr>
            </w:pPr>
            <w:ins w:id="1650" w:author=" Vijay Parmar" w:date="2009-08-23T01:42:00Z">
              <w:r>
                <w:t>30330</w:t>
              </w:r>
            </w:ins>
          </w:p>
        </w:tc>
      </w:tr>
      <w:tr w:rsidR="00B5658D" w:rsidRPr="007966AD" w:rsidTr="00EE258F">
        <w:trPr>
          <w:cantSplit/>
          <w:ins w:id="1651" w:author=" Vijay Parmar" w:date="2009-08-23T01:42:00Z"/>
        </w:trPr>
        <w:tc>
          <w:tcPr>
            <w:tcW w:w="3577" w:type="dxa"/>
            <w:vAlign w:val="center"/>
          </w:tcPr>
          <w:p w:rsidR="00B5658D" w:rsidRDefault="00B5658D" w:rsidP="00EE258F">
            <w:pPr>
              <w:pStyle w:val="TableText"/>
              <w:rPr>
                <w:ins w:id="1652" w:author=" Vijay Parmar" w:date="2009-08-23T01:42:00Z"/>
                <w:rStyle w:val="CodeChar0"/>
              </w:rPr>
            </w:pPr>
            <w:ins w:id="1653" w:author=" Vijay Parmar" w:date="2009-08-23T01:42:00Z">
              <w:r>
                <w:rPr>
                  <w:rStyle w:val="CodeChar0"/>
                </w:rPr>
                <w:t>JBoss pooledha port</w:t>
              </w:r>
            </w:ins>
          </w:p>
        </w:tc>
        <w:tc>
          <w:tcPr>
            <w:tcW w:w="4847" w:type="dxa"/>
            <w:vAlign w:val="center"/>
          </w:tcPr>
          <w:p w:rsidR="00B5658D" w:rsidRDefault="00B5658D" w:rsidP="00EE258F">
            <w:pPr>
              <w:pStyle w:val="TableText"/>
              <w:rPr>
                <w:ins w:id="1654" w:author=" Vijay Parmar" w:date="2009-08-23T01:42:00Z"/>
              </w:rPr>
            </w:pPr>
            <w:ins w:id="1655" w:author=" Vijay Parmar" w:date="2009-08-23T01:42:00Z">
              <w:r>
                <w:t>30370</w:t>
              </w:r>
            </w:ins>
          </w:p>
        </w:tc>
      </w:tr>
      <w:tr w:rsidR="00B5658D" w:rsidRPr="007966AD" w:rsidTr="00EE258F">
        <w:trPr>
          <w:cantSplit/>
          <w:ins w:id="1656" w:author=" Vijay Parmar" w:date="2009-08-23T01:42:00Z"/>
        </w:trPr>
        <w:tc>
          <w:tcPr>
            <w:tcW w:w="3577" w:type="dxa"/>
            <w:vAlign w:val="center"/>
          </w:tcPr>
          <w:p w:rsidR="00B5658D" w:rsidRDefault="00B5658D" w:rsidP="00EE258F">
            <w:pPr>
              <w:pStyle w:val="TableText"/>
              <w:rPr>
                <w:ins w:id="1657" w:author=" Vijay Parmar" w:date="2009-08-23T01:42:00Z"/>
                <w:rStyle w:val="CodeChar0"/>
              </w:rPr>
            </w:pPr>
            <w:ins w:id="1658" w:author=" Vijay Parmar" w:date="2009-08-23T01:42:00Z">
              <w:r>
                <w:rPr>
                  <w:rStyle w:val="CodeChar0"/>
                </w:rPr>
                <w:t>JBoss remoting port</w:t>
              </w:r>
            </w:ins>
          </w:p>
        </w:tc>
        <w:tc>
          <w:tcPr>
            <w:tcW w:w="4847" w:type="dxa"/>
            <w:vAlign w:val="center"/>
          </w:tcPr>
          <w:p w:rsidR="00B5658D" w:rsidRDefault="00B5658D" w:rsidP="00EE258F">
            <w:pPr>
              <w:pStyle w:val="TableText"/>
              <w:rPr>
                <w:ins w:id="1659" w:author=" Vijay Parmar" w:date="2009-08-23T01:42:00Z"/>
              </w:rPr>
            </w:pPr>
            <w:ins w:id="1660" w:author=" Vijay Parmar" w:date="2009-08-23T01:42:00Z">
              <w:r>
                <w:t>30320</w:t>
              </w:r>
            </w:ins>
          </w:p>
        </w:tc>
      </w:tr>
      <w:tr w:rsidR="00B5658D" w:rsidRPr="007966AD" w:rsidTr="00EE258F">
        <w:trPr>
          <w:cantSplit/>
          <w:ins w:id="1661" w:author=" Vijay Parmar" w:date="2009-08-23T01:42:00Z"/>
        </w:trPr>
        <w:tc>
          <w:tcPr>
            <w:tcW w:w="3577" w:type="dxa"/>
            <w:vAlign w:val="center"/>
          </w:tcPr>
          <w:p w:rsidR="00B5658D" w:rsidRDefault="00B5658D" w:rsidP="00EE258F">
            <w:pPr>
              <w:pStyle w:val="TableText"/>
              <w:rPr>
                <w:ins w:id="1662" w:author=" Vijay Parmar" w:date="2009-08-23T01:42:00Z"/>
                <w:rStyle w:val="CodeChar0"/>
              </w:rPr>
            </w:pPr>
            <w:ins w:id="1663" w:author=" Vijay Parmar" w:date="2009-08-23T01:42:00Z">
              <w:r>
                <w:rPr>
                  <w:rStyle w:val="CodeChar0"/>
                </w:rPr>
                <w:t>JBoss bind port</w:t>
              </w:r>
            </w:ins>
          </w:p>
        </w:tc>
        <w:tc>
          <w:tcPr>
            <w:tcW w:w="4847" w:type="dxa"/>
            <w:vAlign w:val="center"/>
          </w:tcPr>
          <w:p w:rsidR="00B5658D" w:rsidRDefault="00B5658D" w:rsidP="00EE258F">
            <w:pPr>
              <w:pStyle w:val="TableText"/>
              <w:rPr>
                <w:ins w:id="1664" w:author=" Vijay Parmar" w:date="2009-08-23T01:42:00Z"/>
              </w:rPr>
            </w:pPr>
            <w:ins w:id="1665" w:author=" Vijay Parmar" w:date="2009-08-23T01:42:00Z">
              <w:r>
                <w:t>0</w:t>
              </w:r>
            </w:ins>
          </w:p>
        </w:tc>
      </w:tr>
      <w:tr w:rsidR="00B5658D" w:rsidRPr="007966AD" w:rsidTr="00EE258F">
        <w:trPr>
          <w:cantSplit/>
          <w:ins w:id="1666" w:author=" Vijay Parmar" w:date="2009-08-23T01:42:00Z"/>
        </w:trPr>
        <w:tc>
          <w:tcPr>
            <w:tcW w:w="3577" w:type="dxa"/>
            <w:vAlign w:val="center"/>
          </w:tcPr>
          <w:p w:rsidR="00B5658D" w:rsidRDefault="00B5658D" w:rsidP="00EE258F">
            <w:pPr>
              <w:pStyle w:val="TableText"/>
              <w:rPr>
                <w:ins w:id="1667" w:author=" Vijay Parmar" w:date="2009-08-23T01:42:00Z"/>
                <w:rStyle w:val="CodeChar0"/>
              </w:rPr>
            </w:pPr>
            <w:ins w:id="1668" w:author=" Vijay Parmar" w:date="2009-08-23T01:42:00Z">
              <w:r>
                <w:rPr>
                  <w:rStyle w:val="CodeChar0"/>
                </w:rPr>
                <w:t>JBoss redirect Port</w:t>
              </w:r>
            </w:ins>
          </w:p>
        </w:tc>
        <w:tc>
          <w:tcPr>
            <w:tcW w:w="4847" w:type="dxa"/>
            <w:vAlign w:val="center"/>
          </w:tcPr>
          <w:p w:rsidR="00B5658D" w:rsidRDefault="00B5658D" w:rsidP="00EE258F">
            <w:pPr>
              <w:pStyle w:val="TableText"/>
              <w:rPr>
                <w:ins w:id="1669" w:author=" Vijay Parmar" w:date="2009-08-23T01:42:00Z"/>
              </w:rPr>
            </w:pPr>
            <w:ins w:id="1670" w:author=" Vijay Parmar" w:date="2009-08-23T01:42:00Z">
              <w:r>
                <w:t>11298</w:t>
              </w:r>
            </w:ins>
          </w:p>
        </w:tc>
      </w:tr>
      <w:tr w:rsidR="00B5658D" w:rsidRPr="007966AD" w:rsidTr="00EE258F">
        <w:trPr>
          <w:cantSplit/>
          <w:ins w:id="1671" w:author=" Vijay Parmar" w:date="2009-08-23T01:42:00Z"/>
        </w:trPr>
        <w:tc>
          <w:tcPr>
            <w:tcW w:w="3577" w:type="dxa"/>
            <w:vAlign w:val="center"/>
          </w:tcPr>
          <w:p w:rsidR="00B5658D" w:rsidRDefault="00B5658D" w:rsidP="00EE258F">
            <w:pPr>
              <w:pStyle w:val="TableText"/>
              <w:rPr>
                <w:ins w:id="1672" w:author=" Vijay Parmar" w:date="2009-08-23T01:42:00Z"/>
                <w:rStyle w:val="CodeChar0"/>
              </w:rPr>
            </w:pPr>
            <w:ins w:id="1673" w:author=" Vijay Parmar" w:date="2009-08-23T01:42:00Z">
              <w:r>
                <w:rPr>
                  <w:rStyle w:val="CodeChar0"/>
                </w:rPr>
                <w:t>JBoss rmiobject port</w:t>
              </w:r>
            </w:ins>
          </w:p>
        </w:tc>
        <w:tc>
          <w:tcPr>
            <w:tcW w:w="4847" w:type="dxa"/>
            <w:vAlign w:val="center"/>
          </w:tcPr>
          <w:p w:rsidR="00B5658D" w:rsidRDefault="00B5658D" w:rsidP="00EE258F">
            <w:pPr>
              <w:pStyle w:val="TableText"/>
              <w:rPr>
                <w:ins w:id="1674" w:author=" Vijay Parmar" w:date="2009-08-23T01:42:00Z"/>
              </w:rPr>
            </w:pPr>
            <w:ins w:id="1675" w:author=" Vijay Parmar" w:date="2009-08-23T01:42:00Z">
              <w:r>
                <w:t>30240</w:t>
              </w:r>
            </w:ins>
          </w:p>
        </w:tc>
      </w:tr>
      <w:tr w:rsidR="00B5658D" w:rsidRPr="007966AD" w:rsidTr="00EE258F">
        <w:trPr>
          <w:cantSplit/>
          <w:ins w:id="1676" w:author=" Vijay Parmar" w:date="2009-08-23T01:42:00Z"/>
        </w:trPr>
        <w:tc>
          <w:tcPr>
            <w:tcW w:w="3577" w:type="dxa"/>
            <w:vAlign w:val="center"/>
          </w:tcPr>
          <w:p w:rsidR="00B5658D" w:rsidRDefault="00B5658D" w:rsidP="00EE258F">
            <w:pPr>
              <w:pStyle w:val="TableText"/>
              <w:rPr>
                <w:ins w:id="1677" w:author=" Vijay Parmar" w:date="2009-08-23T01:42:00Z"/>
                <w:rStyle w:val="CodeChar0"/>
              </w:rPr>
            </w:pPr>
            <w:ins w:id="1678" w:author=" Vijay Parmar" w:date="2009-08-23T01:42:00Z">
              <w:r>
                <w:rPr>
                  <w:rStyle w:val="CodeChar0"/>
                </w:rPr>
                <w:t>JBoss snmp-trapd port</w:t>
              </w:r>
            </w:ins>
          </w:p>
        </w:tc>
        <w:tc>
          <w:tcPr>
            <w:tcW w:w="4847" w:type="dxa"/>
            <w:vAlign w:val="center"/>
          </w:tcPr>
          <w:p w:rsidR="00B5658D" w:rsidRDefault="00B5658D" w:rsidP="00EE258F">
            <w:pPr>
              <w:pStyle w:val="TableText"/>
              <w:rPr>
                <w:ins w:id="1679" w:author=" Vijay Parmar" w:date="2009-08-23T01:42:00Z"/>
              </w:rPr>
            </w:pPr>
            <w:ins w:id="1680" w:author=" Vijay Parmar" w:date="2009-08-23T01:42:00Z">
              <w:r>
                <w:t>30300</w:t>
              </w:r>
            </w:ins>
          </w:p>
        </w:tc>
      </w:tr>
      <w:tr w:rsidR="00B5658D" w:rsidRPr="007966AD" w:rsidTr="00EE258F">
        <w:trPr>
          <w:cantSplit/>
          <w:ins w:id="1681" w:author=" Vijay Parmar" w:date="2009-08-23T01:42:00Z"/>
        </w:trPr>
        <w:tc>
          <w:tcPr>
            <w:tcW w:w="3577" w:type="dxa"/>
            <w:vAlign w:val="center"/>
          </w:tcPr>
          <w:p w:rsidR="00B5658D" w:rsidRDefault="00B5658D" w:rsidP="00EE258F">
            <w:pPr>
              <w:pStyle w:val="TableText"/>
              <w:rPr>
                <w:ins w:id="1682" w:author=" Vijay Parmar" w:date="2009-08-23T01:42:00Z"/>
                <w:rStyle w:val="CodeChar0"/>
              </w:rPr>
            </w:pPr>
            <w:ins w:id="1683" w:author=" Vijay Parmar" w:date="2009-08-23T01:42:00Z">
              <w:r>
                <w:rPr>
                  <w:rStyle w:val="CodeChar0"/>
                </w:rPr>
                <w:t>JBoss SNMP port</w:t>
              </w:r>
            </w:ins>
          </w:p>
        </w:tc>
        <w:tc>
          <w:tcPr>
            <w:tcW w:w="4847" w:type="dxa"/>
            <w:vAlign w:val="center"/>
          </w:tcPr>
          <w:p w:rsidR="00B5658D" w:rsidRDefault="00B5658D" w:rsidP="00EE258F">
            <w:pPr>
              <w:pStyle w:val="TableText"/>
              <w:rPr>
                <w:ins w:id="1684" w:author=" Vijay Parmar" w:date="2009-08-23T01:42:00Z"/>
              </w:rPr>
            </w:pPr>
            <w:ins w:id="1685" w:author=" Vijay Parmar" w:date="2009-08-23T01:42:00Z">
              <w:r>
                <w:t>30310</w:t>
              </w:r>
            </w:ins>
          </w:p>
        </w:tc>
      </w:tr>
      <w:tr w:rsidR="00B5658D" w:rsidRPr="007966AD" w:rsidTr="00EE258F">
        <w:trPr>
          <w:cantSplit/>
          <w:ins w:id="1686" w:author=" Vijay Parmar" w:date="2009-08-23T01:42:00Z"/>
        </w:trPr>
        <w:tc>
          <w:tcPr>
            <w:tcW w:w="3577" w:type="dxa"/>
            <w:vAlign w:val="center"/>
          </w:tcPr>
          <w:p w:rsidR="00B5658D" w:rsidRDefault="00B5658D" w:rsidP="00EE258F">
            <w:pPr>
              <w:pStyle w:val="TableText"/>
              <w:rPr>
                <w:ins w:id="1687" w:author=" Vijay Parmar" w:date="2009-08-23T01:42:00Z"/>
                <w:rStyle w:val="CodeChar0"/>
              </w:rPr>
            </w:pPr>
            <w:ins w:id="1688" w:author=" Vijay Parmar" w:date="2009-08-23T01:42:00Z">
              <w:r>
                <w:rPr>
                  <w:rStyle w:val="CodeChar0"/>
                </w:rPr>
                <w:t>JBoss web service port</w:t>
              </w:r>
            </w:ins>
          </w:p>
        </w:tc>
        <w:tc>
          <w:tcPr>
            <w:tcW w:w="4847" w:type="dxa"/>
            <w:vAlign w:val="center"/>
          </w:tcPr>
          <w:p w:rsidR="00B5658D" w:rsidRDefault="00B5658D" w:rsidP="00EE258F">
            <w:pPr>
              <w:pStyle w:val="TableText"/>
              <w:rPr>
                <w:ins w:id="1689" w:author=" Vijay Parmar" w:date="2009-08-23T01:42:00Z"/>
              </w:rPr>
            </w:pPr>
            <w:ins w:id="1690" w:author=" Vijay Parmar" w:date="2009-08-23T01:42:00Z">
              <w:r>
                <w:t>30250</w:t>
              </w:r>
            </w:ins>
          </w:p>
        </w:tc>
      </w:tr>
    </w:tbl>
    <w:p w:rsidR="00A82D76" w:rsidRDefault="00A82D76">
      <w:pPr>
        <w:pStyle w:val="ListNumber"/>
        <w:ind w:left="1440"/>
        <w:rPr>
          <w:ins w:id="1691" w:author=" Vijay Parmar" w:date="2009-08-23T01:41:00Z"/>
        </w:rPr>
        <w:pPrChange w:id="1692" w:author=" Vijay Parmar" w:date="2009-08-23T01:42:00Z">
          <w:pPr>
            <w:pStyle w:val="ListNumber"/>
            <w:numPr>
              <w:numId w:val="48"/>
            </w:numPr>
            <w:ind w:left="1440" w:hanging="360"/>
          </w:pPr>
        </w:pPrChange>
      </w:pPr>
    </w:p>
    <w:p w:rsidR="002D504C" w:rsidRDefault="00B5658D">
      <w:pPr>
        <w:pStyle w:val="ListNumber"/>
        <w:numPr>
          <w:ilvl w:val="0"/>
          <w:numId w:val="48"/>
        </w:numPr>
        <w:tabs>
          <w:tab w:val="num" w:pos="1080"/>
          <w:tab w:val="num" w:pos="1890"/>
        </w:tabs>
        <w:rPr>
          <w:ins w:id="1693" w:author=" Vijay Parmar" w:date="2009-08-23T01:43:00Z"/>
        </w:rPr>
      </w:pPr>
      <w:ins w:id="1694" w:author=" Vijay Parmar" w:date="2009-08-23T01:41:00Z">
        <w:r>
          <w:t>On GUI Installer Step 1</w:t>
        </w:r>
      </w:ins>
      <w:ins w:id="1695" w:author=" Vijay Parmar" w:date="2009-08-23T01:42:00Z">
        <w:r>
          <w:t>1</w:t>
        </w:r>
      </w:ins>
      <w:ins w:id="1696" w:author=" Vijay Parmar" w:date="2009-08-23T01:41:00Z">
        <w:r>
          <w:t xml:space="preserve">, configure </w:t>
        </w:r>
      </w:ins>
      <w:ins w:id="1697" w:author=" Vijay Parmar" w:date="2009-08-23T01:46:00Z">
        <w:r w:rsidR="000138FB">
          <w:t>your database connection.</w:t>
        </w:r>
      </w:ins>
      <w:ins w:id="1698" w:author=" Vijay Parmar" w:date="2009-08-23T01:41:00Z">
        <w:r>
          <w:t xml:space="preserve"> </w:t>
        </w:r>
      </w:ins>
      <w:ins w:id="1699" w:author=" Vijay Parmar" w:date="2009-08-23T01:47:00Z">
        <w:r w:rsidR="007D6EFB">
          <w:t>The sample values for the required properties are shown below.</w:t>
        </w:r>
      </w:ins>
      <w:ins w:id="1700" w:author=" Vijay Parmar" w:date="2009-08-23T01:41:00Z">
        <w:r>
          <w:t xml:space="preserve"> 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03DA7" w:rsidRPr="007966AD" w:rsidTr="00EE258F">
        <w:trPr>
          <w:cantSplit/>
          <w:tblHeader/>
          <w:ins w:id="1701" w:author=" Vijay Parmar" w:date="2009-08-23T01:48:00Z"/>
        </w:trPr>
        <w:tc>
          <w:tcPr>
            <w:tcW w:w="3577" w:type="dxa"/>
            <w:shd w:val="clear" w:color="auto" w:fill="D9D9D9"/>
            <w:vAlign w:val="center"/>
          </w:tcPr>
          <w:p w:rsidR="00E03DA7" w:rsidRPr="007966AD" w:rsidRDefault="00E03DA7" w:rsidP="00EE258F">
            <w:pPr>
              <w:pStyle w:val="TableHeaderCenter"/>
              <w:rPr>
                <w:ins w:id="1702" w:author=" Vijay Parmar" w:date="2009-08-23T01:48:00Z"/>
              </w:rPr>
            </w:pPr>
            <w:ins w:id="1703" w:author=" Vijay Parmar" w:date="2009-08-23T01:48:00Z">
              <w:r>
                <w:t>Property</w:t>
              </w:r>
            </w:ins>
          </w:p>
        </w:tc>
        <w:tc>
          <w:tcPr>
            <w:tcW w:w="4847" w:type="dxa"/>
            <w:shd w:val="clear" w:color="auto" w:fill="D9D9D9"/>
            <w:vAlign w:val="center"/>
          </w:tcPr>
          <w:p w:rsidR="00E03DA7" w:rsidRPr="007966AD" w:rsidRDefault="00E03DA7" w:rsidP="00EE258F">
            <w:pPr>
              <w:pStyle w:val="TableHeaderCenter"/>
              <w:rPr>
                <w:ins w:id="1704" w:author=" Vijay Parmar" w:date="2009-08-23T01:48:00Z"/>
              </w:rPr>
            </w:pPr>
            <w:ins w:id="1705" w:author=" Vijay Parmar" w:date="2009-08-23T01:48:00Z">
              <w:r>
                <w:t>Sample value</w:t>
              </w:r>
            </w:ins>
          </w:p>
        </w:tc>
      </w:tr>
      <w:tr w:rsidR="00E03DA7" w:rsidRPr="007966AD" w:rsidTr="00EE258F">
        <w:trPr>
          <w:cantSplit/>
          <w:ins w:id="1706" w:author=" Vijay Parmar" w:date="2009-08-23T01:48:00Z"/>
        </w:trPr>
        <w:tc>
          <w:tcPr>
            <w:tcW w:w="3577" w:type="dxa"/>
            <w:vAlign w:val="center"/>
          </w:tcPr>
          <w:p w:rsidR="00E03DA7" w:rsidRDefault="00E03DA7" w:rsidP="00E03DA7">
            <w:pPr>
              <w:pStyle w:val="TableText"/>
              <w:rPr>
                <w:ins w:id="1707" w:author=" Vijay Parmar" w:date="2009-08-23T01:48:00Z"/>
                <w:rStyle w:val="CodeChar0"/>
              </w:rPr>
            </w:pPr>
            <w:ins w:id="1708" w:author=" Vijay Parmar" w:date="2009-08-23T01:48:00Z">
              <w:r>
                <w:rPr>
                  <w:rStyle w:val="CodeChar0"/>
                </w:rPr>
                <w:t>Database Host Name</w:t>
              </w:r>
            </w:ins>
          </w:p>
        </w:tc>
        <w:tc>
          <w:tcPr>
            <w:tcW w:w="4847" w:type="dxa"/>
            <w:vAlign w:val="center"/>
          </w:tcPr>
          <w:p w:rsidR="00E03DA7" w:rsidRDefault="00E03DA7" w:rsidP="00EE258F">
            <w:pPr>
              <w:pStyle w:val="TableText"/>
              <w:rPr>
                <w:ins w:id="1709" w:author=" Vijay Parmar" w:date="2009-08-23T01:48:00Z"/>
              </w:rPr>
            </w:pPr>
            <w:ins w:id="1710" w:author=" Vijay Parmar" w:date="2009-08-23T01:48:00Z">
              <w:r>
                <w:t>Localhost</w:t>
              </w:r>
            </w:ins>
          </w:p>
        </w:tc>
      </w:tr>
      <w:tr w:rsidR="00E03DA7" w:rsidRPr="007966AD" w:rsidTr="00EE258F">
        <w:trPr>
          <w:cantSplit/>
          <w:ins w:id="1711" w:author=" Vijay Parmar" w:date="2009-08-23T01:48:00Z"/>
        </w:trPr>
        <w:tc>
          <w:tcPr>
            <w:tcW w:w="3577" w:type="dxa"/>
            <w:vAlign w:val="center"/>
          </w:tcPr>
          <w:p w:rsidR="00E03DA7" w:rsidRDefault="00E03DA7" w:rsidP="00EE258F">
            <w:pPr>
              <w:pStyle w:val="TableText"/>
              <w:rPr>
                <w:ins w:id="1712" w:author=" Vijay Parmar" w:date="2009-08-23T01:48:00Z"/>
                <w:rStyle w:val="CodeChar0"/>
              </w:rPr>
            </w:pPr>
            <w:ins w:id="1713" w:author=" Vijay Parmar" w:date="2009-08-23T01:48:00Z">
              <w:r>
                <w:rPr>
                  <w:rStyle w:val="CodeChar0"/>
                </w:rPr>
                <w:t>Database port</w:t>
              </w:r>
            </w:ins>
          </w:p>
        </w:tc>
        <w:tc>
          <w:tcPr>
            <w:tcW w:w="4847" w:type="dxa"/>
            <w:vAlign w:val="center"/>
          </w:tcPr>
          <w:p w:rsidR="00E03DA7" w:rsidRDefault="00E03DA7" w:rsidP="00EE258F">
            <w:pPr>
              <w:pStyle w:val="TableText"/>
              <w:rPr>
                <w:ins w:id="1714" w:author=" Vijay Parmar" w:date="2009-08-23T01:48:00Z"/>
              </w:rPr>
            </w:pPr>
            <w:ins w:id="1715" w:author=" Vijay Parmar" w:date="2009-08-23T01:48:00Z">
              <w:r>
                <w:t>3306</w:t>
              </w:r>
            </w:ins>
          </w:p>
        </w:tc>
      </w:tr>
      <w:tr w:rsidR="00E03DA7" w:rsidRPr="007966AD" w:rsidTr="00EE258F">
        <w:trPr>
          <w:cantSplit/>
          <w:ins w:id="1716" w:author=" Vijay Parmar" w:date="2009-08-23T01:48:00Z"/>
        </w:trPr>
        <w:tc>
          <w:tcPr>
            <w:tcW w:w="3577" w:type="dxa"/>
            <w:vAlign w:val="center"/>
          </w:tcPr>
          <w:p w:rsidR="00E03DA7" w:rsidRDefault="00E03DA7" w:rsidP="00E03DA7">
            <w:pPr>
              <w:pStyle w:val="TableText"/>
              <w:rPr>
                <w:ins w:id="1717" w:author=" Vijay Parmar" w:date="2009-08-23T01:48:00Z"/>
                <w:rStyle w:val="CodeChar0"/>
              </w:rPr>
            </w:pPr>
            <w:ins w:id="1718" w:author=" Vijay Parmar" w:date="2009-08-23T01:48:00Z">
              <w:r>
                <w:rPr>
                  <w:rStyle w:val="CodeChar0"/>
                </w:rPr>
                <w:t>Database Name</w:t>
              </w:r>
            </w:ins>
          </w:p>
        </w:tc>
        <w:tc>
          <w:tcPr>
            <w:tcW w:w="4847" w:type="dxa"/>
            <w:vAlign w:val="center"/>
          </w:tcPr>
          <w:p w:rsidR="00E03DA7" w:rsidRDefault="00E03DA7" w:rsidP="00EE258F">
            <w:pPr>
              <w:pStyle w:val="TableText"/>
              <w:rPr>
                <w:ins w:id="1719" w:author=" Vijay Parmar" w:date="2009-08-23T01:48:00Z"/>
              </w:rPr>
            </w:pPr>
            <w:ins w:id="1720" w:author=" Vijay Parmar" w:date="2009-08-23T01:48:00Z">
              <w:r>
                <w:t>Uptdb</w:t>
              </w:r>
            </w:ins>
          </w:p>
        </w:tc>
      </w:tr>
      <w:tr w:rsidR="00E03DA7" w:rsidRPr="007966AD" w:rsidTr="00EE258F">
        <w:trPr>
          <w:cantSplit/>
          <w:ins w:id="1721" w:author=" Vijay Parmar" w:date="2009-08-23T01:48:00Z"/>
        </w:trPr>
        <w:tc>
          <w:tcPr>
            <w:tcW w:w="3577" w:type="dxa"/>
            <w:vAlign w:val="center"/>
          </w:tcPr>
          <w:p w:rsidR="00E03DA7" w:rsidRDefault="00E03DA7" w:rsidP="00E03DA7">
            <w:pPr>
              <w:pStyle w:val="TableText"/>
              <w:rPr>
                <w:ins w:id="1722" w:author=" Vijay Parmar" w:date="2009-08-23T01:48:00Z"/>
                <w:rStyle w:val="CodeChar0"/>
              </w:rPr>
            </w:pPr>
            <w:ins w:id="1723" w:author=" Vijay Parmar" w:date="2009-08-23T01:48:00Z">
              <w:r>
                <w:rPr>
                  <w:rStyle w:val="CodeChar0"/>
                </w:rPr>
                <w:t xml:space="preserve">Database </w:t>
              </w:r>
            </w:ins>
            <w:ins w:id="1724" w:author=" Vijay Parmar" w:date="2009-08-23T01:49:00Z">
              <w:r>
                <w:rPr>
                  <w:rStyle w:val="CodeChar0"/>
                </w:rPr>
                <w:t>Application System User</w:t>
              </w:r>
            </w:ins>
          </w:p>
        </w:tc>
        <w:tc>
          <w:tcPr>
            <w:tcW w:w="4847" w:type="dxa"/>
            <w:vAlign w:val="center"/>
          </w:tcPr>
          <w:p w:rsidR="00E03DA7" w:rsidRDefault="00E03DA7" w:rsidP="00EE258F">
            <w:pPr>
              <w:pStyle w:val="TableText"/>
              <w:rPr>
                <w:ins w:id="1725" w:author=" Vijay Parmar" w:date="2009-08-23T01:48:00Z"/>
              </w:rPr>
            </w:pPr>
            <w:ins w:id="1726" w:author=" Vijay Parmar" w:date="2009-08-23T01:48:00Z">
              <w:r>
                <w:t>Root</w:t>
              </w:r>
            </w:ins>
          </w:p>
        </w:tc>
      </w:tr>
      <w:tr w:rsidR="00E03DA7" w:rsidRPr="007966AD" w:rsidTr="00EE258F">
        <w:trPr>
          <w:cantSplit/>
          <w:ins w:id="1727" w:author=" Vijay Parmar" w:date="2009-08-23T01:48:00Z"/>
        </w:trPr>
        <w:tc>
          <w:tcPr>
            <w:tcW w:w="3577" w:type="dxa"/>
            <w:vAlign w:val="center"/>
          </w:tcPr>
          <w:p w:rsidR="00E03DA7" w:rsidRDefault="00E03DA7" w:rsidP="00E03DA7">
            <w:pPr>
              <w:pStyle w:val="TableText"/>
              <w:rPr>
                <w:ins w:id="1728" w:author=" Vijay Parmar" w:date="2009-08-23T01:48:00Z"/>
                <w:rStyle w:val="CodeChar0"/>
              </w:rPr>
            </w:pPr>
            <w:ins w:id="1729" w:author=" Vijay Parmar" w:date="2009-08-23T01:49:00Z">
              <w:r>
                <w:rPr>
                  <w:rStyle w:val="CodeChar0"/>
                </w:rPr>
                <w:t>Database Application System Password</w:t>
              </w:r>
            </w:ins>
          </w:p>
        </w:tc>
        <w:tc>
          <w:tcPr>
            <w:tcW w:w="4847" w:type="dxa"/>
            <w:vAlign w:val="center"/>
          </w:tcPr>
          <w:p w:rsidR="00E03DA7" w:rsidRDefault="00E03DA7" w:rsidP="00EE258F">
            <w:pPr>
              <w:pStyle w:val="TableText"/>
              <w:rPr>
                <w:ins w:id="1730" w:author=" Vijay Parmar" w:date="2009-08-23T01:48:00Z"/>
              </w:rPr>
            </w:pPr>
            <w:ins w:id="1731" w:author=" Vijay Parmar" w:date="2009-08-23T01:48:00Z">
              <w:r>
                <w:t>Admin</w:t>
              </w:r>
            </w:ins>
          </w:p>
        </w:tc>
      </w:tr>
      <w:tr w:rsidR="00AE0332" w:rsidRPr="007966AD" w:rsidTr="00EE258F">
        <w:trPr>
          <w:cantSplit/>
          <w:ins w:id="1732" w:author=" Vijay Parmar" w:date="2009-08-23T01:49:00Z"/>
        </w:trPr>
        <w:tc>
          <w:tcPr>
            <w:tcW w:w="3577" w:type="dxa"/>
            <w:vAlign w:val="center"/>
          </w:tcPr>
          <w:p w:rsidR="00AE0332" w:rsidRDefault="00AE0332" w:rsidP="00E03DA7">
            <w:pPr>
              <w:pStyle w:val="TableText"/>
              <w:rPr>
                <w:ins w:id="1733" w:author=" Vijay Parmar" w:date="2009-08-23T01:49:00Z"/>
                <w:rStyle w:val="CodeChar0"/>
              </w:rPr>
            </w:pPr>
            <w:ins w:id="1734" w:author=" Vijay Parmar" w:date="2009-08-23T01:49:00Z">
              <w:r>
                <w:rPr>
                  <w:rStyle w:val="CodeChar0"/>
                </w:rPr>
                <w:t>Recreate the CSM UPT Database Schema?</w:t>
              </w:r>
            </w:ins>
          </w:p>
        </w:tc>
        <w:tc>
          <w:tcPr>
            <w:tcW w:w="4847" w:type="dxa"/>
            <w:vAlign w:val="center"/>
          </w:tcPr>
          <w:p w:rsidR="00AE0332" w:rsidRDefault="00AE0332" w:rsidP="00EE258F">
            <w:pPr>
              <w:pStyle w:val="TableText"/>
              <w:rPr>
                <w:ins w:id="1735" w:author=" Vijay Parmar" w:date="2009-08-23T01:49:00Z"/>
              </w:rPr>
            </w:pPr>
            <w:ins w:id="1736" w:author=" Vijay Parmar" w:date="2009-08-23T01:49:00Z">
              <w:r>
                <w:t>Yes</w:t>
              </w:r>
            </w:ins>
          </w:p>
        </w:tc>
      </w:tr>
    </w:tbl>
    <w:p w:rsidR="00A82D76" w:rsidRDefault="00A82D76">
      <w:pPr>
        <w:pStyle w:val="ListNumber"/>
        <w:rPr>
          <w:ins w:id="1737" w:author=" Vijay Parmar" w:date="2009-08-23T01:43:00Z"/>
        </w:rPr>
        <w:pPrChange w:id="1738" w:author=" Vijay Parmar" w:date="2009-08-23T01:48:00Z">
          <w:pPr>
            <w:pStyle w:val="ListNumber"/>
            <w:numPr>
              <w:numId w:val="48"/>
            </w:numPr>
            <w:tabs>
              <w:tab w:val="num" w:pos="1080"/>
              <w:tab w:val="num" w:pos="1890"/>
            </w:tabs>
            <w:ind w:left="1440" w:hanging="360"/>
          </w:pPr>
        </w:pPrChange>
      </w:pPr>
    </w:p>
    <w:p w:rsidR="00A82D76" w:rsidRDefault="00A82D76">
      <w:pPr>
        <w:pStyle w:val="ListNumber"/>
        <w:ind w:left="1440"/>
        <w:rPr>
          <w:ins w:id="1739" w:author=" Vijay Parmar" w:date="2009-08-23T01:42:00Z"/>
        </w:rPr>
        <w:pPrChange w:id="1740" w:author=" Vijay Parmar" w:date="2009-08-23T01:43:00Z">
          <w:pPr>
            <w:pStyle w:val="ListNumber"/>
            <w:numPr>
              <w:numId w:val="48"/>
            </w:numPr>
            <w:tabs>
              <w:tab w:val="num" w:pos="1080"/>
              <w:tab w:val="num" w:pos="1890"/>
            </w:tabs>
            <w:ind w:left="1440" w:hanging="360"/>
          </w:pPr>
        </w:pPrChange>
      </w:pPr>
    </w:p>
    <w:p w:rsidR="002D504C" w:rsidRDefault="002C03D1">
      <w:pPr>
        <w:pStyle w:val="ListNumber"/>
        <w:numPr>
          <w:ilvl w:val="0"/>
          <w:numId w:val="48"/>
        </w:numPr>
        <w:tabs>
          <w:tab w:val="num" w:pos="1080"/>
          <w:tab w:val="num" w:pos="1890"/>
        </w:tabs>
        <w:rPr>
          <w:ins w:id="1741" w:author=" Vijay Parmar" w:date="2009-08-23T01:42:00Z"/>
        </w:rPr>
      </w:pPr>
      <w:ins w:id="1742" w:author=" Vijay Parmar" w:date="2009-08-23T01:42:00Z">
        <w:r>
          <w:t>On GUI Installer Step 1</w:t>
        </w:r>
        <w:r w:rsidR="00EE43DA">
          <w:t>2</w:t>
        </w:r>
        <w:r>
          <w:t xml:space="preserve">, </w:t>
        </w:r>
      </w:ins>
      <w:ins w:id="1743" w:author=" Vijay Parmar" w:date="2009-08-23T01:47:00Z">
        <w:r w:rsidR="007D6EFB">
          <w:t>choose installation type.</w:t>
        </w:r>
      </w:ins>
      <w:ins w:id="1744" w:author=" Vijay Parmar" w:date="2009-08-23T01:42:00Z">
        <w:r>
          <w:t xml:space="preserve"> </w:t>
        </w:r>
      </w:ins>
      <w:ins w:id="1745" w:author=" Vijay Parmar" w:date="2009-08-23T01:50:00Z">
        <w:r w:rsidR="008D2B18">
          <w:t xml:space="preserve">The Authentication type options are Database, LDAP or LDAPS. </w:t>
        </w:r>
      </w:ins>
      <w:ins w:id="1746" w:author=" Vijay Parmar" w:date="2009-08-23T01:52:00Z">
        <w:r w:rsidR="008D2B18">
          <w:t>Choose the type preferred.</w:t>
        </w:r>
      </w:ins>
      <w:ins w:id="1747" w:author=" Vijay Parmar" w:date="2009-08-23T01:53:00Z">
        <w:r w:rsidR="008D2B18">
          <w:t xml:space="preserve"> </w:t>
        </w:r>
      </w:ins>
      <w:ins w:id="1748" w:author=" Vijay Parmar" w:date="2009-08-23T01:42:00Z">
        <w:r>
          <w:t xml:space="preserve">Click </w:t>
        </w:r>
        <w:r w:rsidRPr="00A22A04">
          <w:rPr>
            <w:rFonts w:ascii="Courier New" w:hAnsi="Courier New" w:cs="Courier New"/>
            <w:i/>
          </w:rPr>
          <w:t>Next Button</w:t>
        </w:r>
        <w:r>
          <w:t xml:space="preserve"> to proceed to next screen. </w:t>
        </w:r>
      </w:ins>
    </w:p>
    <w:p w:rsidR="00A82D76" w:rsidRDefault="00A82D76">
      <w:pPr>
        <w:pStyle w:val="ListNumber"/>
        <w:ind w:left="1080"/>
        <w:rPr>
          <w:ins w:id="1749" w:author=" Vijay Parmar" w:date="2009-08-23T01:41:00Z"/>
        </w:rPr>
        <w:pPrChange w:id="1750" w:author=" Vijay Parmar" w:date="2009-08-23T01:53:00Z">
          <w:pPr>
            <w:pStyle w:val="ListNumber"/>
            <w:numPr>
              <w:numId w:val="48"/>
            </w:numPr>
            <w:tabs>
              <w:tab w:val="num" w:pos="1080"/>
              <w:tab w:val="num" w:pos="1890"/>
            </w:tabs>
            <w:ind w:left="1440" w:hanging="360"/>
          </w:pPr>
        </w:pPrChange>
      </w:pPr>
    </w:p>
    <w:p w:rsidR="00BF791D" w:rsidRDefault="00856960" w:rsidP="00856960">
      <w:pPr>
        <w:pStyle w:val="ListNumber"/>
        <w:numPr>
          <w:ilvl w:val="0"/>
          <w:numId w:val="48"/>
        </w:numPr>
        <w:tabs>
          <w:tab w:val="num" w:pos="1080"/>
          <w:tab w:val="num" w:pos="1890"/>
        </w:tabs>
        <w:rPr>
          <w:ins w:id="1751" w:author=" Vijay Parmar" w:date="2009-08-23T01:56:00Z"/>
        </w:rPr>
      </w:pPr>
      <w:ins w:id="1752" w:author=" Vijay Parmar" w:date="2009-08-23T01:53:00Z">
        <w:r>
          <w:t>On GUI Installer Step 1</w:t>
        </w:r>
        <w:r w:rsidR="006919EC">
          <w:t>3</w:t>
        </w:r>
      </w:ins>
      <w:ins w:id="1753" w:author=" Vijay Parmar" w:date="2009-08-23T01:56:00Z">
        <w:r w:rsidR="00BF791D">
          <w:t xml:space="preserve">, </w:t>
        </w:r>
      </w:ins>
      <w:ins w:id="1754" w:author=" Vijay Parmar" w:date="2009-08-23T01:58:00Z">
        <w:r w:rsidR="00BF791D">
          <w:t xml:space="preserve">configure LDAPS configuration for Authentication. Click </w:t>
        </w:r>
        <w:r w:rsidR="00BF791D" w:rsidRPr="00A22A04">
          <w:rPr>
            <w:rFonts w:ascii="Courier New" w:hAnsi="Courier New" w:cs="Courier New"/>
            <w:i/>
          </w:rPr>
          <w:t>Next Button</w:t>
        </w:r>
        <w:r w:rsidR="00BF791D">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755" w:author=" Vijay Parmar" w:date="2009-08-23T01:58:00Z"/>
        </w:trPr>
        <w:tc>
          <w:tcPr>
            <w:tcW w:w="3577" w:type="dxa"/>
            <w:shd w:val="clear" w:color="auto" w:fill="D9D9D9"/>
            <w:vAlign w:val="center"/>
          </w:tcPr>
          <w:p w:rsidR="009B5FD9" w:rsidRPr="007966AD" w:rsidRDefault="009B5FD9" w:rsidP="00EE258F">
            <w:pPr>
              <w:pStyle w:val="TableHeaderCenter"/>
              <w:rPr>
                <w:ins w:id="1756" w:author=" Vijay Parmar" w:date="2009-08-23T01:58:00Z"/>
              </w:rPr>
            </w:pPr>
            <w:ins w:id="1757"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758" w:author=" Vijay Parmar" w:date="2009-08-23T01:58:00Z"/>
              </w:rPr>
            </w:pPr>
            <w:ins w:id="1759" w:author=" Vijay Parmar" w:date="2009-08-23T01:58:00Z">
              <w:r>
                <w:t>Sample value</w:t>
              </w:r>
            </w:ins>
          </w:p>
        </w:tc>
      </w:tr>
      <w:tr w:rsidR="009B5FD9" w:rsidRPr="007966AD" w:rsidTr="00EE258F">
        <w:trPr>
          <w:cantSplit/>
          <w:ins w:id="1760" w:author=" Vijay Parmar" w:date="2009-08-23T01:58:00Z"/>
        </w:trPr>
        <w:tc>
          <w:tcPr>
            <w:tcW w:w="3577" w:type="dxa"/>
            <w:vAlign w:val="center"/>
          </w:tcPr>
          <w:p w:rsidR="009B5FD9" w:rsidRDefault="006C09B4" w:rsidP="006C09B4">
            <w:pPr>
              <w:pStyle w:val="TableText"/>
              <w:rPr>
                <w:ins w:id="1761" w:author=" Vijay Parmar" w:date="2009-08-23T01:58:00Z"/>
                <w:rStyle w:val="CodeChar0"/>
              </w:rPr>
            </w:pPr>
            <w:ins w:id="1762" w:author=" Vijay Parmar" w:date="2009-08-23T02:04:00Z">
              <w:r>
                <w:rPr>
                  <w:rStyle w:val="CodeChar0"/>
                </w:rPr>
                <w:t>LDAPS URL</w:t>
              </w:r>
            </w:ins>
          </w:p>
        </w:tc>
        <w:tc>
          <w:tcPr>
            <w:tcW w:w="4847" w:type="dxa"/>
            <w:vAlign w:val="center"/>
          </w:tcPr>
          <w:p w:rsidR="002D504C" w:rsidRDefault="00F460E7">
            <w:pPr>
              <w:pStyle w:val="TableText"/>
              <w:rPr>
                <w:ins w:id="1763" w:author=" Vijay Parmar" w:date="2009-08-23T01:58:00Z"/>
              </w:rPr>
            </w:pPr>
            <w:ins w:id="1764" w:author=" Vijay Parmar" w:date="2009-08-23T02:40:00Z">
              <w:r>
                <w:t>l</w:t>
              </w:r>
            </w:ins>
            <w:ins w:id="1765" w:author=" Vijay Parmar" w:date="2009-08-23T02:06:00Z">
              <w:r w:rsidR="006C09B4">
                <w:t>daps://</w:t>
              </w:r>
            </w:ins>
            <w:ins w:id="1766" w:author=" Vijay Parmar" w:date="2009-08-23T02:39:00Z">
              <w:r w:rsidR="004246E1">
                <w:t>&lt;&lt;your_institute_server&gt;&gt;</w:t>
              </w:r>
            </w:ins>
            <w:ins w:id="1767" w:author=" Vijay Parmar" w:date="2009-08-23T02:06:00Z">
              <w:r w:rsidR="006C09B4">
                <w:t>:</w:t>
              </w:r>
            </w:ins>
            <w:ins w:id="1768" w:author=" Vijay Parmar" w:date="2009-08-23T02:40:00Z">
              <w:r w:rsidR="004246E1">
                <w:t>&lt;&lt;port_number&gt;&gt;</w:t>
              </w:r>
            </w:ins>
          </w:p>
        </w:tc>
      </w:tr>
      <w:tr w:rsidR="009B5FD9" w:rsidRPr="007966AD" w:rsidTr="00EE258F">
        <w:trPr>
          <w:cantSplit/>
          <w:ins w:id="1769" w:author=" Vijay Parmar" w:date="2009-08-23T01:58:00Z"/>
        </w:trPr>
        <w:tc>
          <w:tcPr>
            <w:tcW w:w="3577" w:type="dxa"/>
            <w:vAlign w:val="center"/>
          </w:tcPr>
          <w:p w:rsidR="009B5FD9" w:rsidRDefault="006C09B4" w:rsidP="00EE258F">
            <w:pPr>
              <w:pStyle w:val="TableText"/>
              <w:rPr>
                <w:ins w:id="1770" w:author=" Vijay Parmar" w:date="2009-08-23T01:58:00Z"/>
                <w:rStyle w:val="CodeChar0"/>
              </w:rPr>
            </w:pPr>
            <w:ins w:id="1771" w:author=" Vijay Parmar" w:date="2009-08-23T02:04:00Z">
              <w:r>
                <w:rPr>
                  <w:rStyle w:val="CodeChar0"/>
                </w:rPr>
                <w:t>LDAPS Search Base DN</w:t>
              </w:r>
            </w:ins>
          </w:p>
        </w:tc>
        <w:tc>
          <w:tcPr>
            <w:tcW w:w="4847" w:type="dxa"/>
            <w:vAlign w:val="center"/>
          </w:tcPr>
          <w:p w:rsidR="009B5FD9" w:rsidRDefault="009C5A30" w:rsidP="00EE258F">
            <w:pPr>
              <w:pStyle w:val="TableText"/>
              <w:rPr>
                <w:ins w:id="1772" w:author=" Vijay Parmar" w:date="2009-08-23T01:58:00Z"/>
              </w:rPr>
            </w:pPr>
            <w:ins w:id="1773" w:author=" Vijay Parmar" w:date="2009-08-23T02:06:00Z">
              <w:r>
                <w:t>O</w:t>
              </w:r>
              <w:r w:rsidR="006C09B4">
                <w:t>u</w:t>
              </w:r>
            </w:ins>
            <w:ins w:id="1774" w:author=" Vijay Parmar" w:date="2009-08-23T02:08:00Z">
              <w:r>
                <w:t>=dept,o=institute</w:t>
              </w:r>
            </w:ins>
          </w:p>
        </w:tc>
      </w:tr>
      <w:tr w:rsidR="009B5FD9" w:rsidRPr="007966AD" w:rsidTr="00EE258F">
        <w:trPr>
          <w:cantSplit/>
          <w:ins w:id="1775" w:author=" Vijay Parmar" w:date="2009-08-23T01:58:00Z"/>
        </w:trPr>
        <w:tc>
          <w:tcPr>
            <w:tcW w:w="3577" w:type="dxa"/>
            <w:vAlign w:val="center"/>
          </w:tcPr>
          <w:p w:rsidR="009B5FD9" w:rsidRDefault="006C09B4" w:rsidP="00EE258F">
            <w:pPr>
              <w:pStyle w:val="TableText"/>
              <w:rPr>
                <w:ins w:id="1776" w:author=" Vijay Parmar" w:date="2009-08-23T01:58:00Z"/>
                <w:rStyle w:val="CodeChar0"/>
              </w:rPr>
            </w:pPr>
            <w:ins w:id="1777" w:author=" Vijay Parmar" w:date="2009-08-23T02:04:00Z">
              <w:r>
                <w:rPr>
                  <w:rStyle w:val="CodeChar0"/>
                </w:rPr>
                <w:t>LDAPS User ID Lable</w:t>
              </w:r>
            </w:ins>
          </w:p>
        </w:tc>
        <w:tc>
          <w:tcPr>
            <w:tcW w:w="4847" w:type="dxa"/>
            <w:vAlign w:val="center"/>
          </w:tcPr>
          <w:p w:rsidR="009B5FD9" w:rsidRDefault="009C5A30" w:rsidP="00EE258F">
            <w:pPr>
              <w:pStyle w:val="TableText"/>
              <w:rPr>
                <w:ins w:id="1778" w:author=" Vijay Parmar" w:date="2009-08-23T01:58:00Z"/>
              </w:rPr>
            </w:pPr>
            <w:ins w:id="1779" w:author=" Vijay Parmar" w:date="2009-08-23T02:09:00Z">
              <w:r>
                <w:t>cn</w:t>
              </w:r>
            </w:ins>
          </w:p>
        </w:tc>
      </w:tr>
    </w:tbl>
    <w:p w:rsidR="00A82D76" w:rsidRDefault="00A82D76">
      <w:pPr>
        <w:pStyle w:val="ListParagraph"/>
        <w:rPr>
          <w:ins w:id="1780" w:author=" Vijay Parmar" w:date="2009-08-23T01:56:00Z"/>
        </w:rPr>
        <w:pPrChange w:id="1781" w:author=" Vijay Parmar" w:date="2009-08-23T01:56: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782" w:author=" Vijay Parmar" w:date="2009-08-23T01:58:00Z"/>
        </w:rPr>
      </w:pPr>
      <w:ins w:id="1783" w:author=" Vijay Parmar" w:date="2009-08-23T01:56:00Z">
        <w:r>
          <w:lastRenderedPageBreak/>
          <w:t>On GUI Installer Step 14</w:t>
        </w:r>
      </w:ins>
      <w:ins w:id="1784" w:author=" Vijay Parmar" w:date="2009-08-23T01:57:00Z">
        <w:r>
          <w:t xml:space="preserve">, configure LDAP information for Authentication. </w:t>
        </w:r>
      </w:ins>
      <w:ins w:id="1785" w:author=" Vijay Parmar" w:date="2009-08-23T01:58:00Z">
        <w:r>
          <w:t xml:space="preserve">Click </w:t>
        </w:r>
        <w:r w:rsidRPr="00A22A04">
          <w:rPr>
            <w:rFonts w:ascii="Courier New" w:hAnsi="Courier New" w:cs="Courier New"/>
            <w:i/>
          </w:rPr>
          <w:t>Next Button</w:t>
        </w:r>
        <w:r>
          <w:t xml:space="preserve"> to proceed to next screen.</w:t>
        </w:r>
      </w:ins>
      <w:ins w:id="1786" w:author=" Vijay Parmar" w:date="2009-08-23T01:56:00Z">
        <w:r>
          <w:t xml:space="preserve">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787" w:author=" Vijay Parmar" w:date="2009-08-23T01:58:00Z"/>
        </w:trPr>
        <w:tc>
          <w:tcPr>
            <w:tcW w:w="3577" w:type="dxa"/>
            <w:shd w:val="clear" w:color="auto" w:fill="D9D9D9"/>
            <w:vAlign w:val="center"/>
          </w:tcPr>
          <w:p w:rsidR="009B5FD9" w:rsidRPr="007966AD" w:rsidRDefault="009B5FD9" w:rsidP="00EE258F">
            <w:pPr>
              <w:pStyle w:val="TableHeaderCenter"/>
              <w:rPr>
                <w:ins w:id="1788" w:author=" Vijay Parmar" w:date="2009-08-23T01:58:00Z"/>
              </w:rPr>
            </w:pPr>
            <w:ins w:id="1789"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790" w:author=" Vijay Parmar" w:date="2009-08-23T01:58:00Z"/>
              </w:rPr>
            </w:pPr>
            <w:ins w:id="1791" w:author=" Vijay Parmar" w:date="2009-08-23T01:58:00Z">
              <w:r>
                <w:t>Sample value</w:t>
              </w:r>
            </w:ins>
          </w:p>
        </w:tc>
      </w:tr>
      <w:tr w:rsidR="00616E93" w:rsidRPr="007966AD" w:rsidTr="00EE258F">
        <w:trPr>
          <w:cantSplit/>
          <w:ins w:id="1792" w:author=" Vijay Parmar" w:date="2009-08-23T01:58:00Z"/>
        </w:trPr>
        <w:tc>
          <w:tcPr>
            <w:tcW w:w="3577" w:type="dxa"/>
            <w:vAlign w:val="center"/>
          </w:tcPr>
          <w:p w:rsidR="00616E93" w:rsidRDefault="00616E93" w:rsidP="00EE258F">
            <w:pPr>
              <w:pStyle w:val="TableText"/>
              <w:rPr>
                <w:ins w:id="1793" w:author=" Vijay Parmar" w:date="2009-08-23T01:58:00Z"/>
                <w:rStyle w:val="CodeChar0"/>
              </w:rPr>
            </w:pPr>
            <w:ins w:id="1794" w:author=" Vijay Parmar" w:date="2009-08-23T02:05:00Z">
              <w:r>
                <w:rPr>
                  <w:rStyle w:val="CodeChar0"/>
                </w:rPr>
                <w:t>LDAP URL</w:t>
              </w:r>
            </w:ins>
          </w:p>
        </w:tc>
        <w:tc>
          <w:tcPr>
            <w:tcW w:w="4847" w:type="dxa"/>
            <w:vAlign w:val="center"/>
          </w:tcPr>
          <w:p w:rsidR="00616E93" w:rsidRDefault="00762C31" w:rsidP="00616E93">
            <w:pPr>
              <w:pStyle w:val="TableText"/>
              <w:rPr>
                <w:ins w:id="1795" w:author=" Vijay Parmar" w:date="2009-08-23T01:58:00Z"/>
              </w:rPr>
            </w:pPr>
            <w:ins w:id="1796" w:author=" Vijay Parmar" w:date="2009-08-23T02:40:00Z">
              <w:r>
                <w:t>l</w:t>
              </w:r>
              <w:r w:rsidR="00616E93">
                <w:t>dap://&lt;&lt;your_institute_server&gt;&gt;:&lt;&lt;port_number&gt;&gt;</w:t>
              </w:r>
            </w:ins>
          </w:p>
        </w:tc>
      </w:tr>
      <w:tr w:rsidR="00616E93" w:rsidRPr="007966AD" w:rsidTr="00EE258F">
        <w:trPr>
          <w:cantSplit/>
          <w:ins w:id="1797" w:author=" Vijay Parmar" w:date="2009-08-23T01:58:00Z"/>
        </w:trPr>
        <w:tc>
          <w:tcPr>
            <w:tcW w:w="3577" w:type="dxa"/>
            <w:vAlign w:val="center"/>
          </w:tcPr>
          <w:p w:rsidR="00616E93" w:rsidRDefault="00616E93" w:rsidP="00EE258F">
            <w:pPr>
              <w:pStyle w:val="TableText"/>
              <w:rPr>
                <w:ins w:id="1798" w:author=" Vijay Parmar" w:date="2009-08-23T01:58:00Z"/>
                <w:rStyle w:val="CodeChar0"/>
              </w:rPr>
            </w:pPr>
            <w:ins w:id="1799" w:author=" Vijay Parmar" w:date="2009-08-23T02:05:00Z">
              <w:r>
                <w:rPr>
                  <w:rStyle w:val="CodeChar0"/>
                </w:rPr>
                <w:t>LDAP Search Base DN</w:t>
              </w:r>
            </w:ins>
          </w:p>
        </w:tc>
        <w:tc>
          <w:tcPr>
            <w:tcW w:w="4847" w:type="dxa"/>
            <w:vAlign w:val="center"/>
          </w:tcPr>
          <w:p w:rsidR="00616E93" w:rsidRDefault="00616E93" w:rsidP="00AB2B55">
            <w:pPr>
              <w:pStyle w:val="TableText"/>
              <w:rPr>
                <w:ins w:id="1800" w:author=" Vijay Parmar" w:date="2009-08-23T01:58:00Z"/>
              </w:rPr>
            </w:pPr>
            <w:ins w:id="1801" w:author=" Vijay Parmar" w:date="2009-08-23T02:07:00Z">
              <w:r>
                <w:t>Ou=abc,dc=</w:t>
              </w:r>
            </w:ins>
            <w:ins w:id="1802" w:author=" Vijay Parmar" w:date="2009-08-23T02:08:00Z">
              <w:r>
                <w:t>def,dc=ghi,dc=jkl,dc=mn</w:t>
              </w:r>
            </w:ins>
          </w:p>
        </w:tc>
      </w:tr>
      <w:tr w:rsidR="00616E93" w:rsidRPr="007966AD" w:rsidTr="00EE258F">
        <w:trPr>
          <w:cantSplit/>
          <w:ins w:id="1803" w:author=" Vijay Parmar" w:date="2009-08-23T01:58:00Z"/>
        </w:trPr>
        <w:tc>
          <w:tcPr>
            <w:tcW w:w="3577" w:type="dxa"/>
            <w:vAlign w:val="center"/>
          </w:tcPr>
          <w:p w:rsidR="00616E93" w:rsidRDefault="00616E93" w:rsidP="00EE258F">
            <w:pPr>
              <w:pStyle w:val="TableText"/>
              <w:rPr>
                <w:ins w:id="1804" w:author=" Vijay Parmar" w:date="2009-08-23T01:58:00Z"/>
                <w:rStyle w:val="CodeChar0"/>
              </w:rPr>
            </w:pPr>
            <w:ins w:id="1805" w:author=" Vijay Parmar" w:date="2009-08-23T02:05:00Z">
              <w:r>
                <w:rPr>
                  <w:rStyle w:val="CodeChar0"/>
                </w:rPr>
                <w:t>LDAP User ID Label</w:t>
              </w:r>
            </w:ins>
          </w:p>
        </w:tc>
        <w:tc>
          <w:tcPr>
            <w:tcW w:w="4847" w:type="dxa"/>
            <w:vAlign w:val="center"/>
          </w:tcPr>
          <w:p w:rsidR="00616E93" w:rsidRDefault="00616E93" w:rsidP="00EE258F">
            <w:pPr>
              <w:pStyle w:val="TableText"/>
              <w:rPr>
                <w:ins w:id="1806" w:author=" Vijay Parmar" w:date="2009-08-23T01:58:00Z"/>
              </w:rPr>
            </w:pPr>
            <w:ins w:id="1807" w:author=" Vijay Parmar" w:date="2009-08-23T02:08:00Z">
              <w:r>
                <w:t>Uid</w:t>
              </w:r>
            </w:ins>
          </w:p>
        </w:tc>
      </w:tr>
      <w:tr w:rsidR="00616E93" w:rsidRPr="007966AD" w:rsidTr="00EE258F">
        <w:trPr>
          <w:cantSplit/>
          <w:ins w:id="1808" w:author=" Vijay Parmar" w:date="2009-08-23T01:58:00Z"/>
        </w:trPr>
        <w:tc>
          <w:tcPr>
            <w:tcW w:w="3577" w:type="dxa"/>
            <w:vAlign w:val="center"/>
          </w:tcPr>
          <w:p w:rsidR="00616E93" w:rsidRDefault="00616E93" w:rsidP="006C09B4">
            <w:pPr>
              <w:pStyle w:val="TableText"/>
              <w:rPr>
                <w:ins w:id="1809" w:author=" Vijay Parmar" w:date="2009-08-23T01:58:00Z"/>
                <w:rStyle w:val="CodeChar0"/>
              </w:rPr>
            </w:pPr>
            <w:ins w:id="1810" w:author=" Vijay Parmar" w:date="2009-08-23T02:05:00Z">
              <w:r>
                <w:rPr>
                  <w:rStyle w:val="CodeChar0"/>
                </w:rPr>
                <w:t>LDAP Admiin User Name</w:t>
              </w:r>
            </w:ins>
          </w:p>
        </w:tc>
        <w:tc>
          <w:tcPr>
            <w:tcW w:w="4847" w:type="dxa"/>
            <w:vAlign w:val="center"/>
          </w:tcPr>
          <w:p w:rsidR="002D504C" w:rsidRDefault="00616E93">
            <w:pPr>
              <w:pStyle w:val="TableText"/>
              <w:rPr>
                <w:ins w:id="1811" w:author=" Vijay Parmar" w:date="2009-08-23T01:58:00Z"/>
              </w:rPr>
            </w:pPr>
            <w:ins w:id="1812" w:author=" Vijay Parmar" w:date="2009-08-23T02:08:00Z">
              <w:r>
                <w:t>Uid=abcAdmin,ou=abc,dc=def,dc=ghi,dc=jkl,dc=mn</w:t>
              </w:r>
            </w:ins>
          </w:p>
        </w:tc>
      </w:tr>
      <w:tr w:rsidR="00616E93" w:rsidRPr="007966AD" w:rsidTr="00EE258F">
        <w:trPr>
          <w:cantSplit/>
          <w:ins w:id="1813" w:author=" Vijay Parmar" w:date="2009-08-23T01:58:00Z"/>
        </w:trPr>
        <w:tc>
          <w:tcPr>
            <w:tcW w:w="3577" w:type="dxa"/>
            <w:vAlign w:val="center"/>
          </w:tcPr>
          <w:p w:rsidR="00616E93" w:rsidRDefault="00616E93" w:rsidP="00EE258F">
            <w:pPr>
              <w:pStyle w:val="TableText"/>
              <w:rPr>
                <w:ins w:id="1814" w:author=" Vijay Parmar" w:date="2009-08-23T01:58:00Z"/>
                <w:rStyle w:val="CodeChar0"/>
              </w:rPr>
            </w:pPr>
            <w:ins w:id="1815" w:author=" Vijay Parmar" w:date="2009-08-23T02:05:00Z">
              <w:r>
                <w:rPr>
                  <w:rStyle w:val="CodeChar0"/>
                </w:rPr>
                <w:t>LDAP Admin Password</w:t>
              </w:r>
            </w:ins>
          </w:p>
        </w:tc>
        <w:tc>
          <w:tcPr>
            <w:tcW w:w="4847" w:type="dxa"/>
            <w:vAlign w:val="center"/>
          </w:tcPr>
          <w:p w:rsidR="00616E93" w:rsidRDefault="00616E93" w:rsidP="00EE258F">
            <w:pPr>
              <w:pStyle w:val="TableText"/>
              <w:rPr>
                <w:ins w:id="1816" w:author=" Vijay Parmar" w:date="2009-08-23T01:58:00Z"/>
              </w:rPr>
            </w:pPr>
            <w:ins w:id="1817" w:author=" Vijay Parmar" w:date="2009-08-23T02:05:00Z">
              <w:r>
                <w:t>Password</w:t>
              </w:r>
            </w:ins>
          </w:p>
        </w:tc>
      </w:tr>
    </w:tbl>
    <w:p w:rsidR="00A82D76" w:rsidRDefault="00A82D76">
      <w:pPr>
        <w:pStyle w:val="ListNumber"/>
        <w:ind w:left="1080"/>
        <w:rPr>
          <w:ins w:id="1818" w:author=" Vijay Parmar" w:date="2009-08-23T01:56:00Z"/>
        </w:rPr>
        <w:pPrChange w:id="1819" w:author=" Vijay Parmar" w:date="2009-08-23T01:58: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820" w:author=" Vijay Parmar" w:date="2009-08-23T01:56:00Z"/>
        </w:rPr>
      </w:pPr>
      <w:ins w:id="1821" w:author=" Vijay Parmar" w:date="2009-08-23T01:56:00Z">
        <w:r>
          <w:t>On GUI Installer Step 15, configure MySQL database connection information for</w:t>
        </w:r>
      </w:ins>
      <w:ins w:id="1822" w:author=" Vijay Parmar" w:date="2009-08-23T01:57:00Z">
        <w:r>
          <w:t xml:space="preserve"> Authentication. </w:t>
        </w:r>
      </w:ins>
      <w:ins w:id="1823" w:author=" Vijay Parmar" w:date="2009-08-23T01:56:00Z">
        <w:r>
          <w:t xml:space="preserve"> </w:t>
        </w:r>
      </w:ins>
      <w:ins w:id="1824" w:author=" Vijay Parmar" w:date="2009-08-23T01:57:00Z">
        <w:r>
          <w:t xml:space="preserve">Click </w:t>
        </w:r>
        <w:r w:rsidRPr="00A22A04">
          <w:rPr>
            <w:rFonts w:ascii="Courier New" w:hAnsi="Courier New" w:cs="Courier New"/>
            <w:i/>
          </w:rPr>
          <w:t>Next Button</w:t>
        </w:r>
        <w:r>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825" w:author=" Vijay Parmar" w:date="2009-08-23T01:58:00Z"/>
        </w:trPr>
        <w:tc>
          <w:tcPr>
            <w:tcW w:w="3577" w:type="dxa"/>
            <w:shd w:val="clear" w:color="auto" w:fill="D9D9D9"/>
            <w:vAlign w:val="center"/>
          </w:tcPr>
          <w:p w:rsidR="009B5FD9" w:rsidRPr="007966AD" w:rsidRDefault="009B5FD9" w:rsidP="00EE258F">
            <w:pPr>
              <w:pStyle w:val="TableHeaderCenter"/>
              <w:rPr>
                <w:ins w:id="1826" w:author=" Vijay Parmar" w:date="2009-08-23T01:58:00Z"/>
              </w:rPr>
            </w:pPr>
            <w:ins w:id="1827"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828" w:author=" Vijay Parmar" w:date="2009-08-23T01:58:00Z"/>
              </w:rPr>
            </w:pPr>
            <w:ins w:id="1829" w:author=" Vijay Parmar" w:date="2009-08-23T01:58:00Z">
              <w:r>
                <w:t>Sample value</w:t>
              </w:r>
            </w:ins>
          </w:p>
        </w:tc>
      </w:tr>
      <w:tr w:rsidR="009B5FD9" w:rsidRPr="007966AD" w:rsidTr="00EE258F">
        <w:trPr>
          <w:cantSplit/>
          <w:ins w:id="1830" w:author=" Vijay Parmar" w:date="2009-08-23T01:58:00Z"/>
        </w:trPr>
        <w:tc>
          <w:tcPr>
            <w:tcW w:w="3577" w:type="dxa"/>
            <w:vAlign w:val="center"/>
          </w:tcPr>
          <w:p w:rsidR="009B5FD9" w:rsidRDefault="009B5FD9" w:rsidP="00EE258F">
            <w:pPr>
              <w:pStyle w:val="TableText"/>
              <w:rPr>
                <w:ins w:id="1831" w:author=" Vijay Parmar" w:date="2009-08-23T01:58:00Z"/>
                <w:rStyle w:val="CodeChar0"/>
              </w:rPr>
            </w:pPr>
            <w:ins w:id="1832" w:author=" Vijay Parmar" w:date="2009-08-23T01:58:00Z">
              <w:r>
                <w:rPr>
                  <w:rStyle w:val="CodeChar0"/>
                </w:rPr>
                <w:t>Database Host Name</w:t>
              </w:r>
            </w:ins>
          </w:p>
        </w:tc>
        <w:tc>
          <w:tcPr>
            <w:tcW w:w="4847" w:type="dxa"/>
            <w:vAlign w:val="center"/>
          </w:tcPr>
          <w:p w:rsidR="009B5FD9" w:rsidRDefault="009B5FD9" w:rsidP="00EE258F">
            <w:pPr>
              <w:pStyle w:val="TableText"/>
              <w:rPr>
                <w:ins w:id="1833" w:author=" Vijay Parmar" w:date="2009-08-23T01:58:00Z"/>
              </w:rPr>
            </w:pPr>
            <w:ins w:id="1834" w:author=" Vijay Parmar" w:date="2009-08-23T01:58:00Z">
              <w:r>
                <w:t>Localhost</w:t>
              </w:r>
            </w:ins>
          </w:p>
        </w:tc>
      </w:tr>
      <w:tr w:rsidR="009B5FD9" w:rsidRPr="007966AD" w:rsidTr="00EE258F">
        <w:trPr>
          <w:cantSplit/>
          <w:ins w:id="1835" w:author=" Vijay Parmar" w:date="2009-08-23T01:58:00Z"/>
        </w:trPr>
        <w:tc>
          <w:tcPr>
            <w:tcW w:w="3577" w:type="dxa"/>
            <w:vAlign w:val="center"/>
          </w:tcPr>
          <w:p w:rsidR="009B5FD9" w:rsidRDefault="009B5FD9" w:rsidP="00EE258F">
            <w:pPr>
              <w:pStyle w:val="TableText"/>
              <w:rPr>
                <w:ins w:id="1836" w:author=" Vijay Parmar" w:date="2009-08-23T01:58:00Z"/>
                <w:rStyle w:val="CodeChar0"/>
              </w:rPr>
            </w:pPr>
            <w:ins w:id="1837" w:author=" Vijay Parmar" w:date="2009-08-23T01:58:00Z">
              <w:r>
                <w:rPr>
                  <w:rStyle w:val="CodeChar0"/>
                </w:rPr>
                <w:t>Database port</w:t>
              </w:r>
            </w:ins>
          </w:p>
        </w:tc>
        <w:tc>
          <w:tcPr>
            <w:tcW w:w="4847" w:type="dxa"/>
            <w:vAlign w:val="center"/>
          </w:tcPr>
          <w:p w:rsidR="009B5FD9" w:rsidRDefault="009B5FD9" w:rsidP="00EE258F">
            <w:pPr>
              <w:pStyle w:val="TableText"/>
              <w:rPr>
                <w:ins w:id="1838" w:author=" Vijay Parmar" w:date="2009-08-23T01:58:00Z"/>
              </w:rPr>
            </w:pPr>
            <w:ins w:id="1839" w:author=" Vijay Parmar" w:date="2009-08-23T01:58:00Z">
              <w:r>
                <w:t>3306</w:t>
              </w:r>
            </w:ins>
          </w:p>
        </w:tc>
      </w:tr>
      <w:tr w:rsidR="009B5FD9" w:rsidRPr="007966AD" w:rsidTr="00EE258F">
        <w:trPr>
          <w:cantSplit/>
          <w:ins w:id="1840" w:author=" Vijay Parmar" w:date="2009-08-23T01:58:00Z"/>
        </w:trPr>
        <w:tc>
          <w:tcPr>
            <w:tcW w:w="3577" w:type="dxa"/>
            <w:vAlign w:val="center"/>
          </w:tcPr>
          <w:p w:rsidR="009B5FD9" w:rsidRDefault="009B5FD9" w:rsidP="00EE258F">
            <w:pPr>
              <w:pStyle w:val="TableText"/>
              <w:rPr>
                <w:ins w:id="1841" w:author=" Vijay Parmar" w:date="2009-08-23T01:58:00Z"/>
                <w:rStyle w:val="CodeChar0"/>
              </w:rPr>
            </w:pPr>
            <w:ins w:id="1842" w:author=" Vijay Parmar" w:date="2009-08-23T01:58:00Z">
              <w:r>
                <w:rPr>
                  <w:rStyle w:val="CodeChar0"/>
                </w:rPr>
                <w:t>Database Name</w:t>
              </w:r>
            </w:ins>
          </w:p>
        </w:tc>
        <w:tc>
          <w:tcPr>
            <w:tcW w:w="4847" w:type="dxa"/>
            <w:vAlign w:val="center"/>
          </w:tcPr>
          <w:p w:rsidR="009B5FD9" w:rsidRDefault="009B5FD9" w:rsidP="00EE258F">
            <w:pPr>
              <w:pStyle w:val="TableText"/>
              <w:rPr>
                <w:ins w:id="1843" w:author=" Vijay Parmar" w:date="2009-08-23T01:58:00Z"/>
              </w:rPr>
            </w:pPr>
            <w:ins w:id="1844" w:author=" Vijay Parmar" w:date="2009-08-23T01:58:00Z">
              <w:r>
                <w:t>Uptdb</w:t>
              </w:r>
            </w:ins>
          </w:p>
        </w:tc>
      </w:tr>
      <w:tr w:rsidR="009B5FD9" w:rsidRPr="007966AD" w:rsidTr="00EE258F">
        <w:trPr>
          <w:cantSplit/>
          <w:ins w:id="1845" w:author=" Vijay Parmar" w:date="2009-08-23T01:58:00Z"/>
        </w:trPr>
        <w:tc>
          <w:tcPr>
            <w:tcW w:w="3577" w:type="dxa"/>
            <w:vAlign w:val="center"/>
          </w:tcPr>
          <w:p w:rsidR="009B5FD9" w:rsidRDefault="009B5FD9" w:rsidP="009B5FD9">
            <w:pPr>
              <w:pStyle w:val="TableText"/>
              <w:rPr>
                <w:ins w:id="1846" w:author=" Vijay Parmar" w:date="2009-08-23T01:58:00Z"/>
                <w:rStyle w:val="CodeChar0"/>
              </w:rPr>
            </w:pPr>
            <w:ins w:id="1847" w:author=" Vijay Parmar" w:date="2009-08-23T01:58:00Z">
              <w:r>
                <w:rPr>
                  <w:rStyle w:val="CodeChar0"/>
                </w:rPr>
                <w:t>Database Application User</w:t>
              </w:r>
            </w:ins>
          </w:p>
        </w:tc>
        <w:tc>
          <w:tcPr>
            <w:tcW w:w="4847" w:type="dxa"/>
            <w:vAlign w:val="center"/>
          </w:tcPr>
          <w:p w:rsidR="009B5FD9" w:rsidRDefault="009B5FD9" w:rsidP="00EE258F">
            <w:pPr>
              <w:pStyle w:val="TableText"/>
              <w:rPr>
                <w:ins w:id="1848" w:author=" Vijay Parmar" w:date="2009-08-23T01:58:00Z"/>
              </w:rPr>
            </w:pPr>
            <w:ins w:id="1849" w:author=" Vijay Parmar" w:date="2009-08-23T01:59:00Z">
              <w:r>
                <w:t>Upt</w:t>
              </w:r>
            </w:ins>
          </w:p>
        </w:tc>
      </w:tr>
      <w:tr w:rsidR="009B5FD9" w:rsidRPr="007966AD" w:rsidTr="00EE258F">
        <w:trPr>
          <w:cantSplit/>
          <w:ins w:id="1850" w:author=" Vijay Parmar" w:date="2009-08-23T01:58:00Z"/>
        </w:trPr>
        <w:tc>
          <w:tcPr>
            <w:tcW w:w="3577" w:type="dxa"/>
            <w:vAlign w:val="center"/>
          </w:tcPr>
          <w:p w:rsidR="009B5FD9" w:rsidRDefault="009B5FD9" w:rsidP="009B5FD9">
            <w:pPr>
              <w:pStyle w:val="TableText"/>
              <w:rPr>
                <w:ins w:id="1851" w:author=" Vijay Parmar" w:date="2009-08-23T01:58:00Z"/>
                <w:rStyle w:val="CodeChar0"/>
              </w:rPr>
            </w:pPr>
            <w:ins w:id="1852" w:author=" Vijay Parmar" w:date="2009-08-23T01:58:00Z">
              <w:r>
                <w:rPr>
                  <w:rStyle w:val="CodeChar0"/>
                </w:rPr>
                <w:t>Database Application Password</w:t>
              </w:r>
            </w:ins>
          </w:p>
        </w:tc>
        <w:tc>
          <w:tcPr>
            <w:tcW w:w="4847" w:type="dxa"/>
            <w:vAlign w:val="center"/>
          </w:tcPr>
          <w:p w:rsidR="009B5FD9" w:rsidRDefault="00B33F58" w:rsidP="00EE258F">
            <w:pPr>
              <w:pStyle w:val="TableText"/>
              <w:rPr>
                <w:ins w:id="1853" w:author=" Vijay Parmar" w:date="2009-08-23T01:58:00Z"/>
              </w:rPr>
            </w:pPr>
            <w:ins w:id="1854" w:author=" Vijay Parmar" w:date="2009-08-23T01:59:00Z">
              <w:r>
                <w:t>U</w:t>
              </w:r>
              <w:r w:rsidR="009B5FD9">
                <w:t>pt</w:t>
              </w:r>
            </w:ins>
          </w:p>
        </w:tc>
      </w:tr>
      <w:tr w:rsidR="009B5FD9" w:rsidRPr="007966AD" w:rsidTr="00EE258F">
        <w:trPr>
          <w:cantSplit/>
          <w:ins w:id="1855" w:author=" Vijay Parmar" w:date="2009-08-23T01:58:00Z"/>
        </w:trPr>
        <w:tc>
          <w:tcPr>
            <w:tcW w:w="3577" w:type="dxa"/>
            <w:vAlign w:val="center"/>
          </w:tcPr>
          <w:p w:rsidR="009B5FD9" w:rsidRDefault="009B5FD9" w:rsidP="00EE258F">
            <w:pPr>
              <w:pStyle w:val="TableText"/>
              <w:rPr>
                <w:ins w:id="1856" w:author=" Vijay Parmar" w:date="2009-08-23T01:58:00Z"/>
                <w:rStyle w:val="CodeChar0"/>
              </w:rPr>
            </w:pPr>
            <w:ins w:id="1857" w:author=" Vijay Parmar" w:date="2009-08-23T01:58:00Z">
              <w:r>
                <w:rPr>
                  <w:rStyle w:val="CodeChar0"/>
                </w:rPr>
                <w:t>Recreate the CSM UPT Database Schema?</w:t>
              </w:r>
            </w:ins>
          </w:p>
        </w:tc>
        <w:tc>
          <w:tcPr>
            <w:tcW w:w="4847" w:type="dxa"/>
            <w:vAlign w:val="center"/>
          </w:tcPr>
          <w:p w:rsidR="009B5FD9" w:rsidRDefault="009B5FD9" w:rsidP="00EE258F">
            <w:pPr>
              <w:pStyle w:val="TableText"/>
              <w:rPr>
                <w:ins w:id="1858" w:author=" Vijay Parmar" w:date="2009-08-23T01:58:00Z"/>
              </w:rPr>
            </w:pPr>
            <w:ins w:id="1859" w:author=" Vijay Parmar" w:date="2009-08-23T01:58:00Z">
              <w:r>
                <w:t>Yes</w:t>
              </w:r>
            </w:ins>
          </w:p>
        </w:tc>
      </w:tr>
    </w:tbl>
    <w:p w:rsidR="00A82D76" w:rsidRDefault="00A82D76">
      <w:pPr>
        <w:tabs>
          <w:tab w:val="left" w:pos="1710"/>
        </w:tabs>
        <w:ind w:left="1440"/>
        <w:rPr>
          <w:ins w:id="1860" w:author=" Vijay Parmar" w:date="2009-08-23T01:53:00Z"/>
        </w:rPr>
        <w:pPrChange w:id="1861" w:author=" Vijay Parmar" w:date="2009-08-23T01:55:00Z">
          <w:pPr>
            <w:pStyle w:val="ListNumber"/>
            <w:numPr>
              <w:numId w:val="48"/>
            </w:numPr>
            <w:tabs>
              <w:tab w:val="num" w:pos="1080"/>
              <w:tab w:val="num" w:pos="1890"/>
            </w:tabs>
            <w:ind w:left="1440" w:hanging="360"/>
          </w:pPr>
        </w:pPrChange>
      </w:pPr>
    </w:p>
    <w:p w:rsidR="006919EC" w:rsidRDefault="00826EEC" w:rsidP="00856960">
      <w:pPr>
        <w:pStyle w:val="ListNumber"/>
        <w:numPr>
          <w:ilvl w:val="0"/>
          <w:numId w:val="48"/>
        </w:numPr>
        <w:tabs>
          <w:tab w:val="num" w:pos="1080"/>
          <w:tab w:val="num" w:pos="1890"/>
        </w:tabs>
        <w:rPr>
          <w:ins w:id="1862" w:author=" Vijay Parmar" w:date="2009-08-23T01:53:00Z"/>
        </w:rPr>
      </w:pPr>
      <w:ins w:id="1863" w:author=" Vijay Parmar" w:date="2009-08-23T01:55:00Z">
        <w:r>
          <w:t xml:space="preserve">On GUI Installer Step </w:t>
        </w:r>
      </w:ins>
      <w:ins w:id="1864" w:author=" Vijay Parmar" w:date="2009-08-23T02:09:00Z">
        <w:r w:rsidR="004E5224">
          <w:t>16, the Installation Summary is shown. Verify the details before proceeding.</w:t>
        </w:r>
      </w:ins>
      <w:ins w:id="1865" w:author=" Vijay Parmar" w:date="2009-08-23T02:10:00Z">
        <w:r w:rsidR="00B33F58">
          <w:t xml:space="preserve"> Click </w:t>
        </w:r>
        <w:r w:rsidR="00B33F58" w:rsidRPr="00A22A04">
          <w:rPr>
            <w:rFonts w:ascii="Courier New" w:hAnsi="Courier New" w:cs="Courier New"/>
            <w:i/>
          </w:rPr>
          <w:t>Next Button</w:t>
        </w:r>
        <w:r w:rsidR="00B33F58">
          <w:t xml:space="preserve"> to proceed to next screen.</w:t>
        </w:r>
      </w:ins>
    </w:p>
    <w:p w:rsidR="00397D08" w:rsidRDefault="00397D08" w:rsidP="00397D08">
      <w:pPr>
        <w:pStyle w:val="ListNumber"/>
        <w:numPr>
          <w:ilvl w:val="0"/>
          <w:numId w:val="48"/>
        </w:numPr>
        <w:tabs>
          <w:tab w:val="num" w:pos="1080"/>
          <w:tab w:val="num" w:pos="1890"/>
        </w:tabs>
        <w:rPr>
          <w:ins w:id="1866" w:author=" Vijay Parmar" w:date="2009-08-23T02:14:00Z"/>
        </w:rPr>
      </w:pPr>
      <w:ins w:id="1867" w:author=" Vijay Parmar" w:date="2009-08-23T02:12:00Z">
        <w:r>
          <w:t xml:space="preserve">On GUI Installer Step 17, the Installation Group summary is shown. </w:t>
        </w:r>
      </w:ins>
      <w:ins w:id="1868" w:author=" Vijay Parmar" w:date="2009-08-23T02:13:00Z">
        <w:r>
          <w:t>Currently only one software is installed named ‘csmupt’.</w:t>
        </w:r>
      </w:ins>
      <w:ins w:id="1869" w:author=" Vijay Parmar" w:date="2009-08-23T02:12:00Z">
        <w:r>
          <w:t xml:space="preserve"> Click </w:t>
        </w:r>
        <w:r w:rsidRPr="00A22A04">
          <w:rPr>
            <w:rFonts w:ascii="Courier New" w:hAnsi="Courier New" w:cs="Courier New"/>
            <w:i/>
          </w:rPr>
          <w:t>Next Button</w:t>
        </w:r>
        <w:r>
          <w:t xml:space="preserve"> to proceed to </w:t>
        </w:r>
      </w:ins>
      <w:ins w:id="1870" w:author=" Vijay Parmar" w:date="2009-08-23T02:14:00Z">
        <w:r>
          <w:t>installation of the software. Note: It will take few minutes (or more depending on the network connection).</w:t>
        </w:r>
      </w:ins>
    </w:p>
    <w:p w:rsidR="00B03C09" w:rsidRDefault="00397D08" w:rsidP="00397D08">
      <w:pPr>
        <w:pStyle w:val="ListNumber"/>
        <w:numPr>
          <w:ilvl w:val="0"/>
          <w:numId w:val="48"/>
        </w:numPr>
        <w:tabs>
          <w:tab w:val="num" w:pos="1080"/>
          <w:tab w:val="num" w:pos="1890"/>
        </w:tabs>
        <w:rPr>
          <w:ins w:id="1871" w:author=" Vijay Parmar" w:date="2009-08-23T02:12:00Z"/>
        </w:rPr>
      </w:pPr>
      <w:ins w:id="1872" w:author=" Vijay Parmar" w:date="2009-08-23T02:14:00Z">
        <w:r>
          <w:t xml:space="preserve">On GUI Installer Step 18, the GUI installer </w:t>
        </w:r>
      </w:ins>
      <w:ins w:id="1873" w:author=" Vijay Parmar" w:date="2009-08-23T02:15:00Z">
        <w:r>
          <w:t>run</w:t>
        </w:r>
      </w:ins>
      <w:ins w:id="1874" w:author=" Vijay Parmar" w:date="2009-08-23T02:41:00Z">
        <w:r w:rsidR="00B03C09">
          <w:t xml:space="preserve">s </w:t>
        </w:r>
      </w:ins>
      <w:ins w:id="1875" w:author=" Vijay Parmar" w:date="2009-08-23T02:15:00Z">
        <w:r>
          <w:t>the build for install or upgrade.</w:t>
        </w:r>
      </w:ins>
      <w:ins w:id="1876" w:author=" Vijay Parmar" w:date="2009-08-23T02:41:00Z">
        <w:r w:rsidR="00B03C09">
          <w:t xml:space="preserve"> If successful, the Installer will show </w:t>
        </w:r>
      </w:ins>
      <w:ins w:id="1877" w:author=" Vijay Parmar" w:date="2009-08-23T02:42:00Z">
        <w:r w:rsidR="00B03C09">
          <w:t xml:space="preserve">Step 19. If the installation fails, refer the troubleshooting section </w:t>
        </w:r>
      </w:ins>
      <w:ins w:id="1878" w:author=" Vijay Parmar" w:date="2009-08-23T02:43:00Z">
        <w:r w:rsidR="00B03C09">
          <w:t>on the CSM Wiki site</w:t>
        </w:r>
      </w:ins>
    </w:p>
    <w:p w:rsidR="00A82D76" w:rsidRDefault="00A82D76">
      <w:pPr>
        <w:pStyle w:val="BodyText"/>
        <w:rPr>
          <w:ins w:id="1879" w:author=" Vijay Parmar" w:date="2009-08-23T01:06:00Z"/>
        </w:rPr>
        <w:pPrChange w:id="1880" w:author=" Vijay Parmar" w:date="2009-08-22T21:47:00Z">
          <w:pPr>
            <w:pStyle w:val="Heading4"/>
          </w:pPr>
        </w:pPrChange>
      </w:pPr>
    </w:p>
    <w:p w:rsidR="00A82D76" w:rsidRDefault="00A82D76">
      <w:pPr>
        <w:pStyle w:val="BodyText"/>
        <w:rPr>
          <w:ins w:id="1881" w:author=" Vijay Parmar" w:date="2009-08-22T21:47:00Z"/>
        </w:rPr>
        <w:pPrChange w:id="1882" w:author=" Vijay Parmar" w:date="2009-08-22T21:47:00Z">
          <w:pPr>
            <w:pStyle w:val="Heading4"/>
          </w:pPr>
        </w:pPrChange>
      </w:pPr>
    </w:p>
    <w:p w:rsidR="00A82D76" w:rsidRDefault="00A82D76">
      <w:pPr>
        <w:pStyle w:val="BodyText"/>
        <w:rPr>
          <w:ins w:id="1883" w:author=" Vijay Parmar" w:date="2009-08-22T21:46:00Z"/>
        </w:rPr>
        <w:pPrChange w:id="1884" w:author=" Vijay Parmar" w:date="2009-08-22T21:47:00Z">
          <w:pPr>
            <w:pStyle w:val="Heading4"/>
          </w:pPr>
        </w:pPrChange>
      </w:pPr>
    </w:p>
    <w:p w:rsidR="00A339F5" w:rsidRDefault="00A339F5" w:rsidP="009E5F12">
      <w:pPr>
        <w:pStyle w:val="Heading3"/>
        <w:rPr>
          <w:ins w:id="1885" w:author=" Vijay Parmar" w:date="2009-08-22T19:59:00Z"/>
        </w:rPr>
      </w:pPr>
    </w:p>
    <w:p w:rsidR="007966AD" w:rsidDel="009D1804" w:rsidRDefault="00D33DD9" w:rsidP="009E5F12">
      <w:pPr>
        <w:pStyle w:val="Heading3"/>
        <w:rPr>
          <w:del w:id="1886" w:author=" Vijay Parmar" w:date="2009-08-23T02:43:00Z"/>
        </w:rPr>
      </w:pPr>
      <w:del w:id="1887" w:author=" Vijay Parmar" w:date="2009-08-23T02:43:00Z">
        <w:r w:rsidDel="009D1804">
          <w:delText xml:space="preserve">UPT </w:delText>
        </w:r>
        <w:r w:rsidR="00EE432C" w:rsidDel="009D1804">
          <w:delText xml:space="preserve">Deployment </w:delText>
        </w:r>
        <w:commentRangeStart w:id="1888"/>
        <w:r w:rsidR="00EE432C" w:rsidDel="009D1804">
          <w:delText>Steps</w:delText>
        </w:r>
        <w:commentRangeEnd w:id="1888"/>
        <w:r w:rsidR="007041FC" w:rsidDel="009D1804">
          <w:rPr>
            <w:rStyle w:val="CommentReference"/>
            <w:rFonts w:ascii="Arial" w:hAnsi="Arial" w:cs="Times New Roman"/>
            <w:bCs w:val="0"/>
          </w:rPr>
          <w:commentReference w:id="1888"/>
        </w:r>
      </w:del>
    </w:p>
    <w:p w:rsidR="00A54A8F" w:rsidRPr="00A54A8F" w:rsidDel="009D1804" w:rsidRDefault="00A54A8F" w:rsidP="009E5F12">
      <w:pPr>
        <w:pStyle w:val="BodyText"/>
        <w:keepNext/>
        <w:rPr>
          <w:del w:id="1889" w:author=" Vijay Parmar" w:date="2009-08-23T02:43:00Z"/>
        </w:rPr>
      </w:pPr>
      <w:del w:id="1890" w:author=" Vijay Parmar" w:date="2009-08-23T02:43:00Z">
        <w:r w:rsidDel="009D1804">
          <w:delText>The sections below provide the necessary steps for deploying UPT along with instructions for completing those steps.</w:delText>
        </w:r>
        <w:r w:rsidRPr="00A54A8F" w:rsidDel="009D1804">
          <w:delText xml:space="preserve"> </w:delText>
        </w:r>
        <w:r w:rsidDel="009D1804">
          <w:delText>As you follow the deployment steps, use the files containing the name corresponding with your database.</w:delText>
        </w:r>
      </w:del>
    </w:p>
    <w:p w:rsidR="00EE432C" w:rsidDel="009D1804" w:rsidRDefault="00EE432C" w:rsidP="00EE432C">
      <w:pPr>
        <w:pStyle w:val="Heading4"/>
        <w:rPr>
          <w:del w:id="1891" w:author=" Vijay Parmar" w:date="2009-08-23T02:43:00Z"/>
        </w:rPr>
      </w:pPr>
      <w:del w:id="1892" w:author=" Vijay Parmar" w:date="2009-08-23T02:43:00Z">
        <w:r w:rsidDel="009D1804">
          <w:delText>Create and Prime MySQL Database</w:delText>
        </w:r>
      </w:del>
    </w:p>
    <w:p w:rsidR="00EE432C" w:rsidDel="009D1804" w:rsidRDefault="00A54A8F" w:rsidP="00A54A8F">
      <w:pPr>
        <w:pStyle w:val="BodyText"/>
        <w:rPr>
          <w:del w:id="1893" w:author=" Vijay Parmar" w:date="2009-08-23T02:43:00Z"/>
        </w:rPr>
      </w:pPr>
      <w:del w:id="1894" w:author=" Vijay Parmar" w:date="2009-08-23T02:43:00Z">
        <w:r w:rsidDel="009D1804">
          <w:delText>Before beginning, you must l</w:delText>
        </w:r>
        <w:r w:rsidR="00EE432C" w:rsidDel="009D1804">
          <w:delText xml:space="preserve">og into the database using an account </w:delText>
        </w:r>
        <w:r w:rsidDel="009D1804">
          <w:delText xml:space="preserve">that </w:delText>
        </w:r>
        <w:r w:rsidR="00EE432C" w:rsidDel="009D1804">
          <w:delText xml:space="preserve">has permission to create new databases. </w:delText>
        </w:r>
        <w:r w:rsidDel="009D1804">
          <w:delText>Also, m</w:delText>
        </w:r>
        <w:r w:rsidR="00EE432C" w:rsidDel="009D1804">
          <w:delText xml:space="preserve">ake sure that the database you are about to create doesn’t already exist. If it does, drop it </w:delText>
        </w:r>
        <w:r w:rsidR="003E53A8" w:rsidDel="009D1804">
          <w:delText>and</w:delText>
        </w:r>
        <w:r w:rsidR="00EE432C" w:rsidDel="009D1804">
          <w:delText xml:space="preserve"> create new one.  </w:delText>
        </w:r>
        <w:r w:rsidR="00F228E8" w:rsidDel="009D1804">
          <w:fldChar w:fldCharType="begin"/>
        </w:r>
        <w:r w:rsidR="000C649E" w:rsidDel="009D1804">
          <w:delInstrText xml:space="preserve"> XE "</w:delInstrText>
        </w:r>
        <w:r w:rsidR="000C649E" w:rsidRPr="000C7E9B" w:rsidDel="009D1804">
          <w:delInstrText xml:space="preserve">create </w:delInstrText>
        </w:r>
        <w:r w:rsidR="000C649E" w:rsidDel="009D1804">
          <w:delInstrText>UPT</w:delInstrText>
        </w:r>
        <w:r w:rsidR="000C649E" w:rsidRPr="000C7E9B" w:rsidDel="009D1804">
          <w:delInstrText xml:space="preserve"> database</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9E4846" w:rsidDel="009D1804">
          <w:delInstrText xml:space="preserve">database:create </w:delInstrText>
        </w:r>
        <w:r w:rsidR="000C649E" w:rsidDel="009D1804">
          <w:delInstrText>UPT</w:delInstrText>
        </w:r>
        <w:r w:rsidR="000C649E" w:rsidRPr="009E4846" w:rsidDel="009D1804">
          <w:delInstrText xml:space="preserve"> schema</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"UPT:create</w:delInstrText>
        </w:r>
        <w:r w:rsidR="000C649E" w:rsidRPr="000C7E9B" w:rsidDel="009D1804">
          <w:delInstrText xml:space="preserve"> schema</w:delInstrText>
        </w:r>
        <w:r w:rsidR="000C649E" w:rsidDel="009D1804">
          <w:delInstrText xml:space="preserve"> and database" </w:delInstrText>
        </w:r>
        <w:r w:rsidR="00F228E8" w:rsidDel="009D1804">
          <w:fldChar w:fldCharType="end"/>
        </w:r>
      </w:del>
    </w:p>
    <w:p w:rsidR="00EE432C" w:rsidDel="009D1804" w:rsidRDefault="00EE432C" w:rsidP="003E53A8">
      <w:pPr>
        <w:pStyle w:val="ListNumber"/>
        <w:numPr>
          <w:ilvl w:val="0"/>
          <w:numId w:val="48"/>
        </w:numPr>
        <w:rPr>
          <w:del w:id="1895" w:author=" Vijay Parmar" w:date="2009-08-23T02:43:00Z"/>
        </w:rPr>
      </w:pPr>
      <w:del w:id="1896" w:author=" Vijay Parmar" w:date="2009-08-23T02:43:00Z">
        <w:r w:rsidDel="009D1804">
          <w:delText xml:space="preserve">In the </w:delText>
        </w:r>
        <w:r w:rsidRPr="003E53A8" w:rsidDel="009D1804">
          <w:rPr>
            <w:rStyle w:val="CodeChar0"/>
          </w:rPr>
          <w:delText>AuthSchemaMySQL.sql</w:delText>
        </w:r>
        <w:r w:rsidDel="009D1804">
          <w:delText xml:space="preserve"> </w:delText>
        </w:r>
        <w:r w:rsidR="003E53A8" w:rsidDel="009D1804">
          <w:delText xml:space="preserve">script </w:delText>
        </w:r>
        <w:r w:rsidDel="009D1804">
          <w:delText>file</w:delText>
        </w:r>
        <w:r w:rsidR="003E53A8" w:rsidDel="009D1804">
          <w:delText>,</w:delText>
        </w:r>
        <w:r w:rsidDel="009D1804">
          <w:delText xml:space="preserve"> replace the </w:delText>
        </w:r>
        <w:r w:rsidRPr="003E53A8" w:rsidDel="009D1804">
          <w:rPr>
            <w:rStyle w:val="CodeChar0"/>
          </w:rPr>
          <w:delText>&lt;&lt;database_name&gt;&gt;</w:delText>
        </w:r>
        <w:r w:rsidDel="009D1804">
          <w:delText xml:space="preserve"> tag with the name </w:delText>
        </w:r>
        <w:r w:rsidR="003E53A8" w:rsidDel="009D1804">
          <w:delText>of the UPT Authorization schema, which is</w:delText>
        </w:r>
        <w:r w:rsidDel="009D1804">
          <w:delText xml:space="preserve"> </w:delText>
        </w:r>
        <w:r w:rsidRPr="003E53A8" w:rsidDel="009D1804">
          <w:rPr>
            <w:rStyle w:val="CodeTextEntryChar"/>
          </w:rPr>
          <w:delText>csmupt</w:delText>
        </w:r>
        <w:r w:rsidDel="009D1804">
          <w:delText xml:space="preserve">. </w:delText>
        </w:r>
      </w:del>
    </w:p>
    <w:p w:rsidR="00EE432C" w:rsidDel="009D1804" w:rsidRDefault="003E53A8" w:rsidP="003E53A8">
      <w:pPr>
        <w:pStyle w:val="ListNumber"/>
        <w:rPr>
          <w:del w:id="1897" w:author=" Vijay Parmar" w:date="2009-08-23T02:43:00Z"/>
        </w:rPr>
      </w:pPr>
      <w:del w:id="1898" w:author=" Vijay Parmar" w:date="2009-08-23T02:43:00Z">
        <w:r w:rsidDel="009D1804">
          <w:delText>Save and then r</w:delText>
        </w:r>
        <w:r w:rsidR="00EE432C" w:rsidDel="009D1804">
          <w:delText xml:space="preserve">un </w:delText>
        </w:r>
        <w:r w:rsidDel="009D1804">
          <w:delText>the edited from</w:delText>
        </w:r>
        <w:r w:rsidR="00EE432C" w:rsidDel="009D1804">
          <w:delText xml:space="preserve"> the database prompt. This should create a database with the given name.  </w:delText>
        </w:r>
      </w:del>
    </w:p>
    <w:p w:rsidR="00EE432C" w:rsidDel="009D1804" w:rsidRDefault="00EE432C" w:rsidP="003E53A8">
      <w:pPr>
        <w:pStyle w:val="ListNumber"/>
        <w:rPr>
          <w:del w:id="1899" w:author=" Vijay Parmar" w:date="2009-08-23T02:43:00Z"/>
        </w:rPr>
      </w:pPr>
      <w:del w:id="1900" w:author=" Vijay Parmar" w:date="2009-08-23T02:43:00Z">
        <w:r w:rsidDel="009D1804">
          <w:delText xml:space="preserve">In the </w:delText>
        </w:r>
        <w:r w:rsidRPr="003E53A8" w:rsidDel="009D1804">
          <w:rPr>
            <w:rStyle w:val="CodeChar0"/>
          </w:rPr>
          <w:delText>DataPrimingMySQL.sql</w:delText>
        </w:r>
        <w:r w:rsidDel="009D1804">
          <w:delText xml:space="preserve"> </w:delText>
        </w:r>
        <w:r w:rsidR="003E53A8" w:rsidDel="009D1804">
          <w:delText xml:space="preserve">script </w:delText>
        </w:r>
        <w:r w:rsidDel="009D1804">
          <w:delText>file</w:delText>
        </w:r>
        <w:r w:rsidR="003E53A8" w:rsidDel="009D1804">
          <w:delText xml:space="preserve"> perform the following</w:delText>
        </w:r>
        <w:r w:rsidDel="009D1804">
          <w:delText>:</w:delText>
        </w:r>
      </w:del>
    </w:p>
    <w:p w:rsidR="00EE432C" w:rsidDel="009D1804" w:rsidRDefault="003E53A8" w:rsidP="00EE432C">
      <w:pPr>
        <w:pStyle w:val="ListBullet2"/>
        <w:rPr>
          <w:del w:id="1901" w:author=" Vijay Parmar" w:date="2009-08-23T02:43:00Z"/>
        </w:rPr>
      </w:pPr>
      <w:del w:id="1902" w:author=" Vijay Parmar" w:date="2009-08-23T02:43:00Z">
        <w:r w:rsidDel="009D1804">
          <w:delText xml:space="preserve">Replace </w:delText>
        </w:r>
        <w:r w:rsidR="00EE432C" w:rsidRPr="003E53A8" w:rsidDel="009D1804">
          <w:rPr>
            <w:rStyle w:val="CodeChar0"/>
          </w:rPr>
          <w:delText>&lt;&lt;super_admin_login_id&gt;&gt;</w:delText>
        </w:r>
        <w:r w:rsidR="00EE432C" w:rsidDel="009D1804">
          <w:delText xml:space="preserve"> with the login id of the user who is going to act as the Super Admin for that particular installation</w:delText>
        </w:r>
        <w:r w:rsidDel="009D1804">
          <w:delText>.</w:delText>
        </w:r>
      </w:del>
    </w:p>
    <w:p w:rsidR="00EE432C" w:rsidDel="009D1804" w:rsidRDefault="003E53A8" w:rsidP="00EE432C">
      <w:pPr>
        <w:pStyle w:val="ListBullet2"/>
        <w:rPr>
          <w:del w:id="1903" w:author=" Vijay Parmar" w:date="2009-08-23T02:43:00Z"/>
        </w:rPr>
      </w:pPr>
      <w:del w:id="1904" w:author=" Vijay Parmar" w:date="2009-08-23T02:43:00Z">
        <w:r w:rsidDel="009D1804">
          <w:delText>P</w:delText>
        </w:r>
        <w:r w:rsidR="00EE432C" w:rsidDel="009D1804">
          <w:delText xml:space="preserve">rovide the first name and last name </w:delText>
        </w:r>
        <w:r w:rsidDel="009D1804">
          <w:delText xml:space="preserve">of the Super Admin user </w:delText>
        </w:r>
        <w:r w:rsidR="00EE432C" w:rsidDel="009D1804">
          <w:delText xml:space="preserve">by replacing </w:delText>
        </w:r>
        <w:r w:rsidR="00EE432C" w:rsidRPr="003E53A8" w:rsidDel="009D1804">
          <w:rPr>
            <w:rStyle w:val="CodeChar0"/>
          </w:rPr>
          <w:delText>&lt;&lt;super_admin_first_name&gt;&gt;</w:delText>
        </w:r>
        <w:r w:rsidR="00EE432C" w:rsidDel="009D1804">
          <w:delText xml:space="preserve"> and </w:delText>
        </w:r>
        <w:r w:rsidR="00EE432C" w:rsidRPr="003E53A8" w:rsidDel="009D1804">
          <w:rPr>
            <w:rStyle w:val="CodeChar0"/>
          </w:rPr>
          <w:delText>&lt;&lt;super_admin_last_name &gt;&gt;</w:delText>
        </w:r>
        <w:r w:rsidR="00EE432C" w:rsidDel="009D1804">
          <w:delText xml:space="preserve"> with</w:delText>
        </w:r>
        <w:r w:rsidDel="009D1804">
          <w:delText xml:space="preserve"> the appropriate values</w:delText>
        </w:r>
        <w:r w:rsidR="00EE432C" w:rsidDel="009D1804">
          <w:delText>.</w:delText>
        </w:r>
      </w:del>
    </w:p>
    <w:p w:rsidR="00EE432C" w:rsidDel="009D1804" w:rsidRDefault="00EE432C" w:rsidP="003E53A8">
      <w:pPr>
        <w:pStyle w:val="ListBullet2"/>
        <w:rPr>
          <w:del w:id="1905" w:author=" Vijay Parmar" w:date="2009-08-23T02:43:00Z"/>
        </w:rPr>
      </w:pPr>
      <w:del w:id="1906" w:author=" Vijay Parmar" w:date="2009-08-23T02:43:00Z">
        <w:r w:rsidDel="009D1804">
          <w:delText xml:space="preserve">Replace </w:delText>
        </w:r>
        <w:r w:rsidRPr="003E53A8" w:rsidDel="009D1804">
          <w:rPr>
            <w:rStyle w:val="CodeChar0"/>
          </w:rPr>
          <w:delText>&lt;&lt;application_context_name&gt;&gt;</w:delText>
        </w:r>
        <w:r w:rsidDel="009D1804">
          <w:delText xml:space="preserve"> with </w:delText>
        </w:r>
        <w:r w:rsidR="003E53A8" w:rsidDel="009D1804">
          <w:delText>the</w:delText>
        </w:r>
        <w:r w:rsidDel="009D1804">
          <w:delText xml:space="preserve"> application name of the application for which UPT is being hosted</w:delText>
        </w:r>
        <w:r w:rsidR="003E53A8" w:rsidDel="009D1804">
          <w:delText>.</w:delText>
        </w:r>
      </w:del>
    </w:p>
    <w:p w:rsidR="003E53A8" w:rsidDel="009D1804" w:rsidRDefault="003E53A8" w:rsidP="003E53A8">
      <w:pPr>
        <w:pStyle w:val="ListNumber"/>
        <w:rPr>
          <w:del w:id="1907" w:author=" Vijay Parmar" w:date="2009-08-23T02:43:00Z"/>
        </w:rPr>
      </w:pPr>
      <w:del w:id="1908" w:author=" Vijay Parmar" w:date="2009-08-23T02:43:00Z">
        <w:r w:rsidDel="009D1804">
          <w:delText>Save and then r</w:delText>
        </w:r>
        <w:r w:rsidR="00EE432C" w:rsidDel="009D1804">
          <w:delText xml:space="preserve">un the </w:delText>
        </w:r>
        <w:r w:rsidDel="009D1804">
          <w:delText xml:space="preserve">edited </w:delText>
        </w:r>
        <w:r w:rsidR="00EE432C" w:rsidDel="009D1804">
          <w:delText xml:space="preserve">script </w:delText>
        </w:r>
        <w:r w:rsidDel="009D1804">
          <w:delText>from</w:delText>
        </w:r>
        <w:r w:rsidR="00EE432C" w:rsidDel="009D1804">
          <w:delText xml:space="preserve"> the database prompt. This should populate the database with the initial data. </w:delText>
        </w:r>
      </w:del>
    </w:p>
    <w:p w:rsidR="003E53A8" w:rsidDel="009D1804" w:rsidRDefault="00EE432C" w:rsidP="003E53A8">
      <w:pPr>
        <w:pStyle w:val="ListNumber"/>
        <w:rPr>
          <w:del w:id="1909" w:author=" Vijay Parmar" w:date="2009-08-23T02:43:00Z"/>
        </w:rPr>
      </w:pPr>
      <w:del w:id="1910" w:author=" Vijay Parmar" w:date="2009-08-23T02:43:00Z">
        <w:r w:rsidDel="009D1804">
          <w:delText xml:space="preserve">Verify </w:delText>
        </w:r>
        <w:r w:rsidR="003E53A8" w:rsidDel="009D1804">
          <w:delText xml:space="preserve">population of the data </w:delText>
        </w:r>
        <w:r w:rsidDel="009D1804">
          <w:delText xml:space="preserve">by querying the </w:delText>
        </w:r>
        <w:r w:rsidRPr="003E53A8" w:rsidDel="009D1804">
          <w:rPr>
            <w:rStyle w:val="Emphasis"/>
          </w:rPr>
          <w:delText>csm_application</w:delText>
        </w:r>
        <w:r w:rsidDel="009D1804">
          <w:delText xml:space="preserve">, </w:delText>
        </w:r>
        <w:r w:rsidRPr="003E53A8" w:rsidDel="009D1804">
          <w:rPr>
            <w:rStyle w:val="Emphasis"/>
          </w:rPr>
          <w:delText>csm_user</w:delText>
        </w:r>
        <w:r w:rsidDel="009D1804">
          <w:delText xml:space="preserve">, </w:delText>
        </w:r>
        <w:r w:rsidRPr="003E53A8" w:rsidDel="009D1804">
          <w:rPr>
            <w:rStyle w:val="Emphasis"/>
          </w:rPr>
          <w:delText>csm_protection_element</w:delText>
        </w:r>
        <w:r w:rsidR="003E53A8" w:rsidDel="009D1804">
          <w:delText>,</w:delText>
        </w:r>
        <w:r w:rsidDel="009D1804">
          <w:delText xml:space="preserve"> and </w:delText>
        </w:r>
        <w:r w:rsidRPr="003E53A8" w:rsidDel="009D1804">
          <w:rPr>
            <w:rStyle w:val="Emphasis"/>
          </w:rPr>
          <w:delText>csm_user_protection_element</w:delText>
        </w:r>
        <w:r w:rsidDel="009D1804">
          <w:delText xml:space="preserve"> tables. They should have one record each. </w:delText>
        </w:r>
      </w:del>
    </w:p>
    <w:p w:rsidR="00EE432C" w:rsidDel="009D1804" w:rsidRDefault="00EE432C" w:rsidP="003E53A8">
      <w:pPr>
        <w:pStyle w:val="BodyTextIndent"/>
        <w:rPr>
          <w:del w:id="1911" w:author=" Vijay Parmar" w:date="2009-08-23T02:43:00Z"/>
        </w:rPr>
      </w:pPr>
      <w:del w:id="1912" w:author=" Vijay Parmar" w:date="2009-08-23T02:43:00Z">
        <w:r w:rsidDel="009D1804">
          <w:delText xml:space="preserve">The database will </w:delText>
        </w:r>
        <w:r w:rsidR="003E53A8" w:rsidDel="009D1804">
          <w:delText xml:space="preserve">also </w:delText>
        </w:r>
        <w:r w:rsidDel="009D1804">
          <w:delText>include CSM Standard Privileges</w:delText>
        </w:r>
        <w:r w:rsidR="003E53A8" w:rsidDel="009D1804">
          <w:delText>,</w:delText>
        </w:r>
        <w:r w:rsidDel="009D1804">
          <w:delText xml:space="preserve"> and the </w:delText>
        </w:r>
        <w:r w:rsidRPr="003E53A8" w:rsidDel="009D1804">
          <w:rPr>
            <w:rStyle w:val="Emphasis"/>
          </w:rPr>
          <w:delText>csm_privilege</w:delText>
        </w:r>
        <w:r w:rsidDel="009D1804">
          <w:delText xml:space="preserve"> table should have 7 entries.</w:delText>
        </w:r>
      </w:del>
    </w:p>
    <w:p w:rsidR="00EE432C" w:rsidDel="009D1804" w:rsidRDefault="003E53A8" w:rsidP="00EE432C">
      <w:pPr>
        <w:pStyle w:val="Heading4"/>
        <w:rPr>
          <w:del w:id="1913" w:author=" Vijay Parmar" w:date="2009-08-23T02:43:00Z"/>
        </w:rPr>
      </w:pPr>
      <w:del w:id="1914" w:author=" Vijay Parmar" w:date="2009-08-23T02:43:00Z">
        <w:r w:rsidDel="009D1804">
          <w:delText>Configure Datas</w:delText>
        </w:r>
        <w:r w:rsidR="00EE432C" w:rsidDel="009D1804">
          <w:delText>ource</w:delText>
        </w:r>
      </w:del>
    </w:p>
    <w:p w:rsidR="003E53A8" w:rsidDel="009D1804" w:rsidRDefault="003E53A8" w:rsidP="003E53A8">
      <w:pPr>
        <w:pStyle w:val="BodyText"/>
        <w:rPr>
          <w:del w:id="1915" w:author=" Vijay Parmar" w:date="2009-08-23T02:43:00Z"/>
        </w:rPr>
      </w:pPr>
      <w:del w:id="1916" w:author=" Vijay Parmar" w:date="2009-08-23T02:43:00Z">
        <w:r w:rsidDel="009D1804">
          <w:delText xml:space="preserve">Once the database has been created and primed, you must modify the </w:delText>
        </w:r>
        <w:r w:rsidRPr="003E53A8" w:rsidDel="009D1804">
          <w:rPr>
            <w:rStyle w:val="CodeChar0"/>
          </w:rPr>
          <w:delText>mysql-ds.xml</w:delText>
        </w:r>
        <w:r w:rsidDel="009D1804">
          <w:delText xml:space="preserve"> file, which contains information for creating a datasource, and then copy it to the appropriate location.</w:delText>
        </w:r>
        <w:r w:rsidR="000C649E" w:rsidRPr="000C649E" w:rsidDel="009D1804">
          <w:delText xml:space="preserve"> </w:delText>
        </w:r>
        <w:r w:rsidR="00F228E8" w:rsidDel="009D1804">
          <w:fldChar w:fldCharType="begin"/>
        </w:r>
        <w:r w:rsidR="000C649E" w:rsidDel="009D1804">
          <w:delInstrText xml:space="preserve"> XE "configure</w:delInstrText>
        </w:r>
        <w:r w:rsidR="000C649E" w:rsidRPr="000C7E9B" w:rsidDel="009D1804">
          <w:delInstrText xml:space="preserve"> </w:delInstrText>
        </w:r>
        <w:r w:rsidR="000C649E" w:rsidDel="009D1804">
          <w:delInstrText xml:space="preserve">UPT datasource" </w:delInstrText>
        </w:r>
        <w:r w:rsidR="00F228E8" w:rsidDel="009D1804">
          <w:fldChar w:fldCharType="end"/>
        </w:r>
        <w:r w:rsidR="00F228E8" w:rsidDel="009D1804">
          <w:fldChar w:fldCharType="begin"/>
        </w:r>
        <w:r w:rsidR="000C649E" w:rsidDel="009D1804">
          <w:delInstrText xml:space="preserve"> XE "UPT</w:delInstrText>
        </w:r>
        <w:r w:rsidR="00901053" w:rsidDel="009D1804">
          <w:delInstrText xml:space="preserve">:schema </w:delInstrText>
        </w:r>
        <w:r w:rsidR="000C649E" w:rsidDel="009D1804">
          <w:delInstrText xml:space="preserve">datasource" </w:delInstrText>
        </w:r>
        <w:r w:rsidR="00F228E8" w:rsidDel="009D1804">
          <w:fldChar w:fldCharType="end"/>
        </w:r>
        <w:r w:rsidR="00F228E8" w:rsidDel="009D1804">
          <w:fldChar w:fldCharType="begin"/>
        </w:r>
        <w:r w:rsidR="000C649E" w:rsidDel="009D1804">
          <w:delInstrText xml:space="preserve"> XE "</w:delInstrText>
        </w:r>
        <w:r w:rsidR="000C649E" w:rsidRPr="000C7E9B" w:rsidDel="009D1804">
          <w:delInstrText xml:space="preserve">deploy </w:delInstrText>
        </w:r>
        <w:r w:rsidR="000C649E" w:rsidDel="009D1804">
          <w:delInstrText>UPT</w:delInstrText>
        </w:r>
        <w:r w:rsidR="000C649E" w:rsidRPr="000C7E9B" w:rsidDel="009D1804">
          <w:delInstrText xml:space="preserve"> </w:delInstrText>
        </w:r>
        <w:r w:rsidR="000C649E" w:rsidDel="009D1804">
          <w:delInstrText xml:space="preserve">datasource" </w:delInstrText>
        </w:r>
        <w:r w:rsidR="00F228E8" w:rsidDel="009D1804">
          <w:fldChar w:fldCharType="end"/>
        </w:r>
      </w:del>
    </w:p>
    <w:p w:rsidR="003E53A8" w:rsidRPr="003E53A8" w:rsidDel="009D1804" w:rsidRDefault="003E53A8" w:rsidP="003E53A8">
      <w:pPr>
        <w:pStyle w:val="NoteMainbody"/>
        <w:rPr>
          <w:del w:id="1917" w:author=" Vijay Parmar" w:date="2009-08-23T02:43:00Z"/>
        </w:rPr>
      </w:pPr>
      <w:del w:id="1918" w:author=" Vijay Parmar" w:date="2009-08-23T02:43:00Z">
        <w:r w:rsidRPr="00517560" w:rsidDel="009D1804">
          <w:rPr>
            <w:rStyle w:val="Bold"/>
          </w:rPr>
          <w:delText>NOTE:</w:delText>
        </w:r>
        <w:r w:rsidDel="009D1804">
          <w:delText xml:space="preserve"> One entry for each database connection is required for the mysql-ds.xml file.</w:delText>
        </w:r>
      </w:del>
    </w:p>
    <w:p w:rsidR="00EE432C" w:rsidDel="009D1804" w:rsidRDefault="003E53A8" w:rsidP="00517560">
      <w:pPr>
        <w:pStyle w:val="ListNumber"/>
        <w:numPr>
          <w:ilvl w:val="0"/>
          <w:numId w:val="49"/>
        </w:numPr>
        <w:rPr>
          <w:del w:id="1919" w:author=" Vijay Parmar" w:date="2009-08-23T02:43:00Z"/>
        </w:rPr>
      </w:pPr>
      <w:del w:id="1920" w:author=" Vijay Parmar" w:date="2009-08-23T02:43:00Z">
        <w:r w:rsidDel="009D1804">
          <w:delText xml:space="preserve">Edit the </w:delText>
        </w:r>
        <w:r w:rsidR="00EE432C" w:rsidRPr="003E53A8" w:rsidDel="009D1804">
          <w:rPr>
            <w:rStyle w:val="CodeChar0"/>
          </w:rPr>
          <w:delText>mysql-ds.xml</w:delText>
        </w:r>
        <w:r w:rsidR="00EE432C" w:rsidDel="009D1804">
          <w:delText xml:space="preserve"> file </w:delText>
        </w:r>
        <w:r w:rsidDel="009D1804">
          <w:delText>as follows</w:delText>
        </w:r>
        <w:r w:rsidR="00EE432C" w:rsidDel="009D1804">
          <w:delText xml:space="preserve">:  </w:delText>
        </w:r>
      </w:del>
    </w:p>
    <w:p w:rsidR="00EE432C" w:rsidDel="009D1804" w:rsidRDefault="00517560" w:rsidP="00EE432C">
      <w:pPr>
        <w:pStyle w:val="ListBullet2"/>
        <w:rPr>
          <w:del w:id="1921" w:author=" Vijay Parmar" w:date="2009-08-23T02:43:00Z"/>
        </w:rPr>
      </w:pPr>
      <w:del w:id="1922" w:author=" Vijay Parmar" w:date="2009-08-23T02:43:00Z">
        <w:r w:rsidDel="009D1804">
          <w:delText>Replace t</w:delText>
        </w:r>
        <w:r w:rsidR="00EE432C" w:rsidDel="009D1804">
          <w:delText xml:space="preserve">he </w:delText>
        </w:r>
        <w:r w:rsidR="00EE432C" w:rsidRPr="00517560" w:rsidDel="009D1804">
          <w:rPr>
            <w:rStyle w:val="CodeChar0"/>
          </w:rPr>
          <w:delText>&lt;&lt;application_context_name&gt;&gt;</w:delText>
        </w:r>
        <w:r w:rsidR="00EE432C" w:rsidDel="009D1804">
          <w:delText xml:space="preserve"> tag with the name of the authorization schema</w:delText>
        </w:r>
        <w:r w:rsidDel="009D1804">
          <w:delText xml:space="preserve">, which is </w:delText>
        </w:r>
        <w:r w:rsidR="00EE432C" w:rsidRPr="00517560" w:rsidDel="009D1804">
          <w:rPr>
            <w:rStyle w:val="CodeTextEntryChar"/>
          </w:rPr>
          <w:delText>csmupt</w:delText>
        </w:r>
        <w:r w:rsidR="00EE432C" w:rsidDel="009D1804">
          <w:delText>.</w:delText>
        </w:r>
      </w:del>
    </w:p>
    <w:p w:rsidR="00EE432C" w:rsidDel="009D1804" w:rsidRDefault="00517560" w:rsidP="00EE432C">
      <w:pPr>
        <w:pStyle w:val="ListBullet2"/>
        <w:rPr>
          <w:del w:id="1923" w:author=" Vijay Parmar" w:date="2009-08-23T02:43:00Z"/>
        </w:rPr>
      </w:pPr>
      <w:del w:id="1924" w:author=" Vijay Parmar" w:date="2009-08-23T02:43:00Z">
        <w:r w:rsidDel="009D1804">
          <w:delText>Replace t</w:delText>
        </w:r>
        <w:r w:rsidR="00EE432C" w:rsidDel="009D1804">
          <w:delText xml:space="preserve">he </w:delText>
        </w:r>
        <w:r w:rsidR="00EE432C" w:rsidRPr="00517560" w:rsidDel="009D1804">
          <w:rPr>
            <w:rStyle w:val="CodeChar0"/>
          </w:rPr>
          <w:delText>&lt;&lt;database_user_id&gt;&gt;</w:delText>
        </w:r>
        <w:r w:rsidR="00EE432C" w:rsidDel="009D1804">
          <w:delText xml:space="preserve"> with the user id</w:delText>
        </w:r>
        <w:r w:rsidDel="009D1804">
          <w:delText>,</w:delText>
        </w:r>
        <w:r w:rsidR="00EE432C" w:rsidDel="009D1804">
          <w:delText xml:space="preserve"> </w:delText>
        </w:r>
        <w:r w:rsidR="00EE432C" w:rsidRPr="00517560" w:rsidDel="009D1804">
          <w:rPr>
            <w:rStyle w:val="CodeTextEntryChar"/>
          </w:rPr>
          <w:delText>ncisecurity</w:delText>
        </w:r>
        <w:r w:rsidR="00EE432C" w:rsidDel="009D1804">
          <w:delText xml:space="preserve">. </w:delText>
        </w:r>
        <w:r w:rsidDel="009D1804">
          <w:delText xml:space="preserve">And </w:delText>
        </w:r>
        <w:r w:rsidR="00EE432C" w:rsidRPr="00517560" w:rsidDel="009D1804">
          <w:rPr>
            <w:rStyle w:val="CodeChar0"/>
          </w:rPr>
          <w:delText>&lt;&lt;database_user_password&gt;&gt;</w:delText>
        </w:r>
        <w:r w:rsidR="00EE432C" w:rsidDel="009D1804">
          <w:delText xml:space="preserve"> with the password of the user account.</w:delText>
        </w:r>
      </w:del>
    </w:p>
    <w:p w:rsidR="00EE432C" w:rsidDel="009D1804" w:rsidRDefault="00517560" w:rsidP="00EE432C">
      <w:pPr>
        <w:pStyle w:val="ListBullet2"/>
        <w:rPr>
          <w:del w:id="1925" w:author=" Vijay Parmar" w:date="2009-08-23T02:43:00Z"/>
        </w:rPr>
      </w:pPr>
      <w:del w:id="1926" w:author=" Vijay Parmar" w:date="2009-08-23T02:43:00Z">
        <w:r w:rsidDel="009D1804">
          <w:delText>Replace t</w:delText>
        </w:r>
        <w:r w:rsidR="00EE432C" w:rsidDel="009D1804">
          <w:delText xml:space="preserve">he </w:delText>
        </w:r>
        <w:r w:rsidR="00EE432C" w:rsidRPr="00517560" w:rsidDel="009D1804">
          <w:rPr>
            <w:rStyle w:val="CodeChar0"/>
          </w:rPr>
          <w:delText>&lt;&lt;database_url&gt;&gt;</w:delText>
        </w:r>
        <w:r w:rsidR="00EE432C" w:rsidDel="009D1804">
          <w:delText xml:space="preserve"> with the URL needed to access the Authorization Schema re</w:delText>
        </w:r>
        <w:r w:rsidDel="009D1804">
          <w:delText xml:space="preserve">siding on the database server: </w:delText>
        </w:r>
        <w:r w:rsidR="00EE432C" w:rsidRPr="00B0465F" w:rsidDel="009D1804">
          <w:rPr>
            <w:rStyle w:val="CodeTextEntryChar"/>
            <w:sz w:val="20"/>
            <w:szCs w:val="20"/>
          </w:rPr>
          <w:delText>jdbc:mysql://&lt;&lt;prod _database_server_name&gt;&gt;:3306/csmupt</w:delText>
        </w:r>
      </w:del>
    </w:p>
    <w:p w:rsidR="00EE432C" w:rsidRPr="00EE432C" w:rsidDel="009D1804" w:rsidRDefault="00EE432C" w:rsidP="00B0465F">
      <w:pPr>
        <w:pStyle w:val="BodyTextIndent"/>
        <w:rPr>
          <w:del w:id="1927" w:author=" Vijay Parmar" w:date="2009-08-23T02:43:00Z"/>
        </w:rPr>
      </w:pPr>
      <w:del w:id="1928" w:author=" Vijay Parmar" w:date="2009-08-23T02:43:00Z">
        <w:r w:rsidDel="009D1804">
          <w:delText xml:space="preserve">Shown below is an example </w:delText>
        </w:r>
        <w:r w:rsidRPr="00B0465F" w:rsidDel="009D1804">
          <w:rPr>
            <w:rStyle w:val="CodeChar0"/>
          </w:rPr>
          <w:delText>mysql-ds.xml</w:delText>
        </w:r>
        <w:r w:rsidR="00BC1F4D" w:rsidDel="009D1804">
          <w:delText xml:space="preserve"> file:</w:delText>
        </w:r>
      </w:del>
    </w:p>
    <w:p w:rsidR="00EE432C" w:rsidDel="009D1804" w:rsidRDefault="00EE432C" w:rsidP="00BC1F4D">
      <w:pPr>
        <w:pStyle w:val="Classfilesample"/>
        <w:rPr>
          <w:del w:id="1929" w:author=" Vijay Parmar" w:date="2009-08-23T02:43:00Z"/>
        </w:rPr>
      </w:pPr>
      <w:del w:id="1930" w:author=" Vijay Parmar" w:date="2009-08-23T02:43:00Z">
        <w:r w:rsidDel="009D1804">
          <w:delText>&lt;?xml version="1.0" encoding="UTF-8"?&gt;</w:delText>
        </w:r>
      </w:del>
    </w:p>
    <w:p w:rsidR="00EE432C" w:rsidDel="009D1804" w:rsidRDefault="00EE432C" w:rsidP="00BC1F4D">
      <w:pPr>
        <w:pStyle w:val="Classfilesample"/>
        <w:rPr>
          <w:del w:id="1931" w:author=" Vijay Parmar" w:date="2009-08-23T02:43:00Z"/>
        </w:rPr>
      </w:pPr>
      <w:del w:id="1932" w:author=" Vijay Parmar" w:date="2009-08-23T02:43:00Z">
        <w:r w:rsidDel="009D1804">
          <w:delText>&lt;datasources&gt;</w:delText>
        </w:r>
      </w:del>
    </w:p>
    <w:p w:rsidR="00EE432C" w:rsidDel="009D1804" w:rsidRDefault="00EE432C" w:rsidP="00BC1F4D">
      <w:pPr>
        <w:pStyle w:val="Classfilesample"/>
        <w:rPr>
          <w:del w:id="1933" w:author=" Vijay Parmar" w:date="2009-08-23T02:43:00Z"/>
        </w:rPr>
      </w:pPr>
      <w:del w:id="1934" w:author=" Vijay Parmar" w:date="2009-08-23T02:43:00Z">
        <w:r w:rsidDel="009D1804">
          <w:delText xml:space="preserve">  &lt;local-tx-datasource&gt;</w:delText>
        </w:r>
      </w:del>
    </w:p>
    <w:p w:rsidR="00EE432C" w:rsidDel="009D1804" w:rsidRDefault="00EE432C" w:rsidP="00BC1F4D">
      <w:pPr>
        <w:pStyle w:val="Classfilesample"/>
        <w:rPr>
          <w:del w:id="1935" w:author=" Vijay Parmar" w:date="2009-08-23T02:43:00Z"/>
        </w:rPr>
      </w:pPr>
      <w:del w:id="1936" w:author=" Vijay Parmar" w:date="2009-08-23T02:43:00Z">
        <w:r w:rsidDel="009D1804">
          <w:delText xml:space="preserve">    &lt;jndi-name&gt;csmupt&lt;/jndi-name&gt;</w:delText>
        </w:r>
      </w:del>
    </w:p>
    <w:p w:rsidR="00EE432C" w:rsidDel="009D1804" w:rsidRDefault="00EE432C" w:rsidP="00BC1F4D">
      <w:pPr>
        <w:pStyle w:val="Classfilesample"/>
        <w:rPr>
          <w:del w:id="1937" w:author=" Vijay Parmar" w:date="2009-08-23T02:43:00Z"/>
        </w:rPr>
      </w:pPr>
      <w:del w:id="1938" w:author=" Vijay Parmar" w:date="2009-08-23T02:43:00Z">
        <w:r w:rsidDel="009D1804">
          <w:delText xml:space="preserve">    &lt;connection-url&gt;jdbc:mysql://Prod_DB.nci.nih.gov:3306/csmupt&lt;/connection-url&gt;</w:delText>
        </w:r>
      </w:del>
    </w:p>
    <w:p w:rsidR="00EE432C" w:rsidDel="009D1804" w:rsidRDefault="00EE432C" w:rsidP="00BC1F4D">
      <w:pPr>
        <w:pStyle w:val="Classfilesample"/>
        <w:rPr>
          <w:del w:id="1939" w:author=" Vijay Parmar" w:date="2009-08-23T02:43:00Z"/>
        </w:rPr>
      </w:pPr>
      <w:del w:id="1940" w:author=" Vijay Parmar" w:date="2009-08-23T02:43:00Z">
        <w:r w:rsidDel="009D1804">
          <w:delText xml:space="preserve">    &lt;driver-class&gt;org.gjt.mm.mysql.Driver&lt;/driver-class&gt;</w:delText>
        </w:r>
      </w:del>
    </w:p>
    <w:p w:rsidR="00EE432C" w:rsidDel="009D1804" w:rsidRDefault="00EE432C" w:rsidP="00BC1F4D">
      <w:pPr>
        <w:pStyle w:val="Classfilesample"/>
        <w:rPr>
          <w:del w:id="1941" w:author=" Vijay Parmar" w:date="2009-08-23T02:43:00Z"/>
        </w:rPr>
      </w:pPr>
      <w:del w:id="1942" w:author=" Vijay Parmar" w:date="2009-08-23T02:43:00Z">
        <w:r w:rsidDel="009D1804">
          <w:delText xml:space="preserve">    &lt;user-name&gt;name&lt;/user-name&gt;</w:delText>
        </w:r>
      </w:del>
    </w:p>
    <w:p w:rsidR="00EE432C" w:rsidDel="009D1804" w:rsidRDefault="00EE432C" w:rsidP="00BC1F4D">
      <w:pPr>
        <w:pStyle w:val="Classfilesample"/>
        <w:rPr>
          <w:del w:id="1943" w:author=" Vijay Parmar" w:date="2009-08-23T02:43:00Z"/>
        </w:rPr>
      </w:pPr>
      <w:del w:id="1944" w:author=" Vijay Parmar" w:date="2009-08-23T02:43:00Z">
        <w:r w:rsidDel="009D1804">
          <w:delText xml:space="preserve">    &lt;password&gt;password&lt;/password&gt;</w:delText>
        </w:r>
      </w:del>
    </w:p>
    <w:p w:rsidR="00EE432C" w:rsidDel="009D1804" w:rsidRDefault="00EE432C" w:rsidP="00BC1F4D">
      <w:pPr>
        <w:pStyle w:val="Classfilesample"/>
        <w:rPr>
          <w:del w:id="1945" w:author=" Vijay Parmar" w:date="2009-08-23T02:43:00Z"/>
        </w:rPr>
      </w:pPr>
      <w:del w:id="1946" w:author=" Vijay Parmar" w:date="2009-08-23T02:43:00Z">
        <w:r w:rsidDel="009D1804">
          <w:delText xml:space="preserve">  &lt;/local-tx-datasource&gt;  </w:delText>
        </w:r>
      </w:del>
    </w:p>
    <w:p w:rsidR="00EE432C" w:rsidDel="009D1804" w:rsidRDefault="00EE432C" w:rsidP="00BC1F4D">
      <w:pPr>
        <w:pStyle w:val="Classfilesample"/>
        <w:rPr>
          <w:del w:id="1947" w:author=" Vijay Parmar" w:date="2009-08-23T02:43:00Z"/>
        </w:rPr>
      </w:pPr>
      <w:del w:id="1948" w:author=" Vijay Parmar" w:date="2009-08-23T02:43:00Z">
        <w:r w:rsidDel="009D1804">
          <w:delText>&lt;/datasources&gt;</w:delText>
        </w:r>
      </w:del>
    </w:p>
    <w:p w:rsidR="00EE432C" w:rsidRPr="00EE432C" w:rsidDel="009D1804" w:rsidRDefault="00B0465F" w:rsidP="00B0465F">
      <w:pPr>
        <w:pStyle w:val="ListNumber"/>
        <w:rPr>
          <w:del w:id="1949" w:author=" Vijay Parmar" w:date="2009-08-23T02:43:00Z"/>
        </w:rPr>
      </w:pPr>
      <w:del w:id="1950" w:author=" Vijay Parmar" w:date="2009-08-23T02:43:00Z">
        <w:r w:rsidDel="009D1804">
          <w:delText>P</w:delText>
        </w:r>
        <w:r w:rsidR="00EE432C" w:rsidRPr="00EE432C" w:rsidDel="009D1804">
          <w:delText xml:space="preserve">lace the </w:delText>
        </w:r>
        <w:r w:rsidDel="009D1804">
          <w:delText xml:space="preserve">edited </w:delText>
        </w:r>
        <w:r w:rsidR="00EE432C" w:rsidRPr="00B0465F" w:rsidDel="009D1804">
          <w:rPr>
            <w:rStyle w:val="CodeChar0"/>
          </w:rPr>
          <w:delText>mysql-ds.xml</w:delText>
        </w:r>
        <w:r w:rsidR="00EE432C" w:rsidRPr="00EE432C" w:rsidDel="009D1804">
          <w:delText xml:space="preserve"> file </w:delText>
        </w:r>
        <w:r w:rsidDel="009D1804">
          <w:delText>in the JBoss deploy</w:delText>
        </w:r>
        <w:r w:rsidR="00BC1F4D" w:rsidDel="009D1804">
          <w:delText>ment</w:delText>
        </w:r>
        <w:r w:rsidDel="009D1804">
          <w:delText xml:space="preserve"> directory:  </w:delText>
        </w:r>
        <w:r w:rsidR="00EE432C" w:rsidRPr="00EE432C" w:rsidDel="009D1804">
          <w:rPr>
            <w:rStyle w:val="CodeChar0"/>
          </w:rPr>
          <w:delText>{jboss-home}/server/default/deploy/</w:delText>
        </w:r>
        <w:r w:rsidDel="009D1804">
          <w:rPr>
            <w:rStyle w:val="CodeChar0"/>
          </w:rPr>
          <w:delText>.</w:delText>
        </w:r>
      </w:del>
    </w:p>
    <w:p w:rsidR="00EE432C" w:rsidDel="009D1804" w:rsidRDefault="00EE432C" w:rsidP="00EE432C">
      <w:pPr>
        <w:pStyle w:val="Heading4"/>
        <w:rPr>
          <w:del w:id="1951" w:author=" Vijay Parmar" w:date="2009-08-23T02:43:00Z"/>
        </w:rPr>
      </w:pPr>
      <w:del w:id="1952" w:author=" Vijay Parmar" w:date="2009-08-23T02:43:00Z">
        <w:r w:rsidDel="009D1804">
          <w:delText>Configure the JBoss JAAS Login Parameters</w:delText>
        </w:r>
      </w:del>
    </w:p>
    <w:p w:rsidR="00EE432C" w:rsidDel="009D1804" w:rsidRDefault="00EE432C" w:rsidP="00EE432C">
      <w:pPr>
        <w:pStyle w:val="BodyText"/>
        <w:rPr>
          <w:del w:id="1953" w:author=" Vijay Parmar" w:date="2009-08-23T02:43:00Z"/>
        </w:rPr>
      </w:pPr>
      <w:del w:id="1954" w:author=" Vijay Parmar" w:date="2009-08-23T02:43:00Z">
        <w:r w:rsidRPr="00EE432C" w:rsidDel="009D1804">
          <w:delText xml:space="preserve">In order to configure the UPT to verify against the LDAP, create an entry in the </w:delText>
        </w:r>
        <w:r w:rsidRPr="00B0465F" w:rsidDel="009D1804">
          <w:rPr>
            <w:rStyle w:val="CodeChar0"/>
          </w:rPr>
          <w:delText>login-config.xml</w:delText>
        </w:r>
        <w:r w:rsidRPr="00EE432C" w:rsidDel="009D1804">
          <w:delText xml:space="preserve"> of JBoss as shown </w:delText>
        </w:r>
        <w:r w:rsidR="00BC1F4D" w:rsidDel="009D1804">
          <w:delText>in the sample below</w:delText>
        </w:r>
        <w:r w:rsidRPr="00EE432C" w:rsidDel="009D1804">
          <w:delText xml:space="preserve">. This entry configures a login-module against the UPT application context. The location of this file is </w:delText>
        </w:r>
        <w:r w:rsidRPr="00EE432C" w:rsidDel="009D1804">
          <w:rPr>
            <w:rStyle w:val="CodeChar0"/>
          </w:rPr>
          <w:delText>{jboss-home}/server/default/conf/login-config.xml</w:delText>
        </w:r>
        <w:r w:rsidRPr="00EE432C" w:rsidDel="009D1804">
          <w:delText>.</w:delText>
        </w:r>
        <w:r w:rsidR="000C649E" w:rsidDel="009D1804">
          <w:delText xml:space="preserve"> </w:delText>
        </w:r>
        <w:r w:rsidR="00F228E8" w:rsidDel="009D1804">
          <w:fldChar w:fldCharType="begin"/>
        </w:r>
        <w:r w:rsidR="000C649E" w:rsidDel="009D1804">
          <w:delInstrText xml:space="preserve"> XE "</w:delInstrText>
        </w:r>
        <w:r w:rsidR="000C649E" w:rsidRPr="00BD6E5F" w:rsidDel="009D1804">
          <w:delInstrText>JBoss:JAAS login</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531747" w:rsidDel="009D1804">
          <w:delInstrText>LDAP:JBoss login</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2E2948" w:rsidDel="009D1804">
          <w:delInstrText>UPT:JAAS login parameters</w:delInstrText>
        </w:r>
        <w:r w:rsidR="000C649E" w:rsidDel="009D1804">
          <w:delInstrText xml:space="preserve">" </w:delInstrText>
        </w:r>
        <w:r w:rsidR="00F228E8" w:rsidDel="009D1804">
          <w:fldChar w:fldCharType="end"/>
        </w:r>
      </w:del>
    </w:p>
    <w:p w:rsidR="00EE432C" w:rsidDel="009D1804" w:rsidRDefault="00EE432C" w:rsidP="00BC1F4D">
      <w:pPr>
        <w:pStyle w:val="Classfilesample"/>
        <w:rPr>
          <w:del w:id="1955" w:author=" Vijay Parmar" w:date="2009-08-23T02:43:00Z"/>
        </w:rPr>
      </w:pPr>
      <w:del w:id="1956" w:author=" Vijay Parmar" w:date="2009-08-23T02:43:00Z">
        <w:r w:rsidDel="009D1804">
          <w:delText>&lt;application-policy name = "csmupt"&gt;</w:delText>
        </w:r>
      </w:del>
    </w:p>
    <w:p w:rsidR="00EE432C" w:rsidDel="009D1804" w:rsidRDefault="00EE432C" w:rsidP="00BC1F4D">
      <w:pPr>
        <w:pStyle w:val="Classfilesample"/>
        <w:rPr>
          <w:del w:id="1957" w:author=" Vijay Parmar" w:date="2009-08-23T02:43:00Z"/>
        </w:rPr>
      </w:pPr>
      <w:del w:id="1958" w:author=" Vijay Parmar" w:date="2009-08-23T02:43:00Z">
        <w:r w:rsidDel="009D1804">
          <w:delText>&lt;authentication&gt;</w:delText>
        </w:r>
      </w:del>
    </w:p>
    <w:p w:rsidR="00EE432C" w:rsidDel="009D1804" w:rsidRDefault="00EE432C" w:rsidP="00BC1F4D">
      <w:pPr>
        <w:pStyle w:val="Classfilesample"/>
        <w:rPr>
          <w:del w:id="1959" w:author=" Vijay Parmar" w:date="2009-08-23T02:43:00Z"/>
        </w:rPr>
      </w:pPr>
      <w:del w:id="1960" w:author=" Vijay Parmar" w:date="2009-08-23T02:43:00Z">
        <w:r w:rsidDel="009D1804">
          <w:delText>&lt;login-module code = "gov.nih.nci.security.authentication.loginmodules.LDAPLoginModule" flag = "required" &gt;</w:delText>
        </w:r>
      </w:del>
    </w:p>
    <w:p w:rsidR="00EE432C" w:rsidDel="009D1804" w:rsidRDefault="00EE432C" w:rsidP="00BC1F4D">
      <w:pPr>
        <w:pStyle w:val="Classfilesample"/>
        <w:rPr>
          <w:del w:id="1961" w:author=" Vijay Parmar" w:date="2009-08-23T02:43:00Z"/>
        </w:rPr>
      </w:pPr>
      <w:del w:id="1962" w:author=" Vijay Parmar" w:date="2009-08-23T02:43:00Z">
        <w:r w:rsidDel="009D1804">
          <w:delText>&lt;module-option name="ldapHost"&gt;ldaps://ncids4a.nci.nih.gov:636&lt;/module-option&gt;</w:delText>
        </w:r>
        <w:r w:rsidDel="009D1804">
          <w:tab/>
        </w:r>
      </w:del>
    </w:p>
    <w:p w:rsidR="00EE432C" w:rsidDel="009D1804" w:rsidRDefault="00EE432C" w:rsidP="00BC1F4D">
      <w:pPr>
        <w:pStyle w:val="Classfilesample"/>
        <w:rPr>
          <w:del w:id="1963" w:author=" Vijay Parmar" w:date="2009-08-23T02:43:00Z"/>
        </w:rPr>
      </w:pPr>
      <w:del w:id="1964" w:author=" Vijay Parmar" w:date="2009-08-23T02:43:00Z">
        <w:r w:rsidDel="009D1804">
          <w:delText>&lt;module-option name="ldapSearchableBase"&gt;ou=nci,o=nih&lt;/module-option&gt;</w:delText>
        </w:r>
      </w:del>
    </w:p>
    <w:p w:rsidR="00EE432C" w:rsidDel="009D1804" w:rsidRDefault="00EE432C" w:rsidP="00BC1F4D">
      <w:pPr>
        <w:pStyle w:val="Classfilesample"/>
        <w:rPr>
          <w:del w:id="1965" w:author=" Vijay Parmar" w:date="2009-08-23T02:43:00Z"/>
        </w:rPr>
      </w:pPr>
      <w:del w:id="1966" w:author=" Vijay Parmar" w:date="2009-08-23T02:43:00Z">
        <w:r w:rsidDel="009D1804">
          <w:delText>&lt;module-option name="ldapUserIdLabel"&gt;cn&lt;/module-option&gt;</w:delText>
        </w:r>
      </w:del>
    </w:p>
    <w:p w:rsidR="00EE432C" w:rsidDel="009D1804" w:rsidRDefault="00EE432C" w:rsidP="00BC1F4D">
      <w:pPr>
        <w:pStyle w:val="Classfilesample"/>
        <w:rPr>
          <w:del w:id="1967" w:author=" Vijay Parmar" w:date="2009-08-23T02:43:00Z"/>
        </w:rPr>
      </w:pPr>
      <w:del w:id="1968" w:author=" Vijay Parmar" w:date="2009-08-23T02:43:00Z">
        <w:r w:rsidDel="009D1804">
          <w:delText>&lt;/login-module&gt;</w:delText>
        </w:r>
      </w:del>
    </w:p>
    <w:p w:rsidR="00EE432C" w:rsidDel="009D1804" w:rsidRDefault="00EE432C" w:rsidP="00BC1F4D">
      <w:pPr>
        <w:pStyle w:val="Classfilesample"/>
        <w:rPr>
          <w:del w:id="1969" w:author=" Vijay Parmar" w:date="2009-08-23T02:43:00Z"/>
        </w:rPr>
      </w:pPr>
      <w:del w:id="1970" w:author=" Vijay Parmar" w:date="2009-08-23T02:43:00Z">
        <w:r w:rsidDel="009D1804">
          <w:delText>&lt;/authentication&gt;</w:delText>
        </w:r>
      </w:del>
    </w:p>
    <w:p w:rsidR="00EE432C" w:rsidDel="009D1804" w:rsidRDefault="00BC1F4D" w:rsidP="00EE432C">
      <w:pPr>
        <w:pStyle w:val="BodyText"/>
        <w:rPr>
          <w:del w:id="1971" w:author=" Vijay Parmar" w:date="2009-08-23T02:43:00Z"/>
        </w:rPr>
      </w:pPr>
      <w:del w:id="1972" w:author=" Vijay Parmar" w:date="2009-08-23T02:43:00Z">
        <w:r w:rsidDel="009D1804">
          <w:delText xml:space="preserve">In the </w:delText>
        </w:r>
        <w:r w:rsidR="00EE432C" w:rsidDel="009D1804">
          <w:delText>example above:</w:delText>
        </w:r>
      </w:del>
    </w:p>
    <w:p w:rsidR="00EE432C" w:rsidDel="009D1804" w:rsidRDefault="00EE432C" w:rsidP="00EE432C">
      <w:pPr>
        <w:pStyle w:val="ListBullet"/>
        <w:rPr>
          <w:del w:id="1973" w:author=" Vijay Parmar" w:date="2009-08-23T02:43:00Z"/>
        </w:rPr>
      </w:pPr>
      <w:del w:id="1974" w:author=" Vijay Parmar" w:date="2009-08-23T02:43:00Z">
        <w:r w:rsidDel="009D1804">
          <w:delText xml:space="preserve">The </w:delText>
        </w:r>
        <w:r w:rsidRPr="00BC1F4D" w:rsidDel="009D1804">
          <w:rPr>
            <w:rStyle w:val="CodeChar0"/>
          </w:rPr>
          <w:delText>application-policy</w:delText>
        </w:r>
        <w:r w:rsidR="00BC1F4D" w:rsidRPr="00BC1F4D" w:rsidDel="009D1804">
          <w:rPr>
            <w:rStyle w:val="CodeChar0"/>
          </w:rPr>
          <w:delText xml:space="preserve"> name</w:delText>
        </w:r>
        <w:r w:rsidDel="009D1804">
          <w:delText xml:space="preserve"> is the name of the application for defining the authentication policy</w:delText>
        </w:r>
        <w:r w:rsidR="00BC1F4D" w:rsidDel="009D1804">
          <w:delText xml:space="preserve">; </w:delText>
        </w:r>
        <w:r w:rsidDel="009D1804">
          <w:delText xml:space="preserve">in this case, </w:delText>
        </w:r>
        <w:r w:rsidRPr="00BC1F4D" w:rsidDel="009D1804">
          <w:rPr>
            <w:rStyle w:val="Emphasis"/>
          </w:rPr>
          <w:delText>csmupt</w:delText>
        </w:r>
        <w:r w:rsidDel="009D1804">
          <w:delText xml:space="preserve">. </w:delText>
        </w:r>
      </w:del>
    </w:p>
    <w:p w:rsidR="00EE432C" w:rsidDel="009D1804" w:rsidRDefault="00EE432C" w:rsidP="00EE432C">
      <w:pPr>
        <w:pStyle w:val="ListBullet"/>
        <w:rPr>
          <w:del w:id="1975" w:author=" Vijay Parmar" w:date="2009-08-23T02:43:00Z"/>
        </w:rPr>
      </w:pPr>
      <w:del w:id="1976" w:author=" Vijay Parmar" w:date="2009-08-23T02:43:00Z">
        <w:r w:rsidDel="009D1804">
          <w:delText xml:space="preserve">The </w:delText>
        </w:r>
        <w:r w:rsidRPr="00BC1F4D" w:rsidDel="009D1804">
          <w:rPr>
            <w:rStyle w:val="CodeChar0"/>
          </w:rPr>
          <w:delText>login-module</w:delText>
        </w:r>
        <w:r w:rsidR="00BC1F4D" w:rsidRPr="00BC1F4D" w:rsidDel="009D1804">
          <w:rPr>
            <w:rStyle w:val="CodeChar0"/>
          </w:rPr>
          <w:delText xml:space="preserve"> code</w:delText>
        </w:r>
        <w:r w:rsidDel="009D1804">
          <w:delText xml:space="preserve"> is the LoginModule class used to perform the authentication task; in this case, it is</w:delText>
        </w:r>
        <w:r w:rsidR="00BC1F4D" w:rsidDel="009D1804">
          <w:delText xml:space="preserve"> </w:delText>
        </w:r>
        <w:r w:rsidRPr="00BC1F4D" w:rsidDel="009D1804">
          <w:rPr>
            <w:rStyle w:val="Emphasis"/>
          </w:rPr>
          <w:delText>gov.nih.nci.security.authentication.loginmodules.LDAPLoginModule</w:delText>
        </w:r>
        <w:r w:rsidDel="009D1804">
          <w:delText xml:space="preserve">. </w:delText>
        </w:r>
      </w:del>
    </w:p>
    <w:p w:rsidR="00EE432C" w:rsidDel="009D1804" w:rsidRDefault="00EE432C" w:rsidP="00EE432C">
      <w:pPr>
        <w:pStyle w:val="ListBullet"/>
        <w:rPr>
          <w:del w:id="1977" w:author=" Vijay Parmar" w:date="2009-08-23T02:43:00Z"/>
        </w:rPr>
      </w:pPr>
      <w:del w:id="1978" w:author=" Vijay Parmar" w:date="2009-08-23T02:43:00Z">
        <w:r w:rsidDel="009D1804">
          <w:delText xml:space="preserve">The </w:delText>
        </w:r>
        <w:r w:rsidRPr="00BC1F4D" w:rsidDel="009D1804">
          <w:rPr>
            <w:rStyle w:val="CodeChar0"/>
          </w:rPr>
          <w:delText>flag</w:delText>
        </w:r>
        <w:r w:rsidDel="009D1804">
          <w:delText xml:space="preserve"> provided is</w:delText>
        </w:r>
        <w:r w:rsidR="00BC1F4D" w:rsidDel="009D1804">
          <w:rPr>
            <w:rStyle w:val="Emphasis"/>
          </w:rPr>
          <w:delText xml:space="preserve"> required</w:delText>
        </w:r>
        <w:r w:rsidDel="009D1804">
          <w:delText xml:space="preserve">. </w:delText>
        </w:r>
      </w:del>
    </w:p>
    <w:p w:rsidR="00EE432C" w:rsidDel="009D1804" w:rsidRDefault="00EE432C" w:rsidP="00EE432C">
      <w:pPr>
        <w:pStyle w:val="ListBullet"/>
        <w:rPr>
          <w:del w:id="1979" w:author=" Vijay Parmar" w:date="2009-08-23T02:43:00Z"/>
        </w:rPr>
      </w:pPr>
      <w:del w:id="1980" w:author=" Vijay Parmar" w:date="2009-08-23T02:43:00Z">
        <w:r w:rsidDel="009D1804">
          <w:delText xml:space="preserve">The </w:delText>
        </w:r>
        <w:r w:rsidRPr="00BC1F4D" w:rsidDel="009D1804">
          <w:rPr>
            <w:rStyle w:val="CodeChar0"/>
          </w:rPr>
          <w:delText>module-options</w:delText>
        </w:r>
        <w:r w:rsidDel="009D1804">
          <w:delText xml:space="preserve"> list the parameters </w:delText>
        </w:r>
        <w:r w:rsidR="00BC1F4D" w:rsidDel="009D1804">
          <w:delText>that</w:delText>
        </w:r>
        <w:r w:rsidDel="009D1804">
          <w:delText xml:space="preserve"> are passed to the LoginModule to perform the authentication task. In this case, they </w:delText>
        </w:r>
        <w:r w:rsidR="00BC1F4D" w:rsidDel="009D1804">
          <w:delText xml:space="preserve">point </w:delText>
        </w:r>
        <w:r w:rsidDel="009D1804">
          <w:delText>to the NCICB LDAP Server:</w:delText>
        </w:r>
      </w:del>
    </w:p>
    <w:p w:rsidR="00EE432C" w:rsidRPr="00BC1F4D" w:rsidDel="009D1804" w:rsidRDefault="00EE432C" w:rsidP="00BC1F4D">
      <w:pPr>
        <w:pStyle w:val="BodyTextIndent"/>
        <w:rPr>
          <w:del w:id="1981" w:author=" Vijay Parmar" w:date="2009-08-23T02:43:00Z"/>
          <w:rStyle w:val="Emphasis"/>
        </w:rPr>
      </w:pPr>
      <w:del w:id="1982" w:author=" Vijay Parmar" w:date="2009-08-23T02:43:00Z">
        <w:r w:rsidRPr="00BC1F4D" w:rsidDel="009D1804">
          <w:rPr>
            <w:rStyle w:val="Emphasis"/>
          </w:rPr>
          <w:delText>&lt;module-option name="ldapHost"&gt;ldaps://ncids4a.nci.nih.gov:636&lt;/module-option&gt;</w:delText>
        </w:r>
      </w:del>
    </w:p>
    <w:p w:rsidR="00EE432C" w:rsidRPr="00BC1F4D" w:rsidDel="009D1804" w:rsidRDefault="00EE432C" w:rsidP="00BC1F4D">
      <w:pPr>
        <w:pStyle w:val="BodyTextIndent"/>
        <w:rPr>
          <w:del w:id="1983" w:author=" Vijay Parmar" w:date="2009-08-23T02:43:00Z"/>
          <w:rStyle w:val="Emphasis"/>
        </w:rPr>
      </w:pPr>
      <w:del w:id="1984" w:author=" Vijay Parmar" w:date="2009-08-23T02:43:00Z">
        <w:r w:rsidRPr="00BC1F4D" w:rsidDel="009D1804">
          <w:rPr>
            <w:rStyle w:val="Emphasis"/>
          </w:rPr>
          <w:delText>&lt;module-option name="ldapSearchableBase"&gt;ou=nci,o=nih&lt;/module-option&gt;</w:delText>
        </w:r>
      </w:del>
    </w:p>
    <w:p w:rsidR="00EE432C" w:rsidRPr="00EE432C" w:rsidDel="009D1804" w:rsidRDefault="00EE432C" w:rsidP="00BC1F4D">
      <w:pPr>
        <w:pStyle w:val="BodyTextIndent"/>
        <w:rPr>
          <w:del w:id="1985" w:author=" Vijay Parmar" w:date="2009-08-23T02:43:00Z"/>
          <w:rStyle w:val="Bold"/>
          <w:b w:val="0"/>
        </w:rPr>
      </w:pPr>
      <w:del w:id="1986" w:author=" Vijay Parmar" w:date="2009-08-23T02:43:00Z">
        <w:r w:rsidRPr="00BC1F4D" w:rsidDel="009D1804">
          <w:rPr>
            <w:rStyle w:val="Emphasis"/>
          </w:rPr>
          <w:delText>&lt;module-option name="ldapUserIdLabel"&gt;cn&lt;/module-option&gt;</w:delText>
        </w:r>
      </w:del>
    </w:p>
    <w:p w:rsidR="00EE432C" w:rsidDel="009D1804" w:rsidRDefault="00EE432C" w:rsidP="00EE432C">
      <w:pPr>
        <w:pStyle w:val="Heading4"/>
        <w:rPr>
          <w:del w:id="1987" w:author=" Vijay Parmar" w:date="2009-08-23T02:43:00Z"/>
        </w:rPr>
      </w:pPr>
      <w:del w:id="1988" w:author=" Vijay Parmar" w:date="2009-08-23T02:43:00Z">
        <w:r w:rsidDel="009D1804">
          <w:delText>Deploy the UPT</w:delText>
        </w:r>
      </w:del>
      <w:del w:id="1989" w:author=" Vijay Parmar" w:date="2009-08-22T13:57:00Z">
        <w:r w:rsidDel="008B51F6">
          <w:delText xml:space="preserve"> .war</w:delText>
        </w:r>
      </w:del>
      <w:del w:id="1990" w:author=" Vijay Parmar" w:date="2009-08-23T02:43:00Z">
        <w:r w:rsidDel="009D1804">
          <w:delText xml:space="preserve"> File</w:delText>
        </w:r>
      </w:del>
    </w:p>
    <w:p w:rsidR="00EE432C" w:rsidDel="009D1804" w:rsidRDefault="00EE432C" w:rsidP="00BC1F4D">
      <w:pPr>
        <w:pStyle w:val="BodyText"/>
        <w:rPr>
          <w:del w:id="1991" w:author=" Vijay Parmar" w:date="2009-08-23T02:43:00Z"/>
        </w:rPr>
      </w:pPr>
      <w:del w:id="1992" w:author=" Vijay Parmar" w:date="2009-08-23T02:43:00Z">
        <w:r w:rsidRPr="00EE432C" w:rsidDel="009D1804">
          <w:delText xml:space="preserve">Copy the </w:delText>
        </w:r>
      </w:del>
      <w:del w:id="1993" w:author=" Vijay Parmar" w:date="2009-08-22T13:57:00Z">
        <w:r w:rsidRPr="00BC1F4D" w:rsidDel="00F84470">
          <w:rPr>
            <w:rStyle w:val="CodeChar0"/>
          </w:rPr>
          <w:delText>upt.war</w:delText>
        </w:r>
      </w:del>
      <w:del w:id="1994" w:author=" Vijay Parmar" w:date="2009-08-23T02:43:00Z">
        <w:r w:rsidRPr="00EE432C" w:rsidDel="009D1804">
          <w:delText xml:space="preserve"> </w:delText>
        </w:r>
        <w:r w:rsidR="00BC1F4D" w:rsidDel="009D1804">
          <w:delText>file to</w:delText>
        </w:r>
        <w:r w:rsidRPr="00EE432C" w:rsidDel="009D1804">
          <w:delText xml:space="preserve"> the </w:delText>
        </w:r>
        <w:r w:rsidR="00BC1F4D" w:rsidDel="009D1804">
          <w:delText xml:space="preserve">JBoss deployment directory </w:delText>
        </w:r>
        <w:r w:rsidRPr="00EE432C" w:rsidDel="009D1804">
          <w:delText>found at</w:delText>
        </w:r>
        <w:r w:rsidR="00BC1F4D" w:rsidDel="009D1804">
          <w:delText>:</w:delText>
        </w:r>
        <w:r w:rsidRPr="00EE432C" w:rsidDel="009D1804">
          <w:delText xml:space="preserve"> </w:delText>
        </w:r>
        <w:r w:rsidRPr="00EE432C" w:rsidDel="009D1804">
          <w:rPr>
            <w:rStyle w:val="CodeChar0"/>
          </w:rPr>
          <w:delText>{jboss-home}/server/default/deploy/</w:delText>
        </w:r>
        <w:r w:rsidR="00BC1F4D" w:rsidRPr="00BC1F4D" w:rsidDel="009D1804">
          <w:delText>.</w:delText>
        </w:r>
        <w:r w:rsidR="00F228E8" w:rsidDel="009D1804">
          <w:fldChar w:fldCharType="begin"/>
        </w:r>
        <w:r w:rsidR="000C649E" w:rsidDel="009D1804">
          <w:delInstrText xml:space="preserve"> XE "</w:delInstrText>
        </w:r>
        <w:r w:rsidR="000C649E" w:rsidRPr="00160CC8" w:rsidDel="009D1804">
          <w:delInstrText>UPT:</w:delInstrText>
        </w:r>
        <w:r w:rsidR="00901053" w:rsidDel="009D1804">
          <w:delInstrText>deployment</w:delInstrText>
        </w:r>
        <w:r w:rsidR="000C649E" w:rsidDel="009D1804">
          <w:delInstrText xml:space="preserve">" </w:delInstrText>
        </w:r>
        <w:r w:rsidR="00F228E8" w:rsidDel="009D1804">
          <w:fldChar w:fldCharType="end"/>
        </w:r>
      </w:del>
    </w:p>
    <w:p w:rsidR="00EE432C" w:rsidDel="009D1804" w:rsidRDefault="00EE432C" w:rsidP="00EE432C">
      <w:pPr>
        <w:pStyle w:val="Heading4"/>
        <w:rPr>
          <w:del w:id="1995" w:author=" Vijay Parmar" w:date="2009-08-23T02:43:00Z"/>
        </w:rPr>
      </w:pPr>
      <w:del w:id="1996" w:author=" Vijay Parmar" w:date="2009-08-23T02:43:00Z">
        <w:r w:rsidDel="009D1804">
          <w:delText>Enable Audit Logging</w:delText>
        </w:r>
      </w:del>
    </w:p>
    <w:p w:rsidR="00EE432C" w:rsidDel="009D1804" w:rsidRDefault="00EE432C" w:rsidP="00BC1F4D">
      <w:pPr>
        <w:pStyle w:val="BodyText"/>
        <w:rPr>
          <w:del w:id="1997" w:author=" Vijay Parmar" w:date="2009-08-23T02:43:00Z"/>
        </w:rPr>
      </w:pPr>
      <w:del w:id="1998" w:author=" Vijay Parmar" w:date="2009-08-23T02:43:00Z">
        <w:r w:rsidDel="009D1804">
          <w:delText xml:space="preserve">In order to activate CLM’s </w:delText>
        </w:r>
        <w:r w:rsidR="00F73F46" w:rsidDel="009D1804">
          <w:delText>audit logging</w:delText>
        </w:r>
        <w:r w:rsidR="00BC1F4D" w:rsidDel="009D1804">
          <w:delText xml:space="preserve"> capabilities for UPT, you must follow the steps</w:delText>
        </w:r>
        <w:r w:rsidDel="009D1804">
          <w:delText xml:space="preserve"> to deploy </w:delText>
        </w:r>
        <w:r w:rsidR="00BC1F4D" w:rsidDel="009D1804">
          <w:delText xml:space="preserve">the </w:delText>
        </w:r>
        <w:r w:rsidR="00F73F46" w:rsidDel="009D1804">
          <w:delText>audit logging</w:delText>
        </w:r>
        <w:r w:rsidDel="009D1804">
          <w:delText xml:space="preserve"> service as mentioned in the </w:delText>
        </w:r>
        <w:r w:rsidR="00F228E8" w:rsidDel="009D1804">
          <w:fldChar w:fldCharType="begin"/>
        </w:r>
        <w:r w:rsidR="0058107D" w:rsidDel="009D1804">
          <w:delInstrText xml:space="preserve"> REF _Ref213838718 \h  \* MERGEFORMAT </w:delInstrText>
        </w:r>
        <w:r w:rsidR="00F228E8" w:rsidDel="009D1804">
          <w:fldChar w:fldCharType="separate"/>
        </w:r>
        <w:r w:rsidR="00E92FAF" w:rsidRPr="00E92FAF" w:rsidDel="009D1804">
          <w:rPr>
            <w:i/>
            <w:color w:val="0000FF"/>
          </w:rPr>
          <w:delText>Audit Logging</w:delText>
        </w:r>
        <w:r w:rsidR="00F228E8" w:rsidDel="009D1804">
          <w:fldChar w:fldCharType="end"/>
        </w:r>
        <w:r w:rsidR="00BC1F4D" w:rsidRPr="005F1DF3" w:rsidDel="009D1804">
          <w:rPr>
            <w:i/>
            <w:color w:val="0000FF"/>
          </w:rPr>
          <w:delText xml:space="preserve"> </w:delText>
        </w:r>
        <w:r w:rsidR="00BC1F4D" w:rsidDel="009D1804">
          <w:delText xml:space="preserve">section beginning on page </w:delText>
        </w:r>
        <w:r w:rsidR="00F228E8" w:rsidDel="009D1804">
          <w:fldChar w:fldCharType="begin"/>
        </w:r>
        <w:r w:rsidR="00BC1F4D" w:rsidDel="009D1804">
          <w:delInstrText xml:space="preserve"> PAGEREF _Ref213838721 \h </w:delInstrText>
        </w:r>
        <w:r w:rsidR="00F228E8" w:rsidDel="009D1804">
          <w:fldChar w:fldCharType="separate"/>
        </w:r>
        <w:r w:rsidR="00E92FAF" w:rsidDel="009D1804">
          <w:rPr>
            <w:noProof/>
          </w:rPr>
          <w:delText>24</w:delText>
        </w:r>
        <w:r w:rsidR="00F228E8" w:rsidDel="009D1804">
          <w:fldChar w:fldCharType="end"/>
        </w:r>
        <w:r w:rsidDel="009D1804">
          <w:delText>.</w:delText>
        </w:r>
        <w:r w:rsidR="00F228E8" w:rsidDel="009D1804">
          <w:fldChar w:fldCharType="begin"/>
        </w:r>
        <w:r w:rsidR="000C649E" w:rsidDel="009D1804">
          <w:delInstrText xml:space="preserve"> XE "</w:delInstrText>
        </w:r>
        <w:r w:rsidR="000C649E" w:rsidRPr="00471664" w:rsidDel="009D1804">
          <w:delInstrText>audit logging:enable for UPT</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C52DE8" w:rsidDel="009D1804">
          <w:delInstrText>JBoss:enable audit logging</w:delInstrText>
        </w:r>
        <w:r w:rsidR="000C649E" w:rsidDel="009D1804">
          <w:delInstrText xml:space="preserve">" </w:delInstrText>
        </w:r>
        <w:r w:rsidR="00F228E8" w:rsidDel="009D1804">
          <w:fldChar w:fldCharType="end"/>
        </w:r>
      </w:del>
    </w:p>
    <w:p w:rsidR="00EE432C" w:rsidDel="009D1804" w:rsidRDefault="00AA0AA0" w:rsidP="00EE432C">
      <w:pPr>
        <w:pStyle w:val="BodyText"/>
        <w:rPr>
          <w:del w:id="1999" w:author=" Vijay Parmar" w:date="2009-08-23T02:43:00Z"/>
        </w:rPr>
      </w:pPr>
      <w:del w:id="2000" w:author=" Vijay Parmar" w:date="2009-08-23T02:43:00Z">
        <w:r w:rsidDel="009D1804">
          <w:delText>In addition, you must place the</w:delText>
        </w:r>
        <w:r w:rsidR="00EE432C" w:rsidDel="009D1804">
          <w:delText xml:space="preserve"> </w:delText>
        </w:r>
        <w:r w:rsidR="00EE432C" w:rsidRPr="00AA0AA0" w:rsidDel="009D1804">
          <w:rPr>
            <w:rStyle w:val="CodeChar0"/>
          </w:rPr>
          <w:delText>clm.jar</w:delText>
        </w:r>
        <w:r w:rsidR="00EE432C" w:rsidDel="009D1804">
          <w:delText xml:space="preserve"> </w:delText>
        </w:r>
        <w:r w:rsidDel="009D1804">
          <w:delText xml:space="preserve">file </w:delText>
        </w:r>
        <w:r w:rsidR="00EE432C" w:rsidDel="009D1804">
          <w:delText>in the common lib directory of the JBoss server</w:delText>
        </w:r>
        <w:r w:rsidDel="009D1804">
          <w:delText>.</w:delText>
        </w:r>
      </w:del>
    </w:p>
    <w:p w:rsidR="00EE432C" w:rsidDel="009D1804" w:rsidRDefault="00EE432C" w:rsidP="00AA0AA0">
      <w:pPr>
        <w:pStyle w:val="Heading4"/>
        <w:rPr>
          <w:del w:id="2001" w:author=" Vijay Parmar" w:date="2009-08-23T02:43:00Z"/>
        </w:rPr>
      </w:pPr>
      <w:del w:id="2002" w:author=" Vijay Parmar" w:date="2009-08-23T02:43:00Z">
        <w:r w:rsidDel="009D1804">
          <w:delText>Start JBoss</w:delText>
        </w:r>
      </w:del>
    </w:p>
    <w:p w:rsidR="00EE432C" w:rsidDel="009D1804" w:rsidRDefault="00EE432C" w:rsidP="00AA0AA0">
      <w:pPr>
        <w:pStyle w:val="BodyText"/>
        <w:rPr>
          <w:del w:id="2003" w:author=" Vijay Parmar" w:date="2009-08-23T02:43:00Z"/>
        </w:rPr>
      </w:pPr>
      <w:del w:id="2004" w:author=" Vijay Parmar" w:date="2009-08-23T02:43:00Z">
        <w:r w:rsidDel="009D1804">
          <w:delText>Once the deployment</w:delText>
        </w:r>
        <w:r w:rsidR="00AA0AA0" w:rsidDel="009D1804">
          <w:delText xml:space="preserve"> steps have been</w:delText>
        </w:r>
        <w:r w:rsidDel="009D1804">
          <w:delText xml:space="preserve"> is completed, start JBoss. Check the logs to confirm there are no errors while the UPT application is deployed on the server.</w:delText>
        </w:r>
        <w:r w:rsidR="00F228E8" w:rsidDel="009D1804">
          <w:fldChar w:fldCharType="begin"/>
        </w:r>
        <w:r w:rsidR="000C649E" w:rsidDel="009D1804">
          <w:delInstrText xml:space="preserve"> XE "</w:delInstrText>
        </w:r>
        <w:r w:rsidR="000C649E" w:rsidRPr="00B36F18" w:rsidDel="009D1804">
          <w:delInstrText>JBoss:UPT deployment</w:delInstrText>
        </w:r>
        <w:r w:rsidR="000C649E" w:rsidDel="009D1804">
          <w:delInstrText xml:space="preserve">" </w:delInstrText>
        </w:r>
        <w:r w:rsidR="00F228E8" w:rsidDel="009D1804">
          <w:fldChar w:fldCharType="end"/>
        </w:r>
      </w:del>
    </w:p>
    <w:p w:rsidR="00EE432C" w:rsidDel="009D1804" w:rsidRDefault="00EE432C" w:rsidP="00EE432C">
      <w:pPr>
        <w:pStyle w:val="BodyText"/>
        <w:rPr>
          <w:del w:id="2005" w:author=" Vijay Parmar" w:date="2009-08-23T02:43:00Z"/>
        </w:rPr>
      </w:pPr>
      <w:del w:id="2006" w:author=" Vijay Parmar" w:date="2009-08-23T02:43:00Z">
        <w:r w:rsidDel="009D1804">
          <w:delText xml:space="preserve">Once the JBoss server has completed deployment, open a browser to access the UPT. The </w:delText>
        </w:r>
        <w:r w:rsidR="008B318A" w:rsidDel="009D1804">
          <w:delText>URL is</w:delText>
        </w:r>
        <w:r w:rsidR="00AA0AA0" w:rsidRPr="00AA0AA0" w:rsidDel="009D1804">
          <w:delText xml:space="preserve">: </w:delText>
        </w:r>
        <w:r w:rsidRPr="00AA0AA0" w:rsidDel="009D1804">
          <w:delText>http://&lt;&lt;jboss-server&gt;&gt;/upt</w:delText>
        </w:r>
        <w:r w:rsidDel="009D1804">
          <w:delText xml:space="preserve"> where </w:delText>
        </w:r>
        <w:r w:rsidRPr="00AA0AA0" w:rsidDel="009D1804">
          <w:rPr>
            <w:rStyle w:val="CodeChar0"/>
          </w:rPr>
          <w:delText>&lt;&lt;jboss-server&gt;&gt;</w:delText>
        </w:r>
        <w:r w:rsidDel="009D1804">
          <w:delText xml:space="preserve"> is the IP </w:delText>
        </w:r>
        <w:r w:rsidR="00AA0AA0" w:rsidDel="009D1804">
          <w:delText xml:space="preserve">Address </w:delText>
        </w:r>
        <w:r w:rsidDel="009D1804">
          <w:delText xml:space="preserve">or the DNS name of JBoss </w:delText>
        </w:r>
        <w:r w:rsidR="00AA0AA0" w:rsidDel="009D1804">
          <w:delText>s</w:delText>
        </w:r>
        <w:r w:rsidDel="009D1804">
          <w:delText>erver.</w:delText>
        </w:r>
      </w:del>
    </w:p>
    <w:p w:rsidR="00EE432C" w:rsidDel="009D1804" w:rsidRDefault="00AA0AA0" w:rsidP="00EE432C">
      <w:pPr>
        <w:pStyle w:val="BodyText"/>
        <w:rPr>
          <w:del w:id="2007" w:author=" Vijay Parmar" w:date="2009-08-23T02:43:00Z"/>
        </w:rPr>
      </w:pPr>
      <w:del w:id="2008" w:author=" Vijay Parmar" w:date="2009-08-23T02:43:00Z">
        <w:r w:rsidDel="009D1804">
          <w:delText xml:space="preserve">After the </w:delText>
        </w:r>
        <w:r w:rsidR="00EE432C" w:rsidDel="009D1804">
          <w:delText xml:space="preserve">UPT Login </w:delText>
        </w:r>
        <w:r w:rsidDel="009D1804">
          <w:delText>p</w:delText>
        </w:r>
        <w:r w:rsidR="00EE432C" w:rsidDel="009D1804">
          <w:delText xml:space="preserve">age </w:delText>
        </w:r>
        <w:r w:rsidDel="009D1804">
          <w:delText>appears,</w:delText>
        </w:r>
        <w:r w:rsidR="00EE432C" w:rsidDel="009D1804">
          <w:delText xml:space="preserve"> </w:delText>
        </w:r>
        <w:r w:rsidDel="009D1804">
          <w:delText>e</w:delText>
        </w:r>
        <w:r w:rsidR="00EE432C" w:rsidDel="009D1804">
          <w:delText xml:space="preserve">nter the UPT </w:delText>
        </w:r>
        <w:r w:rsidR="00F73F46" w:rsidDel="009D1804">
          <w:delText>application</w:delText>
        </w:r>
        <w:r w:rsidR="00EE432C" w:rsidDel="009D1804">
          <w:delText xml:space="preserve"> using the login</w:delText>
        </w:r>
        <w:r w:rsidDel="009D1804">
          <w:delText xml:space="preserve"> ID and password for the </w:delText>
        </w:r>
        <w:r w:rsidR="00EE432C" w:rsidDel="009D1804">
          <w:delText xml:space="preserve">Super Admin </w:delText>
        </w:r>
        <w:r w:rsidDel="009D1804">
          <w:delText>identified when the database was created</w:delText>
        </w:r>
        <w:r w:rsidR="00EE432C" w:rsidDel="009D1804">
          <w:delText xml:space="preserve">. Also use the UPT </w:delText>
        </w:r>
        <w:r w:rsidR="00F73F46" w:rsidDel="009D1804">
          <w:delText>application</w:delText>
        </w:r>
        <w:r w:rsidR="00EE432C" w:rsidDel="009D1804">
          <w:delText xml:space="preserve"> Name specified</w:delText>
        </w:r>
        <w:r w:rsidDel="009D1804">
          <w:delText xml:space="preserve"> for the application n</w:delText>
        </w:r>
        <w:r w:rsidR="00EE432C" w:rsidDel="009D1804">
          <w:delText>ame.</w:delText>
        </w:r>
      </w:del>
    </w:p>
    <w:p w:rsidR="00EE432C" w:rsidRDefault="00AA0AA0" w:rsidP="00EE432C">
      <w:pPr>
        <w:pStyle w:val="BodyText"/>
      </w:pPr>
      <w:del w:id="2009" w:author=" Vijay Parmar" w:date="2009-08-23T02:43:00Z">
        <w:r w:rsidDel="009D1804">
          <w:delText>Upon successful login, t</w:delText>
        </w:r>
        <w:r w:rsidR="00EE432C" w:rsidDel="009D1804">
          <w:delText xml:space="preserve">he UPT Application Home Page </w:delText>
        </w:r>
        <w:r w:rsidDel="009D1804">
          <w:delText>appears</w:delText>
        </w:r>
        <w:r w:rsidR="00EE432C" w:rsidDel="009D1804">
          <w:delText>.</w:delText>
        </w:r>
      </w:del>
    </w:p>
    <w:p w:rsidR="00EE432C" w:rsidRPr="00EE432C" w:rsidRDefault="00EE432C" w:rsidP="00EE432C">
      <w:pPr>
        <w:pStyle w:val="NoteMainbody"/>
      </w:pPr>
      <w:r w:rsidRPr="00AA0AA0">
        <w:rPr>
          <w:rStyle w:val="Bold"/>
        </w:rPr>
        <w:t>NOTE:</w:t>
      </w:r>
      <w:r>
        <w:t xml:space="preserve"> In case of any errors, follow a debugging and </w:t>
      </w:r>
      <w:r w:rsidR="00AA0AA0">
        <w:t>trouble</w:t>
      </w:r>
      <w:r>
        <w:t>shooting procedure to diagnose and solve the issues.</w:t>
      </w:r>
      <w:ins w:id="2010" w:author=" Vijay Parmar" w:date="2009-08-23T02:45:00Z">
        <w:r w:rsidR="00681C05">
          <w:t xml:space="preserve"> Refer the CSM Wiki site:  </w:t>
        </w:r>
        <w:r w:rsidR="00F228E8">
          <w:fldChar w:fldCharType="begin"/>
        </w:r>
        <w:r w:rsidR="00681C05">
          <w:instrText xml:space="preserve"> HYPERLINK "</w:instrText>
        </w:r>
        <w:r w:rsidR="00681C05" w:rsidRPr="00B03C09">
          <w:instrText>https://wiki.nci.nih.gov/display/caCORE/Common+Security+Module+%28CSM%29</w:instrText>
        </w:r>
        <w:r w:rsidR="00681C05">
          <w:instrText xml:space="preserve">" </w:instrText>
        </w:r>
        <w:r w:rsidR="00F228E8">
          <w:fldChar w:fldCharType="separate"/>
        </w:r>
        <w:r w:rsidR="00681C05" w:rsidRPr="00B642BA">
          <w:rPr>
            <w:rStyle w:val="Hyperlink"/>
          </w:rPr>
          <w:t>https://wiki.nci.nih.gov/display/caCORE/Common+Security+Module+%28CSM%29</w:t>
        </w:r>
        <w:r w:rsidR="00F228E8">
          <w:fldChar w:fldCharType="end"/>
        </w:r>
      </w:ins>
    </w:p>
    <w:p w:rsidR="00EE432C" w:rsidRDefault="00EE432C" w:rsidP="00EE432C">
      <w:pPr>
        <w:pStyle w:val="BodyText"/>
      </w:pPr>
    </w:p>
    <w:p w:rsidR="00747DC7" w:rsidRPr="00B23625" w:rsidRDefault="00747DC7" w:rsidP="00747DC7">
      <w:pPr>
        <w:pStyle w:val="Heading3"/>
        <w:rPr>
          <w:ins w:id="2011" w:author=" Vijay Parmar" w:date="2009-08-23T03:35:00Z"/>
        </w:rPr>
      </w:pPr>
      <w:bookmarkStart w:id="2012" w:name="_Toc238795983"/>
      <w:ins w:id="2013" w:author=" Vijay Parmar" w:date="2009-08-23T03:35:00Z">
        <w:r>
          <w:t>Command Line installer</w:t>
        </w:r>
        <w:r w:rsidRPr="0058107D">
          <w:t xml:space="preserve"> </w:t>
        </w:r>
        <w:r>
          <w:t xml:space="preserve">- </w:t>
        </w:r>
        <w:r w:rsidRPr="00B23625">
          <w:t>Automated UPT Deployment</w:t>
        </w:r>
        <w:r w:rsidRPr="00B23625">
          <w:rPr>
            <w:rStyle w:val="CommentReference"/>
            <w:rFonts w:ascii="Arial" w:hAnsi="Arial" w:cs="Times New Roman"/>
            <w:bCs w:val="0"/>
          </w:rPr>
          <w:commentReference w:id="2014"/>
        </w:r>
        <w:bookmarkEnd w:id="2012"/>
      </w:ins>
    </w:p>
    <w:p w:rsidR="00EE432C" w:rsidRDefault="00EE432C" w:rsidP="00EE432C">
      <w:pPr>
        <w:pStyle w:val="BodyText"/>
        <w:rPr>
          <w:ins w:id="2015" w:author=" Vijay Parmar" w:date="2009-08-23T03:35:00Z"/>
        </w:rPr>
      </w:pPr>
    </w:p>
    <w:p w:rsidR="00005952" w:rsidRDefault="00005952" w:rsidP="00EE432C">
      <w:pPr>
        <w:pStyle w:val="BodyText"/>
      </w:pPr>
      <w:ins w:id="2016" w:author=" Vijay Parmar" w:date="2009-08-23T03:35:00Z">
        <w:r>
          <w:t>TO DO</w:t>
        </w:r>
      </w:ins>
    </w:p>
    <w:p w:rsidR="00EE432C" w:rsidRDefault="00EE432C" w:rsidP="00EE432C">
      <w:pPr>
        <w:pStyle w:val="BodyText"/>
      </w:pPr>
    </w:p>
    <w:p w:rsidR="00EE432C" w:rsidRDefault="00EE432C" w:rsidP="00EE432C">
      <w:pPr>
        <w:pStyle w:val="BodyText"/>
      </w:pPr>
    </w:p>
    <w:p w:rsidR="00EE432C" w:rsidRDefault="00EE432C" w:rsidP="00EE432C">
      <w:pPr>
        <w:pStyle w:val="BodyText"/>
      </w:pPr>
    </w:p>
    <w:p w:rsidR="00EE432C" w:rsidRPr="00EE432C" w:rsidRDefault="00EE432C" w:rsidP="00EE432C">
      <w:pPr>
        <w:pStyle w:val="BodyText"/>
      </w:pPr>
    </w:p>
    <w:p w:rsidR="004E6839" w:rsidRPr="00A97E6B" w:rsidRDefault="004E6839" w:rsidP="00FE0B65">
      <w:pPr>
        <w:pStyle w:val="BodyText"/>
      </w:pPr>
    </w:p>
    <w:p w:rsidR="00590CE4" w:rsidRPr="00A97E6B" w:rsidRDefault="00590CE4" w:rsidP="00FE0B65">
      <w:pPr>
        <w:pStyle w:val="BodyText"/>
        <w:sectPr w:rsidR="00590CE4" w:rsidRPr="00A97E6B" w:rsidSect="00A57346">
          <w:pgSz w:w="12240" w:h="15840" w:code="1"/>
          <w:pgMar w:top="1440" w:right="1440" w:bottom="1440" w:left="1440" w:header="720" w:footer="720" w:gutter="432"/>
          <w:cols w:space="720"/>
          <w:titlePg/>
          <w:docGrid w:linePitch="360"/>
        </w:sectPr>
      </w:pPr>
    </w:p>
    <w:p w:rsidR="00590CE4" w:rsidRDefault="00E4295D" w:rsidP="005337C4">
      <w:pPr>
        <w:pStyle w:val="Heading1"/>
      </w:pPr>
      <w:bookmarkStart w:id="2017" w:name="_Ref213636229"/>
      <w:bookmarkStart w:id="2018" w:name="_Ref213636233"/>
      <w:bookmarkStart w:id="2019" w:name="_Toc238795984"/>
      <w:bookmarkStart w:id="2020" w:name="_Ref98147122"/>
      <w:bookmarkStart w:id="2021" w:name="_Ref98147127"/>
      <w:r>
        <w:lastRenderedPageBreak/>
        <w:t xml:space="preserve">CSM </w:t>
      </w:r>
      <w:r w:rsidR="00894D4B">
        <w:t xml:space="preserve">Security </w:t>
      </w:r>
      <w:r>
        <w:t>Web Services</w:t>
      </w:r>
      <w:bookmarkEnd w:id="2017"/>
      <w:bookmarkEnd w:id="2018"/>
      <w:bookmarkEnd w:id="2019"/>
    </w:p>
    <w:p w:rsidR="00E4295D" w:rsidRPr="00E4295D" w:rsidRDefault="00E4295D" w:rsidP="00E4295D">
      <w:pPr>
        <w:pStyle w:val="BodyText"/>
      </w:pPr>
      <w:r w:rsidRPr="00E4295D">
        <w:t xml:space="preserve">The </w:t>
      </w:r>
      <w:r w:rsidR="00894D4B">
        <w:t>CSM</w:t>
      </w:r>
      <w:r w:rsidRPr="00E4295D">
        <w:t xml:space="preserve"> Security Web Services are introduced to exp</w:t>
      </w:r>
      <w:r w:rsidR="00894D4B">
        <w:t xml:space="preserve">ose the CSM authentication and </w:t>
      </w:r>
      <w:r w:rsidR="005D04D2">
        <w:t>a</w:t>
      </w:r>
      <w:r w:rsidRPr="00E4295D">
        <w:t>uthorization service features. The Security Web Services currently provide only two operations</w:t>
      </w:r>
      <w:r w:rsidR="00894D4B">
        <w:t>:</w:t>
      </w:r>
      <w:r w:rsidRPr="00E4295D">
        <w:t xml:space="preserve"> Login and CheckPermission. The operations are exposed versions available in CSM API’s.</w:t>
      </w:r>
      <w:r w:rsidR="00F228E8">
        <w:fldChar w:fldCharType="begin"/>
      </w:r>
      <w:r w:rsidR="000C649E">
        <w:instrText xml:space="preserve"> XE "</w:instrText>
      </w:r>
      <w:r w:rsidR="000C649E" w:rsidRPr="00E54B03">
        <w:instrText>security:web services</w:instrText>
      </w:r>
      <w:r w:rsidR="000C649E">
        <w:instrText xml:space="preserve">" </w:instrText>
      </w:r>
      <w:r w:rsidR="00F228E8">
        <w:fldChar w:fldCharType="end"/>
      </w:r>
      <w:r w:rsidR="00F228E8">
        <w:fldChar w:fldCharType="begin"/>
      </w:r>
      <w:r w:rsidR="000C649E">
        <w:instrText xml:space="preserve"> XE "</w:instrText>
      </w:r>
      <w:r w:rsidR="000C649E" w:rsidRPr="008A34AC">
        <w:instrText>security:WSDL</w:instrText>
      </w:r>
      <w:r w:rsidR="000C649E">
        <w:instrText xml:space="preserve">" </w:instrText>
      </w:r>
      <w:r w:rsidR="00F228E8">
        <w:fldChar w:fldCharType="end"/>
      </w:r>
    </w:p>
    <w:p w:rsidR="00590CE4" w:rsidRDefault="005D04D2" w:rsidP="00F65603">
      <w:pPr>
        <w:pStyle w:val="Heading2"/>
      </w:pPr>
      <w:bookmarkStart w:id="2022" w:name="_Toc238795985"/>
      <w:bookmarkEnd w:id="2020"/>
      <w:bookmarkEnd w:id="2021"/>
      <w:r>
        <w:t xml:space="preserve">Security </w:t>
      </w:r>
      <w:r w:rsidR="00F65603">
        <w:t>Web Service WSDL</w:t>
      </w:r>
      <w:bookmarkEnd w:id="2022"/>
    </w:p>
    <w:p w:rsidR="00590CE4" w:rsidRDefault="00F65603" w:rsidP="00F65603">
      <w:pPr>
        <w:pStyle w:val="BodyText"/>
      </w:pPr>
      <w:r w:rsidRPr="00F65603">
        <w:t xml:space="preserve">The CSM Security Web Service WSDL is </w:t>
      </w:r>
      <w:r w:rsidR="005D04D2">
        <w:t xml:space="preserve">diagramed in </w:t>
      </w:r>
      <w:r w:rsidR="00F228E8">
        <w:fldChar w:fldCharType="begin"/>
      </w:r>
      <w:r w:rsidR="005D04D2">
        <w:instrText xml:space="preserve"> REF _Ref213839450 \h </w:instrText>
      </w:r>
      <w:r w:rsidR="00F228E8">
        <w:fldChar w:fldCharType="separate"/>
      </w:r>
      <w:r w:rsidR="00E92FAF">
        <w:t xml:space="preserve">Figure </w:t>
      </w:r>
      <w:r w:rsidR="00E92FAF">
        <w:rPr>
          <w:noProof/>
        </w:rPr>
        <w:t>4</w:t>
      </w:r>
      <w:r w:rsidR="00E92FAF">
        <w:noBreakHyphen/>
      </w:r>
      <w:r w:rsidR="00E92FAF">
        <w:rPr>
          <w:noProof/>
        </w:rPr>
        <w:t>1</w:t>
      </w:r>
      <w:r w:rsidR="00F228E8">
        <w:fldChar w:fldCharType="end"/>
      </w:r>
      <w:r w:rsidRPr="00F65603">
        <w:t xml:space="preserve"> below. </w:t>
      </w:r>
    </w:p>
    <w:p w:rsidR="00F65603" w:rsidRDefault="00257618" w:rsidP="00A57346">
      <w:pPr>
        <w:pStyle w:val="GraphicAnchorMain"/>
        <w:rPr>
          <w:noProof/>
        </w:rPr>
      </w:pPr>
      <w:r>
        <w:rPr>
          <w:noProof/>
        </w:rPr>
        <w:drawing>
          <wp:inline distT="0" distB="0" distL="0" distR="0">
            <wp:extent cx="6323965" cy="2247265"/>
            <wp:effectExtent l="19050" t="0" r="63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6323965" cy="2247265"/>
                    </a:xfrm>
                    <a:prstGeom prst="rect">
                      <a:avLst/>
                    </a:prstGeom>
                    <a:noFill/>
                    <a:ln w="9525">
                      <a:noFill/>
                      <a:miter lim="800000"/>
                      <a:headEnd/>
                      <a:tailEnd/>
                    </a:ln>
                  </pic:spPr>
                </pic:pic>
              </a:graphicData>
            </a:graphic>
          </wp:inline>
        </w:drawing>
      </w:r>
    </w:p>
    <w:p w:rsidR="00F65603" w:rsidRDefault="002A3C9A" w:rsidP="00F65603">
      <w:pPr>
        <w:pStyle w:val="Caption"/>
      </w:pPr>
      <w:bookmarkStart w:id="2023" w:name="_Ref213839450"/>
      <w:r>
        <w:t>Figure</w:t>
      </w:r>
      <w:r w:rsidR="00F65603">
        <w:t xml:space="preserve"> </w:t>
      </w:r>
      <w:fldSimple w:instr=" STYLEREF 1 \s ">
        <w:r w:rsidR="00E92FAF">
          <w:rPr>
            <w:noProof/>
          </w:rPr>
          <w:t>4</w:t>
        </w:r>
      </w:fldSimple>
      <w:r w:rsidR="002F0542">
        <w:noBreakHyphen/>
      </w:r>
      <w:fldSimple w:instr=" SEQ Figure \* ARABIC \s 1 ">
        <w:r w:rsidR="00E92FAF">
          <w:rPr>
            <w:noProof/>
          </w:rPr>
          <w:t>1</w:t>
        </w:r>
      </w:fldSimple>
      <w:bookmarkEnd w:id="2023"/>
      <w:r w:rsidR="00F65603">
        <w:t xml:space="preserve"> Security Web Service WSDL</w:t>
      </w:r>
    </w:p>
    <w:p w:rsidR="005D04D2" w:rsidRPr="005D04D2" w:rsidRDefault="005D04D2" w:rsidP="005D04D2">
      <w:pPr>
        <w:pStyle w:val="BodyText"/>
      </w:pPr>
      <w:r w:rsidRPr="00F65603">
        <w:t>The name of the exposed web service is ‘SecurityService’</w:t>
      </w:r>
      <w:r>
        <w:t xml:space="preserve"> and provides two operations, which are discussed in more detail in the next section. </w:t>
      </w:r>
    </w:p>
    <w:p w:rsidR="005D04D2" w:rsidRDefault="005D04D2" w:rsidP="005D04D2">
      <w:pPr>
        <w:pStyle w:val="Heading2"/>
      </w:pPr>
      <w:bookmarkStart w:id="2024" w:name="_Toc238795986"/>
      <w:r>
        <w:t>Security Web Service Operations</w:t>
      </w:r>
      <w:bookmarkEnd w:id="2024"/>
    </w:p>
    <w:p w:rsidR="005D04D2" w:rsidRPr="005D04D2" w:rsidRDefault="005D04D2" w:rsidP="005D04D2">
      <w:pPr>
        <w:pStyle w:val="BodyText"/>
      </w:pPr>
      <w:r>
        <w:t>The CSM Security Web Service provides two operations: Login and Check Permission. They are detailed in the sections below.</w:t>
      </w:r>
    </w:p>
    <w:p w:rsidR="00F65603" w:rsidRDefault="00F65603" w:rsidP="00F65603">
      <w:pPr>
        <w:pStyle w:val="Heading3"/>
      </w:pPr>
      <w:bookmarkStart w:id="2025" w:name="_Toc238795987"/>
      <w:r>
        <w:t>Login Operation</w:t>
      </w:r>
      <w:bookmarkEnd w:id="2025"/>
    </w:p>
    <w:p w:rsidR="00F65603" w:rsidRDefault="00F65603" w:rsidP="00F65603">
      <w:pPr>
        <w:pStyle w:val="BodyText"/>
      </w:pPr>
      <w:r w:rsidRPr="00F65603">
        <w:t>The Login web service operation is a request/response operation.</w:t>
      </w:r>
      <w:r w:rsidR="00F228E8">
        <w:fldChar w:fldCharType="begin"/>
      </w:r>
      <w:r w:rsidR="000C649E">
        <w:instrText xml:space="preserve"> XE "</w:instrText>
      </w:r>
      <w:r w:rsidR="000C649E" w:rsidRPr="0027619E">
        <w:instrText>security:login operation</w:instrText>
      </w:r>
      <w:r w:rsidR="000C649E">
        <w:instrText xml:space="preserve">" </w:instrText>
      </w:r>
      <w:r w:rsidR="00F228E8">
        <w:fldChar w:fldCharType="end"/>
      </w:r>
      <w:r w:rsidR="00F228E8">
        <w:fldChar w:fldCharType="begin"/>
      </w:r>
      <w:r w:rsidR="000C649E">
        <w:instrText xml:space="preserve"> XE "</w:instrText>
      </w:r>
      <w:r w:rsidR="000C649E" w:rsidRPr="000C7E9B">
        <w:instrText>login operation</w:instrText>
      </w:r>
      <w:r w:rsidR="000C649E">
        <w:instrText xml:space="preserve">" </w:instrText>
      </w:r>
      <w:r w:rsidR="00F228E8">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F65603" w:rsidRDefault="00F65603" w:rsidP="00F65603">
      <w:pPr>
        <w:pStyle w:val="BodyText"/>
      </w:pPr>
      <w:r>
        <w:t>The below example shows the Schema (XSD) for Authentication:</w:t>
      </w:r>
    </w:p>
    <w:p w:rsidR="00F65603" w:rsidRPr="00F65603" w:rsidRDefault="00F65603" w:rsidP="005D04D2">
      <w:pPr>
        <w:pStyle w:val="Classfilesample"/>
      </w:pPr>
      <w:r w:rsidRPr="00F65603">
        <w:t xml:space="preserve">&lt;xs:schema targetNamespace="http://security.nci.nih.gov/ws/authentication" </w:t>
      </w:r>
    </w:p>
    <w:p w:rsidR="00F65603" w:rsidRPr="00F65603" w:rsidRDefault="00F65603" w:rsidP="005D04D2">
      <w:pPr>
        <w:pStyle w:val="Classfilesample"/>
      </w:pPr>
      <w:r w:rsidRPr="00F65603">
        <w:t xml:space="preserve">   xmlns:authentication="http://security.nci.nih.gov/ws/authentication" </w:t>
      </w:r>
    </w:p>
    <w:p w:rsidR="00F65603" w:rsidRPr="00F65603" w:rsidRDefault="00F65603" w:rsidP="005D04D2">
      <w:pPr>
        <w:pStyle w:val="Classfilesample"/>
      </w:pPr>
      <w:r w:rsidRPr="00F65603">
        <w:t xml:space="preserve">   elementFormDefault="qualified"</w:t>
      </w:r>
    </w:p>
    <w:p w:rsidR="00F65603" w:rsidRPr="00F65603" w:rsidRDefault="00F65603" w:rsidP="005D04D2">
      <w:pPr>
        <w:pStyle w:val="Classfilesample"/>
      </w:pPr>
      <w:r w:rsidRPr="00F65603">
        <w:t xml:space="preserve">   attributeFormDefault="qualified" </w:t>
      </w:r>
    </w:p>
    <w:p w:rsidR="00F65603" w:rsidRPr="00F65603" w:rsidRDefault="00F65603" w:rsidP="005D04D2">
      <w:pPr>
        <w:pStyle w:val="Classfilesample"/>
      </w:pPr>
      <w:r w:rsidRPr="00F65603">
        <w:lastRenderedPageBreak/>
        <w:t xml:space="preserve">   version=".1"&gt;</w:t>
      </w:r>
    </w:p>
    <w:p w:rsidR="00F65603" w:rsidRPr="00F65603" w:rsidRDefault="00F65603" w:rsidP="005D04D2">
      <w:pPr>
        <w:pStyle w:val="Classfilesample"/>
      </w:pPr>
      <w:r w:rsidRPr="00F65603">
        <w:t>&lt;xs:element name="LoginRequest" type="authentication:LoginRequest"/&gt;</w:t>
      </w:r>
    </w:p>
    <w:p w:rsidR="00F65603" w:rsidRPr="00F65603" w:rsidRDefault="00F65603" w:rsidP="005D04D2">
      <w:pPr>
        <w:pStyle w:val="Classfilesample"/>
      </w:pPr>
      <w:r w:rsidRPr="00F65603">
        <w:t xml:space="preserve">  &lt;xs:complexType name="LoginRequest"&gt;</w:t>
      </w:r>
    </w:p>
    <w:p w:rsidR="00F65603" w:rsidRPr="00F65603" w:rsidRDefault="00F65603" w:rsidP="005D04D2">
      <w:pPr>
        <w:pStyle w:val="Classfilesample"/>
      </w:pPr>
      <w:r w:rsidRPr="00F65603">
        <w:t xml:space="preserve">   &lt;xs:sequence&gt;</w:t>
      </w:r>
    </w:p>
    <w:p w:rsidR="00F65603" w:rsidRPr="00F65603" w:rsidRDefault="00F65603" w:rsidP="005D04D2">
      <w:pPr>
        <w:pStyle w:val="Classfilesample"/>
      </w:pPr>
      <w:r w:rsidRPr="00F65603">
        <w:t xml:space="preserve">    &lt;xs:element name="UserName" type="xs:string"/&gt;</w:t>
      </w:r>
    </w:p>
    <w:p w:rsidR="00F65603" w:rsidRPr="00F65603" w:rsidRDefault="00F65603" w:rsidP="005D04D2">
      <w:pPr>
        <w:pStyle w:val="Classfilesample"/>
      </w:pPr>
      <w:r w:rsidRPr="00F65603">
        <w:t xml:space="preserve">    &lt;xs:element name="Password" type="xs:string"/&gt;</w:t>
      </w:r>
    </w:p>
    <w:p w:rsidR="00F65603" w:rsidRPr="00F65603" w:rsidRDefault="00F65603" w:rsidP="005D04D2">
      <w:pPr>
        <w:pStyle w:val="Classfilesample"/>
      </w:pPr>
      <w:r w:rsidRPr="00F65603">
        <w:t xml:space="preserve">    &lt;xs:element name="ApplicationContext" type="xs:string"/&gt;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LoginRequest messa</w:t>
      </w:r>
      <w:r w:rsidR="005D04D2">
        <w:t>ge consists of three parameters:</w:t>
      </w:r>
      <w:r w:rsidRPr="00F65603">
        <w:t xml:space="preserve"> User</w:t>
      </w:r>
      <w:r w:rsidR="005D04D2">
        <w:t>N</w:t>
      </w:r>
      <w:r w:rsidRPr="00F65603">
        <w:t xml:space="preserve">ame, </w:t>
      </w:r>
      <w:r w:rsidR="005D04D2">
        <w:t>P</w:t>
      </w:r>
      <w:r w:rsidRPr="00F65603">
        <w:t>assword and ApplicationContext</w:t>
      </w:r>
      <w:r w:rsidR="008B318A" w:rsidRPr="00F65603">
        <w:t xml:space="preserve">. </w:t>
      </w:r>
      <w:r w:rsidRPr="00F65603">
        <w:t xml:space="preserve">The Apache AXIS framework validates all request and response messages against the Schema specified in the </w:t>
      </w:r>
      <w:r w:rsidR="008B318A" w:rsidRPr="00F65603">
        <w:t>Security</w:t>
      </w:r>
      <w:r w:rsidR="005D04D2" w:rsidRPr="005D04D2">
        <w:t xml:space="preserve"> </w:t>
      </w:r>
      <w:r w:rsidR="005D04D2">
        <w:t>Web Services</w:t>
      </w:r>
      <w:r w:rsidRPr="00F65603">
        <w:t xml:space="preserve"> WSDL.</w:t>
      </w:r>
    </w:p>
    <w:p w:rsidR="00F65603" w:rsidRPr="00F65603" w:rsidRDefault="00F65603" w:rsidP="00FE0B65">
      <w:pPr>
        <w:pStyle w:val="BodyText"/>
      </w:pPr>
      <w:r w:rsidRPr="00F65603">
        <w:t>When the LoginRequest message is received by the web service operation, the User credentials from the LoginRequest message are used by the CSM API to authenticate the user against privilege</w:t>
      </w:r>
      <w:r w:rsidR="005D04D2">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F65603" w:rsidRDefault="00F65603" w:rsidP="00F65603">
      <w:pPr>
        <w:pStyle w:val="Heading3"/>
      </w:pPr>
      <w:bookmarkStart w:id="2026" w:name="_Toc238795988"/>
      <w:r>
        <w:t>CheckPermission Operation</w:t>
      </w:r>
      <w:bookmarkEnd w:id="2026"/>
    </w:p>
    <w:p w:rsidR="00F65603" w:rsidRDefault="005D04D2" w:rsidP="00F65603">
      <w:pPr>
        <w:pStyle w:val="BodyText"/>
      </w:pPr>
      <w:r>
        <w:t xml:space="preserve">The </w:t>
      </w:r>
      <w:r w:rsidR="008B318A">
        <w:t>CheckP</w:t>
      </w:r>
      <w:r w:rsidR="008B318A" w:rsidRPr="00F65603">
        <w:t>ermiss</w:t>
      </w:r>
      <w:r w:rsidR="008B318A">
        <w:t>i</w:t>
      </w:r>
      <w:r w:rsidR="008B318A" w:rsidRPr="00F65603">
        <w:t>on</w:t>
      </w:r>
      <w:r w:rsidR="00F65603" w:rsidRPr="00F65603">
        <w:t xml:space="preserve"> web service operation is a request/response operation. </w:t>
      </w:r>
      <w:r w:rsidR="00F228E8">
        <w:fldChar w:fldCharType="begin"/>
      </w:r>
      <w:r w:rsidR="000C649E">
        <w:instrText xml:space="preserve"> XE "</w:instrText>
      </w:r>
      <w:r w:rsidR="000C649E" w:rsidRPr="00FE4641">
        <w:instrText>security:check permission operation</w:instrText>
      </w:r>
      <w:r w:rsidR="000C649E">
        <w:instrText xml:space="preserve">" </w:instrText>
      </w:r>
      <w:r w:rsidR="00F228E8">
        <w:fldChar w:fldCharType="end"/>
      </w:r>
      <w:r w:rsidR="00F228E8">
        <w:fldChar w:fldCharType="begin"/>
      </w:r>
      <w:r w:rsidR="000C649E">
        <w:instrText xml:space="preserve"> XE "</w:instrText>
      </w:r>
      <w:r w:rsidR="000C649E" w:rsidRPr="000C7E9B">
        <w:instrText>check permission operation</w:instrText>
      </w:r>
      <w:r w:rsidR="000C649E">
        <w:instrText xml:space="preserve">" </w:instrText>
      </w:r>
      <w:r w:rsidR="00F228E8">
        <w:fldChar w:fldCharType="end"/>
      </w:r>
      <w:r w:rsidR="00F65603" w:rsidRPr="00F65603">
        <w:t>This operation receives a CheckPermissionRequestMessage, performs a permission check and responds with CheckPermissionResponseMessage. If there are any problems</w:t>
      </w:r>
      <w:r>
        <w:t>,</w:t>
      </w:r>
      <w:r w:rsidR="00F65603" w:rsidRPr="00F65603">
        <w:t xml:space="preserve"> the web service operation will return a SOAP Fault response error message indicating an error code and the error details.</w:t>
      </w:r>
    </w:p>
    <w:p w:rsidR="00F65603" w:rsidRDefault="00F65603" w:rsidP="00F65603">
      <w:pPr>
        <w:pStyle w:val="BodyText"/>
      </w:pPr>
      <w:r>
        <w:t>The example below shows the Schema for Authorization.</w:t>
      </w:r>
    </w:p>
    <w:p w:rsidR="00F65603" w:rsidRDefault="00F65603" w:rsidP="005D04D2">
      <w:pPr>
        <w:pStyle w:val="Classfilesample"/>
      </w:pPr>
      <w:r>
        <w:t>&lt;xs:schema targetNamespace="http://security.nci.nih.gov/ws/authorization"</w:t>
      </w:r>
    </w:p>
    <w:p w:rsidR="00F65603" w:rsidRDefault="00F65603" w:rsidP="005D04D2">
      <w:pPr>
        <w:pStyle w:val="Classfilesample"/>
      </w:pPr>
      <w:r>
        <w:t xml:space="preserve">  xmlns:authorization="http://security.nci.nih.gov/ws/authorization"</w:t>
      </w:r>
    </w:p>
    <w:p w:rsidR="00F65603" w:rsidRDefault="00F65603" w:rsidP="005D04D2">
      <w:pPr>
        <w:pStyle w:val="Classfilesample"/>
      </w:pPr>
      <w:r>
        <w:t xml:space="preserve">  elementFormDefault="qualified"</w:t>
      </w:r>
    </w:p>
    <w:p w:rsidR="00F65603" w:rsidRDefault="00F65603" w:rsidP="005D04D2">
      <w:pPr>
        <w:pStyle w:val="Classfilesample"/>
      </w:pPr>
      <w:r>
        <w:t xml:space="preserve">  attributeFormDefault="qualified" version=".1"&gt;</w:t>
      </w:r>
    </w:p>
    <w:p w:rsidR="00F65603" w:rsidRDefault="00F65603" w:rsidP="005D04D2">
      <w:pPr>
        <w:pStyle w:val="Classfilesample"/>
      </w:pPr>
      <w:r>
        <w:t>&lt;xs:element name="CheckPermissionRequest" type="authorization:CheckPermissionRequest"/&gt;</w:t>
      </w:r>
    </w:p>
    <w:p w:rsidR="00F65603" w:rsidRDefault="00F65603" w:rsidP="005D04D2">
      <w:pPr>
        <w:pStyle w:val="Classfilesample"/>
      </w:pPr>
      <w:r>
        <w:t>&lt;xs:complexType name="CheckPermissionRequest"&gt;</w:t>
      </w:r>
    </w:p>
    <w:p w:rsidR="00F65603" w:rsidRDefault="00F65603" w:rsidP="005D04D2">
      <w:pPr>
        <w:pStyle w:val="Classfilesample"/>
      </w:pPr>
      <w:r>
        <w:t xml:space="preserve">    &lt;xs:sequence&gt;</w:t>
      </w:r>
    </w:p>
    <w:p w:rsidR="00F65603" w:rsidRDefault="00F65603" w:rsidP="005D04D2">
      <w:pPr>
        <w:pStyle w:val="Classfilesample"/>
      </w:pPr>
      <w:r>
        <w:t xml:space="preserve">      &lt;xs:choice&gt;</w:t>
      </w:r>
    </w:p>
    <w:p w:rsidR="00F65603" w:rsidRDefault="00F65603" w:rsidP="005D04D2">
      <w:pPr>
        <w:pStyle w:val="Classfilesample"/>
      </w:pPr>
      <w:r>
        <w:tab/>
        <w:t>&lt;xs:element name="UserName" type="xs:string"/&gt;</w:t>
      </w:r>
    </w:p>
    <w:p w:rsidR="00F65603" w:rsidRDefault="00F65603" w:rsidP="005D04D2">
      <w:pPr>
        <w:pStyle w:val="Classfilesample"/>
      </w:pPr>
      <w:r>
        <w:tab/>
        <w:t>&lt;xs:element name="GroupName" type="xs:string"/&gt;</w:t>
      </w:r>
    </w:p>
    <w:p w:rsidR="00F65603" w:rsidRDefault="00F65603" w:rsidP="005D04D2">
      <w:pPr>
        <w:pStyle w:val="Classfilesample"/>
      </w:pPr>
      <w:r>
        <w:t xml:space="preserve">      &lt;/xs:choice&gt;</w:t>
      </w:r>
    </w:p>
    <w:p w:rsidR="00F65603" w:rsidRDefault="00F65603" w:rsidP="005D04D2">
      <w:pPr>
        <w:pStyle w:val="Classfilesample"/>
      </w:pPr>
      <w:r>
        <w:t xml:space="preserve">      &lt;xs:element name="ObjectId" type="xs:string"/&gt;</w:t>
      </w:r>
    </w:p>
    <w:p w:rsidR="00F65603" w:rsidRDefault="00F65603" w:rsidP="005D04D2">
      <w:pPr>
        <w:pStyle w:val="Classfilesample"/>
      </w:pPr>
      <w:r>
        <w:t xml:space="preserve">      &lt;xs:element name="Attribute" type="xs:string" nillable="true"/&gt;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CheckPermission re</w:t>
      </w:r>
      <w:r w:rsidR="005D04D2">
        <w:t>quest message consists of UserName or GroupN</w:t>
      </w:r>
      <w:r w:rsidRPr="00F65603">
        <w:t>ame, ObjectId, Attribute, Privilege and ApplicationContext</w:t>
      </w:r>
      <w:r w:rsidR="008B318A" w:rsidRPr="00F65603">
        <w:t xml:space="preserve">. </w:t>
      </w:r>
      <w:r w:rsidRPr="00F65603">
        <w:t xml:space="preserve">The Apache AXIS framework validates all request and response messages against the Schema specified in the Security WS WSDL. </w:t>
      </w:r>
    </w:p>
    <w:p w:rsidR="00F65603" w:rsidRPr="00F65603" w:rsidRDefault="00F65603" w:rsidP="00FE0B65">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F65603" w:rsidRDefault="00F65603" w:rsidP="00F65603">
      <w:pPr>
        <w:pStyle w:val="Heading2"/>
      </w:pPr>
      <w:bookmarkStart w:id="2027" w:name="_Toc238795989"/>
      <w:r>
        <w:t>Workflow for CSM Security Web Service</w:t>
      </w:r>
      <w:bookmarkEnd w:id="2027"/>
    </w:p>
    <w:p w:rsidR="00F65603" w:rsidRDefault="00F65603" w:rsidP="00F65603">
      <w:pPr>
        <w:pStyle w:val="BodyText"/>
      </w:pPr>
      <w:r>
        <w:t xml:space="preserve">This workflow section outlines the basic steps, both strategic and technical, for successful CSM Security Web Services integration.   </w:t>
      </w:r>
      <w:r w:rsidR="00F228E8">
        <w:fldChar w:fldCharType="begin"/>
      </w:r>
      <w:r w:rsidR="00DB6B0E">
        <w:instrText xml:space="preserve"> XE "</w:instrText>
      </w:r>
      <w:r w:rsidR="00DB6B0E" w:rsidRPr="004450FD">
        <w:instrText>security:workflow</w:instrText>
      </w:r>
      <w:r w:rsidR="00DB6B0E">
        <w:instrText xml:space="preserve">" </w:instrText>
      </w:r>
      <w:r w:rsidR="00F228E8">
        <w:fldChar w:fldCharType="end"/>
      </w:r>
      <w:r w:rsidR="00F228E8">
        <w:fldChar w:fldCharType="begin"/>
      </w:r>
      <w:r w:rsidR="00DB6B0E">
        <w:instrText xml:space="preserve"> XE "</w:instrText>
      </w:r>
      <w:r w:rsidR="00DB6B0E" w:rsidRPr="007707C1">
        <w:instrText>workflow:security web service</w:instrText>
      </w:r>
      <w:r w:rsidR="00DB6B0E">
        <w:instrText xml:space="preserve">" </w:instrText>
      </w:r>
      <w:r w:rsidR="00F228E8">
        <w:fldChar w:fldCharType="end"/>
      </w:r>
    </w:p>
    <w:p w:rsidR="00F65603" w:rsidRDefault="00F65603" w:rsidP="005D04D2">
      <w:pPr>
        <w:pStyle w:val="ListNumber"/>
        <w:numPr>
          <w:ilvl w:val="0"/>
          <w:numId w:val="50"/>
        </w:numPr>
      </w:pPr>
      <w:r>
        <w:t xml:space="preserve">Read the deployment steps from this </w:t>
      </w:r>
      <w:r w:rsidR="005D04D2">
        <w:t>chapter</w:t>
      </w:r>
      <w:r>
        <w:t xml:space="preserve"> </w:t>
      </w:r>
      <w:r w:rsidR="005D04D2">
        <w:t>as well as the rest of this guide.</w:t>
      </w:r>
      <w:r>
        <w:t xml:space="preserve"> It provides an overview, workflow, and specific deployment and integration steps.</w:t>
      </w:r>
    </w:p>
    <w:p w:rsidR="00F65603" w:rsidRDefault="00F65603" w:rsidP="005D04D2">
      <w:pPr>
        <w:pStyle w:val="ListNumber"/>
      </w:pPr>
      <w:r>
        <w:t xml:space="preserve">Determine the security requirements and provision security with CSM’s UPT. </w:t>
      </w:r>
    </w:p>
    <w:p w:rsidR="00F65603" w:rsidRDefault="00F65603" w:rsidP="005D04D2">
      <w:pPr>
        <w:pStyle w:val="ListNumber"/>
      </w:pPr>
      <w:r>
        <w:t>After the Security Web Service is deployed and use</w:t>
      </w:r>
      <w:r w:rsidR="005D04D2">
        <w:t>r security provisioned with UPT,</w:t>
      </w:r>
      <w:r>
        <w:t xml:space="preserve"> </w:t>
      </w:r>
      <w:r w:rsidR="005D04D2">
        <w:t>t</w:t>
      </w:r>
      <w:r>
        <w:t xml:space="preserve">he Security Web Service is ready </w:t>
      </w:r>
      <w:r w:rsidR="005D04D2">
        <w:t>for operation</w:t>
      </w:r>
      <w:r>
        <w:t xml:space="preserve"> and consumption</w:t>
      </w:r>
      <w:r w:rsidR="005D04D2">
        <w:t>.</w:t>
      </w:r>
    </w:p>
    <w:p w:rsidR="00F65603" w:rsidRDefault="00F65603" w:rsidP="005D04D2">
      <w:pPr>
        <w:pStyle w:val="ListNumber"/>
      </w:pPr>
      <w:r>
        <w:t>Using the CSM Web Services Interface use the authentication and authorization operation exposed.</w:t>
      </w:r>
    </w:p>
    <w:p w:rsidR="00F65603" w:rsidRDefault="00F65603" w:rsidP="005D04D2">
      <w:pPr>
        <w:pStyle w:val="ListNumber"/>
      </w:pPr>
      <w:r>
        <w:t xml:space="preserve">Using the LoginRequestMessage invoke and consume </w:t>
      </w:r>
      <w:r w:rsidR="005D04D2">
        <w:t xml:space="preserve">the </w:t>
      </w:r>
      <w:r>
        <w:t>Login Web Service Operation.</w:t>
      </w:r>
    </w:p>
    <w:p w:rsidR="00F65603" w:rsidRPr="00F65603" w:rsidRDefault="00F65603" w:rsidP="005D04D2">
      <w:pPr>
        <w:pStyle w:val="ListNumber"/>
      </w:pPr>
      <w:r>
        <w:t>Using the CheckPermissionRequestMessage invoke and consume the CheckPermission Web Service operation.</w:t>
      </w:r>
    </w:p>
    <w:p w:rsidR="00F65603" w:rsidRDefault="00F65603" w:rsidP="00F65603">
      <w:pPr>
        <w:pStyle w:val="Heading2"/>
      </w:pPr>
      <w:bookmarkStart w:id="2028" w:name="_Toc238795990"/>
      <w:r>
        <w:t>Installation of CSM Security Web Service</w:t>
      </w:r>
      <w:bookmarkEnd w:id="2028"/>
    </w:p>
    <w:p w:rsidR="00F65603" w:rsidRDefault="005D04D2" w:rsidP="00F65603">
      <w:pPr>
        <w:pStyle w:val="BodyText"/>
      </w:pPr>
      <w:r>
        <w:t>The sections below provide the basic steps for installing the CSM Security Web Service as well as instructions for completing each step.</w:t>
      </w:r>
      <w:r w:rsidR="00F62D1C">
        <w:t xml:space="preserve"> As you follow the deployment steps, use the files containing the name corresponding with your database.</w:t>
      </w:r>
    </w:p>
    <w:p w:rsidR="00F65603" w:rsidRDefault="00F65603" w:rsidP="00F65603">
      <w:pPr>
        <w:pStyle w:val="Heading3"/>
      </w:pPr>
      <w:bookmarkStart w:id="2029" w:name="_Toc238795991"/>
      <w:r>
        <w:t>Create and Prime Database</w:t>
      </w:r>
      <w:bookmarkEnd w:id="2029"/>
    </w:p>
    <w:p w:rsidR="00F65603" w:rsidRDefault="00F62D1C" w:rsidP="00F65603">
      <w:pPr>
        <w:pStyle w:val="BodyText"/>
      </w:pPr>
      <w:r>
        <w:t>Before beginning, you must l</w:t>
      </w:r>
      <w:r w:rsidR="00F65603">
        <w:t xml:space="preserve">og into the database using an account </w:t>
      </w:r>
      <w:r>
        <w:t>that</w:t>
      </w:r>
      <w:r w:rsidR="00F65603">
        <w:t xml:space="preserve"> has permission to create new databases. Make sure that the database you are about to create </w:t>
      </w:r>
      <w:r>
        <w:t>does not</w:t>
      </w:r>
      <w:r w:rsidR="00F65603">
        <w:t xml:space="preserve"> already exist. If it does, drop it to create </w:t>
      </w:r>
      <w:r>
        <w:t xml:space="preserve">the </w:t>
      </w:r>
      <w:r w:rsidR="00F65603">
        <w:t xml:space="preserve">new one.  </w:t>
      </w:r>
      <w:r w:rsidR="00F228E8">
        <w:fldChar w:fldCharType="begin"/>
      </w:r>
      <w:r w:rsidR="00DB6B0E">
        <w:instrText xml:space="preserve"> XE "</w:instrText>
      </w:r>
      <w:r w:rsidR="00DB6B0E" w:rsidRPr="000C7E9B">
        <w:instrText xml:space="preserve">create </w:instrText>
      </w:r>
      <w:r w:rsidR="00DB6B0E">
        <w:instrText>security</w:instrText>
      </w:r>
      <w:r w:rsidR="00DB6B0E" w:rsidRPr="000C7E9B">
        <w:instrText xml:space="preserve"> database</w:instrText>
      </w:r>
      <w:r w:rsidR="00DB6B0E">
        <w:instrText xml:space="preserve">" </w:instrText>
      </w:r>
      <w:r w:rsidR="00F228E8">
        <w:fldChar w:fldCharType="end"/>
      </w:r>
      <w:r w:rsidR="00F228E8">
        <w:fldChar w:fldCharType="begin"/>
      </w:r>
      <w:r w:rsidR="00DB6B0E">
        <w:instrText xml:space="preserve"> XE "</w:instrText>
      </w:r>
      <w:r w:rsidR="00DB6B0E" w:rsidRPr="009E4846">
        <w:instrText xml:space="preserve">database:create </w:instrText>
      </w:r>
      <w:r w:rsidR="00DB6B0E">
        <w:instrText>security authorization</w:instrText>
      </w:r>
      <w:r w:rsidR="00DB6B0E" w:rsidRPr="009E4846">
        <w:instrText xml:space="preserve"> schema</w:instrText>
      </w:r>
      <w:r w:rsidR="00DB6B0E">
        <w:instrText xml:space="preserve">" </w:instrText>
      </w:r>
      <w:r w:rsidR="00F228E8">
        <w:fldChar w:fldCharType="end"/>
      </w:r>
      <w:r w:rsidR="00F228E8">
        <w:fldChar w:fldCharType="begin"/>
      </w:r>
      <w:r w:rsidR="00DB6B0E">
        <w:instrText xml:space="preserve"> XE "</w:instrText>
      </w:r>
      <w:r w:rsidR="00DB6B0E" w:rsidRPr="000C7E9B">
        <w:instrText>authorization schema</w:instrText>
      </w:r>
      <w:r w:rsidR="00DB6B0E">
        <w:instrText xml:space="preserve">:security" </w:instrText>
      </w:r>
      <w:r w:rsidR="00F228E8">
        <w:fldChar w:fldCharType="end"/>
      </w:r>
    </w:p>
    <w:p w:rsidR="00F65603" w:rsidRDefault="00F65603" w:rsidP="00F62D1C">
      <w:pPr>
        <w:pStyle w:val="ListNumber"/>
        <w:numPr>
          <w:ilvl w:val="0"/>
          <w:numId w:val="51"/>
        </w:numPr>
      </w:pPr>
      <w:r>
        <w:t xml:space="preserve">In the </w:t>
      </w:r>
      <w:r w:rsidRPr="00F62D1C">
        <w:rPr>
          <w:rStyle w:val="CodeChar0"/>
        </w:rPr>
        <w:t>AuthSchemaMySQL.sql</w:t>
      </w:r>
      <w:r>
        <w:t xml:space="preserve"> file replace the </w:t>
      </w:r>
      <w:r w:rsidRPr="00F62D1C">
        <w:rPr>
          <w:rStyle w:val="CodeChar0"/>
        </w:rPr>
        <w:t>&lt;&lt;database_name&gt;&gt;</w:t>
      </w:r>
      <w:r>
        <w:t xml:space="preserve"> </w:t>
      </w:r>
      <w:r w:rsidR="00F62D1C">
        <w:t>tag with the target application</w:t>
      </w:r>
      <w:r>
        <w:t xml:space="preserve"> scheme</w:t>
      </w:r>
      <w:r w:rsidR="00F62D1C">
        <w:t>:</w:t>
      </w:r>
      <w:r>
        <w:t xml:space="preserve"> </w:t>
      </w:r>
      <w:r w:rsidRPr="00F62D1C">
        <w:rPr>
          <w:rStyle w:val="CodeTextEntryChar"/>
        </w:rPr>
        <w:t>csmupt</w:t>
      </w:r>
      <w:r>
        <w:t>.</w:t>
      </w:r>
    </w:p>
    <w:p w:rsidR="00F65603" w:rsidRDefault="00F62D1C" w:rsidP="00F62D1C">
      <w:pPr>
        <w:pStyle w:val="ListNumber"/>
      </w:pPr>
      <w:r>
        <w:t>Save and then r</w:t>
      </w:r>
      <w:r w:rsidR="00F65603">
        <w:t xml:space="preserve">un this script </w:t>
      </w:r>
      <w:r>
        <w:t>from</w:t>
      </w:r>
      <w:r w:rsidR="00F65603">
        <w:t xml:space="preserve"> the database prompt. This should create a database with the given name.  </w:t>
      </w:r>
    </w:p>
    <w:p w:rsidR="00F65603" w:rsidRDefault="00F65603" w:rsidP="00F62D1C">
      <w:pPr>
        <w:pStyle w:val="ListNumber"/>
      </w:pPr>
      <w:r>
        <w:t xml:space="preserve">In the </w:t>
      </w:r>
      <w:r w:rsidRPr="00F62D1C">
        <w:rPr>
          <w:rStyle w:val="CodeChar0"/>
        </w:rPr>
        <w:t>DataPrimingMySQL.sql</w:t>
      </w:r>
      <w:r>
        <w:t xml:space="preserve"> file, </w:t>
      </w:r>
      <w:r w:rsidR="00F62D1C">
        <w:t>perform the following</w:t>
      </w:r>
      <w:r>
        <w:t>:</w:t>
      </w:r>
    </w:p>
    <w:p w:rsidR="00F65603" w:rsidRDefault="00F62D1C" w:rsidP="00F65603">
      <w:pPr>
        <w:pStyle w:val="ListBullet2"/>
      </w:pPr>
      <w:r>
        <w:lastRenderedPageBreak/>
        <w:t>Replace t</w:t>
      </w:r>
      <w:r w:rsidR="00F65603">
        <w:t xml:space="preserve">he </w:t>
      </w:r>
      <w:r w:rsidR="00F65603" w:rsidRPr="00F62D1C">
        <w:rPr>
          <w:rStyle w:val="CodeChar0"/>
        </w:rPr>
        <w:t>&lt;&lt;super_admin_login_id&gt;&gt;</w:t>
      </w:r>
      <w:r w:rsidR="00F65603">
        <w:t xml:space="preserve"> with the login id of the user who is going to act as the Super Admin for that particular installation. For example “doej” for John Doe admin.</w:t>
      </w:r>
    </w:p>
    <w:p w:rsidR="00F65603" w:rsidRDefault="00F62D1C" w:rsidP="00F65603">
      <w:pPr>
        <w:pStyle w:val="ListBullet2"/>
      </w:pPr>
      <w:r>
        <w:t>Provide the first name and last name of the Super Admin user by replacing</w:t>
      </w:r>
      <w:r w:rsidR="00F65603">
        <w:t xml:space="preserve"> </w:t>
      </w:r>
      <w:r w:rsidR="00F65603" w:rsidRPr="00F62D1C">
        <w:rPr>
          <w:rStyle w:val="CodeChar0"/>
        </w:rPr>
        <w:t>&lt;&lt;super_admin_first_name&gt;&gt;</w:t>
      </w:r>
      <w:r w:rsidR="00F65603">
        <w:t xml:space="preserve"> and </w:t>
      </w:r>
      <w:r w:rsidR="00F65603" w:rsidRPr="00F62D1C">
        <w:rPr>
          <w:rStyle w:val="CodeChar0"/>
        </w:rPr>
        <w:t>&lt;&lt;super_admin_last_name &gt;&gt;</w:t>
      </w:r>
      <w:r w:rsidR="00F65603">
        <w:t xml:space="preserve"> with </w:t>
      </w:r>
      <w:r>
        <w:t>the appropriate values</w:t>
      </w:r>
      <w:r w:rsidR="00F65603">
        <w:t>.</w:t>
      </w:r>
    </w:p>
    <w:p w:rsidR="00F65603" w:rsidRDefault="00F65603" w:rsidP="00F62D1C">
      <w:pPr>
        <w:pStyle w:val="ListBullet2"/>
      </w:pPr>
      <w:r>
        <w:t xml:space="preserve">Replace the </w:t>
      </w:r>
      <w:r w:rsidRPr="00F62D1C">
        <w:rPr>
          <w:rStyle w:val="CodeChar0"/>
        </w:rPr>
        <w:t>&lt;&lt;application_context_name&gt;&gt;</w:t>
      </w:r>
      <w:r>
        <w:t xml:space="preserve"> with a test application entry</w:t>
      </w:r>
      <w:r w:rsidR="00F62D1C">
        <w:t xml:space="preserve"> such as </w:t>
      </w:r>
      <w:r w:rsidRPr="00F62D1C">
        <w:rPr>
          <w:rStyle w:val="CodeTextEntryChar"/>
        </w:rPr>
        <w:t>abc_app</w:t>
      </w:r>
      <w:r w:rsidR="008B318A">
        <w:t xml:space="preserve">. </w:t>
      </w:r>
      <w:r>
        <w:t xml:space="preserve">For example: </w:t>
      </w:r>
      <w:r w:rsidR="00F62D1C">
        <w:t xml:space="preserve">the </w:t>
      </w:r>
      <w:r w:rsidR="00F73F46">
        <w:t>application</w:t>
      </w:r>
      <w:r>
        <w:t xml:space="preserve"> name is ‘abc_app’ and application schema name is ‘abc_app’. For the sake of this document we will use schema ‘abc_app’ and the application as ‘abc_app’.</w:t>
      </w:r>
    </w:p>
    <w:p w:rsidR="00F62D1C" w:rsidRDefault="00F62D1C" w:rsidP="00F62D1C">
      <w:pPr>
        <w:pStyle w:val="ListNumber"/>
      </w:pPr>
      <w:r>
        <w:t>Save and then r</w:t>
      </w:r>
      <w:r w:rsidR="00F65603">
        <w:t xml:space="preserve">un the </w:t>
      </w:r>
      <w:r>
        <w:t xml:space="preserve">edited </w:t>
      </w:r>
      <w:r w:rsidR="00F65603">
        <w:t xml:space="preserve">script </w:t>
      </w:r>
      <w:r>
        <w:t xml:space="preserve">from </w:t>
      </w:r>
      <w:r w:rsidR="00F65603">
        <w:t xml:space="preserve">the database prompt. This should populate the database with the initial data. </w:t>
      </w:r>
    </w:p>
    <w:p w:rsidR="00F62D1C" w:rsidRDefault="00F65603" w:rsidP="00F62D1C">
      <w:pPr>
        <w:pStyle w:val="ListNumber"/>
      </w:pPr>
      <w:r>
        <w:t xml:space="preserve">Verify </w:t>
      </w:r>
      <w:r w:rsidR="00F62D1C">
        <w:t xml:space="preserve">the population of the data </w:t>
      </w:r>
      <w:r>
        <w:t xml:space="preserve">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rsidR="00F62D1C">
        <w:t>,</w:t>
      </w:r>
      <w:r>
        <w:t xml:space="preserve"> and </w:t>
      </w:r>
      <w:r w:rsidRPr="00F62D1C">
        <w:rPr>
          <w:rStyle w:val="Emphasis"/>
        </w:rPr>
        <w:t>user_protection_element</w:t>
      </w:r>
      <w:r>
        <w:t xml:space="preserve"> tables. They should have one record each. </w:t>
      </w:r>
    </w:p>
    <w:p w:rsidR="00F65603" w:rsidRPr="00F65603" w:rsidRDefault="00F65603" w:rsidP="00F62D1C">
      <w:pPr>
        <w:pStyle w:val="BodyText"/>
      </w:pPr>
      <w:r>
        <w:t xml:space="preserve">The database will </w:t>
      </w:r>
      <w:r w:rsidR="00F62D1C">
        <w:t xml:space="preserve">also </w:t>
      </w:r>
      <w:r>
        <w:t xml:space="preserve">include CSM Standard Privileges and the </w:t>
      </w:r>
      <w:r w:rsidRPr="00F62D1C">
        <w:rPr>
          <w:rStyle w:val="Emphasis"/>
        </w:rPr>
        <w:t>privilege</w:t>
      </w:r>
      <w:r>
        <w:t xml:space="preserve"> table should have 7 entries.</w:t>
      </w:r>
    </w:p>
    <w:p w:rsidR="00F65603" w:rsidRDefault="00BC1D16" w:rsidP="00BC1D16">
      <w:pPr>
        <w:pStyle w:val="Heading3"/>
      </w:pPr>
      <w:bookmarkStart w:id="2030" w:name="_Toc238795992"/>
      <w:r>
        <w:t>Configure Datasource</w:t>
      </w:r>
      <w:bookmarkEnd w:id="2030"/>
    </w:p>
    <w:p w:rsidR="00337DDF" w:rsidRDefault="00337DDF" w:rsidP="00337DDF">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00DB6B0E" w:rsidRPr="00DB6B0E">
        <w:t xml:space="preserve"> </w:t>
      </w:r>
      <w:r w:rsidR="00F228E8">
        <w:fldChar w:fldCharType="begin"/>
      </w:r>
      <w:r w:rsidR="00DB6B0E">
        <w:instrText xml:space="preserve"> XE "configure</w:instrText>
      </w:r>
      <w:r w:rsidR="00DB6B0E" w:rsidRPr="000C7E9B">
        <w:instrText xml:space="preserve"> </w:instrText>
      </w:r>
      <w:r w:rsidR="00DB6B0E">
        <w:instrText xml:space="preserve">security datasource" </w:instrText>
      </w:r>
      <w:r w:rsidR="00F228E8">
        <w:fldChar w:fldCharType="end"/>
      </w:r>
      <w:r w:rsidR="00F228E8">
        <w:fldChar w:fldCharType="begin"/>
      </w:r>
      <w:r w:rsidR="00DB6B0E">
        <w:instrText xml:space="preserve"> XE "security</w:instrText>
      </w:r>
      <w:r w:rsidR="00DB6B0E" w:rsidRPr="00796476">
        <w:instrText>:</w:instrText>
      </w:r>
      <w:r w:rsidR="00DB6B0E">
        <w:instrText xml:space="preserve">datasource" </w:instrText>
      </w:r>
      <w:r w:rsidR="00F228E8">
        <w:fldChar w:fldCharType="end"/>
      </w:r>
      <w:r w:rsidR="00F228E8">
        <w:fldChar w:fldCharType="begin"/>
      </w:r>
      <w:r w:rsidR="00DB6B0E">
        <w:instrText xml:space="preserve"> XE "</w:instrText>
      </w:r>
      <w:r w:rsidR="00DB6B0E" w:rsidRPr="000C7E9B">
        <w:instrText xml:space="preserve">deploy </w:instrText>
      </w:r>
      <w:r w:rsidR="00DB6B0E">
        <w:instrText>security</w:instrText>
      </w:r>
      <w:r w:rsidR="00DB6B0E" w:rsidRPr="000C7E9B">
        <w:instrText xml:space="preserve"> </w:instrText>
      </w:r>
      <w:r w:rsidR="00DB6B0E">
        <w:instrText xml:space="preserve">datasource" </w:instrText>
      </w:r>
      <w:r w:rsidR="00F228E8">
        <w:fldChar w:fldCharType="end"/>
      </w:r>
    </w:p>
    <w:p w:rsidR="00BC1D16" w:rsidRDefault="00337DDF" w:rsidP="00337DDF">
      <w:pPr>
        <w:pStyle w:val="ListNumber"/>
        <w:numPr>
          <w:ilvl w:val="0"/>
          <w:numId w:val="52"/>
        </w:numPr>
      </w:pPr>
      <w:r>
        <w:t xml:space="preserve">Edit the </w:t>
      </w:r>
      <w:r w:rsidRPr="003E53A8">
        <w:rPr>
          <w:rStyle w:val="CodeChar0"/>
        </w:rPr>
        <w:t>mysql-ds.xml</w:t>
      </w:r>
      <w:r>
        <w:t xml:space="preserve"> file as follows:</w:t>
      </w:r>
      <w:r w:rsidR="00BC1D16">
        <w:t xml:space="preserve">  </w:t>
      </w:r>
    </w:p>
    <w:p w:rsidR="00337DDF" w:rsidRDefault="00337DDF" w:rsidP="00337DDF">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BC1D16" w:rsidRDefault="00337DDF" w:rsidP="00337DDF">
      <w:pPr>
        <w:pStyle w:val="ListBullet2"/>
      </w:pPr>
      <w:r>
        <w:t xml:space="preserve">Replace the </w:t>
      </w:r>
      <w:r w:rsidRPr="00517560">
        <w:rPr>
          <w:rStyle w:val="CodeChar0"/>
        </w:rPr>
        <w:t>&lt;&lt;database_url&gt;&gt;</w:t>
      </w:r>
      <w:r>
        <w:t xml:space="preserve"> with the URL needed to access the </w:t>
      </w:r>
      <w:r w:rsidR="00BC1D16">
        <w:t>Authorization Schema residing on the database server</w:t>
      </w:r>
      <w:r>
        <w:t>:</w:t>
      </w:r>
      <w:r w:rsidR="00BC1D16">
        <w:t xml:space="preserve"> </w:t>
      </w:r>
      <w:r w:rsidR="00BC1D16" w:rsidRPr="00337DDF">
        <w:rPr>
          <w:rStyle w:val="CodeChar0"/>
          <w:sz w:val="20"/>
          <w:szCs w:val="20"/>
        </w:rPr>
        <w:t>jdbc:mysql://&lt;&lt;stage_database_server_name&gt;&gt;:&lt;&lt;port&gt;&gt;/&lt;&lt;database_name&gt;&gt;</w:t>
      </w:r>
    </w:p>
    <w:p w:rsidR="00BC1D16" w:rsidRDefault="00BC1D16" w:rsidP="00CD44FB">
      <w:pPr>
        <w:pStyle w:val="BodyTextIndent"/>
      </w:pPr>
      <w:r>
        <w:t xml:space="preserve">Shown below is an example </w:t>
      </w:r>
      <w:r w:rsidRPr="00337DDF">
        <w:rPr>
          <w:rStyle w:val="CodeChar0"/>
        </w:rPr>
        <w:t>mysql-ds.xml</w:t>
      </w:r>
      <w:r>
        <w:t xml:space="preserve"> file.</w:t>
      </w:r>
    </w:p>
    <w:p w:rsidR="00BC1D16" w:rsidRDefault="00BC1D16" w:rsidP="00337DDF">
      <w:pPr>
        <w:pStyle w:val="Classfilesample"/>
      </w:pPr>
      <w:r>
        <w:t>&lt;?xml version="1.0" encoding="UTF-8"?&gt;</w:t>
      </w:r>
    </w:p>
    <w:p w:rsidR="00BC1D16" w:rsidRDefault="00BC1D16" w:rsidP="00337DDF">
      <w:pPr>
        <w:pStyle w:val="Classfilesample"/>
      </w:pPr>
      <w:r>
        <w:t>&lt;datasources&gt;</w:t>
      </w:r>
    </w:p>
    <w:p w:rsidR="00BC1D16" w:rsidRDefault="00BC1D16" w:rsidP="00337DDF">
      <w:pPr>
        <w:pStyle w:val="Classfilesample"/>
      </w:pPr>
      <w:r>
        <w:t xml:space="preserve">  &lt;local-tx-datasource&gt;</w:t>
      </w:r>
    </w:p>
    <w:p w:rsidR="00BC1D16" w:rsidRDefault="00BC1D16" w:rsidP="00337DDF">
      <w:pPr>
        <w:pStyle w:val="Classfilesample"/>
      </w:pPr>
      <w:r>
        <w:t xml:space="preserve">    &lt;jndi-name&gt;abc_app_ds&lt;/jndi-name&gt;</w:t>
      </w:r>
    </w:p>
    <w:p w:rsidR="00BC1D16" w:rsidRDefault="00BC1D16" w:rsidP="00337DDF">
      <w:pPr>
        <w:pStyle w:val="Classfilesample"/>
      </w:pPr>
      <w:r>
        <w:t xml:space="preserve">    &lt;connection-url&gt; jdbc:mysql://&lt;&lt;database_server_name&gt;&gt;:&lt;&lt;port&gt;&gt;/&lt;&lt;database_name&gt;&gt;&lt;/connection-url&gt;</w:t>
      </w:r>
    </w:p>
    <w:p w:rsidR="00BC1D16" w:rsidRDefault="00BC1D16" w:rsidP="00337DDF">
      <w:pPr>
        <w:pStyle w:val="Classfilesample"/>
      </w:pPr>
      <w:r>
        <w:t xml:space="preserve">   &lt;driver-class&gt;org.gjt.mm.mysql.Driver&lt;/driver-class&gt;</w:t>
      </w:r>
    </w:p>
    <w:p w:rsidR="00BC1D16" w:rsidRDefault="00BC1D16" w:rsidP="00337DDF">
      <w:pPr>
        <w:pStyle w:val="Classfilesample"/>
      </w:pPr>
      <w:r>
        <w:t xml:space="preserve">    &lt;user-name&gt;name&lt;/user-name&gt;</w:t>
      </w:r>
    </w:p>
    <w:p w:rsidR="00BC1D16" w:rsidRDefault="00BC1D16" w:rsidP="00337DDF">
      <w:pPr>
        <w:pStyle w:val="Classfilesample"/>
      </w:pPr>
      <w:r>
        <w:t xml:space="preserve">    &lt;password&gt;password&lt;/password&gt;</w:t>
      </w:r>
    </w:p>
    <w:p w:rsidR="00BC1D16" w:rsidRDefault="00BC1D16" w:rsidP="00337DDF">
      <w:pPr>
        <w:pStyle w:val="Classfilesample"/>
      </w:pPr>
      <w:r>
        <w:t xml:space="preserve">  &lt;/local-tx-datasource&gt;  </w:t>
      </w:r>
    </w:p>
    <w:p w:rsidR="00BC1D16" w:rsidRPr="00BC1D16" w:rsidRDefault="00BC1D16" w:rsidP="00337DDF">
      <w:pPr>
        <w:pStyle w:val="Classfilesample"/>
      </w:pPr>
      <w:r>
        <w:lastRenderedPageBreak/>
        <w:t>&lt;/datasources&gt;</w:t>
      </w:r>
    </w:p>
    <w:p w:rsidR="00F65603" w:rsidRPr="00BC1D16" w:rsidRDefault="00BC1D16" w:rsidP="00337DDF">
      <w:pPr>
        <w:pStyle w:val="ListNumber"/>
      </w:pPr>
      <w:r w:rsidRPr="00BC1D16">
        <w:t xml:space="preserve">Place the </w:t>
      </w:r>
      <w:r w:rsidRPr="00337DDF">
        <w:rPr>
          <w:rStyle w:val="CodeChar0"/>
        </w:rPr>
        <w:t>mysql-ds.xml</w:t>
      </w:r>
      <w:r w:rsidRPr="00BC1D16">
        <w:t xml:space="preserve"> file in the JBoss deploy</w:t>
      </w:r>
      <w:r w:rsidR="00337DDF">
        <w:t>ment</w:t>
      </w:r>
      <w:r w:rsidRPr="00BC1D16">
        <w:t xml:space="preserve"> directory</w:t>
      </w:r>
      <w:r w:rsidR="00337DDF">
        <w:t xml:space="preserve"> located at: </w:t>
      </w:r>
      <w:r w:rsidRPr="00BC1D16">
        <w:t xml:space="preserve"> </w:t>
      </w:r>
      <w:r w:rsidRPr="00BC1D16">
        <w:rPr>
          <w:rStyle w:val="CodeChar0"/>
        </w:rPr>
        <w:t>{jboss-home}/server/default/deploy/</w:t>
      </w:r>
      <w:r w:rsidRPr="00BC1D16">
        <w:t xml:space="preserve">   </w:t>
      </w:r>
    </w:p>
    <w:p w:rsidR="00F65603" w:rsidRDefault="00BC1D16" w:rsidP="00BC1D16">
      <w:pPr>
        <w:pStyle w:val="Heading3"/>
      </w:pPr>
      <w:bookmarkStart w:id="2031" w:name="_Toc238795993"/>
      <w:r>
        <w:t>Configure JBoss JAAS Login Parameters</w:t>
      </w:r>
      <w:bookmarkEnd w:id="2031"/>
    </w:p>
    <w:p w:rsidR="00337DDF" w:rsidRDefault="00337DDF" w:rsidP="00337DDF">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00DB6B0E" w:rsidRPr="00DB6B0E">
        <w:t xml:space="preserve"> </w:t>
      </w:r>
      <w:r w:rsidR="00F228E8">
        <w:fldChar w:fldCharType="begin"/>
      </w:r>
      <w:r w:rsidR="00DB6B0E">
        <w:instrText xml:space="preserve"> XE "</w:instrText>
      </w:r>
      <w:r w:rsidR="00DB6B0E" w:rsidRPr="00BD6E5F">
        <w:instrText>JBoss:JAAS login</w:instrText>
      </w:r>
      <w:r w:rsidR="00DB6B0E">
        <w:instrText xml:space="preserve">" </w:instrText>
      </w:r>
      <w:r w:rsidR="00F228E8">
        <w:fldChar w:fldCharType="end"/>
      </w:r>
      <w:r w:rsidR="00F228E8">
        <w:fldChar w:fldCharType="begin"/>
      </w:r>
      <w:r w:rsidR="00DB6B0E">
        <w:instrText xml:space="preserve"> XE "</w:instrText>
      </w:r>
      <w:r w:rsidR="00DB6B0E" w:rsidRPr="00531747">
        <w:instrText>LDAP:JBoss login</w:instrText>
      </w:r>
      <w:r w:rsidR="00DB6B0E">
        <w:instrText xml:space="preserve">" </w:instrText>
      </w:r>
      <w:r w:rsidR="00F228E8">
        <w:fldChar w:fldCharType="end"/>
      </w:r>
      <w:r w:rsidR="00F228E8">
        <w:fldChar w:fldCharType="begin"/>
      </w:r>
      <w:r w:rsidR="00DB6B0E">
        <w:instrText xml:space="preserve"> XE "security</w:instrText>
      </w:r>
      <w:r w:rsidR="00DB6B0E" w:rsidRPr="002E2948">
        <w:instrText>:JAAS login parameters</w:instrText>
      </w:r>
      <w:r w:rsidR="00DB6B0E">
        <w:instrText xml:space="preserve">" </w:instrText>
      </w:r>
      <w:r w:rsidR="00F228E8">
        <w:fldChar w:fldCharType="end"/>
      </w:r>
    </w:p>
    <w:p w:rsidR="00BC1D16" w:rsidRDefault="00BC1D16" w:rsidP="00BC1D16">
      <w:pPr>
        <w:pStyle w:val="BodyText"/>
      </w:pPr>
      <w:r>
        <w:t xml:space="preserve">Shown below is an example </w:t>
      </w:r>
      <w:r w:rsidRPr="00337DDF">
        <w:rPr>
          <w:rStyle w:val="CodeChar0"/>
        </w:rPr>
        <w:t>login-config.xml</w:t>
      </w:r>
      <w:r>
        <w:t xml:space="preserve"> entry</w:t>
      </w:r>
      <w:r w:rsidR="00337DDF">
        <w:t xml:space="preserve"> for “abc_app”</w:t>
      </w:r>
      <w:r>
        <w:t>.</w:t>
      </w:r>
    </w:p>
    <w:p w:rsidR="00BC1D16" w:rsidRDefault="00BC1D16" w:rsidP="00337DDF">
      <w:pPr>
        <w:pStyle w:val="Classfilesample"/>
      </w:pPr>
      <w:r>
        <w:t>&lt;application-policy name = "abc_app"&gt;</w:t>
      </w:r>
    </w:p>
    <w:p w:rsidR="00BC1D16" w:rsidRDefault="00BC1D16" w:rsidP="00337DDF">
      <w:pPr>
        <w:pStyle w:val="Classfilesample"/>
      </w:pPr>
      <w:r>
        <w:t xml:space="preserve">  &lt;authentication&gt;</w:t>
      </w:r>
    </w:p>
    <w:p w:rsidR="00BC1D16" w:rsidRDefault="00BC1D16" w:rsidP="00337DDF">
      <w:pPr>
        <w:pStyle w:val="Classfilesample"/>
      </w:pPr>
      <w:r>
        <w:t xml:space="preserve">    &lt;login-module code = "gov.nih.nci.security.authentication.loginmodules.LDAPLoginModule" flag = "required" &gt;</w:t>
      </w:r>
    </w:p>
    <w:p w:rsidR="00BC1D16" w:rsidRDefault="00BC1D16" w:rsidP="00337DDF">
      <w:pPr>
        <w:pStyle w:val="Classfilesample"/>
      </w:pPr>
      <w:r>
        <w:t>&lt;module-option name="ldapHost"&gt;ldaps://ncids4a.nci.nih.gov:636&lt;/module-option&gt;</w:t>
      </w:r>
    </w:p>
    <w:p w:rsidR="00BC1D16" w:rsidRDefault="00BC1D16" w:rsidP="00337DDF">
      <w:pPr>
        <w:pStyle w:val="Classfilesample"/>
      </w:pPr>
      <w:r>
        <w:t>&lt;module-option name="ldapSearchableBase"&gt;ou=nci,o=nih&lt;/module-option&gt;</w:t>
      </w:r>
    </w:p>
    <w:p w:rsidR="00BC1D16" w:rsidRDefault="00BC1D16" w:rsidP="00337DDF">
      <w:pPr>
        <w:pStyle w:val="Classfilesample"/>
      </w:pPr>
      <w:r>
        <w:t xml:space="preserve">      &lt;module-option name="ldapUserIdLabel"&gt;cn&lt;/module-option&gt;</w:t>
      </w:r>
    </w:p>
    <w:p w:rsidR="00BC1D16" w:rsidRDefault="00BC1D16" w:rsidP="00337DDF">
      <w:pPr>
        <w:pStyle w:val="Classfilesample"/>
      </w:pPr>
      <w:r>
        <w:t xml:space="preserve">    &lt;/login-module&gt;</w:t>
      </w:r>
    </w:p>
    <w:p w:rsidR="00BC1D16" w:rsidRDefault="00BC1D16" w:rsidP="00337DDF">
      <w:pPr>
        <w:pStyle w:val="Classfilesample"/>
      </w:pPr>
      <w:r>
        <w:t xml:space="preserve">  &lt;/authentication&gt;</w:t>
      </w:r>
    </w:p>
    <w:p w:rsidR="00BC1D16" w:rsidRDefault="00BC1D16" w:rsidP="00337DDF">
      <w:pPr>
        <w:pStyle w:val="Classfilesample"/>
      </w:pPr>
      <w:r>
        <w:t>&lt;/application-policy&gt;</w:t>
      </w:r>
    </w:p>
    <w:p w:rsidR="00BC1D16" w:rsidRDefault="00BC1D16" w:rsidP="00BC1D16">
      <w:pPr>
        <w:pStyle w:val="BodyText"/>
      </w:pPr>
    </w:p>
    <w:p w:rsidR="00BC1D16" w:rsidRDefault="00BC1D16" w:rsidP="00BC1D16">
      <w:pPr>
        <w:pStyle w:val="BodyText"/>
      </w:pPr>
      <w:r>
        <w:t>As shown in the</w:t>
      </w:r>
      <w:r w:rsidR="00337DDF">
        <w:t xml:space="preserve"> example</w:t>
      </w:r>
      <w:r>
        <w:t xml:space="preserve"> above:</w:t>
      </w:r>
    </w:p>
    <w:p w:rsidR="00BC1D16" w:rsidRDefault="00BC1D16" w:rsidP="00337DDF">
      <w:pPr>
        <w:pStyle w:val="ListBullet"/>
      </w:pPr>
      <w:r>
        <w:t xml:space="preserve">The </w:t>
      </w:r>
      <w:r w:rsidRPr="00337DDF">
        <w:rPr>
          <w:rStyle w:val="CodeChar0"/>
        </w:rPr>
        <w:t xml:space="preserve">application-policy </w:t>
      </w:r>
      <w:r w:rsidR="00337DDF" w:rsidRPr="00337DDF">
        <w:rPr>
          <w:rStyle w:val="CodeChar0"/>
        </w:rPr>
        <w:t>name</w:t>
      </w:r>
      <w:r w:rsidR="00337DDF">
        <w:t xml:space="preserve"> </w:t>
      </w:r>
      <w:r>
        <w:t>is the name of the application for defining the authentication policy</w:t>
      </w:r>
      <w:r w:rsidR="00337DDF">
        <w:t xml:space="preserve">. In this case, </w:t>
      </w:r>
      <w:r w:rsidRPr="00337DDF">
        <w:rPr>
          <w:rStyle w:val="Emphasis"/>
        </w:rPr>
        <w:t>abc_app</w:t>
      </w:r>
      <w:r>
        <w:t xml:space="preserve">. </w:t>
      </w:r>
    </w:p>
    <w:p w:rsidR="00BC1D16" w:rsidRDefault="00BC1D16" w:rsidP="00337DDF">
      <w:pPr>
        <w:pStyle w:val="ListBullet"/>
      </w:pPr>
      <w:r>
        <w:t xml:space="preserve">The </w:t>
      </w:r>
      <w:r w:rsidRPr="00337DDF">
        <w:rPr>
          <w:rStyle w:val="CodeChar0"/>
        </w:rPr>
        <w:t xml:space="preserve">login-module </w:t>
      </w:r>
      <w:r w:rsidR="00337DDF" w:rsidRPr="00337DDF">
        <w:rPr>
          <w:rStyle w:val="CodeChar0"/>
        </w:rPr>
        <w:t>code</w:t>
      </w:r>
      <w:r w:rsidR="00337DDF">
        <w:t xml:space="preserve"> </w:t>
      </w:r>
      <w:r>
        <w:t xml:space="preserve">is the LoginModule class </w:t>
      </w:r>
      <w:r w:rsidR="00337DDF">
        <w:t>that</w:t>
      </w:r>
      <w:r>
        <w:t xml:space="preserve"> is used to perform the authentication task</w:t>
      </w:r>
      <w:r w:rsidR="00337DDF">
        <w:t xml:space="preserve">. In this case it is: </w:t>
      </w:r>
      <w:r w:rsidRPr="00337DDF">
        <w:rPr>
          <w:rStyle w:val="Emphasis"/>
        </w:rPr>
        <w:t>gov.nih.nci.security.authentication.loginmodules.LDAPLoginModule</w:t>
      </w:r>
      <w:r>
        <w:t xml:space="preserve">. </w:t>
      </w:r>
    </w:p>
    <w:p w:rsidR="00BC1D16" w:rsidRDefault="00BC1D16" w:rsidP="00337DDF">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BC1D16" w:rsidRDefault="00BC1D16" w:rsidP="00337DDF">
      <w:pPr>
        <w:pStyle w:val="ListBullet"/>
      </w:pPr>
      <w:r>
        <w:t xml:space="preserve">The </w:t>
      </w:r>
      <w:r w:rsidRPr="00337DDF">
        <w:rPr>
          <w:rStyle w:val="CodeChar0"/>
        </w:rPr>
        <w:t>module-options</w:t>
      </w:r>
      <w:r>
        <w:t xml:space="preserve"> list the parameters </w:t>
      </w:r>
      <w:r w:rsidR="00337DDF">
        <w:t>that</w:t>
      </w:r>
      <w:r>
        <w:t xml:space="preserve"> are passed to the LoginModule to perform the authentication task. In this case, they </w:t>
      </w:r>
      <w:r w:rsidR="00337DDF">
        <w:t>point</w:t>
      </w:r>
      <w:r>
        <w:t xml:space="preserve"> to the NCICB LDAP Server:</w:t>
      </w:r>
    </w:p>
    <w:p w:rsidR="00BC1D16" w:rsidRPr="00337DDF" w:rsidRDefault="00BC1D16" w:rsidP="00BC1D16">
      <w:pPr>
        <w:pStyle w:val="BodyTextIndent"/>
        <w:rPr>
          <w:rStyle w:val="Emphasis"/>
        </w:rPr>
      </w:pPr>
      <w:r w:rsidRPr="00337DDF">
        <w:rPr>
          <w:rStyle w:val="Emphasis"/>
        </w:rPr>
        <w:t>&lt;module-option name="ldapHost"&gt;ldaps://ncids4a.nci.nih.gov:636&lt;/module-option&gt;</w:t>
      </w:r>
    </w:p>
    <w:p w:rsidR="00BC1D16" w:rsidRPr="00337DDF" w:rsidRDefault="00BC1D16" w:rsidP="00BC1D16">
      <w:pPr>
        <w:pStyle w:val="BodyTextIndent"/>
        <w:rPr>
          <w:rStyle w:val="Emphasis"/>
        </w:rPr>
      </w:pPr>
      <w:r w:rsidRPr="00337DDF">
        <w:rPr>
          <w:rStyle w:val="Emphasis"/>
        </w:rPr>
        <w:t>&lt;module-option name="ldapSearchableBase"&gt;ou=nci,o=nih&lt;/module-option&gt;</w:t>
      </w:r>
    </w:p>
    <w:p w:rsidR="00BC1D16" w:rsidRDefault="00BC1D16" w:rsidP="00BC1D16">
      <w:pPr>
        <w:pStyle w:val="BodyTextIndent"/>
      </w:pPr>
      <w:r w:rsidRPr="00337DDF">
        <w:rPr>
          <w:rStyle w:val="Emphasis"/>
        </w:rPr>
        <w:t>&lt;module-option name="ldapUserIdLabel"&gt;cn&lt;/module-option&gt;</w:t>
      </w:r>
    </w:p>
    <w:p w:rsidR="00BC1D16" w:rsidRDefault="00337DDF" w:rsidP="00BC1D16">
      <w:pPr>
        <w:pStyle w:val="BodyText"/>
      </w:pPr>
      <w:r>
        <w:t>Y</w:t>
      </w:r>
      <w:r w:rsidR="00BC1D16">
        <w:t xml:space="preserve">ou can also point to a RDBMS database </w:t>
      </w:r>
      <w:r>
        <w:t>using</w:t>
      </w:r>
      <w:r w:rsidR="00BC1D16">
        <w:t xml:space="preserve"> the username and password. </w:t>
      </w:r>
    </w:p>
    <w:p w:rsidR="00BC1D16" w:rsidRDefault="00BC1D16" w:rsidP="00BC1D16">
      <w:pPr>
        <w:pStyle w:val="Heading3"/>
      </w:pPr>
      <w:bookmarkStart w:id="2032" w:name="_Toc238795994"/>
      <w:r>
        <w:lastRenderedPageBreak/>
        <w:t>Deploy the Security WS .war File</w:t>
      </w:r>
      <w:bookmarkEnd w:id="2032"/>
    </w:p>
    <w:p w:rsidR="00BC1D16" w:rsidRDefault="00BC1D16" w:rsidP="00337DDF">
      <w:pPr>
        <w:pStyle w:val="BodyText"/>
      </w:pPr>
      <w:r w:rsidRPr="00BC1D16">
        <w:t xml:space="preserve">Copy the </w:t>
      </w:r>
      <w:r w:rsidRPr="00337DDF">
        <w:rPr>
          <w:rStyle w:val="CodeChar0"/>
        </w:rPr>
        <w:t>securityws.war</w:t>
      </w:r>
      <w:r w:rsidRPr="00BC1D16">
        <w:t xml:space="preserve"> </w:t>
      </w:r>
      <w:r w:rsidR="00337DDF">
        <w:t>into</w:t>
      </w:r>
      <w:r w:rsidRPr="00BC1D16">
        <w:t xml:space="preserve"> the deployment directory of JBoss</w:t>
      </w:r>
      <w:r w:rsidR="00337DDF">
        <w:t xml:space="preserve"> located at: </w:t>
      </w:r>
      <w:r w:rsidRPr="00BC1D16">
        <w:t xml:space="preserve"> </w:t>
      </w:r>
      <w:r w:rsidRPr="00337DDF">
        <w:rPr>
          <w:rStyle w:val="CodeChar0"/>
        </w:rPr>
        <w:t>{jboss-home}/server/default/deploy/</w:t>
      </w:r>
      <w:r w:rsidR="00337DDF">
        <w:t>.</w:t>
      </w:r>
      <w:r w:rsidR="00DB6B0E">
        <w:t xml:space="preserve"> </w:t>
      </w:r>
      <w:r w:rsidR="00F228E8">
        <w:fldChar w:fldCharType="begin"/>
      </w:r>
      <w:r w:rsidR="00DB6B0E">
        <w:instrText xml:space="preserve"> XE "</w:instrText>
      </w:r>
      <w:r w:rsidR="00DB6B0E" w:rsidRPr="00845CA4">
        <w:instrText xml:space="preserve">JBoss:deploy </w:instrText>
      </w:r>
      <w:r w:rsidR="00DB6B0E">
        <w:instrText>security</w:instrText>
      </w:r>
      <w:r w:rsidR="00DB6B0E" w:rsidRPr="00845CA4">
        <w:instrText>ws.war file</w:instrText>
      </w:r>
      <w:r w:rsidR="00DB6B0E">
        <w:instrText xml:space="preserve">" </w:instrText>
      </w:r>
      <w:r w:rsidR="00F228E8">
        <w:fldChar w:fldCharType="end"/>
      </w:r>
      <w:r w:rsidR="00F228E8">
        <w:fldChar w:fldCharType="begin"/>
      </w:r>
      <w:r w:rsidR="00DB6B0E">
        <w:instrText xml:space="preserve"> XE "</w:instrText>
      </w:r>
      <w:r w:rsidR="00DB6B0E" w:rsidRPr="000C7E9B">
        <w:instrText xml:space="preserve">deploy </w:instrText>
      </w:r>
      <w:r w:rsidR="00DB6B0E">
        <w:instrText>security</w:instrText>
      </w:r>
      <w:r w:rsidR="00DB6B0E" w:rsidRPr="000C7E9B">
        <w:instrText>ws.war file</w:instrText>
      </w:r>
      <w:r w:rsidR="00DB6B0E">
        <w:instrText xml:space="preserve">" </w:instrText>
      </w:r>
      <w:r w:rsidR="00F228E8">
        <w:fldChar w:fldCharType="end"/>
      </w:r>
      <w:r w:rsidR="00F228E8">
        <w:fldChar w:fldCharType="begin"/>
      </w:r>
      <w:r w:rsidR="00DB6B0E">
        <w:instrText xml:space="preserve"> XE "</w:instrText>
      </w:r>
      <w:r w:rsidR="00DB6B0E" w:rsidRPr="00700B8C">
        <w:instrText xml:space="preserve">security:deploy </w:instrText>
      </w:r>
      <w:r w:rsidR="00DB6B0E">
        <w:instrText>security</w:instrText>
      </w:r>
      <w:r w:rsidR="00DB6B0E" w:rsidRPr="00700B8C">
        <w:instrText>ws.war file</w:instrText>
      </w:r>
      <w:r w:rsidR="00DB6B0E">
        <w:instrText xml:space="preserve">" </w:instrText>
      </w:r>
      <w:r w:rsidR="00F228E8">
        <w:fldChar w:fldCharType="end"/>
      </w:r>
    </w:p>
    <w:p w:rsidR="00BC1D16" w:rsidRDefault="00BC1D16" w:rsidP="00BC1D16">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590CE4">
      <w:pPr>
        <w:pStyle w:val="BodyText"/>
        <w:sectPr w:rsidR="006C3F8C" w:rsidSect="00A57346">
          <w:pgSz w:w="12240" w:h="15840" w:code="1"/>
          <w:pgMar w:top="1440" w:right="1440" w:bottom="1440" w:left="1440" w:header="720" w:footer="720" w:gutter="432"/>
          <w:cols w:space="720"/>
          <w:titlePg/>
          <w:docGrid w:linePitch="360"/>
        </w:sectPr>
      </w:pPr>
    </w:p>
    <w:p w:rsidR="00590CE4" w:rsidRDefault="00BC1D16" w:rsidP="005337C4">
      <w:pPr>
        <w:pStyle w:val="Heading1"/>
      </w:pPr>
      <w:bookmarkStart w:id="2033" w:name="_Ref213636277"/>
      <w:bookmarkStart w:id="2034" w:name="_Ref213636281"/>
      <w:bookmarkStart w:id="2035" w:name="_Toc238795995"/>
      <w:r>
        <w:lastRenderedPageBreak/>
        <w:t>CSM Instance Level and Attribute Level Security</w:t>
      </w:r>
      <w:bookmarkEnd w:id="2033"/>
      <w:bookmarkEnd w:id="2034"/>
      <w:bookmarkEnd w:id="2035"/>
    </w:p>
    <w:p w:rsidR="000C6000" w:rsidRDefault="00BC1D16" w:rsidP="00BC1D16">
      <w:pPr>
        <w:pStyle w:val="BodyText"/>
      </w:pPr>
      <w:r>
        <w:t xml:space="preserve">Previously CSM APIs provided instance level and attribute level security. However this security is provided in the java tier. </w:t>
      </w:r>
      <w:r w:rsidR="00F228E8">
        <w:fldChar w:fldCharType="begin"/>
      </w:r>
      <w:r w:rsidR="00A6073E">
        <w:instrText xml:space="preserve"> XE "</w:instrText>
      </w:r>
      <w:r w:rsidR="00A6073E" w:rsidRPr="00CF26D4">
        <w:instrText>security:overview</w:instrText>
      </w:r>
      <w:r w:rsidR="00A6073E">
        <w:instrText xml:space="preserve">" </w:instrText>
      </w:r>
      <w:r w:rsidR="00F228E8">
        <w:fldChar w:fldCharType="end"/>
      </w:r>
      <w:r w:rsidR="00F228E8">
        <w:fldChar w:fldCharType="begin"/>
      </w:r>
      <w:r w:rsidR="00A6073E">
        <w:instrText xml:space="preserve"> XE "</w:instrText>
      </w:r>
      <w:r w:rsidR="00A6073E" w:rsidRPr="0047360C">
        <w:instrText>overview:security</w:instrText>
      </w:r>
      <w:r w:rsidR="00A6073E">
        <w:instrText xml:space="preserve">" </w:instrText>
      </w:r>
      <w:r w:rsidR="00F228E8">
        <w:fldChar w:fldCharType="end"/>
      </w:r>
      <w:r w:rsidR="00F228E8">
        <w:fldChar w:fldCharType="begin"/>
      </w:r>
      <w:r w:rsidR="00A6073E">
        <w:instrText xml:space="preserve"> XE "</w:instrText>
      </w:r>
      <w:r w:rsidR="00A6073E" w:rsidRPr="00A0793D">
        <w:instrText>security:instance level</w:instrText>
      </w:r>
      <w:r w:rsidR="00A6073E">
        <w:instrText xml:space="preserve">" </w:instrText>
      </w:r>
      <w:r w:rsidR="00F228E8">
        <w:fldChar w:fldCharType="end"/>
      </w:r>
      <w:r w:rsidR="00F228E8">
        <w:fldChar w:fldCharType="begin"/>
      </w:r>
      <w:r w:rsidR="00A6073E">
        <w:instrText xml:space="preserve"> XE "</w:instrText>
      </w:r>
      <w:r w:rsidR="00A6073E" w:rsidRPr="006B1E51">
        <w:instrText>security:attribute level</w:instrText>
      </w:r>
      <w:r w:rsidR="00A6073E">
        <w:instrText xml:space="preserve">" </w:instrText>
      </w:r>
      <w:r w:rsidR="00F228E8">
        <w:fldChar w:fldCharType="end"/>
      </w:r>
    </w:p>
    <w:p w:rsidR="000C6000" w:rsidRDefault="00BC1D16" w:rsidP="00BC1D16">
      <w:pPr>
        <w:pStyle w:val="BodyText"/>
      </w:pPr>
      <w:r>
        <w:t>The typical flow of events in</w:t>
      </w:r>
      <w:r w:rsidR="000C6000">
        <w:t xml:space="preserve"> the </w:t>
      </w:r>
      <w:r>
        <w:t>case of instance leve</w:t>
      </w:r>
      <w:r w:rsidR="000C6000">
        <w:t xml:space="preserve">l security would be </w:t>
      </w:r>
      <w:r w:rsidR="008E3C61">
        <w:t>something like this:</w:t>
      </w:r>
    </w:p>
    <w:p w:rsidR="000C6000" w:rsidRDefault="00BC1D16" w:rsidP="000C6000">
      <w:pPr>
        <w:pStyle w:val="ListBullet"/>
      </w:pPr>
      <w:r>
        <w:t xml:space="preserve">The user fires a business query on the database to obtain </w:t>
      </w:r>
      <w:r w:rsidR="000C6000">
        <w:t>a</w:t>
      </w:r>
      <w:r>
        <w:t xml:space="preserve"> result</w:t>
      </w:r>
      <w:r w:rsidR="000C6000">
        <w:t xml:space="preserve"> </w:t>
      </w:r>
      <w:r>
        <w:t xml:space="preserve">set. </w:t>
      </w:r>
    </w:p>
    <w:p w:rsidR="008E3C61" w:rsidRDefault="008E3C61" w:rsidP="000C6000">
      <w:pPr>
        <w:pStyle w:val="ListBullet"/>
      </w:pPr>
      <w:r>
        <w:t>T</w:t>
      </w:r>
      <w:r w:rsidR="00BC1D16">
        <w:t>he entire result</w:t>
      </w:r>
      <w:r>
        <w:t xml:space="preserve"> set is iterated through in J</w:t>
      </w:r>
      <w:r w:rsidR="00BC1D16">
        <w:t>ava</w:t>
      </w:r>
      <w:r>
        <w:t>,</w:t>
      </w:r>
      <w:r w:rsidR="00BC1D16">
        <w:t xml:space="preserve"> and for each and every record in it, a call is made to the CSM APIs to check </w:t>
      </w:r>
      <w:r>
        <w:t>whether or not</w:t>
      </w:r>
      <w:r w:rsidR="00BC1D16">
        <w:t xml:space="preserve"> the user or groups </w:t>
      </w:r>
      <w:r>
        <w:t>have</w:t>
      </w:r>
      <w:r w:rsidR="00BC1D16">
        <w:t xml:space="preserve"> access to that particular instance. </w:t>
      </w:r>
    </w:p>
    <w:p w:rsidR="00BC1D16" w:rsidRDefault="008E3C61" w:rsidP="008E3C61">
      <w:pPr>
        <w:pStyle w:val="BodyText"/>
      </w:pPr>
      <w:r>
        <w:t xml:space="preserve">In the case of attribute filtering, </w:t>
      </w:r>
      <w:r w:rsidR="00BC1D16">
        <w:t>for each of the accessible object</w:t>
      </w:r>
      <w:r>
        <w:t>s</w:t>
      </w:r>
      <w:r w:rsidR="00BC1D16">
        <w:t xml:space="preserve"> in the result</w:t>
      </w:r>
      <w:r>
        <w:t xml:space="preserve"> </w:t>
      </w:r>
      <w:r w:rsidR="00BC1D16">
        <w:t xml:space="preserve">set you </w:t>
      </w:r>
      <w:r>
        <w:t xml:space="preserve">would </w:t>
      </w:r>
      <w:r w:rsidR="00BC1D16">
        <w:t>need to invoke the CSM APIs to check which attributes the user or groups can see.</w:t>
      </w:r>
    </w:p>
    <w:p w:rsidR="00BC1D16" w:rsidRDefault="00BC1D16" w:rsidP="00BC1D16">
      <w:pPr>
        <w:pStyle w:val="BodyText"/>
      </w:pPr>
      <w:r>
        <w:t xml:space="preserve">In the both the </w:t>
      </w:r>
      <w:r w:rsidR="008E3C61">
        <w:t>situations</w:t>
      </w:r>
      <w:r>
        <w:t xml:space="preserve"> mentioned above, there are several issues</w:t>
      </w:r>
      <w:r w:rsidR="008E3C61">
        <w:t>:</w:t>
      </w:r>
    </w:p>
    <w:p w:rsidR="00BC1D16" w:rsidRDefault="00BC1D16" w:rsidP="005F1DF3">
      <w:pPr>
        <w:pStyle w:val="ListNumber"/>
        <w:numPr>
          <w:ilvl w:val="0"/>
          <w:numId w:val="76"/>
        </w:numPr>
      </w:pPr>
      <w:r>
        <w:t>The entire result set is to be returned from the database to the application resulting in network traffic and latency</w:t>
      </w:r>
      <w:r w:rsidR="008E3C61">
        <w:t>.</w:t>
      </w:r>
    </w:p>
    <w:p w:rsidR="00BC1D16" w:rsidRDefault="00BC1D16" w:rsidP="008E3C61">
      <w:pPr>
        <w:pStyle w:val="ListNumber"/>
      </w:pPr>
      <w:r>
        <w:t>Once the result</w:t>
      </w:r>
      <w:r w:rsidR="008E3C61">
        <w:t xml:space="preserve"> </w:t>
      </w:r>
      <w:r>
        <w:t>set is obtained, it n</w:t>
      </w:r>
      <w:r w:rsidR="008E3C61">
        <w:t>eeds to be iterated through in J</w:t>
      </w:r>
      <w:r>
        <w:t>ava</w:t>
      </w:r>
      <w:r w:rsidR="008E3C61">
        <w:t>,</w:t>
      </w:r>
      <w:r>
        <w:t xml:space="preserve"> adding to processing time</w:t>
      </w:r>
      <w:r w:rsidR="008E3C61">
        <w:t>.</w:t>
      </w:r>
    </w:p>
    <w:p w:rsidR="00BC1D16" w:rsidRDefault="00BC1D16" w:rsidP="008E3C61">
      <w:pPr>
        <w:pStyle w:val="ListNumber"/>
      </w:pPr>
      <w:r>
        <w:t>For each record there is a database call to CSM to determine if the user or groups has access or not.</w:t>
      </w:r>
    </w:p>
    <w:p w:rsidR="00BC1D16" w:rsidRPr="00BC1D16" w:rsidRDefault="008E3C61" w:rsidP="00BC1D16">
      <w:pPr>
        <w:pStyle w:val="BodyText"/>
      </w:pPr>
      <w:r>
        <w:t xml:space="preserve">The design of </w:t>
      </w:r>
      <w:r w:rsidR="00BC1D16">
        <w:t xml:space="preserve">CSM </w:t>
      </w:r>
      <w:r>
        <w:t>v</w:t>
      </w:r>
      <w:r w:rsidR="00BC1D16">
        <w:t xml:space="preserve">4.0 </w:t>
      </w:r>
      <w:r>
        <w:t>and higher address</w:t>
      </w:r>
      <w:r w:rsidR="00BC1D16">
        <w:t xml:space="preserve"> all the performance issues mentioned above</w:t>
      </w:r>
      <w:r w:rsidR="008B318A">
        <w:t xml:space="preserve">. </w:t>
      </w:r>
      <w:r>
        <w:t>Details on how CSM provides Instance Level and Attribute Level security are discussed in the sections that follow.</w:t>
      </w:r>
    </w:p>
    <w:p w:rsidR="00EB0159" w:rsidRDefault="00BC1D16" w:rsidP="00BC1D16">
      <w:pPr>
        <w:pStyle w:val="Heading2"/>
      </w:pPr>
      <w:bookmarkStart w:id="2036" w:name="_Toc238795996"/>
      <w:r>
        <w:t>Instance Level Security</w:t>
      </w:r>
      <w:bookmarkEnd w:id="2036"/>
    </w:p>
    <w:p w:rsidR="005D0051" w:rsidRDefault="00BC1D16" w:rsidP="00BC1D16">
      <w:pPr>
        <w:pStyle w:val="Heading3"/>
      </w:pPr>
      <w:bookmarkStart w:id="2037" w:name="_Toc238795997"/>
      <w:r>
        <w:t>Requirements Addressed</w:t>
      </w:r>
      <w:bookmarkEnd w:id="2037"/>
    </w:p>
    <w:p w:rsidR="00865911" w:rsidRDefault="007B4341" w:rsidP="00865911">
      <w:pPr>
        <w:pStyle w:val="BodyText"/>
        <w:ind w:left="270" w:firstLine="450"/>
      </w:pPr>
      <w:r>
        <w:t xml:space="preserve">The following functional requirements are addressed and provided as part of </w:t>
      </w:r>
      <w:r w:rsidR="008E3C61">
        <w:t>CSM’s</w:t>
      </w:r>
      <w:r>
        <w:t xml:space="preserve"> instance level security solution</w:t>
      </w:r>
      <w:r w:rsidR="008E3C61">
        <w:t>.</w:t>
      </w:r>
      <w:r w:rsidR="00A6073E" w:rsidRPr="00A6073E">
        <w:t xml:space="preserve"> </w:t>
      </w:r>
      <w:r w:rsidR="00F228E8">
        <w:fldChar w:fldCharType="begin"/>
      </w:r>
      <w:r w:rsidR="00A6073E">
        <w:instrText xml:space="preserve"> XE "</w:instrText>
      </w:r>
      <w:r w:rsidR="00A6073E" w:rsidRPr="00A0793D">
        <w:instrText>security:instance level</w:instrText>
      </w:r>
      <w:r w:rsidR="00A6073E">
        <w:instrText xml:space="preserve">" </w:instrText>
      </w:r>
      <w:r w:rsidR="00F228E8">
        <w:fldChar w:fldCharType="end"/>
      </w:r>
    </w:p>
    <w:p w:rsidR="00865911" w:rsidRDefault="007B4341" w:rsidP="00A425A4">
      <w:pPr>
        <w:pStyle w:val="BodyText"/>
        <w:rPr>
          <w:rStyle w:val="Bold"/>
        </w:rPr>
      </w:pPr>
      <w:r w:rsidRPr="008E3C61">
        <w:rPr>
          <w:rStyle w:val="Bold"/>
        </w:rPr>
        <w:t>Direct Instance Level Security</w:t>
      </w:r>
    </w:p>
    <w:p w:rsidR="00A82D76" w:rsidRDefault="007B4341">
      <w:pPr>
        <w:pStyle w:val="BodyText"/>
        <w:ind w:left="1260"/>
        <w:pPrChange w:id="2038" w:author=" Vijay Parmar" w:date="2009-08-22T20:37:00Z">
          <w:pPr>
            <w:pStyle w:val="BodyText"/>
          </w:pPr>
        </w:pPrChange>
      </w:pPr>
      <w:r>
        <w:t>Direct Instance Level Security can be defined as where security for a particul</w:t>
      </w:r>
      <w:r w:rsidR="008E3C61">
        <w:t>ar instance is dependent on it</w:t>
      </w:r>
      <w:r>
        <w:t>self. A user or group(s) has access to a particular object based on the value of one of its attribute</w:t>
      </w:r>
      <w:r w:rsidR="008E3C61">
        <w:t>s</w:t>
      </w:r>
      <w:r>
        <w:t xml:space="preserve">. There is no relation or association with another object. This type of instance level security is </w:t>
      </w:r>
      <w:r w:rsidR="008B318A">
        <w:t>ad hoc</w:t>
      </w:r>
      <w:r>
        <w:t xml:space="preserve"> and dependant on the associations done between that instance and the user or group(s) by security admin</w:t>
      </w:r>
      <w:r w:rsidR="008E3C61">
        <w:t>istrators.</w:t>
      </w:r>
    </w:p>
    <w:p w:rsidR="00A82D76" w:rsidRDefault="007B4341">
      <w:pPr>
        <w:pStyle w:val="BodyText"/>
        <w:ind w:left="1170"/>
        <w:pPrChange w:id="2039" w:author=" Vijay Parmar" w:date="2009-08-22T20:37:00Z">
          <w:pPr>
            <w:pStyle w:val="BodyText"/>
          </w:pPr>
        </w:pPrChange>
      </w:pPr>
      <w:r>
        <w:t xml:space="preserve">For </w:t>
      </w:r>
      <w:r w:rsidR="008E3C61">
        <w:t>example,</w:t>
      </w:r>
      <w:r>
        <w:t xml:space="preserve"> </w:t>
      </w:r>
      <w:r w:rsidR="008E3C61">
        <w:t>o</w:t>
      </w:r>
      <w:r>
        <w:t xml:space="preserve">ut of 456 patients in the patient table, user ABC has access to </w:t>
      </w:r>
      <w:r w:rsidR="008E3C61">
        <w:t>a specifically</w:t>
      </w:r>
      <w:r>
        <w:t xml:space="preserve"> assigned 28 </w:t>
      </w:r>
      <w:r w:rsidR="008E3C61">
        <w:t xml:space="preserve">patients, </w:t>
      </w:r>
      <w:r>
        <w:t>based on the patient id.</w:t>
      </w:r>
    </w:p>
    <w:p w:rsidR="007B4341" w:rsidRDefault="007B4341" w:rsidP="007B4341">
      <w:pPr>
        <w:pStyle w:val="BodyText"/>
      </w:pPr>
      <w:r>
        <w:lastRenderedPageBreak/>
        <w:t>Here out of the total patients in that database, the security admin</w:t>
      </w:r>
      <w:r w:rsidR="008E3C61">
        <w:t>istrator</w:t>
      </w:r>
      <w:r>
        <w:t xml:space="preserve"> has assigned 28 patient ids to user ABC. Based on this</w:t>
      </w:r>
      <w:r w:rsidR="008E3C61">
        <w:t>,</w:t>
      </w:r>
      <w:r>
        <w:t xml:space="preserve"> the solution should filter any query fired on </w:t>
      </w:r>
      <w:r w:rsidR="008E3C61">
        <w:t>the</w:t>
      </w:r>
      <w:r>
        <w:t xml:space="preserve"> patient table such that for user ABC only those 28 records are accessible. This example also applies for group(s) where groups G1, G2,</w:t>
      </w:r>
      <w:r w:rsidR="008E3C61">
        <w:t xml:space="preserve"> and</w:t>
      </w:r>
      <w:r>
        <w:t xml:space="preserve"> G3 have access to 28 patients based on patient id</w:t>
      </w:r>
      <w:r w:rsidR="008B318A">
        <w:t xml:space="preserve">. </w:t>
      </w:r>
      <w:r>
        <w:t xml:space="preserve">The results </w:t>
      </w:r>
      <w:r w:rsidR="008E3C61">
        <w:t xml:space="preserve">would be the same for those groups as they are for the example user. </w:t>
      </w:r>
    </w:p>
    <w:p w:rsidR="00A82D76" w:rsidRDefault="007B4341">
      <w:pPr>
        <w:pStyle w:val="BodyText"/>
        <w:ind w:left="0"/>
        <w:rPr>
          <w:rStyle w:val="Bold"/>
        </w:rPr>
        <w:pPrChange w:id="2040" w:author=" Vijay Parmar" w:date="2009-08-22T20:38:00Z">
          <w:pPr>
            <w:pStyle w:val="BodyText"/>
          </w:pPr>
        </w:pPrChange>
      </w:pPr>
      <w:r w:rsidRPr="008E3C61">
        <w:rPr>
          <w:rStyle w:val="Bold"/>
        </w:rPr>
        <w:t>Cross Dependant Instance Level Security</w:t>
      </w:r>
    </w:p>
    <w:p w:rsidR="007B4341" w:rsidRDefault="008E3C61" w:rsidP="007B4341">
      <w:pPr>
        <w:pStyle w:val="BodyText"/>
      </w:pPr>
      <w:r>
        <w:t>C</w:t>
      </w:r>
      <w:r w:rsidR="007B4341">
        <w:t>ross Dependant Instance Level Security can be defined as where security for a particular instance is dependent on some other object. A user or group(s) has access to a particular object based on its association to some other higher level object</w:t>
      </w:r>
      <w:r>
        <w:t>, to</w:t>
      </w:r>
      <w:r w:rsidR="007B4341">
        <w:t xml:space="preserve"> which the user has been granted access. There is an association with another object which is generally higher up in the data graph. This type of instance level security is based on the relationship between the queried tables to the table to which the security is assigned. This type of security is used generally whe</w:t>
      </w:r>
      <w:r>
        <w:t>re it is much easier to assign</w:t>
      </w:r>
      <w:r w:rsidR="007B4341">
        <w:t xml:space="preserve"> and manage security at a </w:t>
      </w:r>
      <w:r>
        <w:t>the higher</w:t>
      </w:r>
      <w:r w:rsidR="007B4341">
        <w:t xml:space="preserve"> level of data </w:t>
      </w:r>
    </w:p>
    <w:p w:rsidR="007B4341" w:rsidRDefault="007B4341" w:rsidP="007B4341">
      <w:pPr>
        <w:pStyle w:val="BodyText"/>
      </w:pPr>
      <w:r>
        <w:t xml:space="preserve">For </w:t>
      </w:r>
      <w:r w:rsidR="008E3C61">
        <w:t>example, a</w:t>
      </w:r>
      <w:r>
        <w:t xml:space="preserve"> </w:t>
      </w:r>
      <w:r w:rsidR="008E3C61">
        <w:t>u</w:t>
      </w:r>
      <w:r>
        <w:t xml:space="preserve">ser or </w:t>
      </w:r>
      <w:r w:rsidR="001953B7">
        <w:t>group(s) has</w:t>
      </w:r>
      <w:r w:rsidR="008E3C61">
        <w:t xml:space="preserve"> access to only those l</w:t>
      </w:r>
      <w:r>
        <w:t xml:space="preserve">ab </w:t>
      </w:r>
      <w:r w:rsidR="008E3C61">
        <w:t>r</w:t>
      </w:r>
      <w:r>
        <w:t xml:space="preserve">esults </w:t>
      </w:r>
      <w:r w:rsidR="00096BB5">
        <w:t>that</w:t>
      </w:r>
      <w:r>
        <w:t xml:space="preserve"> are associated to </w:t>
      </w:r>
      <w:r w:rsidR="008E3C61">
        <w:t>a particular s</w:t>
      </w:r>
      <w:r>
        <w:t xml:space="preserve">tudy </w:t>
      </w:r>
      <w:r w:rsidR="008E3C61">
        <w:t>to which the u</w:t>
      </w:r>
      <w:r>
        <w:t xml:space="preserve">ser or </w:t>
      </w:r>
      <w:r w:rsidR="008E3C61">
        <w:t>g</w:t>
      </w:r>
      <w:r>
        <w:t xml:space="preserve">roups(s) </w:t>
      </w:r>
      <w:r w:rsidR="008E3C61">
        <w:t xml:space="preserve">have </w:t>
      </w:r>
      <w:r>
        <w:t>access.</w:t>
      </w:r>
    </w:p>
    <w:p w:rsidR="007B4341" w:rsidRDefault="007B4341" w:rsidP="007B4341">
      <w:pPr>
        <w:pStyle w:val="BodyText"/>
      </w:pPr>
      <w:r>
        <w:t xml:space="preserve">Here in this example there can be </w:t>
      </w:r>
      <w:r w:rsidR="008E3C61">
        <w:t>thousands</w:t>
      </w:r>
      <w:r>
        <w:t xml:space="preserve"> of </w:t>
      </w:r>
      <w:r w:rsidR="00096BB5">
        <w:t>l</w:t>
      </w:r>
      <w:r>
        <w:t xml:space="preserve">ab </w:t>
      </w:r>
      <w:r w:rsidR="00096BB5">
        <w:t>r</w:t>
      </w:r>
      <w:r>
        <w:t xml:space="preserve">esults </w:t>
      </w:r>
      <w:r w:rsidR="00096BB5">
        <w:t>whereas the number of s</w:t>
      </w:r>
      <w:r>
        <w:t xml:space="preserve">tudies could be </w:t>
      </w:r>
      <w:r w:rsidR="00096BB5">
        <w:t>less than 100</w:t>
      </w:r>
      <w:r>
        <w:t xml:space="preserve">. Also as per the business rule, if </w:t>
      </w:r>
      <w:r w:rsidR="00096BB5">
        <w:t>u</w:t>
      </w:r>
      <w:r>
        <w:t xml:space="preserve">ser or </w:t>
      </w:r>
      <w:r w:rsidR="00096BB5">
        <w:t>g</w:t>
      </w:r>
      <w:r>
        <w:t>rou</w:t>
      </w:r>
      <w:r w:rsidR="00096BB5">
        <w:t>p(s) is assigned access to the s</w:t>
      </w:r>
      <w:r>
        <w:t xml:space="preserve">tudy then the </w:t>
      </w:r>
      <w:r w:rsidR="00096BB5">
        <w:t>u</w:t>
      </w:r>
      <w:r>
        <w:t xml:space="preserve">ser or group(s) can access everything associated to </w:t>
      </w:r>
      <w:r w:rsidR="00096BB5">
        <w:t>with that</w:t>
      </w:r>
      <w:r>
        <w:t xml:space="preserve"> study. </w:t>
      </w:r>
      <w:r w:rsidR="00096BB5">
        <w:t>I</w:t>
      </w:r>
      <w:r>
        <w:t xml:space="preserve">n </w:t>
      </w:r>
      <w:r w:rsidR="00096BB5">
        <w:t xml:space="preserve">this case it is presumed that </w:t>
      </w:r>
      <w:r>
        <w:t>the assignment and management o</w:t>
      </w:r>
      <w:r w:rsidR="00096BB5">
        <w:t>f security is much easier for the s</w:t>
      </w:r>
      <w:r>
        <w:t>tudies as they are less in number.</w:t>
      </w:r>
    </w:p>
    <w:p w:rsidR="00A82D76" w:rsidRDefault="007B4341">
      <w:pPr>
        <w:pStyle w:val="BodyText"/>
        <w:ind w:left="0"/>
        <w:rPr>
          <w:rStyle w:val="Bold"/>
        </w:rPr>
        <w:pPrChange w:id="2041" w:author=" Vijay Parmar" w:date="2009-08-22T20:38:00Z">
          <w:pPr>
            <w:pStyle w:val="BodyText"/>
          </w:pPr>
        </w:pPrChange>
      </w:pPr>
      <w:r w:rsidRPr="00096BB5">
        <w:rPr>
          <w:rStyle w:val="Bold"/>
        </w:rPr>
        <w:t>Instance Level Security at User or Group Level</w:t>
      </w:r>
    </w:p>
    <w:p w:rsidR="007B4341" w:rsidRDefault="007B4341" w:rsidP="007B4341">
      <w:pPr>
        <w:pStyle w:val="BodyText"/>
      </w:pPr>
      <w:r>
        <w:t xml:space="preserve">In CSM v4.0 the Instance Level Security was supported at User level only. </w:t>
      </w:r>
      <w:r w:rsidR="00096BB5">
        <w:t xml:space="preserve">As of v4.1, CSM </w:t>
      </w:r>
      <w:r>
        <w:t>supports Instance Level Security at group level</w:t>
      </w:r>
      <w:r w:rsidR="00096BB5">
        <w:t xml:space="preserve">, which </w:t>
      </w:r>
      <w:r>
        <w:t>allows groups to be considered when performin</w:t>
      </w:r>
      <w:r w:rsidR="00096BB5">
        <w:t>g instance level security. An a</w:t>
      </w:r>
      <w:r>
        <w:t>dministrator can provision groups using UPT</w:t>
      </w:r>
      <w:r w:rsidR="00096BB5">
        <w:t>,</w:t>
      </w:r>
      <w:r>
        <w:t xml:space="preserve"> and associate roles with </w:t>
      </w:r>
      <w:r w:rsidR="00096BB5">
        <w:t xml:space="preserve">those </w:t>
      </w:r>
      <w:r>
        <w:t xml:space="preserve">groups. </w:t>
      </w:r>
      <w:r w:rsidR="008B318A">
        <w:t xml:space="preserve">This way, administrators can design the application’s instance level security at the group level out of the box. </w:t>
      </w:r>
      <w:r w:rsidR="00096BB5">
        <w:t>This</w:t>
      </w:r>
      <w:r>
        <w:t xml:space="preserve"> simplifies</w:t>
      </w:r>
      <w:r w:rsidR="00096BB5">
        <w:t xml:space="preserve"> and</w:t>
      </w:r>
      <w:r>
        <w:t xml:space="preserve"> reduces the effort involved for respective applications. </w:t>
      </w:r>
    </w:p>
    <w:p w:rsidR="007B4341" w:rsidRDefault="007B4341" w:rsidP="007B4341">
      <w:pPr>
        <w:pStyle w:val="BodyText"/>
      </w:pPr>
      <w:r>
        <w:t xml:space="preserve">Another goal of this requirement is to ensure caGrid compatibility for instance level security. Instance level security within CSM should work with groups </w:t>
      </w:r>
      <w:r w:rsidR="00096BB5">
        <w:t xml:space="preserve">as </w:t>
      </w:r>
      <w:r>
        <w:t xml:space="preserve">defined in the Grid Grouper </w:t>
      </w:r>
      <w:r w:rsidR="00F73F46">
        <w:t>application</w:t>
      </w:r>
      <w:r>
        <w:t>.</w:t>
      </w:r>
    </w:p>
    <w:p w:rsidR="0058107D" w:rsidRDefault="007B4341" w:rsidP="0058107D">
      <w:pPr>
        <w:pStyle w:val="BodyText"/>
        <w:ind w:left="0"/>
        <w:rPr>
          <w:rStyle w:val="Bold"/>
        </w:rPr>
      </w:pPr>
      <w:r w:rsidRPr="00096BB5">
        <w:rPr>
          <w:rStyle w:val="Bold"/>
        </w:rPr>
        <w:t xml:space="preserve">Support </w:t>
      </w:r>
      <w:r w:rsidR="00096BB5" w:rsidRPr="00096BB5">
        <w:rPr>
          <w:rStyle w:val="Bold"/>
        </w:rPr>
        <w:t>N</w:t>
      </w:r>
      <w:r w:rsidRPr="00096BB5">
        <w:rPr>
          <w:rStyle w:val="Bold"/>
        </w:rPr>
        <w:t xml:space="preserve">on-CSM </w:t>
      </w:r>
      <w:r w:rsidR="00096BB5" w:rsidRPr="00096BB5">
        <w:rPr>
          <w:rStyle w:val="Bold"/>
        </w:rPr>
        <w:t>C</w:t>
      </w:r>
      <w:r w:rsidRPr="00096BB5">
        <w:rPr>
          <w:rStyle w:val="Bold"/>
        </w:rPr>
        <w:t xml:space="preserve">ustom </w:t>
      </w:r>
      <w:r w:rsidR="00096BB5" w:rsidRPr="00096BB5">
        <w:rPr>
          <w:rStyle w:val="Bold"/>
        </w:rPr>
        <w:t>D</w:t>
      </w:r>
      <w:r w:rsidRPr="00096BB5">
        <w:rPr>
          <w:rStyle w:val="Bold"/>
        </w:rPr>
        <w:t xml:space="preserve">omain </w:t>
      </w:r>
      <w:r w:rsidR="00096BB5" w:rsidRPr="00096BB5">
        <w:rPr>
          <w:rStyle w:val="Bold"/>
        </w:rPr>
        <w:t>O</w:t>
      </w:r>
      <w:r w:rsidRPr="00096BB5">
        <w:rPr>
          <w:rStyle w:val="Bold"/>
        </w:rPr>
        <w:t xml:space="preserve">bject </w:t>
      </w:r>
      <w:r w:rsidR="00096BB5" w:rsidRPr="00096BB5">
        <w:rPr>
          <w:rStyle w:val="Bold"/>
        </w:rPr>
        <w:t>F</w:t>
      </w:r>
      <w:r w:rsidRPr="00096BB5">
        <w:rPr>
          <w:rStyle w:val="Bold"/>
        </w:rPr>
        <w:t>ilters</w:t>
      </w:r>
    </w:p>
    <w:p w:rsidR="007B4341" w:rsidRDefault="00096BB5" w:rsidP="007B4341">
      <w:pPr>
        <w:pStyle w:val="BodyText"/>
      </w:pPr>
      <w:r>
        <w:t>CSM v4.1</w:t>
      </w:r>
      <w:r w:rsidR="007B4341">
        <w:t xml:space="preserve"> supports the non-CSM custom filters defined for respective domain objects. The non-CSM custom filters can be defi</w:t>
      </w:r>
      <w:r>
        <w:t>ned using HBM</w:t>
      </w:r>
      <w:r w:rsidR="007B4341">
        <w:t xml:space="preserve"> or via @Filter annotations.</w:t>
      </w:r>
    </w:p>
    <w:p w:rsidR="0058107D" w:rsidRDefault="007B4341" w:rsidP="0058107D">
      <w:pPr>
        <w:pStyle w:val="BodyText"/>
        <w:ind w:left="0"/>
        <w:rPr>
          <w:rStyle w:val="Bold"/>
        </w:rPr>
      </w:pPr>
      <w:r w:rsidRPr="00096BB5">
        <w:rPr>
          <w:rStyle w:val="Bold"/>
        </w:rPr>
        <w:t xml:space="preserve">Integration of Instance Level Security for an SDK </w:t>
      </w:r>
      <w:r w:rsidR="00096BB5" w:rsidRPr="00096BB5">
        <w:rPr>
          <w:rStyle w:val="Bold"/>
        </w:rPr>
        <w:t>G</w:t>
      </w:r>
      <w:r w:rsidRPr="00096BB5">
        <w:rPr>
          <w:rStyle w:val="Bold"/>
        </w:rPr>
        <w:t xml:space="preserve">enerated </w:t>
      </w:r>
      <w:r w:rsidR="00096BB5" w:rsidRPr="00096BB5">
        <w:rPr>
          <w:rStyle w:val="Bold"/>
        </w:rPr>
        <w:t>S</w:t>
      </w:r>
      <w:r w:rsidRPr="00096BB5">
        <w:rPr>
          <w:rStyle w:val="Bold"/>
        </w:rPr>
        <w:t>ystem</w:t>
      </w:r>
    </w:p>
    <w:p w:rsidR="007B4341" w:rsidRDefault="00096BB5" w:rsidP="007B4341">
      <w:pPr>
        <w:pStyle w:val="BodyText"/>
      </w:pPr>
      <w:r>
        <w:t>CSM’s</w:t>
      </w:r>
      <w:r w:rsidR="007B4341">
        <w:t xml:space="preserve"> instance level solution is integrated with </w:t>
      </w:r>
      <w:r>
        <w:t xml:space="preserve">the caCORE </w:t>
      </w:r>
      <w:r w:rsidR="007B4341">
        <w:t xml:space="preserve">SDK so that it can be provided as an out of the box solution for SDK generated systems. </w:t>
      </w:r>
    </w:p>
    <w:p w:rsidR="007B4341" w:rsidRPr="00096BB5" w:rsidRDefault="007B4341" w:rsidP="003859C3">
      <w:pPr>
        <w:pStyle w:val="BodyText"/>
        <w:ind w:left="0"/>
        <w:rPr>
          <w:rStyle w:val="Bold"/>
        </w:rPr>
      </w:pPr>
      <w:r w:rsidRPr="00096BB5">
        <w:rPr>
          <w:rStyle w:val="Bold"/>
        </w:rPr>
        <w:t>Insta</w:t>
      </w:r>
      <w:r w:rsidR="00096BB5" w:rsidRPr="00096BB5">
        <w:rPr>
          <w:rStyle w:val="Bold"/>
        </w:rPr>
        <w:t>nce Level Security Support for Non-</w:t>
      </w:r>
      <w:r w:rsidRPr="00096BB5">
        <w:rPr>
          <w:rStyle w:val="Bold"/>
        </w:rPr>
        <w:t xml:space="preserve">SDK </w:t>
      </w:r>
      <w:r w:rsidR="00096BB5" w:rsidRPr="00096BB5">
        <w:rPr>
          <w:rStyle w:val="Bold"/>
        </w:rPr>
        <w:t>S</w:t>
      </w:r>
      <w:r w:rsidRPr="00096BB5">
        <w:rPr>
          <w:rStyle w:val="Bold"/>
        </w:rPr>
        <w:t>ystem</w:t>
      </w:r>
      <w:r w:rsidR="00096BB5" w:rsidRPr="00096BB5">
        <w:rPr>
          <w:rStyle w:val="Bold"/>
        </w:rPr>
        <w:t>s</w:t>
      </w:r>
    </w:p>
    <w:p w:rsidR="00BC1D16" w:rsidRDefault="00096BB5" w:rsidP="007B4341">
      <w:pPr>
        <w:pStyle w:val="BodyText"/>
        <w:rPr>
          <w:ins w:id="2042" w:author=" Vijay Parmar" w:date="2009-08-19T11:41:00Z"/>
        </w:rPr>
      </w:pPr>
      <w:r>
        <w:t>CSM is adaptable for Non-</w:t>
      </w:r>
      <w:r w:rsidR="007B4341">
        <w:t>SDK systems with minor modifications if required. The general principle should be same as for an SDK generated system. It can be assumed that users will need to configure the solution and adapt it for their application.</w:t>
      </w:r>
    </w:p>
    <w:p w:rsidR="002F4FBE" w:rsidRDefault="002F4FBE" w:rsidP="007B4341">
      <w:pPr>
        <w:pStyle w:val="BodyText"/>
      </w:pPr>
    </w:p>
    <w:p w:rsidR="007B4341" w:rsidRDefault="007B4341" w:rsidP="007B4341">
      <w:pPr>
        <w:pStyle w:val="Heading3"/>
      </w:pPr>
      <w:bookmarkStart w:id="2043" w:name="_Toc238795998"/>
      <w:r>
        <w:t>Overall Design</w:t>
      </w:r>
      <w:bookmarkEnd w:id="2043"/>
    </w:p>
    <w:p w:rsidR="007B4341" w:rsidRDefault="007B4341" w:rsidP="007B4341">
      <w:pPr>
        <w:pStyle w:val="BodyText"/>
      </w:pPr>
      <w:r>
        <w:t xml:space="preserve">In order to provide instance level security, CSM utilizes the filter capability provided by </w:t>
      </w:r>
      <w:r w:rsidR="00854D0C">
        <w:t>H</w:t>
      </w:r>
      <w:r>
        <w:t xml:space="preserve">ibernate. These filters contain filtering queries </w:t>
      </w:r>
      <w:r w:rsidR="00854D0C">
        <w:t>that</w:t>
      </w:r>
      <w:r>
        <w:t xml:space="preserve"> are injected to the actual business queries</w:t>
      </w:r>
      <w:r w:rsidR="00854D0C">
        <w:t>,</w:t>
      </w:r>
      <w:r>
        <w:t xml:space="preserve"> which are fired by the user. These filters are applied at </w:t>
      </w:r>
      <w:r w:rsidR="00854D0C">
        <w:t xml:space="preserve">the </w:t>
      </w:r>
      <w:r>
        <w:t xml:space="preserve">class level. So </w:t>
      </w:r>
      <w:r w:rsidR="00854D0C">
        <w:t xml:space="preserve">that </w:t>
      </w:r>
      <w:r>
        <w:t xml:space="preserve">whenever </w:t>
      </w:r>
      <w:r w:rsidR="00854D0C">
        <w:t xml:space="preserve">the </w:t>
      </w:r>
      <w:r>
        <w:t>class is queried</w:t>
      </w:r>
      <w:r w:rsidR="00854D0C">
        <w:t>,</w:t>
      </w:r>
      <w:r>
        <w:t xml:space="preserve"> the attached filter is appended to the actual business query directly by Hibernate. </w:t>
      </w:r>
      <w:r w:rsidR="00F228E8">
        <w:fldChar w:fldCharType="begin"/>
      </w:r>
      <w:r w:rsidR="00A6073E">
        <w:instrText xml:space="preserve"> XE "</w:instrText>
      </w:r>
      <w:r w:rsidR="00A6073E" w:rsidRPr="002C356A">
        <w:instrText>instance level security:overall design</w:instrText>
      </w:r>
      <w:r w:rsidR="00A6073E">
        <w:instrText xml:space="preserve">" </w:instrText>
      </w:r>
      <w:r w:rsidR="00F228E8">
        <w:fldChar w:fldCharType="end"/>
      </w:r>
    </w:p>
    <w:p w:rsidR="00C30D19" w:rsidRDefault="007B4341" w:rsidP="007B4341">
      <w:pPr>
        <w:pStyle w:val="BodyText"/>
      </w:pPr>
      <w:r>
        <w:t>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w:t>
      </w:r>
      <w:r w:rsidR="008B318A">
        <w:t xml:space="preserve">. </w:t>
      </w:r>
      <w:r>
        <w:t xml:space="preserve">These filters are stored in the CSM database. </w:t>
      </w:r>
    </w:p>
    <w:p w:rsidR="007B4341" w:rsidRDefault="007B4341" w:rsidP="007B4341">
      <w:pPr>
        <w:pStyle w:val="BodyText"/>
      </w:pPr>
      <w:r>
        <w:t>The custom (non-CSM) filters defined via HBM files or by using @filter annotati</w:t>
      </w:r>
      <w:r w:rsidR="00C30D19">
        <w:t>ons are also considered. At run</w:t>
      </w:r>
      <w:r>
        <w:t>time</w:t>
      </w:r>
      <w:r w:rsidR="00C30D19">
        <w:t>,</w:t>
      </w:r>
      <w:r>
        <w:t xml:space="preserve"> the client application calls CSM’s helper methods</w:t>
      </w:r>
      <w:r w:rsidR="00C30D19">
        <w:t>,</w:t>
      </w:r>
      <w:r>
        <w:t xml:space="preserve"> which retrieve these filters from the CSM Database. They also inject these filter</w:t>
      </w:r>
      <w:r w:rsidR="00C30D19">
        <w:t>s</w:t>
      </w:r>
      <w:r>
        <w:t xml:space="preserve"> into hibernate configuration for the appropriate classes. </w:t>
      </w:r>
    </w:p>
    <w:p w:rsidR="007B4341" w:rsidRDefault="007B4341" w:rsidP="007B4341">
      <w:pPr>
        <w:pStyle w:val="BodyText"/>
      </w:pPr>
      <w:r>
        <w:t>Now since these filters are to be applied for a particular user or groups, the user name or group names are passed as parameters to these filters. So at runtime</w:t>
      </w:r>
      <w:r w:rsidR="00C30D19">
        <w:t>,</w:t>
      </w:r>
      <w:r>
        <w:t xml:space="preserve"> filter queries are injected into the actual user or group queries. This combined query is fired at the database and the resulting data is filtered based on the instances on which the user or group has access.</w:t>
      </w:r>
    </w:p>
    <w:p w:rsidR="007B4341" w:rsidRDefault="007B4341" w:rsidP="007B4341">
      <w:pPr>
        <w:pStyle w:val="Heading3"/>
      </w:pPr>
      <w:bookmarkStart w:id="2044" w:name="_Toc238795999"/>
      <w:r>
        <w:t>Provisioning Instance Level Security</w:t>
      </w:r>
      <w:bookmarkEnd w:id="2044"/>
    </w:p>
    <w:p w:rsidR="00E2492B" w:rsidRDefault="007B4341" w:rsidP="007B4341">
      <w:pPr>
        <w:pStyle w:val="BodyText"/>
      </w:pPr>
      <w:r>
        <w:t>A new menu tab has been added to UPT for the purpose of provisioning Instance Level Security</w:t>
      </w:r>
      <w:r w:rsidR="008B318A">
        <w:t xml:space="preserve">. </w:t>
      </w:r>
      <w:r w:rsidR="00F228E8">
        <w:fldChar w:fldCharType="begin"/>
      </w:r>
      <w:r w:rsidR="00A6073E">
        <w:instrText xml:space="preserve"> XE "</w:instrText>
      </w:r>
      <w:r w:rsidR="00A6073E" w:rsidRPr="001A3219">
        <w:instrText>instance level security:provisioning</w:instrText>
      </w:r>
      <w:r w:rsidR="00A6073E">
        <w:instrText xml:space="preserve">" </w:instrText>
      </w:r>
      <w:r w:rsidR="00F228E8">
        <w:fldChar w:fldCharType="end"/>
      </w:r>
      <w:r>
        <w:t xml:space="preserve">This tab lets </w:t>
      </w:r>
      <w:r w:rsidR="00C30D19">
        <w:t>you</w:t>
      </w:r>
      <w:r>
        <w:t xml:space="preserve"> configure the filter clauses for various classes in </w:t>
      </w:r>
      <w:r w:rsidR="00C30D19">
        <w:t>your</w:t>
      </w:r>
      <w:r>
        <w:t xml:space="preserve"> application. Once the filtering clauses are configured</w:t>
      </w:r>
      <w:r w:rsidR="00C30D19">
        <w:t>,</w:t>
      </w:r>
      <w:r>
        <w:t xml:space="preserve"> </w:t>
      </w:r>
      <w:r w:rsidR="00C30D19">
        <w:t xml:space="preserve">an Admin </w:t>
      </w:r>
      <w:r>
        <w:t>can create Protection Elements for the Instances of Objects on which the users have access</w:t>
      </w:r>
      <w:r w:rsidR="00C30D19">
        <w:t>,</w:t>
      </w:r>
      <w:r>
        <w:t xml:space="preserve"> and assign them access. The following activity diagram</w:t>
      </w:r>
      <w:r w:rsidR="00315838">
        <w:t xml:space="preserve"> (</w:t>
      </w:r>
      <w:r w:rsidR="00F228E8">
        <w:fldChar w:fldCharType="begin"/>
      </w:r>
      <w:r w:rsidR="00315838">
        <w:instrText xml:space="preserve"> REF _Ref213847254 \h </w:instrText>
      </w:r>
      <w:r w:rsidR="00F228E8">
        <w:fldChar w:fldCharType="separate"/>
      </w:r>
      <w:r w:rsidR="00E92FAF">
        <w:t xml:space="preserve">Figure </w:t>
      </w:r>
      <w:r w:rsidR="00E92FAF">
        <w:rPr>
          <w:noProof/>
        </w:rPr>
        <w:t>5</w:t>
      </w:r>
      <w:r w:rsidR="00E92FAF">
        <w:noBreakHyphen/>
      </w:r>
      <w:r w:rsidR="00E92FAF">
        <w:rPr>
          <w:noProof/>
        </w:rPr>
        <w:t>1</w:t>
      </w:r>
      <w:r w:rsidR="00F228E8">
        <w:fldChar w:fldCharType="end"/>
      </w:r>
      <w:r w:rsidR="00315838">
        <w:t>)</w:t>
      </w:r>
      <w:r>
        <w:t xml:space="preserve"> shows how</w:t>
      </w:r>
      <w:r w:rsidR="00315838">
        <w:t xml:space="preserve"> the filter clause functionality under the </w:t>
      </w:r>
      <w:r>
        <w:t xml:space="preserve">new </w:t>
      </w:r>
      <w:r w:rsidR="00315838">
        <w:t xml:space="preserve">Instance Level menu </w:t>
      </w:r>
      <w:r>
        <w:t>tab</w:t>
      </w:r>
      <w:r w:rsidR="00315838">
        <w:t xml:space="preserve"> works</w:t>
      </w:r>
      <w:r>
        <w:t xml:space="preserve"> </w:t>
      </w:r>
    </w:p>
    <w:p w:rsidR="00E2492B" w:rsidRDefault="00257618" w:rsidP="00B24995">
      <w:pPr>
        <w:pStyle w:val="GraphicAnchorMain"/>
      </w:pPr>
      <w:r>
        <w:rPr>
          <w:noProof/>
        </w:rPr>
        <w:lastRenderedPageBreak/>
        <w:drawing>
          <wp:inline distT="0" distB="0" distL="0" distR="0">
            <wp:extent cx="6565900" cy="6643370"/>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6565900" cy="6643370"/>
                    </a:xfrm>
                    <a:prstGeom prst="rect">
                      <a:avLst/>
                    </a:prstGeom>
                    <a:noFill/>
                    <a:ln w="9525">
                      <a:noFill/>
                      <a:miter lim="800000"/>
                      <a:headEnd/>
                      <a:tailEnd/>
                    </a:ln>
                  </pic:spPr>
                </pic:pic>
              </a:graphicData>
            </a:graphic>
          </wp:inline>
        </w:drawing>
      </w:r>
    </w:p>
    <w:p w:rsidR="00E2492B" w:rsidRDefault="00E2492B" w:rsidP="00E2492B">
      <w:pPr>
        <w:pStyle w:val="Caption"/>
      </w:pPr>
      <w:bookmarkStart w:id="2045" w:name="_Ref213847254"/>
      <w:r>
        <w:t xml:space="preserve">Figure </w:t>
      </w:r>
      <w:fldSimple w:instr=" STYLEREF 1 \s ">
        <w:r w:rsidR="00E92FAF">
          <w:rPr>
            <w:noProof/>
          </w:rPr>
          <w:t>5</w:t>
        </w:r>
      </w:fldSimple>
      <w:r w:rsidR="002F0542">
        <w:noBreakHyphen/>
      </w:r>
      <w:fldSimple w:instr=" SEQ Figure \* ARABIC \s 1 ">
        <w:r w:rsidR="00E92FAF">
          <w:rPr>
            <w:noProof/>
          </w:rPr>
          <w:t>1</w:t>
        </w:r>
      </w:fldSimple>
      <w:bookmarkEnd w:id="2045"/>
      <w:r>
        <w:t xml:space="preserve"> Instance Level Activity Flow</w:t>
      </w:r>
    </w:p>
    <w:p w:rsidR="007B4341" w:rsidRDefault="007B4341" w:rsidP="007B4341">
      <w:pPr>
        <w:pStyle w:val="BodyText"/>
      </w:pPr>
      <w:r>
        <w:t xml:space="preserve">The details for </w:t>
      </w:r>
      <w:r w:rsidR="00E2492B">
        <w:t>performing these</w:t>
      </w:r>
      <w:r>
        <w:t xml:space="preserve"> operations are provided in the</w:t>
      </w:r>
      <w:r w:rsidR="00C30D19">
        <w:t xml:space="preserve"> UPT chapter of this document, in</w:t>
      </w:r>
      <w:r>
        <w:t xml:space="preserve"> </w:t>
      </w:r>
      <w:fldSimple w:instr=" REF _Ref213843567 \h  \* MERGEFORMAT ">
        <w:r w:rsidR="00E92FAF" w:rsidRPr="00E92FAF">
          <w:rPr>
            <w:i/>
            <w:color w:val="0000FF"/>
          </w:rPr>
          <w:t>Instance Level Security</w:t>
        </w:r>
      </w:fldSimple>
      <w:r w:rsidR="00C30D19">
        <w:t xml:space="preserve"> on page </w:t>
      </w:r>
      <w:r w:rsidR="00F228E8">
        <w:fldChar w:fldCharType="begin"/>
      </w:r>
      <w:r w:rsidR="00C30D19">
        <w:instrText xml:space="preserve"> PAGEREF _Ref213843570 \h </w:instrText>
      </w:r>
      <w:r w:rsidR="00F228E8">
        <w:fldChar w:fldCharType="separate"/>
      </w:r>
      <w:r w:rsidR="00E92FAF">
        <w:rPr>
          <w:noProof/>
        </w:rPr>
        <w:t>62</w:t>
      </w:r>
      <w:r w:rsidR="00F228E8">
        <w:fldChar w:fldCharType="end"/>
      </w:r>
      <w:r w:rsidR="00C30D19">
        <w:t>.</w:t>
      </w:r>
      <w:r w:rsidR="00F228E8">
        <w:fldChar w:fldCharType="begin"/>
      </w:r>
      <w:r w:rsidR="00A6073E">
        <w:instrText xml:space="preserve"> XE "</w:instrText>
      </w:r>
      <w:r w:rsidR="00A6073E" w:rsidRPr="00141237">
        <w:instrText>instance level security:activity flow</w:instrText>
      </w:r>
      <w:r w:rsidR="00A6073E">
        <w:instrText xml:space="preserve">" </w:instrText>
      </w:r>
      <w:r w:rsidR="00F228E8">
        <w:fldChar w:fldCharType="end"/>
      </w:r>
    </w:p>
    <w:p w:rsidR="007B4341" w:rsidRDefault="00C30D19" w:rsidP="007B4341">
      <w:pPr>
        <w:pStyle w:val="BodyText"/>
      </w:pPr>
      <w:r>
        <w:t>In addition,</w:t>
      </w:r>
      <w:r w:rsidR="007B4341">
        <w:t xml:space="preserve"> </w:t>
      </w:r>
      <w:r>
        <w:t xml:space="preserve">the </w:t>
      </w:r>
      <w:r w:rsidR="007B4341">
        <w:t>Protection Element has been enhanced to now include a new value field</w:t>
      </w:r>
      <w:r>
        <w:t>,</w:t>
      </w:r>
      <w:r w:rsidR="007B4341">
        <w:t xml:space="preserve"> which the admins can use to provide values for the instances on which users have access.</w:t>
      </w:r>
    </w:p>
    <w:p w:rsidR="007B4341" w:rsidRDefault="00C30D19" w:rsidP="007B4341">
      <w:pPr>
        <w:pStyle w:val="BodyText"/>
      </w:pPr>
      <w:r>
        <w:t xml:space="preserve">The sections </w:t>
      </w:r>
      <w:r w:rsidR="00315838">
        <w:t xml:space="preserve">that follow </w:t>
      </w:r>
      <w:r>
        <w:t xml:space="preserve">provide a </w:t>
      </w:r>
      <w:r w:rsidR="007B4341">
        <w:t>workflow for provisioning instance level security</w:t>
      </w:r>
      <w:r>
        <w:t>.</w:t>
      </w:r>
    </w:p>
    <w:p w:rsidR="007B4341" w:rsidRDefault="007B4341" w:rsidP="007B4341">
      <w:pPr>
        <w:pStyle w:val="Heading4"/>
      </w:pPr>
      <w:r>
        <w:lastRenderedPageBreak/>
        <w:t>Uploading an Application File</w:t>
      </w:r>
    </w:p>
    <w:p w:rsidR="007B4341" w:rsidRDefault="007B4341" w:rsidP="007B4341">
      <w:pPr>
        <w:pStyle w:val="BodyText"/>
      </w:pPr>
      <w:r>
        <w:t xml:space="preserve">The first step is to upload a file which contains the </w:t>
      </w:r>
      <w:r w:rsidR="00C30D19">
        <w:t>H</w:t>
      </w:r>
      <w:r>
        <w:t>ibernate files along with the domain objects. This file should be a valid java archive and contain the following</w:t>
      </w:r>
      <w:r w:rsidR="00C30D19">
        <w:t>.</w:t>
      </w:r>
    </w:p>
    <w:p w:rsidR="007B4341" w:rsidRDefault="007B4341" w:rsidP="00C30D19">
      <w:pPr>
        <w:pStyle w:val="ListBullet"/>
      </w:pPr>
      <w:r>
        <w:t>Hibernate Configuration File – with database connection information</w:t>
      </w:r>
      <w:r w:rsidR="008C29D3">
        <w:t>.</w:t>
      </w:r>
      <w:r w:rsidR="008C29D3" w:rsidRPr="008C29D3">
        <w:t xml:space="preserve"> </w:t>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7B4341" w:rsidRDefault="007B4341" w:rsidP="00C30D19">
      <w:pPr>
        <w:pStyle w:val="ListBullet"/>
      </w:pPr>
      <w:r>
        <w:t>Hibernate Mapping files if not using annotations.</w:t>
      </w:r>
    </w:p>
    <w:p w:rsidR="007B4341" w:rsidRDefault="007B4341" w:rsidP="00C30D19">
      <w:pPr>
        <w:pStyle w:val="ListBullet"/>
      </w:pPr>
      <w:r>
        <w:t>Domain Objects Or Domain Objects with Hibernate Annotations.</w:t>
      </w:r>
    </w:p>
    <w:p w:rsidR="007B4341" w:rsidRDefault="00C30D19" w:rsidP="00C30D19">
      <w:pPr>
        <w:pStyle w:val="NoteMainbody"/>
      </w:pPr>
      <w:r w:rsidRPr="00C30D19">
        <w:rPr>
          <w:rStyle w:val="Bold"/>
        </w:rPr>
        <w:t>NOTE</w:t>
      </w:r>
      <w:r w:rsidR="007B4341" w:rsidRPr="00C30D19">
        <w:rPr>
          <w:rStyle w:val="Bold"/>
        </w:rPr>
        <w:t>:</w:t>
      </w:r>
      <w:r w:rsidR="007B4341">
        <w:t xml:space="preserve"> </w:t>
      </w:r>
      <w:ins w:id="2046" w:author=" Vijay Parmar" w:date="2009-08-23T03:39:00Z">
        <w:r w:rsidR="00DC5316">
          <w:t>Since</w:t>
        </w:r>
      </w:ins>
      <w:del w:id="2047" w:author=" Vijay Parmar" w:date="2009-08-23T03:40:00Z">
        <w:r w:rsidDel="00DC5316">
          <w:delText>As of</w:delText>
        </w:r>
      </w:del>
      <w:r>
        <w:t xml:space="preserve"> </w:t>
      </w:r>
      <w:r w:rsidR="007B4341">
        <w:t>CSM v.4.1</w:t>
      </w:r>
      <w:r>
        <w:t>,</w:t>
      </w:r>
      <w:r w:rsidR="007B4341">
        <w:t xml:space="preserve"> the Hibernate </w:t>
      </w:r>
      <w:r>
        <w:t>a</w:t>
      </w:r>
      <w:r w:rsidR="007B4341">
        <w:t>nnotations</w:t>
      </w:r>
      <w:r>
        <w:t xml:space="preserve"> and</w:t>
      </w:r>
      <w:r w:rsidR="007B4341">
        <w:t xml:space="preserve"> @Filter annotations are supported with the Instance Level Security feature.</w:t>
      </w:r>
    </w:p>
    <w:p w:rsidR="007B4341" w:rsidRDefault="007B4341" w:rsidP="007B4341">
      <w:pPr>
        <w:pStyle w:val="BodyText"/>
      </w:pPr>
      <w:r>
        <w:t xml:space="preserve">In </w:t>
      </w:r>
      <w:r w:rsidR="00C30D19">
        <w:t xml:space="preserve">the </w:t>
      </w:r>
      <w:r>
        <w:t>case of an SDK generated system, there are two jar files generated containing the Hibernate and Domain Objects separately. In this case</w:t>
      </w:r>
      <w:r w:rsidR="00C30D19">
        <w:t>,</w:t>
      </w:r>
      <w:r>
        <w:t xml:space="preserve"> both </w:t>
      </w:r>
      <w:r w:rsidR="00C30D19">
        <w:t xml:space="preserve">of </w:t>
      </w:r>
      <w:r>
        <w:t>these files have to be uploaded.</w:t>
      </w:r>
    </w:p>
    <w:p w:rsidR="007B4341" w:rsidRDefault="00C30D19" w:rsidP="007B4341">
      <w:pPr>
        <w:pStyle w:val="BodyText"/>
      </w:pPr>
      <w:r>
        <w:t>In addition,</w:t>
      </w:r>
      <w:r w:rsidR="007B4341">
        <w:t xml:space="preserve"> a fully qualify hibernate configuration file name should be provided along with the files. Once the file is successfully uploaded a success message is given to the user.</w:t>
      </w:r>
    </w:p>
    <w:p w:rsidR="007B4341" w:rsidRDefault="007B4341" w:rsidP="007B4341">
      <w:pPr>
        <w:pStyle w:val="Heading4"/>
      </w:pPr>
      <w:r>
        <w:t>Creating a Filter Clause</w:t>
      </w:r>
    </w:p>
    <w:p w:rsidR="007B4341" w:rsidRDefault="007B4341" w:rsidP="007B4341">
      <w:pPr>
        <w:pStyle w:val="BodyText"/>
      </w:pPr>
      <w:r>
        <w:t xml:space="preserve">Once the file containing </w:t>
      </w:r>
      <w:r w:rsidR="00C30D19">
        <w:t xml:space="preserve">the </w:t>
      </w:r>
      <w:r>
        <w:t>Hibernate information is uploaded</w:t>
      </w:r>
      <w:r w:rsidR="00C30D19">
        <w:t>,</w:t>
      </w:r>
      <w:r>
        <w:t xml:space="preserve"> we can use it to create filter clause</w:t>
      </w:r>
      <w:r w:rsidR="00C30D19">
        <w:t>s</w:t>
      </w:r>
      <w:r>
        <w:t xml:space="preserve"> for different objects.</w:t>
      </w:r>
      <w:r w:rsidR="00F228E8">
        <w:fldChar w:fldCharType="begin"/>
      </w:r>
      <w:r w:rsidR="00A6073E">
        <w:instrText xml:space="preserve"> XE "</w:instrText>
      </w:r>
      <w:r w:rsidR="00A6073E" w:rsidRPr="00347DEE">
        <w:instrText>filter clause</w:instrText>
      </w:r>
      <w:r w:rsidR="007F0163">
        <w:instrText>s</w:instrText>
      </w:r>
      <w:r w:rsidR="00A6073E">
        <w:instrText xml:space="preserve">" </w:instrText>
      </w:r>
      <w:r w:rsidR="00F228E8">
        <w:fldChar w:fldCharType="end"/>
      </w:r>
      <w:r w:rsidR="00F228E8">
        <w:fldChar w:fldCharType="begin"/>
      </w:r>
      <w:r w:rsidR="00A6073E">
        <w:instrText xml:space="preserve"> XE "</w:instrText>
      </w:r>
      <w:r w:rsidR="00A6073E" w:rsidRPr="00347DEE">
        <w:instrText>create filter clause</w:instrText>
      </w:r>
      <w:r w:rsidR="00A6073E">
        <w:instrText xml:space="preserve">" </w:instrText>
      </w:r>
      <w:r w:rsidR="00F228E8">
        <w:fldChar w:fldCharType="end"/>
      </w:r>
      <w:r w:rsidR="00F228E8">
        <w:fldChar w:fldCharType="begin"/>
      </w:r>
      <w:r w:rsidR="00A6073E">
        <w:instrText xml:space="preserve"> XE "</w:instrText>
      </w:r>
      <w:r w:rsidR="00A6073E" w:rsidRPr="00494705">
        <w:instrText>security:create filter clause</w:instrText>
      </w:r>
      <w:r w:rsidR="00A6073E">
        <w:instrText xml:space="preserve">" </w:instrText>
      </w:r>
      <w:r w:rsidR="00F228E8">
        <w:fldChar w:fldCharType="end"/>
      </w:r>
    </w:p>
    <w:p w:rsidR="007B4341" w:rsidRDefault="007B4341" w:rsidP="007B4341">
      <w:pPr>
        <w:pStyle w:val="BodyText"/>
      </w:pPr>
      <w:r>
        <w:t>On the filter clause screen,</w:t>
      </w:r>
      <w:r w:rsidR="00C30D19">
        <w:t xml:space="preserve"> the</w:t>
      </w:r>
      <w:r>
        <w:t xml:space="preserve"> user first has to select the class for which </w:t>
      </w:r>
      <w:r w:rsidR="00C30D19">
        <w:t>they want</w:t>
      </w:r>
      <w:r>
        <w:t xml:space="preserve"> to add the filter. Once the class is selected, the </w:t>
      </w:r>
      <w:r w:rsidR="00653A5A">
        <w:t>Filter Chain drop-down list</w:t>
      </w:r>
      <w:r>
        <w:t xml:space="preserve"> is automatically populated with the associated classes. </w:t>
      </w:r>
    </w:p>
    <w:p w:rsidR="007B4341" w:rsidRDefault="007B4341" w:rsidP="007B4341">
      <w:pPr>
        <w:pStyle w:val="NoteMainbody"/>
      </w:pPr>
      <w:r w:rsidRPr="00C30D19">
        <w:rPr>
          <w:rStyle w:val="Bold"/>
        </w:rPr>
        <w:t>NOTE:</w:t>
      </w:r>
      <w:r>
        <w:t xml:space="preserve"> There is an entry for the master class itself in the list. This is to allow for direct instance level security.</w:t>
      </w:r>
    </w:p>
    <w:p w:rsidR="007B4341" w:rsidRDefault="007B4341" w:rsidP="007B4341">
      <w:pPr>
        <w:pStyle w:val="BodyText"/>
      </w:pPr>
      <w:r>
        <w:t>If you want to provision a</w:t>
      </w:r>
      <w:r w:rsidR="00653A5A">
        <w:t xml:space="preserve"> Direct Instance Level Security, </w:t>
      </w:r>
      <w:r>
        <w:t xml:space="preserve">select the class itself </w:t>
      </w:r>
      <w:r w:rsidR="00653A5A">
        <w:t>from</w:t>
      </w:r>
      <w:r>
        <w:t xml:space="preserve"> the </w:t>
      </w:r>
      <w:r w:rsidR="00653A5A">
        <w:t>Filter Chain drop-down list</w:t>
      </w:r>
      <w:r>
        <w:t xml:space="preserve"> and </w:t>
      </w:r>
      <w:r w:rsidR="00653A5A">
        <w:t xml:space="preserve">click </w:t>
      </w:r>
      <w:r w:rsidR="00653A5A" w:rsidRPr="00653A5A">
        <w:rPr>
          <w:rStyle w:val="Bold"/>
        </w:rPr>
        <w:t>Done</w:t>
      </w:r>
      <w:r>
        <w:t xml:space="preserve">. </w:t>
      </w:r>
    </w:p>
    <w:p w:rsidR="007B4341" w:rsidRDefault="007B4341" w:rsidP="007B4341">
      <w:pPr>
        <w:pStyle w:val="BodyText"/>
      </w:pPr>
      <w:r>
        <w:t>In case of Cross Dependant Security, sel</w:t>
      </w:r>
      <w:r w:rsidR="00653A5A">
        <w:t xml:space="preserve">ect the associated class from the Filter Chain drop-down list. </w:t>
      </w:r>
      <w:r>
        <w:t xml:space="preserve">Note that you can drill down the class hierarchy by </w:t>
      </w:r>
      <w:r w:rsidR="00653A5A">
        <w:t>clicking</w:t>
      </w:r>
      <w:r>
        <w:t xml:space="preserve"> the Add button</w:t>
      </w:r>
      <w:r w:rsidR="00653A5A">
        <w:t xml:space="preserve"> located in the Filter Chain section of the Filter Clause Details form</w:t>
      </w:r>
      <w:r>
        <w:t>. This bring</w:t>
      </w:r>
      <w:r w:rsidR="00653A5A">
        <w:t>s</w:t>
      </w:r>
      <w:r>
        <w:t xml:space="preserve"> the associated child classes. Once you have reached the final class on which the security for the class is dependant</w:t>
      </w:r>
      <w:r w:rsidR="00653A5A">
        <w:t>,</w:t>
      </w:r>
      <w:r>
        <w:t xml:space="preserve"> you can </w:t>
      </w:r>
      <w:r w:rsidR="00653A5A">
        <w:t xml:space="preserve">click </w:t>
      </w:r>
      <w:r w:rsidR="00653A5A" w:rsidRPr="00653A5A">
        <w:rPr>
          <w:rStyle w:val="Bold"/>
        </w:rPr>
        <w:t>D</w:t>
      </w:r>
      <w:r w:rsidRPr="00653A5A">
        <w:rPr>
          <w:rStyle w:val="Bold"/>
        </w:rPr>
        <w:t>one</w:t>
      </w:r>
      <w:r>
        <w:t>.</w:t>
      </w:r>
    </w:p>
    <w:p w:rsidR="007B4341" w:rsidRDefault="007B4341" w:rsidP="007B4341">
      <w:pPr>
        <w:pStyle w:val="BodyText"/>
      </w:pPr>
      <w:r>
        <w:t xml:space="preserve">On pressing </w:t>
      </w:r>
      <w:r w:rsidR="00653A5A">
        <w:t xml:space="preserve">Done, </w:t>
      </w:r>
      <w:r>
        <w:t xml:space="preserve">the attribute list is populated with the attributes from the last class in the filter chain. Select the attribute </w:t>
      </w:r>
      <w:r w:rsidR="00E2492B">
        <w:t xml:space="preserve">on </w:t>
      </w:r>
      <w:r>
        <w:t>whose value the user will be granted access.</w:t>
      </w:r>
    </w:p>
    <w:p w:rsidR="007B4341" w:rsidRDefault="007B4341" w:rsidP="007B4341">
      <w:pPr>
        <w:pStyle w:val="BodyText"/>
      </w:pPr>
      <w:r>
        <w:t xml:space="preserve">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w:t>
      </w:r>
      <w:r w:rsidR="008B318A">
        <w:t>Hence you can provide an alias that will be used to determine to which protection elements the user has been granted access.</w:t>
      </w:r>
    </w:p>
    <w:p w:rsidR="004B0217" w:rsidRDefault="007B4341" w:rsidP="007B4341">
      <w:pPr>
        <w:pStyle w:val="BodyText"/>
        <w:rPr>
          <w:ins w:id="2048" w:author=" Vijay Parmar" w:date="2009-08-23T03:41:00Z"/>
        </w:rPr>
      </w:pPr>
      <w:r>
        <w:lastRenderedPageBreak/>
        <w:t xml:space="preserve">Once everything is selected, </w:t>
      </w:r>
      <w:r w:rsidR="00E2492B">
        <w:t>click</w:t>
      </w:r>
      <w:del w:id="2049" w:author=" Vijay Parmar" w:date="2009-08-23T03:40:00Z">
        <w:r w:rsidR="00E2492B" w:rsidDel="004B0217">
          <w:delText>ing</w:delText>
        </w:r>
      </w:del>
      <w:r>
        <w:t xml:space="preserve"> </w:t>
      </w:r>
      <w:r w:rsidRPr="00E2492B">
        <w:rPr>
          <w:rStyle w:val="Bold"/>
        </w:rPr>
        <w:t>Add</w:t>
      </w:r>
      <w:r>
        <w:t xml:space="preserve"> </w:t>
      </w:r>
      <w:r w:rsidR="00E2492B">
        <w:t xml:space="preserve">at the bottom of the </w:t>
      </w:r>
      <w:r>
        <w:t>filter</w:t>
      </w:r>
      <w:r w:rsidR="00E2492B">
        <w:t xml:space="preserve"> form</w:t>
      </w:r>
      <w:r>
        <w:t xml:space="preserve"> </w:t>
      </w:r>
      <w:ins w:id="2050" w:author=" Vijay Parmar" w:date="2009-08-23T03:40:00Z">
        <w:r w:rsidR="004B0217">
          <w:t xml:space="preserve">to </w:t>
        </w:r>
      </w:ins>
      <w:r>
        <w:t>create</w:t>
      </w:r>
      <w:del w:id="2051" w:author=" Vijay Parmar" w:date="2009-08-23T03:40:00Z">
        <w:r w:rsidR="00E2492B" w:rsidDel="004B0217">
          <w:delText>s</w:delText>
        </w:r>
      </w:del>
      <w:r>
        <w:t xml:space="preserve"> the filter. </w:t>
      </w:r>
    </w:p>
    <w:p w:rsidR="004B0217" w:rsidRDefault="004B0217" w:rsidP="007B4341">
      <w:pPr>
        <w:pStyle w:val="BodyText"/>
        <w:rPr>
          <w:ins w:id="2052" w:author=" Vijay Parmar" w:date="2009-08-23T03:42:00Z"/>
        </w:rPr>
      </w:pPr>
      <w:ins w:id="2053" w:author=" Vijay Parmar" w:date="2009-08-23T03:41:00Z">
        <w:r>
          <w:t xml:space="preserve">Once the ‘Add’ button is clicked, depending on whether the Instance Level </w:t>
        </w:r>
      </w:ins>
      <w:ins w:id="2054" w:author=" Vijay Parmar" w:date="2009-08-23T03:42:00Z">
        <w:r>
          <w:t>Query Performance Enhancement feature is enabled for the secured object</w:t>
        </w:r>
      </w:ins>
      <w:ins w:id="2055" w:author=" Vijay Parmar" w:date="2009-08-23T03:44:00Z">
        <w:r>
          <w:t xml:space="preserve"> and attribute</w:t>
        </w:r>
      </w:ins>
      <w:ins w:id="2056" w:author=" Vijay Parmar" w:date="2009-08-23T03:42:00Z">
        <w:r>
          <w:t>, the filtering SQL statements are generated differently and displayed back to the user.</w:t>
        </w:r>
      </w:ins>
    </w:p>
    <w:p w:rsidR="004B0217" w:rsidRDefault="004B0217" w:rsidP="007B4341">
      <w:pPr>
        <w:pStyle w:val="BodyText"/>
        <w:rPr>
          <w:ins w:id="2057" w:author=" Vijay Parmar" w:date="2009-08-23T03:43:00Z"/>
        </w:rPr>
      </w:pPr>
      <w:ins w:id="2058" w:author=" Vijay Parmar" w:date="2009-08-23T03:43:00Z">
        <w:r>
          <w:t xml:space="preserve">If the instance level security query performance enhancement feature is enabled for the secured object and </w:t>
        </w:r>
      </w:ins>
      <w:ins w:id="2059" w:author=" Vijay Parmar" w:date="2009-08-23T03:44:00Z">
        <w:r>
          <w:t>a</w:t>
        </w:r>
      </w:ins>
      <w:ins w:id="2060" w:author=" Vijay Parmar" w:date="2009-08-23T03:43:00Z">
        <w:r>
          <w:t>ttribute</w:t>
        </w:r>
      </w:ins>
      <w:ins w:id="2061" w:author=" Vijay Parmar" w:date="2009-08-23T03:44:00Z">
        <w:r>
          <w:t xml:space="preserve"> and an ‘active’ entry is available in the CSM_MAPPING table</w:t>
        </w:r>
      </w:ins>
      <w:ins w:id="2062" w:author=" Vijay Parmar" w:date="2009-08-23T03:43:00Z">
        <w:r>
          <w:t xml:space="preserve">, then the </w:t>
        </w:r>
      </w:ins>
      <w:ins w:id="2063" w:author=" Vijay Parmar" w:date="2009-08-23T03:44:00Z">
        <w:r>
          <w:t>filter generation process also involves creating temporary Instance tables and views</w:t>
        </w:r>
      </w:ins>
      <w:ins w:id="2064" w:author=" Vijay Parmar" w:date="2009-08-23T03:45:00Z">
        <w:r>
          <w:t>. See the section Using Instance Level Query Performance Enhancements for more information.</w:t>
        </w:r>
      </w:ins>
    </w:p>
    <w:p w:rsidR="00E2492B" w:rsidRDefault="007B4341" w:rsidP="007B4341">
      <w:pPr>
        <w:pStyle w:val="BodyText"/>
      </w:pPr>
      <w:r>
        <w:t>Once the filter is created</w:t>
      </w:r>
      <w:r w:rsidR="00E2492B">
        <w:t>, the</w:t>
      </w:r>
      <w:r>
        <w:t xml:space="preserve"> filtering SQL</w:t>
      </w:r>
      <w:r w:rsidR="00E2492B">
        <w:t xml:space="preserve"> statements</w:t>
      </w:r>
      <w:r>
        <w:t xml:space="preserve"> </w:t>
      </w:r>
      <w:r w:rsidR="00E2492B">
        <w:t xml:space="preserve">are </w:t>
      </w:r>
      <w:r>
        <w:t xml:space="preserve">generated and displayed back to the user. </w:t>
      </w:r>
    </w:p>
    <w:p w:rsidR="007B4341" w:rsidRDefault="007B4341" w:rsidP="007B4341">
      <w:pPr>
        <w:pStyle w:val="BodyText"/>
      </w:pPr>
      <w:r>
        <w:t xml:space="preserve">The generated SQL </w:t>
      </w:r>
      <w:r w:rsidR="00E2492B">
        <w:t xml:space="preserve">statements </w:t>
      </w:r>
      <w:r>
        <w:t xml:space="preserve">are for User and Group level filtering. Note that these fields are kept editable to allow users to modify the SQL in case if they want to optimize it further. The </w:t>
      </w:r>
      <w:r w:rsidR="00E2492B">
        <w:t>User SQL generated</w:t>
      </w:r>
      <w:r>
        <w:t xml:space="preserve"> will be used if instance level security is being done </w:t>
      </w:r>
      <w:r w:rsidR="00E2492B">
        <w:t>at the</w:t>
      </w:r>
      <w:r>
        <w:t xml:space="preserve"> user level. The SQL generated for Group will be used when instance level security is being doing for group level. Both SQL </w:t>
      </w:r>
      <w:r w:rsidR="00E2492B">
        <w:t xml:space="preserve">statements </w:t>
      </w:r>
      <w:r>
        <w:t>are different and special att</w:t>
      </w:r>
      <w:r w:rsidR="00E2492B">
        <w:t>ention must</w:t>
      </w:r>
      <w:r>
        <w:t xml:space="preserve"> be paid while editing any of the SQL filter query.</w:t>
      </w:r>
    </w:p>
    <w:p w:rsidR="007B4341" w:rsidRDefault="007B4341" w:rsidP="007B4341">
      <w:pPr>
        <w:pStyle w:val="Heading4"/>
      </w:pPr>
      <w:r>
        <w:t>Creating Protection Element</w:t>
      </w:r>
      <w:r w:rsidR="00E2492B">
        <w:t>s</w:t>
      </w:r>
    </w:p>
    <w:p w:rsidR="007B4341" w:rsidRDefault="007B4341" w:rsidP="007B4341">
      <w:pPr>
        <w:pStyle w:val="BodyText"/>
      </w:pPr>
      <w:r>
        <w:t>Once the security filters have been created, you need to provision the actual instances on which the user has access. This is done by creating protection elements for these instances and providing access to the users.</w:t>
      </w:r>
      <w:r w:rsidR="00F228E8">
        <w:fldChar w:fldCharType="begin"/>
      </w:r>
      <w:r w:rsidR="004B7991">
        <w:instrText xml:space="preserve"> XE "</w:instrText>
      </w:r>
      <w:r w:rsidR="004B7991" w:rsidRPr="00EE77D5">
        <w:instrText>protection element:create</w:instrText>
      </w:r>
      <w:r w:rsidR="004B7991">
        <w:instrText xml:space="preserve">" </w:instrText>
      </w:r>
      <w:r w:rsidR="00F228E8">
        <w:fldChar w:fldCharType="end"/>
      </w:r>
      <w:r w:rsidR="00F228E8">
        <w:fldChar w:fldCharType="begin"/>
      </w:r>
      <w:r w:rsidR="004B7991">
        <w:instrText xml:space="preserve"> XE "</w:instrText>
      </w:r>
      <w:r w:rsidR="004B7991" w:rsidRPr="00347DEE">
        <w:instrText>create protection element</w:instrText>
      </w:r>
      <w:r w:rsidR="004B7991">
        <w:instrText xml:space="preserve">" </w:instrText>
      </w:r>
      <w:r w:rsidR="00F228E8">
        <w:fldChar w:fldCharType="end"/>
      </w:r>
      <w:r w:rsidR="00F228E8">
        <w:fldChar w:fldCharType="begin"/>
      </w:r>
      <w:r w:rsidR="004B7991">
        <w:instrText xml:space="preserve"> XE "</w:instrText>
      </w:r>
      <w:r w:rsidR="004B7991" w:rsidRPr="00DE64D9">
        <w:instrText>security:protection element</w:instrText>
      </w:r>
      <w:r w:rsidR="004B7991">
        <w:instrText xml:space="preserve">" </w:instrText>
      </w:r>
      <w:r w:rsidR="00F228E8">
        <w:fldChar w:fldCharType="end"/>
      </w:r>
    </w:p>
    <w:p w:rsidR="007B4341" w:rsidRDefault="00E2492B" w:rsidP="007B4341">
      <w:pPr>
        <w:pStyle w:val="BodyText"/>
      </w:pPr>
      <w:r>
        <w:t>The following table provides descriptions of the Protection Element f</w:t>
      </w:r>
      <w:r w:rsidR="007B4341">
        <w:t xml:space="preserve">ields </w:t>
      </w:r>
      <w:r>
        <w:t>that an Admin must populate when creating a Protection Element</w:t>
      </w:r>
      <w:r w:rsidR="007B434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7B4341" w:rsidRPr="007B4341" w:rsidTr="00B518D5">
        <w:trPr>
          <w:cantSplit/>
          <w:tblHeader/>
        </w:trPr>
        <w:tc>
          <w:tcPr>
            <w:tcW w:w="3168" w:type="dxa"/>
            <w:shd w:val="clear" w:color="auto" w:fill="D9D9D9"/>
            <w:vAlign w:val="center"/>
          </w:tcPr>
          <w:p w:rsidR="007B4341" w:rsidRPr="007B4341" w:rsidRDefault="007B4341" w:rsidP="00D039D0">
            <w:pPr>
              <w:pStyle w:val="TableHeaderCenter"/>
            </w:pPr>
            <w:r w:rsidRPr="007B4341">
              <w:t>Field Name</w:t>
            </w:r>
          </w:p>
        </w:tc>
        <w:tc>
          <w:tcPr>
            <w:tcW w:w="5256" w:type="dxa"/>
            <w:shd w:val="clear" w:color="auto" w:fill="D9D9D9"/>
            <w:vAlign w:val="center"/>
          </w:tcPr>
          <w:p w:rsidR="007B4341" w:rsidRPr="007B4341" w:rsidRDefault="007B4341" w:rsidP="00D039D0">
            <w:pPr>
              <w:pStyle w:val="TableHeaderCenter"/>
            </w:pPr>
            <w:r w:rsidRPr="007B4341">
              <w:t>Description</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Name</w:t>
            </w:r>
          </w:p>
        </w:tc>
        <w:tc>
          <w:tcPr>
            <w:tcW w:w="5256" w:type="dxa"/>
            <w:vAlign w:val="center"/>
          </w:tcPr>
          <w:p w:rsidR="007B4341" w:rsidRPr="007B4341" w:rsidRDefault="007B4341" w:rsidP="00D039D0">
            <w:pPr>
              <w:pStyle w:val="TableText"/>
            </w:pPr>
            <w:r w:rsidRPr="007B4341">
              <w:t xml:space="preserve">Distinct name </w:t>
            </w:r>
            <w:r w:rsidR="00E2492B">
              <w:t xml:space="preserve">that uniquely </w:t>
            </w:r>
            <w:r w:rsidR="008B318A">
              <w:t>identifies</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Description</w:t>
            </w:r>
          </w:p>
        </w:tc>
        <w:tc>
          <w:tcPr>
            <w:tcW w:w="5256" w:type="dxa"/>
            <w:vAlign w:val="center"/>
          </w:tcPr>
          <w:p w:rsidR="007B4341" w:rsidRPr="007B4341" w:rsidRDefault="007B4341" w:rsidP="00D039D0">
            <w:pPr>
              <w:pStyle w:val="TableText"/>
            </w:pPr>
            <w:r w:rsidRPr="007B4341">
              <w:t xml:space="preserve">Description </w:t>
            </w:r>
            <w:r w:rsidR="00E2492B">
              <w:t>of</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Type</w:t>
            </w:r>
          </w:p>
        </w:tc>
        <w:tc>
          <w:tcPr>
            <w:tcW w:w="5256" w:type="dxa"/>
            <w:vAlign w:val="center"/>
          </w:tcPr>
          <w:p w:rsidR="007B4341" w:rsidRPr="007B4341" w:rsidRDefault="007B4341" w:rsidP="00D039D0">
            <w:pPr>
              <w:pStyle w:val="TableText"/>
            </w:pPr>
            <w:r w:rsidRPr="007B4341">
              <w:t>Can be left blank</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Object Id</w:t>
            </w:r>
          </w:p>
        </w:tc>
        <w:tc>
          <w:tcPr>
            <w:tcW w:w="5256" w:type="dxa"/>
            <w:vAlign w:val="center"/>
          </w:tcPr>
          <w:p w:rsidR="007B4341" w:rsidRPr="007B4341" w:rsidRDefault="007B4341" w:rsidP="00D039D0">
            <w:pPr>
              <w:pStyle w:val="TableText"/>
            </w:pPr>
            <w:r w:rsidRPr="007B4341">
              <w:t>The target class name on which the security of the master class depends. If an alias class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Attribute</w:t>
            </w:r>
          </w:p>
        </w:tc>
        <w:tc>
          <w:tcPr>
            <w:tcW w:w="5256" w:type="dxa"/>
            <w:vAlign w:val="center"/>
          </w:tcPr>
          <w:p w:rsidR="007B4341" w:rsidRPr="007B4341" w:rsidRDefault="007B4341" w:rsidP="00D039D0">
            <w:pPr>
              <w:pStyle w:val="TableText"/>
            </w:pPr>
            <w:r w:rsidRPr="007B4341">
              <w:t>The name of the attribute of the target class on which the security of the master class depends. If an alias attribute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Value</w:t>
            </w:r>
          </w:p>
        </w:tc>
        <w:tc>
          <w:tcPr>
            <w:tcW w:w="5256" w:type="dxa"/>
            <w:vAlign w:val="center"/>
          </w:tcPr>
          <w:p w:rsidR="007B4341" w:rsidRPr="007B4341" w:rsidRDefault="007B4341" w:rsidP="00D039D0">
            <w:pPr>
              <w:pStyle w:val="TableText"/>
            </w:pPr>
            <w:r w:rsidRPr="007B4341">
              <w:t>The actual value of the attribute on which user has access.</w:t>
            </w:r>
          </w:p>
        </w:tc>
      </w:tr>
      <w:tr w:rsidR="007B4341" w:rsidRPr="007B4341" w:rsidTr="00B518D5">
        <w:trPr>
          <w:cantSplit/>
        </w:trPr>
        <w:tc>
          <w:tcPr>
            <w:tcW w:w="3168" w:type="dxa"/>
            <w:vAlign w:val="center"/>
          </w:tcPr>
          <w:p w:rsidR="007B4341" w:rsidRPr="007B4341" w:rsidRDefault="007B4341" w:rsidP="00D039D0">
            <w:pPr>
              <w:pStyle w:val="TableText"/>
            </w:pPr>
            <w:r w:rsidRPr="007B4341">
              <w:t>Update Date</w:t>
            </w:r>
          </w:p>
        </w:tc>
        <w:tc>
          <w:tcPr>
            <w:tcW w:w="5256" w:type="dxa"/>
            <w:vAlign w:val="center"/>
          </w:tcPr>
          <w:p w:rsidR="007B4341" w:rsidRPr="007B4341" w:rsidRDefault="007B4341" w:rsidP="00D039D0">
            <w:pPr>
              <w:pStyle w:val="TableText"/>
            </w:pPr>
            <w:r w:rsidRPr="007B4341">
              <w:t>Date when the protection element was last updated</w:t>
            </w:r>
          </w:p>
        </w:tc>
      </w:tr>
    </w:tbl>
    <w:p w:rsidR="005D0051" w:rsidRDefault="002A3C9A" w:rsidP="007B4341">
      <w:pPr>
        <w:pStyle w:val="Caption"/>
      </w:pPr>
      <w:r>
        <w:t>Figure</w:t>
      </w:r>
      <w:r w:rsidR="007B4341">
        <w:t xml:space="preserve"> </w:t>
      </w:r>
      <w:fldSimple w:instr=" STYLEREF 1 \s ">
        <w:r w:rsidR="00E92FAF">
          <w:rPr>
            <w:noProof/>
          </w:rPr>
          <w:t>5</w:t>
        </w:r>
      </w:fldSimple>
      <w:r w:rsidR="002F0542">
        <w:noBreakHyphen/>
      </w:r>
      <w:fldSimple w:instr=" SEQ Figure \* ARABIC \s 1 ">
        <w:r w:rsidR="00E92FAF">
          <w:rPr>
            <w:noProof/>
          </w:rPr>
          <w:t>2</w:t>
        </w:r>
      </w:fldSimple>
      <w:r w:rsidR="007B4341">
        <w:t xml:space="preserve"> Protection Element Fields</w:t>
      </w:r>
    </w:p>
    <w:p w:rsidR="00EB0159" w:rsidRDefault="007B4341" w:rsidP="007B4341">
      <w:pPr>
        <w:pStyle w:val="Heading3"/>
      </w:pPr>
      <w:bookmarkStart w:id="2065" w:name="_Toc238796000"/>
      <w:r>
        <w:lastRenderedPageBreak/>
        <w:t>Using Instance Level Security</w:t>
      </w:r>
      <w:bookmarkEnd w:id="2065"/>
    </w:p>
    <w:p w:rsidR="007B4341" w:rsidRDefault="00315838" w:rsidP="007B4341">
      <w:pPr>
        <w:pStyle w:val="BodyText"/>
      </w:pPr>
      <w:r>
        <w:t>In order for the c</w:t>
      </w:r>
      <w:r w:rsidR="007B4341">
        <w:t xml:space="preserve">lient application to inject Instance Level Security, CSM provides a helper class which assists them. This class contains methods which allow the user to add </w:t>
      </w:r>
      <w:r>
        <w:t>these filters to the Hibernate C</w:t>
      </w:r>
      <w:r w:rsidR="007B4341">
        <w:t>onfiguration at the time of loading of the system</w:t>
      </w:r>
      <w:r>
        <w:t>,</w:t>
      </w:r>
      <w:r w:rsidR="007B4341">
        <w:t xml:space="preserve"> and also initialize and pa</w:t>
      </w:r>
      <w:r>
        <w:t>rameterize these filters at run</w:t>
      </w:r>
      <w:r w:rsidR="007B4341">
        <w:t xml:space="preserve">time for </w:t>
      </w:r>
      <w:r>
        <w:t>the</w:t>
      </w:r>
      <w:r w:rsidR="007B4341">
        <w:t xml:space="preserve"> particular user or group(s) firing the query.</w:t>
      </w:r>
    </w:p>
    <w:p w:rsidR="007B4341" w:rsidRPr="00F50754" w:rsidRDefault="007B4341" w:rsidP="00315838">
      <w:pPr>
        <w:pStyle w:val="BodyText"/>
        <w:keepNext/>
        <w:rPr>
          <w:rStyle w:val="Bold"/>
        </w:rPr>
      </w:pPr>
      <w:r w:rsidRPr="00F50754">
        <w:rPr>
          <w:rStyle w:val="Bold"/>
        </w:rPr>
        <w:t>To add filters when using i</w:t>
      </w:r>
      <w:r w:rsidR="00F50754">
        <w:rPr>
          <w:rStyle w:val="Bold"/>
        </w:rPr>
        <w:t>nstance level security for user:</w:t>
      </w:r>
    </w:p>
    <w:p w:rsidR="007B4341" w:rsidRDefault="007B4341" w:rsidP="00315838">
      <w:pPr>
        <w:pStyle w:val="Classfilesample"/>
      </w:pPr>
      <w:r>
        <w:t>public static void addFilters( AuthorizationManager authorizationManager, Configuration configuration)</w:t>
      </w:r>
    </w:p>
    <w:p w:rsidR="007B4341" w:rsidRDefault="007B4341" w:rsidP="00315838">
      <w:pPr>
        <w:pStyle w:val="Classfilesample"/>
      </w:pPr>
      <w:r>
        <w:t>public static void addFilters(AuthorizationManager authorizationManager,Configuration configuration, List&lt;String&gt; definedFilterNamesList)</w:t>
      </w:r>
    </w:p>
    <w:p w:rsidR="007B4341" w:rsidRPr="00F50754" w:rsidRDefault="007B4341" w:rsidP="007B4341">
      <w:pPr>
        <w:pStyle w:val="BodyText"/>
        <w:rPr>
          <w:rStyle w:val="Bold"/>
        </w:rPr>
      </w:pPr>
      <w:r w:rsidRPr="00F50754">
        <w:rPr>
          <w:rStyle w:val="Bold"/>
        </w:rPr>
        <w:t>To add filters when using ins</w:t>
      </w:r>
      <w:r w:rsidR="00F50754">
        <w:rPr>
          <w:rStyle w:val="Bold"/>
        </w:rPr>
        <w:t>tance level security for groups:</w:t>
      </w:r>
    </w:p>
    <w:p w:rsidR="007B4341" w:rsidRDefault="007B4341" w:rsidP="00315838">
      <w:pPr>
        <w:pStyle w:val="Classfilesample"/>
      </w:pPr>
      <w:r>
        <w:t>public static void addFiltersForGroups( AuthorizationManager authorizationManager, Configuration configuration)</w:t>
      </w:r>
    </w:p>
    <w:p w:rsidR="007B4341" w:rsidRDefault="007B4341" w:rsidP="00315838">
      <w:pPr>
        <w:pStyle w:val="Classfilesample"/>
      </w:pPr>
      <w:r>
        <w:t>public static void addFiltersForGroups(AuthorizationManager authorizationManager,Configuration configuration, List&lt;String&gt; definedFilterNamesList)</w:t>
      </w:r>
    </w:p>
    <w:p w:rsidR="007B4341" w:rsidRDefault="00045344" w:rsidP="007B4341">
      <w:pPr>
        <w:pStyle w:val="BodyText"/>
      </w:pPr>
      <w:r>
        <w:t>One</w:t>
      </w:r>
      <w:r w:rsidR="007B4341">
        <w:t xml:space="preserve"> </w:t>
      </w:r>
      <w:r>
        <w:t xml:space="preserve">of these </w:t>
      </w:r>
      <w:r w:rsidR="007B4341">
        <w:t xml:space="preserve">methods should be called only once for an application just after the Hibernate Configuration object is created </w:t>
      </w:r>
      <w:r w:rsidR="00315838">
        <w:t>(</w:t>
      </w:r>
      <w:r w:rsidR="007B4341">
        <w:t>by reading the configuration file</w:t>
      </w:r>
      <w:r w:rsidR="00315838">
        <w:t>)</w:t>
      </w:r>
      <w:r w:rsidR="007B4341">
        <w:t xml:space="preserve"> and before the Session Factory Method is created. The methods inject the security filters </w:t>
      </w:r>
      <w:r w:rsidR="00315838">
        <w:t xml:space="preserve">that have been </w:t>
      </w:r>
      <w:r w:rsidR="007B4341">
        <w:t xml:space="preserve">created for this application. </w:t>
      </w:r>
      <w:r w:rsidR="008C29D3">
        <w:t>CSM</w:t>
      </w:r>
      <w:r w:rsidR="007B4341">
        <w:t xml:space="preserve"> retrieves a list of all the filters </w:t>
      </w:r>
      <w:r w:rsidR="00315838">
        <w:t>that</w:t>
      </w:r>
      <w:r w:rsidR="007B4341">
        <w:t xml:space="preserve"> have been defined for </w:t>
      </w:r>
      <w:r w:rsidR="00315838">
        <w:t>the</w:t>
      </w:r>
      <w:r w:rsidR="007B4341">
        <w:t xml:space="preserve"> application from the CSM Database.</w:t>
      </w:r>
    </w:p>
    <w:p w:rsidR="007B4341" w:rsidRDefault="007B4341" w:rsidP="007B4341">
      <w:pPr>
        <w:pStyle w:val="BodyText"/>
      </w:pPr>
      <w:r>
        <w:t>Since the non-CSM custom filters defined in HBM or via @Fil</w:t>
      </w:r>
      <w:r w:rsidR="00315838">
        <w:t>ter annotations are supported, i</w:t>
      </w:r>
      <w:r>
        <w:t xml:space="preserve">f the </w:t>
      </w:r>
      <w:r w:rsidRPr="00315838">
        <w:rPr>
          <w:rStyle w:val="Emphasis"/>
        </w:rPr>
        <w:t>definedFilterNamesList</w:t>
      </w:r>
      <w:r>
        <w:t xml:space="preserve"> parameter is passed while adding filters</w:t>
      </w:r>
      <w:r w:rsidR="00315838">
        <w:t>,</w:t>
      </w:r>
      <w:r>
        <w:t xml:space="preserve"> then the named fi</w:t>
      </w:r>
      <w:r w:rsidR="00315838">
        <w:t>lters will be added as well to the p</w:t>
      </w:r>
      <w:r>
        <w:t>ersistent classes.</w:t>
      </w:r>
    </w:p>
    <w:p w:rsidR="007B4341" w:rsidRDefault="00315838" w:rsidP="007B4341">
      <w:pPr>
        <w:pStyle w:val="BodyText"/>
      </w:pPr>
      <w:r>
        <w:t>After that, f</w:t>
      </w:r>
      <w:r w:rsidR="007B4341">
        <w:t>or each filter in the list,</w:t>
      </w:r>
      <w:r w:rsidR="001E1FCA">
        <w:t xml:space="preserve">CSM </w:t>
      </w:r>
      <w:r w:rsidR="007B4341">
        <w:t xml:space="preserve"> creates a new FilterDefinition (Hibernate) object. </w:t>
      </w:r>
      <w:r w:rsidR="001E1FCA">
        <w:t xml:space="preserve">CSM </w:t>
      </w:r>
      <w:r>
        <w:t>then retrieves the p</w:t>
      </w:r>
      <w:r w:rsidR="007B4341">
        <w:t xml:space="preserve">ersistent </w:t>
      </w:r>
      <w:r>
        <w:t>c</w:t>
      </w:r>
      <w:r w:rsidR="007B4341">
        <w:t>lass from the passed Configuration Object using the class name for</w:t>
      </w:r>
      <w:r w:rsidR="008C29D3">
        <w:t xml:space="preserve"> which the filter is defined. CSM</w:t>
      </w:r>
      <w:r w:rsidR="007B4341">
        <w:t xml:space="preserve"> then adds the filter to the persistent class by setting the filtering query.</w:t>
      </w:r>
    </w:p>
    <w:p w:rsidR="00F50754" w:rsidRPr="00F50754" w:rsidRDefault="00F50754" w:rsidP="00F50754">
      <w:pPr>
        <w:pStyle w:val="BodyText"/>
        <w:rPr>
          <w:rStyle w:val="Bold"/>
        </w:rPr>
      </w:pPr>
      <w:r w:rsidRPr="00F50754">
        <w:rPr>
          <w:rStyle w:val="Bold"/>
        </w:rPr>
        <w:t>To initialize filters when i</w:t>
      </w:r>
      <w:r>
        <w:rPr>
          <w:rStyle w:val="Bold"/>
        </w:rPr>
        <w:t>nstance level security for user:</w:t>
      </w:r>
    </w:p>
    <w:p w:rsidR="00F50754" w:rsidRDefault="00F50754" w:rsidP="00315838">
      <w:pPr>
        <w:pStyle w:val="Classfilesample"/>
      </w:pPr>
      <w:r>
        <w:t>public static void initializeFilters (String userName, Session session, AuthorizationManager authorizationManager)</w:t>
      </w:r>
    </w:p>
    <w:p w:rsidR="00F50754" w:rsidRDefault="00F50754" w:rsidP="00315838">
      <w:pPr>
        <w:pStyle w:val="Classfilesample"/>
      </w:pPr>
      <w:r>
        <w:t>public static v</w:t>
      </w:r>
      <w:r w:rsidR="00A861AA">
        <w:t>oid initializeFilters(String</w:t>
      </w:r>
      <w:r>
        <w:t xml:space="preserve"> groupNames, Session session, AuthorizationManager authorizationManager, Map&lt;String,String&gt; definedFilterNamesMap)</w:t>
      </w:r>
    </w:p>
    <w:p w:rsidR="00F50754" w:rsidRPr="00F50754" w:rsidRDefault="00F50754" w:rsidP="00F50754">
      <w:pPr>
        <w:pStyle w:val="BodyText"/>
        <w:rPr>
          <w:rStyle w:val="Bold"/>
        </w:rPr>
      </w:pPr>
      <w:r w:rsidRPr="00F50754">
        <w:rPr>
          <w:rStyle w:val="Bold"/>
        </w:rPr>
        <w:t>To initialize filters when ins</w:t>
      </w:r>
      <w:r>
        <w:rPr>
          <w:rStyle w:val="Bold"/>
        </w:rPr>
        <w:t>tance level security for groups:</w:t>
      </w:r>
    </w:p>
    <w:p w:rsidR="00F50754" w:rsidRDefault="00F50754" w:rsidP="00315838">
      <w:pPr>
        <w:pStyle w:val="Classfilesample"/>
      </w:pPr>
      <w:r>
        <w:t>public static void initializeFiltersForGroups(String[] groupNames, Session session, AuthorizationManager authorizationManager)</w:t>
      </w:r>
    </w:p>
    <w:p w:rsidR="00F50754" w:rsidRDefault="00F50754" w:rsidP="00315838">
      <w:pPr>
        <w:pStyle w:val="Classfilesample"/>
      </w:pPr>
      <w:r>
        <w:t>public static void initializeFiltersForGroups(String[] groupNames, Session session, AuthorizationManager authorizationManager, Map&lt;String,String&gt; definedFilterNamesMap)</w:t>
      </w:r>
    </w:p>
    <w:p w:rsidR="00F50754" w:rsidRDefault="00F50754" w:rsidP="00F50754">
      <w:pPr>
        <w:pStyle w:val="BodyText"/>
      </w:pPr>
      <w:r>
        <w:t xml:space="preserve">One of these methods should be invoked after obtaining the Session from the SessionFactory and just before executing the user query. This method initializes the filters that are already added to the </w:t>
      </w:r>
      <w:r w:rsidR="008B318A">
        <w:t>SessionFactory</w:t>
      </w:r>
      <w:r>
        <w:t xml:space="preserve">. This method first obtains the list </w:t>
      </w:r>
      <w:r>
        <w:lastRenderedPageBreak/>
        <w:t>of all the defined filters from the SessionFactory in the passe</w:t>
      </w:r>
      <w:r w:rsidR="00045344">
        <w:t>d</w:t>
      </w:r>
      <w:r>
        <w:t xml:space="preserve">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w:t>
      </w:r>
      <w:r w:rsidR="00045344">
        <w:t>s</w:t>
      </w:r>
      <w:r>
        <w:t xml:space="preserve">. It retrieves the </w:t>
      </w:r>
      <w:r w:rsidR="00F73F46" w:rsidRPr="00045344">
        <w:rPr>
          <w:rStyle w:val="Emphasis"/>
        </w:rPr>
        <w:t>application</w:t>
      </w:r>
      <w:r w:rsidRPr="00045344">
        <w:rPr>
          <w:rStyle w:val="Emphasis"/>
        </w:rPr>
        <w:t xml:space="preserve"> </w:t>
      </w:r>
      <w:r w:rsidR="00045344" w:rsidRPr="00045344">
        <w:rPr>
          <w:rStyle w:val="Emphasis"/>
        </w:rPr>
        <w:t>n</w:t>
      </w:r>
      <w:r w:rsidRPr="00045344">
        <w:rPr>
          <w:rStyle w:val="Emphasis"/>
        </w:rPr>
        <w:t>ame</w:t>
      </w:r>
      <w:r>
        <w:t xml:space="preserve"> from the passed Authorization Manager.</w:t>
      </w:r>
    </w:p>
    <w:p w:rsidR="00F50754" w:rsidRDefault="00F50754" w:rsidP="00F50754">
      <w:pPr>
        <w:pStyle w:val="BodyText"/>
      </w:pPr>
      <w:r>
        <w:t>It is important to note that the instance level security filters can be added or initial</w:t>
      </w:r>
      <w:r w:rsidR="00045344">
        <w:t>ized for a u</w:t>
      </w:r>
      <w:r>
        <w:t xml:space="preserve">ser or groups exclusively. </w:t>
      </w:r>
      <w:r w:rsidR="00045344">
        <w:t xml:space="preserve">Meaning that </w:t>
      </w:r>
      <w:r>
        <w:t xml:space="preserve">if the </w:t>
      </w:r>
      <w:r w:rsidRPr="00045344">
        <w:rPr>
          <w:rStyle w:val="Emphasis"/>
        </w:rPr>
        <w:t>addFilter</w:t>
      </w:r>
      <w:r>
        <w:t xml:space="preserve"> method is invoked for groups</w:t>
      </w:r>
      <w:r w:rsidR="00045344">
        <w:t>,</w:t>
      </w:r>
      <w:r>
        <w:t xml:space="preserve"> then the Group(s) based instance level security filter </w:t>
      </w:r>
      <w:r w:rsidR="008B318A">
        <w:t>queries are</w:t>
      </w:r>
      <w:r w:rsidR="00045344">
        <w:t xml:space="preserve"> </w:t>
      </w:r>
      <w:r>
        <w:t xml:space="preserve">added. As mentioned </w:t>
      </w:r>
      <w:r w:rsidR="00045344">
        <w:t>above, the decision to utilize u</w:t>
      </w:r>
      <w:r>
        <w:t xml:space="preserve">ser or group based instance level security </w:t>
      </w:r>
      <w:r w:rsidR="00045344">
        <w:t>must be</w:t>
      </w:r>
      <w:r>
        <w:t xml:space="preserve"> made before adding the filters to </w:t>
      </w:r>
      <w:r w:rsidR="00045344">
        <w:t xml:space="preserve">the </w:t>
      </w:r>
      <w:r>
        <w:t>Hibernate session and should not be used interchangeably.</w:t>
      </w:r>
    </w:p>
    <w:p w:rsidR="00707391" w:rsidRDefault="004A2BD2" w:rsidP="004A2BD2">
      <w:pPr>
        <w:pStyle w:val="Heading3"/>
        <w:rPr>
          <w:ins w:id="2066" w:author=" Vijay Parmar" w:date="2009-08-21T23:24:00Z"/>
        </w:rPr>
      </w:pPr>
      <w:bookmarkStart w:id="2067" w:name="_Toc238796001"/>
      <w:ins w:id="2068" w:author=" Vijay Parmar" w:date="2009-08-21T23:22:00Z">
        <w:r>
          <w:t xml:space="preserve">Using Instance Level Query Performance </w:t>
        </w:r>
        <w:commentRangeStart w:id="2069"/>
        <w:r>
          <w:t>Enhancements</w:t>
        </w:r>
      </w:ins>
      <w:commentRangeEnd w:id="2069"/>
      <w:ins w:id="2070" w:author=" Vijay Parmar" w:date="2009-08-22T13:59:00Z">
        <w:r w:rsidR="00161DBD">
          <w:rPr>
            <w:rStyle w:val="CommentReference"/>
            <w:rFonts w:ascii="Arial" w:hAnsi="Arial" w:cs="Times New Roman"/>
            <w:bCs w:val="0"/>
          </w:rPr>
          <w:commentReference w:id="2069"/>
        </w:r>
      </w:ins>
      <w:bookmarkEnd w:id="2067"/>
      <w:ins w:id="2071" w:author=" Vijay Parmar" w:date="2009-08-21T23:23:00Z">
        <w:r w:rsidR="00553D62">
          <w:t xml:space="preserve"> </w:t>
        </w:r>
      </w:ins>
    </w:p>
    <w:p w:rsidR="00A82D76" w:rsidRDefault="00A82D76">
      <w:pPr>
        <w:pStyle w:val="BodyText"/>
        <w:rPr>
          <w:ins w:id="2072" w:author=" Vijay Parmar" w:date="2009-08-23T03:49:00Z"/>
        </w:rPr>
        <w:pPrChange w:id="2073" w:author=" Vijay Parmar" w:date="2009-08-21T23:23:00Z">
          <w:pPr>
            <w:pStyle w:val="Heading3"/>
          </w:pPr>
        </w:pPrChange>
      </w:pPr>
    </w:p>
    <w:p w:rsidR="00AC0D25" w:rsidRDefault="00AC0D25" w:rsidP="00AC0D25">
      <w:pPr>
        <w:pStyle w:val="BodyText"/>
        <w:rPr>
          <w:ins w:id="2074" w:author=" Vijay Parmar" w:date="2009-08-23T03:49:00Z"/>
        </w:rPr>
      </w:pPr>
      <w:ins w:id="2075" w:author=" Vijay Parmar" w:date="2009-08-23T03:49:00Z">
        <w:r>
          <w:t xml:space="preserve">The following table provides descriptions of the CSM_MAPPING table fields. </w:t>
        </w:r>
      </w:ins>
    </w:p>
    <w:p w:rsidR="00A82D76" w:rsidRDefault="00A82D76">
      <w:pPr>
        <w:pStyle w:val="BodyText"/>
        <w:rPr>
          <w:ins w:id="2076" w:author=" Vijay Parmar" w:date="2009-08-23T03:49:00Z"/>
        </w:rPr>
        <w:pPrChange w:id="2077" w:author=" Vijay Parmar" w:date="2009-08-21T23:23:00Z">
          <w:pPr>
            <w:pStyle w:val="Heading3"/>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AC0D25" w:rsidRPr="007B4341" w:rsidTr="002D504C">
        <w:trPr>
          <w:cantSplit/>
          <w:tblHeader/>
          <w:ins w:id="2078" w:author=" Vijay Parmar" w:date="2009-08-23T03:49:00Z"/>
        </w:trPr>
        <w:tc>
          <w:tcPr>
            <w:tcW w:w="3168" w:type="dxa"/>
            <w:shd w:val="clear" w:color="auto" w:fill="D9D9D9"/>
            <w:vAlign w:val="center"/>
          </w:tcPr>
          <w:p w:rsidR="00AC0D25" w:rsidRPr="007B4341" w:rsidRDefault="00AC0D25" w:rsidP="002D504C">
            <w:pPr>
              <w:pStyle w:val="TableHeaderCenter"/>
              <w:rPr>
                <w:ins w:id="2079" w:author=" Vijay Parmar" w:date="2009-08-23T03:49:00Z"/>
              </w:rPr>
            </w:pPr>
            <w:ins w:id="2080" w:author=" Vijay Parmar" w:date="2009-08-23T03:49:00Z">
              <w:r w:rsidRPr="007B4341">
                <w:t>Field Name</w:t>
              </w:r>
            </w:ins>
          </w:p>
        </w:tc>
        <w:tc>
          <w:tcPr>
            <w:tcW w:w="5256" w:type="dxa"/>
            <w:shd w:val="clear" w:color="auto" w:fill="D9D9D9"/>
            <w:vAlign w:val="center"/>
          </w:tcPr>
          <w:p w:rsidR="00AC0D25" w:rsidRPr="007B4341" w:rsidRDefault="00AC0D25" w:rsidP="002D504C">
            <w:pPr>
              <w:pStyle w:val="TableHeaderCenter"/>
              <w:rPr>
                <w:ins w:id="2081" w:author=" Vijay Parmar" w:date="2009-08-23T03:49:00Z"/>
              </w:rPr>
            </w:pPr>
            <w:ins w:id="2082" w:author=" Vijay Parmar" w:date="2009-08-23T03:49:00Z">
              <w:r w:rsidRPr="007B4341">
                <w:t>Description</w:t>
              </w:r>
            </w:ins>
          </w:p>
        </w:tc>
      </w:tr>
      <w:tr w:rsidR="00AC0D25" w:rsidRPr="007B4341" w:rsidTr="002D504C">
        <w:trPr>
          <w:cantSplit/>
          <w:ins w:id="2083" w:author=" Vijay Parmar" w:date="2009-08-23T03:49:00Z"/>
        </w:trPr>
        <w:tc>
          <w:tcPr>
            <w:tcW w:w="3168" w:type="dxa"/>
            <w:vAlign w:val="center"/>
          </w:tcPr>
          <w:p w:rsidR="00AC0D25" w:rsidRPr="007B4341" w:rsidRDefault="00AC0D25" w:rsidP="002D504C">
            <w:pPr>
              <w:pStyle w:val="TableText"/>
              <w:rPr>
                <w:ins w:id="2084" w:author=" Vijay Parmar" w:date="2009-08-23T03:49:00Z"/>
              </w:rPr>
            </w:pPr>
            <w:ins w:id="2085" w:author=" Vijay Parmar" w:date="2009-08-23T03:49:00Z">
              <w:r w:rsidRPr="007B4341">
                <w:t>Protection Element Name</w:t>
              </w:r>
            </w:ins>
          </w:p>
        </w:tc>
        <w:tc>
          <w:tcPr>
            <w:tcW w:w="5256" w:type="dxa"/>
            <w:vAlign w:val="center"/>
          </w:tcPr>
          <w:p w:rsidR="00AC0D25" w:rsidRPr="007B4341" w:rsidRDefault="00AC0D25" w:rsidP="002D504C">
            <w:pPr>
              <w:pStyle w:val="TableText"/>
              <w:rPr>
                <w:ins w:id="2086" w:author=" Vijay Parmar" w:date="2009-08-23T03:49:00Z"/>
              </w:rPr>
            </w:pPr>
            <w:ins w:id="2087" w:author=" Vijay Parmar" w:date="2009-08-23T03:49:00Z">
              <w:r w:rsidRPr="007B4341">
                <w:t xml:space="preserve">Distinct name </w:t>
              </w:r>
              <w:r>
                <w:t>that uniquely identifies</w:t>
              </w:r>
              <w:r w:rsidRPr="007B4341">
                <w:t xml:space="preserve"> the Protection Element</w:t>
              </w:r>
            </w:ins>
          </w:p>
        </w:tc>
      </w:tr>
      <w:tr w:rsidR="00AC0D25" w:rsidRPr="007B4341" w:rsidTr="002D504C">
        <w:trPr>
          <w:cantSplit/>
          <w:ins w:id="2088" w:author=" Vijay Parmar" w:date="2009-08-23T03:49:00Z"/>
        </w:trPr>
        <w:tc>
          <w:tcPr>
            <w:tcW w:w="3168" w:type="dxa"/>
            <w:vAlign w:val="center"/>
          </w:tcPr>
          <w:p w:rsidR="00AC0D25" w:rsidRPr="007B4341" w:rsidRDefault="00AC0D25" w:rsidP="002D504C">
            <w:pPr>
              <w:pStyle w:val="TableText"/>
              <w:rPr>
                <w:ins w:id="2089" w:author=" Vijay Parmar" w:date="2009-08-23T03:49:00Z"/>
              </w:rPr>
            </w:pPr>
            <w:ins w:id="2090" w:author=" Vijay Parmar" w:date="2009-08-23T03:49:00Z">
              <w:r w:rsidRPr="007B4341">
                <w:t>Protection Element Description</w:t>
              </w:r>
            </w:ins>
          </w:p>
        </w:tc>
        <w:tc>
          <w:tcPr>
            <w:tcW w:w="5256" w:type="dxa"/>
            <w:vAlign w:val="center"/>
          </w:tcPr>
          <w:p w:rsidR="00AC0D25" w:rsidRPr="007B4341" w:rsidRDefault="00AC0D25" w:rsidP="002D504C">
            <w:pPr>
              <w:pStyle w:val="TableText"/>
              <w:rPr>
                <w:ins w:id="2091" w:author=" Vijay Parmar" w:date="2009-08-23T03:49:00Z"/>
              </w:rPr>
            </w:pPr>
            <w:ins w:id="2092" w:author=" Vijay Parmar" w:date="2009-08-23T03:49:00Z">
              <w:r w:rsidRPr="007B4341">
                <w:t xml:space="preserve">Description </w:t>
              </w:r>
              <w:r>
                <w:t>of</w:t>
              </w:r>
              <w:r w:rsidRPr="007B4341">
                <w:t xml:space="preserve"> the Protection Element</w:t>
              </w:r>
            </w:ins>
          </w:p>
        </w:tc>
      </w:tr>
      <w:tr w:rsidR="00AC0D25" w:rsidRPr="007B4341" w:rsidTr="002D504C">
        <w:trPr>
          <w:cantSplit/>
          <w:ins w:id="2093" w:author=" Vijay Parmar" w:date="2009-08-23T03:49:00Z"/>
        </w:trPr>
        <w:tc>
          <w:tcPr>
            <w:tcW w:w="3168" w:type="dxa"/>
            <w:vAlign w:val="center"/>
          </w:tcPr>
          <w:p w:rsidR="00AC0D25" w:rsidRPr="007B4341" w:rsidRDefault="00AC0D25" w:rsidP="002D504C">
            <w:pPr>
              <w:pStyle w:val="TableText"/>
              <w:rPr>
                <w:ins w:id="2094" w:author=" Vijay Parmar" w:date="2009-08-23T03:49:00Z"/>
              </w:rPr>
            </w:pPr>
            <w:ins w:id="2095" w:author=" Vijay Parmar" w:date="2009-08-23T03:49:00Z">
              <w:r w:rsidRPr="007B4341">
                <w:t>Protection Element Type</w:t>
              </w:r>
            </w:ins>
          </w:p>
        </w:tc>
        <w:tc>
          <w:tcPr>
            <w:tcW w:w="5256" w:type="dxa"/>
            <w:vAlign w:val="center"/>
          </w:tcPr>
          <w:p w:rsidR="00AC0D25" w:rsidRPr="007B4341" w:rsidRDefault="00AC0D25" w:rsidP="002D504C">
            <w:pPr>
              <w:pStyle w:val="TableText"/>
              <w:rPr>
                <w:ins w:id="2096" w:author=" Vijay Parmar" w:date="2009-08-23T03:49:00Z"/>
              </w:rPr>
            </w:pPr>
            <w:ins w:id="2097" w:author=" Vijay Parmar" w:date="2009-08-23T03:49:00Z">
              <w:r w:rsidRPr="007B4341">
                <w:t>Can be left blank</w:t>
              </w:r>
            </w:ins>
          </w:p>
        </w:tc>
      </w:tr>
      <w:tr w:rsidR="00AC0D25" w:rsidRPr="007B4341" w:rsidTr="002D504C">
        <w:trPr>
          <w:cantSplit/>
          <w:ins w:id="2098" w:author=" Vijay Parmar" w:date="2009-08-23T03:49:00Z"/>
        </w:trPr>
        <w:tc>
          <w:tcPr>
            <w:tcW w:w="3168" w:type="dxa"/>
            <w:vAlign w:val="center"/>
          </w:tcPr>
          <w:p w:rsidR="00AC0D25" w:rsidRPr="007B4341" w:rsidRDefault="00AC0D25" w:rsidP="002D504C">
            <w:pPr>
              <w:pStyle w:val="TableText"/>
              <w:rPr>
                <w:ins w:id="2099" w:author=" Vijay Parmar" w:date="2009-08-23T03:49:00Z"/>
              </w:rPr>
            </w:pPr>
            <w:ins w:id="2100" w:author=" Vijay Parmar" w:date="2009-08-23T03:49:00Z">
              <w:r w:rsidRPr="007B4341">
                <w:t>Protection Element Object Id</w:t>
              </w:r>
            </w:ins>
          </w:p>
        </w:tc>
        <w:tc>
          <w:tcPr>
            <w:tcW w:w="5256" w:type="dxa"/>
            <w:vAlign w:val="center"/>
          </w:tcPr>
          <w:p w:rsidR="00AC0D25" w:rsidRPr="007B4341" w:rsidRDefault="00AC0D25" w:rsidP="002D504C">
            <w:pPr>
              <w:pStyle w:val="TableText"/>
              <w:rPr>
                <w:ins w:id="2101" w:author=" Vijay Parmar" w:date="2009-08-23T03:49:00Z"/>
              </w:rPr>
            </w:pPr>
            <w:ins w:id="2102" w:author=" Vijay Parmar" w:date="2009-08-23T03:49:00Z">
              <w:r w:rsidRPr="007B4341">
                <w:t>The target class name on which the security of the master class depends. If an alias class name is used, then the alias should be entered here.</w:t>
              </w:r>
            </w:ins>
          </w:p>
        </w:tc>
      </w:tr>
      <w:tr w:rsidR="00AC0D25" w:rsidRPr="007B4341" w:rsidTr="002D504C">
        <w:trPr>
          <w:cantSplit/>
          <w:ins w:id="2103" w:author=" Vijay Parmar" w:date="2009-08-23T03:49:00Z"/>
        </w:trPr>
        <w:tc>
          <w:tcPr>
            <w:tcW w:w="3168" w:type="dxa"/>
            <w:vAlign w:val="center"/>
          </w:tcPr>
          <w:p w:rsidR="00AC0D25" w:rsidRPr="007B4341" w:rsidRDefault="00AC0D25" w:rsidP="002D504C">
            <w:pPr>
              <w:pStyle w:val="TableText"/>
              <w:rPr>
                <w:ins w:id="2104" w:author=" Vijay Parmar" w:date="2009-08-23T03:49:00Z"/>
              </w:rPr>
            </w:pPr>
            <w:ins w:id="2105" w:author=" Vijay Parmar" w:date="2009-08-23T03:49:00Z">
              <w:r w:rsidRPr="007B4341">
                <w:t>Protection Element Attribute</w:t>
              </w:r>
            </w:ins>
          </w:p>
        </w:tc>
        <w:tc>
          <w:tcPr>
            <w:tcW w:w="5256" w:type="dxa"/>
            <w:vAlign w:val="center"/>
          </w:tcPr>
          <w:p w:rsidR="00AC0D25" w:rsidRPr="007B4341" w:rsidRDefault="00AC0D25" w:rsidP="002D504C">
            <w:pPr>
              <w:pStyle w:val="TableText"/>
              <w:rPr>
                <w:ins w:id="2106" w:author=" Vijay Parmar" w:date="2009-08-23T03:49:00Z"/>
              </w:rPr>
            </w:pPr>
            <w:ins w:id="2107" w:author=" Vijay Parmar" w:date="2009-08-23T03:49:00Z">
              <w:r w:rsidRPr="007B4341">
                <w:t>The name of the attribute of the target class on which the security of the master class depends. If an alias attribute name is used then the alias should be entered here</w:t>
              </w:r>
            </w:ins>
          </w:p>
        </w:tc>
      </w:tr>
      <w:tr w:rsidR="00AC0D25" w:rsidRPr="007B4341" w:rsidTr="002D504C">
        <w:trPr>
          <w:cantSplit/>
          <w:ins w:id="2108" w:author=" Vijay Parmar" w:date="2009-08-23T03:49:00Z"/>
        </w:trPr>
        <w:tc>
          <w:tcPr>
            <w:tcW w:w="3168" w:type="dxa"/>
            <w:vAlign w:val="center"/>
          </w:tcPr>
          <w:p w:rsidR="00AC0D25" w:rsidRPr="007B4341" w:rsidRDefault="00AC0D25" w:rsidP="002D504C">
            <w:pPr>
              <w:pStyle w:val="TableText"/>
              <w:rPr>
                <w:ins w:id="2109" w:author=" Vijay Parmar" w:date="2009-08-23T03:49:00Z"/>
              </w:rPr>
            </w:pPr>
            <w:ins w:id="2110" w:author=" Vijay Parmar" w:date="2009-08-23T03:49:00Z">
              <w:r w:rsidRPr="007B4341">
                <w:t>Protection Element Value</w:t>
              </w:r>
            </w:ins>
          </w:p>
        </w:tc>
        <w:tc>
          <w:tcPr>
            <w:tcW w:w="5256" w:type="dxa"/>
            <w:vAlign w:val="center"/>
          </w:tcPr>
          <w:p w:rsidR="00AC0D25" w:rsidRPr="007B4341" w:rsidRDefault="00AC0D25" w:rsidP="002D504C">
            <w:pPr>
              <w:pStyle w:val="TableText"/>
              <w:rPr>
                <w:ins w:id="2111" w:author=" Vijay Parmar" w:date="2009-08-23T03:49:00Z"/>
              </w:rPr>
            </w:pPr>
            <w:ins w:id="2112" w:author=" Vijay Parmar" w:date="2009-08-23T03:49:00Z">
              <w:r w:rsidRPr="007B4341">
                <w:t>The actual value of the attribute on which user has access.</w:t>
              </w:r>
            </w:ins>
          </w:p>
        </w:tc>
      </w:tr>
      <w:tr w:rsidR="00AC0D25" w:rsidRPr="007B4341" w:rsidTr="002D504C">
        <w:trPr>
          <w:cantSplit/>
          <w:ins w:id="2113" w:author=" Vijay Parmar" w:date="2009-08-23T03:49:00Z"/>
        </w:trPr>
        <w:tc>
          <w:tcPr>
            <w:tcW w:w="3168" w:type="dxa"/>
            <w:vAlign w:val="center"/>
          </w:tcPr>
          <w:p w:rsidR="00AC0D25" w:rsidRPr="007B4341" w:rsidRDefault="00AC0D25" w:rsidP="002D504C">
            <w:pPr>
              <w:pStyle w:val="TableText"/>
              <w:rPr>
                <w:ins w:id="2114" w:author=" Vijay Parmar" w:date="2009-08-23T03:49:00Z"/>
              </w:rPr>
            </w:pPr>
            <w:ins w:id="2115" w:author=" Vijay Parmar" w:date="2009-08-23T03:49:00Z">
              <w:r w:rsidRPr="007B4341">
                <w:t>Update Date</w:t>
              </w:r>
            </w:ins>
          </w:p>
        </w:tc>
        <w:tc>
          <w:tcPr>
            <w:tcW w:w="5256" w:type="dxa"/>
            <w:vAlign w:val="center"/>
          </w:tcPr>
          <w:p w:rsidR="00AC0D25" w:rsidRPr="007B4341" w:rsidRDefault="00AC0D25" w:rsidP="002D504C">
            <w:pPr>
              <w:pStyle w:val="TableText"/>
              <w:rPr>
                <w:ins w:id="2116" w:author=" Vijay Parmar" w:date="2009-08-23T03:49:00Z"/>
              </w:rPr>
            </w:pPr>
            <w:ins w:id="2117" w:author=" Vijay Parmar" w:date="2009-08-23T03:49:00Z">
              <w:r w:rsidRPr="007B4341">
                <w:t>Date when the protection element was last updated</w:t>
              </w:r>
            </w:ins>
          </w:p>
        </w:tc>
      </w:tr>
    </w:tbl>
    <w:p w:rsidR="00A82D76" w:rsidRDefault="00A82D76">
      <w:pPr>
        <w:pStyle w:val="BodyText"/>
        <w:rPr>
          <w:ins w:id="2118" w:author=" Vijay Parmar" w:date="2009-08-21T23:22:00Z"/>
        </w:rPr>
        <w:pPrChange w:id="2119" w:author=" Vijay Parmar" w:date="2009-08-21T23:23:00Z">
          <w:pPr>
            <w:pStyle w:val="Heading3"/>
          </w:pPr>
        </w:pPrChange>
      </w:pPr>
    </w:p>
    <w:p w:rsidR="004A2BD2" w:rsidRDefault="004A2BD2" w:rsidP="00F50754">
      <w:pPr>
        <w:pStyle w:val="Heading3"/>
        <w:rPr>
          <w:ins w:id="2120" w:author=" Vijay Parmar" w:date="2009-08-21T23:22:00Z"/>
        </w:rPr>
      </w:pPr>
    </w:p>
    <w:p w:rsidR="00F50754" w:rsidRDefault="00F50754" w:rsidP="00F50754">
      <w:pPr>
        <w:pStyle w:val="Heading3"/>
      </w:pPr>
      <w:bookmarkStart w:id="2121" w:name="_Toc238796002"/>
      <w:r>
        <w:t>Known Issues</w:t>
      </w:r>
      <w:bookmarkEnd w:id="2121"/>
    </w:p>
    <w:p w:rsidR="00F50754" w:rsidRPr="00045344" w:rsidRDefault="00F50754" w:rsidP="00F50754">
      <w:pPr>
        <w:pStyle w:val="BodyText"/>
        <w:rPr>
          <w:rStyle w:val="Bold"/>
        </w:rPr>
      </w:pPr>
      <w:r w:rsidRPr="00045344">
        <w:rPr>
          <w:rStyle w:val="Bold"/>
        </w:rPr>
        <w:t>In case of  eager loading</w:t>
      </w:r>
      <w:r w:rsidR="00045344">
        <w:rPr>
          <w:rStyle w:val="Bold"/>
        </w:rPr>
        <w:t>,</w:t>
      </w:r>
      <w:r w:rsidRPr="00045344">
        <w:rPr>
          <w:rStyle w:val="Bold"/>
        </w:rPr>
        <w:t xml:space="preserve"> filtering of the child object doesn’t work</w:t>
      </w:r>
      <w:r w:rsidR="00045344">
        <w:rPr>
          <w:rStyle w:val="Bold"/>
        </w:rPr>
        <w:t>.</w:t>
      </w:r>
    </w:p>
    <w:p w:rsidR="00F50754" w:rsidRDefault="00F50754" w:rsidP="00F50754">
      <w:pPr>
        <w:pStyle w:val="BodyText"/>
      </w:pPr>
      <w:r>
        <w:t>Hibernate</w:t>
      </w:r>
      <w:r w:rsidR="00045344">
        <w:t>,</w:t>
      </w:r>
      <w:r>
        <w:t xml:space="preserve"> by default</w:t>
      </w:r>
      <w:r w:rsidR="00045344">
        <w:t>,</w:t>
      </w:r>
      <w:r>
        <w:t xml:space="preserve"> inject</w:t>
      </w:r>
      <w:r w:rsidR="00045344">
        <w:t>s</w:t>
      </w:r>
      <w:r>
        <w:t xml:space="preserve"> only the filter for the parent object</w:t>
      </w:r>
      <w:r w:rsidR="00B342EA">
        <w:t>.</w:t>
      </w:r>
      <w:r>
        <w:t xml:space="preserve"> </w:t>
      </w:r>
      <w:r w:rsidR="00B342EA">
        <w:t xml:space="preserve">In </w:t>
      </w:r>
      <w:r w:rsidR="00045344">
        <w:t>the case where</w:t>
      </w:r>
      <w:r>
        <w:t xml:space="preserve"> you have the eager loading mode set to </w:t>
      </w:r>
      <w:r w:rsidR="00B342EA">
        <w:t>“</w:t>
      </w:r>
      <w:r w:rsidRPr="00B342EA">
        <w:t>true</w:t>
      </w:r>
      <w:r w:rsidR="00B342EA">
        <w:t>”</w:t>
      </w:r>
      <w:r w:rsidR="00045344">
        <w:t>, the child object</w:t>
      </w:r>
      <w:r w:rsidR="00B342EA">
        <w:t>s</w:t>
      </w:r>
      <w:r>
        <w:t xml:space="preserve"> (the associated objects which are </w:t>
      </w:r>
      <w:r w:rsidR="00045344">
        <w:t xml:space="preserve">being </w:t>
      </w:r>
      <w:r>
        <w:t xml:space="preserve">eagerly loaded) filter </w:t>
      </w:r>
      <w:r w:rsidR="00045344">
        <w:t>is</w:t>
      </w:r>
      <w:r>
        <w:t xml:space="preserve"> not injected. SDK by default comes with eager loading set to </w:t>
      </w:r>
      <w:r w:rsidR="00B342EA">
        <w:t>“</w:t>
      </w:r>
      <w:r w:rsidRPr="00B342EA">
        <w:t>false</w:t>
      </w:r>
      <w:r w:rsidR="00B342EA">
        <w:t>”</w:t>
      </w:r>
      <w:r w:rsidR="00045344">
        <w:t>,</w:t>
      </w:r>
      <w:r>
        <w:t xml:space="preserve"> leaving up to the users to explicitly turn it on.</w:t>
      </w:r>
    </w:p>
    <w:p w:rsidR="00F50754" w:rsidRPr="00045344" w:rsidRDefault="00F50754" w:rsidP="00F50754">
      <w:pPr>
        <w:pStyle w:val="BodyText"/>
        <w:rPr>
          <w:rStyle w:val="Bold"/>
        </w:rPr>
      </w:pPr>
      <w:r w:rsidRPr="00045344">
        <w:rPr>
          <w:rStyle w:val="Bold"/>
        </w:rPr>
        <w:t>Multiple filters on a single object will be always AND</w:t>
      </w:r>
      <w:r w:rsidR="00045344">
        <w:rPr>
          <w:rStyle w:val="Bold"/>
        </w:rPr>
        <w:t>-</w:t>
      </w:r>
      <w:r w:rsidRPr="00045344">
        <w:rPr>
          <w:rStyle w:val="Bold"/>
        </w:rPr>
        <w:t xml:space="preserve">ed </w:t>
      </w:r>
    </w:p>
    <w:p w:rsidR="00F50754" w:rsidRDefault="00F50754" w:rsidP="00F50754">
      <w:pPr>
        <w:pStyle w:val="BodyText"/>
      </w:pPr>
      <w:r>
        <w:t xml:space="preserve">If you have multiple filters defined for a single domain object, Hibernate </w:t>
      </w:r>
      <w:r w:rsidR="00045344">
        <w:t>will</w:t>
      </w:r>
      <w:r>
        <w:t xml:space="preserve"> inject all of them with </w:t>
      </w:r>
      <w:r w:rsidR="00045344">
        <w:t>“</w:t>
      </w:r>
      <w:r>
        <w:t>AND</w:t>
      </w:r>
      <w:r w:rsidR="00045344">
        <w:t>”</w:t>
      </w:r>
      <w:r>
        <w:t xml:space="preserve"> conditions between them. </w:t>
      </w:r>
      <w:r w:rsidR="008B318A">
        <w:t xml:space="preserve">This is the default behavior of </w:t>
      </w:r>
      <w:r w:rsidR="008B318A">
        <w:lastRenderedPageBreak/>
        <w:t>Hibernate and would require programmatic enhancements to handle the OR-ing of filters.</w:t>
      </w:r>
    </w:p>
    <w:p w:rsidR="00F50754" w:rsidRPr="00045344" w:rsidRDefault="00F50754" w:rsidP="00F50754">
      <w:pPr>
        <w:pStyle w:val="BodyText"/>
        <w:rPr>
          <w:rStyle w:val="Bold"/>
        </w:rPr>
      </w:pPr>
      <w:r w:rsidRPr="00045344">
        <w:rPr>
          <w:rStyle w:val="Bold"/>
        </w:rPr>
        <w:t>Filtering in</w:t>
      </w:r>
      <w:r w:rsidR="00045344">
        <w:rPr>
          <w:rStyle w:val="Bold"/>
        </w:rPr>
        <w:t xml:space="preserve"> the </w:t>
      </w:r>
      <w:r w:rsidRPr="00045344">
        <w:rPr>
          <w:rStyle w:val="Bold"/>
        </w:rPr>
        <w:t>case of inheritance needs to be further investigated</w:t>
      </w:r>
    </w:p>
    <w:p w:rsidR="00F50754" w:rsidRDefault="00F50754" w:rsidP="00F50754">
      <w:pPr>
        <w:pStyle w:val="BodyText"/>
      </w:pPr>
      <w:r>
        <w:t>Hibernate DTD has a limitation</w:t>
      </w:r>
      <w:r w:rsidR="00045344">
        <w:t xml:space="preserve"> of</w:t>
      </w:r>
      <w:r>
        <w:t xml:space="preserve"> not allowing </w:t>
      </w:r>
      <w:r w:rsidR="00045344">
        <w:t xml:space="preserve">a </w:t>
      </w:r>
      <w:r>
        <w:t xml:space="preserve">user to add a filter for the inherited classes. The DTD allows filters only to be added to the super class. However Hibernate API allows </w:t>
      </w:r>
      <w:r w:rsidR="00045344">
        <w:t xml:space="preserve">the addition </w:t>
      </w:r>
      <w:r>
        <w:t>of these filters. This issue will be investigated in detail during implementation</w:t>
      </w:r>
      <w:r w:rsidR="00045344">
        <w:t>,</w:t>
      </w:r>
      <w:r>
        <w:t xml:space="preserve"> and </w:t>
      </w:r>
      <w:r w:rsidR="00045344">
        <w:t xml:space="preserve">the </w:t>
      </w:r>
      <w:r>
        <w:t>results will be posted accordingly.</w:t>
      </w:r>
    </w:p>
    <w:p w:rsidR="00F50754" w:rsidRDefault="00F50754" w:rsidP="00F50754">
      <w:pPr>
        <w:pStyle w:val="Heading2"/>
      </w:pPr>
      <w:bookmarkStart w:id="2122" w:name="_Toc238796003"/>
      <w:r>
        <w:t>Attribute Level Security</w:t>
      </w:r>
      <w:bookmarkEnd w:id="2122"/>
    </w:p>
    <w:p w:rsidR="00F50754" w:rsidRDefault="00F50754" w:rsidP="00F50754">
      <w:pPr>
        <w:pStyle w:val="Heading3"/>
      </w:pPr>
      <w:bookmarkStart w:id="2123" w:name="_Toc238796004"/>
      <w:r>
        <w:t>Requirements Addressed</w:t>
      </w:r>
      <w:bookmarkEnd w:id="2123"/>
    </w:p>
    <w:p w:rsidR="00F50754" w:rsidRDefault="00F50754" w:rsidP="00F50754">
      <w:pPr>
        <w:pStyle w:val="BodyText"/>
      </w:pPr>
      <w:r>
        <w:t xml:space="preserve">The following functional requirements </w:t>
      </w:r>
      <w:r w:rsidR="001D0A8E">
        <w:t>have been</w:t>
      </w:r>
      <w:r>
        <w:t xml:space="preserve"> addressed and </w:t>
      </w:r>
      <w:r w:rsidR="001D0A8E">
        <w:t xml:space="preserve">are </w:t>
      </w:r>
      <w:r>
        <w:t xml:space="preserve">provided as part of </w:t>
      </w:r>
      <w:r w:rsidR="001D0A8E">
        <w:t>CSM’s</w:t>
      </w:r>
      <w:r>
        <w:t xml:space="preserve"> attribute level security solution</w:t>
      </w:r>
      <w:r w:rsidR="001D0A8E">
        <w:t>.</w:t>
      </w:r>
      <w:r w:rsidR="004B7991" w:rsidRPr="004B7991">
        <w:t xml:space="preserve"> </w:t>
      </w:r>
      <w:r w:rsidR="00F228E8">
        <w:fldChar w:fldCharType="begin"/>
      </w:r>
      <w:r w:rsidR="004B7991">
        <w:instrText xml:space="preserve"> XE "</w:instrText>
      </w:r>
      <w:r w:rsidR="004B7991" w:rsidRPr="00A0793D">
        <w:instrText>security:</w:instrText>
      </w:r>
      <w:r w:rsidR="004B7991">
        <w:instrText>attribute</w:instrText>
      </w:r>
      <w:r w:rsidR="004B7991" w:rsidRPr="00A0793D">
        <w:instrText xml:space="preserve"> level</w:instrText>
      </w:r>
      <w:r w:rsidR="004B7991">
        <w:instrText xml:space="preserve">" </w:instrText>
      </w:r>
      <w:r w:rsidR="00F228E8">
        <w:fldChar w:fldCharType="end"/>
      </w:r>
    </w:p>
    <w:p w:rsidR="00F50754" w:rsidRPr="001D0A8E" w:rsidRDefault="00F50754" w:rsidP="00F50754">
      <w:pPr>
        <w:pStyle w:val="BodyText"/>
        <w:rPr>
          <w:rStyle w:val="Bold"/>
        </w:rPr>
      </w:pPr>
      <w:r w:rsidRPr="001D0A8E">
        <w:rPr>
          <w:rStyle w:val="Bold"/>
        </w:rPr>
        <w:t>Attribute Level Security</w:t>
      </w:r>
    </w:p>
    <w:p w:rsidR="00F50754" w:rsidRDefault="001D0A8E" w:rsidP="00F50754">
      <w:pPr>
        <w:pStyle w:val="BodyText"/>
      </w:pPr>
      <w:r>
        <w:t xml:space="preserve">CSM </w:t>
      </w:r>
      <w:r w:rsidR="00F50754">
        <w:t xml:space="preserve">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F50754" w:rsidRDefault="001D0A8E" w:rsidP="00F50754">
      <w:pPr>
        <w:pStyle w:val="BodyText"/>
      </w:pPr>
      <w:r>
        <w:t>For example,</w:t>
      </w:r>
      <w:r w:rsidR="00F50754">
        <w:t xml:space="preserve"> </w:t>
      </w:r>
      <w:r>
        <w:t>a</w:t>
      </w:r>
      <w:r w:rsidR="00F50754">
        <w:t xml:space="preserve"> Patient object has the following five attributes</w:t>
      </w:r>
      <w:r>
        <w:t>:</w:t>
      </w:r>
      <w:r w:rsidR="00F50754">
        <w:t xml:space="preserve"> Name, Address, Social Security</w:t>
      </w:r>
      <w:r>
        <w:t xml:space="preserve"> Number</w:t>
      </w:r>
      <w:r w:rsidR="00F50754">
        <w:t>, Phone Number</w:t>
      </w:r>
      <w:r>
        <w:t>,</w:t>
      </w:r>
      <w:r w:rsidR="00F50754">
        <w:t xml:space="preserve"> and Disease. </w:t>
      </w:r>
      <w:r>
        <w:t>A</w:t>
      </w:r>
      <w:r w:rsidR="00F50754">
        <w:t xml:space="preserve"> researcher who has access to all</w:t>
      </w:r>
      <w:r>
        <w:t xml:space="preserve"> of</w:t>
      </w:r>
      <w:r w:rsidR="00F50754">
        <w:t xml:space="preserve"> the attributes except Social Security</w:t>
      </w:r>
      <w:r>
        <w:t xml:space="preserve"> Number</w:t>
      </w:r>
      <w:r w:rsidR="00F50754">
        <w:t xml:space="preserve"> should be able to see the Patient object with all attributes </w:t>
      </w:r>
      <w:r>
        <w:t>filled with data except the Social Security Number attribute.</w:t>
      </w:r>
    </w:p>
    <w:p w:rsidR="00F50754" w:rsidRPr="001D0A8E" w:rsidRDefault="001D0A8E" w:rsidP="00F50754">
      <w:pPr>
        <w:pStyle w:val="BodyText"/>
        <w:rPr>
          <w:rStyle w:val="Bold"/>
        </w:rPr>
      </w:pPr>
      <w:r>
        <w:rPr>
          <w:rStyle w:val="Bold"/>
        </w:rPr>
        <w:t>B</w:t>
      </w:r>
      <w:r w:rsidR="00F50754" w:rsidRPr="001D0A8E">
        <w:rPr>
          <w:rStyle w:val="Bold"/>
        </w:rPr>
        <w:t xml:space="preserve">oth </w:t>
      </w:r>
      <w:r>
        <w:rPr>
          <w:rStyle w:val="Bold"/>
        </w:rPr>
        <w:t>S</w:t>
      </w:r>
      <w:r w:rsidR="00F50754" w:rsidRPr="001D0A8E">
        <w:rPr>
          <w:rStyle w:val="Bold"/>
        </w:rPr>
        <w:t xml:space="preserve">ingle or </w:t>
      </w:r>
      <w:r>
        <w:rPr>
          <w:rStyle w:val="Bold"/>
        </w:rPr>
        <w:t>M</w:t>
      </w:r>
      <w:r w:rsidR="00F50754" w:rsidRPr="001D0A8E">
        <w:rPr>
          <w:rStyle w:val="Bold"/>
        </w:rPr>
        <w:t xml:space="preserve">any </w:t>
      </w:r>
      <w:r>
        <w:rPr>
          <w:rStyle w:val="Bold"/>
        </w:rPr>
        <w:t>O</w:t>
      </w:r>
      <w:r w:rsidR="00F50754" w:rsidRPr="001D0A8E">
        <w:rPr>
          <w:rStyle w:val="Bold"/>
        </w:rPr>
        <w:t xml:space="preserve">bject </w:t>
      </w:r>
      <w:r>
        <w:rPr>
          <w:rStyle w:val="Bold"/>
        </w:rPr>
        <w:t>R</w:t>
      </w:r>
      <w:r w:rsidR="00F50754" w:rsidRPr="001D0A8E">
        <w:rPr>
          <w:rStyle w:val="Bold"/>
        </w:rPr>
        <w:t>etrieval</w:t>
      </w:r>
    </w:p>
    <w:p w:rsidR="00F50754" w:rsidRDefault="001D0A8E" w:rsidP="00F50754">
      <w:pPr>
        <w:pStyle w:val="BodyText"/>
      </w:pPr>
      <w:r>
        <w:t>CSM provides</w:t>
      </w:r>
      <w:r w:rsidR="00F50754">
        <w:t xml:space="preserve"> Attribute level security both for queries </w:t>
      </w:r>
      <w:r>
        <w:t>that</w:t>
      </w:r>
      <w:r w:rsidR="00F50754">
        <w:t xml:space="preserve"> result in a single object being returned from the database as well as a list of objects being returned from the database. In case of the list</w:t>
      </w:r>
      <w:r>
        <w:t>,</w:t>
      </w:r>
      <w:r w:rsidR="00F50754">
        <w:t xml:space="preserve"> each object in the list should be filtered based </w:t>
      </w:r>
      <w:r>
        <w:t xml:space="preserve">on the </w:t>
      </w:r>
      <w:r w:rsidR="00F50754">
        <w:t xml:space="preserve">attributes to which the user has access. </w:t>
      </w:r>
    </w:p>
    <w:p w:rsidR="00F50754" w:rsidRPr="001D0A8E" w:rsidRDefault="001D0A8E" w:rsidP="00F50754">
      <w:pPr>
        <w:pStyle w:val="BodyText"/>
        <w:rPr>
          <w:rStyle w:val="Bold"/>
        </w:rPr>
      </w:pPr>
      <w:r>
        <w:rPr>
          <w:rStyle w:val="Bold"/>
        </w:rPr>
        <w:t>Runtime D</w:t>
      </w:r>
      <w:r w:rsidR="00F50754" w:rsidRPr="001D0A8E">
        <w:rPr>
          <w:rStyle w:val="Bold"/>
        </w:rPr>
        <w:t xml:space="preserve">ecision of </w:t>
      </w:r>
      <w:r>
        <w:rPr>
          <w:rStyle w:val="Bold"/>
        </w:rPr>
        <w:t>S</w:t>
      </w:r>
      <w:r w:rsidR="00F50754" w:rsidRPr="001D0A8E">
        <w:rPr>
          <w:rStyle w:val="Bold"/>
        </w:rPr>
        <w:t xml:space="preserve">trict or </w:t>
      </w:r>
      <w:r>
        <w:rPr>
          <w:rStyle w:val="Bold"/>
        </w:rPr>
        <w:t>L</w:t>
      </w:r>
      <w:r w:rsidR="00F50754" w:rsidRPr="001D0A8E">
        <w:rPr>
          <w:rStyle w:val="Bold"/>
        </w:rPr>
        <w:t xml:space="preserve">enient </w:t>
      </w:r>
      <w:r>
        <w:rPr>
          <w:rStyle w:val="Bold"/>
        </w:rPr>
        <w:t>B</w:t>
      </w:r>
      <w:r w:rsidR="00F50754" w:rsidRPr="001D0A8E">
        <w:rPr>
          <w:rStyle w:val="Bold"/>
        </w:rPr>
        <w:t>ehavior</w:t>
      </w:r>
    </w:p>
    <w:p w:rsidR="00F50754" w:rsidRDefault="00F50754" w:rsidP="00F50754">
      <w:pPr>
        <w:pStyle w:val="BodyText"/>
      </w:pPr>
      <w:r>
        <w:t>By default</w:t>
      </w:r>
      <w:r w:rsidR="00EB42E4">
        <w:t>,</w:t>
      </w:r>
      <w:r>
        <w:t xml:space="preserve"> the CSM Instance and Attribute level security denies access to all attributes of an object instance unless</w:t>
      </w:r>
      <w:r w:rsidR="00EB42E4">
        <w:t xml:space="preserve"> the user/g</w:t>
      </w:r>
      <w:r>
        <w:t xml:space="preserve">roup is provisioned to gain access on particular attributes. This is the default strict behavior of the attribute level security feature of CSM. This new feature allows applications to configure attribute level security to enforce </w:t>
      </w:r>
      <w:r w:rsidR="00EB42E4">
        <w:t xml:space="preserve">either </w:t>
      </w:r>
      <w:r>
        <w:t xml:space="preserve">strict behavior or lenient behavior. Lenient behavior </w:t>
      </w:r>
      <w:r w:rsidR="00EB42E4">
        <w:t>allows</w:t>
      </w:r>
      <w:r>
        <w:t xml:space="preserve"> access to all associations within Parent and Child objects while securing access to</w:t>
      </w:r>
      <w:r w:rsidR="00EB42E4">
        <w:t xml:space="preserve"> the</w:t>
      </w:r>
      <w:r>
        <w:t xml:space="preserve"> rest of the attributes of an </w:t>
      </w:r>
      <w:r w:rsidR="008B318A">
        <w:t>object</w:t>
      </w:r>
      <w:r>
        <w:t xml:space="preserve"> based on the user</w:t>
      </w:r>
      <w:r w:rsidR="00EB42E4">
        <w:t>/group</w:t>
      </w:r>
      <w:r>
        <w:t xml:space="preserve"> security provisioning done via UPT.</w:t>
      </w:r>
    </w:p>
    <w:p w:rsidR="00F50754" w:rsidRPr="00EB42E4" w:rsidRDefault="00EB42E4" w:rsidP="00F50754">
      <w:pPr>
        <w:pStyle w:val="BodyText"/>
        <w:rPr>
          <w:rStyle w:val="Bold"/>
        </w:rPr>
      </w:pPr>
      <w:r w:rsidRPr="00EB42E4">
        <w:rPr>
          <w:rStyle w:val="Bold"/>
        </w:rPr>
        <w:t>A</w:t>
      </w:r>
      <w:r>
        <w:rPr>
          <w:rStyle w:val="Bold"/>
        </w:rPr>
        <w:t>utomatically P</w:t>
      </w:r>
      <w:r w:rsidRPr="00EB42E4">
        <w:rPr>
          <w:rStyle w:val="Bold"/>
        </w:rPr>
        <w:t>rovide</w:t>
      </w:r>
      <w:r w:rsidR="00F50754" w:rsidRPr="00EB42E4">
        <w:rPr>
          <w:rStyle w:val="Bold"/>
        </w:rPr>
        <w:t xml:space="preserve"> Attribute Level Security for SDK </w:t>
      </w:r>
      <w:r w:rsidRPr="00EB42E4">
        <w:rPr>
          <w:rStyle w:val="Bold"/>
        </w:rPr>
        <w:t>G</w:t>
      </w:r>
      <w:r w:rsidR="00F50754" w:rsidRPr="00EB42E4">
        <w:rPr>
          <w:rStyle w:val="Bold"/>
        </w:rPr>
        <w:t xml:space="preserve">enerated </w:t>
      </w:r>
      <w:r w:rsidRPr="00EB42E4">
        <w:rPr>
          <w:rStyle w:val="Bold"/>
        </w:rPr>
        <w:t>S</w:t>
      </w:r>
      <w:r w:rsidR="00F50754" w:rsidRPr="00EB42E4">
        <w:rPr>
          <w:rStyle w:val="Bold"/>
        </w:rPr>
        <w:t>ystem</w:t>
      </w:r>
      <w:r>
        <w:rPr>
          <w:rStyle w:val="Bold"/>
        </w:rPr>
        <w:t>s</w:t>
      </w:r>
    </w:p>
    <w:p w:rsidR="00F50754" w:rsidRDefault="00F50754" w:rsidP="00F50754">
      <w:pPr>
        <w:pStyle w:val="BodyText"/>
      </w:pPr>
      <w:r>
        <w:t xml:space="preserve">Attribute Level Security is integrated with </w:t>
      </w:r>
      <w:r w:rsidR="00EB42E4">
        <w:t xml:space="preserve">the caCORE </w:t>
      </w:r>
      <w:r>
        <w:t>SDK so that it can be provided as an out of the box solution for SDK generated systems.</w:t>
      </w:r>
    </w:p>
    <w:p w:rsidR="00F50754" w:rsidRPr="00EB42E4" w:rsidRDefault="00EB42E4" w:rsidP="00F50754">
      <w:pPr>
        <w:pStyle w:val="BodyText"/>
        <w:rPr>
          <w:rStyle w:val="Bold"/>
        </w:rPr>
      </w:pPr>
      <w:r w:rsidRPr="00EB42E4">
        <w:rPr>
          <w:rStyle w:val="Bold"/>
        </w:rPr>
        <w:t>P</w:t>
      </w:r>
      <w:r w:rsidR="00F50754" w:rsidRPr="00EB42E4">
        <w:rPr>
          <w:rStyle w:val="Bold"/>
        </w:rPr>
        <w:t>rovide Attribute Level S</w:t>
      </w:r>
      <w:r>
        <w:rPr>
          <w:rStyle w:val="Bold"/>
        </w:rPr>
        <w:t>ecurity Support for Non-</w:t>
      </w:r>
      <w:r w:rsidR="00F50754" w:rsidRPr="00EB42E4">
        <w:rPr>
          <w:rStyle w:val="Bold"/>
        </w:rPr>
        <w:t xml:space="preserve">SDK </w:t>
      </w:r>
      <w:r>
        <w:rPr>
          <w:rStyle w:val="Bold"/>
        </w:rPr>
        <w:t>Generated S</w:t>
      </w:r>
      <w:r w:rsidR="00F50754" w:rsidRPr="00EB42E4">
        <w:rPr>
          <w:rStyle w:val="Bold"/>
        </w:rPr>
        <w:t>ystem</w:t>
      </w:r>
      <w:r>
        <w:rPr>
          <w:rStyle w:val="Bold"/>
        </w:rPr>
        <w:t>s</w:t>
      </w:r>
    </w:p>
    <w:p w:rsidR="00F50754" w:rsidRDefault="00EB42E4" w:rsidP="00F50754">
      <w:pPr>
        <w:pStyle w:val="BodyText"/>
      </w:pPr>
      <w:r>
        <w:t>CSM is adaptable for no</w:t>
      </w:r>
      <w:r w:rsidR="00F50754">
        <w:t xml:space="preserve">n SDK </w:t>
      </w:r>
      <w:r>
        <w:t xml:space="preserve">generated </w:t>
      </w:r>
      <w:r w:rsidR="00F50754">
        <w:t xml:space="preserve">systems with minor modifications if required. The general principle </w:t>
      </w:r>
      <w:r>
        <w:t>is</w:t>
      </w:r>
      <w:r w:rsidR="00F50754">
        <w:t xml:space="preserve"> </w:t>
      </w:r>
      <w:r>
        <w:t xml:space="preserve">the </w:t>
      </w:r>
      <w:r w:rsidR="00F50754">
        <w:t xml:space="preserve">same as for an SDK generated system. It can </w:t>
      </w:r>
      <w:r w:rsidR="00F50754">
        <w:lastRenderedPageBreak/>
        <w:t>be assumed that users will need to configure the solution and adapt it for their application.</w:t>
      </w:r>
    </w:p>
    <w:p w:rsidR="00F50754" w:rsidRDefault="00F50754" w:rsidP="00F50754">
      <w:pPr>
        <w:pStyle w:val="Heading3"/>
      </w:pPr>
      <w:bookmarkStart w:id="2124" w:name="_Toc238796005"/>
      <w:r>
        <w:t>Overall Design</w:t>
      </w:r>
      <w:bookmarkEnd w:id="2124"/>
    </w:p>
    <w:p w:rsidR="00F50754" w:rsidRDefault="00F50754" w:rsidP="00F50754">
      <w:pPr>
        <w:pStyle w:val="BodyText"/>
      </w:pPr>
      <w:r>
        <w:t xml:space="preserve">CSM </w:t>
      </w:r>
      <w:r w:rsidR="008B318A">
        <w:t>utilizes</w:t>
      </w:r>
      <w:r>
        <w:t xml:space="preserve"> the SessionInterceptor feature provided by Hibernate to inject attribute level security. It traps a user session during the loading of an object from the underlying database. During the load process it intercepts the incoming stream of result data and checks </w:t>
      </w:r>
      <w:r w:rsidR="00EB42E4">
        <w:t>to see</w:t>
      </w:r>
      <w:r>
        <w:t xml:space="preserve"> which attributes the user has access to. If </w:t>
      </w:r>
      <w:r w:rsidR="00EB42E4">
        <w:t xml:space="preserve">the user does not have access to an attribute, </w:t>
      </w:r>
      <w:r>
        <w:t xml:space="preserve">it nullifies the attribute value such that the resulting </w:t>
      </w:r>
      <w:r w:rsidR="00EB42E4">
        <w:t xml:space="preserve">data </w:t>
      </w:r>
      <w:r>
        <w:t>contains value</w:t>
      </w:r>
      <w:r w:rsidR="00EB42E4">
        <w:t>s</w:t>
      </w:r>
      <w:r>
        <w:t xml:space="preserve"> for only those attributes </w:t>
      </w:r>
      <w:r w:rsidR="00EB42E4">
        <w:t>to</w:t>
      </w:r>
      <w:r>
        <w:t xml:space="preserve"> which </w:t>
      </w:r>
      <w:r w:rsidR="00EB42E4">
        <w:t xml:space="preserve">the user has </w:t>
      </w:r>
      <w:r>
        <w:t>access.</w:t>
      </w:r>
      <w:r w:rsidR="00F228E8">
        <w:fldChar w:fldCharType="begin"/>
      </w:r>
      <w:r w:rsidR="004B7991">
        <w:instrText xml:space="preserve"> XE "</w:instrText>
      </w:r>
      <w:r w:rsidR="004B7991" w:rsidRPr="003A2D45">
        <w:instrText>attribute level security:overall design</w:instrText>
      </w:r>
      <w:r w:rsidR="004B7991">
        <w:instrText xml:space="preserve">" </w:instrText>
      </w:r>
      <w:r w:rsidR="00F228E8">
        <w:fldChar w:fldCharType="end"/>
      </w:r>
    </w:p>
    <w:p w:rsidR="00F50754" w:rsidRDefault="00F50754" w:rsidP="00F50754">
      <w:pPr>
        <w:pStyle w:val="BodyText"/>
      </w:pPr>
      <w:r>
        <w:t xml:space="preserve">Since it would need to access </w:t>
      </w:r>
      <w:r w:rsidR="00EB42E4">
        <w:t xml:space="preserve">the </w:t>
      </w:r>
      <w:r>
        <w:t xml:space="preserve">CSM table to check if user has access to an attribute every time an object is loaded, the solution implements a cache </w:t>
      </w:r>
      <w:r w:rsidR="00EB42E4">
        <w:t>that</w:t>
      </w:r>
      <w:r>
        <w:t xml:space="preserve"> holds the users attribute access map. The interceptor looks up against this cache to inject attribute level security</w:t>
      </w:r>
      <w:r w:rsidR="00EB42E4">
        <w:t>,</w:t>
      </w:r>
      <w:r>
        <w:t xml:space="preserve"> speeding up the overall filtering process.</w:t>
      </w:r>
    </w:p>
    <w:p w:rsidR="00F50754" w:rsidRDefault="00F50754" w:rsidP="00F50754">
      <w:pPr>
        <w:pStyle w:val="Heading3"/>
      </w:pPr>
      <w:bookmarkStart w:id="2125" w:name="_Toc238796006"/>
      <w:r>
        <w:t>Strict Or Lenient Behavior</w:t>
      </w:r>
      <w:bookmarkEnd w:id="2125"/>
    </w:p>
    <w:p w:rsidR="00F50754" w:rsidRDefault="00F50754" w:rsidP="00F50754">
      <w:pPr>
        <w:pStyle w:val="BodyText"/>
      </w:pPr>
      <w:r>
        <w:t xml:space="preserve">This is a new feature added </w:t>
      </w:r>
      <w:r w:rsidR="00EB42E4">
        <w:t>in the</w:t>
      </w:r>
      <w:r>
        <w:t xml:space="preserve"> CSM v4.1 version. This feature for attribute level security was reques</w:t>
      </w:r>
      <w:r w:rsidR="00EB42E4">
        <w:t>ted and provided for caCORE SDK, though</w:t>
      </w:r>
      <w:r>
        <w:t xml:space="preserve"> </w:t>
      </w:r>
      <w:r w:rsidR="00EB42E4">
        <w:t>i</w:t>
      </w:r>
      <w:r>
        <w:t xml:space="preserve">t can also be used by non-SDK </w:t>
      </w:r>
      <w:r w:rsidR="00EB42E4">
        <w:t xml:space="preserve">generated </w:t>
      </w:r>
      <w:r>
        <w:t>systems. The default behavior is the strict behavior that was introduced in CSM v4.0. In the strict behavior</w:t>
      </w:r>
      <w:r w:rsidR="00EB42E4">
        <w:t>,</w:t>
      </w:r>
      <w:r>
        <w:t xml:space="preserve"> the attribute level security feature restricts access to all attributes of an object to which a user/groups </w:t>
      </w:r>
      <w:r w:rsidR="00EB42E4">
        <w:t>does not</w:t>
      </w:r>
      <w:r>
        <w:t xml:space="preserve"> have access. </w:t>
      </w:r>
      <w:r w:rsidR="00F228E8">
        <w:fldChar w:fldCharType="begin"/>
      </w:r>
      <w:r w:rsidR="004B7991">
        <w:instrText xml:space="preserve"> XE "</w:instrText>
      </w:r>
      <w:r w:rsidR="004B7991" w:rsidRPr="00347DEE">
        <w:instrText>strict behavior</w:instrText>
      </w:r>
      <w:r w:rsidR="004B7991">
        <w:instrText xml:space="preserve">" </w:instrText>
      </w:r>
      <w:r w:rsidR="00F228E8">
        <w:fldChar w:fldCharType="end"/>
      </w:r>
      <w:r w:rsidR="00F228E8">
        <w:fldChar w:fldCharType="begin"/>
      </w:r>
      <w:r w:rsidR="004B7991">
        <w:instrText xml:space="preserve"> XE "</w:instrText>
      </w:r>
      <w:r w:rsidR="004B7991" w:rsidRPr="00347DEE">
        <w:instrText>lenient behavior</w:instrText>
      </w:r>
      <w:r w:rsidR="004B7991">
        <w:instrText xml:space="preserve">" </w:instrText>
      </w:r>
      <w:r w:rsidR="00F228E8">
        <w:fldChar w:fldCharType="end"/>
      </w:r>
    </w:p>
    <w:p w:rsidR="00F50754" w:rsidRDefault="00F50754" w:rsidP="00F50754">
      <w:pPr>
        <w:pStyle w:val="BodyText"/>
      </w:pPr>
      <w:r>
        <w:t xml:space="preserve">The new lenient behavior allows access to those attributes of an object that are of </w:t>
      </w:r>
      <w:r w:rsidR="00EB42E4">
        <w:t xml:space="preserve">an </w:t>
      </w:r>
      <w:r>
        <w:t xml:space="preserve">association type. This feature is, as mentioned above, </w:t>
      </w:r>
      <w:r w:rsidR="00EB42E4">
        <w:t>implemented</w:t>
      </w:r>
      <w:r>
        <w:t xml:space="preserve"> by the caCORE SDK to </w:t>
      </w:r>
      <w:r w:rsidR="00EB42E4">
        <w:t>support</w:t>
      </w:r>
      <w:r>
        <w:t xml:space="preserve"> the</w:t>
      </w:r>
      <w:r w:rsidR="00EB42E4">
        <w:t xml:space="preserve"> new Writeable API</w:t>
      </w:r>
      <w:r>
        <w:t xml:space="preserve"> feature of SDK. The lenient behavior ignores attributes of association type and hence leaves intact any associations between parent and child objects.</w:t>
      </w:r>
    </w:p>
    <w:p w:rsidR="00F50754" w:rsidRDefault="00F50754" w:rsidP="00F50754">
      <w:pPr>
        <w:pStyle w:val="Heading3"/>
      </w:pPr>
      <w:bookmarkStart w:id="2126" w:name="_Toc238796007"/>
      <w:r>
        <w:t>Provisioning Attribute Level Security</w:t>
      </w:r>
      <w:bookmarkEnd w:id="2126"/>
    </w:p>
    <w:p w:rsidR="00F50754" w:rsidRDefault="00F50754" w:rsidP="00F50754">
      <w:pPr>
        <w:pStyle w:val="BodyText"/>
      </w:pPr>
      <w:r>
        <w:t>There are new special changes in the UPT for provisioning of Attribute Level Security</w:t>
      </w:r>
      <w:r w:rsidR="008B318A">
        <w:t xml:space="preserve">. </w:t>
      </w:r>
      <w:r>
        <w:t xml:space="preserve">If attribute level security is turned on, by default all object attributes are </w:t>
      </w:r>
      <w:r w:rsidR="00F228E8">
        <w:fldChar w:fldCharType="begin"/>
      </w:r>
      <w:r w:rsidR="004B7991">
        <w:instrText xml:space="preserve"> XE "</w:instrText>
      </w:r>
      <w:r w:rsidR="004B7991" w:rsidRPr="00383EB4">
        <w:instrText>provisioning:attribute level security</w:instrText>
      </w:r>
      <w:r w:rsidR="004B7991">
        <w:instrText xml:space="preserve">" </w:instrText>
      </w:r>
      <w:r w:rsidR="00F228E8">
        <w:fldChar w:fldCharType="end"/>
      </w:r>
      <w:r w:rsidR="00F228E8">
        <w:fldChar w:fldCharType="begin"/>
      </w:r>
      <w:r w:rsidR="004B7991">
        <w:instrText xml:space="preserve"> XE "</w:instrText>
      </w:r>
      <w:r w:rsidR="004B7991" w:rsidRPr="004D3325">
        <w:instrText>attribute level security:provisioning</w:instrText>
      </w:r>
      <w:r w:rsidR="004B7991">
        <w:instrText xml:space="preserve">" </w:instrText>
      </w:r>
      <w:r w:rsidR="00F228E8">
        <w:fldChar w:fldCharType="end"/>
      </w:r>
      <w:r>
        <w:t xml:space="preserve">secured. </w:t>
      </w:r>
      <w:r w:rsidR="00EB42E4">
        <w:t>I</w:t>
      </w:r>
      <w:r>
        <w:t xml:space="preserve">f you want to grant </w:t>
      </w:r>
      <w:r w:rsidR="00EB42E4">
        <w:t xml:space="preserve">a user </w:t>
      </w:r>
      <w:r>
        <w:t>access to an attribute</w:t>
      </w:r>
      <w:r w:rsidR="00EB42E4">
        <w:t>,</w:t>
      </w:r>
      <w:r>
        <w:t xml:space="preserve"> you </w:t>
      </w:r>
      <w:r w:rsidR="00EB42E4">
        <w:t>must</w:t>
      </w:r>
      <w:r>
        <w:t xml:space="preserve"> create a protection element for that attribute and</w:t>
      </w:r>
      <w:r w:rsidR="00EB42E4">
        <w:t xml:space="preserve"> then</w:t>
      </w:r>
      <w:r>
        <w:t xml:space="preserve"> grant </w:t>
      </w:r>
      <w:r w:rsidR="00EB42E4">
        <w:t xml:space="preserve">the user </w:t>
      </w:r>
      <w:r>
        <w:t xml:space="preserve">access to it like any other protection element. </w:t>
      </w:r>
    </w:p>
    <w:p w:rsidR="00F50754" w:rsidRDefault="00EB42E4" w:rsidP="00F50754">
      <w:pPr>
        <w:pStyle w:val="BodyText"/>
      </w:pPr>
      <w:r>
        <w:t xml:space="preserve">The following table provides descriptions of the </w:t>
      </w:r>
      <w:r w:rsidR="00F50754">
        <w:t xml:space="preserve">Protection Element </w:t>
      </w:r>
      <w:r>
        <w:t>f</w:t>
      </w:r>
      <w:r w:rsidR="00F50754">
        <w:t xml:space="preserve">ields </w:t>
      </w:r>
      <w:r>
        <w:t>that an Admin must complete when creating</w:t>
      </w:r>
      <w:r w:rsidR="00B342EA">
        <w:t xml:space="preserve">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F50754" w:rsidRPr="00F50754" w:rsidTr="00B518D5">
        <w:trPr>
          <w:cantSplit/>
          <w:tblHeader/>
        </w:trPr>
        <w:tc>
          <w:tcPr>
            <w:tcW w:w="3078" w:type="dxa"/>
            <w:shd w:val="clear" w:color="auto" w:fill="D9D9D9"/>
          </w:tcPr>
          <w:p w:rsidR="00F50754" w:rsidRPr="00F50754" w:rsidRDefault="00F50754" w:rsidP="00D039D0">
            <w:pPr>
              <w:pStyle w:val="TableHeaderCenter"/>
            </w:pPr>
            <w:r w:rsidRPr="00F50754">
              <w:t>Field Name</w:t>
            </w:r>
          </w:p>
        </w:tc>
        <w:tc>
          <w:tcPr>
            <w:tcW w:w="5346" w:type="dxa"/>
            <w:shd w:val="clear" w:color="auto" w:fill="D9D9D9"/>
          </w:tcPr>
          <w:p w:rsidR="00F50754" w:rsidRPr="00F50754" w:rsidRDefault="00F50754" w:rsidP="00D039D0">
            <w:pPr>
              <w:pStyle w:val="TableHeaderCenter"/>
            </w:pPr>
            <w:r w:rsidRPr="00F50754">
              <w:t>Description</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Name</w:t>
            </w:r>
          </w:p>
        </w:tc>
        <w:tc>
          <w:tcPr>
            <w:tcW w:w="5346" w:type="dxa"/>
            <w:vAlign w:val="center"/>
          </w:tcPr>
          <w:p w:rsidR="00F50754" w:rsidRPr="00F50754" w:rsidRDefault="00F50754" w:rsidP="00D039D0">
            <w:pPr>
              <w:pStyle w:val="TableText"/>
            </w:pPr>
            <w:r w:rsidRPr="00F50754">
              <w:t>Distinct name which can identify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Description</w:t>
            </w:r>
          </w:p>
        </w:tc>
        <w:tc>
          <w:tcPr>
            <w:tcW w:w="5346" w:type="dxa"/>
            <w:vAlign w:val="center"/>
          </w:tcPr>
          <w:p w:rsidR="00F50754" w:rsidRPr="00F50754" w:rsidRDefault="00F50754" w:rsidP="00D039D0">
            <w:pPr>
              <w:pStyle w:val="TableText"/>
            </w:pPr>
            <w:r w:rsidRPr="00F50754">
              <w:t>Description for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Type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Object Id</w:t>
            </w:r>
          </w:p>
        </w:tc>
        <w:tc>
          <w:tcPr>
            <w:tcW w:w="5346" w:type="dxa"/>
            <w:vAlign w:val="center"/>
          </w:tcPr>
          <w:p w:rsidR="00F50754" w:rsidRPr="00F50754" w:rsidRDefault="00F50754" w:rsidP="00D039D0">
            <w:pPr>
              <w:pStyle w:val="TableText"/>
            </w:pPr>
            <w:r w:rsidRPr="00F50754">
              <w:t>The class name on whose attribute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Attribute</w:t>
            </w:r>
          </w:p>
        </w:tc>
        <w:tc>
          <w:tcPr>
            <w:tcW w:w="5346" w:type="dxa"/>
            <w:vAlign w:val="center"/>
          </w:tcPr>
          <w:p w:rsidR="00F50754" w:rsidRPr="00F50754" w:rsidRDefault="00F50754" w:rsidP="00D039D0">
            <w:pPr>
              <w:pStyle w:val="TableText"/>
            </w:pPr>
            <w:r w:rsidRPr="00F50754">
              <w:t>The attribute name on which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lastRenderedPageBreak/>
              <w:t>Protection Element Value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Update Date</w:t>
            </w:r>
          </w:p>
        </w:tc>
        <w:tc>
          <w:tcPr>
            <w:tcW w:w="5346" w:type="dxa"/>
            <w:vAlign w:val="center"/>
          </w:tcPr>
          <w:p w:rsidR="00F50754" w:rsidRPr="00F50754" w:rsidRDefault="00F50754" w:rsidP="00D039D0">
            <w:pPr>
              <w:pStyle w:val="TableText"/>
            </w:pPr>
            <w:r w:rsidRPr="00F50754">
              <w:t>Date when the protection element was last updated</w:t>
            </w:r>
          </w:p>
        </w:tc>
      </w:tr>
    </w:tbl>
    <w:p w:rsidR="00F50754" w:rsidRDefault="002A3C9A" w:rsidP="00F50754">
      <w:pPr>
        <w:pStyle w:val="Caption"/>
      </w:pPr>
      <w:r>
        <w:t>Figure</w:t>
      </w:r>
      <w:r w:rsidR="00F50754">
        <w:t xml:space="preserve"> </w:t>
      </w:r>
      <w:fldSimple w:instr=" STYLEREF 1 \s ">
        <w:r w:rsidR="00E92FAF">
          <w:rPr>
            <w:noProof/>
          </w:rPr>
          <w:t>5</w:t>
        </w:r>
      </w:fldSimple>
      <w:r w:rsidR="002F0542">
        <w:noBreakHyphen/>
      </w:r>
      <w:fldSimple w:instr=" SEQ Figure \* ARABIC \s 1 ">
        <w:r w:rsidR="00E92FAF">
          <w:rPr>
            <w:noProof/>
          </w:rPr>
          <w:t>3</w:t>
        </w:r>
      </w:fldSimple>
      <w:r w:rsidR="00F50754">
        <w:t xml:space="preserve"> Protection Element Fields</w:t>
      </w:r>
    </w:p>
    <w:p w:rsidR="00F50754" w:rsidRDefault="00F50754" w:rsidP="00F50754">
      <w:pPr>
        <w:pStyle w:val="Heading3"/>
      </w:pPr>
      <w:bookmarkStart w:id="2127" w:name="_Toc238796008"/>
      <w:r>
        <w:t>Using Attribute Level Security</w:t>
      </w:r>
      <w:bookmarkEnd w:id="2127"/>
    </w:p>
    <w:p w:rsidR="00F50754" w:rsidRDefault="00F50754" w:rsidP="00F50754">
      <w:pPr>
        <w:pStyle w:val="BodyText"/>
      </w:pPr>
      <w:r>
        <w:t>In order to use</w:t>
      </w:r>
      <w:r w:rsidR="00B342EA">
        <w:t xml:space="preserve"> Attribute Level Security, the c</w:t>
      </w:r>
      <w:r>
        <w:t xml:space="preserve">lient </w:t>
      </w:r>
      <w:r w:rsidR="00F73F46">
        <w:t>application</w:t>
      </w:r>
      <w:r>
        <w:t xml:space="preserve"> </w:t>
      </w:r>
      <w:r w:rsidR="00B342EA">
        <w:t>must</w:t>
      </w:r>
      <w:r>
        <w:t xml:space="preserve"> attach the attribute level Session interceptor to its session</w:t>
      </w:r>
      <w:r w:rsidR="008B318A">
        <w:t xml:space="preserve">. </w:t>
      </w:r>
      <w:r>
        <w:t>This can be done</w:t>
      </w:r>
      <w:r w:rsidR="00B342EA">
        <w:t xml:space="preserve"> when</w:t>
      </w:r>
      <w:r>
        <w:t xml:space="preserve"> obtaining the Hibernate Session from the SessionFactory object</w:t>
      </w:r>
      <w:r w:rsidR="00B342EA">
        <w:t>,</w:t>
      </w:r>
      <w:r>
        <w:t xml:space="preserve"> as shown </w:t>
      </w:r>
      <w:r w:rsidR="00B342EA">
        <w:t xml:space="preserve">in the examples </w:t>
      </w:r>
      <w:r>
        <w:t>below. Once the session interceptor is in place</w:t>
      </w:r>
      <w:r w:rsidR="00B342EA">
        <w:t>,</w:t>
      </w:r>
      <w:r>
        <w:t xml:space="preserve"> it will inject Attribute level security every time an object is loaded from the database for a query.</w:t>
      </w:r>
    </w:p>
    <w:p w:rsidR="00F50754" w:rsidRPr="00F50754" w:rsidRDefault="00F50754" w:rsidP="00F50754">
      <w:pPr>
        <w:pStyle w:val="BodyText"/>
        <w:rPr>
          <w:rStyle w:val="Bold"/>
        </w:rPr>
      </w:pPr>
      <w:r w:rsidRPr="00F50754">
        <w:rPr>
          <w:rStyle w:val="Bold"/>
        </w:rPr>
        <w:t xml:space="preserve">The default strict behavior is implemented as </w:t>
      </w:r>
      <w:r w:rsidR="00B342EA">
        <w:rPr>
          <w:rStyle w:val="Bold"/>
        </w:rPr>
        <w:t>follows:</w:t>
      </w:r>
    </w:p>
    <w:p w:rsidR="00F50754" w:rsidRDefault="00F50754" w:rsidP="00B342EA">
      <w:pPr>
        <w:pStyle w:val="Classfilesample"/>
      </w:pPr>
      <w:r>
        <w:t xml:space="preserve"> // default strict behavior</w:t>
      </w:r>
    </w:p>
    <w:p w:rsidR="00F50754" w:rsidRDefault="00F50754" w:rsidP="00B342EA">
      <w:pPr>
        <w:pStyle w:val="Classfilesample"/>
      </w:pPr>
      <w:r>
        <w:t xml:space="preserve">Session session = sessionFactory.openSession(new AttributeSecuritySessionInterceptor()); </w:t>
      </w:r>
    </w:p>
    <w:p w:rsidR="00F50754" w:rsidRDefault="00F50754" w:rsidP="00B342EA">
      <w:pPr>
        <w:pStyle w:val="Classfilesample"/>
      </w:pPr>
      <w:r>
        <w:t>Session session = sessionFactory.openSession(new AttributeSecuritySessionInterceptor(false));</w:t>
      </w:r>
    </w:p>
    <w:p w:rsidR="00F50754" w:rsidRPr="00F50754" w:rsidRDefault="00F50754" w:rsidP="00F50754">
      <w:pPr>
        <w:pStyle w:val="BodyText"/>
        <w:rPr>
          <w:rStyle w:val="Bold"/>
        </w:rPr>
      </w:pPr>
      <w:r w:rsidRPr="00F50754">
        <w:rPr>
          <w:rStyle w:val="Bold"/>
        </w:rPr>
        <w:t>The lenient behavior is implemented as</w:t>
      </w:r>
      <w:r w:rsidR="00B342EA">
        <w:rPr>
          <w:rStyle w:val="Bold"/>
        </w:rPr>
        <w:t xml:space="preserve"> follows:</w:t>
      </w:r>
    </w:p>
    <w:p w:rsidR="00F50754" w:rsidRDefault="00F50754" w:rsidP="00B342EA">
      <w:pPr>
        <w:pStyle w:val="Classfilesample"/>
      </w:pPr>
      <w:r>
        <w:t xml:space="preserve"> // lenient behavior</w:t>
      </w:r>
    </w:p>
    <w:p w:rsidR="00F50754" w:rsidRDefault="00F50754" w:rsidP="00B342EA">
      <w:pPr>
        <w:pStyle w:val="Classfilesample"/>
      </w:pPr>
      <w:r>
        <w:t>Session session = sessionFactory.openSession(new AttributeSecuritySessionInterceptor(true));</w:t>
      </w:r>
    </w:p>
    <w:p w:rsidR="00F50754" w:rsidRPr="00F50754" w:rsidRDefault="00F50754" w:rsidP="00F50754">
      <w:pPr>
        <w:pStyle w:val="BodyText"/>
        <w:keepNext/>
        <w:rPr>
          <w:rStyle w:val="Bold"/>
        </w:rPr>
      </w:pPr>
      <w:r w:rsidRPr="00F50754">
        <w:rPr>
          <w:rStyle w:val="Bold"/>
        </w:rPr>
        <w:t>To inject custom interceptors along with CSM’s attribute level security intercept</w:t>
      </w:r>
      <w:r w:rsidR="00B342EA">
        <w:rPr>
          <w:rStyle w:val="Bold"/>
        </w:rPr>
        <w:t>or:</w:t>
      </w:r>
    </w:p>
    <w:p w:rsidR="00F50754" w:rsidRDefault="00F50754" w:rsidP="00B342EA">
      <w:pPr>
        <w:pStyle w:val="Classfilesample"/>
      </w:pPr>
      <w:r>
        <w:t>// inject custom Interceptors</w:t>
      </w:r>
    </w:p>
    <w:p w:rsidR="00F50754" w:rsidRDefault="00F50754" w:rsidP="00B342EA">
      <w:pPr>
        <w:pStyle w:val="Classfilesample"/>
      </w:pPr>
      <w:r>
        <w:t>List&lt;Interceptor&gt; interceptors = new ArrayList&lt;Interceptor&gt;();</w:t>
      </w:r>
    </w:p>
    <w:p w:rsidR="00F50754" w:rsidRDefault="00F50754" w:rsidP="00B342EA">
      <w:pPr>
        <w:pStyle w:val="Classfilesample"/>
      </w:pPr>
      <w:r>
        <w:t>Interceptors.add(new AttributeSecurityInterceptor(true));</w:t>
      </w:r>
    </w:p>
    <w:p w:rsidR="00F50754" w:rsidRDefault="00F50754" w:rsidP="00B342EA">
      <w:pPr>
        <w:pStyle w:val="Classfilesample"/>
      </w:pPr>
      <w:r>
        <w:t>Interceptors.add(new ObjectStateInterceptor());</w:t>
      </w:r>
    </w:p>
    <w:p w:rsidR="00F50754" w:rsidRPr="00F50754" w:rsidRDefault="00F50754" w:rsidP="00B342EA">
      <w:pPr>
        <w:pStyle w:val="Classfilesample"/>
      </w:pPr>
      <w:r>
        <w:t>Session session = sessionFactory.openSession(new new GenericSecurityInterceptor(interceptors));</w:t>
      </w:r>
    </w:p>
    <w:p w:rsidR="00F50754" w:rsidRDefault="00F50754" w:rsidP="00B342EA">
      <w:pPr>
        <w:pStyle w:val="Heading3"/>
      </w:pPr>
      <w:bookmarkStart w:id="2128" w:name="_Toc238796009"/>
      <w:r>
        <w:t>Known Issues</w:t>
      </w:r>
      <w:bookmarkEnd w:id="2128"/>
    </w:p>
    <w:p w:rsidR="00F50754" w:rsidRPr="00B342EA" w:rsidRDefault="00F50754" w:rsidP="00B342EA">
      <w:pPr>
        <w:pStyle w:val="BodyText"/>
        <w:keepNext/>
        <w:rPr>
          <w:rStyle w:val="Bold"/>
        </w:rPr>
      </w:pPr>
      <w:r w:rsidRPr="00B342EA">
        <w:rPr>
          <w:rStyle w:val="Bold"/>
        </w:rPr>
        <w:t xml:space="preserve">In </w:t>
      </w:r>
      <w:r w:rsidR="00B342EA" w:rsidRPr="00B342EA">
        <w:rPr>
          <w:rStyle w:val="Bold"/>
        </w:rPr>
        <w:t xml:space="preserve">the case of  eager loading, </w:t>
      </w:r>
      <w:r w:rsidRPr="00B342EA">
        <w:rPr>
          <w:rStyle w:val="Bold"/>
        </w:rPr>
        <w:t xml:space="preserve">attribute filtering happens only for </w:t>
      </w:r>
      <w:r w:rsidR="00B342EA" w:rsidRPr="00B342EA">
        <w:rPr>
          <w:rStyle w:val="Bold"/>
        </w:rPr>
        <w:t xml:space="preserve">the </w:t>
      </w:r>
      <w:r w:rsidRPr="00B342EA">
        <w:rPr>
          <w:rStyle w:val="Bold"/>
        </w:rPr>
        <w:t>parent object</w:t>
      </w:r>
      <w:r w:rsidR="00B342EA">
        <w:rPr>
          <w:rStyle w:val="Bold"/>
        </w:rPr>
        <w:t>.</w:t>
      </w:r>
    </w:p>
    <w:p w:rsidR="00F50754" w:rsidRDefault="00F50754" w:rsidP="00F50754">
      <w:pPr>
        <w:pStyle w:val="BodyText"/>
      </w:pPr>
      <w:r>
        <w:t xml:space="preserve">The </w:t>
      </w:r>
      <w:r w:rsidRPr="00B342EA">
        <w:rPr>
          <w:rStyle w:val="Emphasis"/>
        </w:rPr>
        <w:t>onLoad</w:t>
      </w:r>
      <w:r>
        <w:t xml:space="preserve"> method is invoked for each record returned from the database. However this works only for the parent object</w:t>
      </w:r>
      <w:r w:rsidR="00B342EA">
        <w:t>.</w:t>
      </w:r>
      <w:r>
        <w:t xml:space="preserve"> </w:t>
      </w:r>
      <w:r w:rsidR="00B342EA">
        <w:t xml:space="preserve">If </w:t>
      </w:r>
      <w:r>
        <w:t xml:space="preserve">you have eager loading set to </w:t>
      </w:r>
      <w:r w:rsidR="00B342EA">
        <w:t>“</w:t>
      </w:r>
      <w:r>
        <w:t>true</w:t>
      </w:r>
      <w:r w:rsidR="00B342EA">
        <w:t>”</w:t>
      </w:r>
      <w:r>
        <w:t xml:space="preserve">, the child object’s </w:t>
      </w:r>
      <w:r w:rsidR="00B342EA">
        <w:t xml:space="preserve">attributes </w:t>
      </w:r>
      <w:r>
        <w:t>(the associated objects which are eagerly loaded) aren’t filtered. SDK</w:t>
      </w:r>
      <w:r w:rsidR="00B342EA">
        <w:t>,</w:t>
      </w:r>
      <w:r>
        <w:t xml:space="preserve"> by default</w:t>
      </w:r>
      <w:r w:rsidR="00B342EA">
        <w:t>,</w:t>
      </w:r>
      <w:r>
        <w:t xml:space="preserve"> comes with eager loading set to </w:t>
      </w:r>
      <w:r w:rsidR="00B342EA">
        <w:t>“</w:t>
      </w:r>
      <w:r>
        <w:t>false</w:t>
      </w:r>
      <w:r w:rsidR="00B342EA">
        <w:t>”,</w:t>
      </w:r>
      <w:r>
        <w:t xml:space="preserve"> leaving up to the users to explicitly turn it on.</w:t>
      </w:r>
    </w:p>
    <w:p w:rsidR="00F50754" w:rsidRPr="00B342EA" w:rsidRDefault="00F50754" w:rsidP="00F50754">
      <w:pPr>
        <w:pStyle w:val="BodyText"/>
        <w:rPr>
          <w:rStyle w:val="Bold"/>
        </w:rPr>
      </w:pPr>
      <w:r w:rsidRPr="00B342EA">
        <w:rPr>
          <w:rStyle w:val="Bold"/>
        </w:rPr>
        <w:t>Primitive attribute type filtering is not possible</w:t>
      </w:r>
      <w:r w:rsidR="00B342EA">
        <w:rPr>
          <w:rStyle w:val="Bold"/>
        </w:rPr>
        <w:t>.</w:t>
      </w:r>
    </w:p>
    <w:p w:rsidR="00F50754" w:rsidRDefault="00F50754" w:rsidP="00F50754">
      <w:pPr>
        <w:pStyle w:val="BodyText"/>
      </w:pPr>
      <w:r>
        <w:t xml:space="preserve">Since a primitive data type cannot be set to null, the current attribute solution </w:t>
      </w:r>
      <w:r w:rsidR="00B342EA">
        <w:t>does not</w:t>
      </w:r>
      <w:r>
        <w:t xml:space="preserve"> work if the domain objects contain primitive data types as attribute</w:t>
      </w:r>
      <w:r w:rsidR="00B342EA">
        <w:t>s</w:t>
      </w:r>
      <w:r>
        <w:t xml:space="preserve">. The default </w:t>
      </w:r>
      <w:r>
        <w:lastRenderedPageBreak/>
        <w:t>values for primitive</w:t>
      </w:r>
      <w:r w:rsidR="00B342EA">
        <w:t xml:space="preserve"> data types</w:t>
      </w:r>
      <w:r>
        <w:t xml:space="preserve"> (0 for int, false f</w:t>
      </w:r>
      <w:r w:rsidR="00B342EA">
        <w:t>or a boolean) can be</w:t>
      </w:r>
      <w:r>
        <w:t xml:space="preserve"> valid value</w:t>
      </w:r>
      <w:r w:rsidR="00B342EA">
        <w:t>s</w:t>
      </w:r>
      <w:r>
        <w:t xml:space="preserve">, </w:t>
      </w:r>
      <w:r w:rsidR="00B342EA">
        <w:t xml:space="preserve">meaning that </w:t>
      </w:r>
      <w:r>
        <w:t>setting primitive attributes to their default values is also not an option.</w:t>
      </w:r>
    </w:p>
    <w:p w:rsidR="00F50754" w:rsidRPr="00B342EA" w:rsidRDefault="00F50754" w:rsidP="00F50754">
      <w:pPr>
        <w:pStyle w:val="BodyText"/>
        <w:rPr>
          <w:rStyle w:val="Bold"/>
        </w:rPr>
      </w:pPr>
      <w:r w:rsidRPr="00B342EA">
        <w:rPr>
          <w:rStyle w:val="Bold"/>
        </w:rPr>
        <w:t xml:space="preserve">Filtering on queries with projection on certain attributes </w:t>
      </w:r>
      <w:r w:rsidR="00B342EA">
        <w:rPr>
          <w:rStyle w:val="Bold"/>
        </w:rPr>
        <w:t>will not</w:t>
      </w:r>
      <w:r w:rsidRPr="00B342EA">
        <w:rPr>
          <w:rStyle w:val="Bold"/>
        </w:rPr>
        <w:t xml:space="preserve"> work</w:t>
      </w:r>
      <w:r w:rsidR="00B342EA">
        <w:rPr>
          <w:rStyle w:val="Bold"/>
        </w:rPr>
        <w:t>.</w:t>
      </w:r>
    </w:p>
    <w:p w:rsidR="00F50754" w:rsidRDefault="00B342EA" w:rsidP="00F50754">
      <w:pPr>
        <w:pStyle w:val="BodyText"/>
      </w:pPr>
      <w:r>
        <w:t>For queries</w:t>
      </w:r>
      <w:r w:rsidR="00F50754">
        <w:t xml:space="preserve"> where the user </w:t>
      </w:r>
      <w:r>
        <w:t>has</w:t>
      </w:r>
      <w:r w:rsidR="00F50754">
        <w:t xml:space="preserve"> set a project on certain attributes of the object rather than returning the whole object back, </w:t>
      </w:r>
      <w:r>
        <w:t>the CSM attribute level security</w:t>
      </w:r>
      <w:r w:rsidR="00F50754">
        <w:t xml:space="preserve"> </w:t>
      </w:r>
      <w:r>
        <w:t xml:space="preserve">will not </w:t>
      </w:r>
      <w:r w:rsidR="00F50754">
        <w:t xml:space="preserve">work. This is because in </w:t>
      </w:r>
      <w:r>
        <w:t xml:space="preserve">the </w:t>
      </w:r>
      <w:r w:rsidR="00F50754">
        <w:t>case of projections, Hibernate returns the attribute value</w:t>
      </w:r>
      <w:r>
        <w:t>s</w:t>
      </w:r>
      <w:r w:rsidR="00F50754">
        <w:t xml:space="preserve"> directly from the database as Java data types. As a result, the </w:t>
      </w:r>
      <w:r w:rsidR="00F50754" w:rsidRPr="005048BE">
        <w:rPr>
          <w:rStyle w:val="Emphasis"/>
        </w:rPr>
        <w:t>onLoad</w:t>
      </w:r>
      <w:r w:rsidR="00F50754">
        <w:t xml:space="preserve"> method of the session interceptor is not invoked</w:t>
      </w:r>
      <w:r w:rsidR="005048BE">
        <w:t>,</w:t>
      </w:r>
      <w:r w:rsidR="00F50754">
        <w:t xml:space="preserve"> thereby not injecting the attribute level security.</w:t>
      </w:r>
    </w:p>
    <w:p w:rsidR="00F50754" w:rsidRDefault="004C4378" w:rsidP="007B4341">
      <w:pPr>
        <w:pStyle w:val="BodyText"/>
      </w:pPr>
      <w:r>
        <w:br w:type="page"/>
      </w:r>
    </w:p>
    <w:p w:rsidR="00F50754" w:rsidRDefault="00F50754" w:rsidP="007B4341">
      <w:pPr>
        <w:pStyle w:val="BodyText"/>
      </w:pPr>
    </w:p>
    <w:p w:rsidR="00F50754" w:rsidRDefault="00F50754" w:rsidP="007B4341">
      <w:pPr>
        <w:pStyle w:val="BodyText"/>
      </w:pPr>
    </w:p>
    <w:p w:rsidR="00F50754" w:rsidRPr="007B4341" w:rsidRDefault="00F50754" w:rsidP="007B4341">
      <w:pPr>
        <w:pStyle w:val="BodyText"/>
      </w:pPr>
    </w:p>
    <w:p w:rsidR="00B62631" w:rsidRDefault="00B62631" w:rsidP="00590CE4">
      <w:pPr>
        <w:pStyle w:val="BodyText"/>
      </w:pPr>
    </w:p>
    <w:p w:rsidR="00AB2F90" w:rsidRDefault="00AB2F90" w:rsidP="00590CE4">
      <w:pPr>
        <w:pStyle w:val="BodyText"/>
        <w:sectPr w:rsidR="00AB2F90" w:rsidSect="00A57346">
          <w:pgSz w:w="12240" w:h="15840" w:code="1"/>
          <w:pgMar w:top="1440" w:right="1440" w:bottom="1440" w:left="1440" w:header="720" w:footer="720" w:gutter="432"/>
          <w:cols w:space="720"/>
          <w:titlePg/>
          <w:docGrid w:linePitch="360"/>
        </w:sectPr>
      </w:pPr>
    </w:p>
    <w:p w:rsidR="00590CE4" w:rsidRDefault="005F5F70" w:rsidP="005337C4">
      <w:pPr>
        <w:pStyle w:val="Heading1"/>
      </w:pPr>
      <w:bookmarkStart w:id="2129" w:name="_Ref213636322"/>
      <w:bookmarkStart w:id="2130" w:name="_Ref213636326"/>
      <w:bookmarkStart w:id="2131" w:name="_Toc238796010"/>
      <w:r>
        <w:lastRenderedPageBreak/>
        <w:t>Acegi</w:t>
      </w:r>
      <w:r w:rsidR="00C20D27">
        <w:t xml:space="preserve"> Adapter</w:t>
      </w:r>
      <w:bookmarkEnd w:id="2129"/>
      <w:bookmarkEnd w:id="2130"/>
      <w:bookmarkEnd w:id="2131"/>
    </w:p>
    <w:p w:rsidR="005F5F70" w:rsidRDefault="00C20D27" w:rsidP="00C20D27">
      <w:pPr>
        <w:pStyle w:val="BodyText"/>
      </w:pPr>
      <w:r>
        <w:t xml:space="preserve">The </w:t>
      </w:r>
      <w:r w:rsidR="005F5F70">
        <w:t>Acegi</w:t>
      </w:r>
      <w:r>
        <w:t xml:space="preserve"> Framework  is quickly becoming the preferred framework for many Spring  framework powered applications to implement security. Acegi Security is the de</w:t>
      </w:r>
      <w:r w:rsidR="005F5F70">
        <w:t>-</w:t>
      </w:r>
      <w:r>
        <w:t xml:space="preserve">facto standard for security in Spring Framework. Existing applications and new applications wanting to leverage CSM can </w:t>
      </w:r>
      <w:r w:rsidR="005F5F70">
        <w:t xml:space="preserve">now </w:t>
      </w:r>
      <w:r>
        <w:t xml:space="preserve">do so </w:t>
      </w:r>
      <w:r w:rsidR="005F5F70">
        <w:t xml:space="preserve">using </w:t>
      </w:r>
      <w:r>
        <w:t xml:space="preserve">the CSM Acegi Adapter. </w:t>
      </w:r>
    </w:p>
    <w:p w:rsidR="00C20D27" w:rsidRDefault="00C20D27" w:rsidP="00C20D27">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C20D27" w:rsidRDefault="00C20D27" w:rsidP="00C20D27">
      <w:pPr>
        <w:pStyle w:val="Heading2"/>
      </w:pPr>
      <w:bookmarkStart w:id="2132" w:name="_Toc238796011"/>
      <w:r>
        <w:t>Implementation</w:t>
      </w:r>
      <w:bookmarkEnd w:id="2132"/>
    </w:p>
    <w:p w:rsidR="00C20D27" w:rsidRDefault="00C20D27" w:rsidP="00C20D27">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C20D27" w:rsidRDefault="00257618" w:rsidP="00B24995">
      <w:pPr>
        <w:pStyle w:val="GraphicAnchorMain"/>
      </w:pPr>
      <w:r>
        <w:rPr>
          <w:noProof/>
        </w:rPr>
        <w:drawing>
          <wp:inline distT="0" distB="0" distL="0" distR="0">
            <wp:extent cx="5828030" cy="3657600"/>
            <wp:effectExtent l="19050" t="0" r="1270" b="0"/>
            <wp:docPr id="41"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69"/>
                    <a:srcRect/>
                    <a:stretch>
                      <a:fillRect/>
                    </a:stretch>
                  </pic:blipFill>
                  <pic:spPr bwMode="auto">
                    <a:xfrm>
                      <a:off x="0" y="0"/>
                      <a:ext cx="5828030" cy="3657600"/>
                    </a:xfrm>
                    <a:prstGeom prst="rect">
                      <a:avLst/>
                    </a:prstGeom>
                    <a:noFill/>
                    <a:ln w="9525">
                      <a:noFill/>
                      <a:miter lim="800000"/>
                      <a:headEnd/>
                      <a:tailEnd/>
                    </a:ln>
                  </pic:spPr>
                </pic:pic>
              </a:graphicData>
            </a:graphic>
          </wp:inline>
        </w:drawing>
      </w:r>
    </w:p>
    <w:p w:rsidR="005F5F70" w:rsidRDefault="005F5F70" w:rsidP="005F5F70">
      <w:pPr>
        <w:pStyle w:val="Caption"/>
      </w:pPr>
      <w:bookmarkStart w:id="2133" w:name="_Ref213849871"/>
      <w:r>
        <w:t xml:space="preserve">Figure </w:t>
      </w:r>
      <w:fldSimple w:instr=" STYLEREF 1 \s ">
        <w:r w:rsidR="00E92FAF">
          <w:rPr>
            <w:noProof/>
          </w:rPr>
          <w:t>6</w:t>
        </w:r>
      </w:fldSimple>
      <w:r w:rsidR="002F0542">
        <w:noBreakHyphen/>
      </w:r>
      <w:fldSimple w:instr=" SEQ Figure \* ARABIC \s 1 ">
        <w:r w:rsidR="00E92FAF">
          <w:rPr>
            <w:noProof/>
          </w:rPr>
          <w:t>1</w:t>
        </w:r>
      </w:fldSimple>
      <w:bookmarkEnd w:id="2133"/>
      <w:r>
        <w:t xml:space="preserve"> Authentication and Authorization in Acegi framework</w:t>
      </w:r>
    </w:p>
    <w:p w:rsidR="00C20D27" w:rsidRDefault="00F228E8" w:rsidP="00C20D27">
      <w:pPr>
        <w:pStyle w:val="BodyText"/>
      </w:pPr>
      <w:r>
        <w:fldChar w:fldCharType="begin"/>
      </w:r>
      <w:r w:rsidR="005F5F70">
        <w:instrText xml:space="preserve"> REF _Ref213849871 \h </w:instrText>
      </w:r>
      <w:r>
        <w:fldChar w:fldCharType="separate"/>
      </w:r>
      <w:r w:rsidR="00E92FAF">
        <w:t xml:space="preserve">Figure </w:t>
      </w:r>
      <w:r w:rsidR="00E92FAF">
        <w:rPr>
          <w:noProof/>
        </w:rPr>
        <w:t>6</w:t>
      </w:r>
      <w:r w:rsidR="00E92FAF">
        <w:noBreakHyphen/>
      </w:r>
      <w:r w:rsidR="00E92FAF">
        <w:rPr>
          <w:noProof/>
        </w:rPr>
        <w:t>1</w:t>
      </w:r>
      <w:r>
        <w:fldChar w:fldCharType="end"/>
      </w:r>
      <w:r w:rsidR="00C20D27">
        <w:t xml:space="preserve"> demonstrates the control flow by Acegi for authentication and authorization. The CSM Acegi Adapter uses this approach to provide CSM </w:t>
      </w:r>
      <w:r w:rsidR="005F5F70">
        <w:t>security</w:t>
      </w:r>
      <w:r w:rsidR="00C20D27">
        <w:t xml:space="preserve">. </w:t>
      </w:r>
      <w:r w:rsidR="00C20D27">
        <w:lastRenderedPageBreak/>
        <w:t>Authentication is implemented by extending</w:t>
      </w:r>
      <w:r w:rsidR="005F5F70">
        <w:t xml:space="preserve"> this design. Acegi provides i</w:t>
      </w:r>
      <w:r w:rsidR="00C20D27">
        <w:t>nterceptors which can be configured through Acegi Security Configurations in Spring. For a detailed understanding of the Acegi Frameworks Authentication and Authorization implementation by CSM</w:t>
      </w:r>
      <w:r w:rsidR="000B7EEE">
        <w:t xml:space="preserve">, see </w:t>
      </w:r>
      <w:r w:rsidR="00C20D27">
        <w:t xml:space="preserve">the </w:t>
      </w:r>
      <w:r w:rsidR="000B7EEE">
        <w:t xml:space="preserve">sections that follow. </w:t>
      </w:r>
    </w:p>
    <w:p w:rsidR="00C20D27" w:rsidRDefault="00C20D27" w:rsidP="005F5F70">
      <w:pPr>
        <w:pStyle w:val="NoteMainbody"/>
      </w:pPr>
      <w:r w:rsidRPr="005F5F70">
        <w:rPr>
          <w:rStyle w:val="Bold"/>
        </w:rPr>
        <w:t xml:space="preserve">NOTE: </w:t>
      </w:r>
      <w:r w:rsidR="005F5F70">
        <w:t>D</w:t>
      </w:r>
      <w:r>
        <w:t>etailed explanation</w:t>
      </w:r>
      <w:r w:rsidR="005F5F70">
        <w:t>s</w:t>
      </w:r>
      <w:r>
        <w:t xml:space="preserve"> of Acegi interfaces implemented by CSM Acegi Adapter </w:t>
      </w:r>
      <w:r w:rsidR="005F5F70">
        <w:t>are</w:t>
      </w:r>
      <w:r>
        <w:t xml:space="preserve"> beyond the scope of this guide. Refer the Acegi Security CSM Adapter Design document for details</w:t>
      </w:r>
      <w:r w:rsidR="005F5F70">
        <w:t>,</w:t>
      </w:r>
      <w:r>
        <w:t xml:space="preserve"> and check out </w:t>
      </w:r>
      <w:r w:rsidR="005F5F70">
        <w:t>A</w:t>
      </w:r>
      <w:r>
        <w:t xml:space="preserve">cegi security reference documentation, available at: </w:t>
      </w:r>
      <w:hyperlink r:id="rId70" w:history="1">
        <w:r w:rsidRPr="00C20D27">
          <w:rPr>
            <w:rStyle w:val="Hyperlink"/>
          </w:rPr>
          <w:t>http://www.acegisecurity.org/guide/springsecurity.html</w:t>
        </w:r>
      </w:hyperlink>
      <w:r>
        <w:t>.</w:t>
      </w:r>
    </w:p>
    <w:p w:rsidR="00C20D27" w:rsidRDefault="00C20D27" w:rsidP="00C20D27">
      <w:pPr>
        <w:pStyle w:val="BodyText"/>
      </w:pPr>
      <w:r>
        <w:t>Currently the CSM Acegi Adapter implementation provides Method Level and Method Parameter Level security.</w:t>
      </w:r>
    </w:p>
    <w:p w:rsidR="00C20D27" w:rsidRDefault="00C20D27" w:rsidP="00C20D27">
      <w:pPr>
        <w:pStyle w:val="Heading3"/>
      </w:pPr>
      <w:bookmarkStart w:id="2134" w:name="_Toc238796012"/>
      <w:r>
        <w:t>Method Level Security</w:t>
      </w:r>
      <w:bookmarkEnd w:id="2134"/>
    </w:p>
    <w:p w:rsidR="00C20D27" w:rsidRDefault="00C20D27" w:rsidP="00C20D27">
      <w:pPr>
        <w:pStyle w:val="BodyText"/>
      </w:pPr>
      <w:r>
        <w:t>The current out of box implementation of the CSM Acegi Adapter provides method level security. The Adapter implements Acegi’s MethodInterceptor</w:t>
      </w:r>
      <w:r w:rsidR="005F5F70">
        <w:t>.</w:t>
      </w:r>
      <w:r>
        <w:t xml:space="preserve"> The CSMMethodSecurityInterceptor, CSM’s custom implementation of the MethodInterceptor, enables security at method level by intercepting method calls on the secured bean specified in the MethodDefinitionSource. All the methods </w:t>
      </w:r>
      <w:r w:rsidR="005F5F70">
        <w:t>are</w:t>
      </w:r>
      <w:r>
        <w:t xml:space="preserve"> intercepted for each secured bean</w:t>
      </w:r>
      <w:r w:rsidR="008B318A">
        <w:t xml:space="preserve">. </w:t>
      </w:r>
      <w:r>
        <w:t xml:space="preserve">Please see the Workflow and Integrating and Configuring sections </w:t>
      </w:r>
      <w:r w:rsidR="005F5F70">
        <w:t xml:space="preserve">below </w:t>
      </w:r>
      <w:r>
        <w:t>for more details.</w:t>
      </w:r>
    </w:p>
    <w:p w:rsidR="00C20D27" w:rsidRDefault="00C20D27" w:rsidP="00C20D27">
      <w:pPr>
        <w:pStyle w:val="Heading3"/>
      </w:pPr>
      <w:bookmarkStart w:id="2135" w:name="_Toc238796013"/>
      <w:r>
        <w:t>Method Parameter Level Security</w:t>
      </w:r>
      <w:bookmarkEnd w:id="2135"/>
    </w:p>
    <w:p w:rsidR="00C20D27" w:rsidRDefault="00C20D27" w:rsidP="00C20D27">
      <w:pPr>
        <w:pStyle w:val="BodyText"/>
      </w:pPr>
      <w:r>
        <w:t>In this implementation</w:t>
      </w:r>
      <w:r w:rsidR="005F5F70">
        <w:t>,</w:t>
      </w:r>
      <w:r>
        <w:t xml:space="preserve"> the CSM Acegi Adapter provides method parameter level security. Applications that need method parameter level security have to implement CSM’s SecurityHelpe</w:t>
      </w:r>
      <w:r w:rsidR="005F5F70">
        <w:t>r. The SecurityHelper interface</w:t>
      </w:r>
      <w:r>
        <w:t xml:space="preserve"> provided by CSM, allows the application to control authorization. Refer the CSM API source for more details. </w:t>
      </w:r>
    </w:p>
    <w:p w:rsidR="00C20D27" w:rsidRDefault="00C20D27" w:rsidP="00C20D27">
      <w:pPr>
        <w:pStyle w:val="Heading2"/>
      </w:pPr>
      <w:bookmarkStart w:id="2136" w:name="_Toc238796014"/>
      <w:r>
        <w:t>Workflow</w:t>
      </w:r>
      <w:bookmarkEnd w:id="2136"/>
    </w:p>
    <w:p w:rsidR="005F5F70" w:rsidRDefault="005F5F70" w:rsidP="00C20D27">
      <w:pPr>
        <w:pStyle w:val="BodyText"/>
      </w:pPr>
      <w:r>
        <w:t>Below is a basic list of steps needed to implement the CSM Acegi Adapter.</w:t>
      </w:r>
      <w:r w:rsidR="00F228E8">
        <w:fldChar w:fldCharType="begin"/>
      </w:r>
      <w:r w:rsidR="00A6073E">
        <w:instrText xml:space="preserve"> XE "</w:instrText>
      </w:r>
      <w:r w:rsidR="00A6073E" w:rsidRPr="003E2CE5">
        <w:instrText>workflow:Acegi</w:instrText>
      </w:r>
      <w:r w:rsidR="00A6073E">
        <w:instrText xml:space="preserve">" </w:instrText>
      </w:r>
      <w:r w:rsidR="00F228E8">
        <w:fldChar w:fldCharType="end"/>
      </w:r>
    </w:p>
    <w:p w:rsidR="00C20D27" w:rsidRDefault="00C20D27" w:rsidP="005F5F70">
      <w:pPr>
        <w:pStyle w:val="ListNumber"/>
        <w:numPr>
          <w:ilvl w:val="0"/>
          <w:numId w:val="53"/>
        </w:numPr>
      </w:pPr>
      <w:r>
        <w:t>Determine the level of security required</w:t>
      </w:r>
      <w:r w:rsidR="005F5F70">
        <w:t xml:space="preserve"> for your application: Method L</w:t>
      </w:r>
      <w:r>
        <w:t>evel, Object Parameter Level</w:t>
      </w:r>
      <w:r w:rsidR="005F5F70">
        <w:t>,</w:t>
      </w:r>
      <w:r>
        <w:t xml:space="preserve"> etc.</w:t>
      </w:r>
    </w:p>
    <w:p w:rsidR="00C20D27" w:rsidRDefault="00C20D27" w:rsidP="005F5F70">
      <w:pPr>
        <w:pStyle w:val="ListNumber"/>
        <w:numPr>
          <w:ilvl w:val="0"/>
          <w:numId w:val="53"/>
        </w:numPr>
      </w:pPr>
      <w:r>
        <w:t>Define the beans that need to be protected</w:t>
      </w:r>
      <w:r w:rsidR="005F5F70">
        <w:t>.</w:t>
      </w:r>
    </w:p>
    <w:p w:rsidR="00C20D27" w:rsidRDefault="00C20D27" w:rsidP="005F5F70">
      <w:pPr>
        <w:pStyle w:val="ListNumber"/>
        <w:numPr>
          <w:ilvl w:val="0"/>
          <w:numId w:val="53"/>
        </w:numPr>
      </w:pPr>
      <w:r>
        <w:t>Define appropriate Security Interceptors.</w:t>
      </w:r>
    </w:p>
    <w:p w:rsidR="00C20D27" w:rsidRDefault="00C20D27" w:rsidP="005F5F70">
      <w:pPr>
        <w:pStyle w:val="ListNumber"/>
        <w:numPr>
          <w:ilvl w:val="0"/>
          <w:numId w:val="53"/>
        </w:numPr>
      </w:pPr>
      <w:r>
        <w:t>Define Security Interceptors for various beans that need protection.</w:t>
      </w:r>
    </w:p>
    <w:p w:rsidR="00C20D27" w:rsidRDefault="00C20D27" w:rsidP="005F5F70">
      <w:pPr>
        <w:pStyle w:val="ListNumber"/>
        <w:numPr>
          <w:ilvl w:val="0"/>
          <w:numId w:val="53"/>
        </w:numPr>
      </w:pPr>
      <w:r>
        <w:t>Configure the</w:t>
      </w:r>
      <w:r w:rsidR="005F5F70" w:rsidRPr="005F5F70">
        <w:t xml:space="preserve"> </w:t>
      </w:r>
      <w:r w:rsidR="005F5F70">
        <w:t>Acegi security configuration file:</w:t>
      </w:r>
      <w:r w:rsidR="00384012">
        <w:t xml:space="preserve"> </w:t>
      </w:r>
      <w:r w:rsidRPr="005F5F70">
        <w:rPr>
          <w:rStyle w:val="CodeChar0"/>
        </w:rPr>
        <w:t>csm-acegi-security.xml</w:t>
      </w:r>
      <w:r>
        <w:t>.</w:t>
      </w:r>
    </w:p>
    <w:p w:rsidR="00C20D27" w:rsidRDefault="00C20D27" w:rsidP="005F5F70">
      <w:pPr>
        <w:pStyle w:val="ListNumber"/>
        <w:numPr>
          <w:ilvl w:val="0"/>
          <w:numId w:val="53"/>
        </w:numPr>
      </w:pPr>
      <w:r>
        <w:t>Configure a JAAS LoginModule for the Application Context.</w:t>
      </w:r>
    </w:p>
    <w:p w:rsidR="00C20D27" w:rsidRDefault="00C20D27" w:rsidP="005F5F70">
      <w:pPr>
        <w:pStyle w:val="ListNumber"/>
        <w:numPr>
          <w:ilvl w:val="0"/>
          <w:numId w:val="53"/>
        </w:numPr>
      </w:pPr>
      <w:r>
        <w:t xml:space="preserve">Configure </w:t>
      </w:r>
      <w:r w:rsidR="00384012">
        <w:t>d</w:t>
      </w:r>
      <w:r>
        <w:t>atabase properties.</w:t>
      </w:r>
    </w:p>
    <w:p w:rsidR="00C20D27" w:rsidRDefault="00384012" w:rsidP="005F5F70">
      <w:pPr>
        <w:pStyle w:val="ListNumber"/>
        <w:numPr>
          <w:ilvl w:val="0"/>
          <w:numId w:val="53"/>
        </w:numPr>
      </w:pPr>
      <w:r>
        <w:t>Configure u</w:t>
      </w:r>
      <w:r w:rsidR="00C20D27">
        <w:t>ser provisioning using CSM UPT.</w:t>
      </w:r>
    </w:p>
    <w:p w:rsidR="00C20D27" w:rsidRDefault="00C20D27" w:rsidP="00384012">
      <w:pPr>
        <w:pStyle w:val="Heading2"/>
        <w:keepLines/>
      </w:pPr>
      <w:bookmarkStart w:id="2137" w:name="_Toc238796015"/>
      <w:r>
        <w:lastRenderedPageBreak/>
        <w:t>Integrating and Configuring</w:t>
      </w:r>
      <w:bookmarkEnd w:id="2137"/>
      <w:r>
        <w:t xml:space="preserve"> </w:t>
      </w:r>
    </w:p>
    <w:p w:rsidR="00C20D27" w:rsidRDefault="00C20D27" w:rsidP="00384012">
      <w:pPr>
        <w:pStyle w:val="BodyText"/>
        <w:keepNext/>
        <w:keepLines/>
      </w:pPr>
      <w:r>
        <w:t>This section serves as a guide to help developers integrate applications with CSM Acegi Adapter. It outlines a step by step process that addresses what developers need to know in order to successfully integrate CSM’s Acegi Adapter into their applications</w:t>
      </w:r>
      <w:r w:rsidR="00384012">
        <w:t xml:space="preserve">. This includes: </w:t>
      </w:r>
      <w:r w:rsidR="00F228E8">
        <w:fldChar w:fldCharType="begin"/>
      </w:r>
      <w:r w:rsidR="00A6073E">
        <w:instrText xml:space="preserve"> XE "</w:instrText>
      </w:r>
      <w:r w:rsidR="00A6073E" w:rsidRPr="006F7358">
        <w:instrText>security:integrating Acegi</w:instrText>
      </w:r>
      <w:r w:rsidR="00A6073E">
        <w:instrText xml:space="preserve">" </w:instrText>
      </w:r>
      <w:r w:rsidR="00F228E8">
        <w:fldChar w:fldCharType="end"/>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C20D27" w:rsidRDefault="00C20D27" w:rsidP="00384012">
      <w:pPr>
        <w:pStyle w:val="ListBullet"/>
      </w:pPr>
      <w:r>
        <w:t xml:space="preserve">Configure Acegi Security  in </w:t>
      </w:r>
      <w:r w:rsidRPr="008C29D3">
        <w:rPr>
          <w:rStyle w:val="CodeChar0"/>
        </w:rPr>
        <w:t>csm-acegi-security.xml</w:t>
      </w:r>
      <w:r w:rsidR="008C29D3">
        <w:t>.</w:t>
      </w:r>
    </w:p>
    <w:p w:rsidR="00C20D27" w:rsidRDefault="00C20D27" w:rsidP="00384012">
      <w:pPr>
        <w:pStyle w:val="ListBullet"/>
      </w:pPr>
      <w:r>
        <w:t>Database properties and configuration</w:t>
      </w:r>
      <w:r w:rsidR="008C29D3">
        <w:t>.</w:t>
      </w:r>
    </w:p>
    <w:p w:rsidR="00C20D27" w:rsidRDefault="00C20D27" w:rsidP="00384012">
      <w:pPr>
        <w:pStyle w:val="ListBullet2"/>
      </w:pPr>
      <w:r>
        <w:t>Configure Datasource OR</w:t>
      </w:r>
    </w:p>
    <w:p w:rsidR="00C20D27" w:rsidRDefault="00C20D27" w:rsidP="00384012">
      <w:pPr>
        <w:pStyle w:val="ListBullet2"/>
      </w:pPr>
      <w:r>
        <w:t>Configure Hibernate configuration file</w:t>
      </w:r>
      <w:r w:rsidR="008C29D3">
        <w:t>.</w:t>
      </w:r>
    </w:p>
    <w:p w:rsidR="00C20D27" w:rsidRDefault="00C20D27" w:rsidP="00384012">
      <w:pPr>
        <w:pStyle w:val="ListBullet"/>
      </w:pPr>
      <w:r>
        <w:t>LDAP properties and configuration</w:t>
      </w:r>
      <w:r w:rsidR="008C29D3">
        <w:t>.</w:t>
      </w:r>
    </w:p>
    <w:p w:rsidR="00C20D27" w:rsidRDefault="00C20D27" w:rsidP="00384012">
      <w:pPr>
        <w:pStyle w:val="ListBullet"/>
      </w:pPr>
      <w:r>
        <w:t>Provision user access authorization policy</w:t>
      </w:r>
      <w:r w:rsidR="008C29D3">
        <w:t>.</w:t>
      </w:r>
    </w:p>
    <w:p w:rsidR="00C20D27" w:rsidRDefault="00C20D27" w:rsidP="00C20D27">
      <w:pPr>
        <w:pStyle w:val="Heading3"/>
      </w:pPr>
      <w:bookmarkStart w:id="2138" w:name="_Toc238796016"/>
      <w:r>
        <w:t>Configure Acegi Security</w:t>
      </w:r>
      <w:bookmarkEnd w:id="2138"/>
    </w:p>
    <w:p w:rsidR="00C20D27" w:rsidRDefault="00384012" w:rsidP="00C20D27">
      <w:pPr>
        <w:pStyle w:val="BodyText"/>
      </w:pPr>
      <w:r>
        <w:t xml:space="preserve">This section provides instructions for </w:t>
      </w:r>
      <w:r w:rsidR="008B318A">
        <w:t>configuring</w:t>
      </w:r>
      <w:r>
        <w:t xml:space="preserve"> Acegi Security</w:t>
      </w:r>
      <w:r w:rsidR="008B318A">
        <w:t xml:space="preserve">. </w:t>
      </w:r>
      <w:r>
        <w:t xml:space="preserve">The examples used in this section are taken from a sample configuration file, which has been provided in full in </w:t>
      </w:r>
      <w:fldSimple w:instr=" REF _Ref213636435 \w \h  \* MERGEFORMAT ">
        <w:r w:rsidR="00E92FAF">
          <w:rPr>
            <w:i/>
            <w:color w:val="0000FF"/>
          </w:rPr>
          <w:t>Appendix A</w:t>
        </w:r>
      </w:fldSimple>
      <w:r w:rsidRPr="00384012">
        <w:rPr>
          <w:i/>
          <w:color w:val="0000FF"/>
        </w:rPr>
        <w:t xml:space="preserve">, </w:t>
      </w:r>
      <w:fldSimple w:instr=" REF _Ref213636435 \h  \* MERGEFORMAT ">
        <w:r w:rsidR="00E92FAF" w:rsidRPr="00E92FAF">
          <w:rPr>
            <w:i/>
            <w:color w:val="0000FF"/>
          </w:rPr>
          <w:t>CSM/ACEGI Sample Configuration File</w:t>
        </w:r>
      </w:fldSimple>
      <w:r>
        <w:t xml:space="preserve"> on page </w:t>
      </w:r>
      <w:r w:rsidR="00F228E8">
        <w:fldChar w:fldCharType="begin"/>
      </w:r>
      <w:r>
        <w:instrText xml:space="preserve"> PAGEREF _Ref213636435 \h </w:instrText>
      </w:r>
      <w:r w:rsidR="00F228E8">
        <w:fldChar w:fldCharType="separate"/>
      </w:r>
      <w:r w:rsidR="00E92FAF">
        <w:rPr>
          <w:noProof/>
        </w:rPr>
        <w:t>105</w:t>
      </w:r>
      <w:r w:rsidR="00F228E8">
        <w:fldChar w:fldCharType="end"/>
      </w:r>
      <w:r>
        <w:t>.</w:t>
      </w:r>
    </w:p>
    <w:p w:rsidR="00384012" w:rsidRDefault="00384012" w:rsidP="00C20D27">
      <w:pPr>
        <w:pStyle w:val="BodyText"/>
      </w:pPr>
    </w:p>
    <w:p w:rsidR="00C20D27" w:rsidRPr="00384012" w:rsidRDefault="00384012" w:rsidP="00384012">
      <w:pPr>
        <w:pStyle w:val="BodyText"/>
        <w:rPr>
          <w:rStyle w:val="Bold"/>
        </w:rPr>
      </w:pPr>
      <w:r>
        <w:rPr>
          <w:rStyle w:val="Bold"/>
        </w:rPr>
        <w:t xml:space="preserve">1) </w:t>
      </w:r>
      <w:r w:rsidR="00C20D27" w:rsidRPr="00384012">
        <w:rPr>
          <w:rStyle w:val="Bold"/>
        </w:rPr>
        <w:t>Define the beans that need to be protected.</w:t>
      </w:r>
    </w:p>
    <w:p w:rsidR="00C20D27" w:rsidRDefault="00C20D27" w:rsidP="00C20D27">
      <w:pPr>
        <w:pStyle w:val="BodyText"/>
      </w:pPr>
      <w:r>
        <w:t xml:space="preserve">Example from Appendix A: </w:t>
      </w:r>
    </w:p>
    <w:p w:rsidR="00C20D27" w:rsidRPr="00C20D27" w:rsidRDefault="00C20D27" w:rsidP="00C20D27">
      <w:pPr>
        <w:pStyle w:val="Code"/>
      </w:pPr>
      <w:r w:rsidRPr="00C20D27">
        <w:t>&lt;bean id='applicationService' class='test.gov.nih.nci.security.acegi.sdk.ApplicationServiceImpl' /&gt; .</w:t>
      </w:r>
    </w:p>
    <w:p w:rsidR="00C20D27" w:rsidRDefault="00C20D27" w:rsidP="00C20D27">
      <w:pPr>
        <w:pStyle w:val="BodyText"/>
      </w:pPr>
      <w:r>
        <w:t>This configuration secure</w:t>
      </w:r>
      <w:r w:rsidR="00384012">
        <w:t>s the</w:t>
      </w:r>
      <w:r>
        <w:t xml:space="preserve"> ApplicationServiceImpl class and intercept</w:t>
      </w:r>
      <w:r w:rsidR="00384012">
        <w:t>s</w:t>
      </w:r>
      <w:r>
        <w:t xml:space="preserve"> all </w:t>
      </w:r>
      <w:r w:rsidR="00384012">
        <w:t xml:space="preserve">of </w:t>
      </w:r>
      <w:r>
        <w:t>its method calls.</w:t>
      </w:r>
    </w:p>
    <w:p w:rsidR="00384012" w:rsidRDefault="00384012" w:rsidP="00C20D27">
      <w:pPr>
        <w:pStyle w:val="BodyText"/>
      </w:pPr>
    </w:p>
    <w:p w:rsidR="00384012" w:rsidRPr="00384012" w:rsidRDefault="00384012" w:rsidP="00C20D27">
      <w:pPr>
        <w:pStyle w:val="BodyText"/>
        <w:rPr>
          <w:rStyle w:val="Bold"/>
        </w:rPr>
      </w:pPr>
      <w:r w:rsidRPr="00384012">
        <w:rPr>
          <w:rStyle w:val="Bold"/>
        </w:rPr>
        <w:t xml:space="preserve">2) </w:t>
      </w:r>
      <w:r w:rsidR="00C20D27" w:rsidRPr="00384012">
        <w:rPr>
          <w:rStyle w:val="Bold"/>
        </w:rPr>
        <w:t xml:space="preserve">Define the SecurityHelper Impl Class. </w:t>
      </w:r>
    </w:p>
    <w:p w:rsidR="00C20D27" w:rsidRDefault="00C20D27" w:rsidP="00C20D27">
      <w:pPr>
        <w:pStyle w:val="BodyText"/>
      </w:pPr>
      <w:r>
        <w:t>This class needs to be implemented by the developers that want to integrate CSM Adap</w:t>
      </w:r>
      <w:r w:rsidR="00384012">
        <w:t>ter into their new or existing a</w:t>
      </w:r>
      <w:r>
        <w:t>pplication with Acegi Security Framework. In this implementation it is a custom CSMMethodSecurityInterceptor that intercepts any method calls on the ‘applicationService’ bean.</w:t>
      </w:r>
    </w:p>
    <w:p w:rsidR="00C20D27" w:rsidRDefault="00C20D27" w:rsidP="00C20D27">
      <w:pPr>
        <w:pStyle w:val="BodyText"/>
      </w:pPr>
      <w:r>
        <w:t xml:space="preserve">Example: </w:t>
      </w:r>
    </w:p>
    <w:p w:rsidR="00C20D27" w:rsidRDefault="00C20D27" w:rsidP="00C20D27">
      <w:pPr>
        <w:pStyle w:val="Code"/>
      </w:pPr>
      <w:r>
        <w:t>&lt;bean id='securityHelper' class='test.gov.nih.nci.security.acegi.sdk.SecurityHelperImpl' /&gt;</w:t>
      </w:r>
    </w:p>
    <w:p w:rsidR="00384012" w:rsidRDefault="00384012" w:rsidP="00384012">
      <w:pPr>
        <w:pStyle w:val="BodyText"/>
      </w:pPr>
    </w:p>
    <w:p w:rsidR="00C20D27" w:rsidRPr="00384012" w:rsidRDefault="00384012" w:rsidP="00384012">
      <w:pPr>
        <w:pStyle w:val="BodyText"/>
        <w:keepNext/>
        <w:keepLines/>
        <w:rPr>
          <w:rStyle w:val="Bold"/>
        </w:rPr>
      </w:pPr>
      <w:r w:rsidRPr="00384012">
        <w:rPr>
          <w:rStyle w:val="Bold"/>
        </w:rPr>
        <w:lastRenderedPageBreak/>
        <w:t xml:space="preserve">3) </w:t>
      </w:r>
      <w:r w:rsidR="00C20D27" w:rsidRPr="00384012">
        <w:rPr>
          <w:rStyle w:val="Bold"/>
        </w:rPr>
        <w:t>List the beans that need to be protected by the ‘securityInterceptor’ for the ‘autoProxyCreator’.</w:t>
      </w:r>
    </w:p>
    <w:p w:rsidR="00C20D27" w:rsidRDefault="00C20D27" w:rsidP="00384012">
      <w:pPr>
        <w:pStyle w:val="BodyText"/>
        <w:keepNext/>
        <w:keepLines/>
      </w:pPr>
      <w:r>
        <w:t xml:space="preserve">Example: </w:t>
      </w:r>
    </w:p>
    <w:p w:rsidR="00C20D27" w:rsidRDefault="00C20D27" w:rsidP="00384012">
      <w:pPr>
        <w:pStyle w:val="Code"/>
        <w:keepNext/>
      </w:pPr>
      <w:r>
        <w:t>&lt;bean id='autoProxyCreator' class='org.springframework.aop.framework.autoproxy.BeanNameAutoProxyCreator'&gt;</w:t>
      </w:r>
    </w:p>
    <w:p w:rsidR="00C20D27" w:rsidRDefault="00C20D27" w:rsidP="00C20D27">
      <w:pPr>
        <w:pStyle w:val="Code"/>
      </w:pPr>
      <w:r>
        <w:t>&lt;property name='interceptorNames'&gt;</w:t>
      </w:r>
    </w:p>
    <w:p w:rsidR="00C20D27" w:rsidRDefault="00C20D27" w:rsidP="00C20D27">
      <w:pPr>
        <w:pStyle w:val="Code"/>
      </w:pPr>
      <w:r>
        <w:tab/>
      </w:r>
      <w:r>
        <w:tab/>
        <w:t>&lt;list&gt;</w:t>
      </w:r>
    </w:p>
    <w:p w:rsidR="00C20D27" w:rsidRDefault="00C20D27" w:rsidP="00C20D27">
      <w:pPr>
        <w:pStyle w:val="Code"/>
      </w:pPr>
      <w:r>
        <w:tab/>
      </w:r>
      <w:r>
        <w:tab/>
      </w:r>
      <w:r>
        <w:tab/>
        <w:t>&lt;value&gt;securityInterceptor&lt;/value&gt;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ab/>
        <w:t>&lt;property name='beanNames'&gt;</w:t>
      </w:r>
    </w:p>
    <w:p w:rsidR="00C20D27" w:rsidRDefault="00C20D27" w:rsidP="00C20D27">
      <w:pPr>
        <w:pStyle w:val="Code"/>
      </w:pPr>
      <w:r>
        <w:tab/>
      </w:r>
      <w:r>
        <w:tab/>
        <w:t>&lt;list&gt;</w:t>
      </w:r>
    </w:p>
    <w:p w:rsidR="00C20D27" w:rsidRDefault="00C20D27" w:rsidP="00C20D27">
      <w:pPr>
        <w:pStyle w:val="Code"/>
      </w:pPr>
      <w:r>
        <w:tab/>
      </w:r>
      <w:r>
        <w:tab/>
      </w:r>
      <w:r>
        <w:tab/>
        <w:t>&lt;value&gt;applicationService&lt;/value&gt;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&lt;/bean&gt;</w:t>
      </w:r>
    </w:p>
    <w:p w:rsidR="00384012" w:rsidRDefault="00384012" w:rsidP="00C20D27">
      <w:pPr>
        <w:pStyle w:val="BodyText"/>
      </w:pPr>
    </w:p>
    <w:p w:rsidR="00C20D27" w:rsidRPr="00384012" w:rsidRDefault="00384012" w:rsidP="00C20D27">
      <w:pPr>
        <w:pStyle w:val="BodyText"/>
        <w:rPr>
          <w:rStyle w:val="Bold"/>
        </w:rPr>
      </w:pPr>
      <w:r w:rsidRPr="00384012">
        <w:rPr>
          <w:rStyle w:val="Bold"/>
        </w:rPr>
        <w:t xml:space="preserve">4) </w:t>
      </w:r>
      <w:r w:rsidR="00C20D27" w:rsidRPr="00384012">
        <w:rPr>
          <w:rStyle w:val="Bold"/>
        </w:rPr>
        <w:t>Specify the Application Context that will be used for CSM’s Authentication and Authorization service.</w:t>
      </w:r>
    </w:p>
    <w:p w:rsidR="00C20D27" w:rsidRDefault="00C20D27" w:rsidP="00C20D27">
      <w:pPr>
        <w:pStyle w:val="BodyText"/>
      </w:pPr>
      <w:r>
        <w:t xml:space="preserve">Example: </w:t>
      </w:r>
    </w:p>
    <w:p w:rsidR="00C20D27" w:rsidRDefault="00C20D27" w:rsidP="00C20D27">
      <w:pPr>
        <w:pStyle w:val="Code"/>
      </w:pPr>
      <w:r>
        <w:t xml:space="preserve">&lt;bean id="userDetailsService" </w:t>
      </w:r>
      <w:r>
        <w:tab/>
      </w:r>
      <w:r>
        <w:tab/>
        <w:t>class="gov.nih.nci.security.acegi.authentication.CSMUserDetailsService"&gt;</w:t>
      </w:r>
    </w:p>
    <w:p w:rsidR="00C20D27" w:rsidRDefault="00C20D27" w:rsidP="00C20D27">
      <w:pPr>
        <w:pStyle w:val="Code"/>
      </w:pPr>
      <w:r>
        <w:t>&lt;!-- Specify the Application Context required by CSM --&gt;</w:t>
      </w:r>
    </w:p>
    <w:p w:rsidR="00C20D27" w:rsidRDefault="00C20D27" w:rsidP="00C20D27">
      <w:pPr>
        <w:pStyle w:val="Code"/>
      </w:pPr>
      <w:r>
        <w:tab/>
        <w:t>&lt;property name="csmApplicationContext"&gt;</w:t>
      </w:r>
    </w:p>
    <w:p w:rsidR="00C20D27" w:rsidRDefault="00C20D27" w:rsidP="00C20D27">
      <w:pPr>
        <w:pStyle w:val="Code"/>
      </w:pPr>
      <w:r>
        <w:tab/>
      </w:r>
      <w:r>
        <w:tab/>
        <w:t>&lt;value&gt;acegitest&lt;/value&gt;</w:t>
      </w:r>
    </w:p>
    <w:p w:rsidR="00C20D27" w:rsidRDefault="00C20D27" w:rsidP="00C20D27">
      <w:pPr>
        <w:pStyle w:val="Code"/>
      </w:pPr>
      <w:r>
        <w:tab/>
        <w:t>&lt;/property&gt;</w:t>
      </w:r>
    </w:p>
    <w:p w:rsidR="00C20D27" w:rsidRDefault="00C20D27" w:rsidP="00C20D27">
      <w:pPr>
        <w:pStyle w:val="Code"/>
      </w:pPr>
      <w:r>
        <w:t>&lt;/bean&gt;</w:t>
      </w:r>
    </w:p>
    <w:p w:rsidR="00C20D27" w:rsidRDefault="00C20D27" w:rsidP="00C20D27">
      <w:pPr>
        <w:pStyle w:val="BodyText"/>
      </w:pPr>
    </w:p>
    <w:p w:rsidR="00C20D27" w:rsidRDefault="002B4F91" w:rsidP="002B4F91">
      <w:pPr>
        <w:pStyle w:val="Heading3"/>
      </w:pPr>
      <w:bookmarkStart w:id="2139" w:name="_Toc238796017"/>
      <w:r>
        <w:t>Database P</w:t>
      </w:r>
      <w:r w:rsidR="00C20D27">
        <w:t>ro</w:t>
      </w:r>
      <w:r>
        <w:t>perties and C</w:t>
      </w:r>
      <w:r w:rsidR="00C20D27">
        <w:t>onfiguration</w:t>
      </w:r>
      <w:bookmarkEnd w:id="2139"/>
    </w:p>
    <w:p w:rsidR="0034792E" w:rsidRDefault="0034792E" w:rsidP="0034792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228E8">
        <w:fldChar w:fldCharType="begin"/>
      </w:r>
      <w:r w:rsidR="00A6073E">
        <w:instrText xml:space="preserve"> XE "</w:instrText>
      </w:r>
      <w:r w:rsidR="00A6073E" w:rsidRPr="00CD0FE2">
        <w:instrText>database:configuring for Acegi</w:instrText>
      </w:r>
      <w:r w:rsidR="00A6073E">
        <w:instrText xml:space="preserve">" </w:instrText>
      </w:r>
      <w:r w:rsidR="00F228E8">
        <w:fldChar w:fldCharType="end"/>
      </w:r>
    </w:p>
    <w:p w:rsidR="0034792E" w:rsidRDefault="0034792E" w:rsidP="0034792E">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C20D27" w:rsidRDefault="0034792E" w:rsidP="0034792E">
      <w:pPr>
        <w:pStyle w:val="NoteMainbody"/>
      </w:pPr>
      <w:r w:rsidRPr="002B30BB">
        <w:rPr>
          <w:rStyle w:val="Bold"/>
        </w:rPr>
        <w:t>NOTE:</w:t>
      </w:r>
      <w:r>
        <w:t xml:space="preserve"> The Authorization Schema used by the run-time API and the UPT must be the same. </w:t>
      </w:r>
      <w:r w:rsidR="00384012">
        <w:t>The sections that follow provide the instructions needed</w:t>
      </w:r>
      <w:r>
        <w:t>.</w:t>
      </w:r>
    </w:p>
    <w:p w:rsidR="00C20D27" w:rsidRDefault="00C20D27" w:rsidP="002B4F91">
      <w:pPr>
        <w:pStyle w:val="Heading4"/>
      </w:pPr>
      <w:r>
        <w:t>Create and Prime Database</w:t>
      </w:r>
    </w:p>
    <w:p w:rsidR="0034792E" w:rsidRDefault="0034792E" w:rsidP="00C20D27">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C20D27" w:rsidRDefault="00C20D27" w:rsidP="0034792E">
      <w:pPr>
        <w:pStyle w:val="ListNumber"/>
        <w:numPr>
          <w:ilvl w:val="0"/>
          <w:numId w:val="54"/>
        </w:numPr>
      </w:pPr>
      <w:r>
        <w:lastRenderedPageBreak/>
        <w:t xml:space="preserve">Log into the database using an account id </w:t>
      </w:r>
      <w:r w:rsidR="0034792E">
        <w:t>that</w:t>
      </w:r>
      <w:r>
        <w:t xml:space="preserve"> has permission to create new databases. </w:t>
      </w:r>
    </w:p>
    <w:p w:rsidR="00C20D27" w:rsidRDefault="00C20D27" w:rsidP="0034792E">
      <w:pPr>
        <w:pStyle w:val="ListNumbe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w:t>
      </w:r>
      <w:r w:rsidR="0034792E">
        <w:t>f the authorization schema (e.g.,</w:t>
      </w:r>
      <w:r>
        <w:t xml:space="preserve"> </w:t>
      </w:r>
      <w:r w:rsidRPr="0034792E">
        <w:rPr>
          <w:rStyle w:val="Emphasis"/>
        </w:rPr>
        <w:t>acegitest</w:t>
      </w:r>
      <w:r>
        <w:t>).</w:t>
      </w:r>
    </w:p>
    <w:p w:rsidR="00C20D27" w:rsidRDefault="0034792E" w:rsidP="0034792E">
      <w:pPr>
        <w:pStyle w:val="ListNumber"/>
      </w:pPr>
      <w:r>
        <w:t>Save and then r</w:t>
      </w:r>
      <w:r w:rsidR="00C20D27">
        <w:t xml:space="preserve">un this script </w:t>
      </w:r>
      <w:r>
        <w:t>from</w:t>
      </w:r>
      <w:r w:rsidR="00C20D27">
        <w:t xml:space="preserve"> the database prompt. This should create a database with the given name. The database will include CSM Standard Privileges.</w:t>
      </w:r>
    </w:p>
    <w:p w:rsidR="0034792E" w:rsidRDefault="0034792E" w:rsidP="0034792E">
      <w:pPr>
        <w:pStyle w:val="ListNumber"/>
      </w:pPr>
      <w:r>
        <w:t>I</w:t>
      </w:r>
      <w:r w:rsidR="00C20D27">
        <w:t xml:space="preserve">n the </w:t>
      </w:r>
      <w:r w:rsidR="00C20D27" w:rsidRPr="0034792E">
        <w:rPr>
          <w:rStyle w:val="CodeChar0"/>
        </w:rPr>
        <w:t>DataPrimingMySQL.sql</w:t>
      </w:r>
      <w:r w:rsidR="00C20D27">
        <w:t xml:space="preserve"> or </w:t>
      </w:r>
      <w:r w:rsidR="00C20D27" w:rsidRPr="0034792E">
        <w:rPr>
          <w:rStyle w:val="CodeChar0"/>
        </w:rPr>
        <w:t>DataPrimingOracle.sql</w:t>
      </w:r>
      <w:r>
        <w:t xml:space="preserve"> file, perform the following: </w:t>
      </w:r>
    </w:p>
    <w:p w:rsidR="00C20D27" w:rsidRDefault="0034792E" w:rsidP="0034792E">
      <w:pPr>
        <w:pStyle w:val="ListBullet2"/>
      </w:pPr>
      <w:r>
        <w:t>R</w:t>
      </w:r>
      <w:r w:rsidR="00C20D27">
        <w:t xml:space="preserve">eplace the </w:t>
      </w:r>
      <w:r w:rsidR="00C20D27" w:rsidRPr="0034792E">
        <w:rPr>
          <w:rStyle w:val="CodeChar0"/>
        </w:rPr>
        <w:t>&lt;&lt;application_context_name&gt;&gt;</w:t>
      </w:r>
      <w:r w:rsidR="00C20D27">
        <w:t xml:space="preserve"> with the name of application. This is the key to derive security for the application. This will be called application context name.</w:t>
      </w:r>
    </w:p>
    <w:p w:rsidR="0034792E" w:rsidRDefault="0034792E" w:rsidP="0034792E">
      <w:pPr>
        <w:pStyle w:val="ListBullet2"/>
      </w:pPr>
      <w:r>
        <w:t>R</w:t>
      </w:r>
      <w:r w:rsidR="00C20D27">
        <w:t xml:space="preserve">eplace the </w:t>
      </w:r>
      <w:r w:rsidR="00C20D27" w:rsidRPr="0034792E">
        <w:rPr>
          <w:rStyle w:val="CodeChar0"/>
        </w:rPr>
        <w:t>&lt;&lt;super_admin_login_id&gt;&gt;</w:t>
      </w:r>
      <w:r>
        <w:t>” with the login id of the Super Admin.</w:t>
      </w:r>
    </w:p>
    <w:p w:rsidR="0034792E" w:rsidRDefault="0034792E" w:rsidP="0034792E">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w:t>
      </w:r>
      <w:r w:rsidR="000029DD">
        <w:t>last name</w:t>
      </w:r>
      <w:r>
        <w:t xml:space="preserve">. </w:t>
      </w:r>
    </w:p>
    <w:p w:rsidR="0034792E" w:rsidRDefault="0034792E" w:rsidP="0034792E">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34792E" w:rsidRDefault="0034792E" w:rsidP="0034792E">
      <w:pPr>
        <w:pStyle w:val="ListNumber"/>
      </w:pPr>
      <w:r>
        <w:t>Save and then r</w:t>
      </w:r>
      <w:r w:rsidR="00C20D27">
        <w:t xml:space="preserve">un this script </w:t>
      </w:r>
      <w:r>
        <w:t xml:space="preserve">from </w:t>
      </w:r>
      <w:r w:rsidR="00C20D27">
        <w:t xml:space="preserve">the database prompt. This should populate the database with the initial data. </w:t>
      </w:r>
    </w:p>
    <w:p w:rsidR="00C20D27" w:rsidRDefault="00C20D27" w:rsidP="0034792E">
      <w:pPr>
        <w:pStyle w:val="ListNumber"/>
      </w:pPr>
      <w:r>
        <w:t>Verify this by querying the application table. It should include one record only.</w:t>
      </w:r>
    </w:p>
    <w:p w:rsidR="00C20D27" w:rsidRDefault="00C20D27" w:rsidP="002B4F91">
      <w:pPr>
        <w:pStyle w:val="Heading4"/>
      </w:pPr>
      <w:r>
        <w:t>Configure Datasource</w:t>
      </w:r>
    </w:p>
    <w:p w:rsidR="0034792E" w:rsidRDefault="0034792E" w:rsidP="00C20D27">
      <w:pPr>
        <w:pStyle w:val="BodyText"/>
      </w:pPr>
      <w:r>
        <w:t xml:space="preserve">Use the steps below to modify the database file that contains information for creating a datasource. </w:t>
      </w:r>
    </w:p>
    <w:p w:rsidR="00C20D27" w:rsidRDefault="0034792E" w:rsidP="0034792E">
      <w:pPr>
        <w:pStyle w:val="NoteMainbody"/>
      </w:pPr>
      <w:r w:rsidRPr="00A5156A">
        <w:rPr>
          <w:rStyle w:val="Bold"/>
        </w:rPr>
        <w:t>NOTE:</w:t>
      </w:r>
      <w:r>
        <w:t xml:space="preserve"> One entry is required for each database connection.</w:t>
      </w:r>
    </w:p>
    <w:p w:rsidR="00C20D27" w:rsidRDefault="00C20D27" w:rsidP="0034792E">
      <w:pPr>
        <w:pStyle w:val="ListNumber"/>
        <w:numPr>
          <w:ilvl w:val="0"/>
          <w:numId w:val="55"/>
        </w:numPr>
      </w:pPr>
      <w:r>
        <w:t xml:space="preserve">Modify the provided </w:t>
      </w:r>
      <w:r w:rsidRPr="0034792E">
        <w:rPr>
          <w:rStyle w:val="CodeChar0"/>
        </w:rPr>
        <w:t>mysql-ds.xml</w:t>
      </w:r>
      <w:r>
        <w:t xml:space="preserve"> or </w:t>
      </w:r>
      <w:r w:rsidRPr="0034792E">
        <w:rPr>
          <w:rStyle w:val="CodeChar0"/>
        </w:rPr>
        <w:t>oracle-ds.xml</w:t>
      </w:r>
      <w:r>
        <w:t xml:space="preserve"> file</w:t>
      </w:r>
      <w:r w:rsidR="0034792E">
        <w:t xml:space="preserve"> as follows</w:t>
      </w:r>
      <w:r>
        <w:t>:</w:t>
      </w:r>
    </w:p>
    <w:p w:rsidR="00C20D27" w:rsidRDefault="0034792E" w:rsidP="0034792E">
      <w:pPr>
        <w:pStyle w:val="ListNumber2"/>
        <w:numPr>
          <w:ilvl w:val="0"/>
          <w:numId w:val="56"/>
        </w:numPr>
      </w:pPr>
      <w:r>
        <w:t>Replace t</w:t>
      </w:r>
      <w:r w:rsidR="00C20D27">
        <w:t xml:space="preserve">he </w:t>
      </w:r>
      <w:r w:rsidR="00C20D27" w:rsidRPr="0034792E">
        <w:rPr>
          <w:rStyle w:val="CodeChar0"/>
        </w:rPr>
        <w:t>&lt;&lt;application_context_name&gt;&gt;</w:t>
      </w:r>
      <w:r w:rsidR="00C20D27">
        <w:t xml:space="preserve"> tag with the name of the auth</w:t>
      </w:r>
      <w:r>
        <w:t xml:space="preserve">orization schema (for example, </w:t>
      </w:r>
      <w:r w:rsidR="00C20D27" w:rsidRPr="0034792E">
        <w:rPr>
          <w:rStyle w:val="Emphasis"/>
        </w:rPr>
        <w:t>acegitest</w:t>
      </w:r>
      <w:r w:rsidR="00C20D27">
        <w:t>).</w:t>
      </w:r>
    </w:p>
    <w:p w:rsidR="00C20D27" w:rsidRDefault="0034792E" w:rsidP="002B4F91">
      <w:pPr>
        <w:pStyle w:val="ListNumber2"/>
      </w:pPr>
      <w:r>
        <w:t>Replace t</w:t>
      </w:r>
      <w:r w:rsidR="00C20D27">
        <w:t xml:space="preserve">he </w:t>
      </w:r>
      <w:r w:rsidR="00C20D27" w:rsidRPr="0034792E">
        <w:rPr>
          <w:rStyle w:val="CodeChar0"/>
        </w:rPr>
        <w:t>&lt;&lt;database_user_id&gt;&gt;</w:t>
      </w:r>
      <w:r w:rsidR="00C20D27">
        <w:t xml:space="preserve"> </w:t>
      </w:r>
      <w:r>
        <w:t xml:space="preserve">and </w:t>
      </w:r>
      <w:r w:rsidRPr="0034792E">
        <w:rPr>
          <w:rStyle w:val="CodeChar0"/>
        </w:rPr>
        <w:t>&lt;&lt;database_user_password&gt;&gt;</w:t>
      </w:r>
      <w:r>
        <w:t xml:space="preserve"> </w:t>
      </w:r>
      <w:r w:rsidR="00C20D27">
        <w:t xml:space="preserve">with the user id and with the password of the user account </w:t>
      </w:r>
      <w:r>
        <w:t xml:space="preserve">that </w:t>
      </w:r>
      <w:r w:rsidR="00C20D27">
        <w:t xml:space="preserve">will be used to access the Authorization Schema created in </w:t>
      </w:r>
      <w:r>
        <w:t xml:space="preserve">the section </w:t>
      </w:r>
      <w:r w:rsidR="00C20D27">
        <w:t>above.</w:t>
      </w:r>
    </w:p>
    <w:p w:rsidR="00C20D27" w:rsidRDefault="0034792E" w:rsidP="002B4F91">
      <w:pPr>
        <w:pStyle w:val="ListNumber2"/>
      </w:pPr>
      <w:r>
        <w:t>Replace t</w:t>
      </w:r>
      <w:r w:rsidR="00C20D27">
        <w:t xml:space="preserve">he </w:t>
      </w:r>
      <w:r w:rsidR="00C20D27" w:rsidRPr="0034792E">
        <w:rPr>
          <w:rStyle w:val="CodeChar0"/>
        </w:rPr>
        <w:t>&lt;&lt;database_url&gt;&gt;</w:t>
      </w:r>
      <w:r w:rsidR="00C20D27">
        <w:t xml:space="preserve"> with the URL needed to access the Authorization Schema residing on the database server.</w:t>
      </w:r>
    </w:p>
    <w:p w:rsidR="00C20D27" w:rsidRDefault="00C20D27" w:rsidP="00A5156A">
      <w:pPr>
        <w:pStyle w:val="ListNumber"/>
      </w:pPr>
      <w:r>
        <w:t>Place the</w:t>
      </w:r>
      <w:r w:rsidR="00A5156A">
        <w:t xml:space="preserve"> edited</w:t>
      </w:r>
      <w:r>
        <w:t xml:space="preserve"> </w:t>
      </w:r>
      <w:r w:rsidRPr="00A5156A">
        <w:rPr>
          <w:rStyle w:val="CodeChar0"/>
        </w:rPr>
        <w:t>mysql-ds.xml</w:t>
      </w:r>
      <w:r>
        <w:t xml:space="preserve"> or </w:t>
      </w:r>
      <w:r w:rsidRPr="00A5156A">
        <w:rPr>
          <w:rStyle w:val="CodeChar0"/>
        </w:rPr>
        <w:t>oracle-ds.xml</w:t>
      </w:r>
      <w:r>
        <w:t xml:space="preserve"> file</w:t>
      </w:r>
      <w:r w:rsidR="00A5156A">
        <w:t xml:space="preserve"> in the JBoss deploy</w:t>
      </w:r>
      <w:r w:rsidR="00850726">
        <w:t>ment</w:t>
      </w:r>
      <w:r w:rsidR="00A5156A">
        <w:t xml:space="preserve"> directory located at:</w:t>
      </w:r>
      <w:r w:rsidR="00850726">
        <w:br/>
      </w:r>
      <w:r w:rsidR="00A5156A">
        <w:t xml:space="preserve"> </w:t>
      </w:r>
      <w:r w:rsidR="00850726" w:rsidRPr="00EE432C">
        <w:rPr>
          <w:rStyle w:val="CodeChar0"/>
        </w:rPr>
        <w:t>{jboss-home}/server/default/deploy/</w:t>
      </w:r>
      <w:r w:rsidR="00850726" w:rsidRPr="00850726">
        <w:t>.</w:t>
      </w:r>
    </w:p>
    <w:p w:rsidR="00A5156A" w:rsidRDefault="00A5156A" w:rsidP="00A5156A">
      <w:pPr>
        <w:pStyle w:val="BodyText"/>
      </w:pPr>
      <w:r>
        <w:t>Shown below is an example of the</w:t>
      </w:r>
      <w:r w:rsidRPr="00A5156A">
        <w:rPr>
          <w:rStyle w:val="CodeChar0"/>
        </w:rPr>
        <w:t xml:space="preserve"> mysql-ds.xml</w:t>
      </w:r>
      <w:r>
        <w:t xml:space="preserve"> file.</w:t>
      </w:r>
    </w:p>
    <w:p w:rsidR="00A5156A" w:rsidRDefault="00A5156A" w:rsidP="00A5156A">
      <w:pPr>
        <w:pStyle w:val="Classfilesample"/>
      </w:pPr>
      <w:r>
        <w:lastRenderedPageBreak/>
        <w:t>&lt;datasources&gt;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&lt;jndi-name&gt;csmupt&lt;/jndi-name&gt;</w:t>
      </w:r>
    </w:p>
    <w:p w:rsidR="00A5156A" w:rsidRDefault="00A5156A" w:rsidP="00A5156A">
      <w:pPr>
        <w:pStyle w:val="Classfilesample"/>
      </w:pPr>
      <w:r>
        <w:t xml:space="preserve">    &lt;connection-url&gt;jdbc:mysql://mysql_db:3306/csmupt&lt;/connection-url&gt;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&lt;jndi-name&gt;acegitest&lt;/jndi-name&gt;</w:t>
      </w:r>
    </w:p>
    <w:p w:rsidR="00A5156A" w:rsidRDefault="00A5156A" w:rsidP="00A5156A">
      <w:pPr>
        <w:pStyle w:val="Classfilesample"/>
      </w:pPr>
      <w:r>
        <w:t xml:space="preserve">    &lt;connection-url&gt;jdbc:mysql://mysql_db:3306/csd&lt;/connection-url&gt;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&lt;/datasources&gt;</w:t>
      </w:r>
    </w:p>
    <w:p w:rsidR="00C20D27" w:rsidRDefault="00C20D27" w:rsidP="002B4F91">
      <w:pPr>
        <w:pStyle w:val="Heading4"/>
      </w:pPr>
      <w:r>
        <w:t xml:space="preserve">Configure Hibernate Configuration </w:t>
      </w:r>
      <w:r w:rsidR="00A5156A">
        <w:t>F</w:t>
      </w:r>
      <w:r>
        <w:t>ile</w:t>
      </w:r>
    </w:p>
    <w:p w:rsidR="00A5156A" w:rsidRDefault="00A5156A" w:rsidP="00A5156A">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F228E8">
        <w:fldChar w:fldCharType="begin"/>
      </w:r>
      <w:r w:rsidR="00A6073E">
        <w:instrText xml:space="preserve"> XE "</w:instrText>
      </w:r>
      <w:r w:rsidR="00A6073E" w:rsidRPr="00ED35E2">
        <w:instrText>Hibernate configuration file</w:instrText>
      </w:r>
      <w:r w:rsidR="00A6073E">
        <w:instrText xml:space="preserve">" </w:instrText>
      </w:r>
      <w:r w:rsidR="00F228E8">
        <w:fldChar w:fldCharType="end"/>
      </w:r>
    </w:p>
    <w:p w:rsidR="00A5156A" w:rsidRDefault="00A5156A" w:rsidP="00A5156A">
      <w:pPr>
        <w:pStyle w:val="NoteMainbody"/>
      </w:pPr>
      <w:r w:rsidRPr="00A5156A">
        <w:rPr>
          <w:rStyle w:val="Bold"/>
        </w:rPr>
        <w:t>NOTE:</w:t>
      </w:r>
      <w:r>
        <w:t xml:space="preserve"> One entry is required for each database connection.</w:t>
      </w:r>
    </w:p>
    <w:p w:rsidR="00C20D27" w:rsidRDefault="00C20D27" w:rsidP="000B7EEE">
      <w:pPr>
        <w:pStyle w:val="BodyText"/>
      </w:pPr>
      <w:r>
        <w:t>Modify the provided</w:t>
      </w:r>
      <w:r w:rsidR="00A5156A">
        <w:t xml:space="preserve"> </w:t>
      </w:r>
      <w:r w:rsidR="00A5156A" w:rsidRPr="00A5156A">
        <w:rPr>
          <w:rStyle w:val="CodeChar0"/>
        </w:rPr>
        <w:t>acegitest.</w:t>
      </w:r>
      <w:r w:rsidR="005D6016">
        <w:rPr>
          <w:rStyle w:val="CodeChar0"/>
        </w:rPr>
        <w:t>csm.new</w:t>
      </w:r>
      <w:r w:rsidR="00A5156A" w:rsidRPr="00A5156A">
        <w:rPr>
          <w:rStyle w:val="CodeChar0"/>
        </w:rPr>
        <w:t>.hibhernate.xml</w:t>
      </w:r>
      <w:r>
        <w:t xml:space="preserve"> </w:t>
      </w:r>
      <w:r w:rsidR="00A5156A">
        <w:t>as follows</w:t>
      </w:r>
      <w:r>
        <w:t>:</w:t>
      </w:r>
    </w:p>
    <w:p w:rsidR="00C20D27" w:rsidRDefault="00A5156A" w:rsidP="000B7EEE">
      <w:pPr>
        <w:pStyle w:val="ListNumber"/>
        <w:numPr>
          <w:ilvl w:val="0"/>
          <w:numId w:val="79"/>
        </w:numPr>
      </w:pPr>
      <w:r>
        <w:t>Replace t</w:t>
      </w:r>
      <w:r w:rsidR="00C20D27">
        <w:t xml:space="preserve">he </w:t>
      </w:r>
      <w:r w:rsidRPr="00A5156A">
        <w:rPr>
          <w:rStyle w:val="CodeChar0"/>
        </w:rPr>
        <w:t>connection.url</w:t>
      </w:r>
      <w:r w:rsidR="00C20D27">
        <w:t xml:space="preserve"> </w:t>
      </w:r>
      <w:r>
        <w:t xml:space="preserve">property name </w:t>
      </w:r>
      <w:r w:rsidR="00C20D27">
        <w:t xml:space="preserve">with </w:t>
      </w:r>
      <w:r>
        <w:t>URL needed to access the Authorization Schema residing on the database server</w:t>
      </w:r>
      <w:r w:rsidR="00850726">
        <w:t>,</w:t>
      </w:r>
      <w:r>
        <w:t xml:space="preserve"> followed by the</w:t>
      </w:r>
      <w:r w:rsidR="00C20D27">
        <w:t xml:space="preserve"> name of the authorization schema</w:t>
      </w:r>
      <w:r w:rsidR="00850726">
        <w:t>.</w:t>
      </w:r>
    </w:p>
    <w:p w:rsidR="00C20D27" w:rsidRDefault="00850726" w:rsidP="000B7EEE">
      <w:pPr>
        <w:pStyle w:val="ListNumber"/>
        <w:numPr>
          <w:ilvl w:val="0"/>
          <w:numId w:val="79"/>
        </w:numPr>
      </w:pPr>
      <w:r>
        <w:t>Replace t</w:t>
      </w:r>
      <w:r w:rsidR="00C20D27">
        <w:t xml:space="preserve">he </w:t>
      </w:r>
      <w:r w:rsidR="00A5156A" w:rsidRPr="00A5156A">
        <w:rPr>
          <w:rStyle w:val="CodeChar0"/>
        </w:rPr>
        <w:t>connection.username</w:t>
      </w:r>
      <w:r w:rsidR="00C20D27">
        <w:t xml:space="preserve"> </w:t>
      </w:r>
      <w:r w:rsidR="00A5156A">
        <w:t xml:space="preserve"> and </w:t>
      </w:r>
      <w:r w:rsidR="00A5156A" w:rsidRPr="00A5156A">
        <w:rPr>
          <w:rStyle w:val="CodeChar0"/>
        </w:rPr>
        <w:t>connection.password</w:t>
      </w:r>
      <w:r w:rsidR="00A5156A">
        <w:t xml:space="preserve"> property names </w:t>
      </w:r>
      <w:r w:rsidR="00C20D27">
        <w:t xml:space="preserve">with the user id and </w:t>
      </w:r>
      <w:r w:rsidR="00A5156A">
        <w:t xml:space="preserve">password of the user account that </w:t>
      </w:r>
      <w:r w:rsidR="00C20D27">
        <w:t xml:space="preserve">will be used to access the Authorization Schema created in </w:t>
      </w:r>
      <w:r w:rsidR="00A5156A">
        <w:t>the section</w:t>
      </w:r>
      <w:r w:rsidR="00C20D27">
        <w:t xml:space="preserve"> above.</w:t>
      </w:r>
    </w:p>
    <w:p w:rsidR="00C20D27" w:rsidRDefault="000B7EEE" w:rsidP="00850726">
      <w:pPr>
        <w:pStyle w:val="BodyText"/>
        <w:keepNext/>
        <w:keepLines/>
      </w:pPr>
      <w:r>
        <w:t>B</w:t>
      </w:r>
      <w:r w:rsidR="00850726">
        <w:t>elow</w:t>
      </w:r>
      <w:r w:rsidR="00C20D27">
        <w:t xml:space="preserve"> is an example of </w:t>
      </w:r>
      <w:r w:rsidR="00850726">
        <w:t xml:space="preserve">an </w:t>
      </w:r>
      <w:r w:rsidR="00C20D27" w:rsidRPr="00850726">
        <w:rPr>
          <w:rStyle w:val="CodeChar0"/>
        </w:rPr>
        <w:t>acegitest.</w:t>
      </w:r>
      <w:r w:rsidR="00791367">
        <w:rPr>
          <w:rStyle w:val="CodeChar0"/>
        </w:rPr>
        <w:t>csm.new</w:t>
      </w:r>
      <w:r w:rsidR="00C20D27" w:rsidRPr="00850726">
        <w:rPr>
          <w:rStyle w:val="CodeChar0"/>
        </w:rPr>
        <w:t>.hibhernate.xml</w:t>
      </w:r>
      <w:r w:rsidR="00C20D27">
        <w:t xml:space="preserve"> file </w:t>
      </w:r>
      <w:r w:rsidR="00850726">
        <w:t xml:space="preserve">configured </w:t>
      </w:r>
      <w:r w:rsidR="00C20D27">
        <w:t>for application context</w:t>
      </w:r>
      <w:r w:rsidR="001E2910">
        <w:t xml:space="preserve"> name </w:t>
      </w:r>
      <w:r w:rsidR="001E2910" w:rsidRPr="001E2910">
        <w:rPr>
          <w:rStyle w:val="Emphasis"/>
        </w:rPr>
        <w:t>acegitest</w:t>
      </w:r>
      <w:r w:rsidR="00850726">
        <w:t>:</w:t>
      </w:r>
    </w:p>
    <w:p w:rsidR="002B4F91" w:rsidRPr="002B4F91" w:rsidRDefault="002B4F91" w:rsidP="00850726">
      <w:pPr>
        <w:pStyle w:val="Classfilesample"/>
        <w:keepNext/>
        <w:ind w:left="720"/>
      </w:pPr>
      <w:r w:rsidRPr="002B4F91">
        <w:t>&lt;?xml version='1.0' encoding='UTF-8'?&gt;</w:t>
      </w:r>
    </w:p>
    <w:p w:rsidR="002B4F91" w:rsidRPr="002B4F91" w:rsidRDefault="002B4F91" w:rsidP="00850726">
      <w:pPr>
        <w:pStyle w:val="Classfilesample"/>
        <w:ind w:left="720"/>
      </w:pPr>
      <w:r w:rsidRPr="002B4F91">
        <w:t>&lt;!DOCTYPE hibernate-configuration PUBLIC  "-//Hibernate/Hibernate Configuration DTD  2.0//EN" "http://hibernate.sourceforge.net/hibernate-configuration-2.0.dtd"&gt;</w:t>
      </w:r>
    </w:p>
    <w:p w:rsidR="002B4F91" w:rsidRPr="002B4F91" w:rsidRDefault="002B4F91" w:rsidP="00850726">
      <w:pPr>
        <w:pStyle w:val="Classfilesample"/>
        <w:ind w:left="720"/>
      </w:pPr>
      <w:r w:rsidRPr="002B4F91">
        <w:t>&lt;hibernate-configuration&gt;</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r w:rsidRPr="002B4F91">
        <w:t xml:space="preserve">        &lt;property name="connection.url"&gt;jdbc:mysql://&lt;&lt;server&gt;&gt;:&lt;&lt;port&gt;&gt;/acegitest&lt;/property&gt;</w:t>
      </w:r>
    </w:p>
    <w:p w:rsidR="002B4F91" w:rsidRPr="002B4F91" w:rsidRDefault="002B4F91" w:rsidP="00850726">
      <w:pPr>
        <w:pStyle w:val="Classfilesample"/>
        <w:ind w:left="720"/>
      </w:pPr>
      <w:r w:rsidRPr="002B4F91">
        <w:t xml:space="preserve">        &lt;property name="dialect"&gt;org.hibernate.dialect.MySQLDialect&lt;/property&gt;</w:t>
      </w:r>
    </w:p>
    <w:p w:rsidR="002B4F91" w:rsidRPr="002B4F91" w:rsidRDefault="002B4F91" w:rsidP="00850726">
      <w:pPr>
        <w:pStyle w:val="Classfilesample"/>
        <w:ind w:left="720"/>
      </w:pPr>
      <w:r w:rsidRPr="002B4F91">
        <w:lastRenderedPageBreak/>
        <w:t xml:space="preserve">        &lt;property name="connection.username"&gt;USERNAME&lt;/property&gt;</w:t>
      </w:r>
    </w:p>
    <w:p w:rsidR="002B4F91" w:rsidRPr="002B4F91" w:rsidRDefault="002B4F91" w:rsidP="00850726">
      <w:pPr>
        <w:pStyle w:val="Classfilesample"/>
        <w:ind w:left="720"/>
      </w:pPr>
      <w:r w:rsidRPr="002B4F91">
        <w:t xml:space="preserve">        &lt;property name="connection.password"&gt;PASSWORD&lt;/property&gt;</w:t>
      </w:r>
    </w:p>
    <w:p w:rsidR="002B4F91" w:rsidRPr="002B4F91" w:rsidRDefault="002B4F91" w:rsidP="00850726">
      <w:pPr>
        <w:pStyle w:val="Classfilesample"/>
        <w:ind w:left="720"/>
      </w:pPr>
      <w:r w:rsidRPr="002B4F91">
        <w:t xml:space="preserve">        &lt;property name="connection.driver_class"&gt;org.gjt.mm.mysql.Driver&lt;/property&gt;</w:t>
      </w:r>
    </w:p>
    <w:p w:rsidR="002B4F91" w:rsidRPr="002B4F91" w:rsidRDefault="002B4F91" w:rsidP="00850726">
      <w:pPr>
        <w:pStyle w:val="Classfilesample"/>
        <w:ind w:left="720"/>
      </w:pPr>
      <w:r w:rsidRPr="002B4F91">
        <w:t xml:space="preserve">         &lt;property name="hibernate.show_sql"&gt;false&lt;/property&gt;</w:t>
      </w:r>
    </w:p>
    <w:p w:rsidR="002B4F91" w:rsidRPr="002B4F91" w:rsidRDefault="002B4F91" w:rsidP="00850726">
      <w:pPr>
        <w:pStyle w:val="Classfilesample"/>
        <w:ind w:left="720"/>
      </w:pPr>
      <w:r w:rsidRPr="002B4F91">
        <w:t xml:space="preserve">        &lt;property name="connection.zeroDateTimeBehavior"&gt;convertToNull&lt;/property&gt;</w:t>
      </w:r>
    </w:p>
    <w:p w:rsidR="002B4F91" w:rsidRPr="002B4F91" w:rsidRDefault="002B4F91" w:rsidP="00850726">
      <w:pPr>
        <w:pStyle w:val="Classfilesample"/>
        <w:ind w:left="720"/>
      </w:pPr>
      <w:r w:rsidRPr="002B4F91">
        <w:t xml:space="preserve">          &lt;property name="hibernate.cache.use_query_cache"&gt;false&lt;/property&gt;</w:t>
      </w:r>
    </w:p>
    <w:p w:rsidR="002B4F91" w:rsidRPr="002B4F91" w:rsidRDefault="002B4F91" w:rsidP="00850726">
      <w:pPr>
        <w:pStyle w:val="Classfilesample"/>
        <w:ind w:left="720"/>
      </w:pPr>
      <w:r w:rsidRPr="002B4F91">
        <w:t xml:space="preserve">        &lt;property name="hibernate.cache.use_second_level_cache"&gt;false&lt;/property&gt;   </w:t>
      </w:r>
    </w:p>
    <w:p w:rsidR="002B4F91" w:rsidRPr="002B4F91" w:rsidRDefault="002B4F91" w:rsidP="00850726">
      <w:pPr>
        <w:pStyle w:val="Classfilesample"/>
        <w:ind w:left="720"/>
      </w:pPr>
      <w:r w:rsidRPr="002B4F91">
        <w:t xml:space="preserve">    </w:t>
      </w:r>
    </w:p>
    <w:p w:rsidR="002B4F91" w:rsidRPr="002B4F91" w:rsidRDefault="002B4F91" w:rsidP="00850726">
      <w:pPr>
        <w:pStyle w:val="Classfilesample"/>
        <w:ind w:left="720"/>
      </w:pPr>
      <w:r w:rsidRPr="002B4F91">
        <w:t xml:space="preserve">        &lt;mapping resource="gov/nih/nci/security/authorization/domainobjects/Privilege.hbm.xml"/&gt;</w:t>
      </w:r>
    </w:p>
    <w:p w:rsidR="002B4F91" w:rsidRPr="002B4F91" w:rsidRDefault="002B4F91" w:rsidP="00850726">
      <w:pPr>
        <w:pStyle w:val="Classfilesample"/>
        <w:ind w:left="720"/>
      </w:pPr>
      <w:r w:rsidRPr="002B4F91">
        <w:t xml:space="preserve">        &lt;mapping resource="gov/nih/nci/security/authorization/domainobjects/Application.hbm.xml"/&gt;</w:t>
      </w:r>
    </w:p>
    <w:p w:rsidR="002B4F91" w:rsidRPr="002B4F91" w:rsidRDefault="002B4F91" w:rsidP="00850726">
      <w:pPr>
        <w:pStyle w:val="Classfilesample"/>
        <w:ind w:left="720"/>
      </w:pPr>
      <w:r w:rsidRPr="002B4F91">
        <w:t xml:space="preserve">        &lt;mapping resource="gov/nih/nci/security/authorization/domainobjects/Role.hbm.xml"/&gt;</w:t>
      </w:r>
    </w:p>
    <w:p w:rsidR="002B4F91" w:rsidRPr="002B4F91" w:rsidRDefault="002B4F91" w:rsidP="00850726">
      <w:pPr>
        <w:pStyle w:val="Classfilesample"/>
        <w:ind w:left="720"/>
      </w:pPr>
      <w:r w:rsidRPr="002B4F91">
        <w:t xml:space="preserve">        &lt;mapping resource="gov/nih/nci/security/dao/hibernate/RolePrivilege.hbm.xml"/&gt;</w:t>
      </w:r>
    </w:p>
    <w:p w:rsidR="002B4F91" w:rsidRPr="002B4F91" w:rsidRDefault="002B4F91" w:rsidP="00850726">
      <w:pPr>
        <w:pStyle w:val="Classfilesample"/>
        <w:ind w:left="720"/>
      </w:pPr>
      <w:r w:rsidRPr="002B4F91">
        <w:t xml:space="preserve">        &lt;mapping resource="gov/nih/nci/security/dao/hibernate/UserGroup.hbm.xml"/&gt;</w:t>
      </w:r>
    </w:p>
    <w:p w:rsidR="002B4F91" w:rsidRPr="002B4F91" w:rsidRDefault="002B4F91" w:rsidP="00850726">
      <w:pPr>
        <w:pStyle w:val="Classfilesample"/>
        <w:ind w:left="720"/>
      </w:pPr>
      <w:r w:rsidRPr="002B4F91">
        <w:t xml:space="preserve">        &lt;mapping resource="gov/nih/nci/security/dao/hibernate/ProtectionGroupProtectionElement.hbm.xml"/&gt;     </w:t>
      </w:r>
    </w:p>
    <w:p w:rsidR="002B4F91" w:rsidRPr="002B4F91" w:rsidRDefault="002B4F91" w:rsidP="00850726">
      <w:pPr>
        <w:pStyle w:val="Classfilesample"/>
        <w:ind w:left="720"/>
      </w:pPr>
      <w:r w:rsidRPr="002B4F91">
        <w:t xml:space="preserve">        &lt;mapping resource="gov/nih/nci/security/authorization/domainobjects/Group.hbm.xml"/&gt;</w:t>
      </w:r>
    </w:p>
    <w:p w:rsidR="002B4F91" w:rsidRPr="002B4F91" w:rsidRDefault="002B4F91" w:rsidP="00850726">
      <w:pPr>
        <w:pStyle w:val="Classfilesample"/>
        <w:ind w:left="720"/>
      </w:pPr>
      <w:r w:rsidRPr="002B4F91">
        <w:t xml:space="preserve">        &lt;mapping resource="gov/nih/nci/security/authorization/domainobjects/User.hbm.xml"/&gt;</w:t>
      </w:r>
    </w:p>
    <w:p w:rsidR="002B4F91" w:rsidRPr="002B4F91" w:rsidRDefault="002B4F91" w:rsidP="00850726">
      <w:pPr>
        <w:pStyle w:val="Classfilesample"/>
        <w:ind w:left="720"/>
      </w:pPr>
      <w:r w:rsidRPr="002B4F91">
        <w:t xml:space="preserve">        &lt;mapping resource="gov/nih/nci/security/authorization/domainobjects/ProtectionGroup.hbm.xml"/&gt;</w:t>
      </w:r>
    </w:p>
    <w:p w:rsidR="002B4F91" w:rsidRPr="002B4F91" w:rsidRDefault="002B4F91" w:rsidP="00850726">
      <w:pPr>
        <w:pStyle w:val="Classfilesample"/>
        <w:ind w:left="720"/>
      </w:pPr>
      <w:r w:rsidRPr="002B4F91">
        <w:t xml:space="preserve">        &lt;mapping resource="gov/nih/nci/security/authorization/domainobjects/ProtectionElement.hbm.xml"/&gt;</w:t>
      </w:r>
    </w:p>
    <w:p w:rsidR="002B4F91" w:rsidRPr="002B4F91" w:rsidRDefault="002B4F91" w:rsidP="00850726">
      <w:pPr>
        <w:pStyle w:val="Classfilesample"/>
        <w:ind w:left="720"/>
      </w:pPr>
      <w:r w:rsidRPr="002B4F91">
        <w:t xml:space="preserve">        &lt;mapping resource="gov/nih/nci/security/authorization/domainobjects/UserGroupRoleProtectionGroup.hbm.xml"/&gt;</w:t>
      </w:r>
    </w:p>
    <w:p w:rsidR="002B4F91" w:rsidRPr="002B4F91" w:rsidRDefault="002B4F91" w:rsidP="00850726">
      <w:pPr>
        <w:pStyle w:val="Classfilesample"/>
        <w:ind w:left="720"/>
      </w:pPr>
      <w:r w:rsidRPr="002B4F91">
        <w:t xml:space="preserve">        &lt;mapping resource="gov/nih/nci/security/authorization/domainobjects/UserProtectionElement.hbm.xml"/&gt;</w:t>
      </w:r>
    </w:p>
    <w:p w:rsidR="002B4F91" w:rsidRPr="002B4F91" w:rsidRDefault="002B4F91" w:rsidP="00850726">
      <w:pPr>
        <w:pStyle w:val="Classfilesample"/>
        <w:ind w:left="720"/>
      </w:pPr>
      <w:r w:rsidRPr="002B4F91">
        <w:tab/>
        <w:t xml:space="preserve">        </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p>
    <w:p w:rsidR="00C20D27" w:rsidRPr="002B4F91" w:rsidRDefault="002B4F91" w:rsidP="00850726">
      <w:pPr>
        <w:pStyle w:val="Classfilesample"/>
        <w:ind w:left="720"/>
      </w:pPr>
      <w:r w:rsidRPr="002B4F91">
        <w:t>&lt;/hibernate-configuration&gt;</w:t>
      </w:r>
    </w:p>
    <w:p w:rsidR="00C20D27" w:rsidRDefault="00C20D27" w:rsidP="004C4378">
      <w:pPr>
        <w:pStyle w:val="Heading4"/>
      </w:pPr>
      <w:r>
        <w:t>Configure JAAS LoginModule</w:t>
      </w:r>
    </w:p>
    <w:p w:rsidR="00C20D27" w:rsidRDefault="00C20D27" w:rsidP="004C4378">
      <w:pPr>
        <w:pStyle w:val="BodyText"/>
        <w:keepNext/>
      </w:pPr>
      <w:r>
        <w:t>Developers can configure a login module for each application by making an entry in the JAAS configuration file for that application name or context.</w:t>
      </w:r>
      <w:r w:rsidR="00F228E8">
        <w:fldChar w:fldCharType="begin"/>
      </w:r>
      <w:r w:rsidR="00A6073E">
        <w:instrText xml:space="preserve"> XE "</w:instrText>
      </w:r>
      <w:r w:rsidR="00A6073E" w:rsidRPr="00BA3D27">
        <w:instrText>JAAS:login module</w:instrText>
      </w:r>
      <w:r w:rsidR="00A6073E">
        <w:instrText xml:space="preserve">" </w:instrText>
      </w:r>
      <w:r w:rsidR="00F228E8">
        <w:fldChar w:fldCharType="end"/>
      </w:r>
      <w:r w:rsidR="00F228E8">
        <w:fldChar w:fldCharType="begin"/>
      </w:r>
      <w:r w:rsidR="00A6073E">
        <w:instrText xml:space="preserve"> XE "</w:instrText>
      </w:r>
      <w:r w:rsidR="00A6073E" w:rsidRPr="007F4444">
        <w:instrText>login module:JAAS</w:instrText>
      </w:r>
      <w:r w:rsidR="00A6073E">
        <w:instrText xml:space="preserve">" </w:instrText>
      </w:r>
      <w:r w:rsidR="00F228E8">
        <w:fldChar w:fldCharType="end"/>
      </w:r>
    </w:p>
    <w:p w:rsidR="00C20D27" w:rsidRDefault="00C20D27" w:rsidP="00C20D27">
      <w:pPr>
        <w:pStyle w:val="BodyText"/>
      </w:pPr>
      <w:r>
        <w:t xml:space="preserve">The general format for making an entry into the configuration files is shown in </w:t>
      </w:r>
      <w:r w:rsidR="00850726">
        <w:t>the following example:</w:t>
      </w:r>
    </w:p>
    <w:p w:rsidR="002B4F91" w:rsidRPr="002B4F91" w:rsidRDefault="002B4F91" w:rsidP="00850726">
      <w:pPr>
        <w:pStyle w:val="Classfilesample"/>
      </w:pPr>
      <w:r w:rsidRPr="002B4F91">
        <w:t>Application 1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lastRenderedPageBreak/>
        <w:t xml:space="preserve">          ModuleClass  Flag    ModuleOptions;</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Application 2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t xml:space="preserve">          ...</w:t>
      </w:r>
    </w:p>
    <w:p w:rsidR="00C20D27" w:rsidRPr="002B4F91" w:rsidRDefault="002B4F91" w:rsidP="00850726">
      <w:pPr>
        <w:pStyle w:val="Classfilesample"/>
      </w:pPr>
      <w:r w:rsidRPr="002B4F91">
        <w:t xml:space="preserve">      };</w:t>
      </w:r>
    </w:p>
    <w:p w:rsidR="00850726" w:rsidRDefault="00850726" w:rsidP="00C20D27">
      <w:pPr>
        <w:pStyle w:val="BodyText"/>
      </w:pPr>
    </w:p>
    <w:p w:rsidR="00C20D27" w:rsidRDefault="00C20D27" w:rsidP="00C20D27">
      <w:pPr>
        <w:pStyle w:val="BodyText"/>
      </w:pPr>
      <w:r>
        <w:t xml:space="preserve">For </w:t>
      </w:r>
      <w:r w:rsidRPr="001E2910">
        <w:rPr>
          <w:rStyle w:val="Emphasis"/>
        </w:rPr>
        <w:t>acegitest</w:t>
      </w:r>
      <w:r>
        <w:t xml:space="preserve">, which uses RDBMSLoginModule, the JAAS configuration file entry is </w:t>
      </w:r>
      <w:r w:rsidR="00850726">
        <w:t>as the below example shows:</w:t>
      </w:r>
      <w:r w:rsidR="00F228E8">
        <w:fldChar w:fldCharType="begin"/>
      </w:r>
      <w:r w:rsidR="00A6073E">
        <w:instrText xml:space="preserve"> XE "</w:instrText>
      </w:r>
      <w:r w:rsidR="00A6073E" w:rsidRPr="003549B2">
        <w:instrText>RDBMS:login module</w:instrText>
      </w:r>
      <w:r w:rsidR="00A6073E">
        <w:instrText xml:space="preserve">" </w:instrText>
      </w:r>
      <w:r w:rsidR="00F228E8">
        <w:fldChar w:fldCharType="end"/>
      </w:r>
    </w:p>
    <w:p w:rsidR="00850726" w:rsidRPr="00D5600E" w:rsidRDefault="00850726" w:rsidP="00850726">
      <w:pPr>
        <w:autoSpaceDE w:val="0"/>
        <w:autoSpaceDN w:val="0"/>
        <w:spacing w:after="60"/>
        <w:ind w:left="1440"/>
        <w:rPr>
          <w:rFonts w:cs="Courier New"/>
          <w:sz w:val="20"/>
          <w:szCs w:val="20"/>
        </w:rPr>
      </w:pPr>
      <w:r>
        <w:rPr>
          <w:rFonts w:cs="Courier New"/>
          <w:sz w:val="20"/>
          <w:szCs w:val="20"/>
        </w:rPr>
        <w:t>acegitest</w:t>
      </w:r>
    </w:p>
    <w:p w:rsidR="00850726" w:rsidRPr="00D5600E" w:rsidRDefault="00850726" w:rsidP="00850726">
      <w:pPr>
        <w:autoSpaceDE w:val="0"/>
        <w:autoSpaceDN w:val="0"/>
        <w:spacing w:after="60"/>
        <w:ind w:left="1440"/>
        <w:rPr>
          <w:rFonts w:cs="Courier New"/>
          <w:sz w:val="20"/>
          <w:szCs w:val="20"/>
        </w:rPr>
      </w:pPr>
      <w:r w:rsidRPr="00D5600E">
        <w:rPr>
          <w:rFonts w:cs="Courier New"/>
          <w:sz w:val="20"/>
          <w:szCs w:val="20"/>
          <w:highlight w:val="white"/>
        </w:rPr>
        <w:t>{</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850726" w:rsidRDefault="00850726" w:rsidP="00850726">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850726" w:rsidRPr="00D5600E" w:rsidRDefault="00850726" w:rsidP="00850726">
      <w:pPr>
        <w:autoSpaceDE w:val="0"/>
        <w:autoSpaceDN w:val="0"/>
        <w:spacing w:after="60"/>
        <w:ind w:left="1920"/>
        <w:rPr>
          <w:rFonts w:cs="Courier New"/>
          <w:sz w:val="20"/>
          <w:szCs w:val="20"/>
        </w:rPr>
      </w:pPr>
      <w:r w:rsidRPr="001A1FF3">
        <w:rPr>
          <w:rFonts w:cs="Courier New"/>
          <w:sz w:val="20"/>
          <w:szCs w:val="20"/>
        </w:rPr>
        <w:t>encryption-enabled="YES";</w:t>
      </w:r>
    </w:p>
    <w:p w:rsidR="00850726" w:rsidRPr="00D5600E" w:rsidRDefault="00850726" w:rsidP="00850726">
      <w:pPr>
        <w:ind w:left="1440"/>
        <w:rPr>
          <w:sz w:val="20"/>
          <w:szCs w:val="20"/>
        </w:rPr>
      </w:pPr>
      <w:r w:rsidRPr="00D5600E">
        <w:rPr>
          <w:rFonts w:cs="Courier New"/>
          <w:sz w:val="20"/>
          <w:szCs w:val="20"/>
          <w:highlight w:val="white"/>
        </w:rPr>
        <w:t>}</w:t>
      </w:r>
    </w:p>
    <w:p w:rsidR="00850726" w:rsidRDefault="00850726" w:rsidP="00C20D27">
      <w:pPr>
        <w:pStyle w:val="BodyText"/>
      </w:pPr>
    </w:p>
    <w:p w:rsidR="00C20D27" w:rsidRDefault="00C20D27" w:rsidP="00C20D27">
      <w:pPr>
        <w:pStyle w:val="BodyText"/>
      </w:pPr>
      <w:r>
        <w:t xml:space="preserve">The configuration file </w:t>
      </w:r>
      <w:r w:rsidR="00850726">
        <w:t>entry shown above contains the following information</w:t>
      </w:r>
    </w:p>
    <w:p w:rsidR="00C20D27" w:rsidRDefault="00C20D27" w:rsidP="00850726">
      <w:pPr>
        <w:pStyle w:val="ListBullet"/>
      </w:pPr>
      <w:r>
        <w:t xml:space="preserve">The </w:t>
      </w:r>
      <w:r w:rsidRPr="00850726">
        <w:rPr>
          <w:rStyle w:val="Bold"/>
        </w:rPr>
        <w:t>application</w:t>
      </w:r>
      <w:r>
        <w:t xml:space="preserve"> is </w:t>
      </w:r>
      <w:r w:rsidRPr="00850726">
        <w:rPr>
          <w:rStyle w:val="Emphasis"/>
        </w:rPr>
        <w:t>acegitest</w:t>
      </w:r>
      <w:r>
        <w:t xml:space="preserve">. </w:t>
      </w:r>
    </w:p>
    <w:p w:rsidR="00C20D27" w:rsidRDefault="00C20D27" w:rsidP="00850726">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C20D27" w:rsidRDefault="00C20D27" w:rsidP="00850726">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C20D27" w:rsidRDefault="00C20D27" w:rsidP="00850726">
      <w:pPr>
        <w:pStyle w:val="ListBullet"/>
      </w:pPr>
      <w:r>
        <w:t xml:space="preserve">The </w:t>
      </w:r>
      <w:r w:rsidRPr="00850726">
        <w:rPr>
          <w:rStyle w:val="Bold"/>
        </w:rPr>
        <w:t>ModuleOptions</w:t>
      </w:r>
      <w:r>
        <w:t xml:space="preserve"> are a set of parameters </w:t>
      </w:r>
      <w:r w:rsidR="00850726">
        <w:t xml:space="preserve">that are </w:t>
      </w:r>
      <w:r>
        <w:t>passed to the ModuleClass to perform its actions.</w:t>
      </w:r>
    </w:p>
    <w:p w:rsidR="00AA2DE3" w:rsidRDefault="00C20D27" w:rsidP="00B24995">
      <w:pPr>
        <w:pStyle w:val="BodyTextIndent"/>
        <w:keepNext/>
        <w:keepLines/>
      </w:pPr>
      <w:r>
        <w:t>In the prototype, the database details as well as the query are passed as parameters:</w:t>
      </w:r>
    </w:p>
    <w:p w:rsidR="00C20D27" w:rsidRDefault="00C20D27" w:rsidP="00B24995">
      <w:pPr>
        <w:pStyle w:val="ListBullet2"/>
        <w:keepNext/>
        <w:keepLines/>
      </w:pPr>
      <w:r w:rsidRPr="00850726">
        <w:rPr>
          <w:rStyle w:val="Emphasis"/>
        </w:rPr>
        <w:t>d</w:t>
      </w:r>
      <w:r w:rsidR="00850726" w:rsidRPr="00850726">
        <w:rPr>
          <w:rStyle w:val="Emphasis"/>
        </w:rPr>
        <w:t xml:space="preserve">river=" org.gjt.mm.mysql.Driver </w:t>
      </w:r>
      <w:r w:rsidRPr="00850726">
        <w:rPr>
          <w:rStyle w:val="Emphasis"/>
        </w:rPr>
        <w:t>"</w:t>
      </w:r>
    </w:p>
    <w:p w:rsidR="00C20D27" w:rsidRPr="00AA2DE3" w:rsidRDefault="00C20D27" w:rsidP="005A4A36">
      <w:pPr>
        <w:pStyle w:val="ListBullet2"/>
        <w:rPr>
          <w:rStyle w:val="Emphasis"/>
        </w:rPr>
      </w:pPr>
      <w:r w:rsidRPr="00AA2DE3">
        <w:rPr>
          <w:rStyle w:val="Emphasis"/>
        </w:rPr>
        <w:t>url=" jdbc:mysql://&lt;&lt;server&gt;&gt;:&lt;&lt;port&gt;&gt;/acegitest "</w:t>
      </w:r>
    </w:p>
    <w:p w:rsidR="00C20D27" w:rsidRPr="00AA2DE3" w:rsidRDefault="00C20D27" w:rsidP="005A4A36">
      <w:pPr>
        <w:pStyle w:val="ListBullet2"/>
        <w:rPr>
          <w:rStyle w:val="Emphasis"/>
        </w:rPr>
      </w:pPr>
      <w:r w:rsidRPr="00AA2DE3">
        <w:rPr>
          <w:rStyle w:val="Emphasis"/>
        </w:rPr>
        <w:t>user="USERNAME"</w:t>
      </w:r>
    </w:p>
    <w:p w:rsidR="00C20D27" w:rsidRPr="00AA2DE3" w:rsidRDefault="00C20D27" w:rsidP="005A4A36">
      <w:pPr>
        <w:pStyle w:val="ListBullet2"/>
        <w:rPr>
          <w:rStyle w:val="Emphasis"/>
        </w:rPr>
      </w:pPr>
      <w:r w:rsidRPr="00AA2DE3">
        <w:rPr>
          <w:rStyle w:val="Emphasis"/>
        </w:rPr>
        <w:t>passwd="PASSWORD"</w:t>
      </w:r>
    </w:p>
    <w:p w:rsidR="00C20D27" w:rsidRPr="00AA2DE3" w:rsidRDefault="00C20D27" w:rsidP="005A4A36">
      <w:pPr>
        <w:pStyle w:val="ListBullet2"/>
        <w:rPr>
          <w:rStyle w:val="Emphasis"/>
        </w:rPr>
      </w:pPr>
      <w:r w:rsidRPr="00AA2DE3">
        <w:rPr>
          <w:rStyle w:val="Emphasis"/>
        </w:rPr>
        <w:t>query="SELECT * FROM users WHERE username=? and password=?"</w:t>
      </w:r>
    </w:p>
    <w:p w:rsidR="00C20D27" w:rsidRPr="00AA2DE3" w:rsidRDefault="00C20D27" w:rsidP="005A4A36">
      <w:pPr>
        <w:pStyle w:val="ListBullet2"/>
        <w:rPr>
          <w:rStyle w:val="Emphasis"/>
        </w:rPr>
      </w:pPr>
      <w:r w:rsidRPr="00AA2DE3">
        <w:rPr>
          <w:rStyle w:val="Emphasis"/>
        </w:rPr>
        <w:t>encryption-enabled="YES"</w:t>
      </w:r>
    </w:p>
    <w:p w:rsidR="00C20D27" w:rsidRDefault="00C20D27" w:rsidP="00C20D27">
      <w:pPr>
        <w:pStyle w:val="BodyText"/>
      </w:pPr>
      <w:r>
        <w:lastRenderedPageBreak/>
        <w:t xml:space="preserve">As shown </w:t>
      </w:r>
      <w:r w:rsidR="00AA2DE3">
        <w:t xml:space="preserve">in the example, since the </w:t>
      </w:r>
      <w:r w:rsidRPr="00AA2DE3">
        <w:rPr>
          <w:rStyle w:val="Emphasis"/>
        </w:rPr>
        <w:t>acegitest</w:t>
      </w:r>
      <w:r>
        <w:t xml:space="preserve"> application has only one credential provider, only one corresponding entry </w:t>
      </w:r>
      <w:r w:rsidR="00AA2DE3">
        <w:t>is</w:t>
      </w:r>
      <w:r>
        <w:t xml:space="preserve"> made in the configuration file. If the application uses multiple credential providers, </w:t>
      </w:r>
      <w:r w:rsidR="00AA2DE3">
        <w:t>the LoginModule</w:t>
      </w:r>
      <w:r>
        <w:t xml:space="preserve">s can be stacked. </w:t>
      </w:r>
      <w:r w:rsidR="00AA2DE3">
        <w:t>In addition, a</w:t>
      </w:r>
      <w:r>
        <w:t xml:space="preserve"> single configuration file can contain entries for multiple applications.</w:t>
      </w:r>
    </w:p>
    <w:p w:rsidR="00C20D27" w:rsidRDefault="00C20D27" w:rsidP="00AA2DE3">
      <w:pPr>
        <w:pStyle w:val="Heading3"/>
      </w:pPr>
      <w:bookmarkStart w:id="2140" w:name="_Toc238796018"/>
      <w:r>
        <w:t>User provisioning via UPT</w:t>
      </w:r>
      <w:bookmarkEnd w:id="2140"/>
    </w:p>
    <w:p w:rsidR="00AA2DE3" w:rsidRPr="00AA2DE3" w:rsidRDefault="00AA2DE3" w:rsidP="00AA2DE3">
      <w:pPr>
        <w:pStyle w:val="BodyText"/>
      </w:pPr>
      <w:r>
        <w:t>The following steps need to be completed in order to provide User Provisioning through UPT:</w:t>
      </w:r>
      <w:r w:rsidR="00F228E8">
        <w:fldChar w:fldCharType="begin"/>
      </w:r>
      <w:r w:rsidR="00A6073E">
        <w:instrText xml:space="preserve"> XE "</w:instrText>
      </w:r>
      <w:r w:rsidR="00A6073E" w:rsidRPr="00ED35E2">
        <w:instrText>user provisioning</w:instrText>
      </w:r>
      <w:r w:rsidR="00A6073E">
        <w:instrText xml:space="preserve">" </w:instrText>
      </w:r>
      <w:r w:rsidR="00F228E8">
        <w:fldChar w:fldCharType="end"/>
      </w:r>
    </w:p>
    <w:p w:rsidR="00C20D27" w:rsidRDefault="00C20D27" w:rsidP="00AA2DE3">
      <w:pPr>
        <w:pStyle w:val="ListBullet"/>
      </w:pPr>
      <w:r>
        <w:t>Create Protection Elements for objects that need to be secured.</w:t>
      </w:r>
    </w:p>
    <w:p w:rsidR="00C20D27" w:rsidRDefault="00C20D27" w:rsidP="00AA2DE3">
      <w:pPr>
        <w:pStyle w:val="ListBullet"/>
      </w:pPr>
      <w:r>
        <w:t>Create Protection Group for the Protection Elements.</w:t>
      </w:r>
    </w:p>
    <w:p w:rsidR="00C20D27" w:rsidRDefault="00C20D27" w:rsidP="00AA2DE3">
      <w:pPr>
        <w:pStyle w:val="ListBullet"/>
      </w:pPr>
      <w:r>
        <w:t>Create a Role with Privilege assigned to it.</w:t>
      </w:r>
    </w:p>
    <w:p w:rsidR="00C20D27" w:rsidRDefault="00C20D27" w:rsidP="00AA2DE3">
      <w:pPr>
        <w:pStyle w:val="ListBullet"/>
      </w:pPr>
      <w:r>
        <w:t>Create a User.</w:t>
      </w:r>
    </w:p>
    <w:p w:rsidR="00590CE4" w:rsidRPr="00FE0B65" w:rsidRDefault="00C20D27" w:rsidP="00AA2DE3">
      <w:pPr>
        <w:pStyle w:val="ListBullet"/>
      </w:pPr>
      <w:r>
        <w:t>Assign Protection Group and Role to the Users that are allowed access.</w:t>
      </w:r>
    </w:p>
    <w:p w:rsidR="00D17F1B" w:rsidRDefault="00D17F1B" w:rsidP="00590CE4">
      <w:pPr>
        <w:pStyle w:val="BodyText"/>
      </w:pPr>
    </w:p>
    <w:p w:rsidR="00D17F1B" w:rsidRDefault="004C4378" w:rsidP="00590CE4">
      <w:pPr>
        <w:pStyle w:val="BodyText"/>
      </w:pPr>
      <w:r>
        <w:br w:type="page"/>
      </w:r>
    </w:p>
    <w:p w:rsidR="00D17F1B" w:rsidRDefault="00D17F1B" w:rsidP="00590CE4">
      <w:pPr>
        <w:pStyle w:val="BodyText"/>
      </w:pPr>
    </w:p>
    <w:p w:rsidR="00C20D27" w:rsidRDefault="00C20D27" w:rsidP="00590CE4">
      <w:pPr>
        <w:pStyle w:val="BodyText"/>
        <w:sectPr w:rsidR="00C20D27" w:rsidSect="00A57346">
          <w:pgSz w:w="12240" w:h="15840" w:code="1"/>
          <w:pgMar w:top="1440" w:right="1440" w:bottom="1440" w:left="1440" w:header="720" w:footer="720" w:gutter="432"/>
          <w:cols w:space="720"/>
          <w:titlePg/>
          <w:docGrid w:linePitch="360"/>
        </w:sectPr>
      </w:pPr>
    </w:p>
    <w:p w:rsidR="00D17F1B" w:rsidRDefault="00CF79F8" w:rsidP="00C20D27">
      <w:pPr>
        <w:pStyle w:val="Heading1"/>
      </w:pPr>
      <w:bookmarkStart w:id="2141" w:name="_Ref213636380"/>
      <w:bookmarkStart w:id="2142" w:name="_Ref213636384"/>
      <w:bookmarkStart w:id="2143" w:name="_Toc238796019"/>
      <w:r>
        <w:lastRenderedPageBreak/>
        <w:t xml:space="preserve">CSM </w:t>
      </w:r>
      <w:r w:rsidR="00C20D27">
        <w:t>caGrid Authentication</w:t>
      </w:r>
      <w:bookmarkEnd w:id="2141"/>
      <w:bookmarkEnd w:id="2142"/>
      <w:bookmarkEnd w:id="2143"/>
    </w:p>
    <w:p w:rsidR="00CF79F8" w:rsidRDefault="00CF79F8" w:rsidP="00CF79F8">
      <w:pPr>
        <w:pStyle w:val="BodyText"/>
      </w:pPr>
      <w:r>
        <w:t xml:space="preserve">caGrid  is a core infrastructure project of the cancer </w:t>
      </w:r>
      <w:r w:rsidR="008B318A">
        <w:t>Bioinformatics</w:t>
      </w:r>
      <w:r>
        <w:t xml:space="preserve"> Grid. It consists of architectural components and tools </w:t>
      </w:r>
      <w:r w:rsidR="002F3ECF">
        <w:t>that enable any application</w:t>
      </w:r>
      <w:r>
        <w:t xml:space="preserve"> to be deployed on the grid as a node. It also provides tools for discovering </w:t>
      </w:r>
      <w:r w:rsidR="002F3ECF">
        <w:t>existing grid</w:t>
      </w:r>
      <w:r>
        <w:t xml:space="preserve"> services and invoking them. </w:t>
      </w:r>
    </w:p>
    <w:p w:rsidR="00CF79F8" w:rsidRDefault="00CF79F8" w:rsidP="00CF79F8">
      <w:pPr>
        <w:pStyle w:val="BodyText"/>
      </w:pPr>
      <w:r>
        <w:t>In order to be able to securely invoke grid services, the caGrid architecture needs to authenticate and authorize the user trying to make the service call. This require</w:t>
      </w:r>
      <w:r w:rsidR="002F3ECF">
        <w:t>s</w:t>
      </w:r>
      <w:r>
        <w:t xml:space="preserve"> both a</w:t>
      </w:r>
      <w:r w:rsidR="002F3ECF">
        <w:t>n</w:t>
      </w:r>
      <w:r>
        <w:t xml:space="preserve"> authoring mechanism to provide appropriate permissions to the user</w:t>
      </w:r>
      <w:r w:rsidR="002F3ECF">
        <w:t>,</w:t>
      </w:r>
      <w:r>
        <w:t xml:space="preserve"> and a run</w:t>
      </w:r>
      <w:r w:rsidR="002F3ECF">
        <w:t>time mechanism to verify the</w:t>
      </w:r>
      <w:r>
        <w:t xml:space="preserve"> granted permission</w:t>
      </w:r>
      <w:r w:rsidR="002F3ECF">
        <w:t>s</w:t>
      </w:r>
      <w:r>
        <w:t>.</w:t>
      </w:r>
    </w:p>
    <w:p w:rsidR="00C20D27" w:rsidRDefault="008B318A" w:rsidP="00CF79F8">
      <w:pPr>
        <w:pStyle w:val="BodyText"/>
      </w:pPr>
      <w:r>
        <w:t>The CSM capabilities for this solution described in this chapter provide information on how CSM can be leveraged in the caGrid environment.</w:t>
      </w:r>
    </w:p>
    <w:p w:rsidR="00CF79F8" w:rsidRDefault="00CF79F8" w:rsidP="00CF79F8">
      <w:pPr>
        <w:pStyle w:val="Heading2"/>
      </w:pPr>
      <w:bookmarkStart w:id="2144" w:name="_Toc238796020"/>
      <w:r>
        <w:t>Authentication</w:t>
      </w:r>
      <w:r w:rsidR="002F3ECF">
        <w:t xml:space="preserve"> for caGrid</w:t>
      </w:r>
      <w:bookmarkEnd w:id="2144"/>
    </w:p>
    <w:p w:rsidR="00CF79F8" w:rsidRDefault="00CF79F8" w:rsidP="00CF79F8">
      <w:pPr>
        <w:pStyle w:val="BodyText"/>
      </w:pPr>
      <w:r w:rsidRPr="00CF79F8">
        <w:t xml:space="preserve">CSM is </w:t>
      </w:r>
      <w:r w:rsidR="002F3ECF">
        <w:t>designed</w:t>
      </w:r>
      <w:r w:rsidRPr="00CF79F8">
        <w:t xml:space="preserve"> to return a subject for a user upon authentication. </w:t>
      </w:r>
      <w:r w:rsidR="002F3ECF">
        <w:t>The returned subject contains user</w:t>
      </w:r>
      <w:r w:rsidRPr="00CF79F8">
        <w:t xml:space="preserve"> attributes like Last Name, First Name</w:t>
      </w:r>
      <w:r w:rsidR="002F3ECF">
        <w:t>,</w:t>
      </w:r>
      <w:r w:rsidRPr="00CF79F8">
        <w:t xml:space="preserve"> and Email Id</w:t>
      </w:r>
      <w:r w:rsidR="002F3ECF">
        <w:t>,</w:t>
      </w:r>
      <w:r w:rsidRPr="00CF79F8">
        <w:t xml:space="preserve"> </w:t>
      </w:r>
      <w:r w:rsidR="002F3ECF">
        <w:t xml:space="preserve">which </w:t>
      </w:r>
      <w:r w:rsidRPr="00CF79F8">
        <w:t>are required to prepare the SAML</w:t>
      </w:r>
      <w:r w:rsidR="002F3ECF">
        <w:t xml:space="preserve"> which is to be sent to Dorian.</w:t>
      </w:r>
      <w:r w:rsidR="00F228E8">
        <w:fldChar w:fldCharType="begin"/>
      </w:r>
      <w:r w:rsidR="00A6073E">
        <w:instrText xml:space="preserve"> XE "</w:instrText>
      </w:r>
      <w:r w:rsidR="00A6073E" w:rsidRPr="00FC50EA">
        <w:instrText>authentication:caGrid</w:instrText>
      </w:r>
      <w:r w:rsidR="00A6073E">
        <w:instrText xml:space="preserve">" </w:instrText>
      </w:r>
      <w:r w:rsidR="00F228E8">
        <w:fldChar w:fldCharType="end"/>
      </w:r>
      <w:r w:rsidR="00F228E8">
        <w:fldChar w:fldCharType="begin"/>
      </w:r>
      <w:r w:rsidR="00A6073E">
        <w:instrText xml:space="preserve"> XE "</w:instrText>
      </w:r>
      <w:r w:rsidR="00A6073E" w:rsidRPr="00ED35E2">
        <w:instrText>caGrid authentication</w:instrText>
      </w:r>
      <w:r w:rsidR="00A6073E">
        <w:instrText xml:space="preserve">" </w:instrText>
      </w:r>
      <w:r w:rsidR="00F228E8">
        <w:fldChar w:fldCharType="end"/>
      </w:r>
    </w:p>
    <w:p w:rsidR="00CF79F8" w:rsidRDefault="00CF79F8" w:rsidP="00CF79F8">
      <w:pPr>
        <w:pStyle w:val="Heading3"/>
      </w:pPr>
      <w:bookmarkStart w:id="2145" w:name="_Toc238796021"/>
      <w:r>
        <w:t>CSM Configuration for I</w:t>
      </w:r>
      <w:r w:rsidR="00F259B9">
        <w:t>D</w:t>
      </w:r>
      <w:r>
        <w:t>P/Authentication Service</w:t>
      </w:r>
      <w:bookmarkEnd w:id="2145"/>
    </w:p>
    <w:p w:rsidR="00CF79F8" w:rsidRDefault="00CF79F8" w:rsidP="00CF79F8">
      <w:pPr>
        <w:pStyle w:val="BodyText"/>
      </w:pPr>
      <w:r w:rsidRPr="00CF79F8">
        <w:t xml:space="preserve">CSM </w:t>
      </w:r>
      <w:r w:rsidR="002F3ECF">
        <w:t xml:space="preserve">has been </w:t>
      </w:r>
      <w:r w:rsidRPr="00CF79F8">
        <w:t xml:space="preserve">integrated into the caGrid IDP module to </w:t>
      </w:r>
      <w:r w:rsidR="002F3ECF">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rsidR="002F3ECF">
        <w:t xml:space="preserve">that </w:t>
      </w:r>
      <w:r w:rsidRPr="00CF79F8">
        <w:t xml:space="preserve">can be used to map </w:t>
      </w:r>
      <w:r w:rsidR="002F3ECF">
        <w:t>the attributes</w:t>
      </w:r>
      <w:r w:rsidRPr="00CF79F8">
        <w:t xml:space="preserve"> to individual credential providers. These attributes are returned as CSM currently return</w:t>
      </w:r>
      <w:r w:rsidR="002F3ECF">
        <w:t>s</w:t>
      </w:r>
      <w:r w:rsidRPr="00CF79F8">
        <w:t xml:space="preserve"> Principles in a JAAS Subject as part of the following new method added to the AuthenticationManager</w:t>
      </w:r>
      <w:r>
        <w:t>.</w:t>
      </w:r>
    </w:p>
    <w:p w:rsidR="00CF79F8" w:rsidRPr="00CF79F8" w:rsidRDefault="00CF79F8" w:rsidP="002F3ECF">
      <w:pPr>
        <w:pStyle w:val="Classfilesample"/>
      </w:pPr>
      <w:r w:rsidRPr="00CF79F8">
        <w:t>public Subject authenticate(String userName, String password) throws CSException, CSLoginException, CSInputException, CSConfigurationException, CSInsufficientAttributesException;</w:t>
      </w:r>
    </w:p>
    <w:p w:rsidR="00CF79F8" w:rsidRDefault="002F3ECF" w:rsidP="00CF79F8">
      <w:pPr>
        <w:pStyle w:val="BodyText"/>
      </w:pPr>
      <w:r>
        <w:t>Listed below</w:t>
      </w:r>
      <w:r w:rsidR="00CF79F8">
        <w:t xml:space="preserve"> are the attributes that are returned and their corresponding PrincipleNames</w:t>
      </w:r>
      <w:r>
        <w:t>:</w:t>
      </w:r>
    </w:p>
    <w:p w:rsidR="00CF79F8" w:rsidRDefault="00CF79F8" w:rsidP="002F3ECF">
      <w:pPr>
        <w:pStyle w:val="ListBullet"/>
      </w:pPr>
      <w:r>
        <w:t>First Name - gov.nih.nci.security.authentication.principal.FirstNamePrincipal</w:t>
      </w:r>
    </w:p>
    <w:p w:rsidR="00CF79F8" w:rsidRDefault="00CF79F8" w:rsidP="002F3ECF">
      <w:pPr>
        <w:pStyle w:val="ListBullet"/>
      </w:pPr>
      <w:r>
        <w:t>Last Name - gov.nih.nci.security.authentication.principal.LastNamePrincipal</w:t>
      </w:r>
    </w:p>
    <w:p w:rsidR="00CF79F8" w:rsidRDefault="00F259B9" w:rsidP="002F3ECF">
      <w:pPr>
        <w:pStyle w:val="ListBullet"/>
      </w:pPr>
      <w:r>
        <w:t xml:space="preserve">Email Id </w:t>
      </w:r>
      <w:r w:rsidR="00CF79F8">
        <w:t>- gov.nih.nci.security.authentication.principal.EmailIdPrincipal</w:t>
      </w:r>
    </w:p>
    <w:p w:rsidR="00CF79F8" w:rsidRDefault="00CF79F8" w:rsidP="002F3ECF">
      <w:pPr>
        <w:pStyle w:val="ListBullet"/>
      </w:pPr>
      <w:r>
        <w:t>First Name - gov.nih.nci.security.authentication.principal.LoginIdPrincipal</w:t>
      </w:r>
    </w:p>
    <w:p w:rsidR="00D17F1B" w:rsidRDefault="00CF79F8" w:rsidP="00CF79F8">
      <w:pPr>
        <w:pStyle w:val="BodyText"/>
      </w:pPr>
      <w:r>
        <w:t xml:space="preserve">Both RDBMSLoginModule and LDAPLoginModule have been updated to return these attributes. </w:t>
      </w:r>
      <w:r w:rsidR="002F3ECF">
        <w:t xml:space="preserve">The next </w:t>
      </w:r>
      <w:r>
        <w:t xml:space="preserve">two sections talk about how </w:t>
      </w:r>
      <w:r w:rsidR="002F3ECF">
        <w:t xml:space="preserve">this </w:t>
      </w:r>
      <w:r>
        <w:t>is done.</w:t>
      </w:r>
    </w:p>
    <w:p w:rsidR="00CF79F8" w:rsidRDefault="00F259B9" w:rsidP="00F259B9">
      <w:pPr>
        <w:pStyle w:val="Heading4"/>
      </w:pPr>
      <w:r>
        <w:t>Configuring RDBMS Login Module for CSM/caGrid IDP Integration</w:t>
      </w:r>
    </w:p>
    <w:p w:rsidR="00F259B9" w:rsidRDefault="00F259B9" w:rsidP="00F259B9">
      <w:pPr>
        <w:pStyle w:val="BodyText"/>
      </w:pPr>
      <w:r w:rsidRPr="00F259B9">
        <w:t>If an application uses an RDMBS Server from which the user attributes are to be retrieved</w:t>
      </w:r>
      <w:r w:rsidR="002F3ECF">
        <w:t>,</w:t>
      </w:r>
      <w:r w:rsidRPr="00F259B9">
        <w:t xml:space="preserve"> the attribute mapping </w:t>
      </w:r>
      <w:r w:rsidR="002F3ECF">
        <w:t xml:space="preserve">described above </w:t>
      </w:r>
      <w:r w:rsidRPr="00F259B9">
        <w:t xml:space="preserve">should be added in the JAAS login-config file. </w:t>
      </w:r>
      <w:r w:rsidR="00F228E8">
        <w:fldChar w:fldCharType="begin"/>
      </w:r>
      <w:r w:rsidR="00A6073E">
        <w:instrText xml:space="preserve"> XE "RDBMS</w:instrText>
      </w:r>
      <w:r w:rsidR="00A6073E" w:rsidRPr="00AB6815">
        <w:instrText>:configuring for caGrid integration</w:instrText>
      </w:r>
      <w:r w:rsidR="00A6073E">
        <w:instrText xml:space="preserve">" </w:instrText>
      </w:r>
      <w:r w:rsidR="00F228E8">
        <w:fldChar w:fldCharType="end"/>
      </w:r>
      <w:r w:rsidR="00F228E8">
        <w:fldChar w:fldCharType="begin"/>
      </w:r>
      <w:r w:rsidR="00A6073E">
        <w:instrText xml:space="preserve"> XE "RDBMS</w:instrText>
      </w:r>
      <w:r w:rsidR="00A6073E" w:rsidRPr="00886365">
        <w:instrText>:login module</w:instrText>
      </w:r>
      <w:r w:rsidR="00A6073E">
        <w:instrText xml:space="preserve">" </w:instrText>
      </w:r>
      <w:r w:rsidR="00F228E8">
        <w:fldChar w:fldCharType="end"/>
      </w:r>
    </w:p>
    <w:p w:rsidR="00CF79F8" w:rsidRDefault="002F3ECF" w:rsidP="00F259B9">
      <w:pPr>
        <w:pStyle w:val="BodyText"/>
      </w:pPr>
      <w:r>
        <w:lastRenderedPageBreak/>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2F3ECF">
        <w:rPr>
          <w:rStyle w:val="CodeChar0"/>
        </w:rPr>
        <w:t>login.conf</w:t>
      </w:r>
      <w:r w:rsidR="00F259B9" w:rsidRPr="00F259B9">
        <w:t xml:space="preserve"> file</w:t>
      </w:r>
      <w:r w:rsidR="00F259B9">
        <w:t>:</w:t>
      </w:r>
    </w:p>
    <w:p w:rsidR="000F63AA" w:rsidRDefault="000F63AA" w:rsidP="000F63AA">
      <w:pPr>
        <w:pStyle w:val="Classfilesample"/>
      </w:pPr>
      <w:r>
        <w:t>RDBMSGRID{</w:t>
      </w:r>
    </w:p>
    <w:p w:rsidR="000F63AA" w:rsidRDefault="000F63AA" w:rsidP="000F63AA">
      <w:pPr>
        <w:pStyle w:val="Classfilesample"/>
      </w:pPr>
      <w:r>
        <w:t xml:space="preserve">  gov.nih.nci.security.authentication.loginmodules.RDBMSLoginModule Required</w:t>
      </w:r>
    </w:p>
    <w:p w:rsidR="000F63AA" w:rsidRDefault="000F63AA" w:rsidP="000F63AA">
      <w:pPr>
        <w:pStyle w:val="Classfilesample"/>
      </w:pPr>
      <w:r>
        <w:t xml:space="preserve">  driver="org.gjt.mm.mysql.Driver" </w:t>
      </w:r>
    </w:p>
    <w:p w:rsidR="000F63AA" w:rsidRDefault="000F63AA" w:rsidP="000F63AA">
      <w:pPr>
        <w:pStyle w:val="Classfilesample"/>
      </w:pPr>
      <w:r>
        <w:t xml:space="preserve">  url="jdbc:mysql://mysql_db_server:3620/CSMAuthSchema"</w:t>
      </w:r>
    </w:p>
    <w:p w:rsidR="000F63AA" w:rsidRDefault="000F63AA" w:rsidP="000F63AA">
      <w:pPr>
        <w:pStyle w:val="Classfilesample"/>
      </w:pPr>
      <w:r>
        <w:t xml:space="preserve">  user="USER " </w:t>
      </w:r>
    </w:p>
    <w:p w:rsidR="000F63AA" w:rsidRDefault="000F63AA" w:rsidP="000F63AA">
      <w:pPr>
        <w:pStyle w:val="Classfilesample"/>
      </w:pPr>
      <w:r>
        <w:t xml:space="preserve">  passwd="PASSWORD" </w:t>
      </w:r>
    </w:p>
    <w:p w:rsidR="000F63AA" w:rsidRDefault="000F63AA" w:rsidP="000F63AA">
      <w:pPr>
        <w:pStyle w:val="Classfilesample"/>
      </w:pPr>
      <w:r>
        <w:t xml:space="preserve">  TABLE_NAME="CSM_USER"</w:t>
      </w:r>
    </w:p>
    <w:p w:rsidR="000F63AA" w:rsidRDefault="000F63AA" w:rsidP="000F63AA">
      <w:pPr>
        <w:pStyle w:val="Classfilesample"/>
      </w:pPr>
      <w:r>
        <w:t xml:space="preserve">  USER_LOGIN_ID="LOGIN_NAME"</w:t>
      </w:r>
    </w:p>
    <w:p w:rsidR="000F63AA" w:rsidRDefault="000F63AA" w:rsidP="000F63AA">
      <w:pPr>
        <w:pStyle w:val="Classfilesample"/>
      </w:pPr>
      <w:r>
        <w:t xml:space="preserve">  USER_PASSWORD="PASSWORD"</w:t>
      </w:r>
    </w:p>
    <w:p w:rsidR="000F63AA" w:rsidRDefault="000F63AA" w:rsidP="000F63AA">
      <w:pPr>
        <w:pStyle w:val="Classfilesample"/>
      </w:pPr>
      <w:r>
        <w:t xml:space="preserve">  USER_FIRST_NAME="FIRST_NAME"</w:t>
      </w:r>
    </w:p>
    <w:p w:rsidR="000F63AA" w:rsidRDefault="000F63AA" w:rsidP="000F63AA">
      <w:pPr>
        <w:pStyle w:val="Classfilesample"/>
      </w:pPr>
      <w:r>
        <w:t xml:space="preserve">  USER_LAST_NAME="LAST_NAME"</w:t>
      </w:r>
    </w:p>
    <w:p w:rsidR="000F63AA" w:rsidRDefault="000F63AA" w:rsidP="000F63AA">
      <w:pPr>
        <w:pStyle w:val="Classfilesample"/>
      </w:pPr>
      <w:r>
        <w:t xml:space="preserve">  USER_EMAIL_ID="EMAIL_ID";</w:t>
      </w:r>
    </w:p>
    <w:p w:rsidR="000F63AA" w:rsidRDefault="000F63AA" w:rsidP="000F63AA">
      <w:pPr>
        <w:pStyle w:val="Classfilesample"/>
      </w:pPr>
      <w:r>
        <w:t>};</w:t>
      </w:r>
    </w:p>
    <w:p w:rsidR="00F259B9" w:rsidRDefault="000F63AA" w:rsidP="00F259B9">
      <w:pPr>
        <w:pStyle w:val="BodyText"/>
      </w:pPr>
      <w:r>
        <w:t>Where:</w:t>
      </w:r>
    </w:p>
    <w:p w:rsidR="00F259B9" w:rsidRDefault="00F259B9" w:rsidP="000F63AA">
      <w:pPr>
        <w:pStyle w:val="ListBullet"/>
      </w:pPr>
      <w:r>
        <w:t>TABLE_NAME is the name of the table where the attributes can be found</w:t>
      </w:r>
    </w:p>
    <w:p w:rsidR="00F259B9" w:rsidRDefault="00F259B9" w:rsidP="000F63AA">
      <w:pPr>
        <w:pStyle w:val="ListBullet"/>
      </w:pPr>
      <w:r>
        <w:t>USER_LOGIN_ID is the name of the column in the table storing the user’s login id</w:t>
      </w:r>
    </w:p>
    <w:p w:rsidR="00F259B9" w:rsidRDefault="00F259B9" w:rsidP="000F63AA">
      <w:pPr>
        <w:pStyle w:val="ListBullet"/>
      </w:pPr>
      <w:r>
        <w:t>USER_PASSWORD is the name of the column in the table storing the user’s password</w:t>
      </w:r>
    </w:p>
    <w:p w:rsidR="00F259B9" w:rsidRDefault="00F259B9" w:rsidP="000F63AA">
      <w:pPr>
        <w:pStyle w:val="ListBullet"/>
      </w:pPr>
      <w:r>
        <w:t>USER_FIRST_NAME= is the name of the column in the table storing the user’s first name</w:t>
      </w:r>
    </w:p>
    <w:p w:rsidR="00F259B9" w:rsidRDefault="00F259B9" w:rsidP="000F63AA">
      <w:pPr>
        <w:pStyle w:val="ListBullet"/>
      </w:pPr>
      <w:r>
        <w:t>USER_LAST_NAME= is the name of the column in the table storing the user’s last name</w:t>
      </w:r>
    </w:p>
    <w:p w:rsidR="00F259B9" w:rsidRDefault="00F259B9" w:rsidP="000F63AA">
      <w:pPr>
        <w:pStyle w:val="ListBullet"/>
      </w:pPr>
      <w:r>
        <w:t>USER_EMAIL_ID= is the name of the column in the table storing the user’s email id</w:t>
      </w:r>
    </w:p>
    <w:p w:rsidR="00CF79F8" w:rsidRDefault="00F259B9" w:rsidP="00F259B9">
      <w:pPr>
        <w:pStyle w:val="NoteMainbody"/>
      </w:pPr>
      <w:r w:rsidRPr="000F63AA">
        <w:rPr>
          <w:rStyle w:val="Bold"/>
        </w:rPr>
        <w:t>NOTE:</w:t>
      </w:r>
      <w:r>
        <w:t xml:space="preserve"> In order to activate CLM’s </w:t>
      </w:r>
      <w:r w:rsidR="00F73F46">
        <w:t>audit logging</w:t>
      </w:r>
      <w:r>
        <w:t xml:space="preserve"> capabilities for the </w:t>
      </w:r>
      <w:r w:rsidR="00F73F46">
        <w:t>authentication service</w:t>
      </w:r>
      <w:r>
        <w:t xml:space="preserve">, the user needs to follow the steps to deploy </w:t>
      </w:r>
      <w:r w:rsidR="00F73F46">
        <w:t>audit logging</w:t>
      </w:r>
      <w:r>
        <w:t xml:space="preserve"> service as mentioned in the </w:t>
      </w:r>
      <w:fldSimple w:instr=" REF _Ref213644940 \h  \* MERGEFORMAT ">
        <w:r w:rsidR="00E92FAF" w:rsidRPr="00E92FAF">
          <w:rPr>
            <w:i/>
            <w:color w:val="0000FF"/>
          </w:rPr>
          <w:t>Audit Logging</w:t>
        </w:r>
      </w:fldSimple>
      <w:r w:rsidR="008B318A">
        <w:t xml:space="preserve"> </w:t>
      </w:r>
      <w:r>
        <w:t xml:space="preserve">section </w:t>
      </w:r>
      <w:r w:rsidR="000F63AA">
        <w:t xml:space="preserve">on page </w:t>
      </w:r>
      <w:r w:rsidR="00F228E8">
        <w:fldChar w:fldCharType="begin"/>
      </w:r>
      <w:r w:rsidR="000F63AA">
        <w:instrText xml:space="preserve"> PAGEREF _Ref213644940 \h </w:instrText>
      </w:r>
      <w:r w:rsidR="00F228E8">
        <w:fldChar w:fldCharType="separate"/>
      </w:r>
      <w:r w:rsidR="00E92FAF">
        <w:rPr>
          <w:noProof/>
        </w:rPr>
        <w:t>24</w:t>
      </w:r>
      <w:r w:rsidR="00F228E8">
        <w:fldChar w:fldCharType="end"/>
      </w:r>
      <w:r>
        <w:t>.</w:t>
      </w:r>
    </w:p>
    <w:p w:rsidR="00CF79F8" w:rsidRDefault="00F259B9" w:rsidP="00F259B9">
      <w:pPr>
        <w:pStyle w:val="Heading4"/>
      </w:pPr>
      <w:r>
        <w:t>Configuring LDAP Login Module for CSM/caGrid IDP Integration</w:t>
      </w:r>
    </w:p>
    <w:p w:rsidR="00F259B9" w:rsidRDefault="00F259B9" w:rsidP="00F259B9">
      <w:pPr>
        <w:pStyle w:val="BodyText"/>
      </w:pPr>
      <w:r w:rsidRPr="00F259B9">
        <w:t>If an application uses an LDAP Server from which the user attributes are to be retrieved</w:t>
      </w:r>
      <w:r w:rsidR="000F63AA">
        <w:t>,</w:t>
      </w:r>
      <w:r w:rsidRPr="00F259B9">
        <w:t xml:space="preserve"> the attribute mapping </w:t>
      </w:r>
      <w:r w:rsidR="000F63AA">
        <w:t xml:space="preserve">described above </w:t>
      </w:r>
      <w:r w:rsidRPr="00F259B9">
        <w:t xml:space="preserve">should be added </w:t>
      </w:r>
      <w:r w:rsidR="000F63AA">
        <w:t xml:space="preserve">to </w:t>
      </w:r>
      <w:r w:rsidRPr="00F259B9">
        <w:t xml:space="preserve"> the JAAS login-config file. </w:t>
      </w:r>
      <w:r w:rsidR="00F228E8">
        <w:fldChar w:fldCharType="begin"/>
      </w:r>
      <w:r w:rsidR="00A6073E">
        <w:instrText xml:space="preserve"> XE "</w:instrText>
      </w:r>
      <w:r w:rsidR="00A6073E" w:rsidRPr="00AB6815">
        <w:instrText>LDAP:configuring for caGrid integration</w:instrText>
      </w:r>
      <w:r w:rsidR="00A6073E">
        <w:instrText xml:space="preserve">" </w:instrText>
      </w:r>
      <w:r w:rsidR="00F228E8">
        <w:fldChar w:fldCharType="end"/>
      </w:r>
      <w:r w:rsidR="00F228E8">
        <w:fldChar w:fldCharType="begin"/>
      </w:r>
      <w:r w:rsidR="00A6073E">
        <w:instrText xml:space="preserve"> XE "</w:instrText>
      </w:r>
      <w:r w:rsidR="00A6073E" w:rsidRPr="00886365">
        <w:instrText>LDAP:login module</w:instrText>
      </w:r>
      <w:r w:rsidR="00A6073E">
        <w:instrText xml:space="preserve">" </w:instrText>
      </w:r>
      <w:r w:rsidR="00F228E8">
        <w:fldChar w:fldCharType="end"/>
      </w:r>
    </w:p>
    <w:p w:rsidR="00CF79F8" w:rsidRDefault="000F63AA" w:rsidP="00F259B9">
      <w:pPr>
        <w:pStyle w:val="BodyText"/>
        <w:keepNext/>
        <w:keepLines/>
      </w:pPr>
      <w:r>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0F63AA">
        <w:rPr>
          <w:rStyle w:val="CodeChar0"/>
        </w:rPr>
        <w:t>login.conf</w:t>
      </w:r>
      <w:r w:rsidR="00F259B9" w:rsidRPr="00F259B9">
        <w:t xml:space="preserve"> file</w:t>
      </w:r>
      <w:r w:rsidR="00F259B9">
        <w:t>:</w:t>
      </w:r>
    </w:p>
    <w:p w:rsidR="000F63AA" w:rsidRDefault="000F63AA" w:rsidP="000F63AA">
      <w:pPr>
        <w:pStyle w:val="Classfilesample"/>
      </w:pPr>
      <w:r>
        <w:t>LDAPGRID{</w:t>
      </w:r>
    </w:p>
    <w:p w:rsidR="000F63AA" w:rsidRDefault="000F63AA" w:rsidP="000F63AA">
      <w:pPr>
        <w:pStyle w:val="Classfilesample"/>
      </w:pPr>
      <w:r>
        <w:t xml:space="preserve">  gov.nih.nci.security.authentication.loginmodules.LDAPLoginModule Required</w:t>
      </w:r>
    </w:p>
    <w:p w:rsidR="000F63AA" w:rsidRDefault="000F63AA" w:rsidP="000F63AA">
      <w:pPr>
        <w:pStyle w:val="Classfilesample"/>
      </w:pPr>
      <w:r>
        <w:t xml:space="preserve">  ldapHost="ldap://ncicbds-dev.nci.nih.gov:389"</w:t>
      </w:r>
    </w:p>
    <w:p w:rsidR="000F63AA" w:rsidRDefault="000F63AA" w:rsidP="000F63AA">
      <w:pPr>
        <w:pStyle w:val="Classfilesample"/>
      </w:pPr>
      <w:r>
        <w:t xml:space="preserve">  ldapSearchableBase="ou=csm,dc=ncicb-dev,dc=nci,dc=nih,dc=gov"</w:t>
      </w:r>
    </w:p>
    <w:p w:rsidR="000F63AA" w:rsidRDefault="000F63AA" w:rsidP="000F63AA">
      <w:pPr>
        <w:pStyle w:val="Classfilesample"/>
      </w:pPr>
      <w:r>
        <w:lastRenderedPageBreak/>
        <w:t xml:space="preserve">  ldapUserIdLabel="uid"</w:t>
      </w:r>
    </w:p>
    <w:p w:rsidR="000F63AA" w:rsidRDefault="000F63AA" w:rsidP="000F63AA">
      <w:pPr>
        <w:pStyle w:val="Classfilesample"/>
      </w:pPr>
      <w:r>
        <w:t xml:space="preserve">  ldapAdminUserName="uid=csmAdmin,ou=csm,dc=ncicb-dev,dc=nci,dc=nih,dc=gov"</w:t>
      </w:r>
    </w:p>
    <w:p w:rsidR="000F63AA" w:rsidRDefault="000F63AA" w:rsidP="000F63AA">
      <w:pPr>
        <w:pStyle w:val="Classfilesample"/>
      </w:pPr>
      <w:r>
        <w:t xml:space="preserve">  ldapAdminPassword="PASSWORD"</w:t>
      </w:r>
    </w:p>
    <w:p w:rsidR="000F63AA" w:rsidRDefault="000F63AA" w:rsidP="000F63AA">
      <w:pPr>
        <w:pStyle w:val="Classfilesample"/>
      </w:pPr>
      <w:r>
        <w:t xml:space="preserve">  USER_FIRST_NAME="givenName"</w:t>
      </w:r>
    </w:p>
    <w:p w:rsidR="000F63AA" w:rsidRDefault="000F63AA" w:rsidP="000F63AA">
      <w:pPr>
        <w:pStyle w:val="Classfilesample"/>
      </w:pPr>
      <w:r>
        <w:t xml:space="preserve">  USER_LAST_NAME="sn"</w:t>
      </w:r>
    </w:p>
    <w:p w:rsidR="000F63AA" w:rsidRDefault="000F63AA" w:rsidP="000F63AA">
      <w:pPr>
        <w:pStyle w:val="Classfilesample"/>
      </w:pPr>
      <w:r>
        <w:t xml:space="preserve">  USER_EMAIL_ID="mail";</w:t>
      </w:r>
    </w:p>
    <w:p w:rsidR="000F63AA" w:rsidRDefault="000F63AA" w:rsidP="000F63AA">
      <w:pPr>
        <w:pStyle w:val="Classfilesample"/>
      </w:pPr>
      <w:r>
        <w:t>};</w:t>
      </w:r>
    </w:p>
    <w:p w:rsidR="00F259B9" w:rsidRDefault="00F259B9" w:rsidP="00F259B9">
      <w:pPr>
        <w:pStyle w:val="BodyText"/>
      </w:pPr>
      <w:r>
        <w:t>Where</w:t>
      </w:r>
      <w:r w:rsidR="000F63AA">
        <w:t>:</w:t>
      </w:r>
      <w:r>
        <w:t xml:space="preserve"> </w:t>
      </w:r>
    </w:p>
    <w:p w:rsidR="00F259B9" w:rsidRDefault="00F259B9" w:rsidP="000F63AA">
      <w:pPr>
        <w:pStyle w:val="ListBullet"/>
      </w:pPr>
      <w:r>
        <w:t>USER_FIRST_NAME is the ldap attribute which stores the first name</w:t>
      </w:r>
    </w:p>
    <w:p w:rsidR="00F259B9" w:rsidRDefault="00F259B9" w:rsidP="000F63AA">
      <w:pPr>
        <w:pStyle w:val="ListBullet"/>
      </w:pPr>
      <w:r>
        <w:t>USER_LAST_NAME is the ldap attribute which stores the last name</w:t>
      </w:r>
    </w:p>
    <w:p w:rsidR="00CF79F8" w:rsidRDefault="00F259B9" w:rsidP="000F63AA">
      <w:pPr>
        <w:pStyle w:val="ListBullet"/>
      </w:pPr>
      <w:r>
        <w:t>USER_EMAIL_ID is the ldap attribute which stores the email id</w:t>
      </w:r>
    </w:p>
    <w:p w:rsidR="00CF79F8" w:rsidRDefault="00F259B9" w:rsidP="00F259B9">
      <w:pPr>
        <w:pStyle w:val="Heading2"/>
      </w:pPr>
      <w:bookmarkStart w:id="2146" w:name="_Toc238796022"/>
      <w:r>
        <w:t>Authorization</w:t>
      </w:r>
      <w:r w:rsidR="002F3ECF">
        <w:t xml:space="preserve"> for caGrid</w:t>
      </w:r>
      <w:bookmarkEnd w:id="2146"/>
    </w:p>
    <w:p w:rsidR="00F259B9" w:rsidRDefault="00F259B9" w:rsidP="00F259B9">
      <w:pPr>
        <w:pStyle w:val="Heading3"/>
      </w:pPr>
      <w:bookmarkStart w:id="2147" w:name="_Toc238796023"/>
      <w:r>
        <w:t>Using Grid Group Names for Check Permission</w:t>
      </w:r>
      <w:bookmarkEnd w:id="2147"/>
    </w:p>
    <w:p w:rsidR="00F259B9" w:rsidRDefault="00F259B9" w:rsidP="00F259B9">
      <w:pPr>
        <w:pStyle w:val="BodyText"/>
      </w:pPr>
      <w:r>
        <w:t xml:space="preserve">As part of the CSM caGrid Integration, CSM allows users to check permission using the Grid Grouper Group Name. </w:t>
      </w:r>
      <w:r w:rsidR="000F63AA">
        <w:t>In e</w:t>
      </w:r>
      <w:r>
        <w:t>arlier</w:t>
      </w:r>
      <w:r w:rsidR="000F63AA">
        <w:t xml:space="preserve"> versions of CSM,</w:t>
      </w:r>
      <w:r>
        <w:t xml:space="preserve"> the check permission method took only </w:t>
      </w:r>
      <w:r w:rsidR="000F63AA">
        <w:t xml:space="preserve">the </w:t>
      </w:r>
      <w:r>
        <w:t xml:space="preserve">user name and checked permission for that particular user. However new methods have been introduced which can take in a group name and check permission against the group name. </w:t>
      </w:r>
      <w:r w:rsidR="00F228E8">
        <w:fldChar w:fldCharType="begin"/>
      </w:r>
      <w:r w:rsidR="00A6073E">
        <w:instrText xml:space="preserve"> XE "</w:instrText>
      </w:r>
      <w:r w:rsidR="00A6073E" w:rsidRPr="00ED35E2">
        <w:instrText>caGrid authorization</w:instrText>
      </w:r>
      <w:r w:rsidR="00A6073E">
        <w:instrText xml:space="preserve">" </w:instrText>
      </w:r>
      <w:r w:rsidR="00F228E8">
        <w:fldChar w:fldCharType="end"/>
      </w:r>
      <w:r w:rsidR="00F228E8">
        <w:fldChar w:fldCharType="begin"/>
      </w:r>
      <w:r w:rsidR="00A6073E">
        <w:instrText xml:space="preserve"> XE "</w:instrText>
      </w:r>
      <w:r w:rsidR="00A6073E" w:rsidRPr="00ED35E2">
        <w:instrText>Grid Grouper</w:instrText>
      </w:r>
      <w:r w:rsidR="00A6073E">
        <w:instrText xml:space="preserve">" </w:instrText>
      </w:r>
      <w:r w:rsidR="00F228E8">
        <w:fldChar w:fldCharType="end"/>
      </w:r>
    </w:p>
    <w:p w:rsidR="00F259B9" w:rsidRDefault="00F259B9" w:rsidP="00F259B9">
      <w:pPr>
        <w:pStyle w:val="BodyText"/>
      </w:pPr>
      <w:r>
        <w:t xml:space="preserve">Alternatively there are two </w:t>
      </w:r>
      <w:r w:rsidR="000F63AA">
        <w:t xml:space="preserve">other </w:t>
      </w:r>
      <w:r>
        <w:t xml:space="preserve">methods provided </w:t>
      </w:r>
      <w:r w:rsidR="000F63AA">
        <w:t>that return</w:t>
      </w:r>
      <w:r>
        <w:t xml:space="preserve"> the list of all the groups which have the </w:t>
      </w:r>
      <w:r w:rsidR="000F63AA">
        <w:t>same noted</w:t>
      </w:r>
      <w:r>
        <w:t xml:space="preserve"> privilege on a particular resource. </w:t>
      </w:r>
    </w:p>
    <w:p w:rsidR="00F259B9" w:rsidRPr="00F259B9" w:rsidRDefault="000F63AA" w:rsidP="00F259B9">
      <w:pPr>
        <w:pStyle w:val="BodyText"/>
      </w:pPr>
      <w:r>
        <w:t>Below</w:t>
      </w:r>
      <w:r w:rsidR="00F259B9">
        <w:t xml:space="preserve"> are the method definition</w:t>
      </w:r>
      <w:r>
        <w:t xml:space="preserve">s. </w:t>
      </w:r>
      <w:r w:rsidR="00F259B9">
        <w:t xml:space="preserve">More details are provided in the </w:t>
      </w:r>
      <w:r w:rsidR="008B318A">
        <w:t>Javadocs</w:t>
      </w:r>
      <w:r>
        <w:t>.</w:t>
      </w:r>
    </w:p>
    <w:p w:rsidR="00F259B9" w:rsidRDefault="00F259B9" w:rsidP="000F63AA">
      <w:pPr>
        <w:pStyle w:val="Classfilesample"/>
      </w:pPr>
      <w:r>
        <w:t>public boolean checkPermissionForGroup(String groupName, String objectId, String attributeName, String privilegeName) throws CSException;</w:t>
      </w:r>
    </w:p>
    <w:p w:rsidR="00F259B9" w:rsidRDefault="00F259B9" w:rsidP="000F63AA">
      <w:pPr>
        <w:pStyle w:val="Classfilesample"/>
      </w:pPr>
      <w:r>
        <w:t>public boolean checkPermissionForGroup(String groupName, String objectId, String privilegeName) throws CSException;</w:t>
      </w:r>
    </w:p>
    <w:p w:rsidR="00F259B9" w:rsidRDefault="00F259B9" w:rsidP="000F63AA">
      <w:pPr>
        <w:pStyle w:val="Classfilesample"/>
      </w:pPr>
      <w:r>
        <w:t>public List getAccessibleGroups(String objectId, String privilegeName) throws CSException;</w:t>
      </w:r>
    </w:p>
    <w:p w:rsidR="00CF79F8" w:rsidRDefault="00F259B9" w:rsidP="000F63AA">
      <w:pPr>
        <w:pStyle w:val="Classfilesample"/>
      </w:pPr>
      <w:r>
        <w:t>public List getAccessibleGroups(String objectId, String attributeName, String privilegeName) throws CSException;</w:t>
      </w:r>
    </w:p>
    <w:p w:rsidR="00CF79F8" w:rsidRDefault="00F259B9" w:rsidP="00F259B9">
      <w:pPr>
        <w:pStyle w:val="NoteMainbody"/>
      </w:pPr>
      <w:r w:rsidRPr="000F63AA">
        <w:rPr>
          <w:rStyle w:val="Bold"/>
        </w:rPr>
        <w:t>NOTE:</w:t>
      </w:r>
      <w:r w:rsidRPr="00F259B9">
        <w:t xml:space="preserve"> </w:t>
      </w:r>
      <w:r>
        <w:t>I</w:t>
      </w:r>
      <w:r w:rsidRPr="00F259B9">
        <w:t>f you are using Group level security</w:t>
      </w:r>
      <w:r w:rsidR="000F63AA">
        <w:t>,</w:t>
      </w:r>
      <w:r w:rsidRPr="00F259B9">
        <w:t xml:space="preserve"> </w:t>
      </w:r>
      <w:r w:rsidR="000F63AA">
        <w:t xml:space="preserve">at the time of provisioning you will need to make sure that the group name provided </w:t>
      </w:r>
      <w:r w:rsidRPr="00F259B9">
        <w:t>to the group (via UPT) is same as the Grid Grouper group name</w:t>
      </w:r>
      <w:r>
        <w:t>.</w:t>
      </w:r>
      <w:r w:rsidR="00F228E8">
        <w:fldChar w:fldCharType="begin"/>
      </w:r>
      <w:r w:rsidR="00A6073E">
        <w:instrText xml:space="preserve"> XE "</w:instrText>
      </w:r>
      <w:r w:rsidR="00A6073E" w:rsidRPr="00ED35E2">
        <w:instrText>group level security for caGrid</w:instrText>
      </w:r>
      <w:r w:rsidR="00A6073E">
        <w:instrText xml:space="preserve">" </w:instrText>
      </w:r>
      <w:r w:rsidR="00F228E8">
        <w:fldChar w:fldCharType="end"/>
      </w:r>
    </w:p>
    <w:p w:rsidR="0087618C" w:rsidRDefault="004C4378" w:rsidP="0087618C">
      <w:pPr>
        <w:pStyle w:val="BodyText"/>
      </w:pPr>
      <w:r>
        <w:br w:type="page"/>
      </w:r>
    </w:p>
    <w:p w:rsidR="00CF79F8" w:rsidRDefault="00CF79F8" w:rsidP="00590CE4">
      <w:pPr>
        <w:pStyle w:val="BodyText"/>
      </w:pPr>
    </w:p>
    <w:p w:rsidR="00416C7F" w:rsidRDefault="00416C7F" w:rsidP="00590CE4">
      <w:pPr>
        <w:pStyle w:val="BodyText"/>
      </w:pPr>
    </w:p>
    <w:p w:rsidR="00416C7F" w:rsidRDefault="00416C7F" w:rsidP="00590CE4">
      <w:pPr>
        <w:pStyle w:val="BodyText"/>
        <w:sectPr w:rsidR="00416C7F" w:rsidSect="00A57346">
          <w:pgSz w:w="12240" w:h="15840" w:code="1"/>
          <w:pgMar w:top="1440" w:right="1440" w:bottom="1440" w:left="1440" w:header="720" w:footer="720" w:gutter="432"/>
          <w:cols w:space="720"/>
          <w:titlePg/>
          <w:docGrid w:linePitch="360"/>
        </w:sectPr>
      </w:pPr>
    </w:p>
    <w:p w:rsidR="00910D82" w:rsidRDefault="001F2658" w:rsidP="00960CE9">
      <w:pPr>
        <w:pStyle w:val="Heading9"/>
      </w:pPr>
      <w:bookmarkStart w:id="2148" w:name="_Ref213636435"/>
      <w:bookmarkStart w:id="2149" w:name="_Ref213636438"/>
      <w:bookmarkStart w:id="2150" w:name="_Toc238796024"/>
      <w:r>
        <w:lastRenderedPageBreak/>
        <w:t>CSM/ACEGI Sample Configuration File</w:t>
      </w:r>
      <w:bookmarkEnd w:id="2148"/>
      <w:bookmarkEnd w:id="2149"/>
      <w:bookmarkEnd w:id="2150"/>
    </w:p>
    <w:p w:rsidR="00DB76B7" w:rsidRDefault="00F228E8" w:rsidP="001F2658">
      <w:pPr>
        <w:pStyle w:val="BodyText"/>
      </w:pPr>
      <w:r>
        <w:fldChar w:fldCharType="begin"/>
      </w:r>
      <w:r w:rsidR="00A6073E">
        <w:instrText xml:space="preserve"> XE "</w:instrText>
      </w:r>
      <w:r w:rsidR="00A6073E" w:rsidRPr="00ED35E2">
        <w:instrText>Acegi configuration file</w:instrText>
      </w:r>
      <w:r w:rsidR="00A6073E">
        <w:instrText xml:space="preserve">" </w:instrText>
      </w:r>
      <w:r>
        <w:fldChar w:fldCharType="end"/>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1F2658" w:rsidRDefault="001F2658" w:rsidP="001F2658">
      <w:pPr>
        <w:pStyle w:val="BodyText"/>
      </w:pP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D17F1B" w:rsidP="00590CE4">
      <w:pPr>
        <w:pStyle w:val="BodyText"/>
      </w:pPr>
      <w:r>
        <w:br w:type="page"/>
      </w:r>
    </w:p>
    <w:p w:rsidR="005D0051" w:rsidRDefault="005D0051" w:rsidP="00590CE4">
      <w:pPr>
        <w:pStyle w:val="BodyText"/>
      </w:pPr>
    </w:p>
    <w:p w:rsidR="0087618C" w:rsidRDefault="0087618C" w:rsidP="00590CE4">
      <w:pPr>
        <w:pStyle w:val="BodyText"/>
        <w:sectPr w:rsidR="0087618C" w:rsidSect="00A57346">
          <w:headerReference w:type="even" r:id="rId71"/>
          <w:headerReference w:type="default" r:id="rId72"/>
          <w:headerReference w:type="first" r:id="rId73"/>
          <w:pgSz w:w="12240" w:h="15840" w:code="1"/>
          <w:pgMar w:top="1440" w:right="1440" w:bottom="1440" w:left="1440" w:header="720" w:footer="720" w:gutter="432"/>
          <w:cols w:space="720"/>
          <w:titlePg/>
          <w:docGrid w:linePitch="360"/>
        </w:sectPr>
      </w:pPr>
    </w:p>
    <w:p w:rsidR="0087618C" w:rsidRDefault="0087618C" w:rsidP="0087618C">
      <w:pPr>
        <w:pStyle w:val="Heading9"/>
      </w:pPr>
      <w:bookmarkStart w:id="2151" w:name="_Ref213914181"/>
      <w:bookmarkStart w:id="2152" w:name="_Ref213914184"/>
      <w:bookmarkStart w:id="2153" w:name="_Toc238796025"/>
      <w:r>
        <w:lastRenderedPageBreak/>
        <w:t>Migrating to CSM v4.</w:t>
      </w:r>
      <w:del w:id="2154" w:author=" Vijay Parmar" w:date="2009-08-22T14:18:00Z">
        <w:r w:rsidDel="00743B47">
          <w:delText>1</w:delText>
        </w:r>
      </w:del>
      <w:bookmarkEnd w:id="2151"/>
      <w:bookmarkEnd w:id="2152"/>
      <w:ins w:id="2155" w:author=" Vijay Parmar" w:date="2009-08-22T14:18:00Z">
        <w:r w:rsidR="00743B47">
          <w:t>2</w:t>
        </w:r>
      </w:ins>
      <w:bookmarkEnd w:id="2153"/>
    </w:p>
    <w:p w:rsidR="0087618C" w:rsidRDefault="0087618C" w:rsidP="0087618C">
      <w:pPr>
        <w:pStyle w:val="BodyText"/>
      </w:pPr>
      <w:r>
        <w:t>In order to take advantage of the features added to CSM for version 4.</w:t>
      </w:r>
      <w:ins w:id="2156" w:author=" Vijay Parmar" w:date="2009-08-21T23:00:00Z">
        <w:r w:rsidR="003E6E27">
          <w:t>2</w:t>
        </w:r>
      </w:ins>
      <w:del w:id="2157" w:author=" Vijay Parmar" w:date="2009-08-21T23:00:00Z">
        <w:r w:rsidDel="003E6E27">
          <w:delText>1</w:delText>
        </w:r>
      </w:del>
      <w:r>
        <w:t xml:space="preserve">, </w:t>
      </w:r>
      <w:del w:id="2158" w:author=" Vijay Parmar" w:date="2009-08-21T23:00:00Z">
        <w:r w:rsidDel="003E6E27">
          <w:delText xml:space="preserve"> </w:delText>
        </w:r>
      </w:del>
      <w:r>
        <w:t xml:space="preserve">if you are using an earlier version of CSM, you must migrate your existing authorization schema up to the new version.  </w:t>
      </w:r>
    </w:p>
    <w:p w:rsidR="0087618C" w:rsidRDefault="002D504C" w:rsidP="002D504C">
      <w:pPr>
        <w:pStyle w:val="BodyText"/>
      </w:pPr>
      <w:ins w:id="2159" w:author=" Vijay Parmar" w:date="2009-08-23T13:06:00Z">
        <w:r>
          <w:t xml:space="preserve">Note: </w:t>
        </w:r>
      </w:ins>
      <w:r w:rsidR="0087618C">
        <w:t>If you are using CSM 3.2, you must first migrate the schema to v4.0</w:t>
      </w:r>
      <w:ins w:id="2160" w:author=" Vijay Parmar" w:date="2009-08-21T23:01:00Z">
        <w:r w:rsidR="003E6E27">
          <w:t xml:space="preserve">, </w:t>
        </w:r>
      </w:ins>
      <w:del w:id="2161" w:author=" Vijay Parmar" w:date="2009-08-21T23:01:00Z">
        <w:r w:rsidR="0087618C" w:rsidDel="003E6E27">
          <w:delText xml:space="preserve"> and </w:delText>
        </w:r>
      </w:del>
      <w:r w:rsidR="0087618C">
        <w:t xml:space="preserve">then migrate </w:t>
      </w:r>
      <w:del w:id="2162" w:author=" Vijay Parmar" w:date="2009-08-21T23:01:00Z">
        <w:r w:rsidR="0087618C" w:rsidDel="003E6E27">
          <w:delText xml:space="preserve">again </w:delText>
        </w:r>
      </w:del>
      <w:r w:rsidR="0087618C">
        <w:t>to 4.1</w:t>
      </w:r>
      <w:ins w:id="2163" w:author=" Vijay Parmar" w:date="2009-08-21T23:01:00Z">
        <w:r w:rsidR="003E6E27">
          <w:t xml:space="preserve"> and then again migrate to 4.2 version</w:t>
        </w:r>
      </w:ins>
      <w:r w:rsidR="008B318A">
        <w:t xml:space="preserve">. </w:t>
      </w:r>
      <w:r w:rsidR="0087618C">
        <w:t>You cannot migrate an authorization schema for CSM 3.2 directly to CSM 4.</w:t>
      </w:r>
      <w:ins w:id="2164" w:author=" Vijay Parmar" w:date="2009-08-21T23:01:00Z">
        <w:r w:rsidR="003E6E27">
          <w:t>2</w:t>
        </w:r>
      </w:ins>
      <w:ins w:id="2165" w:author=" Vijay Parmar" w:date="2009-08-23T13:06:00Z">
        <w:r>
          <w:t xml:space="preserve"> using the following method of manually executing Migration Scripts for each version.</w:t>
        </w:r>
      </w:ins>
      <w:del w:id="2166" w:author=" Vijay Parmar" w:date="2009-08-21T23:01:00Z">
        <w:r w:rsidR="0087618C" w:rsidDel="003E6E27">
          <w:delText>1</w:delText>
        </w:r>
      </w:del>
      <w:del w:id="2167" w:author=" Vijay Parmar" w:date="2009-08-23T13:07:00Z">
        <w:r w:rsidR="008B318A" w:rsidDel="002D504C">
          <w:delText>.</w:delText>
        </w:r>
      </w:del>
      <w:r w:rsidR="008B318A">
        <w:t xml:space="preserve"> </w:t>
      </w:r>
      <w:r w:rsidR="0087618C">
        <w:t>If you are currently using CSM 4.</w:t>
      </w:r>
      <w:del w:id="2168" w:author=" Vijay Parmar" w:date="2009-08-21T23:01:00Z">
        <w:r w:rsidR="0087618C" w:rsidDel="009E77A3">
          <w:delText>0</w:delText>
        </w:r>
      </w:del>
      <w:ins w:id="2169" w:author=" Vijay Parmar" w:date="2009-08-21T23:01:00Z">
        <w:r w:rsidR="009E77A3">
          <w:t>1</w:t>
        </w:r>
      </w:ins>
      <w:r w:rsidR="0087618C">
        <w:t>, you can migrate directly to CSM 4.</w:t>
      </w:r>
      <w:del w:id="2170" w:author=" Vijay Parmar" w:date="2009-08-21T23:01:00Z">
        <w:r w:rsidR="0087618C" w:rsidDel="009E77A3">
          <w:delText>1</w:delText>
        </w:r>
      </w:del>
      <w:ins w:id="2171" w:author=" Vijay Parmar" w:date="2009-08-21T23:01:00Z">
        <w:r w:rsidR="009E77A3">
          <w:t>2</w:t>
        </w:r>
      </w:ins>
      <w:r w:rsidR="0087618C">
        <w:t xml:space="preserve">.  </w:t>
      </w:r>
    </w:p>
    <w:p w:rsidR="0087618C" w:rsidRPr="0087618C" w:rsidRDefault="0087618C" w:rsidP="0087618C">
      <w:pPr>
        <w:pStyle w:val="BodyText"/>
      </w:pPr>
      <w:r>
        <w:t>The sections in this appendix provide detailed instructions for each migration.</w:t>
      </w:r>
    </w:p>
    <w:p w:rsidR="0087618C" w:rsidRDefault="0087618C" w:rsidP="0087618C">
      <w:pPr>
        <w:pStyle w:val="Heading2"/>
      </w:pPr>
      <w:bookmarkStart w:id="2172" w:name="_Toc238796026"/>
      <w:r>
        <w:t>Migrating from CSM v3.2 to CSM 4.0</w:t>
      </w:r>
      <w:bookmarkEnd w:id="2172"/>
    </w:p>
    <w:p w:rsidR="0087618C" w:rsidRPr="000F63AA" w:rsidRDefault="0087618C" w:rsidP="0087618C">
      <w:pPr>
        <w:pStyle w:val="BodyText"/>
      </w:pPr>
      <w:del w:id="2173" w:author=" Vijay Parmar" w:date="2009-08-23T13:38:00Z">
        <w:r w:rsidDel="00AC7707">
          <w:delText>CSM allows you to choose whether to use a MySQL database or an Oracle Database for your Authorization Schema</w:delText>
        </w:r>
        <w:r w:rsidR="008B318A" w:rsidDel="00AC7707">
          <w:delText xml:space="preserve">. </w:delText>
        </w:r>
      </w:del>
      <w:r>
        <w:t>The sections that follow provide instructions for migrating each type of database from CSM 3.2 to CSM 4.0.</w:t>
      </w:r>
      <w:r w:rsidR="00A6073E" w:rsidRPr="00A6073E">
        <w:t xml:space="preserve"> </w:t>
      </w:r>
      <w:r w:rsidR="00F228E8">
        <w:fldChar w:fldCharType="begin"/>
      </w:r>
      <w:r w:rsidR="00A6073E">
        <w:instrText xml:space="preserve"> XE "</w:instrText>
      </w:r>
      <w:r w:rsidR="00A6073E" w:rsidRPr="00AF10ED">
        <w:instrText xml:space="preserve">migrating to CSM </w:instrText>
      </w:r>
      <w:r w:rsidR="001F7747">
        <w:instrText>4.1</w:instrText>
      </w:r>
      <w:r w:rsidR="00A6073E">
        <w:instrText xml:space="preserve">" </w:instrText>
      </w:r>
      <w:r w:rsidR="00F228E8">
        <w:fldChar w:fldCharType="end"/>
      </w:r>
    </w:p>
    <w:p w:rsidR="0087618C" w:rsidRDefault="0087618C" w:rsidP="0087618C">
      <w:pPr>
        <w:pStyle w:val="Heading3"/>
        <w:keepLines/>
      </w:pPr>
      <w:bookmarkStart w:id="2174" w:name="_Toc238796027"/>
      <w:r>
        <w:t>MySQL Migration – CSM 3.2 to CSM 4.0</w:t>
      </w:r>
      <w:bookmarkEnd w:id="2174"/>
    </w:p>
    <w:p w:rsidR="0087618C" w:rsidRDefault="0087618C" w:rsidP="0087618C">
      <w:pPr>
        <w:pStyle w:val="BodyText"/>
      </w:pPr>
      <w:r>
        <w:t xml:space="preserve">The following procedure provides the steps needed to update the MySQL database from an existing CSM 3.2 authorization schema to a CSM 4.0 authorization schema. </w:t>
      </w:r>
      <w:r w:rsidR="00F228E8">
        <w:fldChar w:fldCharType="begin"/>
      </w:r>
      <w:r w:rsidR="00A6073E">
        <w:instrText xml:space="preserve"> XE "</w:instrText>
      </w:r>
      <w:r w:rsidR="00A6073E" w:rsidRPr="00ED35E2">
        <w:instrText>MySQL migration</w:instrText>
      </w:r>
      <w:r w:rsidR="00A6073E">
        <w:instrText xml:space="preserve">" </w:instrText>
      </w:r>
      <w:r w:rsidR="00F228E8">
        <w:fldChar w:fldCharType="end"/>
      </w:r>
    </w:p>
    <w:p w:rsidR="0087618C" w:rsidRDefault="0087618C" w:rsidP="00CD44FB">
      <w:pPr>
        <w:pStyle w:val="ListNumber"/>
        <w:numPr>
          <w:ilvl w:val="0"/>
          <w:numId w:val="89"/>
        </w:numPr>
      </w:pPr>
      <w:r>
        <w:t>Obtain the CSM API v4.</w:t>
      </w:r>
      <w:del w:id="2175" w:author=" Vijay Parmar" w:date="2009-08-23T13:29:00Z">
        <w:r w:rsidDel="00982B91">
          <w:delText xml:space="preserve">0 </w:delText>
        </w:r>
      </w:del>
      <w:ins w:id="2176" w:author=" Vijay Parmar" w:date="2009-08-23T13:29:00Z">
        <w:r w:rsidR="00982B91">
          <w:t xml:space="preserve">2 </w:t>
        </w:r>
      </w:ins>
      <w:r>
        <w:t xml:space="preserve">Release from NCICB Download Center located at: </w:t>
      </w:r>
      <w:hyperlink r:id="rId74" w:history="1">
        <w:r w:rsidRPr="00A008F4">
          <w:rPr>
            <w:rStyle w:val="Hyperlink"/>
          </w:rPr>
          <w:t>http://ncicb.nci.nih.gov/download</w:t>
        </w:r>
      </w:hyperlink>
      <w:r>
        <w:t xml:space="preserve">. </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nScript4.0</w:t>
      </w:r>
      <w:r w:rsidRPr="00A008F4">
        <w:rPr>
          <w:rStyle w:val="CodeChar0"/>
        </w:rPr>
        <w:t>MySQL.sql</w:t>
      </w:r>
      <w:r>
        <w:t xml:space="preserve"> in the CSM API v4.</w:t>
      </w:r>
      <w:del w:id="2177" w:author=" Vijay Parmar" w:date="2009-08-23T13:29:00Z">
        <w:r w:rsidDel="00A43174">
          <w:delText xml:space="preserve">0 </w:delText>
        </w:r>
      </w:del>
      <w:ins w:id="2178" w:author=" Vijay Parmar" w:date="2009-08-23T13:29:00Z">
        <w:r w:rsidR="00A43174">
          <w:t xml:space="preserve">2 </w:t>
        </w:r>
      </w:ins>
      <w:r>
        <w:t xml:space="preserve">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 xml:space="preserve">mysql --user=[user_name] --password=[password] -h [hostname] [auth_schema] &lt; MigrationScript4.0MySQL.sql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[MigrationScript4.0MySQL.sql]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t>Verify that there are no errors in the SQL Script executed. Also make sure that the database has been appropriately updated.</w:t>
      </w:r>
    </w:p>
    <w:p w:rsidR="0087618C" w:rsidDel="00A43174" w:rsidRDefault="0087618C" w:rsidP="0087618C">
      <w:pPr>
        <w:pStyle w:val="Heading3"/>
        <w:rPr>
          <w:del w:id="2179" w:author=" Vijay Parmar" w:date="2009-08-23T13:29:00Z"/>
        </w:rPr>
      </w:pPr>
      <w:bookmarkStart w:id="2180" w:name="_Toc238796028"/>
      <w:del w:id="2181" w:author=" Vijay Parmar" w:date="2009-08-23T13:29:00Z">
        <w:r w:rsidDel="00A43174">
          <w:lastRenderedPageBreak/>
          <w:delText>Oracle Migration – CSM 3.2 to CSM 4.0</w:delText>
        </w:r>
        <w:bookmarkEnd w:id="2180"/>
      </w:del>
    </w:p>
    <w:p w:rsidR="0087618C" w:rsidDel="00A43174" w:rsidRDefault="0087618C" w:rsidP="0087618C">
      <w:pPr>
        <w:pStyle w:val="BodyText"/>
        <w:rPr>
          <w:del w:id="2182" w:author=" Vijay Parmar" w:date="2009-08-23T13:29:00Z"/>
        </w:rPr>
      </w:pPr>
      <w:del w:id="2183" w:author=" Vijay Parmar" w:date="2009-08-23T13:29:00Z">
        <w:r w:rsidDel="00A43174">
          <w:delText xml:space="preserve">The following procedure provides the steps needed to update the Oracle database from an existing CSM 3.2 authorization schema to a CSM 4.0 authorization schema. </w:delText>
        </w:r>
        <w:r w:rsidR="00F228E8" w:rsidDel="00A43174">
          <w:fldChar w:fldCharType="begin"/>
        </w:r>
        <w:r w:rsidR="00A6073E" w:rsidDel="00A43174">
          <w:delInstrText xml:space="preserve"> XE "</w:delInstrText>
        </w:r>
        <w:r w:rsidR="00A6073E" w:rsidRPr="00ED35E2" w:rsidDel="00A43174">
          <w:delInstrText>oracle migration</w:delInstrText>
        </w:r>
        <w:r w:rsidR="00A6073E" w:rsidDel="00A43174">
          <w:delInstrText xml:space="preserve">" </w:delInstrText>
        </w:r>
        <w:r w:rsidR="00F228E8" w:rsidDel="00A43174">
          <w:fldChar w:fldCharType="end"/>
        </w:r>
      </w:del>
    </w:p>
    <w:p w:rsidR="0087618C" w:rsidDel="00A43174" w:rsidRDefault="0087618C" w:rsidP="00A6073E">
      <w:pPr>
        <w:pStyle w:val="ListNumber"/>
        <w:numPr>
          <w:ilvl w:val="0"/>
          <w:numId w:val="87"/>
        </w:numPr>
        <w:rPr>
          <w:del w:id="2184" w:author=" Vijay Parmar" w:date="2009-08-23T13:29:00Z"/>
        </w:rPr>
      </w:pPr>
      <w:del w:id="2185" w:author=" Vijay Parmar" w:date="2009-08-23T13:29:00Z">
        <w:r w:rsidDel="00A43174">
          <w:delText xml:space="preserve">Obtain the CSM API v4.0 Release from NCICB Download Center located at: </w:delText>
        </w:r>
        <w:r w:rsidR="00F228E8" w:rsidDel="00A43174">
          <w:fldChar w:fldCharType="begin"/>
        </w:r>
        <w:r w:rsidR="002251CA" w:rsidDel="00A43174">
          <w:delInstrText>HYPERLINK "http://ncicb.nci.nih.gov/download"</w:delInstrText>
        </w:r>
        <w:r w:rsidR="00F228E8" w:rsidDel="00A43174">
          <w:fldChar w:fldCharType="separate"/>
        </w:r>
        <w:r w:rsidRPr="00A008F4" w:rsidDel="00A43174">
          <w:rPr>
            <w:rStyle w:val="Hyperlink"/>
          </w:rPr>
          <w:delText>http://ncicb.nci.nih.gov/download</w:delText>
        </w:r>
        <w:r w:rsidR="00F228E8" w:rsidDel="00A43174">
          <w:fldChar w:fldCharType="end"/>
        </w:r>
        <w:r w:rsidDel="00A43174">
          <w:delText>.</w:delText>
        </w:r>
      </w:del>
    </w:p>
    <w:p w:rsidR="0087618C" w:rsidDel="00A43174" w:rsidRDefault="0087618C" w:rsidP="0087618C">
      <w:pPr>
        <w:pStyle w:val="ListNumber"/>
        <w:numPr>
          <w:ilvl w:val="0"/>
          <w:numId w:val="14"/>
        </w:numPr>
        <w:rPr>
          <w:del w:id="2186" w:author=" Vijay Parmar" w:date="2009-08-23T13:29:00Z"/>
        </w:rPr>
      </w:pPr>
      <w:del w:id="2187" w:author=" Vijay Parmar" w:date="2009-08-23T13:29:00Z">
        <w:r w:rsidDel="00A43174">
          <w:delText>Log onto the Oracle Server, into the Schema where the CSM Database is present. using SQL Plus or TOAD or any other tool.</w:delText>
        </w:r>
      </w:del>
    </w:p>
    <w:p w:rsidR="0087618C" w:rsidDel="00A43174" w:rsidRDefault="0087618C" w:rsidP="0087618C">
      <w:pPr>
        <w:pStyle w:val="ListNumber"/>
        <w:numPr>
          <w:ilvl w:val="0"/>
          <w:numId w:val="14"/>
        </w:numPr>
        <w:rPr>
          <w:del w:id="2188" w:author=" Vijay Parmar" w:date="2009-08-23T13:29:00Z"/>
        </w:rPr>
      </w:pPr>
      <w:del w:id="2189" w:author=" Vijay Parmar" w:date="2009-08-23T13:29:00Z">
        <w:r w:rsidDel="00A43174">
          <w:delText>Copy all the SQL commands from</w:delText>
        </w:r>
        <w:r w:rsidRPr="00A008F4" w:rsidDel="00A43174">
          <w:rPr>
            <w:rStyle w:val="CodeChar0"/>
          </w:rPr>
          <w:delText xml:space="preserve"> MigrationScript4.0Oracle.sql</w:delText>
        </w:r>
        <w:r w:rsidDel="00A43174">
          <w:delText xml:space="preserve"> file in the CSM API v4.0 Release, and paste them onto the SQL Editor/Console. </w:delText>
        </w:r>
      </w:del>
    </w:p>
    <w:p w:rsidR="0087618C" w:rsidDel="00A43174" w:rsidRDefault="0087618C" w:rsidP="0087618C">
      <w:pPr>
        <w:pStyle w:val="ListNumber"/>
        <w:numPr>
          <w:ilvl w:val="0"/>
          <w:numId w:val="14"/>
        </w:numPr>
        <w:rPr>
          <w:del w:id="2190" w:author=" Vijay Parmar" w:date="2009-08-23T13:29:00Z"/>
        </w:rPr>
      </w:pPr>
      <w:del w:id="2191" w:author=" Vijay Parmar" w:date="2009-08-23T13:29:00Z">
        <w:r w:rsidDel="00A43174">
          <w:delText>Execute all of the copied commands in a batch.</w:delText>
        </w:r>
      </w:del>
    </w:p>
    <w:p w:rsidR="0087618C" w:rsidDel="00A43174" w:rsidRDefault="0087618C" w:rsidP="0087618C">
      <w:pPr>
        <w:pStyle w:val="ListNumber"/>
        <w:numPr>
          <w:ilvl w:val="0"/>
          <w:numId w:val="14"/>
        </w:numPr>
        <w:rPr>
          <w:del w:id="2192" w:author=" Vijay Parmar" w:date="2009-08-23T13:29:00Z"/>
        </w:rPr>
      </w:pPr>
      <w:del w:id="2193" w:author=" Vijay Parmar" w:date="2009-08-23T13:29:00Z">
        <w:r w:rsidDel="00A43174">
          <w:delText>Verify that there are no errors in the SQL Script executed. Also make sure that the database has been appropriately updated.</w:delText>
        </w:r>
      </w:del>
    </w:p>
    <w:p w:rsidR="0087618C" w:rsidRPr="001F2658" w:rsidRDefault="0087618C" w:rsidP="0087618C">
      <w:pPr>
        <w:pStyle w:val="Heading2"/>
      </w:pPr>
      <w:bookmarkStart w:id="2194" w:name="_Toc238796029"/>
      <w:r>
        <w:t>Migrating from CSM v4.0 to CSM v4.1</w:t>
      </w:r>
      <w:bookmarkEnd w:id="2194"/>
    </w:p>
    <w:p w:rsidR="0087618C" w:rsidRPr="000F63AA" w:rsidRDefault="0087618C" w:rsidP="0087618C">
      <w:pPr>
        <w:pStyle w:val="BodyText"/>
      </w:pPr>
      <w:del w:id="2195" w:author=" Vijay Parmar" w:date="2009-08-23T13:38:00Z">
        <w:r w:rsidDel="00F651CA">
          <w:delText>CSM allows you to choose whether to use a MySQL database or an Oracle Database for your Authorization Schema</w:delText>
        </w:r>
        <w:r w:rsidR="008B318A" w:rsidDel="00F651CA">
          <w:delText xml:space="preserve">. </w:delText>
        </w:r>
      </w:del>
      <w:r>
        <w:t>The sections that follow provide instructions for migrating each type of database from CSM 4.0 to CSM 4.1.</w:t>
      </w:r>
      <w:r w:rsidR="00A6073E" w:rsidRPr="00A6073E">
        <w:t xml:space="preserve"> </w:t>
      </w:r>
      <w:r w:rsidR="00F228E8">
        <w:fldChar w:fldCharType="begin"/>
      </w:r>
      <w:r w:rsidR="00A6073E">
        <w:instrText xml:space="preserve"> XE "</w:instrText>
      </w:r>
      <w:r w:rsidR="00A6073E" w:rsidRPr="00AF10ED">
        <w:instrText>migrating to CSM 4.1</w:instrText>
      </w:r>
      <w:r w:rsidR="00A6073E">
        <w:instrText xml:space="preserve">" </w:instrText>
      </w:r>
      <w:r w:rsidR="00F228E8">
        <w:fldChar w:fldCharType="end"/>
      </w:r>
    </w:p>
    <w:p w:rsidR="0087618C" w:rsidRDefault="0087618C" w:rsidP="0087618C">
      <w:pPr>
        <w:pStyle w:val="Heading3"/>
      </w:pPr>
      <w:bookmarkStart w:id="2196" w:name="_Toc238796030"/>
      <w:r>
        <w:t>MySQL Migration – CSM 4.0 to CSM 4.1</w:t>
      </w:r>
      <w:bookmarkEnd w:id="2196"/>
    </w:p>
    <w:p w:rsidR="0087618C" w:rsidRDefault="0087618C" w:rsidP="0087618C">
      <w:pPr>
        <w:pStyle w:val="BodyText"/>
      </w:pPr>
      <w:r>
        <w:t xml:space="preserve">The following procedure provides the steps needed to update the MySQL database from an existing CSM 4.0 authorization schema to a CSM 4.1 authorization schema: </w:t>
      </w:r>
      <w:r w:rsidR="00F228E8">
        <w:fldChar w:fldCharType="begin"/>
      </w:r>
      <w:r w:rsidR="00A6073E">
        <w:instrText xml:space="preserve"> XE "</w:instrText>
      </w:r>
      <w:r w:rsidR="00A6073E" w:rsidRPr="00ED35E2">
        <w:instrText>MySQL migration</w:instrText>
      </w:r>
      <w:r w:rsidR="00A6073E">
        <w:instrText xml:space="preserve">" </w:instrText>
      </w:r>
      <w:r w:rsidR="00F228E8">
        <w:fldChar w:fldCharType="end"/>
      </w:r>
    </w:p>
    <w:p w:rsidR="0087618C" w:rsidRDefault="0087618C" w:rsidP="00CD44FB">
      <w:pPr>
        <w:pStyle w:val="ListNumber"/>
        <w:numPr>
          <w:ilvl w:val="0"/>
          <w:numId w:val="90"/>
        </w:numPr>
      </w:pPr>
      <w:r>
        <w:t>Obtain the CSM API v4.</w:t>
      </w:r>
      <w:del w:id="2197" w:author=" Vijay Parmar" w:date="2009-08-23T13:29:00Z">
        <w:r w:rsidDel="00006215">
          <w:delText xml:space="preserve">0 </w:delText>
        </w:r>
      </w:del>
      <w:ins w:id="2198" w:author=" Vijay Parmar" w:date="2009-08-23T13:29:00Z">
        <w:r w:rsidR="00006215">
          <w:t xml:space="preserve">2 </w:t>
        </w:r>
      </w:ins>
      <w:r>
        <w:t xml:space="preserve">Release from NCICB Download Center located at: </w:t>
      </w:r>
      <w:hyperlink r:id="rId75" w:history="1">
        <w:r w:rsidRPr="00A008F4">
          <w:rPr>
            <w:rStyle w:val="Hyperlink"/>
          </w:rPr>
          <w:t>http://ncicb.nci.nih.gov/download</w:t>
        </w:r>
      </w:hyperlink>
      <w:r>
        <w:t>.</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nScript4.1</w:t>
      </w:r>
      <w:r w:rsidRPr="00A008F4">
        <w:rPr>
          <w:rStyle w:val="CodeChar0"/>
        </w:rPr>
        <w:t>MySQL.sql</w:t>
      </w:r>
      <w:r>
        <w:t xml:space="preserve"> in the CSM API v4.</w:t>
      </w:r>
      <w:del w:id="2199" w:author=" Vijay Parmar" w:date="2009-08-23T13:29:00Z">
        <w:r w:rsidDel="00006215">
          <w:delText xml:space="preserve">1 </w:delText>
        </w:r>
      </w:del>
      <w:ins w:id="2200" w:author=" Vijay Parmar" w:date="2009-08-23T13:29:00Z">
        <w:r w:rsidR="00006215">
          <w:t xml:space="preserve">2 </w:t>
        </w:r>
      </w:ins>
      <w:r>
        <w:t xml:space="preserve">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Pr>
          <w:rStyle w:val="CodeChar0"/>
        </w:rPr>
        <w:t>[</w:t>
      </w: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w:t>
      </w:r>
      <w:del w:id="2201" w:author=" Vijay Parmar" w:date="2009-08-23T12:53:00Z">
        <w:r w:rsidRPr="00A008F4" w:rsidDel="00484A22">
          <w:rPr>
            <w:rStyle w:val="CodeChar0"/>
          </w:rPr>
          <w:delText>0MySQL</w:delText>
        </w:r>
      </w:del>
      <w:ins w:id="2202" w:author=" Vijay Parmar" w:date="2009-08-23T12:53:00Z">
        <w:r w:rsidR="00484A22">
          <w:rPr>
            <w:rStyle w:val="CodeChar0"/>
          </w:rPr>
          <w:t>1</w:t>
        </w:r>
        <w:r w:rsidR="00484A22" w:rsidRPr="00A008F4">
          <w:rPr>
            <w:rStyle w:val="CodeChar0"/>
          </w:rPr>
          <w:t>MySQL</w:t>
        </w:r>
      </w:ins>
      <w:r w:rsidRPr="00A008F4">
        <w:rPr>
          <w:rStyle w:val="CodeChar0"/>
        </w:rPr>
        <w:t>.sql]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t>Verify that there are no errors in the SQL Script executed. Also make sure that the database has been appropriately updated.</w:t>
      </w:r>
    </w:p>
    <w:p w:rsidR="0087618C" w:rsidDel="00006215" w:rsidRDefault="0087618C" w:rsidP="0087618C">
      <w:pPr>
        <w:pStyle w:val="Heading3"/>
        <w:rPr>
          <w:del w:id="2203" w:author=" Vijay Parmar" w:date="2009-08-23T13:29:00Z"/>
        </w:rPr>
      </w:pPr>
      <w:bookmarkStart w:id="2204" w:name="_Toc238796031"/>
      <w:del w:id="2205" w:author=" Vijay Parmar" w:date="2009-08-23T13:29:00Z">
        <w:r w:rsidDel="00006215">
          <w:delText>Oracle Migration – CSM 4.0 to CSM 4.1</w:delText>
        </w:r>
        <w:bookmarkEnd w:id="2204"/>
      </w:del>
    </w:p>
    <w:p w:rsidR="0087618C" w:rsidDel="00006215" w:rsidRDefault="0087618C" w:rsidP="0087618C">
      <w:pPr>
        <w:pStyle w:val="BodyText"/>
        <w:rPr>
          <w:del w:id="2206" w:author=" Vijay Parmar" w:date="2009-08-23T13:29:00Z"/>
        </w:rPr>
      </w:pPr>
      <w:del w:id="2207" w:author=" Vijay Parmar" w:date="2009-08-23T13:29:00Z">
        <w:r w:rsidDel="00006215">
          <w:delText>The following procedure provides the steps needed to update the Oracle</w:delText>
        </w:r>
        <w:r w:rsidR="00A6073E" w:rsidDel="00006215">
          <w:delText xml:space="preserve"> database from an existing CSM 4.0</w:delText>
        </w:r>
        <w:r w:rsidDel="00006215">
          <w:delText xml:space="preserve"> a</w:delText>
        </w:r>
        <w:r w:rsidR="00A6073E" w:rsidDel="00006215">
          <w:delText>uthorization schema to a CSM 4.1</w:delText>
        </w:r>
        <w:r w:rsidDel="00006215">
          <w:delText xml:space="preserve"> authorization schema. </w:delText>
        </w:r>
        <w:r w:rsidR="00F228E8" w:rsidDel="00006215">
          <w:fldChar w:fldCharType="begin"/>
        </w:r>
        <w:r w:rsidR="00A6073E" w:rsidDel="00006215">
          <w:delInstrText xml:space="preserve"> XE "</w:delInstrText>
        </w:r>
        <w:r w:rsidR="00A6073E" w:rsidRPr="00ED35E2" w:rsidDel="00006215">
          <w:delInstrText>Oracle migration</w:delInstrText>
        </w:r>
        <w:r w:rsidR="00A6073E" w:rsidDel="00006215">
          <w:delInstrText xml:space="preserve">" </w:delInstrText>
        </w:r>
        <w:r w:rsidR="00F228E8" w:rsidDel="00006215">
          <w:fldChar w:fldCharType="end"/>
        </w:r>
      </w:del>
    </w:p>
    <w:p w:rsidR="0087618C" w:rsidDel="00006215" w:rsidRDefault="0087618C" w:rsidP="00A6073E">
      <w:pPr>
        <w:pStyle w:val="ListNumber"/>
        <w:numPr>
          <w:ilvl w:val="0"/>
          <w:numId w:val="86"/>
        </w:numPr>
        <w:rPr>
          <w:del w:id="2208" w:author=" Vijay Parmar" w:date="2009-08-23T13:29:00Z"/>
        </w:rPr>
      </w:pPr>
      <w:del w:id="2209" w:author=" Vijay Parmar" w:date="2009-08-23T13:29:00Z">
        <w:r w:rsidDel="00006215">
          <w:delText xml:space="preserve">Obtain the CSM API v4.1 Release from NCICB Download Center located at: </w:delText>
        </w:r>
        <w:r w:rsidR="00F228E8" w:rsidDel="00006215">
          <w:fldChar w:fldCharType="begin"/>
        </w:r>
        <w:r w:rsidR="002251CA" w:rsidDel="00006215">
          <w:delInstrText>HYPERLINK "http://ncicb.nci.nih.gov/download"</w:delInstrText>
        </w:r>
        <w:r w:rsidR="00F228E8" w:rsidDel="00006215">
          <w:fldChar w:fldCharType="separate"/>
        </w:r>
        <w:r w:rsidRPr="00A008F4" w:rsidDel="00006215">
          <w:rPr>
            <w:rStyle w:val="Hyperlink"/>
          </w:rPr>
          <w:delText>http://ncicb.nci.nih.gov/download</w:delText>
        </w:r>
        <w:r w:rsidR="00F228E8" w:rsidDel="00006215">
          <w:fldChar w:fldCharType="end"/>
        </w:r>
        <w:r w:rsidDel="00006215">
          <w:delText>.</w:delText>
        </w:r>
      </w:del>
    </w:p>
    <w:p w:rsidR="0087618C" w:rsidDel="00006215" w:rsidRDefault="0087618C" w:rsidP="0087618C">
      <w:pPr>
        <w:pStyle w:val="ListNumber"/>
        <w:numPr>
          <w:ilvl w:val="0"/>
          <w:numId w:val="14"/>
        </w:numPr>
        <w:rPr>
          <w:del w:id="2210" w:author=" Vijay Parmar" w:date="2009-08-23T13:29:00Z"/>
        </w:rPr>
      </w:pPr>
      <w:del w:id="2211" w:author=" Vijay Parmar" w:date="2009-08-23T13:29:00Z">
        <w:r w:rsidDel="00006215">
          <w:delText>Log onto the Oracle Server, into the Schema where the CSM Database is present. using SQL Plus or TOAD or any other tool.</w:delText>
        </w:r>
      </w:del>
    </w:p>
    <w:p w:rsidR="0087618C" w:rsidDel="00006215" w:rsidRDefault="0087618C" w:rsidP="0087618C">
      <w:pPr>
        <w:pStyle w:val="ListNumber"/>
        <w:numPr>
          <w:ilvl w:val="0"/>
          <w:numId w:val="14"/>
        </w:numPr>
        <w:rPr>
          <w:del w:id="2212" w:author=" Vijay Parmar" w:date="2009-08-23T13:29:00Z"/>
        </w:rPr>
      </w:pPr>
      <w:del w:id="2213" w:author=" Vijay Parmar" w:date="2009-08-23T13:29:00Z">
        <w:r w:rsidDel="00006215">
          <w:delText>Copy all the SQL commands from</w:delText>
        </w:r>
        <w:r w:rsidRPr="00A008F4" w:rsidDel="00006215">
          <w:rPr>
            <w:rStyle w:val="CodeChar0"/>
          </w:rPr>
          <w:delText xml:space="preserve"> </w:delText>
        </w:r>
        <w:r w:rsidDel="00006215">
          <w:rPr>
            <w:rStyle w:val="CodeChar0"/>
          </w:rPr>
          <w:delText>MigrationScript4.1</w:delText>
        </w:r>
        <w:r w:rsidRPr="00A008F4" w:rsidDel="00006215">
          <w:rPr>
            <w:rStyle w:val="CodeChar0"/>
          </w:rPr>
          <w:delText>Oracle.sql</w:delText>
        </w:r>
        <w:r w:rsidDel="00006215">
          <w:delText xml:space="preserve"> file in the CSM API v4.1 Release, and paste them onto the SQL Editor/Console. </w:delText>
        </w:r>
      </w:del>
    </w:p>
    <w:p w:rsidR="0087618C" w:rsidDel="00006215" w:rsidRDefault="0087618C" w:rsidP="0087618C">
      <w:pPr>
        <w:pStyle w:val="ListNumber"/>
        <w:numPr>
          <w:ilvl w:val="0"/>
          <w:numId w:val="14"/>
        </w:numPr>
        <w:rPr>
          <w:del w:id="2214" w:author=" Vijay Parmar" w:date="2009-08-23T13:29:00Z"/>
        </w:rPr>
      </w:pPr>
      <w:del w:id="2215" w:author=" Vijay Parmar" w:date="2009-08-23T13:29:00Z">
        <w:r w:rsidDel="00006215">
          <w:delText>Execute all of the copied commands in a batch.</w:delText>
        </w:r>
      </w:del>
    </w:p>
    <w:p w:rsidR="0087618C" w:rsidDel="00006215" w:rsidRDefault="0087618C" w:rsidP="0087618C">
      <w:pPr>
        <w:pStyle w:val="ListNumber"/>
        <w:numPr>
          <w:ilvl w:val="0"/>
          <w:numId w:val="14"/>
        </w:numPr>
        <w:rPr>
          <w:del w:id="2216" w:author=" Vijay Parmar" w:date="2009-08-23T13:29:00Z"/>
        </w:rPr>
      </w:pPr>
      <w:del w:id="2217" w:author=" Vijay Parmar" w:date="2009-08-23T13:29:00Z">
        <w:r w:rsidDel="00006215">
          <w:delText>Verify that there are no errors in the SQL Script executed. Also make sure that the database has been appropriately updated.</w:delText>
        </w:r>
      </w:del>
    </w:p>
    <w:p w:rsidR="00BF0B53" w:rsidRPr="001F2658" w:rsidRDefault="00BF0B53" w:rsidP="00BF0B53">
      <w:pPr>
        <w:pStyle w:val="Heading2"/>
        <w:rPr>
          <w:ins w:id="2218" w:author=" Vijay Parmar" w:date="2009-08-23T12:50:00Z"/>
        </w:rPr>
      </w:pPr>
      <w:bookmarkStart w:id="2219" w:name="_Toc238796032"/>
      <w:ins w:id="2220" w:author=" Vijay Parmar" w:date="2009-08-23T12:50:00Z">
        <w:r>
          <w:t>Migrating from CSM v4.1 to CSM v4.2</w:t>
        </w:r>
        <w:bookmarkEnd w:id="2219"/>
      </w:ins>
    </w:p>
    <w:p w:rsidR="00BF0B53" w:rsidRPr="000F63AA" w:rsidRDefault="00BF0B53" w:rsidP="00BF0B53">
      <w:pPr>
        <w:pStyle w:val="BodyText"/>
        <w:rPr>
          <w:ins w:id="2221" w:author=" Vijay Parmar" w:date="2009-08-23T12:50:00Z"/>
        </w:rPr>
      </w:pPr>
      <w:ins w:id="2222" w:author=" Vijay Parmar" w:date="2009-08-23T12:50:00Z">
        <w:r>
          <w:t>The sections that follow provide instructions for migrating each type of database from CSM 4.</w:t>
        </w:r>
        <w:r w:rsidR="0010304B">
          <w:t>1</w:t>
        </w:r>
        <w:r>
          <w:t xml:space="preserve"> to CSM 4.</w:t>
        </w:r>
        <w:r w:rsidR="0010304B">
          <w:t>2</w:t>
        </w:r>
        <w:r>
          <w:t>.</w:t>
        </w:r>
        <w:r w:rsidRPr="00A6073E">
          <w:t xml:space="preserve"> </w:t>
        </w:r>
        <w:r w:rsidR="00F228E8">
          <w:fldChar w:fldCharType="begin"/>
        </w:r>
        <w:r>
          <w:instrText xml:space="preserve"> XE "</w:instrText>
        </w:r>
        <w:r w:rsidRPr="00AF10ED">
          <w:instrText>migrating to CSM 4.1</w:instrText>
        </w:r>
        <w:r>
          <w:instrText xml:space="preserve">" </w:instrText>
        </w:r>
        <w:r w:rsidR="00F228E8">
          <w:fldChar w:fldCharType="end"/>
        </w:r>
      </w:ins>
    </w:p>
    <w:p w:rsidR="00BF0B53" w:rsidRDefault="00BF0B53" w:rsidP="00BF0B53">
      <w:pPr>
        <w:pStyle w:val="Heading3"/>
        <w:rPr>
          <w:ins w:id="2223" w:author=" Vijay Parmar" w:date="2009-08-23T12:50:00Z"/>
        </w:rPr>
      </w:pPr>
      <w:bookmarkStart w:id="2224" w:name="_Toc238796033"/>
      <w:ins w:id="2225" w:author=" Vijay Parmar" w:date="2009-08-23T12:50:00Z">
        <w:r>
          <w:t>MySQL Migration – CSM 4.</w:t>
        </w:r>
      </w:ins>
      <w:ins w:id="2226" w:author=" Vijay Parmar" w:date="2009-08-23T12:52:00Z">
        <w:r w:rsidR="00484A22">
          <w:t>1</w:t>
        </w:r>
      </w:ins>
      <w:ins w:id="2227" w:author=" Vijay Parmar" w:date="2009-08-23T12:50:00Z">
        <w:r>
          <w:t xml:space="preserve"> to CSM 4.</w:t>
        </w:r>
        <w:r w:rsidR="00DB0A35">
          <w:t>2</w:t>
        </w:r>
        <w:bookmarkEnd w:id="2224"/>
      </w:ins>
    </w:p>
    <w:p w:rsidR="00BF0B53" w:rsidRDefault="00BF0B53" w:rsidP="00BF0B53">
      <w:pPr>
        <w:pStyle w:val="BodyText"/>
        <w:rPr>
          <w:ins w:id="2228" w:author=" Vijay Parmar" w:date="2009-08-23T12:50:00Z"/>
        </w:rPr>
      </w:pPr>
      <w:ins w:id="2229" w:author=" Vijay Parmar" w:date="2009-08-23T12:50:00Z">
        <w:r>
          <w:t>The following procedure provides the steps needed to update the MySQL database from an existing CSM 4.</w:t>
        </w:r>
      </w:ins>
      <w:ins w:id="2230" w:author=" Vijay Parmar" w:date="2009-08-23T12:52:00Z">
        <w:r w:rsidR="00484A22">
          <w:t>1</w:t>
        </w:r>
      </w:ins>
      <w:ins w:id="2231" w:author=" Vijay Parmar" w:date="2009-08-23T12:50:00Z">
        <w:r>
          <w:t xml:space="preserve"> authorization schema to a CSM 4.1 authorization schema: </w:t>
        </w:r>
        <w:r w:rsidR="00F228E8">
          <w:fldChar w:fldCharType="begin"/>
        </w:r>
        <w:r>
          <w:instrText xml:space="preserve"> XE "</w:instrText>
        </w:r>
        <w:r w:rsidRPr="00ED35E2">
          <w:instrText>MySQL migration</w:instrText>
        </w:r>
        <w:r>
          <w:instrText xml:space="preserve">" </w:instrText>
        </w:r>
        <w:r w:rsidR="00F228E8">
          <w:fldChar w:fldCharType="end"/>
        </w:r>
      </w:ins>
    </w:p>
    <w:p w:rsidR="00BF0B53" w:rsidRDefault="00BF0B53" w:rsidP="00BF0B53">
      <w:pPr>
        <w:pStyle w:val="ListNumber"/>
        <w:numPr>
          <w:ilvl w:val="0"/>
          <w:numId w:val="90"/>
        </w:numPr>
        <w:rPr>
          <w:ins w:id="2232" w:author=" Vijay Parmar" w:date="2009-08-23T12:50:00Z"/>
        </w:rPr>
      </w:pPr>
      <w:ins w:id="2233" w:author=" Vijay Parmar" w:date="2009-08-23T12:50:00Z">
        <w:r>
          <w:t>Obtain the CSM API v4.</w:t>
        </w:r>
      </w:ins>
      <w:ins w:id="2234" w:author=" Vijay Parmar" w:date="2009-08-23T12:52:00Z">
        <w:r w:rsidR="00484A22">
          <w:t>2</w:t>
        </w:r>
      </w:ins>
      <w:ins w:id="2235" w:author=" Vijay Parmar" w:date="2009-08-23T12:50:00Z">
        <w:r>
          <w:t xml:space="preserve"> Release from NCICB Download Center located at: </w:t>
        </w:r>
        <w:r w:rsidR="00F228E8">
          <w:fldChar w:fldCharType="begin"/>
        </w:r>
        <w:r>
          <w:instrText>HYPERLINK "http://ncicb.nci.nih.gov/download"</w:instrText>
        </w:r>
        <w:r w:rsidR="00F228E8">
          <w:fldChar w:fldCharType="separate"/>
        </w:r>
        <w:r w:rsidRPr="00A008F4">
          <w:rPr>
            <w:rStyle w:val="Hyperlink"/>
          </w:rPr>
          <w:t>http://ncicb.nci.nih.gov/download</w:t>
        </w:r>
        <w:r w:rsidR="00F228E8">
          <w:fldChar w:fldCharType="end"/>
        </w:r>
        <w:r>
          <w:t>.</w:t>
        </w:r>
      </w:ins>
    </w:p>
    <w:p w:rsidR="00BF0B53" w:rsidRDefault="00BF0B53" w:rsidP="00BF0B53">
      <w:pPr>
        <w:pStyle w:val="ListNumber"/>
        <w:numPr>
          <w:ilvl w:val="0"/>
          <w:numId w:val="14"/>
        </w:numPr>
        <w:rPr>
          <w:ins w:id="2236" w:author=" Vijay Parmar" w:date="2009-08-23T12:50:00Z"/>
        </w:rPr>
      </w:pPr>
      <w:ins w:id="2237" w:author=" Vijay Parmar" w:date="2009-08-23T12:50:00Z">
        <w:r>
          <w:t xml:space="preserve">In the </w:t>
        </w:r>
        <w:r w:rsidRPr="00A008F4">
          <w:rPr>
            <w:rStyle w:val="CodeChar0"/>
          </w:rPr>
          <w:t>Migratio</w:t>
        </w:r>
        <w:r>
          <w:rPr>
            <w:rStyle w:val="CodeChar0"/>
          </w:rPr>
          <w:t>nScript4.</w:t>
        </w:r>
        <w:r w:rsidR="009E0AFC">
          <w:rPr>
            <w:rStyle w:val="CodeChar0"/>
          </w:rPr>
          <w:t>2</w:t>
        </w:r>
        <w:r w:rsidRPr="00A008F4">
          <w:rPr>
            <w:rStyle w:val="CodeChar0"/>
          </w:rPr>
          <w:t>MySQL.sql</w:t>
        </w:r>
        <w:r>
          <w:t xml:space="preserve"> in the CSM API v4.</w:t>
        </w:r>
        <w:r w:rsidR="009E0AFC">
          <w:t>2</w:t>
        </w:r>
        <w:r>
          <w:t xml:space="preserve"> release, replace the </w:t>
        </w:r>
        <w:r w:rsidRPr="00A008F4">
          <w:rPr>
            <w:rStyle w:val="CodeChar0"/>
          </w:rPr>
          <w:t>&lt;&lt;database_name&gt;&gt;</w:t>
        </w:r>
        <w:r>
          <w:t xml:space="preserve"> tag with the name of the database.</w:t>
        </w:r>
      </w:ins>
    </w:p>
    <w:p w:rsidR="00BF0B53" w:rsidRDefault="00BF0B53" w:rsidP="00BF0B53">
      <w:pPr>
        <w:pStyle w:val="ListNumber"/>
        <w:numPr>
          <w:ilvl w:val="0"/>
          <w:numId w:val="14"/>
        </w:numPr>
        <w:rPr>
          <w:ins w:id="2238" w:author=" Vijay Parmar" w:date="2009-08-23T12:50:00Z"/>
        </w:rPr>
      </w:pPr>
      <w:ins w:id="2239" w:author=" Vijay Parmar" w:date="2009-08-23T12:50:00Z">
        <w:r>
          <w:lastRenderedPageBreak/>
          <w:t xml:space="preserve">Go to the directory that contains the executables for MySQL and provide the following command: </w:t>
        </w:r>
      </w:ins>
    </w:p>
    <w:p w:rsidR="00BF0B53" w:rsidRDefault="00BF0B53" w:rsidP="00BF0B53">
      <w:pPr>
        <w:pStyle w:val="BodyTextIndent"/>
        <w:rPr>
          <w:ins w:id="2240" w:author=" Vijay Parmar" w:date="2009-08-23T12:50:00Z"/>
          <w:rStyle w:val="CodeChar0"/>
        </w:rPr>
      </w:pPr>
      <w:ins w:id="2241" w:author=" Vijay Parmar" w:date="2009-08-23T12:50:00Z">
        <w:r w:rsidRPr="00A008F4">
          <w:rPr>
            <w:rStyle w:val="CodeChar0"/>
          </w:rPr>
          <w:t>mysql --user=[user_name] --password=[password] -h [hostname] [a</w:t>
        </w:r>
        <w:r>
          <w:rPr>
            <w:rStyle w:val="CodeChar0"/>
          </w:rPr>
          <w:t>uth_schema] &lt; MigrationScript4.</w:t>
        </w:r>
      </w:ins>
      <w:ins w:id="2242" w:author=" Vijay Parmar" w:date="2009-08-23T12:52:00Z">
        <w:r w:rsidR="00484A22">
          <w:rPr>
            <w:rStyle w:val="CodeChar0"/>
          </w:rPr>
          <w:t>2</w:t>
        </w:r>
      </w:ins>
      <w:ins w:id="2243" w:author=" Vijay Parmar" w:date="2009-08-23T12:50:00Z">
        <w:r w:rsidRPr="00A008F4">
          <w:rPr>
            <w:rStyle w:val="CodeChar0"/>
          </w:rPr>
          <w:t xml:space="preserve">MySQL.sql </w:t>
        </w:r>
      </w:ins>
    </w:p>
    <w:p w:rsidR="00BF0B53" w:rsidRDefault="00BF0B53" w:rsidP="00BF0B53">
      <w:pPr>
        <w:pStyle w:val="BodyTextIndent"/>
        <w:rPr>
          <w:ins w:id="2244" w:author=" Vijay Parmar" w:date="2009-08-23T12:50:00Z"/>
        </w:rPr>
      </w:pPr>
      <w:ins w:id="2245" w:author=" Vijay Parmar" w:date="2009-08-23T12:50:00Z">
        <w:r w:rsidRPr="00A008F4">
          <w:rPr>
            <w:rStyle w:val="CodeChar0"/>
            <w:rFonts w:ascii="Arial" w:hAnsi="Arial"/>
          </w:rPr>
          <w:t>Where:</w:t>
        </w:r>
      </w:ins>
    </w:p>
    <w:p w:rsidR="00BF0B53" w:rsidRDefault="00BF0B53" w:rsidP="00BF0B53">
      <w:pPr>
        <w:pStyle w:val="ListBullet2"/>
        <w:rPr>
          <w:ins w:id="2246" w:author=" Vijay Parmar" w:date="2009-08-23T12:50:00Z"/>
        </w:rPr>
      </w:pPr>
      <w:ins w:id="2247" w:author=" Vijay Parmar" w:date="2009-08-23T12:50:00Z">
        <w:r>
          <w:rPr>
            <w:rStyle w:val="CodeChar0"/>
          </w:rPr>
          <w:t>[</w:t>
        </w:r>
        <w:r w:rsidRPr="00A008F4">
          <w:rPr>
            <w:rStyle w:val="CodeChar0"/>
          </w:rPr>
          <w:t>user_name]</w:t>
        </w:r>
        <w:r>
          <w:t xml:space="preserve"> is the user name used to connect the MySQL database.</w:t>
        </w:r>
      </w:ins>
    </w:p>
    <w:p w:rsidR="00BF0B53" w:rsidRDefault="00BF0B53" w:rsidP="00BF0B53">
      <w:pPr>
        <w:pStyle w:val="ListBullet2"/>
        <w:rPr>
          <w:ins w:id="2248" w:author=" Vijay Parmar" w:date="2009-08-23T12:50:00Z"/>
        </w:rPr>
      </w:pPr>
      <w:ins w:id="2249" w:author=" Vijay Parmar" w:date="2009-08-23T12:50:00Z">
        <w:r w:rsidRPr="00A008F4">
          <w:rPr>
            <w:rStyle w:val="CodeChar0"/>
          </w:rPr>
          <w:t>[password]</w:t>
        </w:r>
        <w:r>
          <w:t xml:space="preserve"> is the password for the user name entered.</w:t>
        </w:r>
      </w:ins>
    </w:p>
    <w:p w:rsidR="00BF0B53" w:rsidRDefault="00BF0B53" w:rsidP="00BF0B53">
      <w:pPr>
        <w:pStyle w:val="ListBullet2"/>
        <w:rPr>
          <w:ins w:id="2250" w:author=" Vijay Parmar" w:date="2009-08-23T12:50:00Z"/>
        </w:rPr>
      </w:pPr>
      <w:ins w:id="2251" w:author=" Vijay Parmar" w:date="2009-08-23T12:50:00Z">
        <w:r w:rsidRPr="00A008F4">
          <w:rPr>
            <w:rStyle w:val="CodeChar0"/>
          </w:rPr>
          <w:t>[hostname]</w:t>
        </w:r>
        <w:r>
          <w:t xml:space="preserve"> is the host URL where the MySQL database is hosted. If you are running this command from the same machine where MySQL is hosted, you do not need to provide this parameter.</w:t>
        </w:r>
      </w:ins>
    </w:p>
    <w:p w:rsidR="00BF0B53" w:rsidRDefault="00BF0B53" w:rsidP="00BF0B53">
      <w:pPr>
        <w:pStyle w:val="ListBullet2"/>
        <w:rPr>
          <w:ins w:id="2252" w:author=" Vijay Parmar" w:date="2009-08-23T12:50:00Z"/>
        </w:rPr>
      </w:pPr>
      <w:ins w:id="2253" w:author=" Vijay Parmar" w:date="2009-08-23T12:50:00Z">
        <w:r w:rsidRPr="00A008F4">
          <w:rPr>
            <w:rStyle w:val="CodeChar0"/>
          </w:rPr>
          <w:t>[auth_schema]</w:t>
        </w:r>
        <w:r>
          <w:t xml:space="preserve"> is the name of the database created with the new authorization schema. </w:t>
        </w:r>
      </w:ins>
    </w:p>
    <w:p w:rsidR="00BF0B53" w:rsidRDefault="00BF0B53" w:rsidP="00BF0B53">
      <w:pPr>
        <w:pStyle w:val="ListBullet2"/>
        <w:rPr>
          <w:ins w:id="2254" w:author=" Vijay Parmar" w:date="2009-08-23T12:50:00Z"/>
        </w:rPr>
      </w:pPr>
      <w:ins w:id="2255" w:author=" Vijay Parmar" w:date="2009-08-23T12:50:00Z">
        <w:r w:rsidRPr="00A008F4">
          <w:rPr>
            <w:rStyle w:val="CodeChar0"/>
          </w:rPr>
          <w:t>[MigrationScript4.</w:t>
        </w:r>
      </w:ins>
      <w:ins w:id="2256" w:author=" Vijay Parmar" w:date="2009-08-23T12:53:00Z">
        <w:r w:rsidR="00484A22">
          <w:rPr>
            <w:rStyle w:val="CodeChar0"/>
          </w:rPr>
          <w:t>2</w:t>
        </w:r>
      </w:ins>
      <w:ins w:id="2257" w:author=" Vijay Parmar" w:date="2009-08-23T12:50:00Z">
        <w:r w:rsidRPr="00A008F4">
          <w:rPr>
            <w:rStyle w:val="CodeChar0"/>
          </w:rPr>
          <w:t>MySQL.sql]</w:t>
        </w:r>
        <w:r>
          <w:t xml:space="preserve"> is the file containing the data exported from the old schema, which needs to be loaded into the new schema</w:t>
        </w:r>
      </w:ins>
    </w:p>
    <w:p w:rsidR="00BF0B53" w:rsidRPr="00F259B9" w:rsidRDefault="00BF0B53" w:rsidP="00BF0B53">
      <w:pPr>
        <w:pStyle w:val="ListNumber"/>
        <w:numPr>
          <w:ilvl w:val="0"/>
          <w:numId w:val="14"/>
        </w:numPr>
        <w:rPr>
          <w:ins w:id="2258" w:author=" Vijay Parmar" w:date="2009-08-23T12:50:00Z"/>
        </w:rPr>
      </w:pPr>
      <w:ins w:id="2259" w:author=" Vijay Parmar" w:date="2009-08-23T12:50:00Z">
        <w:r>
          <w:t>Verify that there are no errors in the SQL Script executed. Also make sure that the database has been appropriately updated.</w:t>
        </w:r>
      </w:ins>
    </w:p>
    <w:p w:rsidR="0087618C" w:rsidRDefault="004C4378" w:rsidP="0087618C">
      <w:pPr>
        <w:pStyle w:val="BodyText"/>
      </w:pPr>
      <w:r>
        <w:br w:type="page"/>
      </w:r>
    </w:p>
    <w:p w:rsidR="000C4ADE" w:rsidRDefault="00443619" w:rsidP="000C4ADE">
      <w:pPr>
        <w:pStyle w:val="Heading9"/>
        <w:rPr>
          <w:ins w:id="2260" w:author=" Vijay Parmar" w:date="2009-08-23T02:58:00Z"/>
        </w:rPr>
      </w:pPr>
      <w:bookmarkStart w:id="2261" w:name="_Toc238796034"/>
      <w:ins w:id="2262" w:author=" Vijay Parmar" w:date="2009-08-23T03:30:00Z">
        <w:r>
          <w:lastRenderedPageBreak/>
          <w:t>GUI Installer Screens</w:t>
        </w:r>
      </w:ins>
      <w:bookmarkEnd w:id="2261"/>
    </w:p>
    <w:bookmarkStart w:id="2263" w:name="_Installing_UPT_using"/>
    <w:bookmarkEnd w:id="2263"/>
    <w:p w:rsidR="000E4192" w:rsidRDefault="00F228E8" w:rsidP="000E4192">
      <w:pPr>
        <w:pStyle w:val="BodyText"/>
        <w:rPr>
          <w:ins w:id="2264" w:author=" Vijay Parmar" w:date="2009-08-22T14:22:00Z"/>
        </w:rPr>
      </w:pPr>
      <w:ins w:id="2265" w:author=" Vijay Parmar" w:date="2009-08-22T14:22:00Z">
        <w:r>
          <w:fldChar w:fldCharType="begin"/>
        </w:r>
        <w:r w:rsidR="000E4192">
          <w:instrText xml:space="preserve"> XE "</w:instrText>
        </w:r>
        <w:r w:rsidR="000E4192" w:rsidRPr="00ED35E2">
          <w:instrText>Acegi configuration file</w:instrText>
        </w:r>
        <w:r w:rsidR="000E4192">
          <w:instrText xml:space="preserve">" </w:instrText>
        </w:r>
        <w:r>
          <w:fldChar w:fldCharType="end"/>
        </w:r>
      </w:ins>
    </w:p>
    <w:p w:rsidR="003D1CC6" w:rsidRDefault="003D1CC6" w:rsidP="00741044">
      <w:pPr>
        <w:pStyle w:val="ListNumber"/>
        <w:numPr>
          <w:ilvl w:val="0"/>
          <w:numId w:val="95"/>
        </w:numPr>
        <w:rPr>
          <w:ins w:id="2266" w:author=" Vijay Parmar" w:date="2009-08-23T03:01:00Z"/>
        </w:rPr>
      </w:pPr>
      <w:ins w:id="2267" w:author=" Vijay Parmar" w:date="2009-08-23T03:01:00Z">
        <w:r>
          <w:t>Extract the UPT release ZIP in a &lt;&lt;upt_extrac_folder&gt;&gt; folder. (Note: Replace &lt;&lt;xyz&gt;&gt; contents with actual folder name without &lt;&lt; &gt;&gt;.)</w:t>
        </w:r>
      </w:ins>
    </w:p>
    <w:p w:rsidR="003D1CC6" w:rsidRDefault="003D1CC6" w:rsidP="003D1CC6">
      <w:pPr>
        <w:pStyle w:val="ListNumber"/>
        <w:numPr>
          <w:ilvl w:val="0"/>
          <w:numId w:val="48"/>
        </w:numPr>
        <w:rPr>
          <w:ins w:id="2268" w:author=" Vijay Parmar" w:date="2009-08-23T03:01:00Z"/>
        </w:rPr>
      </w:pPr>
      <w:ins w:id="2269" w:author=" Vijay Parmar" w:date="2009-08-23T03:01:00Z">
        <w:r>
          <w:t>Open a command prompt. Go to &lt;&lt;upt_extract_folder&gt;&gt; folder.</w:t>
        </w:r>
      </w:ins>
    </w:p>
    <w:p w:rsidR="003D1CC6" w:rsidRDefault="003D1CC6" w:rsidP="003D1CC6">
      <w:pPr>
        <w:pStyle w:val="ListNumber"/>
        <w:numPr>
          <w:ilvl w:val="0"/>
          <w:numId w:val="48"/>
        </w:numPr>
        <w:rPr>
          <w:ins w:id="2270" w:author=" Vijay Parmar" w:date="2009-08-23T03:01:00Z"/>
        </w:rPr>
      </w:pPr>
      <w:ins w:id="2271" w:author=" Vijay Parmar" w:date="2009-08-23T03:01:00Z">
        <w:r>
          <w:t>Ex</w:t>
        </w:r>
      </w:ins>
      <w:ins w:id="2272" w:author=" Vijay Parmar" w:date="2009-08-23T12:54:00Z">
        <w:r w:rsidR="00A43B29">
          <w:t>e</w:t>
        </w:r>
      </w:ins>
      <w:ins w:id="2273" w:author=" Vijay Parmar" w:date="2009-08-23T03:01:00Z">
        <w:r>
          <w:t xml:space="preserve">cute the following on command prompt: </w:t>
        </w:r>
      </w:ins>
    </w:p>
    <w:p w:rsidR="003D1CC6" w:rsidRPr="00C16440" w:rsidRDefault="003D1CC6" w:rsidP="003D1CC6">
      <w:pPr>
        <w:pStyle w:val="ListNumber"/>
        <w:ind w:left="1440"/>
        <w:rPr>
          <w:ins w:id="2274" w:author=" Vijay Parmar" w:date="2009-08-23T03:01:00Z"/>
          <w:rStyle w:val="CodeTextEntryChar"/>
          <w:b w:val="0"/>
        </w:rPr>
      </w:pPr>
      <w:ins w:id="2275" w:author=" Vijay Parmar" w:date="2009-08-23T03:01:00Z">
        <w:r w:rsidRPr="00C16440">
          <w:rPr>
            <w:rStyle w:val="CodeTextEntryChar"/>
            <w:b w:val="0"/>
          </w:rPr>
          <w:t>java –jar csm_gui_distributation.4.2.jar</w:t>
        </w:r>
      </w:ins>
    </w:p>
    <w:p w:rsidR="003D1CC6" w:rsidRDefault="003D1CC6" w:rsidP="003D1CC6">
      <w:pPr>
        <w:pStyle w:val="ListNumber"/>
        <w:numPr>
          <w:ilvl w:val="0"/>
          <w:numId w:val="48"/>
        </w:numPr>
        <w:rPr>
          <w:ins w:id="2276" w:author=" Vijay Parmar" w:date="2009-08-23T03:01:00Z"/>
        </w:rPr>
      </w:pPr>
      <w:ins w:id="2277" w:author=" Vijay Parmar" w:date="2009-08-23T03:01:00Z">
        <w:r>
          <w:t xml:space="preserve">The GUI installer will start with Welcom screen. Click </w:t>
        </w:r>
        <w:r w:rsidRPr="00C16440">
          <w:rPr>
            <w:rFonts w:ascii="Courier New" w:hAnsi="Courier New" w:cs="Courier New"/>
            <w:i/>
          </w:rPr>
          <w:t>Next button</w:t>
        </w:r>
        <w:r>
          <w:t xml:space="preserve"> to proceed to next screen.</w:t>
        </w:r>
      </w:ins>
    </w:p>
    <w:p w:rsidR="003D1CC6" w:rsidRDefault="00A82D76" w:rsidP="003D1CC6">
      <w:pPr>
        <w:pStyle w:val="ListNumber"/>
        <w:rPr>
          <w:ins w:id="2278" w:author=" Vijay Parmar" w:date="2009-08-23T03:01:00Z"/>
        </w:rPr>
      </w:pPr>
      <w:ins w:id="2279" w:author=" Vijay Parmar" w:date="2009-08-23T03:21:00Z">
        <w:r>
          <w:rPr>
            <w:noProof/>
            <w:rPrChange w:id="2280" w:author="Unknown">
              <w:rPr>
                <w:rFonts w:ascii="Courier New" w:hAnsi="Courier New" w:cs="Arial"/>
                <w:b/>
                <w:bCs/>
                <w:i/>
                <w:noProof/>
                <w:sz w:val="28"/>
                <w:szCs w:val="26"/>
              </w:rPr>
            </w:rPrChange>
          </w:rPr>
          <w:drawing>
            <wp:inline distT="0" distB="0" distL="0" distR="0">
              <wp:extent cx="5669280" cy="2773680"/>
              <wp:effectExtent l="19050" t="0" r="7620" b="0"/>
              <wp:docPr id="56"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JPG"/>
                      <pic:cNvPicPr/>
                    </pic:nvPicPr>
                    <pic:blipFill>
                      <a:blip r:embed="rId76"/>
                      <a:stretch>
                        <a:fillRect/>
                      </a:stretch>
                    </pic:blipFill>
                    <pic:spPr>
                      <a:xfrm>
                        <a:off x="0" y="0"/>
                        <a:ext cx="5669280" cy="2773680"/>
                      </a:xfrm>
                      <a:prstGeom prst="rect">
                        <a:avLst/>
                      </a:prstGeom>
                    </pic:spPr>
                  </pic:pic>
                </a:graphicData>
              </a:graphic>
            </wp:inline>
          </w:drawing>
        </w:r>
      </w:ins>
    </w:p>
    <w:p w:rsidR="003D1CC6" w:rsidRPr="009B0411" w:rsidRDefault="003D1CC6" w:rsidP="003D1CC6">
      <w:pPr>
        <w:pStyle w:val="ListNumber"/>
        <w:numPr>
          <w:ilvl w:val="0"/>
          <w:numId w:val="48"/>
        </w:numPr>
        <w:rPr>
          <w:ins w:id="2281" w:author=" Vijay Parmar" w:date="2009-08-23T03:01:00Z"/>
        </w:rPr>
      </w:pPr>
      <w:ins w:id="2282" w:author=" Vijay Parmar" w:date="2009-08-23T03:01:00Z">
        <w:r>
          <w:t xml:space="preserve">The release notes page displays the release notes for CSM 4.2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r>
          <w:rPr>
            <w:rFonts w:ascii="Courier New" w:hAnsi="Courier New" w:cs="Courier New"/>
            <w:i/>
          </w:rPr>
          <w:t>previous</w:t>
        </w:r>
        <w:r w:rsidRPr="00C16440">
          <w:rPr>
            <w:rFonts w:ascii="Courier New" w:hAnsi="Courier New" w:cs="Courier New"/>
            <w:i/>
          </w:rPr>
          <w:t xml:space="preserve"> button</w:t>
        </w:r>
        <w:r>
          <w:rPr>
            <w:rFonts w:ascii="Courier New" w:hAnsi="Courier New" w:cs="Courier New"/>
            <w:b/>
            <w:i/>
          </w:rPr>
          <w:t xml:space="preserve"> </w:t>
        </w:r>
        <w:r w:rsidRPr="0058107D">
          <w:rPr>
            <w:rFonts w:cs="Arial"/>
          </w:rPr>
          <w:t>to go back to previous screen.</w:t>
        </w:r>
      </w:ins>
    </w:p>
    <w:p w:rsidR="003D1CC6" w:rsidRPr="0070759C" w:rsidRDefault="00A82D76" w:rsidP="003D1CC6">
      <w:pPr>
        <w:pStyle w:val="ListNumber"/>
        <w:rPr>
          <w:ins w:id="2283" w:author=" Vijay Parmar" w:date="2009-08-23T03:01:00Z"/>
        </w:rPr>
      </w:pPr>
      <w:ins w:id="2284" w:author=" Vijay Parmar" w:date="2009-08-23T03:21:00Z">
        <w:r>
          <w:rPr>
            <w:noProof/>
            <w:rPrChange w:id="2285" w:author="Unknown">
              <w:rPr>
                <w:rFonts w:ascii="Courier New" w:hAnsi="Courier New" w:cs="Arial"/>
                <w:b/>
                <w:bCs/>
                <w:i/>
                <w:noProof/>
                <w:sz w:val="28"/>
                <w:szCs w:val="26"/>
              </w:rPr>
            </w:rPrChange>
          </w:rPr>
          <w:lastRenderedPageBreak/>
          <w:drawing>
            <wp:inline distT="0" distB="0" distL="0" distR="0">
              <wp:extent cx="5669280" cy="4274185"/>
              <wp:effectExtent l="19050" t="0" r="7620" b="0"/>
              <wp:docPr id="57"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2.JPG"/>
                      <pic:cNvPicPr/>
                    </pic:nvPicPr>
                    <pic:blipFill>
                      <a:blip r:embed="rId77"/>
                      <a:stretch>
                        <a:fillRect/>
                      </a:stretch>
                    </pic:blipFill>
                    <pic:spPr>
                      <a:xfrm>
                        <a:off x="0" y="0"/>
                        <a:ext cx="5669280" cy="4274185"/>
                      </a:xfrm>
                      <a:prstGeom prst="rect">
                        <a:avLst/>
                      </a:prstGeom>
                    </pic:spPr>
                  </pic:pic>
                </a:graphicData>
              </a:graphic>
            </wp:inline>
          </w:drawing>
        </w:r>
      </w:ins>
    </w:p>
    <w:p w:rsidR="003D1CC6" w:rsidRPr="00D11145" w:rsidRDefault="003D1CC6" w:rsidP="003D1CC6">
      <w:pPr>
        <w:pStyle w:val="ListNumber"/>
        <w:numPr>
          <w:ilvl w:val="0"/>
          <w:numId w:val="48"/>
        </w:numPr>
        <w:rPr>
          <w:ins w:id="2286" w:author=" Vijay Parmar" w:date="2009-08-23T03:01:00Z"/>
        </w:rPr>
      </w:pPr>
      <w:ins w:id="2287" w:author=" Vijay Parmar" w:date="2009-08-23T03:01:00Z">
        <w:r>
          <w:t xml:space="preserve">The License agreement page displays the license to using the CSM. Click Accept radio button and click </w:t>
        </w:r>
        <w:r w:rsidRPr="003419CB">
          <w:rPr>
            <w:rFonts w:ascii="Courier New" w:hAnsi="Courier New" w:cs="Courier New"/>
            <w:b/>
            <w:i/>
          </w:rPr>
          <w:t>Next button</w:t>
        </w:r>
        <w:r>
          <w:t xml:space="preserve"> to proceed to next sceen. Click </w:t>
        </w:r>
        <w:r>
          <w:rPr>
            <w:rFonts w:ascii="Courier New" w:hAnsi="Courier New" w:cs="Courier New"/>
            <w:b/>
            <w:i/>
          </w:rPr>
          <w:t>Quit</w:t>
        </w:r>
        <w:r w:rsidRPr="003419CB">
          <w:rPr>
            <w:rFonts w:ascii="Courier New" w:hAnsi="Courier New" w:cs="Courier New"/>
            <w:b/>
            <w:i/>
          </w:rPr>
          <w:t xml:space="preserve"> button</w:t>
        </w:r>
        <w:r>
          <w:rPr>
            <w:rFonts w:ascii="Courier New" w:hAnsi="Courier New" w:cs="Courier New"/>
            <w:b/>
            <w:i/>
          </w:rPr>
          <w:t xml:space="preserve"> </w:t>
        </w:r>
        <w:r w:rsidRPr="0058107D">
          <w:rPr>
            <w:rFonts w:cs="Arial"/>
          </w:rPr>
          <w:t>to quit the GUI Installer</w:t>
        </w:r>
        <w:r>
          <w:rPr>
            <w:rFonts w:cs="Arial"/>
          </w:rPr>
          <w:t xml:space="preserve">. For more information on the screen click on the </w:t>
        </w:r>
        <w:r w:rsidRPr="00200F32">
          <w:rPr>
            <w:rFonts w:ascii="Courier New" w:hAnsi="Courier New" w:cs="Courier New"/>
            <w:i/>
          </w:rPr>
          <w:t>Help Button</w:t>
        </w:r>
        <w:r>
          <w:rPr>
            <w:rFonts w:cs="Arial"/>
          </w:rPr>
          <w:t xml:space="preserve">. </w:t>
        </w:r>
      </w:ins>
    </w:p>
    <w:p w:rsidR="003D1CC6" w:rsidRPr="0070759C" w:rsidRDefault="00A82D76" w:rsidP="003D1CC6">
      <w:pPr>
        <w:pStyle w:val="ListNumber"/>
        <w:rPr>
          <w:ins w:id="2288" w:author=" Vijay Parmar" w:date="2009-08-23T03:01:00Z"/>
        </w:rPr>
      </w:pPr>
      <w:ins w:id="2289" w:author=" Vijay Parmar" w:date="2009-08-23T03:02:00Z">
        <w:r>
          <w:rPr>
            <w:noProof/>
            <w:rPrChange w:id="2290" w:author="Unknown">
              <w:rPr>
                <w:rFonts w:ascii="Courier New" w:hAnsi="Courier New" w:cs="Arial"/>
                <w:b/>
                <w:bCs/>
                <w:i/>
                <w:noProof/>
                <w:sz w:val="28"/>
                <w:szCs w:val="26"/>
              </w:rPr>
            </w:rPrChange>
          </w:rPr>
          <w:lastRenderedPageBreak/>
          <w:drawing>
            <wp:inline distT="0" distB="0" distL="0" distR="0">
              <wp:extent cx="5669280" cy="4239260"/>
              <wp:effectExtent l="19050" t="0" r="7620" b="0"/>
              <wp:docPr id="5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3.JPG"/>
                      <pic:cNvPicPr/>
                    </pic:nvPicPr>
                    <pic:blipFill>
                      <a:blip r:embed="rId78"/>
                      <a:stretch>
                        <a:fillRect/>
                      </a:stretch>
                    </pic:blipFill>
                    <pic:spPr>
                      <a:xfrm>
                        <a:off x="0" y="0"/>
                        <a:ext cx="5669280" cy="4239260"/>
                      </a:xfrm>
                      <a:prstGeom prst="rect">
                        <a:avLst/>
                      </a:prstGeom>
                    </pic:spPr>
                  </pic:pic>
                </a:graphicData>
              </a:graphic>
            </wp:inline>
          </w:drawing>
        </w:r>
      </w:ins>
    </w:p>
    <w:p w:rsidR="00A82D76" w:rsidRDefault="00A82D76">
      <w:pPr>
        <w:rPr>
          <w:ins w:id="2291" w:author=" Vijay Parmar" w:date="2009-08-23T03:01:00Z"/>
        </w:rPr>
        <w:pPrChange w:id="2292" w:author=" Vijay Parmar" w:date="2009-08-23T03:22:00Z">
          <w:pPr>
            <w:pStyle w:val="ListNumber"/>
            <w:ind w:left="1440"/>
          </w:pPr>
        </w:pPrChange>
      </w:pPr>
    </w:p>
    <w:p w:rsidR="003D1CC6" w:rsidRDefault="003D1CC6" w:rsidP="003D1CC6">
      <w:pPr>
        <w:pStyle w:val="ListNumber"/>
        <w:numPr>
          <w:ilvl w:val="0"/>
          <w:numId w:val="48"/>
        </w:numPr>
        <w:tabs>
          <w:tab w:val="num" w:pos="1080"/>
        </w:tabs>
        <w:rPr>
          <w:ins w:id="2293" w:author=" Vijay Parmar" w:date="2009-08-23T03:01:00Z"/>
        </w:rPr>
      </w:pPr>
      <w:ins w:id="2294" w:author=" Vijay Parmar" w:date="2009-08-23T03:01:00Z">
        <w:r>
          <w:t xml:space="preserve">On GUI Installer Step 4, </w:t>
        </w:r>
      </w:ins>
      <w:ins w:id="2295" w:author=" Vijay Parmar" w:date="2009-08-23T03:08:00Z">
        <w:r w:rsidR="00986536">
          <w:t>select</w:t>
        </w:r>
      </w:ins>
      <w:ins w:id="2296" w:author=" Vijay Parmar" w:date="2009-08-23T03:02:00Z">
        <w:r w:rsidR="006729D7">
          <w:t xml:space="preserve"> Installation type</w:t>
        </w:r>
      </w:ins>
      <w:ins w:id="2297" w:author=" Vijay Parmar" w:date="2009-08-23T03:01:00Z">
        <w:r>
          <w:t>.</w:t>
        </w:r>
      </w:ins>
    </w:p>
    <w:p w:rsidR="00986536" w:rsidRDefault="00A82D76" w:rsidP="003D1CC6">
      <w:pPr>
        <w:pStyle w:val="ListNumber"/>
        <w:rPr>
          <w:ins w:id="2298" w:author=" Vijay Parmar" w:date="2009-08-23T03:09:00Z"/>
        </w:rPr>
      </w:pPr>
      <w:ins w:id="2299" w:author=" Vijay Parmar" w:date="2009-08-23T03:22:00Z">
        <w:r>
          <w:rPr>
            <w:noProof/>
            <w:rPrChange w:id="2300" w:author="Unknown">
              <w:rPr>
                <w:rFonts w:ascii="Courier New" w:hAnsi="Courier New"/>
                <w:b/>
                <w:i/>
                <w:noProof/>
              </w:rPr>
            </w:rPrChange>
          </w:rPr>
          <w:drawing>
            <wp:inline distT="0" distB="0" distL="0" distR="0">
              <wp:extent cx="5669280" cy="2773045"/>
              <wp:effectExtent l="19050" t="0" r="7620" b="0"/>
              <wp:docPr id="58"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JPG"/>
                      <pic:cNvPicPr/>
                    </pic:nvPicPr>
                    <pic:blipFill>
                      <a:blip r:embed="rId79"/>
                      <a:stretch>
                        <a:fillRect/>
                      </a:stretch>
                    </pic:blipFill>
                    <pic:spPr>
                      <a:xfrm>
                        <a:off x="0" y="0"/>
                        <a:ext cx="5669280" cy="2773045"/>
                      </a:xfrm>
                      <a:prstGeom prst="rect">
                        <a:avLst/>
                      </a:prstGeom>
                    </pic:spPr>
                  </pic:pic>
                </a:graphicData>
              </a:graphic>
            </wp:inline>
          </w:drawing>
        </w:r>
      </w:ins>
      <w:ins w:id="2301" w:author=" Vijay Parmar" w:date="2009-08-23T03:01:00Z">
        <w:r w:rsidR="003D1CC6">
          <w:t xml:space="preserve"> </w:t>
        </w:r>
      </w:ins>
    </w:p>
    <w:p w:rsidR="00986536" w:rsidRDefault="00986536">
      <w:pPr>
        <w:rPr>
          <w:ins w:id="2302" w:author=" Vijay Parmar" w:date="2009-08-23T03:09:00Z"/>
        </w:rPr>
      </w:pPr>
      <w:ins w:id="2303" w:author=" Vijay Parmar" w:date="2009-08-23T03:09:00Z">
        <w:r>
          <w:br w:type="page"/>
        </w:r>
      </w:ins>
    </w:p>
    <w:p w:rsidR="003D1CC6" w:rsidRDefault="003D1CC6" w:rsidP="003D1CC6">
      <w:pPr>
        <w:pStyle w:val="ListNumber"/>
        <w:rPr>
          <w:ins w:id="2304" w:author=" Vijay Parmar" w:date="2009-08-23T03:01:00Z"/>
        </w:rPr>
      </w:pPr>
    </w:p>
    <w:p w:rsidR="003D1CC6" w:rsidRDefault="003D1CC6" w:rsidP="003D1CC6">
      <w:pPr>
        <w:pStyle w:val="ListNumber"/>
        <w:numPr>
          <w:ilvl w:val="0"/>
          <w:numId w:val="48"/>
        </w:numPr>
        <w:tabs>
          <w:tab w:val="num" w:pos="1080"/>
        </w:tabs>
        <w:ind w:left="1890" w:hanging="810"/>
        <w:rPr>
          <w:ins w:id="2305" w:author=" Vijay Parmar" w:date="2009-08-23T03:09:00Z"/>
        </w:rPr>
      </w:pPr>
      <w:ins w:id="2306" w:author=" Vijay Parmar" w:date="2009-08-23T03:01:00Z">
        <w:r>
          <w:t xml:space="preserve">On GUI installer Step 5, select Installation type. Currently GUI installer provides ‘Typical’ (Single Installation, Single Schema) deployment option. Click </w:t>
        </w:r>
        <w:r w:rsidRPr="00A22A04">
          <w:rPr>
            <w:rFonts w:ascii="Courier New" w:hAnsi="Courier New" w:cs="Courier New"/>
            <w:i/>
          </w:rPr>
          <w:t>Next Button</w:t>
        </w:r>
        <w:r>
          <w:t xml:space="preserve"> to proceed to next screen.</w:t>
        </w:r>
      </w:ins>
    </w:p>
    <w:p w:rsidR="00A82D76" w:rsidRDefault="00A82D76">
      <w:pPr>
        <w:pStyle w:val="ListNumber"/>
        <w:rPr>
          <w:ins w:id="2307" w:author=" Vijay Parmar" w:date="2009-08-23T03:10:00Z"/>
        </w:rPr>
        <w:pPrChange w:id="2308" w:author=" Vijay Parmar" w:date="2009-08-23T03:22:00Z">
          <w:pPr/>
        </w:pPrChange>
      </w:pPr>
      <w:ins w:id="2309" w:author=" Vijay Parmar" w:date="2009-08-23T03:22:00Z">
        <w:r>
          <w:rPr>
            <w:noProof/>
            <w:rPrChange w:id="2310" w:author="Unknown">
              <w:rPr>
                <w:rFonts w:ascii="Courier New" w:hAnsi="Courier New"/>
                <w:b/>
                <w:i/>
                <w:noProof/>
              </w:rPr>
            </w:rPrChange>
          </w:rPr>
          <w:drawing>
            <wp:inline distT="0" distB="0" distL="0" distR="0">
              <wp:extent cx="5669280" cy="2724150"/>
              <wp:effectExtent l="19050" t="0" r="7620" b="0"/>
              <wp:docPr id="59"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5.JPG"/>
                      <pic:cNvPicPr/>
                    </pic:nvPicPr>
                    <pic:blipFill>
                      <a:blip r:embed="rId80"/>
                      <a:stretch>
                        <a:fillRect/>
                      </a:stretch>
                    </pic:blipFill>
                    <pic:spPr>
                      <a:xfrm>
                        <a:off x="0" y="0"/>
                        <a:ext cx="5669280" cy="2724150"/>
                      </a:xfrm>
                      <a:prstGeom prst="rect">
                        <a:avLst/>
                      </a:prstGeom>
                    </pic:spPr>
                  </pic:pic>
                </a:graphicData>
              </a:graphic>
            </wp:inline>
          </w:drawing>
        </w:r>
      </w:ins>
    </w:p>
    <w:p w:rsidR="00A82D76" w:rsidRDefault="00A82D76">
      <w:pPr>
        <w:pStyle w:val="ListNumber"/>
        <w:rPr>
          <w:ins w:id="2311" w:author=" Vijay Parmar" w:date="2009-08-23T03:01:00Z"/>
        </w:rPr>
        <w:pPrChange w:id="2312" w:author=" Vijay Parmar" w:date="2009-08-23T03:09:00Z">
          <w:pPr>
            <w:pStyle w:val="ListNumber"/>
            <w:numPr>
              <w:numId w:val="48"/>
            </w:numPr>
            <w:tabs>
              <w:tab w:val="num" w:pos="1080"/>
            </w:tabs>
            <w:ind w:left="1890" w:hanging="810"/>
          </w:pPr>
        </w:pPrChange>
      </w:pPr>
    </w:p>
    <w:p w:rsidR="003D1CC6" w:rsidRDefault="003D1CC6" w:rsidP="003D1CC6">
      <w:pPr>
        <w:pStyle w:val="ListNumber"/>
        <w:numPr>
          <w:ilvl w:val="0"/>
          <w:numId w:val="48"/>
        </w:numPr>
        <w:tabs>
          <w:tab w:val="num" w:pos="1080"/>
        </w:tabs>
        <w:ind w:left="1890" w:hanging="810"/>
        <w:rPr>
          <w:ins w:id="2313" w:author=" Vijay Parmar" w:date="2009-08-23T03:01:00Z"/>
        </w:rPr>
      </w:pPr>
      <w:ins w:id="2314" w:author=" Vijay Parmar" w:date="2009-08-23T03:01:00Z">
        <w:r>
          <w:t xml:space="preserve">On GUI Installer Step 6, select the installation folder where you want to install the CSM UPT. The JBoss Application Server will be installed in this folder. If the directory already exists, it will be overwritten. If you do not want to lose the contents of existing folder, take a back of the folder before proceeding. Click Yes Button to overwrite in existing folder. Click </w:t>
        </w:r>
        <w:r w:rsidRPr="00A22A04">
          <w:rPr>
            <w:rFonts w:ascii="Courier New" w:hAnsi="Courier New" w:cs="Courier New"/>
            <w:i/>
          </w:rPr>
          <w:t>Next Button</w:t>
        </w:r>
        <w:r>
          <w:t xml:space="preserve"> to proceed to next screen.</w:t>
        </w:r>
      </w:ins>
    </w:p>
    <w:p w:rsidR="003D1CC6" w:rsidRDefault="00A82D76" w:rsidP="003D1CC6">
      <w:pPr>
        <w:pStyle w:val="ListNumber"/>
        <w:rPr>
          <w:ins w:id="2315" w:author=" Vijay Parmar" w:date="2009-08-23T03:01:00Z"/>
        </w:rPr>
      </w:pPr>
      <w:ins w:id="2316" w:author=" Vijay Parmar" w:date="2009-08-23T03:23:00Z">
        <w:r>
          <w:rPr>
            <w:noProof/>
            <w:rPrChange w:id="2317" w:author="Unknown">
              <w:rPr>
                <w:rFonts w:ascii="Courier New" w:hAnsi="Courier New"/>
                <w:b/>
                <w:i/>
                <w:noProof/>
              </w:rPr>
            </w:rPrChange>
          </w:rPr>
          <w:drawing>
            <wp:inline distT="0" distB="0" distL="0" distR="0">
              <wp:extent cx="5669280" cy="2734945"/>
              <wp:effectExtent l="19050" t="0" r="7620" b="0"/>
              <wp:docPr id="60"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6.JPG"/>
                      <pic:cNvPicPr/>
                    </pic:nvPicPr>
                    <pic:blipFill>
                      <a:blip r:embed="rId81"/>
                      <a:stretch>
                        <a:fillRect/>
                      </a:stretch>
                    </pic:blipFill>
                    <pic:spPr>
                      <a:xfrm>
                        <a:off x="0" y="0"/>
                        <a:ext cx="5669280" cy="273494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ind w:left="1890" w:hanging="450"/>
        <w:rPr>
          <w:ins w:id="2318" w:author=" Vijay Parmar" w:date="2009-08-23T03:23:00Z"/>
        </w:rPr>
      </w:pPr>
      <w:ins w:id="2319" w:author=" Vijay Parmar" w:date="2009-08-23T03:01:00Z">
        <w:r>
          <w:lastRenderedPageBreak/>
          <w:t xml:space="preserve">On GUI Installer Step 7, choose the server components to install. Currently the only option available is to install JBoss and Database Schema.  Click </w:t>
        </w:r>
        <w:r w:rsidRPr="00A22A04">
          <w:rPr>
            <w:rFonts w:ascii="Courier New" w:hAnsi="Courier New" w:cs="Courier New"/>
            <w:i/>
          </w:rPr>
          <w:t>Next Button</w:t>
        </w:r>
        <w:r>
          <w:t xml:space="preserve"> to proceed to next screen.</w:t>
        </w:r>
      </w:ins>
    </w:p>
    <w:p w:rsidR="00A82D76" w:rsidRDefault="00A82D76">
      <w:pPr>
        <w:pStyle w:val="ListNumber"/>
        <w:rPr>
          <w:ins w:id="2320" w:author=" Vijay Parmar" w:date="2009-08-23T03:01:00Z"/>
        </w:rPr>
        <w:pPrChange w:id="2321" w:author=" Vijay Parmar" w:date="2009-08-23T03:23:00Z">
          <w:pPr>
            <w:pStyle w:val="ListNumber"/>
            <w:numPr>
              <w:numId w:val="48"/>
            </w:numPr>
            <w:tabs>
              <w:tab w:val="num" w:pos="1080"/>
              <w:tab w:val="num" w:pos="1890"/>
            </w:tabs>
            <w:ind w:left="1890" w:hanging="450"/>
          </w:pPr>
        </w:pPrChange>
      </w:pPr>
      <w:ins w:id="2322" w:author=" Vijay Parmar" w:date="2009-08-23T03:23:00Z">
        <w:r>
          <w:rPr>
            <w:noProof/>
            <w:rPrChange w:id="2323" w:author="Unknown">
              <w:rPr>
                <w:rFonts w:ascii="Courier New" w:hAnsi="Courier New"/>
                <w:b/>
                <w:i/>
                <w:noProof/>
              </w:rPr>
            </w:rPrChange>
          </w:rPr>
          <w:drawing>
            <wp:inline distT="0" distB="0" distL="0" distR="0">
              <wp:extent cx="5669280" cy="2770505"/>
              <wp:effectExtent l="19050" t="0" r="7620" b="0"/>
              <wp:docPr id="61"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7.JPG"/>
                      <pic:cNvPicPr/>
                    </pic:nvPicPr>
                    <pic:blipFill>
                      <a:blip r:embed="rId82"/>
                      <a:stretch>
                        <a:fillRect/>
                      </a:stretch>
                    </pic:blipFill>
                    <pic:spPr>
                      <a:xfrm>
                        <a:off x="0" y="0"/>
                        <a:ext cx="5669280" cy="2770505"/>
                      </a:xfrm>
                      <a:prstGeom prst="rect">
                        <a:avLst/>
                      </a:prstGeom>
                    </pic:spPr>
                  </pic:pic>
                </a:graphicData>
              </a:graphic>
            </wp:inline>
          </w:drawing>
        </w:r>
      </w:ins>
    </w:p>
    <w:p w:rsidR="00546D2D" w:rsidRDefault="00546D2D" w:rsidP="00546D2D">
      <w:pPr>
        <w:pStyle w:val="ListNumber"/>
        <w:numPr>
          <w:ilvl w:val="0"/>
          <w:numId w:val="48"/>
        </w:numPr>
        <w:tabs>
          <w:tab w:val="num" w:pos="1080"/>
        </w:tabs>
        <w:rPr>
          <w:ins w:id="2324" w:author=" Vijay Parmar" w:date="2009-08-23T03:29:00Z"/>
        </w:rPr>
      </w:pPr>
      <w:ins w:id="2325" w:author=" Vijay Parmar" w:date="2009-08-23T03:29:00Z">
        <w:r>
          <w:t>On GUI Installer Step 8, provide upgrade configuration. Select existing location where UPT is installed. Select existing JBoss folder. Provide JBoss Server Name.</w:t>
        </w:r>
      </w:ins>
    </w:p>
    <w:p w:rsidR="00546D2D" w:rsidRDefault="00546D2D" w:rsidP="00546D2D">
      <w:pPr>
        <w:pStyle w:val="ListNumber"/>
        <w:ind w:left="1440"/>
        <w:rPr>
          <w:ins w:id="2326" w:author=" Vijay Parmar" w:date="2009-08-23T03:29:00Z"/>
        </w:rPr>
      </w:pPr>
      <w:ins w:id="2327" w:author=" Vijay Parmar" w:date="2009-08-23T03:29:00Z">
        <w:r>
          <w:t>Since this is upgrade that includes migrating existing CSM UPT schema to latest version, provide the existing Original CSM Schema version.</w:t>
        </w:r>
      </w:ins>
    </w:p>
    <w:p w:rsidR="00A82D76" w:rsidRDefault="00A82D76">
      <w:pPr>
        <w:pStyle w:val="ListNumber"/>
        <w:rPr>
          <w:ins w:id="2328" w:author=" Vijay Parmar" w:date="2009-08-23T03:30:00Z"/>
        </w:rPr>
        <w:pPrChange w:id="2329" w:author=" Vijay Parmar" w:date="2009-08-23T03:29:00Z">
          <w:pPr>
            <w:pStyle w:val="ListNumber"/>
            <w:numPr>
              <w:numId w:val="48"/>
            </w:numPr>
            <w:tabs>
              <w:tab w:val="num" w:pos="1080"/>
              <w:tab w:val="num" w:pos="1890"/>
            </w:tabs>
            <w:ind w:left="1890" w:hanging="450"/>
          </w:pPr>
        </w:pPrChange>
      </w:pPr>
      <w:ins w:id="2330" w:author=" Vijay Parmar" w:date="2009-08-23T03:30:00Z">
        <w:r>
          <w:rPr>
            <w:noProof/>
            <w:rPrChange w:id="2331" w:author="Unknown">
              <w:rPr>
                <w:rFonts w:ascii="Courier New" w:hAnsi="Courier New"/>
                <w:b/>
                <w:i/>
                <w:noProof/>
              </w:rPr>
            </w:rPrChange>
          </w:rPr>
          <w:drawing>
            <wp:inline distT="0" distB="0" distL="0" distR="0">
              <wp:extent cx="5669280" cy="2798445"/>
              <wp:effectExtent l="19050" t="0" r="7620" b="0"/>
              <wp:docPr id="73"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83"/>
                      <a:stretch>
                        <a:fillRect/>
                      </a:stretch>
                    </pic:blipFill>
                    <pic:spPr>
                      <a:xfrm>
                        <a:off x="0" y="0"/>
                        <a:ext cx="5669280" cy="2798445"/>
                      </a:xfrm>
                      <a:prstGeom prst="rect">
                        <a:avLst/>
                      </a:prstGeom>
                    </pic:spPr>
                  </pic:pic>
                </a:graphicData>
              </a:graphic>
            </wp:inline>
          </w:drawing>
        </w:r>
      </w:ins>
    </w:p>
    <w:p w:rsidR="00A82D76" w:rsidRDefault="00A82D76">
      <w:pPr>
        <w:pStyle w:val="ListNumber"/>
        <w:rPr>
          <w:ins w:id="2332" w:author=" Vijay Parmar" w:date="2009-08-23T03:28:00Z"/>
        </w:rPr>
        <w:pPrChange w:id="2333" w:author=" Vijay Parmar" w:date="2009-08-23T03:29:00Z">
          <w:pPr>
            <w:pStyle w:val="ListNumber"/>
            <w:numPr>
              <w:numId w:val="48"/>
            </w:numPr>
            <w:tabs>
              <w:tab w:val="num" w:pos="1080"/>
              <w:tab w:val="num" w:pos="1890"/>
            </w:tabs>
            <w:ind w:left="1890" w:hanging="450"/>
          </w:pPr>
        </w:pPrChange>
      </w:pPr>
    </w:p>
    <w:p w:rsidR="00A82D76" w:rsidRDefault="003D1CC6">
      <w:pPr>
        <w:pStyle w:val="ListNumber"/>
        <w:numPr>
          <w:ilvl w:val="0"/>
          <w:numId w:val="48"/>
        </w:numPr>
        <w:tabs>
          <w:tab w:val="num" w:pos="1080"/>
        </w:tabs>
        <w:ind w:left="1890" w:hanging="450"/>
        <w:rPr>
          <w:ins w:id="2334" w:author=" Vijay Parmar" w:date="2009-08-23T03:01:00Z"/>
        </w:rPr>
        <w:pPrChange w:id="2335" w:author=" Vijay Parmar" w:date="2009-08-23T03:29:00Z">
          <w:pPr>
            <w:pStyle w:val="ListNumber"/>
            <w:numPr>
              <w:numId w:val="48"/>
            </w:numPr>
            <w:tabs>
              <w:tab w:val="num" w:pos="1080"/>
              <w:tab w:val="num" w:pos="1890"/>
            </w:tabs>
            <w:ind w:left="1890" w:hanging="450"/>
          </w:pPr>
        </w:pPrChange>
      </w:pPr>
      <w:ins w:id="2336" w:author=" Vijay Parmar" w:date="2009-08-23T03:01:00Z">
        <w:r>
          <w:t xml:space="preserve">On GUI Installer Step 9, configure the JBoss application server. The sample values for the required properties are shown below. Click </w:t>
        </w:r>
        <w:r w:rsidRPr="00A22A04">
          <w:rPr>
            <w:rFonts w:ascii="Courier New" w:hAnsi="Courier New" w:cs="Courier New"/>
            <w:i/>
          </w:rPr>
          <w:t>Next Button</w:t>
        </w:r>
        <w:r>
          <w:t xml:space="preserve"> to proceed to next screen. </w:t>
        </w:r>
      </w:ins>
    </w:p>
    <w:p w:rsidR="00A82D76" w:rsidRDefault="00A82D76">
      <w:pPr>
        <w:pStyle w:val="ListNumber"/>
        <w:rPr>
          <w:ins w:id="2337" w:author=" Vijay Parmar" w:date="2009-08-23T03:01:00Z"/>
        </w:rPr>
        <w:pPrChange w:id="2338" w:author=" Vijay Parmar" w:date="2009-08-23T03:23:00Z">
          <w:pPr>
            <w:pStyle w:val="ListNumber"/>
            <w:ind w:left="1440"/>
          </w:pPr>
        </w:pPrChange>
      </w:pPr>
      <w:ins w:id="2339" w:author=" Vijay Parmar" w:date="2009-08-23T03:23:00Z">
        <w:r>
          <w:rPr>
            <w:noProof/>
            <w:rPrChange w:id="2340" w:author="Unknown">
              <w:rPr>
                <w:rFonts w:ascii="Courier New" w:hAnsi="Courier New"/>
                <w:b/>
                <w:i/>
                <w:noProof/>
              </w:rPr>
            </w:rPrChange>
          </w:rPr>
          <w:lastRenderedPageBreak/>
          <w:drawing>
            <wp:inline distT="0" distB="0" distL="0" distR="0">
              <wp:extent cx="5669280" cy="3235325"/>
              <wp:effectExtent l="19050" t="0" r="7620" b="0"/>
              <wp:docPr id="62"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9.JPG"/>
                      <pic:cNvPicPr/>
                    </pic:nvPicPr>
                    <pic:blipFill>
                      <a:blip r:embed="rId84"/>
                      <a:stretch>
                        <a:fillRect/>
                      </a:stretch>
                    </pic:blipFill>
                    <pic:spPr>
                      <a:xfrm>
                        <a:off x="0" y="0"/>
                        <a:ext cx="5669280" cy="3235325"/>
                      </a:xfrm>
                      <a:prstGeom prst="rect">
                        <a:avLst/>
                      </a:prstGeom>
                    </pic:spPr>
                  </pic:pic>
                </a:graphicData>
              </a:graphic>
            </wp:inline>
          </w:drawing>
        </w:r>
      </w:ins>
    </w:p>
    <w:p w:rsidR="003D1CC6" w:rsidRDefault="003D1CC6" w:rsidP="003D1CC6">
      <w:pPr>
        <w:pStyle w:val="ListNumber"/>
        <w:ind w:left="1440"/>
        <w:rPr>
          <w:ins w:id="2341" w:author=" Vijay Parmar" w:date="2009-08-23T03:23:00Z"/>
        </w:rPr>
      </w:pPr>
    </w:p>
    <w:p w:rsidR="001B67FD" w:rsidRDefault="001B67FD" w:rsidP="003D1CC6">
      <w:pPr>
        <w:pStyle w:val="ListNumber"/>
        <w:ind w:left="1440"/>
        <w:rPr>
          <w:ins w:id="2342" w:author=" Vijay Parmar" w:date="2009-08-23T03:01:00Z"/>
        </w:rPr>
      </w:pPr>
    </w:p>
    <w:p w:rsidR="003D1CC6" w:rsidRDefault="003D1CC6" w:rsidP="003D1CC6">
      <w:pPr>
        <w:pStyle w:val="ListNumber"/>
        <w:numPr>
          <w:ilvl w:val="0"/>
          <w:numId w:val="48"/>
        </w:numPr>
        <w:tabs>
          <w:tab w:val="num" w:pos="1080"/>
          <w:tab w:val="num" w:pos="1890"/>
        </w:tabs>
        <w:ind w:left="1890" w:hanging="450"/>
        <w:rPr>
          <w:ins w:id="2343" w:author=" Vijay Parmar" w:date="2009-08-23T03:01:00Z"/>
        </w:rPr>
      </w:pPr>
      <w:ins w:id="2344" w:author=" Vijay Parmar" w:date="2009-08-23T03:01:00Z">
        <w:r>
          <w:t xml:space="preserve">On GUI Installer Step 10, configure the additional JBoss application server port information. The sample values for the required properties are shown below. Click </w:t>
        </w:r>
        <w:r w:rsidRPr="00A22A04">
          <w:rPr>
            <w:rFonts w:ascii="Courier New" w:hAnsi="Courier New" w:cs="Courier New"/>
            <w:i/>
          </w:rPr>
          <w:t>Next Button</w:t>
        </w:r>
        <w:r>
          <w:t xml:space="preserve"> to proceed to next screen. </w:t>
        </w:r>
      </w:ins>
    </w:p>
    <w:p w:rsidR="00A82D76" w:rsidRDefault="00A82D76">
      <w:pPr>
        <w:pStyle w:val="ListNumber"/>
        <w:rPr>
          <w:ins w:id="2345" w:author=" Vijay Parmar" w:date="2009-08-23T03:01:00Z"/>
        </w:rPr>
        <w:pPrChange w:id="2346" w:author=" Vijay Parmar" w:date="2009-08-23T03:24:00Z">
          <w:pPr>
            <w:pStyle w:val="ListNumber"/>
            <w:ind w:left="1440"/>
          </w:pPr>
        </w:pPrChange>
      </w:pPr>
      <w:ins w:id="2347" w:author=" Vijay Parmar" w:date="2009-08-23T03:24:00Z">
        <w:r>
          <w:rPr>
            <w:noProof/>
            <w:rPrChange w:id="2348" w:author="Unknown">
              <w:rPr>
                <w:rFonts w:ascii="Courier New" w:hAnsi="Courier New"/>
                <w:b/>
                <w:i/>
                <w:noProof/>
              </w:rPr>
            </w:rPrChange>
          </w:rPr>
          <w:drawing>
            <wp:inline distT="0" distB="0" distL="0" distR="0">
              <wp:extent cx="5669280" cy="2834640"/>
              <wp:effectExtent l="19050" t="0" r="7620" b="0"/>
              <wp:docPr id="63"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0.JPG"/>
                      <pic:cNvPicPr/>
                    </pic:nvPicPr>
                    <pic:blipFill>
                      <a:blip r:embed="rId85"/>
                      <a:stretch>
                        <a:fillRect/>
                      </a:stretch>
                    </pic:blipFill>
                    <pic:spPr>
                      <a:xfrm>
                        <a:off x="0" y="0"/>
                        <a:ext cx="5669280" cy="283464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49" w:author=" Vijay Parmar" w:date="2009-08-23T03:01:00Z"/>
        </w:rPr>
      </w:pPr>
      <w:ins w:id="2350" w:author=" Vijay Parmar" w:date="2009-08-23T03:01:00Z">
        <w:r>
          <w:t xml:space="preserve">On GUI Installer Step 11, configure your database connection. The sample values for the required properties are shown below. Click </w:t>
        </w:r>
        <w:r w:rsidRPr="00A22A04">
          <w:rPr>
            <w:rFonts w:ascii="Courier New" w:hAnsi="Courier New" w:cs="Courier New"/>
            <w:i/>
          </w:rPr>
          <w:t>Next Button</w:t>
        </w:r>
        <w:r>
          <w:t xml:space="preserve"> to proceed to next screen. </w:t>
        </w:r>
      </w:ins>
    </w:p>
    <w:p w:rsidR="003D1CC6" w:rsidRDefault="00A82D76" w:rsidP="003D1CC6">
      <w:pPr>
        <w:pStyle w:val="ListNumber"/>
        <w:rPr>
          <w:ins w:id="2351" w:author=" Vijay Parmar" w:date="2009-08-23T03:01:00Z"/>
        </w:rPr>
      </w:pPr>
      <w:ins w:id="2352" w:author=" Vijay Parmar" w:date="2009-08-23T03:24:00Z">
        <w:r>
          <w:rPr>
            <w:noProof/>
            <w:rPrChange w:id="2353" w:author="Unknown">
              <w:rPr>
                <w:rFonts w:ascii="Courier New" w:hAnsi="Courier New"/>
                <w:b/>
                <w:i/>
                <w:noProof/>
              </w:rPr>
            </w:rPrChange>
          </w:rPr>
          <w:lastRenderedPageBreak/>
          <w:drawing>
            <wp:inline distT="0" distB="0" distL="0" distR="0">
              <wp:extent cx="5669280" cy="3070225"/>
              <wp:effectExtent l="19050" t="0" r="7620" b="0"/>
              <wp:docPr id="64"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1.JPG"/>
                      <pic:cNvPicPr/>
                    </pic:nvPicPr>
                    <pic:blipFill>
                      <a:blip r:embed="rId86"/>
                      <a:stretch>
                        <a:fillRect/>
                      </a:stretch>
                    </pic:blipFill>
                    <pic:spPr>
                      <a:xfrm>
                        <a:off x="0" y="0"/>
                        <a:ext cx="5669280" cy="3070225"/>
                      </a:xfrm>
                      <a:prstGeom prst="rect">
                        <a:avLst/>
                      </a:prstGeom>
                    </pic:spPr>
                  </pic:pic>
                </a:graphicData>
              </a:graphic>
            </wp:inline>
          </w:drawing>
        </w:r>
      </w:ins>
    </w:p>
    <w:p w:rsidR="001B67FD" w:rsidRDefault="001B67FD" w:rsidP="003D1CC6">
      <w:pPr>
        <w:pStyle w:val="ListNumber"/>
        <w:ind w:left="1440"/>
        <w:rPr>
          <w:ins w:id="2354" w:author=" Vijay Parmar" w:date="2009-08-23T03:01:00Z"/>
        </w:rPr>
      </w:pPr>
    </w:p>
    <w:p w:rsidR="003D1CC6" w:rsidRDefault="003D1CC6" w:rsidP="003D1CC6">
      <w:pPr>
        <w:pStyle w:val="ListNumber"/>
        <w:numPr>
          <w:ilvl w:val="0"/>
          <w:numId w:val="48"/>
        </w:numPr>
        <w:tabs>
          <w:tab w:val="num" w:pos="1080"/>
          <w:tab w:val="num" w:pos="1890"/>
        </w:tabs>
        <w:rPr>
          <w:ins w:id="2355" w:author=" Vijay Parmar" w:date="2009-08-23T03:01:00Z"/>
        </w:rPr>
      </w:pPr>
      <w:ins w:id="2356" w:author=" Vijay Parmar" w:date="2009-08-23T03:01:00Z">
        <w:r>
          <w:t xml:space="preserve">On GUI Installer Step 12, choose installation type. The Authentication type options are Database, LDAP or LDAPS. Choose the type preferred. Click </w:t>
        </w:r>
        <w:r w:rsidRPr="00A22A04">
          <w:rPr>
            <w:rFonts w:ascii="Courier New" w:hAnsi="Courier New" w:cs="Courier New"/>
            <w:i/>
          </w:rPr>
          <w:t>Next Button</w:t>
        </w:r>
        <w:r>
          <w:t xml:space="preserve"> to proceed to next screen. </w:t>
        </w:r>
      </w:ins>
    </w:p>
    <w:p w:rsidR="00A82D76" w:rsidRDefault="00A82D76">
      <w:pPr>
        <w:pStyle w:val="ListNumber"/>
        <w:rPr>
          <w:ins w:id="2357" w:author=" Vijay Parmar" w:date="2009-08-23T03:01:00Z"/>
        </w:rPr>
        <w:pPrChange w:id="2358" w:author=" Vijay Parmar" w:date="2009-08-23T03:25:00Z">
          <w:pPr>
            <w:pStyle w:val="ListNumber"/>
            <w:ind w:left="1080"/>
          </w:pPr>
        </w:pPrChange>
      </w:pPr>
      <w:ins w:id="2359" w:author=" Vijay Parmar" w:date="2009-08-23T03:25:00Z">
        <w:r>
          <w:rPr>
            <w:noProof/>
            <w:rPrChange w:id="2360" w:author="Unknown">
              <w:rPr>
                <w:rFonts w:ascii="Courier New" w:hAnsi="Courier New"/>
                <w:b/>
                <w:i/>
                <w:noProof/>
              </w:rPr>
            </w:rPrChange>
          </w:rPr>
          <w:drawing>
            <wp:inline distT="0" distB="0" distL="0" distR="0">
              <wp:extent cx="5669280" cy="2740660"/>
              <wp:effectExtent l="19050" t="0" r="7620" b="0"/>
              <wp:docPr id="65"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2.JPG"/>
                      <pic:cNvPicPr/>
                    </pic:nvPicPr>
                    <pic:blipFill>
                      <a:blip r:embed="rId87"/>
                      <a:stretch>
                        <a:fillRect/>
                      </a:stretch>
                    </pic:blipFill>
                    <pic:spPr>
                      <a:xfrm>
                        <a:off x="0" y="0"/>
                        <a:ext cx="5669280" cy="274066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61" w:author=" Vijay Parmar" w:date="2009-08-23T03:01:00Z"/>
        </w:rPr>
      </w:pPr>
      <w:ins w:id="2362" w:author=" Vijay Parmar" w:date="2009-08-23T03:01:00Z">
        <w:r>
          <w:t xml:space="preserve">On GUI Installer Step 13, configure LDAPS configuration for Authentication. Click </w:t>
        </w:r>
        <w:r w:rsidRPr="00A22A04">
          <w:rPr>
            <w:rFonts w:ascii="Courier New" w:hAnsi="Courier New" w:cs="Courier New"/>
            <w:i/>
          </w:rPr>
          <w:t>Next Button</w:t>
        </w:r>
        <w:r>
          <w:t xml:space="preserve"> to proceed to next screen.</w:t>
        </w:r>
      </w:ins>
    </w:p>
    <w:p w:rsidR="00A82D76" w:rsidRDefault="00A82D76">
      <w:pPr>
        <w:rPr>
          <w:ins w:id="2363" w:author=" Vijay Parmar" w:date="2009-08-23T03:01:00Z"/>
        </w:rPr>
        <w:pPrChange w:id="2364" w:author=" Vijay Parmar" w:date="2009-08-23T03:25:00Z">
          <w:pPr>
            <w:pStyle w:val="ListParagraph"/>
          </w:pPr>
        </w:pPrChange>
      </w:pPr>
      <w:ins w:id="2365" w:author=" Vijay Parmar" w:date="2009-08-23T03:25:00Z">
        <w:r>
          <w:rPr>
            <w:noProof/>
            <w:rPrChange w:id="2366" w:author="Unknown">
              <w:rPr>
                <w:rFonts w:ascii="Courier New" w:hAnsi="Courier New"/>
                <w:b/>
                <w:i/>
                <w:noProof/>
              </w:rPr>
            </w:rPrChange>
          </w:rPr>
          <w:lastRenderedPageBreak/>
          <w:drawing>
            <wp:inline distT="0" distB="0" distL="0" distR="0">
              <wp:extent cx="5669280" cy="2767965"/>
              <wp:effectExtent l="19050" t="0" r="7620" b="0"/>
              <wp:docPr id="66"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3.JPG"/>
                      <pic:cNvPicPr/>
                    </pic:nvPicPr>
                    <pic:blipFill>
                      <a:blip r:embed="rId88"/>
                      <a:stretch>
                        <a:fillRect/>
                      </a:stretch>
                    </pic:blipFill>
                    <pic:spPr>
                      <a:xfrm>
                        <a:off x="0" y="0"/>
                        <a:ext cx="5669280" cy="276796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67" w:author=" Vijay Parmar" w:date="2009-08-23T03:01:00Z"/>
        </w:rPr>
      </w:pPr>
      <w:ins w:id="2368" w:author=" Vijay Parmar" w:date="2009-08-23T03:01:00Z">
        <w:r>
          <w:t xml:space="preserve">On GUI Installer Step 14, configure LDAP information for Authentication. Click </w:t>
        </w:r>
        <w:r w:rsidRPr="00A22A04">
          <w:rPr>
            <w:rFonts w:ascii="Courier New" w:hAnsi="Courier New" w:cs="Courier New"/>
            <w:i/>
          </w:rPr>
          <w:t>Next Button</w:t>
        </w:r>
        <w:r>
          <w:t xml:space="preserve"> to proceed to next screen. </w:t>
        </w:r>
      </w:ins>
    </w:p>
    <w:p w:rsidR="00A82D76" w:rsidRDefault="00A82D76">
      <w:pPr>
        <w:pStyle w:val="ListNumber"/>
        <w:rPr>
          <w:ins w:id="2369" w:author=" Vijay Parmar" w:date="2009-08-23T03:01:00Z"/>
        </w:rPr>
        <w:pPrChange w:id="2370" w:author=" Vijay Parmar" w:date="2009-08-23T03:25:00Z">
          <w:pPr>
            <w:pStyle w:val="ListNumber"/>
            <w:ind w:left="1080"/>
          </w:pPr>
        </w:pPrChange>
      </w:pPr>
      <w:ins w:id="2371" w:author=" Vijay Parmar" w:date="2009-08-23T03:25:00Z">
        <w:r>
          <w:rPr>
            <w:noProof/>
            <w:rPrChange w:id="2372" w:author="Unknown">
              <w:rPr>
                <w:rFonts w:ascii="Courier New" w:hAnsi="Courier New"/>
                <w:b/>
                <w:i/>
                <w:noProof/>
              </w:rPr>
            </w:rPrChange>
          </w:rPr>
          <w:drawing>
            <wp:inline distT="0" distB="0" distL="0" distR="0">
              <wp:extent cx="5669280" cy="2759710"/>
              <wp:effectExtent l="19050" t="0" r="7620" b="0"/>
              <wp:docPr id="67"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4.JPG"/>
                      <pic:cNvPicPr/>
                    </pic:nvPicPr>
                    <pic:blipFill>
                      <a:blip r:embed="rId89"/>
                      <a:stretch>
                        <a:fillRect/>
                      </a:stretch>
                    </pic:blipFill>
                    <pic:spPr>
                      <a:xfrm>
                        <a:off x="0" y="0"/>
                        <a:ext cx="5669280" cy="275971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73" w:author=" Vijay Parmar" w:date="2009-08-23T03:01:00Z"/>
        </w:rPr>
      </w:pPr>
      <w:ins w:id="2374" w:author=" Vijay Parmar" w:date="2009-08-23T03:01:00Z">
        <w:r>
          <w:t xml:space="preserve">On GUI Installer Step 15, configure MySQL database connection information for Authentication.  Click </w:t>
        </w:r>
        <w:r w:rsidRPr="00A22A04">
          <w:rPr>
            <w:rFonts w:ascii="Courier New" w:hAnsi="Courier New" w:cs="Courier New"/>
            <w:i/>
          </w:rPr>
          <w:t>Next Button</w:t>
        </w:r>
        <w:r>
          <w:t xml:space="preserve"> to proceed to next screen.</w:t>
        </w:r>
      </w:ins>
    </w:p>
    <w:p w:rsidR="00A82D76" w:rsidRDefault="00A82D76">
      <w:pPr>
        <w:tabs>
          <w:tab w:val="left" w:pos="1710"/>
        </w:tabs>
        <w:rPr>
          <w:ins w:id="2375" w:author=" Vijay Parmar" w:date="2009-08-23T03:01:00Z"/>
        </w:rPr>
        <w:pPrChange w:id="2376" w:author=" Vijay Parmar" w:date="2009-08-23T03:25:00Z">
          <w:pPr>
            <w:tabs>
              <w:tab w:val="left" w:pos="1710"/>
            </w:tabs>
            <w:ind w:left="1440"/>
          </w:pPr>
        </w:pPrChange>
      </w:pPr>
      <w:ins w:id="2377" w:author=" Vijay Parmar" w:date="2009-08-23T03:25:00Z">
        <w:r>
          <w:rPr>
            <w:noProof/>
            <w:rPrChange w:id="2378" w:author="Unknown">
              <w:rPr>
                <w:rFonts w:ascii="Courier New" w:hAnsi="Courier New"/>
                <w:b/>
                <w:i/>
                <w:noProof/>
              </w:rPr>
            </w:rPrChange>
          </w:rPr>
          <w:lastRenderedPageBreak/>
          <w:drawing>
            <wp:inline distT="0" distB="0" distL="0" distR="0">
              <wp:extent cx="5669280" cy="2748280"/>
              <wp:effectExtent l="19050" t="0" r="7620" b="0"/>
              <wp:docPr id="68"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5.JPG"/>
                      <pic:cNvPicPr/>
                    </pic:nvPicPr>
                    <pic:blipFill>
                      <a:blip r:embed="rId90"/>
                      <a:stretch>
                        <a:fillRect/>
                      </a:stretch>
                    </pic:blipFill>
                    <pic:spPr>
                      <a:xfrm>
                        <a:off x="0" y="0"/>
                        <a:ext cx="5669280" cy="274828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79" w:author=" Vijay Parmar" w:date="2009-08-23T03:25:00Z"/>
        </w:rPr>
      </w:pPr>
      <w:ins w:id="2380" w:author=" Vijay Parmar" w:date="2009-08-23T03:01:00Z">
        <w:r>
          <w:t xml:space="preserve">On GUI Installer Step 16, the Installation Summary is shown. Verify the details before proceeding. Click </w:t>
        </w:r>
        <w:r w:rsidRPr="00A22A04">
          <w:rPr>
            <w:rFonts w:ascii="Courier New" w:hAnsi="Courier New" w:cs="Courier New"/>
            <w:i/>
          </w:rPr>
          <w:t>Next Button</w:t>
        </w:r>
        <w:r>
          <w:t xml:space="preserve"> to proceed to next screen.</w:t>
        </w:r>
      </w:ins>
    </w:p>
    <w:p w:rsidR="00A82D76" w:rsidRDefault="00A82D76">
      <w:pPr>
        <w:pStyle w:val="ListNumber"/>
        <w:rPr>
          <w:ins w:id="2381" w:author=" Vijay Parmar" w:date="2009-08-23T03:01:00Z"/>
        </w:rPr>
        <w:pPrChange w:id="2382" w:author=" Vijay Parmar" w:date="2009-08-23T03:25:00Z">
          <w:pPr>
            <w:pStyle w:val="ListNumber"/>
            <w:numPr>
              <w:numId w:val="48"/>
            </w:numPr>
            <w:tabs>
              <w:tab w:val="num" w:pos="1080"/>
              <w:tab w:val="num" w:pos="1890"/>
            </w:tabs>
            <w:ind w:left="1440" w:hanging="360"/>
          </w:pPr>
        </w:pPrChange>
      </w:pPr>
      <w:ins w:id="2383" w:author=" Vijay Parmar" w:date="2009-08-23T03:25:00Z">
        <w:r>
          <w:rPr>
            <w:noProof/>
            <w:rPrChange w:id="2384" w:author="Unknown">
              <w:rPr>
                <w:rFonts w:ascii="Courier New" w:hAnsi="Courier New"/>
                <w:b/>
                <w:i/>
                <w:noProof/>
              </w:rPr>
            </w:rPrChange>
          </w:rPr>
          <w:drawing>
            <wp:inline distT="0" distB="0" distL="0" distR="0">
              <wp:extent cx="5669280" cy="2901315"/>
              <wp:effectExtent l="19050" t="0" r="7620" b="0"/>
              <wp:docPr id="69"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6.JPG"/>
                      <pic:cNvPicPr/>
                    </pic:nvPicPr>
                    <pic:blipFill>
                      <a:blip r:embed="rId91"/>
                      <a:stretch>
                        <a:fillRect/>
                      </a:stretch>
                    </pic:blipFill>
                    <pic:spPr>
                      <a:xfrm>
                        <a:off x="0" y="0"/>
                        <a:ext cx="5669280" cy="290131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85" w:author=" Vijay Parmar" w:date="2009-08-23T03:25:00Z"/>
        </w:rPr>
      </w:pPr>
      <w:ins w:id="2386" w:author=" Vijay Parmar" w:date="2009-08-23T03:01:00Z">
        <w:r>
          <w:t xml:space="preserve">On GUI Installer Step 17, the Installation Group summary is shown. Currently only one software is installed named ‘csmupt’. Click </w:t>
        </w:r>
        <w:r w:rsidRPr="00A22A04">
          <w:rPr>
            <w:rFonts w:ascii="Courier New" w:hAnsi="Courier New" w:cs="Courier New"/>
            <w:i/>
          </w:rPr>
          <w:t>Next Button</w:t>
        </w:r>
        <w:r>
          <w:t xml:space="preserve"> to proceed to installation of the software. Note: It will take few minutes (or more depending on the network connection).</w:t>
        </w:r>
      </w:ins>
    </w:p>
    <w:p w:rsidR="00A82D76" w:rsidRDefault="00A82D76">
      <w:pPr>
        <w:pStyle w:val="ListNumber"/>
        <w:rPr>
          <w:ins w:id="2387" w:author=" Vijay Parmar" w:date="2009-08-23T03:01:00Z"/>
        </w:rPr>
        <w:pPrChange w:id="2388" w:author=" Vijay Parmar" w:date="2009-08-23T03:26:00Z">
          <w:pPr>
            <w:pStyle w:val="ListNumber"/>
            <w:numPr>
              <w:numId w:val="48"/>
            </w:numPr>
            <w:tabs>
              <w:tab w:val="num" w:pos="1080"/>
              <w:tab w:val="num" w:pos="1890"/>
            </w:tabs>
            <w:ind w:left="1440" w:hanging="360"/>
          </w:pPr>
        </w:pPrChange>
      </w:pPr>
      <w:ins w:id="2389" w:author=" Vijay Parmar" w:date="2009-08-23T03:26:00Z">
        <w:r>
          <w:rPr>
            <w:noProof/>
            <w:rPrChange w:id="2390" w:author="Unknown">
              <w:rPr>
                <w:rFonts w:ascii="Courier New" w:hAnsi="Courier New"/>
                <w:b/>
                <w:i/>
                <w:noProof/>
              </w:rPr>
            </w:rPrChange>
          </w:rPr>
          <w:lastRenderedPageBreak/>
          <w:drawing>
            <wp:inline distT="0" distB="0" distL="0" distR="0">
              <wp:extent cx="5669280" cy="3109595"/>
              <wp:effectExtent l="19050" t="0" r="7620" b="0"/>
              <wp:docPr id="70"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7.JPG"/>
                      <pic:cNvPicPr/>
                    </pic:nvPicPr>
                    <pic:blipFill>
                      <a:blip r:embed="rId92"/>
                      <a:stretch>
                        <a:fillRect/>
                      </a:stretch>
                    </pic:blipFill>
                    <pic:spPr>
                      <a:xfrm>
                        <a:off x="0" y="0"/>
                        <a:ext cx="5669280" cy="310959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391" w:author=" Vijay Parmar" w:date="2009-08-23T03:01:00Z"/>
        </w:rPr>
      </w:pPr>
      <w:ins w:id="2392" w:author=" Vijay Parmar" w:date="2009-08-23T03:01:00Z">
        <w:r>
          <w:t>On GUI Installer Step 18, the GUI installer runs the build for install or upgrade. If successful, the Installer will show Step 19. If the installation fails, refer the troubleshooting section on the CSM Wiki site</w:t>
        </w:r>
      </w:ins>
    </w:p>
    <w:p w:rsidR="00A82D76" w:rsidRDefault="00A82D76">
      <w:pPr>
        <w:pStyle w:val="BodyText"/>
        <w:ind w:left="0"/>
        <w:rPr>
          <w:ins w:id="2393" w:author=" Vijay Parmar" w:date="2009-08-23T03:26:00Z"/>
        </w:rPr>
        <w:pPrChange w:id="2394" w:author=" Vijay Parmar" w:date="2009-08-23T03:00:00Z">
          <w:pPr>
            <w:pStyle w:val="Heading9"/>
          </w:pPr>
        </w:pPrChange>
      </w:pPr>
      <w:ins w:id="2395" w:author=" Vijay Parmar" w:date="2009-08-23T03:26:00Z">
        <w:r>
          <w:rPr>
            <w:noProof/>
            <w:rPrChange w:id="2396" w:author="Unknown">
              <w:rPr>
                <w:rFonts w:ascii="Courier New" w:hAnsi="Courier New"/>
                <w:i/>
                <w:noProof/>
              </w:rPr>
            </w:rPrChange>
          </w:rPr>
          <w:drawing>
            <wp:inline distT="0" distB="0" distL="0" distR="0">
              <wp:extent cx="5669280" cy="4250690"/>
              <wp:effectExtent l="19050" t="0" r="7620" b="0"/>
              <wp:docPr id="71"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8.JPG"/>
                      <pic:cNvPicPr/>
                    </pic:nvPicPr>
                    <pic:blipFill>
                      <a:blip r:embed="rId93"/>
                      <a:stretch>
                        <a:fillRect/>
                      </a:stretch>
                    </pic:blipFill>
                    <pic:spPr>
                      <a:xfrm>
                        <a:off x="0" y="0"/>
                        <a:ext cx="5669280" cy="4250690"/>
                      </a:xfrm>
                      <a:prstGeom prst="rect">
                        <a:avLst/>
                      </a:prstGeom>
                    </pic:spPr>
                  </pic:pic>
                </a:graphicData>
              </a:graphic>
            </wp:inline>
          </w:drawing>
        </w:r>
      </w:ins>
    </w:p>
    <w:p w:rsidR="001B67FD" w:rsidRDefault="001B67FD" w:rsidP="001B67FD">
      <w:pPr>
        <w:pStyle w:val="ListNumber"/>
        <w:numPr>
          <w:ilvl w:val="0"/>
          <w:numId w:val="48"/>
        </w:numPr>
        <w:tabs>
          <w:tab w:val="num" w:pos="1080"/>
          <w:tab w:val="num" w:pos="1890"/>
        </w:tabs>
        <w:rPr>
          <w:ins w:id="2397" w:author=" Vijay Parmar" w:date="2009-08-23T03:26:00Z"/>
        </w:rPr>
      </w:pPr>
      <w:ins w:id="2398" w:author=" Vijay Parmar" w:date="2009-08-23T03:26:00Z">
        <w:r>
          <w:lastRenderedPageBreak/>
          <w:t xml:space="preserve">On GUI Installer Step 19, the GUI installer </w:t>
        </w:r>
        <w:r w:rsidR="008B0D46">
          <w:t xml:space="preserve">shows the </w:t>
        </w:r>
      </w:ins>
      <w:ins w:id="2399" w:author=" Vijay Parmar" w:date="2009-08-23T03:27:00Z">
        <w:r w:rsidR="008B0D46">
          <w:t>Installation finished screen. It shows the location of the uninstaller. Also provides an option to generate an automated installation script. Click Done Button to exit the GUI installer.</w:t>
        </w:r>
      </w:ins>
    </w:p>
    <w:p w:rsidR="00A82D76" w:rsidRDefault="00A82D76">
      <w:pPr>
        <w:pStyle w:val="BodyText"/>
        <w:ind w:left="0"/>
        <w:rPr>
          <w:ins w:id="2400" w:author=" Vijay Parmar" w:date="2009-08-22T14:22:00Z"/>
        </w:rPr>
        <w:pPrChange w:id="2401" w:author=" Vijay Parmar" w:date="2009-08-23T03:00:00Z">
          <w:pPr>
            <w:pStyle w:val="Heading9"/>
          </w:pPr>
        </w:pPrChange>
      </w:pPr>
      <w:ins w:id="2402" w:author=" Vijay Parmar" w:date="2009-08-23T03:26:00Z">
        <w:r>
          <w:rPr>
            <w:noProof/>
            <w:rPrChange w:id="2403" w:author="Unknown">
              <w:rPr>
                <w:rFonts w:ascii="Courier New" w:hAnsi="Courier New"/>
                <w:i/>
                <w:noProof/>
              </w:rPr>
            </w:rPrChange>
          </w:rPr>
          <w:drawing>
            <wp:inline distT="0" distB="0" distL="0" distR="0">
              <wp:extent cx="5669280" cy="2779395"/>
              <wp:effectExtent l="19050" t="0" r="7620" b="0"/>
              <wp:docPr id="72"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9.JPG"/>
                      <pic:cNvPicPr/>
                    </pic:nvPicPr>
                    <pic:blipFill>
                      <a:blip r:embed="rId94"/>
                      <a:stretch>
                        <a:fillRect/>
                      </a:stretch>
                    </pic:blipFill>
                    <pic:spPr>
                      <a:xfrm>
                        <a:off x="0" y="0"/>
                        <a:ext cx="5669280" cy="2779395"/>
                      </a:xfrm>
                      <a:prstGeom prst="rect">
                        <a:avLst/>
                      </a:prstGeom>
                    </pic:spPr>
                  </pic:pic>
                </a:graphicData>
              </a:graphic>
            </wp:inline>
          </w:drawing>
        </w:r>
      </w:ins>
    </w:p>
    <w:p w:rsidR="00E80D8F" w:rsidRDefault="00E80D8F" w:rsidP="00E80D8F">
      <w:pPr>
        <w:pStyle w:val="Heading9"/>
        <w:rPr>
          <w:ins w:id="2404" w:author=" Vijay Parmar" w:date="2009-08-22T20:55:00Z"/>
        </w:rPr>
      </w:pPr>
      <w:bookmarkStart w:id="2405" w:name="_Installing_UPT_using_1"/>
      <w:bookmarkStart w:id="2406" w:name="_Toc238796035"/>
      <w:bookmarkEnd w:id="2405"/>
      <w:ins w:id="2407" w:author=" Vijay Parmar" w:date="2009-08-22T20:55:00Z">
        <w:r>
          <w:lastRenderedPageBreak/>
          <w:t>Installing UPT using command line installer</w:t>
        </w:r>
        <w:bookmarkEnd w:id="2406"/>
      </w:ins>
    </w:p>
    <w:p w:rsidR="00E80D8F" w:rsidRPr="00E80D8F" w:rsidRDefault="00E80D8F" w:rsidP="00E80D8F">
      <w:pPr>
        <w:pStyle w:val="BodyText"/>
        <w:rPr>
          <w:ins w:id="2408" w:author=" Vijay Parmar" w:date="2009-08-22T20:55:00Z"/>
        </w:rPr>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342AC2" w:rsidRDefault="00342AC2" w:rsidP="00342AC2">
      <w:pPr>
        <w:pStyle w:val="Heading9"/>
        <w:rPr>
          <w:ins w:id="2409" w:author=" Vijay Parmar" w:date="2009-08-23T14:53:00Z"/>
        </w:rPr>
      </w:pPr>
      <w:ins w:id="2410" w:author=" Vijay Parmar" w:date="2009-08-23T14:53:00Z">
        <w:r>
          <w:lastRenderedPageBreak/>
          <w:t xml:space="preserve">Sample </w:t>
        </w:r>
      </w:ins>
      <w:ins w:id="2411" w:author=" Vijay Parmar" w:date="2009-08-23T14:54:00Z">
        <w:r>
          <w:t xml:space="preserve">Local - </w:t>
        </w:r>
      </w:ins>
      <w:ins w:id="2412" w:author=" Vijay Parmar" w:date="2009-08-23T14:53:00Z">
        <w:r>
          <w:t>Single Installation Single</w:t>
        </w:r>
      </w:ins>
      <w:ins w:id="2413" w:author=" Vijay Parmar" w:date="2009-08-23T14:54:00Z">
        <w:r>
          <w:t>/</w:t>
        </w:r>
      </w:ins>
      <w:ins w:id="2414" w:author=" Vijay Parmar" w:date="2009-08-23T14:53:00Z">
        <w:r>
          <w:t xml:space="preserve"> Schema </w:t>
        </w:r>
      </w:ins>
      <w:ins w:id="2415" w:author=" Vijay Parmar" w:date="2009-08-23T14:54:00Z">
        <w:r>
          <w:t>Deployment</w:t>
        </w:r>
      </w:ins>
    </w:p>
    <w:p w:rsidR="00416C7F" w:rsidRDefault="00416C7F" w:rsidP="00590CE4">
      <w:pPr>
        <w:pStyle w:val="BodyText"/>
      </w:pPr>
    </w:p>
    <w:p w:rsidR="00416C7F" w:rsidRDefault="00416C7F" w:rsidP="00590CE4">
      <w:pPr>
        <w:pStyle w:val="BodyText"/>
      </w:pPr>
    </w:p>
    <w:p w:rsidR="00416C7F" w:rsidRDefault="003D4C4E" w:rsidP="00590CE4">
      <w:pPr>
        <w:pStyle w:val="BodyText"/>
        <w:rPr>
          <w:ins w:id="2416" w:author=" Vijay Parmar" w:date="2009-08-23T14:54:00Z"/>
        </w:rPr>
      </w:pPr>
      <w:ins w:id="2417" w:author=" Vijay Parmar" w:date="2009-08-23T14:54:00Z">
        <w:r>
          <w:t xml:space="preserve">A sample local </w:t>
        </w:r>
      </w:ins>
      <w:ins w:id="2418" w:author=" Vijay Parmar" w:date="2009-08-23T15:04:00Z">
        <w:r w:rsidR="00F1210C">
          <w:t xml:space="preserve">deployment </w:t>
        </w:r>
      </w:ins>
      <w:ins w:id="2419" w:author=" Vijay Parmar" w:date="2009-08-23T14:54:00Z">
        <w:r>
          <w:t>of UPT 4.2 with Single installation and Single Schema configuration</w:t>
        </w:r>
      </w:ins>
      <w:ins w:id="2420" w:author=" Vijay Parmar" w:date="2009-08-23T15:04:00Z">
        <w:r w:rsidR="00F1210C">
          <w:t xml:space="preserve"> is shown in this appendix</w:t>
        </w:r>
      </w:ins>
      <w:ins w:id="2421" w:author=" Vijay Parmar" w:date="2009-08-23T15:02:00Z">
        <w:r>
          <w:t xml:space="preserve">. This </w:t>
        </w:r>
      </w:ins>
      <w:ins w:id="2422" w:author=" Vijay Parmar" w:date="2009-08-23T15:04:00Z">
        <w:r w:rsidR="005E5BBC">
          <w:t xml:space="preserve">UPT </w:t>
        </w:r>
      </w:ins>
      <w:ins w:id="2423" w:author=" Vijay Parmar" w:date="2009-08-23T15:05:00Z">
        <w:r w:rsidR="002A01FA">
          <w:t xml:space="preserve">4.2 </w:t>
        </w:r>
      </w:ins>
      <w:ins w:id="2424" w:author=" Vijay Parmar" w:date="2009-08-23T15:02:00Z">
        <w:r>
          <w:t>deployment supports CSM v3.1, v3.2, v4.0, v4.1 and v4.2</w:t>
        </w:r>
      </w:ins>
      <w:ins w:id="2425" w:author=" Vijay Parmar" w:date="2009-08-23T15:03:00Z">
        <w:r>
          <w:t xml:space="preserve"> CSM schemas and applications. The deployment</w:t>
        </w:r>
      </w:ins>
      <w:ins w:id="2426" w:author=" Vijay Parmar" w:date="2009-08-23T14:54:00Z">
        <w:r>
          <w:t xml:space="preserve"> includes the following </w:t>
        </w:r>
      </w:ins>
      <w:ins w:id="2427" w:author=" Vijay Parmar" w:date="2009-08-23T14:55:00Z">
        <w:r>
          <w:t>configurations</w:t>
        </w:r>
      </w:ins>
      <w:ins w:id="2428" w:author=" Vijay Parmar" w:date="2009-08-23T15:02:00Z">
        <w:r>
          <w:t>:</w:t>
        </w:r>
      </w:ins>
    </w:p>
    <w:p w:rsidR="003D4C4E" w:rsidRDefault="003D4C4E" w:rsidP="003D4C4E">
      <w:pPr>
        <w:pStyle w:val="BodyText"/>
        <w:numPr>
          <w:ilvl w:val="0"/>
          <w:numId w:val="96"/>
        </w:numPr>
        <w:rPr>
          <w:ins w:id="2429" w:author=" Vijay Parmar" w:date="2009-08-23T15:01:00Z"/>
        </w:rPr>
        <w:pPrChange w:id="2430" w:author=" Vijay Parmar" w:date="2009-08-23T14:54:00Z">
          <w:pPr>
            <w:pStyle w:val="BodyText"/>
          </w:pPr>
        </w:pPrChange>
      </w:pPr>
      <w:ins w:id="2431" w:author=" Vijay Parmar" w:date="2009-08-23T15:01:00Z">
        <w:r>
          <w:t>JBOSS_HOME/server/&lt;jboss.server.name&gt;/conf/</w:t>
        </w:r>
      </w:ins>
      <w:ins w:id="2432" w:author=" Vijay Parmar" w:date="2009-08-23T14:55:00Z">
        <w:r>
          <w:t>Login-config.xml</w:t>
        </w:r>
      </w:ins>
    </w:p>
    <w:p w:rsidR="003D4C4E" w:rsidRDefault="003D4C4E" w:rsidP="003D4C4E">
      <w:pPr>
        <w:pStyle w:val="BodyText"/>
        <w:rPr>
          <w:ins w:id="2433" w:author=" Vijay Parmar" w:date="2009-08-23T15:06:00Z"/>
        </w:rPr>
        <w:pPrChange w:id="2434" w:author=" Vijay Parmar" w:date="2009-08-23T15:01:00Z">
          <w:pPr>
            <w:pStyle w:val="BodyText"/>
          </w:pPr>
        </w:pPrChange>
      </w:pPr>
    </w:p>
    <w:p w:rsidR="00C2621C" w:rsidRPr="00E762C7" w:rsidRDefault="00C2621C" w:rsidP="00C2621C">
      <w:pPr>
        <w:autoSpaceDE w:val="0"/>
        <w:autoSpaceDN w:val="0"/>
        <w:adjustRightInd w:val="0"/>
        <w:rPr>
          <w:ins w:id="2435" w:author=" Vijay Parmar" w:date="2009-08-23T15:06:00Z"/>
          <w:rFonts w:ascii="Times New Roman" w:hAnsi="Times New Roman"/>
          <w:color w:val="000000"/>
          <w:sz w:val="20"/>
          <w:highlight w:val="white"/>
          <w:rPrChange w:id="2436" w:author=" Vijay Parmar" w:date="2009-08-23T15:27:00Z">
            <w:rPr>
              <w:ins w:id="2437" w:author=" Vijay Parmar" w:date="2009-08-23T15:06:00Z"/>
              <w:rFonts w:ascii="Times New Roman" w:hAnsi="Times New Roman"/>
              <w:color w:val="000000"/>
              <w:sz w:val="24"/>
              <w:highlight w:val="white"/>
            </w:rPr>
          </w:rPrChange>
        </w:rPr>
      </w:pPr>
      <w:ins w:id="2438" w:author=" Vijay Parmar" w:date="2009-08-23T15:06:00Z">
        <w:r w:rsidRPr="00E762C7">
          <w:rPr>
            <w:rFonts w:ascii="Times New Roman" w:hAnsi="Times New Roman"/>
            <w:color w:val="008080"/>
            <w:sz w:val="20"/>
            <w:highlight w:val="white"/>
            <w:rPrChange w:id="2439" w:author=" Vijay Parmar" w:date="2009-08-23T15:27:00Z">
              <w:rPr>
                <w:rFonts w:ascii="Times New Roman" w:hAnsi="Times New Roman"/>
                <w:color w:val="008080"/>
                <w:sz w:val="24"/>
                <w:highlight w:val="white"/>
              </w:rPr>
            </w:rPrChange>
          </w:rPr>
          <w:t>&lt;?xml version="1.0" encoding="UTF-8"?&gt;</w:t>
        </w:r>
      </w:ins>
    </w:p>
    <w:p w:rsidR="00C2621C" w:rsidRPr="00E762C7" w:rsidRDefault="00C2621C" w:rsidP="00C2621C">
      <w:pPr>
        <w:autoSpaceDE w:val="0"/>
        <w:autoSpaceDN w:val="0"/>
        <w:adjustRightInd w:val="0"/>
        <w:rPr>
          <w:ins w:id="2440" w:author=" Vijay Parmar" w:date="2009-08-23T15:06:00Z"/>
          <w:rFonts w:ascii="Times New Roman" w:hAnsi="Times New Roman"/>
          <w:color w:val="000000"/>
          <w:sz w:val="20"/>
          <w:highlight w:val="white"/>
          <w:rPrChange w:id="2441" w:author=" Vijay Parmar" w:date="2009-08-23T15:27:00Z">
            <w:rPr>
              <w:ins w:id="2442" w:author=" Vijay Parmar" w:date="2009-08-23T15:06:00Z"/>
              <w:rFonts w:ascii="Times New Roman" w:hAnsi="Times New Roman"/>
              <w:color w:val="000000"/>
              <w:sz w:val="24"/>
              <w:highlight w:val="white"/>
            </w:rPr>
          </w:rPrChange>
        </w:rPr>
      </w:pPr>
      <w:ins w:id="2443" w:author=" Vijay Parmar" w:date="2009-08-23T15:06:00Z">
        <w:r w:rsidRPr="00E762C7">
          <w:rPr>
            <w:rFonts w:ascii="Times New Roman" w:hAnsi="Times New Roman"/>
            <w:color w:val="0000FF"/>
            <w:sz w:val="20"/>
            <w:highlight w:val="white"/>
            <w:rPrChange w:id="2444"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45" w:author=" Vijay Parmar" w:date="2009-08-23T15:27:00Z">
              <w:rPr>
                <w:rFonts w:ascii="Times New Roman" w:hAnsi="Times New Roman"/>
                <w:color w:val="800000"/>
                <w:sz w:val="24"/>
                <w:highlight w:val="white"/>
              </w:rPr>
            </w:rPrChange>
          </w:rPr>
          <w:t>policy</w:t>
        </w:r>
        <w:r w:rsidRPr="00E762C7">
          <w:rPr>
            <w:rFonts w:ascii="Times New Roman" w:hAnsi="Times New Roman"/>
            <w:color w:val="0000FF"/>
            <w:sz w:val="20"/>
            <w:highlight w:val="white"/>
            <w:rPrChange w:id="2446"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447" w:author=" Vijay Parmar" w:date="2009-08-23T15:27:00Z">
              <w:rPr>
                <w:rFonts w:ascii="Times New Roman" w:hAnsi="Times New Roman"/>
                <w:color w:val="800000"/>
                <w:sz w:val="24"/>
                <w:highlight w:val="white"/>
              </w:rPr>
            </w:rPrChange>
          </w:rPr>
          <w:t>application-policy</w:t>
        </w:r>
        <w:r w:rsidRPr="00E762C7">
          <w:rPr>
            <w:rFonts w:ascii="Times New Roman" w:hAnsi="Times New Roman"/>
            <w:color w:val="FF0000"/>
            <w:sz w:val="20"/>
            <w:highlight w:val="white"/>
            <w:rPrChange w:id="2448"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49"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50" w:author=" Vijay Parmar" w:date="2009-08-23T15:27:00Z">
              <w:rPr>
                <w:rFonts w:ascii="Times New Roman" w:hAnsi="Times New Roman"/>
                <w:color w:val="000000"/>
                <w:sz w:val="24"/>
                <w:highlight w:val="white"/>
              </w:rPr>
            </w:rPrChange>
          </w:rPr>
          <w:t>csmupt</w:t>
        </w:r>
        <w:r w:rsidRPr="00E762C7">
          <w:rPr>
            <w:rFonts w:ascii="Times New Roman" w:hAnsi="Times New Roman"/>
            <w:color w:val="0000FF"/>
            <w:sz w:val="20"/>
            <w:highlight w:val="white"/>
            <w:rPrChange w:id="2451"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452" w:author=" Vijay Parmar" w:date="2009-08-23T15:27:00Z">
              <w:rPr>
                <w:rFonts w:ascii="Times New Roman" w:hAnsi="Times New Roman"/>
                <w:color w:val="800000"/>
                <w:sz w:val="24"/>
                <w:highlight w:val="white"/>
              </w:rPr>
            </w:rPrChange>
          </w:rPr>
          <w:t>authentication</w:t>
        </w:r>
        <w:r w:rsidRPr="00E762C7">
          <w:rPr>
            <w:rFonts w:ascii="Times New Roman" w:hAnsi="Times New Roman"/>
            <w:color w:val="0000FF"/>
            <w:sz w:val="20"/>
            <w:highlight w:val="white"/>
            <w:rPrChange w:id="2453"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54" w:author=" Vijay Parmar" w:date="2009-08-23T15:06:00Z"/>
          <w:rFonts w:ascii="Times New Roman" w:hAnsi="Times New Roman"/>
          <w:color w:val="000000"/>
          <w:sz w:val="20"/>
          <w:highlight w:val="white"/>
          <w:rPrChange w:id="2455" w:author=" Vijay Parmar" w:date="2009-08-23T15:27:00Z">
            <w:rPr>
              <w:ins w:id="2456" w:author=" Vijay Parmar" w:date="2009-08-23T15:06:00Z"/>
              <w:rFonts w:ascii="Times New Roman" w:hAnsi="Times New Roman"/>
              <w:color w:val="000000"/>
              <w:sz w:val="24"/>
              <w:highlight w:val="white"/>
            </w:rPr>
          </w:rPrChange>
        </w:rPr>
      </w:pPr>
      <w:ins w:id="2457" w:author=" Vijay Parmar" w:date="2009-08-23T15:06:00Z">
        <w:r w:rsidRPr="00E762C7">
          <w:rPr>
            <w:rFonts w:ascii="Times New Roman" w:hAnsi="Times New Roman"/>
            <w:color w:val="0000FF"/>
            <w:sz w:val="20"/>
            <w:highlight w:val="white"/>
            <w:rPrChange w:id="245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59" w:author=" Vijay Parmar" w:date="2009-08-23T15:27:00Z">
              <w:rPr>
                <w:rFonts w:ascii="Times New Roman" w:hAnsi="Times New Roman"/>
                <w:color w:val="800000"/>
                <w:sz w:val="24"/>
                <w:highlight w:val="white"/>
              </w:rPr>
            </w:rPrChange>
          </w:rPr>
          <w:t>login-module</w:t>
        </w:r>
        <w:r w:rsidRPr="00E762C7">
          <w:rPr>
            <w:rFonts w:ascii="Times New Roman" w:hAnsi="Times New Roman"/>
            <w:color w:val="FF0000"/>
            <w:sz w:val="20"/>
            <w:highlight w:val="white"/>
            <w:rPrChange w:id="2460" w:author=" Vijay Parmar" w:date="2009-08-23T15:27:00Z">
              <w:rPr>
                <w:rFonts w:ascii="Times New Roman" w:hAnsi="Times New Roman"/>
                <w:color w:val="FF0000"/>
                <w:sz w:val="24"/>
                <w:highlight w:val="white"/>
              </w:rPr>
            </w:rPrChange>
          </w:rPr>
          <w:t xml:space="preserve"> code</w:t>
        </w:r>
        <w:r w:rsidRPr="00E762C7">
          <w:rPr>
            <w:rFonts w:ascii="Times New Roman" w:hAnsi="Times New Roman"/>
            <w:color w:val="0000FF"/>
            <w:sz w:val="20"/>
            <w:highlight w:val="white"/>
            <w:rPrChange w:id="2461"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62" w:author=" Vijay Parmar" w:date="2009-08-23T15:27:00Z">
              <w:rPr>
                <w:rFonts w:ascii="Times New Roman" w:hAnsi="Times New Roman"/>
                <w:color w:val="000000"/>
                <w:sz w:val="24"/>
                <w:highlight w:val="white"/>
              </w:rPr>
            </w:rPrChange>
          </w:rPr>
          <w:t>gov.nih.nci.security.authentication.loginmodules.RDBMSLoginModule</w:t>
        </w:r>
        <w:r w:rsidRPr="00E762C7">
          <w:rPr>
            <w:rFonts w:ascii="Times New Roman" w:hAnsi="Times New Roman"/>
            <w:color w:val="0000FF"/>
            <w:sz w:val="20"/>
            <w:highlight w:val="white"/>
            <w:rPrChange w:id="2463" w:author=" Vijay Parmar" w:date="2009-08-23T15:27:00Z">
              <w:rPr>
                <w:rFonts w:ascii="Times New Roman" w:hAnsi="Times New Roman"/>
                <w:color w:val="0000FF"/>
                <w:sz w:val="24"/>
                <w:highlight w:val="white"/>
              </w:rPr>
            </w:rPrChange>
          </w:rPr>
          <w:t>"</w:t>
        </w:r>
        <w:r w:rsidRPr="00E762C7">
          <w:rPr>
            <w:rFonts w:ascii="Times New Roman" w:hAnsi="Times New Roman"/>
            <w:color w:val="FF0000"/>
            <w:sz w:val="20"/>
            <w:highlight w:val="white"/>
            <w:rPrChange w:id="2464" w:author=" Vijay Parmar" w:date="2009-08-23T15:27:00Z">
              <w:rPr>
                <w:rFonts w:ascii="Times New Roman" w:hAnsi="Times New Roman"/>
                <w:color w:val="FF0000"/>
                <w:sz w:val="24"/>
                <w:highlight w:val="white"/>
              </w:rPr>
            </w:rPrChange>
          </w:rPr>
          <w:t xml:space="preserve"> flag</w:t>
        </w:r>
        <w:r w:rsidRPr="00E762C7">
          <w:rPr>
            <w:rFonts w:ascii="Times New Roman" w:hAnsi="Times New Roman"/>
            <w:color w:val="0000FF"/>
            <w:sz w:val="20"/>
            <w:highlight w:val="white"/>
            <w:rPrChange w:id="2465"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66" w:author=" Vijay Parmar" w:date="2009-08-23T15:27:00Z">
              <w:rPr>
                <w:rFonts w:ascii="Times New Roman" w:hAnsi="Times New Roman"/>
                <w:color w:val="000000"/>
                <w:sz w:val="24"/>
                <w:highlight w:val="white"/>
              </w:rPr>
            </w:rPrChange>
          </w:rPr>
          <w:t>required</w:t>
        </w:r>
        <w:r w:rsidRPr="00E762C7">
          <w:rPr>
            <w:rFonts w:ascii="Times New Roman" w:hAnsi="Times New Roman"/>
            <w:color w:val="0000FF"/>
            <w:sz w:val="20"/>
            <w:highlight w:val="white"/>
            <w:rPrChange w:id="2467"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68" w:author=" Vijay Parmar" w:date="2009-08-23T15:06:00Z"/>
          <w:rFonts w:ascii="Times New Roman" w:hAnsi="Times New Roman"/>
          <w:color w:val="000000"/>
          <w:sz w:val="20"/>
          <w:highlight w:val="white"/>
          <w:rPrChange w:id="2469" w:author=" Vijay Parmar" w:date="2009-08-23T15:27:00Z">
            <w:rPr>
              <w:ins w:id="2470" w:author=" Vijay Parmar" w:date="2009-08-23T15:06:00Z"/>
              <w:rFonts w:ascii="Times New Roman" w:hAnsi="Times New Roman"/>
              <w:color w:val="000000"/>
              <w:sz w:val="24"/>
              <w:highlight w:val="white"/>
            </w:rPr>
          </w:rPrChange>
        </w:rPr>
      </w:pPr>
      <w:ins w:id="2471" w:author=" Vijay Parmar" w:date="2009-08-23T15:06:00Z">
        <w:r w:rsidRPr="00E762C7">
          <w:rPr>
            <w:rFonts w:ascii="Times New Roman" w:hAnsi="Times New Roman"/>
            <w:color w:val="000000"/>
            <w:sz w:val="20"/>
            <w:highlight w:val="white"/>
            <w:rPrChange w:id="2472"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47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74"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475"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76"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77" w:author=" Vijay Parmar" w:date="2009-08-23T15:27:00Z">
              <w:rPr>
                <w:rFonts w:ascii="Times New Roman" w:hAnsi="Times New Roman"/>
                <w:color w:val="000000"/>
                <w:sz w:val="24"/>
                <w:highlight w:val="white"/>
              </w:rPr>
            </w:rPrChange>
          </w:rPr>
          <w:t>driver</w:t>
        </w:r>
        <w:r w:rsidRPr="00E762C7">
          <w:rPr>
            <w:rFonts w:ascii="Times New Roman" w:hAnsi="Times New Roman"/>
            <w:color w:val="0000FF"/>
            <w:sz w:val="20"/>
            <w:highlight w:val="white"/>
            <w:rPrChange w:id="2478"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479" w:author=" Vijay Parmar" w:date="2009-08-23T15:27:00Z">
              <w:rPr>
                <w:rFonts w:ascii="Times New Roman" w:hAnsi="Times New Roman"/>
                <w:color w:val="000000"/>
                <w:sz w:val="24"/>
                <w:highlight w:val="white"/>
              </w:rPr>
            </w:rPrChange>
          </w:rPr>
          <w:t>org.gjt.mm.mysql.Driver</w:t>
        </w:r>
        <w:r w:rsidRPr="00E762C7">
          <w:rPr>
            <w:rFonts w:ascii="Times New Roman" w:hAnsi="Times New Roman"/>
            <w:color w:val="0000FF"/>
            <w:sz w:val="20"/>
            <w:highlight w:val="white"/>
            <w:rPrChange w:id="248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81"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482"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83" w:author=" Vijay Parmar" w:date="2009-08-23T15:06:00Z"/>
          <w:rFonts w:ascii="Times New Roman" w:hAnsi="Times New Roman"/>
          <w:color w:val="000000"/>
          <w:sz w:val="20"/>
          <w:highlight w:val="white"/>
          <w:rPrChange w:id="2484" w:author=" Vijay Parmar" w:date="2009-08-23T15:27:00Z">
            <w:rPr>
              <w:ins w:id="2485" w:author=" Vijay Parmar" w:date="2009-08-23T15:06:00Z"/>
              <w:rFonts w:ascii="Times New Roman" w:hAnsi="Times New Roman"/>
              <w:color w:val="000000"/>
              <w:sz w:val="24"/>
              <w:highlight w:val="white"/>
            </w:rPr>
          </w:rPrChange>
        </w:rPr>
      </w:pPr>
      <w:ins w:id="2486" w:author=" Vijay Parmar" w:date="2009-08-23T15:06:00Z">
        <w:r w:rsidRPr="00E762C7">
          <w:rPr>
            <w:rFonts w:ascii="Times New Roman" w:hAnsi="Times New Roman"/>
            <w:color w:val="000000"/>
            <w:sz w:val="20"/>
            <w:highlight w:val="white"/>
            <w:rPrChange w:id="2487"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48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89"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490"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491"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492" w:author=" Vijay Parmar" w:date="2009-08-23T15:27:00Z">
              <w:rPr>
                <w:rFonts w:ascii="Times New Roman" w:hAnsi="Times New Roman"/>
                <w:color w:val="000000"/>
                <w:sz w:val="24"/>
                <w:highlight w:val="white"/>
              </w:rPr>
            </w:rPrChange>
          </w:rPr>
          <w:t>url</w:t>
        </w:r>
        <w:r w:rsidRPr="00E762C7">
          <w:rPr>
            <w:rFonts w:ascii="Times New Roman" w:hAnsi="Times New Roman"/>
            <w:color w:val="0000FF"/>
            <w:sz w:val="20"/>
            <w:highlight w:val="white"/>
            <w:rPrChange w:id="2493"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494" w:author=" Vijay Parmar" w:date="2009-08-23T15:27:00Z">
              <w:rPr>
                <w:rFonts w:ascii="Times New Roman" w:hAnsi="Times New Roman"/>
                <w:color w:val="000000"/>
                <w:sz w:val="24"/>
                <w:highlight w:val="white"/>
              </w:rPr>
            </w:rPrChange>
          </w:rPr>
          <w:t>jdbc:mysql://localhost:3306/uptdb</w:t>
        </w:r>
        <w:r w:rsidRPr="00E762C7">
          <w:rPr>
            <w:rFonts w:ascii="Times New Roman" w:hAnsi="Times New Roman"/>
            <w:color w:val="0000FF"/>
            <w:sz w:val="20"/>
            <w:highlight w:val="white"/>
            <w:rPrChange w:id="249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496"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497"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498" w:author=" Vijay Parmar" w:date="2009-08-23T15:06:00Z"/>
          <w:rFonts w:ascii="Times New Roman" w:hAnsi="Times New Roman"/>
          <w:color w:val="000000"/>
          <w:sz w:val="20"/>
          <w:highlight w:val="white"/>
          <w:rPrChange w:id="2499" w:author=" Vijay Parmar" w:date="2009-08-23T15:27:00Z">
            <w:rPr>
              <w:ins w:id="2500" w:author=" Vijay Parmar" w:date="2009-08-23T15:06:00Z"/>
              <w:rFonts w:ascii="Times New Roman" w:hAnsi="Times New Roman"/>
              <w:color w:val="000000"/>
              <w:sz w:val="24"/>
              <w:highlight w:val="white"/>
            </w:rPr>
          </w:rPrChange>
        </w:rPr>
      </w:pPr>
      <w:ins w:id="2501" w:author=" Vijay Parmar" w:date="2009-08-23T15:06:00Z">
        <w:r w:rsidRPr="00E762C7">
          <w:rPr>
            <w:rFonts w:ascii="Times New Roman" w:hAnsi="Times New Roman"/>
            <w:color w:val="000000"/>
            <w:sz w:val="20"/>
            <w:highlight w:val="white"/>
            <w:rPrChange w:id="2502"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50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04"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05"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06"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07" w:author=" Vijay Parmar" w:date="2009-08-23T15:27:00Z">
              <w:rPr>
                <w:rFonts w:ascii="Times New Roman" w:hAnsi="Times New Roman"/>
                <w:color w:val="000000"/>
                <w:sz w:val="24"/>
                <w:highlight w:val="white"/>
              </w:rPr>
            </w:rPrChange>
          </w:rPr>
          <w:t>user</w:t>
        </w:r>
        <w:r w:rsidRPr="00E762C7">
          <w:rPr>
            <w:rFonts w:ascii="Times New Roman" w:hAnsi="Times New Roman"/>
            <w:color w:val="0000FF"/>
            <w:sz w:val="20"/>
            <w:highlight w:val="white"/>
            <w:rPrChange w:id="2508"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09" w:author=" Vijay Parmar" w:date="2009-08-23T15:27: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51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11"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12"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513" w:author=" Vijay Parmar" w:date="2009-08-23T15:06:00Z"/>
          <w:rFonts w:ascii="Times New Roman" w:hAnsi="Times New Roman"/>
          <w:color w:val="000000"/>
          <w:sz w:val="20"/>
          <w:highlight w:val="white"/>
          <w:rPrChange w:id="2514" w:author=" Vijay Parmar" w:date="2009-08-23T15:27:00Z">
            <w:rPr>
              <w:ins w:id="2515" w:author=" Vijay Parmar" w:date="2009-08-23T15:06:00Z"/>
              <w:rFonts w:ascii="Times New Roman" w:hAnsi="Times New Roman"/>
              <w:color w:val="000000"/>
              <w:sz w:val="24"/>
              <w:highlight w:val="white"/>
            </w:rPr>
          </w:rPrChange>
        </w:rPr>
      </w:pPr>
      <w:ins w:id="2516" w:author=" Vijay Parmar" w:date="2009-08-23T15:06:00Z">
        <w:r w:rsidRPr="00E762C7">
          <w:rPr>
            <w:rFonts w:ascii="Times New Roman" w:hAnsi="Times New Roman"/>
            <w:color w:val="000000"/>
            <w:sz w:val="20"/>
            <w:highlight w:val="white"/>
            <w:rPrChange w:id="2517"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51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19"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20"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21"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22" w:author=" Vijay Parmar" w:date="2009-08-23T15:27:00Z">
              <w:rPr>
                <w:rFonts w:ascii="Times New Roman" w:hAnsi="Times New Roman"/>
                <w:color w:val="000000"/>
                <w:sz w:val="24"/>
                <w:highlight w:val="white"/>
              </w:rPr>
            </w:rPrChange>
          </w:rPr>
          <w:t>passwd</w:t>
        </w:r>
        <w:r w:rsidRPr="00E762C7">
          <w:rPr>
            <w:rFonts w:ascii="Times New Roman" w:hAnsi="Times New Roman"/>
            <w:color w:val="0000FF"/>
            <w:sz w:val="20"/>
            <w:highlight w:val="white"/>
            <w:rPrChange w:id="2523"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24" w:author=" Vijay Parmar" w:date="2009-08-23T15:27: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52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26"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27"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ind w:left="720"/>
        <w:rPr>
          <w:ins w:id="2528" w:author=" Vijay Parmar" w:date="2009-08-23T15:07:00Z"/>
          <w:rFonts w:ascii="Times New Roman" w:hAnsi="Times New Roman"/>
          <w:color w:val="0000FF"/>
          <w:sz w:val="20"/>
          <w:highlight w:val="white"/>
          <w:rPrChange w:id="2529" w:author=" Vijay Parmar" w:date="2009-08-23T15:27:00Z">
            <w:rPr>
              <w:ins w:id="2530" w:author=" Vijay Parmar" w:date="2009-08-23T15:07:00Z"/>
              <w:rFonts w:ascii="Times New Roman" w:hAnsi="Times New Roman"/>
              <w:color w:val="0000FF"/>
              <w:sz w:val="24"/>
              <w:highlight w:val="white"/>
            </w:rPr>
          </w:rPrChange>
        </w:rPr>
        <w:pPrChange w:id="2531" w:author=" Vijay Parmar" w:date="2009-08-23T15:07:00Z">
          <w:pPr>
            <w:autoSpaceDE w:val="0"/>
            <w:autoSpaceDN w:val="0"/>
            <w:adjustRightInd w:val="0"/>
          </w:pPr>
        </w:pPrChange>
      </w:pPr>
      <w:ins w:id="2532" w:author=" Vijay Parmar" w:date="2009-08-23T15:06:00Z">
        <w:r w:rsidRPr="00E762C7">
          <w:rPr>
            <w:rFonts w:ascii="Times New Roman" w:hAnsi="Times New Roman"/>
            <w:color w:val="0000FF"/>
            <w:sz w:val="20"/>
            <w:highlight w:val="white"/>
            <w:rPrChange w:id="2533"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34"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35"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36"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37" w:author=" Vijay Parmar" w:date="2009-08-23T15:27:00Z">
              <w:rPr>
                <w:rFonts w:ascii="Times New Roman" w:hAnsi="Times New Roman"/>
                <w:color w:val="000000"/>
                <w:sz w:val="24"/>
                <w:highlight w:val="white"/>
              </w:rPr>
            </w:rPrChange>
          </w:rPr>
          <w:t>query</w:t>
        </w:r>
        <w:r w:rsidRPr="00E762C7">
          <w:rPr>
            <w:rFonts w:ascii="Times New Roman" w:hAnsi="Times New Roman"/>
            <w:color w:val="0000FF"/>
            <w:sz w:val="20"/>
            <w:highlight w:val="white"/>
            <w:rPrChange w:id="2538"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39" w:author=" Vijay Parmar" w:date="2009-08-23T15:27:00Z">
              <w:rPr>
                <w:rFonts w:ascii="Times New Roman" w:hAnsi="Times New Roman"/>
                <w:color w:val="000000"/>
                <w:sz w:val="24"/>
                <w:highlight w:val="white"/>
              </w:rPr>
            </w:rPrChange>
          </w:rPr>
          <w:t>SELECT * FROM CSM_USER WHERE LOGIN_NAME=? and PASSWORD=?</w:t>
        </w:r>
        <w:r w:rsidRPr="00E762C7">
          <w:rPr>
            <w:rFonts w:ascii="Times New Roman" w:hAnsi="Times New Roman"/>
            <w:color w:val="0000FF"/>
            <w:sz w:val="20"/>
            <w:highlight w:val="white"/>
            <w:rPrChange w:id="254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41"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42"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543" w:author=" Vijay Parmar" w:date="2009-08-23T15:06:00Z"/>
          <w:rFonts w:ascii="Times New Roman" w:hAnsi="Times New Roman"/>
          <w:color w:val="000000"/>
          <w:sz w:val="20"/>
          <w:highlight w:val="white"/>
          <w:rPrChange w:id="2544" w:author=" Vijay Parmar" w:date="2009-08-23T15:27:00Z">
            <w:rPr>
              <w:ins w:id="2545" w:author=" Vijay Parmar" w:date="2009-08-23T15:06:00Z"/>
              <w:rFonts w:ascii="Times New Roman" w:hAnsi="Times New Roman"/>
              <w:color w:val="000000"/>
              <w:sz w:val="24"/>
              <w:highlight w:val="white"/>
            </w:rPr>
          </w:rPrChange>
        </w:rPr>
      </w:pPr>
      <w:ins w:id="2546" w:author=" Vijay Parmar" w:date="2009-08-23T15:06:00Z">
        <w:r w:rsidRPr="00E762C7">
          <w:rPr>
            <w:rFonts w:ascii="Times New Roman" w:hAnsi="Times New Roman"/>
            <w:color w:val="000000"/>
            <w:sz w:val="20"/>
            <w:highlight w:val="white"/>
            <w:rPrChange w:id="2547"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548"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49"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2550"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551"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552" w:author=" Vijay Parmar" w:date="2009-08-23T15:27:00Z">
              <w:rPr>
                <w:rFonts w:ascii="Times New Roman" w:hAnsi="Times New Roman"/>
                <w:color w:val="000000"/>
                <w:sz w:val="24"/>
                <w:highlight w:val="white"/>
              </w:rPr>
            </w:rPrChange>
          </w:rPr>
          <w:t>encryption-enabled</w:t>
        </w:r>
        <w:r w:rsidRPr="00E762C7">
          <w:rPr>
            <w:rFonts w:ascii="Times New Roman" w:hAnsi="Times New Roman"/>
            <w:color w:val="0000FF"/>
            <w:sz w:val="20"/>
            <w:highlight w:val="white"/>
            <w:rPrChange w:id="2553"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554" w:author=" Vijay Parmar" w:date="2009-08-23T15:27:00Z">
              <w:rPr>
                <w:rFonts w:ascii="Times New Roman" w:hAnsi="Times New Roman"/>
                <w:color w:val="000000"/>
                <w:sz w:val="24"/>
                <w:highlight w:val="white"/>
              </w:rPr>
            </w:rPrChange>
          </w:rPr>
          <w:t>YES</w:t>
        </w:r>
        <w:r w:rsidRPr="00E762C7">
          <w:rPr>
            <w:rFonts w:ascii="Times New Roman" w:hAnsi="Times New Roman"/>
            <w:color w:val="0000FF"/>
            <w:sz w:val="20"/>
            <w:highlight w:val="white"/>
            <w:rPrChange w:id="255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56"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2557"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2558" w:author=" Vijay Parmar" w:date="2009-08-23T15:06:00Z"/>
          <w:rFonts w:ascii="Times New Roman" w:hAnsi="Times New Roman"/>
          <w:color w:val="000000"/>
          <w:sz w:val="20"/>
          <w:highlight w:val="white"/>
          <w:rPrChange w:id="2559" w:author=" Vijay Parmar" w:date="2009-08-23T15:27:00Z">
            <w:rPr>
              <w:ins w:id="2560" w:author=" Vijay Parmar" w:date="2009-08-23T15:06:00Z"/>
              <w:rFonts w:ascii="Times New Roman" w:hAnsi="Times New Roman"/>
              <w:color w:val="000000"/>
              <w:sz w:val="24"/>
              <w:highlight w:val="white"/>
            </w:rPr>
          </w:rPrChange>
        </w:rPr>
      </w:pPr>
      <w:ins w:id="2561" w:author=" Vijay Parmar" w:date="2009-08-23T15:06:00Z">
        <w:r w:rsidRPr="00E762C7">
          <w:rPr>
            <w:rFonts w:ascii="Times New Roman" w:hAnsi="Times New Roman"/>
            <w:color w:val="0000FF"/>
            <w:sz w:val="20"/>
            <w:highlight w:val="white"/>
            <w:rPrChange w:id="2562"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63" w:author=" Vijay Parmar" w:date="2009-08-23T15:27:00Z">
              <w:rPr>
                <w:rFonts w:ascii="Times New Roman" w:hAnsi="Times New Roman"/>
                <w:color w:val="800000"/>
                <w:sz w:val="24"/>
                <w:highlight w:val="white"/>
              </w:rPr>
            </w:rPrChange>
          </w:rPr>
          <w:t>login-module</w:t>
        </w:r>
        <w:r w:rsidRPr="00E762C7">
          <w:rPr>
            <w:rFonts w:ascii="Times New Roman" w:hAnsi="Times New Roman"/>
            <w:color w:val="0000FF"/>
            <w:sz w:val="20"/>
            <w:highlight w:val="white"/>
            <w:rPrChange w:id="2564" w:author=" Vijay Parmar" w:date="2009-08-23T15:27:00Z">
              <w:rPr>
                <w:rFonts w:ascii="Times New Roman" w:hAnsi="Times New Roman"/>
                <w:color w:val="0000FF"/>
                <w:sz w:val="24"/>
                <w:highlight w:val="white"/>
              </w:rPr>
            </w:rPrChange>
          </w:rPr>
          <w:t>&gt;</w:t>
        </w:r>
      </w:ins>
    </w:p>
    <w:p w:rsidR="00C2621C" w:rsidRPr="00E762C7" w:rsidRDefault="00C2621C" w:rsidP="00FA59D0">
      <w:pPr>
        <w:autoSpaceDE w:val="0"/>
        <w:autoSpaceDN w:val="0"/>
        <w:adjustRightInd w:val="0"/>
        <w:rPr>
          <w:ins w:id="2565" w:author=" Vijay Parmar" w:date="2009-08-23T15:05:00Z"/>
          <w:sz w:val="18"/>
          <w:rPrChange w:id="2566" w:author=" Vijay Parmar" w:date="2009-08-23T15:27:00Z">
            <w:rPr>
              <w:ins w:id="2567" w:author=" Vijay Parmar" w:date="2009-08-23T15:05:00Z"/>
            </w:rPr>
          </w:rPrChange>
        </w:rPr>
        <w:pPrChange w:id="2568" w:author=" Vijay Parmar" w:date="2009-08-23T15:09:00Z">
          <w:pPr>
            <w:pStyle w:val="BodyText"/>
          </w:pPr>
        </w:pPrChange>
      </w:pPr>
      <w:ins w:id="2569" w:author=" Vijay Parmar" w:date="2009-08-23T15:06:00Z">
        <w:r w:rsidRPr="00E762C7">
          <w:rPr>
            <w:rFonts w:ascii="Times New Roman" w:hAnsi="Times New Roman"/>
            <w:color w:val="0000FF"/>
            <w:sz w:val="20"/>
            <w:highlight w:val="white"/>
            <w:rPrChange w:id="257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571" w:author=" Vijay Parmar" w:date="2009-08-23T15:27:00Z">
              <w:rPr>
                <w:rFonts w:ascii="Times New Roman" w:hAnsi="Times New Roman"/>
                <w:color w:val="800000"/>
                <w:sz w:val="24"/>
                <w:highlight w:val="white"/>
              </w:rPr>
            </w:rPrChange>
          </w:rPr>
          <w:t>authentication</w:t>
        </w:r>
        <w:r w:rsidRPr="00E762C7">
          <w:rPr>
            <w:rFonts w:ascii="Times New Roman" w:hAnsi="Times New Roman"/>
            <w:color w:val="0000FF"/>
            <w:sz w:val="20"/>
            <w:highlight w:val="white"/>
            <w:rPrChange w:id="2572"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573" w:author=" Vijay Parmar" w:date="2009-08-23T15:27:00Z">
              <w:rPr>
                <w:rFonts w:ascii="Times New Roman" w:hAnsi="Times New Roman"/>
                <w:color w:val="800000"/>
                <w:sz w:val="24"/>
                <w:highlight w:val="white"/>
              </w:rPr>
            </w:rPrChange>
          </w:rPr>
          <w:t>application-policy</w:t>
        </w:r>
        <w:r w:rsidRPr="00E762C7">
          <w:rPr>
            <w:rFonts w:ascii="Times New Roman" w:hAnsi="Times New Roman"/>
            <w:color w:val="0000FF"/>
            <w:sz w:val="20"/>
            <w:highlight w:val="white"/>
            <w:rPrChange w:id="2574"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575" w:author=" Vijay Parmar" w:date="2009-08-23T15:27:00Z">
              <w:rPr>
                <w:rFonts w:ascii="Times New Roman" w:hAnsi="Times New Roman"/>
                <w:color w:val="800000"/>
                <w:sz w:val="24"/>
                <w:highlight w:val="white"/>
              </w:rPr>
            </w:rPrChange>
          </w:rPr>
          <w:t>policy</w:t>
        </w:r>
        <w:r w:rsidRPr="00E762C7">
          <w:rPr>
            <w:rFonts w:ascii="Times New Roman" w:hAnsi="Times New Roman"/>
            <w:color w:val="0000FF"/>
            <w:sz w:val="20"/>
            <w:highlight w:val="white"/>
            <w:rPrChange w:id="2576" w:author=" Vijay Parmar" w:date="2009-08-23T15:27:00Z">
              <w:rPr>
                <w:rFonts w:ascii="Times New Roman" w:hAnsi="Times New Roman"/>
                <w:color w:val="0000FF"/>
                <w:sz w:val="24"/>
                <w:highlight w:val="white"/>
              </w:rPr>
            </w:rPrChange>
          </w:rPr>
          <w:t>&gt;</w:t>
        </w:r>
      </w:ins>
    </w:p>
    <w:p w:rsidR="00C2621C" w:rsidRDefault="00C2621C" w:rsidP="003D4C4E">
      <w:pPr>
        <w:pStyle w:val="BodyText"/>
        <w:rPr>
          <w:ins w:id="2577" w:author=" Vijay Parmar" w:date="2009-08-23T14:55:00Z"/>
        </w:rPr>
        <w:pPrChange w:id="2578" w:author=" Vijay Parmar" w:date="2009-08-23T15:01:00Z">
          <w:pPr>
            <w:pStyle w:val="BodyText"/>
          </w:pPr>
        </w:pPrChange>
      </w:pPr>
    </w:p>
    <w:p w:rsidR="003D4C4E" w:rsidRDefault="003D4C4E" w:rsidP="003D4C4E">
      <w:pPr>
        <w:pStyle w:val="BodyText"/>
        <w:numPr>
          <w:ilvl w:val="0"/>
          <w:numId w:val="96"/>
        </w:numPr>
        <w:rPr>
          <w:ins w:id="2579" w:author=" Vijay Parmar" w:date="2009-08-23T15:08:00Z"/>
        </w:rPr>
      </w:pPr>
      <w:ins w:id="2580" w:author=" Vijay Parmar" w:date="2009-08-23T15:01:00Z">
        <w:r>
          <w:t>JBOSS_HOME/server/&lt;jboss.server.name&gt;/</w:t>
        </w:r>
        <w:r>
          <w:t>deploy</w:t>
        </w:r>
        <w:r>
          <w:t>/</w:t>
        </w:r>
        <w:r>
          <w:t>Properties-service.xml</w:t>
        </w:r>
      </w:ins>
    </w:p>
    <w:p w:rsidR="00AC3886" w:rsidRDefault="00AC3886" w:rsidP="00AC3886">
      <w:pPr>
        <w:autoSpaceDE w:val="0"/>
        <w:autoSpaceDN w:val="0"/>
        <w:adjustRightInd w:val="0"/>
        <w:rPr>
          <w:ins w:id="2581" w:author=" Vijay Parmar" w:date="2009-08-23T15:08:00Z"/>
          <w:rFonts w:ascii="Times New Roman" w:hAnsi="Times New Roman"/>
          <w:color w:val="000000"/>
          <w:sz w:val="24"/>
          <w:highlight w:val="white"/>
        </w:rPr>
      </w:pPr>
      <w:ins w:id="2582" w:author=" Vijay Parmar" w:date="2009-08-23T15:08:00Z">
        <w:r>
          <w:rPr>
            <w:rFonts w:ascii="Times New Roman" w:hAnsi="Times New Roman"/>
            <w:color w:val="008080"/>
            <w:sz w:val="24"/>
            <w:highlight w:val="white"/>
          </w:rPr>
          <w:t>&lt;?xml version="1.0" encoding="UTF-8"?&gt;</w:t>
        </w:r>
      </w:ins>
    </w:p>
    <w:p w:rsidR="00AC3886" w:rsidRDefault="00AC3886" w:rsidP="00AC3886">
      <w:pPr>
        <w:autoSpaceDE w:val="0"/>
        <w:autoSpaceDN w:val="0"/>
        <w:adjustRightInd w:val="0"/>
        <w:rPr>
          <w:ins w:id="2583" w:author=" Vijay Parmar" w:date="2009-08-23T15:08:00Z"/>
          <w:rFonts w:ascii="Times New Roman" w:hAnsi="Times New Roman"/>
          <w:color w:val="000000"/>
          <w:sz w:val="24"/>
          <w:highlight w:val="white"/>
        </w:rPr>
      </w:pPr>
      <w:ins w:id="2584"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server</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mbean</w:t>
        </w:r>
        <w:r>
          <w:rPr>
            <w:rFonts w:ascii="Times New Roman" w:hAnsi="Times New Roman"/>
            <w:color w:val="FF0000"/>
            <w:sz w:val="24"/>
            <w:highlight w:val="white"/>
          </w:rPr>
          <w:t xml:space="preserve"> code</w:t>
        </w:r>
        <w:r>
          <w:rPr>
            <w:rFonts w:ascii="Times New Roman" w:hAnsi="Times New Roman"/>
            <w:color w:val="0000FF"/>
            <w:sz w:val="24"/>
            <w:highlight w:val="white"/>
          </w:rPr>
          <w:t>="</w:t>
        </w:r>
        <w:r>
          <w:rPr>
            <w:rFonts w:ascii="Times New Roman" w:hAnsi="Times New Roman"/>
            <w:color w:val="000000"/>
            <w:sz w:val="24"/>
            <w:highlight w:val="white"/>
          </w:rPr>
          <w:t>org.jboss.varia.property.SystemPropertiesService</w:t>
        </w:r>
        <w:r>
          <w:rPr>
            <w:rFonts w:ascii="Times New Roman" w:hAnsi="Times New Roman"/>
            <w:color w:val="0000FF"/>
            <w:sz w:val="24"/>
            <w:highlight w:val="white"/>
          </w:rPr>
          <w:t>"</w:t>
        </w:r>
        <w:r>
          <w:rPr>
            <w:rFonts w:ascii="Times New Roman" w:hAnsi="Times New Roman"/>
            <w:color w:val="FF0000"/>
            <w:sz w:val="24"/>
            <w:highlight w:val="white"/>
          </w:rPr>
          <w:t xml:space="preserve"> name</w:t>
        </w:r>
        <w:r>
          <w:rPr>
            <w:rFonts w:ascii="Times New Roman" w:hAnsi="Times New Roman"/>
            <w:color w:val="0000FF"/>
            <w:sz w:val="24"/>
            <w:highlight w:val="white"/>
          </w:rPr>
          <w:t>="</w:t>
        </w:r>
        <w:r>
          <w:rPr>
            <w:rFonts w:ascii="Times New Roman" w:hAnsi="Times New Roman"/>
            <w:color w:val="000000"/>
            <w:sz w:val="24"/>
            <w:highlight w:val="white"/>
          </w:rPr>
          <w:t>jboss:type=Service,name=SystemProperties</w:t>
        </w:r>
        <w:r>
          <w:rPr>
            <w:rFonts w:ascii="Times New Roman" w:hAnsi="Times New Roman"/>
            <w:color w:val="0000FF"/>
            <w:sz w:val="24"/>
            <w:highlight w:val="white"/>
          </w:rPr>
          <w:t>"&gt;</w:t>
        </w:r>
      </w:ins>
    </w:p>
    <w:p w:rsidR="00AC3886" w:rsidRDefault="00AC3886" w:rsidP="00AC3886">
      <w:pPr>
        <w:autoSpaceDE w:val="0"/>
        <w:autoSpaceDN w:val="0"/>
        <w:adjustRightInd w:val="0"/>
        <w:rPr>
          <w:ins w:id="2585" w:author=" Vijay Parmar" w:date="2009-08-23T15:08:00Z"/>
          <w:rFonts w:ascii="Times New Roman" w:hAnsi="Times New Roman"/>
          <w:color w:val="000000"/>
          <w:sz w:val="24"/>
          <w:highlight w:val="white"/>
        </w:rPr>
      </w:pPr>
      <w:ins w:id="2586" w:author=" Vijay Parmar" w:date="2009-08-23T15:09:00Z">
        <w:r>
          <w:rPr>
            <w:rFonts w:ascii="Times New Roman" w:hAnsi="Times New Roman"/>
            <w:color w:val="000000"/>
            <w:sz w:val="24"/>
            <w:highlight w:val="white"/>
          </w:rPr>
          <w:t xml:space="preserve"> </w:t>
        </w:r>
        <w:r>
          <w:rPr>
            <w:rFonts w:ascii="Times New Roman" w:hAnsi="Times New Roman"/>
            <w:color w:val="000000"/>
            <w:sz w:val="24"/>
            <w:highlight w:val="white"/>
          </w:rPr>
          <w:tab/>
        </w:r>
      </w:ins>
      <w:ins w:id="2587"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attribute</w:t>
        </w:r>
        <w:r>
          <w:rPr>
            <w:rFonts w:ascii="Times New Roman" w:hAnsi="Times New Roman"/>
            <w:color w:val="FF0000"/>
            <w:sz w:val="24"/>
            <w:highlight w:val="white"/>
          </w:rPr>
          <w:t xml:space="preserve"> name</w:t>
        </w:r>
        <w:r>
          <w:rPr>
            <w:rFonts w:ascii="Times New Roman" w:hAnsi="Times New Roman"/>
            <w:color w:val="0000FF"/>
            <w:sz w:val="24"/>
            <w:highlight w:val="white"/>
          </w:rPr>
          <w:t>="</w:t>
        </w:r>
        <w:r>
          <w:rPr>
            <w:rFonts w:ascii="Times New Roman" w:hAnsi="Times New Roman"/>
            <w:color w:val="000000"/>
            <w:sz w:val="24"/>
            <w:highlight w:val="white"/>
          </w:rPr>
          <w:t>Properties</w:t>
        </w:r>
        <w:r>
          <w:rPr>
            <w:rFonts w:ascii="Times New Roman" w:hAnsi="Times New Roman"/>
            <w:color w:val="0000FF"/>
            <w:sz w:val="24"/>
            <w:highlight w:val="white"/>
          </w:rPr>
          <w:t>"&gt;</w:t>
        </w:r>
      </w:ins>
      <w:ins w:id="2588" w:author=" Vijay Parmar" w:date="2009-08-23T15:09:00Z">
        <w:r>
          <w:rPr>
            <w:rFonts w:ascii="Times New Roman" w:hAnsi="Times New Roman"/>
            <w:color w:val="000000"/>
            <w:sz w:val="24"/>
            <w:highlight w:val="white"/>
          </w:rPr>
          <w:t>gov</w:t>
        </w:r>
      </w:ins>
      <w:ins w:id="2589" w:author=" Vijay Parmar" w:date="2009-08-23T15:08:00Z">
        <w:r>
          <w:rPr>
            <w:rFonts w:ascii="Times New Roman" w:hAnsi="Times New Roman"/>
            <w:color w:val="000000"/>
            <w:sz w:val="24"/>
            <w:highlight w:val="white"/>
          </w:rPr>
          <w:t>.nih.nci.security.configFile=c:/apps/upt/jboss-4.0.5.GA/server/default/csmconfig/ApplicationSecurityConfig.xml</w:t>
        </w:r>
      </w:ins>
    </w:p>
    <w:p w:rsidR="00AC3886" w:rsidRDefault="00AC3886" w:rsidP="00AC3886">
      <w:pPr>
        <w:autoSpaceDE w:val="0"/>
        <w:autoSpaceDN w:val="0"/>
        <w:adjustRightInd w:val="0"/>
        <w:rPr>
          <w:ins w:id="2590" w:author=" Vijay Parmar" w:date="2009-08-23T15:08:00Z"/>
          <w:rFonts w:ascii="Times New Roman" w:hAnsi="Times New Roman"/>
          <w:color w:val="000000"/>
          <w:sz w:val="24"/>
          <w:highlight w:val="white"/>
        </w:rPr>
      </w:pPr>
      <w:ins w:id="2591" w:author=" Vijay Parmar" w:date="2009-08-23T15:09:00Z">
        <w:r>
          <w:rPr>
            <w:rFonts w:ascii="Times New Roman" w:hAnsi="Times New Roman"/>
            <w:color w:val="000000"/>
            <w:sz w:val="24"/>
            <w:highlight w:val="white"/>
          </w:rPr>
          <w:t xml:space="preserve"> </w:t>
        </w:r>
      </w:ins>
      <w:ins w:id="2592" w:author=" Vijay Parmar" w:date="2009-08-23T15:08:00Z">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attribute</w:t>
        </w:r>
        <w:r>
          <w:rPr>
            <w:rFonts w:ascii="Times New Roman" w:hAnsi="Times New Roman"/>
            <w:color w:val="0000FF"/>
            <w:sz w:val="24"/>
            <w:highlight w:val="white"/>
          </w:rPr>
          <w:t>&gt;</w:t>
        </w:r>
      </w:ins>
    </w:p>
    <w:p w:rsidR="00AC3886" w:rsidRDefault="00AC3886" w:rsidP="00AC3886">
      <w:pPr>
        <w:autoSpaceDE w:val="0"/>
        <w:autoSpaceDN w:val="0"/>
        <w:adjustRightInd w:val="0"/>
        <w:rPr>
          <w:ins w:id="2593" w:author=" Vijay Parmar" w:date="2009-08-23T15:08:00Z"/>
          <w:rFonts w:ascii="Times New Roman" w:hAnsi="Times New Roman"/>
          <w:color w:val="000000"/>
          <w:sz w:val="24"/>
          <w:highlight w:val="white"/>
        </w:rPr>
      </w:pPr>
      <w:ins w:id="2594"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mbean</w:t>
        </w:r>
        <w:r>
          <w:rPr>
            <w:rFonts w:ascii="Times New Roman" w:hAnsi="Times New Roman"/>
            <w:color w:val="0000FF"/>
            <w:sz w:val="24"/>
            <w:highlight w:val="white"/>
          </w:rPr>
          <w:t>&gt;&lt;/</w:t>
        </w:r>
        <w:r>
          <w:rPr>
            <w:rFonts w:ascii="Times New Roman" w:hAnsi="Times New Roman"/>
            <w:color w:val="800000"/>
            <w:sz w:val="24"/>
            <w:highlight w:val="white"/>
          </w:rPr>
          <w:t>server</w:t>
        </w:r>
        <w:r>
          <w:rPr>
            <w:rFonts w:ascii="Times New Roman" w:hAnsi="Times New Roman"/>
            <w:color w:val="0000FF"/>
            <w:sz w:val="24"/>
            <w:highlight w:val="white"/>
          </w:rPr>
          <w:t>&gt;</w:t>
        </w:r>
      </w:ins>
    </w:p>
    <w:p w:rsidR="00AC3886" w:rsidRDefault="00AC3886" w:rsidP="00AC3886">
      <w:pPr>
        <w:pStyle w:val="BodyText"/>
        <w:ind w:left="0"/>
        <w:rPr>
          <w:ins w:id="2595" w:author=" Vijay Parmar" w:date="2009-08-23T15:01:00Z"/>
        </w:rPr>
        <w:pPrChange w:id="2596" w:author=" Vijay Parmar" w:date="2009-08-23T15:08:00Z">
          <w:pPr>
            <w:pStyle w:val="BodyText"/>
            <w:numPr>
              <w:numId w:val="96"/>
            </w:numPr>
            <w:ind w:left="1080" w:hanging="360"/>
          </w:pPr>
        </w:pPrChange>
      </w:pPr>
    </w:p>
    <w:p w:rsidR="003D4C4E" w:rsidRDefault="003D4C4E" w:rsidP="003D4C4E">
      <w:pPr>
        <w:pStyle w:val="BodyText"/>
        <w:numPr>
          <w:ilvl w:val="0"/>
          <w:numId w:val="96"/>
        </w:numPr>
        <w:rPr>
          <w:ins w:id="2597" w:author=" Vijay Parmar" w:date="2009-08-23T15:09:00Z"/>
        </w:rPr>
      </w:pPr>
      <w:ins w:id="2598" w:author=" Vijay Parmar" w:date="2009-08-23T15:01:00Z">
        <w:r>
          <w:t>JBOSS_HOME/server/&lt;jboss.server.name&gt;/</w:t>
        </w:r>
      </w:ins>
      <w:ins w:id="2599" w:author=" Vijay Parmar" w:date="2009-08-23T15:02:00Z">
        <w:r>
          <w:t>deploy/upt-ds.xml</w:t>
        </w:r>
      </w:ins>
    </w:p>
    <w:p w:rsidR="0057232F" w:rsidRDefault="0057232F" w:rsidP="0057232F">
      <w:pPr>
        <w:pStyle w:val="BodyText"/>
        <w:ind w:left="0"/>
        <w:rPr>
          <w:ins w:id="2600" w:author=" Vijay Parmar" w:date="2009-08-23T15:09:00Z"/>
        </w:rPr>
        <w:pPrChange w:id="2601" w:author=" Vijay Parmar" w:date="2009-08-23T15:09:00Z">
          <w:pPr>
            <w:pStyle w:val="BodyText"/>
            <w:numPr>
              <w:numId w:val="96"/>
            </w:numPr>
            <w:ind w:left="1080" w:hanging="360"/>
          </w:pPr>
        </w:pPrChange>
      </w:pPr>
    </w:p>
    <w:p w:rsidR="0057232F" w:rsidRPr="00E762C7" w:rsidRDefault="0057232F" w:rsidP="0057232F">
      <w:pPr>
        <w:autoSpaceDE w:val="0"/>
        <w:autoSpaceDN w:val="0"/>
        <w:adjustRightInd w:val="0"/>
        <w:rPr>
          <w:ins w:id="2602" w:author=" Vijay Parmar" w:date="2009-08-23T15:11:00Z"/>
          <w:rFonts w:ascii="Times New Roman" w:hAnsi="Times New Roman"/>
          <w:color w:val="000000"/>
          <w:sz w:val="20"/>
          <w:highlight w:val="white"/>
          <w:rPrChange w:id="2603" w:author=" Vijay Parmar" w:date="2009-08-23T15:28:00Z">
            <w:rPr>
              <w:ins w:id="2604" w:author=" Vijay Parmar" w:date="2009-08-23T15:11:00Z"/>
              <w:rFonts w:ascii="Times New Roman" w:hAnsi="Times New Roman"/>
              <w:color w:val="000000"/>
              <w:sz w:val="24"/>
              <w:highlight w:val="white"/>
            </w:rPr>
          </w:rPrChange>
        </w:rPr>
      </w:pPr>
      <w:ins w:id="2605" w:author=" Vijay Parmar" w:date="2009-08-23T15:11:00Z">
        <w:r w:rsidRPr="00E762C7">
          <w:rPr>
            <w:rFonts w:ascii="Times New Roman" w:hAnsi="Times New Roman"/>
            <w:color w:val="008080"/>
            <w:sz w:val="20"/>
            <w:highlight w:val="white"/>
            <w:rPrChange w:id="2606" w:author=" Vijay Parmar" w:date="2009-08-23T15:28:00Z">
              <w:rPr>
                <w:rFonts w:ascii="Times New Roman" w:hAnsi="Times New Roman"/>
                <w:color w:val="008080"/>
                <w:sz w:val="24"/>
                <w:highlight w:val="white"/>
              </w:rPr>
            </w:rPrChange>
          </w:rPr>
          <w:t>&lt;?xml version="1.0" encoding="UTF-8"?&gt;</w:t>
        </w:r>
      </w:ins>
    </w:p>
    <w:p w:rsidR="0057232F" w:rsidRPr="00E762C7" w:rsidRDefault="0057232F" w:rsidP="0057232F">
      <w:pPr>
        <w:autoSpaceDE w:val="0"/>
        <w:autoSpaceDN w:val="0"/>
        <w:adjustRightInd w:val="0"/>
        <w:rPr>
          <w:ins w:id="2607" w:author=" Vijay Parmar" w:date="2009-08-23T15:11:00Z"/>
          <w:rFonts w:ascii="Times New Roman" w:hAnsi="Times New Roman"/>
          <w:color w:val="000000"/>
          <w:sz w:val="20"/>
          <w:highlight w:val="white"/>
          <w:rPrChange w:id="2608" w:author=" Vijay Parmar" w:date="2009-08-23T15:28:00Z">
            <w:rPr>
              <w:ins w:id="2609" w:author=" Vijay Parmar" w:date="2009-08-23T15:11:00Z"/>
              <w:rFonts w:ascii="Times New Roman" w:hAnsi="Times New Roman"/>
              <w:color w:val="000000"/>
              <w:sz w:val="24"/>
              <w:highlight w:val="white"/>
            </w:rPr>
          </w:rPrChange>
        </w:rPr>
      </w:pPr>
      <w:ins w:id="2610" w:author=" Vijay Parmar" w:date="2009-08-23T15:11:00Z">
        <w:r w:rsidRPr="00E762C7">
          <w:rPr>
            <w:rFonts w:ascii="Times New Roman" w:hAnsi="Times New Roman"/>
            <w:color w:val="0000FF"/>
            <w:sz w:val="20"/>
            <w:highlight w:val="white"/>
            <w:rPrChange w:id="2611"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12" w:author=" Vijay Parmar" w:date="2009-08-23T15:28:00Z">
              <w:rPr>
                <w:rFonts w:ascii="Times New Roman" w:hAnsi="Times New Roman"/>
                <w:color w:val="800000"/>
                <w:sz w:val="24"/>
                <w:highlight w:val="white"/>
              </w:rPr>
            </w:rPrChange>
          </w:rPr>
          <w:t>datasources</w:t>
        </w:r>
        <w:r w:rsidRPr="00E762C7">
          <w:rPr>
            <w:rFonts w:ascii="Times New Roman" w:hAnsi="Times New Roman"/>
            <w:color w:val="0000FF"/>
            <w:sz w:val="20"/>
            <w:highlight w:val="white"/>
            <w:rPrChange w:id="2613"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14" w:author=" Vijay Parmar" w:date="2009-08-23T15:11:00Z"/>
          <w:rFonts w:ascii="Times New Roman" w:hAnsi="Times New Roman"/>
          <w:color w:val="000000"/>
          <w:sz w:val="20"/>
          <w:highlight w:val="white"/>
          <w:rPrChange w:id="2615" w:author=" Vijay Parmar" w:date="2009-08-23T15:28:00Z">
            <w:rPr>
              <w:ins w:id="2616" w:author=" Vijay Parmar" w:date="2009-08-23T15:11:00Z"/>
              <w:rFonts w:ascii="Times New Roman" w:hAnsi="Times New Roman"/>
              <w:color w:val="000000"/>
              <w:sz w:val="24"/>
              <w:highlight w:val="white"/>
            </w:rPr>
          </w:rPrChange>
        </w:rPr>
      </w:pPr>
      <w:ins w:id="2617" w:author=" Vijay Parmar" w:date="2009-08-23T15:11:00Z">
        <w:r w:rsidRPr="00E762C7">
          <w:rPr>
            <w:rFonts w:ascii="Times New Roman" w:hAnsi="Times New Roman"/>
            <w:color w:val="0000FF"/>
            <w:sz w:val="20"/>
            <w:highlight w:val="white"/>
            <w:rPrChange w:id="2618"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19" w:author=" Vijay Parmar" w:date="2009-08-23T15:28:00Z">
              <w:rPr>
                <w:rFonts w:ascii="Times New Roman" w:hAnsi="Times New Roman"/>
                <w:color w:val="800000"/>
                <w:sz w:val="24"/>
                <w:highlight w:val="white"/>
              </w:rPr>
            </w:rPrChange>
          </w:rPr>
          <w:t>local-tx-datasource</w:t>
        </w:r>
        <w:r w:rsidRPr="00E762C7">
          <w:rPr>
            <w:rFonts w:ascii="Times New Roman" w:hAnsi="Times New Roman"/>
            <w:color w:val="0000FF"/>
            <w:sz w:val="20"/>
            <w:highlight w:val="white"/>
            <w:rPrChange w:id="2620"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21" w:author=" Vijay Parmar" w:date="2009-08-23T15:11:00Z"/>
          <w:rFonts w:ascii="Times New Roman" w:hAnsi="Times New Roman"/>
          <w:color w:val="000000"/>
          <w:sz w:val="20"/>
          <w:highlight w:val="white"/>
          <w:rPrChange w:id="2622" w:author=" Vijay Parmar" w:date="2009-08-23T15:28:00Z">
            <w:rPr>
              <w:ins w:id="2623" w:author=" Vijay Parmar" w:date="2009-08-23T15:11:00Z"/>
              <w:rFonts w:ascii="Times New Roman" w:hAnsi="Times New Roman"/>
              <w:color w:val="000000"/>
              <w:sz w:val="24"/>
              <w:highlight w:val="white"/>
            </w:rPr>
          </w:rPrChange>
        </w:rPr>
      </w:pPr>
      <w:ins w:id="2624" w:author=" Vijay Parmar" w:date="2009-08-23T15:11:00Z">
        <w:r w:rsidRPr="00E762C7">
          <w:rPr>
            <w:rFonts w:ascii="Times New Roman" w:hAnsi="Times New Roman"/>
            <w:color w:val="000000"/>
            <w:sz w:val="20"/>
            <w:highlight w:val="white"/>
            <w:rPrChange w:id="2625"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26"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27"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28" w:author=" Vijay Parmar" w:date="2009-08-23T15:28:00Z">
              <w:rPr>
                <w:rFonts w:ascii="Times New Roman" w:hAnsi="Times New Roman"/>
                <w:color w:val="800000"/>
                <w:sz w:val="24"/>
                <w:highlight w:val="white"/>
              </w:rPr>
            </w:rPrChange>
          </w:rPr>
          <w:t>jndi-name</w:t>
        </w:r>
        <w:r w:rsidRPr="00E762C7">
          <w:rPr>
            <w:rFonts w:ascii="Times New Roman" w:hAnsi="Times New Roman"/>
            <w:color w:val="0000FF"/>
            <w:sz w:val="20"/>
            <w:highlight w:val="white"/>
            <w:rPrChange w:id="2629"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30" w:author=" Vijay Parmar" w:date="2009-08-23T15:28:00Z">
              <w:rPr>
                <w:rFonts w:ascii="Times New Roman" w:hAnsi="Times New Roman"/>
                <w:color w:val="000000"/>
                <w:sz w:val="24"/>
                <w:highlight w:val="white"/>
              </w:rPr>
            </w:rPrChange>
          </w:rPr>
          <w:t>csmupt31</w:t>
        </w:r>
        <w:r w:rsidRPr="00E762C7">
          <w:rPr>
            <w:rFonts w:ascii="Times New Roman" w:hAnsi="Times New Roman"/>
            <w:color w:val="0000FF"/>
            <w:sz w:val="20"/>
            <w:highlight w:val="white"/>
            <w:rPrChange w:id="2631"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32" w:author=" Vijay Parmar" w:date="2009-08-23T15:28:00Z">
              <w:rPr>
                <w:rFonts w:ascii="Times New Roman" w:hAnsi="Times New Roman"/>
                <w:color w:val="800000"/>
                <w:sz w:val="24"/>
                <w:highlight w:val="white"/>
              </w:rPr>
            </w:rPrChange>
          </w:rPr>
          <w:t>jndi-name</w:t>
        </w:r>
        <w:r w:rsidRPr="00E762C7">
          <w:rPr>
            <w:rFonts w:ascii="Times New Roman" w:hAnsi="Times New Roman"/>
            <w:color w:val="0000FF"/>
            <w:sz w:val="20"/>
            <w:highlight w:val="white"/>
            <w:rPrChange w:id="2633"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34" w:author=" Vijay Parmar" w:date="2009-08-23T15:11:00Z"/>
          <w:rFonts w:ascii="Times New Roman" w:hAnsi="Times New Roman"/>
          <w:color w:val="000000"/>
          <w:sz w:val="20"/>
          <w:highlight w:val="white"/>
          <w:rPrChange w:id="2635" w:author=" Vijay Parmar" w:date="2009-08-23T15:28:00Z">
            <w:rPr>
              <w:ins w:id="2636" w:author=" Vijay Parmar" w:date="2009-08-23T15:11:00Z"/>
              <w:rFonts w:ascii="Times New Roman" w:hAnsi="Times New Roman"/>
              <w:color w:val="000000"/>
              <w:sz w:val="24"/>
              <w:highlight w:val="white"/>
            </w:rPr>
          </w:rPrChange>
        </w:rPr>
      </w:pPr>
      <w:ins w:id="2637" w:author=" Vijay Parmar" w:date="2009-08-23T15:11:00Z">
        <w:r w:rsidRPr="00E762C7">
          <w:rPr>
            <w:rFonts w:ascii="Times New Roman" w:hAnsi="Times New Roman"/>
            <w:color w:val="000000"/>
            <w:sz w:val="20"/>
            <w:highlight w:val="white"/>
            <w:rPrChange w:id="2638"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39"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4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41" w:author=" Vijay Parmar" w:date="2009-08-23T15:28:00Z">
              <w:rPr>
                <w:rFonts w:ascii="Times New Roman" w:hAnsi="Times New Roman"/>
                <w:color w:val="800000"/>
                <w:sz w:val="24"/>
                <w:highlight w:val="white"/>
              </w:rPr>
            </w:rPrChange>
          </w:rPr>
          <w:t>driver-class</w:t>
        </w:r>
        <w:r w:rsidRPr="00E762C7">
          <w:rPr>
            <w:rFonts w:ascii="Times New Roman" w:hAnsi="Times New Roman"/>
            <w:color w:val="0000FF"/>
            <w:sz w:val="20"/>
            <w:highlight w:val="white"/>
            <w:rPrChange w:id="2642"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43" w:author=" Vijay Parmar" w:date="2009-08-23T15:28:00Z">
              <w:rPr>
                <w:rFonts w:ascii="Times New Roman" w:hAnsi="Times New Roman"/>
                <w:color w:val="000000"/>
                <w:sz w:val="24"/>
                <w:highlight w:val="white"/>
              </w:rPr>
            </w:rPrChange>
          </w:rPr>
          <w:t>org.gjt.mm.mysql.Driver</w:t>
        </w:r>
        <w:r w:rsidRPr="00E762C7">
          <w:rPr>
            <w:rFonts w:ascii="Times New Roman" w:hAnsi="Times New Roman"/>
            <w:color w:val="0000FF"/>
            <w:sz w:val="20"/>
            <w:highlight w:val="white"/>
            <w:rPrChange w:id="2644"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45" w:author=" Vijay Parmar" w:date="2009-08-23T15:28:00Z">
              <w:rPr>
                <w:rFonts w:ascii="Times New Roman" w:hAnsi="Times New Roman"/>
                <w:color w:val="800000"/>
                <w:sz w:val="24"/>
                <w:highlight w:val="white"/>
              </w:rPr>
            </w:rPrChange>
          </w:rPr>
          <w:t>driver-class</w:t>
        </w:r>
        <w:r w:rsidRPr="00E762C7">
          <w:rPr>
            <w:rFonts w:ascii="Times New Roman" w:hAnsi="Times New Roman"/>
            <w:color w:val="0000FF"/>
            <w:sz w:val="20"/>
            <w:highlight w:val="white"/>
            <w:rPrChange w:id="2646"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47" w:author=" Vijay Parmar" w:date="2009-08-23T15:11:00Z"/>
          <w:rFonts w:ascii="Times New Roman" w:hAnsi="Times New Roman"/>
          <w:color w:val="000000"/>
          <w:sz w:val="20"/>
          <w:highlight w:val="white"/>
          <w:rPrChange w:id="2648" w:author=" Vijay Parmar" w:date="2009-08-23T15:28:00Z">
            <w:rPr>
              <w:ins w:id="2649" w:author=" Vijay Parmar" w:date="2009-08-23T15:11:00Z"/>
              <w:rFonts w:ascii="Times New Roman" w:hAnsi="Times New Roman"/>
              <w:color w:val="000000"/>
              <w:sz w:val="24"/>
              <w:highlight w:val="white"/>
            </w:rPr>
          </w:rPrChange>
        </w:rPr>
      </w:pPr>
      <w:ins w:id="2650" w:author=" Vijay Parmar" w:date="2009-08-23T15:11:00Z">
        <w:r w:rsidRPr="00E762C7">
          <w:rPr>
            <w:rFonts w:ascii="Times New Roman" w:hAnsi="Times New Roman"/>
            <w:color w:val="000000"/>
            <w:sz w:val="20"/>
            <w:highlight w:val="white"/>
            <w:rPrChange w:id="2651"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52"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53"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54" w:author=" Vijay Parmar" w:date="2009-08-23T15:28:00Z">
              <w:rPr>
                <w:rFonts w:ascii="Times New Roman" w:hAnsi="Times New Roman"/>
                <w:color w:val="800000"/>
                <w:sz w:val="24"/>
                <w:highlight w:val="white"/>
              </w:rPr>
            </w:rPrChange>
          </w:rPr>
          <w:t>connection-url</w:t>
        </w:r>
        <w:r w:rsidRPr="00E762C7">
          <w:rPr>
            <w:rFonts w:ascii="Times New Roman" w:hAnsi="Times New Roman"/>
            <w:color w:val="0000FF"/>
            <w:sz w:val="20"/>
            <w:highlight w:val="white"/>
            <w:rPrChange w:id="2655"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56" w:author=" Vijay Parmar" w:date="2009-08-23T15:28:00Z">
              <w:rPr>
                <w:rFonts w:ascii="Times New Roman" w:hAnsi="Times New Roman"/>
                <w:color w:val="000000"/>
                <w:sz w:val="24"/>
                <w:highlight w:val="white"/>
              </w:rPr>
            </w:rPrChange>
          </w:rPr>
          <w:t>jdbc:mysql://localhost:3306/uptdb</w:t>
        </w:r>
        <w:r w:rsidRPr="00E762C7">
          <w:rPr>
            <w:rFonts w:ascii="Times New Roman" w:hAnsi="Times New Roman"/>
            <w:color w:val="0000FF"/>
            <w:sz w:val="20"/>
            <w:highlight w:val="white"/>
            <w:rPrChange w:id="2657"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58" w:author=" Vijay Parmar" w:date="2009-08-23T15:28:00Z">
              <w:rPr>
                <w:rFonts w:ascii="Times New Roman" w:hAnsi="Times New Roman"/>
                <w:color w:val="800000"/>
                <w:sz w:val="24"/>
                <w:highlight w:val="white"/>
              </w:rPr>
            </w:rPrChange>
          </w:rPr>
          <w:t>connection-url</w:t>
        </w:r>
        <w:r w:rsidRPr="00E762C7">
          <w:rPr>
            <w:rFonts w:ascii="Times New Roman" w:hAnsi="Times New Roman"/>
            <w:color w:val="0000FF"/>
            <w:sz w:val="20"/>
            <w:highlight w:val="white"/>
            <w:rPrChange w:id="2659"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60" w:author=" Vijay Parmar" w:date="2009-08-23T15:11:00Z"/>
          <w:rFonts w:ascii="Times New Roman" w:hAnsi="Times New Roman"/>
          <w:color w:val="000000"/>
          <w:sz w:val="20"/>
          <w:highlight w:val="white"/>
          <w:rPrChange w:id="2661" w:author=" Vijay Parmar" w:date="2009-08-23T15:28:00Z">
            <w:rPr>
              <w:ins w:id="2662" w:author=" Vijay Parmar" w:date="2009-08-23T15:11:00Z"/>
              <w:rFonts w:ascii="Times New Roman" w:hAnsi="Times New Roman"/>
              <w:color w:val="000000"/>
              <w:sz w:val="24"/>
              <w:highlight w:val="white"/>
            </w:rPr>
          </w:rPrChange>
        </w:rPr>
      </w:pPr>
      <w:ins w:id="2663" w:author=" Vijay Parmar" w:date="2009-08-23T15:11:00Z">
        <w:r w:rsidRPr="00E762C7">
          <w:rPr>
            <w:rFonts w:ascii="Times New Roman" w:hAnsi="Times New Roman"/>
            <w:color w:val="000000"/>
            <w:sz w:val="20"/>
            <w:highlight w:val="white"/>
            <w:rPrChange w:id="2664" w:author=" Vijay Parmar" w:date="2009-08-23T15:28:00Z">
              <w:rPr>
                <w:rFonts w:ascii="Times New Roman" w:hAnsi="Times New Roman"/>
                <w:color w:val="000000"/>
                <w:sz w:val="24"/>
                <w:highlight w:val="white"/>
              </w:rPr>
            </w:rPrChange>
          </w:rPr>
          <w:lastRenderedPageBreak/>
          <w:tab/>
        </w:r>
        <w:r w:rsidRPr="00E762C7">
          <w:rPr>
            <w:rFonts w:ascii="Times New Roman" w:hAnsi="Times New Roman"/>
            <w:color w:val="000000"/>
            <w:sz w:val="20"/>
            <w:highlight w:val="white"/>
            <w:rPrChange w:id="2665"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66"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67" w:author=" Vijay Parmar" w:date="2009-08-23T15:28:00Z">
              <w:rPr>
                <w:rFonts w:ascii="Times New Roman" w:hAnsi="Times New Roman"/>
                <w:color w:val="800000"/>
                <w:sz w:val="24"/>
                <w:highlight w:val="white"/>
              </w:rPr>
            </w:rPrChange>
          </w:rPr>
          <w:t>user-name</w:t>
        </w:r>
        <w:r w:rsidRPr="00E762C7">
          <w:rPr>
            <w:rFonts w:ascii="Times New Roman" w:hAnsi="Times New Roman"/>
            <w:color w:val="0000FF"/>
            <w:sz w:val="20"/>
            <w:highlight w:val="white"/>
            <w:rPrChange w:id="2668"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69" w:author=" Vijay Parmar" w:date="2009-08-23T15:28: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67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71" w:author=" Vijay Parmar" w:date="2009-08-23T15:28:00Z">
              <w:rPr>
                <w:rFonts w:ascii="Times New Roman" w:hAnsi="Times New Roman"/>
                <w:color w:val="800000"/>
                <w:sz w:val="24"/>
                <w:highlight w:val="white"/>
              </w:rPr>
            </w:rPrChange>
          </w:rPr>
          <w:t>user-name</w:t>
        </w:r>
        <w:r w:rsidRPr="00E762C7">
          <w:rPr>
            <w:rFonts w:ascii="Times New Roman" w:hAnsi="Times New Roman"/>
            <w:color w:val="0000FF"/>
            <w:sz w:val="20"/>
            <w:highlight w:val="white"/>
            <w:rPrChange w:id="2672"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73" w:author=" Vijay Parmar" w:date="2009-08-23T15:11:00Z"/>
          <w:rFonts w:ascii="Times New Roman" w:hAnsi="Times New Roman"/>
          <w:color w:val="000000"/>
          <w:sz w:val="20"/>
          <w:highlight w:val="white"/>
          <w:rPrChange w:id="2674" w:author=" Vijay Parmar" w:date="2009-08-23T15:28:00Z">
            <w:rPr>
              <w:ins w:id="2675" w:author=" Vijay Parmar" w:date="2009-08-23T15:11:00Z"/>
              <w:rFonts w:ascii="Times New Roman" w:hAnsi="Times New Roman"/>
              <w:color w:val="000000"/>
              <w:sz w:val="24"/>
              <w:highlight w:val="white"/>
            </w:rPr>
          </w:rPrChange>
        </w:rPr>
      </w:pPr>
      <w:ins w:id="2676" w:author=" Vijay Parmar" w:date="2009-08-23T15:11:00Z">
        <w:r w:rsidRPr="00E762C7">
          <w:rPr>
            <w:rFonts w:ascii="Times New Roman" w:hAnsi="Times New Roman"/>
            <w:color w:val="000000"/>
            <w:sz w:val="20"/>
            <w:highlight w:val="white"/>
            <w:rPrChange w:id="2677"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2678"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2679"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80" w:author=" Vijay Parmar" w:date="2009-08-23T15:28:00Z">
              <w:rPr>
                <w:rFonts w:ascii="Times New Roman" w:hAnsi="Times New Roman"/>
                <w:color w:val="800000"/>
                <w:sz w:val="24"/>
                <w:highlight w:val="white"/>
              </w:rPr>
            </w:rPrChange>
          </w:rPr>
          <w:t>password</w:t>
        </w:r>
        <w:r w:rsidRPr="00E762C7">
          <w:rPr>
            <w:rFonts w:ascii="Times New Roman" w:hAnsi="Times New Roman"/>
            <w:color w:val="0000FF"/>
            <w:sz w:val="20"/>
            <w:highlight w:val="white"/>
            <w:rPrChange w:id="2681"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2682" w:author=" Vijay Parmar" w:date="2009-08-23T15:28: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2683"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84" w:author=" Vijay Parmar" w:date="2009-08-23T15:28:00Z">
              <w:rPr>
                <w:rFonts w:ascii="Times New Roman" w:hAnsi="Times New Roman"/>
                <w:color w:val="800000"/>
                <w:sz w:val="24"/>
                <w:highlight w:val="white"/>
              </w:rPr>
            </w:rPrChange>
          </w:rPr>
          <w:t>password</w:t>
        </w:r>
        <w:r w:rsidRPr="00E762C7">
          <w:rPr>
            <w:rFonts w:ascii="Times New Roman" w:hAnsi="Times New Roman"/>
            <w:color w:val="0000FF"/>
            <w:sz w:val="20"/>
            <w:highlight w:val="white"/>
            <w:rPrChange w:id="2685"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2686" w:author=" Vijay Parmar" w:date="2009-08-23T15:11:00Z"/>
          <w:rFonts w:ascii="Times New Roman" w:hAnsi="Times New Roman"/>
          <w:color w:val="000000"/>
          <w:sz w:val="20"/>
          <w:highlight w:val="white"/>
          <w:rPrChange w:id="2687" w:author=" Vijay Parmar" w:date="2009-08-23T15:28:00Z">
            <w:rPr>
              <w:ins w:id="2688" w:author=" Vijay Parmar" w:date="2009-08-23T15:11:00Z"/>
              <w:rFonts w:ascii="Times New Roman" w:hAnsi="Times New Roman"/>
              <w:color w:val="000000"/>
              <w:sz w:val="24"/>
              <w:highlight w:val="white"/>
            </w:rPr>
          </w:rPrChange>
        </w:rPr>
      </w:pPr>
      <w:ins w:id="2689" w:author=" Vijay Parmar" w:date="2009-08-23T15:11:00Z">
        <w:r w:rsidRPr="00E762C7">
          <w:rPr>
            <w:rFonts w:ascii="Times New Roman" w:hAnsi="Times New Roman"/>
            <w:color w:val="0000FF"/>
            <w:sz w:val="20"/>
            <w:highlight w:val="white"/>
            <w:rPrChange w:id="269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91" w:author=" Vijay Parmar" w:date="2009-08-23T15:28:00Z">
              <w:rPr>
                <w:rFonts w:ascii="Times New Roman" w:hAnsi="Times New Roman"/>
                <w:color w:val="800000"/>
                <w:sz w:val="24"/>
                <w:highlight w:val="white"/>
              </w:rPr>
            </w:rPrChange>
          </w:rPr>
          <w:t>local-tx-datasource</w:t>
        </w:r>
        <w:r w:rsidRPr="00E762C7">
          <w:rPr>
            <w:rFonts w:ascii="Times New Roman" w:hAnsi="Times New Roman"/>
            <w:color w:val="0000FF"/>
            <w:sz w:val="20"/>
            <w:highlight w:val="white"/>
            <w:rPrChange w:id="2692" w:author=" Vijay Parmar" w:date="2009-08-23T15:28:00Z">
              <w:rPr>
                <w:rFonts w:ascii="Times New Roman" w:hAnsi="Times New Roman"/>
                <w:color w:val="0000FF"/>
                <w:sz w:val="24"/>
                <w:highlight w:val="white"/>
              </w:rPr>
            </w:rPrChange>
          </w:rPr>
          <w:t>&gt;</w:t>
        </w:r>
      </w:ins>
    </w:p>
    <w:p w:rsidR="0057232F" w:rsidRPr="00E762C7" w:rsidRDefault="0057232F" w:rsidP="0057232F">
      <w:pPr>
        <w:pStyle w:val="BodyText"/>
        <w:ind w:left="0"/>
        <w:rPr>
          <w:ins w:id="2693" w:author=" Vijay Parmar" w:date="2009-08-23T15:01:00Z"/>
          <w:sz w:val="18"/>
          <w:rPrChange w:id="2694" w:author=" Vijay Parmar" w:date="2009-08-23T15:28:00Z">
            <w:rPr>
              <w:ins w:id="2695" w:author=" Vijay Parmar" w:date="2009-08-23T15:01:00Z"/>
            </w:rPr>
          </w:rPrChange>
        </w:rPr>
        <w:pPrChange w:id="2696" w:author=" Vijay Parmar" w:date="2009-08-23T15:09:00Z">
          <w:pPr>
            <w:pStyle w:val="BodyText"/>
            <w:numPr>
              <w:numId w:val="96"/>
            </w:numPr>
            <w:ind w:left="1080" w:hanging="360"/>
          </w:pPr>
        </w:pPrChange>
      </w:pPr>
      <w:ins w:id="2697" w:author=" Vijay Parmar" w:date="2009-08-23T15:11:00Z">
        <w:r w:rsidRPr="00E762C7">
          <w:rPr>
            <w:rFonts w:ascii="Times New Roman" w:hAnsi="Times New Roman"/>
            <w:color w:val="0000FF"/>
            <w:sz w:val="20"/>
            <w:highlight w:val="white"/>
            <w:rPrChange w:id="2698"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699" w:author=" Vijay Parmar" w:date="2009-08-23T15:28:00Z">
              <w:rPr>
                <w:rFonts w:ascii="Times New Roman" w:hAnsi="Times New Roman"/>
                <w:color w:val="800000"/>
                <w:sz w:val="24"/>
                <w:highlight w:val="white"/>
              </w:rPr>
            </w:rPrChange>
          </w:rPr>
          <w:t>datasources</w:t>
        </w:r>
        <w:r w:rsidRPr="00E762C7">
          <w:rPr>
            <w:rFonts w:ascii="Times New Roman" w:hAnsi="Times New Roman"/>
            <w:color w:val="0000FF"/>
            <w:sz w:val="20"/>
            <w:highlight w:val="white"/>
            <w:rPrChange w:id="2700" w:author=" Vijay Parmar" w:date="2009-08-23T15:28:00Z">
              <w:rPr>
                <w:rFonts w:ascii="Times New Roman" w:hAnsi="Times New Roman"/>
                <w:color w:val="0000FF"/>
                <w:sz w:val="24"/>
                <w:highlight w:val="white"/>
              </w:rPr>
            </w:rPrChange>
          </w:rPr>
          <w:t>&gt;</w:t>
        </w:r>
      </w:ins>
    </w:p>
    <w:p w:rsidR="00B0603B" w:rsidRDefault="003D4C4E" w:rsidP="00B93D1A">
      <w:pPr>
        <w:pStyle w:val="BodyText"/>
        <w:numPr>
          <w:ilvl w:val="0"/>
          <w:numId w:val="96"/>
        </w:numPr>
        <w:rPr>
          <w:ins w:id="2701" w:author=" Vijay Parmar" w:date="2009-08-23T15:19:00Z"/>
        </w:rPr>
        <w:pPrChange w:id="2702" w:author=" Vijay Parmar" w:date="2009-08-23T15:19:00Z">
          <w:pPr>
            <w:pStyle w:val="BodyText"/>
            <w:numPr>
              <w:numId w:val="96"/>
            </w:numPr>
            <w:ind w:left="1080" w:hanging="360"/>
          </w:pPr>
        </w:pPrChange>
      </w:pPr>
      <w:ins w:id="2703" w:author=" Vijay Parmar" w:date="2009-08-23T15:02:00Z">
        <w:r>
          <w:t>JBOSS_HOME/server/&lt;</w:t>
        </w:r>
        <w:r>
          <w:t>jboss.server.name&gt;/csmconfig/ApplicationSecurityConfig.xml</w:t>
        </w:r>
      </w:ins>
    </w:p>
    <w:p w:rsidR="00B93D1A" w:rsidRPr="00E762C7" w:rsidRDefault="00B93D1A" w:rsidP="00B93D1A">
      <w:pPr>
        <w:autoSpaceDE w:val="0"/>
        <w:autoSpaceDN w:val="0"/>
        <w:adjustRightInd w:val="0"/>
        <w:ind w:left="720"/>
        <w:rPr>
          <w:ins w:id="2704" w:author=" Vijay Parmar" w:date="2009-08-23T15:19:00Z"/>
          <w:rFonts w:ascii="Times New Roman" w:hAnsi="Times New Roman"/>
          <w:color w:val="000000"/>
          <w:sz w:val="20"/>
          <w:szCs w:val="20"/>
          <w:highlight w:val="white"/>
          <w:rPrChange w:id="2705" w:author=" Vijay Parmar" w:date="2009-08-23T15:28:00Z">
            <w:rPr>
              <w:ins w:id="2706" w:author=" Vijay Parmar" w:date="2009-08-23T15:19:00Z"/>
              <w:color w:val="000000"/>
              <w:highlight w:val="white"/>
            </w:rPr>
          </w:rPrChange>
        </w:rPr>
        <w:pPrChange w:id="2707" w:author=" Vijay Parmar" w:date="2009-08-23T15:19:00Z">
          <w:pPr>
            <w:pStyle w:val="ListParagraph"/>
            <w:numPr>
              <w:numId w:val="96"/>
            </w:numPr>
            <w:autoSpaceDE w:val="0"/>
            <w:autoSpaceDN w:val="0"/>
            <w:adjustRightInd w:val="0"/>
            <w:ind w:left="1080" w:hanging="360"/>
          </w:pPr>
        </w:pPrChange>
      </w:pPr>
      <w:ins w:id="2708" w:author=" Vijay Parmar" w:date="2009-08-23T15:19:00Z">
        <w:r w:rsidRPr="00E762C7">
          <w:rPr>
            <w:rFonts w:ascii="Times New Roman" w:hAnsi="Times New Roman"/>
            <w:color w:val="008080"/>
            <w:sz w:val="20"/>
            <w:szCs w:val="20"/>
            <w:highlight w:val="white"/>
            <w:rPrChange w:id="2709" w:author=" Vijay Parmar" w:date="2009-08-23T15:28:00Z">
              <w:rPr>
                <w:highlight w:val="white"/>
              </w:rPr>
            </w:rPrChange>
          </w:rPr>
          <w:t>&lt;?xml version="1.0" encoding="UTF-8"?&gt;</w:t>
        </w:r>
      </w:ins>
    </w:p>
    <w:p w:rsidR="00B93D1A" w:rsidRPr="00E762C7" w:rsidRDefault="00B93D1A" w:rsidP="00B93D1A">
      <w:pPr>
        <w:autoSpaceDE w:val="0"/>
        <w:autoSpaceDN w:val="0"/>
        <w:adjustRightInd w:val="0"/>
        <w:ind w:left="720"/>
        <w:rPr>
          <w:ins w:id="2710" w:author=" Vijay Parmar" w:date="2009-08-23T15:19:00Z"/>
          <w:rFonts w:ascii="Times New Roman" w:hAnsi="Times New Roman"/>
          <w:color w:val="000000"/>
          <w:sz w:val="20"/>
          <w:szCs w:val="20"/>
          <w:highlight w:val="white"/>
          <w:rPrChange w:id="2711" w:author=" Vijay Parmar" w:date="2009-08-23T15:28:00Z">
            <w:rPr>
              <w:ins w:id="2712" w:author=" Vijay Parmar" w:date="2009-08-23T15:19:00Z"/>
              <w:color w:val="000000"/>
              <w:highlight w:val="white"/>
            </w:rPr>
          </w:rPrChange>
        </w:rPr>
        <w:pPrChange w:id="2713" w:author=" Vijay Parmar" w:date="2009-08-23T15:19:00Z">
          <w:pPr>
            <w:pStyle w:val="ListParagraph"/>
            <w:numPr>
              <w:numId w:val="96"/>
            </w:numPr>
            <w:autoSpaceDE w:val="0"/>
            <w:autoSpaceDN w:val="0"/>
            <w:adjustRightInd w:val="0"/>
            <w:ind w:left="1080" w:hanging="360"/>
          </w:pPr>
        </w:pPrChange>
      </w:pPr>
      <w:ins w:id="2714" w:author=" Vijay Parmar" w:date="2009-08-23T15:19:00Z">
        <w:r w:rsidRPr="00E762C7">
          <w:rPr>
            <w:rFonts w:ascii="Times New Roman" w:hAnsi="Times New Roman"/>
            <w:color w:val="0000FF"/>
            <w:sz w:val="20"/>
            <w:szCs w:val="20"/>
            <w:highlight w:val="white"/>
            <w:rPrChange w:id="2715" w:author=" Vijay Parmar" w:date="2009-08-23T15:28:00Z">
              <w:rPr>
                <w:color w:val="0000FF"/>
                <w:highlight w:val="white"/>
              </w:rPr>
            </w:rPrChange>
          </w:rPr>
          <w:t>&lt;</w:t>
        </w:r>
        <w:r w:rsidRPr="00E762C7">
          <w:rPr>
            <w:rFonts w:ascii="Times New Roman" w:hAnsi="Times New Roman"/>
            <w:color w:val="800000"/>
            <w:sz w:val="20"/>
            <w:szCs w:val="20"/>
            <w:highlight w:val="white"/>
            <w:rPrChange w:id="2716" w:author=" Vijay Parmar" w:date="2009-08-23T15:28:00Z">
              <w:rPr>
                <w:highlight w:val="white"/>
              </w:rPr>
            </w:rPrChange>
          </w:rPr>
          <w:t>security-config</w:t>
        </w:r>
        <w:r w:rsidRPr="00E762C7">
          <w:rPr>
            <w:rFonts w:ascii="Times New Roman" w:hAnsi="Times New Roman"/>
            <w:color w:val="FF0000"/>
            <w:sz w:val="20"/>
            <w:szCs w:val="20"/>
            <w:highlight w:val="white"/>
            <w:rPrChange w:id="2717" w:author=" Vijay Parmar" w:date="2009-08-23T15:28:00Z">
              <w:rPr>
                <w:color w:val="FF0000"/>
                <w:highlight w:val="white"/>
              </w:rPr>
            </w:rPrChange>
          </w:rPr>
          <w:t xml:space="preserve"> xmlns:xsi</w:t>
        </w:r>
        <w:r w:rsidRPr="00E762C7">
          <w:rPr>
            <w:rFonts w:ascii="Times New Roman" w:hAnsi="Times New Roman"/>
            <w:color w:val="0000FF"/>
            <w:sz w:val="20"/>
            <w:szCs w:val="20"/>
            <w:highlight w:val="white"/>
            <w:rPrChange w:id="2718" w:author=" Vijay Parmar" w:date="2009-08-23T15:28:00Z">
              <w:rPr>
                <w:color w:val="0000FF"/>
                <w:highlight w:val="white"/>
              </w:rPr>
            </w:rPrChange>
          </w:rPr>
          <w:t>="</w:t>
        </w:r>
        <w:r w:rsidRPr="00E762C7">
          <w:rPr>
            <w:rFonts w:ascii="Times New Roman" w:hAnsi="Times New Roman"/>
            <w:color w:val="000000"/>
            <w:sz w:val="20"/>
            <w:szCs w:val="20"/>
            <w:highlight w:val="white"/>
            <w:rPrChange w:id="2719" w:author=" Vijay Parmar" w:date="2009-08-23T15:28:00Z">
              <w:rPr>
                <w:color w:val="000000"/>
                <w:highlight w:val="white"/>
              </w:rPr>
            </w:rPrChange>
          </w:rPr>
          <w:t>http://www.w3.org/2001/XMLSchema-instance</w:t>
        </w:r>
        <w:r w:rsidRPr="00E762C7">
          <w:rPr>
            <w:rFonts w:ascii="Times New Roman" w:hAnsi="Times New Roman"/>
            <w:color w:val="0000FF"/>
            <w:sz w:val="20"/>
            <w:szCs w:val="20"/>
            <w:highlight w:val="white"/>
            <w:rPrChange w:id="272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21" w:author=" Vijay Parmar" w:date="2009-08-23T15:19:00Z"/>
          <w:rFonts w:ascii="Times New Roman" w:hAnsi="Times New Roman"/>
          <w:color w:val="000000"/>
          <w:sz w:val="20"/>
          <w:szCs w:val="20"/>
          <w:highlight w:val="white"/>
          <w:rPrChange w:id="2722" w:author=" Vijay Parmar" w:date="2009-08-23T15:28:00Z">
            <w:rPr>
              <w:ins w:id="2723" w:author=" Vijay Parmar" w:date="2009-08-23T15:19:00Z"/>
              <w:highlight w:val="white"/>
            </w:rPr>
          </w:rPrChange>
        </w:rPr>
        <w:pPrChange w:id="2724" w:author=" Vijay Parmar" w:date="2009-08-23T15:19:00Z">
          <w:pPr>
            <w:pStyle w:val="ListParagraph"/>
            <w:numPr>
              <w:numId w:val="96"/>
            </w:numPr>
            <w:autoSpaceDE w:val="0"/>
            <w:autoSpaceDN w:val="0"/>
            <w:adjustRightInd w:val="0"/>
            <w:ind w:left="1080" w:hanging="360"/>
          </w:pPr>
        </w:pPrChange>
      </w:pPr>
      <w:ins w:id="2725" w:author=" Vijay Parmar" w:date="2009-08-23T15:19:00Z">
        <w:r w:rsidRPr="00E762C7">
          <w:rPr>
            <w:rFonts w:ascii="Times New Roman" w:hAnsi="Times New Roman"/>
            <w:color w:val="000000"/>
            <w:sz w:val="20"/>
            <w:szCs w:val="20"/>
            <w:highlight w:val="white"/>
            <w:rPrChange w:id="2726" w:author=" Vijay Parmar" w:date="2009-08-23T15:28:00Z">
              <w:rPr>
                <w:highlight w:val="white"/>
              </w:rPr>
            </w:rPrChange>
          </w:rPr>
          <w:tab/>
        </w:r>
        <w:r w:rsidRPr="00E762C7">
          <w:rPr>
            <w:rFonts w:ascii="Times New Roman" w:hAnsi="Times New Roman"/>
            <w:color w:val="0000FF"/>
            <w:sz w:val="20"/>
            <w:szCs w:val="20"/>
            <w:highlight w:val="white"/>
            <w:rPrChange w:id="2727" w:author=" Vijay Parmar" w:date="2009-08-23T15:28:00Z">
              <w:rPr>
                <w:color w:val="0000FF"/>
                <w:highlight w:val="white"/>
              </w:rPr>
            </w:rPrChange>
          </w:rPr>
          <w:t>&lt;</w:t>
        </w:r>
        <w:r w:rsidRPr="00E762C7">
          <w:rPr>
            <w:rFonts w:ascii="Times New Roman" w:hAnsi="Times New Roman"/>
            <w:color w:val="800000"/>
            <w:sz w:val="20"/>
            <w:szCs w:val="20"/>
            <w:highlight w:val="white"/>
            <w:rPrChange w:id="2728" w:author=" Vijay Parmar" w:date="2009-08-23T15:28:00Z">
              <w:rPr>
                <w:color w:val="800000"/>
                <w:highlight w:val="white"/>
              </w:rPr>
            </w:rPrChange>
          </w:rPr>
          <w:t>upt-context-name</w:t>
        </w:r>
        <w:r w:rsidRPr="00E762C7">
          <w:rPr>
            <w:rFonts w:ascii="Times New Roman" w:hAnsi="Times New Roman"/>
            <w:color w:val="0000FF"/>
            <w:sz w:val="20"/>
            <w:szCs w:val="20"/>
            <w:highlight w:val="white"/>
            <w:rPrChange w:id="2729" w:author=" Vijay Parmar" w:date="2009-08-23T15:28:00Z">
              <w:rPr>
                <w:color w:val="0000FF"/>
                <w:highlight w:val="white"/>
              </w:rPr>
            </w:rPrChange>
          </w:rPr>
          <w:t>&gt;</w:t>
        </w:r>
        <w:r w:rsidRPr="00E762C7">
          <w:rPr>
            <w:rFonts w:ascii="Times New Roman" w:hAnsi="Times New Roman"/>
            <w:color w:val="000000"/>
            <w:sz w:val="20"/>
            <w:szCs w:val="20"/>
            <w:highlight w:val="white"/>
            <w:rPrChange w:id="2730" w:author=" Vijay Parmar" w:date="2009-08-23T15:28:00Z">
              <w:rPr>
                <w:highlight w:val="white"/>
              </w:rPr>
            </w:rPrChange>
          </w:rPr>
          <w:t>csmupt</w:t>
        </w:r>
        <w:r w:rsidRPr="00E762C7">
          <w:rPr>
            <w:rFonts w:ascii="Times New Roman" w:hAnsi="Times New Roman"/>
            <w:color w:val="0000FF"/>
            <w:sz w:val="20"/>
            <w:szCs w:val="20"/>
            <w:highlight w:val="white"/>
            <w:rPrChange w:id="2731" w:author=" Vijay Parmar" w:date="2009-08-23T15:28:00Z">
              <w:rPr>
                <w:color w:val="0000FF"/>
                <w:highlight w:val="white"/>
              </w:rPr>
            </w:rPrChange>
          </w:rPr>
          <w:t>&lt;/</w:t>
        </w:r>
        <w:r w:rsidRPr="00E762C7">
          <w:rPr>
            <w:rFonts w:ascii="Times New Roman" w:hAnsi="Times New Roman"/>
            <w:color w:val="800000"/>
            <w:sz w:val="20"/>
            <w:szCs w:val="20"/>
            <w:highlight w:val="white"/>
            <w:rPrChange w:id="2732" w:author=" Vijay Parmar" w:date="2009-08-23T15:28:00Z">
              <w:rPr>
                <w:color w:val="800000"/>
                <w:highlight w:val="white"/>
              </w:rPr>
            </w:rPrChange>
          </w:rPr>
          <w:t>upt-context-name</w:t>
        </w:r>
        <w:r w:rsidRPr="00E762C7">
          <w:rPr>
            <w:rFonts w:ascii="Times New Roman" w:hAnsi="Times New Roman"/>
            <w:color w:val="0000FF"/>
            <w:sz w:val="20"/>
            <w:szCs w:val="20"/>
            <w:highlight w:val="white"/>
            <w:rPrChange w:id="273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34" w:author=" Vijay Parmar" w:date="2009-08-23T15:19:00Z"/>
          <w:rFonts w:ascii="Times New Roman" w:hAnsi="Times New Roman"/>
          <w:color w:val="000000"/>
          <w:sz w:val="20"/>
          <w:szCs w:val="20"/>
          <w:highlight w:val="white"/>
          <w:rPrChange w:id="2735" w:author=" Vijay Parmar" w:date="2009-08-23T15:28:00Z">
            <w:rPr>
              <w:ins w:id="2736" w:author=" Vijay Parmar" w:date="2009-08-23T15:19:00Z"/>
              <w:highlight w:val="white"/>
            </w:rPr>
          </w:rPrChange>
        </w:rPr>
        <w:pPrChange w:id="2737" w:author=" Vijay Parmar" w:date="2009-08-23T15:19:00Z">
          <w:pPr>
            <w:pStyle w:val="ListParagraph"/>
            <w:numPr>
              <w:numId w:val="96"/>
            </w:numPr>
            <w:autoSpaceDE w:val="0"/>
            <w:autoSpaceDN w:val="0"/>
            <w:adjustRightInd w:val="0"/>
            <w:ind w:left="1080" w:hanging="360"/>
          </w:pPr>
        </w:pPrChange>
      </w:pPr>
      <w:ins w:id="2738" w:author=" Vijay Parmar" w:date="2009-08-23T15:19:00Z">
        <w:r w:rsidRPr="00E762C7">
          <w:rPr>
            <w:rFonts w:ascii="Times New Roman" w:hAnsi="Times New Roman"/>
            <w:color w:val="000000"/>
            <w:sz w:val="20"/>
            <w:szCs w:val="20"/>
            <w:highlight w:val="white"/>
            <w:rPrChange w:id="2739" w:author=" Vijay Parmar" w:date="2009-08-23T15:28:00Z">
              <w:rPr>
                <w:highlight w:val="white"/>
              </w:rPr>
            </w:rPrChange>
          </w:rPr>
          <w:tab/>
        </w:r>
        <w:r w:rsidRPr="00E762C7">
          <w:rPr>
            <w:rFonts w:ascii="Times New Roman" w:hAnsi="Times New Roman"/>
            <w:color w:val="0000FF"/>
            <w:sz w:val="20"/>
            <w:szCs w:val="20"/>
            <w:highlight w:val="white"/>
            <w:rPrChange w:id="2740" w:author=" Vijay Parmar" w:date="2009-08-23T15:28:00Z">
              <w:rPr>
                <w:color w:val="0000FF"/>
                <w:highlight w:val="white"/>
              </w:rPr>
            </w:rPrChange>
          </w:rPr>
          <w:t>&lt;</w:t>
        </w:r>
        <w:r w:rsidRPr="00E762C7">
          <w:rPr>
            <w:rFonts w:ascii="Times New Roman" w:hAnsi="Times New Roman"/>
            <w:color w:val="800000"/>
            <w:sz w:val="20"/>
            <w:szCs w:val="20"/>
            <w:highlight w:val="white"/>
            <w:rPrChange w:id="2741" w:author=" Vijay Parmar" w:date="2009-08-23T15:28:00Z">
              <w:rPr>
                <w:color w:val="800000"/>
                <w:highlight w:val="white"/>
              </w:rPr>
            </w:rPrChange>
          </w:rPr>
          <w:t>application-list</w:t>
        </w:r>
        <w:r w:rsidRPr="00E762C7">
          <w:rPr>
            <w:rFonts w:ascii="Times New Roman" w:hAnsi="Times New Roman"/>
            <w:color w:val="0000FF"/>
            <w:sz w:val="20"/>
            <w:szCs w:val="20"/>
            <w:highlight w:val="white"/>
            <w:rPrChange w:id="274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43" w:author=" Vijay Parmar" w:date="2009-08-23T15:19:00Z"/>
          <w:rFonts w:ascii="Times New Roman" w:hAnsi="Times New Roman"/>
          <w:color w:val="000000"/>
          <w:sz w:val="20"/>
          <w:szCs w:val="20"/>
          <w:highlight w:val="white"/>
          <w:rPrChange w:id="2744" w:author=" Vijay Parmar" w:date="2009-08-23T15:28:00Z">
            <w:rPr>
              <w:ins w:id="2745" w:author=" Vijay Parmar" w:date="2009-08-23T15:19:00Z"/>
              <w:highlight w:val="white"/>
            </w:rPr>
          </w:rPrChange>
        </w:rPr>
        <w:pPrChange w:id="2746" w:author=" Vijay Parmar" w:date="2009-08-23T15:19:00Z">
          <w:pPr>
            <w:pStyle w:val="ListParagraph"/>
            <w:numPr>
              <w:numId w:val="96"/>
            </w:numPr>
            <w:autoSpaceDE w:val="0"/>
            <w:autoSpaceDN w:val="0"/>
            <w:adjustRightInd w:val="0"/>
            <w:ind w:left="1080" w:hanging="360"/>
          </w:pPr>
        </w:pPrChange>
      </w:pPr>
      <w:ins w:id="2747" w:author=" Vijay Parmar" w:date="2009-08-23T15:19:00Z">
        <w:r w:rsidRPr="00E762C7">
          <w:rPr>
            <w:rFonts w:ascii="Times New Roman" w:hAnsi="Times New Roman"/>
            <w:color w:val="000000"/>
            <w:sz w:val="20"/>
            <w:szCs w:val="20"/>
            <w:highlight w:val="white"/>
            <w:rPrChange w:id="2748" w:author=" Vijay Parmar" w:date="2009-08-23T15:28:00Z">
              <w:rPr>
                <w:highlight w:val="white"/>
              </w:rPr>
            </w:rPrChange>
          </w:rPr>
          <w:tab/>
        </w:r>
        <w:r w:rsidRPr="00E762C7">
          <w:rPr>
            <w:rFonts w:ascii="Times New Roman" w:hAnsi="Times New Roman"/>
            <w:color w:val="0000FF"/>
            <w:sz w:val="20"/>
            <w:szCs w:val="20"/>
            <w:highlight w:val="white"/>
            <w:rPrChange w:id="2749" w:author=" Vijay Parmar" w:date="2009-08-23T15:28:00Z">
              <w:rPr>
                <w:color w:val="0000FF"/>
                <w:highlight w:val="white"/>
              </w:rPr>
            </w:rPrChange>
          </w:rPr>
          <w:t>&lt;</w:t>
        </w:r>
        <w:r w:rsidRPr="00E762C7">
          <w:rPr>
            <w:rFonts w:ascii="Times New Roman" w:hAnsi="Times New Roman"/>
            <w:color w:val="800000"/>
            <w:sz w:val="20"/>
            <w:szCs w:val="20"/>
            <w:highlight w:val="white"/>
            <w:rPrChange w:id="2750" w:author=" Vijay Parmar" w:date="2009-08-23T15:28:00Z">
              <w:rPr>
                <w:color w:val="800000"/>
                <w:highlight w:val="white"/>
              </w:rPr>
            </w:rPrChange>
          </w:rPr>
          <w:t>application</w:t>
        </w:r>
        <w:r w:rsidRPr="00E762C7">
          <w:rPr>
            <w:rFonts w:ascii="Times New Roman" w:hAnsi="Times New Roman"/>
            <w:color w:val="0000FF"/>
            <w:sz w:val="20"/>
            <w:szCs w:val="20"/>
            <w:highlight w:val="white"/>
            <w:rPrChange w:id="275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52" w:author=" Vijay Parmar" w:date="2009-08-23T15:19:00Z"/>
          <w:rFonts w:ascii="Times New Roman" w:hAnsi="Times New Roman"/>
          <w:color w:val="000000"/>
          <w:sz w:val="20"/>
          <w:szCs w:val="20"/>
          <w:highlight w:val="white"/>
          <w:rPrChange w:id="2753" w:author=" Vijay Parmar" w:date="2009-08-23T15:28:00Z">
            <w:rPr>
              <w:ins w:id="2754" w:author=" Vijay Parmar" w:date="2009-08-23T15:19:00Z"/>
              <w:highlight w:val="white"/>
            </w:rPr>
          </w:rPrChange>
        </w:rPr>
        <w:pPrChange w:id="2755" w:author=" Vijay Parmar" w:date="2009-08-23T15:19:00Z">
          <w:pPr>
            <w:pStyle w:val="ListParagraph"/>
            <w:numPr>
              <w:numId w:val="96"/>
            </w:numPr>
            <w:autoSpaceDE w:val="0"/>
            <w:autoSpaceDN w:val="0"/>
            <w:adjustRightInd w:val="0"/>
            <w:ind w:left="1080" w:hanging="360"/>
          </w:pPr>
        </w:pPrChange>
      </w:pPr>
      <w:ins w:id="2756" w:author=" Vijay Parmar" w:date="2009-08-23T15:19:00Z">
        <w:r w:rsidRPr="00E762C7">
          <w:rPr>
            <w:rFonts w:ascii="Times New Roman" w:hAnsi="Times New Roman"/>
            <w:color w:val="000000"/>
            <w:sz w:val="20"/>
            <w:szCs w:val="20"/>
            <w:highlight w:val="white"/>
            <w:rPrChange w:id="2757" w:author=" Vijay Parmar" w:date="2009-08-23T15:28:00Z">
              <w:rPr>
                <w:highlight w:val="white"/>
              </w:rPr>
            </w:rPrChange>
          </w:rPr>
          <w:tab/>
          <w:t xml:space="preserve"> </w:t>
        </w:r>
        <w:r w:rsidRPr="00E762C7">
          <w:rPr>
            <w:rFonts w:ascii="Times New Roman" w:hAnsi="Times New Roman"/>
            <w:color w:val="000000"/>
            <w:sz w:val="20"/>
            <w:szCs w:val="20"/>
            <w:highlight w:val="white"/>
            <w:rPrChange w:id="2758" w:author=" Vijay Parmar" w:date="2009-08-23T15:28:00Z">
              <w:rPr>
                <w:highlight w:val="white"/>
              </w:rPr>
            </w:rPrChange>
          </w:rPr>
          <w:tab/>
        </w:r>
        <w:r w:rsidRPr="00E762C7">
          <w:rPr>
            <w:rFonts w:ascii="Times New Roman" w:hAnsi="Times New Roman"/>
            <w:color w:val="0000FF"/>
            <w:sz w:val="20"/>
            <w:szCs w:val="20"/>
            <w:highlight w:val="white"/>
            <w:rPrChange w:id="2759" w:author=" Vijay Parmar" w:date="2009-08-23T15:28:00Z">
              <w:rPr>
                <w:color w:val="0000FF"/>
                <w:highlight w:val="white"/>
              </w:rPr>
            </w:rPrChange>
          </w:rPr>
          <w:t>&lt;</w:t>
        </w:r>
        <w:r w:rsidRPr="00E762C7">
          <w:rPr>
            <w:rFonts w:ascii="Times New Roman" w:hAnsi="Times New Roman"/>
            <w:color w:val="800000"/>
            <w:sz w:val="20"/>
            <w:szCs w:val="20"/>
            <w:highlight w:val="white"/>
            <w:rPrChange w:id="2760"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761" w:author=" Vijay Parmar" w:date="2009-08-23T15:28:00Z">
              <w:rPr>
                <w:color w:val="0000FF"/>
                <w:highlight w:val="white"/>
              </w:rPr>
            </w:rPrChange>
          </w:rPr>
          <w:t>&gt;</w:t>
        </w:r>
        <w:r w:rsidRPr="00E762C7">
          <w:rPr>
            <w:rFonts w:ascii="Times New Roman" w:hAnsi="Times New Roman"/>
            <w:color w:val="000000"/>
            <w:sz w:val="20"/>
            <w:szCs w:val="20"/>
            <w:highlight w:val="white"/>
            <w:rPrChange w:id="2762" w:author=" Vijay Parmar" w:date="2009-08-23T15:28:00Z">
              <w:rPr>
                <w:highlight w:val="white"/>
              </w:rPr>
            </w:rPrChange>
          </w:rPr>
          <w:t>csmupt</w:t>
        </w:r>
        <w:r w:rsidRPr="00E762C7">
          <w:rPr>
            <w:rFonts w:ascii="Times New Roman" w:hAnsi="Times New Roman"/>
            <w:color w:val="0000FF"/>
            <w:sz w:val="20"/>
            <w:szCs w:val="20"/>
            <w:highlight w:val="white"/>
            <w:rPrChange w:id="2763" w:author=" Vijay Parmar" w:date="2009-08-23T15:28:00Z">
              <w:rPr>
                <w:color w:val="0000FF"/>
                <w:highlight w:val="white"/>
              </w:rPr>
            </w:rPrChange>
          </w:rPr>
          <w:t>&lt;/</w:t>
        </w:r>
        <w:r w:rsidRPr="00E762C7">
          <w:rPr>
            <w:rFonts w:ascii="Times New Roman" w:hAnsi="Times New Roman"/>
            <w:color w:val="800000"/>
            <w:sz w:val="20"/>
            <w:szCs w:val="20"/>
            <w:highlight w:val="white"/>
            <w:rPrChange w:id="276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76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66" w:author=" Vijay Parmar" w:date="2009-08-23T15:19:00Z"/>
          <w:rFonts w:ascii="Times New Roman" w:hAnsi="Times New Roman"/>
          <w:color w:val="000000"/>
          <w:sz w:val="20"/>
          <w:szCs w:val="20"/>
          <w:highlight w:val="white"/>
          <w:rPrChange w:id="2767" w:author=" Vijay Parmar" w:date="2009-08-23T15:28:00Z">
            <w:rPr>
              <w:ins w:id="2768" w:author=" Vijay Parmar" w:date="2009-08-23T15:19:00Z"/>
              <w:highlight w:val="white"/>
            </w:rPr>
          </w:rPrChange>
        </w:rPr>
        <w:pPrChange w:id="2769" w:author=" Vijay Parmar" w:date="2009-08-23T15:19:00Z">
          <w:pPr>
            <w:pStyle w:val="ListParagraph"/>
            <w:numPr>
              <w:numId w:val="96"/>
            </w:numPr>
            <w:autoSpaceDE w:val="0"/>
            <w:autoSpaceDN w:val="0"/>
            <w:adjustRightInd w:val="0"/>
            <w:ind w:left="1080" w:hanging="360"/>
          </w:pPr>
        </w:pPrChange>
      </w:pPr>
      <w:ins w:id="2770" w:author=" Vijay Parmar" w:date="2009-08-23T15:19:00Z">
        <w:r w:rsidRPr="00E762C7">
          <w:rPr>
            <w:rFonts w:ascii="Times New Roman" w:hAnsi="Times New Roman"/>
            <w:color w:val="000000"/>
            <w:sz w:val="20"/>
            <w:szCs w:val="20"/>
            <w:highlight w:val="white"/>
            <w:rPrChange w:id="2771" w:author=" Vijay Parmar" w:date="2009-08-23T15:28:00Z">
              <w:rPr>
                <w:highlight w:val="white"/>
              </w:rPr>
            </w:rPrChange>
          </w:rPr>
          <w:tab/>
        </w:r>
        <w:r w:rsidRPr="00E762C7">
          <w:rPr>
            <w:rFonts w:ascii="Times New Roman" w:hAnsi="Times New Roman"/>
            <w:color w:val="000000"/>
            <w:sz w:val="20"/>
            <w:szCs w:val="20"/>
            <w:highlight w:val="white"/>
            <w:rPrChange w:id="2772" w:author=" Vijay Parmar" w:date="2009-08-23T15:28:00Z">
              <w:rPr>
                <w:highlight w:val="white"/>
              </w:rPr>
            </w:rPrChange>
          </w:rPr>
          <w:tab/>
        </w:r>
        <w:r w:rsidRPr="00E762C7">
          <w:rPr>
            <w:rFonts w:ascii="Times New Roman" w:hAnsi="Times New Roman"/>
            <w:color w:val="0000FF"/>
            <w:sz w:val="20"/>
            <w:szCs w:val="20"/>
            <w:highlight w:val="white"/>
            <w:rPrChange w:id="2773" w:author=" Vijay Parmar" w:date="2009-08-23T15:28:00Z">
              <w:rPr>
                <w:color w:val="0000FF"/>
                <w:highlight w:val="white"/>
              </w:rPr>
            </w:rPrChange>
          </w:rPr>
          <w:t>&lt;</w:t>
        </w:r>
        <w:r w:rsidRPr="00E762C7">
          <w:rPr>
            <w:rFonts w:ascii="Times New Roman" w:hAnsi="Times New Roman"/>
            <w:color w:val="800000"/>
            <w:sz w:val="20"/>
            <w:szCs w:val="20"/>
            <w:highlight w:val="white"/>
            <w:rPrChange w:id="2774" w:author=" Vijay Parmar" w:date="2009-08-23T15:28:00Z">
              <w:rPr>
                <w:color w:val="800000"/>
                <w:highlight w:val="white"/>
              </w:rPr>
            </w:rPrChange>
          </w:rPr>
          <w:t>authentication</w:t>
        </w:r>
        <w:r w:rsidRPr="00E762C7">
          <w:rPr>
            <w:rFonts w:ascii="Times New Roman" w:hAnsi="Times New Roman"/>
            <w:color w:val="0000FF"/>
            <w:sz w:val="20"/>
            <w:szCs w:val="20"/>
            <w:highlight w:val="white"/>
            <w:rPrChange w:id="277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76" w:author=" Vijay Parmar" w:date="2009-08-23T15:19:00Z"/>
          <w:rFonts w:ascii="Times New Roman" w:hAnsi="Times New Roman"/>
          <w:color w:val="000000"/>
          <w:sz w:val="20"/>
          <w:szCs w:val="20"/>
          <w:highlight w:val="white"/>
          <w:rPrChange w:id="2777" w:author=" Vijay Parmar" w:date="2009-08-23T15:28:00Z">
            <w:rPr>
              <w:ins w:id="2778" w:author=" Vijay Parmar" w:date="2009-08-23T15:19:00Z"/>
              <w:highlight w:val="white"/>
            </w:rPr>
          </w:rPrChange>
        </w:rPr>
        <w:pPrChange w:id="2779" w:author=" Vijay Parmar" w:date="2009-08-23T15:19:00Z">
          <w:pPr>
            <w:pStyle w:val="ListParagraph"/>
            <w:numPr>
              <w:numId w:val="96"/>
            </w:numPr>
            <w:autoSpaceDE w:val="0"/>
            <w:autoSpaceDN w:val="0"/>
            <w:adjustRightInd w:val="0"/>
            <w:ind w:left="1080" w:hanging="360"/>
          </w:pPr>
        </w:pPrChange>
      </w:pPr>
      <w:ins w:id="2780" w:author=" Vijay Parmar" w:date="2009-08-23T15:19:00Z">
        <w:r w:rsidRPr="00E762C7">
          <w:rPr>
            <w:rFonts w:ascii="Times New Roman" w:hAnsi="Times New Roman"/>
            <w:color w:val="000000"/>
            <w:sz w:val="20"/>
            <w:szCs w:val="20"/>
            <w:highlight w:val="white"/>
            <w:rPrChange w:id="2781" w:author=" Vijay Parmar" w:date="2009-08-23T15:28:00Z">
              <w:rPr>
                <w:highlight w:val="white"/>
              </w:rPr>
            </w:rPrChange>
          </w:rPr>
          <w:tab/>
        </w:r>
        <w:r w:rsidRPr="00E762C7">
          <w:rPr>
            <w:rFonts w:ascii="Times New Roman" w:hAnsi="Times New Roman"/>
            <w:color w:val="000000"/>
            <w:sz w:val="20"/>
            <w:szCs w:val="20"/>
            <w:highlight w:val="white"/>
            <w:rPrChange w:id="2782" w:author=" Vijay Parmar" w:date="2009-08-23T15:28:00Z">
              <w:rPr>
                <w:highlight w:val="white"/>
              </w:rPr>
            </w:rPrChange>
          </w:rPr>
          <w:tab/>
        </w:r>
        <w:r w:rsidRPr="00E762C7">
          <w:rPr>
            <w:rFonts w:ascii="Times New Roman" w:hAnsi="Times New Roman"/>
            <w:color w:val="0000FF"/>
            <w:sz w:val="20"/>
            <w:szCs w:val="20"/>
            <w:highlight w:val="white"/>
            <w:rPrChange w:id="2783" w:author=" Vijay Parmar" w:date="2009-08-23T15:28:00Z">
              <w:rPr>
                <w:color w:val="0000FF"/>
                <w:highlight w:val="white"/>
              </w:rPr>
            </w:rPrChange>
          </w:rPr>
          <w:t>&lt;</w:t>
        </w:r>
        <w:r w:rsidRPr="00E762C7">
          <w:rPr>
            <w:rFonts w:ascii="Times New Roman" w:hAnsi="Times New Roman"/>
            <w:color w:val="800000"/>
            <w:sz w:val="20"/>
            <w:szCs w:val="20"/>
            <w:highlight w:val="white"/>
            <w:rPrChange w:id="2784" w:author=" Vijay Parmar" w:date="2009-08-23T15:28:00Z">
              <w:rPr>
                <w:color w:val="800000"/>
                <w:highlight w:val="white"/>
              </w:rPr>
            </w:rPrChange>
          </w:rPr>
          <w:t>authentication-provider-class</w:t>
        </w:r>
        <w:r w:rsidRPr="00E762C7">
          <w:rPr>
            <w:rFonts w:ascii="Times New Roman" w:hAnsi="Times New Roman"/>
            <w:color w:val="0000FF"/>
            <w:sz w:val="20"/>
            <w:szCs w:val="20"/>
            <w:highlight w:val="white"/>
            <w:rPrChange w:id="278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786" w:author=" Vijay Parmar" w:date="2009-08-23T15:19:00Z"/>
          <w:rFonts w:ascii="Times New Roman" w:hAnsi="Times New Roman"/>
          <w:color w:val="000000"/>
          <w:sz w:val="20"/>
          <w:szCs w:val="20"/>
          <w:highlight w:val="white"/>
          <w:rPrChange w:id="2787" w:author=" Vijay Parmar" w:date="2009-08-23T15:28:00Z">
            <w:rPr>
              <w:ins w:id="2788" w:author=" Vijay Parmar" w:date="2009-08-23T15:19:00Z"/>
              <w:highlight w:val="white"/>
            </w:rPr>
          </w:rPrChange>
        </w:rPr>
        <w:pPrChange w:id="2789" w:author=" Vijay Parmar" w:date="2009-08-23T15:19:00Z">
          <w:pPr>
            <w:pStyle w:val="ListParagraph"/>
            <w:numPr>
              <w:numId w:val="96"/>
            </w:numPr>
            <w:autoSpaceDE w:val="0"/>
            <w:autoSpaceDN w:val="0"/>
            <w:adjustRightInd w:val="0"/>
            <w:ind w:left="1080" w:hanging="360"/>
          </w:pPr>
        </w:pPrChange>
      </w:pPr>
      <w:ins w:id="2790" w:author=" Vijay Parmar" w:date="2009-08-23T15:19:00Z">
        <w:r w:rsidRPr="00E762C7">
          <w:rPr>
            <w:rFonts w:ascii="Times New Roman" w:hAnsi="Times New Roman"/>
            <w:color w:val="000000"/>
            <w:sz w:val="20"/>
            <w:szCs w:val="20"/>
            <w:highlight w:val="white"/>
            <w:rPrChange w:id="2791" w:author=" Vijay Parmar" w:date="2009-08-23T15:28:00Z">
              <w:rPr>
                <w:highlight w:val="white"/>
              </w:rPr>
            </w:rPrChange>
          </w:rPr>
          <w:tab/>
        </w:r>
        <w:r w:rsidRPr="00E762C7">
          <w:rPr>
            <w:rFonts w:ascii="Times New Roman" w:hAnsi="Times New Roman"/>
            <w:color w:val="000000"/>
            <w:sz w:val="20"/>
            <w:szCs w:val="20"/>
            <w:highlight w:val="white"/>
            <w:rPrChange w:id="2792" w:author=" Vijay Parmar" w:date="2009-08-23T15:28:00Z">
              <w:rPr>
                <w:highlight w:val="white"/>
              </w:rPr>
            </w:rPrChange>
          </w:rPr>
          <w:tab/>
        </w:r>
        <w:r w:rsidRPr="00E762C7">
          <w:rPr>
            <w:rFonts w:ascii="Times New Roman" w:hAnsi="Times New Roman"/>
            <w:color w:val="000000"/>
            <w:sz w:val="20"/>
            <w:szCs w:val="20"/>
            <w:highlight w:val="white"/>
            <w:rPrChange w:id="2793" w:author=" Vijay Parmar" w:date="2009-08-23T15:28:00Z">
              <w:rPr>
                <w:highlight w:val="white"/>
              </w:rPr>
            </w:rPrChange>
          </w:rPr>
          <w:tab/>
        </w:r>
        <w:r w:rsidRPr="00E762C7">
          <w:rPr>
            <w:rFonts w:ascii="Times New Roman" w:hAnsi="Times New Roman"/>
            <w:color w:val="0000FF"/>
            <w:sz w:val="20"/>
            <w:szCs w:val="20"/>
            <w:highlight w:val="white"/>
            <w:rPrChange w:id="2794" w:author=" Vijay Parmar" w:date="2009-08-23T15:28:00Z">
              <w:rPr>
                <w:color w:val="0000FF"/>
                <w:highlight w:val="white"/>
              </w:rPr>
            </w:rPrChange>
          </w:rPr>
          <w:t>&lt;</w:t>
        </w:r>
        <w:r w:rsidRPr="00E762C7">
          <w:rPr>
            <w:rFonts w:ascii="Times New Roman" w:hAnsi="Times New Roman"/>
            <w:color w:val="800000"/>
            <w:sz w:val="20"/>
            <w:szCs w:val="20"/>
            <w:highlight w:val="white"/>
            <w:rPrChange w:id="2795" w:author=" Vijay Parmar" w:date="2009-08-23T15:28:00Z">
              <w:rPr>
                <w:color w:val="800000"/>
                <w:highlight w:val="white"/>
              </w:rPr>
            </w:rPrChange>
          </w:rPr>
          <w:t>lockout-time</w:t>
        </w:r>
        <w:r w:rsidRPr="00E762C7">
          <w:rPr>
            <w:rFonts w:ascii="Times New Roman" w:hAnsi="Times New Roman"/>
            <w:color w:val="0000FF"/>
            <w:sz w:val="20"/>
            <w:szCs w:val="20"/>
            <w:highlight w:val="white"/>
            <w:rPrChange w:id="2796" w:author=" Vijay Parmar" w:date="2009-08-23T15:28:00Z">
              <w:rPr>
                <w:color w:val="0000FF"/>
                <w:highlight w:val="white"/>
              </w:rPr>
            </w:rPrChange>
          </w:rPr>
          <w:t>&gt;</w:t>
        </w:r>
        <w:r w:rsidRPr="00E762C7">
          <w:rPr>
            <w:rFonts w:ascii="Times New Roman" w:hAnsi="Times New Roman"/>
            <w:color w:val="000000"/>
            <w:sz w:val="20"/>
            <w:szCs w:val="20"/>
            <w:highlight w:val="white"/>
            <w:rPrChange w:id="2797" w:author=" Vijay Parmar" w:date="2009-08-23T15:28:00Z">
              <w:rPr>
                <w:highlight w:val="white"/>
              </w:rPr>
            </w:rPrChange>
          </w:rPr>
          <w:t>6000</w:t>
        </w:r>
        <w:r w:rsidRPr="00E762C7">
          <w:rPr>
            <w:rFonts w:ascii="Times New Roman" w:hAnsi="Times New Roman"/>
            <w:color w:val="0000FF"/>
            <w:sz w:val="20"/>
            <w:szCs w:val="20"/>
            <w:highlight w:val="white"/>
            <w:rPrChange w:id="2798" w:author=" Vijay Parmar" w:date="2009-08-23T15:28:00Z">
              <w:rPr>
                <w:color w:val="0000FF"/>
                <w:highlight w:val="white"/>
              </w:rPr>
            </w:rPrChange>
          </w:rPr>
          <w:t>&lt;/</w:t>
        </w:r>
        <w:r w:rsidRPr="00E762C7">
          <w:rPr>
            <w:rFonts w:ascii="Times New Roman" w:hAnsi="Times New Roman"/>
            <w:color w:val="800000"/>
            <w:sz w:val="20"/>
            <w:szCs w:val="20"/>
            <w:highlight w:val="white"/>
            <w:rPrChange w:id="2799" w:author=" Vijay Parmar" w:date="2009-08-23T15:28:00Z">
              <w:rPr>
                <w:color w:val="800000"/>
                <w:highlight w:val="white"/>
              </w:rPr>
            </w:rPrChange>
          </w:rPr>
          <w:t>lockout-time</w:t>
        </w:r>
        <w:r w:rsidRPr="00E762C7">
          <w:rPr>
            <w:rFonts w:ascii="Times New Roman" w:hAnsi="Times New Roman"/>
            <w:color w:val="0000FF"/>
            <w:sz w:val="20"/>
            <w:szCs w:val="20"/>
            <w:highlight w:val="white"/>
            <w:rPrChange w:id="280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01" w:author=" Vijay Parmar" w:date="2009-08-23T15:19:00Z"/>
          <w:rFonts w:ascii="Times New Roman" w:hAnsi="Times New Roman"/>
          <w:color w:val="000000"/>
          <w:sz w:val="20"/>
          <w:szCs w:val="20"/>
          <w:highlight w:val="white"/>
          <w:rPrChange w:id="2802" w:author=" Vijay Parmar" w:date="2009-08-23T15:28:00Z">
            <w:rPr>
              <w:ins w:id="2803" w:author=" Vijay Parmar" w:date="2009-08-23T15:19:00Z"/>
              <w:highlight w:val="white"/>
            </w:rPr>
          </w:rPrChange>
        </w:rPr>
        <w:pPrChange w:id="2804" w:author=" Vijay Parmar" w:date="2009-08-23T15:19:00Z">
          <w:pPr>
            <w:pStyle w:val="ListParagraph"/>
            <w:numPr>
              <w:numId w:val="96"/>
            </w:numPr>
            <w:autoSpaceDE w:val="0"/>
            <w:autoSpaceDN w:val="0"/>
            <w:adjustRightInd w:val="0"/>
            <w:ind w:left="1080" w:hanging="360"/>
          </w:pPr>
        </w:pPrChange>
      </w:pPr>
      <w:ins w:id="2805" w:author=" Vijay Parmar" w:date="2009-08-23T15:19:00Z">
        <w:r w:rsidRPr="00E762C7">
          <w:rPr>
            <w:rFonts w:ascii="Times New Roman" w:hAnsi="Times New Roman"/>
            <w:color w:val="000000"/>
            <w:sz w:val="20"/>
            <w:szCs w:val="20"/>
            <w:highlight w:val="white"/>
            <w:rPrChange w:id="2806" w:author=" Vijay Parmar" w:date="2009-08-23T15:28:00Z">
              <w:rPr>
                <w:highlight w:val="white"/>
              </w:rPr>
            </w:rPrChange>
          </w:rPr>
          <w:tab/>
        </w:r>
        <w:r w:rsidRPr="00E762C7">
          <w:rPr>
            <w:rFonts w:ascii="Times New Roman" w:hAnsi="Times New Roman"/>
            <w:color w:val="000000"/>
            <w:sz w:val="20"/>
            <w:szCs w:val="20"/>
            <w:highlight w:val="white"/>
            <w:rPrChange w:id="2807" w:author=" Vijay Parmar" w:date="2009-08-23T15:28:00Z">
              <w:rPr>
                <w:highlight w:val="white"/>
              </w:rPr>
            </w:rPrChange>
          </w:rPr>
          <w:tab/>
        </w:r>
        <w:r w:rsidRPr="00E762C7">
          <w:rPr>
            <w:rFonts w:ascii="Times New Roman" w:hAnsi="Times New Roman"/>
            <w:color w:val="000000"/>
            <w:sz w:val="20"/>
            <w:szCs w:val="20"/>
            <w:highlight w:val="white"/>
            <w:rPrChange w:id="2808" w:author=" Vijay Parmar" w:date="2009-08-23T15:28:00Z">
              <w:rPr>
                <w:highlight w:val="white"/>
              </w:rPr>
            </w:rPrChange>
          </w:rPr>
          <w:tab/>
        </w:r>
        <w:r w:rsidRPr="00E762C7">
          <w:rPr>
            <w:rFonts w:ascii="Times New Roman" w:hAnsi="Times New Roman"/>
            <w:color w:val="0000FF"/>
            <w:sz w:val="20"/>
            <w:szCs w:val="20"/>
            <w:highlight w:val="white"/>
            <w:rPrChange w:id="2809" w:author=" Vijay Parmar" w:date="2009-08-23T15:28:00Z">
              <w:rPr>
                <w:color w:val="0000FF"/>
                <w:highlight w:val="white"/>
              </w:rPr>
            </w:rPrChange>
          </w:rPr>
          <w:t>&lt;</w:t>
        </w:r>
        <w:r w:rsidRPr="00E762C7">
          <w:rPr>
            <w:rFonts w:ascii="Times New Roman" w:hAnsi="Times New Roman"/>
            <w:color w:val="800000"/>
            <w:sz w:val="20"/>
            <w:szCs w:val="20"/>
            <w:highlight w:val="white"/>
            <w:rPrChange w:id="2810" w:author=" Vijay Parmar" w:date="2009-08-23T15:28:00Z">
              <w:rPr>
                <w:color w:val="800000"/>
                <w:highlight w:val="white"/>
              </w:rPr>
            </w:rPrChange>
          </w:rPr>
          <w:t>allowed-login-time</w:t>
        </w:r>
        <w:r w:rsidRPr="00E762C7">
          <w:rPr>
            <w:rFonts w:ascii="Times New Roman" w:hAnsi="Times New Roman"/>
            <w:color w:val="0000FF"/>
            <w:sz w:val="20"/>
            <w:szCs w:val="20"/>
            <w:highlight w:val="white"/>
            <w:rPrChange w:id="2811" w:author=" Vijay Parmar" w:date="2009-08-23T15:28:00Z">
              <w:rPr>
                <w:color w:val="0000FF"/>
                <w:highlight w:val="white"/>
              </w:rPr>
            </w:rPrChange>
          </w:rPr>
          <w:t>&gt;</w:t>
        </w:r>
        <w:r w:rsidRPr="00E762C7">
          <w:rPr>
            <w:rFonts w:ascii="Times New Roman" w:hAnsi="Times New Roman"/>
            <w:color w:val="000000"/>
            <w:sz w:val="20"/>
            <w:szCs w:val="20"/>
            <w:highlight w:val="white"/>
            <w:rPrChange w:id="2812" w:author=" Vijay Parmar" w:date="2009-08-23T15:28:00Z">
              <w:rPr>
                <w:highlight w:val="white"/>
              </w:rPr>
            </w:rPrChange>
          </w:rPr>
          <w:t>6000</w:t>
        </w:r>
        <w:r w:rsidRPr="00E762C7">
          <w:rPr>
            <w:rFonts w:ascii="Times New Roman" w:hAnsi="Times New Roman"/>
            <w:color w:val="0000FF"/>
            <w:sz w:val="20"/>
            <w:szCs w:val="20"/>
            <w:highlight w:val="white"/>
            <w:rPrChange w:id="2813" w:author=" Vijay Parmar" w:date="2009-08-23T15:28:00Z">
              <w:rPr>
                <w:color w:val="0000FF"/>
                <w:highlight w:val="white"/>
              </w:rPr>
            </w:rPrChange>
          </w:rPr>
          <w:t>&lt;/</w:t>
        </w:r>
        <w:r w:rsidRPr="00E762C7">
          <w:rPr>
            <w:rFonts w:ascii="Times New Roman" w:hAnsi="Times New Roman"/>
            <w:color w:val="800000"/>
            <w:sz w:val="20"/>
            <w:szCs w:val="20"/>
            <w:highlight w:val="white"/>
            <w:rPrChange w:id="2814" w:author=" Vijay Parmar" w:date="2009-08-23T15:28:00Z">
              <w:rPr>
                <w:color w:val="800000"/>
                <w:highlight w:val="white"/>
              </w:rPr>
            </w:rPrChange>
          </w:rPr>
          <w:t>allowed-login-time</w:t>
        </w:r>
        <w:r w:rsidRPr="00E762C7">
          <w:rPr>
            <w:rFonts w:ascii="Times New Roman" w:hAnsi="Times New Roman"/>
            <w:color w:val="0000FF"/>
            <w:sz w:val="20"/>
            <w:szCs w:val="20"/>
            <w:highlight w:val="white"/>
            <w:rPrChange w:id="281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16" w:author=" Vijay Parmar" w:date="2009-08-23T15:19:00Z"/>
          <w:rFonts w:ascii="Times New Roman" w:hAnsi="Times New Roman"/>
          <w:color w:val="000000"/>
          <w:sz w:val="20"/>
          <w:szCs w:val="20"/>
          <w:highlight w:val="white"/>
          <w:rPrChange w:id="2817" w:author=" Vijay Parmar" w:date="2009-08-23T15:28:00Z">
            <w:rPr>
              <w:ins w:id="2818" w:author=" Vijay Parmar" w:date="2009-08-23T15:19:00Z"/>
              <w:highlight w:val="white"/>
            </w:rPr>
          </w:rPrChange>
        </w:rPr>
        <w:pPrChange w:id="2819" w:author=" Vijay Parmar" w:date="2009-08-23T15:19:00Z">
          <w:pPr>
            <w:pStyle w:val="ListParagraph"/>
            <w:numPr>
              <w:numId w:val="96"/>
            </w:numPr>
            <w:autoSpaceDE w:val="0"/>
            <w:autoSpaceDN w:val="0"/>
            <w:adjustRightInd w:val="0"/>
            <w:ind w:left="1080" w:hanging="360"/>
          </w:pPr>
        </w:pPrChange>
      </w:pPr>
      <w:ins w:id="2820" w:author=" Vijay Parmar" w:date="2009-08-23T15:19:00Z">
        <w:r w:rsidRPr="00E762C7">
          <w:rPr>
            <w:rFonts w:ascii="Times New Roman" w:hAnsi="Times New Roman"/>
            <w:color w:val="000000"/>
            <w:sz w:val="20"/>
            <w:szCs w:val="20"/>
            <w:highlight w:val="white"/>
            <w:rPrChange w:id="2821" w:author=" Vijay Parmar" w:date="2009-08-23T15:28:00Z">
              <w:rPr>
                <w:highlight w:val="white"/>
              </w:rPr>
            </w:rPrChange>
          </w:rPr>
          <w:tab/>
        </w:r>
        <w:r w:rsidRPr="00E762C7">
          <w:rPr>
            <w:rFonts w:ascii="Times New Roman" w:hAnsi="Times New Roman"/>
            <w:color w:val="000000"/>
            <w:sz w:val="20"/>
            <w:szCs w:val="20"/>
            <w:highlight w:val="white"/>
            <w:rPrChange w:id="2822" w:author=" Vijay Parmar" w:date="2009-08-23T15:28:00Z">
              <w:rPr>
                <w:highlight w:val="white"/>
              </w:rPr>
            </w:rPrChange>
          </w:rPr>
          <w:tab/>
        </w:r>
        <w:r w:rsidRPr="00E762C7">
          <w:rPr>
            <w:rFonts w:ascii="Times New Roman" w:hAnsi="Times New Roman"/>
            <w:color w:val="000000"/>
            <w:sz w:val="20"/>
            <w:szCs w:val="20"/>
            <w:highlight w:val="white"/>
            <w:rPrChange w:id="2823" w:author=" Vijay Parmar" w:date="2009-08-23T15:28:00Z">
              <w:rPr>
                <w:highlight w:val="white"/>
              </w:rPr>
            </w:rPrChange>
          </w:rPr>
          <w:tab/>
        </w:r>
        <w:r w:rsidRPr="00E762C7">
          <w:rPr>
            <w:rFonts w:ascii="Times New Roman" w:hAnsi="Times New Roman"/>
            <w:color w:val="0000FF"/>
            <w:sz w:val="20"/>
            <w:szCs w:val="20"/>
            <w:highlight w:val="white"/>
            <w:rPrChange w:id="2824" w:author=" Vijay Parmar" w:date="2009-08-23T15:28:00Z">
              <w:rPr>
                <w:color w:val="0000FF"/>
                <w:highlight w:val="white"/>
              </w:rPr>
            </w:rPrChange>
          </w:rPr>
          <w:t>&lt;</w:t>
        </w:r>
        <w:r w:rsidRPr="00E762C7">
          <w:rPr>
            <w:rFonts w:ascii="Times New Roman" w:hAnsi="Times New Roman"/>
            <w:color w:val="800000"/>
            <w:sz w:val="20"/>
            <w:szCs w:val="20"/>
            <w:highlight w:val="white"/>
            <w:rPrChange w:id="2825" w:author=" Vijay Parmar" w:date="2009-08-23T15:28:00Z">
              <w:rPr>
                <w:color w:val="800000"/>
                <w:highlight w:val="white"/>
              </w:rPr>
            </w:rPrChange>
          </w:rPr>
          <w:t>allowed-attempts</w:t>
        </w:r>
        <w:r w:rsidRPr="00E762C7">
          <w:rPr>
            <w:rFonts w:ascii="Times New Roman" w:hAnsi="Times New Roman"/>
            <w:color w:val="0000FF"/>
            <w:sz w:val="20"/>
            <w:szCs w:val="20"/>
            <w:highlight w:val="white"/>
            <w:rPrChange w:id="2826" w:author=" Vijay Parmar" w:date="2009-08-23T15:28:00Z">
              <w:rPr>
                <w:color w:val="0000FF"/>
                <w:highlight w:val="white"/>
              </w:rPr>
            </w:rPrChange>
          </w:rPr>
          <w:t>&gt;</w:t>
        </w:r>
        <w:r w:rsidRPr="00E762C7">
          <w:rPr>
            <w:rFonts w:ascii="Times New Roman" w:hAnsi="Times New Roman"/>
            <w:color w:val="000000"/>
            <w:sz w:val="20"/>
            <w:szCs w:val="20"/>
            <w:highlight w:val="white"/>
            <w:rPrChange w:id="2827" w:author=" Vijay Parmar" w:date="2009-08-23T15:28:00Z">
              <w:rPr>
                <w:highlight w:val="white"/>
              </w:rPr>
            </w:rPrChange>
          </w:rPr>
          <w:t>3</w:t>
        </w:r>
        <w:r w:rsidRPr="00E762C7">
          <w:rPr>
            <w:rFonts w:ascii="Times New Roman" w:hAnsi="Times New Roman"/>
            <w:color w:val="0000FF"/>
            <w:sz w:val="20"/>
            <w:szCs w:val="20"/>
            <w:highlight w:val="white"/>
            <w:rPrChange w:id="2828" w:author=" Vijay Parmar" w:date="2009-08-23T15:28:00Z">
              <w:rPr>
                <w:color w:val="0000FF"/>
                <w:highlight w:val="white"/>
              </w:rPr>
            </w:rPrChange>
          </w:rPr>
          <w:t>&lt;/</w:t>
        </w:r>
        <w:r w:rsidRPr="00E762C7">
          <w:rPr>
            <w:rFonts w:ascii="Times New Roman" w:hAnsi="Times New Roman"/>
            <w:color w:val="800000"/>
            <w:sz w:val="20"/>
            <w:szCs w:val="20"/>
            <w:highlight w:val="white"/>
            <w:rPrChange w:id="2829" w:author=" Vijay Parmar" w:date="2009-08-23T15:28:00Z">
              <w:rPr>
                <w:color w:val="800000"/>
                <w:highlight w:val="white"/>
              </w:rPr>
            </w:rPrChange>
          </w:rPr>
          <w:t>allowed-attempts</w:t>
        </w:r>
        <w:r w:rsidRPr="00E762C7">
          <w:rPr>
            <w:rFonts w:ascii="Times New Roman" w:hAnsi="Times New Roman"/>
            <w:color w:val="0000FF"/>
            <w:sz w:val="20"/>
            <w:szCs w:val="20"/>
            <w:highlight w:val="white"/>
            <w:rPrChange w:id="283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31" w:author=" Vijay Parmar" w:date="2009-08-23T15:19:00Z"/>
          <w:rFonts w:ascii="Times New Roman" w:hAnsi="Times New Roman"/>
          <w:color w:val="000000"/>
          <w:sz w:val="20"/>
          <w:szCs w:val="20"/>
          <w:highlight w:val="white"/>
          <w:rPrChange w:id="2832" w:author=" Vijay Parmar" w:date="2009-08-23T15:28:00Z">
            <w:rPr>
              <w:ins w:id="2833" w:author=" Vijay Parmar" w:date="2009-08-23T15:19:00Z"/>
              <w:highlight w:val="white"/>
            </w:rPr>
          </w:rPrChange>
        </w:rPr>
        <w:pPrChange w:id="2834" w:author=" Vijay Parmar" w:date="2009-08-23T15:19:00Z">
          <w:pPr>
            <w:pStyle w:val="ListParagraph"/>
            <w:numPr>
              <w:numId w:val="96"/>
            </w:numPr>
            <w:autoSpaceDE w:val="0"/>
            <w:autoSpaceDN w:val="0"/>
            <w:adjustRightInd w:val="0"/>
            <w:ind w:left="1080" w:hanging="360"/>
          </w:pPr>
        </w:pPrChange>
      </w:pPr>
      <w:ins w:id="2835" w:author=" Vijay Parmar" w:date="2009-08-23T15:19:00Z">
        <w:r w:rsidRPr="00E762C7">
          <w:rPr>
            <w:rFonts w:ascii="Times New Roman" w:hAnsi="Times New Roman"/>
            <w:color w:val="000000"/>
            <w:sz w:val="20"/>
            <w:szCs w:val="20"/>
            <w:highlight w:val="white"/>
            <w:rPrChange w:id="2836" w:author=" Vijay Parmar" w:date="2009-08-23T15:28:00Z">
              <w:rPr>
                <w:highlight w:val="white"/>
              </w:rPr>
            </w:rPrChange>
          </w:rPr>
          <w:tab/>
        </w:r>
        <w:r w:rsidRPr="00E762C7">
          <w:rPr>
            <w:rFonts w:ascii="Times New Roman" w:hAnsi="Times New Roman"/>
            <w:color w:val="000000"/>
            <w:sz w:val="20"/>
            <w:szCs w:val="20"/>
            <w:highlight w:val="white"/>
            <w:rPrChange w:id="2837" w:author=" Vijay Parmar" w:date="2009-08-23T15:28:00Z">
              <w:rPr>
                <w:highlight w:val="white"/>
              </w:rPr>
            </w:rPrChange>
          </w:rPr>
          <w:tab/>
        </w:r>
        <w:r w:rsidRPr="00E762C7">
          <w:rPr>
            <w:rFonts w:ascii="Times New Roman" w:hAnsi="Times New Roman"/>
            <w:color w:val="0000FF"/>
            <w:sz w:val="20"/>
            <w:szCs w:val="20"/>
            <w:highlight w:val="white"/>
            <w:rPrChange w:id="2838" w:author=" Vijay Parmar" w:date="2009-08-23T15:28:00Z">
              <w:rPr>
                <w:color w:val="0000FF"/>
                <w:highlight w:val="white"/>
              </w:rPr>
            </w:rPrChange>
          </w:rPr>
          <w:t>&lt;/</w:t>
        </w:r>
        <w:r w:rsidRPr="00E762C7">
          <w:rPr>
            <w:rFonts w:ascii="Times New Roman" w:hAnsi="Times New Roman"/>
            <w:color w:val="800000"/>
            <w:sz w:val="20"/>
            <w:szCs w:val="20"/>
            <w:highlight w:val="white"/>
            <w:rPrChange w:id="2839" w:author=" Vijay Parmar" w:date="2009-08-23T15:28:00Z">
              <w:rPr>
                <w:color w:val="800000"/>
                <w:highlight w:val="white"/>
              </w:rPr>
            </w:rPrChange>
          </w:rPr>
          <w:t>authentication</w:t>
        </w:r>
        <w:r w:rsidRPr="00E762C7">
          <w:rPr>
            <w:rFonts w:ascii="Times New Roman" w:hAnsi="Times New Roman"/>
            <w:color w:val="0000FF"/>
            <w:sz w:val="20"/>
            <w:szCs w:val="20"/>
            <w:highlight w:val="white"/>
            <w:rPrChange w:id="284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41" w:author=" Vijay Parmar" w:date="2009-08-23T15:19:00Z"/>
          <w:rFonts w:ascii="Times New Roman" w:hAnsi="Times New Roman"/>
          <w:color w:val="000000"/>
          <w:sz w:val="20"/>
          <w:szCs w:val="20"/>
          <w:highlight w:val="white"/>
          <w:rPrChange w:id="2842" w:author=" Vijay Parmar" w:date="2009-08-23T15:28:00Z">
            <w:rPr>
              <w:ins w:id="2843" w:author=" Vijay Parmar" w:date="2009-08-23T15:19:00Z"/>
              <w:highlight w:val="white"/>
            </w:rPr>
          </w:rPrChange>
        </w:rPr>
        <w:pPrChange w:id="2844" w:author=" Vijay Parmar" w:date="2009-08-23T15:19:00Z">
          <w:pPr>
            <w:pStyle w:val="ListParagraph"/>
            <w:numPr>
              <w:numId w:val="96"/>
            </w:numPr>
            <w:autoSpaceDE w:val="0"/>
            <w:autoSpaceDN w:val="0"/>
            <w:adjustRightInd w:val="0"/>
            <w:ind w:left="1080" w:hanging="360"/>
          </w:pPr>
        </w:pPrChange>
      </w:pPr>
      <w:ins w:id="2845" w:author=" Vijay Parmar" w:date="2009-08-23T15:19:00Z">
        <w:r w:rsidRPr="00E762C7">
          <w:rPr>
            <w:rFonts w:ascii="Times New Roman" w:hAnsi="Times New Roman"/>
            <w:color w:val="000000"/>
            <w:sz w:val="20"/>
            <w:szCs w:val="20"/>
            <w:highlight w:val="white"/>
            <w:rPrChange w:id="2846" w:author=" Vijay Parmar" w:date="2009-08-23T15:28:00Z">
              <w:rPr>
                <w:highlight w:val="white"/>
              </w:rPr>
            </w:rPrChange>
          </w:rPr>
          <w:tab/>
        </w:r>
        <w:r w:rsidRPr="00E762C7">
          <w:rPr>
            <w:rFonts w:ascii="Times New Roman" w:hAnsi="Times New Roman"/>
            <w:color w:val="000000"/>
            <w:sz w:val="20"/>
            <w:szCs w:val="20"/>
            <w:highlight w:val="white"/>
            <w:rPrChange w:id="2847" w:author=" Vijay Parmar" w:date="2009-08-23T15:28:00Z">
              <w:rPr>
                <w:highlight w:val="white"/>
              </w:rPr>
            </w:rPrChange>
          </w:rPr>
          <w:tab/>
        </w:r>
        <w:r w:rsidRPr="00E762C7">
          <w:rPr>
            <w:rFonts w:ascii="Times New Roman" w:hAnsi="Times New Roman"/>
            <w:color w:val="0000FF"/>
            <w:sz w:val="20"/>
            <w:szCs w:val="20"/>
            <w:highlight w:val="white"/>
            <w:rPrChange w:id="2848" w:author=" Vijay Parmar" w:date="2009-08-23T15:28:00Z">
              <w:rPr>
                <w:color w:val="0000FF"/>
                <w:highlight w:val="white"/>
              </w:rPr>
            </w:rPrChange>
          </w:rPr>
          <w:t>&lt;</w:t>
        </w:r>
        <w:r w:rsidRPr="00E762C7">
          <w:rPr>
            <w:rFonts w:ascii="Times New Roman" w:hAnsi="Times New Roman"/>
            <w:color w:val="800000"/>
            <w:sz w:val="20"/>
            <w:szCs w:val="20"/>
            <w:highlight w:val="white"/>
            <w:rPrChange w:id="2849"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285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51" w:author=" Vijay Parmar" w:date="2009-08-23T15:19:00Z"/>
          <w:rFonts w:ascii="Times New Roman" w:hAnsi="Times New Roman"/>
          <w:color w:val="000000"/>
          <w:sz w:val="20"/>
          <w:szCs w:val="20"/>
          <w:highlight w:val="white"/>
          <w:rPrChange w:id="2852" w:author=" Vijay Parmar" w:date="2009-08-23T15:28:00Z">
            <w:rPr>
              <w:ins w:id="2853" w:author=" Vijay Parmar" w:date="2009-08-23T15:19:00Z"/>
              <w:highlight w:val="white"/>
            </w:rPr>
          </w:rPrChange>
        </w:rPr>
        <w:pPrChange w:id="2854" w:author=" Vijay Parmar" w:date="2009-08-23T15:20:00Z">
          <w:pPr>
            <w:pStyle w:val="ListParagraph"/>
            <w:numPr>
              <w:numId w:val="96"/>
            </w:numPr>
            <w:autoSpaceDE w:val="0"/>
            <w:autoSpaceDN w:val="0"/>
            <w:adjustRightInd w:val="0"/>
            <w:ind w:left="1080" w:hanging="360"/>
          </w:pPr>
        </w:pPrChange>
      </w:pPr>
      <w:ins w:id="2855" w:author=" Vijay Parmar" w:date="2009-08-23T15:19:00Z">
        <w:r w:rsidRPr="00E762C7">
          <w:rPr>
            <w:rFonts w:ascii="Times New Roman" w:hAnsi="Times New Roman"/>
            <w:color w:val="000000"/>
            <w:sz w:val="20"/>
            <w:szCs w:val="20"/>
            <w:highlight w:val="white"/>
            <w:rPrChange w:id="2856" w:author=" Vijay Parmar" w:date="2009-08-23T15:28:00Z">
              <w:rPr>
                <w:highlight w:val="white"/>
              </w:rPr>
            </w:rPrChange>
          </w:rPr>
          <w:tab/>
        </w:r>
        <w:r w:rsidRPr="00E762C7">
          <w:rPr>
            <w:rFonts w:ascii="Times New Roman" w:hAnsi="Times New Roman"/>
            <w:color w:val="000000"/>
            <w:sz w:val="20"/>
            <w:szCs w:val="20"/>
            <w:highlight w:val="white"/>
            <w:rPrChange w:id="2857" w:author=" Vijay Parmar" w:date="2009-08-23T15:28:00Z">
              <w:rPr>
                <w:highlight w:val="white"/>
              </w:rPr>
            </w:rPrChange>
          </w:rPr>
          <w:tab/>
        </w:r>
        <w:r w:rsidRPr="00E762C7">
          <w:rPr>
            <w:rFonts w:ascii="Times New Roman" w:hAnsi="Times New Roman"/>
            <w:color w:val="000000"/>
            <w:sz w:val="20"/>
            <w:szCs w:val="20"/>
            <w:highlight w:val="white"/>
            <w:rPrChange w:id="2858" w:author=" Vijay Parmar" w:date="2009-08-23T15:28:00Z">
              <w:rPr>
                <w:highlight w:val="white"/>
              </w:rPr>
            </w:rPrChange>
          </w:rPr>
          <w:tab/>
        </w:r>
        <w:r w:rsidRPr="00E762C7">
          <w:rPr>
            <w:rFonts w:ascii="Times New Roman" w:hAnsi="Times New Roman"/>
            <w:color w:val="0000FF"/>
            <w:sz w:val="20"/>
            <w:szCs w:val="20"/>
            <w:highlight w:val="white"/>
            <w:rPrChange w:id="2859" w:author=" Vijay Parmar" w:date="2009-08-23T15:28:00Z">
              <w:rPr>
                <w:color w:val="0000FF"/>
                <w:highlight w:val="white"/>
              </w:rPr>
            </w:rPrChange>
          </w:rPr>
          <w:t>&lt;</w:t>
        </w:r>
        <w:r w:rsidRPr="00E762C7">
          <w:rPr>
            <w:rFonts w:ascii="Times New Roman" w:hAnsi="Times New Roman"/>
            <w:color w:val="800000"/>
            <w:sz w:val="20"/>
            <w:szCs w:val="20"/>
            <w:highlight w:val="white"/>
            <w:rPrChange w:id="2860"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286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62" w:author=" Vijay Parmar" w:date="2009-08-23T15:19:00Z"/>
          <w:rFonts w:ascii="Times New Roman" w:hAnsi="Times New Roman"/>
          <w:color w:val="000000"/>
          <w:sz w:val="20"/>
          <w:szCs w:val="20"/>
          <w:highlight w:val="white"/>
          <w:rPrChange w:id="2863" w:author=" Vijay Parmar" w:date="2009-08-23T15:28:00Z">
            <w:rPr>
              <w:ins w:id="2864" w:author=" Vijay Parmar" w:date="2009-08-23T15:19:00Z"/>
              <w:highlight w:val="white"/>
            </w:rPr>
          </w:rPrChange>
        </w:rPr>
        <w:pPrChange w:id="2865" w:author=" Vijay Parmar" w:date="2009-08-23T15:20:00Z">
          <w:pPr>
            <w:pStyle w:val="ListParagraph"/>
            <w:numPr>
              <w:numId w:val="96"/>
            </w:numPr>
            <w:autoSpaceDE w:val="0"/>
            <w:autoSpaceDN w:val="0"/>
            <w:adjustRightInd w:val="0"/>
            <w:ind w:left="1080" w:hanging="360"/>
          </w:pPr>
        </w:pPrChange>
      </w:pPr>
      <w:ins w:id="2866" w:author=" Vijay Parmar" w:date="2009-08-23T15:19:00Z">
        <w:r w:rsidRPr="00E762C7">
          <w:rPr>
            <w:rFonts w:ascii="Times New Roman" w:hAnsi="Times New Roman"/>
            <w:color w:val="000000"/>
            <w:sz w:val="20"/>
            <w:szCs w:val="20"/>
            <w:highlight w:val="white"/>
            <w:rPrChange w:id="2867" w:author=" Vijay Parmar" w:date="2009-08-23T15:28:00Z">
              <w:rPr>
                <w:highlight w:val="white"/>
              </w:rPr>
            </w:rPrChange>
          </w:rPr>
          <w:tab/>
        </w:r>
        <w:r w:rsidRPr="00E762C7">
          <w:rPr>
            <w:rFonts w:ascii="Times New Roman" w:hAnsi="Times New Roman"/>
            <w:color w:val="000000"/>
            <w:sz w:val="20"/>
            <w:szCs w:val="20"/>
            <w:highlight w:val="white"/>
            <w:rPrChange w:id="2868" w:author=" Vijay Parmar" w:date="2009-08-23T15:28:00Z">
              <w:rPr>
                <w:highlight w:val="white"/>
              </w:rPr>
            </w:rPrChange>
          </w:rPr>
          <w:tab/>
        </w:r>
        <w:r w:rsidRPr="00E762C7">
          <w:rPr>
            <w:rFonts w:ascii="Times New Roman" w:hAnsi="Times New Roman"/>
            <w:color w:val="000000"/>
            <w:sz w:val="20"/>
            <w:szCs w:val="20"/>
            <w:highlight w:val="white"/>
            <w:rPrChange w:id="2869" w:author=" Vijay Parmar" w:date="2009-08-23T15:28:00Z">
              <w:rPr>
                <w:highlight w:val="white"/>
              </w:rPr>
            </w:rPrChange>
          </w:rPr>
          <w:tab/>
        </w:r>
        <w:r w:rsidRPr="00E762C7">
          <w:rPr>
            <w:rFonts w:ascii="Times New Roman" w:hAnsi="Times New Roman"/>
            <w:color w:val="0000FF"/>
            <w:sz w:val="20"/>
            <w:szCs w:val="20"/>
            <w:highlight w:val="white"/>
            <w:rPrChange w:id="2870" w:author=" Vijay Parmar" w:date="2009-08-23T15:28:00Z">
              <w:rPr>
                <w:color w:val="0000FF"/>
                <w:highlight w:val="white"/>
              </w:rPr>
            </w:rPrChange>
          </w:rPr>
          <w:t>&lt;/</w:t>
        </w:r>
        <w:r w:rsidRPr="00E762C7">
          <w:rPr>
            <w:rFonts w:ascii="Times New Roman" w:hAnsi="Times New Roman"/>
            <w:color w:val="800000"/>
            <w:sz w:val="20"/>
            <w:szCs w:val="20"/>
            <w:highlight w:val="white"/>
            <w:rPrChange w:id="2871"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287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73" w:author=" Vijay Parmar" w:date="2009-08-23T15:19:00Z"/>
          <w:rFonts w:ascii="Times New Roman" w:hAnsi="Times New Roman"/>
          <w:color w:val="000000"/>
          <w:sz w:val="20"/>
          <w:szCs w:val="20"/>
          <w:highlight w:val="white"/>
          <w:rPrChange w:id="2874" w:author=" Vijay Parmar" w:date="2009-08-23T15:28:00Z">
            <w:rPr>
              <w:ins w:id="2875" w:author=" Vijay Parmar" w:date="2009-08-23T15:19:00Z"/>
              <w:highlight w:val="white"/>
            </w:rPr>
          </w:rPrChange>
        </w:rPr>
        <w:pPrChange w:id="2876" w:author=" Vijay Parmar" w:date="2009-08-23T15:20:00Z">
          <w:pPr>
            <w:pStyle w:val="ListParagraph"/>
            <w:numPr>
              <w:numId w:val="96"/>
            </w:numPr>
            <w:autoSpaceDE w:val="0"/>
            <w:autoSpaceDN w:val="0"/>
            <w:adjustRightInd w:val="0"/>
            <w:ind w:left="1080" w:hanging="360"/>
          </w:pPr>
        </w:pPrChange>
      </w:pPr>
      <w:ins w:id="2877" w:author=" Vijay Parmar" w:date="2009-08-23T15:19:00Z">
        <w:r w:rsidRPr="00E762C7">
          <w:rPr>
            <w:rFonts w:ascii="Times New Roman" w:hAnsi="Times New Roman"/>
            <w:color w:val="000000"/>
            <w:sz w:val="20"/>
            <w:szCs w:val="20"/>
            <w:highlight w:val="white"/>
            <w:rPrChange w:id="2878" w:author=" Vijay Parmar" w:date="2009-08-23T15:28:00Z">
              <w:rPr>
                <w:highlight w:val="white"/>
              </w:rPr>
            </w:rPrChange>
          </w:rPr>
          <w:tab/>
        </w:r>
        <w:r w:rsidRPr="00E762C7">
          <w:rPr>
            <w:rFonts w:ascii="Times New Roman" w:hAnsi="Times New Roman"/>
            <w:color w:val="000000"/>
            <w:sz w:val="20"/>
            <w:szCs w:val="20"/>
            <w:highlight w:val="white"/>
            <w:rPrChange w:id="2879" w:author=" Vijay Parmar" w:date="2009-08-23T15:28:00Z">
              <w:rPr>
                <w:highlight w:val="white"/>
              </w:rPr>
            </w:rPrChange>
          </w:rPr>
          <w:tab/>
        </w:r>
        <w:r w:rsidRPr="00E762C7">
          <w:rPr>
            <w:rFonts w:ascii="Times New Roman" w:hAnsi="Times New Roman"/>
            <w:color w:val="000000"/>
            <w:sz w:val="20"/>
            <w:szCs w:val="20"/>
            <w:highlight w:val="white"/>
            <w:rPrChange w:id="2880" w:author=" Vijay Parmar" w:date="2009-08-23T15:28:00Z">
              <w:rPr>
                <w:highlight w:val="white"/>
              </w:rPr>
            </w:rPrChange>
          </w:rPr>
          <w:tab/>
        </w:r>
        <w:r w:rsidRPr="00E762C7">
          <w:rPr>
            <w:rFonts w:ascii="Times New Roman" w:hAnsi="Times New Roman"/>
            <w:color w:val="0000FF"/>
            <w:sz w:val="20"/>
            <w:szCs w:val="20"/>
            <w:highlight w:val="white"/>
            <w:rPrChange w:id="2881" w:author=" Vijay Parmar" w:date="2009-08-23T15:28:00Z">
              <w:rPr>
                <w:color w:val="0000FF"/>
                <w:highlight w:val="white"/>
              </w:rPr>
            </w:rPrChange>
          </w:rPr>
          <w:t>&lt;</w:t>
        </w:r>
        <w:r w:rsidRPr="00E762C7">
          <w:rPr>
            <w:rFonts w:ascii="Times New Roman" w:hAnsi="Times New Roman"/>
            <w:color w:val="800000"/>
            <w:sz w:val="20"/>
            <w:szCs w:val="20"/>
            <w:highlight w:val="white"/>
            <w:rPrChange w:id="2882"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2883" w:author=" Vijay Parmar" w:date="2009-08-23T15:28:00Z">
              <w:rPr>
                <w:color w:val="0000FF"/>
                <w:highlight w:val="white"/>
              </w:rPr>
            </w:rPrChange>
          </w:rPr>
          <w:t>&gt;</w:t>
        </w:r>
        <w:r w:rsidRPr="00E762C7">
          <w:rPr>
            <w:rFonts w:ascii="Times New Roman" w:hAnsi="Times New Roman"/>
            <w:color w:val="000000"/>
            <w:sz w:val="20"/>
            <w:szCs w:val="20"/>
            <w:highlight w:val="white"/>
            <w:rPrChange w:id="2884" w:author=" Vijay Parmar" w:date="2009-08-23T15:28:00Z">
              <w:rPr>
                <w:highlight w:val="white"/>
              </w:rPr>
            </w:rPrChange>
          </w:rPr>
          <w:t>c:/apps/upt/jboss-4.0.5.GA/server/default/csmconfig/csmupt31.hibernate.cfg.xml</w:t>
        </w:r>
        <w:r w:rsidRPr="00E762C7">
          <w:rPr>
            <w:rFonts w:ascii="Times New Roman" w:hAnsi="Times New Roman"/>
            <w:color w:val="0000FF"/>
            <w:sz w:val="20"/>
            <w:szCs w:val="20"/>
            <w:highlight w:val="white"/>
            <w:rPrChange w:id="2885" w:author=" Vijay Parmar" w:date="2009-08-23T15:28:00Z">
              <w:rPr>
                <w:color w:val="0000FF"/>
                <w:highlight w:val="white"/>
              </w:rPr>
            </w:rPrChange>
          </w:rPr>
          <w:t>&lt;/</w:t>
        </w:r>
        <w:r w:rsidRPr="00E762C7">
          <w:rPr>
            <w:rFonts w:ascii="Times New Roman" w:hAnsi="Times New Roman"/>
            <w:color w:val="800000"/>
            <w:sz w:val="20"/>
            <w:szCs w:val="20"/>
            <w:highlight w:val="white"/>
            <w:rPrChange w:id="288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288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88" w:author=" Vijay Parmar" w:date="2009-08-23T15:19:00Z"/>
          <w:rFonts w:ascii="Times New Roman" w:hAnsi="Times New Roman"/>
          <w:color w:val="000000"/>
          <w:sz w:val="20"/>
          <w:szCs w:val="20"/>
          <w:highlight w:val="white"/>
          <w:rPrChange w:id="2889" w:author=" Vijay Parmar" w:date="2009-08-23T15:28:00Z">
            <w:rPr>
              <w:ins w:id="2890" w:author=" Vijay Parmar" w:date="2009-08-23T15:19:00Z"/>
              <w:highlight w:val="white"/>
            </w:rPr>
          </w:rPrChange>
        </w:rPr>
        <w:pPrChange w:id="2891" w:author=" Vijay Parmar" w:date="2009-08-23T15:20:00Z">
          <w:pPr>
            <w:pStyle w:val="ListParagraph"/>
            <w:numPr>
              <w:numId w:val="96"/>
            </w:numPr>
            <w:autoSpaceDE w:val="0"/>
            <w:autoSpaceDN w:val="0"/>
            <w:adjustRightInd w:val="0"/>
            <w:ind w:left="1080" w:hanging="360"/>
          </w:pPr>
        </w:pPrChange>
      </w:pPr>
      <w:ins w:id="2892" w:author=" Vijay Parmar" w:date="2009-08-23T15:19:00Z">
        <w:r w:rsidRPr="00E762C7">
          <w:rPr>
            <w:rFonts w:ascii="Times New Roman" w:hAnsi="Times New Roman"/>
            <w:color w:val="000000"/>
            <w:sz w:val="20"/>
            <w:szCs w:val="20"/>
            <w:highlight w:val="white"/>
            <w:rPrChange w:id="2893" w:author=" Vijay Parmar" w:date="2009-08-23T15:28:00Z">
              <w:rPr>
                <w:highlight w:val="white"/>
              </w:rPr>
            </w:rPrChange>
          </w:rPr>
          <w:tab/>
        </w:r>
        <w:r w:rsidRPr="00E762C7">
          <w:rPr>
            <w:rFonts w:ascii="Times New Roman" w:hAnsi="Times New Roman"/>
            <w:color w:val="000000"/>
            <w:sz w:val="20"/>
            <w:szCs w:val="20"/>
            <w:highlight w:val="white"/>
            <w:rPrChange w:id="2894" w:author=" Vijay Parmar" w:date="2009-08-23T15:28:00Z">
              <w:rPr>
                <w:highlight w:val="white"/>
              </w:rPr>
            </w:rPrChange>
          </w:rPr>
          <w:tab/>
        </w:r>
        <w:r w:rsidRPr="00E762C7">
          <w:rPr>
            <w:rFonts w:ascii="Times New Roman" w:hAnsi="Times New Roman"/>
            <w:color w:val="0000FF"/>
            <w:sz w:val="20"/>
            <w:szCs w:val="20"/>
            <w:highlight w:val="white"/>
            <w:rPrChange w:id="2895" w:author=" Vijay Parmar" w:date="2009-08-23T15:28:00Z">
              <w:rPr>
                <w:color w:val="0000FF"/>
                <w:highlight w:val="white"/>
              </w:rPr>
            </w:rPrChange>
          </w:rPr>
          <w:t>&lt;/</w:t>
        </w:r>
        <w:r w:rsidRPr="00E762C7">
          <w:rPr>
            <w:rFonts w:ascii="Times New Roman" w:hAnsi="Times New Roman"/>
            <w:color w:val="800000"/>
            <w:sz w:val="20"/>
            <w:szCs w:val="20"/>
            <w:highlight w:val="white"/>
            <w:rPrChange w:id="2896"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289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898" w:author=" Vijay Parmar" w:date="2009-08-23T15:19:00Z"/>
          <w:rFonts w:ascii="Times New Roman" w:hAnsi="Times New Roman"/>
          <w:color w:val="000000"/>
          <w:sz w:val="20"/>
          <w:szCs w:val="20"/>
          <w:highlight w:val="white"/>
          <w:rPrChange w:id="2899" w:author=" Vijay Parmar" w:date="2009-08-23T15:28:00Z">
            <w:rPr>
              <w:ins w:id="2900" w:author=" Vijay Parmar" w:date="2009-08-23T15:19:00Z"/>
              <w:color w:val="000000"/>
              <w:highlight w:val="white"/>
            </w:rPr>
          </w:rPrChange>
        </w:rPr>
        <w:pPrChange w:id="2901" w:author=" Vijay Parmar" w:date="2009-08-23T15:20:00Z">
          <w:pPr>
            <w:pStyle w:val="ListParagraph"/>
            <w:numPr>
              <w:numId w:val="96"/>
            </w:numPr>
            <w:autoSpaceDE w:val="0"/>
            <w:autoSpaceDN w:val="0"/>
            <w:adjustRightInd w:val="0"/>
            <w:ind w:left="1080" w:hanging="360"/>
          </w:pPr>
        </w:pPrChange>
      </w:pPr>
      <w:ins w:id="2902" w:author=" Vijay Parmar" w:date="2009-08-23T15:19:00Z">
        <w:r w:rsidRPr="00E762C7">
          <w:rPr>
            <w:rFonts w:ascii="Times New Roman" w:hAnsi="Times New Roman"/>
            <w:color w:val="000000"/>
            <w:sz w:val="20"/>
            <w:szCs w:val="20"/>
            <w:highlight w:val="white"/>
            <w:rPrChange w:id="2903" w:author=" Vijay Parmar" w:date="2009-08-23T15:28:00Z">
              <w:rPr>
                <w:color w:val="000000"/>
                <w:highlight w:val="white"/>
              </w:rPr>
            </w:rPrChange>
          </w:rPr>
          <w:tab/>
        </w:r>
        <w:r w:rsidRPr="00E762C7">
          <w:rPr>
            <w:rFonts w:ascii="Times New Roman" w:hAnsi="Times New Roman"/>
            <w:color w:val="0000FF"/>
            <w:sz w:val="20"/>
            <w:szCs w:val="20"/>
            <w:highlight w:val="white"/>
            <w:rPrChange w:id="2904" w:author=" Vijay Parmar" w:date="2009-08-23T15:28:00Z">
              <w:rPr>
                <w:highlight w:val="white"/>
              </w:rPr>
            </w:rPrChange>
          </w:rPr>
          <w:t>&lt;/</w:t>
        </w:r>
        <w:r w:rsidRPr="00E762C7">
          <w:rPr>
            <w:rFonts w:ascii="Times New Roman" w:hAnsi="Times New Roman"/>
            <w:color w:val="800000"/>
            <w:sz w:val="20"/>
            <w:szCs w:val="20"/>
            <w:highlight w:val="white"/>
            <w:rPrChange w:id="2905" w:author=" Vijay Parmar" w:date="2009-08-23T15:28:00Z">
              <w:rPr>
                <w:color w:val="800000"/>
                <w:highlight w:val="white"/>
              </w:rPr>
            </w:rPrChange>
          </w:rPr>
          <w:t>application</w:t>
        </w:r>
        <w:r w:rsidRPr="00E762C7">
          <w:rPr>
            <w:rFonts w:ascii="Times New Roman" w:hAnsi="Times New Roman"/>
            <w:color w:val="0000FF"/>
            <w:sz w:val="20"/>
            <w:szCs w:val="20"/>
            <w:highlight w:val="white"/>
            <w:rPrChange w:id="2906" w:author=" Vijay Parmar" w:date="2009-08-23T15:28:00Z">
              <w:rPr>
                <w:highlight w:val="white"/>
              </w:rPr>
            </w:rPrChange>
          </w:rPr>
          <w:t>&gt;</w:t>
        </w:r>
      </w:ins>
    </w:p>
    <w:p w:rsidR="00B93D1A" w:rsidRPr="00E762C7" w:rsidRDefault="00B93D1A" w:rsidP="00B93D1A">
      <w:pPr>
        <w:autoSpaceDE w:val="0"/>
        <w:autoSpaceDN w:val="0"/>
        <w:adjustRightInd w:val="0"/>
        <w:ind w:left="720"/>
        <w:rPr>
          <w:ins w:id="2907" w:author=" Vijay Parmar" w:date="2009-08-23T15:19:00Z"/>
          <w:rFonts w:ascii="Times New Roman" w:hAnsi="Times New Roman"/>
          <w:color w:val="000000"/>
          <w:sz w:val="20"/>
          <w:szCs w:val="20"/>
          <w:highlight w:val="white"/>
          <w:rPrChange w:id="2908" w:author=" Vijay Parmar" w:date="2009-08-23T15:28:00Z">
            <w:rPr>
              <w:ins w:id="2909" w:author=" Vijay Parmar" w:date="2009-08-23T15:19:00Z"/>
              <w:color w:val="000000"/>
              <w:highlight w:val="white"/>
            </w:rPr>
          </w:rPrChange>
        </w:rPr>
        <w:pPrChange w:id="2910" w:author=" Vijay Parmar" w:date="2009-08-23T15:20:00Z">
          <w:pPr>
            <w:pStyle w:val="ListParagraph"/>
            <w:numPr>
              <w:numId w:val="96"/>
            </w:numPr>
            <w:autoSpaceDE w:val="0"/>
            <w:autoSpaceDN w:val="0"/>
            <w:adjustRightInd w:val="0"/>
            <w:ind w:left="1080" w:hanging="360"/>
          </w:pPr>
        </w:pPrChange>
      </w:pPr>
      <w:ins w:id="2911" w:author=" Vijay Parmar" w:date="2009-08-23T15:19:00Z">
        <w:r w:rsidRPr="00E762C7">
          <w:rPr>
            <w:rFonts w:ascii="Times New Roman" w:hAnsi="Times New Roman"/>
            <w:color w:val="0000FF"/>
            <w:sz w:val="20"/>
            <w:szCs w:val="20"/>
            <w:highlight w:val="white"/>
            <w:rPrChange w:id="2912" w:author=" Vijay Parmar" w:date="2009-08-23T15:28:00Z">
              <w:rPr>
                <w:color w:val="0000FF"/>
                <w:highlight w:val="white"/>
              </w:rPr>
            </w:rPrChange>
          </w:rPr>
          <w:t>&lt;/</w:t>
        </w:r>
        <w:r w:rsidRPr="00E762C7">
          <w:rPr>
            <w:rFonts w:ascii="Times New Roman" w:hAnsi="Times New Roman"/>
            <w:color w:val="800000"/>
            <w:sz w:val="20"/>
            <w:szCs w:val="20"/>
            <w:highlight w:val="white"/>
            <w:rPrChange w:id="2913" w:author=" Vijay Parmar" w:date="2009-08-23T15:28:00Z">
              <w:rPr>
                <w:highlight w:val="white"/>
              </w:rPr>
            </w:rPrChange>
          </w:rPr>
          <w:t>application-list</w:t>
        </w:r>
        <w:r w:rsidRPr="00E762C7">
          <w:rPr>
            <w:rFonts w:ascii="Times New Roman" w:hAnsi="Times New Roman"/>
            <w:color w:val="0000FF"/>
            <w:sz w:val="20"/>
            <w:szCs w:val="20"/>
            <w:highlight w:val="white"/>
            <w:rPrChange w:id="291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15" w:author=" Vijay Parmar" w:date="2009-08-23T15:19:00Z"/>
          <w:rFonts w:ascii="Times New Roman" w:hAnsi="Times New Roman"/>
          <w:color w:val="000000"/>
          <w:sz w:val="20"/>
          <w:szCs w:val="20"/>
          <w:highlight w:val="white"/>
          <w:rPrChange w:id="2916" w:author=" Vijay Parmar" w:date="2009-08-23T15:28:00Z">
            <w:rPr>
              <w:ins w:id="2917" w:author=" Vijay Parmar" w:date="2009-08-23T15:19:00Z"/>
              <w:color w:val="000000"/>
              <w:highlight w:val="white"/>
            </w:rPr>
          </w:rPrChange>
        </w:rPr>
        <w:pPrChange w:id="2918" w:author=" Vijay Parmar" w:date="2009-08-23T15:20:00Z">
          <w:pPr>
            <w:pStyle w:val="ListParagraph"/>
            <w:numPr>
              <w:numId w:val="96"/>
            </w:numPr>
            <w:autoSpaceDE w:val="0"/>
            <w:autoSpaceDN w:val="0"/>
            <w:adjustRightInd w:val="0"/>
            <w:ind w:left="1080" w:hanging="360"/>
          </w:pPr>
        </w:pPrChange>
      </w:pPr>
      <w:ins w:id="2919" w:author=" Vijay Parmar" w:date="2009-08-23T15:19:00Z">
        <w:r w:rsidRPr="00E762C7">
          <w:rPr>
            <w:rFonts w:ascii="Times New Roman" w:hAnsi="Times New Roman"/>
            <w:color w:val="0000FF"/>
            <w:sz w:val="20"/>
            <w:szCs w:val="20"/>
            <w:highlight w:val="white"/>
            <w:rPrChange w:id="2920" w:author=" Vijay Parmar" w:date="2009-08-23T15:28:00Z">
              <w:rPr>
                <w:color w:val="0000FF"/>
                <w:highlight w:val="white"/>
              </w:rPr>
            </w:rPrChange>
          </w:rPr>
          <w:t>&lt;</w:t>
        </w:r>
        <w:r w:rsidRPr="00E762C7">
          <w:rPr>
            <w:rFonts w:ascii="Times New Roman" w:hAnsi="Times New Roman"/>
            <w:color w:val="800000"/>
            <w:sz w:val="20"/>
            <w:szCs w:val="20"/>
            <w:highlight w:val="white"/>
            <w:rPrChange w:id="2921" w:author=" Vijay Parmar" w:date="2009-08-23T15:28:00Z">
              <w:rPr>
                <w:highlight w:val="white"/>
              </w:rPr>
            </w:rPrChange>
          </w:rPr>
          <w:t>backwards-compatibility</w:t>
        </w:r>
        <w:r w:rsidRPr="00E762C7">
          <w:rPr>
            <w:rFonts w:ascii="Times New Roman" w:hAnsi="Times New Roman"/>
            <w:color w:val="0000FF"/>
            <w:sz w:val="20"/>
            <w:szCs w:val="20"/>
            <w:highlight w:val="white"/>
            <w:rPrChange w:id="292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23" w:author=" Vijay Parmar" w:date="2009-08-23T15:19:00Z"/>
          <w:rFonts w:ascii="Times New Roman" w:hAnsi="Times New Roman"/>
          <w:color w:val="000000"/>
          <w:sz w:val="20"/>
          <w:szCs w:val="20"/>
          <w:highlight w:val="white"/>
          <w:rPrChange w:id="2924" w:author=" Vijay Parmar" w:date="2009-08-23T15:28:00Z">
            <w:rPr>
              <w:ins w:id="2925" w:author=" Vijay Parmar" w:date="2009-08-23T15:19:00Z"/>
              <w:color w:val="000000"/>
              <w:highlight w:val="white"/>
            </w:rPr>
          </w:rPrChange>
        </w:rPr>
        <w:pPrChange w:id="2926" w:author=" Vijay Parmar" w:date="2009-08-23T15:20:00Z">
          <w:pPr>
            <w:pStyle w:val="ListParagraph"/>
            <w:numPr>
              <w:numId w:val="96"/>
            </w:numPr>
            <w:autoSpaceDE w:val="0"/>
            <w:autoSpaceDN w:val="0"/>
            <w:adjustRightInd w:val="0"/>
            <w:ind w:left="1080" w:hanging="360"/>
          </w:pPr>
        </w:pPrChange>
      </w:pPr>
      <w:ins w:id="2927" w:author=" Vijay Parmar" w:date="2009-08-23T15:19:00Z">
        <w:r w:rsidRPr="00E762C7">
          <w:rPr>
            <w:rFonts w:ascii="Times New Roman" w:hAnsi="Times New Roman"/>
            <w:color w:val="0000FF"/>
            <w:sz w:val="20"/>
            <w:szCs w:val="20"/>
            <w:highlight w:val="white"/>
            <w:rPrChange w:id="2928" w:author=" Vijay Parmar" w:date="2009-08-23T15:28:00Z">
              <w:rPr>
                <w:color w:val="0000FF"/>
                <w:highlight w:val="white"/>
              </w:rPr>
            </w:rPrChange>
          </w:rPr>
          <w:t>&lt;</w:t>
        </w:r>
        <w:r w:rsidRPr="00E762C7">
          <w:rPr>
            <w:rFonts w:ascii="Times New Roman" w:hAnsi="Times New Roman"/>
            <w:color w:val="800000"/>
            <w:sz w:val="20"/>
            <w:szCs w:val="20"/>
            <w:highlight w:val="white"/>
            <w:rPrChange w:id="2929" w:author=" Vijay Parmar" w:date="2009-08-23T15:28:00Z">
              <w:rPr>
                <w:highlight w:val="white"/>
              </w:rPr>
            </w:rPrChange>
          </w:rPr>
          <w:t>login-application-context-name</w:t>
        </w:r>
        <w:r w:rsidRPr="00E762C7">
          <w:rPr>
            <w:rFonts w:ascii="Times New Roman" w:hAnsi="Times New Roman"/>
            <w:color w:val="0000FF"/>
            <w:sz w:val="20"/>
            <w:szCs w:val="20"/>
            <w:highlight w:val="white"/>
            <w:rPrChange w:id="2930" w:author=" Vijay Parmar" w:date="2009-08-23T15:28:00Z">
              <w:rPr>
                <w:color w:val="0000FF"/>
                <w:highlight w:val="white"/>
              </w:rPr>
            </w:rPrChange>
          </w:rPr>
          <w:t>&gt;</w:t>
        </w:r>
        <w:r w:rsidRPr="00E762C7">
          <w:rPr>
            <w:rFonts w:ascii="Times New Roman" w:hAnsi="Times New Roman"/>
            <w:color w:val="000000"/>
            <w:sz w:val="20"/>
            <w:szCs w:val="20"/>
            <w:highlight w:val="white"/>
            <w:rPrChange w:id="2931" w:author=" Vijay Parmar" w:date="2009-08-23T15:28:00Z">
              <w:rPr>
                <w:color w:val="000000"/>
                <w:highlight w:val="white"/>
              </w:rPr>
            </w:rPrChange>
          </w:rPr>
          <w:t>uptlogin</w:t>
        </w:r>
        <w:r w:rsidRPr="00E762C7">
          <w:rPr>
            <w:rFonts w:ascii="Times New Roman" w:hAnsi="Times New Roman"/>
            <w:color w:val="0000FF"/>
            <w:sz w:val="20"/>
            <w:szCs w:val="20"/>
            <w:highlight w:val="white"/>
            <w:rPrChange w:id="2932" w:author=" Vijay Parmar" w:date="2009-08-23T15:28:00Z">
              <w:rPr>
                <w:color w:val="0000FF"/>
                <w:highlight w:val="white"/>
              </w:rPr>
            </w:rPrChange>
          </w:rPr>
          <w:t>&lt;/</w:t>
        </w:r>
        <w:r w:rsidRPr="00E762C7">
          <w:rPr>
            <w:rFonts w:ascii="Times New Roman" w:hAnsi="Times New Roman"/>
            <w:color w:val="800000"/>
            <w:sz w:val="20"/>
            <w:szCs w:val="20"/>
            <w:highlight w:val="white"/>
            <w:rPrChange w:id="2933" w:author=" Vijay Parmar" w:date="2009-08-23T15:28:00Z">
              <w:rPr>
                <w:highlight w:val="white"/>
              </w:rPr>
            </w:rPrChange>
          </w:rPr>
          <w:t>login-application-context-name</w:t>
        </w:r>
        <w:r w:rsidRPr="00E762C7">
          <w:rPr>
            <w:rFonts w:ascii="Times New Roman" w:hAnsi="Times New Roman"/>
            <w:color w:val="0000FF"/>
            <w:sz w:val="20"/>
            <w:szCs w:val="20"/>
            <w:highlight w:val="white"/>
            <w:rPrChange w:id="293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35" w:author=" Vijay Parmar" w:date="2009-08-23T15:19:00Z"/>
          <w:rFonts w:ascii="Times New Roman" w:hAnsi="Times New Roman"/>
          <w:color w:val="000000"/>
          <w:sz w:val="20"/>
          <w:szCs w:val="20"/>
          <w:highlight w:val="white"/>
          <w:rPrChange w:id="2936" w:author=" Vijay Parmar" w:date="2009-08-23T15:28:00Z">
            <w:rPr>
              <w:ins w:id="2937" w:author=" Vijay Parmar" w:date="2009-08-23T15:19:00Z"/>
              <w:highlight w:val="white"/>
            </w:rPr>
          </w:rPrChange>
        </w:rPr>
        <w:pPrChange w:id="2938" w:author=" Vijay Parmar" w:date="2009-08-23T15:20:00Z">
          <w:pPr>
            <w:pStyle w:val="ListParagraph"/>
            <w:numPr>
              <w:numId w:val="96"/>
            </w:numPr>
            <w:autoSpaceDE w:val="0"/>
            <w:autoSpaceDN w:val="0"/>
            <w:adjustRightInd w:val="0"/>
            <w:ind w:left="1080" w:hanging="360"/>
          </w:pPr>
        </w:pPrChange>
      </w:pPr>
      <w:ins w:id="2939" w:author=" Vijay Parmar" w:date="2009-08-23T15:19:00Z">
        <w:r w:rsidRPr="00E762C7">
          <w:rPr>
            <w:rFonts w:ascii="Times New Roman" w:hAnsi="Times New Roman"/>
            <w:color w:val="000000"/>
            <w:sz w:val="20"/>
            <w:szCs w:val="20"/>
            <w:highlight w:val="white"/>
            <w:rPrChange w:id="2940" w:author=" Vijay Parmar" w:date="2009-08-23T15:28:00Z">
              <w:rPr>
                <w:highlight w:val="white"/>
              </w:rPr>
            </w:rPrChange>
          </w:rPr>
          <w:tab/>
        </w:r>
        <w:r w:rsidRPr="00E762C7">
          <w:rPr>
            <w:rFonts w:ascii="Times New Roman" w:hAnsi="Times New Roman"/>
            <w:color w:val="0000FF"/>
            <w:sz w:val="20"/>
            <w:szCs w:val="20"/>
            <w:highlight w:val="white"/>
            <w:rPrChange w:id="2941" w:author=" Vijay Parmar" w:date="2009-08-23T15:28:00Z">
              <w:rPr>
                <w:color w:val="0000FF"/>
                <w:highlight w:val="white"/>
              </w:rPr>
            </w:rPrChange>
          </w:rPr>
          <w:t>&lt;</w:t>
        </w:r>
        <w:r w:rsidRPr="00E762C7">
          <w:rPr>
            <w:rFonts w:ascii="Times New Roman" w:hAnsi="Times New Roman"/>
            <w:color w:val="800000"/>
            <w:sz w:val="20"/>
            <w:szCs w:val="20"/>
            <w:highlight w:val="white"/>
            <w:rPrChange w:id="2942" w:author=" Vijay Parmar" w:date="2009-08-23T15:28:00Z">
              <w:rPr>
                <w:color w:val="800000"/>
                <w:highlight w:val="white"/>
              </w:rPr>
            </w:rPrChange>
          </w:rPr>
          <w:t>central-upt-configuration</w:t>
        </w:r>
        <w:r w:rsidRPr="00E762C7">
          <w:rPr>
            <w:rFonts w:ascii="Times New Roman" w:hAnsi="Times New Roman"/>
            <w:color w:val="0000FF"/>
            <w:sz w:val="20"/>
            <w:szCs w:val="20"/>
            <w:highlight w:val="white"/>
            <w:rPrChange w:id="2943" w:author=" Vijay Parmar" w:date="2009-08-23T15:28:00Z">
              <w:rPr>
                <w:color w:val="0000FF"/>
                <w:highlight w:val="white"/>
              </w:rPr>
            </w:rPrChange>
          </w:rPr>
          <w:t>&gt;</w:t>
        </w:r>
        <w:r w:rsidRPr="00E762C7">
          <w:rPr>
            <w:rFonts w:ascii="Times New Roman" w:hAnsi="Times New Roman"/>
            <w:color w:val="000000"/>
            <w:sz w:val="20"/>
            <w:szCs w:val="20"/>
            <w:highlight w:val="white"/>
            <w:rPrChange w:id="2944" w:author=" Vijay Parmar" w:date="2009-08-23T15:28:00Z">
              <w:rPr>
                <w:highlight w:val="white"/>
              </w:rPr>
            </w:rPrChange>
          </w:rPr>
          <w:t>false</w:t>
        </w:r>
        <w:r w:rsidRPr="00E762C7">
          <w:rPr>
            <w:rFonts w:ascii="Times New Roman" w:hAnsi="Times New Roman"/>
            <w:color w:val="0000FF"/>
            <w:sz w:val="20"/>
            <w:szCs w:val="20"/>
            <w:highlight w:val="white"/>
            <w:rPrChange w:id="2945" w:author=" Vijay Parmar" w:date="2009-08-23T15:28:00Z">
              <w:rPr>
                <w:color w:val="0000FF"/>
                <w:highlight w:val="white"/>
              </w:rPr>
            </w:rPrChange>
          </w:rPr>
          <w:t>&lt;/</w:t>
        </w:r>
        <w:r w:rsidRPr="00E762C7">
          <w:rPr>
            <w:rFonts w:ascii="Times New Roman" w:hAnsi="Times New Roman"/>
            <w:color w:val="800000"/>
            <w:sz w:val="20"/>
            <w:szCs w:val="20"/>
            <w:highlight w:val="white"/>
            <w:rPrChange w:id="2946" w:author=" Vijay Parmar" w:date="2009-08-23T15:28:00Z">
              <w:rPr>
                <w:color w:val="800000"/>
                <w:highlight w:val="white"/>
              </w:rPr>
            </w:rPrChange>
          </w:rPr>
          <w:t>central-upt-configuration</w:t>
        </w:r>
        <w:r w:rsidRPr="00E762C7">
          <w:rPr>
            <w:rFonts w:ascii="Times New Roman" w:hAnsi="Times New Roman"/>
            <w:color w:val="0000FF"/>
            <w:sz w:val="20"/>
            <w:szCs w:val="20"/>
            <w:highlight w:val="white"/>
            <w:rPrChange w:id="294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48" w:author=" Vijay Parmar" w:date="2009-08-23T15:19:00Z"/>
          <w:rFonts w:ascii="Times New Roman" w:hAnsi="Times New Roman"/>
          <w:color w:val="000000"/>
          <w:sz w:val="20"/>
          <w:szCs w:val="20"/>
          <w:highlight w:val="white"/>
          <w:rPrChange w:id="2949" w:author=" Vijay Parmar" w:date="2009-08-23T15:28:00Z">
            <w:rPr>
              <w:ins w:id="2950" w:author=" Vijay Parmar" w:date="2009-08-23T15:19:00Z"/>
              <w:highlight w:val="white"/>
            </w:rPr>
          </w:rPrChange>
        </w:rPr>
        <w:pPrChange w:id="2951" w:author=" Vijay Parmar" w:date="2009-08-23T15:20:00Z">
          <w:pPr>
            <w:pStyle w:val="ListParagraph"/>
            <w:numPr>
              <w:numId w:val="96"/>
            </w:numPr>
            <w:autoSpaceDE w:val="0"/>
            <w:autoSpaceDN w:val="0"/>
            <w:adjustRightInd w:val="0"/>
            <w:ind w:left="1080" w:hanging="360"/>
          </w:pPr>
        </w:pPrChange>
      </w:pPr>
      <w:ins w:id="2952" w:author=" Vijay Parmar" w:date="2009-08-23T15:19:00Z">
        <w:r w:rsidRPr="00E762C7">
          <w:rPr>
            <w:rFonts w:ascii="Times New Roman" w:hAnsi="Times New Roman"/>
            <w:color w:val="000000"/>
            <w:sz w:val="20"/>
            <w:szCs w:val="20"/>
            <w:highlight w:val="white"/>
            <w:rPrChange w:id="2953" w:author=" Vijay Parmar" w:date="2009-08-23T15:28:00Z">
              <w:rPr>
                <w:highlight w:val="white"/>
              </w:rPr>
            </w:rPrChange>
          </w:rPr>
          <w:tab/>
        </w:r>
        <w:r w:rsidRPr="00E762C7">
          <w:rPr>
            <w:rFonts w:ascii="Times New Roman" w:hAnsi="Times New Roman"/>
            <w:color w:val="0000FF"/>
            <w:sz w:val="20"/>
            <w:szCs w:val="20"/>
            <w:highlight w:val="white"/>
            <w:rPrChange w:id="2954" w:author=" Vijay Parmar" w:date="2009-08-23T15:28:00Z">
              <w:rPr>
                <w:color w:val="0000FF"/>
                <w:highlight w:val="white"/>
              </w:rPr>
            </w:rPrChange>
          </w:rPr>
          <w:t>&lt;</w:t>
        </w:r>
        <w:r w:rsidRPr="00E762C7">
          <w:rPr>
            <w:rFonts w:ascii="Times New Roman" w:hAnsi="Times New Roman"/>
            <w:color w:val="800000"/>
            <w:sz w:val="20"/>
            <w:szCs w:val="20"/>
            <w:highlight w:val="white"/>
            <w:rPrChange w:id="2955" w:author=" Vijay Parmar" w:date="2009-08-23T15:28:00Z">
              <w:rPr>
                <w:color w:val="800000"/>
                <w:highlight w:val="white"/>
              </w:rPr>
            </w:rPrChange>
          </w:rPr>
          <w:t>upt-application-list</w:t>
        </w:r>
        <w:r w:rsidRPr="00E762C7">
          <w:rPr>
            <w:rFonts w:ascii="Times New Roman" w:hAnsi="Times New Roman"/>
            <w:color w:val="0000FF"/>
            <w:sz w:val="20"/>
            <w:szCs w:val="20"/>
            <w:highlight w:val="white"/>
            <w:rPrChange w:id="295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57" w:author=" Vijay Parmar" w:date="2009-08-23T15:19:00Z"/>
          <w:rFonts w:ascii="Times New Roman" w:hAnsi="Times New Roman"/>
          <w:color w:val="000000"/>
          <w:sz w:val="20"/>
          <w:szCs w:val="20"/>
          <w:highlight w:val="white"/>
          <w:rPrChange w:id="2958" w:author=" Vijay Parmar" w:date="2009-08-23T15:28:00Z">
            <w:rPr>
              <w:ins w:id="2959" w:author=" Vijay Parmar" w:date="2009-08-23T15:19:00Z"/>
              <w:highlight w:val="white"/>
            </w:rPr>
          </w:rPrChange>
        </w:rPr>
        <w:pPrChange w:id="2960" w:author=" Vijay Parmar" w:date="2009-08-23T15:20:00Z">
          <w:pPr>
            <w:pStyle w:val="ListParagraph"/>
            <w:numPr>
              <w:numId w:val="96"/>
            </w:numPr>
            <w:autoSpaceDE w:val="0"/>
            <w:autoSpaceDN w:val="0"/>
            <w:adjustRightInd w:val="0"/>
            <w:ind w:left="1080" w:hanging="360"/>
          </w:pPr>
        </w:pPrChange>
      </w:pPr>
      <w:ins w:id="2961" w:author=" Vijay Parmar" w:date="2009-08-23T15:19:00Z">
        <w:r w:rsidRPr="00E762C7">
          <w:rPr>
            <w:rFonts w:ascii="Times New Roman" w:hAnsi="Times New Roman"/>
            <w:color w:val="000000"/>
            <w:sz w:val="20"/>
            <w:szCs w:val="20"/>
            <w:highlight w:val="white"/>
            <w:rPrChange w:id="2962" w:author=" Vijay Parmar" w:date="2009-08-23T15:28:00Z">
              <w:rPr>
                <w:highlight w:val="white"/>
              </w:rPr>
            </w:rPrChange>
          </w:rPr>
          <w:tab/>
        </w:r>
        <w:r w:rsidRPr="00E762C7">
          <w:rPr>
            <w:rFonts w:ascii="Times New Roman" w:hAnsi="Times New Roman"/>
            <w:color w:val="0000FF"/>
            <w:sz w:val="20"/>
            <w:szCs w:val="20"/>
            <w:highlight w:val="white"/>
            <w:rPrChange w:id="2963" w:author=" Vijay Parmar" w:date="2009-08-23T15:28:00Z">
              <w:rPr>
                <w:color w:val="0000FF"/>
                <w:highlight w:val="white"/>
              </w:rPr>
            </w:rPrChange>
          </w:rPr>
          <w:t>&lt;</w:t>
        </w:r>
        <w:r w:rsidRPr="00E762C7">
          <w:rPr>
            <w:rFonts w:ascii="Times New Roman" w:hAnsi="Times New Roman"/>
            <w:color w:val="800000"/>
            <w:sz w:val="20"/>
            <w:szCs w:val="20"/>
            <w:highlight w:val="white"/>
            <w:rPrChange w:id="296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296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66" w:author=" Vijay Parmar" w:date="2009-08-23T15:19:00Z"/>
          <w:rFonts w:ascii="Times New Roman" w:hAnsi="Times New Roman"/>
          <w:color w:val="000000"/>
          <w:sz w:val="20"/>
          <w:szCs w:val="20"/>
          <w:highlight w:val="white"/>
          <w:rPrChange w:id="2967" w:author=" Vijay Parmar" w:date="2009-08-23T15:28:00Z">
            <w:rPr>
              <w:ins w:id="2968" w:author=" Vijay Parmar" w:date="2009-08-23T15:19:00Z"/>
              <w:highlight w:val="white"/>
            </w:rPr>
          </w:rPrChange>
        </w:rPr>
        <w:pPrChange w:id="2969" w:author=" Vijay Parmar" w:date="2009-08-23T15:20:00Z">
          <w:pPr>
            <w:pStyle w:val="ListParagraph"/>
            <w:numPr>
              <w:numId w:val="96"/>
            </w:numPr>
            <w:autoSpaceDE w:val="0"/>
            <w:autoSpaceDN w:val="0"/>
            <w:adjustRightInd w:val="0"/>
            <w:ind w:left="1080" w:hanging="360"/>
          </w:pPr>
        </w:pPrChange>
      </w:pPr>
      <w:ins w:id="2970" w:author=" Vijay Parmar" w:date="2009-08-23T15:19:00Z">
        <w:r w:rsidRPr="00E762C7">
          <w:rPr>
            <w:rFonts w:ascii="Times New Roman" w:hAnsi="Times New Roman"/>
            <w:color w:val="000000"/>
            <w:sz w:val="20"/>
            <w:szCs w:val="20"/>
            <w:highlight w:val="white"/>
            <w:rPrChange w:id="2971" w:author=" Vijay Parmar" w:date="2009-08-23T15:28:00Z">
              <w:rPr>
                <w:highlight w:val="white"/>
              </w:rPr>
            </w:rPrChange>
          </w:rPr>
          <w:tab/>
          <w:t xml:space="preserve">  </w:t>
        </w:r>
        <w:r w:rsidRPr="00E762C7">
          <w:rPr>
            <w:rFonts w:ascii="Times New Roman" w:hAnsi="Times New Roman"/>
            <w:color w:val="0000FF"/>
            <w:sz w:val="20"/>
            <w:szCs w:val="20"/>
            <w:highlight w:val="white"/>
            <w:rPrChange w:id="2972" w:author=" Vijay Parmar" w:date="2009-08-23T15:28:00Z">
              <w:rPr>
                <w:color w:val="0000FF"/>
                <w:highlight w:val="white"/>
              </w:rPr>
            </w:rPrChange>
          </w:rPr>
          <w:t>&lt;</w:t>
        </w:r>
        <w:r w:rsidRPr="00E762C7">
          <w:rPr>
            <w:rFonts w:ascii="Times New Roman" w:hAnsi="Times New Roman"/>
            <w:color w:val="800000"/>
            <w:sz w:val="20"/>
            <w:szCs w:val="20"/>
            <w:highlight w:val="white"/>
            <w:rPrChange w:id="2973"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974" w:author=" Vijay Parmar" w:date="2009-08-23T15:28:00Z">
              <w:rPr>
                <w:color w:val="0000FF"/>
                <w:highlight w:val="white"/>
              </w:rPr>
            </w:rPrChange>
          </w:rPr>
          <w:t>&gt;</w:t>
        </w:r>
        <w:r w:rsidRPr="00E762C7">
          <w:rPr>
            <w:rFonts w:ascii="Times New Roman" w:hAnsi="Times New Roman"/>
            <w:color w:val="000000"/>
            <w:sz w:val="20"/>
            <w:szCs w:val="20"/>
            <w:highlight w:val="white"/>
            <w:rPrChange w:id="2975" w:author=" Vijay Parmar" w:date="2009-08-23T15:28:00Z">
              <w:rPr>
                <w:highlight w:val="white"/>
              </w:rPr>
            </w:rPrChange>
          </w:rPr>
          <w:t>csmupt42</w:t>
        </w:r>
        <w:r w:rsidRPr="00E762C7">
          <w:rPr>
            <w:rFonts w:ascii="Times New Roman" w:hAnsi="Times New Roman"/>
            <w:color w:val="0000FF"/>
            <w:sz w:val="20"/>
            <w:szCs w:val="20"/>
            <w:highlight w:val="white"/>
            <w:rPrChange w:id="2976" w:author=" Vijay Parmar" w:date="2009-08-23T15:28:00Z">
              <w:rPr>
                <w:color w:val="0000FF"/>
                <w:highlight w:val="white"/>
              </w:rPr>
            </w:rPrChange>
          </w:rPr>
          <w:t>&lt;/</w:t>
        </w:r>
        <w:r w:rsidRPr="00E762C7">
          <w:rPr>
            <w:rFonts w:ascii="Times New Roman" w:hAnsi="Times New Roman"/>
            <w:color w:val="800000"/>
            <w:sz w:val="20"/>
            <w:szCs w:val="20"/>
            <w:highlight w:val="white"/>
            <w:rPrChange w:id="2977"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297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79" w:author=" Vijay Parmar" w:date="2009-08-23T15:19:00Z"/>
          <w:rFonts w:ascii="Times New Roman" w:hAnsi="Times New Roman"/>
          <w:color w:val="000000"/>
          <w:sz w:val="20"/>
          <w:szCs w:val="20"/>
          <w:highlight w:val="white"/>
          <w:rPrChange w:id="2980" w:author=" Vijay Parmar" w:date="2009-08-23T15:28:00Z">
            <w:rPr>
              <w:ins w:id="2981" w:author=" Vijay Parmar" w:date="2009-08-23T15:19:00Z"/>
              <w:highlight w:val="white"/>
            </w:rPr>
          </w:rPrChange>
        </w:rPr>
        <w:pPrChange w:id="2982" w:author=" Vijay Parmar" w:date="2009-08-23T15:20:00Z">
          <w:pPr>
            <w:pStyle w:val="ListParagraph"/>
            <w:numPr>
              <w:numId w:val="96"/>
            </w:numPr>
            <w:autoSpaceDE w:val="0"/>
            <w:autoSpaceDN w:val="0"/>
            <w:adjustRightInd w:val="0"/>
            <w:ind w:left="1080" w:hanging="360"/>
          </w:pPr>
        </w:pPrChange>
      </w:pPr>
      <w:ins w:id="2983" w:author=" Vijay Parmar" w:date="2009-08-23T15:19:00Z">
        <w:r w:rsidRPr="00E762C7">
          <w:rPr>
            <w:rFonts w:ascii="Times New Roman" w:hAnsi="Times New Roman"/>
            <w:color w:val="000000"/>
            <w:sz w:val="20"/>
            <w:szCs w:val="20"/>
            <w:highlight w:val="white"/>
            <w:rPrChange w:id="2984" w:author=" Vijay Parmar" w:date="2009-08-23T15:28:00Z">
              <w:rPr>
                <w:highlight w:val="white"/>
              </w:rPr>
            </w:rPrChange>
          </w:rPr>
          <w:tab/>
          <w:t xml:space="preserve">  </w:t>
        </w:r>
        <w:r w:rsidRPr="00E762C7">
          <w:rPr>
            <w:rFonts w:ascii="Times New Roman" w:hAnsi="Times New Roman"/>
            <w:color w:val="0000FF"/>
            <w:sz w:val="20"/>
            <w:szCs w:val="20"/>
            <w:highlight w:val="white"/>
            <w:rPrChange w:id="2985" w:author=" Vijay Parmar" w:date="2009-08-23T15:28:00Z">
              <w:rPr>
                <w:color w:val="0000FF"/>
                <w:highlight w:val="white"/>
              </w:rPr>
            </w:rPrChange>
          </w:rPr>
          <w:t>&lt;</w:t>
        </w:r>
        <w:r w:rsidRPr="00E762C7">
          <w:rPr>
            <w:rFonts w:ascii="Times New Roman" w:hAnsi="Times New Roman"/>
            <w:color w:val="800000"/>
            <w:sz w:val="20"/>
            <w:szCs w:val="20"/>
            <w:highlight w:val="white"/>
            <w:rPrChange w:id="2986"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2987" w:author=" Vijay Parmar" w:date="2009-08-23T15:28:00Z">
              <w:rPr>
                <w:color w:val="0000FF"/>
                <w:highlight w:val="white"/>
              </w:rPr>
            </w:rPrChange>
          </w:rPr>
          <w:t>&gt;</w:t>
        </w:r>
        <w:r w:rsidRPr="00E762C7">
          <w:rPr>
            <w:rFonts w:ascii="Times New Roman" w:hAnsi="Times New Roman"/>
            <w:color w:val="000000"/>
            <w:sz w:val="20"/>
            <w:szCs w:val="20"/>
            <w:highlight w:val="white"/>
            <w:rPrChange w:id="2988" w:author=" Vijay Parmar" w:date="2009-08-23T15:28:00Z">
              <w:rPr>
                <w:highlight w:val="white"/>
              </w:rPr>
            </w:rPrChange>
          </w:rPr>
          <w:t>upt42</w:t>
        </w:r>
        <w:r w:rsidRPr="00E762C7">
          <w:rPr>
            <w:rFonts w:ascii="Times New Roman" w:hAnsi="Times New Roman"/>
            <w:color w:val="0000FF"/>
            <w:sz w:val="20"/>
            <w:szCs w:val="20"/>
            <w:highlight w:val="white"/>
            <w:rPrChange w:id="2989" w:author=" Vijay Parmar" w:date="2009-08-23T15:28:00Z">
              <w:rPr>
                <w:color w:val="0000FF"/>
                <w:highlight w:val="white"/>
              </w:rPr>
            </w:rPrChange>
          </w:rPr>
          <w:t>&lt;/</w:t>
        </w:r>
        <w:r w:rsidRPr="00E762C7">
          <w:rPr>
            <w:rFonts w:ascii="Times New Roman" w:hAnsi="Times New Roman"/>
            <w:color w:val="800000"/>
            <w:sz w:val="20"/>
            <w:szCs w:val="20"/>
            <w:highlight w:val="white"/>
            <w:rPrChange w:id="2990"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299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2992" w:author=" Vijay Parmar" w:date="2009-08-23T15:19:00Z"/>
          <w:rFonts w:ascii="Times New Roman" w:hAnsi="Times New Roman"/>
          <w:color w:val="000000"/>
          <w:sz w:val="20"/>
          <w:szCs w:val="20"/>
          <w:highlight w:val="white"/>
          <w:rPrChange w:id="2993" w:author=" Vijay Parmar" w:date="2009-08-23T15:28:00Z">
            <w:rPr>
              <w:ins w:id="2994" w:author=" Vijay Parmar" w:date="2009-08-23T15:19:00Z"/>
              <w:highlight w:val="white"/>
            </w:rPr>
          </w:rPrChange>
        </w:rPr>
        <w:pPrChange w:id="2995" w:author=" Vijay Parmar" w:date="2009-08-23T15:20:00Z">
          <w:pPr>
            <w:pStyle w:val="ListParagraph"/>
            <w:numPr>
              <w:numId w:val="96"/>
            </w:numPr>
            <w:autoSpaceDE w:val="0"/>
            <w:autoSpaceDN w:val="0"/>
            <w:adjustRightInd w:val="0"/>
            <w:ind w:left="1080" w:hanging="360"/>
          </w:pPr>
        </w:pPrChange>
      </w:pPr>
      <w:ins w:id="2996" w:author=" Vijay Parmar" w:date="2009-08-23T15:19:00Z">
        <w:r w:rsidRPr="00E762C7">
          <w:rPr>
            <w:rFonts w:ascii="Times New Roman" w:hAnsi="Times New Roman"/>
            <w:color w:val="000000"/>
            <w:sz w:val="20"/>
            <w:szCs w:val="20"/>
            <w:highlight w:val="white"/>
            <w:rPrChange w:id="2997" w:author=" Vijay Parmar" w:date="2009-08-23T15:28:00Z">
              <w:rPr>
                <w:highlight w:val="white"/>
              </w:rPr>
            </w:rPrChange>
          </w:rPr>
          <w:tab/>
          <w:t xml:space="preserve">  </w:t>
        </w:r>
        <w:r w:rsidRPr="00E762C7">
          <w:rPr>
            <w:rFonts w:ascii="Times New Roman" w:hAnsi="Times New Roman"/>
            <w:color w:val="0000FF"/>
            <w:sz w:val="20"/>
            <w:szCs w:val="20"/>
            <w:highlight w:val="white"/>
            <w:rPrChange w:id="2998" w:author=" Vijay Parmar" w:date="2009-08-23T15:28:00Z">
              <w:rPr>
                <w:color w:val="0000FF"/>
                <w:highlight w:val="white"/>
              </w:rPr>
            </w:rPrChange>
          </w:rPr>
          <w:t>&lt;</w:t>
        </w:r>
        <w:r w:rsidRPr="00E762C7">
          <w:rPr>
            <w:rFonts w:ascii="Times New Roman" w:hAnsi="Times New Roman"/>
            <w:color w:val="800000"/>
            <w:sz w:val="20"/>
            <w:szCs w:val="20"/>
            <w:highlight w:val="white"/>
            <w:rPrChange w:id="2999"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00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01" w:author=" Vijay Parmar" w:date="2009-08-23T15:19:00Z"/>
          <w:rFonts w:ascii="Times New Roman" w:hAnsi="Times New Roman"/>
          <w:color w:val="000000"/>
          <w:sz w:val="20"/>
          <w:szCs w:val="20"/>
          <w:highlight w:val="white"/>
          <w:rPrChange w:id="3002" w:author=" Vijay Parmar" w:date="2009-08-23T15:28:00Z">
            <w:rPr>
              <w:ins w:id="3003" w:author=" Vijay Parmar" w:date="2009-08-23T15:19:00Z"/>
              <w:highlight w:val="white"/>
            </w:rPr>
          </w:rPrChange>
        </w:rPr>
        <w:pPrChange w:id="3004" w:author=" Vijay Parmar" w:date="2009-08-23T15:20:00Z">
          <w:pPr>
            <w:pStyle w:val="ListParagraph"/>
            <w:numPr>
              <w:numId w:val="96"/>
            </w:numPr>
            <w:autoSpaceDE w:val="0"/>
            <w:autoSpaceDN w:val="0"/>
            <w:adjustRightInd w:val="0"/>
            <w:ind w:left="1080" w:hanging="360"/>
          </w:pPr>
        </w:pPrChange>
      </w:pPr>
      <w:ins w:id="3005" w:author=" Vijay Parmar" w:date="2009-08-23T15:19:00Z">
        <w:r w:rsidRPr="00E762C7">
          <w:rPr>
            <w:rFonts w:ascii="Times New Roman" w:hAnsi="Times New Roman"/>
            <w:color w:val="000000"/>
            <w:sz w:val="20"/>
            <w:szCs w:val="20"/>
            <w:highlight w:val="white"/>
            <w:rPrChange w:id="3006" w:author=" Vijay Parmar" w:date="2009-08-23T15:28:00Z">
              <w:rPr>
                <w:highlight w:val="white"/>
              </w:rPr>
            </w:rPrChange>
          </w:rPr>
          <w:tab/>
          <w:t xml:space="preserve">     </w:t>
        </w:r>
        <w:r w:rsidRPr="00E762C7">
          <w:rPr>
            <w:rFonts w:ascii="Times New Roman" w:hAnsi="Times New Roman"/>
            <w:color w:val="0000FF"/>
            <w:sz w:val="20"/>
            <w:szCs w:val="20"/>
            <w:highlight w:val="white"/>
            <w:rPrChange w:id="3007" w:author=" Vijay Parmar" w:date="2009-08-23T15:28:00Z">
              <w:rPr>
                <w:color w:val="0000FF"/>
                <w:highlight w:val="white"/>
              </w:rPr>
            </w:rPrChange>
          </w:rPr>
          <w:t>&lt;</w:t>
        </w:r>
        <w:r w:rsidRPr="00E762C7">
          <w:rPr>
            <w:rFonts w:ascii="Times New Roman" w:hAnsi="Times New Roman"/>
            <w:color w:val="800000"/>
            <w:sz w:val="20"/>
            <w:szCs w:val="20"/>
            <w:highlight w:val="white"/>
            <w:rPrChange w:id="3008"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09" w:author=" Vijay Parmar" w:date="2009-08-23T15:28:00Z">
              <w:rPr>
                <w:color w:val="0000FF"/>
                <w:highlight w:val="white"/>
              </w:rPr>
            </w:rPrChange>
          </w:rPr>
          <w:t>&gt;</w:t>
        </w:r>
        <w:r w:rsidRPr="00E762C7">
          <w:rPr>
            <w:rFonts w:ascii="Times New Roman" w:hAnsi="Times New Roman"/>
            <w:color w:val="000000"/>
            <w:sz w:val="20"/>
            <w:szCs w:val="20"/>
            <w:highlight w:val="white"/>
            <w:rPrChange w:id="3010" w:author=" Vijay Parmar" w:date="2009-08-23T15:28:00Z">
              <w:rPr>
                <w:highlight w:val="white"/>
              </w:rPr>
            </w:rPrChange>
          </w:rPr>
          <w:t>String</w:t>
        </w:r>
        <w:r w:rsidRPr="00E762C7">
          <w:rPr>
            <w:rFonts w:ascii="Times New Roman" w:hAnsi="Times New Roman"/>
            <w:color w:val="0000FF"/>
            <w:sz w:val="20"/>
            <w:szCs w:val="20"/>
            <w:highlight w:val="white"/>
            <w:rPrChange w:id="3011" w:author=" Vijay Parmar" w:date="2009-08-23T15:28:00Z">
              <w:rPr>
                <w:color w:val="0000FF"/>
                <w:highlight w:val="white"/>
              </w:rPr>
            </w:rPrChange>
          </w:rPr>
          <w:t>&lt;/</w:t>
        </w:r>
        <w:r w:rsidRPr="00E762C7">
          <w:rPr>
            <w:rFonts w:ascii="Times New Roman" w:hAnsi="Times New Roman"/>
            <w:color w:val="800000"/>
            <w:sz w:val="20"/>
            <w:szCs w:val="20"/>
            <w:highlight w:val="white"/>
            <w:rPrChange w:id="3012"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1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14" w:author=" Vijay Parmar" w:date="2009-08-23T15:19:00Z"/>
          <w:rFonts w:ascii="Times New Roman" w:hAnsi="Times New Roman"/>
          <w:color w:val="000000"/>
          <w:sz w:val="20"/>
          <w:szCs w:val="20"/>
          <w:highlight w:val="white"/>
          <w:rPrChange w:id="3015" w:author=" Vijay Parmar" w:date="2009-08-23T15:28:00Z">
            <w:rPr>
              <w:ins w:id="3016" w:author=" Vijay Parmar" w:date="2009-08-23T15:19:00Z"/>
              <w:highlight w:val="white"/>
            </w:rPr>
          </w:rPrChange>
        </w:rPr>
        <w:pPrChange w:id="3017" w:author=" Vijay Parmar" w:date="2009-08-23T15:20:00Z">
          <w:pPr>
            <w:pStyle w:val="ListParagraph"/>
            <w:numPr>
              <w:numId w:val="96"/>
            </w:numPr>
            <w:autoSpaceDE w:val="0"/>
            <w:autoSpaceDN w:val="0"/>
            <w:adjustRightInd w:val="0"/>
            <w:ind w:left="1080" w:hanging="360"/>
          </w:pPr>
        </w:pPrChange>
      </w:pPr>
      <w:ins w:id="3018" w:author=" Vijay Parmar" w:date="2009-08-23T15:19:00Z">
        <w:r w:rsidRPr="00E762C7">
          <w:rPr>
            <w:rFonts w:ascii="Times New Roman" w:hAnsi="Times New Roman"/>
            <w:color w:val="000000"/>
            <w:sz w:val="20"/>
            <w:szCs w:val="20"/>
            <w:highlight w:val="white"/>
            <w:rPrChange w:id="3019" w:author=" Vijay Parmar" w:date="2009-08-23T15:28:00Z">
              <w:rPr>
                <w:highlight w:val="white"/>
              </w:rPr>
            </w:rPrChange>
          </w:rPr>
          <w:tab/>
          <w:t xml:space="preserve">      </w:t>
        </w:r>
        <w:r w:rsidRPr="00E762C7">
          <w:rPr>
            <w:rFonts w:ascii="Times New Roman" w:hAnsi="Times New Roman"/>
            <w:color w:val="0000FF"/>
            <w:sz w:val="20"/>
            <w:szCs w:val="20"/>
            <w:highlight w:val="white"/>
            <w:rPrChange w:id="3020" w:author=" Vijay Parmar" w:date="2009-08-23T15:28:00Z">
              <w:rPr>
                <w:color w:val="0000FF"/>
                <w:highlight w:val="white"/>
              </w:rPr>
            </w:rPrChange>
          </w:rPr>
          <w:t>&lt;</w:t>
        </w:r>
        <w:r w:rsidRPr="00E762C7">
          <w:rPr>
            <w:rFonts w:ascii="Times New Roman" w:hAnsi="Times New Roman"/>
            <w:color w:val="800000"/>
            <w:sz w:val="20"/>
            <w:szCs w:val="20"/>
            <w:highlight w:val="white"/>
            <w:rPrChange w:id="3021"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022" w:author=" Vijay Parmar" w:date="2009-08-23T15:28:00Z">
              <w:rPr>
                <w:color w:val="0000FF"/>
                <w:highlight w:val="white"/>
              </w:rPr>
            </w:rPrChange>
          </w:rPr>
          <w:t>&gt;</w:t>
        </w:r>
        <w:r w:rsidRPr="00E762C7">
          <w:rPr>
            <w:rFonts w:ascii="Times New Roman" w:hAnsi="Times New Roman"/>
            <w:color w:val="000000"/>
            <w:sz w:val="20"/>
            <w:szCs w:val="20"/>
            <w:highlight w:val="white"/>
            <w:rPrChange w:id="3023" w:author=" Vijay Parmar" w:date="2009-08-23T15:28:00Z">
              <w:rPr>
                <w:highlight w:val="white"/>
              </w:rPr>
            </w:rPrChange>
          </w:rPr>
          <w:t>placeholder_string_val</w:t>
        </w:r>
        <w:r w:rsidRPr="00E762C7">
          <w:rPr>
            <w:rFonts w:ascii="Times New Roman" w:hAnsi="Times New Roman"/>
            <w:color w:val="0000FF"/>
            <w:sz w:val="20"/>
            <w:szCs w:val="20"/>
            <w:highlight w:val="white"/>
            <w:rPrChange w:id="3024" w:author=" Vijay Parmar" w:date="2009-08-23T15:28:00Z">
              <w:rPr>
                <w:color w:val="0000FF"/>
                <w:highlight w:val="white"/>
              </w:rPr>
            </w:rPrChange>
          </w:rPr>
          <w:t>&lt;/</w:t>
        </w:r>
        <w:r w:rsidRPr="00E762C7">
          <w:rPr>
            <w:rFonts w:ascii="Times New Roman" w:hAnsi="Times New Roman"/>
            <w:color w:val="800000"/>
            <w:sz w:val="20"/>
            <w:szCs w:val="20"/>
            <w:highlight w:val="white"/>
            <w:rPrChange w:id="3025"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02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27" w:author=" Vijay Parmar" w:date="2009-08-23T15:19:00Z"/>
          <w:rFonts w:ascii="Times New Roman" w:hAnsi="Times New Roman"/>
          <w:color w:val="000000"/>
          <w:sz w:val="20"/>
          <w:szCs w:val="20"/>
          <w:highlight w:val="white"/>
          <w:rPrChange w:id="3028" w:author=" Vijay Parmar" w:date="2009-08-23T15:28:00Z">
            <w:rPr>
              <w:ins w:id="3029" w:author=" Vijay Parmar" w:date="2009-08-23T15:19:00Z"/>
              <w:highlight w:val="white"/>
            </w:rPr>
          </w:rPrChange>
        </w:rPr>
        <w:pPrChange w:id="3030" w:author=" Vijay Parmar" w:date="2009-08-23T15:20:00Z">
          <w:pPr>
            <w:pStyle w:val="ListParagraph"/>
            <w:numPr>
              <w:numId w:val="96"/>
            </w:numPr>
            <w:autoSpaceDE w:val="0"/>
            <w:autoSpaceDN w:val="0"/>
            <w:adjustRightInd w:val="0"/>
            <w:ind w:left="1080" w:hanging="360"/>
          </w:pPr>
        </w:pPrChange>
      </w:pPr>
      <w:ins w:id="3031" w:author=" Vijay Parmar" w:date="2009-08-23T15:19:00Z">
        <w:r w:rsidRPr="00E762C7">
          <w:rPr>
            <w:rFonts w:ascii="Times New Roman" w:hAnsi="Times New Roman"/>
            <w:color w:val="000000"/>
            <w:sz w:val="20"/>
            <w:szCs w:val="20"/>
            <w:highlight w:val="white"/>
            <w:rPrChange w:id="3032" w:author=" Vijay Parmar" w:date="2009-08-23T15:28:00Z">
              <w:rPr>
                <w:highlight w:val="white"/>
              </w:rPr>
            </w:rPrChange>
          </w:rPr>
          <w:tab/>
          <w:t xml:space="preserve">   </w:t>
        </w:r>
        <w:r w:rsidRPr="00E762C7">
          <w:rPr>
            <w:rFonts w:ascii="Times New Roman" w:hAnsi="Times New Roman"/>
            <w:color w:val="0000FF"/>
            <w:sz w:val="20"/>
            <w:szCs w:val="20"/>
            <w:highlight w:val="white"/>
            <w:rPrChange w:id="3033" w:author=" Vijay Parmar" w:date="2009-08-23T15:28:00Z">
              <w:rPr>
                <w:color w:val="0000FF"/>
                <w:highlight w:val="white"/>
              </w:rPr>
            </w:rPrChange>
          </w:rPr>
          <w:t>&lt;/</w:t>
        </w:r>
        <w:r w:rsidRPr="00E762C7">
          <w:rPr>
            <w:rFonts w:ascii="Times New Roman" w:hAnsi="Times New Roman"/>
            <w:color w:val="800000"/>
            <w:sz w:val="20"/>
            <w:szCs w:val="20"/>
            <w:highlight w:val="white"/>
            <w:rPrChange w:id="3034"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03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36" w:author=" Vijay Parmar" w:date="2009-08-23T15:19:00Z"/>
          <w:rFonts w:ascii="Times New Roman" w:hAnsi="Times New Roman"/>
          <w:color w:val="000000"/>
          <w:sz w:val="20"/>
          <w:szCs w:val="20"/>
          <w:highlight w:val="white"/>
          <w:rPrChange w:id="3037" w:author=" Vijay Parmar" w:date="2009-08-23T15:28:00Z">
            <w:rPr>
              <w:ins w:id="3038" w:author=" Vijay Parmar" w:date="2009-08-23T15:19:00Z"/>
              <w:color w:val="000000"/>
              <w:highlight w:val="white"/>
            </w:rPr>
          </w:rPrChange>
        </w:rPr>
        <w:pPrChange w:id="3039" w:author=" Vijay Parmar" w:date="2009-08-23T15:20:00Z">
          <w:pPr>
            <w:pStyle w:val="ListParagraph"/>
            <w:numPr>
              <w:numId w:val="96"/>
            </w:numPr>
            <w:autoSpaceDE w:val="0"/>
            <w:autoSpaceDN w:val="0"/>
            <w:adjustRightInd w:val="0"/>
            <w:ind w:left="1080" w:hanging="360"/>
          </w:pPr>
        </w:pPrChange>
      </w:pPr>
      <w:ins w:id="3040" w:author=" Vijay Parmar" w:date="2009-08-23T15:19:00Z">
        <w:r w:rsidRPr="00E762C7">
          <w:rPr>
            <w:rFonts w:ascii="Times New Roman" w:hAnsi="Times New Roman"/>
            <w:color w:val="000000"/>
            <w:sz w:val="20"/>
            <w:szCs w:val="20"/>
            <w:highlight w:val="white"/>
            <w:rPrChange w:id="3041" w:author=" Vijay Parmar" w:date="2009-08-23T15:28:00Z">
              <w:rPr>
                <w:color w:val="000000"/>
                <w:highlight w:val="white"/>
              </w:rPr>
            </w:rPrChange>
          </w:rPr>
          <w:tab/>
        </w:r>
        <w:r w:rsidRPr="00E762C7">
          <w:rPr>
            <w:rFonts w:ascii="Times New Roman" w:hAnsi="Times New Roman"/>
            <w:color w:val="0000FF"/>
            <w:sz w:val="20"/>
            <w:szCs w:val="20"/>
            <w:highlight w:val="white"/>
            <w:rPrChange w:id="3042" w:author=" Vijay Parmar" w:date="2009-08-23T15:28:00Z">
              <w:rPr>
                <w:highlight w:val="white"/>
              </w:rPr>
            </w:rPrChange>
          </w:rPr>
          <w:t>&lt;/</w:t>
        </w:r>
        <w:r w:rsidRPr="00E762C7">
          <w:rPr>
            <w:rFonts w:ascii="Times New Roman" w:hAnsi="Times New Roman"/>
            <w:color w:val="800000"/>
            <w:sz w:val="20"/>
            <w:szCs w:val="20"/>
            <w:highlight w:val="white"/>
            <w:rPrChange w:id="3043"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044" w:author=" Vijay Parmar" w:date="2009-08-23T15:28:00Z">
              <w:rPr>
                <w:highlight w:val="white"/>
              </w:rPr>
            </w:rPrChange>
          </w:rPr>
          <w:t>&gt;</w:t>
        </w:r>
      </w:ins>
    </w:p>
    <w:p w:rsidR="00B93D1A" w:rsidRPr="00E762C7" w:rsidRDefault="00B93D1A" w:rsidP="00B93D1A">
      <w:pPr>
        <w:autoSpaceDE w:val="0"/>
        <w:autoSpaceDN w:val="0"/>
        <w:adjustRightInd w:val="0"/>
        <w:ind w:left="720"/>
        <w:rPr>
          <w:ins w:id="3045" w:author=" Vijay Parmar" w:date="2009-08-23T15:19:00Z"/>
          <w:rFonts w:ascii="Times New Roman" w:hAnsi="Times New Roman"/>
          <w:color w:val="000000"/>
          <w:sz w:val="20"/>
          <w:szCs w:val="20"/>
          <w:highlight w:val="white"/>
          <w:rPrChange w:id="3046" w:author=" Vijay Parmar" w:date="2009-08-23T15:28:00Z">
            <w:rPr>
              <w:ins w:id="3047" w:author=" Vijay Parmar" w:date="2009-08-23T15:19:00Z"/>
              <w:highlight w:val="white"/>
            </w:rPr>
          </w:rPrChange>
        </w:rPr>
        <w:pPrChange w:id="3048" w:author=" Vijay Parmar" w:date="2009-08-23T15:20:00Z">
          <w:pPr>
            <w:pStyle w:val="ListParagraph"/>
            <w:numPr>
              <w:numId w:val="96"/>
            </w:numPr>
            <w:autoSpaceDE w:val="0"/>
            <w:autoSpaceDN w:val="0"/>
            <w:adjustRightInd w:val="0"/>
            <w:ind w:left="1080" w:hanging="360"/>
          </w:pPr>
        </w:pPrChange>
      </w:pPr>
      <w:ins w:id="3049" w:author=" Vijay Parmar" w:date="2009-08-23T15:19:00Z">
        <w:r w:rsidRPr="00E762C7">
          <w:rPr>
            <w:rFonts w:ascii="Times New Roman" w:hAnsi="Times New Roman"/>
            <w:color w:val="000000"/>
            <w:sz w:val="20"/>
            <w:szCs w:val="20"/>
            <w:highlight w:val="white"/>
            <w:rPrChange w:id="3050" w:author=" Vijay Parmar" w:date="2009-08-23T15:28:00Z">
              <w:rPr>
                <w:highlight w:val="white"/>
              </w:rPr>
            </w:rPrChange>
          </w:rPr>
          <w:tab/>
        </w:r>
        <w:r w:rsidRPr="00E762C7">
          <w:rPr>
            <w:rFonts w:ascii="Times New Roman" w:hAnsi="Times New Roman"/>
            <w:color w:val="0000FF"/>
            <w:sz w:val="20"/>
            <w:szCs w:val="20"/>
            <w:highlight w:val="white"/>
            <w:rPrChange w:id="3051" w:author=" Vijay Parmar" w:date="2009-08-23T15:28:00Z">
              <w:rPr>
                <w:color w:val="0000FF"/>
                <w:highlight w:val="white"/>
              </w:rPr>
            </w:rPrChange>
          </w:rPr>
          <w:t>&lt;</w:t>
        </w:r>
        <w:r w:rsidRPr="00E762C7">
          <w:rPr>
            <w:rFonts w:ascii="Times New Roman" w:hAnsi="Times New Roman"/>
            <w:color w:val="800000"/>
            <w:sz w:val="20"/>
            <w:szCs w:val="20"/>
            <w:highlight w:val="white"/>
            <w:rPrChange w:id="3052"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05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54" w:author=" Vijay Parmar" w:date="2009-08-23T15:19:00Z"/>
          <w:rFonts w:ascii="Times New Roman" w:hAnsi="Times New Roman"/>
          <w:color w:val="000000"/>
          <w:sz w:val="20"/>
          <w:szCs w:val="20"/>
          <w:highlight w:val="white"/>
          <w:rPrChange w:id="3055" w:author=" Vijay Parmar" w:date="2009-08-23T15:28:00Z">
            <w:rPr>
              <w:ins w:id="3056" w:author=" Vijay Parmar" w:date="2009-08-23T15:19:00Z"/>
              <w:highlight w:val="white"/>
            </w:rPr>
          </w:rPrChange>
        </w:rPr>
        <w:pPrChange w:id="3057" w:author=" Vijay Parmar" w:date="2009-08-23T15:20:00Z">
          <w:pPr>
            <w:pStyle w:val="ListParagraph"/>
            <w:numPr>
              <w:numId w:val="96"/>
            </w:numPr>
            <w:autoSpaceDE w:val="0"/>
            <w:autoSpaceDN w:val="0"/>
            <w:adjustRightInd w:val="0"/>
            <w:ind w:left="1080" w:hanging="360"/>
          </w:pPr>
        </w:pPrChange>
      </w:pPr>
      <w:ins w:id="3058" w:author=" Vijay Parmar" w:date="2009-08-23T15:19:00Z">
        <w:r w:rsidRPr="00E762C7">
          <w:rPr>
            <w:rFonts w:ascii="Times New Roman" w:hAnsi="Times New Roman"/>
            <w:color w:val="000000"/>
            <w:sz w:val="20"/>
            <w:szCs w:val="20"/>
            <w:highlight w:val="white"/>
            <w:rPrChange w:id="3059" w:author=" Vijay Parmar" w:date="2009-08-23T15:28:00Z">
              <w:rPr>
                <w:highlight w:val="white"/>
              </w:rPr>
            </w:rPrChange>
          </w:rPr>
          <w:tab/>
          <w:t xml:space="preserve">  </w:t>
        </w:r>
        <w:r w:rsidRPr="00E762C7">
          <w:rPr>
            <w:rFonts w:ascii="Times New Roman" w:hAnsi="Times New Roman"/>
            <w:color w:val="0000FF"/>
            <w:sz w:val="20"/>
            <w:szCs w:val="20"/>
            <w:highlight w:val="white"/>
            <w:rPrChange w:id="3060" w:author=" Vijay Parmar" w:date="2009-08-23T15:28:00Z">
              <w:rPr>
                <w:color w:val="0000FF"/>
                <w:highlight w:val="white"/>
              </w:rPr>
            </w:rPrChange>
          </w:rPr>
          <w:t>&lt;</w:t>
        </w:r>
        <w:r w:rsidRPr="00E762C7">
          <w:rPr>
            <w:rFonts w:ascii="Times New Roman" w:hAnsi="Times New Roman"/>
            <w:color w:val="800000"/>
            <w:sz w:val="20"/>
            <w:szCs w:val="20"/>
            <w:highlight w:val="white"/>
            <w:rPrChange w:id="3061"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062" w:author=" Vijay Parmar" w:date="2009-08-23T15:28:00Z">
              <w:rPr>
                <w:color w:val="0000FF"/>
                <w:highlight w:val="white"/>
              </w:rPr>
            </w:rPrChange>
          </w:rPr>
          <w:t>&gt;</w:t>
        </w:r>
        <w:r w:rsidRPr="00E762C7">
          <w:rPr>
            <w:rFonts w:ascii="Times New Roman" w:hAnsi="Times New Roman"/>
            <w:color w:val="000000"/>
            <w:sz w:val="20"/>
            <w:szCs w:val="20"/>
            <w:highlight w:val="white"/>
            <w:rPrChange w:id="3063" w:author=" Vijay Parmar" w:date="2009-08-23T15:28:00Z">
              <w:rPr>
                <w:highlight w:val="white"/>
              </w:rPr>
            </w:rPrChange>
          </w:rPr>
          <w:t>csmupt31</w:t>
        </w:r>
        <w:r w:rsidRPr="00E762C7">
          <w:rPr>
            <w:rFonts w:ascii="Times New Roman" w:hAnsi="Times New Roman"/>
            <w:color w:val="0000FF"/>
            <w:sz w:val="20"/>
            <w:szCs w:val="20"/>
            <w:highlight w:val="white"/>
            <w:rPrChange w:id="3064" w:author=" Vijay Parmar" w:date="2009-08-23T15:28:00Z">
              <w:rPr>
                <w:color w:val="0000FF"/>
                <w:highlight w:val="white"/>
              </w:rPr>
            </w:rPrChange>
          </w:rPr>
          <w:t>&lt;/</w:t>
        </w:r>
        <w:r w:rsidRPr="00E762C7">
          <w:rPr>
            <w:rFonts w:ascii="Times New Roman" w:hAnsi="Times New Roman"/>
            <w:color w:val="800000"/>
            <w:sz w:val="20"/>
            <w:szCs w:val="20"/>
            <w:highlight w:val="white"/>
            <w:rPrChange w:id="3065"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06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67" w:author=" Vijay Parmar" w:date="2009-08-23T15:19:00Z"/>
          <w:rFonts w:ascii="Times New Roman" w:hAnsi="Times New Roman"/>
          <w:color w:val="000000"/>
          <w:sz w:val="20"/>
          <w:szCs w:val="20"/>
          <w:highlight w:val="white"/>
          <w:rPrChange w:id="3068" w:author=" Vijay Parmar" w:date="2009-08-23T15:28:00Z">
            <w:rPr>
              <w:ins w:id="3069" w:author=" Vijay Parmar" w:date="2009-08-23T15:19:00Z"/>
              <w:highlight w:val="white"/>
            </w:rPr>
          </w:rPrChange>
        </w:rPr>
        <w:pPrChange w:id="3070" w:author=" Vijay Parmar" w:date="2009-08-23T15:20:00Z">
          <w:pPr>
            <w:pStyle w:val="ListParagraph"/>
            <w:numPr>
              <w:numId w:val="96"/>
            </w:numPr>
            <w:autoSpaceDE w:val="0"/>
            <w:autoSpaceDN w:val="0"/>
            <w:adjustRightInd w:val="0"/>
            <w:ind w:left="1080" w:hanging="360"/>
          </w:pPr>
        </w:pPrChange>
      </w:pPr>
      <w:ins w:id="3071" w:author=" Vijay Parmar" w:date="2009-08-23T15:19:00Z">
        <w:r w:rsidRPr="00E762C7">
          <w:rPr>
            <w:rFonts w:ascii="Times New Roman" w:hAnsi="Times New Roman"/>
            <w:color w:val="000000"/>
            <w:sz w:val="20"/>
            <w:szCs w:val="20"/>
            <w:highlight w:val="white"/>
            <w:rPrChange w:id="3072" w:author=" Vijay Parmar" w:date="2009-08-23T15:28:00Z">
              <w:rPr>
                <w:highlight w:val="white"/>
              </w:rPr>
            </w:rPrChange>
          </w:rPr>
          <w:tab/>
          <w:t xml:space="preserve">  </w:t>
        </w:r>
        <w:r w:rsidRPr="00E762C7">
          <w:rPr>
            <w:rFonts w:ascii="Times New Roman" w:hAnsi="Times New Roman"/>
            <w:color w:val="0000FF"/>
            <w:sz w:val="20"/>
            <w:szCs w:val="20"/>
            <w:highlight w:val="white"/>
            <w:rPrChange w:id="3073" w:author=" Vijay Parmar" w:date="2009-08-23T15:28:00Z">
              <w:rPr>
                <w:color w:val="0000FF"/>
                <w:highlight w:val="white"/>
              </w:rPr>
            </w:rPrChange>
          </w:rPr>
          <w:t>&lt;</w:t>
        </w:r>
        <w:r w:rsidRPr="00E762C7">
          <w:rPr>
            <w:rFonts w:ascii="Times New Roman" w:hAnsi="Times New Roman"/>
            <w:color w:val="800000"/>
            <w:sz w:val="20"/>
            <w:szCs w:val="20"/>
            <w:highlight w:val="white"/>
            <w:rPrChange w:id="3074"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075" w:author=" Vijay Parmar" w:date="2009-08-23T15:28:00Z">
              <w:rPr>
                <w:color w:val="0000FF"/>
                <w:highlight w:val="white"/>
              </w:rPr>
            </w:rPrChange>
          </w:rPr>
          <w:t>&gt;</w:t>
        </w:r>
        <w:r w:rsidRPr="00E762C7">
          <w:rPr>
            <w:rFonts w:ascii="Times New Roman" w:hAnsi="Times New Roman"/>
            <w:color w:val="000000"/>
            <w:sz w:val="20"/>
            <w:szCs w:val="20"/>
            <w:highlight w:val="white"/>
            <w:rPrChange w:id="3076" w:author=" Vijay Parmar" w:date="2009-08-23T15:28:00Z">
              <w:rPr>
                <w:highlight w:val="white"/>
              </w:rPr>
            </w:rPrChange>
          </w:rPr>
          <w:t>upt31</w:t>
        </w:r>
        <w:r w:rsidRPr="00E762C7">
          <w:rPr>
            <w:rFonts w:ascii="Times New Roman" w:hAnsi="Times New Roman"/>
            <w:color w:val="0000FF"/>
            <w:sz w:val="20"/>
            <w:szCs w:val="20"/>
            <w:highlight w:val="white"/>
            <w:rPrChange w:id="3077" w:author=" Vijay Parmar" w:date="2009-08-23T15:28:00Z">
              <w:rPr>
                <w:color w:val="0000FF"/>
                <w:highlight w:val="white"/>
              </w:rPr>
            </w:rPrChange>
          </w:rPr>
          <w:t>&lt;/</w:t>
        </w:r>
        <w:r w:rsidRPr="00E762C7">
          <w:rPr>
            <w:rFonts w:ascii="Times New Roman" w:hAnsi="Times New Roman"/>
            <w:color w:val="800000"/>
            <w:sz w:val="20"/>
            <w:szCs w:val="20"/>
            <w:highlight w:val="white"/>
            <w:rPrChange w:id="3078"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07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80" w:author=" Vijay Parmar" w:date="2009-08-23T15:19:00Z"/>
          <w:rFonts w:ascii="Times New Roman" w:hAnsi="Times New Roman"/>
          <w:color w:val="000000"/>
          <w:sz w:val="20"/>
          <w:szCs w:val="20"/>
          <w:highlight w:val="white"/>
          <w:rPrChange w:id="3081" w:author=" Vijay Parmar" w:date="2009-08-23T15:28:00Z">
            <w:rPr>
              <w:ins w:id="3082" w:author=" Vijay Parmar" w:date="2009-08-23T15:19:00Z"/>
              <w:highlight w:val="white"/>
            </w:rPr>
          </w:rPrChange>
        </w:rPr>
        <w:pPrChange w:id="3083" w:author=" Vijay Parmar" w:date="2009-08-23T15:20:00Z">
          <w:pPr>
            <w:pStyle w:val="ListParagraph"/>
            <w:numPr>
              <w:numId w:val="96"/>
            </w:numPr>
            <w:autoSpaceDE w:val="0"/>
            <w:autoSpaceDN w:val="0"/>
            <w:adjustRightInd w:val="0"/>
            <w:ind w:left="1080" w:hanging="360"/>
          </w:pPr>
        </w:pPrChange>
      </w:pPr>
      <w:ins w:id="3084" w:author=" Vijay Parmar" w:date="2009-08-23T15:19:00Z">
        <w:r w:rsidRPr="00E762C7">
          <w:rPr>
            <w:rFonts w:ascii="Times New Roman" w:hAnsi="Times New Roman"/>
            <w:color w:val="000000"/>
            <w:sz w:val="20"/>
            <w:szCs w:val="20"/>
            <w:highlight w:val="white"/>
            <w:rPrChange w:id="3085" w:author=" Vijay Parmar" w:date="2009-08-23T15:28:00Z">
              <w:rPr>
                <w:highlight w:val="white"/>
              </w:rPr>
            </w:rPrChange>
          </w:rPr>
          <w:tab/>
          <w:t xml:space="preserve">  </w:t>
        </w:r>
        <w:r w:rsidRPr="00E762C7">
          <w:rPr>
            <w:rFonts w:ascii="Times New Roman" w:hAnsi="Times New Roman"/>
            <w:color w:val="0000FF"/>
            <w:sz w:val="20"/>
            <w:szCs w:val="20"/>
            <w:highlight w:val="white"/>
            <w:rPrChange w:id="3086" w:author=" Vijay Parmar" w:date="2009-08-23T15:28:00Z">
              <w:rPr>
                <w:color w:val="0000FF"/>
                <w:highlight w:val="white"/>
              </w:rPr>
            </w:rPrChange>
          </w:rPr>
          <w:t>&lt;</w:t>
        </w:r>
        <w:r w:rsidRPr="00E762C7">
          <w:rPr>
            <w:rFonts w:ascii="Times New Roman" w:hAnsi="Times New Roman"/>
            <w:color w:val="800000"/>
            <w:sz w:val="20"/>
            <w:szCs w:val="20"/>
            <w:highlight w:val="white"/>
            <w:rPrChange w:id="3087"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08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089" w:author=" Vijay Parmar" w:date="2009-08-23T15:19:00Z"/>
          <w:rFonts w:ascii="Times New Roman" w:hAnsi="Times New Roman"/>
          <w:color w:val="000000"/>
          <w:sz w:val="20"/>
          <w:szCs w:val="20"/>
          <w:highlight w:val="white"/>
          <w:rPrChange w:id="3090" w:author=" Vijay Parmar" w:date="2009-08-23T15:28:00Z">
            <w:rPr>
              <w:ins w:id="3091" w:author=" Vijay Parmar" w:date="2009-08-23T15:19:00Z"/>
              <w:highlight w:val="white"/>
            </w:rPr>
          </w:rPrChange>
        </w:rPr>
        <w:pPrChange w:id="3092" w:author=" Vijay Parmar" w:date="2009-08-23T15:20:00Z">
          <w:pPr>
            <w:pStyle w:val="ListParagraph"/>
            <w:numPr>
              <w:numId w:val="96"/>
            </w:numPr>
            <w:autoSpaceDE w:val="0"/>
            <w:autoSpaceDN w:val="0"/>
            <w:adjustRightInd w:val="0"/>
            <w:ind w:left="1080" w:hanging="360"/>
          </w:pPr>
        </w:pPrChange>
      </w:pPr>
      <w:ins w:id="3093" w:author=" Vijay Parmar" w:date="2009-08-23T15:19:00Z">
        <w:r w:rsidRPr="00E762C7">
          <w:rPr>
            <w:rFonts w:ascii="Times New Roman" w:hAnsi="Times New Roman"/>
            <w:color w:val="000000"/>
            <w:sz w:val="20"/>
            <w:szCs w:val="20"/>
            <w:highlight w:val="white"/>
            <w:rPrChange w:id="3094" w:author=" Vijay Parmar" w:date="2009-08-23T15:28:00Z">
              <w:rPr>
                <w:highlight w:val="white"/>
              </w:rPr>
            </w:rPrChange>
          </w:rPr>
          <w:tab/>
          <w:t xml:space="preserve">     </w:t>
        </w:r>
        <w:r w:rsidRPr="00E762C7">
          <w:rPr>
            <w:rFonts w:ascii="Times New Roman" w:hAnsi="Times New Roman"/>
            <w:color w:val="0000FF"/>
            <w:sz w:val="20"/>
            <w:szCs w:val="20"/>
            <w:highlight w:val="white"/>
            <w:rPrChange w:id="3095" w:author=" Vijay Parmar" w:date="2009-08-23T15:28:00Z">
              <w:rPr>
                <w:color w:val="0000FF"/>
                <w:highlight w:val="white"/>
              </w:rPr>
            </w:rPrChange>
          </w:rPr>
          <w:t>&lt;</w:t>
        </w:r>
        <w:r w:rsidRPr="00E762C7">
          <w:rPr>
            <w:rFonts w:ascii="Times New Roman" w:hAnsi="Times New Roman"/>
            <w:color w:val="800000"/>
            <w:sz w:val="20"/>
            <w:szCs w:val="20"/>
            <w:highlight w:val="white"/>
            <w:rPrChange w:id="3096"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097" w:author=" Vijay Parmar" w:date="2009-08-23T15:28:00Z">
              <w:rPr>
                <w:color w:val="0000FF"/>
                <w:highlight w:val="white"/>
              </w:rPr>
            </w:rPrChange>
          </w:rPr>
          <w:t>&gt;</w:t>
        </w:r>
        <w:r w:rsidRPr="00E762C7">
          <w:rPr>
            <w:rFonts w:ascii="Times New Roman" w:hAnsi="Times New Roman"/>
            <w:color w:val="000000"/>
            <w:sz w:val="20"/>
            <w:szCs w:val="20"/>
            <w:highlight w:val="white"/>
            <w:rPrChange w:id="3098" w:author=" Vijay Parmar" w:date="2009-08-23T15:28:00Z">
              <w:rPr>
                <w:highlight w:val="white"/>
              </w:rPr>
            </w:rPrChange>
          </w:rPr>
          <w:t>String</w:t>
        </w:r>
        <w:r w:rsidRPr="00E762C7">
          <w:rPr>
            <w:rFonts w:ascii="Times New Roman" w:hAnsi="Times New Roman"/>
            <w:color w:val="0000FF"/>
            <w:sz w:val="20"/>
            <w:szCs w:val="20"/>
            <w:highlight w:val="white"/>
            <w:rPrChange w:id="3099" w:author=" Vijay Parmar" w:date="2009-08-23T15:28:00Z">
              <w:rPr>
                <w:color w:val="0000FF"/>
                <w:highlight w:val="white"/>
              </w:rPr>
            </w:rPrChange>
          </w:rPr>
          <w:t>&lt;/</w:t>
        </w:r>
        <w:r w:rsidRPr="00E762C7">
          <w:rPr>
            <w:rFonts w:ascii="Times New Roman" w:hAnsi="Times New Roman"/>
            <w:color w:val="800000"/>
            <w:sz w:val="20"/>
            <w:szCs w:val="20"/>
            <w:highlight w:val="white"/>
            <w:rPrChange w:id="3100"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10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02" w:author=" Vijay Parmar" w:date="2009-08-23T15:19:00Z"/>
          <w:rFonts w:ascii="Times New Roman" w:hAnsi="Times New Roman"/>
          <w:color w:val="000000"/>
          <w:sz w:val="20"/>
          <w:szCs w:val="20"/>
          <w:highlight w:val="white"/>
          <w:rPrChange w:id="3103" w:author=" Vijay Parmar" w:date="2009-08-23T15:28:00Z">
            <w:rPr>
              <w:ins w:id="3104" w:author=" Vijay Parmar" w:date="2009-08-23T15:19:00Z"/>
              <w:highlight w:val="white"/>
            </w:rPr>
          </w:rPrChange>
        </w:rPr>
        <w:pPrChange w:id="3105" w:author=" Vijay Parmar" w:date="2009-08-23T15:20:00Z">
          <w:pPr>
            <w:pStyle w:val="ListParagraph"/>
            <w:numPr>
              <w:numId w:val="96"/>
            </w:numPr>
            <w:autoSpaceDE w:val="0"/>
            <w:autoSpaceDN w:val="0"/>
            <w:adjustRightInd w:val="0"/>
            <w:ind w:left="1080" w:hanging="360"/>
          </w:pPr>
        </w:pPrChange>
      </w:pPr>
      <w:ins w:id="3106" w:author=" Vijay Parmar" w:date="2009-08-23T15:19:00Z">
        <w:r w:rsidRPr="00E762C7">
          <w:rPr>
            <w:rFonts w:ascii="Times New Roman" w:hAnsi="Times New Roman"/>
            <w:color w:val="000000"/>
            <w:sz w:val="20"/>
            <w:szCs w:val="20"/>
            <w:highlight w:val="white"/>
            <w:rPrChange w:id="3107" w:author=" Vijay Parmar" w:date="2009-08-23T15:28:00Z">
              <w:rPr>
                <w:highlight w:val="white"/>
              </w:rPr>
            </w:rPrChange>
          </w:rPr>
          <w:tab/>
          <w:t xml:space="preserve">      </w:t>
        </w:r>
        <w:r w:rsidRPr="00E762C7">
          <w:rPr>
            <w:rFonts w:ascii="Times New Roman" w:hAnsi="Times New Roman"/>
            <w:color w:val="0000FF"/>
            <w:sz w:val="20"/>
            <w:szCs w:val="20"/>
            <w:highlight w:val="white"/>
            <w:rPrChange w:id="3108" w:author=" Vijay Parmar" w:date="2009-08-23T15:28:00Z">
              <w:rPr>
                <w:color w:val="0000FF"/>
                <w:highlight w:val="white"/>
              </w:rPr>
            </w:rPrChange>
          </w:rPr>
          <w:t>&lt;</w:t>
        </w:r>
        <w:r w:rsidRPr="00E762C7">
          <w:rPr>
            <w:rFonts w:ascii="Times New Roman" w:hAnsi="Times New Roman"/>
            <w:color w:val="800000"/>
            <w:sz w:val="20"/>
            <w:szCs w:val="20"/>
            <w:highlight w:val="white"/>
            <w:rPrChange w:id="3109"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10" w:author=" Vijay Parmar" w:date="2009-08-23T15:28:00Z">
              <w:rPr>
                <w:color w:val="0000FF"/>
                <w:highlight w:val="white"/>
              </w:rPr>
            </w:rPrChange>
          </w:rPr>
          <w:t>&gt;</w:t>
        </w:r>
        <w:r w:rsidRPr="00E762C7">
          <w:rPr>
            <w:rFonts w:ascii="Times New Roman" w:hAnsi="Times New Roman"/>
            <w:color w:val="000000"/>
            <w:sz w:val="20"/>
            <w:szCs w:val="20"/>
            <w:highlight w:val="white"/>
            <w:rPrChange w:id="3111" w:author=" Vijay Parmar" w:date="2009-08-23T15:28:00Z">
              <w:rPr>
                <w:highlight w:val="white"/>
              </w:rPr>
            </w:rPrChange>
          </w:rPr>
          <w:t>csmupt31.hibernate.cfg.xml</w:t>
        </w:r>
        <w:r w:rsidRPr="00E762C7">
          <w:rPr>
            <w:rFonts w:ascii="Times New Roman" w:hAnsi="Times New Roman"/>
            <w:color w:val="0000FF"/>
            <w:sz w:val="20"/>
            <w:szCs w:val="20"/>
            <w:highlight w:val="white"/>
            <w:rPrChange w:id="3112" w:author=" Vijay Parmar" w:date="2009-08-23T15:28:00Z">
              <w:rPr>
                <w:color w:val="0000FF"/>
                <w:highlight w:val="white"/>
              </w:rPr>
            </w:rPrChange>
          </w:rPr>
          <w:t>&lt;/</w:t>
        </w:r>
        <w:r w:rsidRPr="00E762C7">
          <w:rPr>
            <w:rFonts w:ascii="Times New Roman" w:hAnsi="Times New Roman"/>
            <w:color w:val="800000"/>
            <w:sz w:val="20"/>
            <w:szCs w:val="20"/>
            <w:highlight w:val="white"/>
            <w:rPrChange w:id="3113"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1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15" w:author=" Vijay Parmar" w:date="2009-08-23T15:19:00Z"/>
          <w:rFonts w:ascii="Times New Roman" w:hAnsi="Times New Roman"/>
          <w:color w:val="000000"/>
          <w:sz w:val="20"/>
          <w:szCs w:val="20"/>
          <w:highlight w:val="white"/>
          <w:rPrChange w:id="3116" w:author=" Vijay Parmar" w:date="2009-08-23T15:28:00Z">
            <w:rPr>
              <w:ins w:id="3117" w:author=" Vijay Parmar" w:date="2009-08-23T15:19:00Z"/>
              <w:highlight w:val="white"/>
            </w:rPr>
          </w:rPrChange>
        </w:rPr>
        <w:pPrChange w:id="3118" w:author=" Vijay Parmar" w:date="2009-08-23T15:20:00Z">
          <w:pPr>
            <w:pStyle w:val="ListParagraph"/>
            <w:numPr>
              <w:numId w:val="96"/>
            </w:numPr>
            <w:autoSpaceDE w:val="0"/>
            <w:autoSpaceDN w:val="0"/>
            <w:adjustRightInd w:val="0"/>
            <w:ind w:left="1080" w:hanging="360"/>
          </w:pPr>
        </w:pPrChange>
      </w:pPr>
      <w:ins w:id="3119" w:author=" Vijay Parmar" w:date="2009-08-23T15:19:00Z">
        <w:r w:rsidRPr="00E762C7">
          <w:rPr>
            <w:rFonts w:ascii="Times New Roman" w:hAnsi="Times New Roman"/>
            <w:color w:val="000000"/>
            <w:sz w:val="20"/>
            <w:szCs w:val="20"/>
            <w:highlight w:val="white"/>
            <w:rPrChange w:id="3120" w:author=" Vijay Parmar" w:date="2009-08-23T15:28:00Z">
              <w:rPr>
                <w:highlight w:val="white"/>
              </w:rPr>
            </w:rPrChange>
          </w:rPr>
          <w:tab/>
          <w:t xml:space="preserve">   </w:t>
        </w:r>
        <w:r w:rsidRPr="00E762C7">
          <w:rPr>
            <w:rFonts w:ascii="Times New Roman" w:hAnsi="Times New Roman"/>
            <w:color w:val="0000FF"/>
            <w:sz w:val="20"/>
            <w:szCs w:val="20"/>
            <w:highlight w:val="white"/>
            <w:rPrChange w:id="3121" w:author=" Vijay Parmar" w:date="2009-08-23T15:28:00Z">
              <w:rPr>
                <w:color w:val="0000FF"/>
                <w:highlight w:val="white"/>
              </w:rPr>
            </w:rPrChange>
          </w:rPr>
          <w:t>&lt;/</w:t>
        </w:r>
        <w:r w:rsidRPr="00E762C7">
          <w:rPr>
            <w:rFonts w:ascii="Times New Roman" w:hAnsi="Times New Roman"/>
            <w:color w:val="800000"/>
            <w:sz w:val="20"/>
            <w:szCs w:val="20"/>
            <w:highlight w:val="white"/>
            <w:rPrChange w:id="3122"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12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24" w:author=" Vijay Parmar" w:date="2009-08-23T15:19:00Z"/>
          <w:rFonts w:ascii="Times New Roman" w:hAnsi="Times New Roman"/>
          <w:color w:val="000000"/>
          <w:sz w:val="20"/>
          <w:szCs w:val="20"/>
          <w:highlight w:val="white"/>
          <w:rPrChange w:id="3125" w:author=" Vijay Parmar" w:date="2009-08-23T15:28:00Z">
            <w:rPr>
              <w:ins w:id="3126" w:author=" Vijay Parmar" w:date="2009-08-23T15:19:00Z"/>
              <w:color w:val="000000"/>
              <w:highlight w:val="white"/>
            </w:rPr>
          </w:rPrChange>
        </w:rPr>
        <w:pPrChange w:id="3127" w:author=" Vijay Parmar" w:date="2009-08-23T15:20:00Z">
          <w:pPr>
            <w:pStyle w:val="ListParagraph"/>
            <w:numPr>
              <w:numId w:val="96"/>
            </w:numPr>
            <w:autoSpaceDE w:val="0"/>
            <w:autoSpaceDN w:val="0"/>
            <w:adjustRightInd w:val="0"/>
            <w:ind w:left="1080" w:hanging="360"/>
          </w:pPr>
        </w:pPrChange>
      </w:pPr>
      <w:ins w:id="3128" w:author=" Vijay Parmar" w:date="2009-08-23T15:19:00Z">
        <w:r w:rsidRPr="00E762C7">
          <w:rPr>
            <w:rFonts w:ascii="Times New Roman" w:hAnsi="Times New Roman"/>
            <w:color w:val="000000"/>
            <w:sz w:val="20"/>
            <w:szCs w:val="20"/>
            <w:highlight w:val="white"/>
            <w:rPrChange w:id="3129" w:author=" Vijay Parmar" w:date="2009-08-23T15:28:00Z">
              <w:rPr>
                <w:color w:val="000000"/>
                <w:highlight w:val="white"/>
              </w:rPr>
            </w:rPrChange>
          </w:rPr>
          <w:tab/>
        </w:r>
        <w:r w:rsidRPr="00E762C7">
          <w:rPr>
            <w:rFonts w:ascii="Times New Roman" w:hAnsi="Times New Roman"/>
            <w:color w:val="0000FF"/>
            <w:sz w:val="20"/>
            <w:szCs w:val="20"/>
            <w:highlight w:val="white"/>
            <w:rPrChange w:id="3130" w:author=" Vijay Parmar" w:date="2009-08-23T15:28:00Z">
              <w:rPr>
                <w:highlight w:val="white"/>
              </w:rPr>
            </w:rPrChange>
          </w:rPr>
          <w:t>&lt;/</w:t>
        </w:r>
        <w:r w:rsidRPr="00E762C7">
          <w:rPr>
            <w:rFonts w:ascii="Times New Roman" w:hAnsi="Times New Roman"/>
            <w:color w:val="800000"/>
            <w:sz w:val="20"/>
            <w:szCs w:val="20"/>
            <w:highlight w:val="white"/>
            <w:rPrChange w:id="3131"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132" w:author=" Vijay Parmar" w:date="2009-08-23T15:28:00Z">
              <w:rPr>
                <w:highlight w:val="white"/>
              </w:rPr>
            </w:rPrChange>
          </w:rPr>
          <w:t>&gt;</w:t>
        </w:r>
      </w:ins>
    </w:p>
    <w:p w:rsidR="00B93D1A" w:rsidRPr="00E762C7" w:rsidRDefault="00B93D1A" w:rsidP="00B93D1A">
      <w:pPr>
        <w:autoSpaceDE w:val="0"/>
        <w:autoSpaceDN w:val="0"/>
        <w:adjustRightInd w:val="0"/>
        <w:ind w:left="720"/>
        <w:rPr>
          <w:ins w:id="3133" w:author=" Vijay Parmar" w:date="2009-08-23T15:19:00Z"/>
          <w:rFonts w:ascii="Times New Roman" w:hAnsi="Times New Roman"/>
          <w:color w:val="000000"/>
          <w:sz w:val="20"/>
          <w:szCs w:val="20"/>
          <w:highlight w:val="white"/>
          <w:rPrChange w:id="3134" w:author=" Vijay Parmar" w:date="2009-08-23T15:28:00Z">
            <w:rPr>
              <w:ins w:id="3135" w:author=" Vijay Parmar" w:date="2009-08-23T15:19:00Z"/>
              <w:highlight w:val="white"/>
            </w:rPr>
          </w:rPrChange>
        </w:rPr>
        <w:pPrChange w:id="3136" w:author=" Vijay Parmar" w:date="2009-08-23T15:20:00Z">
          <w:pPr>
            <w:pStyle w:val="ListParagraph"/>
            <w:numPr>
              <w:numId w:val="96"/>
            </w:numPr>
            <w:autoSpaceDE w:val="0"/>
            <w:autoSpaceDN w:val="0"/>
            <w:adjustRightInd w:val="0"/>
            <w:ind w:left="1080" w:hanging="360"/>
          </w:pPr>
        </w:pPrChange>
      </w:pPr>
      <w:ins w:id="3137" w:author=" Vijay Parmar" w:date="2009-08-23T15:19:00Z">
        <w:r w:rsidRPr="00E762C7">
          <w:rPr>
            <w:rFonts w:ascii="Times New Roman" w:hAnsi="Times New Roman"/>
            <w:color w:val="000000"/>
            <w:sz w:val="20"/>
            <w:szCs w:val="20"/>
            <w:highlight w:val="white"/>
            <w:rPrChange w:id="3138" w:author=" Vijay Parmar" w:date="2009-08-23T15:28:00Z">
              <w:rPr>
                <w:highlight w:val="white"/>
              </w:rPr>
            </w:rPrChange>
          </w:rPr>
          <w:tab/>
        </w:r>
        <w:r w:rsidRPr="00E762C7">
          <w:rPr>
            <w:rFonts w:ascii="Times New Roman" w:hAnsi="Times New Roman"/>
            <w:color w:val="0000FF"/>
            <w:sz w:val="20"/>
            <w:szCs w:val="20"/>
            <w:highlight w:val="white"/>
            <w:rPrChange w:id="3139" w:author=" Vijay Parmar" w:date="2009-08-23T15:28:00Z">
              <w:rPr>
                <w:color w:val="0000FF"/>
                <w:highlight w:val="white"/>
              </w:rPr>
            </w:rPrChange>
          </w:rPr>
          <w:t>&lt;</w:t>
        </w:r>
        <w:r w:rsidRPr="00E762C7">
          <w:rPr>
            <w:rFonts w:ascii="Times New Roman" w:hAnsi="Times New Roman"/>
            <w:color w:val="800000"/>
            <w:sz w:val="20"/>
            <w:szCs w:val="20"/>
            <w:highlight w:val="white"/>
            <w:rPrChange w:id="3140"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14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42" w:author=" Vijay Parmar" w:date="2009-08-23T15:19:00Z"/>
          <w:rFonts w:ascii="Times New Roman" w:hAnsi="Times New Roman"/>
          <w:color w:val="000000"/>
          <w:sz w:val="20"/>
          <w:szCs w:val="20"/>
          <w:highlight w:val="white"/>
          <w:rPrChange w:id="3143" w:author=" Vijay Parmar" w:date="2009-08-23T15:28:00Z">
            <w:rPr>
              <w:ins w:id="3144" w:author=" Vijay Parmar" w:date="2009-08-23T15:19:00Z"/>
              <w:highlight w:val="white"/>
            </w:rPr>
          </w:rPrChange>
        </w:rPr>
        <w:pPrChange w:id="3145" w:author=" Vijay Parmar" w:date="2009-08-23T15:20:00Z">
          <w:pPr>
            <w:pStyle w:val="ListParagraph"/>
            <w:numPr>
              <w:numId w:val="96"/>
            </w:numPr>
            <w:autoSpaceDE w:val="0"/>
            <w:autoSpaceDN w:val="0"/>
            <w:adjustRightInd w:val="0"/>
            <w:ind w:left="1080" w:hanging="360"/>
          </w:pPr>
        </w:pPrChange>
      </w:pPr>
      <w:ins w:id="3146" w:author=" Vijay Parmar" w:date="2009-08-23T15:19:00Z">
        <w:r w:rsidRPr="00E762C7">
          <w:rPr>
            <w:rFonts w:ascii="Times New Roman" w:hAnsi="Times New Roman"/>
            <w:color w:val="000000"/>
            <w:sz w:val="20"/>
            <w:szCs w:val="20"/>
            <w:highlight w:val="white"/>
            <w:rPrChange w:id="3147" w:author=" Vijay Parmar" w:date="2009-08-23T15:28:00Z">
              <w:rPr>
                <w:highlight w:val="white"/>
              </w:rPr>
            </w:rPrChange>
          </w:rPr>
          <w:tab/>
          <w:t xml:space="preserve"> </w:t>
        </w:r>
        <w:r w:rsidRPr="00E762C7">
          <w:rPr>
            <w:rFonts w:ascii="Times New Roman" w:hAnsi="Times New Roman"/>
            <w:color w:val="0000FF"/>
            <w:sz w:val="20"/>
            <w:szCs w:val="20"/>
            <w:highlight w:val="white"/>
            <w:rPrChange w:id="3148" w:author=" Vijay Parmar" w:date="2009-08-23T15:28:00Z">
              <w:rPr>
                <w:color w:val="0000FF"/>
                <w:highlight w:val="white"/>
              </w:rPr>
            </w:rPrChange>
          </w:rPr>
          <w:t>&lt;</w:t>
        </w:r>
        <w:r w:rsidRPr="00E762C7">
          <w:rPr>
            <w:rFonts w:ascii="Times New Roman" w:hAnsi="Times New Roman"/>
            <w:color w:val="800000"/>
            <w:sz w:val="20"/>
            <w:szCs w:val="20"/>
            <w:highlight w:val="white"/>
            <w:rPrChange w:id="3149"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150" w:author=" Vijay Parmar" w:date="2009-08-23T15:28:00Z">
              <w:rPr>
                <w:color w:val="0000FF"/>
                <w:highlight w:val="white"/>
              </w:rPr>
            </w:rPrChange>
          </w:rPr>
          <w:t>&gt;</w:t>
        </w:r>
        <w:r w:rsidRPr="00E762C7">
          <w:rPr>
            <w:rFonts w:ascii="Times New Roman" w:hAnsi="Times New Roman"/>
            <w:color w:val="000000"/>
            <w:sz w:val="20"/>
            <w:szCs w:val="20"/>
            <w:highlight w:val="white"/>
            <w:rPrChange w:id="3151" w:author=" Vijay Parmar" w:date="2009-08-23T15:28:00Z">
              <w:rPr>
                <w:highlight w:val="white"/>
              </w:rPr>
            </w:rPrChange>
          </w:rPr>
          <w:t>csmupt32</w:t>
        </w:r>
        <w:r w:rsidRPr="00E762C7">
          <w:rPr>
            <w:rFonts w:ascii="Times New Roman" w:hAnsi="Times New Roman"/>
            <w:color w:val="0000FF"/>
            <w:sz w:val="20"/>
            <w:szCs w:val="20"/>
            <w:highlight w:val="white"/>
            <w:rPrChange w:id="3152" w:author=" Vijay Parmar" w:date="2009-08-23T15:28:00Z">
              <w:rPr>
                <w:color w:val="0000FF"/>
                <w:highlight w:val="white"/>
              </w:rPr>
            </w:rPrChange>
          </w:rPr>
          <w:t>&lt;/</w:t>
        </w:r>
        <w:r w:rsidRPr="00E762C7">
          <w:rPr>
            <w:rFonts w:ascii="Times New Roman" w:hAnsi="Times New Roman"/>
            <w:color w:val="800000"/>
            <w:sz w:val="20"/>
            <w:szCs w:val="20"/>
            <w:highlight w:val="white"/>
            <w:rPrChange w:id="3153"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15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55" w:author=" Vijay Parmar" w:date="2009-08-23T15:19:00Z"/>
          <w:rFonts w:ascii="Times New Roman" w:hAnsi="Times New Roman"/>
          <w:color w:val="000000"/>
          <w:sz w:val="20"/>
          <w:szCs w:val="20"/>
          <w:highlight w:val="white"/>
          <w:rPrChange w:id="3156" w:author=" Vijay Parmar" w:date="2009-08-23T15:28:00Z">
            <w:rPr>
              <w:ins w:id="3157" w:author=" Vijay Parmar" w:date="2009-08-23T15:19:00Z"/>
              <w:highlight w:val="white"/>
            </w:rPr>
          </w:rPrChange>
        </w:rPr>
        <w:pPrChange w:id="3158" w:author=" Vijay Parmar" w:date="2009-08-23T15:20:00Z">
          <w:pPr>
            <w:pStyle w:val="ListParagraph"/>
            <w:numPr>
              <w:numId w:val="96"/>
            </w:numPr>
            <w:autoSpaceDE w:val="0"/>
            <w:autoSpaceDN w:val="0"/>
            <w:adjustRightInd w:val="0"/>
            <w:ind w:left="1080" w:hanging="360"/>
          </w:pPr>
        </w:pPrChange>
      </w:pPr>
      <w:ins w:id="3159" w:author=" Vijay Parmar" w:date="2009-08-23T15:19:00Z">
        <w:r w:rsidRPr="00E762C7">
          <w:rPr>
            <w:rFonts w:ascii="Times New Roman" w:hAnsi="Times New Roman"/>
            <w:color w:val="000000"/>
            <w:sz w:val="20"/>
            <w:szCs w:val="20"/>
            <w:highlight w:val="white"/>
            <w:rPrChange w:id="3160" w:author=" Vijay Parmar" w:date="2009-08-23T15:28:00Z">
              <w:rPr>
                <w:highlight w:val="white"/>
              </w:rPr>
            </w:rPrChange>
          </w:rPr>
          <w:tab/>
          <w:t xml:space="preserve"> </w:t>
        </w:r>
        <w:r w:rsidRPr="00E762C7">
          <w:rPr>
            <w:rFonts w:ascii="Times New Roman" w:hAnsi="Times New Roman"/>
            <w:color w:val="0000FF"/>
            <w:sz w:val="20"/>
            <w:szCs w:val="20"/>
            <w:highlight w:val="white"/>
            <w:rPrChange w:id="3161" w:author=" Vijay Parmar" w:date="2009-08-23T15:28:00Z">
              <w:rPr>
                <w:color w:val="0000FF"/>
                <w:highlight w:val="white"/>
              </w:rPr>
            </w:rPrChange>
          </w:rPr>
          <w:t>&lt;</w:t>
        </w:r>
        <w:r w:rsidRPr="00E762C7">
          <w:rPr>
            <w:rFonts w:ascii="Times New Roman" w:hAnsi="Times New Roman"/>
            <w:color w:val="800000"/>
            <w:sz w:val="20"/>
            <w:szCs w:val="20"/>
            <w:highlight w:val="white"/>
            <w:rPrChange w:id="3162"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163" w:author=" Vijay Parmar" w:date="2009-08-23T15:28:00Z">
              <w:rPr>
                <w:color w:val="0000FF"/>
                <w:highlight w:val="white"/>
              </w:rPr>
            </w:rPrChange>
          </w:rPr>
          <w:t>&gt;</w:t>
        </w:r>
        <w:r w:rsidRPr="00E762C7">
          <w:rPr>
            <w:rFonts w:ascii="Times New Roman" w:hAnsi="Times New Roman"/>
            <w:color w:val="000000"/>
            <w:sz w:val="20"/>
            <w:szCs w:val="20"/>
            <w:highlight w:val="white"/>
            <w:rPrChange w:id="3164" w:author=" Vijay Parmar" w:date="2009-08-23T15:28:00Z">
              <w:rPr>
                <w:highlight w:val="white"/>
              </w:rPr>
            </w:rPrChange>
          </w:rPr>
          <w:t>upt32</w:t>
        </w:r>
        <w:r w:rsidRPr="00E762C7">
          <w:rPr>
            <w:rFonts w:ascii="Times New Roman" w:hAnsi="Times New Roman"/>
            <w:color w:val="0000FF"/>
            <w:sz w:val="20"/>
            <w:szCs w:val="20"/>
            <w:highlight w:val="white"/>
            <w:rPrChange w:id="3165" w:author=" Vijay Parmar" w:date="2009-08-23T15:28:00Z">
              <w:rPr>
                <w:color w:val="0000FF"/>
                <w:highlight w:val="white"/>
              </w:rPr>
            </w:rPrChange>
          </w:rPr>
          <w:t>&lt;/</w:t>
        </w:r>
        <w:r w:rsidRPr="00E762C7">
          <w:rPr>
            <w:rFonts w:ascii="Times New Roman" w:hAnsi="Times New Roman"/>
            <w:color w:val="800000"/>
            <w:sz w:val="20"/>
            <w:szCs w:val="20"/>
            <w:highlight w:val="white"/>
            <w:rPrChange w:id="3166"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16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68" w:author=" Vijay Parmar" w:date="2009-08-23T15:19:00Z"/>
          <w:rFonts w:ascii="Times New Roman" w:hAnsi="Times New Roman"/>
          <w:color w:val="000000"/>
          <w:sz w:val="20"/>
          <w:szCs w:val="20"/>
          <w:highlight w:val="white"/>
          <w:rPrChange w:id="3169" w:author=" Vijay Parmar" w:date="2009-08-23T15:28:00Z">
            <w:rPr>
              <w:ins w:id="3170" w:author=" Vijay Parmar" w:date="2009-08-23T15:19:00Z"/>
              <w:highlight w:val="white"/>
            </w:rPr>
          </w:rPrChange>
        </w:rPr>
        <w:pPrChange w:id="3171" w:author=" Vijay Parmar" w:date="2009-08-23T15:20:00Z">
          <w:pPr>
            <w:pStyle w:val="ListParagraph"/>
            <w:numPr>
              <w:numId w:val="96"/>
            </w:numPr>
            <w:autoSpaceDE w:val="0"/>
            <w:autoSpaceDN w:val="0"/>
            <w:adjustRightInd w:val="0"/>
            <w:ind w:left="1080" w:hanging="360"/>
          </w:pPr>
        </w:pPrChange>
      </w:pPr>
      <w:ins w:id="3172" w:author=" Vijay Parmar" w:date="2009-08-23T15:19:00Z">
        <w:r w:rsidRPr="00E762C7">
          <w:rPr>
            <w:rFonts w:ascii="Times New Roman" w:hAnsi="Times New Roman"/>
            <w:color w:val="000000"/>
            <w:sz w:val="20"/>
            <w:szCs w:val="20"/>
            <w:highlight w:val="white"/>
            <w:rPrChange w:id="3173" w:author=" Vijay Parmar" w:date="2009-08-23T15:28:00Z">
              <w:rPr>
                <w:highlight w:val="white"/>
              </w:rPr>
            </w:rPrChange>
          </w:rPr>
          <w:tab/>
          <w:t xml:space="preserve"> </w:t>
        </w:r>
        <w:r w:rsidRPr="00E762C7">
          <w:rPr>
            <w:rFonts w:ascii="Times New Roman" w:hAnsi="Times New Roman"/>
            <w:color w:val="0000FF"/>
            <w:sz w:val="20"/>
            <w:szCs w:val="20"/>
            <w:highlight w:val="white"/>
            <w:rPrChange w:id="3174" w:author=" Vijay Parmar" w:date="2009-08-23T15:28:00Z">
              <w:rPr>
                <w:color w:val="0000FF"/>
                <w:highlight w:val="white"/>
              </w:rPr>
            </w:rPrChange>
          </w:rPr>
          <w:t>&lt;</w:t>
        </w:r>
        <w:r w:rsidRPr="00E762C7">
          <w:rPr>
            <w:rFonts w:ascii="Times New Roman" w:hAnsi="Times New Roman"/>
            <w:color w:val="800000"/>
            <w:sz w:val="20"/>
            <w:szCs w:val="20"/>
            <w:highlight w:val="white"/>
            <w:rPrChange w:id="3175"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17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77" w:author=" Vijay Parmar" w:date="2009-08-23T15:19:00Z"/>
          <w:rFonts w:ascii="Times New Roman" w:hAnsi="Times New Roman"/>
          <w:color w:val="000000"/>
          <w:sz w:val="20"/>
          <w:szCs w:val="20"/>
          <w:highlight w:val="white"/>
          <w:rPrChange w:id="3178" w:author=" Vijay Parmar" w:date="2009-08-23T15:28:00Z">
            <w:rPr>
              <w:ins w:id="3179" w:author=" Vijay Parmar" w:date="2009-08-23T15:19:00Z"/>
              <w:highlight w:val="white"/>
            </w:rPr>
          </w:rPrChange>
        </w:rPr>
        <w:pPrChange w:id="3180" w:author=" Vijay Parmar" w:date="2009-08-23T15:20:00Z">
          <w:pPr>
            <w:pStyle w:val="ListParagraph"/>
            <w:numPr>
              <w:numId w:val="96"/>
            </w:numPr>
            <w:autoSpaceDE w:val="0"/>
            <w:autoSpaceDN w:val="0"/>
            <w:adjustRightInd w:val="0"/>
            <w:ind w:left="1080" w:hanging="360"/>
          </w:pPr>
        </w:pPrChange>
      </w:pPr>
      <w:ins w:id="3181" w:author=" Vijay Parmar" w:date="2009-08-23T15:19:00Z">
        <w:r w:rsidRPr="00E762C7">
          <w:rPr>
            <w:rFonts w:ascii="Times New Roman" w:hAnsi="Times New Roman"/>
            <w:color w:val="000000"/>
            <w:sz w:val="20"/>
            <w:szCs w:val="20"/>
            <w:highlight w:val="white"/>
            <w:rPrChange w:id="3182" w:author=" Vijay Parmar" w:date="2009-08-23T15:28:00Z">
              <w:rPr>
                <w:highlight w:val="white"/>
              </w:rPr>
            </w:rPrChange>
          </w:rPr>
          <w:tab/>
          <w:t xml:space="preserve"> </w:t>
        </w:r>
        <w:r w:rsidRPr="00E762C7">
          <w:rPr>
            <w:rFonts w:ascii="Times New Roman" w:hAnsi="Times New Roman"/>
            <w:color w:val="0000FF"/>
            <w:sz w:val="20"/>
            <w:szCs w:val="20"/>
            <w:highlight w:val="white"/>
            <w:rPrChange w:id="3183" w:author=" Vijay Parmar" w:date="2009-08-23T15:28:00Z">
              <w:rPr>
                <w:color w:val="0000FF"/>
                <w:highlight w:val="white"/>
              </w:rPr>
            </w:rPrChange>
          </w:rPr>
          <w:t>&lt;</w:t>
        </w:r>
        <w:r w:rsidRPr="00E762C7">
          <w:rPr>
            <w:rFonts w:ascii="Times New Roman" w:hAnsi="Times New Roman"/>
            <w:color w:val="800000"/>
            <w:sz w:val="20"/>
            <w:szCs w:val="20"/>
            <w:highlight w:val="white"/>
            <w:rPrChange w:id="3184"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185" w:author=" Vijay Parmar" w:date="2009-08-23T15:28:00Z">
              <w:rPr>
                <w:color w:val="0000FF"/>
                <w:highlight w:val="white"/>
              </w:rPr>
            </w:rPrChange>
          </w:rPr>
          <w:t>&gt;</w:t>
        </w:r>
        <w:r w:rsidRPr="00E762C7">
          <w:rPr>
            <w:rFonts w:ascii="Times New Roman" w:hAnsi="Times New Roman"/>
            <w:color w:val="000000"/>
            <w:sz w:val="20"/>
            <w:szCs w:val="20"/>
            <w:highlight w:val="white"/>
            <w:rPrChange w:id="3186" w:author=" Vijay Parmar" w:date="2009-08-23T15:28:00Z">
              <w:rPr>
                <w:highlight w:val="white"/>
              </w:rPr>
            </w:rPrChange>
          </w:rPr>
          <w:t>String</w:t>
        </w:r>
        <w:r w:rsidRPr="00E762C7">
          <w:rPr>
            <w:rFonts w:ascii="Times New Roman" w:hAnsi="Times New Roman"/>
            <w:color w:val="0000FF"/>
            <w:sz w:val="20"/>
            <w:szCs w:val="20"/>
            <w:highlight w:val="white"/>
            <w:rPrChange w:id="3187" w:author=" Vijay Parmar" w:date="2009-08-23T15:28:00Z">
              <w:rPr>
                <w:color w:val="0000FF"/>
                <w:highlight w:val="white"/>
              </w:rPr>
            </w:rPrChange>
          </w:rPr>
          <w:t>&lt;/</w:t>
        </w:r>
        <w:r w:rsidRPr="00E762C7">
          <w:rPr>
            <w:rFonts w:ascii="Times New Roman" w:hAnsi="Times New Roman"/>
            <w:color w:val="800000"/>
            <w:sz w:val="20"/>
            <w:szCs w:val="20"/>
            <w:highlight w:val="white"/>
            <w:rPrChange w:id="3188"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18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190" w:author=" Vijay Parmar" w:date="2009-08-23T15:19:00Z"/>
          <w:rFonts w:ascii="Times New Roman" w:hAnsi="Times New Roman"/>
          <w:color w:val="000000"/>
          <w:sz w:val="20"/>
          <w:szCs w:val="20"/>
          <w:highlight w:val="white"/>
          <w:rPrChange w:id="3191" w:author=" Vijay Parmar" w:date="2009-08-23T15:28:00Z">
            <w:rPr>
              <w:ins w:id="3192" w:author=" Vijay Parmar" w:date="2009-08-23T15:19:00Z"/>
              <w:highlight w:val="white"/>
            </w:rPr>
          </w:rPrChange>
        </w:rPr>
        <w:pPrChange w:id="3193" w:author=" Vijay Parmar" w:date="2009-08-23T15:20:00Z">
          <w:pPr>
            <w:pStyle w:val="ListParagraph"/>
            <w:numPr>
              <w:numId w:val="96"/>
            </w:numPr>
            <w:autoSpaceDE w:val="0"/>
            <w:autoSpaceDN w:val="0"/>
            <w:adjustRightInd w:val="0"/>
            <w:ind w:left="1080" w:hanging="360"/>
          </w:pPr>
        </w:pPrChange>
      </w:pPr>
      <w:ins w:id="3194" w:author=" Vijay Parmar" w:date="2009-08-23T15:19:00Z">
        <w:r w:rsidRPr="00E762C7">
          <w:rPr>
            <w:rFonts w:ascii="Times New Roman" w:hAnsi="Times New Roman"/>
            <w:color w:val="000000"/>
            <w:sz w:val="20"/>
            <w:szCs w:val="20"/>
            <w:highlight w:val="white"/>
            <w:rPrChange w:id="3195" w:author=" Vijay Parmar" w:date="2009-08-23T15:28:00Z">
              <w:rPr>
                <w:highlight w:val="white"/>
              </w:rPr>
            </w:rPrChange>
          </w:rPr>
          <w:tab/>
          <w:t xml:space="preserve">   </w:t>
        </w:r>
        <w:r w:rsidRPr="00E762C7">
          <w:rPr>
            <w:rFonts w:ascii="Times New Roman" w:hAnsi="Times New Roman"/>
            <w:color w:val="0000FF"/>
            <w:sz w:val="20"/>
            <w:szCs w:val="20"/>
            <w:highlight w:val="white"/>
            <w:rPrChange w:id="3196" w:author=" Vijay Parmar" w:date="2009-08-23T15:28:00Z">
              <w:rPr>
                <w:color w:val="0000FF"/>
                <w:highlight w:val="white"/>
              </w:rPr>
            </w:rPrChange>
          </w:rPr>
          <w:t>&lt;</w:t>
        </w:r>
        <w:r w:rsidRPr="00E762C7">
          <w:rPr>
            <w:rFonts w:ascii="Times New Roman" w:hAnsi="Times New Roman"/>
            <w:color w:val="800000"/>
            <w:sz w:val="20"/>
            <w:szCs w:val="20"/>
            <w:highlight w:val="white"/>
            <w:rPrChange w:id="3197"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198" w:author=" Vijay Parmar" w:date="2009-08-23T15:28:00Z">
              <w:rPr>
                <w:color w:val="0000FF"/>
                <w:highlight w:val="white"/>
              </w:rPr>
            </w:rPrChange>
          </w:rPr>
          <w:t>&gt;</w:t>
        </w:r>
        <w:r w:rsidRPr="00E762C7">
          <w:rPr>
            <w:rFonts w:ascii="Times New Roman" w:hAnsi="Times New Roman"/>
            <w:color w:val="000000"/>
            <w:sz w:val="20"/>
            <w:szCs w:val="20"/>
            <w:highlight w:val="white"/>
            <w:rPrChange w:id="3199" w:author=" Vijay Parmar" w:date="2009-08-23T15:28:00Z">
              <w:rPr>
                <w:highlight w:val="white"/>
              </w:rPr>
            </w:rPrChange>
          </w:rPr>
          <w:t>placeholder_string_val</w:t>
        </w:r>
        <w:r w:rsidRPr="00E762C7">
          <w:rPr>
            <w:rFonts w:ascii="Times New Roman" w:hAnsi="Times New Roman"/>
            <w:color w:val="0000FF"/>
            <w:sz w:val="20"/>
            <w:szCs w:val="20"/>
            <w:highlight w:val="white"/>
            <w:rPrChange w:id="3200" w:author=" Vijay Parmar" w:date="2009-08-23T15:28:00Z">
              <w:rPr>
                <w:color w:val="0000FF"/>
                <w:highlight w:val="white"/>
              </w:rPr>
            </w:rPrChange>
          </w:rPr>
          <w:t>&lt;/</w:t>
        </w:r>
        <w:r w:rsidRPr="00E762C7">
          <w:rPr>
            <w:rFonts w:ascii="Times New Roman" w:hAnsi="Times New Roman"/>
            <w:color w:val="800000"/>
            <w:sz w:val="20"/>
            <w:szCs w:val="20"/>
            <w:highlight w:val="white"/>
            <w:rPrChange w:id="3201"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20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03" w:author=" Vijay Parmar" w:date="2009-08-23T15:19:00Z"/>
          <w:rFonts w:ascii="Times New Roman" w:hAnsi="Times New Roman"/>
          <w:color w:val="000000"/>
          <w:sz w:val="20"/>
          <w:szCs w:val="20"/>
          <w:highlight w:val="white"/>
          <w:rPrChange w:id="3204" w:author=" Vijay Parmar" w:date="2009-08-23T15:28:00Z">
            <w:rPr>
              <w:ins w:id="3205" w:author=" Vijay Parmar" w:date="2009-08-23T15:19:00Z"/>
              <w:highlight w:val="white"/>
            </w:rPr>
          </w:rPrChange>
        </w:rPr>
        <w:pPrChange w:id="3206" w:author=" Vijay Parmar" w:date="2009-08-23T15:20:00Z">
          <w:pPr>
            <w:pStyle w:val="ListParagraph"/>
            <w:numPr>
              <w:numId w:val="96"/>
            </w:numPr>
            <w:autoSpaceDE w:val="0"/>
            <w:autoSpaceDN w:val="0"/>
            <w:adjustRightInd w:val="0"/>
            <w:ind w:left="1080" w:hanging="360"/>
          </w:pPr>
        </w:pPrChange>
      </w:pPr>
      <w:ins w:id="3207" w:author=" Vijay Parmar" w:date="2009-08-23T15:19:00Z">
        <w:r w:rsidRPr="00E762C7">
          <w:rPr>
            <w:rFonts w:ascii="Times New Roman" w:hAnsi="Times New Roman"/>
            <w:color w:val="000000"/>
            <w:sz w:val="20"/>
            <w:szCs w:val="20"/>
            <w:highlight w:val="white"/>
            <w:rPrChange w:id="3208" w:author=" Vijay Parmar" w:date="2009-08-23T15:28:00Z">
              <w:rPr>
                <w:highlight w:val="white"/>
              </w:rPr>
            </w:rPrChange>
          </w:rPr>
          <w:tab/>
          <w:t xml:space="preserve">  </w:t>
        </w:r>
        <w:r w:rsidRPr="00E762C7">
          <w:rPr>
            <w:rFonts w:ascii="Times New Roman" w:hAnsi="Times New Roman"/>
            <w:color w:val="0000FF"/>
            <w:sz w:val="20"/>
            <w:szCs w:val="20"/>
            <w:highlight w:val="white"/>
            <w:rPrChange w:id="3209" w:author=" Vijay Parmar" w:date="2009-08-23T15:28:00Z">
              <w:rPr>
                <w:color w:val="0000FF"/>
                <w:highlight w:val="white"/>
              </w:rPr>
            </w:rPrChange>
          </w:rPr>
          <w:t>&lt;/</w:t>
        </w:r>
        <w:r w:rsidRPr="00E762C7">
          <w:rPr>
            <w:rFonts w:ascii="Times New Roman" w:hAnsi="Times New Roman"/>
            <w:color w:val="800000"/>
            <w:sz w:val="20"/>
            <w:szCs w:val="20"/>
            <w:highlight w:val="white"/>
            <w:rPrChange w:id="321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21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12" w:author=" Vijay Parmar" w:date="2009-08-23T15:19:00Z"/>
          <w:rFonts w:ascii="Times New Roman" w:hAnsi="Times New Roman"/>
          <w:color w:val="000000"/>
          <w:sz w:val="20"/>
          <w:szCs w:val="20"/>
          <w:highlight w:val="white"/>
          <w:rPrChange w:id="3213" w:author=" Vijay Parmar" w:date="2009-08-23T15:28:00Z">
            <w:rPr>
              <w:ins w:id="3214" w:author=" Vijay Parmar" w:date="2009-08-23T15:19:00Z"/>
              <w:color w:val="000000"/>
              <w:highlight w:val="white"/>
            </w:rPr>
          </w:rPrChange>
        </w:rPr>
        <w:pPrChange w:id="3215" w:author=" Vijay Parmar" w:date="2009-08-23T15:20:00Z">
          <w:pPr>
            <w:pStyle w:val="ListParagraph"/>
            <w:numPr>
              <w:numId w:val="96"/>
            </w:numPr>
            <w:autoSpaceDE w:val="0"/>
            <w:autoSpaceDN w:val="0"/>
            <w:adjustRightInd w:val="0"/>
            <w:ind w:left="1080" w:hanging="360"/>
          </w:pPr>
        </w:pPrChange>
      </w:pPr>
      <w:ins w:id="3216" w:author=" Vijay Parmar" w:date="2009-08-23T15:19:00Z">
        <w:r w:rsidRPr="00E762C7">
          <w:rPr>
            <w:rFonts w:ascii="Times New Roman" w:hAnsi="Times New Roman"/>
            <w:color w:val="000000"/>
            <w:sz w:val="20"/>
            <w:szCs w:val="20"/>
            <w:highlight w:val="white"/>
            <w:rPrChange w:id="3217" w:author=" Vijay Parmar" w:date="2009-08-23T15:28:00Z">
              <w:rPr>
                <w:color w:val="000000"/>
                <w:highlight w:val="white"/>
              </w:rPr>
            </w:rPrChange>
          </w:rPr>
          <w:tab/>
        </w:r>
        <w:r w:rsidRPr="00E762C7">
          <w:rPr>
            <w:rFonts w:ascii="Times New Roman" w:hAnsi="Times New Roman"/>
            <w:color w:val="0000FF"/>
            <w:sz w:val="20"/>
            <w:szCs w:val="20"/>
            <w:highlight w:val="white"/>
            <w:rPrChange w:id="3218" w:author=" Vijay Parmar" w:date="2009-08-23T15:28:00Z">
              <w:rPr>
                <w:highlight w:val="white"/>
              </w:rPr>
            </w:rPrChange>
          </w:rPr>
          <w:t>&lt;/</w:t>
        </w:r>
        <w:r w:rsidRPr="00E762C7">
          <w:rPr>
            <w:rFonts w:ascii="Times New Roman" w:hAnsi="Times New Roman"/>
            <w:color w:val="800000"/>
            <w:sz w:val="20"/>
            <w:szCs w:val="20"/>
            <w:highlight w:val="white"/>
            <w:rPrChange w:id="3219"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220" w:author=" Vijay Parmar" w:date="2009-08-23T15:28:00Z">
              <w:rPr>
                <w:highlight w:val="white"/>
              </w:rPr>
            </w:rPrChange>
          </w:rPr>
          <w:t>&gt;</w:t>
        </w:r>
      </w:ins>
    </w:p>
    <w:p w:rsidR="00B93D1A" w:rsidRPr="00E762C7" w:rsidRDefault="00B93D1A" w:rsidP="00B93D1A">
      <w:pPr>
        <w:autoSpaceDE w:val="0"/>
        <w:autoSpaceDN w:val="0"/>
        <w:adjustRightInd w:val="0"/>
        <w:ind w:left="720"/>
        <w:rPr>
          <w:ins w:id="3221" w:author=" Vijay Parmar" w:date="2009-08-23T15:19:00Z"/>
          <w:rFonts w:ascii="Times New Roman" w:hAnsi="Times New Roman"/>
          <w:color w:val="000000"/>
          <w:sz w:val="20"/>
          <w:szCs w:val="20"/>
          <w:highlight w:val="white"/>
          <w:rPrChange w:id="3222" w:author=" Vijay Parmar" w:date="2009-08-23T15:28:00Z">
            <w:rPr>
              <w:ins w:id="3223" w:author=" Vijay Parmar" w:date="2009-08-23T15:19:00Z"/>
              <w:highlight w:val="white"/>
            </w:rPr>
          </w:rPrChange>
        </w:rPr>
        <w:pPrChange w:id="3224" w:author=" Vijay Parmar" w:date="2009-08-23T15:20:00Z">
          <w:pPr>
            <w:pStyle w:val="ListParagraph"/>
            <w:numPr>
              <w:numId w:val="96"/>
            </w:numPr>
            <w:autoSpaceDE w:val="0"/>
            <w:autoSpaceDN w:val="0"/>
            <w:adjustRightInd w:val="0"/>
            <w:ind w:left="1080" w:hanging="360"/>
          </w:pPr>
        </w:pPrChange>
      </w:pPr>
      <w:ins w:id="3225" w:author=" Vijay Parmar" w:date="2009-08-23T15:19:00Z">
        <w:r w:rsidRPr="00E762C7">
          <w:rPr>
            <w:rFonts w:ascii="Times New Roman" w:hAnsi="Times New Roman"/>
            <w:color w:val="000000"/>
            <w:sz w:val="20"/>
            <w:szCs w:val="20"/>
            <w:highlight w:val="white"/>
            <w:rPrChange w:id="3226" w:author=" Vijay Parmar" w:date="2009-08-23T15:28:00Z">
              <w:rPr>
                <w:highlight w:val="white"/>
              </w:rPr>
            </w:rPrChange>
          </w:rPr>
          <w:tab/>
        </w:r>
        <w:r w:rsidRPr="00E762C7">
          <w:rPr>
            <w:rFonts w:ascii="Times New Roman" w:hAnsi="Times New Roman"/>
            <w:color w:val="0000FF"/>
            <w:sz w:val="20"/>
            <w:szCs w:val="20"/>
            <w:highlight w:val="white"/>
            <w:rPrChange w:id="3227" w:author=" Vijay Parmar" w:date="2009-08-23T15:28:00Z">
              <w:rPr>
                <w:color w:val="0000FF"/>
                <w:highlight w:val="white"/>
              </w:rPr>
            </w:rPrChange>
          </w:rPr>
          <w:t>&lt;</w:t>
        </w:r>
        <w:r w:rsidRPr="00E762C7">
          <w:rPr>
            <w:rFonts w:ascii="Times New Roman" w:hAnsi="Times New Roman"/>
            <w:color w:val="800000"/>
            <w:sz w:val="20"/>
            <w:szCs w:val="20"/>
            <w:highlight w:val="white"/>
            <w:rPrChange w:id="3228"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22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30" w:author=" Vijay Parmar" w:date="2009-08-23T15:19:00Z"/>
          <w:rFonts w:ascii="Times New Roman" w:hAnsi="Times New Roman"/>
          <w:color w:val="000000"/>
          <w:sz w:val="20"/>
          <w:szCs w:val="20"/>
          <w:highlight w:val="white"/>
          <w:rPrChange w:id="3231" w:author=" Vijay Parmar" w:date="2009-08-23T15:28:00Z">
            <w:rPr>
              <w:ins w:id="3232" w:author=" Vijay Parmar" w:date="2009-08-23T15:19:00Z"/>
              <w:highlight w:val="white"/>
            </w:rPr>
          </w:rPrChange>
        </w:rPr>
        <w:pPrChange w:id="3233" w:author=" Vijay Parmar" w:date="2009-08-23T15:20:00Z">
          <w:pPr>
            <w:pStyle w:val="ListParagraph"/>
            <w:numPr>
              <w:numId w:val="96"/>
            </w:numPr>
            <w:autoSpaceDE w:val="0"/>
            <w:autoSpaceDN w:val="0"/>
            <w:adjustRightInd w:val="0"/>
            <w:ind w:left="1080" w:hanging="360"/>
          </w:pPr>
        </w:pPrChange>
      </w:pPr>
      <w:ins w:id="3234" w:author=" Vijay Parmar" w:date="2009-08-23T15:19:00Z">
        <w:r w:rsidRPr="00E762C7">
          <w:rPr>
            <w:rFonts w:ascii="Times New Roman" w:hAnsi="Times New Roman"/>
            <w:color w:val="000000"/>
            <w:sz w:val="20"/>
            <w:szCs w:val="20"/>
            <w:highlight w:val="white"/>
            <w:rPrChange w:id="3235" w:author=" Vijay Parmar" w:date="2009-08-23T15:28:00Z">
              <w:rPr>
                <w:highlight w:val="white"/>
              </w:rPr>
            </w:rPrChange>
          </w:rPr>
          <w:lastRenderedPageBreak/>
          <w:tab/>
        </w:r>
        <w:r w:rsidRPr="00E762C7">
          <w:rPr>
            <w:rFonts w:ascii="Times New Roman" w:hAnsi="Times New Roman"/>
            <w:color w:val="000000"/>
            <w:sz w:val="20"/>
            <w:szCs w:val="20"/>
            <w:highlight w:val="white"/>
            <w:rPrChange w:id="3236" w:author=" Vijay Parmar" w:date="2009-08-23T15:28:00Z">
              <w:rPr>
                <w:highlight w:val="white"/>
              </w:rPr>
            </w:rPrChange>
          </w:rPr>
          <w:tab/>
        </w:r>
        <w:r w:rsidRPr="00E762C7">
          <w:rPr>
            <w:rFonts w:ascii="Times New Roman" w:hAnsi="Times New Roman"/>
            <w:color w:val="000000"/>
            <w:sz w:val="20"/>
            <w:szCs w:val="20"/>
            <w:highlight w:val="white"/>
            <w:rPrChange w:id="3237" w:author=" Vijay Parmar" w:date="2009-08-23T15:28:00Z">
              <w:rPr>
                <w:highlight w:val="white"/>
              </w:rPr>
            </w:rPrChange>
          </w:rPr>
          <w:tab/>
        </w:r>
        <w:r w:rsidRPr="00E762C7">
          <w:rPr>
            <w:rFonts w:ascii="Times New Roman" w:hAnsi="Times New Roman"/>
            <w:color w:val="0000FF"/>
            <w:sz w:val="20"/>
            <w:szCs w:val="20"/>
            <w:highlight w:val="white"/>
            <w:rPrChange w:id="3238" w:author=" Vijay Parmar" w:date="2009-08-23T15:28:00Z">
              <w:rPr>
                <w:color w:val="0000FF"/>
                <w:highlight w:val="white"/>
              </w:rPr>
            </w:rPrChange>
          </w:rPr>
          <w:t>&lt;</w:t>
        </w:r>
        <w:r w:rsidRPr="00E762C7">
          <w:rPr>
            <w:rFonts w:ascii="Times New Roman" w:hAnsi="Times New Roman"/>
            <w:color w:val="800000"/>
            <w:sz w:val="20"/>
            <w:szCs w:val="20"/>
            <w:highlight w:val="white"/>
            <w:rPrChange w:id="3239"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240" w:author=" Vijay Parmar" w:date="2009-08-23T15:28:00Z">
              <w:rPr>
                <w:color w:val="0000FF"/>
                <w:highlight w:val="white"/>
              </w:rPr>
            </w:rPrChange>
          </w:rPr>
          <w:t>&gt;</w:t>
        </w:r>
        <w:r w:rsidRPr="00E762C7">
          <w:rPr>
            <w:rFonts w:ascii="Times New Roman" w:hAnsi="Times New Roman"/>
            <w:color w:val="000000"/>
            <w:sz w:val="20"/>
            <w:szCs w:val="20"/>
            <w:highlight w:val="white"/>
            <w:rPrChange w:id="3241" w:author=" Vijay Parmar" w:date="2009-08-23T15:28:00Z">
              <w:rPr>
                <w:highlight w:val="white"/>
              </w:rPr>
            </w:rPrChange>
          </w:rPr>
          <w:t>csmupt40</w:t>
        </w:r>
        <w:r w:rsidRPr="00E762C7">
          <w:rPr>
            <w:rFonts w:ascii="Times New Roman" w:hAnsi="Times New Roman"/>
            <w:color w:val="0000FF"/>
            <w:sz w:val="20"/>
            <w:szCs w:val="20"/>
            <w:highlight w:val="white"/>
            <w:rPrChange w:id="3242" w:author=" Vijay Parmar" w:date="2009-08-23T15:28:00Z">
              <w:rPr>
                <w:color w:val="0000FF"/>
                <w:highlight w:val="white"/>
              </w:rPr>
            </w:rPrChange>
          </w:rPr>
          <w:t>&lt;/</w:t>
        </w:r>
        <w:r w:rsidRPr="00E762C7">
          <w:rPr>
            <w:rFonts w:ascii="Times New Roman" w:hAnsi="Times New Roman"/>
            <w:color w:val="800000"/>
            <w:sz w:val="20"/>
            <w:szCs w:val="20"/>
            <w:highlight w:val="white"/>
            <w:rPrChange w:id="3243"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24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45" w:author=" Vijay Parmar" w:date="2009-08-23T15:19:00Z"/>
          <w:rFonts w:ascii="Times New Roman" w:hAnsi="Times New Roman"/>
          <w:color w:val="000000"/>
          <w:sz w:val="20"/>
          <w:szCs w:val="20"/>
          <w:highlight w:val="white"/>
          <w:rPrChange w:id="3246" w:author=" Vijay Parmar" w:date="2009-08-23T15:28:00Z">
            <w:rPr>
              <w:ins w:id="3247" w:author=" Vijay Parmar" w:date="2009-08-23T15:19:00Z"/>
              <w:highlight w:val="white"/>
            </w:rPr>
          </w:rPrChange>
        </w:rPr>
        <w:pPrChange w:id="3248" w:author=" Vijay Parmar" w:date="2009-08-23T15:20:00Z">
          <w:pPr>
            <w:pStyle w:val="ListParagraph"/>
            <w:numPr>
              <w:numId w:val="96"/>
            </w:numPr>
            <w:autoSpaceDE w:val="0"/>
            <w:autoSpaceDN w:val="0"/>
            <w:adjustRightInd w:val="0"/>
            <w:ind w:left="1080" w:hanging="360"/>
          </w:pPr>
        </w:pPrChange>
      </w:pPr>
      <w:ins w:id="3249" w:author=" Vijay Parmar" w:date="2009-08-23T15:19:00Z">
        <w:r w:rsidRPr="00E762C7">
          <w:rPr>
            <w:rFonts w:ascii="Times New Roman" w:hAnsi="Times New Roman"/>
            <w:color w:val="000000"/>
            <w:sz w:val="20"/>
            <w:szCs w:val="20"/>
            <w:highlight w:val="white"/>
            <w:rPrChange w:id="3250" w:author=" Vijay Parmar" w:date="2009-08-23T15:28:00Z">
              <w:rPr>
                <w:highlight w:val="white"/>
              </w:rPr>
            </w:rPrChange>
          </w:rPr>
          <w:tab/>
        </w:r>
        <w:r w:rsidRPr="00E762C7">
          <w:rPr>
            <w:rFonts w:ascii="Times New Roman" w:hAnsi="Times New Roman"/>
            <w:color w:val="000000"/>
            <w:sz w:val="20"/>
            <w:szCs w:val="20"/>
            <w:highlight w:val="white"/>
            <w:rPrChange w:id="3251" w:author=" Vijay Parmar" w:date="2009-08-23T15:28:00Z">
              <w:rPr>
                <w:highlight w:val="white"/>
              </w:rPr>
            </w:rPrChange>
          </w:rPr>
          <w:tab/>
        </w:r>
        <w:r w:rsidRPr="00E762C7">
          <w:rPr>
            <w:rFonts w:ascii="Times New Roman" w:hAnsi="Times New Roman"/>
            <w:color w:val="000000"/>
            <w:sz w:val="20"/>
            <w:szCs w:val="20"/>
            <w:highlight w:val="white"/>
            <w:rPrChange w:id="3252" w:author=" Vijay Parmar" w:date="2009-08-23T15:28:00Z">
              <w:rPr>
                <w:highlight w:val="white"/>
              </w:rPr>
            </w:rPrChange>
          </w:rPr>
          <w:tab/>
        </w:r>
        <w:r w:rsidRPr="00E762C7">
          <w:rPr>
            <w:rFonts w:ascii="Times New Roman" w:hAnsi="Times New Roman"/>
            <w:color w:val="0000FF"/>
            <w:sz w:val="20"/>
            <w:szCs w:val="20"/>
            <w:highlight w:val="white"/>
            <w:rPrChange w:id="3253" w:author=" Vijay Parmar" w:date="2009-08-23T15:28:00Z">
              <w:rPr>
                <w:color w:val="0000FF"/>
                <w:highlight w:val="white"/>
              </w:rPr>
            </w:rPrChange>
          </w:rPr>
          <w:t>&lt;</w:t>
        </w:r>
        <w:r w:rsidRPr="00E762C7">
          <w:rPr>
            <w:rFonts w:ascii="Times New Roman" w:hAnsi="Times New Roman"/>
            <w:color w:val="800000"/>
            <w:sz w:val="20"/>
            <w:szCs w:val="20"/>
            <w:highlight w:val="white"/>
            <w:rPrChange w:id="3254"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255" w:author=" Vijay Parmar" w:date="2009-08-23T15:28:00Z">
              <w:rPr>
                <w:color w:val="0000FF"/>
                <w:highlight w:val="white"/>
              </w:rPr>
            </w:rPrChange>
          </w:rPr>
          <w:t>&gt;</w:t>
        </w:r>
        <w:r w:rsidRPr="00E762C7">
          <w:rPr>
            <w:rFonts w:ascii="Times New Roman" w:hAnsi="Times New Roman"/>
            <w:color w:val="000000"/>
            <w:sz w:val="20"/>
            <w:szCs w:val="20"/>
            <w:highlight w:val="white"/>
            <w:rPrChange w:id="3256" w:author=" Vijay Parmar" w:date="2009-08-23T15:28:00Z">
              <w:rPr>
                <w:highlight w:val="white"/>
              </w:rPr>
            </w:rPrChange>
          </w:rPr>
          <w:t>upt40</w:t>
        </w:r>
        <w:r w:rsidRPr="00E762C7">
          <w:rPr>
            <w:rFonts w:ascii="Times New Roman" w:hAnsi="Times New Roman"/>
            <w:color w:val="0000FF"/>
            <w:sz w:val="20"/>
            <w:szCs w:val="20"/>
            <w:highlight w:val="white"/>
            <w:rPrChange w:id="3257" w:author=" Vijay Parmar" w:date="2009-08-23T15:28:00Z">
              <w:rPr>
                <w:color w:val="0000FF"/>
                <w:highlight w:val="white"/>
              </w:rPr>
            </w:rPrChange>
          </w:rPr>
          <w:t>&lt;/</w:t>
        </w:r>
        <w:r w:rsidRPr="00E762C7">
          <w:rPr>
            <w:rFonts w:ascii="Times New Roman" w:hAnsi="Times New Roman"/>
            <w:color w:val="800000"/>
            <w:sz w:val="20"/>
            <w:szCs w:val="20"/>
            <w:highlight w:val="white"/>
            <w:rPrChange w:id="3258"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25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60" w:author=" Vijay Parmar" w:date="2009-08-23T15:19:00Z"/>
          <w:rFonts w:ascii="Times New Roman" w:hAnsi="Times New Roman"/>
          <w:color w:val="000000"/>
          <w:sz w:val="20"/>
          <w:szCs w:val="20"/>
          <w:highlight w:val="white"/>
          <w:rPrChange w:id="3261" w:author=" Vijay Parmar" w:date="2009-08-23T15:28:00Z">
            <w:rPr>
              <w:ins w:id="3262" w:author=" Vijay Parmar" w:date="2009-08-23T15:19:00Z"/>
              <w:highlight w:val="white"/>
            </w:rPr>
          </w:rPrChange>
        </w:rPr>
        <w:pPrChange w:id="3263" w:author=" Vijay Parmar" w:date="2009-08-23T15:20:00Z">
          <w:pPr>
            <w:pStyle w:val="ListParagraph"/>
            <w:numPr>
              <w:numId w:val="96"/>
            </w:numPr>
            <w:autoSpaceDE w:val="0"/>
            <w:autoSpaceDN w:val="0"/>
            <w:adjustRightInd w:val="0"/>
            <w:ind w:left="1080" w:hanging="360"/>
          </w:pPr>
        </w:pPrChange>
      </w:pPr>
      <w:ins w:id="3264" w:author=" Vijay Parmar" w:date="2009-08-23T15:19:00Z">
        <w:r w:rsidRPr="00E762C7">
          <w:rPr>
            <w:rFonts w:ascii="Times New Roman" w:hAnsi="Times New Roman"/>
            <w:color w:val="000000"/>
            <w:sz w:val="20"/>
            <w:szCs w:val="20"/>
            <w:highlight w:val="white"/>
            <w:rPrChange w:id="3265" w:author=" Vijay Parmar" w:date="2009-08-23T15:28:00Z">
              <w:rPr>
                <w:highlight w:val="white"/>
              </w:rPr>
            </w:rPrChange>
          </w:rPr>
          <w:tab/>
        </w:r>
        <w:r w:rsidRPr="00E762C7">
          <w:rPr>
            <w:rFonts w:ascii="Times New Roman" w:hAnsi="Times New Roman"/>
            <w:color w:val="000000"/>
            <w:sz w:val="20"/>
            <w:szCs w:val="20"/>
            <w:highlight w:val="white"/>
            <w:rPrChange w:id="3266" w:author=" Vijay Parmar" w:date="2009-08-23T15:28:00Z">
              <w:rPr>
                <w:highlight w:val="white"/>
              </w:rPr>
            </w:rPrChange>
          </w:rPr>
          <w:tab/>
        </w:r>
        <w:r w:rsidRPr="00E762C7">
          <w:rPr>
            <w:rFonts w:ascii="Times New Roman" w:hAnsi="Times New Roman"/>
            <w:color w:val="000000"/>
            <w:sz w:val="20"/>
            <w:szCs w:val="20"/>
            <w:highlight w:val="white"/>
            <w:rPrChange w:id="3267" w:author=" Vijay Parmar" w:date="2009-08-23T15:28:00Z">
              <w:rPr>
                <w:highlight w:val="white"/>
              </w:rPr>
            </w:rPrChange>
          </w:rPr>
          <w:tab/>
        </w:r>
        <w:r w:rsidRPr="00E762C7">
          <w:rPr>
            <w:rFonts w:ascii="Times New Roman" w:hAnsi="Times New Roman"/>
            <w:color w:val="0000FF"/>
            <w:sz w:val="20"/>
            <w:szCs w:val="20"/>
            <w:highlight w:val="white"/>
            <w:rPrChange w:id="3268" w:author=" Vijay Parmar" w:date="2009-08-23T15:28:00Z">
              <w:rPr>
                <w:color w:val="0000FF"/>
                <w:highlight w:val="white"/>
              </w:rPr>
            </w:rPrChange>
          </w:rPr>
          <w:t>&lt;</w:t>
        </w:r>
        <w:r w:rsidRPr="00E762C7">
          <w:rPr>
            <w:rFonts w:ascii="Times New Roman" w:hAnsi="Times New Roman"/>
            <w:color w:val="800000"/>
            <w:sz w:val="20"/>
            <w:szCs w:val="20"/>
            <w:highlight w:val="white"/>
            <w:rPrChange w:id="3269"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27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71" w:author=" Vijay Parmar" w:date="2009-08-23T15:19:00Z"/>
          <w:rFonts w:ascii="Times New Roman" w:hAnsi="Times New Roman"/>
          <w:color w:val="000000"/>
          <w:sz w:val="20"/>
          <w:szCs w:val="20"/>
          <w:highlight w:val="white"/>
          <w:rPrChange w:id="3272" w:author=" Vijay Parmar" w:date="2009-08-23T15:28:00Z">
            <w:rPr>
              <w:ins w:id="3273" w:author=" Vijay Parmar" w:date="2009-08-23T15:19:00Z"/>
              <w:highlight w:val="white"/>
            </w:rPr>
          </w:rPrChange>
        </w:rPr>
        <w:pPrChange w:id="3274" w:author=" Vijay Parmar" w:date="2009-08-23T15:20:00Z">
          <w:pPr>
            <w:pStyle w:val="ListParagraph"/>
            <w:numPr>
              <w:numId w:val="96"/>
            </w:numPr>
            <w:autoSpaceDE w:val="0"/>
            <w:autoSpaceDN w:val="0"/>
            <w:adjustRightInd w:val="0"/>
            <w:ind w:left="1080" w:hanging="360"/>
          </w:pPr>
        </w:pPrChange>
      </w:pPr>
      <w:ins w:id="3275" w:author=" Vijay Parmar" w:date="2009-08-23T15:19:00Z">
        <w:r w:rsidRPr="00E762C7">
          <w:rPr>
            <w:rFonts w:ascii="Times New Roman" w:hAnsi="Times New Roman"/>
            <w:color w:val="000000"/>
            <w:sz w:val="20"/>
            <w:szCs w:val="20"/>
            <w:highlight w:val="white"/>
            <w:rPrChange w:id="3276" w:author=" Vijay Parmar" w:date="2009-08-23T15:28:00Z">
              <w:rPr>
                <w:highlight w:val="white"/>
              </w:rPr>
            </w:rPrChange>
          </w:rPr>
          <w:tab/>
        </w:r>
        <w:r w:rsidRPr="00E762C7">
          <w:rPr>
            <w:rFonts w:ascii="Times New Roman" w:hAnsi="Times New Roman"/>
            <w:color w:val="0000FF"/>
            <w:sz w:val="20"/>
            <w:szCs w:val="20"/>
            <w:highlight w:val="white"/>
            <w:rPrChange w:id="3277" w:author=" Vijay Parmar" w:date="2009-08-23T15:28:00Z">
              <w:rPr>
                <w:color w:val="0000FF"/>
                <w:highlight w:val="white"/>
              </w:rPr>
            </w:rPrChange>
          </w:rPr>
          <w:t>&lt;</w:t>
        </w:r>
        <w:r w:rsidRPr="00E762C7">
          <w:rPr>
            <w:rFonts w:ascii="Times New Roman" w:hAnsi="Times New Roman"/>
            <w:color w:val="800000"/>
            <w:sz w:val="20"/>
            <w:szCs w:val="20"/>
            <w:highlight w:val="white"/>
            <w:rPrChange w:id="3278"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279" w:author=" Vijay Parmar" w:date="2009-08-23T15:28:00Z">
              <w:rPr>
                <w:color w:val="0000FF"/>
                <w:highlight w:val="white"/>
              </w:rPr>
            </w:rPrChange>
          </w:rPr>
          <w:t>&gt;</w:t>
        </w:r>
        <w:r w:rsidRPr="00E762C7">
          <w:rPr>
            <w:rFonts w:ascii="Times New Roman" w:hAnsi="Times New Roman"/>
            <w:color w:val="000000"/>
            <w:sz w:val="20"/>
            <w:szCs w:val="20"/>
            <w:highlight w:val="white"/>
            <w:rPrChange w:id="3280" w:author=" Vijay Parmar" w:date="2009-08-23T15:28:00Z">
              <w:rPr>
                <w:highlight w:val="white"/>
              </w:rPr>
            </w:rPrChange>
          </w:rPr>
          <w:t>String</w:t>
        </w:r>
        <w:r w:rsidRPr="00E762C7">
          <w:rPr>
            <w:rFonts w:ascii="Times New Roman" w:hAnsi="Times New Roman"/>
            <w:color w:val="0000FF"/>
            <w:sz w:val="20"/>
            <w:szCs w:val="20"/>
            <w:highlight w:val="white"/>
            <w:rPrChange w:id="3281" w:author=" Vijay Parmar" w:date="2009-08-23T15:28:00Z">
              <w:rPr>
                <w:color w:val="0000FF"/>
                <w:highlight w:val="white"/>
              </w:rPr>
            </w:rPrChange>
          </w:rPr>
          <w:t>&lt;/</w:t>
        </w:r>
        <w:r w:rsidRPr="00E762C7">
          <w:rPr>
            <w:rFonts w:ascii="Times New Roman" w:hAnsi="Times New Roman"/>
            <w:color w:val="800000"/>
            <w:sz w:val="20"/>
            <w:szCs w:val="20"/>
            <w:highlight w:val="white"/>
            <w:rPrChange w:id="3282"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28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84" w:author=" Vijay Parmar" w:date="2009-08-23T15:19:00Z"/>
          <w:rFonts w:ascii="Times New Roman" w:hAnsi="Times New Roman"/>
          <w:color w:val="000000"/>
          <w:sz w:val="20"/>
          <w:szCs w:val="20"/>
          <w:highlight w:val="white"/>
          <w:rPrChange w:id="3285" w:author=" Vijay Parmar" w:date="2009-08-23T15:28:00Z">
            <w:rPr>
              <w:ins w:id="3286" w:author=" Vijay Parmar" w:date="2009-08-23T15:19:00Z"/>
              <w:highlight w:val="white"/>
            </w:rPr>
          </w:rPrChange>
        </w:rPr>
        <w:pPrChange w:id="3287" w:author=" Vijay Parmar" w:date="2009-08-23T15:20:00Z">
          <w:pPr>
            <w:pStyle w:val="ListParagraph"/>
            <w:numPr>
              <w:numId w:val="96"/>
            </w:numPr>
            <w:autoSpaceDE w:val="0"/>
            <w:autoSpaceDN w:val="0"/>
            <w:adjustRightInd w:val="0"/>
            <w:ind w:left="1080" w:hanging="360"/>
          </w:pPr>
        </w:pPrChange>
      </w:pPr>
      <w:ins w:id="3288" w:author=" Vijay Parmar" w:date="2009-08-23T15:19:00Z">
        <w:r w:rsidRPr="00E762C7">
          <w:rPr>
            <w:rFonts w:ascii="Times New Roman" w:hAnsi="Times New Roman"/>
            <w:color w:val="000000"/>
            <w:sz w:val="20"/>
            <w:szCs w:val="20"/>
            <w:highlight w:val="white"/>
            <w:rPrChange w:id="3289" w:author=" Vijay Parmar" w:date="2009-08-23T15:28:00Z">
              <w:rPr>
                <w:highlight w:val="white"/>
              </w:rPr>
            </w:rPrChange>
          </w:rPr>
          <w:tab/>
        </w:r>
        <w:r w:rsidRPr="00E762C7">
          <w:rPr>
            <w:rFonts w:ascii="Times New Roman" w:hAnsi="Times New Roman"/>
            <w:color w:val="0000FF"/>
            <w:sz w:val="20"/>
            <w:szCs w:val="20"/>
            <w:highlight w:val="white"/>
            <w:rPrChange w:id="3290" w:author=" Vijay Parmar" w:date="2009-08-23T15:28:00Z">
              <w:rPr>
                <w:color w:val="0000FF"/>
                <w:highlight w:val="white"/>
              </w:rPr>
            </w:rPrChange>
          </w:rPr>
          <w:t>&lt;</w:t>
        </w:r>
        <w:r w:rsidRPr="00E762C7">
          <w:rPr>
            <w:rFonts w:ascii="Times New Roman" w:hAnsi="Times New Roman"/>
            <w:color w:val="800000"/>
            <w:sz w:val="20"/>
            <w:szCs w:val="20"/>
            <w:highlight w:val="white"/>
            <w:rPrChange w:id="3291"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292" w:author=" Vijay Parmar" w:date="2009-08-23T15:28:00Z">
              <w:rPr>
                <w:color w:val="0000FF"/>
                <w:highlight w:val="white"/>
              </w:rPr>
            </w:rPrChange>
          </w:rPr>
          <w:t>&gt;</w:t>
        </w:r>
        <w:r w:rsidRPr="00E762C7">
          <w:rPr>
            <w:rFonts w:ascii="Times New Roman" w:hAnsi="Times New Roman"/>
            <w:color w:val="000000"/>
            <w:sz w:val="20"/>
            <w:szCs w:val="20"/>
            <w:highlight w:val="white"/>
            <w:rPrChange w:id="3293" w:author=" Vijay Parmar" w:date="2009-08-23T15:28:00Z">
              <w:rPr>
                <w:highlight w:val="white"/>
              </w:rPr>
            </w:rPrChange>
          </w:rPr>
          <w:t>placeholder_string_val</w:t>
        </w:r>
        <w:r w:rsidRPr="00E762C7">
          <w:rPr>
            <w:rFonts w:ascii="Times New Roman" w:hAnsi="Times New Roman"/>
            <w:color w:val="0000FF"/>
            <w:sz w:val="20"/>
            <w:szCs w:val="20"/>
            <w:highlight w:val="white"/>
            <w:rPrChange w:id="3294" w:author=" Vijay Parmar" w:date="2009-08-23T15:28:00Z">
              <w:rPr>
                <w:color w:val="0000FF"/>
                <w:highlight w:val="white"/>
              </w:rPr>
            </w:rPrChange>
          </w:rPr>
          <w:t>&lt;/</w:t>
        </w:r>
        <w:r w:rsidRPr="00E762C7">
          <w:rPr>
            <w:rFonts w:ascii="Times New Roman" w:hAnsi="Times New Roman"/>
            <w:color w:val="800000"/>
            <w:sz w:val="20"/>
            <w:szCs w:val="20"/>
            <w:highlight w:val="white"/>
            <w:rPrChange w:id="3295"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29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97" w:author=" Vijay Parmar" w:date="2009-08-23T15:19:00Z"/>
          <w:rFonts w:ascii="Times New Roman" w:hAnsi="Times New Roman"/>
          <w:color w:val="000000"/>
          <w:sz w:val="20"/>
          <w:szCs w:val="20"/>
          <w:highlight w:val="white"/>
          <w:rPrChange w:id="3298" w:author=" Vijay Parmar" w:date="2009-08-23T15:28:00Z">
            <w:rPr>
              <w:ins w:id="3299" w:author=" Vijay Parmar" w:date="2009-08-23T15:19:00Z"/>
              <w:highlight w:val="white"/>
            </w:rPr>
          </w:rPrChange>
        </w:rPr>
        <w:pPrChange w:id="3300" w:author=" Vijay Parmar" w:date="2009-08-23T15:20:00Z">
          <w:pPr>
            <w:pStyle w:val="ListParagraph"/>
            <w:numPr>
              <w:numId w:val="96"/>
            </w:numPr>
            <w:autoSpaceDE w:val="0"/>
            <w:autoSpaceDN w:val="0"/>
            <w:adjustRightInd w:val="0"/>
            <w:ind w:left="1080" w:hanging="360"/>
          </w:pPr>
        </w:pPrChange>
      </w:pPr>
      <w:ins w:id="3301" w:author=" Vijay Parmar" w:date="2009-08-23T15:19:00Z">
        <w:r w:rsidRPr="00E762C7">
          <w:rPr>
            <w:rFonts w:ascii="Times New Roman" w:hAnsi="Times New Roman"/>
            <w:color w:val="000000"/>
            <w:sz w:val="20"/>
            <w:szCs w:val="20"/>
            <w:highlight w:val="white"/>
            <w:rPrChange w:id="3302" w:author=" Vijay Parmar" w:date="2009-08-23T15:28:00Z">
              <w:rPr>
                <w:highlight w:val="white"/>
              </w:rPr>
            </w:rPrChange>
          </w:rPr>
          <w:tab/>
        </w:r>
        <w:r w:rsidRPr="00E762C7">
          <w:rPr>
            <w:rFonts w:ascii="Times New Roman" w:hAnsi="Times New Roman"/>
            <w:color w:val="000000"/>
            <w:sz w:val="20"/>
            <w:szCs w:val="20"/>
            <w:highlight w:val="white"/>
            <w:rPrChange w:id="3303" w:author=" Vijay Parmar" w:date="2009-08-23T15:28:00Z">
              <w:rPr>
                <w:highlight w:val="white"/>
              </w:rPr>
            </w:rPrChange>
          </w:rPr>
          <w:tab/>
        </w:r>
        <w:r w:rsidRPr="00E762C7">
          <w:rPr>
            <w:rFonts w:ascii="Times New Roman" w:hAnsi="Times New Roman"/>
            <w:color w:val="0000FF"/>
            <w:sz w:val="20"/>
            <w:szCs w:val="20"/>
            <w:highlight w:val="white"/>
            <w:rPrChange w:id="3304" w:author=" Vijay Parmar" w:date="2009-08-23T15:28:00Z">
              <w:rPr>
                <w:color w:val="0000FF"/>
                <w:highlight w:val="white"/>
              </w:rPr>
            </w:rPrChange>
          </w:rPr>
          <w:t>&lt;/</w:t>
        </w:r>
        <w:r w:rsidRPr="00E762C7">
          <w:rPr>
            <w:rFonts w:ascii="Times New Roman" w:hAnsi="Times New Roman"/>
            <w:color w:val="800000"/>
            <w:sz w:val="20"/>
            <w:szCs w:val="20"/>
            <w:highlight w:val="white"/>
            <w:rPrChange w:id="3305"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30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07" w:author=" Vijay Parmar" w:date="2009-08-23T15:19:00Z"/>
          <w:rFonts w:ascii="Times New Roman" w:hAnsi="Times New Roman"/>
          <w:color w:val="000000"/>
          <w:sz w:val="20"/>
          <w:szCs w:val="20"/>
          <w:highlight w:val="white"/>
          <w:rPrChange w:id="3308" w:author=" Vijay Parmar" w:date="2009-08-23T15:28:00Z">
            <w:rPr>
              <w:ins w:id="3309" w:author=" Vijay Parmar" w:date="2009-08-23T15:19:00Z"/>
              <w:color w:val="000000"/>
              <w:highlight w:val="white"/>
            </w:rPr>
          </w:rPrChange>
        </w:rPr>
        <w:pPrChange w:id="3310" w:author=" Vijay Parmar" w:date="2009-08-23T15:20:00Z">
          <w:pPr>
            <w:pStyle w:val="ListParagraph"/>
            <w:numPr>
              <w:numId w:val="96"/>
            </w:numPr>
            <w:autoSpaceDE w:val="0"/>
            <w:autoSpaceDN w:val="0"/>
            <w:adjustRightInd w:val="0"/>
            <w:ind w:left="1080" w:hanging="360"/>
          </w:pPr>
        </w:pPrChange>
      </w:pPr>
      <w:ins w:id="3311" w:author=" Vijay Parmar" w:date="2009-08-23T15:19:00Z">
        <w:r w:rsidRPr="00E762C7">
          <w:rPr>
            <w:rFonts w:ascii="Times New Roman" w:hAnsi="Times New Roman"/>
            <w:color w:val="000000"/>
            <w:sz w:val="20"/>
            <w:szCs w:val="20"/>
            <w:highlight w:val="white"/>
            <w:rPrChange w:id="3312" w:author=" Vijay Parmar" w:date="2009-08-23T15:28:00Z">
              <w:rPr>
                <w:color w:val="000000"/>
                <w:highlight w:val="white"/>
              </w:rPr>
            </w:rPrChange>
          </w:rPr>
          <w:tab/>
        </w:r>
        <w:r w:rsidRPr="00E762C7">
          <w:rPr>
            <w:rFonts w:ascii="Times New Roman" w:hAnsi="Times New Roman"/>
            <w:color w:val="0000FF"/>
            <w:sz w:val="20"/>
            <w:szCs w:val="20"/>
            <w:highlight w:val="white"/>
            <w:rPrChange w:id="3313" w:author=" Vijay Parmar" w:date="2009-08-23T15:28:00Z">
              <w:rPr>
                <w:highlight w:val="white"/>
              </w:rPr>
            </w:rPrChange>
          </w:rPr>
          <w:t>&lt;/</w:t>
        </w:r>
        <w:r w:rsidRPr="00E762C7">
          <w:rPr>
            <w:rFonts w:ascii="Times New Roman" w:hAnsi="Times New Roman"/>
            <w:color w:val="800000"/>
            <w:sz w:val="20"/>
            <w:szCs w:val="20"/>
            <w:highlight w:val="white"/>
            <w:rPrChange w:id="331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315" w:author=" Vijay Parmar" w:date="2009-08-23T15:28:00Z">
              <w:rPr>
                <w:highlight w:val="white"/>
              </w:rPr>
            </w:rPrChange>
          </w:rPr>
          <w:t>&gt;</w:t>
        </w:r>
      </w:ins>
    </w:p>
    <w:p w:rsidR="00B93D1A" w:rsidRPr="00E762C7" w:rsidRDefault="00B93D1A" w:rsidP="00B93D1A">
      <w:pPr>
        <w:autoSpaceDE w:val="0"/>
        <w:autoSpaceDN w:val="0"/>
        <w:adjustRightInd w:val="0"/>
        <w:ind w:left="720"/>
        <w:rPr>
          <w:ins w:id="3316" w:author=" Vijay Parmar" w:date="2009-08-23T15:19:00Z"/>
          <w:rFonts w:ascii="Times New Roman" w:hAnsi="Times New Roman"/>
          <w:color w:val="000000"/>
          <w:sz w:val="20"/>
          <w:szCs w:val="20"/>
          <w:highlight w:val="white"/>
          <w:rPrChange w:id="3317" w:author=" Vijay Parmar" w:date="2009-08-23T15:28:00Z">
            <w:rPr>
              <w:ins w:id="3318" w:author=" Vijay Parmar" w:date="2009-08-23T15:19:00Z"/>
              <w:highlight w:val="white"/>
            </w:rPr>
          </w:rPrChange>
        </w:rPr>
        <w:pPrChange w:id="3319" w:author=" Vijay Parmar" w:date="2009-08-23T15:20:00Z">
          <w:pPr>
            <w:pStyle w:val="ListParagraph"/>
            <w:numPr>
              <w:numId w:val="96"/>
            </w:numPr>
            <w:autoSpaceDE w:val="0"/>
            <w:autoSpaceDN w:val="0"/>
            <w:adjustRightInd w:val="0"/>
            <w:ind w:left="1080" w:hanging="360"/>
          </w:pPr>
        </w:pPrChange>
      </w:pPr>
      <w:ins w:id="3320" w:author=" Vijay Parmar" w:date="2009-08-23T15:19:00Z">
        <w:r w:rsidRPr="00E762C7">
          <w:rPr>
            <w:rFonts w:ascii="Times New Roman" w:hAnsi="Times New Roman"/>
            <w:color w:val="000000"/>
            <w:sz w:val="20"/>
            <w:szCs w:val="20"/>
            <w:highlight w:val="white"/>
            <w:rPrChange w:id="3321" w:author=" Vijay Parmar" w:date="2009-08-23T15:28:00Z">
              <w:rPr>
                <w:highlight w:val="white"/>
              </w:rPr>
            </w:rPrChange>
          </w:rPr>
          <w:tab/>
        </w:r>
        <w:r w:rsidRPr="00E762C7">
          <w:rPr>
            <w:rFonts w:ascii="Times New Roman" w:hAnsi="Times New Roman"/>
            <w:color w:val="0000FF"/>
            <w:sz w:val="20"/>
            <w:szCs w:val="20"/>
            <w:highlight w:val="white"/>
            <w:rPrChange w:id="3322" w:author=" Vijay Parmar" w:date="2009-08-23T15:28:00Z">
              <w:rPr>
                <w:color w:val="0000FF"/>
                <w:highlight w:val="white"/>
              </w:rPr>
            </w:rPrChange>
          </w:rPr>
          <w:t>&lt;</w:t>
        </w:r>
        <w:r w:rsidRPr="00E762C7">
          <w:rPr>
            <w:rFonts w:ascii="Times New Roman" w:hAnsi="Times New Roman"/>
            <w:color w:val="800000"/>
            <w:sz w:val="20"/>
            <w:szCs w:val="20"/>
            <w:highlight w:val="white"/>
            <w:rPrChange w:id="3323"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32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25" w:author=" Vijay Parmar" w:date="2009-08-23T15:19:00Z"/>
          <w:rFonts w:ascii="Times New Roman" w:hAnsi="Times New Roman"/>
          <w:color w:val="000000"/>
          <w:sz w:val="20"/>
          <w:szCs w:val="20"/>
          <w:highlight w:val="white"/>
          <w:rPrChange w:id="3326" w:author=" Vijay Parmar" w:date="2009-08-23T15:28:00Z">
            <w:rPr>
              <w:ins w:id="3327" w:author=" Vijay Parmar" w:date="2009-08-23T15:19:00Z"/>
              <w:highlight w:val="white"/>
            </w:rPr>
          </w:rPrChange>
        </w:rPr>
        <w:pPrChange w:id="3328" w:author=" Vijay Parmar" w:date="2009-08-23T15:20:00Z">
          <w:pPr>
            <w:pStyle w:val="ListParagraph"/>
            <w:numPr>
              <w:numId w:val="96"/>
            </w:numPr>
            <w:autoSpaceDE w:val="0"/>
            <w:autoSpaceDN w:val="0"/>
            <w:adjustRightInd w:val="0"/>
            <w:ind w:left="1080" w:hanging="360"/>
          </w:pPr>
        </w:pPrChange>
      </w:pPr>
      <w:ins w:id="3329" w:author=" Vijay Parmar" w:date="2009-08-23T15:19:00Z">
        <w:r w:rsidRPr="00E762C7">
          <w:rPr>
            <w:rFonts w:ascii="Times New Roman" w:hAnsi="Times New Roman"/>
            <w:color w:val="000000"/>
            <w:sz w:val="20"/>
            <w:szCs w:val="20"/>
            <w:highlight w:val="white"/>
            <w:rPrChange w:id="3330" w:author=" Vijay Parmar" w:date="2009-08-23T15:28:00Z">
              <w:rPr>
                <w:highlight w:val="white"/>
              </w:rPr>
            </w:rPrChange>
          </w:rPr>
          <w:tab/>
        </w:r>
        <w:r w:rsidRPr="00E762C7">
          <w:rPr>
            <w:rFonts w:ascii="Times New Roman" w:hAnsi="Times New Roman"/>
            <w:color w:val="000000"/>
            <w:sz w:val="20"/>
            <w:szCs w:val="20"/>
            <w:highlight w:val="white"/>
            <w:rPrChange w:id="3331" w:author=" Vijay Parmar" w:date="2009-08-23T15:28:00Z">
              <w:rPr>
                <w:highlight w:val="white"/>
              </w:rPr>
            </w:rPrChange>
          </w:rPr>
          <w:tab/>
        </w:r>
        <w:r w:rsidRPr="00E762C7">
          <w:rPr>
            <w:rFonts w:ascii="Times New Roman" w:hAnsi="Times New Roman"/>
            <w:color w:val="0000FF"/>
            <w:sz w:val="20"/>
            <w:szCs w:val="20"/>
            <w:highlight w:val="white"/>
            <w:rPrChange w:id="3332" w:author=" Vijay Parmar" w:date="2009-08-23T15:28:00Z">
              <w:rPr>
                <w:color w:val="0000FF"/>
                <w:highlight w:val="white"/>
              </w:rPr>
            </w:rPrChange>
          </w:rPr>
          <w:t>&lt;</w:t>
        </w:r>
        <w:r w:rsidRPr="00E762C7">
          <w:rPr>
            <w:rFonts w:ascii="Times New Roman" w:hAnsi="Times New Roman"/>
            <w:color w:val="800000"/>
            <w:sz w:val="20"/>
            <w:szCs w:val="20"/>
            <w:highlight w:val="white"/>
            <w:rPrChange w:id="3333"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334" w:author=" Vijay Parmar" w:date="2009-08-23T15:28:00Z">
              <w:rPr>
                <w:color w:val="0000FF"/>
                <w:highlight w:val="white"/>
              </w:rPr>
            </w:rPrChange>
          </w:rPr>
          <w:t>&gt;</w:t>
        </w:r>
        <w:r w:rsidRPr="00E762C7">
          <w:rPr>
            <w:rFonts w:ascii="Times New Roman" w:hAnsi="Times New Roman"/>
            <w:color w:val="000000"/>
            <w:sz w:val="20"/>
            <w:szCs w:val="20"/>
            <w:highlight w:val="white"/>
            <w:rPrChange w:id="3335" w:author=" Vijay Parmar" w:date="2009-08-23T15:28:00Z">
              <w:rPr>
                <w:highlight w:val="white"/>
              </w:rPr>
            </w:rPrChange>
          </w:rPr>
          <w:t>csmupt41</w:t>
        </w:r>
        <w:r w:rsidRPr="00E762C7">
          <w:rPr>
            <w:rFonts w:ascii="Times New Roman" w:hAnsi="Times New Roman"/>
            <w:color w:val="0000FF"/>
            <w:sz w:val="20"/>
            <w:szCs w:val="20"/>
            <w:highlight w:val="white"/>
            <w:rPrChange w:id="3336" w:author=" Vijay Parmar" w:date="2009-08-23T15:28:00Z">
              <w:rPr>
                <w:color w:val="0000FF"/>
                <w:highlight w:val="white"/>
              </w:rPr>
            </w:rPrChange>
          </w:rPr>
          <w:t>&lt;/</w:t>
        </w:r>
        <w:r w:rsidRPr="00E762C7">
          <w:rPr>
            <w:rFonts w:ascii="Times New Roman" w:hAnsi="Times New Roman"/>
            <w:color w:val="800000"/>
            <w:sz w:val="20"/>
            <w:szCs w:val="20"/>
            <w:highlight w:val="white"/>
            <w:rPrChange w:id="3337"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33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39" w:author=" Vijay Parmar" w:date="2009-08-23T15:19:00Z"/>
          <w:rFonts w:ascii="Times New Roman" w:hAnsi="Times New Roman"/>
          <w:color w:val="000000"/>
          <w:sz w:val="20"/>
          <w:szCs w:val="20"/>
          <w:highlight w:val="white"/>
          <w:rPrChange w:id="3340" w:author=" Vijay Parmar" w:date="2009-08-23T15:28:00Z">
            <w:rPr>
              <w:ins w:id="3341" w:author=" Vijay Parmar" w:date="2009-08-23T15:19:00Z"/>
              <w:highlight w:val="white"/>
            </w:rPr>
          </w:rPrChange>
        </w:rPr>
        <w:pPrChange w:id="3342" w:author=" Vijay Parmar" w:date="2009-08-23T15:20:00Z">
          <w:pPr>
            <w:pStyle w:val="ListParagraph"/>
            <w:numPr>
              <w:numId w:val="96"/>
            </w:numPr>
            <w:autoSpaceDE w:val="0"/>
            <w:autoSpaceDN w:val="0"/>
            <w:adjustRightInd w:val="0"/>
            <w:ind w:left="1080" w:hanging="360"/>
          </w:pPr>
        </w:pPrChange>
      </w:pPr>
      <w:ins w:id="3343" w:author=" Vijay Parmar" w:date="2009-08-23T15:19:00Z">
        <w:r w:rsidRPr="00E762C7">
          <w:rPr>
            <w:rFonts w:ascii="Times New Roman" w:hAnsi="Times New Roman"/>
            <w:color w:val="000000"/>
            <w:sz w:val="20"/>
            <w:szCs w:val="20"/>
            <w:highlight w:val="white"/>
            <w:rPrChange w:id="3344" w:author=" Vijay Parmar" w:date="2009-08-23T15:28:00Z">
              <w:rPr>
                <w:highlight w:val="white"/>
              </w:rPr>
            </w:rPrChange>
          </w:rPr>
          <w:tab/>
        </w:r>
        <w:r w:rsidRPr="00E762C7">
          <w:rPr>
            <w:rFonts w:ascii="Times New Roman" w:hAnsi="Times New Roman"/>
            <w:color w:val="000000"/>
            <w:sz w:val="20"/>
            <w:szCs w:val="20"/>
            <w:highlight w:val="white"/>
            <w:rPrChange w:id="3345" w:author=" Vijay Parmar" w:date="2009-08-23T15:28:00Z">
              <w:rPr>
                <w:highlight w:val="white"/>
              </w:rPr>
            </w:rPrChange>
          </w:rPr>
          <w:tab/>
        </w:r>
        <w:r w:rsidRPr="00E762C7">
          <w:rPr>
            <w:rFonts w:ascii="Times New Roman" w:hAnsi="Times New Roman"/>
            <w:color w:val="0000FF"/>
            <w:sz w:val="20"/>
            <w:szCs w:val="20"/>
            <w:highlight w:val="white"/>
            <w:rPrChange w:id="3346" w:author=" Vijay Parmar" w:date="2009-08-23T15:28:00Z">
              <w:rPr>
                <w:color w:val="0000FF"/>
                <w:highlight w:val="white"/>
              </w:rPr>
            </w:rPrChange>
          </w:rPr>
          <w:t>&lt;</w:t>
        </w:r>
        <w:r w:rsidRPr="00E762C7">
          <w:rPr>
            <w:rFonts w:ascii="Times New Roman" w:hAnsi="Times New Roman"/>
            <w:color w:val="800000"/>
            <w:sz w:val="20"/>
            <w:szCs w:val="20"/>
            <w:highlight w:val="white"/>
            <w:rPrChange w:id="3347"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348" w:author=" Vijay Parmar" w:date="2009-08-23T15:28:00Z">
              <w:rPr>
                <w:color w:val="0000FF"/>
                <w:highlight w:val="white"/>
              </w:rPr>
            </w:rPrChange>
          </w:rPr>
          <w:t>&gt;</w:t>
        </w:r>
        <w:r w:rsidRPr="00E762C7">
          <w:rPr>
            <w:rFonts w:ascii="Times New Roman" w:hAnsi="Times New Roman"/>
            <w:color w:val="000000"/>
            <w:sz w:val="20"/>
            <w:szCs w:val="20"/>
            <w:highlight w:val="white"/>
            <w:rPrChange w:id="3349" w:author=" Vijay Parmar" w:date="2009-08-23T15:28:00Z">
              <w:rPr>
                <w:highlight w:val="white"/>
              </w:rPr>
            </w:rPrChange>
          </w:rPr>
          <w:t>upt41</w:t>
        </w:r>
        <w:r w:rsidRPr="00E762C7">
          <w:rPr>
            <w:rFonts w:ascii="Times New Roman" w:hAnsi="Times New Roman"/>
            <w:color w:val="0000FF"/>
            <w:sz w:val="20"/>
            <w:szCs w:val="20"/>
            <w:highlight w:val="white"/>
            <w:rPrChange w:id="3350" w:author=" Vijay Parmar" w:date="2009-08-23T15:28:00Z">
              <w:rPr>
                <w:color w:val="0000FF"/>
                <w:highlight w:val="white"/>
              </w:rPr>
            </w:rPrChange>
          </w:rPr>
          <w:t>&lt;/</w:t>
        </w:r>
        <w:r w:rsidRPr="00E762C7">
          <w:rPr>
            <w:rFonts w:ascii="Times New Roman" w:hAnsi="Times New Roman"/>
            <w:color w:val="800000"/>
            <w:sz w:val="20"/>
            <w:szCs w:val="20"/>
            <w:highlight w:val="white"/>
            <w:rPrChange w:id="3351"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35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53" w:author=" Vijay Parmar" w:date="2009-08-23T15:19:00Z"/>
          <w:rFonts w:ascii="Times New Roman" w:hAnsi="Times New Roman"/>
          <w:color w:val="000000"/>
          <w:sz w:val="20"/>
          <w:szCs w:val="20"/>
          <w:highlight w:val="white"/>
          <w:rPrChange w:id="3354" w:author=" Vijay Parmar" w:date="2009-08-23T15:28:00Z">
            <w:rPr>
              <w:ins w:id="3355" w:author=" Vijay Parmar" w:date="2009-08-23T15:19:00Z"/>
              <w:highlight w:val="white"/>
            </w:rPr>
          </w:rPrChange>
        </w:rPr>
        <w:pPrChange w:id="3356" w:author=" Vijay Parmar" w:date="2009-08-23T15:20:00Z">
          <w:pPr>
            <w:pStyle w:val="ListParagraph"/>
            <w:numPr>
              <w:numId w:val="96"/>
            </w:numPr>
            <w:autoSpaceDE w:val="0"/>
            <w:autoSpaceDN w:val="0"/>
            <w:adjustRightInd w:val="0"/>
            <w:ind w:left="1080" w:hanging="360"/>
          </w:pPr>
        </w:pPrChange>
      </w:pPr>
      <w:ins w:id="3357" w:author=" Vijay Parmar" w:date="2009-08-23T15:19:00Z">
        <w:r w:rsidRPr="00E762C7">
          <w:rPr>
            <w:rFonts w:ascii="Times New Roman" w:hAnsi="Times New Roman"/>
            <w:color w:val="000000"/>
            <w:sz w:val="20"/>
            <w:szCs w:val="20"/>
            <w:highlight w:val="white"/>
            <w:rPrChange w:id="3358" w:author=" Vijay Parmar" w:date="2009-08-23T15:28:00Z">
              <w:rPr>
                <w:highlight w:val="white"/>
              </w:rPr>
            </w:rPrChange>
          </w:rPr>
          <w:tab/>
        </w:r>
        <w:r w:rsidRPr="00E762C7">
          <w:rPr>
            <w:rFonts w:ascii="Times New Roman" w:hAnsi="Times New Roman"/>
            <w:color w:val="000000"/>
            <w:sz w:val="20"/>
            <w:szCs w:val="20"/>
            <w:highlight w:val="white"/>
            <w:rPrChange w:id="3359" w:author=" Vijay Parmar" w:date="2009-08-23T15:28:00Z">
              <w:rPr>
                <w:highlight w:val="white"/>
              </w:rPr>
            </w:rPrChange>
          </w:rPr>
          <w:tab/>
        </w:r>
        <w:r w:rsidRPr="00E762C7">
          <w:rPr>
            <w:rFonts w:ascii="Times New Roman" w:hAnsi="Times New Roman"/>
            <w:color w:val="0000FF"/>
            <w:sz w:val="20"/>
            <w:szCs w:val="20"/>
            <w:highlight w:val="white"/>
            <w:rPrChange w:id="3360" w:author=" Vijay Parmar" w:date="2009-08-23T15:28:00Z">
              <w:rPr>
                <w:color w:val="0000FF"/>
                <w:highlight w:val="white"/>
              </w:rPr>
            </w:rPrChange>
          </w:rPr>
          <w:t>&lt;</w:t>
        </w:r>
        <w:r w:rsidRPr="00E762C7">
          <w:rPr>
            <w:rFonts w:ascii="Times New Roman" w:hAnsi="Times New Roman"/>
            <w:color w:val="800000"/>
            <w:sz w:val="20"/>
            <w:szCs w:val="20"/>
            <w:highlight w:val="white"/>
            <w:rPrChange w:id="3361"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36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63" w:author=" Vijay Parmar" w:date="2009-08-23T15:19:00Z"/>
          <w:rFonts w:ascii="Times New Roman" w:hAnsi="Times New Roman"/>
          <w:color w:val="000000"/>
          <w:sz w:val="20"/>
          <w:szCs w:val="20"/>
          <w:highlight w:val="white"/>
          <w:rPrChange w:id="3364" w:author=" Vijay Parmar" w:date="2009-08-23T15:28:00Z">
            <w:rPr>
              <w:ins w:id="3365" w:author=" Vijay Parmar" w:date="2009-08-23T15:19:00Z"/>
              <w:highlight w:val="white"/>
            </w:rPr>
          </w:rPrChange>
        </w:rPr>
        <w:pPrChange w:id="3366" w:author=" Vijay Parmar" w:date="2009-08-23T15:20:00Z">
          <w:pPr>
            <w:pStyle w:val="ListParagraph"/>
            <w:numPr>
              <w:numId w:val="96"/>
            </w:numPr>
            <w:autoSpaceDE w:val="0"/>
            <w:autoSpaceDN w:val="0"/>
            <w:adjustRightInd w:val="0"/>
            <w:ind w:left="1080" w:hanging="360"/>
          </w:pPr>
        </w:pPrChange>
      </w:pPr>
      <w:ins w:id="3367" w:author=" Vijay Parmar" w:date="2009-08-23T15:19:00Z">
        <w:r w:rsidRPr="00E762C7">
          <w:rPr>
            <w:rFonts w:ascii="Times New Roman" w:hAnsi="Times New Roman"/>
            <w:color w:val="000000"/>
            <w:sz w:val="20"/>
            <w:szCs w:val="20"/>
            <w:highlight w:val="white"/>
            <w:rPrChange w:id="3368" w:author=" Vijay Parmar" w:date="2009-08-23T15:28:00Z">
              <w:rPr>
                <w:highlight w:val="white"/>
              </w:rPr>
            </w:rPrChange>
          </w:rPr>
          <w:tab/>
        </w:r>
        <w:r w:rsidRPr="00E762C7">
          <w:rPr>
            <w:rFonts w:ascii="Times New Roman" w:hAnsi="Times New Roman"/>
            <w:color w:val="000000"/>
            <w:sz w:val="20"/>
            <w:szCs w:val="20"/>
            <w:highlight w:val="white"/>
            <w:rPrChange w:id="3369" w:author=" Vijay Parmar" w:date="2009-08-23T15:28:00Z">
              <w:rPr>
                <w:highlight w:val="white"/>
              </w:rPr>
            </w:rPrChange>
          </w:rPr>
          <w:tab/>
          <w:t xml:space="preserve">  </w:t>
        </w:r>
        <w:r w:rsidRPr="00E762C7">
          <w:rPr>
            <w:rFonts w:ascii="Times New Roman" w:hAnsi="Times New Roman"/>
            <w:color w:val="0000FF"/>
            <w:sz w:val="20"/>
            <w:szCs w:val="20"/>
            <w:highlight w:val="white"/>
            <w:rPrChange w:id="3370" w:author=" Vijay Parmar" w:date="2009-08-23T15:28:00Z">
              <w:rPr>
                <w:color w:val="0000FF"/>
                <w:highlight w:val="white"/>
              </w:rPr>
            </w:rPrChange>
          </w:rPr>
          <w:t>&lt;</w:t>
        </w:r>
        <w:r w:rsidRPr="00E762C7">
          <w:rPr>
            <w:rFonts w:ascii="Times New Roman" w:hAnsi="Times New Roman"/>
            <w:color w:val="800000"/>
            <w:sz w:val="20"/>
            <w:szCs w:val="20"/>
            <w:highlight w:val="white"/>
            <w:rPrChange w:id="3371"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372" w:author=" Vijay Parmar" w:date="2009-08-23T15:28:00Z">
              <w:rPr>
                <w:color w:val="0000FF"/>
                <w:highlight w:val="white"/>
              </w:rPr>
            </w:rPrChange>
          </w:rPr>
          <w:t>&gt;</w:t>
        </w:r>
        <w:r w:rsidRPr="00E762C7">
          <w:rPr>
            <w:rFonts w:ascii="Times New Roman" w:hAnsi="Times New Roman"/>
            <w:color w:val="000000"/>
            <w:sz w:val="20"/>
            <w:szCs w:val="20"/>
            <w:highlight w:val="white"/>
            <w:rPrChange w:id="3373" w:author=" Vijay Parmar" w:date="2009-08-23T15:28:00Z">
              <w:rPr>
                <w:highlight w:val="white"/>
              </w:rPr>
            </w:rPrChange>
          </w:rPr>
          <w:t>String</w:t>
        </w:r>
        <w:r w:rsidRPr="00E762C7">
          <w:rPr>
            <w:rFonts w:ascii="Times New Roman" w:hAnsi="Times New Roman"/>
            <w:color w:val="0000FF"/>
            <w:sz w:val="20"/>
            <w:szCs w:val="20"/>
            <w:highlight w:val="white"/>
            <w:rPrChange w:id="3374" w:author=" Vijay Parmar" w:date="2009-08-23T15:28:00Z">
              <w:rPr>
                <w:color w:val="0000FF"/>
                <w:highlight w:val="white"/>
              </w:rPr>
            </w:rPrChange>
          </w:rPr>
          <w:t>&lt;/</w:t>
        </w:r>
        <w:r w:rsidRPr="00E762C7">
          <w:rPr>
            <w:rFonts w:ascii="Times New Roman" w:hAnsi="Times New Roman"/>
            <w:color w:val="800000"/>
            <w:sz w:val="20"/>
            <w:szCs w:val="20"/>
            <w:highlight w:val="white"/>
            <w:rPrChange w:id="3375"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37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77" w:author=" Vijay Parmar" w:date="2009-08-23T15:19:00Z"/>
          <w:rFonts w:ascii="Times New Roman" w:hAnsi="Times New Roman"/>
          <w:color w:val="000000"/>
          <w:sz w:val="20"/>
          <w:szCs w:val="20"/>
          <w:highlight w:val="white"/>
          <w:rPrChange w:id="3378" w:author=" Vijay Parmar" w:date="2009-08-23T15:28:00Z">
            <w:rPr>
              <w:ins w:id="3379" w:author=" Vijay Parmar" w:date="2009-08-23T15:19:00Z"/>
              <w:highlight w:val="white"/>
            </w:rPr>
          </w:rPrChange>
        </w:rPr>
        <w:pPrChange w:id="3380" w:author=" Vijay Parmar" w:date="2009-08-23T15:20:00Z">
          <w:pPr>
            <w:pStyle w:val="ListParagraph"/>
            <w:numPr>
              <w:numId w:val="96"/>
            </w:numPr>
            <w:autoSpaceDE w:val="0"/>
            <w:autoSpaceDN w:val="0"/>
            <w:adjustRightInd w:val="0"/>
            <w:ind w:left="1080" w:hanging="360"/>
          </w:pPr>
        </w:pPrChange>
      </w:pPr>
      <w:ins w:id="3381" w:author=" Vijay Parmar" w:date="2009-08-23T15:19:00Z">
        <w:r w:rsidRPr="00E762C7">
          <w:rPr>
            <w:rFonts w:ascii="Times New Roman" w:hAnsi="Times New Roman"/>
            <w:color w:val="000000"/>
            <w:sz w:val="20"/>
            <w:szCs w:val="20"/>
            <w:highlight w:val="white"/>
            <w:rPrChange w:id="3382" w:author=" Vijay Parmar" w:date="2009-08-23T15:28:00Z">
              <w:rPr>
                <w:highlight w:val="white"/>
              </w:rPr>
            </w:rPrChange>
          </w:rPr>
          <w:tab/>
        </w:r>
        <w:r w:rsidRPr="00E762C7">
          <w:rPr>
            <w:rFonts w:ascii="Times New Roman" w:hAnsi="Times New Roman"/>
            <w:color w:val="000000"/>
            <w:sz w:val="20"/>
            <w:szCs w:val="20"/>
            <w:highlight w:val="white"/>
            <w:rPrChange w:id="3383" w:author=" Vijay Parmar" w:date="2009-08-23T15:28:00Z">
              <w:rPr>
                <w:highlight w:val="white"/>
              </w:rPr>
            </w:rPrChange>
          </w:rPr>
          <w:tab/>
        </w:r>
        <w:r w:rsidRPr="00E762C7">
          <w:rPr>
            <w:rFonts w:ascii="Times New Roman" w:hAnsi="Times New Roman"/>
            <w:color w:val="000000"/>
            <w:sz w:val="20"/>
            <w:szCs w:val="20"/>
            <w:highlight w:val="white"/>
            <w:rPrChange w:id="3384" w:author=" Vijay Parmar" w:date="2009-08-23T15:28:00Z">
              <w:rPr>
                <w:highlight w:val="white"/>
              </w:rPr>
            </w:rPrChange>
          </w:rPr>
          <w:tab/>
        </w:r>
        <w:r w:rsidRPr="00E762C7">
          <w:rPr>
            <w:rFonts w:ascii="Times New Roman" w:hAnsi="Times New Roman"/>
            <w:color w:val="0000FF"/>
            <w:sz w:val="20"/>
            <w:szCs w:val="20"/>
            <w:highlight w:val="white"/>
            <w:rPrChange w:id="3385" w:author=" Vijay Parmar" w:date="2009-08-23T15:28:00Z">
              <w:rPr>
                <w:color w:val="0000FF"/>
                <w:highlight w:val="white"/>
              </w:rPr>
            </w:rPrChange>
          </w:rPr>
          <w:t>&lt;</w:t>
        </w:r>
        <w:r w:rsidRPr="00E762C7">
          <w:rPr>
            <w:rFonts w:ascii="Times New Roman" w:hAnsi="Times New Roman"/>
            <w:color w:val="800000"/>
            <w:sz w:val="20"/>
            <w:szCs w:val="20"/>
            <w:highlight w:val="white"/>
            <w:rPrChange w:id="338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387" w:author=" Vijay Parmar" w:date="2009-08-23T15:28:00Z">
              <w:rPr>
                <w:color w:val="0000FF"/>
                <w:highlight w:val="white"/>
              </w:rPr>
            </w:rPrChange>
          </w:rPr>
          <w:t>&gt;</w:t>
        </w:r>
        <w:r w:rsidRPr="00E762C7">
          <w:rPr>
            <w:rFonts w:ascii="Times New Roman" w:hAnsi="Times New Roman"/>
            <w:color w:val="000000"/>
            <w:sz w:val="20"/>
            <w:szCs w:val="20"/>
            <w:highlight w:val="white"/>
            <w:rPrChange w:id="3388" w:author=" Vijay Parmar" w:date="2009-08-23T15:28:00Z">
              <w:rPr>
                <w:highlight w:val="white"/>
              </w:rPr>
            </w:rPrChange>
          </w:rPr>
          <w:t>placeholder_string_val</w:t>
        </w:r>
        <w:r w:rsidRPr="00E762C7">
          <w:rPr>
            <w:rFonts w:ascii="Times New Roman" w:hAnsi="Times New Roman"/>
            <w:color w:val="0000FF"/>
            <w:sz w:val="20"/>
            <w:szCs w:val="20"/>
            <w:highlight w:val="white"/>
            <w:rPrChange w:id="3389" w:author=" Vijay Parmar" w:date="2009-08-23T15:28:00Z">
              <w:rPr>
                <w:color w:val="0000FF"/>
                <w:highlight w:val="white"/>
              </w:rPr>
            </w:rPrChange>
          </w:rPr>
          <w:t>&lt;/</w:t>
        </w:r>
        <w:r w:rsidRPr="00E762C7">
          <w:rPr>
            <w:rFonts w:ascii="Times New Roman" w:hAnsi="Times New Roman"/>
            <w:color w:val="800000"/>
            <w:sz w:val="20"/>
            <w:szCs w:val="20"/>
            <w:highlight w:val="white"/>
            <w:rPrChange w:id="3390"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39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92" w:author=" Vijay Parmar" w:date="2009-08-23T15:19:00Z"/>
          <w:rFonts w:ascii="Times New Roman" w:hAnsi="Times New Roman"/>
          <w:color w:val="000000"/>
          <w:sz w:val="20"/>
          <w:szCs w:val="20"/>
          <w:highlight w:val="white"/>
          <w:rPrChange w:id="3393" w:author=" Vijay Parmar" w:date="2009-08-23T15:28:00Z">
            <w:rPr>
              <w:ins w:id="3394" w:author=" Vijay Parmar" w:date="2009-08-23T15:19:00Z"/>
              <w:highlight w:val="white"/>
            </w:rPr>
          </w:rPrChange>
        </w:rPr>
        <w:pPrChange w:id="3395" w:author=" Vijay Parmar" w:date="2009-08-23T15:20:00Z">
          <w:pPr>
            <w:pStyle w:val="ListParagraph"/>
            <w:numPr>
              <w:numId w:val="96"/>
            </w:numPr>
            <w:autoSpaceDE w:val="0"/>
            <w:autoSpaceDN w:val="0"/>
            <w:adjustRightInd w:val="0"/>
            <w:ind w:left="1080" w:hanging="360"/>
          </w:pPr>
        </w:pPrChange>
      </w:pPr>
      <w:ins w:id="3396" w:author=" Vijay Parmar" w:date="2009-08-23T15:19:00Z">
        <w:r w:rsidRPr="00E762C7">
          <w:rPr>
            <w:rFonts w:ascii="Times New Roman" w:hAnsi="Times New Roman"/>
            <w:color w:val="000000"/>
            <w:sz w:val="20"/>
            <w:szCs w:val="20"/>
            <w:highlight w:val="white"/>
            <w:rPrChange w:id="3397" w:author=" Vijay Parmar" w:date="2009-08-23T15:28:00Z">
              <w:rPr>
                <w:highlight w:val="white"/>
              </w:rPr>
            </w:rPrChange>
          </w:rPr>
          <w:tab/>
        </w:r>
        <w:r w:rsidRPr="00E762C7">
          <w:rPr>
            <w:rFonts w:ascii="Times New Roman" w:hAnsi="Times New Roman"/>
            <w:color w:val="000000"/>
            <w:sz w:val="20"/>
            <w:szCs w:val="20"/>
            <w:highlight w:val="white"/>
            <w:rPrChange w:id="3398" w:author=" Vijay Parmar" w:date="2009-08-23T15:28:00Z">
              <w:rPr>
                <w:highlight w:val="white"/>
              </w:rPr>
            </w:rPrChange>
          </w:rPr>
          <w:tab/>
        </w:r>
        <w:r w:rsidRPr="00E762C7">
          <w:rPr>
            <w:rFonts w:ascii="Times New Roman" w:hAnsi="Times New Roman"/>
            <w:color w:val="0000FF"/>
            <w:sz w:val="20"/>
            <w:szCs w:val="20"/>
            <w:highlight w:val="white"/>
            <w:rPrChange w:id="3399" w:author=" Vijay Parmar" w:date="2009-08-23T15:28:00Z">
              <w:rPr>
                <w:color w:val="0000FF"/>
                <w:highlight w:val="white"/>
              </w:rPr>
            </w:rPrChange>
          </w:rPr>
          <w:t>&lt;/</w:t>
        </w:r>
        <w:r w:rsidRPr="00E762C7">
          <w:rPr>
            <w:rFonts w:ascii="Times New Roman" w:hAnsi="Times New Roman"/>
            <w:color w:val="800000"/>
            <w:sz w:val="20"/>
            <w:szCs w:val="20"/>
            <w:highlight w:val="white"/>
            <w:rPrChange w:id="340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40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02" w:author=" Vijay Parmar" w:date="2009-08-23T15:19:00Z"/>
          <w:rFonts w:ascii="Times New Roman" w:hAnsi="Times New Roman"/>
          <w:color w:val="000000"/>
          <w:sz w:val="20"/>
          <w:szCs w:val="20"/>
          <w:highlight w:val="white"/>
          <w:rPrChange w:id="3403" w:author=" Vijay Parmar" w:date="2009-08-23T15:28:00Z">
            <w:rPr>
              <w:ins w:id="3404" w:author=" Vijay Parmar" w:date="2009-08-23T15:19:00Z"/>
              <w:color w:val="000000"/>
              <w:highlight w:val="white"/>
            </w:rPr>
          </w:rPrChange>
        </w:rPr>
        <w:pPrChange w:id="3405" w:author=" Vijay Parmar" w:date="2009-08-23T15:20:00Z">
          <w:pPr>
            <w:pStyle w:val="ListParagraph"/>
            <w:numPr>
              <w:numId w:val="96"/>
            </w:numPr>
            <w:autoSpaceDE w:val="0"/>
            <w:autoSpaceDN w:val="0"/>
            <w:adjustRightInd w:val="0"/>
            <w:ind w:left="1080" w:hanging="360"/>
          </w:pPr>
        </w:pPrChange>
      </w:pPr>
      <w:ins w:id="3406" w:author=" Vijay Parmar" w:date="2009-08-23T15:19:00Z">
        <w:r w:rsidRPr="00E762C7">
          <w:rPr>
            <w:rFonts w:ascii="Times New Roman" w:hAnsi="Times New Roman"/>
            <w:color w:val="000000"/>
            <w:sz w:val="20"/>
            <w:szCs w:val="20"/>
            <w:highlight w:val="white"/>
            <w:rPrChange w:id="3407" w:author=" Vijay Parmar" w:date="2009-08-23T15:28:00Z">
              <w:rPr>
                <w:color w:val="000000"/>
                <w:highlight w:val="white"/>
              </w:rPr>
            </w:rPrChange>
          </w:rPr>
          <w:tab/>
        </w:r>
        <w:r w:rsidRPr="00E762C7">
          <w:rPr>
            <w:rFonts w:ascii="Times New Roman" w:hAnsi="Times New Roman"/>
            <w:color w:val="0000FF"/>
            <w:sz w:val="20"/>
            <w:szCs w:val="20"/>
            <w:highlight w:val="white"/>
            <w:rPrChange w:id="3408" w:author=" Vijay Parmar" w:date="2009-08-23T15:28:00Z">
              <w:rPr>
                <w:highlight w:val="white"/>
              </w:rPr>
            </w:rPrChange>
          </w:rPr>
          <w:t>&lt;/</w:t>
        </w:r>
        <w:r w:rsidRPr="00E762C7">
          <w:rPr>
            <w:rFonts w:ascii="Times New Roman" w:hAnsi="Times New Roman"/>
            <w:color w:val="800000"/>
            <w:sz w:val="20"/>
            <w:szCs w:val="20"/>
            <w:highlight w:val="white"/>
            <w:rPrChange w:id="3409"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410" w:author=" Vijay Parmar" w:date="2009-08-23T15:28:00Z">
              <w:rPr>
                <w:highlight w:val="white"/>
              </w:rPr>
            </w:rPrChange>
          </w:rPr>
          <w:t>&gt;</w:t>
        </w:r>
      </w:ins>
    </w:p>
    <w:p w:rsidR="00B93D1A" w:rsidRPr="00E762C7" w:rsidRDefault="00B93D1A" w:rsidP="00B93D1A">
      <w:pPr>
        <w:autoSpaceDE w:val="0"/>
        <w:autoSpaceDN w:val="0"/>
        <w:adjustRightInd w:val="0"/>
        <w:ind w:left="720"/>
        <w:rPr>
          <w:ins w:id="3411" w:author=" Vijay Parmar" w:date="2009-08-23T15:19:00Z"/>
          <w:rFonts w:ascii="Times New Roman" w:hAnsi="Times New Roman"/>
          <w:color w:val="000000"/>
          <w:sz w:val="20"/>
          <w:szCs w:val="20"/>
          <w:highlight w:val="white"/>
          <w:rPrChange w:id="3412" w:author=" Vijay Parmar" w:date="2009-08-23T15:28:00Z">
            <w:rPr>
              <w:ins w:id="3413" w:author=" Vijay Parmar" w:date="2009-08-23T15:19:00Z"/>
              <w:highlight w:val="white"/>
            </w:rPr>
          </w:rPrChange>
        </w:rPr>
        <w:pPrChange w:id="3414" w:author=" Vijay Parmar" w:date="2009-08-23T15:20:00Z">
          <w:pPr>
            <w:pStyle w:val="ListParagraph"/>
            <w:numPr>
              <w:numId w:val="96"/>
            </w:numPr>
            <w:autoSpaceDE w:val="0"/>
            <w:autoSpaceDN w:val="0"/>
            <w:adjustRightInd w:val="0"/>
            <w:ind w:left="1080" w:hanging="360"/>
          </w:pPr>
        </w:pPrChange>
      </w:pPr>
      <w:ins w:id="3415" w:author=" Vijay Parmar" w:date="2009-08-23T15:19:00Z">
        <w:r w:rsidRPr="00E762C7">
          <w:rPr>
            <w:rFonts w:ascii="Times New Roman" w:hAnsi="Times New Roman"/>
            <w:color w:val="000000"/>
            <w:sz w:val="20"/>
            <w:szCs w:val="20"/>
            <w:highlight w:val="white"/>
            <w:rPrChange w:id="3416" w:author=" Vijay Parmar" w:date="2009-08-23T15:28:00Z">
              <w:rPr>
                <w:highlight w:val="white"/>
              </w:rPr>
            </w:rPrChange>
          </w:rPr>
          <w:tab/>
        </w:r>
        <w:r w:rsidRPr="00E762C7">
          <w:rPr>
            <w:rFonts w:ascii="Times New Roman" w:hAnsi="Times New Roman"/>
            <w:color w:val="0000FF"/>
            <w:sz w:val="20"/>
            <w:szCs w:val="20"/>
            <w:highlight w:val="white"/>
            <w:rPrChange w:id="3417" w:author=" Vijay Parmar" w:date="2009-08-23T15:28:00Z">
              <w:rPr>
                <w:color w:val="0000FF"/>
                <w:highlight w:val="white"/>
              </w:rPr>
            </w:rPrChange>
          </w:rPr>
          <w:t>&lt;</w:t>
        </w:r>
        <w:r w:rsidRPr="00E762C7">
          <w:rPr>
            <w:rFonts w:ascii="Times New Roman" w:hAnsi="Times New Roman"/>
            <w:color w:val="800000"/>
            <w:sz w:val="20"/>
            <w:szCs w:val="20"/>
            <w:highlight w:val="white"/>
            <w:rPrChange w:id="3418"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41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20" w:author=" Vijay Parmar" w:date="2009-08-23T15:19:00Z"/>
          <w:rFonts w:ascii="Times New Roman" w:hAnsi="Times New Roman"/>
          <w:color w:val="000000"/>
          <w:sz w:val="20"/>
          <w:szCs w:val="20"/>
          <w:highlight w:val="white"/>
          <w:rPrChange w:id="3421" w:author=" Vijay Parmar" w:date="2009-08-23T15:28:00Z">
            <w:rPr>
              <w:ins w:id="3422" w:author=" Vijay Parmar" w:date="2009-08-23T15:19:00Z"/>
              <w:highlight w:val="white"/>
            </w:rPr>
          </w:rPrChange>
        </w:rPr>
        <w:pPrChange w:id="3423" w:author=" Vijay Parmar" w:date="2009-08-23T15:20:00Z">
          <w:pPr>
            <w:pStyle w:val="ListParagraph"/>
            <w:numPr>
              <w:numId w:val="96"/>
            </w:numPr>
            <w:autoSpaceDE w:val="0"/>
            <w:autoSpaceDN w:val="0"/>
            <w:adjustRightInd w:val="0"/>
            <w:ind w:left="1080" w:hanging="360"/>
          </w:pPr>
        </w:pPrChange>
      </w:pPr>
      <w:ins w:id="3424" w:author=" Vijay Parmar" w:date="2009-08-23T15:19:00Z">
        <w:r w:rsidRPr="00E762C7">
          <w:rPr>
            <w:rFonts w:ascii="Times New Roman" w:hAnsi="Times New Roman"/>
            <w:color w:val="000000"/>
            <w:sz w:val="20"/>
            <w:szCs w:val="20"/>
            <w:highlight w:val="white"/>
            <w:rPrChange w:id="3425" w:author=" Vijay Parmar" w:date="2009-08-23T15:28:00Z">
              <w:rPr>
                <w:highlight w:val="white"/>
              </w:rPr>
            </w:rPrChange>
          </w:rPr>
          <w:tab/>
        </w:r>
        <w:r w:rsidRPr="00E762C7">
          <w:rPr>
            <w:rFonts w:ascii="Times New Roman" w:hAnsi="Times New Roman"/>
            <w:color w:val="000000"/>
            <w:sz w:val="20"/>
            <w:szCs w:val="20"/>
            <w:highlight w:val="white"/>
            <w:rPrChange w:id="3426" w:author=" Vijay Parmar" w:date="2009-08-23T15:28:00Z">
              <w:rPr>
                <w:highlight w:val="white"/>
              </w:rPr>
            </w:rPrChange>
          </w:rPr>
          <w:tab/>
        </w:r>
        <w:r w:rsidRPr="00E762C7">
          <w:rPr>
            <w:rFonts w:ascii="Times New Roman" w:hAnsi="Times New Roman"/>
            <w:color w:val="0000FF"/>
            <w:sz w:val="20"/>
            <w:szCs w:val="20"/>
            <w:highlight w:val="white"/>
            <w:rPrChange w:id="3427" w:author=" Vijay Parmar" w:date="2009-08-23T15:28:00Z">
              <w:rPr>
                <w:color w:val="0000FF"/>
                <w:highlight w:val="white"/>
              </w:rPr>
            </w:rPrChange>
          </w:rPr>
          <w:t>&lt;</w:t>
        </w:r>
        <w:r w:rsidRPr="00E762C7">
          <w:rPr>
            <w:rFonts w:ascii="Times New Roman" w:hAnsi="Times New Roman"/>
            <w:color w:val="800000"/>
            <w:sz w:val="20"/>
            <w:szCs w:val="20"/>
            <w:highlight w:val="white"/>
            <w:rPrChange w:id="342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429" w:author=" Vijay Parmar" w:date="2009-08-23T15:28:00Z">
              <w:rPr>
                <w:color w:val="0000FF"/>
                <w:highlight w:val="white"/>
              </w:rPr>
            </w:rPrChange>
          </w:rPr>
          <w:t>&gt;</w:t>
        </w:r>
        <w:r w:rsidRPr="00E762C7">
          <w:rPr>
            <w:rFonts w:ascii="Times New Roman" w:hAnsi="Times New Roman"/>
            <w:color w:val="000000"/>
            <w:sz w:val="20"/>
            <w:szCs w:val="20"/>
            <w:highlight w:val="white"/>
            <w:rPrChange w:id="3430" w:author=" Vijay Parmar" w:date="2009-08-23T15:28:00Z">
              <w:rPr>
                <w:highlight w:val="white"/>
              </w:rPr>
            </w:rPrChange>
          </w:rPr>
          <w:t>csmupt42</w:t>
        </w:r>
        <w:r w:rsidRPr="00E762C7">
          <w:rPr>
            <w:rFonts w:ascii="Times New Roman" w:hAnsi="Times New Roman"/>
            <w:color w:val="0000FF"/>
            <w:sz w:val="20"/>
            <w:szCs w:val="20"/>
            <w:highlight w:val="white"/>
            <w:rPrChange w:id="3431" w:author=" Vijay Parmar" w:date="2009-08-23T15:28:00Z">
              <w:rPr>
                <w:color w:val="0000FF"/>
                <w:highlight w:val="white"/>
              </w:rPr>
            </w:rPrChange>
          </w:rPr>
          <w:t>&lt;/</w:t>
        </w:r>
        <w:r w:rsidRPr="00E762C7">
          <w:rPr>
            <w:rFonts w:ascii="Times New Roman" w:hAnsi="Times New Roman"/>
            <w:color w:val="800000"/>
            <w:sz w:val="20"/>
            <w:szCs w:val="20"/>
            <w:highlight w:val="white"/>
            <w:rPrChange w:id="3432"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43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34" w:author=" Vijay Parmar" w:date="2009-08-23T15:19:00Z"/>
          <w:rFonts w:ascii="Times New Roman" w:hAnsi="Times New Roman"/>
          <w:color w:val="000000"/>
          <w:sz w:val="20"/>
          <w:szCs w:val="20"/>
          <w:highlight w:val="white"/>
          <w:rPrChange w:id="3435" w:author=" Vijay Parmar" w:date="2009-08-23T15:28:00Z">
            <w:rPr>
              <w:ins w:id="3436" w:author=" Vijay Parmar" w:date="2009-08-23T15:19:00Z"/>
              <w:highlight w:val="white"/>
            </w:rPr>
          </w:rPrChange>
        </w:rPr>
        <w:pPrChange w:id="3437" w:author=" Vijay Parmar" w:date="2009-08-23T15:20:00Z">
          <w:pPr>
            <w:pStyle w:val="ListParagraph"/>
            <w:numPr>
              <w:numId w:val="96"/>
            </w:numPr>
            <w:autoSpaceDE w:val="0"/>
            <w:autoSpaceDN w:val="0"/>
            <w:adjustRightInd w:val="0"/>
            <w:ind w:left="1080" w:hanging="360"/>
          </w:pPr>
        </w:pPrChange>
      </w:pPr>
      <w:ins w:id="3438" w:author=" Vijay Parmar" w:date="2009-08-23T15:19:00Z">
        <w:r w:rsidRPr="00E762C7">
          <w:rPr>
            <w:rFonts w:ascii="Times New Roman" w:hAnsi="Times New Roman"/>
            <w:color w:val="000000"/>
            <w:sz w:val="20"/>
            <w:szCs w:val="20"/>
            <w:highlight w:val="white"/>
            <w:rPrChange w:id="3439" w:author=" Vijay Parmar" w:date="2009-08-23T15:28:00Z">
              <w:rPr>
                <w:highlight w:val="white"/>
              </w:rPr>
            </w:rPrChange>
          </w:rPr>
          <w:tab/>
        </w:r>
        <w:r w:rsidRPr="00E762C7">
          <w:rPr>
            <w:rFonts w:ascii="Times New Roman" w:hAnsi="Times New Roman"/>
            <w:color w:val="000000"/>
            <w:sz w:val="20"/>
            <w:szCs w:val="20"/>
            <w:highlight w:val="white"/>
            <w:rPrChange w:id="3440" w:author=" Vijay Parmar" w:date="2009-08-23T15:28:00Z">
              <w:rPr>
                <w:highlight w:val="white"/>
              </w:rPr>
            </w:rPrChange>
          </w:rPr>
          <w:tab/>
        </w:r>
        <w:r w:rsidRPr="00E762C7">
          <w:rPr>
            <w:rFonts w:ascii="Times New Roman" w:hAnsi="Times New Roman"/>
            <w:color w:val="0000FF"/>
            <w:sz w:val="20"/>
            <w:szCs w:val="20"/>
            <w:highlight w:val="white"/>
            <w:rPrChange w:id="3441" w:author=" Vijay Parmar" w:date="2009-08-23T15:28:00Z">
              <w:rPr>
                <w:color w:val="0000FF"/>
                <w:highlight w:val="white"/>
              </w:rPr>
            </w:rPrChange>
          </w:rPr>
          <w:t>&lt;</w:t>
        </w:r>
        <w:r w:rsidRPr="00E762C7">
          <w:rPr>
            <w:rFonts w:ascii="Times New Roman" w:hAnsi="Times New Roman"/>
            <w:color w:val="800000"/>
            <w:sz w:val="20"/>
            <w:szCs w:val="20"/>
            <w:highlight w:val="white"/>
            <w:rPrChange w:id="3442"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443" w:author=" Vijay Parmar" w:date="2009-08-23T15:28:00Z">
              <w:rPr>
                <w:color w:val="0000FF"/>
                <w:highlight w:val="white"/>
              </w:rPr>
            </w:rPrChange>
          </w:rPr>
          <w:t>&gt;</w:t>
        </w:r>
        <w:r w:rsidRPr="00E762C7">
          <w:rPr>
            <w:rFonts w:ascii="Times New Roman" w:hAnsi="Times New Roman"/>
            <w:color w:val="000000"/>
            <w:sz w:val="20"/>
            <w:szCs w:val="20"/>
            <w:highlight w:val="white"/>
            <w:rPrChange w:id="3444" w:author=" Vijay Parmar" w:date="2009-08-23T15:28:00Z">
              <w:rPr>
                <w:highlight w:val="white"/>
              </w:rPr>
            </w:rPrChange>
          </w:rPr>
          <w:t>upt42</w:t>
        </w:r>
        <w:r w:rsidRPr="00E762C7">
          <w:rPr>
            <w:rFonts w:ascii="Times New Roman" w:hAnsi="Times New Roman"/>
            <w:color w:val="0000FF"/>
            <w:sz w:val="20"/>
            <w:szCs w:val="20"/>
            <w:highlight w:val="white"/>
            <w:rPrChange w:id="3445" w:author=" Vijay Parmar" w:date="2009-08-23T15:28:00Z">
              <w:rPr>
                <w:color w:val="0000FF"/>
                <w:highlight w:val="white"/>
              </w:rPr>
            </w:rPrChange>
          </w:rPr>
          <w:t>&lt;/</w:t>
        </w:r>
        <w:r w:rsidRPr="00E762C7">
          <w:rPr>
            <w:rFonts w:ascii="Times New Roman" w:hAnsi="Times New Roman"/>
            <w:color w:val="800000"/>
            <w:sz w:val="20"/>
            <w:szCs w:val="20"/>
            <w:highlight w:val="white"/>
            <w:rPrChange w:id="3446"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44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48" w:author=" Vijay Parmar" w:date="2009-08-23T15:19:00Z"/>
          <w:rFonts w:ascii="Times New Roman" w:hAnsi="Times New Roman"/>
          <w:color w:val="000000"/>
          <w:sz w:val="20"/>
          <w:szCs w:val="20"/>
          <w:highlight w:val="white"/>
          <w:rPrChange w:id="3449" w:author=" Vijay Parmar" w:date="2009-08-23T15:28:00Z">
            <w:rPr>
              <w:ins w:id="3450" w:author=" Vijay Parmar" w:date="2009-08-23T15:19:00Z"/>
              <w:highlight w:val="white"/>
            </w:rPr>
          </w:rPrChange>
        </w:rPr>
        <w:pPrChange w:id="3451" w:author=" Vijay Parmar" w:date="2009-08-23T15:21:00Z">
          <w:pPr>
            <w:pStyle w:val="ListParagraph"/>
            <w:numPr>
              <w:numId w:val="96"/>
            </w:numPr>
            <w:autoSpaceDE w:val="0"/>
            <w:autoSpaceDN w:val="0"/>
            <w:adjustRightInd w:val="0"/>
            <w:ind w:left="1080" w:hanging="360"/>
          </w:pPr>
        </w:pPrChange>
      </w:pPr>
      <w:ins w:id="3452" w:author=" Vijay Parmar" w:date="2009-08-23T15:19:00Z">
        <w:r w:rsidRPr="00E762C7">
          <w:rPr>
            <w:rFonts w:ascii="Times New Roman" w:hAnsi="Times New Roman"/>
            <w:color w:val="000000"/>
            <w:sz w:val="20"/>
            <w:szCs w:val="20"/>
            <w:highlight w:val="white"/>
            <w:rPrChange w:id="3453" w:author=" Vijay Parmar" w:date="2009-08-23T15:28:00Z">
              <w:rPr>
                <w:highlight w:val="white"/>
              </w:rPr>
            </w:rPrChange>
          </w:rPr>
          <w:tab/>
        </w:r>
        <w:r w:rsidRPr="00E762C7">
          <w:rPr>
            <w:rFonts w:ascii="Times New Roman" w:hAnsi="Times New Roman"/>
            <w:color w:val="000000"/>
            <w:sz w:val="20"/>
            <w:szCs w:val="20"/>
            <w:highlight w:val="white"/>
            <w:rPrChange w:id="3454" w:author=" Vijay Parmar" w:date="2009-08-23T15:28:00Z">
              <w:rPr>
                <w:highlight w:val="white"/>
              </w:rPr>
            </w:rPrChange>
          </w:rPr>
          <w:tab/>
        </w:r>
        <w:r w:rsidRPr="00E762C7">
          <w:rPr>
            <w:rFonts w:ascii="Times New Roman" w:hAnsi="Times New Roman"/>
            <w:color w:val="0000FF"/>
            <w:sz w:val="20"/>
            <w:szCs w:val="20"/>
            <w:highlight w:val="white"/>
            <w:rPrChange w:id="3455" w:author=" Vijay Parmar" w:date="2009-08-23T15:28:00Z">
              <w:rPr>
                <w:color w:val="0000FF"/>
                <w:highlight w:val="white"/>
              </w:rPr>
            </w:rPrChange>
          </w:rPr>
          <w:t>&lt;</w:t>
        </w:r>
        <w:r w:rsidRPr="00E762C7">
          <w:rPr>
            <w:rFonts w:ascii="Times New Roman" w:hAnsi="Times New Roman"/>
            <w:color w:val="800000"/>
            <w:sz w:val="20"/>
            <w:szCs w:val="20"/>
            <w:highlight w:val="white"/>
            <w:rPrChange w:id="3456"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45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58" w:author=" Vijay Parmar" w:date="2009-08-23T15:21:00Z"/>
          <w:rFonts w:ascii="Times New Roman" w:hAnsi="Times New Roman"/>
          <w:color w:val="0000FF"/>
          <w:sz w:val="20"/>
          <w:szCs w:val="20"/>
          <w:highlight w:val="white"/>
          <w:rPrChange w:id="3459" w:author=" Vijay Parmar" w:date="2009-08-23T15:28:00Z">
            <w:rPr>
              <w:ins w:id="3460" w:author=" Vijay Parmar" w:date="2009-08-23T15:21:00Z"/>
              <w:rFonts w:ascii="Times New Roman" w:hAnsi="Times New Roman"/>
              <w:color w:val="0000FF"/>
              <w:sz w:val="24"/>
              <w:highlight w:val="white"/>
            </w:rPr>
          </w:rPrChange>
        </w:rPr>
        <w:pPrChange w:id="3461" w:author=" Vijay Parmar" w:date="2009-08-23T15:21:00Z">
          <w:pPr>
            <w:pStyle w:val="ListParagraph"/>
            <w:numPr>
              <w:numId w:val="96"/>
            </w:numPr>
            <w:autoSpaceDE w:val="0"/>
            <w:autoSpaceDN w:val="0"/>
            <w:adjustRightInd w:val="0"/>
            <w:ind w:left="1080" w:hanging="360"/>
          </w:pPr>
        </w:pPrChange>
      </w:pPr>
      <w:ins w:id="3462" w:author=" Vijay Parmar" w:date="2009-08-23T15:19:00Z">
        <w:r w:rsidRPr="00E762C7">
          <w:rPr>
            <w:rFonts w:ascii="Times New Roman" w:hAnsi="Times New Roman"/>
            <w:color w:val="000000"/>
            <w:sz w:val="20"/>
            <w:szCs w:val="20"/>
            <w:highlight w:val="white"/>
            <w:rPrChange w:id="3463" w:author=" Vijay Parmar" w:date="2009-08-23T15:28:00Z">
              <w:rPr>
                <w:highlight w:val="white"/>
              </w:rPr>
            </w:rPrChange>
          </w:rPr>
          <w:t xml:space="preserve">   </w:t>
        </w:r>
        <w:r w:rsidRPr="00E762C7">
          <w:rPr>
            <w:rFonts w:ascii="Times New Roman" w:hAnsi="Times New Roman"/>
            <w:color w:val="0000FF"/>
            <w:sz w:val="20"/>
            <w:szCs w:val="20"/>
            <w:highlight w:val="white"/>
            <w:rPrChange w:id="3464" w:author=" Vijay Parmar" w:date="2009-08-23T15:28:00Z">
              <w:rPr>
                <w:color w:val="0000FF"/>
                <w:highlight w:val="white"/>
              </w:rPr>
            </w:rPrChange>
          </w:rPr>
          <w:t>&lt;</w:t>
        </w:r>
        <w:r w:rsidRPr="00E762C7">
          <w:rPr>
            <w:rFonts w:ascii="Times New Roman" w:hAnsi="Times New Roman"/>
            <w:color w:val="800000"/>
            <w:sz w:val="20"/>
            <w:szCs w:val="20"/>
            <w:highlight w:val="white"/>
            <w:rPrChange w:id="3465"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466" w:author=" Vijay Parmar" w:date="2009-08-23T15:28:00Z">
              <w:rPr>
                <w:color w:val="0000FF"/>
                <w:highlight w:val="white"/>
              </w:rPr>
            </w:rPrChange>
          </w:rPr>
          <w:t>&gt;</w:t>
        </w:r>
        <w:r w:rsidRPr="00E762C7">
          <w:rPr>
            <w:rFonts w:ascii="Times New Roman" w:hAnsi="Times New Roman"/>
            <w:color w:val="000000"/>
            <w:sz w:val="20"/>
            <w:szCs w:val="20"/>
            <w:highlight w:val="white"/>
            <w:rPrChange w:id="3467" w:author=" Vijay Parmar" w:date="2009-08-23T15:28:00Z">
              <w:rPr>
                <w:highlight w:val="white"/>
              </w:rPr>
            </w:rPrChange>
          </w:rPr>
          <w:t>String</w:t>
        </w:r>
        <w:r w:rsidRPr="00E762C7">
          <w:rPr>
            <w:rFonts w:ascii="Times New Roman" w:hAnsi="Times New Roman"/>
            <w:color w:val="0000FF"/>
            <w:sz w:val="20"/>
            <w:szCs w:val="20"/>
            <w:highlight w:val="white"/>
            <w:rPrChange w:id="3468" w:author=" Vijay Parmar" w:date="2009-08-23T15:28:00Z">
              <w:rPr>
                <w:color w:val="0000FF"/>
                <w:highlight w:val="white"/>
              </w:rPr>
            </w:rPrChange>
          </w:rPr>
          <w:t>&lt;/</w:t>
        </w:r>
        <w:r w:rsidRPr="00E762C7">
          <w:rPr>
            <w:rFonts w:ascii="Times New Roman" w:hAnsi="Times New Roman"/>
            <w:color w:val="800000"/>
            <w:sz w:val="20"/>
            <w:szCs w:val="20"/>
            <w:highlight w:val="white"/>
            <w:rPrChange w:id="3469" w:author=" Vijay Parmar" w:date="2009-08-23T15:28:00Z">
              <w:rPr>
                <w:color w:val="800000"/>
                <w:highlight w:val="white"/>
              </w:rPr>
            </w:rPrChange>
          </w:rPr>
          <w:t>authorization-provider-</w:t>
        </w:r>
      </w:ins>
      <w:ins w:id="3470" w:author=" Vijay Parmar" w:date="2009-08-23T15:21:00Z">
        <w:r w:rsidRPr="00E762C7">
          <w:rPr>
            <w:rFonts w:ascii="Times New Roman" w:hAnsi="Times New Roman"/>
            <w:color w:val="800000"/>
            <w:sz w:val="20"/>
            <w:szCs w:val="20"/>
            <w:highlight w:val="white"/>
            <w:rPrChange w:id="3471" w:author=" Vijay Parmar" w:date="2009-08-23T15:28:00Z">
              <w:rPr>
                <w:rFonts w:ascii="Times New Roman" w:hAnsi="Times New Roman"/>
                <w:color w:val="800000"/>
                <w:sz w:val="24"/>
                <w:highlight w:val="white"/>
              </w:rPr>
            </w:rPrChange>
          </w:rPr>
          <w:t>c</w:t>
        </w:r>
      </w:ins>
      <w:ins w:id="3472" w:author=" Vijay Parmar" w:date="2009-08-23T15:19:00Z">
        <w:r w:rsidRPr="00E762C7">
          <w:rPr>
            <w:rFonts w:ascii="Times New Roman" w:hAnsi="Times New Roman"/>
            <w:color w:val="800000"/>
            <w:sz w:val="20"/>
            <w:szCs w:val="20"/>
            <w:highlight w:val="white"/>
            <w:rPrChange w:id="3473" w:author=" Vijay Parmar" w:date="2009-08-23T15:28:00Z">
              <w:rPr>
                <w:color w:val="800000"/>
                <w:highlight w:val="white"/>
              </w:rPr>
            </w:rPrChange>
          </w:rPr>
          <w:t>lass</w:t>
        </w:r>
        <w:r w:rsidRPr="00E762C7">
          <w:rPr>
            <w:rFonts w:ascii="Times New Roman" w:hAnsi="Times New Roman"/>
            <w:color w:val="0000FF"/>
            <w:sz w:val="20"/>
            <w:szCs w:val="20"/>
            <w:highlight w:val="white"/>
            <w:rPrChange w:id="347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75" w:author=" Vijay Parmar" w:date="2009-08-23T15:19:00Z"/>
          <w:rFonts w:ascii="Times New Roman" w:hAnsi="Times New Roman"/>
          <w:color w:val="000000"/>
          <w:sz w:val="20"/>
          <w:szCs w:val="20"/>
          <w:highlight w:val="white"/>
          <w:rPrChange w:id="3476" w:author=" Vijay Parmar" w:date="2009-08-23T15:28:00Z">
            <w:rPr>
              <w:ins w:id="3477" w:author=" Vijay Parmar" w:date="2009-08-23T15:19:00Z"/>
              <w:rFonts w:ascii="Times New Roman" w:hAnsi="Times New Roman"/>
              <w:color w:val="000000"/>
              <w:sz w:val="24"/>
              <w:highlight w:val="white"/>
            </w:rPr>
          </w:rPrChange>
        </w:rPr>
        <w:pPrChange w:id="3478" w:author=" Vijay Parmar" w:date="2009-08-23T15:21:00Z">
          <w:pPr>
            <w:pStyle w:val="ListParagraph"/>
            <w:numPr>
              <w:numId w:val="96"/>
            </w:numPr>
            <w:autoSpaceDE w:val="0"/>
            <w:autoSpaceDN w:val="0"/>
            <w:adjustRightInd w:val="0"/>
            <w:ind w:left="1080" w:hanging="360"/>
          </w:pPr>
        </w:pPrChange>
      </w:pPr>
      <w:ins w:id="3479" w:author=" Vijay Parmar" w:date="2009-08-23T15:19:00Z">
        <w:r w:rsidRPr="00E762C7">
          <w:rPr>
            <w:rFonts w:ascii="Times New Roman" w:hAnsi="Times New Roman"/>
            <w:color w:val="0000FF"/>
            <w:sz w:val="20"/>
            <w:szCs w:val="20"/>
            <w:highlight w:val="white"/>
            <w:rPrChange w:id="348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szCs w:val="20"/>
            <w:highlight w:val="white"/>
            <w:rPrChange w:id="3481" w:author=" Vijay Parmar" w:date="2009-08-23T15:28:00Z">
              <w:rPr>
                <w:rFonts w:ascii="Times New Roman" w:hAnsi="Times New Roman"/>
                <w:color w:val="800000"/>
                <w:sz w:val="24"/>
                <w:highlight w:val="white"/>
              </w:rPr>
            </w:rPrChange>
          </w:rPr>
          <w:t>hibernate-config-file</w:t>
        </w:r>
        <w:r w:rsidRPr="00E762C7">
          <w:rPr>
            <w:rFonts w:ascii="Times New Roman" w:hAnsi="Times New Roman"/>
            <w:color w:val="0000FF"/>
            <w:sz w:val="20"/>
            <w:szCs w:val="20"/>
            <w:highlight w:val="white"/>
            <w:rPrChange w:id="3482"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szCs w:val="20"/>
            <w:highlight w:val="white"/>
            <w:rPrChange w:id="3483" w:author=" Vijay Parmar" w:date="2009-08-23T15:28:00Z">
              <w:rPr>
                <w:rFonts w:ascii="Times New Roman" w:hAnsi="Times New Roman"/>
                <w:color w:val="000000"/>
                <w:sz w:val="24"/>
                <w:highlight w:val="white"/>
              </w:rPr>
            </w:rPrChange>
          </w:rPr>
          <w:t>placeholder_string_val</w:t>
        </w:r>
        <w:r w:rsidRPr="00E762C7">
          <w:rPr>
            <w:rFonts w:ascii="Times New Roman" w:hAnsi="Times New Roman"/>
            <w:color w:val="0000FF"/>
            <w:sz w:val="20"/>
            <w:szCs w:val="20"/>
            <w:highlight w:val="white"/>
            <w:rPrChange w:id="3484"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szCs w:val="20"/>
            <w:highlight w:val="white"/>
            <w:rPrChange w:id="3485" w:author=" Vijay Parmar" w:date="2009-08-23T15:28:00Z">
              <w:rPr>
                <w:rFonts w:ascii="Times New Roman" w:hAnsi="Times New Roman"/>
                <w:color w:val="800000"/>
                <w:sz w:val="24"/>
                <w:highlight w:val="white"/>
              </w:rPr>
            </w:rPrChange>
          </w:rPr>
          <w:t>hibernate-config-file</w:t>
        </w:r>
        <w:r w:rsidRPr="00E762C7">
          <w:rPr>
            <w:rFonts w:ascii="Times New Roman" w:hAnsi="Times New Roman"/>
            <w:color w:val="0000FF"/>
            <w:sz w:val="20"/>
            <w:szCs w:val="20"/>
            <w:highlight w:val="white"/>
            <w:rPrChange w:id="3486" w:author=" Vijay Parmar" w:date="2009-08-23T15:28:00Z">
              <w:rPr>
                <w:rFonts w:ascii="Times New Roman" w:hAnsi="Times New Roman"/>
                <w:color w:val="0000FF"/>
                <w:sz w:val="24"/>
                <w:highlight w:val="white"/>
              </w:rPr>
            </w:rPrChange>
          </w:rPr>
          <w:t>&gt;</w:t>
        </w:r>
      </w:ins>
    </w:p>
    <w:p w:rsidR="00B93D1A" w:rsidRPr="00E762C7" w:rsidRDefault="00B93D1A" w:rsidP="00B93D1A">
      <w:pPr>
        <w:autoSpaceDE w:val="0"/>
        <w:autoSpaceDN w:val="0"/>
        <w:adjustRightInd w:val="0"/>
        <w:ind w:left="720"/>
        <w:rPr>
          <w:ins w:id="3487" w:author=" Vijay Parmar" w:date="2009-08-23T15:19:00Z"/>
          <w:rFonts w:ascii="Times New Roman" w:hAnsi="Times New Roman"/>
          <w:color w:val="000000"/>
          <w:sz w:val="20"/>
          <w:szCs w:val="20"/>
          <w:highlight w:val="white"/>
          <w:rPrChange w:id="3488" w:author=" Vijay Parmar" w:date="2009-08-23T15:28:00Z">
            <w:rPr>
              <w:ins w:id="3489" w:author=" Vijay Parmar" w:date="2009-08-23T15:19:00Z"/>
              <w:highlight w:val="white"/>
            </w:rPr>
          </w:rPrChange>
        </w:rPr>
        <w:pPrChange w:id="3490" w:author=" Vijay Parmar" w:date="2009-08-23T15:21:00Z">
          <w:pPr>
            <w:pStyle w:val="ListParagraph"/>
            <w:numPr>
              <w:numId w:val="96"/>
            </w:numPr>
            <w:autoSpaceDE w:val="0"/>
            <w:autoSpaceDN w:val="0"/>
            <w:adjustRightInd w:val="0"/>
            <w:ind w:left="1080" w:hanging="360"/>
          </w:pPr>
        </w:pPrChange>
      </w:pPr>
      <w:ins w:id="3491" w:author=" Vijay Parmar" w:date="2009-08-23T15:19:00Z">
        <w:r w:rsidRPr="00E762C7">
          <w:rPr>
            <w:rFonts w:ascii="Times New Roman" w:hAnsi="Times New Roman"/>
            <w:color w:val="000000"/>
            <w:sz w:val="20"/>
            <w:szCs w:val="20"/>
            <w:highlight w:val="white"/>
            <w:rPrChange w:id="3492" w:author=" Vijay Parmar" w:date="2009-08-23T15:28:00Z">
              <w:rPr>
                <w:highlight w:val="white"/>
              </w:rPr>
            </w:rPrChange>
          </w:rPr>
          <w:t xml:space="preserve">      </w:t>
        </w:r>
        <w:r w:rsidRPr="00E762C7">
          <w:rPr>
            <w:rFonts w:ascii="Times New Roman" w:hAnsi="Times New Roman"/>
            <w:color w:val="0000FF"/>
            <w:sz w:val="20"/>
            <w:szCs w:val="20"/>
            <w:highlight w:val="white"/>
            <w:rPrChange w:id="3493" w:author=" Vijay Parmar" w:date="2009-08-23T15:28:00Z">
              <w:rPr>
                <w:color w:val="0000FF"/>
                <w:highlight w:val="white"/>
              </w:rPr>
            </w:rPrChange>
          </w:rPr>
          <w:t>&lt;/</w:t>
        </w:r>
        <w:r w:rsidRPr="00E762C7">
          <w:rPr>
            <w:rFonts w:ascii="Times New Roman" w:hAnsi="Times New Roman"/>
            <w:color w:val="800000"/>
            <w:sz w:val="20"/>
            <w:szCs w:val="20"/>
            <w:highlight w:val="white"/>
            <w:rPrChange w:id="3494"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49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96" w:author=" Vijay Parmar" w:date="2009-08-23T15:19:00Z"/>
          <w:rFonts w:ascii="Times New Roman" w:hAnsi="Times New Roman"/>
          <w:color w:val="000000"/>
          <w:sz w:val="20"/>
          <w:szCs w:val="20"/>
          <w:highlight w:val="white"/>
          <w:rPrChange w:id="3497" w:author=" Vijay Parmar" w:date="2009-08-23T15:28:00Z">
            <w:rPr>
              <w:ins w:id="3498" w:author=" Vijay Parmar" w:date="2009-08-23T15:19:00Z"/>
              <w:color w:val="000000"/>
              <w:highlight w:val="white"/>
            </w:rPr>
          </w:rPrChange>
        </w:rPr>
        <w:pPrChange w:id="3499" w:author=" Vijay Parmar" w:date="2009-08-23T15:21:00Z">
          <w:pPr>
            <w:pStyle w:val="ListParagraph"/>
            <w:numPr>
              <w:numId w:val="96"/>
            </w:numPr>
            <w:autoSpaceDE w:val="0"/>
            <w:autoSpaceDN w:val="0"/>
            <w:adjustRightInd w:val="0"/>
            <w:ind w:left="1080" w:hanging="360"/>
          </w:pPr>
        </w:pPrChange>
      </w:pPr>
      <w:ins w:id="3500" w:author=" Vijay Parmar" w:date="2009-08-23T15:19:00Z">
        <w:r w:rsidRPr="00E762C7">
          <w:rPr>
            <w:rFonts w:ascii="Times New Roman" w:hAnsi="Times New Roman"/>
            <w:color w:val="000000"/>
            <w:sz w:val="20"/>
            <w:szCs w:val="20"/>
            <w:highlight w:val="white"/>
            <w:rPrChange w:id="3501" w:author=" Vijay Parmar" w:date="2009-08-23T15:28:00Z">
              <w:rPr>
                <w:color w:val="000000"/>
                <w:highlight w:val="white"/>
              </w:rPr>
            </w:rPrChange>
          </w:rPr>
          <w:tab/>
        </w:r>
        <w:r w:rsidRPr="00E762C7">
          <w:rPr>
            <w:rFonts w:ascii="Times New Roman" w:hAnsi="Times New Roman"/>
            <w:color w:val="0000FF"/>
            <w:sz w:val="20"/>
            <w:szCs w:val="20"/>
            <w:highlight w:val="white"/>
            <w:rPrChange w:id="3502" w:author=" Vijay Parmar" w:date="2009-08-23T15:28:00Z">
              <w:rPr>
                <w:highlight w:val="white"/>
              </w:rPr>
            </w:rPrChange>
          </w:rPr>
          <w:t>&lt;/</w:t>
        </w:r>
        <w:r w:rsidRPr="00E762C7">
          <w:rPr>
            <w:rFonts w:ascii="Times New Roman" w:hAnsi="Times New Roman"/>
            <w:color w:val="800000"/>
            <w:sz w:val="20"/>
            <w:szCs w:val="20"/>
            <w:highlight w:val="white"/>
            <w:rPrChange w:id="3503"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504" w:author=" Vijay Parmar" w:date="2009-08-23T15:28:00Z">
              <w:rPr>
                <w:highlight w:val="white"/>
              </w:rPr>
            </w:rPrChange>
          </w:rPr>
          <w:t>&gt;</w:t>
        </w:r>
      </w:ins>
    </w:p>
    <w:p w:rsidR="00B93D1A" w:rsidRPr="00E762C7" w:rsidRDefault="00B93D1A" w:rsidP="00B93D1A">
      <w:pPr>
        <w:autoSpaceDE w:val="0"/>
        <w:autoSpaceDN w:val="0"/>
        <w:adjustRightInd w:val="0"/>
        <w:ind w:left="720"/>
        <w:rPr>
          <w:ins w:id="3505" w:author=" Vijay Parmar" w:date="2009-08-23T15:19:00Z"/>
          <w:rFonts w:ascii="Times New Roman" w:hAnsi="Times New Roman"/>
          <w:color w:val="000000"/>
          <w:sz w:val="20"/>
          <w:szCs w:val="20"/>
          <w:highlight w:val="white"/>
          <w:rPrChange w:id="3506" w:author=" Vijay Parmar" w:date="2009-08-23T15:28:00Z">
            <w:rPr>
              <w:ins w:id="3507" w:author=" Vijay Parmar" w:date="2009-08-23T15:19:00Z"/>
              <w:color w:val="000000"/>
              <w:highlight w:val="white"/>
            </w:rPr>
          </w:rPrChange>
        </w:rPr>
        <w:pPrChange w:id="3508" w:author=" Vijay Parmar" w:date="2009-08-23T15:21:00Z">
          <w:pPr>
            <w:pStyle w:val="ListParagraph"/>
            <w:numPr>
              <w:numId w:val="96"/>
            </w:numPr>
            <w:autoSpaceDE w:val="0"/>
            <w:autoSpaceDN w:val="0"/>
            <w:adjustRightInd w:val="0"/>
            <w:ind w:left="1080" w:hanging="360"/>
          </w:pPr>
        </w:pPrChange>
      </w:pPr>
      <w:ins w:id="3509" w:author=" Vijay Parmar" w:date="2009-08-23T15:19:00Z">
        <w:r w:rsidRPr="00E762C7">
          <w:rPr>
            <w:rFonts w:ascii="Times New Roman" w:hAnsi="Times New Roman"/>
            <w:color w:val="000000"/>
            <w:sz w:val="20"/>
            <w:szCs w:val="20"/>
            <w:highlight w:val="white"/>
            <w:rPrChange w:id="3510" w:author=" Vijay Parmar" w:date="2009-08-23T15:28:00Z">
              <w:rPr>
                <w:color w:val="000000"/>
                <w:highlight w:val="white"/>
              </w:rPr>
            </w:rPrChange>
          </w:rPr>
          <w:tab/>
        </w:r>
        <w:r w:rsidRPr="00E762C7">
          <w:rPr>
            <w:rFonts w:ascii="Times New Roman" w:hAnsi="Times New Roman"/>
            <w:color w:val="0000FF"/>
            <w:sz w:val="20"/>
            <w:szCs w:val="20"/>
            <w:highlight w:val="white"/>
            <w:rPrChange w:id="3511" w:author=" Vijay Parmar" w:date="2009-08-23T15:28:00Z">
              <w:rPr>
                <w:highlight w:val="white"/>
              </w:rPr>
            </w:rPrChange>
          </w:rPr>
          <w:t>&lt;/</w:t>
        </w:r>
        <w:r w:rsidRPr="00E762C7">
          <w:rPr>
            <w:rFonts w:ascii="Times New Roman" w:hAnsi="Times New Roman"/>
            <w:color w:val="800000"/>
            <w:sz w:val="20"/>
            <w:szCs w:val="20"/>
            <w:highlight w:val="white"/>
            <w:rPrChange w:id="3512" w:author=" Vijay Parmar" w:date="2009-08-23T15:28:00Z">
              <w:rPr>
                <w:color w:val="800000"/>
                <w:highlight w:val="white"/>
              </w:rPr>
            </w:rPrChange>
          </w:rPr>
          <w:t>upt-application-list</w:t>
        </w:r>
        <w:r w:rsidRPr="00E762C7">
          <w:rPr>
            <w:rFonts w:ascii="Times New Roman" w:hAnsi="Times New Roman"/>
            <w:color w:val="0000FF"/>
            <w:sz w:val="20"/>
            <w:szCs w:val="20"/>
            <w:highlight w:val="white"/>
            <w:rPrChange w:id="3513" w:author=" Vijay Parmar" w:date="2009-08-23T15:28:00Z">
              <w:rPr>
                <w:highlight w:val="white"/>
              </w:rPr>
            </w:rPrChange>
          </w:rPr>
          <w:t>&gt;</w:t>
        </w:r>
      </w:ins>
    </w:p>
    <w:p w:rsidR="00B93D1A" w:rsidRPr="00E762C7" w:rsidRDefault="00B93D1A" w:rsidP="00B93D1A">
      <w:pPr>
        <w:autoSpaceDE w:val="0"/>
        <w:autoSpaceDN w:val="0"/>
        <w:adjustRightInd w:val="0"/>
        <w:ind w:left="720"/>
        <w:rPr>
          <w:ins w:id="3514" w:author=" Vijay Parmar" w:date="2009-08-23T15:19:00Z"/>
          <w:rFonts w:ascii="Times New Roman" w:hAnsi="Times New Roman"/>
          <w:color w:val="000000"/>
          <w:sz w:val="20"/>
          <w:szCs w:val="20"/>
          <w:highlight w:val="white"/>
          <w:rPrChange w:id="3515" w:author=" Vijay Parmar" w:date="2009-08-23T15:28:00Z">
            <w:rPr>
              <w:ins w:id="3516" w:author=" Vijay Parmar" w:date="2009-08-23T15:19:00Z"/>
              <w:color w:val="000000"/>
              <w:highlight w:val="white"/>
            </w:rPr>
          </w:rPrChange>
        </w:rPr>
        <w:pPrChange w:id="3517" w:author=" Vijay Parmar" w:date="2009-08-23T15:21:00Z">
          <w:pPr>
            <w:pStyle w:val="ListParagraph"/>
            <w:numPr>
              <w:numId w:val="96"/>
            </w:numPr>
            <w:autoSpaceDE w:val="0"/>
            <w:autoSpaceDN w:val="0"/>
            <w:adjustRightInd w:val="0"/>
            <w:ind w:left="1080" w:hanging="360"/>
          </w:pPr>
        </w:pPrChange>
      </w:pPr>
      <w:ins w:id="3518" w:author=" Vijay Parmar" w:date="2009-08-23T15:19:00Z">
        <w:r w:rsidRPr="00E762C7">
          <w:rPr>
            <w:rFonts w:ascii="Times New Roman" w:hAnsi="Times New Roman"/>
            <w:color w:val="000000"/>
            <w:sz w:val="20"/>
            <w:szCs w:val="20"/>
            <w:highlight w:val="white"/>
            <w:rPrChange w:id="3519" w:author=" Vijay Parmar" w:date="2009-08-23T15:28:00Z">
              <w:rPr>
                <w:color w:val="000000"/>
                <w:highlight w:val="white"/>
              </w:rPr>
            </w:rPrChange>
          </w:rPr>
          <w:t xml:space="preserve"> </w:t>
        </w:r>
        <w:r w:rsidRPr="00E762C7">
          <w:rPr>
            <w:rFonts w:ascii="Times New Roman" w:hAnsi="Times New Roman"/>
            <w:color w:val="0000FF"/>
            <w:sz w:val="20"/>
            <w:szCs w:val="20"/>
            <w:highlight w:val="white"/>
            <w:rPrChange w:id="3520" w:author=" Vijay Parmar" w:date="2009-08-23T15:28:00Z">
              <w:rPr>
                <w:highlight w:val="white"/>
              </w:rPr>
            </w:rPrChange>
          </w:rPr>
          <w:t>&lt;/</w:t>
        </w:r>
        <w:r w:rsidRPr="00E762C7">
          <w:rPr>
            <w:rFonts w:ascii="Times New Roman" w:hAnsi="Times New Roman"/>
            <w:color w:val="800000"/>
            <w:sz w:val="20"/>
            <w:szCs w:val="20"/>
            <w:highlight w:val="white"/>
            <w:rPrChange w:id="3521" w:author=" Vijay Parmar" w:date="2009-08-23T15:28:00Z">
              <w:rPr>
                <w:color w:val="800000"/>
                <w:highlight w:val="white"/>
              </w:rPr>
            </w:rPrChange>
          </w:rPr>
          <w:t>backwards-compatibility</w:t>
        </w:r>
        <w:r w:rsidRPr="00E762C7">
          <w:rPr>
            <w:rFonts w:ascii="Times New Roman" w:hAnsi="Times New Roman"/>
            <w:color w:val="0000FF"/>
            <w:sz w:val="20"/>
            <w:szCs w:val="20"/>
            <w:highlight w:val="white"/>
            <w:rPrChange w:id="3522" w:author=" Vijay Parmar" w:date="2009-08-23T15:28:00Z">
              <w:rPr>
                <w:highlight w:val="white"/>
              </w:rPr>
            </w:rPrChange>
          </w:rPr>
          <w:t>&gt;</w:t>
        </w:r>
      </w:ins>
    </w:p>
    <w:p w:rsidR="00B93D1A" w:rsidRPr="00E762C7" w:rsidRDefault="00B93D1A" w:rsidP="00B93D1A">
      <w:pPr>
        <w:autoSpaceDE w:val="0"/>
        <w:autoSpaceDN w:val="0"/>
        <w:adjustRightInd w:val="0"/>
        <w:ind w:left="720"/>
        <w:rPr>
          <w:ins w:id="3523" w:author=" Vijay Parmar" w:date="2009-08-23T15:19:00Z"/>
          <w:rFonts w:ascii="Times New Roman" w:hAnsi="Times New Roman"/>
          <w:color w:val="000000"/>
          <w:highlight w:val="white"/>
          <w:rPrChange w:id="3524" w:author=" Vijay Parmar" w:date="2009-08-23T15:24:00Z">
            <w:rPr>
              <w:ins w:id="3525" w:author=" Vijay Parmar" w:date="2009-08-23T15:19:00Z"/>
              <w:color w:val="000000"/>
              <w:highlight w:val="white"/>
            </w:rPr>
          </w:rPrChange>
        </w:rPr>
        <w:pPrChange w:id="3526" w:author=" Vijay Parmar" w:date="2009-08-23T15:21:00Z">
          <w:pPr>
            <w:pStyle w:val="ListParagraph"/>
            <w:numPr>
              <w:numId w:val="96"/>
            </w:numPr>
            <w:autoSpaceDE w:val="0"/>
            <w:autoSpaceDN w:val="0"/>
            <w:adjustRightInd w:val="0"/>
            <w:ind w:left="1080" w:hanging="360"/>
          </w:pPr>
        </w:pPrChange>
      </w:pPr>
      <w:ins w:id="3527" w:author=" Vijay Parmar" w:date="2009-08-23T15:19:00Z">
        <w:r w:rsidRPr="00E762C7">
          <w:rPr>
            <w:rFonts w:ascii="Times New Roman" w:hAnsi="Times New Roman"/>
            <w:color w:val="0000FF"/>
            <w:sz w:val="20"/>
            <w:szCs w:val="20"/>
            <w:highlight w:val="white"/>
            <w:rPrChange w:id="3528" w:author=" Vijay Parmar" w:date="2009-08-23T15:28:00Z">
              <w:rPr>
                <w:color w:val="0000FF"/>
                <w:highlight w:val="white"/>
              </w:rPr>
            </w:rPrChange>
          </w:rPr>
          <w:t>&lt;/</w:t>
        </w:r>
        <w:r w:rsidRPr="00E762C7">
          <w:rPr>
            <w:rFonts w:ascii="Times New Roman" w:hAnsi="Times New Roman"/>
            <w:color w:val="800000"/>
            <w:sz w:val="20"/>
            <w:szCs w:val="20"/>
            <w:highlight w:val="white"/>
            <w:rPrChange w:id="3529" w:author=" Vijay Parmar" w:date="2009-08-23T15:28:00Z">
              <w:rPr>
                <w:highlight w:val="white"/>
              </w:rPr>
            </w:rPrChange>
          </w:rPr>
          <w:t>security-config</w:t>
        </w:r>
        <w:r w:rsidRPr="00E762C7">
          <w:rPr>
            <w:rFonts w:ascii="Times New Roman" w:hAnsi="Times New Roman"/>
            <w:color w:val="0000FF"/>
            <w:sz w:val="20"/>
            <w:szCs w:val="20"/>
            <w:highlight w:val="white"/>
            <w:rPrChange w:id="3530" w:author=" Vijay Parmar" w:date="2009-08-23T15:28:00Z">
              <w:rPr>
                <w:color w:val="0000FF"/>
                <w:highlight w:val="white"/>
              </w:rPr>
            </w:rPrChange>
          </w:rPr>
          <w:t>&gt;</w:t>
        </w:r>
      </w:ins>
    </w:p>
    <w:p w:rsidR="00B93D1A" w:rsidRDefault="00B93D1A" w:rsidP="00B93D1A">
      <w:pPr>
        <w:pStyle w:val="BodyText"/>
        <w:ind w:left="0"/>
        <w:rPr>
          <w:ins w:id="3531" w:author=" Vijay Parmar" w:date="2009-08-23T15:19:00Z"/>
        </w:rPr>
        <w:pPrChange w:id="3532" w:author=" Vijay Parmar" w:date="2009-08-23T15:19:00Z">
          <w:pPr>
            <w:pStyle w:val="BodyText"/>
            <w:numPr>
              <w:numId w:val="96"/>
            </w:numPr>
            <w:ind w:left="1080" w:hanging="360"/>
          </w:pPr>
        </w:pPrChange>
      </w:pPr>
    </w:p>
    <w:p w:rsidR="00B93D1A" w:rsidRDefault="00B93D1A" w:rsidP="00B93D1A">
      <w:pPr>
        <w:pStyle w:val="BodyText"/>
        <w:ind w:left="1080"/>
        <w:rPr>
          <w:ins w:id="3533" w:author=" Vijay Parmar" w:date="2009-08-23T15:11:00Z"/>
        </w:rPr>
        <w:pPrChange w:id="3534" w:author=" Vijay Parmar" w:date="2009-08-23T15:19:00Z">
          <w:pPr>
            <w:pStyle w:val="BodyText"/>
            <w:numPr>
              <w:numId w:val="96"/>
            </w:numPr>
            <w:ind w:left="1080" w:hanging="360"/>
          </w:pPr>
        </w:pPrChange>
      </w:pPr>
    </w:p>
    <w:p w:rsidR="003D4C4E" w:rsidRDefault="003D4C4E" w:rsidP="003D4C4E">
      <w:pPr>
        <w:pStyle w:val="BodyText"/>
        <w:numPr>
          <w:ilvl w:val="0"/>
          <w:numId w:val="96"/>
        </w:numPr>
        <w:rPr>
          <w:ins w:id="3535" w:author=" Vijay Parmar" w:date="2009-08-23T15:02:00Z"/>
        </w:rPr>
      </w:pPr>
      <w:ins w:id="3536" w:author=" Vijay Parmar" w:date="2009-08-23T15:02:00Z">
        <w:r>
          <w:t>JBOSS_HOME/server/&lt;jboss.server.name&gt;/</w:t>
        </w:r>
        <w:r>
          <w:t>csmconfig/csmupt31.hibernate.cfg.xml</w:t>
        </w:r>
      </w:ins>
    </w:p>
    <w:p w:rsidR="003D4C4E" w:rsidRDefault="00E21191" w:rsidP="003D4C4E">
      <w:pPr>
        <w:pStyle w:val="BodyText"/>
        <w:numPr>
          <w:ilvl w:val="0"/>
          <w:numId w:val="96"/>
        </w:numPr>
        <w:rPr>
          <w:ins w:id="3537" w:author=" Vijay Parmar" w:date="2009-08-23T14:54:00Z"/>
        </w:rPr>
        <w:pPrChange w:id="3538" w:author=" Vijay Parmar" w:date="2009-08-23T14:54:00Z">
          <w:pPr>
            <w:pStyle w:val="BodyText"/>
          </w:pPr>
        </w:pPrChange>
      </w:pPr>
      <w:ins w:id="3539" w:author=" Vijay Parmar" w:date="2009-08-23T15:03:00Z">
        <w:r>
          <w:t>JBOSS_HOME/server/&lt;jboss.server.name&gt;/</w:t>
        </w:r>
      </w:ins>
      <w:ins w:id="3540" w:author=" Vijay Parmar" w:date="2009-08-23T15:04:00Z">
        <w:r w:rsidR="00AB7C30">
          <w:t>deploy/uptEAR</w:t>
        </w:r>
      </w:ins>
      <w:ins w:id="3541" w:author=" Vijay Parmar" w:date="2009-08-23T15:03:00Z">
        <w:r>
          <w:t>.ear</w:t>
        </w:r>
      </w:ins>
    </w:p>
    <w:p w:rsidR="003D4C4E" w:rsidRDefault="003D4C4E" w:rsidP="00590CE4">
      <w:pPr>
        <w:pStyle w:val="BodyText"/>
        <w:rPr>
          <w:ins w:id="3542" w:author=" Vijay Parmar" w:date="2009-08-23T14:54:00Z"/>
        </w:rPr>
      </w:pPr>
    </w:p>
    <w:p w:rsidR="003D4C4E" w:rsidRDefault="003D4C4E" w:rsidP="00590CE4">
      <w:pPr>
        <w:pStyle w:val="BodyText"/>
        <w:sectPr w:rsidR="003D4C4E" w:rsidSect="00A57346">
          <w:pgSz w:w="12240" w:h="15840" w:code="1"/>
          <w:pgMar w:top="1440" w:right="1440" w:bottom="1440" w:left="1440" w:header="720" w:footer="720" w:gutter="432"/>
          <w:cols w:space="720"/>
          <w:titlePg/>
          <w:docGrid w:linePitch="360"/>
        </w:sectPr>
      </w:pPr>
    </w:p>
    <w:p w:rsidR="00910D82" w:rsidRDefault="00910D82" w:rsidP="0095242A">
      <w:pPr>
        <w:pStyle w:val="Title"/>
      </w:pPr>
      <w:bookmarkStart w:id="3543" w:name="_Toc187026501"/>
      <w:bookmarkStart w:id="3544" w:name="_Toc187026585"/>
      <w:bookmarkStart w:id="3545" w:name="_Toc187026891"/>
      <w:bookmarkStart w:id="3546" w:name="_Toc187026982"/>
      <w:bookmarkStart w:id="3547" w:name="_Toc187027120"/>
      <w:bookmarkStart w:id="3548" w:name="_Toc187027476"/>
      <w:bookmarkStart w:id="3549" w:name="_Toc187027630"/>
      <w:bookmarkStart w:id="3550" w:name="_Toc187027784"/>
      <w:bookmarkStart w:id="3551" w:name="_Toc187028113"/>
      <w:bookmarkStart w:id="3552" w:name="_Toc187028220"/>
      <w:bookmarkStart w:id="3553" w:name="_Toc187028245"/>
      <w:bookmarkStart w:id="3554" w:name="_Toc187028632"/>
      <w:bookmarkStart w:id="3555" w:name="_Toc187028761"/>
      <w:bookmarkStart w:id="3556" w:name="_Toc187028906"/>
      <w:bookmarkStart w:id="3557" w:name="_Toc187028934"/>
      <w:bookmarkStart w:id="3558" w:name="_Ref91488658"/>
      <w:bookmarkStart w:id="3559" w:name="_Ref91488663"/>
      <w:bookmarkStart w:id="3560" w:name="_Ref94339750"/>
      <w:bookmarkStart w:id="3561" w:name="_Ref94339799"/>
      <w:bookmarkStart w:id="3562" w:name="_Toc99793423"/>
      <w:bookmarkStart w:id="3563" w:name="_Toc142194777"/>
      <w:bookmarkStart w:id="3564" w:name="_Toc238796036"/>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r w:rsidRPr="00827861">
        <w:lastRenderedPageBreak/>
        <w:t>Glossary</w:t>
      </w:r>
      <w:bookmarkEnd w:id="3558"/>
      <w:bookmarkEnd w:id="3559"/>
      <w:bookmarkEnd w:id="3560"/>
      <w:bookmarkEnd w:id="3561"/>
      <w:bookmarkEnd w:id="3562"/>
      <w:bookmarkEnd w:id="3563"/>
      <w:bookmarkEnd w:id="3564"/>
    </w:p>
    <w:p w:rsidR="00910D82" w:rsidRDefault="00F228E8"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ind w:left="1440" w:hanging="360"/>
      </w:pPr>
    </w:p>
    <w:p w:rsidR="00827861" w:rsidRDefault="00827861" w:rsidP="00910D82">
      <w:pPr>
        <w:pStyle w:val="ListNumber"/>
        <w:ind w:left="1440" w:hanging="360"/>
      </w:pPr>
    </w:p>
    <w:p w:rsidR="00827861" w:rsidRDefault="00827861" w:rsidP="00910D82">
      <w:pPr>
        <w:pStyle w:val="ListNumber"/>
        <w:ind w:left="1440" w:hanging="360"/>
      </w:pPr>
    </w:p>
    <w:p w:rsidR="00D17F1B" w:rsidRDefault="00D17F1B" w:rsidP="00910D82">
      <w:pPr>
        <w:pStyle w:val="ListNumber"/>
        <w:ind w:left="1440" w:hanging="360"/>
      </w:pPr>
    </w:p>
    <w:p w:rsidR="00D17F1B" w:rsidRDefault="00D17F1B" w:rsidP="00910D82">
      <w:pPr>
        <w:pStyle w:val="ListNumber"/>
        <w:ind w:left="1440" w:hanging="360"/>
      </w:pPr>
    </w:p>
    <w:p w:rsidR="00827861" w:rsidRDefault="00827861" w:rsidP="00910D82">
      <w:pPr>
        <w:pStyle w:val="ListNumber"/>
        <w:ind w:left="1440" w:hanging="360"/>
      </w:pPr>
    </w:p>
    <w:p w:rsidR="00910D82" w:rsidRDefault="00910D82" w:rsidP="00910D82">
      <w:pPr>
        <w:pStyle w:val="ListNumber"/>
        <w:ind w:left="1440" w:hanging="360"/>
        <w:sectPr w:rsidR="00910D82" w:rsidSect="00A57346">
          <w:pgSz w:w="12240" w:h="15840" w:code="1"/>
          <w:pgMar w:top="1440" w:right="1440" w:bottom="1440" w:left="1440" w:header="720" w:footer="720" w:gutter="432"/>
          <w:cols w:space="720"/>
          <w:titlePg/>
          <w:docGrid w:linePitch="360"/>
        </w:sectPr>
      </w:pPr>
    </w:p>
    <w:p w:rsidR="000D4B9F" w:rsidRDefault="00F258D9" w:rsidP="00F258D9">
      <w:pPr>
        <w:pStyle w:val="Title"/>
      </w:pPr>
      <w:bookmarkStart w:id="3565" w:name="_Toc187026440"/>
      <w:bookmarkStart w:id="3566" w:name="_Toc187026503"/>
      <w:bookmarkStart w:id="3567" w:name="_Toc187026587"/>
      <w:bookmarkStart w:id="3568" w:name="_Toc187026893"/>
      <w:bookmarkStart w:id="3569" w:name="_Toc187026984"/>
      <w:bookmarkStart w:id="3570" w:name="_Toc187027122"/>
      <w:bookmarkStart w:id="3571" w:name="_Toc187027478"/>
      <w:bookmarkStart w:id="3572" w:name="_Toc187027632"/>
      <w:bookmarkStart w:id="3573" w:name="_Toc187027738"/>
      <w:bookmarkStart w:id="3574" w:name="_Toc187027786"/>
      <w:bookmarkStart w:id="3575" w:name="_Toc187028115"/>
      <w:bookmarkStart w:id="3576" w:name="_Toc187028222"/>
      <w:bookmarkStart w:id="3577" w:name="_Toc187028247"/>
      <w:bookmarkStart w:id="3578" w:name="_Toc187028634"/>
      <w:bookmarkStart w:id="3579" w:name="_Toc187028763"/>
      <w:bookmarkStart w:id="3580" w:name="_Toc187028908"/>
      <w:bookmarkStart w:id="3581" w:name="_Toc187028936"/>
      <w:bookmarkStart w:id="3582" w:name="_Toc187030169"/>
      <w:bookmarkStart w:id="3583" w:name="_Toc187030216"/>
      <w:bookmarkStart w:id="3584" w:name="_Toc238796037"/>
      <w:r>
        <w:lastRenderedPageBreak/>
        <w:t>Index</w:t>
      </w:r>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p>
    <w:p w:rsidR="007B5769" w:rsidRDefault="007B5769" w:rsidP="00D544CF">
      <w:pPr>
        <w:pStyle w:val="BodyText"/>
      </w:pPr>
    </w:p>
    <w:p w:rsidR="00E92FAF" w:rsidRDefault="00F228E8" w:rsidP="00D544CF">
      <w:pPr>
        <w:pStyle w:val="BodyText"/>
        <w:rPr>
          <w:noProof/>
        </w:rPr>
        <w:sectPr w:rsidR="00E92FAF" w:rsidSect="00E92FAF">
          <w:headerReference w:type="even" r:id="rId95"/>
          <w:headerReference w:type="default" r:id="rId9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92FAF" w:rsidRDefault="00E92FAF">
      <w:pPr>
        <w:pStyle w:val="IndexHeading"/>
        <w:keepNext/>
        <w:tabs>
          <w:tab w:val="right" w:leader="dot" w:pos="4094"/>
        </w:tabs>
        <w:rPr>
          <w:rFonts w:ascii="Times New Roman" w:hAnsi="Times New Roman"/>
          <w:b w:val="0"/>
          <w:bCs w:val="0"/>
          <w:noProof/>
        </w:rPr>
      </w:pPr>
      <w:r>
        <w:rPr>
          <w:noProof/>
        </w:rPr>
        <w:lastRenderedPageBreak/>
        <w:t>A</w:t>
      </w:r>
    </w:p>
    <w:p w:rsidR="00E92FAF" w:rsidRDefault="00E92FAF">
      <w:pPr>
        <w:pStyle w:val="Index1"/>
        <w:tabs>
          <w:tab w:val="right" w:leader="dot" w:pos="4094"/>
        </w:tabs>
        <w:rPr>
          <w:noProof/>
        </w:rPr>
      </w:pPr>
      <w:r>
        <w:rPr>
          <w:noProof/>
        </w:rPr>
        <w:t>Acegi configuration file, 105</w:t>
      </w:r>
    </w:p>
    <w:p w:rsidR="00E92FAF" w:rsidRDefault="00E92FAF">
      <w:pPr>
        <w:pStyle w:val="Index1"/>
        <w:tabs>
          <w:tab w:val="right" w:leader="dot" w:pos="4094"/>
        </w:tabs>
        <w:rPr>
          <w:noProof/>
        </w:rPr>
      </w:pPr>
      <w:r>
        <w:rPr>
          <w:noProof/>
        </w:rPr>
        <w:t>add security filter, 63</w:t>
      </w:r>
    </w:p>
    <w:p w:rsidR="00E92FAF" w:rsidRDefault="00E92FAF">
      <w:pPr>
        <w:pStyle w:val="Index1"/>
        <w:tabs>
          <w:tab w:val="right" w:leader="dot" w:pos="4094"/>
        </w:tabs>
        <w:rPr>
          <w:noProof/>
        </w:rPr>
      </w:pPr>
      <w:r>
        <w:rPr>
          <w:noProof/>
        </w:rPr>
        <w:t>Admin</w:t>
      </w:r>
    </w:p>
    <w:p w:rsidR="00E92FAF" w:rsidRDefault="00E92FAF">
      <w:pPr>
        <w:pStyle w:val="Index2"/>
        <w:tabs>
          <w:tab w:val="right" w:leader="dot" w:pos="4094"/>
        </w:tabs>
        <w:rPr>
          <w:noProof/>
        </w:rPr>
      </w:pPr>
      <w:r>
        <w:rPr>
          <w:noProof/>
        </w:rPr>
        <w:t>defined, 5</w:t>
      </w:r>
    </w:p>
    <w:p w:rsidR="00E92FAF" w:rsidRDefault="00E92FAF">
      <w:pPr>
        <w:pStyle w:val="Index1"/>
        <w:tabs>
          <w:tab w:val="right" w:leader="dot" w:pos="4094"/>
        </w:tabs>
        <w:rPr>
          <w:noProof/>
        </w:rPr>
      </w:pPr>
      <w:r>
        <w:rPr>
          <w:noProof/>
        </w:rPr>
        <w:t>Admin Mode</w:t>
      </w:r>
    </w:p>
    <w:p w:rsidR="00E92FAF" w:rsidRDefault="00E92FAF">
      <w:pPr>
        <w:pStyle w:val="Index2"/>
        <w:tabs>
          <w:tab w:val="right" w:leader="dot" w:pos="4094"/>
        </w:tabs>
        <w:rPr>
          <w:noProof/>
        </w:rPr>
      </w:pPr>
      <w:r>
        <w:rPr>
          <w:noProof/>
        </w:rPr>
        <w:t>group options, 59</w:t>
      </w:r>
    </w:p>
    <w:p w:rsidR="00E92FAF" w:rsidRDefault="00E92FAF">
      <w:pPr>
        <w:pStyle w:val="Index2"/>
        <w:tabs>
          <w:tab w:val="right" w:leader="dot" w:pos="4094"/>
        </w:tabs>
        <w:rPr>
          <w:noProof/>
        </w:rPr>
      </w:pPr>
      <w:r>
        <w:rPr>
          <w:noProof/>
        </w:rPr>
        <w:t>workflow, 49</w:t>
      </w:r>
    </w:p>
    <w:p w:rsidR="00E92FAF" w:rsidRDefault="00E92FAF">
      <w:pPr>
        <w:pStyle w:val="Index1"/>
        <w:tabs>
          <w:tab w:val="right" w:leader="dot" w:pos="4094"/>
        </w:tabs>
        <w:rPr>
          <w:noProof/>
        </w:rPr>
      </w:pPr>
      <w:r>
        <w:rPr>
          <w:noProof/>
        </w:rPr>
        <w:t>Admin Mode provisioning buttons, 35</w:t>
      </w:r>
    </w:p>
    <w:p w:rsidR="00E92FAF" w:rsidRDefault="00E92FAF">
      <w:pPr>
        <w:pStyle w:val="Index1"/>
        <w:tabs>
          <w:tab w:val="right" w:leader="dot" w:pos="4094"/>
        </w:tabs>
        <w:rPr>
          <w:noProof/>
        </w:rPr>
      </w:pPr>
      <w:r>
        <w:rPr>
          <w:noProof/>
        </w:rPr>
        <w:t>administer protection elements, 52</w:t>
      </w:r>
    </w:p>
    <w:p w:rsidR="00E92FAF" w:rsidRDefault="00E92FAF">
      <w:pPr>
        <w:pStyle w:val="Index1"/>
        <w:tabs>
          <w:tab w:val="right" w:leader="dot" w:pos="4094"/>
        </w:tabs>
        <w:rPr>
          <w:noProof/>
        </w:rPr>
      </w:pPr>
      <w:r>
        <w:rPr>
          <w:noProof/>
        </w:rPr>
        <w:t>administrative rights, 42</w:t>
      </w:r>
    </w:p>
    <w:p w:rsidR="00E92FAF" w:rsidRDefault="00E92FAF">
      <w:pPr>
        <w:pStyle w:val="Index1"/>
        <w:tabs>
          <w:tab w:val="right" w:leader="dot" w:pos="4094"/>
        </w:tabs>
        <w:rPr>
          <w:noProof/>
        </w:rPr>
      </w:pPr>
      <w:r>
        <w:rPr>
          <w:noProof/>
        </w:rPr>
        <w:t>anonymous binds</w:t>
      </w:r>
    </w:p>
    <w:p w:rsidR="00E92FAF" w:rsidRDefault="00E92FAF">
      <w:pPr>
        <w:pStyle w:val="Index2"/>
        <w:tabs>
          <w:tab w:val="right" w:leader="dot" w:pos="4094"/>
        </w:tabs>
        <w:rPr>
          <w:noProof/>
        </w:rPr>
      </w:pPr>
      <w:r>
        <w:rPr>
          <w:noProof/>
        </w:rPr>
        <w:t>LDAP login module, 18</w:t>
      </w:r>
    </w:p>
    <w:p w:rsidR="00E92FAF" w:rsidRDefault="00E92FAF">
      <w:pPr>
        <w:pStyle w:val="Index1"/>
        <w:tabs>
          <w:tab w:val="right" w:leader="dot" w:pos="4094"/>
        </w:tabs>
        <w:rPr>
          <w:noProof/>
        </w:rPr>
      </w:pPr>
      <w:r>
        <w:rPr>
          <w:noProof/>
        </w:rPr>
        <w:t>Ant, 8</w:t>
      </w:r>
    </w:p>
    <w:p w:rsidR="00E92FAF" w:rsidRDefault="00E92FAF">
      <w:pPr>
        <w:pStyle w:val="Index1"/>
        <w:tabs>
          <w:tab w:val="right" w:leader="dot" w:pos="4094"/>
        </w:tabs>
        <w:rPr>
          <w:noProof/>
        </w:rPr>
      </w:pPr>
      <w:r>
        <w:rPr>
          <w:noProof/>
        </w:rPr>
        <w:t>API</w:t>
      </w:r>
    </w:p>
    <w:p w:rsidR="00E92FAF" w:rsidRDefault="00E92FAF">
      <w:pPr>
        <w:pStyle w:val="Index2"/>
        <w:tabs>
          <w:tab w:val="right" w:leader="dot" w:pos="4094"/>
        </w:tabs>
        <w:rPr>
          <w:noProof/>
        </w:rPr>
      </w:pPr>
      <w:r>
        <w:rPr>
          <w:noProof/>
        </w:rPr>
        <w:t>authorization JAR placement, 22</w:t>
      </w:r>
    </w:p>
    <w:p w:rsidR="00E92FAF" w:rsidRDefault="00E92FAF">
      <w:pPr>
        <w:pStyle w:val="Index2"/>
        <w:tabs>
          <w:tab w:val="right" w:leader="dot" w:pos="4094"/>
        </w:tabs>
        <w:rPr>
          <w:noProof/>
        </w:rPr>
      </w:pPr>
      <w:r>
        <w:rPr>
          <w:noProof/>
        </w:rPr>
        <w:t>integrating with CLM, 25</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services, 10</w:t>
      </w:r>
    </w:p>
    <w:p w:rsidR="00E92FAF" w:rsidRDefault="00E92FAF">
      <w:pPr>
        <w:pStyle w:val="Index2"/>
        <w:tabs>
          <w:tab w:val="right" w:leader="dot" w:pos="4094"/>
        </w:tabs>
        <w:rPr>
          <w:noProof/>
        </w:rPr>
      </w:pPr>
      <w:r>
        <w:rPr>
          <w:noProof/>
        </w:rPr>
        <w:t>with JBoss, 20</w:t>
      </w:r>
    </w:p>
    <w:p w:rsidR="00E92FAF" w:rsidRDefault="00E92FAF">
      <w:pPr>
        <w:pStyle w:val="Index1"/>
        <w:tabs>
          <w:tab w:val="right" w:leader="dot" w:pos="4094"/>
        </w:tabs>
        <w:rPr>
          <w:noProof/>
        </w:rPr>
      </w:pPr>
      <w:r>
        <w:rPr>
          <w:noProof/>
        </w:rPr>
        <w:t>application administration, 40</w:t>
      </w:r>
    </w:p>
    <w:p w:rsidR="00E92FAF" w:rsidRDefault="00E92FAF">
      <w:pPr>
        <w:pStyle w:val="Index1"/>
        <w:tabs>
          <w:tab w:val="right" w:leader="dot" w:pos="4094"/>
        </w:tabs>
        <w:rPr>
          <w:noProof/>
        </w:rPr>
      </w:pPr>
      <w:r>
        <w:rPr>
          <w:noProof/>
        </w:rPr>
        <w:t>application Administrator, 42</w:t>
      </w:r>
    </w:p>
    <w:p w:rsidR="00E92FAF" w:rsidRDefault="00E92FAF">
      <w:pPr>
        <w:pStyle w:val="Index1"/>
        <w:tabs>
          <w:tab w:val="right" w:leader="dot" w:pos="4094"/>
        </w:tabs>
        <w:rPr>
          <w:noProof/>
        </w:rPr>
      </w:pPr>
      <w:r>
        <w:rPr>
          <w:noProof/>
        </w:rPr>
        <w:t>assign application Admin, 42</w:t>
      </w:r>
    </w:p>
    <w:p w:rsidR="00E92FAF" w:rsidRDefault="00E92FAF">
      <w:pPr>
        <w:pStyle w:val="Index1"/>
        <w:tabs>
          <w:tab w:val="right" w:leader="dot" w:pos="4094"/>
        </w:tabs>
        <w:rPr>
          <w:noProof/>
        </w:rPr>
      </w:pPr>
      <w:r>
        <w:rPr>
          <w:noProof/>
        </w:rPr>
        <w:t>assign element to group, 35, 37</w:t>
      </w:r>
    </w:p>
    <w:p w:rsidR="00E92FAF" w:rsidRDefault="00E92FAF">
      <w:pPr>
        <w:pStyle w:val="Index1"/>
        <w:tabs>
          <w:tab w:val="right" w:leader="dot" w:pos="4094"/>
        </w:tabs>
        <w:rPr>
          <w:noProof/>
        </w:rPr>
      </w:pPr>
      <w:r>
        <w:rPr>
          <w:noProof/>
        </w:rPr>
        <w:t>assign PG and role to group, 61</w:t>
      </w:r>
    </w:p>
    <w:p w:rsidR="00E92FAF" w:rsidRDefault="00E92FAF">
      <w:pPr>
        <w:pStyle w:val="Index1"/>
        <w:tabs>
          <w:tab w:val="right" w:leader="dot" w:pos="4094"/>
        </w:tabs>
        <w:rPr>
          <w:noProof/>
        </w:rPr>
      </w:pPr>
      <w:r>
        <w:rPr>
          <w:noProof/>
        </w:rPr>
        <w:t>assign PG and role to user, 51</w:t>
      </w:r>
    </w:p>
    <w:p w:rsidR="00E92FAF" w:rsidRDefault="00E92FAF">
      <w:pPr>
        <w:pStyle w:val="Index1"/>
        <w:tabs>
          <w:tab w:val="right" w:leader="dot" w:pos="4094"/>
        </w:tabs>
        <w:rPr>
          <w:noProof/>
        </w:rPr>
      </w:pPr>
      <w:r>
        <w:rPr>
          <w:noProof/>
        </w:rPr>
        <w:t>assign privileges to a role, 59</w:t>
      </w:r>
    </w:p>
    <w:p w:rsidR="00E92FAF" w:rsidRDefault="00E92FAF">
      <w:pPr>
        <w:pStyle w:val="Index1"/>
        <w:tabs>
          <w:tab w:val="right" w:leader="dot" w:pos="4094"/>
        </w:tabs>
        <w:rPr>
          <w:noProof/>
        </w:rPr>
      </w:pPr>
      <w:r>
        <w:rPr>
          <w:noProof/>
        </w:rPr>
        <w:t>assign protection element to protection group, 54, 56</w:t>
      </w:r>
    </w:p>
    <w:p w:rsidR="00E92FAF" w:rsidRDefault="00E92FAF">
      <w:pPr>
        <w:pStyle w:val="Index1"/>
        <w:tabs>
          <w:tab w:val="right" w:leader="dot" w:pos="4094"/>
        </w:tabs>
        <w:rPr>
          <w:noProof/>
        </w:rPr>
      </w:pPr>
      <w:r>
        <w:rPr>
          <w:noProof/>
        </w:rPr>
        <w:t>assign protection group to parent group, 57</w:t>
      </w:r>
    </w:p>
    <w:p w:rsidR="00E92FAF" w:rsidRDefault="00E92FAF">
      <w:pPr>
        <w:pStyle w:val="Index1"/>
        <w:tabs>
          <w:tab w:val="right" w:leader="dot" w:pos="4094"/>
        </w:tabs>
        <w:rPr>
          <w:noProof/>
        </w:rPr>
      </w:pPr>
      <w:r>
        <w:rPr>
          <w:noProof/>
        </w:rPr>
        <w:t>assign provisioning element, 35</w:t>
      </w:r>
    </w:p>
    <w:p w:rsidR="00E92FAF" w:rsidRDefault="00E92FAF">
      <w:pPr>
        <w:pStyle w:val="Index1"/>
        <w:tabs>
          <w:tab w:val="right" w:leader="dot" w:pos="4094"/>
        </w:tabs>
        <w:rPr>
          <w:noProof/>
        </w:rPr>
      </w:pPr>
      <w:r>
        <w:rPr>
          <w:noProof/>
        </w:rPr>
        <w:t>assign user to group, 50, 61</w:t>
      </w:r>
    </w:p>
    <w:p w:rsidR="00E92FAF" w:rsidRDefault="00E92FAF">
      <w:pPr>
        <w:pStyle w:val="Index1"/>
        <w:tabs>
          <w:tab w:val="right" w:leader="dot" w:pos="4094"/>
        </w:tabs>
        <w:rPr>
          <w:noProof/>
        </w:rPr>
      </w:pPr>
      <w:r>
        <w:rPr>
          <w:noProof/>
        </w:rPr>
        <w:t>assigning elements, 49</w:t>
      </w:r>
    </w:p>
    <w:p w:rsidR="00E92FAF" w:rsidRDefault="00E92FAF">
      <w:pPr>
        <w:pStyle w:val="Index1"/>
        <w:tabs>
          <w:tab w:val="right" w:leader="dot" w:pos="4094"/>
        </w:tabs>
        <w:rPr>
          <w:noProof/>
        </w:rPr>
      </w:pPr>
      <w:r>
        <w:rPr>
          <w:noProof/>
        </w:rPr>
        <w:t>attribute level security</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overall design, 87</w:t>
      </w:r>
    </w:p>
    <w:p w:rsidR="00E92FAF" w:rsidRDefault="00E92FAF">
      <w:pPr>
        <w:pStyle w:val="Index2"/>
        <w:tabs>
          <w:tab w:val="right" w:leader="dot" w:pos="4094"/>
        </w:tabs>
        <w:rPr>
          <w:noProof/>
        </w:rPr>
      </w:pPr>
      <w:r>
        <w:rPr>
          <w:noProof/>
        </w:rPr>
        <w:t>provisioning, 87</w:t>
      </w:r>
    </w:p>
    <w:p w:rsidR="00E92FAF" w:rsidRDefault="00E92FAF">
      <w:pPr>
        <w:pStyle w:val="Index1"/>
        <w:tabs>
          <w:tab w:val="right" w:leader="dot" w:pos="4094"/>
        </w:tabs>
        <w:rPr>
          <w:noProof/>
        </w:rPr>
      </w:pPr>
      <w:r>
        <w:rPr>
          <w:noProof/>
        </w:rPr>
        <w:t>audit logging</w:t>
      </w:r>
    </w:p>
    <w:p w:rsidR="00E92FAF" w:rsidRDefault="00E92FAF">
      <w:pPr>
        <w:pStyle w:val="Index2"/>
        <w:tabs>
          <w:tab w:val="right" w:leader="dot" w:pos="4094"/>
        </w:tabs>
        <w:rPr>
          <w:noProof/>
        </w:rPr>
      </w:pPr>
      <w:r>
        <w:rPr>
          <w:noProof/>
        </w:rPr>
        <w:t>CLM &amp; CSM APIs, 25</w:t>
      </w:r>
    </w:p>
    <w:p w:rsidR="00E92FAF" w:rsidRDefault="00E92FAF">
      <w:pPr>
        <w:pStyle w:val="Index2"/>
        <w:tabs>
          <w:tab w:val="right" w:leader="dot" w:pos="4094"/>
        </w:tabs>
        <w:rPr>
          <w:noProof/>
        </w:rPr>
      </w:pPr>
      <w:r>
        <w:rPr>
          <w:noProof/>
        </w:rPr>
        <w:t>common logging database, 26</w:t>
      </w:r>
    </w:p>
    <w:p w:rsidR="00E92FAF" w:rsidRDefault="00E92FAF">
      <w:pPr>
        <w:pStyle w:val="Index2"/>
        <w:tabs>
          <w:tab w:val="right" w:leader="dot" w:pos="4094"/>
        </w:tabs>
        <w:rPr>
          <w:noProof/>
        </w:rPr>
      </w:pPr>
      <w:r>
        <w:rPr>
          <w:noProof/>
        </w:rPr>
        <w:t>configuration, 24</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t>create database, 27</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deploying, 27</w:t>
      </w:r>
    </w:p>
    <w:p w:rsidR="00E92FAF" w:rsidRDefault="00E92FAF">
      <w:pPr>
        <w:pStyle w:val="Index2"/>
        <w:tabs>
          <w:tab w:val="right" w:leader="dot" w:pos="4094"/>
        </w:tabs>
        <w:rPr>
          <w:noProof/>
        </w:rPr>
      </w:pPr>
      <w:r>
        <w:rPr>
          <w:noProof/>
        </w:rPr>
        <w:t>enable for UPT,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JAR file placement, 24</w:t>
      </w:r>
    </w:p>
    <w:p w:rsidR="00E92FAF" w:rsidRDefault="00E92FAF">
      <w:pPr>
        <w:pStyle w:val="Index2"/>
        <w:tabs>
          <w:tab w:val="right" w:leader="dot" w:pos="4094"/>
        </w:tabs>
        <w:rPr>
          <w:noProof/>
        </w:rPr>
      </w:pPr>
      <w:r>
        <w:rPr>
          <w:noProof/>
        </w:rPr>
        <w:t>JBoss, 24</w:t>
      </w:r>
    </w:p>
    <w:p w:rsidR="00E92FAF" w:rsidRDefault="00E92FAF">
      <w:pPr>
        <w:pStyle w:val="Index2"/>
        <w:tabs>
          <w:tab w:val="right" w:leader="dot" w:pos="4094"/>
        </w:tabs>
        <w:rPr>
          <w:noProof/>
        </w:rPr>
      </w:pPr>
      <w:r>
        <w:rPr>
          <w:noProof/>
        </w:rPr>
        <w:t>JDBC Appender, 26</w:t>
      </w:r>
    </w:p>
    <w:p w:rsidR="00E92FAF" w:rsidRDefault="00E92FAF">
      <w:pPr>
        <w:pStyle w:val="Index2"/>
        <w:tabs>
          <w:tab w:val="right" w:leader="dot" w:pos="4094"/>
        </w:tabs>
        <w:rPr>
          <w:noProof/>
        </w:rPr>
      </w:pPr>
      <w:r>
        <w:rPr>
          <w:noProof/>
        </w:rPr>
        <w:t>object state logging, 25</w:t>
      </w:r>
    </w:p>
    <w:p w:rsidR="00E92FAF" w:rsidRDefault="00E92FAF">
      <w:pPr>
        <w:pStyle w:val="Index2"/>
        <w:tabs>
          <w:tab w:val="right" w:leader="dot" w:pos="4094"/>
        </w:tabs>
        <w:rPr>
          <w:noProof/>
        </w:rPr>
      </w:pPr>
      <w:r>
        <w:rPr>
          <w:noProof/>
        </w:rPr>
        <w:t>overview, 24</w:t>
      </w:r>
    </w:p>
    <w:p w:rsidR="00E92FAF" w:rsidRDefault="00E92FAF">
      <w:pPr>
        <w:pStyle w:val="Index2"/>
        <w:tabs>
          <w:tab w:val="right" w:leader="dot" w:pos="4094"/>
        </w:tabs>
        <w:rPr>
          <w:noProof/>
        </w:rPr>
      </w:pPr>
      <w:r>
        <w:rPr>
          <w:noProof/>
        </w:rPr>
        <w:lastRenderedPageBreak/>
        <w:t>user information, 26</w:t>
      </w:r>
    </w:p>
    <w:p w:rsidR="00E92FAF" w:rsidRDefault="00E92FAF">
      <w:pPr>
        <w:pStyle w:val="Index2"/>
        <w:tabs>
          <w:tab w:val="right" w:leader="dot" w:pos="4094"/>
        </w:tabs>
        <w:rPr>
          <w:noProof/>
        </w:rPr>
      </w:pPr>
      <w:r>
        <w:rPr>
          <w:noProof/>
        </w:rPr>
        <w:t>view logs, 27</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authentication</w:t>
      </w:r>
    </w:p>
    <w:p w:rsidR="00E92FAF" w:rsidRDefault="00E92FAF">
      <w:pPr>
        <w:pStyle w:val="Index2"/>
        <w:tabs>
          <w:tab w:val="right" w:leader="dot" w:pos="4094"/>
        </w:tabs>
        <w:rPr>
          <w:noProof/>
        </w:rPr>
      </w:pPr>
      <w:r>
        <w:rPr>
          <w:noProof/>
        </w:rPr>
        <w:t>caGrid, 101</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LDAP, 9</w:t>
      </w:r>
    </w:p>
    <w:p w:rsidR="00E92FAF" w:rsidRDefault="00E92FAF">
      <w:pPr>
        <w:pStyle w:val="Index1"/>
        <w:tabs>
          <w:tab w:val="right" w:leader="dot" w:pos="4094"/>
        </w:tabs>
        <w:rPr>
          <w:noProof/>
        </w:rPr>
      </w:pPr>
      <w:r>
        <w:rPr>
          <w:noProof/>
        </w:rPr>
        <w:t>authentication manager, 10</w:t>
      </w:r>
    </w:p>
    <w:p w:rsidR="00E92FAF" w:rsidRDefault="00E92FAF">
      <w:pPr>
        <w:pStyle w:val="Index2"/>
        <w:tabs>
          <w:tab w:val="right" w:leader="dot" w:pos="4094"/>
        </w:tabs>
        <w:rPr>
          <w:noProof/>
        </w:rPr>
      </w:pPr>
      <w:r>
        <w:rPr>
          <w:noProof/>
        </w:rPr>
        <w:t>configure lock-out, 12</w:t>
      </w:r>
    </w:p>
    <w:p w:rsidR="00E92FAF" w:rsidRDefault="00E92FAF">
      <w:pPr>
        <w:pStyle w:val="Index2"/>
        <w:tabs>
          <w:tab w:val="right" w:leader="dot" w:pos="4094"/>
        </w:tabs>
        <w:rPr>
          <w:noProof/>
        </w:rPr>
      </w:pPr>
      <w:r>
        <w:rPr>
          <w:noProof/>
        </w:rPr>
        <w:t>import class, 11</w:t>
      </w:r>
    </w:p>
    <w:p w:rsidR="00E92FAF" w:rsidRDefault="00E92FAF">
      <w:pPr>
        <w:pStyle w:val="Index2"/>
        <w:tabs>
          <w:tab w:val="right" w:leader="dot" w:pos="4094"/>
        </w:tabs>
        <w:rPr>
          <w:noProof/>
        </w:rPr>
      </w:pPr>
      <w:r>
        <w:rPr>
          <w:noProof/>
        </w:rPr>
        <w:t>using, 11</w:t>
      </w:r>
    </w:p>
    <w:p w:rsidR="00E92FAF" w:rsidRDefault="00E92FAF">
      <w:pPr>
        <w:pStyle w:val="Index1"/>
        <w:tabs>
          <w:tab w:val="right" w:leader="dot" w:pos="4094"/>
        </w:tabs>
        <w:rPr>
          <w:noProof/>
        </w:rPr>
      </w:pPr>
      <w:r>
        <w:rPr>
          <w:noProof/>
        </w:rPr>
        <w:t>authentication service</w:t>
      </w:r>
    </w:p>
    <w:p w:rsidR="00E92FAF" w:rsidRDefault="00E92FAF">
      <w:pPr>
        <w:pStyle w:val="Index2"/>
        <w:tabs>
          <w:tab w:val="right" w:leader="dot" w:pos="4094"/>
        </w:tabs>
        <w:rPr>
          <w:noProof/>
        </w:rPr>
      </w:pPr>
      <w:r>
        <w:rPr>
          <w:noProof/>
        </w:rPr>
        <w:t>installation, 12</w:t>
      </w:r>
    </w:p>
    <w:p w:rsidR="00E92FAF" w:rsidRDefault="00E92FAF">
      <w:pPr>
        <w:pStyle w:val="Index2"/>
        <w:tabs>
          <w:tab w:val="right" w:leader="dot" w:pos="4094"/>
        </w:tabs>
        <w:rPr>
          <w:noProof/>
        </w:rPr>
      </w:pPr>
      <w:r>
        <w:rPr>
          <w:noProof/>
        </w:rPr>
        <w:t>integration, 10</w:t>
      </w:r>
    </w:p>
    <w:p w:rsidR="00E92FAF" w:rsidRDefault="00E92FAF">
      <w:pPr>
        <w:pStyle w:val="Index2"/>
        <w:tabs>
          <w:tab w:val="right" w:leader="dot" w:pos="4094"/>
        </w:tabs>
        <w:rPr>
          <w:noProof/>
        </w:rPr>
      </w:pPr>
      <w:r>
        <w:rPr>
          <w:noProof/>
        </w:rPr>
        <w:t>JAR placement, 12</w:t>
      </w:r>
    </w:p>
    <w:p w:rsidR="00E92FAF" w:rsidRDefault="00E92FAF">
      <w:pPr>
        <w:pStyle w:val="Index2"/>
        <w:tabs>
          <w:tab w:val="right" w:leader="dot" w:pos="4094"/>
        </w:tabs>
        <w:rPr>
          <w:noProof/>
        </w:rPr>
      </w:pPr>
      <w:r>
        <w:rPr>
          <w:noProof/>
        </w:rPr>
        <w:t>LDAP, 12, 16, 17, 18</w:t>
      </w:r>
    </w:p>
    <w:p w:rsidR="00E92FAF" w:rsidRDefault="00E92FAF">
      <w:pPr>
        <w:pStyle w:val="Index2"/>
        <w:tabs>
          <w:tab w:val="right" w:leader="dot" w:pos="4094"/>
        </w:tabs>
        <w:rPr>
          <w:noProof/>
        </w:rPr>
      </w:pPr>
      <w:r>
        <w:rPr>
          <w:noProof/>
        </w:rPr>
        <w:t>RDBMS, 12, 13, 14, 15</w:t>
      </w:r>
    </w:p>
    <w:p w:rsidR="00E92FAF" w:rsidRDefault="00E92FAF">
      <w:pPr>
        <w:pStyle w:val="Index1"/>
        <w:tabs>
          <w:tab w:val="right" w:leader="dot" w:pos="4094"/>
        </w:tabs>
        <w:rPr>
          <w:noProof/>
        </w:rPr>
      </w:pPr>
      <w:r>
        <w:rPr>
          <w:noProof/>
        </w:rPr>
        <w:t>authorization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input data, 9</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authorization manager, 10</w:t>
      </w:r>
    </w:p>
    <w:p w:rsidR="00E92FAF" w:rsidRDefault="00E92FAF">
      <w:pPr>
        <w:pStyle w:val="Index2"/>
        <w:tabs>
          <w:tab w:val="right" w:leader="dot" w:pos="4094"/>
        </w:tabs>
        <w:rPr>
          <w:noProof/>
        </w:rPr>
      </w:pPr>
      <w:r>
        <w:rPr>
          <w:noProof/>
        </w:rPr>
        <w:t>import class, 20</w:t>
      </w:r>
    </w:p>
    <w:p w:rsidR="00E92FAF" w:rsidRDefault="00E92FAF">
      <w:pPr>
        <w:pStyle w:val="Index2"/>
        <w:tabs>
          <w:tab w:val="right" w:leader="dot" w:pos="4094"/>
        </w:tabs>
        <w:rPr>
          <w:noProof/>
        </w:rPr>
      </w:pPr>
      <w:r>
        <w:rPr>
          <w:noProof/>
        </w:rPr>
        <w:t>products and scripts, 21</w:t>
      </w:r>
    </w:p>
    <w:p w:rsidR="00E92FAF" w:rsidRDefault="00E92FAF">
      <w:pPr>
        <w:pStyle w:val="Index1"/>
        <w:tabs>
          <w:tab w:val="right" w:leader="dot" w:pos="4094"/>
        </w:tabs>
        <w:rPr>
          <w:noProof/>
        </w:rPr>
      </w:pPr>
      <w:r>
        <w:rPr>
          <w:noProof/>
        </w:rPr>
        <w:t>authorization schema, 6</w:t>
      </w:r>
    </w:p>
    <w:p w:rsidR="00E92FAF" w:rsidRDefault="00E92FAF">
      <w:pPr>
        <w:pStyle w:val="Index2"/>
        <w:tabs>
          <w:tab w:val="right" w:leader="dot" w:pos="4094"/>
        </w:tabs>
        <w:rPr>
          <w:noProof/>
        </w:rPr>
      </w:pPr>
      <w:r>
        <w:rPr>
          <w:noProof/>
        </w:rPr>
        <w:t>create, 22</w:t>
      </w:r>
    </w:p>
    <w:p w:rsidR="00E92FAF" w:rsidRDefault="00E92FAF">
      <w:pPr>
        <w:pStyle w:val="Index2"/>
        <w:tabs>
          <w:tab w:val="right" w:leader="dot" w:pos="4094"/>
        </w:tabs>
        <w:rPr>
          <w:noProof/>
        </w:rPr>
      </w:pPr>
      <w:r>
        <w:rPr>
          <w:noProof/>
        </w:rPr>
        <w:t>datasource, 23</w:t>
      </w:r>
    </w:p>
    <w:p w:rsidR="00E92FAF" w:rsidRDefault="00E92FAF">
      <w:pPr>
        <w:pStyle w:val="Index2"/>
        <w:tabs>
          <w:tab w:val="right" w:leader="dot" w:pos="4094"/>
        </w:tabs>
        <w:rPr>
          <w:noProof/>
        </w:rPr>
      </w:pPr>
      <w:r>
        <w:rPr>
          <w:noProof/>
        </w:rPr>
        <w:t>security, 75</w:t>
      </w:r>
    </w:p>
    <w:p w:rsidR="00E92FAF" w:rsidRDefault="00E92FAF">
      <w:pPr>
        <w:pStyle w:val="Index2"/>
        <w:tabs>
          <w:tab w:val="right" w:leader="dot" w:pos="4094"/>
        </w:tabs>
        <w:rPr>
          <w:noProof/>
        </w:rPr>
      </w:pPr>
      <w:r>
        <w:rPr>
          <w:noProof/>
        </w:rPr>
        <w:t>use existing, 22</w:t>
      </w:r>
    </w:p>
    <w:p w:rsidR="00E92FAF" w:rsidRDefault="00E92FAF">
      <w:pPr>
        <w:pStyle w:val="Index1"/>
        <w:tabs>
          <w:tab w:val="right" w:leader="dot" w:pos="4094"/>
        </w:tabs>
        <w:rPr>
          <w:noProof/>
        </w:rPr>
      </w:pPr>
      <w:r>
        <w:rPr>
          <w:noProof/>
        </w:rPr>
        <w:t>authorization schema objects, 47</w:t>
      </w:r>
    </w:p>
    <w:p w:rsidR="00E92FAF" w:rsidRDefault="00E92FAF">
      <w:pPr>
        <w:pStyle w:val="Index1"/>
        <w:tabs>
          <w:tab w:val="right" w:leader="dot" w:pos="4094"/>
        </w:tabs>
        <w:rPr>
          <w:noProof/>
        </w:rPr>
      </w:pPr>
      <w:r>
        <w:rPr>
          <w:noProof/>
        </w:rPr>
        <w:t>authorization service</w:t>
      </w:r>
    </w:p>
    <w:p w:rsidR="00E92FAF" w:rsidRDefault="00E92FAF">
      <w:pPr>
        <w:pStyle w:val="Index2"/>
        <w:tabs>
          <w:tab w:val="right" w:leader="dot" w:pos="4094"/>
        </w:tabs>
        <w:rPr>
          <w:noProof/>
        </w:rPr>
      </w:pPr>
      <w:r>
        <w:rPr>
          <w:noProof/>
        </w:rPr>
        <w:t>database, 22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installation, 22</w:t>
      </w:r>
    </w:p>
    <w:p w:rsidR="00E92FAF" w:rsidRDefault="00E92FAF">
      <w:pPr>
        <w:pStyle w:val="Index2"/>
        <w:tabs>
          <w:tab w:val="right" w:leader="dot" w:pos="4094"/>
        </w:tabs>
        <w:rPr>
          <w:noProof/>
        </w:rPr>
      </w:pPr>
      <w:r>
        <w:rPr>
          <w:noProof/>
        </w:rPr>
        <w:t>integration, 19</w:t>
      </w:r>
    </w:p>
    <w:p w:rsidR="00E92FAF" w:rsidRDefault="00E92FAF">
      <w:pPr>
        <w:pStyle w:val="Index2"/>
        <w:tabs>
          <w:tab w:val="right" w:leader="dot" w:pos="4094"/>
        </w:tabs>
        <w:rPr>
          <w:noProof/>
        </w:rPr>
      </w:pPr>
      <w:r>
        <w:rPr>
          <w:noProof/>
        </w:rPr>
        <w:t>JBoss, 19</w:t>
      </w:r>
    </w:p>
    <w:p w:rsidR="00E92FAF" w:rsidRDefault="00E92FAF">
      <w:pPr>
        <w:pStyle w:val="IndexHeading"/>
        <w:keepNext/>
        <w:tabs>
          <w:tab w:val="right" w:leader="dot" w:pos="4094"/>
        </w:tabs>
        <w:rPr>
          <w:rFonts w:ascii="Times New Roman" w:hAnsi="Times New Roman"/>
          <w:b w:val="0"/>
          <w:bCs w:val="0"/>
          <w:noProof/>
        </w:rPr>
      </w:pPr>
      <w:r>
        <w:rPr>
          <w:noProof/>
        </w:rPr>
        <w:t>B</w:t>
      </w:r>
    </w:p>
    <w:p w:rsidR="00E92FAF" w:rsidRDefault="00E92FAF">
      <w:pPr>
        <w:pStyle w:val="Index1"/>
        <w:tabs>
          <w:tab w:val="right" w:leader="dot" w:pos="4094"/>
        </w:tabs>
        <w:rPr>
          <w:noProof/>
        </w:rPr>
      </w:pPr>
      <w:r>
        <w:rPr>
          <w:noProof/>
        </w:rPr>
        <w:t>browsing logs, 26</w:t>
      </w:r>
    </w:p>
    <w:p w:rsidR="00E92FAF" w:rsidRDefault="00E92FAF">
      <w:pPr>
        <w:pStyle w:val="IndexHeading"/>
        <w:keepNext/>
        <w:tabs>
          <w:tab w:val="right" w:leader="dot" w:pos="4094"/>
        </w:tabs>
        <w:rPr>
          <w:rFonts w:ascii="Times New Roman" w:hAnsi="Times New Roman"/>
          <w:b w:val="0"/>
          <w:bCs w:val="0"/>
          <w:noProof/>
        </w:rPr>
      </w:pPr>
      <w:r>
        <w:rPr>
          <w:noProof/>
        </w:rPr>
        <w:t>C</w:t>
      </w:r>
    </w:p>
    <w:p w:rsidR="00E92FAF" w:rsidRDefault="00E92FAF">
      <w:pPr>
        <w:pStyle w:val="Index1"/>
        <w:tabs>
          <w:tab w:val="right" w:leader="dot" w:pos="4094"/>
        </w:tabs>
        <w:rPr>
          <w:noProof/>
        </w:rPr>
      </w:pPr>
      <w:r>
        <w:rPr>
          <w:noProof/>
        </w:rPr>
        <w:t>caGrid authentication, 101</w:t>
      </w:r>
    </w:p>
    <w:p w:rsidR="00E92FAF" w:rsidRDefault="00E92FAF">
      <w:pPr>
        <w:pStyle w:val="Index1"/>
        <w:tabs>
          <w:tab w:val="right" w:leader="dot" w:pos="4094"/>
        </w:tabs>
        <w:rPr>
          <w:noProof/>
        </w:rPr>
      </w:pPr>
      <w:r>
        <w:rPr>
          <w:noProof/>
        </w:rPr>
        <w:t>caGrid authorization, 103</w:t>
      </w:r>
    </w:p>
    <w:p w:rsidR="00E92FAF" w:rsidRDefault="00E92FAF">
      <w:pPr>
        <w:pStyle w:val="Index1"/>
        <w:tabs>
          <w:tab w:val="right" w:leader="dot" w:pos="4094"/>
        </w:tabs>
        <w:rPr>
          <w:noProof/>
        </w:rPr>
      </w:pPr>
      <w:r>
        <w:rPr>
          <w:noProof/>
        </w:rPr>
        <w:t>check permission operation, 74</w:t>
      </w:r>
    </w:p>
    <w:p w:rsidR="00E92FAF" w:rsidRDefault="00E92FAF">
      <w:pPr>
        <w:pStyle w:val="Index1"/>
        <w:tabs>
          <w:tab w:val="right" w:leader="dot" w:pos="4094"/>
        </w:tabs>
        <w:rPr>
          <w:noProof/>
        </w:rPr>
      </w:pPr>
      <w:r>
        <w:rPr>
          <w:noProof/>
        </w:rPr>
        <w:t>CLM, 6</w:t>
      </w:r>
    </w:p>
    <w:p w:rsidR="00E92FAF" w:rsidRDefault="00E92FAF">
      <w:pPr>
        <w:pStyle w:val="Index1"/>
        <w:tabs>
          <w:tab w:val="right" w:leader="dot" w:pos="4094"/>
        </w:tabs>
        <w:rPr>
          <w:noProof/>
        </w:rPr>
      </w:pPr>
      <w:r>
        <w:rPr>
          <w:noProof/>
        </w:rPr>
        <w:t xml:space="preserve">Common Logging Module. </w:t>
      </w:r>
      <w:r w:rsidRPr="008D603F">
        <w:rPr>
          <w:i/>
          <w:noProof/>
        </w:rPr>
        <w:t>See</w:t>
      </w:r>
      <w:r>
        <w:rPr>
          <w:noProof/>
        </w:rPr>
        <w:t xml:space="preserve"> CLM</w:t>
      </w:r>
    </w:p>
    <w:p w:rsidR="00E92FAF" w:rsidRDefault="00E92FAF">
      <w:pPr>
        <w:pStyle w:val="Index1"/>
        <w:tabs>
          <w:tab w:val="right" w:leader="dot" w:pos="4094"/>
        </w:tabs>
        <w:rPr>
          <w:noProof/>
        </w:rPr>
      </w:pPr>
      <w:r>
        <w:rPr>
          <w:noProof/>
        </w:rPr>
        <w:t>configure authorization datasource, 23</w:t>
      </w:r>
    </w:p>
    <w:p w:rsidR="00E92FAF" w:rsidRDefault="00E92FAF">
      <w:pPr>
        <w:pStyle w:val="Index1"/>
        <w:tabs>
          <w:tab w:val="right" w:leader="dot" w:pos="4094"/>
        </w:tabs>
        <w:rPr>
          <w:noProof/>
        </w:rPr>
      </w:pPr>
      <w:r>
        <w:rPr>
          <w:noProof/>
        </w:rPr>
        <w:t>configure authorization schema, 22</w:t>
      </w:r>
    </w:p>
    <w:p w:rsidR="00E92FAF" w:rsidRDefault="00E92FAF">
      <w:pPr>
        <w:pStyle w:val="Index1"/>
        <w:tabs>
          <w:tab w:val="right" w:leader="dot" w:pos="4094"/>
        </w:tabs>
        <w:rPr>
          <w:noProof/>
        </w:rPr>
      </w:pPr>
      <w:r>
        <w:rPr>
          <w:noProof/>
        </w:rPr>
        <w:t>configure log file, 27</w:t>
      </w:r>
    </w:p>
    <w:p w:rsidR="00E92FAF" w:rsidRDefault="00E92FAF">
      <w:pPr>
        <w:pStyle w:val="Index1"/>
        <w:tabs>
          <w:tab w:val="right" w:leader="dot" w:pos="4094"/>
        </w:tabs>
        <w:rPr>
          <w:noProof/>
        </w:rPr>
      </w:pPr>
      <w:r>
        <w:rPr>
          <w:noProof/>
        </w:rPr>
        <w:t>configure security datasource, 76</w:t>
      </w:r>
    </w:p>
    <w:p w:rsidR="00E92FAF" w:rsidRDefault="00E92FAF">
      <w:pPr>
        <w:pStyle w:val="Index1"/>
        <w:tabs>
          <w:tab w:val="right" w:leader="dot" w:pos="4094"/>
        </w:tabs>
        <w:rPr>
          <w:noProof/>
        </w:rPr>
      </w:pPr>
      <w:r>
        <w:rPr>
          <w:noProof/>
        </w:rPr>
        <w:t>configure UPT datasource, 70</w:t>
      </w:r>
    </w:p>
    <w:p w:rsidR="00E92FAF" w:rsidRDefault="00E92FAF">
      <w:pPr>
        <w:pStyle w:val="Index1"/>
        <w:tabs>
          <w:tab w:val="right" w:leader="dot" w:pos="4094"/>
        </w:tabs>
        <w:rPr>
          <w:noProof/>
        </w:rPr>
      </w:pPr>
      <w:r>
        <w:rPr>
          <w:noProof/>
        </w:rPr>
        <w:t>create application in UPT, 40</w:t>
      </w:r>
    </w:p>
    <w:p w:rsidR="00E92FAF" w:rsidRDefault="00E92FAF">
      <w:pPr>
        <w:pStyle w:val="Index1"/>
        <w:tabs>
          <w:tab w:val="right" w:leader="dot" w:pos="4094"/>
        </w:tabs>
        <w:rPr>
          <w:noProof/>
        </w:rPr>
      </w:pPr>
      <w:r>
        <w:rPr>
          <w:noProof/>
        </w:rPr>
        <w:lastRenderedPageBreak/>
        <w:t>create authorization database, 22</w:t>
      </w:r>
    </w:p>
    <w:p w:rsidR="00E92FAF" w:rsidRDefault="00E92FAF">
      <w:pPr>
        <w:pStyle w:val="Index1"/>
        <w:tabs>
          <w:tab w:val="right" w:leader="dot" w:pos="4094"/>
        </w:tabs>
        <w:rPr>
          <w:noProof/>
        </w:rPr>
      </w:pPr>
      <w:r>
        <w:rPr>
          <w:noProof/>
        </w:rPr>
        <w:t>create element, 31</w:t>
      </w:r>
    </w:p>
    <w:p w:rsidR="00E92FAF" w:rsidRDefault="00E92FAF">
      <w:pPr>
        <w:pStyle w:val="Index1"/>
        <w:tabs>
          <w:tab w:val="right" w:leader="dot" w:pos="4094"/>
        </w:tabs>
        <w:rPr>
          <w:noProof/>
        </w:rPr>
      </w:pPr>
      <w:r>
        <w:rPr>
          <w:noProof/>
        </w:rPr>
        <w:t>create filter clause, 83</w:t>
      </w:r>
    </w:p>
    <w:p w:rsidR="00E92FAF" w:rsidRDefault="00E92FAF">
      <w:pPr>
        <w:pStyle w:val="Index1"/>
        <w:tabs>
          <w:tab w:val="right" w:leader="dot" w:pos="4094"/>
        </w:tabs>
        <w:rPr>
          <w:noProof/>
        </w:rPr>
      </w:pPr>
      <w:r>
        <w:rPr>
          <w:noProof/>
        </w:rPr>
        <w:t>create group in UPT, 60</w:t>
      </w:r>
    </w:p>
    <w:p w:rsidR="00E92FAF" w:rsidRDefault="00E92FAF">
      <w:pPr>
        <w:pStyle w:val="Index1"/>
        <w:tabs>
          <w:tab w:val="right" w:leader="dot" w:pos="4094"/>
        </w:tabs>
        <w:rPr>
          <w:noProof/>
        </w:rPr>
      </w:pPr>
      <w:r>
        <w:rPr>
          <w:noProof/>
        </w:rPr>
        <w:t>create logging database, 27</w:t>
      </w:r>
    </w:p>
    <w:p w:rsidR="00E92FAF" w:rsidRDefault="00E92FAF">
      <w:pPr>
        <w:pStyle w:val="Index1"/>
        <w:tabs>
          <w:tab w:val="right" w:leader="dot" w:pos="4094"/>
        </w:tabs>
        <w:rPr>
          <w:noProof/>
        </w:rPr>
      </w:pPr>
      <w:r>
        <w:rPr>
          <w:noProof/>
        </w:rPr>
        <w:t>create privilege in UPT, 46</w:t>
      </w:r>
    </w:p>
    <w:p w:rsidR="00E92FAF" w:rsidRDefault="00E92FAF">
      <w:pPr>
        <w:pStyle w:val="Index1"/>
        <w:tabs>
          <w:tab w:val="right" w:leader="dot" w:pos="4094"/>
        </w:tabs>
        <w:rPr>
          <w:noProof/>
        </w:rPr>
      </w:pPr>
      <w:r>
        <w:rPr>
          <w:noProof/>
        </w:rPr>
        <w:t>create protection element, 84</w:t>
      </w:r>
    </w:p>
    <w:p w:rsidR="00E92FAF" w:rsidRDefault="00E92FAF">
      <w:pPr>
        <w:pStyle w:val="Index1"/>
        <w:tabs>
          <w:tab w:val="right" w:leader="dot" w:pos="4094"/>
        </w:tabs>
        <w:rPr>
          <w:noProof/>
        </w:rPr>
      </w:pPr>
      <w:r>
        <w:rPr>
          <w:noProof/>
        </w:rPr>
        <w:t>create protection element in UPT, 52</w:t>
      </w:r>
    </w:p>
    <w:p w:rsidR="00E92FAF" w:rsidRDefault="00E92FAF">
      <w:pPr>
        <w:pStyle w:val="Index1"/>
        <w:tabs>
          <w:tab w:val="right" w:leader="dot" w:pos="4094"/>
        </w:tabs>
        <w:rPr>
          <w:noProof/>
        </w:rPr>
      </w:pPr>
      <w:r>
        <w:rPr>
          <w:noProof/>
        </w:rPr>
        <w:t>create protection group in UPT, 55</w:t>
      </w:r>
    </w:p>
    <w:p w:rsidR="00E92FAF" w:rsidRDefault="00E92FAF">
      <w:pPr>
        <w:pStyle w:val="Index1"/>
        <w:tabs>
          <w:tab w:val="right" w:leader="dot" w:pos="4094"/>
        </w:tabs>
        <w:rPr>
          <w:noProof/>
        </w:rPr>
      </w:pPr>
      <w:r>
        <w:rPr>
          <w:noProof/>
        </w:rPr>
        <w:t>create provisioning element, 31</w:t>
      </w:r>
    </w:p>
    <w:p w:rsidR="00E92FAF" w:rsidRDefault="00E92FAF">
      <w:pPr>
        <w:pStyle w:val="Index1"/>
        <w:tabs>
          <w:tab w:val="right" w:leader="dot" w:pos="4094"/>
        </w:tabs>
        <w:rPr>
          <w:noProof/>
        </w:rPr>
      </w:pPr>
      <w:r>
        <w:rPr>
          <w:noProof/>
        </w:rPr>
        <w:t>create role in UPT, 58</w:t>
      </w:r>
    </w:p>
    <w:p w:rsidR="00E92FAF" w:rsidRDefault="00E92FAF">
      <w:pPr>
        <w:pStyle w:val="Index1"/>
        <w:tabs>
          <w:tab w:val="right" w:leader="dot" w:pos="4094"/>
        </w:tabs>
        <w:rPr>
          <w:noProof/>
        </w:rPr>
      </w:pPr>
      <w:r>
        <w:rPr>
          <w:noProof/>
        </w:rPr>
        <w:t>create security database, 75</w:t>
      </w:r>
    </w:p>
    <w:p w:rsidR="00E92FAF" w:rsidRDefault="00E92FAF">
      <w:pPr>
        <w:pStyle w:val="Index1"/>
        <w:tabs>
          <w:tab w:val="right" w:leader="dot" w:pos="4094"/>
        </w:tabs>
        <w:rPr>
          <w:noProof/>
        </w:rPr>
      </w:pPr>
      <w:r>
        <w:rPr>
          <w:noProof/>
        </w:rPr>
        <w:t>create UPT database, 70</w:t>
      </w:r>
    </w:p>
    <w:p w:rsidR="00E92FAF" w:rsidRDefault="00E92FAF">
      <w:pPr>
        <w:pStyle w:val="Index1"/>
        <w:tabs>
          <w:tab w:val="right" w:leader="dot" w:pos="4094"/>
        </w:tabs>
        <w:rPr>
          <w:noProof/>
        </w:rPr>
      </w:pPr>
      <w:r>
        <w:rPr>
          <w:noProof/>
        </w:rPr>
        <w:t>create user in UPT, 42, 50</w:t>
      </w:r>
    </w:p>
    <w:p w:rsidR="00E92FAF" w:rsidRDefault="00E92FAF">
      <w:pPr>
        <w:pStyle w:val="Index1"/>
        <w:tabs>
          <w:tab w:val="right" w:leader="dot" w:pos="4094"/>
        </w:tabs>
        <w:rPr>
          <w:noProof/>
        </w:rPr>
      </w:pPr>
      <w:r>
        <w:rPr>
          <w:noProof/>
        </w:rPr>
        <w:t>credential Provider, 7</w:t>
      </w:r>
    </w:p>
    <w:p w:rsidR="00E92FAF" w:rsidRDefault="00E92FAF">
      <w:pPr>
        <w:pStyle w:val="Index1"/>
        <w:tabs>
          <w:tab w:val="right" w:leader="dot" w:pos="4094"/>
        </w:tabs>
        <w:rPr>
          <w:noProof/>
        </w:rPr>
      </w:pPr>
      <w:r>
        <w:rPr>
          <w:noProof/>
        </w:rPr>
        <w:t>CRF 21, 5</w:t>
      </w:r>
    </w:p>
    <w:p w:rsidR="00E92FAF" w:rsidRDefault="00E92FAF">
      <w:pPr>
        <w:pStyle w:val="Index1"/>
        <w:tabs>
          <w:tab w:val="right" w:leader="dot" w:pos="4094"/>
        </w:tabs>
        <w:rPr>
          <w:noProof/>
        </w:rPr>
      </w:pPr>
      <w:r>
        <w:rPr>
          <w:noProof/>
        </w:rPr>
        <w:t>CSM</w:t>
      </w:r>
    </w:p>
    <w:p w:rsidR="00E92FAF" w:rsidRDefault="00E92FAF">
      <w:pPr>
        <w:pStyle w:val="Index2"/>
        <w:tabs>
          <w:tab w:val="right" w:leader="dot" w:pos="4094"/>
        </w:tabs>
        <w:rPr>
          <w:noProof/>
        </w:rPr>
      </w:pPr>
      <w:r>
        <w:rPr>
          <w:noProof/>
        </w:rPr>
        <w:t>architecture, 6</w:t>
      </w:r>
    </w:p>
    <w:p w:rsidR="00E92FAF" w:rsidRDefault="00E92FAF">
      <w:pPr>
        <w:pStyle w:val="IndexHeading"/>
        <w:keepNext/>
        <w:tabs>
          <w:tab w:val="right" w:leader="dot" w:pos="4094"/>
        </w:tabs>
        <w:rPr>
          <w:rFonts w:ascii="Times New Roman" w:hAnsi="Times New Roman"/>
          <w:b w:val="0"/>
          <w:bCs w:val="0"/>
          <w:noProof/>
        </w:rPr>
      </w:pPr>
      <w:r>
        <w:rPr>
          <w:noProof/>
        </w:rPr>
        <w:t>D</w:t>
      </w:r>
    </w:p>
    <w:p w:rsidR="00E92FAF" w:rsidRDefault="00E92FAF">
      <w:pPr>
        <w:pStyle w:val="Index1"/>
        <w:tabs>
          <w:tab w:val="right" w:leader="dot" w:pos="4094"/>
        </w:tabs>
        <w:rPr>
          <w:noProof/>
        </w:rPr>
      </w:pPr>
      <w:r>
        <w:rPr>
          <w:noProof/>
        </w:rPr>
        <w:t>database</w:t>
      </w:r>
    </w:p>
    <w:p w:rsidR="00E92FAF" w:rsidRDefault="00E92FAF">
      <w:pPr>
        <w:pStyle w:val="Index2"/>
        <w:tabs>
          <w:tab w:val="right" w:leader="dot" w:pos="4094"/>
        </w:tabs>
        <w:rPr>
          <w:noProof/>
        </w:rPr>
      </w:pPr>
      <w:r>
        <w:rPr>
          <w:noProof/>
        </w:rPr>
        <w:t>configuring for Acegi, 94</w:t>
      </w:r>
    </w:p>
    <w:p w:rsidR="00E92FAF" w:rsidRDefault="00E92FAF">
      <w:pPr>
        <w:pStyle w:val="Index2"/>
        <w:tabs>
          <w:tab w:val="right" w:leader="dot" w:pos="4094"/>
        </w:tabs>
        <w:rPr>
          <w:noProof/>
        </w:rPr>
      </w:pPr>
      <w:r>
        <w:rPr>
          <w:noProof/>
        </w:rPr>
        <w:t>create authorization schema, 22</w:t>
      </w:r>
    </w:p>
    <w:p w:rsidR="00E92FAF" w:rsidRDefault="00E92FAF">
      <w:pPr>
        <w:pStyle w:val="Index2"/>
        <w:tabs>
          <w:tab w:val="right" w:leader="dot" w:pos="4094"/>
        </w:tabs>
        <w:rPr>
          <w:noProof/>
        </w:rPr>
      </w:pPr>
      <w:r>
        <w:rPr>
          <w:noProof/>
        </w:rPr>
        <w:t>create for logging, 27</w:t>
      </w:r>
    </w:p>
    <w:p w:rsidR="00E92FAF" w:rsidRDefault="00E92FAF">
      <w:pPr>
        <w:pStyle w:val="Index2"/>
        <w:tabs>
          <w:tab w:val="right" w:leader="dot" w:pos="4094"/>
        </w:tabs>
        <w:rPr>
          <w:noProof/>
        </w:rPr>
      </w:pPr>
      <w:r>
        <w:rPr>
          <w:noProof/>
        </w:rPr>
        <w:t>create security authorization schema, 75</w:t>
      </w:r>
    </w:p>
    <w:p w:rsidR="00E92FAF" w:rsidRDefault="00E92FAF">
      <w:pPr>
        <w:pStyle w:val="Index2"/>
        <w:tabs>
          <w:tab w:val="right" w:leader="dot" w:pos="4094"/>
        </w:tabs>
        <w:rPr>
          <w:noProof/>
        </w:rPr>
      </w:pPr>
      <w:r>
        <w:rPr>
          <w:noProof/>
        </w:rPr>
        <w:t>create UPT schema, 70</w:t>
      </w:r>
    </w:p>
    <w:p w:rsidR="00E92FAF" w:rsidRDefault="00E92FAF">
      <w:pPr>
        <w:pStyle w:val="Index1"/>
        <w:tabs>
          <w:tab w:val="right" w:leader="dot" w:pos="4094"/>
        </w:tabs>
        <w:rPr>
          <w:noProof/>
        </w:rPr>
      </w:pPr>
      <w:r>
        <w:rPr>
          <w:noProof/>
        </w:rPr>
        <w:t>deassign element from group, 35, 37</w:t>
      </w:r>
    </w:p>
    <w:p w:rsidR="00E92FAF" w:rsidRDefault="00E92FAF">
      <w:pPr>
        <w:pStyle w:val="Index1"/>
        <w:tabs>
          <w:tab w:val="right" w:leader="dot" w:pos="4094"/>
        </w:tabs>
        <w:rPr>
          <w:noProof/>
        </w:rPr>
      </w:pPr>
      <w:r>
        <w:rPr>
          <w:noProof/>
        </w:rPr>
        <w:t>deassign provisioning element, 35</w:t>
      </w:r>
    </w:p>
    <w:p w:rsidR="00E92FAF" w:rsidRDefault="00E92FAF">
      <w:pPr>
        <w:pStyle w:val="Index1"/>
        <w:tabs>
          <w:tab w:val="right" w:leader="dot" w:pos="4094"/>
        </w:tabs>
        <w:rPr>
          <w:noProof/>
        </w:rPr>
      </w:pPr>
      <w:r>
        <w:rPr>
          <w:noProof/>
        </w:rPr>
        <w:t>delete application from UPT, 41</w:t>
      </w:r>
    </w:p>
    <w:p w:rsidR="00E92FAF" w:rsidRDefault="00E92FAF">
      <w:pPr>
        <w:pStyle w:val="Index1"/>
        <w:tabs>
          <w:tab w:val="right" w:leader="dot" w:pos="4094"/>
        </w:tabs>
        <w:rPr>
          <w:noProof/>
        </w:rPr>
      </w:pPr>
      <w:r>
        <w:rPr>
          <w:noProof/>
        </w:rPr>
        <w:t>delete element, 34</w:t>
      </w:r>
    </w:p>
    <w:p w:rsidR="00E92FAF" w:rsidRDefault="00E92FAF">
      <w:pPr>
        <w:pStyle w:val="Index1"/>
        <w:tabs>
          <w:tab w:val="right" w:leader="dot" w:pos="4094"/>
        </w:tabs>
        <w:rPr>
          <w:noProof/>
        </w:rPr>
      </w:pPr>
      <w:r>
        <w:rPr>
          <w:noProof/>
        </w:rPr>
        <w:t>delete group, 60</w:t>
      </w:r>
    </w:p>
    <w:p w:rsidR="00E92FAF" w:rsidRDefault="00E92FAF">
      <w:pPr>
        <w:pStyle w:val="Index1"/>
        <w:tabs>
          <w:tab w:val="right" w:leader="dot" w:pos="4094"/>
        </w:tabs>
        <w:rPr>
          <w:noProof/>
        </w:rPr>
      </w:pPr>
      <w:r>
        <w:rPr>
          <w:noProof/>
        </w:rPr>
        <w:t>delete privilege, 47</w:t>
      </w:r>
    </w:p>
    <w:p w:rsidR="00E92FAF" w:rsidRDefault="00E92FAF">
      <w:pPr>
        <w:pStyle w:val="Index1"/>
        <w:tabs>
          <w:tab w:val="right" w:leader="dot" w:pos="4094"/>
        </w:tabs>
        <w:rPr>
          <w:noProof/>
        </w:rPr>
      </w:pPr>
      <w:r>
        <w:rPr>
          <w:noProof/>
        </w:rPr>
        <w:t>delete protection element, 53</w:t>
      </w:r>
    </w:p>
    <w:p w:rsidR="00E92FAF" w:rsidRDefault="00E92FAF">
      <w:pPr>
        <w:pStyle w:val="Index1"/>
        <w:tabs>
          <w:tab w:val="right" w:leader="dot" w:pos="4094"/>
        </w:tabs>
        <w:rPr>
          <w:noProof/>
        </w:rPr>
      </w:pPr>
      <w:r>
        <w:rPr>
          <w:noProof/>
        </w:rPr>
        <w:t>delete protection group, 56</w:t>
      </w:r>
    </w:p>
    <w:p w:rsidR="00E92FAF" w:rsidRDefault="00E92FAF">
      <w:pPr>
        <w:pStyle w:val="Index1"/>
        <w:tabs>
          <w:tab w:val="right" w:leader="dot" w:pos="4094"/>
        </w:tabs>
        <w:rPr>
          <w:noProof/>
        </w:rPr>
      </w:pPr>
      <w:r>
        <w:rPr>
          <w:noProof/>
        </w:rPr>
        <w:t>delete provisioning element, 34</w:t>
      </w:r>
    </w:p>
    <w:p w:rsidR="00E92FAF" w:rsidRDefault="00E92FAF">
      <w:pPr>
        <w:pStyle w:val="Index1"/>
        <w:tabs>
          <w:tab w:val="right" w:leader="dot" w:pos="4094"/>
        </w:tabs>
        <w:rPr>
          <w:noProof/>
        </w:rPr>
      </w:pPr>
      <w:r>
        <w:rPr>
          <w:noProof/>
        </w:rPr>
        <w:t>delete role, 58</w:t>
      </w:r>
    </w:p>
    <w:p w:rsidR="00E92FAF" w:rsidRDefault="00E92FAF">
      <w:pPr>
        <w:pStyle w:val="Index1"/>
        <w:tabs>
          <w:tab w:val="right" w:leader="dot" w:pos="4094"/>
        </w:tabs>
        <w:rPr>
          <w:noProof/>
        </w:rPr>
      </w:pPr>
      <w:r>
        <w:rPr>
          <w:noProof/>
        </w:rPr>
        <w:t>delete user from UPT, 44</w:t>
      </w:r>
    </w:p>
    <w:p w:rsidR="00E92FAF" w:rsidRDefault="00E92FAF">
      <w:pPr>
        <w:pStyle w:val="Index1"/>
        <w:tabs>
          <w:tab w:val="right" w:leader="dot" w:pos="4094"/>
        </w:tabs>
        <w:rPr>
          <w:noProof/>
        </w:rPr>
      </w:pPr>
      <w:r>
        <w:rPr>
          <w:noProof/>
        </w:rPr>
        <w:t>deploy authorization database, 22</w:t>
      </w:r>
    </w:p>
    <w:p w:rsidR="00E92FAF" w:rsidRDefault="00E92FAF">
      <w:pPr>
        <w:pStyle w:val="Index1"/>
        <w:tabs>
          <w:tab w:val="right" w:leader="dot" w:pos="4094"/>
        </w:tabs>
        <w:rPr>
          <w:noProof/>
        </w:rPr>
      </w:pPr>
      <w:r>
        <w:rPr>
          <w:noProof/>
        </w:rPr>
        <w:t>deploy authorization datasource, 23</w:t>
      </w:r>
    </w:p>
    <w:p w:rsidR="00E92FAF" w:rsidRDefault="00E92FAF">
      <w:pPr>
        <w:pStyle w:val="Index1"/>
        <w:tabs>
          <w:tab w:val="right" w:leader="dot" w:pos="4094"/>
        </w:tabs>
        <w:rPr>
          <w:noProof/>
        </w:rPr>
      </w:pPr>
      <w:r>
        <w:rPr>
          <w:noProof/>
        </w:rPr>
        <w:t>deploy authorization service, 22</w:t>
      </w:r>
    </w:p>
    <w:p w:rsidR="00E92FAF" w:rsidRDefault="00E92FAF">
      <w:pPr>
        <w:pStyle w:val="Index1"/>
        <w:tabs>
          <w:tab w:val="right" w:leader="dot" w:pos="4094"/>
        </w:tabs>
        <w:rPr>
          <w:noProof/>
        </w:rPr>
      </w:pPr>
      <w:r>
        <w:rPr>
          <w:noProof/>
        </w:rPr>
        <w:t>deploy security datasource, 76</w:t>
      </w:r>
    </w:p>
    <w:p w:rsidR="00E92FAF" w:rsidRDefault="00E92FAF">
      <w:pPr>
        <w:pStyle w:val="Index1"/>
        <w:tabs>
          <w:tab w:val="right" w:leader="dot" w:pos="4094"/>
        </w:tabs>
        <w:rPr>
          <w:noProof/>
        </w:rPr>
      </w:pPr>
      <w:r>
        <w:rPr>
          <w:noProof/>
        </w:rPr>
        <w:t>deploy securityws.war file, 78</w:t>
      </w:r>
    </w:p>
    <w:p w:rsidR="00E92FAF" w:rsidRDefault="00E92FAF">
      <w:pPr>
        <w:pStyle w:val="Index1"/>
        <w:tabs>
          <w:tab w:val="right" w:leader="dot" w:pos="4094"/>
        </w:tabs>
        <w:rPr>
          <w:noProof/>
        </w:rPr>
      </w:pPr>
      <w:r>
        <w:rPr>
          <w:noProof/>
        </w:rPr>
        <w:t>deploy UPT datasource, 70</w:t>
      </w:r>
    </w:p>
    <w:p w:rsidR="00E92FAF" w:rsidRDefault="00E92FAF">
      <w:pPr>
        <w:pStyle w:val="Index1"/>
        <w:tabs>
          <w:tab w:val="right" w:leader="dot" w:pos="4094"/>
        </w:tabs>
        <w:rPr>
          <w:noProof/>
        </w:rPr>
      </w:pPr>
      <w:r>
        <w:rPr>
          <w:noProof/>
        </w:rPr>
        <w:t>deploying audit logging, 27</w:t>
      </w:r>
    </w:p>
    <w:p w:rsidR="00E92FAF" w:rsidRDefault="00E92FAF">
      <w:pPr>
        <w:pStyle w:val="Index1"/>
        <w:tabs>
          <w:tab w:val="right" w:leader="dot" w:pos="4094"/>
        </w:tabs>
        <w:rPr>
          <w:noProof/>
        </w:rPr>
      </w:pPr>
      <w:r>
        <w:rPr>
          <w:noProof/>
        </w:rPr>
        <w:t>deployment modes, 66</w:t>
      </w:r>
    </w:p>
    <w:p w:rsidR="00E92FAF" w:rsidRDefault="00E92FAF">
      <w:pPr>
        <w:pStyle w:val="IndexHeading"/>
        <w:keepNext/>
        <w:tabs>
          <w:tab w:val="right" w:leader="dot" w:pos="4094"/>
        </w:tabs>
        <w:rPr>
          <w:rFonts w:ascii="Times New Roman" w:hAnsi="Times New Roman"/>
          <w:b w:val="0"/>
          <w:bCs w:val="0"/>
          <w:noProof/>
        </w:rPr>
      </w:pPr>
      <w:r>
        <w:rPr>
          <w:noProof/>
        </w:rPr>
        <w:t>E</w:t>
      </w:r>
    </w:p>
    <w:p w:rsidR="00E92FAF" w:rsidRDefault="00E92FAF">
      <w:pPr>
        <w:pStyle w:val="Index1"/>
        <w:tabs>
          <w:tab w:val="right" w:leader="dot" w:pos="4094"/>
        </w:tabs>
        <w:rPr>
          <w:noProof/>
        </w:rPr>
      </w:pPr>
      <w:r>
        <w:rPr>
          <w:noProof/>
        </w:rPr>
        <w:t>edit/update application details, 41</w:t>
      </w:r>
    </w:p>
    <w:p w:rsidR="00E92FAF" w:rsidRDefault="00E92FAF">
      <w:pPr>
        <w:pStyle w:val="Index1"/>
        <w:tabs>
          <w:tab w:val="right" w:leader="dot" w:pos="4094"/>
        </w:tabs>
        <w:rPr>
          <w:noProof/>
        </w:rPr>
      </w:pPr>
      <w:r>
        <w:rPr>
          <w:noProof/>
        </w:rPr>
        <w:t>edit/update group details, 60</w:t>
      </w:r>
    </w:p>
    <w:p w:rsidR="00E92FAF" w:rsidRDefault="00E92FAF">
      <w:pPr>
        <w:pStyle w:val="Index1"/>
        <w:tabs>
          <w:tab w:val="right" w:leader="dot" w:pos="4094"/>
        </w:tabs>
        <w:rPr>
          <w:noProof/>
        </w:rPr>
      </w:pPr>
      <w:r>
        <w:rPr>
          <w:noProof/>
        </w:rPr>
        <w:t>edit/update privilege details, 46</w:t>
      </w:r>
    </w:p>
    <w:p w:rsidR="00E92FAF" w:rsidRDefault="00E92FAF">
      <w:pPr>
        <w:pStyle w:val="Index1"/>
        <w:tabs>
          <w:tab w:val="right" w:leader="dot" w:pos="4094"/>
        </w:tabs>
        <w:rPr>
          <w:noProof/>
        </w:rPr>
      </w:pPr>
      <w:r>
        <w:rPr>
          <w:noProof/>
        </w:rPr>
        <w:t>edit/update protection element details, 53</w:t>
      </w:r>
    </w:p>
    <w:p w:rsidR="00E92FAF" w:rsidRDefault="00E92FAF">
      <w:pPr>
        <w:pStyle w:val="Index1"/>
        <w:tabs>
          <w:tab w:val="right" w:leader="dot" w:pos="4094"/>
        </w:tabs>
        <w:rPr>
          <w:noProof/>
        </w:rPr>
      </w:pPr>
      <w:r>
        <w:rPr>
          <w:noProof/>
        </w:rPr>
        <w:t>edit/update protection group details, 55</w:t>
      </w:r>
    </w:p>
    <w:p w:rsidR="00E92FAF" w:rsidRDefault="00E92FAF">
      <w:pPr>
        <w:pStyle w:val="Index1"/>
        <w:tabs>
          <w:tab w:val="right" w:leader="dot" w:pos="4094"/>
        </w:tabs>
        <w:rPr>
          <w:noProof/>
        </w:rPr>
      </w:pPr>
      <w:r>
        <w:rPr>
          <w:noProof/>
        </w:rPr>
        <w:t>edit/update role details, 58</w:t>
      </w:r>
    </w:p>
    <w:p w:rsidR="00E92FAF" w:rsidRDefault="00E92FAF">
      <w:pPr>
        <w:pStyle w:val="Index1"/>
        <w:tabs>
          <w:tab w:val="right" w:leader="dot" w:pos="4094"/>
        </w:tabs>
        <w:rPr>
          <w:noProof/>
        </w:rPr>
      </w:pPr>
      <w:r>
        <w:rPr>
          <w:noProof/>
        </w:rPr>
        <w:t>edit/update user details, 43</w:t>
      </w:r>
    </w:p>
    <w:p w:rsidR="00E92FAF" w:rsidRDefault="00E92FAF">
      <w:pPr>
        <w:pStyle w:val="Index1"/>
        <w:tabs>
          <w:tab w:val="right" w:leader="dot" w:pos="4094"/>
        </w:tabs>
        <w:rPr>
          <w:noProof/>
        </w:rPr>
      </w:pPr>
      <w:r>
        <w:rPr>
          <w:noProof/>
        </w:rPr>
        <w:t>encryption in RDBMS, 15</w:t>
      </w:r>
    </w:p>
    <w:p w:rsidR="00E92FAF" w:rsidRDefault="00E92FAF">
      <w:pPr>
        <w:pStyle w:val="Index1"/>
        <w:tabs>
          <w:tab w:val="right" w:leader="dot" w:pos="4094"/>
        </w:tabs>
        <w:rPr>
          <w:noProof/>
        </w:rPr>
      </w:pPr>
      <w:r>
        <w:rPr>
          <w:noProof/>
        </w:rPr>
        <w:lastRenderedPageBreak/>
        <w:t>event logging, 25</w:t>
      </w:r>
    </w:p>
    <w:p w:rsidR="00E92FAF" w:rsidRDefault="00E92FAF">
      <w:pPr>
        <w:pStyle w:val="IndexHeading"/>
        <w:keepNext/>
        <w:tabs>
          <w:tab w:val="right" w:leader="dot" w:pos="4094"/>
        </w:tabs>
        <w:rPr>
          <w:rFonts w:ascii="Times New Roman" w:hAnsi="Times New Roman"/>
          <w:b w:val="0"/>
          <w:bCs w:val="0"/>
          <w:noProof/>
        </w:rPr>
      </w:pPr>
      <w:r>
        <w:rPr>
          <w:noProof/>
        </w:rPr>
        <w:t>F</w:t>
      </w:r>
    </w:p>
    <w:p w:rsidR="00E92FAF" w:rsidRDefault="00E92FAF">
      <w:pPr>
        <w:pStyle w:val="Index1"/>
        <w:tabs>
          <w:tab w:val="right" w:leader="dot" w:pos="4094"/>
        </w:tabs>
        <w:rPr>
          <w:noProof/>
        </w:rPr>
      </w:pPr>
      <w:r>
        <w:rPr>
          <w:noProof/>
        </w:rPr>
        <w:t>filter clauses, 62, 63, 65, 83</w:t>
      </w:r>
    </w:p>
    <w:p w:rsidR="00E92FAF" w:rsidRDefault="00E92FAF">
      <w:pPr>
        <w:pStyle w:val="IndexHeading"/>
        <w:keepNext/>
        <w:tabs>
          <w:tab w:val="right" w:leader="dot" w:pos="4094"/>
        </w:tabs>
        <w:rPr>
          <w:rFonts w:ascii="Times New Roman" w:hAnsi="Times New Roman"/>
          <w:b w:val="0"/>
          <w:bCs w:val="0"/>
          <w:noProof/>
        </w:rPr>
      </w:pPr>
      <w:r>
        <w:rPr>
          <w:noProof/>
        </w:rPr>
        <w:t>G</w:t>
      </w:r>
    </w:p>
    <w:p w:rsidR="00E92FAF" w:rsidRDefault="00E92FAF">
      <w:pPr>
        <w:pStyle w:val="Index1"/>
        <w:tabs>
          <w:tab w:val="right" w:leader="dot" w:pos="4094"/>
        </w:tabs>
        <w:rPr>
          <w:noProof/>
        </w:rPr>
      </w:pPr>
      <w:r>
        <w:rPr>
          <w:noProof/>
        </w:rPr>
        <w:t>Glossary, 113</w:t>
      </w:r>
    </w:p>
    <w:p w:rsidR="00E92FAF" w:rsidRDefault="00E92FAF">
      <w:pPr>
        <w:pStyle w:val="Index1"/>
        <w:tabs>
          <w:tab w:val="right" w:leader="dot" w:pos="4094"/>
        </w:tabs>
        <w:rPr>
          <w:noProof/>
        </w:rPr>
      </w:pPr>
      <w:r>
        <w:rPr>
          <w:noProof/>
        </w:rPr>
        <w:t>Grid Grouper, 103</w:t>
      </w:r>
    </w:p>
    <w:p w:rsidR="00E92FAF" w:rsidRDefault="00E92FAF">
      <w:pPr>
        <w:pStyle w:val="Index1"/>
        <w:tabs>
          <w:tab w:val="right" w:leader="dot" w:pos="4094"/>
        </w:tabs>
        <w:rPr>
          <w:noProof/>
        </w:rPr>
      </w:pPr>
      <w:r>
        <w:rPr>
          <w:noProof/>
        </w:rPr>
        <w:t>group level security for caGrid, 103</w:t>
      </w:r>
    </w:p>
    <w:p w:rsidR="00E92FAF" w:rsidRDefault="00E92FAF">
      <w:pPr>
        <w:pStyle w:val="Index1"/>
        <w:tabs>
          <w:tab w:val="right" w:leader="dot" w:pos="4094"/>
        </w:tabs>
        <w:rPr>
          <w:noProof/>
        </w:rPr>
      </w:pPr>
      <w:r>
        <w:rPr>
          <w:noProof/>
        </w:rPr>
        <w:t>group PEs and privileges, 62</w:t>
      </w:r>
    </w:p>
    <w:p w:rsidR="00E92FAF" w:rsidRDefault="00E92FAF">
      <w:pPr>
        <w:pStyle w:val="Index1"/>
        <w:tabs>
          <w:tab w:val="right" w:leader="dot" w:pos="4094"/>
        </w:tabs>
        <w:rPr>
          <w:noProof/>
        </w:rPr>
      </w:pPr>
      <w:r>
        <w:rPr>
          <w:noProof/>
        </w:rPr>
        <w:t>group PG and role, 61</w:t>
      </w:r>
    </w:p>
    <w:p w:rsidR="00E92FAF" w:rsidRDefault="00E92FAF">
      <w:pPr>
        <w:pStyle w:val="Index1"/>
        <w:tabs>
          <w:tab w:val="right" w:leader="dot" w:pos="4094"/>
        </w:tabs>
        <w:rPr>
          <w:noProof/>
        </w:rPr>
      </w:pPr>
      <w:r>
        <w:rPr>
          <w:noProof/>
        </w:rPr>
        <w:t>group reporting, 62</w:t>
      </w:r>
    </w:p>
    <w:p w:rsidR="00E92FAF" w:rsidRDefault="00E92FAF">
      <w:pPr>
        <w:pStyle w:val="Index1"/>
        <w:tabs>
          <w:tab w:val="right" w:leader="dot" w:pos="4094"/>
        </w:tabs>
        <w:rPr>
          <w:noProof/>
        </w:rPr>
      </w:pPr>
      <w:r>
        <w:rPr>
          <w:noProof/>
        </w:rPr>
        <w:t>groups</w:t>
      </w:r>
    </w:p>
    <w:p w:rsidR="00E92FAF" w:rsidRDefault="00E92FAF">
      <w:pPr>
        <w:pStyle w:val="Index2"/>
        <w:tabs>
          <w:tab w:val="right" w:leader="dot" w:pos="4094"/>
        </w:tabs>
        <w:rPr>
          <w:noProof/>
        </w:rPr>
      </w:pPr>
      <w:r>
        <w:rPr>
          <w:noProof/>
        </w:rPr>
        <w:t>administration, 59, 61</w:t>
      </w:r>
    </w:p>
    <w:p w:rsidR="00E92FAF" w:rsidRDefault="00E92FAF">
      <w:pPr>
        <w:pStyle w:val="Index2"/>
        <w:tabs>
          <w:tab w:val="right" w:leader="dot" w:pos="4094"/>
        </w:tabs>
        <w:rPr>
          <w:noProof/>
        </w:rPr>
      </w:pPr>
      <w:r>
        <w:rPr>
          <w:noProof/>
        </w:rPr>
        <w:t>create, 60</w:t>
      </w:r>
    </w:p>
    <w:p w:rsidR="00E92FAF" w:rsidRDefault="00E92FAF">
      <w:pPr>
        <w:pStyle w:val="Index2"/>
        <w:tabs>
          <w:tab w:val="right" w:leader="dot" w:pos="4094"/>
        </w:tabs>
        <w:rPr>
          <w:noProof/>
        </w:rPr>
      </w:pPr>
      <w:r>
        <w:rPr>
          <w:noProof/>
        </w:rPr>
        <w:t>delete, 60</w:t>
      </w:r>
    </w:p>
    <w:p w:rsidR="00E92FAF" w:rsidRDefault="00E92FAF">
      <w:pPr>
        <w:pStyle w:val="Index2"/>
        <w:tabs>
          <w:tab w:val="right" w:leader="dot" w:pos="4094"/>
        </w:tabs>
        <w:rPr>
          <w:noProof/>
        </w:rPr>
      </w:pPr>
      <w:r>
        <w:rPr>
          <w:noProof/>
        </w:rPr>
        <w:t>overview, 59</w:t>
      </w:r>
    </w:p>
    <w:p w:rsidR="00E92FAF" w:rsidRDefault="00E92FAF">
      <w:pPr>
        <w:pStyle w:val="Index2"/>
        <w:tabs>
          <w:tab w:val="right" w:leader="dot" w:pos="4094"/>
        </w:tabs>
        <w:rPr>
          <w:noProof/>
        </w:rPr>
      </w:pPr>
      <w:r>
        <w:rPr>
          <w:noProof/>
        </w:rPr>
        <w:t>view/update, 60</w:t>
      </w:r>
    </w:p>
    <w:p w:rsidR="00E92FAF" w:rsidRDefault="00E92FAF">
      <w:pPr>
        <w:pStyle w:val="IndexHeading"/>
        <w:keepNext/>
        <w:tabs>
          <w:tab w:val="right" w:leader="dot" w:pos="4094"/>
        </w:tabs>
        <w:rPr>
          <w:rFonts w:ascii="Times New Roman" w:hAnsi="Times New Roman"/>
          <w:b w:val="0"/>
          <w:bCs w:val="0"/>
          <w:noProof/>
        </w:rPr>
      </w:pPr>
      <w:r>
        <w:rPr>
          <w:noProof/>
        </w:rPr>
        <w:t>H</w:t>
      </w:r>
    </w:p>
    <w:p w:rsidR="00E92FAF" w:rsidRDefault="00E92FAF">
      <w:pPr>
        <w:pStyle w:val="Index1"/>
        <w:tabs>
          <w:tab w:val="right" w:leader="dot" w:pos="4094"/>
        </w:tabs>
        <w:rPr>
          <w:noProof/>
        </w:rPr>
      </w:pPr>
      <w:r>
        <w:rPr>
          <w:noProof/>
        </w:rPr>
        <w:t>Hibernate configuration file, 21, 63, 83, 93, 96</w:t>
      </w:r>
    </w:p>
    <w:p w:rsidR="00E92FAF" w:rsidRDefault="00E92FAF">
      <w:pPr>
        <w:pStyle w:val="IndexHeading"/>
        <w:keepNext/>
        <w:tabs>
          <w:tab w:val="right" w:leader="dot" w:pos="4094"/>
        </w:tabs>
        <w:rPr>
          <w:rFonts w:ascii="Times New Roman" w:hAnsi="Times New Roman"/>
          <w:b w:val="0"/>
          <w:bCs w:val="0"/>
          <w:noProof/>
        </w:rPr>
      </w:pPr>
      <w:r>
        <w:rPr>
          <w:noProof/>
        </w:rPr>
        <w:t>I</w:t>
      </w:r>
    </w:p>
    <w:p w:rsidR="00E92FAF" w:rsidRDefault="00E92FAF">
      <w:pPr>
        <w:pStyle w:val="Index1"/>
        <w:tabs>
          <w:tab w:val="right" w:leader="dot" w:pos="4094"/>
        </w:tabs>
        <w:rPr>
          <w:noProof/>
        </w:rPr>
      </w:pPr>
      <w:r>
        <w:rPr>
          <w:noProof/>
        </w:rPr>
        <w:t>import authentication manager, 11</w:t>
      </w:r>
    </w:p>
    <w:p w:rsidR="00E92FAF" w:rsidRDefault="00E92FAF">
      <w:pPr>
        <w:pStyle w:val="Index1"/>
        <w:tabs>
          <w:tab w:val="right" w:leader="dot" w:pos="4094"/>
        </w:tabs>
        <w:rPr>
          <w:noProof/>
        </w:rPr>
      </w:pPr>
      <w:r>
        <w:rPr>
          <w:noProof/>
        </w:rPr>
        <w:t>import authorization manager, 20</w:t>
      </w:r>
    </w:p>
    <w:p w:rsidR="00E92FAF" w:rsidRDefault="00E92FAF">
      <w:pPr>
        <w:pStyle w:val="Index1"/>
        <w:tabs>
          <w:tab w:val="right" w:leader="dot" w:pos="4094"/>
        </w:tabs>
        <w:rPr>
          <w:noProof/>
        </w:rPr>
      </w:pPr>
      <w:r>
        <w:rPr>
          <w:noProof/>
        </w:rPr>
        <w:t>install authorization service, 22</w:t>
      </w:r>
    </w:p>
    <w:p w:rsidR="00E92FAF" w:rsidRDefault="00E92FAF">
      <w:pPr>
        <w:pStyle w:val="Index1"/>
        <w:tabs>
          <w:tab w:val="right" w:leader="dot" w:pos="4094"/>
        </w:tabs>
        <w:rPr>
          <w:noProof/>
        </w:rPr>
      </w:pPr>
      <w:r>
        <w:rPr>
          <w:noProof/>
        </w:rPr>
        <w:t>installation modes, 66</w:t>
      </w:r>
    </w:p>
    <w:p w:rsidR="00E92FAF" w:rsidRDefault="00E92FAF">
      <w:pPr>
        <w:pStyle w:val="Index1"/>
        <w:tabs>
          <w:tab w:val="right" w:leader="dot" w:pos="4094"/>
        </w:tabs>
        <w:rPr>
          <w:noProof/>
        </w:rPr>
      </w:pPr>
      <w:r>
        <w:rPr>
          <w:noProof/>
        </w:rPr>
        <w:t>instance level security</w:t>
      </w:r>
    </w:p>
    <w:p w:rsidR="00E92FAF" w:rsidRDefault="00E92FAF">
      <w:pPr>
        <w:pStyle w:val="Index2"/>
        <w:tabs>
          <w:tab w:val="right" w:leader="dot" w:pos="4094"/>
        </w:tabs>
        <w:rPr>
          <w:noProof/>
        </w:rPr>
      </w:pPr>
      <w:r>
        <w:rPr>
          <w:noProof/>
        </w:rPr>
        <w:t>activity flow, 82</w:t>
      </w:r>
    </w:p>
    <w:p w:rsidR="00E92FAF" w:rsidRDefault="00E92FAF">
      <w:pPr>
        <w:pStyle w:val="Index2"/>
        <w:tabs>
          <w:tab w:val="right" w:leader="dot" w:pos="4094"/>
        </w:tabs>
        <w:rPr>
          <w:noProof/>
        </w:rPr>
      </w:pPr>
      <w:r>
        <w:rPr>
          <w:noProof/>
        </w:rPr>
        <w:t>add filter clause, 63</w:t>
      </w:r>
    </w:p>
    <w:p w:rsidR="00E92FAF" w:rsidRDefault="00E92FAF">
      <w:pPr>
        <w:pStyle w:val="Index2"/>
        <w:tabs>
          <w:tab w:val="right" w:leader="dot" w:pos="4094"/>
        </w:tabs>
        <w:rPr>
          <w:noProof/>
        </w:rPr>
      </w:pPr>
      <w:r>
        <w:rPr>
          <w:noProof/>
        </w:rPr>
        <w:t>administration, 62</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file upload, 62, 63</w:t>
      </w:r>
    </w:p>
    <w:p w:rsidR="00E92FAF" w:rsidRDefault="00E92FAF">
      <w:pPr>
        <w:pStyle w:val="Index2"/>
        <w:tabs>
          <w:tab w:val="right" w:leader="dot" w:pos="4094"/>
        </w:tabs>
        <w:rPr>
          <w:noProof/>
        </w:rPr>
      </w:pPr>
      <w:r>
        <w:rPr>
          <w:noProof/>
        </w:rPr>
        <w:t>modify filter clause, 65</w:t>
      </w:r>
    </w:p>
    <w:p w:rsidR="00E92FAF" w:rsidRDefault="00E92FAF">
      <w:pPr>
        <w:pStyle w:val="Index2"/>
        <w:tabs>
          <w:tab w:val="right" w:leader="dot" w:pos="4094"/>
        </w:tabs>
        <w:rPr>
          <w:noProof/>
        </w:rPr>
      </w:pPr>
      <w:r>
        <w:rPr>
          <w:noProof/>
        </w:rPr>
        <w:t>overall design, 81</w:t>
      </w:r>
    </w:p>
    <w:p w:rsidR="00E92FAF" w:rsidRDefault="00E92FAF">
      <w:pPr>
        <w:pStyle w:val="Index2"/>
        <w:tabs>
          <w:tab w:val="right" w:leader="dot" w:pos="4094"/>
        </w:tabs>
        <w:rPr>
          <w:noProof/>
        </w:rPr>
      </w:pPr>
      <w:r>
        <w:rPr>
          <w:noProof/>
        </w:rPr>
        <w:t>provisioning, 81</w:t>
      </w:r>
    </w:p>
    <w:p w:rsidR="00E92FAF" w:rsidRDefault="00E92FAF">
      <w:pPr>
        <w:pStyle w:val="Index1"/>
        <w:tabs>
          <w:tab w:val="right" w:leader="dot" w:pos="4094"/>
        </w:tabs>
        <w:rPr>
          <w:noProof/>
        </w:rPr>
      </w:pPr>
      <w:r>
        <w:rPr>
          <w:noProof/>
        </w:rPr>
        <w:t>instance level security in UPT</w:t>
      </w:r>
    </w:p>
    <w:p w:rsidR="00E92FAF" w:rsidRDefault="00E92FAF">
      <w:pPr>
        <w:pStyle w:val="Index2"/>
        <w:tabs>
          <w:tab w:val="right" w:leader="dot" w:pos="4094"/>
        </w:tabs>
        <w:rPr>
          <w:noProof/>
        </w:rPr>
      </w:pPr>
      <w:r>
        <w:rPr>
          <w:noProof/>
        </w:rPr>
        <w:t>overview, 62</w:t>
      </w:r>
    </w:p>
    <w:p w:rsidR="00E92FAF" w:rsidRDefault="00E92FAF">
      <w:pPr>
        <w:pStyle w:val="Index1"/>
        <w:tabs>
          <w:tab w:val="right" w:leader="dot" w:pos="4094"/>
        </w:tabs>
        <w:rPr>
          <w:noProof/>
        </w:rPr>
      </w:pPr>
      <w:r>
        <w:rPr>
          <w:noProof/>
        </w:rPr>
        <w:t>integrate application, 10</w:t>
      </w:r>
    </w:p>
    <w:p w:rsidR="00E92FAF" w:rsidRDefault="00E92FAF">
      <w:pPr>
        <w:pStyle w:val="Index1"/>
        <w:tabs>
          <w:tab w:val="right" w:leader="dot" w:pos="4094"/>
        </w:tabs>
        <w:rPr>
          <w:noProof/>
        </w:rPr>
      </w:pPr>
      <w:r>
        <w:rPr>
          <w:noProof/>
        </w:rPr>
        <w:t>integrate authentication service, 10</w:t>
      </w:r>
    </w:p>
    <w:p w:rsidR="00E92FAF" w:rsidRDefault="00E92FAF">
      <w:pPr>
        <w:pStyle w:val="Index1"/>
        <w:tabs>
          <w:tab w:val="right" w:leader="dot" w:pos="4094"/>
        </w:tabs>
        <w:rPr>
          <w:noProof/>
        </w:rPr>
      </w:pPr>
      <w:r>
        <w:rPr>
          <w:noProof/>
        </w:rPr>
        <w:t>integrate authorization service, 19</w:t>
      </w:r>
    </w:p>
    <w:p w:rsidR="00E92FAF" w:rsidRDefault="00E92FAF">
      <w:pPr>
        <w:pStyle w:val="Index1"/>
        <w:tabs>
          <w:tab w:val="right" w:leader="dot" w:pos="4094"/>
        </w:tabs>
        <w:rPr>
          <w:noProof/>
        </w:rPr>
      </w:pPr>
      <w:r>
        <w:rPr>
          <w:noProof/>
        </w:rPr>
        <w:t>integrating CSM with CLM, 25</w:t>
      </w:r>
    </w:p>
    <w:p w:rsidR="00E92FAF" w:rsidRDefault="00E92FAF">
      <w:pPr>
        <w:pStyle w:val="IndexHeading"/>
        <w:keepNext/>
        <w:tabs>
          <w:tab w:val="right" w:leader="dot" w:pos="4094"/>
        </w:tabs>
        <w:rPr>
          <w:rFonts w:ascii="Times New Roman" w:hAnsi="Times New Roman"/>
          <w:b w:val="0"/>
          <w:bCs w:val="0"/>
          <w:noProof/>
        </w:rPr>
      </w:pPr>
      <w:r>
        <w:rPr>
          <w:noProof/>
        </w:rPr>
        <w:t>J</w:t>
      </w:r>
    </w:p>
    <w:p w:rsidR="00E92FAF" w:rsidRDefault="00E92FAF">
      <w:pPr>
        <w:pStyle w:val="Index1"/>
        <w:tabs>
          <w:tab w:val="right" w:leader="dot" w:pos="4094"/>
        </w:tabs>
        <w:rPr>
          <w:noProof/>
        </w:rPr>
      </w:pPr>
      <w:r>
        <w:rPr>
          <w:noProof/>
        </w:rPr>
        <w:t>JAAS, 6, 8</w:t>
      </w:r>
    </w:p>
    <w:p w:rsidR="00E92FAF" w:rsidRDefault="00E92FAF">
      <w:pPr>
        <w:pStyle w:val="Index2"/>
        <w:tabs>
          <w:tab w:val="right" w:leader="dot" w:pos="4094"/>
        </w:tabs>
        <w:rPr>
          <w:noProof/>
        </w:rPr>
      </w:pPr>
      <w:r>
        <w:rPr>
          <w:noProof/>
        </w:rPr>
        <w:t>LDAP login module, 16</w:t>
      </w:r>
    </w:p>
    <w:p w:rsidR="00E92FAF" w:rsidRDefault="00E92FAF">
      <w:pPr>
        <w:pStyle w:val="Index2"/>
        <w:tabs>
          <w:tab w:val="right" w:leader="dot" w:pos="4094"/>
        </w:tabs>
        <w:rPr>
          <w:noProof/>
        </w:rPr>
      </w:pPr>
      <w:r>
        <w:rPr>
          <w:noProof/>
        </w:rPr>
        <w:t>login module, 98</w:t>
      </w:r>
    </w:p>
    <w:p w:rsidR="00E92FAF" w:rsidRDefault="00E92FAF">
      <w:pPr>
        <w:pStyle w:val="Index2"/>
        <w:tabs>
          <w:tab w:val="right" w:leader="dot" w:pos="4094"/>
        </w:tabs>
        <w:rPr>
          <w:noProof/>
        </w:rPr>
      </w:pPr>
      <w:r>
        <w:rPr>
          <w:noProof/>
        </w:rPr>
        <w:t>RDBMS login module, 13</w:t>
      </w:r>
    </w:p>
    <w:p w:rsidR="00E92FAF" w:rsidRDefault="00E92FAF">
      <w:pPr>
        <w:pStyle w:val="Index1"/>
        <w:tabs>
          <w:tab w:val="right" w:leader="dot" w:pos="4094"/>
        </w:tabs>
        <w:rPr>
          <w:noProof/>
        </w:rPr>
      </w:pPr>
      <w:r>
        <w:rPr>
          <w:noProof/>
        </w:rPr>
        <w:t>jar file</w:t>
      </w:r>
    </w:p>
    <w:p w:rsidR="00E92FAF" w:rsidRDefault="00E92FAF">
      <w:pPr>
        <w:pStyle w:val="Index2"/>
        <w:tabs>
          <w:tab w:val="right" w:leader="dot" w:pos="4094"/>
        </w:tabs>
        <w:rPr>
          <w:noProof/>
        </w:rPr>
      </w:pPr>
      <w:r>
        <w:rPr>
          <w:noProof/>
        </w:rPr>
        <w:t>instance level security in UPT, 63</w:t>
      </w:r>
    </w:p>
    <w:p w:rsidR="00E92FAF" w:rsidRDefault="00E92FAF">
      <w:pPr>
        <w:pStyle w:val="Index1"/>
        <w:tabs>
          <w:tab w:val="right" w:leader="dot" w:pos="4094"/>
        </w:tabs>
        <w:rPr>
          <w:noProof/>
        </w:rPr>
      </w:pPr>
      <w:r>
        <w:rPr>
          <w:noProof/>
        </w:rPr>
        <w:t>JBoss</w:t>
      </w:r>
    </w:p>
    <w:p w:rsidR="00E92FAF" w:rsidRDefault="00E92FAF">
      <w:pPr>
        <w:pStyle w:val="Index2"/>
        <w:tabs>
          <w:tab w:val="right" w:leader="dot" w:pos="4094"/>
        </w:tabs>
        <w:rPr>
          <w:noProof/>
        </w:rPr>
      </w:pPr>
      <w:r>
        <w:rPr>
          <w:noProof/>
        </w:rPr>
        <w:t>audit logging, 24</w:t>
      </w:r>
    </w:p>
    <w:p w:rsidR="00E92FAF" w:rsidRDefault="00E92FAF">
      <w:pPr>
        <w:pStyle w:val="Index2"/>
        <w:tabs>
          <w:tab w:val="right" w:leader="dot" w:pos="4094"/>
        </w:tabs>
        <w:rPr>
          <w:noProof/>
        </w:rPr>
      </w:pPr>
      <w:r>
        <w:rPr>
          <w:noProof/>
        </w:rPr>
        <w:t>authorization service, 19</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lastRenderedPageBreak/>
        <w:t>deploy securityws.war file, 78</w:t>
      </w:r>
    </w:p>
    <w:p w:rsidR="00E92FAF" w:rsidRDefault="00E92FAF">
      <w:pPr>
        <w:pStyle w:val="Index2"/>
        <w:tabs>
          <w:tab w:val="right" w:leader="dot" w:pos="4094"/>
        </w:tabs>
        <w:rPr>
          <w:noProof/>
        </w:rPr>
      </w:pPr>
      <w:r>
        <w:rPr>
          <w:noProof/>
        </w:rPr>
        <w:t>enable audit logging,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JAAS login, 71, 77</w:t>
      </w:r>
    </w:p>
    <w:p w:rsidR="00E92FAF" w:rsidRDefault="00E92FAF">
      <w:pPr>
        <w:pStyle w:val="Index2"/>
        <w:tabs>
          <w:tab w:val="right" w:leader="dot" w:pos="4094"/>
        </w:tabs>
        <w:rPr>
          <w:noProof/>
        </w:rPr>
      </w:pPr>
      <w:r>
        <w:rPr>
          <w:noProof/>
        </w:rPr>
        <w:t>LDAP login module, 17</w:t>
      </w:r>
    </w:p>
    <w:p w:rsidR="00E92FAF" w:rsidRDefault="00E92FAF">
      <w:pPr>
        <w:pStyle w:val="Index2"/>
        <w:tabs>
          <w:tab w:val="right" w:leader="dot" w:pos="4094"/>
        </w:tabs>
        <w:rPr>
          <w:noProof/>
        </w:rPr>
      </w:pPr>
      <w:r>
        <w:rPr>
          <w:noProof/>
        </w:rPr>
        <w:t>object state logging, 26</w:t>
      </w:r>
    </w:p>
    <w:p w:rsidR="00E92FAF" w:rsidRDefault="00E92FAF">
      <w:pPr>
        <w:pStyle w:val="Index2"/>
        <w:tabs>
          <w:tab w:val="right" w:leader="dot" w:pos="4094"/>
        </w:tabs>
        <w:rPr>
          <w:noProof/>
        </w:rPr>
      </w:pPr>
      <w:r>
        <w:rPr>
          <w:noProof/>
        </w:rPr>
        <w:t>RDBMS login module, 14</w:t>
      </w:r>
    </w:p>
    <w:p w:rsidR="00E92FAF" w:rsidRDefault="00E92FAF">
      <w:pPr>
        <w:pStyle w:val="Index2"/>
        <w:tabs>
          <w:tab w:val="right" w:leader="dot" w:pos="4094"/>
        </w:tabs>
        <w:rPr>
          <w:noProof/>
        </w:rPr>
      </w:pPr>
      <w:r>
        <w:rPr>
          <w:noProof/>
        </w:rPr>
        <w:t>UPT common server deployment, 68</w:t>
      </w:r>
    </w:p>
    <w:p w:rsidR="00E92FAF" w:rsidRDefault="00E92FAF">
      <w:pPr>
        <w:pStyle w:val="Index2"/>
        <w:tabs>
          <w:tab w:val="right" w:leader="dot" w:pos="4094"/>
        </w:tabs>
        <w:rPr>
          <w:noProof/>
        </w:rPr>
      </w:pPr>
      <w:r>
        <w:rPr>
          <w:noProof/>
        </w:rPr>
        <w:t>UPT deployment, 72</w:t>
      </w:r>
    </w:p>
    <w:p w:rsidR="00E92FAF" w:rsidRDefault="00E92FAF">
      <w:pPr>
        <w:pStyle w:val="Index2"/>
        <w:tabs>
          <w:tab w:val="right" w:leader="dot" w:pos="4094"/>
        </w:tabs>
        <w:rPr>
          <w:noProof/>
        </w:rPr>
      </w:pPr>
      <w:r>
        <w:rPr>
          <w:noProof/>
        </w:rPr>
        <w:t>UPT deployment modes, 67</w:t>
      </w:r>
    </w:p>
    <w:p w:rsidR="00E92FAF" w:rsidRDefault="00E92FAF">
      <w:pPr>
        <w:pStyle w:val="Index1"/>
        <w:tabs>
          <w:tab w:val="right" w:leader="dot" w:pos="4094"/>
        </w:tabs>
        <w:rPr>
          <w:noProof/>
        </w:rPr>
      </w:pPr>
      <w:r>
        <w:rPr>
          <w:noProof/>
        </w:rPr>
        <w:t>JBOSS, 8</w:t>
      </w:r>
    </w:p>
    <w:p w:rsidR="00E92FAF" w:rsidRDefault="00E92FAF">
      <w:pPr>
        <w:pStyle w:val="Index1"/>
        <w:tabs>
          <w:tab w:val="right" w:leader="dot" w:pos="4094"/>
        </w:tabs>
        <w:rPr>
          <w:noProof/>
        </w:rPr>
      </w:pPr>
      <w:r>
        <w:rPr>
          <w:noProof/>
        </w:rPr>
        <w:t>JDBC Appender, 26</w:t>
      </w:r>
    </w:p>
    <w:p w:rsidR="00E92FAF" w:rsidRDefault="00E92FAF">
      <w:pPr>
        <w:pStyle w:val="Index1"/>
        <w:tabs>
          <w:tab w:val="right" w:leader="dot" w:pos="4094"/>
        </w:tabs>
        <w:rPr>
          <w:noProof/>
        </w:rPr>
      </w:pPr>
      <w:r>
        <w:rPr>
          <w:noProof/>
        </w:rPr>
        <w:t>JDK, 8</w:t>
      </w:r>
    </w:p>
    <w:p w:rsidR="00E92FAF" w:rsidRDefault="00E92FAF">
      <w:pPr>
        <w:pStyle w:val="IndexHeading"/>
        <w:keepNext/>
        <w:tabs>
          <w:tab w:val="right" w:leader="dot" w:pos="4094"/>
        </w:tabs>
        <w:rPr>
          <w:rFonts w:ascii="Times New Roman" w:hAnsi="Times New Roman"/>
          <w:b w:val="0"/>
          <w:bCs w:val="0"/>
          <w:noProof/>
        </w:rPr>
      </w:pPr>
      <w:r>
        <w:rPr>
          <w:noProof/>
        </w:rPr>
        <w:t>L</w:t>
      </w:r>
    </w:p>
    <w:p w:rsidR="00E92FAF" w:rsidRDefault="00E92FAF">
      <w:pPr>
        <w:pStyle w:val="Index1"/>
        <w:tabs>
          <w:tab w:val="right" w:leader="dot" w:pos="4094"/>
        </w:tabs>
        <w:rPr>
          <w:noProof/>
        </w:rPr>
      </w:pPr>
      <w:r>
        <w:rPr>
          <w:noProof/>
        </w:rPr>
        <w:t>LDAP, 8, 9</w:t>
      </w:r>
    </w:p>
    <w:p w:rsidR="00E92FAF" w:rsidRDefault="00E92FAF">
      <w:pPr>
        <w:pStyle w:val="Index2"/>
        <w:tabs>
          <w:tab w:val="right" w:leader="dot" w:pos="4094"/>
        </w:tabs>
        <w:rPr>
          <w:noProof/>
        </w:rPr>
      </w:pPr>
      <w:r>
        <w:rPr>
          <w:noProof/>
        </w:rPr>
        <w:t>anonymous binds, 18</w:t>
      </w:r>
    </w:p>
    <w:p w:rsidR="00E92FAF" w:rsidRDefault="00E92FAF">
      <w:pPr>
        <w:pStyle w:val="Index2"/>
        <w:tabs>
          <w:tab w:val="right" w:leader="dot" w:pos="4094"/>
        </w:tabs>
        <w:rPr>
          <w:noProof/>
        </w:rPr>
      </w:pPr>
      <w:r>
        <w:rPr>
          <w:noProof/>
        </w:rPr>
        <w:t>authentication, 12, 16, 17</w:t>
      </w:r>
    </w:p>
    <w:p w:rsidR="00E92FAF" w:rsidRDefault="00E92FAF">
      <w:pPr>
        <w:pStyle w:val="Index2"/>
        <w:tabs>
          <w:tab w:val="right" w:leader="dot" w:pos="4094"/>
        </w:tabs>
        <w:rPr>
          <w:noProof/>
        </w:rPr>
      </w:pPr>
      <w:r>
        <w:rPr>
          <w:noProof/>
        </w:rPr>
        <w:t>configuring for caGrid integration, 102</w:t>
      </w:r>
    </w:p>
    <w:p w:rsidR="00E92FAF" w:rsidRDefault="00E92FAF">
      <w:pPr>
        <w:pStyle w:val="Index2"/>
        <w:tabs>
          <w:tab w:val="right" w:leader="dot" w:pos="4094"/>
        </w:tabs>
        <w:rPr>
          <w:noProof/>
        </w:rPr>
      </w:pPr>
      <w:r>
        <w:rPr>
          <w:noProof/>
        </w:rPr>
        <w:t>JBoss login, 71, 77</w:t>
      </w:r>
    </w:p>
    <w:p w:rsidR="00E92FAF" w:rsidRDefault="00E92FAF">
      <w:pPr>
        <w:pStyle w:val="Index2"/>
        <w:tabs>
          <w:tab w:val="right" w:leader="dot" w:pos="4094"/>
        </w:tabs>
        <w:rPr>
          <w:noProof/>
        </w:rPr>
      </w:pPr>
      <w:r>
        <w:rPr>
          <w:noProof/>
        </w:rPr>
        <w:t>login module, 16, 17, 18, 102</w:t>
      </w:r>
    </w:p>
    <w:p w:rsidR="00E92FAF" w:rsidRDefault="00E92FAF">
      <w:pPr>
        <w:pStyle w:val="Index1"/>
        <w:tabs>
          <w:tab w:val="right" w:leader="dot" w:pos="4094"/>
        </w:tabs>
        <w:rPr>
          <w:noProof/>
        </w:rPr>
      </w:pPr>
      <w:r>
        <w:rPr>
          <w:noProof/>
        </w:rPr>
        <w:t>lenient behavior, 87</w:t>
      </w:r>
    </w:p>
    <w:p w:rsidR="00E92FAF" w:rsidRDefault="00E92FAF">
      <w:pPr>
        <w:pStyle w:val="Index1"/>
        <w:tabs>
          <w:tab w:val="right" w:leader="dot" w:pos="4094"/>
        </w:tabs>
        <w:rPr>
          <w:noProof/>
        </w:rPr>
      </w:pPr>
      <w:r>
        <w:rPr>
          <w:noProof/>
        </w:rPr>
        <w:t>lock-out, 12</w:t>
      </w:r>
    </w:p>
    <w:p w:rsidR="00E92FAF" w:rsidRDefault="00E92FAF">
      <w:pPr>
        <w:pStyle w:val="Index1"/>
        <w:tabs>
          <w:tab w:val="right" w:leader="dot" w:pos="4094"/>
        </w:tabs>
        <w:rPr>
          <w:noProof/>
        </w:rPr>
      </w:pPr>
      <w:r>
        <w:rPr>
          <w:noProof/>
        </w:rPr>
        <w:t>log locater, 27</w:t>
      </w:r>
    </w:p>
    <w:p w:rsidR="00E92FAF" w:rsidRDefault="00E92FAF">
      <w:pPr>
        <w:pStyle w:val="Index1"/>
        <w:tabs>
          <w:tab w:val="right" w:leader="dot" w:pos="4094"/>
        </w:tabs>
        <w:rPr>
          <w:noProof/>
        </w:rPr>
      </w:pPr>
      <w:r>
        <w:rPr>
          <w:noProof/>
        </w:rPr>
        <w:t>log locator, 26</w:t>
      </w:r>
    </w:p>
    <w:p w:rsidR="00E92FAF" w:rsidRDefault="00E92FAF">
      <w:pPr>
        <w:pStyle w:val="Index1"/>
        <w:tabs>
          <w:tab w:val="right" w:leader="dot" w:pos="4094"/>
        </w:tabs>
        <w:rPr>
          <w:noProof/>
        </w:rPr>
      </w:pPr>
      <w:r>
        <w:rPr>
          <w:noProof/>
        </w:rPr>
        <w:t>logging user information, 26</w:t>
      </w:r>
    </w:p>
    <w:p w:rsidR="00E92FAF" w:rsidRDefault="00E92FAF">
      <w:pPr>
        <w:pStyle w:val="Index1"/>
        <w:tabs>
          <w:tab w:val="right" w:leader="dot" w:pos="4094"/>
        </w:tabs>
        <w:rPr>
          <w:noProof/>
        </w:rPr>
      </w:pPr>
      <w:r>
        <w:rPr>
          <w:noProof/>
        </w:rPr>
        <w:t>login module, 8</w:t>
      </w:r>
    </w:p>
    <w:p w:rsidR="00E92FAF" w:rsidRDefault="00E92FAF">
      <w:pPr>
        <w:pStyle w:val="Index2"/>
        <w:tabs>
          <w:tab w:val="right" w:leader="dot" w:pos="4094"/>
        </w:tabs>
        <w:rPr>
          <w:noProof/>
        </w:rPr>
      </w:pPr>
      <w:r>
        <w:rPr>
          <w:noProof/>
        </w:rPr>
        <w:t>JAAS, 98</w:t>
      </w:r>
    </w:p>
    <w:p w:rsidR="00E92FAF" w:rsidRDefault="00E92FAF">
      <w:pPr>
        <w:pStyle w:val="Index1"/>
        <w:tabs>
          <w:tab w:val="right" w:leader="dot" w:pos="4094"/>
        </w:tabs>
        <w:rPr>
          <w:noProof/>
        </w:rPr>
      </w:pPr>
      <w:r>
        <w:rPr>
          <w:noProof/>
        </w:rPr>
        <w:t>login operation, 73</w:t>
      </w:r>
    </w:p>
    <w:p w:rsidR="00E92FAF" w:rsidRDefault="00E92FAF">
      <w:pPr>
        <w:pStyle w:val="IndexHeading"/>
        <w:keepNext/>
        <w:tabs>
          <w:tab w:val="right" w:leader="dot" w:pos="4094"/>
        </w:tabs>
        <w:rPr>
          <w:rFonts w:ascii="Times New Roman" w:hAnsi="Times New Roman"/>
          <w:b w:val="0"/>
          <w:bCs w:val="0"/>
          <w:noProof/>
        </w:rPr>
      </w:pPr>
      <w:r>
        <w:rPr>
          <w:noProof/>
        </w:rPr>
        <w:t>M</w:t>
      </w:r>
    </w:p>
    <w:p w:rsidR="00E92FAF" w:rsidRDefault="00E92FAF">
      <w:pPr>
        <w:pStyle w:val="Index1"/>
        <w:tabs>
          <w:tab w:val="right" w:leader="dot" w:pos="4094"/>
        </w:tabs>
        <w:rPr>
          <w:noProof/>
        </w:rPr>
      </w:pPr>
      <w:r>
        <w:rPr>
          <w:noProof/>
        </w:rPr>
        <w:t>migrating to CSM 4.1, 109, 110</w:t>
      </w:r>
    </w:p>
    <w:p w:rsidR="00E92FAF" w:rsidRDefault="00E92FAF">
      <w:pPr>
        <w:pStyle w:val="Index1"/>
        <w:tabs>
          <w:tab w:val="right" w:leader="dot" w:pos="4094"/>
        </w:tabs>
        <w:rPr>
          <w:noProof/>
        </w:rPr>
      </w:pPr>
      <w:r>
        <w:rPr>
          <w:noProof/>
        </w:rPr>
        <w:t>minimum requirements, 8</w:t>
      </w:r>
    </w:p>
    <w:p w:rsidR="00E92FAF" w:rsidRDefault="00E92FAF">
      <w:pPr>
        <w:pStyle w:val="Index1"/>
        <w:tabs>
          <w:tab w:val="right" w:leader="dot" w:pos="4094"/>
        </w:tabs>
        <w:rPr>
          <w:noProof/>
        </w:rPr>
      </w:pPr>
      <w:r>
        <w:rPr>
          <w:noProof/>
        </w:rPr>
        <w:t>modify element, 34</w:t>
      </w:r>
    </w:p>
    <w:p w:rsidR="00E92FAF" w:rsidRDefault="00E92FAF">
      <w:pPr>
        <w:pStyle w:val="Index1"/>
        <w:tabs>
          <w:tab w:val="right" w:leader="dot" w:pos="4094"/>
        </w:tabs>
        <w:rPr>
          <w:noProof/>
        </w:rPr>
      </w:pPr>
      <w:r>
        <w:rPr>
          <w:noProof/>
        </w:rPr>
        <w:t>MySQL, 8</w:t>
      </w:r>
    </w:p>
    <w:p w:rsidR="00E92FAF" w:rsidRDefault="00E92FAF">
      <w:pPr>
        <w:pStyle w:val="Index1"/>
        <w:tabs>
          <w:tab w:val="right" w:leader="dot" w:pos="4094"/>
        </w:tabs>
        <w:rPr>
          <w:noProof/>
        </w:rPr>
      </w:pPr>
      <w:r>
        <w:rPr>
          <w:noProof/>
        </w:rPr>
        <w:t>MySQL migration, 109, 110</w:t>
      </w:r>
    </w:p>
    <w:p w:rsidR="00E92FAF" w:rsidRDefault="00E92FAF">
      <w:pPr>
        <w:pStyle w:val="IndexHeading"/>
        <w:keepNext/>
        <w:tabs>
          <w:tab w:val="right" w:leader="dot" w:pos="4094"/>
        </w:tabs>
        <w:rPr>
          <w:rFonts w:ascii="Times New Roman" w:hAnsi="Times New Roman"/>
          <w:b w:val="0"/>
          <w:bCs w:val="0"/>
          <w:noProof/>
        </w:rPr>
      </w:pPr>
      <w:r>
        <w:rPr>
          <w:noProof/>
        </w:rPr>
        <w:t>O</w:t>
      </w:r>
    </w:p>
    <w:p w:rsidR="00E92FAF" w:rsidRDefault="00E92FAF">
      <w:pPr>
        <w:pStyle w:val="Index1"/>
        <w:tabs>
          <w:tab w:val="right" w:leader="dot" w:pos="4094"/>
        </w:tabs>
        <w:rPr>
          <w:noProof/>
        </w:rPr>
      </w:pPr>
      <w:r>
        <w:rPr>
          <w:noProof/>
        </w:rPr>
        <w:t>object state logging, 25</w:t>
      </w:r>
    </w:p>
    <w:p w:rsidR="00E92FAF" w:rsidRDefault="00E92FAF">
      <w:pPr>
        <w:pStyle w:val="Index1"/>
        <w:tabs>
          <w:tab w:val="right" w:leader="dot" w:pos="4094"/>
        </w:tabs>
        <w:rPr>
          <w:noProof/>
        </w:rPr>
      </w:pPr>
      <w:r>
        <w:rPr>
          <w:noProof/>
        </w:rPr>
        <w:t>Oracle, 8</w:t>
      </w:r>
    </w:p>
    <w:p w:rsidR="00E92FAF" w:rsidRDefault="00E92FAF">
      <w:pPr>
        <w:pStyle w:val="Index1"/>
        <w:tabs>
          <w:tab w:val="right" w:leader="dot" w:pos="4094"/>
        </w:tabs>
        <w:rPr>
          <w:noProof/>
        </w:rPr>
      </w:pPr>
      <w:r>
        <w:rPr>
          <w:noProof/>
        </w:rPr>
        <w:t>oracle migration, 110</w:t>
      </w:r>
    </w:p>
    <w:p w:rsidR="00E92FAF" w:rsidRDefault="00E92FAF">
      <w:pPr>
        <w:pStyle w:val="Index1"/>
        <w:tabs>
          <w:tab w:val="right" w:leader="dot" w:pos="4094"/>
        </w:tabs>
        <w:rPr>
          <w:noProof/>
        </w:rPr>
      </w:pPr>
      <w:r>
        <w:rPr>
          <w:noProof/>
        </w:rPr>
        <w:t>Oracle migration, 111</w:t>
      </w:r>
    </w:p>
    <w:p w:rsidR="00E92FAF" w:rsidRDefault="00E92FAF">
      <w:pPr>
        <w:pStyle w:val="Index1"/>
        <w:tabs>
          <w:tab w:val="right" w:leader="dot" w:pos="4094"/>
        </w:tabs>
        <w:rPr>
          <w:noProof/>
        </w:rPr>
      </w:pPr>
      <w:r>
        <w:rPr>
          <w:noProof/>
        </w:rPr>
        <w:t>overview</w:t>
      </w:r>
    </w:p>
    <w:p w:rsidR="00E92FAF" w:rsidRDefault="00E92FAF">
      <w:pPr>
        <w:pStyle w:val="Index2"/>
        <w:tabs>
          <w:tab w:val="right" w:leader="dot" w:pos="4094"/>
        </w:tabs>
        <w:rPr>
          <w:noProof/>
        </w:rPr>
      </w:pPr>
      <w:r>
        <w:rPr>
          <w:noProof/>
        </w:rPr>
        <w:t>Admin, 5</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assigning/associating elements, 35</w:t>
      </w:r>
    </w:p>
    <w:p w:rsidR="00E92FAF" w:rsidRDefault="00E92FAF">
      <w:pPr>
        <w:pStyle w:val="Index2"/>
        <w:tabs>
          <w:tab w:val="right" w:leader="dot" w:pos="4094"/>
        </w:tabs>
        <w:rPr>
          <w:noProof/>
        </w:rPr>
      </w:pPr>
      <w:r>
        <w:rPr>
          <w:noProof/>
        </w:rPr>
        <w:t>attribute level security, 5</w:t>
      </w:r>
    </w:p>
    <w:p w:rsidR="00E92FAF" w:rsidRDefault="00E92FAF">
      <w:pPr>
        <w:pStyle w:val="Index2"/>
        <w:tabs>
          <w:tab w:val="right" w:leader="dot" w:pos="4094"/>
        </w:tabs>
        <w:rPr>
          <w:noProof/>
        </w:rPr>
      </w:pPr>
      <w:r>
        <w:rPr>
          <w:noProof/>
        </w:rPr>
        <w:t>audit logging, 5</w:t>
      </w:r>
    </w:p>
    <w:p w:rsidR="00E92FAF" w:rsidRDefault="00E92FAF">
      <w:pPr>
        <w:pStyle w:val="Index2"/>
        <w:tabs>
          <w:tab w:val="right" w:leader="dot" w:pos="4094"/>
        </w:tabs>
        <w:rPr>
          <w:noProof/>
        </w:rPr>
      </w:pPr>
      <w:r>
        <w:rPr>
          <w:noProof/>
        </w:rPr>
        <w:t>authentication, 5</w:t>
      </w:r>
    </w:p>
    <w:p w:rsidR="00E92FAF" w:rsidRDefault="00E92FAF">
      <w:pPr>
        <w:pStyle w:val="Index2"/>
        <w:tabs>
          <w:tab w:val="right" w:leader="dot" w:pos="4094"/>
        </w:tabs>
        <w:rPr>
          <w:noProof/>
        </w:rPr>
      </w:pPr>
      <w:r>
        <w:rPr>
          <w:noProof/>
        </w:rPr>
        <w:t>authorization, 5</w:t>
      </w:r>
    </w:p>
    <w:p w:rsidR="00E92FAF" w:rsidRDefault="00E92FAF">
      <w:pPr>
        <w:pStyle w:val="Index2"/>
        <w:tabs>
          <w:tab w:val="right" w:leader="dot" w:pos="4094"/>
        </w:tabs>
        <w:rPr>
          <w:noProof/>
        </w:rPr>
      </w:pPr>
      <w:r>
        <w:rPr>
          <w:noProof/>
        </w:rPr>
        <w:t>groups, 59</w:t>
      </w:r>
    </w:p>
    <w:p w:rsidR="00E92FAF" w:rsidRDefault="00E92FAF">
      <w:pPr>
        <w:pStyle w:val="Index2"/>
        <w:tabs>
          <w:tab w:val="right" w:leader="dot" w:pos="4094"/>
        </w:tabs>
        <w:rPr>
          <w:noProof/>
        </w:rPr>
      </w:pPr>
      <w:r>
        <w:rPr>
          <w:noProof/>
        </w:rPr>
        <w:t>instance level security, 5</w:t>
      </w:r>
    </w:p>
    <w:p w:rsidR="00E92FAF" w:rsidRDefault="00E92FAF">
      <w:pPr>
        <w:pStyle w:val="Index2"/>
        <w:tabs>
          <w:tab w:val="right" w:leader="dot" w:pos="4094"/>
        </w:tabs>
        <w:rPr>
          <w:noProof/>
        </w:rPr>
      </w:pPr>
      <w:r>
        <w:rPr>
          <w:noProof/>
        </w:rPr>
        <w:t>instance level security in UPT, 62</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privileges, 45, 54</w:t>
      </w:r>
    </w:p>
    <w:p w:rsidR="00E92FAF" w:rsidRDefault="00E92FAF">
      <w:pPr>
        <w:pStyle w:val="Index2"/>
        <w:tabs>
          <w:tab w:val="right" w:leader="dot" w:pos="4094"/>
        </w:tabs>
        <w:rPr>
          <w:noProof/>
        </w:rPr>
      </w:pPr>
      <w:r>
        <w:rPr>
          <w:noProof/>
        </w:rPr>
        <w:t>protection group, 55</w:t>
      </w:r>
    </w:p>
    <w:p w:rsidR="00E92FAF" w:rsidRDefault="00E92FAF">
      <w:pPr>
        <w:pStyle w:val="Index2"/>
        <w:tabs>
          <w:tab w:val="right" w:leader="dot" w:pos="4094"/>
        </w:tabs>
        <w:rPr>
          <w:noProof/>
        </w:rPr>
      </w:pPr>
      <w:r>
        <w:rPr>
          <w:noProof/>
        </w:rPr>
        <w:t>roles, 57</w:t>
      </w:r>
    </w:p>
    <w:p w:rsidR="00E92FAF" w:rsidRDefault="00E92FAF">
      <w:pPr>
        <w:pStyle w:val="Index2"/>
        <w:tabs>
          <w:tab w:val="right" w:leader="dot" w:pos="4094"/>
        </w:tabs>
        <w:rPr>
          <w:noProof/>
        </w:rPr>
      </w:pPr>
      <w:r>
        <w:rPr>
          <w:noProof/>
        </w:rPr>
        <w:lastRenderedPageBreak/>
        <w:t>security, 79</w:t>
      </w:r>
    </w:p>
    <w:p w:rsidR="00E92FAF" w:rsidRDefault="00E92FAF">
      <w:pPr>
        <w:pStyle w:val="Index2"/>
        <w:tabs>
          <w:tab w:val="right" w:leader="dot" w:pos="4094"/>
        </w:tabs>
        <w:rPr>
          <w:noProof/>
        </w:rPr>
      </w:pPr>
      <w:r>
        <w:rPr>
          <w:noProof/>
        </w:rPr>
        <w:t>security concepts, 7</w:t>
      </w:r>
    </w:p>
    <w:p w:rsidR="00E92FAF" w:rsidRDefault="00E92FAF">
      <w:pPr>
        <w:pStyle w:val="Index2"/>
        <w:tabs>
          <w:tab w:val="right" w:leader="dot" w:pos="4094"/>
        </w:tabs>
        <w:rPr>
          <w:noProof/>
        </w:rPr>
      </w:pPr>
      <w:r>
        <w:rPr>
          <w:noProof/>
        </w:rPr>
        <w:t>Super Admin, 5, 39</w:t>
      </w:r>
    </w:p>
    <w:p w:rsidR="00E92FAF" w:rsidRDefault="00E92FAF">
      <w:pPr>
        <w:pStyle w:val="Index2"/>
        <w:tabs>
          <w:tab w:val="right" w:leader="dot" w:pos="4094"/>
        </w:tabs>
        <w:rPr>
          <w:noProof/>
        </w:rPr>
      </w:pPr>
      <w:r>
        <w:rPr>
          <w:noProof/>
        </w:rPr>
        <w:t>UPT, 29</w:t>
      </w:r>
    </w:p>
    <w:p w:rsidR="00E92FAF" w:rsidRDefault="00E92FAF">
      <w:pPr>
        <w:pStyle w:val="Index2"/>
        <w:tabs>
          <w:tab w:val="right" w:leader="dot" w:pos="4094"/>
        </w:tabs>
        <w:rPr>
          <w:noProof/>
        </w:rPr>
      </w:pPr>
      <w:r>
        <w:rPr>
          <w:noProof/>
        </w:rPr>
        <w:t>user provisioning, 5</w:t>
      </w:r>
    </w:p>
    <w:p w:rsidR="00E92FAF" w:rsidRDefault="00E92FAF">
      <w:pPr>
        <w:pStyle w:val="IndexHeading"/>
        <w:keepNext/>
        <w:tabs>
          <w:tab w:val="right" w:leader="dot" w:pos="4094"/>
        </w:tabs>
        <w:rPr>
          <w:rFonts w:ascii="Times New Roman" w:hAnsi="Times New Roman"/>
          <w:b w:val="0"/>
          <w:bCs w:val="0"/>
          <w:noProof/>
        </w:rPr>
      </w:pPr>
      <w:r>
        <w:rPr>
          <w:noProof/>
        </w:rPr>
        <w:t>P</w:t>
      </w:r>
    </w:p>
    <w:p w:rsidR="00E92FAF" w:rsidRDefault="00E92FAF">
      <w:pPr>
        <w:pStyle w:val="Index1"/>
        <w:tabs>
          <w:tab w:val="right" w:leader="dot" w:pos="4094"/>
        </w:tabs>
        <w:rPr>
          <w:noProof/>
        </w:rPr>
      </w:pPr>
      <w:r>
        <w:rPr>
          <w:noProof/>
        </w:rPr>
        <w:t>privilege administration, 46, 47</w:t>
      </w:r>
    </w:p>
    <w:p w:rsidR="00E92FAF" w:rsidRDefault="00E92FAF">
      <w:pPr>
        <w:pStyle w:val="Index1"/>
        <w:tabs>
          <w:tab w:val="right" w:leader="dot" w:pos="4094"/>
        </w:tabs>
        <w:rPr>
          <w:noProof/>
        </w:rPr>
      </w:pPr>
      <w:r>
        <w:rPr>
          <w:noProof/>
        </w:rPr>
        <w:t>privileges</w:t>
      </w:r>
    </w:p>
    <w:p w:rsidR="00E92FAF" w:rsidRDefault="00E92FAF">
      <w:pPr>
        <w:pStyle w:val="Index2"/>
        <w:tabs>
          <w:tab w:val="right" w:leader="dot" w:pos="4094"/>
        </w:tabs>
        <w:rPr>
          <w:noProof/>
        </w:rPr>
      </w:pPr>
      <w:r>
        <w:rPr>
          <w:noProof/>
        </w:rPr>
        <w:t>create, 46</w:t>
      </w:r>
    </w:p>
    <w:p w:rsidR="00E92FAF" w:rsidRDefault="00E92FAF">
      <w:pPr>
        <w:pStyle w:val="Index2"/>
        <w:tabs>
          <w:tab w:val="right" w:leader="dot" w:pos="4094"/>
        </w:tabs>
        <w:rPr>
          <w:noProof/>
        </w:rPr>
      </w:pPr>
      <w:r>
        <w:rPr>
          <w:noProof/>
        </w:rPr>
        <w:t>deleting, 47</w:t>
      </w:r>
    </w:p>
    <w:p w:rsidR="00E92FAF" w:rsidRDefault="00E92FAF">
      <w:pPr>
        <w:pStyle w:val="Index2"/>
        <w:tabs>
          <w:tab w:val="right" w:leader="dot" w:pos="4094"/>
        </w:tabs>
        <w:rPr>
          <w:noProof/>
        </w:rPr>
      </w:pPr>
      <w:r>
        <w:rPr>
          <w:noProof/>
        </w:rPr>
        <w:t>grouping, 59</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2"/>
        <w:tabs>
          <w:tab w:val="right" w:leader="dot" w:pos="4094"/>
        </w:tabs>
        <w:rPr>
          <w:noProof/>
        </w:rPr>
      </w:pPr>
      <w:r>
        <w:rPr>
          <w:noProof/>
        </w:rPr>
        <w:t>viewing, 54</w:t>
      </w:r>
    </w:p>
    <w:p w:rsidR="00E92FAF" w:rsidRDefault="00E92FAF">
      <w:pPr>
        <w:pStyle w:val="Index1"/>
        <w:tabs>
          <w:tab w:val="right" w:leader="dot" w:pos="4094"/>
        </w:tabs>
        <w:rPr>
          <w:noProof/>
        </w:rPr>
      </w:pPr>
      <w:r>
        <w:rPr>
          <w:noProof/>
        </w:rPr>
        <w:t>protection element</w:t>
      </w:r>
    </w:p>
    <w:p w:rsidR="00E92FAF" w:rsidRDefault="00E92FAF">
      <w:pPr>
        <w:pStyle w:val="Index2"/>
        <w:tabs>
          <w:tab w:val="right" w:leader="dot" w:pos="4094"/>
        </w:tabs>
        <w:rPr>
          <w:noProof/>
        </w:rPr>
      </w:pPr>
      <w:r>
        <w:rPr>
          <w:noProof/>
        </w:rPr>
        <w:t>administration, 52, 54</w:t>
      </w:r>
    </w:p>
    <w:p w:rsidR="00E92FAF" w:rsidRDefault="00E92FAF">
      <w:pPr>
        <w:pStyle w:val="Index2"/>
        <w:tabs>
          <w:tab w:val="right" w:leader="dot" w:pos="4094"/>
        </w:tabs>
        <w:rPr>
          <w:noProof/>
        </w:rPr>
      </w:pPr>
      <w:r>
        <w:rPr>
          <w:noProof/>
        </w:rPr>
        <w:t>create, 52, 84</w:t>
      </w:r>
    </w:p>
    <w:p w:rsidR="00E92FAF" w:rsidRDefault="00E92FAF">
      <w:pPr>
        <w:pStyle w:val="Index2"/>
        <w:tabs>
          <w:tab w:val="right" w:leader="dot" w:pos="4094"/>
        </w:tabs>
        <w:rPr>
          <w:noProof/>
        </w:rPr>
      </w:pPr>
      <w:r>
        <w:rPr>
          <w:noProof/>
        </w:rPr>
        <w:t>delete, 53</w:t>
      </w:r>
    </w:p>
    <w:p w:rsidR="00E92FAF" w:rsidRDefault="00E92FAF">
      <w:pPr>
        <w:pStyle w:val="Index2"/>
        <w:tabs>
          <w:tab w:val="right" w:leader="dot" w:pos="4094"/>
        </w:tabs>
        <w:rPr>
          <w:noProof/>
        </w:rPr>
      </w:pPr>
      <w:r>
        <w:rPr>
          <w:noProof/>
        </w:rPr>
        <w:t>grouping, 54, 56</w:t>
      </w:r>
    </w:p>
    <w:p w:rsidR="00E92FAF" w:rsidRDefault="00E92FAF">
      <w:pPr>
        <w:pStyle w:val="Index2"/>
        <w:tabs>
          <w:tab w:val="right" w:leader="dot" w:pos="4094"/>
        </w:tabs>
        <w:rPr>
          <w:noProof/>
        </w:rPr>
      </w:pPr>
      <w:r>
        <w:rPr>
          <w:noProof/>
        </w:rPr>
        <w:t>view/update, 53</w:t>
      </w:r>
    </w:p>
    <w:p w:rsidR="00E92FAF" w:rsidRDefault="00E92FAF">
      <w:pPr>
        <w:pStyle w:val="Index1"/>
        <w:tabs>
          <w:tab w:val="right" w:leader="dot" w:pos="4094"/>
        </w:tabs>
        <w:rPr>
          <w:noProof/>
        </w:rPr>
      </w:pPr>
      <w:r>
        <w:rPr>
          <w:noProof/>
        </w:rPr>
        <w:t>protection group, 7</w:t>
      </w:r>
    </w:p>
    <w:p w:rsidR="00E92FAF" w:rsidRDefault="00E92FAF">
      <w:pPr>
        <w:pStyle w:val="Index2"/>
        <w:tabs>
          <w:tab w:val="right" w:leader="dot" w:pos="4094"/>
        </w:tabs>
        <w:rPr>
          <w:noProof/>
        </w:rPr>
      </w:pPr>
      <w:r>
        <w:rPr>
          <w:noProof/>
        </w:rPr>
        <w:t>administration, 55, 56, 57</w:t>
      </w:r>
    </w:p>
    <w:p w:rsidR="00E92FAF" w:rsidRDefault="00E92FAF">
      <w:pPr>
        <w:pStyle w:val="Index2"/>
        <w:tabs>
          <w:tab w:val="right" w:leader="dot" w:pos="4094"/>
        </w:tabs>
        <w:rPr>
          <w:noProof/>
        </w:rPr>
      </w:pPr>
      <w:r>
        <w:rPr>
          <w:noProof/>
        </w:rPr>
        <w:t>create, 55</w:t>
      </w:r>
    </w:p>
    <w:p w:rsidR="00E92FAF" w:rsidRDefault="00E92FAF">
      <w:pPr>
        <w:pStyle w:val="Index2"/>
        <w:tabs>
          <w:tab w:val="right" w:leader="dot" w:pos="4094"/>
        </w:tabs>
        <w:rPr>
          <w:noProof/>
        </w:rPr>
      </w:pPr>
      <w:r>
        <w:rPr>
          <w:noProof/>
        </w:rPr>
        <w:t>delete, 56</w:t>
      </w:r>
    </w:p>
    <w:p w:rsidR="00E92FAF" w:rsidRDefault="00E92FAF">
      <w:pPr>
        <w:pStyle w:val="Index2"/>
        <w:tabs>
          <w:tab w:val="right" w:leader="dot" w:pos="4094"/>
        </w:tabs>
        <w:rPr>
          <w:noProof/>
        </w:rPr>
      </w:pPr>
      <w:r>
        <w:rPr>
          <w:noProof/>
        </w:rPr>
        <w:t>overview, 55</w:t>
      </w:r>
    </w:p>
    <w:p w:rsidR="00E92FAF" w:rsidRDefault="00E92FAF">
      <w:pPr>
        <w:pStyle w:val="Index2"/>
        <w:tabs>
          <w:tab w:val="right" w:leader="dot" w:pos="4094"/>
        </w:tabs>
        <w:rPr>
          <w:noProof/>
        </w:rPr>
      </w:pPr>
      <w:r>
        <w:rPr>
          <w:noProof/>
        </w:rPr>
        <w:t>parent grouping, 57</w:t>
      </w:r>
    </w:p>
    <w:p w:rsidR="00E92FAF" w:rsidRDefault="00E92FAF">
      <w:pPr>
        <w:pStyle w:val="Index2"/>
        <w:tabs>
          <w:tab w:val="right" w:leader="dot" w:pos="4094"/>
        </w:tabs>
        <w:rPr>
          <w:noProof/>
        </w:rPr>
      </w:pPr>
      <w:r>
        <w:rPr>
          <w:noProof/>
        </w:rPr>
        <w:t>parents, 55</w:t>
      </w:r>
    </w:p>
    <w:p w:rsidR="00E92FAF" w:rsidRDefault="00E92FAF">
      <w:pPr>
        <w:pStyle w:val="Index2"/>
        <w:tabs>
          <w:tab w:val="right" w:leader="dot" w:pos="4094"/>
        </w:tabs>
        <w:rPr>
          <w:noProof/>
        </w:rPr>
      </w:pPr>
      <w:r>
        <w:rPr>
          <w:noProof/>
        </w:rPr>
        <w:t>view/update, 55</w:t>
      </w:r>
    </w:p>
    <w:p w:rsidR="00E92FAF" w:rsidRDefault="00E92FAF">
      <w:pPr>
        <w:pStyle w:val="Index1"/>
        <w:tabs>
          <w:tab w:val="right" w:leader="dot" w:pos="4094"/>
        </w:tabs>
        <w:rPr>
          <w:noProof/>
        </w:rPr>
      </w:pPr>
      <w:r>
        <w:rPr>
          <w:noProof/>
        </w:rPr>
        <w:t>provisioning</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attribute level security, 87</w:t>
      </w:r>
    </w:p>
    <w:p w:rsidR="00E92FAF" w:rsidRDefault="00E92FAF">
      <w:pPr>
        <w:pStyle w:val="Index2"/>
        <w:tabs>
          <w:tab w:val="right" w:leader="dot" w:pos="4094"/>
        </w:tabs>
        <w:rPr>
          <w:noProof/>
        </w:rPr>
      </w:pPr>
      <w:r>
        <w:rPr>
          <w:noProof/>
        </w:rPr>
        <w:t>element relationships, 47</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Super Admin tasks, 40</w:t>
      </w:r>
    </w:p>
    <w:p w:rsidR="00E92FAF" w:rsidRDefault="00E92FAF">
      <w:pPr>
        <w:pStyle w:val="Index1"/>
        <w:tabs>
          <w:tab w:val="right" w:leader="dot" w:pos="4094"/>
        </w:tabs>
        <w:rPr>
          <w:noProof/>
        </w:rPr>
      </w:pPr>
      <w:r>
        <w:rPr>
          <w:noProof/>
        </w:rPr>
        <w:t>provisioning tool, 29</w:t>
      </w:r>
    </w:p>
    <w:p w:rsidR="00E92FAF" w:rsidRDefault="00E92FAF">
      <w:pPr>
        <w:pStyle w:val="IndexHeading"/>
        <w:keepNext/>
        <w:tabs>
          <w:tab w:val="right" w:leader="dot" w:pos="4094"/>
        </w:tabs>
        <w:rPr>
          <w:rFonts w:ascii="Times New Roman" w:hAnsi="Times New Roman"/>
          <w:b w:val="0"/>
          <w:bCs w:val="0"/>
          <w:noProof/>
        </w:rPr>
      </w:pPr>
      <w:r>
        <w:rPr>
          <w:noProof/>
        </w:rPr>
        <w:t>R</w:t>
      </w:r>
    </w:p>
    <w:p w:rsidR="00E92FAF" w:rsidRDefault="00E92FAF">
      <w:pPr>
        <w:pStyle w:val="Index1"/>
        <w:tabs>
          <w:tab w:val="right" w:leader="dot" w:pos="4094"/>
        </w:tabs>
        <w:rPr>
          <w:noProof/>
        </w:rPr>
      </w:pPr>
      <w:r>
        <w:rPr>
          <w:noProof/>
        </w:rPr>
        <w:t>RDBMS, 8</w:t>
      </w:r>
    </w:p>
    <w:p w:rsidR="00E92FAF" w:rsidRDefault="00E92FAF">
      <w:pPr>
        <w:pStyle w:val="Index2"/>
        <w:tabs>
          <w:tab w:val="right" w:leader="dot" w:pos="4094"/>
        </w:tabs>
        <w:rPr>
          <w:noProof/>
        </w:rPr>
      </w:pPr>
      <w:r>
        <w:rPr>
          <w:noProof/>
        </w:rPr>
        <w:t>configuring for caGrid integration, 101</w:t>
      </w:r>
    </w:p>
    <w:p w:rsidR="00E92FAF" w:rsidRDefault="00E92FAF">
      <w:pPr>
        <w:pStyle w:val="Index2"/>
        <w:tabs>
          <w:tab w:val="right" w:leader="dot" w:pos="4094"/>
        </w:tabs>
        <w:rPr>
          <w:noProof/>
        </w:rPr>
      </w:pPr>
      <w:r>
        <w:rPr>
          <w:noProof/>
        </w:rPr>
        <w:t>encryption, 15</w:t>
      </w:r>
    </w:p>
    <w:p w:rsidR="00E92FAF" w:rsidRDefault="00E92FAF">
      <w:pPr>
        <w:pStyle w:val="Index2"/>
        <w:tabs>
          <w:tab w:val="right" w:leader="dot" w:pos="4094"/>
        </w:tabs>
        <w:rPr>
          <w:noProof/>
        </w:rPr>
      </w:pPr>
      <w:r>
        <w:rPr>
          <w:noProof/>
        </w:rPr>
        <w:t>login module, 13, 14, 98, 101</w:t>
      </w:r>
    </w:p>
    <w:p w:rsidR="00E92FAF" w:rsidRDefault="00E92FAF">
      <w:pPr>
        <w:pStyle w:val="Index1"/>
        <w:tabs>
          <w:tab w:val="right" w:leader="dot" w:pos="4094"/>
        </w:tabs>
        <w:rPr>
          <w:noProof/>
        </w:rPr>
      </w:pPr>
      <w:r>
        <w:rPr>
          <w:noProof/>
        </w:rPr>
        <w:t>RDBMS authentication, 12, 13, 14, 15</w:t>
      </w:r>
    </w:p>
    <w:p w:rsidR="00E92FAF" w:rsidRDefault="00E92FAF">
      <w:pPr>
        <w:pStyle w:val="Index1"/>
        <w:tabs>
          <w:tab w:val="right" w:leader="dot" w:pos="4094"/>
        </w:tabs>
        <w:rPr>
          <w:noProof/>
        </w:rPr>
      </w:pPr>
      <w:r>
        <w:rPr>
          <w:noProof/>
        </w:rPr>
        <w:t>register application in UPT, 40</w:t>
      </w:r>
    </w:p>
    <w:p w:rsidR="00E92FAF" w:rsidRDefault="00E92FAF">
      <w:pPr>
        <w:pStyle w:val="Index1"/>
        <w:tabs>
          <w:tab w:val="right" w:leader="dot" w:pos="4094"/>
        </w:tabs>
        <w:rPr>
          <w:noProof/>
        </w:rPr>
      </w:pPr>
      <w:r>
        <w:rPr>
          <w:noProof/>
        </w:rPr>
        <w:t>related documents, 2</w:t>
      </w:r>
    </w:p>
    <w:p w:rsidR="00E92FAF" w:rsidRDefault="00E92FAF">
      <w:pPr>
        <w:pStyle w:val="Index1"/>
        <w:tabs>
          <w:tab w:val="right" w:leader="dot" w:pos="4094"/>
        </w:tabs>
        <w:rPr>
          <w:noProof/>
        </w:rPr>
      </w:pPr>
      <w:r>
        <w:rPr>
          <w:noProof/>
        </w:rPr>
        <w:t>release schedule, 4</w:t>
      </w:r>
    </w:p>
    <w:p w:rsidR="00E92FAF" w:rsidRDefault="00E92FAF">
      <w:pPr>
        <w:pStyle w:val="Index1"/>
        <w:tabs>
          <w:tab w:val="right" w:leader="dot" w:pos="4094"/>
        </w:tabs>
        <w:rPr>
          <w:noProof/>
        </w:rPr>
      </w:pPr>
      <w:r>
        <w:rPr>
          <w:noProof/>
        </w:rPr>
        <w:t>roles</w:t>
      </w:r>
    </w:p>
    <w:p w:rsidR="00E92FAF" w:rsidRDefault="00E92FAF">
      <w:pPr>
        <w:pStyle w:val="Index2"/>
        <w:tabs>
          <w:tab w:val="right" w:leader="dot" w:pos="4094"/>
        </w:tabs>
        <w:rPr>
          <w:noProof/>
        </w:rPr>
      </w:pPr>
      <w:r>
        <w:rPr>
          <w:noProof/>
        </w:rPr>
        <w:t>administration, 57, 59</w:t>
      </w:r>
    </w:p>
    <w:p w:rsidR="00E92FAF" w:rsidRDefault="00E92FAF">
      <w:pPr>
        <w:pStyle w:val="Index2"/>
        <w:tabs>
          <w:tab w:val="right" w:leader="dot" w:pos="4094"/>
        </w:tabs>
        <w:rPr>
          <w:noProof/>
        </w:rPr>
      </w:pPr>
      <w:r>
        <w:rPr>
          <w:noProof/>
        </w:rPr>
        <w:t>create, 58</w:t>
      </w:r>
    </w:p>
    <w:p w:rsidR="00E92FAF" w:rsidRDefault="00E92FAF">
      <w:pPr>
        <w:pStyle w:val="Index2"/>
        <w:tabs>
          <w:tab w:val="right" w:leader="dot" w:pos="4094"/>
        </w:tabs>
        <w:rPr>
          <w:noProof/>
        </w:rPr>
      </w:pPr>
      <w:r>
        <w:rPr>
          <w:noProof/>
        </w:rPr>
        <w:t>delete, 58</w:t>
      </w:r>
    </w:p>
    <w:p w:rsidR="00E92FAF" w:rsidRDefault="00E92FAF">
      <w:pPr>
        <w:pStyle w:val="Index2"/>
        <w:tabs>
          <w:tab w:val="right" w:leader="dot" w:pos="4094"/>
        </w:tabs>
        <w:rPr>
          <w:noProof/>
        </w:rPr>
      </w:pPr>
      <w:r>
        <w:rPr>
          <w:noProof/>
        </w:rPr>
        <w:t>overview, 57</w:t>
      </w:r>
    </w:p>
    <w:p w:rsidR="00E92FAF" w:rsidRDefault="00E92FAF">
      <w:pPr>
        <w:pStyle w:val="Index2"/>
        <w:tabs>
          <w:tab w:val="right" w:leader="dot" w:pos="4094"/>
        </w:tabs>
        <w:rPr>
          <w:noProof/>
        </w:rPr>
      </w:pPr>
      <w:r>
        <w:rPr>
          <w:noProof/>
        </w:rPr>
        <w:t>view/update, 58</w:t>
      </w:r>
    </w:p>
    <w:p w:rsidR="00E92FAF" w:rsidRDefault="00E92FAF">
      <w:pPr>
        <w:pStyle w:val="IndexHeading"/>
        <w:keepNext/>
        <w:tabs>
          <w:tab w:val="right" w:leader="dot" w:pos="4094"/>
        </w:tabs>
        <w:rPr>
          <w:rFonts w:ascii="Times New Roman" w:hAnsi="Times New Roman"/>
          <w:b w:val="0"/>
          <w:bCs w:val="0"/>
          <w:noProof/>
        </w:rPr>
      </w:pPr>
      <w:r>
        <w:rPr>
          <w:noProof/>
        </w:rPr>
        <w:t>S</w:t>
      </w:r>
    </w:p>
    <w:p w:rsidR="00E92FAF" w:rsidRDefault="00E92FAF">
      <w:pPr>
        <w:pStyle w:val="Index1"/>
        <w:tabs>
          <w:tab w:val="right" w:leader="dot" w:pos="4094"/>
        </w:tabs>
        <w:rPr>
          <w:noProof/>
        </w:rPr>
      </w:pPr>
      <w:r>
        <w:rPr>
          <w:noProof/>
        </w:rPr>
        <w:t>sample error messages, 32</w:t>
      </w:r>
    </w:p>
    <w:p w:rsidR="00E92FAF" w:rsidRDefault="00E92FAF">
      <w:pPr>
        <w:pStyle w:val="Index1"/>
        <w:tabs>
          <w:tab w:val="right" w:leader="dot" w:pos="4094"/>
        </w:tabs>
        <w:rPr>
          <w:noProof/>
        </w:rPr>
      </w:pPr>
      <w:r>
        <w:rPr>
          <w:noProof/>
        </w:rPr>
        <w:t>scripts for authorization, 21</w:t>
      </w:r>
    </w:p>
    <w:p w:rsidR="00E92FAF" w:rsidRDefault="00E92FAF">
      <w:pPr>
        <w:pStyle w:val="Index1"/>
        <w:tabs>
          <w:tab w:val="right" w:leader="dot" w:pos="4094"/>
        </w:tabs>
        <w:rPr>
          <w:noProof/>
        </w:rPr>
      </w:pPr>
      <w:r>
        <w:rPr>
          <w:noProof/>
        </w:rPr>
        <w:lastRenderedPageBreak/>
        <w:t>search for element, 32</w:t>
      </w:r>
    </w:p>
    <w:p w:rsidR="00E92FAF" w:rsidRDefault="00E92FAF">
      <w:pPr>
        <w:pStyle w:val="Index1"/>
        <w:tabs>
          <w:tab w:val="right" w:leader="dot" w:pos="4094"/>
        </w:tabs>
        <w:rPr>
          <w:noProof/>
        </w:rPr>
      </w:pPr>
      <w:r>
        <w:rPr>
          <w:noProof/>
        </w:rPr>
        <w:t>search for provisioning element, 32</w:t>
      </w:r>
    </w:p>
    <w:p w:rsidR="00E92FAF" w:rsidRDefault="00E92FAF">
      <w:pPr>
        <w:pStyle w:val="Index1"/>
        <w:tabs>
          <w:tab w:val="right" w:leader="dot" w:pos="4094"/>
        </w:tabs>
        <w:rPr>
          <w:noProof/>
        </w:rPr>
      </w:pPr>
      <w:r>
        <w:rPr>
          <w:noProof/>
        </w:rPr>
        <w:t>security</w:t>
      </w:r>
    </w:p>
    <w:p w:rsidR="00E92FAF" w:rsidRDefault="00E92FAF">
      <w:pPr>
        <w:pStyle w:val="Index2"/>
        <w:tabs>
          <w:tab w:val="right" w:leader="dot" w:pos="4094"/>
        </w:tabs>
        <w:rPr>
          <w:noProof/>
        </w:rPr>
      </w:pPr>
      <w:r>
        <w:rPr>
          <w:noProof/>
        </w:rPr>
        <w:t>add filter, 63</w:t>
      </w:r>
    </w:p>
    <w:p w:rsidR="00E92FAF" w:rsidRDefault="00E92FAF">
      <w:pPr>
        <w:pStyle w:val="Index2"/>
        <w:tabs>
          <w:tab w:val="right" w:leader="dot" w:pos="4094"/>
        </w:tabs>
        <w:rPr>
          <w:noProof/>
        </w:rPr>
      </w:pPr>
      <w:r>
        <w:rPr>
          <w:noProof/>
        </w:rPr>
        <w:t>attribute level, 5, 79, 86</w:t>
      </w:r>
    </w:p>
    <w:p w:rsidR="00E92FAF" w:rsidRDefault="00E92FAF">
      <w:pPr>
        <w:pStyle w:val="Index2"/>
        <w:tabs>
          <w:tab w:val="right" w:leader="dot" w:pos="4094"/>
        </w:tabs>
        <w:rPr>
          <w:noProof/>
        </w:rPr>
      </w:pPr>
      <w:r>
        <w:rPr>
          <w:noProof/>
        </w:rPr>
        <w:t>authorization strategy, 9</w:t>
      </w:r>
    </w:p>
    <w:p w:rsidR="00E92FAF" w:rsidRDefault="00E92FAF">
      <w:pPr>
        <w:pStyle w:val="Index2"/>
        <w:tabs>
          <w:tab w:val="right" w:leader="dot" w:pos="4094"/>
        </w:tabs>
        <w:rPr>
          <w:noProof/>
        </w:rPr>
      </w:pPr>
      <w:r>
        <w:rPr>
          <w:noProof/>
        </w:rPr>
        <w:t>check permission operation, 74</w:t>
      </w:r>
    </w:p>
    <w:p w:rsidR="00E92FAF" w:rsidRDefault="00E92FAF">
      <w:pPr>
        <w:pStyle w:val="Index2"/>
        <w:tabs>
          <w:tab w:val="right" w:leader="dot" w:pos="4094"/>
        </w:tabs>
        <w:rPr>
          <w:noProof/>
        </w:rPr>
      </w:pPr>
      <w:r>
        <w:rPr>
          <w:noProof/>
        </w:rPr>
        <w:t>concepts defined, 7</w:t>
      </w:r>
    </w:p>
    <w:p w:rsidR="00E92FAF" w:rsidRDefault="00E92FAF">
      <w:pPr>
        <w:pStyle w:val="Index2"/>
        <w:tabs>
          <w:tab w:val="right" w:leader="dot" w:pos="4094"/>
        </w:tabs>
        <w:rPr>
          <w:noProof/>
        </w:rPr>
      </w:pPr>
      <w:r>
        <w:rPr>
          <w:noProof/>
        </w:rPr>
        <w:t>create filter clause, 83</w:t>
      </w:r>
    </w:p>
    <w:p w:rsidR="00E92FAF" w:rsidRDefault="00E92FAF">
      <w:pPr>
        <w:pStyle w:val="Index2"/>
        <w:tabs>
          <w:tab w:val="right" w:leader="dot" w:pos="4094"/>
        </w:tabs>
        <w:rPr>
          <w:noProof/>
        </w:rPr>
      </w:pPr>
      <w:r>
        <w:rPr>
          <w:noProof/>
        </w:rPr>
        <w:t>datasource, 76</w:t>
      </w:r>
    </w:p>
    <w:p w:rsidR="00E92FAF" w:rsidRDefault="00E92FAF">
      <w:pPr>
        <w:pStyle w:val="Index2"/>
        <w:tabs>
          <w:tab w:val="right" w:leader="dot" w:pos="4094"/>
        </w:tabs>
        <w:rPr>
          <w:noProof/>
        </w:rPr>
      </w:pPr>
      <w:r>
        <w:rPr>
          <w:noProof/>
        </w:rPr>
        <w:t>deploy securityws.war file, 78</w:t>
      </w:r>
    </w:p>
    <w:p w:rsidR="00E92FAF" w:rsidRDefault="00E92FAF">
      <w:pPr>
        <w:pStyle w:val="Index2"/>
        <w:tabs>
          <w:tab w:val="right" w:leader="dot" w:pos="4094"/>
        </w:tabs>
        <w:rPr>
          <w:noProof/>
        </w:rPr>
      </w:pPr>
      <w:r>
        <w:rPr>
          <w:noProof/>
        </w:rPr>
        <w:t>filter clause, 65</w:t>
      </w:r>
    </w:p>
    <w:p w:rsidR="00E92FAF" w:rsidRDefault="00E92FAF">
      <w:pPr>
        <w:pStyle w:val="Index2"/>
        <w:tabs>
          <w:tab w:val="right" w:leader="dot" w:pos="4094"/>
        </w:tabs>
        <w:rPr>
          <w:noProof/>
        </w:rPr>
      </w:pPr>
      <w:r>
        <w:rPr>
          <w:noProof/>
        </w:rPr>
        <w:t>instance level, 5, 62, 79</w:t>
      </w:r>
    </w:p>
    <w:p w:rsidR="00E92FAF" w:rsidRDefault="00E92FAF">
      <w:pPr>
        <w:pStyle w:val="Index2"/>
        <w:tabs>
          <w:tab w:val="right" w:leader="dot" w:pos="4094"/>
        </w:tabs>
        <w:rPr>
          <w:noProof/>
        </w:rPr>
      </w:pPr>
      <w:r>
        <w:rPr>
          <w:noProof/>
        </w:rPr>
        <w:t>integrating Acegi, 93</w:t>
      </w:r>
    </w:p>
    <w:p w:rsidR="00E92FAF" w:rsidRDefault="00E92FAF">
      <w:pPr>
        <w:pStyle w:val="Index2"/>
        <w:tabs>
          <w:tab w:val="right" w:leader="dot" w:pos="4094"/>
        </w:tabs>
        <w:rPr>
          <w:noProof/>
        </w:rPr>
      </w:pPr>
      <w:r>
        <w:rPr>
          <w:noProof/>
        </w:rPr>
        <w:t>JAAS login parameters, 77</w:t>
      </w:r>
    </w:p>
    <w:p w:rsidR="00E92FAF" w:rsidRDefault="00E92FAF">
      <w:pPr>
        <w:pStyle w:val="Index2"/>
        <w:tabs>
          <w:tab w:val="right" w:leader="dot" w:pos="4094"/>
        </w:tabs>
        <w:rPr>
          <w:noProof/>
        </w:rPr>
      </w:pPr>
      <w:r>
        <w:rPr>
          <w:noProof/>
        </w:rPr>
        <w:t>login operation, 73</w:t>
      </w:r>
    </w:p>
    <w:p w:rsidR="00E92FAF" w:rsidRDefault="00E92FAF">
      <w:pPr>
        <w:pStyle w:val="Index2"/>
        <w:tabs>
          <w:tab w:val="right" w:leader="dot" w:pos="4094"/>
        </w:tabs>
        <w:rPr>
          <w:noProof/>
        </w:rPr>
      </w:pPr>
      <w:r>
        <w:rPr>
          <w:noProof/>
        </w:rPr>
        <w:t>modify filter, 65</w:t>
      </w:r>
    </w:p>
    <w:p w:rsidR="00E92FAF" w:rsidRDefault="00E92FAF">
      <w:pPr>
        <w:pStyle w:val="Index2"/>
        <w:tabs>
          <w:tab w:val="right" w:leader="dot" w:pos="4094"/>
        </w:tabs>
        <w:rPr>
          <w:noProof/>
        </w:rPr>
      </w:pPr>
      <w:r>
        <w:rPr>
          <w:noProof/>
        </w:rPr>
        <w:t>overview, 79</w:t>
      </w:r>
    </w:p>
    <w:p w:rsidR="00E92FAF" w:rsidRDefault="00E92FAF">
      <w:pPr>
        <w:pStyle w:val="Index2"/>
        <w:tabs>
          <w:tab w:val="right" w:leader="dot" w:pos="4094"/>
        </w:tabs>
        <w:rPr>
          <w:noProof/>
        </w:rPr>
      </w:pPr>
      <w:r>
        <w:rPr>
          <w:noProof/>
        </w:rPr>
        <w:t>protection element, 84</w:t>
      </w:r>
    </w:p>
    <w:p w:rsidR="00E92FAF" w:rsidRDefault="00E92FAF">
      <w:pPr>
        <w:pStyle w:val="Index2"/>
        <w:tabs>
          <w:tab w:val="right" w:leader="dot" w:pos="4094"/>
        </w:tabs>
        <w:rPr>
          <w:noProof/>
        </w:rPr>
      </w:pPr>
      <w:r>
        <w:rPr>
          <w:noProof/>
        </w:rPr>
        <w:t>schema administrator, 9</w:t>
      </w:r>
    </w:p>
    <w:p w:rsidR="00E92FAF" w:rsidRDefault="00E92FAF">
      <w:pPr>
        <w:pStyle w:val="Index2"/>
        <w:tabs>
          <w:tab w:val="right" w:leader="dot" w:pos="4094"/>
        </w:tabs>
        <w:rPr>
          <w:noProof/>
        </w:rPr>
      </w:pPr>
      <w:r>
        <w:rPr>
          <w:noProof/>
        </w:rPr>
        <w:t>web services, 73</w:t>
      </w:r>
    </w:p>
    <w:p w:rsidR="00E92FAF" w:rsidRDefault="00E92FAF">
      <w:pPr>
        <w:pStyle w:val="Index2"/>
        <w:tabs>
          <w:tab w:val="right" w:leader="dot" w:pos="4094"/>
        </w:tabs>
        <w:rPr>
          <w:noProof/>
        </w:rPr>
      </w:pPr>
      <w:r>
        <w:rPr>
          <w:noProof/>
        </w:rPr>
        <w:t>workflow, 75</w:t>
      </w:r>
    </w:p>
    <w:p w:rsidR="00E92FAF" w:rsidRDefault="00E92FAF">
      <w:pPr>
        <w:pStyle w:val="Index2"/>
        <w:tabs>
          <w:tab w:val="right" w:leader="dot" w:pos="4094"/>
        </w:tabs>
        <w:rPr>
          <w:noProof/>
        </w:rPr>
      </w:pPr>
      <w:r>
        <w:rPr>
          <w:noProof/>
        </w:rPr>
        <w:t>WSDL, 73</w:t>
      </w:r>
    </w:p>
    <w:p w:rsidR="00E92FAF" w:rsidRDefault="00E92FAF">
      <w:pPr>
        <w:pStyle w:val="Index1"/>
        <w:tabs>
          <w:tab w:val="right" w:leader="dot" w:pos="4094"/>
        </w:tabs>
        <w:rPr>
          <w:noProof/>
        </w:rPr>
      </w:pPr>
      <w:r>
        <w:rPr>
          <w:noProof/>
        </w:rPr>
        <w:t>select provisioning element, 32</w:t>
      </w:r>
    </w:p>
    <w:p w:rsidR="00E92FAF" w:rsidRDefault="00E92FAF">
      <w:pPr>
        <w:pStyle w:val="Index1"/>
        <w:tabs>
          <w:tab w:val="right" w:leader="dot" w:pos="4094"/>
        </w:tabs>
        <w:rPr>
          <w:noProof/>
        </w:rPr>
      </w:pPr>
      <w:r>
        <w:rPr>
          <w:noProof/>
        </w:rPr>
        <w:t>software for authorization, 21</w:t>
      </w:r>
    </w:p>
    <w:p w:rsidR="00E92FAF" w:rsidRDefault="00E92FAF">
      <w:pPr>
        <w:pStyle w:val="Index1"/>
        <w:tabs>
          <w:tab w:val="right" w:leader="dot" w:pos="4094"/>
        </w:tabs>
        <w:rPr>
          <w:noProof/>
        </w:rPr>
      </w:pPr>
      <w:r>
        <w:rPr>
          <w:noProof/>
        </w:rPr>
        <w:t>software requirements, 8</w:t>
      </w:r>
    </w:p>
    <w:p w:rsidR="00E92FAF" w:rsidRDefault="00E92FAF">
      <w:pPr>
        <w:pStyle w:val="Index1"/>
        <w:tabs>
          <w:tab w:val="right" w:leader="dot" w:pos="4094"/>
        </w:tabs>
        <w:rPr>
          <w:noProof/>
        </w:rPr>
      </w:pPr>
      <w:r>
        <w:rPr>
          <w:noProof/>
        </w:rPr>
        <w:t>standard privileges</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1"/>
        <w:tabs>
          <w:tab w:val="right" w:leader="dot" w:pos="4094"/>
        </w:tabs>
        <w:rPr>
          <w:noProof/>
        </w:rPr>
      </w:pPr>
      <w:r>
        <w:rPr>
          <w:noProof/>
        </w:rPr>
        <w:t>strict behavior, 87</w:t>
      </w:r>
    </w:p>
    <w:p w:rsidR="00E92FAF" w:rsidRDefault="00E92FAF">
      <w:pPr>
        <w:pStyle w:val="Index1"/>
        <w:tabs>
          <w:tab w:val="right" w:leader="dot" w:pos="4094"/>
        </w:tabs>
        <w:rPr>
          <w:noProof/>
        </w:rPr>
      </w:pPr>
      <w:r>
        <w:rPr>
          <w:noProof/>
        </w:rPr>
        <w:t>submit support issue, 4</w:t>
      </w:r>
    </w:p>
    <w:p w:rsidR="00E92FAF" w:rsidRDefault="00E92FAF">
      <w:pPr>
        <w:pStyle w:val="Index1"/>
        <w:tabs>
          <w:tab w:val="right" w:leader="dot" w:pos="4094"/>
        </w:tabs>
        <w:rPr>
          <w:noProof/>
        </w:rPr>
      </w:pPr>
      <w:r>
        <w:rPr>
          <w:noProof/>
        </w:rPr>
        <w:t>Super Admin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options, 39</w:t>
      </w:r>
    </w:p>
    <w:p w:rsidR="00E92FAF" w:rsidRDefault="00E92FAF">
      <w:pPr>
        <w:pStyle w:val="Index2"/>
        <w:tabs>
          <w:tab w:val="right" w:leader="dot" w:pos="4094"/>
        </w:tabs>
        <w:rPr>
          <w:noProof/>
        </w:rPr>
      </w:pPr>
      <w:r>
        <w:rPr>
          <w:noProof/>
        </w:rPr>
        <w:t>overview, 39</w:t>
      </w:r>
    </w:p>
    <w:p w:rsidR="00E92FAF" w:rsidRDefault="00E92FAF">
      <w:pPr>
        <w:pStyle w:val="Index2"/>
        <w:tabs>
          <w:tab w:val="right" w:leader="dot" w:pos="4094"/>
        </w:tabs>
        <w:rPr>
          <w:noProof/>
        </w:rPr>
      </w:pPr>
      <w:r>
        <w:rPr>
          <w:noProof/>
        </w:rPr>
        <w:t>tasks, 40</w:t>
      </w:r>
    </w:p>
    <w:p w:rsidR="00E92FAF" w:rsidRDefault="00E92FAF">
      <w:pPr>
        <w:pStyle w:val="Index2"/>
        <w:tabs>
          <w:tab w:val="right" w:leader="dot" w:pos="4094"/>
        </w:tabs>
        <w:rPr>
          <w:noProof/>
        </w:rPr>
      </w:pPr>
      <w:r>
        <w:rPr>
          <w:noProof/>
        </w:rPr>
        <w:t>workflow, 39</w:t>
      </w:r>
    </w:p>
    <w:p w:rsidR="00E92FAF" w:rsidRDefault="00E92FAF">
      <w:pPr>
        <w:pStyle w:val="Index1"/>
        <w:tabs>
          <w:tab w:val="right" w:leader="dot" w:pos="4094"/>
        </w:tabs>
        <w:rPr>
          <w:noProof/>
        </w:rPr>
      </w:pPr>
      <w:r>
        <w:rPr>
          <w:noProof/>
        </w:rPr>
        <w:t>support</w:t>
      </w:r>
    </w:p>
    <w:p w:rsidR="00E92FAF" w:rsidRDefault="00E92FAF">
      <w:pPr>
        <w:pStyle w:val="Index2"/>
        <w:tabs>
          <w:tab w:val="right" w:leader="dot" w:pos="4094"/>
        </w:tabs>
        <w:rPr>
          <w:noProof/>
        </w:rPr>
      </w:pPr>
      <w:r>
        <w:rPr>
          <w:noProof/>
        </w:rPr>
        <w:t>submitting issue, 4</w:t>
      </w:r>
    </w:p>
    <w:p w:rsidR="00E92FAF" w:rsidRDefault="00E92FAF">
      <w:pPr>
        <w:pStyle w:val="Index1"/>
        <w:tabs>
          <w:tab w:val="right" w:leader="dot" w:pos="4094"/>
        </w:tabs>
        <w:rPr>
          <w:noProof/>
        </w:rPr>
      </w:pPr>
      <w:r>
        <w:rPr>
          <w:noProof/>
        </w:rPr>
        <w:t>supported authentication, 12</w:t>
      </w:r>
    </w:p>
    <w:p w:rsidR="00E92FAF" w:rsidRDefault="00E92FAF">
      <w:pPr>
        <w:pStyle w:val="Index1"/>
        <w:tabs>
          <w:tab w:val="right" w:leader="dot" w:pos="4094"/>
        </w:tabs>
        <w:rPr>
          <w:noProof/>
        </w:rPr>
      </w:pPr>
      <w:r>
        <w:rPr>
          <w:noProof/>
        </w:rPr>
        <w:t>system requirements, 8</w:t>
      </w:r>
    </w:p>
    <w:p w:rsidR="00E92FAF" w:rsidRDefault="00E92FAF">
      <w:pPr>
        <w:pStyle w:val="IndexHeading"/>
        <w:keepNext/>
        <w:tabs>
          <w:tab w:val="right" w:leader="dot" w:pos="4094"/>
        </w:tabs>
        <w:rPr>
          <w:rFonts w:ascii="Times New Roman" w:hAnsi="Times New Roman"/>
          <w:b w:val="0"/>
          <w:bCs w:val="0"/>
          <w:noProof/>
        </w:rPr>
      </w:pPr>
      <w:r>
        <w:rPr>
          <w:noProof/>
        </w:rPr>
        <w:t>T</w:t>
      </w:r>
    </w:p>
    <w:p w:rsidR="00E92FAF" w:rsidRDefault="00E92FAF">
      <w:pPr>
        <w:pStyle w:val="Index1"/>
        <w:tabs>
          <w:tab w:val="right" w:leader="dot" w:pos="4094"/>
        </w:tabs>
        <w:rPr>
          <w:noProof/>
        </w:rPr>
      </w:pPr>
      <w:r>
        <w:rPr>
          <w:noProof/>
        </w:rPr>
        <w:t>test integration, 10</w:t>
      </w:r>
    </w:p>
    <w:p w:rsidR="00E92FAF" w:rsidRDefault="00E92FAF">
      <w:pPr>
        <w:pStyle w:val="Index1"/>
        <w:tabs>
          <w:tab w:val="right" w:leader="dot" w:pos="4094"/>
        </w:tabs>
        <w:rPr>
          <w:noProof/>
        </w:rPr>
      </w:pPr>
      <w:r>
        <w:rPr>
          <w:noProof/>
        </w:rPr>
        <w:t>Tomcat, 8</w:t>
      </w:r>
    </w:p>
    <w:p w:rsidR="00E92FAF" w:rsidRDefault="00E92FAF">
      <w:pPr>
        <w:pStyle w:val="IndexHeading"/>
        <w:keepNext/>
        <w:tabs>
          <w:tab w:val="right" w:leader="dot" w:pos="4094"/>
        </w:tabs>
        <w:rPr>
          <w:rFonts w:ascii="Times New Roman" w:hAnsi="Times New Roman"/>
          <w:b w:val="0"/>
          <w:bCs w:val="0"/>
          <w:noProof/>
        </w:rPr>
      </w:pPr>
      <w:r>
        <w:rPr>
          <w:noProof/>
        </w:rPr>
        <w:t>U</w:t>
      </w:r>
    </w:p>
    <w:p w:rsidR="00E92FAF" w:rsidRDefault="00E92FAF">
      <w:pPr>
        <w:pStyle w:val="Index1"/>
        <w:tabs>
          <w:tab w:val="right" w:leader="dot" w:pos="4094"/>
        </w:tabs>
        <w:rPr>
          <w:noProof/>
        </w:rPr>
      </w:pPr>
      <w:r>
        <w:rPr>
          <w:noProof/>
        </w:rPr>
        <w:t>unlock user, 44</w:t>
      </w:r>
    </w:p>
    <w:p w:rsidR="00E92FAF" w:rsidRDefault="00E92FAF">
      <w:pPr>
        <w:pStyle w:val="Index1"/>
        <w:tabs>
          <w:tab w:val="right" w:leader="dot" w:pos="4094"/>
        </w:tabs>
        <w:rPr>
          <w:noProof/>
        </w:rPr>
      </w:pPr>
      <w:r>
        <w:rPr>
          <w:noProof/>
        </w:rPr>
        <w:t>update PG and role for group, 62</w:t>
      </w:r>
    </w:p>
    <w:p w:rsidR="00E92FAF" w:rsidRDefault="00E92FAF">
      <w:pPr>
        <w:pStyle w:val="Index1"/>
        <w:tabs>
          <w:tab w:val="right" w:leader="dot" w:pos="4094"/>
        </w:tabs>
        <w:rPr>
          <w:noProof/>
        </w:rPr>
      </w:pPr>
      <w:r>
        <w:rPr>
          <w:noProof/>
        </w:rPr>
        <w:t>update PG and role for user, 51</w:t>
      </w:r>
    </w:p>
    <w:p w:rsidR="00E92FAF" w:rsidRDefault="00E92FAF">
      <w:pPr>
        <w:pStyle w:val="Index1"/>
        <w:tabs>
          <w:tab w:val="right" w:leader="dot" w:pos="4094"/>
        </w:tabs>
        <w:rPr>
          <w:noProof/>
        </w:rPr>
      </w:pPr>
      <w:r>
        <w:rPr>
          <w:noProof/>
        </w:rPr>
        <w:t>update provisioning element, 34</w:t>
      </w:r>
    </w:p>
    <w:p w:rsidR="00E92FAF" w:rsidRDefault="00E92FAF">
      <w:pPr>
        <w:pStyle w:val="Index1"/>
        <w:tabs>
          <w:tab w:val="right" w:leader="dot" w:pos="4094"/>
        </w:tabs>
        <w:rPr>
          <w:noProof/>
        </w:rPr>
      </w:pPr>
      <w:r>
        <w:rPr>
          <w:noProof/>
        </w:rPr>
        <w:t>UPT</w:t>
      </w:r>
    </w:p>
    <w:p w:rsidR="00E92FAF" w:rsidRDefault="00E92FAF">
      <w:pPr>
        <w:pStyle w:val="Index2"/>
        <w:tabs>
          <w:tab w:val="right" w:leader="dot" w:pos="4094"/>
        </w:tabs>
        <w:rPr>
          <w:noProof/>
        </w:rPr>
      </w:pPr>
      <w:r>
        <w:rPr>
          <w:noProof/>
        </w:rPr>
        <w:t>add security filter, 63</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 element, 35, 37</w:t>
      </w:r>
    </w:p>
    <w:p w:rsidR="00E92FAF" w:rsidRDefault="00E92FAF">
      <w:pPr>
        <w:pStyle w:val="Index2"/>
        <w:tabs>
          <w:tab w:val="right" w:leader="dot" w:pos="4094"/>
        </w:tabs>
        <w:rPr>
          <w:noProof/>
        </w:rPr>
      </w:pPr>
      <w:r>
        <w:rPr>
          <w:noProof/>
        </w:rPr>
        <w:t>basic functions, 30</w:t>
      </w:r>
    </w:p>
    <w:p w:rsidR="00E92FAF" w:rsidRDefault="00E92FAF">
      <w:pPr>
        <w:pStyle w:val="Index2"/>
        <w:tabs>
          <w:tab w:val="right" w:leader="dot" w:pos="4094"/>
        </w:tabs>
        <w:rPr>
          <w:noProof/>
        </w:rPr>
      </w:pPr>
      <w:r>
        <w:rPr>
          <w:noProof/>
        </w:rPr>
        <w:lastRenderedPageBreak/>
        <w:t>create element, 31</w:t>
      </w:r>
    </w:p>
    <w:p w:rsidR="00E92FAF" w:rsidRDefault="00E92FAF">
      <w:pPr>
        <w:pStyle w:val="Index2"/>
        <w:tabs>
          <w:tab w:val="right" w:leader="dot" w:pos="4094"/>
        </w:tabs>
        <w:rPr>
          <w:noProof/>
        </w:rPr>
      </w:pPr>
      <w:r>
        <w:rPr>
          <w:noProof/>
        </w:rPr>
        <w:t>create schema and database, 70</w:t>
      </w:r>
    </w:p>
    <w:p w:rsidR="00E92FAF" w:rsidRDefault="00E92FAF">
      <w:pPr>
        <w:pStyle w:val="Index2"/>
        <w:tabs>
          <w:tab w:val="right" w:leader="dot" w:pos="4094"/>
        </w:tabs>
        <w:rPr>
          <w:noProof/>
        </w:rPr>
      </w:pPr>
      <w:r>
        <w:rPr>
          <w:noProof/>
        </w:rPr>
        <w:t>deassign element, 35, 37</w:t>
      </w:r>
    </w:p>
    <w:p w:rsidR="00E92FAF" w:rsidRDefault="00E92FAF">
      <w:pPr>
        <w:pStyle w:val="Index2"/>
        <w:tabs>
          <w:tab w:val="right" w:leader="dot" w:pos="4094"/>
        </w:tabs>
        <w:rPr>
          <w:noProof/>
        </w:rPr>
      </w:pPr>
      <w:r>
        <w:rPr>
          <w:noProof/>
        </w:rPr>
        <w:t>delete element, 34</w:t>
      </w:r>
    </w:p>
    <w:p w:rsidR="00E92FAF" w:rsidRDefault="00E92FAF">
      <w:pPr>
        <w:pStyle w:val="Index2"/>
        <w:tabs>
          <w:tab w:val="right" w:leader="dot" w:pos="4094"/>
        </w:tabs>
        <w:rPr>
          <w:noProof/>
        </w:rPr>
      </w:pPr>
      <w:r>
        <w:rPr>
          <w:noProof/>
        </w:rPr>
        <w:t>deployment, 66, 69, 72</w:t>
      </w:r>
    </w:p>
    <w:p w:rsidR="00E92FAF" w:rsidRDefault="00E92FAF">
      <w:pPr>
        <w:pStyle w:val="Index2"/>
        <w:tabs>
          <w:tab w:val="right" w:leader="dot" w:pos="4094"/>
        </w:tabs>
        <w:rPr>
          <w:noProof/>
        </w:rPr>
      </w:pPr>
      <w:r>
        <w:rPr>
          <w:noProof/>
        </w:rPr>
        <w:t>edit/update security filter, 65</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installation, 66, 69</w:t>
      </w:r>
    </w:p>
    <w:p w:rsidR="00E92FAF" w:rsidRDefault="00E92FAF">
      <w:pPr>
        <w:pStyle w:val="Index2"/>
        <w:tabs>
          <w:tab w:val="right" w:leader="dot" w:pos="4094"/>
        </w:tabs>
        <w:rPr>
          <w:noProof/>
        </w:rPr>
      </w:pPr>
      <w:r>
        <w:rPr>
          <w:noProof/>
        </w:rPr>
        <w:t>instance level security, 62</w:t>
      </w:r>
    </w:p>
    <w:p w:rsidR="00E92FAF" w:rsidRDefault="00E92FAF">
      <w:pPr>
        <w:pStyle w:val="Index2"/>
        <w:tabs>
          <w:tab w:val="right" w:leader="dot" w:pos="4094"/>
        </w:tabs>
        <w:rPr>
          <w:noProof/>
        </w:rPr>
      </w:pPr>
      <w:r>
        <w:rPr>
          <w:noProof/>
        </w:rPr>
        <w:t>JAAS login parameters, 71</w:t>
      </w:r>
    </w:p>
    <w:p w:rsidR="00E92FAF" w:rsidRDefault="00E92FAF">
      <w:pPr>
        <w:pStyle w:val="Index2"/>
        <w:tabs>
          <w:tab w:val="right" w:leader="dot" w:pos="4094"/>
        </w:tabs>
        <w:rPr>
          <w:noProof/>
        </w:rPr>
      </w:pPr>
      <w:r>
        <w:rPr>
          <w:noProof/>
        </w:rPr>
        <w:t>JBoss common server, 68</w:t>
      </w:r>
    </w:p>
    <w:p w:rsidR="00E92FAF" w:rsidRDefault="00E92FAF">
      <w:pPr>
        <w:pStyle w:val="Index2"/>
        <w:tabs>
          <w:tab w:val="right" w:leader="dot" w:pos="4094"/>
        </w:tabs>
        <w:rPr>
          <w:noProof/>
        </w:rPr>
      </w:pPr>
      <w:r>
        <w:rPr>
          <w:noProof/>
        </w:rPr>
        <w:t>JBoss deployment, 67</w:t>
      </w:r>
    </w:p>
    <w:p w:rsidR="00E92FAF" w:rsidRDefault="00E92FAF">
      <w:pPr>
        <w:pStyle w:val="Index2"/>
        <w:tabs>
          <w:tab w:val="right" w:leader="dot" w:pos="4094"/>
        </w:tabs>
        <w:rPr>
          <w:noProof/>
        </w:rPr>
      </w:pPr>
      <w:r>
        <w:rPr>
          <w:noProof/>
        </w:rPr>
        <w:t>local install/local schema, 69</w:t>
      </w:r>
    </w:p>
    <w:p w:rsidR="00E92FAF" w:rsidRDefault="00E92FAF">
      <w:pPr>
        <w:pStyle w:val="Index2"/>
        <w:tabs>
          <w:tab w:val="right" w:leader="dot" w:pos="4094"/>
        </w:tabs>
        <w:rPr>
          <w:noProof/>
        </w:rPr>
      </w:pPr>
      <w:r>
        <w:rPr>
          <w:noProof/>
        </w:rPr>
        <w:t>login, 29</w:t>
      </w:r>
    </w:p>
    <w:p w:rsidR="00E92FAF" w:rsidRDefault="00E92FAF">
      <w:pPr>
        <w:pStyle w:val="Index2"/>
        <w:tabs>
          <w:tab w:val="right" w:leader="dot" w:pos="4094"/>
        </w:tabs>
        <w:rPr>
          <w:noProof/>
        </w:rPr>
      </w:pPr>
      <w:r>
        <w:rPr>
          <w:noProof/>
        </w:rPr>
        <w:t>modify element, 34</w:t>
      </w:r>
    </w:p>
    <w:p w:rsidR="00E92FAF" w:rsidRDefault="00E92FAF">
      <w:pPr>
        <w:pStyle w:val="Index2"/>
        <w:tabs>
          <w:tab w:val="right" w:leader="dot" w:pos="4094"/>
        </w:tabs>
        <w:rPr>
          <w:noProof/>
        </w:rPr>
      </w:pPr>
      <w:r>
        <w:rPr>
          <w:noProof/>
        </w:rPr>
        <w:t>multi-install/multi schema, 68</w:t>
      </w:r>
    </w:p>
    <w:p w:rsidR="00E92FAF" w:rsidRDefault="00E92FAF">
      <w:pPr>
        <w:pStyle w:val="Index2"/>
        <w:tabs>
          <w:tab w:val="right" w:leader="dot" w:pos="4094"/>
        </w:tabs>
        <w:rPr>
          <w:noProof/>
        </w:rPr>
      </w:pPr>
      <w:r>
        <w:rPr>
          <w:noProof/>
        </w:rPr>
        <w:t>overview, 29</w:t>
      </w:r>
    </w:p>
    <w:p w:rsidR="00E92FAF" w:rsidRDefault="00E92FAF">
      <w:pPr>
        <w:pStyle w:val="Index2"/>
        <w:tabs>
          <w:tab w:val="right" w:leader="dot" w:pos="4094"/>
        </w:tabs>
        <w:rPr>
          <w:noProof/>
        </w:rPr>
      </w:pPr>
      <w:r>
        <w:rPr>
          <w:noProof/>
        </w:rPr>
        <w:t>release contents, 66</w:t>
      </w:r>
    </w:p>
    <w:p w:rsidR="00E92FAF" w:rsidRDefault="00E92FAF">
      <w:pPr>
        <w:pStyle w:val="Index2"/>
        <w:tabs>
          <w:tab w:val="right" w:leader="dot" w:pos="4094"/>
        </w:tabs>
        <w:rPr>
          <w:noProof/>
        </w:rPr>
      </w:pPr>
      <w:r>
        <w:rPr>
          <w:noProof/>
        </w:rPr>
        <w:t>sample error messages, 32</w:t>
      </w:r>
    </w:p>
    <w:p w:rsidR="00E92FAF" w:rsidRDefault="00E92FAF">
      <w:pPr>
        <w:pStyle w:val="Index2"/>
        <w:tabs>
          <w:tab w:val="right" w:leader="dot" w:pos="4094"/>
        </w:tabs>
        <w:rPr>
          <w:noProof/>
        </w:rPr>
      </w:pPr>
      <w:r>
        <w:rPr>
          <w:noProof/>
        </w:rPr>
        <w:t>schema datasource, 70</w:t>
      </w:r>
    </w:p>
    <w:p w:rsidR="00E92FAF" w:rsidRDefault="00E92FAF">
      <w:pPr>
        <w:pStyle w:val="Index2"/>
        <w:tabs>
          <w:tab w:val="right" w:leader="dot" w:pos="4094"/>
        </w:tabs>
        <w:rPr>
          <w:noProof/>
        </w:rPr>
      </w:pPr>
      <w:r>
        <w:rPr>
          <w:noProof/>
        </w:rPr>
        <w:t>search for element, 32</w:t>
      </w:r>
    </w:p>
    <w:p w:rsidR="00E92FAF" w:rsidRDefault="00E92FAF">
      <w:pPr>
        <w:pStyle w:val="Index2"/>
        <w:tabs>
          <w:tab w:val="right" w:leader="dot" w:pos="4094"/>
        </w:tabs>
        <w:rPr>
          <w:noProof/>
        </w:rPr>
      </w:pPr>
      <w:r>
        <w:rPr>
          <w:noProof/>
        </w:rPr>
        <w:t>single install/single schema, 67</w:t>
      </w:r>
    </w:p>
    <w:p w:rsidR="00E92FAF" w:rsidRDefault="00E92FAF">
      <w:pPr>
        <w:pStyle w:val="Index2"/>
        <w:tabs>
          <w:tab w:val="right" w:leader="dot" w:pos="4094"/>
        </w:tabs>
        <w:rPr>
          <w:noProof/>
        </w:rPr>
      </w:pPr>
      <w:r>
        <w:rPr>
          <w:noProof/>
        </w:rPr>
        <w:t>standard privileges, 45, 54</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view element details, 32</w:t>
      </w:r>
    </w:p>
    <w:p w:rsidR="00E92FAF" w:rsidRDefault="00E92FAF">
      <w:pPr>
        <w:pStyle w:val="Index2"/>
        <w:tabs>
          <w:tab w:val="right" w:leader="dot" w:pos="4094"/>
        </w:tabs>
        <w:rPr>
          <w:noProof/>
        </w:rPr>
      </w:pPr>
      <w:r>
        <w:rPr>
          <w:noProof/>
        </w:rPr>
        <w:t>view security filter, 65</w:t>
      </w:r>
    </w:p>
    <w:p w:rsidR="00E92FAF" w:rsidRDefault="00E92FAF">
      <w:pPr>
        <w:pStyle w:val="Index2"/>
        <w:tabs>
          <w:tab w:val="right" w:leader="dot" w:pos="4094"/>
        </w:tabs>
        <w:rPr>
          <w:noProof/>
        </w:rPr>
      </w:pPr>
      <w:r>
        <w:rPr>
          <w:noProof/>
        </w:rPr>
        <w:t>workflow, 29</w:t>
      </w:r>
    </w:p>
    <w:p w:rsidR="00E92FAF" w:rsidRDefault="00E92FAF">
      <w:pPr>
        <w:pStyle w:val="Index1"/>
        <w:tabs>
          <w:tab w:val="right" w:leader="dot" w:pos="4094"/>
        </w:tabs>
        <w:rPr>
          <w:noProof/>
        </w:rPr>
      </w:pPr>
      <w:r>
        <w:rPr>
          <w:noProof/>
        </w:rPr>
        <w:t>user administration, 42, 43, 44, 50, 51</w:t>
      </w:r>
    </w:p>
    <w:p w:rsidR="00E92FAF" w:rsidRDefault="00E92FAF">
      <w:pPr>
        <w:pStyle w:val="Index1"/>
        <w:tabs>
          <w:tab w:val="right" w:leader="dot" w:pos="4094"/>
        </w:tabs>
        <w:rPr>
          <w:noProof/>
        </w:rPr>
      </w:pPr>
      <w:r>
        <w:rPr>
          <w:noProof/>
        </w:rPr>
        <w:t>user creation, 42, 50</w:t>
      </w:r>
    </w:p>
    <w:p w:rsidR="00E92FAF" w:rsidRDefault="00E92FAF">
      <w:pPr>
        <w:pStyle w:val="Index1"/>
        <w:tabs>
          <w:tab w:val="right" w:leader="dot" w:pos="4094"/>
        </w:tabs>
        <w:rPr>
          <w:noProof/>
        </w:rPr>
      </w:pPr>
      <w:r>
        <w:rPr>
          <w:noProof/>
        </w:rPr>
        <w:t>user grouping, 50, 61</w:t>
      </w:r>
    </w:p>
    <w:p w:rsidR="00E92FAF" w:rsidRDefault="00E92FAF">
      <w:pPr>
        <w:pStyle w:val="Index1"/>
        <w:tabs>
          <w:tab w:val="right" w:leader="dot" w:pos="4094"/>
        </w:tabs>
        <w:rPr>
          <w:noProof/>
        </w:rPr>
      </w:pPr>
      <w:r>
        <w:rPr>
          <w:noProof/>
        </w:rPr>
        <w:t>user PEs and privileges, 52</w:t>
      </w:r>
    </w:p>
    <w:p w:rsidR="00E92FAF" w:rsidRDefault="00E92FAF">
      <w:pPr>
        <w:pStyle w:val="Index1"/>
        <w:tabs>
          <w:tab w:val="right" w:leader="dot" w:pos="4094"/>
        </w:tabs>
        <w:rPr>
          <w:noProof/>
        </w:rPr>
      </w:pPr>
      <w:r>
        <w:rPr>
          <w:noProof/>
        </w:rPr>
        <w:t>user PGs and roles, 51</w:t>
      </w:r>
    </w:p>
    <w:p w:rsidR="00E92FAF" w:rsidRDefault="00E92FAF">
      <w:pPr>
        <w:pStyle w:val="Index1"/>
        <w:tabs>
          <w:tab w:val="right" w:leader="dot" w:pos="4094"/>
        </w:tabs>
        <w:rPr>
          <w:noProof/>
        </w:rPr>
      </w:pPr>
      <w:r>
        <w:rPr>
          <w:noProof/>
        </w:rPr>
        <w:t>user provisioning, 5, 99</w:t>
      </w:r>
    </w:p>
    <w:p w:rsidR="00E92FAF" w:rsidRDefault="00E92FAF">
      <w:pPr>
        <w:pStyle w:val="Index1"/>
        <w:tabs>
          <w:tab w:val="right" w:leader="dot" w:pos="4094"/>
        </w:tabs>
        <w:rPr>
          <w:noProof/>
        </w:rPr>
      </w:pPr>
      <w:r>
        <w:rPr>
          <w:noProof/>
        </w:rPr>
        <w:t>user reporting, 52</w:t>
      </w:r>
    </w:p>
    <w:p w:rsidR="00E92FAF" w:rsidRDefault="00E92FAF">
      <w:pPr>
        <w:pStyle w:val="Index1"/>
        <w:tabs>
          <w:tab w:val="right" w:leader="dot" w:pos="4094"/>
        </w:tabs>
        <w:rPr>
          <w:noProof/>
        </w:rPr>
      </w:pPr>
      <w:r>
        <w:rPr>
          <w:noProof/>
        </w:rPr>
        <w:t>using authentication manager class, 11</w:t>
      </w:r>
    </w:p>
    <w:p w:rsidR="00E92FAF" w:rsidRDefault="00E92FAF">
      <w:pPr>
        <w:pStyle w:val="IndexHeading"/>
        <w:keepNext/>
        <w:tabs>
          <w:tab w:val="right" w:leader="dot" w:pos="4094"/>
        </w:tabs>
        <w:rPr>
          <w:rFonts w:ascii="Times New Roman" w:hAnsi="Times New Roman"/>
          <w:b w:val="0"/>
          <w:bCs w:val="0"/>
          <w:noProof/>
        </w:rPr>
      </w:pPr>
      <w:r>
        <w:rPr>
          <w:noProof/>
        </w:rPr>
        <w:t>V</w:t>
      </w:r>
    </w:p>
    <w:p w:rsidR="00E92FAF" w:rsidRDefault="00E92FAF">
      <w:pPr>
        <w:pStyle w:val="Index1"/>
        <w:tabs>
          <w:tab w:val="right" w:leader="dot" w:pos="4094"/>
        </w:tabs>
        <w:rPr>
          <w:noProof/>
        </w:rPr>
      </w:pPr>
      <w:r>
        <w:rPr>
          <w:noProof/>
        </w:rPr>
        <w:t>view application details, 41</w:t>
      </w:r>
    </w:p>
    <w:p w:rsidR="00E92FAF" w:rsidRDefault="00E92FAF">
      <w:pPr>
        <w:pStyle w:val="Index1"/>
        <w:tabs>
          <w:tab w:val="right" w:leader="dot" w:pos="4094"/>
        </w:tabs>
        <w:rPr>
          <w:noProof/>
        </w:rPr>
      </w:pPr>
      <w:r>
        <w:rPr>
          <w:noProof/>
        </w:rPr>
        <w:t>view element details, 32</w:t>
      </w:r>
    </w:p>
    <w:p w:rsidR="00E92FAF" w:rsidRDefault="00E92FAF">
      <w:pPr>
        <w:pStyle w:val="Index1"/>
        <w:tabs>
          <w:tab w:val="right" w:leader="dot" w:pos="4094"/>
        </w:tabs>
        <w:rPr>
          <w:noProof/>
        </w:rPr>
      </w:pPr>
      <w:r>
        <w:rPr>
          <w:noProof/>
        </w:rPr>
        <w:t>view group details, 60</w:t>
      </w:r>
    </w:p>
    <w:p w:rsidR="00E92FAF" w:rsidRDefault="00E92FAF">
      <w:pPr>
        <w:pStyle w:val="Index1"/>
        <w:tabs>
          <w:tab w:val="right" w:leader="dot" w:pos="4094"/>
        </w:tabs>
        <w:rPr>
          <w:noProof/>
        </w:rPr>
      </w:pPr>
      <w:r>
        <w:rPr>
          <w:noProof/>
        </w:rPr>
        <w:t>view logs, 27</w:t>
      </w:r>
    </w:p>
    <w:p w:rsidR="00E92FAF" w:rsidRDefault="00E92FAF">
      <w:pPr>
        <w:pStyle w:val="Index1"/>
        <w:tabs>
          <w:tab w:val="right" w:leader="dot" w:pos="4094"/>
        </w:tabs>
        <w:rPr>
          <w:noProof/>
        </w:rPr>
      </w:pPr>
      <w:r>
        <w:rPr>
          <w:noProof/>
        </w:rPr>
        <w:t>view PE and privileges for group, 62</w:t>
      </w:r>
    </w:p>
    <w:p w:rsidR="00E92FAF" w:rsidRDefault="00E92FAF">
      <w:pPr>
        <w:pStyle w:val="Index1"/>
        <w:tabs>
          <w:tab w:val="right" w:leader="dot" w:pos="4094"/>
        </w:tabs>
        <w:rPr>
          <w:noProof/>
        </w:rPr>
      </w:pPr>
      <w:r>
        <w:rPr>
          <w:noProof/>
        </w:rPr>
        <w:t>view PE and privileges for user, 52</w:t>
      </w:r>
    </w:p>
    <w:p w:rsidR="00E92FAF" w:rsidRDefault="00E92FAF">
      <w:pPr>
        <w:pStyle w:val="Index1"/>
        <w:tabs>
          <w:tab w:val="right" w:leader="dot" w:pos="4094"/>
        </w:tabs>
        <w:rPr>
          <w:noProof/>
        </w:rPr>
      </w:pPr>
      <w:r>
        <w:rPr>
          <w:noProof/>
        </w:rPr>
        <w:t>view privilege details, 46, 54</w:t>
      </w:r>
    </w:p>
    <w:p w:rsidR="00E92FAF" w:rsidRDefault="00E92FAF">
      <w:pPr>
        <w:pStyle w:val="Index1"/>
        <w:tabs>
          <w:tab w:val="right" w:leader="dot" w:pos="4094"/>
        </w:tabs>
        <w:rPr>
          <w:noProof/>
        </w:rPr>
      </w:pPr>
      <w:r>
        <w:rPr>
          <w:noProof/>
        </w:rPr>
        <w:t>view protection element details, 53</w:t>
      </w:r>
    </w:p>
    <w:p w:rsidR="00E92FAF" w:rsidRDefault="00E92FAF">
      <w:pPr>
        <w:pStyle w:val="Index1"/>
        <w:tabs>
          <w:tab w:val="right" w:leader="dot" w:pos="4094"/>
        </w:tabs>
        <w:rPr>
          <w:noProof/>
        </w:rPr>
      </w:pPr>
      <w:r>
        <w:rPr>
          <w:noProof/>
        </w:rPr>
        <w:t>view protection group details, 55</w:t>
      </w:r>
    </w:p>
    <w:p w:rsidR="00E92FAF" w:rsidRDefault="00E92FAF">
      <w:pPr>
        <w:pStyle w:val="Index1"/>
        <w:tabs>
          <w:tab w:val="right" w:leader="dot" w:pos="4094"/>
        </w:tabs>
        <w:rPr>
          <w:noProof/>
        </w:rPr>
      </w:pPr>
      <w:r>
        <w:rPr>
          <w:noProof/>
        </w:rPr>
        <w:t>view role details, 58</w:t>
      </w:r>
    </w:p>
    <w:p w:rsidR="00E92FAF" w:rsidRDefault="00E92FAF">
      <w:pPr>
        <w:pStyle w:val="Index1"/>
        <w:tabs>
          <w:tab w:val="right" w:leader="dot" w:pos="4094"/>
        </w:tabs>
        <w:rPr>
          <w:noProof/>
        </w:rPr>
      </w:pPr>
      <w:r>
        <w:rPr>
          <w:noProof/>
        </w:rPr>
        <w:t>view user details, 43</w:t>
      </w:r>
    </w:p>
    <w:p w:rsidR="00E92FAF" w:rsidRDefault="00E92FAF">
      <w:pPr>
        <w:pStyle w:val="IndexHeading"/>
        <w:keepNext/>
        <w:tabs>
          <w:tab w:val="right" w:leader="dot" w:pos="4094"/>
        </w:tabs>
        <w:rPr>
          <w:rFonts w:ascii="Times New Roman" w:hAnsi="Times New Roman"/>
          <w:b w:val="0"/>
          <w:bCs w:val="0"/>
          <w:noProof/>
        </w:rPr>
      </w:pPr>
      <w:r>
        <w:rPr>
          <w:noProof/>
        </w:rPr>
        <w:t>W</w:t>
      </w:r>
    </w:p>
    <w:p w:rsidR="00E92FAF" w:rsidRDefault="00E92FAF">
      <w:pPr>
        <w:pStyle w:val="Index1"/>
        <w:tabs>
          <w:tab w:val="right" w:leader="dot" w:pos="4094"/>
        </w:tabs>
        <w:rPr>
          <w:noProof/>
        </w:rPr>
      </w:pPr>
      <w:r>
        <w:rPr>
          <w:noProof/>
        </w:rPr>
        <w:t>workflow</w:t>
      </w:r>
    </w:p>
    <w:p w:rsidR="00E92FAF" w:rsidRDefault="00E92FAF">
      <w:pPr>
        <w:pStyle w:val="Index2"/>
        <w:tabs>
          <w:tab w:val="right" w:leader="dot" w:pos="4094"/>
        </w:tabs>
        <w:rPr>
          <w:noProof/>
        </w:rPr>
      </w:pPr>
      <w:r>
        <w:rPr>
          <w:noProof/>
        </w:rPr>
        <w:t>Acegi, 92</w:t>
      </w:r>
    </w:p>
    <w:p w:rsidR="00E92FAF" w:rsidRDefault="00E92FAF">
      <w:pPr>
        <w:pStyle w:val="Index2"/>
        <w:tabs>
          <w:tab w:val="right" w:leader="dot" w:pos="4094"/>
        </w:tabs>
        <w:rPr>
          <w:noProof/>
        </w:rPr>
      </w:pPr>
      <w:r>
        <w:rPr>
          <w:noProof/>
        </w:rPr>
        <w:t>Admin Mode, 49</w:t>
      </w:r>
    </w:p>
    <w:p w:rsidR="00E92FAF" w:rsidRDefault="00E92FAF">
      <w:pPr>
        <w:pStyle w:val="Index2"/>
        <w:tabs>
          <w:tab w:val="right" w:leader="dot" w:pos="4094"/>
        </w:tabs>
        <w:rPr>
          <w:noProof/>
        </w:rPr>
      </w:pPr>
      <w:r>
        <w:rPr>
          <w:noProof/>
        </w:rPr>
        <w:t>security web service, 75</w:t>
      </w:r>
    </w:p>
    <w:p w:rsidR="00E92FAF" w:rsidRDefault="00E92FAF">
      <w:pPr>
        <w:pStyle w:val="Index2"/>
        <w:tabs>
          <w:tab w:val="right" w:leader="dot" w:pos="4094"/>
        </w:tabs>
        <w:rPr>
          <w:noProof/>
        </w:rPr>
      </w:pPr>
      <w:r>
        <w:rPr>
          <w:noProof/>
        </w:rPr>
        <w:t>Super Admin, 39</w:t>
      </w:r>
    </w:p>
    <w:p w:rsidR="00E92FAF" w:rsidRDefault="00E92FAF" w:rsidP="00D544CF">
      <w:pPr>
        <w:pStyle w:val="BodyText"/>
        <w:rPr>
          <w:noProof/>
        </w:rPr>
        <w:sectPr w:rsidR="00E92FAF" w:rsidSect="00E92FAF">
          <w:type w:val="continuous"/>
          <w:pgSz w:w="12240" w:h="15840" w:code="1"/>
          <w:pgMar w:top="1440" w:right="1440" w:bottom="1440" w:left="1440" w:header="720" w:footer="720" w:gutter="432"/>
          <w:cols w:num="2" w:space="720"/>
          <w:titlePg/>
          <w:docGrid w:linePitch="360"/>
        </w:sectPr>
      </w:pPr>
    </w:p>
    <w:p w:rsidR="00827861" w:rsidRPr="00D544CF" w:rsidRDefault="00F228E8" w:rsidP="00D544CF">
      <w:pPr>
        <w:pStyle w:val="BodyText"/>
      </w:pPr>
      <w:r>
        <w:lastRenderedPageBreak/>
        <w:fldChar w:fldCharType="end"/>
      </w:r>
    </w:p>
    <w:sectPr w:rsidR="00827861" w:rsidRPr="00D544CF" w:rsidSect="00E92FAF">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83" w:author=" Vijay Parmar" w:date="2009-08-22T20:55:00Z" w:initials="VNP">
    <w:p w:rsidR="00A82D76" w:rsidRDefault="00A82D76">
      <w:pPr>
        <w:pStyle w:val="CommentText"/>
      </w:pPr>
      <w:r>
        <w:rPr>
          <w:rStyle w:val="CommentReference"/>
        </w:rPr>
        <w:annotationRef/>
      </w:r>
      <w:r>
        <w:t>Detail the Forwarding Logic</w:t>
      </w:r>
    </w:p>
  </w:comment>
  <w:comment w:id="1086" w:author=" Vijay Parmar" w:date="2009-08-23T13:46:00Z" w:initials="VNP">
    <w:p w:rsidR="00A82D76" w:rsidRDefault="00A82D76">
      <w:pPr>
        <w:pStyle w:val="CommentText"/>
      </w:pPr>
      <w:r>
        <w:rPr>
          <w:rStyle w:val="CommentReference"/>
        </w:rPr>
        <w:annotationRef/>
      </w:r>
      <w:r>
        <w:t>Update Release contents</w:t>
      </w:r>
    </w:p>
  </w:comment>
  <w:comment w:id="1186" w:author=" Vijay Parmar" w:date="2009-08-23T14:31:00Z" w:initials="VNP">
    <w:p w:rsidR="00A82D76" w:rsidRDefault="00A82D76" w:rsidP="00A028DA">
      <w:pPr>
        <w:pStyle w:val="CommentText"/>
      </w:pPr>
      <w:r>
        <w:rPr>
          <w:rStyle w:val="CommentReference"/>
        </w:rPr>
        <w:annotationRef/>
      </w:r>
      <w:r>
        <w:t>Update Release contents</w:t>
      </w:r>
    </w:p>
  </w:comment>
  <w:comment w:id="1338" w:author=" Vijay Parmar" w:date="2009-08-22T20:55:00Z" w:initials="VNP">
    <w:p w:rsidR="00A82D76" w:rsidRDefault="00A82D76" w:rsidP="00A339F5">
      <w:pPr>
        <w:pStyle w:val="CommentText"/>
      </w:pPr>
      <w:r>
        <w:rPr>
          <w:rStyle w:val="CommentReference"/>
        </w:rPr>
        <w:annotationRef/>
      </w:r>
      <w:r>
        <w:t>Provide Command Line Install / Upgrade steps.</w:t>
      </w:r>
    </w:p>
    <w:p w:rsidR="00A82D76" w:rsidRDefault="00A82D76" w:rsidP="00A339F5">
      <w:pPr>
        <w:pStyle w:val="CommentText"/>
      </w:pPr>
    </w:p>
    <w:p w:rsidR="00A82D76" w:rsidRDefault="00A82D76" w:rsidP="00A339F5">
      <w:pPr>
        <w:pStyle w:val="CommentText"/>
      </w:pPr>
      <w:r>
        <w:t>Also provide Gui steps</w:t>
      </w:r>
    </w:p>
  </w:comment>
  <w:comment w:id="1888" w:author=" Vijay Parmar" w:date="2009-08-22T20:55:00Z" w:initials="VNP">
    <w:p w:rsidR="00A82D76" w:rsidRDefault="00A82D76">
      <w:pPr>
        <w:pStyle w:val="CommentText"/>
      </w:pPr>
      <w:r>
        <w:rPr>
          <w:rStyle w:val="CommentReference"/>
        </w:rPr>
        <w:annotationRef/>
      </w:r>
      <w:r>
        <w:t>Provide Command Line Install / Upgrade steps.</w:t>
      </w:r>
    </w:p>
    <w:p w:rsidR="00A82D76" w:rsidRDefault="00A82D76">
      <w:pPr>
        <w:pStyle w:val="CommentText"/>
      </w:pPr>
    </w:p>
    <w:p w:rsidR="00A82D76" w:rsidRDefault="00A82D76">
      <w:pPr>
        <w:pStyle w:val="CommentText"/>
      </w:pPr>
      <w:r>
        <w:t>Also provide Gui steps</w:t>
      </w:r>
    </w:p>
  </w:comment>
  <w:comment w:id="2014" w:author=" Vijay Parmar" w:date="2009-08-23T03:35:00Z" w:initials="VNP">
    <w:p w:rsidR="00A82D76" w:rsidRDefault="00A82D76" w:rsidP="00747DC7">
      <w:pPr>
        <w:pStyle w:val="CommentText"/>
      </w:pPr>
      <w:r>
        <w:rPr>
          <w:rStyle w:val="CommentReference"/>
        </w:rPr>
        <w:annotationRef/>
      </w:r>
      <w:r>
        <w:t>Provide Command Line Install / Upgrade steps.</w:t>
      </w:r>
    </w:p>
    <w:p w:rsidR="00A82D76" w:rsidRDefault="00A82D76" w:rsidP="00747DC7">
      <w:pPr>
        <w:pStyle w:val="CommentText"/>
      </w:pPr>
    </w:p>
    <w:p w:rsidR="00A82D76" w:rsidRDefault="00A82D76" w:rsidP="00747DC7">
      <w:pPr>
        <w:pStyle w:val="CommentText"/>
      </w:pPr>
      <w:r>
        <w:t>Also provide Gui steps</w:t>
      </w:r>
    </w:p>
  </w:comment>
  <w:comment w:id="2069" w:author=" Vijay Parmar" w:date="2009-08-22T20:55:00Z" w:initials="VNP">
    <w:p w:rsidR="00A82D76" w:rsidRDefault="00A82D76">
      <w:pPr>
        <w:pStyle w:val="CommentText"/>
      </w:pPr>
      <w:r>
        <w:rPr>
          <w:rStyle w:val="CommentReference"/>
        </w:rPr>
        <w:annotationRef/>
      </w:r>
      <w:r>
        <w:t>Provide details for Instance Level Security Performance Enhancements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3253" w:rsidRDefault="000E3253">
      <w:r>
        <w:separator/>
      </w:r>
    </w:p>
  </w:endnote>
  <w:endnote w:type="continuationSeparator" w:id="1">
    <w:p w:rsidR="000E3253" w:rsidRDefault="000E32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Footer"/>
    </w:pPr>
    <w:r>
      <w:rPr>
        <w:rStyle w:val="PageNumber"/>
      </w:rPr>
      <w:fldChar w:fldCharType="begin"/>
    </w:r>
    <w:r>
      <w:rPr>
        <w:rStyle w:val="PageNumber"/>
      </w:rPr>
      <w:instrText xml:space="preserve"> PAGE </w:instrText>
    </w:r>
    <w:r>
      <w:rPr>
        <w:rStyle w:val="PageNumber"/>
      </w:rPr>
      <w:fldChar w:fldCharType="separate"/>
    </w:r>
    <w:r w:rsidR="00E762C7">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E762C7">
      <w:rPr>
        <w:rStyle w:val="PageNumber"/>
        <w:noProof/>
      </w:rPr>
      <w:t>131</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E762C7">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C154BD" w:rsidRDefault="00A82D76" w:rsidP="00C154BD">
    <w:pPr>
      <w:pStyle w:val="Footer"/>
    </w:pPr>
    <w:r>
      <w:rPr>
        <w:rStyle w:val="PageNumber"/>
      </w:rPr>
      <w:fldChar w:fldCharType="begin"/>
    </w:r>
    <w:r>
      <w:rPr>
        <w:rStyle w:val="PageNumber"/>
      </w:rPr>
      <w:instrText xml:space="preserve"> PAGE </w:instrText>
    </w:r>
    <w:r>
      <w:rPr>
        <w:rStyle w:val="PageNumber"/>
      </w:rPr>
      <w:fldChar w:fldCharType="separate"/>
    </w:r>
    <w:r w:rsidR="00E762C7">
      <w:rPr>
        <w:rStyle w:val="PageNumber"/>
        <w:noProof/>
      </w:rPr>
      <w:t>130</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E762C7">
      <w:rPr>
        <w:rStyle w:val="PageNumber"/>
        <w:noProof/>
      </w:rPr>
      <w:t>132</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3253" w:rsidRDefault="000E3253">
      <w:pPr>
        <w:pStyle w:val="Header"/>
      </w:pPr>
      <w:fldSimple w:instr=" TITLE  ">
        <w:r>
          <w:t>caCORE Common Security Module (CSM) V 4.1 Technical Guide</w:t>
        </w:r>
      </w:fldSimple>
    </w:p>
    <w:p w:rsidR="000E3253" w:rsidRDefault="000E3253">
      <w:pPr>
        <w:pStyle w:val="Header"/>
      </w:pPr>
      <w:r>
        <w:tab/>
      </w:r>
      <w:fldSimple w:instr=" STYLEREF  &quot;Title&quot; ">
        <w:r>
          <w:rPr>
            <w:noProof/>
          </w:rPr>
          <w:t>About This Guide</w:t>
        </w:r>
      </w:fldSimple>
    </w:p>
    <w:p w:rsidR="000E3253" w:rsidRDefault="000E3253">
      <w:pPr>
        <w:pStyle w:val="Header"/>
      </w:pPr>
    </w:p>
    <w:p w:rsidR="000E3253" w:rsidRDefault="000E3253"/>
    <w:p w:rsidR="000E3253" w:rsidRDefault="000E3253">
      <w:r>
        <w:separator/>
      </w:r>
    </w:p>
  </w:footnote>
  <w:footnote w:type="continuationSeparator" w:id="1">
    <w:p w:rsidR="000E3253" w:rsidRDefault="000E32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261F88" w:rsidRDefault="00A82D76" w:rsidP="00222676">
    <w:pPr>
      <w:pStyle w:val="Header"/>
    </w:pPr>
    <w:r>
      <w:tab/>
    </w:r>
    <w:fldSimple w:instr=" STYLEREF  &quot;Heading 9,Appendix&quot; \n ">
      <w:r w:rsidR="00E762C7">
        <w:rPr>
          <w:noProof/>
        </w:rPr>
        <w:t>Appendix E</w:t>
      </w:r>
    </w:fldSimple>
    <w:r>
      <w:t>–</w:t>
    </w:r>
    <w:fldSimple w:instr=" STYLEREF  &quot;Heading 9,Appendix&quot; ">
      <w:r w:rsidR="00E762C7">
        <w:rPr>
          <w:noProof/>
        </w:rPr>
        <w:t>Sample Local - Single Installation Single/ Schema Deployment</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r>
      <w:tab/>
    </w:r>
    <w:fldSimple w:instr=" STYLEREF  &quot;Title&quot; ">
      <w:r w:rsidR="00E762C7">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901F8B" w:rsidRDefault="00A82D76" w:rsidP="00901F8B">
    <w:pPr>
      <w:pStyle w:val="Header"/>
      <w:jc w:val="right"/>
    </w:pPr>
    <w:fldSimple w:instr=" STYLEREF  TitleTOC  \* MERGEFORMAT ">
      <w:r w:rsidR="00E762C7">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4.1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901F8B">
    <w:pPr>
      <w:pStyle w:val="Header"/>
      <w:jc w:val="right"/>
    </w:pPr>
    <w:fldSimple w:instr=" STYLEREF  Title  \* MERGEFORMAT ">
      <w:r w:rsidR="00E762C7">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pPr>
      <w:pStyle w:val="Header"/>
    </w:pPr>
    <w:fldSimple w:instr=" TITLE  ">
      <w:r>
        <w:t>caCORE Common Security Module (CSM) V 4.</w:t>
      </w:r>
      <w:ins w:id="906" w:author=" Vijay Parmar" w:date="2009-08-21T23:26:00Z">
        <w:r>
          <w:t>2</w:t>
        </w:r>
      </w:ins>
      <w:del w:id="907" w:author=" Vijay Parmar" w:date="2009-08-21T23:26:00Z">
        <w:r w:rsidDel="008949B0">
          <w:delText>1</w:delText>
        </w:r>
      </w:del>
      <w:r>
        <w:t xml:space="preserve">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Pr="001F2658" w:rsidRDefault="00A82D76" w:rsidP="001F2658">
    <w:pPr>
      <w:pStyle w:val="Header"/>
      <w:jc w:val="right"/>
    </w:pPr>
    <w:fldSimple w:instr=" STYLEREF  &quot;Heading 1,Chapter&quot; \n ">
      <w:r w:rsidR="00E762C7">
        <w:rPr>
          <w:noProof/>
        </w:rPr>
        <w:t>Chapter 2</w:t>
      </w:r>
    </w:fldSimple>
    <w:r w:rsidRPr="001F2658">
      <w:t>–</w:t>
    </w:r>
    <w:fldSimple w:instr=" STYLEREF  &quot;Heading 1,Chapter&quot; ">
      <w:r w:rsidR="00E762C7">
        <w:rPr>
          <w:noProof/>
        </w:rPr>
        <w:t>Using the CSM API</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76" w:rsidRDefault="00A82D76"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95E05C2E"/>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04090001"/>
    <w:lvl w:ilvl="0">
      <w:start w:val="1"/>
      <w:numFmt w:val="bullet"/>
      <w:lvlText w:val=""/>
      <w:lvlJc w:val="left"/>
      <w:pPr>
        <w:ind w:left="1440" w:hanging="360"/>
      </w:pPr>
      <w:rPr>
        <w:rFonts w:ascii="Symbol" w:hAnsi="Symbol" w:hint="default"/>
        <w:b w:val="0"/>
        <w:i w:val="0"/>
      </w:rPr>
    </w:lvl>
  </w:abstractNum>
  <w:abstractNum w:abstractNumId="9">
    <w:nsid w:val="FFFFFF89"/>
    <w:multiLevelType w:val="singleLevel"/>
    <w:tmpl w:val="EE586FCE"/>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EF50707A">
      <w:start w:val="1"/>
      <w:numFmt w:val="decimal"/>
      <w:pStyle w:val="CompanyNamePara"/>
      <w:lvlText w:val="%1."/>
      <w:lvlJc w:val="left"/>
      <w:pPr>
        <w:tabs>
          <w:tab w:val="num" w:pos="216"/>
        </w:tabs>
        <w:ind w:left="216" w:hanging="216"/>
      </w:pPr>
      <w:rPr>
        <w:rFonts w:hint="default"/>
        <w:vertAlign w:val="superscript"/>
      </w:rPr>
    </w:lvl>
    <w:lvl w:ilvl="1" w:tplc="5E3A68BA" w:tentative="1">
      <w:start w:val="1"/>
      <w:numFmt w:val="lowerLetter"/>
      <w:lvlText w:val="%2."/>
      <w:lvlJc w:val="left"/>
      <w:pPr>
        <w:tabs>
          <w:tab w:val="num" w:pos="1440"/>
        </w:tabs>
        <w:ind w:left="1440" w:hanging="360"/>
      </w:pPr>
    </w:lvl>
    <w:lvl w:ilvl="2" w:tplc="1272046E" w:tentative="1">
      <w:start w:val="1"/>
      <w:numFmt w:val="lowerRoman"/>
      <w:lvlText w:val="%3."/>
      <w:lvlJc w:val="right"/>
      <w:pPr>
        <w:tabs>
          <w:tab w:val="num" w:pos="2160"/>
        </w:tabs>
        <w:ind w:left="2160" w:hanging="180"/>
      </w:pPr>
    </w:lvl>
    <w:lvl w:ilvl="3" w:tplc="5C7683C4" w:tentative="1">
      <w:start w:val="1"/>
      <w:numFmt w:val="decimal"/>
      <w:lvlText w:val="%4."/>
      <w:lvlJc w:val="left"/>
      <w:pPr>
        <w:tabs>
          <w:tab w:val="num" w:pos="2880"/>
        </w:tabs>
        <w:ind w:left="2880" w:hanging="360"/>
      </w:pPr>
    </w:lvl>
    <w:lvl w:ilvl="4" w:tplc="94FE815E" w:tentative="1">
      <w:start w:val="1"/>
      <w:numFmt w:val="lowerLetter"/>
      <w:lvlText w:val="%5."/>
      <w:lvlJc w:val="left"/>
      <w:pPr>
        <w:tabs>
          <w:tab w:val="num" w:pos="3600"/>
        </w:tabs>
        <w:ind w:left="3600" w:hanging="360"/>
      </w:pPr>
    </w:lvl>
    <w:lvl w:ilvl="5" w:tplc="73F4CAEE" w:tentative="1">
      <w:start w:val="1"/>
      <w:numFmt w:val="lowerRoman"/>
      <w:lvlText w:val="%6."/>
      <w:lvlJc w:val="right"/>
      <w:pPr>
        <w:tabs>
          <w:tab w:val="num" w:pos="4320"/>
        </w:tabs>
        <w:ind w:left="4320" w:hanging="180"/>
      </w:pPr>
    </w:lvl>
    <w:lvl w:ilvl="6" w:tplc="AD82FA74" w:tentative="1">
      <w:start w:val="1"/>
      <w:numFmt w:val="decimal"/>
      <w:lvlText w:val="%7."/>
      <w:lvlJc w:val="left"/>
      <w:pPr>
        <w:tabs>
          <w:tab w:val="num" w:pos="5040"/>
        </w:tabs>
        <w:ind w:left="5040" w:hanging="360"/>
      </w:pPr>
    </w:lvl>
    <w:lvl w:ilvl="7" w:tplc="F5869818" w:tentative="1">
      <w:start w:val="1"/>
      <w:numFmt w:val="lowerLetter"/>
      <w:lvlText w:val="%8."/>
      <w:lvlJc w:val="left"/>
      <w:pPr>
        <w:tabs>
          <w:tab w:val="num" w:pos="5760"/>
        </w:tabs>
        <w:ind w:left="5760" w:hanging="360"/>
      </w:pPr>
    </w:lvl>
    <w:lvl w:ilvl="8" w:tplc="78248316" w:tentative="1">
      <w:start w:val="1"/>
      <w:numFmt w:val="lowerRoman"/>
      <w:lvlText w:val="%9."/>
      <w:lvlJc w:val="right"/>
      <w:pPr>
        <w:tabs>
          <w:tab w:val="num" w:pos="6480"/>
        </w:tabs>
        <w:ind w:left="6480" w:hanging="180"/>
      </w:pPr>
    </w:lvl>
  </w:abstractNum>
  <w:abstractNum w:abstractNumId="11">
    <w:nsid w:val="058F6047"/>
    <w:multiLevelType w:val="hybridMultilevel"/>
    <w:tmpl w:val="476C4DD0"/>
    <w:lvl w:ilvl="0" w:tplc="83C82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A450C33"/>
    <w:multiLevelType w:val="hybridMultilevel"/>
    <w:tmpl w:val="4B046986"/>
    <w:lvl w:ilvl="0" w:tplc="AB8241E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3063396"/>
    <w:multiLevelType w:val="hybridMultilevel"/>
    <w:tmpl w:val="97A65BDE"/>
    <w:lvl w:ilvl="0" w:tplc="D8A0F810">
      <w:start w:val="1"/>
      <w:numFmt w:val="decimal"/>
      <w:pStyle w:val="TableListNumber"/>
      <w:lvlText w:val="%1."/>
      <w:lvlJc w:val="left"/>
      <w:pPr>
        <w:tabs>
          <w:tab w:val="num" w:pos="216"/>
        </w:tabs>
        <w:ind w:left="216" w:hanging="216"/>
      </w:pPr>
      <w:rPr>
        <w:rFonts w:hint="default"/>
      </w:rPr>
    </w:lvl>
    <w:lvl w:ilvl="1" w:tplc="0A12B8F0" w:tentative="1">
      <w:start w:val="1"/>
      <w:numFmt w:val="lowerLetter"/>
      <w:lvlText w:val="%2."/>
      <w:lvlJc w:val="left"/>
      <w:pPr>
        <w:tabs>
          <w:tab w:val="num" w:pos="1440"/>
        </w:tabs>
        <w:ind w:left="1440" w:hanging="360"/>
      </w:pPr>
    </w:lvl>
    <w:lvl w:ilvl="2" w:tplc="68A85B68" w:tentative="1">
      <w:start w:val="1"/>
      <w:numFmt w:val="lowerRoman"/>
      <w:lvlText w:val="%3."/>
      <w:lvlJc w:val="right"/>
      <w:pPr>
        <w:tabs>
          <w:tab w:val="num" w:pos="2160"/>
        </w:tabs>
        <w:ind w:left="2160" w:hanging="180"/>
      </w:pPr>
    </w:lvl>
    <w:lvl w:ilvl="3" w:tplc="11ECF680" w:tentative="1">
      <w:start w:val="1"/>
      <w:numFmt w:val="decimal"/>
      <w:lvlText w:val="%4."/>
      <w:lvlJc w:val="left"/>
      <w:pPr>
        <w:tabs>
          <w:tab w:val="num" w:pos="2880"/>
        </w:tabs>
        <w:ind w:left="2880" w:hanging="360"/>
      </w:pPr>
    </w:lvl>
    <w:lvl w:ilvl="4" w:tplc="40B01C34" w:tentative="1">
      <w:start w:val="1"/>
      <w:numFmt w:val="lowerLetter"/>
      <w:lvlText w:val="%5."/>
      <w:lvlJc w:val="left"/>
      <w:pPr>
        <w:tabs>
          <w:tab w:val="num" w:pos="3600"/>
        </w:tabs>
        <w:ind w:left="3600" w:hanging="360"/>
      </w:pPr>
    </w:lvl>
    <w:lvl w:ilvl="5" w:tplc="6C068102" w:tentative="1">
      <w:start w:val="1"/>
      <w:numFmt w:val="lowerRoman"/>
      <w:lvlText w:val="%6."/>
      <w:lvlJc w:val="right"/>
      <w:pPr>
        <w:tabs>
          <w:tab w:val="num" w:pos="4320"/>
        </w:tabs>
        <w:ind w:left="4320" w:hanging="180"/>
      </w:pPr>
    </w:lvl>
    <w:lvl w:ilvl="6" w:tplc="D23CFE70" w:tentative="1">
      <w:start w:val="1"/>
      <w:numFmt w:val="decimal"/>
      <w:lvlText w:val="%7."/>
      <w:lvlJc w:val="left"/>
      <w:pPr>
        <w:tabs>
          <w:tab w:val="num" w:pos="5040"/>
        </w:tabs>
        <w:ind w:left="5040" w:hanging="360"/>
      </w:pPr>
    </w:lvl>
    <w:lvl w:ilvl="7" w:tplc="9AC6175C" w:tentative="1">
      <w:start w:val="1"/>
      <w:numFmt w:val="lowerLetter"/>
      <w:lvlText w:val="%8."/>
      <w:lvlJc w:val="left"/>
      <w:pPr>
        <w:tabs>
          <w:tab w:val="num" w:pos="5760"/>
        </w:tabs>
        <w:ind w:left="5760" w:hanging="360"/>
      </w:pPr>
    </w:lvl>
    <w:lvl w:ilvl="8" w:tplc="7AB26F2E" w:tentative="1">
      <w:start w:val="1"/>
      <w:numFmt w:val="lowerRoman"/>
      <w:lvlText w:val="%9."/>
      <w:lvlJc w:val="right"/>
      <w:pPr>
        <w:tabs>
          <w:tab w:val="num" w:pos="6480"/>
        </w:tabs>
        <w:ind w:left="6480" w:hanging="180"/>
      </w:pPr>
    </w:lvl>
  </w:abstractNum>
  <w:abstractNum w:abstractNumId="16">
    <w:nsid w:val="38AE2041"/>
    <w:multiLevelType w:val="hybridMultilevel"/>
    <w:tmpl w:val="0862164E"/>
    <w:lvl w:ilvl="0" w:tplc="87CC0450">
      <w:start w:val="1"/>
      <w:numFmt w:val="decimal"/>
      <w:pStyle w:val="CodeLineNumber"/>
      <w:lvlText w:val="%1."/>
      <w:lvlJc w:val="left"/>
      <w:pPr>
        <w:tabs>
          <w:tab w:val="num" w:pos="0"/>
        </w:tabs>
        <w:ind w:left="0" w:firstLine="0"/>
      </w:pPr>
      <w:rPr>
        <w:rFonts w:ascii="Courier New" w:hAnsi="Courier New" w:hint="default"/>
        <w:sz w:val="20"/>
      </w:rPr>
    </w:lvl>
    <w:lvl w:ilvl="1" w:tplc="BE52CFA2" w:tentative="1">
      <w:start w:val="1"/>
      <w:numFmt w:val="lowerLetter"/>
      <w:lvlText w:val="%2."/>
      <w:lvlJc w:val="left"/>
      <w:pPr>
        <w:tabs>
          <w:tab w:val="num" w:pos="1440"/>
        </w:tabs>
        <w:ind w:left="1440" w:hanging="360"/>
      </w:pPr>
    </w:lvl>
    <w:lvl w:ilvl="2" w:tplc="2166C766" w:tentative="1">
      <w:start w:val="1"/>
      <w:numFmt w:val="lowerRoman"/>
      <w:lvlText w:val="%3."/>
      <w:lvlJc w:val="right"/>
      <w:pPr>
        <w:tabs>
          <w:tab w:val="num" w:pos="2160"/>
        </w:tabs>
        <w:ind w:left="2160" w:hanging="180"/>
      </w:pPr>
    </w:lvl>
    <w:lvl w:ilvl="3" w:tplc="3CA263F0" w:tentative="1">
      <w:start w:val="1"/>
      <w:numFmt w:val="decimal"/>
      <w:lvlText w:val="%4."/>
      <w:lvlJc w:val="left"/>
      <w:pPr>
        <w:tabs>
          <w:tab w:val="num" w:pos="2880"/>
        </w:tabs>
        <w:ind w:left="2880" w:hanging="360"/>
      </w:pPr>
    </w:lvl>
    <w:lvl w:ilvl="4" w:tplc="4A609178" w:tentative="1">
      <w:start w:val="1"/>
      <w:numFmt w:val="lowerLetter"/>
      <w:lvlText w:val="%5."/>
      <w:lvlJc w:val="left"/>
      <w:pPr>
        <w:tabs>
          <w:tab w:val="num" w:pos="3600"/>
        </w:tabs>
        <w:ind w:left="3600" w:hanging="360"/>
      </w:pPr>
    </w:lvl>
    <w:lvl w:ilvl="5" w:tplc="355C5F0A" w:tentative="1">
      <w:start w:val="1"/>
      <w:numFmt w:val="lowerRoman"/>
      <w:lvlText w:val="%6."/>
      <w:lvlJc w:val="right"/>
      <w:pPr>
        <w:tabs>
          <w:tab w:val="num" w:pos="4320"/>
        </w:tabs>
        <w:ind w:left="4320" w:hanging="180"/>
      </w:pPr>
    </w:lvl>
    <w:lvl w:ilvl="6" w:tplc="5C0CA49A" w:tentative="1">
      <w:start w:val="1"/>
      <w:numFmt w:val="decimal"/>
      <w:lvlText w:val="%7."/>
      <w:lvlJc w:val="left"/>
      <w:pPr>
        <w:tabs>
          <w:tab w:val="num" w:pos="5040"/>
        </w:tabs>
        <w:ind w:left="5040" w:hanging="360"/>
      </w:pPr>
    </w:lvl>
    <w:lvl w:ilvl="7" w:tplc="0F9C416A" w:tentative="1">
      <w:start w:val="1"/>
      <w:numFmt w:val="lowerLetter"/>
      <w:lvlText w:val="%8."/>
      <w:lvlJc w:val="left"/>
      <w:pPr>
        <w:tabs>
          <w:tab w:val="num" w:pos="5760"/>
        </w:tabs>
        <w:ind w:left="5760" w:hanging="360"/>
      </w:pPr>
    </w:lvl>
    <w:lvl w:ilvl="8" w:tplc="0D98C730" w:tentative="1">
      <w:start w:val="1"/>
      <w:numFmt w:val="lowerRoman"/>
      <w:lvlText w:val="%9."/>
      <w:lvlJc w:val="right"/>
      <w:pPr>
        <w:tabs>
          <w:tab w:val="num" w:pos="6480"/>
        </w:tabs>
        <w:ind w:left="6480" w:hanging="180"/>
      </w:pPr>
    </w:lvl>
  </w:abstractNum>
  <w:abstractNum w:abstractNumId="17">
    <w:nsid w:val="3CC87637"/>
    <w:multiLevelType w:val="hybridMultilevel"/>
    <w:tmpl w:val="AC885514"/>
    <w:lvl w:ilvl="0" w:tplc="472EFDAC">
      <w:start w:val="1"/>
      <w:numFmt w:val="upperLetter"/>
      <w:pStyle w:val="Heading9"/>
      <w:lvlText w:val="Appendix %1"/>
      <w:lvlJc w:val="left"/>
      <w:pPr>
        <w:tabs>
          <w:tab w:val="num" w:pos="2880"/>
        </w:tabs>
        <w:ind w:left="2880" w:hanging="2880"/>
      </w:pPr>
      <w:rPr>
        <w:rFonts w:hint="default"/>
      </w:rPr>
    </w:lvl>
    <w:lvl w:ilvl="1" w:tplc="41861FC8" w:tentative="1">
      <w:start w:val="1"/>
      <w:numFmt w:val="lowerLetter"/>
      <w:lvlText w:val="%2."/>
      <w:lvlJc w:val="left"/>
      <w:pPr>
        <w:tabs>
          <w:tab w:val="num" w:pos="1440"/>
        </w:tabs>
        <w:ind w:left="1440" w:hanging="360"/>
      </w:pPr>
    </w:lvl>
    <w:lvl w:ilvl="2" w:tplc="8BE09A28" w:tentative="1">
      <w:start w:val="1"/>
      <w:numFmt w:val="lowerRoman"/>
      <w:lvlText w:val="%3."/>
      <w:lvlJc w:val="right"/>
      <w:pPr>
        <w:tabs>
          <w:tab w:val="num" w:pos="2160"/>
        </w:tabs>
        <w:ind w:left="2160" w:hanging="180"/>
      </w:pPr>
    </w:lvl>
    <w:lvl w:ilvl="3" w:tplc="8E6E8C7E" w:tentative="1">
      <w:start w:val="1"/>
      <w:numFmt w:val="decimal"/>
      <w:lvlText w:val="%4."/>
      <w:lvlJc w:val="left"/>
      <w:pPr>
        <w:tabs>
          <w:tab w:val="num" w:pos="2880"/>
        </w:tabs>
        <w:ind w:left="2880" w:hanging="360"/>
      </w:pPr>
    </w:lvl>
    <w:lvl w:ilvl="4" w:tplc="36FA79BE" w:tentative="1">
      <w:start w:val="1"/>
      <w:numFmt w:val="lowerLetter"/>
      <w:lvlText w:val="%5."/>
      <w:lvlJc w:val="left"/>
      <w:pPr>
        <w:tabs>
          <w:tab w:val="num" w:pos="3600"/>
        </w:tabs>
        <w:ind w:left="3600" w:hanging="360"/>
      </w:pPr>
    </w:lvl>
    <w:lvl w:ilvl="5" w:tplc="F956DF5A" w:tentative="1">
      <w:start w:val="1"/>
      <w:numFmt w:val="lowerRoman"/>
      <w:lvlText w:val="%6."/>
      <w:lvlJc w:val="right"/>
      <w:pPr>
        <w:tabs>
          <w:tab w:val="num" w:pos="4320"/>
        </w:tabs>
        <w:ind w:left="4320" w:hanging="180"/>
      </w:pPr>
    </w:lvl>
    <w:lvl w:ilvl="6" w:tplc="14822634" w:tentative="1">
      <w:start w:val="1"/>
      <w:numFmt w:val="decimal"/>
      <w:lvlText w:val="%7."/>
      <w:lvlJc w:val="left"/>
      <w:pPr>
        <w:tabs>
          <w:tab w:val="num" w:pos="5040"/>
        </w:tabs>
        <w:ind w:left="5040" w:hanging="360"/>
      </w:pPr>
    </w:lvl>
    <w:lvl w:ilvl="7" w:tplc="0A40921C" w:tentative="1">
      <w:start w:val="1"/>
      <w:numFmt w:val="lowerLetter"/>
      <w:lvlText w:val="%8."/>
      <w:lvlJc w:val="left"/>
      <w:pPr>
        <w:tabs>
          <w:tab w:val="num" w:pos="5760"/>
        </w:tabs>
        <w:ind w:left="5760" w:hanging="360"/>
      </w:pPr>
    </w:lvl>
    <w:lvl w:ilvl="8" w:tplc="AE3821DA" w:tentative="1">
      <w:start w:val="1"/>
      <w:numFmt w:val="lowerRoman"/>
      <w:lvlText w:val="%9."/>
      <w:lvlJc w:val="right"/>
      <w:pPr>
        <w:tabs>
          <w:tab w:val="num" w:pos="6480"/>
        </w:tabs>
        <w:ind w:left="6480" w:hanging="180"/>
      </w:pPr>
    </w:lvl>
  </w:abstractNum>
  <w:abstractNum w:abstractNumId="18">
    <w:nsid w:val="4F397D30"/>
    <w:multiLevelType w:val="hybridMultilevel"/>
    <w:tmpl w:val="F452A5CC"/>
    <w:lvl w:ilvl="0" w:tplc="25F2FA0E">
      <w:start w:val="1"/>
      <w:numFmt w:val="bullet"/>
      <w:pStyle w:val="TableBullet"/>
      <w:lvlText w:val=""/>
      <w:lvlJc w:val="left"/>
      <w:pPr>
        <w:tabs>
          <w:tab w:val="num" w:pos="216"/>
        </w:tabs>
        <w:ind w:left="216" w:hanging="216"/>
      </w:pPr>
      <w:rPr>
        <w:rFonts w:ascii="Symbol" w:hAnsi="Symbol" w:hint="default"/>
      </w:rPr>
    </w:lvl>
    <w:lvl w:ilvl="1" w:tplc="9A10F5AE" w:tentative="1">
      <w:start w:val="1"/>
      <w:numFmt w:val="bullet"/>
      <w:lvlText w:val="o"/>
      <w:lvlJc w:val="left"/>
      <w:pPr>
        <w:tabs>
          <w:tab w:val="num" w:pos="1440"/>
        </w:tabs>
        <w:ind w:left="1440" w:hanging="360"/>
      </w:pPr>
      <w:rPr>
        <w:rFonts w:ascii="Courier New" w:hAnsi="Courier New" w:cs="Courier New" w:hint="default"/>
      </w:rPr>
    </w:lvl>
    <w:lvl w:ilvl="2" w:tplc="AE64C3D8" w:tentative="1">
      <w:start w:val="1"/>
      <w:numFmt w:val="bullet"/>
      <w:lvlText w:val=""/>
      <w:lvlJc w:val="left"/>
      <w:pPr>
        <w:tabs>
          <w:tab w:val="num" w:pos="2160"/>
        </w:tabs>
        <w:ind w:left="2160" w:hanging="360"/>
      </w:pPr>
      <w:rPr>
        <w:rFonts w:ascii="Wingdings" w:hAnsi="Wingdings" w:hint="default"/>
      </w:rPr>
    </w:lvl>
    <w:lvl w:ilvl="3" w:tplc="EC984668" w:tentative="1">
      <w:start w:val="1"/>
      <w:numFmt w:val="bullet"/>
      <w:lvlText w:val=""/>
      <w:lvlJc w:val="left"/>
      <w:pPr>
        <w:tabs>
          <w:tab w:val="num" w:pos="2880"/>
        </w:tabs>
        <w:ind w:left="2880" w:hanging="360"/>
      </w:pPr>
      <w:rPr>
        <w:rFonts w:ascii="Symbol" w:hAnsi="Symbol" w:hint="default"/>
      </w:rPr>
    </w:lvl>
    <w:lvl w:ilvl="4" w:tplc="99E0CC0A" w:tentative="1">
      <w:start w:val="1"/>
      <w:numFmt w:val="bullet"/>
      <w:lvlText w:val="o"/>
      <w:lvlJc w:val="left"/>
      <w:pPr>
        <w:tabs>
          <w:tab w:val="num" w:pos="3600"/>
        </w:tabs>
        <w:ind w:left="3600" w:hanging="360"/>
      </w:pPr>
      <w:rPr>
        <w:rFonts w:ascii="Courier New" w:hAnsi="Courier New" w:cs="Courier New" w:hint="default"/>
      </w:rPr>
    </w:lvl>
    <w:lvl w:ilvl="5" w:tplc="2230E532" w:tentative="1">
      <w:start w:val="1"/>
      <w:numFmt w:val="bullet"/>
      <w:lvlText w:val=""/>
      <w:lvlJc w:val="left"/>
      <w:pPr>
        <w:tabs>
          <w:tab w:val="num" w:pos="4320"/>
        </w:tabs>
        <w:ind w:left="4320" w:hanging="360"/>
      </w:pPr>
      <w:rPr>
        <w:rFonts w:ascii="Wingdings" w:hAnsi="Wingdings" w:hint="default"/>
      </w:rPr>
    </w:lvl>
    <w:lvl w:ilvl="6" w:tplc="592C7E34" w:tentative="1">
      <w:start w:val="1"/>
      <w:numFmt w:val="bullet"/>
      <w:lvlText w:val=""/>
      <w:lvlJc w:val="left"/>
      <w:pPr>
        <w:tabs>
          <w:tab w:val="num" w:pos="5040"/>
        </w:tabs>
        <w:ind w:left="5040" w:hanging="360"/>
      </w:pPr>
      <w:rPr>
        <w:rFonts w:ascii="Symbol" w:hAnsi="Symbol" w:hint="default"/>
      </w:rPr>
    </w:lvl>
    <w:lvl w:ilvl="7" w:tplc="35FC8DB2" w:tentative="1">
      <w:start w:val="1"/>
      <w:numFmt w:val="bullet"/>
      <w:lvlText w:val="o"/>
      <w:lvlJc w:val="left"/>
      <w:pPr>
        <w:tabs>
          <w:tab w:val="num" w:pos="5760"/>
        </w:tabs>
        <w:ind w:left="5760" w:hanging="360"/>
      </w:pPr>
      <w:rPr>
        <w:rFonts w:ascii="Courier New" w:hAnsi="Courier New" w:cs="Courier New" w:hint="default"/>
      </w:rPr>
    </w:lvl>
    <w:lvl w:ilvl="8" w:tplc="877C1814" w:tentative="1">
      <w:start w:val="1"/>
      <w:numFmt w:val="bullet"/>
      <w:lvlText w:val=""/>
      <w:lvlJc w:val="left"/>
      <w:pPr>
        <w:tabs>
          <w:tab w:val="num" w:pos="6480"/>
        </w:tabs>
        <w:ind w:left="6480" w:hanging="360"/>
      </w:pPr>
      <w:rPr>
        <w:rFonts w:ascii="Wingdings" w:hAnsi="Wingdings" w:hint="default"/>
      </w:rPr>
    </w:lvl>
  </w:abstractNum>
  <w:abstractNum w:abstractNumId="19">
    <w:nsid w:val="51E63063"/>
    <w:multiLevelType w:val="hybridMultilevel"/>
    <w:tmpl w:val="6A14E5C0"/>
    <w:lvl w:ilvl="0" w:tplc="99A4D7C2">
      <w:start w:val="1"/>
      <w:numFmt w:val="decimal"/>
      <w:pStyle w:val="Heading1"/>
      <w:lvlText w:val="Chapter %1"/>
      <w:lvlJc w:val="left"/>
      <w:pPr>
        <w:tabs>
          <w:tab w:val="num" w:pos="2520"/>
        </w:tabs>
        <w:ind w:left="2520" w:hanging="2520"/>
      </w:pPr>
      <w:rPr>
        <w:rFonts w:hint="default"/>
      </w:rPr>
    </w:lvl>
    <w:lvl w:ilvl="1" w:tplc="A60EE19C" w:tentative="1">
      <w:start w:val="1"/>
      <w:numFmt w:val="lowerLetter"/>
      <w:lvlText w:val="%2."/>
      <w:lvlJc w:val="left"/>
      <w:pPr>
        <w:tabs>
          <w:tab w:val="num" w:pos="1440"/>
        </w:tabs>
        <w:ind w:left="1440" w:hanging="360"/>
      </w:pPr>
    </w:lvl>
    <w:lvl w:ilvl="2" w:tplc="C35AC9EA" w:tentative="1">
      <w:start w:val="1"/>
      <w:numFmt w:val="lowerRoman"/>
      <w:lvlText w:val="%3."/>
      <w:lvlJc w:val="right"/>
      <w:pPr>
        <w:tabs>
          <w:tab w:val="num" w:pos="2160"/>
        </w:tabs>
        <w:ind w:left="2160" w:hanging="180"/>
      </w:pPr>
    </w:lvl>
    <w:lvl w:ilvl="3" w:tplc="A2DE9B24" w:tentative="1">
      <w:start w:val="1"/>
      <w:numFmt w:val="decimal"/>
      <w:lvlText w:val="%4."/>
      <w:lvlJc w:val="left"/>
      <w:pPr>
        <w:tabs>
          <w:tab w:val="num" w:pos="2880"/>
        </w:tabs>
        <w:ind w:left="2880" w:hanging="360"/>
      </w:pPr>
    </w:lvl>
    <w:lvl w:ilvl="4" w:tplc="3514C004" w:tentative="1">
      <w:start w:val="1"/>
      <w:numFmt w:val="lowerLetter"/>
      <w:lvlText w:val="%5."/>
      <w:lvlJc w:val="left"/>
      <w:pPr>
        <w:tabs>
          <w:tab w:val="num" w:pos="3600"/>
        </w:tabs>
        <w:ind w:left="3600" w:hanging="360"/>
      </w:pPr>
    </w:lvl>
    <w:lvl w:ilvl="5" w:tplc="130AD236" w:tentative="1">
      <w:start w:val="1"/>
      <w:numFmt w:val="lowerRoman"/>
      <w:lvlText w:val="%6."/>
      <w:lvlJc w:val="right"/>
      <w:pPr>
        <w:tabs>
          <w:tab w:val="num" w:pos="4320"/>
        </w:tabs>
        <w:ind w:left="4320" w:hanging="180"/>
      </w:pPr>
    </w:lvl>
    <w:lvl w:ilvl="6" w:tplc="0D606750" w:tentative="1">
      <w:start w:val="1"/>
      <w:numFmt w:val="decimal"/>
      <w:lvlText w:val="%7."/>
      <w:lvlJc w:val="left"/>
      <w:pPr>
        <w:tabs>
          <w:tab w:val="num" w:pos="5040"/>
        </w:tabs>
        <w:ind w:left="5040" w:hanging="360"/>
      </w:pPr>
    </w:lvl>
    <w:lvl w:ilvl="7" w:tplc="EC483BC8" w:tentative="1">
      <w:start w:val="1"/>
      <w:numFmt w:val="lowerLetter"/>
      <w:lvlText w:val="%8."/>
      <w:lvlJc w:val="left"/>
      <w:pPr>
        <w:tabs>
          <w:tab w:val="num" w:pos="5760"/>
        </w:tabs>
        <w:ind w:left="5760" w:hanging="360"/>
      </w:pPr>
    </w:lvl>
    <w:lvl w:ilvl="8" w:tplc="CF00CF6C" w:tentative="1">
      <w:start w:val="1"/>
      <w:numFmt w:val="lowerRoman"/>
      <w:lvlText w:val="%9."/>
      <w:lvlJc w:val="right"/>
      <w:pPr>
        <w:tabs>
          <w:tab w:val="num" w:pos="6480"/>
        </w:tabs>
        <w:ind w:left="6480" w:hanging="180"/>
      </w:pPr>
    </w:lvl>
  </w:abstractNum>
  <w:abstractNum w:abstractNumId="20">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0"/>
  </w:num>
  <w:num w:numId="2">
    <w:abstractNumId w:val="12"/>
  </w:num>
  <w:num w:numId="3">
    <w:abstractNumId w:val="14"/>
  </w:num>
  <w:num w:numId="4">
    <w:abstractNumId w:val="10"/>
  </w:num>
  <w:num w:numId="5">
    <w:abstractNumId w:val="17"/>
  </w:num>
  <w:num w:numId="6">
    <w:abstractNumId w:val="6"/>
  </w:num>
  <w:num w:numId="7">
    <w:abstractNumId w:val="5"/>
  </w:num>
  <w:num w:numId="8">
    <w:abstractNumId w:val="4"/>
  </w:num>
  <w:num w:numId="9">
    <w:abstractNumId w:val="0"/>
  </w:num>
  <w:num w:numId="10">
    <w:abstractNumId w:val="18"/>
  </w:num>
  <w:num w:numId="11">
    <w:abstractNumId w:val="15"/>
  </w:num>
  <w:num w:numId="12">
    <w:abstractNumId w:val="19"/>
  </w:num>
  <w:num w:numId="13">
    <w:abstractNumId w:val="16"/>
  </w:num>
  <w:num w:numId="14">
    <w:abstractNumId w:val="8"/>
  </w:num>
  <w:num w:numId="15">
    <w:abstractNumId w:val="9"/>
  </w:num>
  <w:num w:numId="16">
    <w:abstractNumId w:val="7"/>
  </w:num>
  <w:num w:numId="17">
    <w:abstractNumId w:val="8"/>
  </w:num>
  <w:num w:numId="18">
    <w:abstractNumId w:val="2"/>
  </w:num>
  <w:num w:numId="19">
    <w:abstractNumId w:val="1"/>
  </w:num>
  <w:num w:numId="20">
    <w:abstractNumId w:val="3"/>
    <w:lvlOverride w:ilvl="0">
      <w:startOverride w:val="1"/>
    </w:lvlOverride>
  </w:num>
  <w:num w:numId="21">
    <w:abstractNumId w:val="3"/>
    <w:lvlOverride w:ilvl="0">
      <w:startOverride w:val="1"/>
    </w:lvlOverride>
  </w:num>
  <w:num w:numId="22">
    <w:abstractNumId w:val="8"/>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3"/>
  </w:num>
  <w:num w:numId="40">
    <w:abstractNumId w:val="3"/>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3"/>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8"/>
    <w:lvlOverride w:ilvl="0">
      <w:startOverride w:val="1"/>
    </w:lvlOverride>
  </w:num>
  <w:num w:numId="76">
    <w:abstractNumId w:val="8"/>
    <w:lvlOverride w:ilvl="0">
      <w:startOverride w:val="1"/>
    </w:lvlOverride>
  </w:num>
  <w:num w:numId="77">
    <w:abstractNumId w:val="8"/>
    <w:lvlOverride w:ilvl="0">
      <w:startOverride w:val="1"/>
    </w:lvlOverride>
  </w:num>
  <w:num w:numId="78">
    <w:abstractNumId w:val="8"/>
    <w:lvlOverride w:ilvl="0">
      <w:startOverride w:val="1"/>
    </w:lvlOverride>
  </w:num>
  <w:num w:numId="79">
    <w:abstractNumId w:val="8"/>
    <w:lvlOverride w:ilvl="0">
      <w:startOverride w:val="1"/>
    </w:lvlOverride>
  </w:num>
  <w:num w:numId="80">
    <w:abstractNumId w:val="8"/>
    <w:lvlOverride w:ilvl="0">
      <w:startOverride w:val="1"/>
    </w:lvlOverride>
  </w:num>
  <w:num w:numId="81">
    <w:abstractNumId w:val="8"/>
    <w:lvlOverride w:ilvl="0">
      <w:startOverride w:val="1"/>
    </w:lvlOverride>
  </w:num>
  <w:num w:numId="82">
    <w:abstractNumId w:val="8"/>
    <w:lvlOverride w:ilvl="0">
      <w:startOverride w:val="1"/>
    </w:lvlOverride>
  </w:num>
  <w:num w:numId="83">
    <w:abstractNumId w:val="8"/>
    <w:lvlOverride w:ilvl="0">
      <w:startOverride w:val="1"/>
    </w:lvlOverride>
  </w:num>
  <w:num w:numId="84">
    <w:abstractNumId w:val="8"/>
    <w:lvlOverride w:ilvl="0">
      <w:startOverride w:val="1"/>
    </w:lvlOverride>
  </w:num>
  <w:num w:numId="85">
    <w:abstractNumId w:val="8"/>
    <w:lvlOverride w:ilvl="0">
      <w:startOverride w:val="1"/>
    </w:lvlOverride>
  </w:num>
  <w:num w:numId="86">
    <w:abstractNumId w:val="8"/>
    <w:lvlOverride w:ilvl="0">
      <w:startOverride w:val="1"/>
    </w:lvlOverride>
  </w:num>
  <w:num w:numId="87">
    <w:abstractNumId w:val="8"/>
    <w:lvlOverride w:ilvl="0">
      <w:startOverride w:val="1"/>
    </w:lvlOverride>
  </w:num>
  <w:num w:numId="88">
    <w:abstractNumId w:val="8"/>
    <w:lvlOverride w:ilvl="0">
      <w:startOverride w:val="1"/>
    </w:lvlOverride>
  </w:num>
  <w:num w:numId="89">
    <w:abstractNumId w:val="8"/>
    <w:lvlOverride w:ilvl="0">
      <w:startOverride w:val="1"/>
    </w:lvlOverride>
  </w:num>
  <w:num w:numId="90">
    <w:abstractNumId w:val="8"/>
    <w:lvlOverride w:ilvl="0">
      <w:startOverride w:val="1"/>
    </w:lvlOverride>
  </w:num>
  <w:num w:numId="91">
    <w:abstractNumId w:val="8"/>
    <w:lvlOverride w:ilvl="0">
      <w:startOverride w:val="1"/>
    </w:lvlOverride>
  </w:num>
  <w:num w:numId="92">
    <w:abstractNumId w:val="13"/>
  </w:num>
  <w:num w:numId="93">
    <w:abstractNumId w:val="8"/>
    <w:lvlOverride w:ilvl="0">
      <w:startOverride w:val="1"/>
    </w:lvlOverride>
  </w:num>
  <w:num w:numId="94">
    <w:abstractNumId w:val="8"/>
    <w:lvlOverride w:ilvl="0">
      <w:startOverride w:val="1"/>
    </w:lvlOverride>
  </w:num>
  <w:num w:numId="95">
    <w:abstractNumId w:val="8"/>
  </w:num>
  <w:num w:numId="96">
    <w:abstractNumId w:val="11"/>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24578"/>
  </w:hdrShapeDefaults>
  <w:footnotePr>
    <w:footnote w:id="0"/>
    <w:footnote w:id="1"/>
  </w:footnotePr>
  <w:endnotePr>
    <w:endnote w:id="0"/>
    <w:endnote w:id="1"/>
  </w:endnotePr>
  <w:compat/>
  <w:rsids>
    <w:rsidRoot w:val="00233F60"/>
    <w:rsid w:val="000029DD"/>
    <w:rsid w:val="0000395B"/>
    <w:rsid w:val="000052B7"/>
    <w:rsid w:val="00005350"/>
    <w:rsid w:val="00005952"/>
    <w:rsid w:val="00006215"/>
    <w:rsid w:val="00011405"/>
    <w:rsid w:val="00012C64"/>
    <w:rsid w:val="000138FB"/>
    <w:rsid w:val="00020356"/>
    <w:rsid w:val="000205F5"/>
    <w:rsid w:val="000206F8"/>
    <w:rsid w:val="00021466"/>
    <w:rsid w:val="00021C01"/>
    <w:rsid w:val="0002273F"/>
    <w:rsid w:val="000233E7"/>
    <w:rsid w:val="000270F3"/>
    <w:rsid w:val="000329B2"/>
    <w:rsid w:val="00034332"/>
    <w:rsid w:val="00034649"/>
    <w:rsid w:val="00035FB0"/>
    <w:rsid w:val="00037437"/>
    <w:rsid w:val="00037F6B"/>
    <w:rsid w:val="000425A4"/>
    <w:rsid w:val="0004265F"/>
    <w:rsid w:val="00045344"/>
    <w:rsid w:val="000469C3"/>
    <w:rsid w:val="000473E3"/>
    <w:rsid w:val="00055CDF"/>
    <w:rsid w:val="000568B8"/>
    <w:rsid w:val="000621CD"/>
    <w:rsid w:val="000627E2"/>
    <w:rsid w:val="00070D41"/>
    <w:rsid w:val="000748C5"/>
    <w:rsid w:val="000776D4"/>
    <w:rsid w:val="00077759"/>
    <w:rsid w:val="000802DF"/>
    <w:rsid w:val="000808B2"/>
    <w:rsid w:val="00082A8A"/>
    <w:rsid w:val="000830A0"/>
    <w:rsid w:val="000849BE"/>
    <w:rsid w:val="00084A4B"/>
    <w:rsid w:val="0008523D"/>
    <w:rsid w:val="00085C82"/>
    <w:rsid w:val="00086444"/>
    <w:rsid w:val="000912A5"/>
    <w:rsid w:val="00091B4A"/>
    <w:rsid w:val="00094ABF"/>
    <w:rsid w:val="00095093"/>
    <w:rsid w:val="00096BB5"/>
    <w:rsid w:val="00097CB6"/>
    <w:rsid w:val="000A2D5B"/>
    <w:rsid w:val="000A526E"/>
    <w:rsid w:val="000A5D19"/>
    <w:rsid w:val="000B0798"/>
    <w:rsid w:val="000B3D31"/>
    <w:rsid w:val="000B3D43"/>
    <w:rsid w:val="000B6309"/>
    <w:rsid w:val="000B7EEE"/>
    <w:rsid w:val="000C2419"/>
    <w:rsid w:val="000C4213"/>
    <w:rsid w:val="000C4ADE"/>
    <w:rsid w:val="000C592D"/>
    <w:rsid w:val="000C5DD9"/>
    <w:rsid w:val="000C6000"/>
    <w:rsid w:val="000C6411"/>
    <w:rsid w:val="000C649E"/>
    <w:rsid w:val="000D4B9F"/>
    <w:rsid w:val="000D577A"/>
    <w:rsid w:val="000E194D"/>
    <w:rsid w:val="000E3253"/>
    <w:rsid w:val="000E3F72"/>
    <w:rsid w:val="000E4192"/>
    <w:rsid w:val="000F1EE1"/>
    <w:rsid w:val="000F3503"/>
    <w:rsid w:val="000F4574"/>
    <w:rsid w:val="000F48C6"/>
    <w:rsid w:val="000F63AA"/>
    <w:rsid w:val="000F7AA0"/>
    <w:rsid w:val="00101283"/>
    <w:rsid w:val="00101312"/>
    <w:rsid w:val="0010304B"/>
    <w:rsid w:val="001043B3"/>
    <w:rsid w:val="00107CAB"/>
    <w:rsid w:val="00132D4E"/>
    <w:rsid w:val="0014030E"/>
    <w:rsid w:val="0014069C"/>
    <w:rsid w:val="00141274"/>
    <w:rsid w:val="0014211A"/>
    <w:rsid w:val="00142DD8"/>
    <w:rsid w:val="00151BB0"/>
    <w:rsid w:val="00152187"/>
    <w:rsid w:val="001548D8"/>
    <w:rsid w:val="00156511"/>
    <w:rsid w:val="0015706F"/>
    <w:rsid w:val="00157B13"/>
    <w:rsid w:val="001606F6"/>
    <w:rsid w:val="0016074A"/>
    <w:rsid w:val="0016122C"/>
    <w:rsid w:val="00161DBD"/>
    <w:rsid w:val="001627B5"/>
    <w:rsid w:val="00162E64"/>
    <w:rsid w:val="001634D2"/>
    <w:rsid w:val="00164094"/>
    <w:rsid w:val="00172ABC"/>
    <w:rsid w:val="001735A6"/>
    <w:rsid w:val="00174A59"/>
    <w:rsid w:val="001778A2"/>
    <w:rsid w:val="001944AD"/>
    <w:rsid w:val="00194AFB"/>
    <w:rsid w:val="001953B7"/>
    <w:rsid w:val="00195D94"/>
    <w:rsid w:val="0019658F"/>
    <w:rsid w:val="00197D73"/>
    <w:rsid w:val="001A0310"/>
    <w:rsid w:val="001A2CFB"/>
    <w:rsid w:val="001A6197"/>
    <w:rsid w:val="001B3BDA"/>
    <w:rsid w:val="001B67FD"/>
    <w:rsid w:val="001C00E2"/>
    <w:rsid w:val="001C7D9A"/>
    <w:rsid w:val="001D0A8E"/>
    <w:rsid w:val="001D21B7"/>
    <w:rsid w:val="001D2312"/>
    <w:rsid w:val="001D2F1F"/>
    <w:rsid w:val="001D32ED"/>
    <w:rsid w:val="001D5CD4"/>
    <w:rsid w:val="001D5EF2"/>
    <w:rsid w:val="001D7962"/>
    <w:rsid w:val="001E0015"/>
    <w:rsid w:val="001E0F42"/>
    <w:rsid w:val="001E1FCA"/>
    <w:rsid w:val="001E23CB"/>
    <w:rsid w:val="001E2910"/>
    <w:rsid w:val="001E3E53"/>
    <w:rsid w:val="001E4D08"/>
    <w:rsid w:val="001F05D4"/>
    <w:rsid w:val="001F0AD7"/>
    <w:rsid w:val="001F2658"/>
    <w:rsid w:val="001F7747"/>
    <w:rsid w:val="00200F32"/>
    <w:rsid w:val="0020171D"/>
    <w:rsid w:val="00201CF4"/>
    <w:rsid w:val="00203052"/>
    <w:rsid w:val="00205C1C"/>
    <w:rsid w:val="00215A99"/>
    <w:rsid w:val="0022006C"/>
    <w:rsid w:val="00222676"/>
    <w:rsid w:val="002251CA"/>
    <w:rsid w:val="00230E0F"/>
    <w:rsid w:val="00233F60"/>
    <w:rsid w:val="00236694"/>
    <w:rsid w:val="002425C1"/>
    <w:rsid w:val="0024333E"/>
    <w:rsid w:val="0024423F"/>
    <w:rsid w:val="00245EF8"/>
    <w:rsid w:val="002465C4"/>
    <w:rsid w:val="00253939"/>
    <w:rsid w:val="00257618"/>
    <w:rsid w:val="00257D94"/>
    <w:rsid w:val="00261F88"/>
    <w:rsid w:val="00266A94"/>
    <w:rsid w:val="00271DCF"/>
    <w:rsid w:val="002777AC"/>
    <w:rsid w:val="00281690"/>
    <w:rsid w:val="0028619C"/>
    <w:rsid w:val="00291F1F"/>
    <w:rsid w:val="00293557"/>
    <w:rsid w:val="00294ABA"/>
    <w:rsid w:val="00297C42"/>
    <w:rsid w:val="002A01FA"/>
    <w:rsid w:val="002A0A3D"/>
    <w:rsid w:val="002A3C9A"/>
    <w:rsid w:val="002A444F"/>
    <w:rsid w:val="002A51CC"/>
    <w:rsid w:val="002A5D60"/>
    <w:rsid w:val="002B0B51"/>
    <w:rsid w:val="002B30BB"/>
    <w:rsid w:val="002B4F91"/>
    <w:rsid w:val="002B6D1A"/>
    <w:rsid w:val="002B7310"/>
    <w:rsid w:val="002B7E1F"/>
    <w:rsid w:val="002C03D1"/>
    <w:rsid w:val="002C1791"/>
    <w:rsid w:val="002C3D7E"/>
    <w:rsid w:val="002C4039"/>
    <w:rsid w:val="002C7B07"/>
    <w:rsid w:val="002D1BE3"/>
    <w:rsid w:val="002D396D"/>
    <w:rsid w:val="002D4312"/>
    <w:rsid w:val="002D504C"/>
    <w:rsid w:val="002D7574"/>
    <w:rsid w:val="002E00BB"/>
    <w:rsid w:val="002E0FD6"/>
    <w:rsid w:val="002E2941"/>
    <w:rsid w:val="002E570B"/>
    <w:rsid w:val="002E64CB"/>
    <w:rsid w:val="002F0542"/>
    <w:rsid w:val="002F13FE"/>
    <w:rsid w:val="002F302B"/>
    <w:rsid w:val="002F385E"/>
    <w:rsid w:val="002F3E78"/>
    <w:rsid w:val="002F3ECF"/>
    <w:rsid w:val="002F4166"/>
    <w:rsid w:val="002F4B81"/>
    <w:rsid w:val="002F4FBE"/>
    <w:rsid w:val="002F5B23"/>
    <w:rsid w:val="002F7185"/>
    <w:rsid w:val="00302F29"/>
    <w:rsid w:val="003048C2"/>
    <w:rsid w:val="00305E87"/>
    <w:rsid w:val="0031045D"/>
    <w:rsid w:val="00315838"/>
    <w:rsid w:val="0032168B"/>
    <w:rsid w:val="003243D1"/>
    <w:rsid w:val="00332CD0"/>
    <w:rsid w:val="00337233"/>
    <w:rsid w:val="00337DDF"/>
    <w:rsid w:val="003419CB"/>
    <w:rsid w:val="00342AC2"/>
    <w:rsid w:val="00344798"/>
    <w:rsid w:val="003447FF"/>
    <w:rsid w:val="00345282"/>
    <w:rsid w:val="0034792E"/>
    <w:rsid w:val="00347FAE"/>
    <w:rsid w:val="00351134"/>
    <w:rsid w:val="00352464"/>
    <w:rsid w:val="00353D6E"/>
    <w:rsid w:val="00360CDE"/>
    <w:rsid w:val="003615EB"/>
    <w:rsid w:val="00362407"/>
    <w:rsid w:val="00371CA3"/>
    <w:rsid w:val="00381F11"/>
    <w:rsid w:val="003831B8"/>
    <w:rsid w:val="003838BF"/>
    <w:rsid w:val="00384012"/>
    <w:rsid w:val="00384992"/>
    <w:rsid w:val="003859C3"/>
    <w:rsid w:val="0039040D"/>
    <w:rsid w:val="0039252F"/>
    <w:rsid w:val="00393541"/>
    <w:rsid w:val="00393F87"/>
    <w:rsid w:val="003941C1"/>
    <w:rsid w:val="003958BF"/>
    <w:rsid w:val="00396478"/>
    <w:rsid w:val="003979EE"/>
    <w:rsid w:val="00397D08"/>
    <w:rsid w:val="00397D9D"/>
    <w:rsid w:val="003A163F"/>
    <w:rsid w:val="003A2E67"/>
    <w:rsid w:val="003A44A5"/>
    <w:rsid w:val="003A6A2D"/>
    <w:rsid w:val="003A77E1"/>
    <w:rsid w:val="003B07B3"/>
    <w:rsid w:val="003B09FC"/>
    <w:rsid w:val="003B14CC"/>
    <w:rsid w:val="003B1697"/>
    <w:rsid w:val="003B26A0"/>
    <w:rsid w:val="003B2D32"/>
    <w:rsid w:val="003B3950"/>
    <w:rsid w:val="003C1E62"/>
    <w:rsid w:val="003C3705"/>
    <w:rsid w:val="003C414A"/>
    <w:rsid w:val="003C462A"/>
    <w:rsid w:val="003D1CC6"/>
    <w:rsid w:val="003D285E"/>
    <w:rsid w:val="003D3D4F"/>
    <w:rsid w:val="003D4C4E"/>
    <w:rsid w:val="003D5927"/>
    <w:rsid w:val="003D59D1"/>
    <w:rsid w:val="003D620E"/>
    <w:rsid w:val="003D668F"/>
    <w:rsid w:val="003E32E6"/>
    <w:rsid w:val="003E53A8"/>
    <w:rsid w:val="003E6E27"/>
    <w:rsid w:val="003E73BA"/>
    <w:rsid w:val="003F0F1E"/>
    <w:rsid w:val="003F4553"/>
    <w:rsid w:val="00400660"/>
    <w:rsid w:val="004007D5"/>
    <w:rsid w:val="00401FD2"/>
    <w:rsid w:val="00410AA1"/>
    <w:rsid w:val="004116AB"/>
    <w:rsid w:val="00411DCA"/>
    <w:rsid w:val="00412112"/>
    <w:rsid w:val="00414346"/>
    <w:rsid w:val="0041455D"/>
    <w:rsid w:val="00414757"/>
    <w:rsid w:val="00416C7F"/>
    <w:rsid w:val="004246E1"/>
    <w:rsid w:val="00431949"/>
    <w:rsid w:val="004321D3"/>
    <w:rsid w:val="00437365"/>
    <w:rsid w:val="00440412"/>
    <w:rsid w:val="00443619"/>
    <w:rsid w:val="0044463B"/>
    <w:rsid w:val="00450B70"/>
    <w:rsid w:val="00453BB9"/>
    <w:rsid w:val="004549BD"/>
    <w:rsid w:val="00455189"/>
    <w:rsid w:val="00455785"/>
    <w:rsid w:val="00455A66"/>
    <w:rsid w:val="00470007"/>
    <w:rsid w:val="004724E4"/>
    <w:rsid w:val="004733D9"/>
    <w:rsid w:val="004823B4"/>
    <w:rsid w:val="00482E6F"/>
    <w:rsid w:val="00484A22"/>
    <w:rsid w:val="0048622F"/>
    <w:rsid w:val="00486678"/>
    <w:rsid w:val="00493651"/>
    <w:rsid w:val="00493DA9"/>
    <w:rsid w:val="00496095"/>
    <w:rsid w:val="004A270A"/>
    <w:rsid w:val="004A2BD2"/>
    <w:rsid w:val="004A7419"/>
    <w:rsid w:val="004B0186"/>
    <w:rsid w:val="004B0217"/>
    <w:rsid w:val="004B1C8A"/>
    <w:rsid w:val="004B3F27"/>
    <w:rsid w:val="004B6D1D"/>
    <w:rsid w:val="004B7991"/>
    <w:rsid w:val="004C200C"/>
    <w:rsid w:val="004C4378"/>
    <w:rsid w:val="004C44D1"/>
    <w:rsid w:val="004C6905"/>
    <w:rsid w:val="004D0B68"/>
    <w:rsid w:val="004D0CD8"/>
    <w:rsid w:val="004D0F75"/>
    <w:rsid w:val="004D1F74"/>
    <w:rsid w:val="004D2179"/>
    <w:rsid w:val="004D49D0"/>
    <w:rsid w:val="004D53A2"/>
    <w:rsid w:val="004D6CEF"/>
    <w:rsid w:val="004E5224"/>
    <w:rsid w:val="004E6839"/>
    <w:rsid w:val="004F0077"/>
    <w:rsid w:val="004F1FFC"/>
    <w:rsid w:val="004F3E68"/>
    <w:rsid w:val="004F47E7"/>
    <w:rsid w:val="004F4B23"/>
    <w:rsid w:val="004F7051"/>
    <w:rsid w:val="004F7C52"/>
    <w:rsid w:val="00502ADE"/>
    <w:rsid w:val="00503C26"/>
    <w:rsid w:val="005048BE"/>
    <w:rsid w:val="00505CC2"/>
    <w:rsid w:val="0050777D"/>
    <w:rsid w:val="00507A11"/>
    <w:rsid w:val="00511068"/>
    <w:rsid w:val="00512A76"/>
    <w:rsid w:val="005131E8"/>
    <w:rsid w:val="005133FE"/>
    <w:rsid w:val="0051575D"/>
    <w:rsid w:val="00516861"/>
    <w:rsid w:val="00516BE5"/>
    <w:rsid w:val="00517560"/>
    <w:rsid w:val="005205F4"/>
    <w:rsid w:val="00520DC9"/>
    <w:rsid w:val="00521EBB"/>
    <w:rsid w:val="005254D4"/>
    <w:rsid w:val="005337C4"/>
    <w:rsid w:val="00535BBE"/>
    <w:rsid w:val="00535C99"/>
    <w:rsid w:val="005369EF"/>
    <w:rsid w:val="00537441"/>
    <w:rsid w:val="00546B5D"/>
    <w:rsid w:val="00546D2D"/>
    <w:rsid w:val="005477D2"/>
    <w:rsid w:val="00551117"/>
    <w:rsid w:val="005538F2"/>
    <w:rsid w:val="00553D62"/>
    <w:rsid w:val="00562EF7"/>
    <w:rsid w:val="00570669"/>
    <w:rsid w:val="00570754"/>
    <w:rsid w:val="005716AC"/>
    <w:rsid w:val="00571DAC"/>
    <w:rsid w:val="0057232F"/>
    <w:rsid w:val="00572FEB"/>
    <w:rsid w:val="00573171"/>
    <w:rsid w:val="00573885"/>
    <w:rsid w:val="0057550C"/>
    <w:rsid w:val="0058107D"/>
    <w:rsid w:val="005847E8"/>
    <w:rsid w:val="00585011"/>
    <w:rsid w:val="00586873"/>
    <w:rsid w:val="0058730F"/>
    <w:rsid w:val="00590CE4"/>
    <w:rsid w:val="00595051"/>
    <w:rsid w:val="005A3617"/>
    <w:rsid w:val="005A4A36"/>
    <w:rsid w:val="005B46B6"/>
    <w:rsid w:val="005B476F"/>
    <w:rsid w:val="005C0808"/>
    <w:rsid w:val="005C226A"/>
    <w:rsid w:val="005C22D3"/>
    <w:rsid w:val="005C5267"/>
    <w:rsid w:val="005C5FC8"/>
    <w:rsid w:val="005C642C"/>
    <w:rsid w:val="005C71C7"/>
    <w:rsid w:val="005C7B2F"/>
    <w:rsid w:val="005D0051"/>
    <w:rsid w:val="005D04D2"/>
    <w:rsid w:val="005D1053"/>
    <w:rsid w:val="005D6016"/>
    <w:rsid w:val="005E13D1"/>
    <w:rsid w:val="005E2D35"/>
    <w:rsid w:val="005E2EB2"/>
    <w:rsid w:val="005E431C"/>
    <w:rsid w:val="005E5BBC"/>
    <w:rsid w:val="005E7D65"/>
    <w:rsid w:val="005F1779"/>
    <w:rsid w:val="005F1DF3"/>
    <w:rsid w:val="005F32C0"/>
    <w:rsid w:val="005F4039"/>
    <w:rsid w:val="005F5F70"/>
    <w:rsid w:val="005F61E7"/>
    <w:rsid w:val="005F72EA"/>
    <w:rsid w:val="005F7634"/>
    <w:rsid w:val="0060028C"/>
    <w:rsid w:val="006018DD"/>
    <w:rsid w:val="006044EE"/>
    <w:rsid w:val="00604CB6"/>
    <w:rsid w:val="00605B29"/>
    <w:rsid w:val="00612B05"/>
    <w:rsid w:val="00616114"/>
    <w:rsid w:val="00616E93"/>
    <w:rsid w:val="00623763"/>
    <w:rsid w:val="00631A86"/>
    <w:rsid w:val="006344C2"/>
    <w:rsid w:val="00634629"/>
    <w:rsid w:val="00634D3F"/>
    <w:rsid w:val="0063793B"/>
    <w:rsid w:val="0064035A"/>
    <w:rsid w:val="006408E8"/>
    <w:rsid w:val="00640EFD"/>
    <w:rsid w:val="006426C3"/>
    <w:rsid w:val="00644BE1"/>
    <w:rsid w:val="00645D3E"/>
    <w:rsid w:val="0065132B"/>
    <w:rsid w:val="006537E1"/>
    <w:rsid w:val="00653A5A"/>
    <w:rsid w:val="00653C73"/>
    <w:rsid w:val="00653E32"/>
    <w:rsid w:val="006547A0"/>
    <w:rsid w:val="00660B4C"/>
    <w:rsid w:val="00660D81"/>
    <w:rsid w:val="00663F00"/>
    <w:rsid w:val="00666208"/>
    <w:rsid w:val="006709B5"/>
    <w:rsid w:val="0067119F"/>
    <w:rsid w:val="00671486"/>
    <w:rsid w:val="006729D7"/>
    <w:rsid w:val="006739F5"/>
    <w:rsid w:val="0067487B"/>
    <w:rsid w:val="00675B59"/>
    <w:rsid w:val="0068159C"/>
    <w:rsid w:val="00681888"/>
    <w:rsid w:val="00681C05"/>
    <w:rsid w:val="006821C9"/>
    <w:rsid w:val="00682CA8"/>
    <w:rsid w:val="006848CF"/>
    <w:rsid w:val="00684C15"/>
    <w:rsid w:val="0068672B"/>
    <w:rsid w:val="006919EC"/>
    <w:rsid w:val="00691EDA"/>
    <w:rsid w:val="00693D0D"/>
    <w:rsid w:val="00695CE4"/>
    <w:rsid w:val="006963B0"/>
    <w:rsid w:val="00697E12"/>
    <w:rsid w:val="006A04FC"/>
    <w:rsid w:val="006A20C2"/>
    <w:rsid w:val="006A544E"/>
    <w:rsid w:val="006A6B3B"/>
    <w:rsid w:val="006B1662"/>
    <w:rsid w:val="006B3DDE"/>
    <w:rsid w:val="006C038F"/>
    <w:rsid w:val="006C09B4"/>
    <w:rsid w:val="006C2D12"/>
    <w:rsid w:val="006C3F8C"/>
    <w:rsid w:val="006C5F64"/>
    <w:rsid w:val="006C7708"/>
    <w:rsid w:val="006D0D16"/>
    <w:rsid w:val="006D2A6A"/>
    <w:rsid w:val="006D4A5C"/>
    <w:rsid w:val="006E0BA2"/>
    <w:rsid w:val="006E41BA"/>
    <w:rsid w:val="006E69E6"/>
    <w:rsid w:val="006F4480"/>
    <w:rsid w:val="006F595A"/>
    <w:rsid w:val="006F6DF8"/>
    <w:rsid w:val="006F7724"/>
    <w:rsid w:val="006F7E86"/>
    <w:rsid w:val="00700568"/>
    <w:rsid w:val="00700A36"/>
    <w:rsid w:val="007038FB"/>
    <w:rsid w:val="007041FC"/>
    <w:rsid w:val="00707391"/>
    <w:rsid w:val="0070759C"/>
    <w:rsid w:val="00710D0B"/>
    <w:rsid w:val="00715AAB"/>
    <w:rsid w:val="0071753E"/>
    <w:rsid w:val="00723B2F"/>
    <w:rsid w:val="00731D18"/>
    <w:rsid w:val="007362AA"/>
    <w:rsid w:val="007363C0"/>
    <w:rsid w:val="00737262"/>
    <w:rsid w:val="007402F5"/>
    <w:rsid w:val="00741044"/>
    <w:rsid w:val="00742A58"/>
    <w:rsid w:val="00742F74"/>
    <w:rsid w:val="00743A51"/>
    <w:rsid w:val="00743B47"/>
    <w:rsid w:val="0074492D"/>
    <w:rsid w:val="00744E6C"/>
    <w:rsid w:val="007465DA"/>
    <w:rsid w:val="00747DC7"/>
    <w:rsid w:val="00751408"/>
    <w:rsid w:val="00755CA5"/>
    <w:rsid w:val="007574BA"/>
    <w:rsid w:val="00757C2D"/>
    <w:rsid w:val="00757E8C"/>
    <w:rsid w:val="0076034B"/>
    <w:rsid w:val="007606D6"/>
    <w:rsid w:val="00760A72"/>
    <w:rsid w:val="00760C61"/>
    <w:rsid w:val="00762C31"/>
    <w:rsid w:val="00764BE9"/>
    <w:rsid w:val="00772F08"/>
    <w:rsid w:val="00773D2C"/>
    <w:rsid w:val="0077546F"/>
    <w:rsid w:val="00776C95"/>
    <w:rsid w:val="007777A2"/>
    <w:rsid w:val="007818F8"/>
    <w:rsid w:val="007829D9"/>
    <w:rsid w:val="007909F3"/>
    <w:rsid w:val="00791367"/>
    <w:rsid w:val="00791FA5"/>
    <w:rsid w:val="00792113"/>
    <w:rsid w:val="007950B3"/>
    <w:rsid w:val="007966AD"/>
    <w:rsid w:val="00796838"/>
    <w:rsid w:val="00796F3D"/>
    <w:rsid w:val="0079731D"/>
    <w:rsid w:val="00797F53"/>
    <w:rsid w:val="007A6BFE"/>
    <w:rsid w:val="007B2C96"/>
    <w:rsid w:val="007B4341"/>
    <w:rsid w:val="007B4C97"/>
    <w:rsid w:val="007B5769"/>
    <w:rsid w:val="007B5BD9"/>
    <w:rsid w:val="007C01BE"/>
    <w:rsid w:val="007C1096"/>
    <w:rsid w:val="007C1609"/>
    <w:rsid w:val="007C56FC"/>
    <w:rsid w:val="007C68EE"/>
    <w:rsid w:val="007D270F"/>
    <w:rsid w:val="007D3036"/>
    <w:rsid w:val="007D3303"/>
    <w:rsid w:val="007D6EFB"/>
    <w:rsid w:val="007E2CEC"/>
    <w:rsid w:val="007E3F1F"/>
    <w:rsid w:val="007E62AF"/>
    <w:rsid w:val="007E6A39"/>
    <w:rsid w:val="007E7189"/>
    <w:rsid w:val="007F0163"/>
    <w:rsid w:val="007F0BD0"/>
    <w:rsid w:val="007F1191"/>
    <w:rsid w:val="007F1AEF"/>
    <w:rsid w:val="007F3E9F"/>
    <w:rsid w:val="007F7DE7"/>
    <w:rsid w:val="00801665"/>
    <w:rsid w:val="00801D7D"/>
    <w:rsid w:val="00807FA5"/>
    <w:rsid w:val="0081264E"/>
    <w:rsid w:val="00815986"/>
    <w:rsid w:val="00816CC5"/>
    <w:rsid w:val="008206D9"/>
    <w:rsid w:val="00826EEC"/>
    <w:rsid w:val="008271EF"/>
    <w:rsid w:val="008275AE"/>
    <w:rsid w:val="00827826"/>
    <w:rsid w:val="00827861"/>
    <w:rsid w:val="00827C29"/>
    <w:rsid w:val="00830E29"/>
    <w:rsid w:val="0083229B"/>
    <w:rsid w:val="00832BB3"/>
    <w:rsid w:val="00833A67"/>
    <w:rsid w:val="00833D8C"/>
    <w:rsid w:val="0083624F"/>
    <w:rsid w:val="00836477"/>
    <w:rsid w:val="00836E51"/>
    <w:rsid w:val="00841DB1"/>
    <w:rsid w:val="00850726"/>
    <w:rsid w:val="00854D0C"/>
    <w:rsid w:val="00856960"/>
    <w:rsid w:val="008579A9"/>
    <w:rsid w:val="00860601"/>
    <w:rsid w:val="008639B3"/>
    <w:rsid w:val="00865911"/>
    <w:rsid w:val="0087034E"/>
    <w:rsid w:val="008710B6"/>
    <w:rsid w:val="0087618C"/>
    <w:rsid w:val="00877B1E"/>
    <w:rsid w:val="00880858"/>
    <w:rsid w:val="00880C21"/>
    <w:rsid w:val="00881C4C"/>
    <w:rsid w:val="008823E4"/>
    <w:rsid w:val="00887C07"/>
    <w:rsid w:val="0089142D"/>
    <w:rsid w:val="00893192"/>
    <w:rsid w:val="00893258"/>
    <w:rsid w:val="0089354C"/>
    <w:rsid w:val="008949B0"/>
    <w:rsid w:val="00894A40"/>
    <w:rsid w:val="00894D4B"/>
    <w:rsid w:val="008967AE"/>
    <w:rsid w:val="008A0D30"/>
    <w:rsid w:val="008A24EC"/>
    <w:rsid w:val="008A5461"/>
    <w:rsid w:val="008A61A0"/>
    <w:rsid w:val="008A74DE"/>
    <w:rsid w:val="008A765E"/>
    <w:rsid w:val="008B0D46"/>
    <w:rsid w:val="008B217D"/>
    <w:rsid w:val="008B318A"/>
    <w:rsid w:val="008B3DDA"/>
    <w:rsid w:val="008B4C54"/>
    <w:rsid w:val="008B51F6"/>
    <w:rsid w:val="008B6698"/>
    <w:rsid w:val="008C07F9"/>
    <w:rsid w:val="008C1DAF"/>
    <w:rsid w:val="008C29D3"/>
    <w:rsid w:val="008C7678"/>
    <w:rsid w:val="008D2B18"/>
    <w:rsid w:val="008D6A76"/>
    <w:rsid w:val="008E3B1C"/>
    <w:rsid w:val="008E3C61"/>
    <w:rsid w:val="008E4B6A"/>
    <w:rsid w:val="008E4E60"/>
    <w:rsid w:val="008E5B2E"/>
    <w:rsid w:val="008E62A0"/>
    <w:rsid w:val="008E7F24"/>
    <w:rsid w:val="008F204C"/>
    <w:rsid w:val="008F370E"/>
    <w:rsid w:val="00901053"/>
    <w:rsid w:val="00901F8B"/>
    <w:rsid w:val="00905C28"/>
    <w:rsid w:val="00905F83"/>
    <w:rsid w:val="00910D82"/>
    <w:rsid w:val="00910E16"/>
    <w:rsid w:val="00912A39"/>
    <w:rsid w:val="009167B8"/>
    <w:rsid w:val="009168DF"/>
    <w:rsid w:val="009276DD"/>
    <w:rsid w:val="009277F1"/>
    <w:rsid w:val="00931FE5"/>
    <w:rsid w:val="00933472"/>
    <w:rsid w:val="0093397D"/>
    <w:rsid w:val="00933A2C"/>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77DCC"/>
    <w:rsid w:val="00982B91"/>
    <w:rsid w:val="00985C3C"/>
    <w:rsid w:val="00986536"/>
    <w:rsid w:val="009872B7"/>
    <w:rsid w:val="00987F58"/>
    <w:rsid w:val="00993D7F"/>
    <w:rsid w:val="009956AA"/>
    <w:rsid w:val="009A27CF"/>
    <w:rsid w:val="009A28E5"/>
    <w:rsid w:val="009A667D"/>
    <w:rsid w:val="009A6D82"/>
    <w:rsid w:val="009B0411"/>
    <w:rsid w:val="009B1271"/>
    <w:rsid w:val="009B13BC"/>
    <w:rsid w:val="009B2902"/>
    <w:rsid w:val="009B5FD9"/>
    <w:rsid w:val="009B7547"/>
    <w:rsid w:val="009B795F"/>
    <w:rsid w:val="009C1BD5"/>
    <w:rsid w:val="009C1F9F"/>
    <w:rsid w:val="009C5A30"/>
    <w:rsid w:val="009C5DA2"/>
    <w:rsid w:val="009D0047"/>
    <w:rsid w:val="009D1804"/>
    <w:rsid w:val="009D2013"/>
    <w:rsid w:val="009D299C"/>
    <w:rsid w:val="009E0AFC"/>
    <w:rsid w:val="009E5872"/>
    <w:rsid w:val="009E5F12"/>
    <w:rsid w:val="009E77A3"/>
    <w:rsid w:val="009F1552"/>
    <w:rsid w:val="009F1ED9"/>
    <w:rsid w:val="009F207F"/>
    <w:rsid w:val="009F5354"/>
    <w:rsid w:val="00A008F4"/>
    <w:rsid w:val="00A019BD"/>
    <w:rsid w:val="00A028DA"/>
    <w:rsid w:val="00A04F65"/>
    <w:rsid w:val="00A06CF7"/>
    <w:rsid w:val="00A17B53"/>
    <w:rsid w:val="00A2099C"/>
    <w:rsid w:val="00A22A04"/>
    <w:rsid w:val="00A233C2"/>
    <w:rsid w:val="00A24BF0"/>
    <w:rsid w:val="00A24C16"/>
    <w:rsid w:val="00A27D7F"/>
    <w:rsid w:val="00A30A35"/>
    <w:rsid w:val="00A31C09"/>
    <w:rsid w:val="00A31E17"/>
    <w:rsid w:val="00A3390F"/>
    <w:rsid w:val="00A339F5"/>
    <w:rsid w:val="00A34675"/>
    <w:rsid w:val="00A359A9"/>
    <w:rsid w:val="00A425A4"/>
    <w:rsid w:val="00A42E1E"/>
    <w:rsid w:val="00A43174"/>
    <w:rsid w:val="00A43610"/>
    <w:rsid w:val="00A43B29"/>
    <w:rsid w:val="00A47608"/>
    <w:rsid w:val="00A5156A"/>
    <w:rsid w:val="00A54A8F"/>
    <w:rsid w:val="00A54F40"/>
    <w:rsid w:val="00A57346"/>
    <w:rsid w:val="00A6073E"/>
    <w:rsid w:val="00A60B1D"/>
    <w:rsid w:val="00A70214"/>
    <w:rsid w:val="00A73DE7"/>
    <w:rsid w:val="00A755E1"/>
    <w:rsid w:val="00A75972"/>
    <w:rsid w:val="00A81D2C"/>
    <w:rsid w:val="00A81EDC"/>
    <w:rsid w:val="00A821FF"/>
    <w:rsid w:val="00A82D76"/>
    <w:rsid w:val="00A85357"/>
    <w:rsid w:val="00A861AA"/>
    <w:rsid w:val="00A90B9F"/>
    <w:rsid w:val="00A9152D"/>
    <w:rsid w:val="00A9178D"/>
    <w:rsid w:val="00A92D71"/>
    <w:rsid w:val="00A94E2B"/>
    <w:rsid w:val="00A96087"/>
    <w:rsid w:val="00A9609E"/>
    <w:rsid w:val="00A9783C"/>
    <w:rsid w:val="00A97E6B"/>
    <w:rsid w:val="00AA0AA0"/>
    <w:rsid w:val="00AA2DE3"/>
    <w:rsid w:val="00AA73C8"/>
    <w:rsid w:val="00AB2B55"/>
    <w:rsid w:val="00AB2F90"/>
    <w:rsid w:val="00AB7C30"/>
    <w:rsid w:val="00AC0D25"/>
    <w:rsid w:val="00AC0F30"/>
    <w:rsid w:val="00AC1F06"/>
    <w:rsid w:val="00AC2A9B"/>
    <w:rsid w:val="00AC3886"/>
    <w:rsid w:val="00AC5AB0"/>
    <w:rsid w:val="00AC7707"/>
    <w:rsid w:val="00AE0332"/>
    <w:rsid w:val="00AE1352"/>
    <w:rsid w:val="00AE284F"/>
    <w:rsid w:val="00AE4B10"/>
    <w:rsid w:val="00AE53A6"/>
    <w:rsid w:val="00AE6D53"/>
    <w:rsid w:val="00AE6E8E"/>
    <w:rsid w:val="00AF1087"/>
    <w:rsid w:val="00AF10B2"/>
    <w:rsid w:val="00AF1459"/>
    <w:rsid w:val="00AF5422"/>
    <w:rsid w:val="00B0210C"/>
    <w:rsid w:val="00B022F2"/>
    <w:rsid w:val="00B0321A"/>
    <w:rsid w:val="00B033CE"/>
    <w:rsid w:val="00B03C09"/>
    <w:rsid w:val="00B0465F"/>
    <w:rsid w:val="00B0603B"/>
    <w:rsid w:val="00B067D9"/>
    <w:rsid w:val="00B067E8"/>
    <w:rsid w:val="00B1174B"/>
    <w:rsid w:val="00B14A0B"/>
    <w:rsid w:val="00B17655"/>
    <w:rsid w:val="00B23625"/>
    <w:rsid w:val="00B24995"/>
    <w:rsid w:val="00B256D1"/>
    <w:rsid w:val="00B2596E"/>
    <w:rsid w:val="00B27D78"/>
    <w:rsid w:val="00B32681"/>
    <w:rsid w:val="00B33F58"/>
    <w:rsid w:val="00B342EA"/>
    <w:rsid w:val="00B358E9"/>
    <w:rsid w:val="00B4070D"/>
    <w:rsid w:val="00B41150"/>
    <w:rsid w:val="00B418F9"/>
    <w:rsid w:val="00B4759C"/>
    <w:rsid w:val="00B517F4"/>
    <w:rsid w:val="00B518D5"/>
    <w:rsid w:val="00B5658D"/>
    <w:rsid w:val="00B56DA2"/>
    <w:rsid w:val="00B62631"/>
    <w:rsid w:val="00B63047"/>
    <w:rsid w:val="00B64B33"/>
    <w:rsid w:val="00B666DF"/>
    <w:rsid w:val="00B71075"/>
    <w:rsid w:val="00B752D8"/>
    <w:rsid w:val="00B77D34"/>
    <w:rsid w:val="00B83E13"/>
    <w:rsid w:val="00B84C22"/>
    <w:rsid w:val="00B9245A"/>
    <w:rsid w:val="00B93D1A"/>
    <w:rsid w:val="00B9626D"/>
    <w:rsid w:val="00BA08EE"/>
    <w:rsid w:val="00BA6348"/>
    <w:rsid w:val="00BA6709"/>
    <w:rsid w:val="00BB037F"/>
    <w:rsid w:val="00BB1173"/>
    <w:rsid w:val="00BB1199"/>
    <w:rsid w:val="00BB751A"/>
    <w:rsid w:val="00BC1D16"/>
    <w:rsid w:val="00BC1F4D"/>
    <w:rsid w:val="00BD0B70"/>
    <w:rsid w:val="00BD0C65"/>
    <w:rsid w:val="00BD19B4"/>
    <w:rsid w:val="00BD3A36"/>
    <w:rsid w:val="00BE0FAE"/>
    <w:rsid w:val="00BE375B"/>
    <w:rsid w:val="00BE4CA2"/>
    <w:rsid w:val="00BF042D"/>
    <w:rsid w:val="00BF0B53"/>
    <w:rsid w:val="00BF1099"/>
    <w:rsid w:val="00BF300F"/>
    <w:rsid w:val="00BF791D"/>
    <w:rsid w:val="00BF7E64"/>
    <w:rsid w:val="00C02C20"/>
    <w:rsid w:val="00C03726"/>
    <w:rsid w:val="00C04BC7"/>
    <w:rsid w:val="00C0568B"/>
    <w:rsid w:val="00C05CF3"/>
    <w:rsid w:val="00C13A11"/>
    <w:rsid w:val="00C154BD"/>
    <w:rsid w:val="00C15F84"/>
    <w:rsid w:val="00C16440"/>
    <w:rsid w:val="00C20D27"/>
    <w:rsid w:val="00C2222F"/>
    <w:rsid w:val="00C23A5F"/>
    <w:rsid w:val="00C2621C"/>
    <w:rsid w:val="00C30D19"/>
    <w:rsid w:val="00C31297"/>
    <w:rsid w:val="00C31724"/>
    <w:rsid w:val="00C36B5C"/>
    <w:rsid w:val="00C40111"/>
    <w:rsid w:val="00C4133C"/>
    <w:rsid w:val="00C42D45"/>
    <w:rsid w:val="00C453CF"/>
    <w:rsid w:val="00C51E9B"/>
    <w:rsid w:val="00C546F3"/>
    <w:rsid w:val="00C5611A"/>
    <w:rsid w:val="00C5659A"/>
    <w:rsid w:val="00C61FED"/>
    <w:rsid w:val="00C6376D"/>
    <w:rsid w:val="00C64325"/>
    <w:rsid w:val="00C708EC"/>
    <w:rsid w:val="00C70DBC"/>
    <w:rsid w:val="00C752D0"/>
    <w:rsid w:val="00C7719A"/>
    <w:rsid w:val="00C80CC7"/>
    <w:rsid w:val="00C8100A"/>
    <w:rsid w:val="00C81413"/>
    <w:rsid w:val="00C82011"/>
    <w:rsid w:val="00C853D8"/>
    <w:rsid w:val="00C87CDC"/>
    <w:rsid w:val="00C87D64"/>
    <w:rsid w:val="00C95C70"/>
    <w:rsid w:val="00CA45BF"/>
    <w:rsid w:val="00CA4E32"/>
    <w:rsid w:val="00CA5BB4"/>
    <w:rsid w:val="00CB29BE"/>
    <w:rsid w:val="00CC195C"/>
    <w:rsid w:val="00CC25B7"/>
    <w:rsid w:val="00CC64BD"/>
    <w:rsid w:val="00CD0ECF"/>
    <w:rsid w:val="00CD149E"/>
    <w:rsid w:val="00CD284E"/>
    <w:rsid w:val="00CD32AB"/>
    <w:rsid w:val="00CD44FB"/>
    <w:rsid w:val="00CE0EDC"/>
    <w:rsid w:val="00CE5390"/>
    <w:rsid w:val="00CE680F"/>
    <w:rsid w:val="00CE6889"/>
    <w:rsid w:val="00CE7E96"/>
    <w:rsid w:val="00CF434E"/>
    <w:rsid w:val="00CF4D41"/>
    <w:rsid w:val="00CF79F8"/>
    <w:rsid w:val="00D002C0"/>
    <w:rsid w:val="00D02ABD"/>
    <w:rsid w:val="00D039D0"/>
    <w:rsid w:val="00D04A67"/>
    <w:rsid w:val="00D11145"/>
    <w:rsid w:val="00D11B65"/>
    <w:rsid w:val="00D12BE8"/>
    <w:rsid w:val="00D14EDE"/>
    <w:rsid w:val="00D17F1B"/>
    <w:rsid w:val="00D202D6"/>
    <w:rsid w:val="00D22E52"/>
    <w:rsid w:val="00D241C8"/>
    <w:rsid w:val="00D312D4"/>
    <w:rsid w:val="00D31D58"/>
    <w:rsid w:val="00D33DD9"/>
    <w:rsid w:val="00D35DF0"/>
    <w:rsid w:val="00D401F1"/>
    <w:rsid w:val="00D41F43"/>
    <w:rsid w:val="00D430A8"/>
    <w:rsid w:val="00D47702"/>
    <w:rsid w:val="00D51F71"/>
    <w:rsid w:val="00D53606"/>
    <w:rsid w:val="00D537F3"/>
    <w:rsid w:val="00D544CF"/>
    <w:rsid w:val="00D54856"/>
    <w:rsid w:val="00D54873"/>
    <w:rsid w:val="00D56CB7"/>
    <w:rsid w:val="00D57AF1"/>
    <w:rsid w:val="00D6274E"/>
    <w:rsid w:val="00D728E1"/>
    <w:rsid w:val="00D772A4"/>
    <w:rsid w:val="00D81AC0"/>
    <w:rsid w:val="00D838A9"/>
    <w:rsid w:val="00D85A39"/>
    <w:rsid w:val="00D87DA5"/>
    <w:rsid w:val="00D87E82"/>
    <w:rsid w:val="00D94597"/>
    <w:rsid w:val="00D94761"/>
    <w:rsid w:val="00D949CD"/>
    <w:rsid w:val="00D96EDF"/>
    <w:rsid w:val="00DA5FC3"/>
    <w:rsid w:val="00DA64CB"/>
    <w:rsid w:val="00DA6BD5"/>
    <w:rsid w:val="00DB040E"/>
    <w:rsid w:val="00DB0A35"/>
    <w:rsid w:val="00DB18A9"/>
    <w:rsid w:val="00DB63DB"/>
    <w:rsid w:val="00DB6B0E"/>
    <w:rsid w:val="00DB6BB5"/>
    <w:rsid w:val="00DB76B7"/>
    <w:rsid w:val="00DC3DA0"/>
    <w:rsid w:val="00DC5316"/>
    <w:rsid w:val="00DD1D66"/>
    <w:rsid w:val="00DD2E7F"/>
    <w:rsid w:val="00DD695D"/>
    <w:rsid w:val="00DE1ED8"/>
    <w:rsid w:val="00DE2563"/>
    <w:rsid w:val="00DE465B"/>
    <w:rsid w:val="00DF2204"/>
    <w:rsid w:val="00DF23C3"/>
    <w:rsid w:val="00DF3496"/>
    <w:rsid w:val="00DF4629"/>
    <w:rsid w:val="00DF46AC"/>
    <w:rsid w:val="00E03DA7"/>
    <w:rsid w:val="00E078A1"/>
    <w:rsid w:val="00E13EF4"/>
    <w:rsid w:val="00E141DC"/>
    <w:rsid w:val="00E16A55"/>
    <w:rsid w:val="00E17661"/>
    <w:rsid w:val="00E21191"/>
    <w:rsid w:val="00E215FE"/>
    <w:rsid w:val="00E2492B"/>
    <w:rsid w:val="00E250C9"/>
    <w:rsid w:val="00E260B5"/>
    <w:rsid w:val="00E303B5"/>
    <w:rsid w:val="00E31A6B"/>
    <w:rsid w:val="00E329C9"/>
    <w:rsid w:val="00E3493B"/>
    <w:rsid w:val="00E416AD"/>
    <w:rsid w:val="00E4295D"/>
    <w:rsid w:val="00E45A94"/>
    <w:rsid w:val="00E46895"/>
    <w:rsid w:val="00E50408"/>
    <w:rsid w:val="00E52697"/>
    <w:rsid w:val="00E52FA6"/>
    <w:rsid w:val="00E56F64"/>
    <w:rsid w:val="00E60A65"/>
    <w:rsid w:val="00E65E1E"/>
    <w:rsid w:val="00E66202"/>
    <w:rsid w:val="00E731D6"/>
    <w:rsid w:val="00E742EC"/>
    <w:rsid w:val="00E74A52"/>
    <w:rsid w:val="00E762C7"/>
    <w:rsid w:val="00E77FCC"/>
    <w:rsid w:val="00E80D8F"/>
    <w:rsid w:val="00E8110D"/>
    <w:rsid w:val="00E81310"/>
    <w:rsid w:val="00E81AC8"/>
    <w:rsid w:val="00E84EB7"/>
    <w:rsid w:val="00E8567D"/>
    <w:rsid w:val="00E862E2"/>
    <w:rsid w:val="00E92FAF"/>
    <w:rsid w:val="00E94E32"/>
    <w:rsid w:val="00E9539E"/>
    <w:rsid w:val="00E95BAC"/>
    <w:rsid w:val="00EA28B4"/>
    <w:rsid w:val="00EA5759"/>
    <w:rsid w:val="00EA6436"/>
    <w:rsid w:val="00EB0159"/>
    <w:rsid w:val="00EB028A"/>
    <w:rsid w:val="00EB0521"/>
    <w:rsid w:val="00EB42E4"/>
    <w:rsid w:val="00EB6028"/>
    <w:rsid w:val="00EB6333"/>
    <w:rsid w:val="00EB677B"/>
    <w:rsid w:val="00EB74F2"/>
    <w:rsid w:val="00EC60BA"/>
    <w:rsid w:val="00EC6286"/>
    <w:rsid w:val="00EC73D2"/>
    <w:rsid w:val="00ED1602"/>
    <w:rsid w:val="00ED2FB9"/>
    <w:rsid w:val="00ED5555"/>
    <w:rsid w:val="00ED680A"/>
    <w:rsid w:val="00EE055A"/>
    <w:rsid w:val="00EE258F"/>
    <w:rsid w:val="00EE2704"/>
    <w:rsid w:val="00EE432C"/>
    <w:rsid w:val="00EE43DA"/>
    <w:rsid w:val="00EE5D1C"/>
    <w:rsid w:val="00EE69C6"/>
    <w:rsid w:val="00EE6CD1"/>
    <w:rsid w:val="00EF4FBE"/>
    <w:rsid w:val="00F01BC7"/>
    <w:rsid w:val="00F01E08"/>
    <w:rsid w:val="00F0552B"/>
    <w:rsid w:val="00F06DB4"/>
    <w:rsid w:val="00F1210C"/>
    <w:rsid w:val="00F12A22"/>
    <w:rsid w:val="00F156D5"/>
    <w:rsid w:val="00F175B4"/>
    <w:rsid w:val="00F228E8"/>
    <w:rsid w:val="00F23189"/>
    <w:rsid w:val="00F23AAE"/>
    <w:rsid w:val="00F258D9"/>
    <w:rsid w:val="00F259B9"/>
    <w:rsid w:val="00F26ABB"/>
    <w:rsid w:val="00F322C4"/>
    <w:rsid w:val="00F36672"/>
    <w:rsid w:val="00F3714B"/>
    <w:rsid w:val="00F37F45"/>
    <w:rsid w:val="00F42E1E"/>
    <w:rsid w:val="00F460E7"/>
    <w:rsid w:val="00F50754"/>
    <w:rsid w:val="00F50837"/>
    <w:rsid w:val="00F50DA8"/>
    <w:rsid w:val="00F525B7"/>
    <w:rsid w:val="00F53671"/>
    <w:rsid w:val="00F5488B"/>
    <w:rsid w:val="00F55154"/>
    <w:rsid w:val="00F60F1C"/>
    <w:rsid w:val="00F61C24"/>
    <w:rsid w:val="00F62B4A"/>
    <w:rsid w:val="00F62D1C"/>
    <w:rsid w:val="00F63308"/>
    <w:rsid w:val="00F651CA"/>
    <w:rsid w:val="00F65603"/>
    <w:rsid w:val="00F656CA"/>
    <w:rsid w:val="00F7059B"/>
    <w:rsid w:val="00F73F46"/>
    <w:rsid w:val="00F7608E"/>
    <w:rsid w:val="00F811F7"/>
    <w:rsid w:val="00F822DF"/>
    <w:rsid w:val="00F835D5"/>
    <w:rsid w:val="00F836D3"/>
    <w:rsid w:val="00F84470"/>
    <w:rsid w:val="00F85431"/>
    <w:rsid w:val="00F926EA"/>
    <w:rsid w:val="00F95533"/>
    <w:rsid w:val="00FA59D0"/>
    <w:rsid w:val="00FA59FB"/>
    <w:rsid w:val="00FA5ABD"/>
    <w:rsid w:val="00FA5E77"/>
    <w:rsid w:val="00FA792D"/>
    <w:rsid w:val="00FB1B4A"/>
    <w:rsid w:val="00FB27BC"/>
    <w:rsid w:val="00FB2967"/>
    <w:rsid w:val="00FB40C3"/>
    <w:rsid w:val="00FB61D9"/>
    <w:rsid w:val="00FB7D73"/>
    <w:rsid w:val="00FC3BF3"/>
    <w:rsid w:val="00FC4109"/>
    <w:rsid w:val="00FC7859"/>
    <w:rsid w:val="00FD2129"/>
    <w:rsid w:val="00FD2830"/>
    <w:rsid w:val="00FD7BED"/>
    <w:rsid w:val="00FE0B65"/>
    <w:rsid w:val="00FE1E69"/>
    <w:rsid w:val="00FE2CAD"/>
    <w:rsid w:val="00FE6DA2"/>
    <w:rsid w:val="00FF28BD"/>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rsid w:val="00827861"/>
    <w:pPr>
      <w:ind w:left="220" w:hanging="220"/>
    </w:pPr>
    <w:rPr>
      <w:rFonts w:ascii="Arial" w:hAnsi="Arial"/>
      <w:szCs w:val="18"/>
    </w:rPr>
  </w:style>
  <w:style w:type="paragraph" w:styleId="Index2">
    <w:name w:val="index 2"/>
    <w:next w:val="Normal"/>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spacing w:after="120"/>
    </w:pPr>
  </w:style>
  <w:style w:type="paragraph" w:styleId="ListNumber2">
    <w:name w:val="List Number 2"/>
    <w:basedOn w:val="Normal"/>
    <w:rsid w:val="00F7608E"/>
    <w:pPr>
      <w:numPr>
        <w:numId w:val="39"/>
      </w:numPr>
      <w:spacing w:after="120"/>
    </w:pPr>
  </w:style>
  <w:style w:type="paragraph" w:styleId="ListNumber3">
    <w:name w:val="List Number 3"/>
    <w:basedOn w:val="Normal"/>
    <w:semiHidden/>
    <w:rsid w:val="00F7608E"/>
    <w:pPr>
      <w:numPr>
        <w:numId w:val="18"/>
      </w:numPr>
    </w:pPr>
  </w:style>
  <w:style w:type="paragraph" w:styleId="ListNumber4">
    <w:name w:val="List Number 4"/>
    <w:basedOn w:val="Normal"/>
    <w:semiHidden/>
    <w:rsid w:val="00F7608E"/>
    <w:pPr>
      <w:numPr>
        <w:numId w:val="19"/>
      </w:numPr>
    </w:pPr>
  </w:style>
  <w:style w:type="paragraph" w:styleId="ListNumber5">
    <w:name w:val="List Number 5"/>
    <w:basedOn w:val="Normal"/>
    <w:semiHidden/>
    <w:rsid w:val="00A31C09"/>
    <w:pPr>
      <w:numPr>
        <w:numId w:val="9"/>
      </w:numPr>
    </w:pPr>
  </w:style>
  <w:style w:type="paragraph" w:customStyle="1" w:styleId="TableText">
    <w:name w:val="TableText"/>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2C1791"/>
    <w:rPr>
      <w:rFonts w:ascii="Arial" w:hAnsi="Arial"/>
      <w:sz w:val="22"/>
      <w:szCs w:val="24"/>
    </w:rPr>
  </w:style>
  <w:style w:type="paragraph" w:styleId="ListParagraph">
    <w:name w:val="List Paragraph"/>
    <w:basedOn w:val="Normal"/>
    <w:uiPriority w:val="34"/>
    <w:qFormat/>
    <w:rsid w:val="006919E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mailto:security-csm-user@gforge.nci.nih.gov" TargetMode="External"/><Relationship Id="rId34" Type="http://schemas.openxmlformats.org/officeDocument/2006/relationships/hyperlink" Target="https://gforge.nci.nih.gov/docman/index.php?group_id=49&amp;selected_doc_group_id=2523&amp;language_id=1"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37.jpeg"/><Relationship Id="rId84" Type="http://schemas.openxmlformats.org/officeDocument/2006/relationships/image" Target="media/image45.jpeg"/><Relationship Id="rId89" Type="http://schemas.openxmlformats.org/officeDocument/2006/relationships/image" Target="media/image50.jpe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1.xml"/><Relationship Id="rId92" Type="http://schemas.openxmlformats.org/officeDocument/2006/relationships/image" Target="media/image53.jpeg"/><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emf"/><Relationship Id="rId24" Type="http://schemas.openxmlformats.org/officeDocument/2006/relationships/hyperlink" Target="http://gforge.nci.nih.gov/tracker/?atid=131&amp;group_id=12&amp;func=browse" TargetMode="Externa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3.jpeg"/><Relationship Id="rId74" Type="http://schemas.openxmlformats.org/officeDocument/2006/relationships/hyperlink" Target="http://ncicb.nci.nih.gov/download" TargetMode="External"/><Relationship Id="rId79" Type="http://schemas.openxmlformats.org/officeDocument/2006/relationships/image" Target="media/image40.jpeg"/><Relationship Id="rId87"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3.jpeg"/><Relationship Id="rId90" Type="http://schemas.openxmlformats.org/officeDocument/2006/relationships/image" Target="media/image51.jpeg"/><Relationship Id="rId95" Type="http://schemas.openxmlformats.org/officeDocument/2006/relationships/header" Target="header1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gforge.nci.nih.gov/pipermail/security-csm-user"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ncicb.nci.nih.gov/download/index.jsp" TargetMode="External"/><Relationship Id="rId69" Type="http://schemas.openxmlformats.org/officeDocument/2006/relationships/image" Target="media/image36.png"/><Relationship Id="rId77"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12.xml"/><Relationship Id="rId80" Type="http://schemas.openxmlformats.org/officeDocument/2006/relationships/image" Target="media/image41.jpeg"/><Relationship Id="rId85" Type="http://schemas.openxmlformats.org/officeDocument/2006/relationships/image" Target="media/image46.jpeg"/><Relationship Id="rId93" Type="http://schemas.openxmlformats.org/officeDocument/2006/relationships/image" Target="media/image54.jpe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s://gforge.nci.nih.gov/tracker/?atid=131&amp;group_id=12&amp;func=browse" TargetMode="External"/><Relationship Id="rId33" Type="http://schemas.openxmlformats.org/officeDocument/2006/relationships/header" Target="header9.xml"/><Relationship Id="rId38" Type="http://schemas.openxmlformats.org/officeDocument/2006/relationships/comments" Target="comments.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ncicb.nci.nih.gov/NCICB/infrastructure/cacore_overview/csm"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www.acegisecurity.org/guide/springsecurity.html" TargetMode="External"/><Relationship Id="rId75" Type="http://schemas.openxmlformats.org/officeDocument/2006/relationships/hyperlink" Target="http://ncicb.nci.nih.gov/download" TargetMode="External"/><Relationship Id="rId83" Type="http://schemas.openxmlformats.org/officeDocument/2006/relationships/image" Target="media/image44.jpeg"/><Relationship Id="rId88" Type="http://schemas.openxmlformats.org/officeDocument/2006/relationships/image" Target="media/image49.jpeg"/><Relationship Id="rId91" Type="http://schemas.openxmlformats.org/officeDocument/2006/relationships/image" Target="media/image52.jpeg"/><Relationship Id="rId96" Type="http://schemas.openxmlformats.org/officeDocument/2006/relationships/header" Target="header15.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gforge.nci.nih.gov/projects/security" TargetMode="External"/><Relationship Id="rId28" Type="http://schemas.openxmlformats.org/officeDocument/2006/relationships/footer" Target="footer4.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jpeg"/><Relationship Id="rId73" Type="http://schemas.openxmlformats.org/officeDocument/2006/relationships/header" Target="header13.xml"/><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7.jpeg"/><Relationship Id="rId94" Type="http://schemas.openxmlformats.org/officeDocument/2006/relationships/image" Target="media/image55.jpe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ncicb.nci.nih.gov/core/CSM" TargetMode="External"/><Relationship Id="rId18" Type="http://schemas.openxmlformats.org/officeDocument/2006/relationships/header" Target="header3.xml"/><Relationship Id="rId3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My%20Documents\All_NIH_Doc_Downloads\Templates\Word%20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BF445-9A62-47DC-A236-BA96E575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1694</TotalTime>
  <Pages>143</Pages>
  <Words>40971</Words>
  <Characters>233539</Characters>
  <Application>Microsoft Office Word</Application>
  <DocSecurity>0</DocSecurity>
  <Lines>1946</Lines>
  <Paragraphs>547</Paragraphs>
  <ScaleCrop>false</ScaleCrop>
  <HeadingPairs>
    <vt:vector size="2" baseType="variant">
      <vt:variant>
        <vt:lpstr>Title</vt:lpstr>
      </vt:variant>
      <vt:variant>
        <vt:i4>1</vt:i4>
      </vt:variant>
    </vt:vector>
  </HeadingPairs>
  <TitlesOfParts>
    <vt:vector size="1" baseType="lpstr">
      <vt:lpstr>caCORE Common Security Module (CSM) V 4.1 Programmer's Guide</vt:lpstr>
    </vt:vector>
  </TitlesOfParts>
  <Company>NCI/NIH (LMCO)</Company>
  <LinksUpToDate>false</LinksUpToDate>
  <CharactersWithSpaces>273963</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4.1 Programmer's Guide</dc:title>
  <dc:subject/>
  <dc:creator>Bronwyn Gagne</dc:creator>
  <cp:keywords/>
  <dc:description/>
  <cp:lastModifiedBy> Vijay Parmar</cp:lastModifiedBy>
  <cp:revision>270</cp:revision>
  <cp:lastPrinted>2008-11-11T19:01:00Z</cp:lastPrinted>
  <dcterms:created xsi:type="dcterms:W3CDTF">2009-08-18T16:28:00Z</dcterms:created>
  <dcterms:modified xsi:type="dcterms:W3CDTF">2009-08-23T19:28:00Z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