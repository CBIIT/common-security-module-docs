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F228E8"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251654656" fillcolor="#afafff" stroked="f">
            <v:textbox style="mso-next-textbox:#_x0000_s1030" inset=",7.2pt,39.6pt,7.2pt">
              <w:txbxContent>
                <w:p w:rsidR="00C23B4B" w:rsidRDefault="00C23B4B"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del w:id="10" w:author=" Vijay Parmar" w:date="2009-08-19T11:22:00Z">
        <w:r w:rsidDel="00801D7D">
          <w:delText xml:space="preserve">1 </w:delText>
        </w:r>
      </w:del>
      <w:ins w:id="11" w:author=" Vijay Parmar" w:date="2009-08-19T11:22:00Z">
        <w:r w:rsidR="00801D7D">
          <w:t xml:space="preserve">2 </w:t>
        </w:r>
      </w:ins>
      <w:r w:rsidR="006547A0">
        <w:t>–</w:t>
      </w:r>
      <w:r>
        <w:t xml:space="preserve"> </w:t>
      </w:r>
      <w:r w:rsidR="006547A0">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F228E8"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9" o:title="" type="tile"/>
                  </v:rect>
                  <v:shape id="_x0000_s1046" type="#_x0000_t75" style="position:absolute;width:1310;height:1309">
                    <v:imagedata r:id="rId10" o:title=""/>
                  </v:shape>
                  <w10:wrap type="none"/>
                  <w10:anchorlock/>
                </v:group>
              </w:pict>
            </w:r>
          </w:p>
        </w:tc>
        <w:tc>
          <w:tcPr>
            <w:tcW w:w="3870" w:type="dxa"/>
            <w:vMerge w:val="restart"/>
            <w:shd w:val="clear" w:color="auto" w:fill="auto"/>
            <w:vAlign w:val="center"/>
          </w:tcPr>
          <w:p w:rsidR="0071753E" w:rsidRDefault="00257618" w:rsidP="00BB1173">
            <w:r>
              <w:rPr>
                <w:noProof/>
              </w:rPr>
              <w:drawing>
                <wp:inline distT="0" distB="0" distL="0" distR="0">
                  <wp:extent cx="2291715" cy="13881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291715" cy="138811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257618" w:rsidP="00B518D5">
            <w:pPr>
              <w:jc w:val="right"/>
            </w:pPr>
            <w:r>
              <w:rPr>
                <w:noProof/>
              </w:rPr>
              <w:drawing>
                <wp:inline distT="0" distB="0" distL="0" distR="0">
                  <wp:extent cx="826135" cy="936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826135" cy="936625"/>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F228E8" w:rsidP="004F3E68">
      <w:pPr>
        <w:pStyle w:val="CoverDateSaved"/>
      </w:pPr>
      <w:r>
        <w:rPr>
          <w:noProof/>
        </w:rPr>
        <w:pict>
          <v:rect id="_x0000_s1034" style="position:absolute;margin-left:-2.55pt;margin-top:20.65pt;width:461.25pt;height:22.9pt;z-index:251655680" fillcolor="#339" stroked="f">
            <w10:wrap type="square"/>
          </v:rect>
        </w:pict>
      </w:r>
      <w:r w:rsidR="00455189">
        <w:t>This is a U.S. Government work.</w:t>
      </w:r>
      <w:r w:rsidR="00455189">
        <w:tab/>
      </w:r>
      <w:r w:rsidR="007038FB">
        <w:t xml:space="preserve">November </w:t>
      </w:r>
      <w:r w:rsidR="00760C61">
        <w:t>18</w:t>
      </w:r>
      <w:r w:rsidR="007038FB">
        <w:t>, 2008</w:t>
      </w:r>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3" w:history="1">
        <w:r w:rsidRPr="00215A99">
          <w:rPr>
            <w:rStyle w:val="Hyperlink"/>
          </w:rPr>
          <w:t>http://ncicb.nci.nih.gov/core/CSM</w:t>
        </w:r>
      </w:hyperlink>
      <w:r>
        <w:t>.</w:t>
      </w:r>
    </w:p>
    <w:p w:rsidR="00215A99" w:rsidRDefault="00215A99" w:rsidP="007038FB">
      <w:pPr>
        <w:pStyle w:val="Heading4"/>
      </w:pPr>
      <w:r>
        <w:t>Revision History</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2D7574" w:rsidRPr="00215A99" w:rsidTr="00E215FE">
        <w:tc>
          <w:tcPr>
            <w:tcW w:w="1800" w:type="dxa"/>
            <w:shd w:val="clear" w:color="auto" w:fill="D9D9D9"/>
          </w:tcPr>
          <w:p w:rsidR="002D7574" w:rsidRPr="00215A99" w:rsidRDefault="002D7574" w:rsidP="00D039D0">
            <w:pPr>
              <w:pStyle w:val="TableHeaderCenter"/>
            </w:pPr>
            <w:r w:rsidRPr="00215A99">
              <w:t>Revision Date</w:t>
            </w:r>
          </w:p>
        </w:tc>
        <w:tc>
          <w:tcPr>
            <w:tcW w:w="2880" w:type="dxa"/>
            <w:shd w:val="clear" w:color="auto" w:fill="D9D9D9"/>
          </w:tcPr>
          <w:p w:rsidR="002D7574" w:rsidRPr="00215A99" w:rsidRDefault="002D7574" w:rsidP="00D039D0">
            <w:pPr>
              <w:pStyle w:val="TableHeaderCenter"/>
            </w:pPr>
            <w:r w:rsidRPr="00215A99">
              <w:t>Author</w:t>
            </w:r>
          </w:p>
        </w:tc>
        <w:tc>
          <w:tcPr>
            <w:tcW w:w="3420" w:type="dxa"/>
            <w:shd w:val="clear" w:color="auto" w:fill="D9D9D9"/>
          </w:tcPr>
          <w:p w:rsidR="002D7574" w:rsidRPr="00215A99" w:rsidRDefault="002D7574" w:rsidP="00D039D0">
            <w:pPr>
              <w:pStyle w:val="TableHeaderCenter"/>
            </w:pPr>
            <w:r w:rsidRPr="00215A99">
              <w:t>Summary of Changes</w:t>
            </w:r>
          </w:p>
        </w:tc>
      </w:tr>
      <w:tr w:rsidR="002D7574" w:rsidRPr="00215A99" w:rsidTr="00E215FE">
        <w:tc>
          <w:tcPr>
            <w:tcW w:w="1800" w:type="dxa"/>
          </w:tcPr>
          <w:p w:rsidR="002D7574" w:rsidRPr="00215A99" w:rsidRDefault="002D7574" w:rsidP="00D039D0">
            <w:pPr>
              <w:pStyle w:val="TableText"/>
            </w:pPr>
            <w:r w:rsidRPr="00215A99">
              <w:t>09/15/07</w:t>
            </w:r>
          </w:p>
        </w:tc>
        <w:tc>
          <w:tcPr>
            <w:tcW w:w="2880" w:type="dxa"/>
          </w:tcPr>
          <w:p w:rsidR="002D7574" w:rsidRPr="00215A99" w:rsidRDefault="002D7574" w:rsidP="00D039D0">
            <w:pPr>
              <w:pStyle w:val="TableText"/>
            </w:pPr>
            <w:r w:rsidRPr="00215A99">
              <w:t>Vijay Parmar, Kunal Modi</w:t>
            </w:r>
          </w:p>
        </w:tc>
        <w:tc>
          <w:tcPr>
            <w:tcW w:w="3420" w:type="dxa"/>
          </w:tcPr>
          <w:p w:rsidR="002D7574" w:rsidRPr="00215A99" w:rsidRDefault="002D7574" w:rsidP="00D039D0">
            <w:pPr>
              <w:pStyle w:val="TableText"/>
            </w:pPr>
            <w:r w:rsidRPr="00215A99">
              <w:t>Initial Table of Contents</w:t>
            </w:r>
          </w:p>
        </w:tc>
      </w:tr>
      <w:tr w:rsidR="002D7574" w:rsidRPr="00215A99" w:rsidTr="00E215FE">
        <w:tc>
          <w:tcPr>
            <w:tcW w:w="1800" w:type="dxa"/>
          </w:tcPr>
          <w:p w:rsidR="002D7574" w:rsidRPr="00215A99" w:rsidRDefault="002D7574" w:rsidP="00D039D0">
            <w:pPr>
              <w:pStyle w:val="TableText"/>
            </w:pPr>
            <w:r w:rsidRPr="00215A99">
              <w:t>10/22/07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Added new chapters</w:t>
            </w:r>
          </w:p>
        </w:tc>
      </w:tr>
      <w:tr w:rsidR="002D7574" w:rsidRPr="00215A99" w:rsidTr="00E215FE">
        <w:tc>
          <w:tcPr>
            <w:tcW w:w="1800" w:type="dxa"/>
          </w:tcPr>
          <w:p w:rsidR="002D7574" w:rsidRPr="00215A99" w:rsidRDefault="002D7574" w:rsidP="00D039D0">
            <w:pPr>
              <w:pStyle w:val="TableText"/>
            </w:pPr>
            <w:r>
              <w:t>1</w:t>
            </w:r>
            <w:r w:rsidRPr="00215A99">
              <w:t>1/05/2007</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Incorporate updates.</w:t>
            </w:r>
          </w:p>
        </w:tc>
      </w:tr>
      <w:tr w:rsidR="002D7574" w:rsidRPr="00215A99" w:rsidTr="00E215FE">
        <w:tc>
          <w:tcPr>
            <w:tcW w:w="1800" w:type="dxa"/>
          </w:tcPr>
          <w:p w:rsidR="002D7574" w:rsidRPr="00215A99" w:rsidRDefault="002D7574" w:rsidP="00D039D0">
            <w:pPr>
              <w:pStyle w:val="TableText"/>
            </w:pPr>
            <w:r w:rsidRPr="00215A99">
              <w:t>10/29/2008</w:t>
            </w:r>
          </w:p>
        </w:tc>
        <w:tc>
          <w:tcPr>
            <w:tcW w:w="2880" w:type="dxa"/>
          </w:tcPr>
          <w:p w:rsidR="002D7574" w:rsidRPr="00215A99" w:rsidRDefault="002D7574" w:rsidP="00D039D0">
            <w:pPr>
              <w:pStyle w:val="TableText"/>
            </w:pPr>
            <w:r w:rsidRPr="00215A99">
              <w:t>Vijay Parmar</w:t>
            </w:r>
          </w:p>
        </w:tc>
        <w:tc>
          <w:tcPr>
            <w:tcW w:w="3420" w:type="dxa"/>
          </w:tcPr>
          <w:p w:rsidR="002D7574" w:rsidRPr="00215A99" w:rsidRDefault="002D7574" w:rsidP="00D039D0">
            <w:pPr>
              <w:pStyle w:val="TableText"/>
            </w:pPr>
            <w:r w:rsidRPr="00215A99">
              <w:t>Version 4.1 updates</w:t>
            </w:r>
          </w:p>
        </w:tc>
      </w:tr>
      <w:tr w:rsidR="00E215FE" w:rsidRPr="00215A99" w:rsidTr="00E215FE">
        <w:tc>
          <w:tcPr>
            <w:tcW w:w="1800" w:type="dxa"/>
          </w:tcPr>
          <w:p w:rsidR="00E215FE" w:rsidRPr="00215A99" w:rsidRDefault="00E215FE" w:rsidP="00D039D0">
            <w:pPr>
              <w:pStyle w:val="TableText"/>
            </w:pPr>
            <w:r>
              <w:t>11/07/</w:t>
            </w:r>
            <w:r w:rsidR="004C4378">
              <w:t>20</w:t>
            </w:r>
            <w:r>
              <w:t>08</w:t>
            </w:r>
          </w:p>
        </w:tc>
        <w:tc>
          <w:tcPr>
            <w:tcW w:w="2880" w:type="dxa"/>
          </w:tcPr>
          <w:p w:rsidR="00E215FE" w:rsidRPr="00215A99" w:rsidRDefault="00E215FE" w:rsidP="00D039D0">
            <w:pPr>
              <w:pStyle w:val="TableText"/>
            </w:pPr>
            <w:r>
              <w:t>Bronwyn Gagne</w:t>
            </w:r>
          </w:p>
        </w:tc>
        <w:tc>
          <w:tcPr>
            <w:tcW w:w="3420" w:type="dxa"/>
          </w:tcPr>
          <w:p w:rsidR="00E215FE" w:rsidRPr="00215A99" w:rsidRDefault="00E215FE" w:rsidP="00D039D0">
            <w:pPr>
              <w:pStyle w:val="TableText"/>
            </w:pPr>
            <w:r>
              <w:t>Doc converted to current CBIIT template, and edited as necessary.</w:t>
            </w:r>
          </w:p>
        </w:tc>
      </w:tr>
      <w:tr w:rsidR="002D7574" w:rsidRPr="00215A99" w:rsidTr="00E215FE">
        <w:tc>
          <w:tcPr>
            <w:tcW w:w="1800" w:type="dxa"/>
          </w:tcPr>
          <w:p w:rsidR="002D7574" w:rsidRPr="00215A99" w:rsidRDefault="002D7574" w:rsidP="00D039D0">
            <w:pPr>
              <w:pStyle w:val="TableText"/>
            </w:pPr>
            <w:r>
              <w:t>11/14/2008</w:t>
            </w:r>
          </w:p>
        </w:tc>
        <w:tc>
          <w:tcPr>
            <w:tcW w:w="2880" w:type="dxa"/>
          </w:tcPr>
          <w:p w:rsidR="002D7574" w:rsidRPr="00215A99" w:rsidRDefault="002D7574" w:rsidP="00D039D0">
            <w:pPr>
              <w:pStyle w:val="TableText"/>
            </w:pPr>
            <w:r>
              <w:t xml:space="preserve">Vijay Parmar, </w:t>
            </w:r>
            <w:r>
              <w:br/>
              <w:t>Bronwyn Gagne</w:t>
            </w:r>
          </w:p>
        </w:tc>
        <w:tc>
          <w:tcPr>
            <w:tcW w:w="3420" w:type="dxa"/>
          </w:tcPr>
          <w:p w:rsidR="002D7574" w:rsidRPr="00215A99" w:rsidRDefault="00E215FE" w:rsidP="00D039D0">
            <w:pPr>
              <w:pStyle w:val="TableText"/>
            </w:pPr>
            <w:r>
              <w:t xml:space="preserve">Final review and </w:t>
            </w:r>
            <w:r w:rsidR="00F322C4">
              <w:t>r</w:t>
            </w:r>
            <w:r w:rsidR="002D7574">
              <w:t>elease of updated 4.1 guide.</w:t>
            </w:r>
          </w:p>
        </w:tc>
      </w:tr>
      <w:tr w:rsidR="00F322C4" w:rsidRPr="00215A99" w:rsidTr="00E215FE">
        <w:tc>
          <w:tcPr>
            <w:tcW w:w="1800" w:type="dxa"/>
          </w:tcPr>
          <w:p w:rsidR="00F322C4" w:rsidRDefault="00F322C4" w:rsidP="00D039D0">
            <w:pPr>
              <w:pStyle w:val="TableText"/>
            </w:pPr>
            <w:r>
              <w:t>11/18/2008</w:t>
            </w:r>
          </w:p>
        </w:tc>
        <w:tc>
          <w:tcPr>
            <w:tcW w:w="2880" w:type="dxa"/>
          </w:tcPr>
          <w:p w:rsidR="00F322C4" w:rsidRDefault="00F322C4" w:rsidP="00D039D0">
            <w:pPr>
              <w:pStyle w:val="TableText"/>
            </w:pPr>
            <w:r>
              <w:t xml:space="preserve">Vijay Parmar, </w:t>
            </w:r>
            <w:r>
              <w:br/>
              <w:t>Bronwyn Gagne</w:t>
            </w:r>
          </w:p>
        </w:tc>
        <w:tc>
          <w:tcPr>
            <w:tcW w:w="3420" w:type="dxa"/>
          </w:tcPr>
          <w:p w:rsidR="00F322C4" w:rsidRDefault="00F322C4" w:rsidP="00D039D0">
            <w:pPr>
              <w:pStyle w:val="TableText"/>
            </w:pPr>
            <w:r>
              <w:t>Correction made to guide – ‘encryption-enable’ changed to ‘encryption-enabled’</w:t>
            </w:r>
          </w:p>
        </w:tc>
      </w:tr>
      <w:tr w:rsidR="0020171D" w:rsidRPr="00215A99" w:rsidTr="00E215FE">
        <w:trPr>
          <w:ins w:id="12" w:author=" Vijay Parmar" w:date="2009-08-19T11:22:00Z"/>
        </w:trPr>
        <w:tc>
          <w:tcPr>
            <w:tcW w:w="1800" w:type="dxa"/>
          </w:tcPr>
          <w:p w:rsidR="0020171D" w:rsidRDefault="0020171D" w:rsidP="00D039D0">
            <w:pPr>
              <w:pStyle w:val="TableText"/>
              <w:rPr>
                <w:ins w:id="13" w:author=" Vijay Parmar" w:date="2009-08-19T11:22:00Z"/>
              </w:rPr>
            </w:pPr>
            <w:ins w:id="14" w:author=" Vijay Parmar" w:date="2009-08-19T11:22:00Z">
              <w:r>
                <w:t>08/19/2009</w:t>
              </w:r>
            </w:ins>
          </w:p>
        </w:tc>
        <w:tc>
          <w:tcPr>
            <w:tcW w:w="2880" w:type="dxa"/>
          </w:tcPr>
          <w:p w:rsidR="0020171D" w:rsidRDefault="0020171D" w:rsidP="00D039D0">
            <w:pPr>
              <w:pStyle w:val="TableText"/>
              <w:rPr>
                <w:ins w:id="15" w:author=" Vijay Parmar" w:date="2009-08-19T11:22:00Z"/>
              </w:rPr>
            </w:pPr>
            <w:ins w:id="16" w:author=" Vijay Parmar" w:date="2009-08-19T11:22:00Z">
              <w:r>
                <w:t>Vijay Parmar</w:t>
              </w:r>
            </w:ins>
          </w:p>
        </w:tc>
        <w:tc>
          <w:tcPr>
            <w:tcW w:w="3420" w:type="dxa"/>
          </w:tcPr>
          <w:p w:rsidR="0020171D" w:rsidRDefault="0020171D" w:rsidP="0020171D">
            <w:pPr>
              <w:pStyle w:val="TableText"/>
              <w:rPr>
                <w:ins w:id="17" w:author=" Vijay Parmar" w:date="2009-08-19T11:22:00Z"/>
              </w:rPr>
            </w:pPr>
            <w:ins w:id="18" w:author=" Vijay Parmar" w:date="2009-08-19T11:22:00Z">
              <w:r>
                <w:t xml:space="preserve">CSM 4.2 updates </w:t>
              </w:r>
            </w:ins>
            <w:ins w:id="19" w:author=" Vijay Parmar" w:date="2009-08-19T11:23:00Z">
              <w:r>
                <w:t>–</w:t>
              </w:r>
            </w:ins>
            <w:ins w:id="20" w:author=" Vijay Parmar" w:date="2009-08-19T11:22:00Z">
              <w:r>
                <w:t xml:space="preserve"> </w:t>
              </w:r>
            </w:ins>
            <w:ins w:id="21" w:author=" Vijay Parmar" w:date="2009-08-19T11:23:00Z">
              <w:r>
                <w:t>Instance Level performance enhancements, GUI Installer, Installation steps.</w:t>
              </w:r>
            </w:ins>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3A74C7" w:rsidRDefault="00F228E8">
      <w:pPr>
        <w:pStyle w:val="TOC1"/>
        <w:tabs>
          <w:tab w:val="right" w:leader="dot" w:pos="8918"/>
        </w:tabs>
        <w:rPr>
          <w:ins w:id="22" w:author=" Vijay Parmar" w:date="2009-08-23T15:31:00Z"/>
          <w:rFonts w:asciiTheme="minorHAnsi" w:eastAsiaTheme="minorEastAsia" w:hAnsiTheme="minorHAnsi" w:cstheme="minorBidi"/>
          <w:b w:val="0"/>
          <w:noProof/>
          <w:sz w:val="22"/>
          <w:szCs w:val="22"/>
        </w:rPr>
      </w:pPr>
      <w:r w:rsidRPr="00F228E8">
        <w:fldChar w:fldCharType="begin"/>
      </w:r>
      <w:r w:rsidR="00772F08">
        <w:instrText xml:space="preserve"> TOC \o "1-3" \h \z \t "Heading 9,1" </w:instrText>
      </w:r>
      <w:r w:rsidRPr="00F228E8">
        <w:fldChar w:fldCharType="separate"/>
      </w:r>
      <w:ins w:id="23" w:author=" Vijay Parmar" w:date="2009-08-23T15:31:00Z">
        <w:r w:rsidR="003A74C7" w:rsidRPr="00AC73CB">
          <w:rPr>
            <w:rStyle w:val="Hyperlink"/>
            <w:noProof/>
          </w:rPr>
          <w:fldChar w:fldCharType="begin"/>
        </w:r>
        <w:r w:rsidR="003A74C7" w:rsidRPr="00AC73CB">
          <w:rPr>
            <w:rStyle w:val="Hyperlink"/>
            <w:noProof/>
          </w:rPr>
          <w:instrText xml:space="preserve"> </w:instrText>
        </w:r>
        <w:r w:rsidR="003A74C7">
          <w:rPr>
            <w:noProof/>
          </w:rPr>
          <w:instrText>HYPERLINK \l "_Toc238804821"</w:instrText>
        </w:r>
        <w:r w:rsidR="003A74C7" w:rsidRPr="00AC73CB">
          <w:rPr>
            <w:rStyle w:val="Hyperlink"/>
            <w:noProof/>
          </w:rPr>
          <w:instrText xml:space="preserve"> </w:instrText>
        </w:r>
        <w:r w:rsidR="003A74C7" w:rsidRPr="00AC73CB">
          <w:rPr>
            <w:rStyle w:val="Hyperlink"/>
            <w:noProof/>
          </w:rPr>
        </w:r>
        <w:r w:rsidR="003A74C7" w:rsidRPr="00AC73CB">
          <w:rPr>
            <w:rStyle w:val="Hyperlink"/>
            <w:noProof/>
          </w:rPr>
          <w:fldChar w:fldCharType="separate"/>
        </w:r>
        <w:r w:rsidR="003A74C7" w:rsidRPr="00AC73CB">
          <w:rPr>
            <w:rStyle w:val="Hyperlink"/>
            <w:noProof/>
          </w:rPr>
          <w:t>About This Guide</w:t>
        </w:r>
        <w:r w:rsidR="003A74C7">
          <w:rPr>
            <w:noProof/>
            <w:webHidden/>
          </w:rPr>
          <w:tab/>
        </w:r>
        <w:r w:rsidR="003A74C7">
          <w:rPr>
            <w:noProof/>
            <w:webHidden/>
          </w:rPr>
          <w:fldChar w:fldCharType="begin"/>
        </w:r>
        <w:r w:rsidR="003A74C7">
          <w:rPr>
            <w:noProof/>
            <w:webHidden/>
          </w:rPr>
          <w:instrText xml:space="preserve"> PAGEREF _Toc238804821 \h </w:instrText>
        </w:r>
        <w:r w:rsidR="003A74C7">
          <w:rPr>
            <w:noProof/>
            <w:webHidden/>
          </w:rPr>
        </w:r>
      </w:ins>
      <w:r w:rsidR="003A74C7">
        <w:rPr>
          <w:noProof/>
          <w:webHidden/>
        </w:rPr>
        <w:fldChar w:fldCharType="separate"/>
      </w:r>
      <w:ins w:id="24" w:author=" Vijay Parmar" w:date="2009-08-23T15:31:00Z">
        <w:r w:rsidR="003A74C7">
          <w:rPr>
            <w:noProof/>
            <w:webHidden/>
          </w:rPr>
          <w:t>1</w:t>
        </w:r>
        <w:r w:rsidR="003A74C7">
          <w:rPr>
            <w:noProof/>
            <w:webHidden/>
          </w:rPr>
          <w:fldChar w:fldCharType="end"/>
        </w:r>
        <w:r w:rsidR="003A74C7" w:rsidRPr="00AC73CB">
          <w:rPr>
            <w:rStyle w:val="Hyperlink"/>
            <w:noProof/>
          </w:rPr>
          <w:fldChar w:fldCharType="end"/>
        </w:r>
      </w:ins>
    </w:p>
    <w:p w:rsidR="003A74C7" w:rsidRDefault="003A74C7">
      <w:pPr>
        <w:pStyle w:val="TOC2"/>
        <w:tabs>
          <w:tab w:val="right" w:leader="dot" w:pos="8918"/>
        </w:tabs>
        <w:rPr>
          <w:ins w:id="25" w:author=" Vijay Parmar" w:date="2009-08-23T15:31:00Z"/>
          <w:rFonts w:asciiTheme="minorHAnsi" w:eastAsiaTheme="minorEastAsia" w:hAnsiTheme="minorHAnsi" w:cstheme="minorBidi"/>
          <w:noProof/>
          <w:sz w:val="22"/>
          <w:szCs w:val="22"/>
        </w:rPr>
      </w:pPr>
      <w:ins w:id="2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Purpose</w:t>
        </w:r>
        <w:r>
          <w:rPr>
            <w:noProof/>
            <w:webHidden/>
          </w:rPr>
          <w:tab/>
        </w:r>
        <w:r>
          <w:rPr>
            <w:noProof/>
            <w:webHidden/>
          </w:rPr>
          <w:fldChar w:fldCharType="begin"/>
        </w:r>
        <w:r>
          <w:rPr>
            <w:noProof/>
            <w:webHidden/>
          </w:rPr>
          <w:instrText xml:space="preserve"> PAGEREF _Toc238804822 \h </w:instrText>
        </w:r>
        <w:r>
          <w:rPr>
            <w:noProof/>
            <w:webHidden/>
          </w:rPr>
        </w:r>
      </w:ins>
      <w:r>
        <w:rPr>
          <w:noProof/>
          <w:webHidden/>
        </w:rPr>
        <w:fldChar w:fldCharType="separate"/>
      </w:r>
      <w:ins w:id="27"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8" w:author=" Vijay Parmar" w:date="2009-08-23T15:31:00Z"/>
          <w:rFonts w:asciiTheme="minorHAnsi" w:eastAsiaTheme="minorEastAsia" w:hAnsiTheme="minorHAnsi" w:cstheme="minorBidi"/>
          <w:noProof/>
          <w:sz w:val="22"/>
          <w:szCs w:val="22"/>
        </w:rPr>
      </w:pPr>
      <w:ins w:id="2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Scope</w:t>
        </w:r>
        <w:r>
          <w:rPr>
            <w:noProof/>
            <w:webHidden/>
          </w:rPr>
          <w:tab/>
        </w:r>
        <w:r>
          <w:rPr>
            <w:noProof/>
            <w:webHidden/>
          </w:rPr>
          <w:fldChar w:fldCharType="begin"/>
        </w:r>
        <w:r>
          <w:rPr>
            <w:noProof/>
            <w:webHidden/>
          </w:rPr>
          <w:instrText xml:space="preserve"> PAGEREF _Toc238804823 \h </w:instrText>
        </w:r>
        <w:r>
          <w:rPr>
            <w:noProof/>
            <w:webHidden/>
          </w:rPr>
        </w:r>
      </w:ins>
      <w:r>
        <w:rPr>
          <w:noProof/>
          <w:webHidden/>
        </w:rPr>
        <w:fldChar w:fldCharType="separate"/>
      </w:r>
      <w:ins w:id="30"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 w:author=" Vijay Parmar" w:date="2009-08-23T15:31:00Z"/>
          <w:rFonts w:asciiTheme="minorHAnsi" w:eastAsiaTheme="minorEastAsia" w:hAnsiTheme="minorHAnsi" w:cstheme="minorBidi"/>
          <w:noProof/>
          <w:sz w:val="22"/>
          <w:szCs w:val="22"/>
        </w:rPr>
      </w:pPr>
      <w:ins w:id="3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Typical User</w:t>
        </w:r>
        <w:r>
          <w:rPr>
            <w:noProof/>
            <w:webHidden/>
          </w:rPr>
          <w:tab/>
        </w:r>
        <w:r>
          <w:rPr>
            <w:noProof/>
            <w:webHidden/>
          </w:rPr>
          <w:fldChar w:fldCharType="begin"/>
        </w:r>
        <w:r>
          <w:rPr>
            <w:noProof/>
            <w:webHidden/>
          </w:rPr>
          <w:instrText xml:space="preserve"> PAGEREF _Toc238804824 \h </w:instrText>
        </w:r>
        <w:r>
          <w:rPr>
            <w:noProof/>
            <w:webHidden/>
          </w:rPr>
        </w:r>
      </w:ins>
      <w:r>
        <w:rPr>
          <w:noProof/>
          <w:webHidden/>
        </w:rPr>
        <w:fldChar w:fldCharType="separate"/>
      </w:r>
      <w:ins w:id="33" w:author=" Vijay Parmar" w:date="2009-08-23T15:31:00Z">
        <w:r>
          <w:rPr>
            <w:noProof/>
            <w:webHidden/>
          </w:rPr>
          <w:t>1</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4" w:author=" Vijay Parmar" w:date="2009-08-23T15:31:00Z"/>
          <w:rFonts w:asciiTheme="minorHAnsi" w:eastAsiaTheme="minorEastAsia" w:hAnsiTheme="minorHAnsi" w:cstheme="minorBidi"/>
          <w:noProof/>
          <w:sz w:val="22"/>
          <w:szCs w:val="22"/>
        </w:rPr>
      </w:pPr>
      <w:ins w:id="3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Topics Covered</w:t>
        </w:r>
        <w:r>
          <w:rPr>
            <w:noProof/>
            <w:webHidden/>
          </w:rPr>
          <w:tab/>
        </w:r>
        <w:r>
          <w:rPr>
            <w:noProof/>
            <w:webHidden/>
          </w:rPr>
          <w:fldChar w:fldCharType="begin"/>
        </w:r>
        <w:r>
          <w:rPr>
            <w:noProof/>
            <w:webHidden/>
          </w:rPr>
          <w:instrText xml:space="preserve"> PAGEREF _Toc238804825 \h </w:instrText>
        </w:r>
        <w:r>
          <w:rPr>
            <w:noProof/>
            <w:webHidden/>
          </w:rPr>
        </w:r>
      </w:ins>
      <w:r>
        <w:rPr>
          <w:noProof/>
          <w:webHidden/>
        </w:rPr>
        <w:fldChar w:fldCharType="separate"/>
      </w:r>
      <w:ins w:id="36" w:author=" Vijay Parmar" w:date="2009-08-23T15:31:00Z">
        <w:r>
          <w:rPr>
            <w:noProof/>
            <w:webHidden/>
          </w:rPr>
          <w:t>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7" w:author=" Vijay Parmar" w:date="2009-08-23T15:31:00Z"/>
          <w:rFonts w:asciiTheme="minorHAnsi" w:eastAsiaTheme="minorEastAsia" w:hAnsiTheme="minorHAnsi" w:cstheme="minorBidi"/>
          <w:noProof/>
          <w:sz w:val="22"/>
          <w:szCs w:val="22"/>
        </w:rPr>
      </w:pPr>
      <w:ins w:id="3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Related Documentation</w:t>
        </w:r>
        <w:r>
          <w:rPr>
            <w:noProof/>
            <w:webHidden/>
          </w:rPr>
          <w:tab/>
        </w:r>
        <w:r>
          <w:rPr>
            <w:noProof/>
            <w:webHidden/>
          </w:rPr>
          <w:fldChar w:fldCharType="begin"/>
        </w:r>
        <w:r>
          <w:rPr>
            <w:noProof/>
            <w:webHidden/>
          </w:rPr>
          <w:instrText xml:space="preserve"> PAGEREF _Toc238804826 \h </w:instrText>
        </w:r>
        <w:r>
          <w:rPr>
            <w:noProof/>
            <w:webHidden/>
          </w:rPr>
        </w:r>
      </w:ins>
      <w:r>
        <w:rPr>
          <w:noProof/>
          <w:webHidden/>
        </w:rPr>
        <w:fldChar w:fldCharType="separate"/>
      </w:r>
      <w:ins w:id="39" w:author=" Vijay Parmar" w:date="2009-08-23T15:31:00Z">
        <w:r>
          <w:rPr>
            <w:noProof/>
            <w:webHidden/>
          </w:rPr>
          <w:t>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0" w:author=" Vijay Parmar" w:date="2009-08-23T15:31:00Z"/>
          <w:rFonts w:asciiTheme="minorHAnsi" w:eastAsiaTheme="minorEastAsia" w:hAnsiTheme="minorHAnsi" w:cstheme="minorBidi"/>
          <w:noProof/>
          <w:sz w:val="22"/>
          <w:szCs w:val="22"/>
        </w:rPr>
      </w:pPr>
      <w:ins w:id="4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Text Conventions Used</w:t>
        </w:r>
        <w:r>
          <w:rPr>
            <w:noProof/>
            <w:webHidden/>
          </w:rPr>
          <w:tab/>
        </w:r>
        <w:r>
          <w:rPr>
            <w:noProof/>
            <w:webHidden/>
          </w:rPr>
          <w:fldChar w:fldCharType="begin"/>
        </w:r>
        <w:r>
          <w:rPr>
            <w:noProof/>
            <w:webHidden/>
          </w:rPr>
          <w:instrText xml:space="preserve"> PAGEREF _Toc238804827 \h </w:instrText>
        </w:r>
        <w:r>
          <w:rPr>
            <w:noProof/>
            <w:webHidden/>
          </w:rPr>
        </w:r>
      </w:ins>
      <w:r>
        <w:rPr>
          <w:noProof/>
          <w:webHidden/>
        </w:rPr>
        <w:fldChar w:fldCharType="separate"/>
      </w:r>
      <w:ins w:id="42" w:author=" Vijay Parmar" w:date="2009-08-23T15:31:00Z">
        <w:r>
          <w:rPr>
            <w:noProof/>
            <w:webHidden/>
          </w:rPr>
          <w:t>3</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3" w:author=" Vijay Parmar" w:date="2009-08-23T15:31:00Z"/>
          <w:rFonts w:asciiTheme="minorHAnsi" w:eastAsiaTheme="minorEastAsia" w:hAnsiTheme="minorHAnsi" w:cstheme="minorBidi"/>
          <w:noProof/>
          <w:sz w:val="22"/>
          <w:szCs w:val="22"/>
        </w:rPr>
      </w:pPr>
      <w:ins w:id="4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Credits and Resources</w:t>
        </w:r>
        <w:r>
          <w:rPr>
            <w:noProof/>
            <w:webHidden/>
          </w:rPr>
          <w:tab/>
        </w:r>
        <w:r>
          <w:rPr>
            <w:noProof/>
            <w:webHidden/>
          </w:rPr>
          <w:fldChar w:fldCharType="begin"/>
        </w:r>
        <w:r>
          <w:rPr>
            <w:noProof/>
            <w:webHidden/>
          </w:rPr>
          <w:instrText xml:space="preserve"> PAGEREF _Toc238804828 \h </w:instrText>
        </w:r>
        <w:r>
          <w:rPr>
            <w:noProof/>
            <w:webHidden/>
          </w:rPr>
        </w:r>
      </w:ins>
      <w:r>
        <w:rPr>
          <w:noProof/>
          <w:webHidden/>
        </w:rPr>
        <w:fldChar w:fldCharType="separate"/>
      </w:r>
      <w:ins w:id="45" w:author=" Vijay Parmar" w:date="2009-08-23T15:31:00Z">
        <w:r>
          <w:rPr>
            <w:noProof/>
            <w:webHidden/>
          </w:rPr>
          <w:t>3</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46" w:author=" Vijay Parmar" w:date="2009-08-23T15:31:00Z"/>
          <w:rFonts w:asciiTheme="minorHAnsi" w:eastAsiaTheme="minorEastAsia" w:hAnsiTheme="minorHAnsi" w:cstheme="minorBidi"/>
          <w:b w:val="0"/>
          <w:noProof/>
          <w:sz w:val="22"/>
          <w:szCs w:val="22"/>
        </w:rPr>
      </w:pPr>
      <w:ins w:id="4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"_Toc238804829"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1</w:t>
        </w:r>
        <w:r>
          <w:rPr>
            <w:rFonts w:asciiTheme="minorHAnsi" w:eastAsiaTheme="minorEastAsia" w:hAnsiTheme="minorHAnsi" w:cstheme="minorBidi"/>
            <w:b w:val="0"/>
            <w:noProof/>
            <w:sz w:val="22"/>
            <w:szCs w:val="22"/>
          </w:rPr>
          <w:tab/>
        </w:r>
        <w:r w:rsidRPr="00AC73CB">
          <w:rPr>
            <w:rStyle w:val="Hyperlink"/>
            <w:noProof/>
          </w:rPr>
          <w:t>CSM Overview</w:t>
        </w:r>
        <w:r>
          <w:rPr>
            <w:noProof/>
            <w:webHidden/>
          </w:rPr>
          <w:tab/>
        </w:r>
        <w:r>
          <w:rPr>
            <w:noProof/>
            <w:webHidden/>
          </w:rPr>
          <w:fldChar w:fldCharType="begin"/>
        </w:r>
        <w:r>
          <w:rPr>
            <w:noProof/>
            <w:webHidden/>
          </w:rPr>
          <w:instrText xml:space="preserve"> PAGEREF _Toc238804829 \h </w:instrText>
        </w:r>
        <w:r>
          <w:rPr>
            <w:noProof/>
            <w:webHidden/>
          </w:rPr>
        </w:r>
      </w:ins>
      <w:r>
        <w:rPr>
          <w:noProof/>
          <w:webHidden/>
        </w:rPr>
        <w:fldChar w:fldCharType="separate"/>
      </w:r>
      <w:ins w:id="48" w:author=" Vijay Parmar" w:date="2009-08-23T15:31:00Z">
        <w:r>
          <w:rPr>
            <w:noProof/>
            <w:webHidden/>
          </w:rPr>
          <w:t>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49" w:author=" Vijay Parmar" w:date="2009-08-23T15:31:00Z"/>
          <w:rFonts w:asciiTheme="minorHAnsi" w:eastAsiaTheme="minorEastAsia" w:hAnsiTheme="minorHAnsi" w:cstheme="minorBidi"/>
          <w:noProof/>
          <w:sz w:val="22"/>
          <w:szCs w:val="22"/>
        </w:rPr>
      </w:pPr>
      <w:ins w:id="5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Introduction</w:t>
        </w:r>
        <w:r>
          <w:rPr>
            <w:noProof/>
            <w:webHidden/>
          </w:rPr>
          <w:tab/>
        </w:r>
        <w:r>
          <w:rPr>
            <w:noProof/>
            <w:webHidden/>
          </w:rPr>
          <w:fldChar w:fldCharType="begin"/>
        </w:r>
        <w:r>
          <w:rPr>
            <w:noProof/>
            <w:webHidden/>
          </w:rPr>
          <w:instrText xml:space="preserve"> PAGEREF _Toc238804830 \h </w:instrText>
        </w:r>
        <w:r>
          <w:rPr>
            <w:noProof/>
            <w:webHidden/>
          </w:rPr>
        </w:r>
      </w:ins>
      <w:r>
        <w:rPr>
          <w:noProof/>
          <w:webHidden/>
        </w:rPr>
        <w:fldChar w:fldCharType="separate"/>
      </w:r>
      <w:ins w:id="51" w:author=" Vijay Parmar" w:date="2009-08-23T15:31:00Z">
        <w:r>
          <w:rPr>
            <w:noProof/>
            <w:webHidden/>
          </w:rPr>
          <w:t>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52" w:author=" Vijay Parmar" w:date="2009-08-23T15:31:00Z"/>
          <w:rFonts w:asciiTheme="minorHAnsi" w:eastAsiaTheme="minorEastAsia" w:hAnsiTheme="minorHAnsi" w:cstheme="minorBidi"/>
          <w:noProof/>
          <w:sz w:val="22"/>
          <w:szCs w:val="22"/>
        </w:rPr>
      </w:pPr>
      <w:ins w:id="5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Concepts</w:t>
        </w:r>
        <w:r>
          <w:rPr>
            <w:noProof/>
            <w:webHidden/>
          </w:rPr>
          <w:tab/>
        </w:r>
        <w:r>
          <w:rPr>
            <w:noProof/>
            <w:webHidden/>
          </w:rPr>
          <w:fldChar w:fldCharType="begin"/>
        </w:r>
        <w:r>
          <w:rPr>
            <w:noProof/>
            <w:webHidden/>
          </w:rPr>
          <w:instrText xml:space="preserve"> PAGEREF _Toc238804831 \h </w:instrText>
        </w:r>
        <w:r>
          <w:rPr>
            <w:noProof/>
            <w:webHidden/>
          </w:rPr>
        </w:r>
      </w:ins>
      <w:r>
        <w:rPr>
          <w:noProof/>
          <w:webHidden/>
        </w:rPr>
        <w:fldChar w:fldCharType="separate"/>
      </w:r>
      <w:ins w:id="54" w:author=" Vijay Parmar" w:date="2009-08-23T15:31:00Z">
        <w:r>
          <w:rPr>
            <w:noProof/>
            <w:webHidden/>
          </w:rPr>
          <w:t>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55" w:author=" Vijay Parmar" w:date="2009-08-23T15:31:00Z"/>
          <w:rFonts w:asciiTheme="minorHAnsi" w:eastAsiaTheme="minorEastAsia" w:hAnsiTheme="minorHAnsi" w:cstheme="minorBidi"/>
          <w:noProof/>
          <w:sz w:val="22"/>
          <w:szCs w:val="22"/>
        </w:rPr>
      </w:pPr>
      <w:ins w:id="5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Minimum System Requirements</w:t>
        </w:r>
        <w:r>
          <w:rPr>
            <w:noProof/>
            <w:webHidden/>
          </w:rPr>
          <w:tab/>
        </w:r>
        <w:r>
          <w:rPr>
            <w:noProof/>
            <w:webHidden/>
          </w:rPr>
          <w:fldChar w:fldCharType="begin"/>
        </w:r>
        <w:r>
          <w:rPr>
            <w:noProof/>
            <w:webHidden/>
          </w:rPr>
          <w:instrText xml:space="preserve"> PAGEREF _Toc238804832 \h </w:instrText>
        </w:r>
        <w:r>
          <w:rPr>
            <w:noProof/>
            <w:webHidden/>
          </w:rPr>
        </w:r>
      </w:ins>
      <w:r>
        <w:rPr>
          <w:noProof/>
          <w:webHidden/>
        </w:rPr>
        <w:fldChar w:fldCharType="separate"/>
      </w:r>
      <w:ins w:id="57" w:author=" Vijay Parmar" w:date="2009-08-23T15:31:00Z">
        <w:r>
          <w:rPr>
            <w:noProof/>
            <w:webHidden/>
          </w:rPr>
          <w:t>8</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58" w:author=" Vijay Parmar" w:date="2009-08-23T15:31:00Z"/>
          <w:rFonts w:asciiTheme="minorHAnsi" w:eastAsiaTheme="minorEastAsia" w:hAnsiTheme="minorHAnsi" w:cstheme="minorBidi"/>
          <w:b w:val="0"/>
          <w:noProof/>
          <w:sz w:val="22"/>
          <w:szCs w:val="22"/>
        </w:rPr>
      </w:pPr>
      <w:ins w:id="5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2</w:t>
        </w:r>
        <w:r>
          <w:rPr>
            <w:rFonts w:asciiTheme="minorHAnsi" w:eastAsiaTheme="minorEastAsia" w:hAnsiTheme="minorHAnsi" w:cstheme="minorBidi"/>
            <w:b w:val="0"/>
            <w:noProof/>
            <w:sz w:val="22"/>
            <w:szCs w:val="22"/>
          </w:rPr>
          <w:tab/>
        </w:r>
        <w:r w:rsidRPr="00AC73CB">
          <w:rPr>
            <w:rStyle w:val="Hyperlink"/>
            <w:noProof/>
          </w:rPr>
          <w:t>Using the CSM API</w:t>
        </w:r>
        <w:r>
          <w:rPr>
            <w:noProof/>
            <w:webHidden/>
          </w:rPr>
          <w:tab/>
        </w:r>
        <w:r>
          <w:rPr>
            <w:noProof/>
            <w:webHidden/>
          </w:rPr>
          <w:fldChar w:fldCharType="begin"/>
        </w:r>
        <w:r>
          <w:rPr>
            <w:noProof/>
            <w:webHidden/>
          </w:rPr>
          <w:instrText xml:space="preserve"> PAGEREF _Toc238804833 \h </w:instrText>
        </w:r>
        <w:r>
          <w:rPr>
            <w:noProof/>
            <w:webHidden/>
          </w:rPr>
        </w:r>
      </w:ins>
      <w:r>
        <w:rPr>
          <w:noProof/>
          <w:webHidden/>
        </w:rPr>
        <w:fldChar w:fldCharType="separate"/>
      </w:r>
      <w:ins w:id="60" w:author=" Vijay Parmar" w:date="2009-08-23T15:31:00Z">
        <w:r>
          <w:rPr>
            <w:noProof/>
            <w:webHidden/>
          </w:rPr>
          <w:t>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61" w:author=" Vijay Parmar" w:date="2009-08-23T15:31:00Z"/>
          <w:rFonts w:asciiTheme="minorHAnsi" w:eastAsiaTheme="minorEastAsia" w:hAnsiTheme="minorHAnsi" w:cstheme="minorBidi"/>
          <w:noProof/>
          <w:sz w:val="22"/>
          <w:szCs w:val="22"/>
        </w:rPr>
      </w:pPr>
      <w:ins w:id="6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_Toc238804834 \h </w:instrText>
        </w:r>
        <w:r>
          <w:rPr>
            <w:noProof/>
            <w:webHidden/>
          </w:rPr>
        </w:r>
      </w:ins>
      <w:r>
        <w:rPr>
          <w:noProof/>
          <w:webHidden/>
        </w:rPr>
        <w:fldChar w:fldCharType="separate"/>
      </w:r>
      <w:ins w:id="63" w:author=" Vijay Parmar" w:date="2009-08-23T15:31:00Z">
        <w:r>
          <w:rPr>
            <w:noProof/>
            <w:webHidden/>
          </w:rPr>
          <w:t>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64" w:author=" Vijay Parmar" w:date="2009-08-23T15:31:00Z"/>
          <w:rFonts w:asciiTheme="minorHAnsi" w:eastAsiaTheme="minorEastAsia" w:hAnsiTheme="minorHAnsi" w:cstheme="minorBidi"/>
          <w:noProof/>
          <w:sz w:val="22"/>
          <w:szCs w:val="22"/>
        </w:rPr>
      </w:pPr>
      <w:ins w:id="6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API Services</w:t>
        </w:r>
        <w:r>
          <w:rPr>
            <w:noProof/>
            <w:webHidden/>
          </w:rPr>
          <w:tab/>
        </w:r>
        <w:r>
          <w:rPr>
            <w:noProof/>
            <w:webHidden/>
          </w:rPr>
          <w:fldChar w:fldCharType="begin"/>
        </w:r>
        <w:r>
          <w:rPr>
            <w:noProof/>
            <w:webHidden/>
          </w:rPr>
          <w:instrText xml:space="preserve"> PAGEREF _Toc238804835 \h </w:instrText>
        </w:r>
        <w:r>
          <w:rPr>
            <w:noProof/>
            <w:webHidden/>
          </w:rPr>
        </w:r>
      </w:ins>
      <w:r>
        <w:rPr>
          <w:noProof/>
          <w:webHidden/>
        </w:rPr>
        <w:fldChar w:fldCharType="separate"/>
      </w:r>
      <w:ins w:id="66"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67" w:author=" Vijay Parmar" w:date="2009-08-23T15:31:00Z"/>
          <w:rFonts w:asciiTheme="minorHAnsi" w:eastAsiaTheme="minorEastAsia" w:hAnsiTheme="minorHAnsi" w:cstheme="minorBidi"/>
          <w:noProof/>
          <w:sz w:val="22"/>
          <w:szCs w:val="22"/>
        </w:rPr>
      </w:pPr>
      <w:ins w:id="6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Authentication Manager</w:t>
        </w:r>
        <w:r>
          <w:rPr>
            <w:noProof/>
            <w:webHidden/>
          </w:rPr>
          <w:tab/>
        </w:r>
        <w:r>
          <w:rPr>
            <w:noProof/>
            <w:webHidden/>
          </w:rPr>
          <w:fldChar w:fldCharType="begin"/>
        </w:r>
        <w:r>
          <w:rPr>
            <w:noProof/>
            <w:webHidden/>
          </w:rPr>
          <w:instrText xml:space="preserve"> PAGEREF _Toc238804836 \h </w:instrText>
        </w:r>
        <w:r>
          <w:rPr>
            <w:noProof/>
            <w:webHidden/>
          </w:rPr>
        </w:r>
      </w:ins>
      <w:r>
        <w:rPr>
          <w:noProof/>
          <w:webHidden/>
        </w:rPr>
        <w:fldChar w:fldCharType="separate"/>
      </w:r>
      <w:ins w:id="69"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0" w:author=" Vijay Parmar" w:date="2009-08-23T15:31:00Z"/>
          <w:rFonts w:asciiTheme="minorHAnsi" w:eastAsiaTheme="minorEastAsia" w:hAnsiTheme="minorHAnsi" w:cstheme="minorBidi"/>
          <w:noProof/>
          <w:sz w:val="22"/>
          <w:szCs w:val="22"/>
        </w:rPr>
      </w:pPr>
      <w:ins w:id="7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Authorization Manager</w:t>
        </w:r>
        <w:r>
          <w:rPr>
            <w:noProof/>
            <w:webHidden/>
          </w:rPr>
          <w:tab/>
        </w:r>
        <w:r>
          <w:rPr>
            <w:noProof/>
            <w:webHidden/>
          </w:rPr>
          <w:fldChar w:fldCharType="begin"/>
        </w:r>
        <w:r>
          <w:rPr>
            <w:noProof/>
            <w:webHidden/>
          </w:rPr>
          <w:instrText xml:space="preserve"> PAGEREF _Toc238804837 \h </w:instrText>
        </w:r>
        <w:r>
          <w:rPr>
            <w:noProof/>
            <w:webHidden/>
          </w:rPr>
        </w:r>
      </w:ins>
      <w:r>
        <w:rPr>
          <w:noProof/>
          <w:webHidden/>
        </w:rPr>
        <w:fldChar w:fldCharType="separate"/>
      </w:r>
      <w:ins w:id="72"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73" w:author=" Vijay Parmar" w:date="2009-08-23T15:31:00Z"/>
          <w:rFonts w:asciiTheme="minorHAnsi" w:eastAsiaTheme="minorEastAsia" w:hAnsiTheme="minorHAnsi" w:cstheme="minorBidi"/>
          <w:noProof/>
          <w:sz w:val="22"/>
          <w:szCs w:val="22"/>
        </w:rPr>
      </w:pPr>
      <w:ins w:id="7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with the CSM Authentication Service</w:t>
        </w:r>
        <w:r>
          <w:rPr>
            <w:noProof/>
            <w:webHidden/>
          </w:rPr>
          <w:tab/>
        </w:r>
        <w:r>
          <w:rPr>
            <w:noProof/>
            <w:webHidden/>
          </w:rPr>
          <w:fldChar w:fldCharType="begin"/>
        </w:r>
        <w:r>
          <w:rPr>
            <w:noProof/>
            <w:webHidden/>
          </w:rPr>
          <w:instrText xml:space="preserve"> PAGEREF _Toc238804838 \h </w:instrText>
        </w:r>
        <w:r>
          <w:rPr>
            <w:noProof/>
            <w:webHidden/>
          </w:rPr>
        </w:r>
      </w:ins>
      <w:r>
        <w:rPr>
          <w:noProof/>
          <w:webHidden/>
        </w:rPr>
        <w:fldChar w:fldCharType="separate"/>
      </w:r>
      <w:ins w:id="75" w:author=" Vijay Parmar" w:date="2009-08-23T15:31:00Z">
        <w:r>
          <w:rPr>
            <w:noProof/>
            <w:webHidden/>
          </w:rPr>
          <w:t>10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6" w:author=" Vijay Parmar" w:date="2009-08-23T15:31:00Z"/>
          <w:rFonts w:asciiTheme="minorHAnsi" w:eastAsiaTheme="minorEastAsia" w:hAnsiTheme="minorHAnsi" w:cstheme="minorBidi"/>
          <w:noProof/>
          <w:sz w:val="22"/>
          <w:szCs w:val="22"/>
        </w:rPr>
      </w:pPr>
      <w:ins w:id="7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"_Toc238804839"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Importing the CSM Authentication Manager Class</w:t>
        </w:r>
        <w:r>
          <w:rPr>
            <w:noProof/>
            <w:webHidden/>
          </w:rPr>
          <w:tab/>
        </w:r>
        <w:r>
          <w:rPr>
            <w:noProof/>
            <w:webHidden/>
          </w:rPr>
          <w:fldChar w:fldCharType="begin"/>
        </w:r>
        <w:r>
          <w:rPr>
            <w:noProof/>
            <w:webHidden/>
          </w:rPr>
          <w:instrText xml:space="preserve"> PAGEREF _Toc238804839 \h </w:instrText>
        </w:r>
        <w:r>
          <w:rPr>
            <w:noProof/>
            <w:webHidden/>
          </w:rPr>
        </w:r>
      </w:ins>
      <w:r>
        <w:rPr>
          <w:noProof/>
          <w:webHidden/>
        </w:rPr>
        <w:fldChar w:fldCharType="separate"/>
      </w:r>
      <w:ins w:id="78" w:author=" Vijay Parmar" w:date="2009-08-23T15:31:00Z">
        <w:r>
          <w:rPr>
            <w:noProof/>
            <w:webHidden/>
          </w:rPr>
          <w:t>11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79" w:author=" Vijay Parmar" w:date="2009-08-23T15:31:00Z"/>
          <w:rFonts w:asciiTheme="minorHAnsi" w:eastAsiaTheme="minorEastAsia" w:hAnsiTheme="minorHAnsi" w:cstheme="minorBidi"/>
          <w:noProof/>
          <w:sz w:val="22"/>
          <w:szCs w:val="22"/>
        </w:rPr>
      </w:pPr>
      <w:ins w:id="8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the CSM Authentication Manager Class</w:t>
        </w:r>
        <w:r>
          <w:rPr>
            <w:noProof/>
            <w:webHidden/>
          </w:rPr>
          <w:tab/>
        </w:r>
        <w:r>
          <w:rPr>
            <w:noProof/>
            <w:webHidden/>
          </w:rPr>
          <w:fldChar w:fldCharType="begin"/>
        </w:r>
        <w:r>
          <w:rPr>
            <w:noProof/>
            <w:webHidden/>
          </w:rPr>
          <w:instrText xml:space="preserve"> PAGEREF _Toc238804840 \h </w:instrText>
        </w:r>
        <w:r>
          <w:rPr>
            <w:noProof/>
            <w:webHidden/>
          </w:rPr>
        </w:r>
      </w:ins>
      <w:r>
        <w:rPr>
          <w:noProof/>
          <w:webHidden/>
        </w:rPr>
        <w:fldChar w:fldCharType="separate"/>
      </w:r>
      <w:ins w:id="81" w:author=" Vijay Parmar" w:date="2009-08-23T15:31:00Z">
        <w:r>
          <w:rPr>
            <w:noProof/>
            <w:webHidden/>
          </w:rPr>
          <w:t>11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2" w:author=" Vijay Parmar" w:date="2009-08-23T15:31:00Z"/>
          <w:rFonts w:asciiTheme="minorHAnsi" w:eastAsiaTheme="minorEastAsia" w:hAnsiTheme="minorHAnsi" w:cstheme="minorBidi"/>
          <w:noProof/>
          <w:sz w:val="22"/>
          <w:szCs w:val="22"/>
        </w:rPr>
      </w:pPr>
      <w:ins w:id="8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and Deployment Configurations</w:t>
        </w:r>
        <w:r>
          <w:rPr>
            <w:noProof/>
            <w:webHidden/>
          </w:rPr>
          <w:tab/>
        </w:r>
        <w:r>
          <w:rPr>
            <w:noProof/>
            <w:webHidden/>
          </w:rPr>
          <w:fldChar w:fldCharType="begin"/>
        </w:r>
        <w:r>
          <w:rPr>
            <w:noProof/>
            <w:webHidden/>
          </w:rPr>
          <w:instrText xml:space="preserve"> PAGEREF _Toc238804841 \h </w:instrText>
        </w:r>
        <w:r>
          <w:rPr>
            <w:noProof/>
            <w:webHidden/>
          </w:rPr>
        </w:r>
      </w:ins>
      <w:r>
        <w:rPr>
          <w:noProof/>
          <w:webHidden/>
        </w:rPr>
        <w:fldChar w:fldCharType="separate"/>
      </w:r>
      <w:ins w:id="84" w:author=" Vijay Parmar" w:date="2009-08-23T15:31:00Z">
        <w:r>
          <w:rPr>
            <w:noProof/>
            <w:webHidden/>
          </w:rPr>
          <w:t>12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5" w:author=" Vijay Parmar" w:date="2009-08-23T15:31:00Z"/>
          <w:rFonts w:asciiTheme="minorHAnsi" w:eastAsiaTheme="minorEastAsia" w:hAnsiTheme="minorHAnsi" w:cstheme="minorBidi"/>
          <w:noProof/>
          <w:sz w:val="22"/>
          <w:szCs w:val="22"/>
        </w:rPr>
      </w:pPr>
      <w:ins w:id="8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RDBMS Credential Provider Properties and Login Module Configuration</w:t>
        </w:r>
        <w:r>
          <w:rPr>
            <w:noProof/>
            <w:webHidden/>
          </w:rPr>
          <w:tab/>
        </w:r>
        <w:r>
          <w:rPr>
            <w:noProof/>
            <w:webHidden/>
          </w:rPr>
          <w:fldChar w:fldCharType="begin"/>
        </w:r>
        <w:r>
          <w:rPr>
            <w:noProof/>
            <w:webHidden/>
          </w:rPr>
          <w:instrText xml:space="preserve"> PAGEREF _Toc238804842 \h </w:instrText>
        </w:r>
        <w:r>
          <w:rPr>
            <w:noProof/>
            <w:webHidden/>
          </w:rPr>
        </w:r>
      </w:ins>
      <w:r>
        <w:rPr>
          <w:noProof/>
          <w:webHidden/>
        </w:rPr>
        <w:fldChar w:fldCharType="separate"/>
      </w:r>
      <w:ins w:id="87" w:author=" Vijay Parmar" w:date="2009-08-23T15:31:00Z">
        <w:r>
          <w:rPr>
            <w:noProof/>
            <w:webHidden/>
          </w:rPr>
          <w:t>13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88" w:author=" Vijay Parmar" w:date="2009-08-23T15:31:00Z"/>
          <w:rFonts w:asciiTheme="minorHAnsi" w:eastAsiaTheme="minorEastAsia" w:hAnsiTheme="minorHAnsi" w:cstheme="minorBidi"/>
          <w:noProof/>
          <w:sz w:val="22"/>
          <w:szCs w:val="22"/>
        </w:rPr>
      </w:pPr>
      <w:ins w:id="8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LDAP Credential Provider Properties and Login Module Configuration</w:t>
        </w:r>
        <w:r>
          <w:rPr>
            <w:noProof/>
            <w:webHidden/>
          </w:rPr>
          <w:tab/>
        </w:r>
        <w:r>
          <w:rPr>
            <w:noProof/>
            <w:webHidden/>
          </w:rPr>
          <w:fldChar w:fldCharType="begin"/>
        </w:r>
        <w:r>
          <w:rPr>
            <w:noProof/>
            <w:webHidden/>
          </w:rPr>
          <w:instrText xml:space="preserve"> PAGEREF _Toc238804843 \h </w:instrText>
        </w:r>
        <w:r>
          <w:rPr>
            <w:noProof/>
            <w:webHidden/>
          </w:rPr>
        </w:r>
      </w:ins>
      <w:r>
        <w:rPr>
          <w:noProof/>
          <w:webHidden/>
        </w:rPr>
        <w:fldChar w:fldCharType="separate"/>
      </w:r>
      <w:ins w:id="90" w:author=" Vijay Parmar" w:date="2009-08-23T15:31:00Z">
        <w:r>
          <w:rPr>
            <w:noProof/>
            <w:webHidden/>
          </w:rPr>
          <w:t>16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91" w:author=" Vijay Parmar" w:date="2009-08-23T15:31:00Z"/>
          <w:rFonts w:asciiTheme="minorHAnsi" w:eastAsiaTheme="minorEastAsia" w:hAnsiTheme="minorHAnsi" w:cstheme="minorBidi"/>
          <w:noProof/>
          <w:sz w:val="22"/>
          <w:szCs w:val="22"/>
        </w:rPr>
      </w:pPr>
      <w:ins w:id="9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Activating CLM Audit Logging</w:t>
        </w:r>
        <w:r>
          <w:rPr>
            <w:noProof/>
            <w:webHidden/>
          </w:rPr>
          <w:tab/>
        </w:r>
        <w:r>
          <w:rPr>
            <w:noProof/>
            <w:webHidden/>
          </w:rPr>
          <w:fldChar w:fldCharType="begin"/>
        </w:r>
        <w:r>
          <w:rPr>
            <w:noProof/>
            <w:webHidden/>
          </w:rPr>
          <w:instrText xml:space="preserve"> PAGEREF _Toc238804844 \h </w:instrText>
        </w:r>
        <w:r>
          <w:rPr>
            <w:noProof/>
            <w:webHidden/>
          </w:rPr>
        </w:r>
      </w:ins>
      <w:r>
        <w:rPr>
          <w:noProof/>
          <w:webHidden/>
        </w:rPr>
        <w:fldChar w:fldCharType="separate"/>
      </w:r>
      <w:ins w:id="93" w:author=" Vijay Parmar" w:date="2009-08-23T15:31:00Z">
        <w:r>
          <w:rPr>
            <w:noProof/>
            <w:webHidden/>
          </w:rPr>
          <w:t>19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94" w:author=" Vijay Parmar" w:date="2009-08-23T15:31:00Z"/>
          <w:rFonts w:asciiTheme="minorHAnsi" w:eastAsiaTheme="minorEastAsia" w:hAnsiTheme="minorHAnsi" w:cstheme="minorBidi"/>
          <w:noProof/>
          <w:sz w:val="22"/>
          <w:szCs w:val="22"/>
        </w:rPr>
      </w:pPr>
      <w:ins w:id="9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With the CSM Authorization Service</w:t>
        </w:r>
        <w:r>
          <w:rPr>
            <w:noProof/>
            <w:webHidden/>
          </w:rPr>
          <w:tab/>
        </w:r>
        <w:r>
          <w:rPr>
            <w:noProof/>
            <w:webHidden/>
          </w:rPr>
          <w:fldChar w:fldCharType="begin"/>
        </w:r>
        <w:r>
          <w:rPr>
            <w:noProof/>
            <w:webHidden/>
          </w:rPr>
          <w:instrText xml:space="preserve"> PAGEREF _Toc238804845 \h </w:instrText>
        </w:r>
        <w:r>
          <w:rPr>
            <w:noProof/>
            <w:webHidden/>
          </w:rPr>
        </w:r>
      </w:ins>
      <w:r>
        <w:rPr>
          <w:noProof/>
          <w:webHidden/>
        </w:rPr>
        <w:fldChar w:fldCharType="separate"/>
      </w:r>
      <w:ins w:id="96" w:author=" Vijay Parmar" w:date="2009-08-23T15:31:00Z">
        <w:r>
          <w:rPr>
            <w:noProof/>
            <w:webHidden/>
          </w:rPr>
          <w:t>19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97" w:author=" Vijay Parmar" w:date="2009-08-23T15:31:00Z"/>
          <w:rFonts w:asciiTheme="minorHAnsi" w:eastAsiaTheme="minorEastAsia" w:hAnsiTheme="minorHAnsi" w:cstheme="minorBidi"/>
          <w:noProof/>
          <w:sz w:val="22"/>
          <w:szCs w:val="22"/>
        </w:rPr>
      </w:pPr>
      <w:ins w:id="9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Importing and Using the CSM Authorization Manager Class</w:t>
        </w:r>
        <w:r>
          <w:rPr>
            <w:noProof/>
            <w:webHidden/>
          </w:rPr>
          <w:tab/>
        </w:r>
        <w:r>
          <w:rPr>
            <w:noProof/>
            <w:webHidden/>
          </w:rPr>
          <w:fldChar w:fldCharType="begin"/>
        </w:r>
        <w:r>
          <w:rPr>
            <w:noProof/>
            <w:webHidden/>
          </w:rPr>
          <w:instrText xml:space="preserve"> PAGEREF _Toc238804846 \h </w:instrText>
        </w:r>
        <w:r>
          <w:rPr>
            <w:noProof/>
            <w:webHidden/>
          </w:rPr>
        </w:r>
      </w:ins>
      <w:r>
        <w:rPr>
          <w:noProof/>
          <w:webHidden/>
        </w:rPr>
        <w:fldChar w:fldCharType="separate"/>
      </w:r>
      <w:ins w:id="99" w:author=" Vijay Parmar" w:date="2009-08-23T15:31:00Z">
        <w:r>
          <w:rPr>
            <w:noProof/>
            <w:webHidden/>
          </w:rPr>
          <w:t>20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0" w:author=" Vijay Parmar" w:date="2009-08-23T15:31:00Z"/>
          <w:rFonts w:asciiTheme="minorHAnsi" w:eastAsiaTheme="minorEastAsia" w:hAnsiTheme="minorHAnsi" w:cstheme="minorBidi"/>
          <w:noProof/>
          <w:sz w:val="22"/>
          <w:szCs w:val="22"/>
        </w:rPr>
      </w:pPr>
      <w:ins w:id="10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Software Products and Scripts</w:t>
        </w:r>
        <w:r>
          <w:rPr>
            <w:noProof/>
            <w:webHidden/>
          </w:rPr>
          <w:tab/>
        </w:r>
        <w:r>
          <w:rPr>
            <w:noProof/>
            <w:webHidden/>
          </w:rPr>
          <w:fldChar w:fldCharType="begin"/>
        </w:r>
        <w:r>
          <w:rPr>
            <w:noProof/>
            <w:webHidden/>
          </w:rPr>
          <w:instrText xml:space="preserve"> PAGEREF _Toc238804847 \h </w:instrText>
        </w:r>
        <w:r>
          <w:rPr>
            <w:noProof/>
            <w:webHidden/>
          </w:rPr>
        </w:r>
      </w:ins>
      <w:r>
        <w:rPr>
          <w:noProof/>
          <w:webHidden/>
        </w:rPr>
        <w:fldChar w:fldCharType="separate"/>
      </w:r>
      <w:ins w:id="102" w:author=" Vijay Parmar" w:date="2009-08-23T15:31:00Z">
        <w:r>
          <w:rPr>
            <w:noProof/>
            <w:webHidden/>
          </w:rPr>
          <w:t>21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3" w:author=" Vijay Parmar" w:date="2009-08-23T15:31:00Z"/>
          <w:rFonts w:asciiTheme="minorHAnsi" w:eastAsiaTheme="minorEastAsia" w:hAnsiTheme="minorHAnsi" w:cstheme="minorBidi"/>
          <w:noProof/>
          <w:sz w:val="22"/>
          <w:szCs w:val="22"/>
        </w:rPr>
      </w:pPr>
      <w:ins w:id="10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and Deployment Configurations</w:t>
        </w:r>
        <w:r>
          <w:rPr>
            <w:noProof/>
            <w:webHidden/>
          </w:rPr>
          <w:tab/>
        </w:r>
        <w:r>
          <w:rPr>
            <w:noProof/>
            <w:webHidden/>
          </w:rPr>
          <w:fldChar w:fldCharType="begin"/>
        </w:r>
        <w:r>
          <w:rPr>
            <w:noProof/>
            <w:webHidden/>
          </w:rPr>
          <w:instrText xml:space="preserve"> PAGEREF _Toc238804848 \h </w:instrText>
        </w:r>
        <w:r>
          <w:rPr>
            <w:noProof/>
            <w:webHidden/>
          </w:rPr>
        </w:r>
      </w:ins>
      <w:r>
        <w:rPr>
          <w:noProof/>
          <w:webHidden/>
        </w:rPr>
        <w:fldChar w:fldCharType="separate"/>
      </w:r>
      <w:ins w:id="105" w:author=" Vijay Parmar" w:date="2009-08-23T15:31:00Z">
        <w:r>
          <w:rPr>
            <w:noProof/>
            <w:webHidden/>
          </w:rPr>
          <w:t>22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06" w:author=" Vijay Parmar" w:date="2009-08-23T15:31:00Z"/>
          <w:rFonts w:asciiTheme="minorHAnsi" w:eastAsiaTheme="minorEastAsia" w:hAnsiTheme="minorHAnsi" w:cstheme="minorBidi"/>
          <w:noProof/>
          <w:sz w:val="22"/>
          <w:szCs w:val="22"/>
        </w:rPr>
      </w:pPr>
      <w:ins w:id="10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"_Toc238804849"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Audit Logging</w:t>
        </w:r>
        <w:r>
          <w:rPr>
            <w:noProof/>
            <w:webHidden/>
          </w:rPr>
          <w:tab/>
        </w:r>
        <w:r>
          <w:rPr>
            <w:noProof/>
            <w:webHidden/>
          </w:rPr>
          <w:fldChar w:fldCharType="begin"/>
        </w:r>
        <w:r>
          <w:rPr>
            <w:noProof/>
            <w:webHidden/>
          </w:rPr>
          <w:instrText xml:space="preserve"> PAGEREF _Toc238804849 \h </w:instrText>
        </w:r>
        <w:r>
          <w:rPr>
            <w:noProof/>
            <w:webHidden/>
          </w:rPr>
        </w:r>
      </w:ins>
      <w:r>
        <w:rPr>
          <w:noProof/>
          <w:webHidden/>
        </w:rPr>
        <w:fldChar w:fldCharType="separate"/>
      </w:r>
      <w:ins w:id="108" w:author=" Vijay Parmar" w:date="2009-08-23T15:31:00Z">
        <w:r>
          <w:rPr>
            <w:noProof/>
            <w:webHidden/>
          </w:rPr>
          <w:t>24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09" w:author=" Vijay Parmar" w:date="2009-08-23T15:31:00Z"/>
          <w:rFonts w:asciiTheme="minorHAnsi" w:eastAsiaTheme="minorEastAsia" w:hAnsiTheme="minorHAnsi" w:cstheme="minorBidi"/>
          <w:noProof/>
          <w:sz w:val="22"/>
          <w:szCs w:val="22"/>
        </w:rPr>
      </w:pPr>
      <w:ins w:id="11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JAR Placement</w:t>
        </w:r>
        <w:r>
          <w:rPr>
            <w:noProof/>
            <w:webHidden/>
          </w:rPr>
          <w:tab/>
        </w:r>
        <w:r>
          <w:rPr>
            <w:noProof/>
            <w:webHidden/>
          </w:rPr>
          <w:fldChar w:fldCharType="begin"/>
        </w:r>
        <w:r>
          <w:rPr>
            <w:noProof/>
            <w:webHidden/>
          </w:rPr>
          <w:instrText xml:space="preserve"> PAGEREF _Toc238804850 \h </w:instrText>
        </w:r>
        <w:r>
          <w:rPr>
            <w:noProof/>
            <w:webHidden/>
          </w:rPr>
        </w:r>
      </w:ins>
      <w:r>
        <w:rPr>
          <w:noProof/>
          <w:webHidden/>
        </w:rPr>
        <w:fldChar w:fldCharType="separate"/>
      </w:r>
      <w:ins w:id="111" w:author=" Vijay Parmar" w:date="2009-08-23T15:31:00Z">
        <w:r>
          <w:rPr>
            <w:noProof/>
            <w:webHidden/>
          </w:rPr>
          <w:t>24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12" w:author=" Vijay Parmar" w:date="2009-08-23T15:31:00Z"/>
          <w:rFonts w:asciiTheme="minorHAnsi" w:eastAsiaTheme="minorEastAsia" w:hAnsiTheme="minorHAnsi" w:cstheme="minorBidi"/>
          <w:noProof/>
          <w:sz w:val="22"/>
          <w:szCs w:val="22"/>
        </w:rPr>
      </w:pPr>
      <w:ins w:id="11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CLM APIs with CSM APIs</w:t>
        </w:r>
        <w:r>
          <w:rPr>
            <w:noProof/>
            <w:webHidden/>
          </w:rPr>
          <w:tab/>
        </w:r>
        <w:r>
          <w:rPr>
            <w:noProof/>
            <w:webHidden/>
          </w:rPr>
          <w:fldChar w:fldCharType="begin"/>
        </w:r>
        <w:r>
          <w:rPr>
            <w:noProof/>
            <w:webHidden/>
          </w:rPr>
          <w:instrText xml:space="preserve"> PAGEREF _Toc238804851 \h </w:instrText>
        </w:r>
        <w:r>
          <w:rPr>
            <w:noProof/>
            <w:webHidden/>
          </w:rPr>
        </w:r>
      </w:ins>
      <w:r>
        <w:rPr>
          <w:noProof/>
          <w:webHidden/>
        </w:rPr>
        <w:fldChar w:fldCharType="separate"/>
      </w:r>
      <w:ins w:id="114" w:author=" Vijay Parmar" w:date="2009-08-23T15:31:00Z">
        <w:r>
          <w:rPr>
            <w:noProof/>
            <w:webHidden/>
          </w:rPr>
          <w:t>25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15" w:author=" Vijay Parmar" w:date="2009-08-23T15:31:00Z"/>
          <w:rFonts w:asciiTheme="minorHAnsi" w:eastAsiaTheme="minorEastAsia" w:hAnsiTheme="minorHAnsi" w:cstheme="minorBidi"/>
          <w:noProof/>
          <w:sz w:val="22"/>
          <w:szCs w:val="22"/>
        </w:rPr>
      </w:pPr>
      <w:ins w:id="11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Deployment Steps</w:t>
        </w:r>
        <w:r>
          <w:rPr>
            <w:noProof/>
            <w:webHidden/>
          </w:rPr>
          <w:tab/>
        </w:r>
        <w:r>
          <w:rPr>
            <w:noProof/>
            <w:webHidden/>
          </w:rPr>
          <w:fldChar w:fldCharType="begin"/>
        </w:r>
        <w:r>
          <w:rPr>
            <w:noProof/>
            <w:webHidden/>
          </w:rPr>
          <w:instrText xml:space="preserve"> PAGEREF _Toc238804852 \h </w:instrText>
        </w:r>
        <w:r>
          <w:rPr>
            <w:noProof/>
            <w:webHidden/>
          </w:rPr>
        </w:r>
      </w:ins>
      <w:r>
        <w:rPr>
          <w:noProof/>
          <w:webHidden/>
        </w:rPr>
        <w:fldChar w:fldCharType="separate"/>
      </w:r>
      <w:ins w:id="117" w:author=" Vijay Parmar" w:date="2009-08-23T15:31:00Z">
        <w:r>
          <w:rPr>
            <w:noProof/>
            <w:webHidden/>
          </w:rPr>
          <w:t>27</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118" w:author=" Vijay Parmar" w:date="2009-08-23T15:31:00Z"/>
          <w:rFonts w:asciiTheme="minorHAnsi" w:eastAsiaTheme="minorEastAsia" w:hAnsiTheme="minorHAnsi" w:cstheme="minorBidi"/>
          <w:b w:val="0"/>
          <w:noProof/>
          <w:sz w:val="22"/>
          <w:szCs w:val="22"/>
        </w:rPr>
      </w:pPr>
      <w:ins w:id="11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3</w:t>
        </w:r>
        <w:r>
          <w:rPr>
            <w:rFonts w:asciiTheme="minorHAnsi" w:eastAsiaTheme="minorEastAsia" w:hAnsiTheme="minorHAnsi" w:cstheme="minorBidi"/>
            <w:b w:val="0"/>
            <w:noProof/>
            <w:sz w:val="22"/>
            <w:szCs w:val="22"/>
          </w:rPr>
          <w:tab/>
        </w:r>
        <w:r w:rsidRPr="00AC73CB">
          <w:rPr>
            <w:rStyle w:val="Hyperlink"/>
            <w:noProof/>
          </w:rPr>
          <w:t>User Provisioning Tool (UPT)</w:t>
        </w:r>
        <w:r>
          <w:rPr>
            <w:noProof/>
            <w:webHidden/>
          </w:rPr>
          <w:tab/>
        </w:r>
        <w:r>
          <w:rPr>
            <w:noProof/>
            <w:webHidden/>
          </w:rPr>
          <w:fldChar w:fldCharType="begin"/>
        </w:r>
        <w:r>
          <w:rPr>
            <w:noProof/>
            <w:webHidden/>
          </w:rPr>
          <w:instrText xml:space="preserve"> PAGEREF _Toc238804853 \h </w:instrText>
        </w:r>
        <w:r>
          <w:rPr>
            <w:noProof/>
            <w:webHidden/>
          </w:rPr>
        </w:r>
      </w:ins>
      <w:r>
        <w:rPr>
          <w:noProof/>
          <w:webHidden/>
        </w:rPr>
        <w:fldChar w:fldCharType="separate"/>
      </w:r>
      <w:ins w:id="120"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21" w:author=" Vijay Parmar" w:date="2009-08-23T15:31:00Z"/>
          <w:rFonts w:asciiTheme="minorHAnsi" w:eastAsiaTheme="minorEastAsia" w:hAnsiTheme="minorHAnsi" w:cstheme="minorBidi"/>
          <w:noProof/>
          <w:sz w:val="22"/>
          <w:szCs w:val="22"/>
        </w:rPr>
      </w:pPr>
      <w:ins w:id="12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_Toc238804854 \h </w:instrText>
        </w:r>
        <w:r>
          <w:rPr>
            <w:noProof/>
            <w:webHidden/>
          </w:rPr>
        </w:r>
      </w:ins>
      <w:r>
        <w:rPr>
          <w:noProof/>
          <w:webHidden/>
        </w:rPr>
        <w:fldChar w:fldCharType="separate"/>
      </w:r>
      <w:ins w:id="123"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24" w:author=" Vijay Parmar" w:date="2009-08-23T15:31:00Z"/>
          <w:rFonts w:asciiTheme="minorHAnsi" w:eastAsiaTheme="minorEastAsia" w:hAnsiTheme="minorHAnsi" w:cstheme="minorBidi"/>
          <w:noProof/>
          <w:sz w:val="22"/>
          <w:szCs w:val="22"/>
        </w:rPr>
      </w:pPr>
      <w:ins w:id="12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Super Admin – To Register Applications and Admins</w:t>
        </w:r>
        <w:r>
          <w:rPr>
            <w:noProof/>
            <w:webHidden/>
          </w:rPr>
          <w:tab/>
        </w:r>
        <w:r>
          <w:rPr>
            <w:noProof/>
            <w:webHidden/>
          </w:rPr>
          <w:fldChar w:fldCharType="begin"/>
        </w:r>
        <w:r>
          <w:rPr>
            <w:noProof/>
            <w:webHidden/>
          </w:rPr>
          <w:instrText xml:space="preserve"> PAGEREF _Toc238804855 \h </w:instrText>
        </w:r>
        <w:r>
          <w:rPr>
            <w:noProof/>
            <w:webHidden/>
          </w:rPr>
        </w:r>
      </w:ins>
      <w:r>
        <w:rPr>
          <w:noProof/>
          <w:webHidden/>
        </w:rPr>
        <w:fldChar w:fldCharType="separate"/>
      </w:r>
      <w:ins w:id="126"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27" w:author=" Vijay Parmar" w:date="2009-08-23T15:31:00Z"/>
          <w:rFonts w:asciiTheme="minorHAnsi" w:eastAsiaTheme="minorEastAsia" w:hAnsiTheme="minorHAnsi" w:cstheme="minorBidi"/>
          <w:noProof/>
          <w:sz w:val="22"/>
          <w:szCs w:val="22"/>
        </w:rPr>
      </w:pPr>
      <w:ins w:id="12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Admin – To Administer a Registered Application</w:t>
        </w:r>
        <w:r>
          <w:rPr>
            <w:noProof/>
            <w:webHidden/>
          </w:rPr>
          <w:tab/>
        </w:r>
        <w:r>
          <w:rPr>
            <w:noProof/>
            <w:webHidden/>
          </w:rPr>
          <w:fldChar w:fldCharType="begin"/>
        </w:r>
        <w:r>
          <w:rPr>
            <w:noProof/>
            <w:webHidden/>
          </w:rPr>
          <w:instrText xml:space="preserve"> PAGEREF _Toc238804856 \h </w:instrText>
        </w:r>
        <w:r>
          <w:rPr>
            <w:noProof/>
            <w:webHidden/>
          </w:rPr>
        </w:r>
      </w:ins>
      <w:r>
        <w:rPr>
          <w:noProof/>
          <w:webHidden/>
        </w:rPr>
        <w:fldChar w:fldCharType="separate"/>
      </w:r>
      <w:ins w:id="129"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0" w:author=" Vijay Parmar" w:date="2009-08-23T15:31:00Z"/>
          <w:rFonts w:asciiTheme="minorHAnsi" w:eastAsiaTheme="minorEastAsia" w:hAnsiTheme="minorHAnsi" w:cstheme="minorBidi"/>
          <w:noProof/>
          <w:sz w:val="22"/>
          <w:szCs w:val="22"/>
        </w:rPr>
      </w:pPr>
      <w:ins w:id="13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w:t>
        </w:r>
        <w:r>
          <w:rPr>
            <w:noProof/>
            <w:webHidden/>
          </w:rPr>
          <w:tab/>
        </w:r>
        <w:r>
          <w:rPr>
            <w:noProof/>
            <w:webHidden/>
          </w:rPr>
          <w:fldChar w:fldCharType="begin"/>
        </w:r>
        <w:r>
          <w:rPr>
            <w:noProof/>
            <w:webHidden/>
          </w:rPr>
          <w:instrText xml:space="preserve"> PAGEREF _Toc238804857 \h </w:instrText>
        </w:r>
        <w:r>
          <w:rPr>
            <w:noProof/>
            <w:webHidden/>
          </w:rPr>
        </w:r>
      </w:ins>
      <w:r>
        <w:rPr>
          <w:noProof/>
          <w:webHidden/>
        </w:rPr>
        <w:fldChar w:fldCharType="separate"/>
      </w:r>
      <w:ins w:id="132" w:author=" Vijay Parmar" w:date="2009-08-23T15:31:00Z">
        <w:r>
          <w:rPr>
            <w:noProof/>
            <w:webHidden/>
          </w:rPr>
          <w:t>29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3" w:author=" Vijay Parmar" w:date="2009-08-23T15:31:00Z"/>
          <w:rFonts w:asciiTheme="minorHAnsi" w:eastAsiaTheme="minorEastAsia" w:hAnsiTheme="minorHAnsi" w:cstheme="minorBidi"/>
          <w:noProof/>
          <w:sz w:val="22"/>
          <w:szCs w:val="22"/>
        </w:rPr>
      </w:pPr>
      <w:ins w:id="13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 and Forwarding</w:t>
        </w:r>
        <w:r>
          <w:rPr>
            <w:noProof/>
            <w:webHidden/>
          </w:rPr>
          <w:tab/>
        </w:r>
        <w:r>
          <w:rPr>
            <w:noProof/>
            <w:webHidden/>
          </w:rPr>
          <w:fldChar w:fldCharType="begin"/>
        </w:r>
        <w:r>
          <w:rPr>
            <w:noProof/>
            <w:webHidden/>
          </w:rPr>
          <w:instrText xml:space="preserve"> PAGEREF _Toc238804858 \h </w:instrText>
        </w:r>
        <w:r>
          <w:rPr>
            <w:noProof/>
            <w:webHidden/>
          </w:rPr>
        </w:r>
      </w:ins>
      <w:r>
        <w:rPr>
          <w:noProof/>
          <w:webHidden/>
        </w:rPr>
        <w:fldChar w:fldCharType="separate"/>
      </w:r>
      <w:ins w:id="135" w:author=" Vijay Parmar" w:date="2009-08-23T15:31:00Z">
        <w:r>
          <w:rPr>
            <w:noProof/>
            <w:webHidden/>
          </w:rPr>
          <w:t>30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36" w:author=" Vijay Parmar" w:date="2009-08-23T15:31:00Z"/>
          <w:rFonts w:asciiTheme="minorHAnsi" w:eastAsiaTheme="minorEastAsia" w:hAnsiTheme="minorHAnsi" w:cstheme="minorBidi"/>
          <w:noProof/>
          <w:sz w:val="22"/>
          <w:szCs w:val="22"/>
        </w:rPr>
      </w:pPr>
      <w:ins w:id="13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"_Toc238804859"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Common Basic Functions</w:t>
        </w:r>
        <w:r>
          <w:rPr>
            <w:noProof/>
            <w:webHidden/>
          </w:rPr>
          <w:tab/>
        </w:r>
        <w:r>
          <w:rPr>
            <w:noProof/>
            <w:webHidden/>
          </w:rPr>
          <w:fldChar w:fldCharType="begin"/>
        </w:r>
        <w:r>
          <w:rPr>
            <w:noProof/>
            <w:webHidden/>
          </w:rPr>
          <w:instrText xml:space="preserve"> PAGEREF _Toc238804859 \h </w:instrText>
        </w:r>
        <w:r>
          <w:rPr>
            <w:noProof/>
            <w:webHidden/>
          </w:rPr>
        </w:r>
      </w:ins>
      <w:r>
        <w:rPr>
          <w:noProof/>
          <w:webHidden/>
        </w:rPr>
        <w:fldChar w:fldCharType="separate"/>
      </w:r>
      <w:ins w:id="138" w:author=" Vijay Parmar" w:date="2009-08-23T15:31:00Z">
        <w:r>
          <w:rPr>
            <w:noProof/>
            <w:webHidden/>
          </w:rPr>
          <w:t>31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39" w:author=" Vijay Parmar" w:date="2009-08-23T15:31:00Z"/>
          <w:rFonts w:asciiTheme="minorHAnsi" w:eastAsiaTheme="minorEastAsia" w:hAnsiTheme="minorHAnsi" w:cstheme="minorBidi"/>
          <w:noProof/>
          <w:sz w:val="22"/>
          <w:szCs w:val="22"/>
        </w:rPr>
      </w:pPr>
      <w:ins w:id="14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Create New</w:t>
        </w:r>
        <w:r>
          <w:rPr>
            <w:noProof/>
            <w:webHidden/>
          </w:rPr>
          <w:tab/>
        </w:r>
        <w:r>
          <w:rPr>
            <w:noProof/>
            <w:webHidden/>
          </w:rPr>
          <w:fldChar w:fldCharType="begin"/>
        </w:r>
        <w:r>
          <w:rPr>
            <w:noProof/>
            <w:webHidden/>
          </w:rPr>
          <w:instrText xml:space="preserve"> PAGEREF _Toc238804860 \h </w:instrText>
        </w:r>
        <w:r>
          <w:rPr>
            <w:noProof/>
            <w:webHidden/>
          </w:rPr>
        </w:r>
      </w:ins>
      <w:r>
        <w:rPr>
          <w:noProof/>
          <w:webHidden/>
        </w:rPr>
        <w:fldChar w:fldCharType="separate"/>
      </w:r>
      <w:ins w:id="141" w:author=" Vijay Parmar" w:date="2009-08-23T15:31:00Z">
        <w:r>
          <w:rPr>
            <w:noProof/>
            <w:webHidden/>
          </w:rPr>
          <w:t>31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2" w:author=" Vijay Parmar" w:date="2009-08-23T15:31:00Z"/>
          <w:rFonts w:asciiTheme="minorHAnsi" w:eastAsiaTheme="minorEastAsia" w:hAnsiTheme="minorHAnsi" w:cstheme="minorBidi"/>
          <w:noProof/>
          <w:sz w:val="22"/>
          <w:szCs w:val="22"/>
        </w:rPr>
      </w:pPr>
      <w:ins w:id="14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Search for and Select Existing Elements</w:t>
        </w:r>
        <w:r>
          <w:rPr>
            <w:noProof/>
            <w:webHidden/>
          </w:rPr>
          <w:tab/>
        </w:r>
        <w:r>
          <w:rPr>
            <w:noProof/>
            <w:webHidden/>
          </w:rPr>
          <w:fldChar w:fldCharType="begin"/>
        </w:r>
        <w:r>
          <w:rPr>
            <w:noProof/>
            <w:webHidden/>
          </w:rPr>
          <w:instrText xml:space="preserve"> PAGEREF _Toc238804861 \h </w:instrText>
        </w:r>
        <w:r>
          <w:rPr>
            <w:noProof/>
            <w:webHidden/>
          </w:rPr>
        </w:r>
      </w:ins>
      <w:r>
        <w:rPr>
          <w:noProof/>
          <w:webHidden/>
        </w:rPr>
        <w:fldChar w:fldCharType="separate"/>
      </w:r>
      <w:ins w:id="144" w:author=" Vijay Parmar" w:date="2009-08-23T15:31:00Z">
        <w:r>
          <w:rPr>
            <w:noProof/>
            <w:webHidden/>
          </w:rPr>
          <w:t>32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5" w:author=" Vijay Parmar" w:date="2009-08-23T15:31:00Z"/>
          <w:rFonts w:asciiTheme="minorHAnsi" w:eastAsiaTheme="minorEastAsia" w:hAnsiTheme="minorHAnsi" w:cstheme="minorBidi"/>
          <w:noProof/>
          <w:sz w:val="22"/>
          <w:szCs w:val="22"/>
        </w:rPr>
      </w:pPr>
      <w:ins w:id="14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Update Elements</w:t>
        </w:r>
        <w:r>
          <w:rPr>
            <w:noProof/>
            <w:webHidden/>
          </w:rPr>
          <w:tab/>
        </w:r>
        <w:r>
          <w:rPr>
            <w:noProof/>
            <w:webHidden/>
          </w:rPr>
          <w:fldChar w:fldCharType="begin"/>
        </w:r>
        <w:r>
          <w:rPr>
            <w:noProof/>
            <w:webHidden/>
          </w:rPr>
          <w:instrText xml:space="preserve"> PAGEREF _Toc238804862 \h </w:instrText>
        </w:r>
        <w:r>
          <w:rPr>
            <w:noProof/>
            <w:webHidden/>
          </w:rPr>
        </w:r>
      </w:ins>
      <w:r>
        <w:rPr>
          <w:noProof/>
          <w:webHidden/>
        </w:rPr>
        <w:fldChar w:fldCharType="separate"/>
      </w:r>
      <w:ins w:id="147" w:author=" Vijay Parmar" w:date="2009-08-23T15:31:00Z">
        <w:r>
          <w:rPr>
            <w:noProof/>
            <w:webHidden/>
          </w:rPr>
          <w:t>34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48" w:author=" Vijay Parmar" w:date="2009-08-23T15:31:00Z"/>
          <w:rFonts w:asciiTheme="minorHAnsi" w:eastAsiaTheme="minorEastAsia" w:hAnsiTheme="minorHAnsi" w:cstheme="minorBidi"/>
          <w:noProof/>
          <w:sz w:val="22"/>
          <w:szCs w:val="22"/>
        </w:rPr>
      </w:pPr>
      <w:ins w:id="14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Deleting an Existing Element</w:t>
        </w:r>
        <w:r>
          <w:rPr>
            <w:noProof/>
            <w:webHidden/>
          </w:rPr>
          <w:tab/>
        </w:r>
        <w:r>
          <w:rPr>
            <w:noProof/>
            <w:webHidden/>
          </w:rPr>
          <w:fldChar w:fldCharType="begin"/>
        </w:r>
        <w:r>
          <w:rPr>
            <w:noProof/>
            <w:webHidden/>
          </w:rPr>
          <w:instrText xml:space="preserve"> PAGEREF _Toc238804863 \h </w:instrText>
        </w:r>
        <w:r>
          <w:rPr>
            <w:noProof/>
            <w:webHidden/>
          </w:rPr>
        </w:r>
      </w:ins>
      <w:r>
        <w:rPr>
          <w:noProof/>
          <w:webHidden/>
        </w:rPr>
        <w:fldChar w:fldCharType="separate"/>
      </w:r>
      <w:ins w:id="150" w:author=" Vijay Parmar" w:date="2009-08-23T15:31:00Z">
        <w:r>
          <w:rPr>
            <w:noProof/>
            <w:webHidden/>
          </w:rPr>
          <w:t>34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51" w:author=" Vijay Parmar" w:date="2009-08-23T15:31:00Z"/>
          <w:rFonts w:asciiTheme="minorHAnsi" w:eastAsiaTheme="minorEastAsia" w:hAnsiTheme="minorHAnsi" w:cstheme="minorBidi"/>
          <w:noProof/>
          <w:sz w:val="22"/>
          <w:szCs w:val="22"/>
        </w:rPr>
      </w:pPr>
      <w:ins w:id="15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Assignments and Associations</w:t>
        </w:r>
        <w:r>
          <w:rPr>
            <w:noProof/>
            <w:webHidden/>
          </w:rPr>
          <w:tab/>
        </w:r>
        <w:r>
          <w:rPr>
            <w:noProof/>
            <w:webHidden/>
          </w:rPr>
          <w:fldChar w:fldCharType="begin"/>
        </w:r>
        <w:r>
          <w:rPr>
            <w:noProof/>
            <w:webHidden/>
          </w:rPr>
          <w:instrText xml:space="preserve"> PAGEREF _Toc238804864 \h </w:instrText>
        </w:r>
        <w:r>
          <w:rPr>
            <w:noProof/>
            <w:webHidden/>
          </w:rPr>
        </w:r>
      </w:ins>
      <w:r>
        <w:rPr>
          <w:noProof/>
          <w:webHidden/>
        </w:rPr>
        <w:fldChar w:fldCharType="separate"/>
      </w:r>
      <w:ins w:id="153" w:author=" Vijay Parmar" w:date="2009-08-23T15:31:00Z">
        <w:r>
          <w:rPr>
            <w:noProof/>
            <w:webHidden/>
          </w:rPr>
          <w:t>35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54" w:author=" Vijay Parmar" w:date="2009-08-23T15:31:00Z"/>
          <w:rFonts w:asciiTheme="minorHAnsi" w:eastAsiaTheme="minorEastAsia" w:hAnsiTheme="minorHAnsi" w:cstheme="minorBidi"/>
          <w:noProof/>
          <w:sz w:val="22"/>
          <w:szCs w:val="22"/>
        </w:rPr>
      </w:pPr>
      <w:ins w:id="15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Assigning or Deassigning Elements - Individual to Group</w:t>
        </w:r>
        <w:r>
          <w:rPr>
            <w:noProof/>
            <w:webHidden/>
          </w:rPr>
          <w:tab/>
        </w:r>
        <w:r>
          <w:rPr>
            <w:noProof/>
            <w:webHidden/>
          </w:rPr>
          <w:fldChar w:fldCharType="begin"/>
        </w:r>
        <w:r>
          <w:rPr>
            <w:noProof/>
            <w:webHidden/>
          </w:rPr>
          <w:instrText xml:space="preserve"> PAGEREF _Toc238804865 \h </w:instrText>
        </w:r>
        <w:r>
          <w:rPr>
            <w:noProof/>
            <w:webHidden/>
          </w:rPr>
        </w:r>
      </w:ins>
      <w:r>
        <w:rPr>
          <w:noProof/>
          <w:webHidden/>
        </w:rPr>
        <w:fldChar w:fldCharType="separate"/>
      </w:r>
      <w:ins w:id="156" w:author=" Vijay Parmar" w:date="2009-08-23T15:31:00Z">
        <w:r>
          <w:rPr>
            <w:noProof/>
            <w:webHidden/>
          </w:rPr>
          <w:t>35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57" w:author=" Vijay Parmar" w:date="2009-08-23T15:31:00Z"/>
          <w:rFonts w:asciiTheme="minorHAnsi" w:eastAsiaTheme="minorEastAsia" w:hAnsiTheme="minorHAnsi" w:cstheme="minorBidi"/>
          <w:noProof/>
          <w:sz w:val="22"/>
          <w:szCs w:val="22"/>
        </w:rPr>
      </w:pPr>
      <w:ins w:id="15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Assigning or Deassigning Elements - Group to Individual</w:t>
        </w:r>
        <w:r>
          <w:rPr>
            <w:noProof/>
            <w:webHidden/>
          </w:rPr>
          <w:tab/>
        </w:r>
        <w:r>
          <w:rPr>
            <w:noProof/>
            <w:webHidden/>
          </w:rPr>
          <w:fldChar w:fldCharType="begin"/>
        </w:r>
        <w:r>
          <w:rPr>
            <w:noProof/>
            <w:webHidden/>
          </w:rPr>
          <w:instrText xml:space="preserve"> PAGEREF _Toc238804866 \h </w:instrText>
        </w:r>
        <w:r>
          <w:rPr>
            <w:noProof/>
            <w:webHidden/>
          </w:rPr>
        </w:r>
      </w:ins>
      <w:r>
        <w:rPr>
          <w:noProof/>
          <w:webHidden/>
        </w:rPr>
        <w:fldChar w:fldCharType="separate"/>
      </w:r>
      <w:ins w:id="159" w:author=" Vijay Parmar" w:date="2009-08-23T15:31:00Z">
        <w:r>
          <w:rPr>
            <w:noProof/>
            <w:webHidden/>
          </w:rPr>
          <w:t>37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60" w:author=" Vijay Parmar" w:date="2009-08-23T15:31:00Z"/>
          <w:rFonts w:asciiTheme="minorHAnsi" w:eastAsiaTheme="minorEastAsia" w:hAnsiTheme="minorHAnsi" w:cstheme="minorBidi"/>
          <w:noProof/>
          <w:sz w:val="22"/>
          <w:szCs w:val="22"/>
        </w:rPr>
      </w:pPr>
      <w:ins w:id="16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Super Admin Mode</w:t>
        </w:r>
        <w:r>
          <w:rPr>
            <w:noProof/>
            <w:webHidden/>
          </w:rPr>
          <w:tab/>
        </w:r>
        <w:r>
          <w:rPr>
            <w:noProof/>
            <w:webHidden/>
          </w:rPr>
          <w:fldChar w:fldCharType="begin"/>
        </w:r>
        <w:r>
          <w:rPr>
            <w:noProof/>
            <w:webHidden/>
          </w:rPr>
          <w:instrText xml:space="preserve"> PAGEREF _Toc238804867 \h </w:instrText>
        </w:r>
        <w:r>
          <w:rPr>
            <w:noProof/>
            <w:webHidden/>
          </w:rPr>
        </w:r>
      </w:ins>
      <w:r>
        <w:rPr>
          <w:noProof/>
          <w:webHidden/>
        </w:rPr>
        <w:fldChar w:fldCharType="separate"/>
      </w:r>
      <w:ins w:id="162" w:author=" Vijay Parmar" w:date="2009-08-23T15:31:00Z">
        <w:r>
          <w:rPr>
            <w:noProof/>
            <w:webHidden/>
          </w:rPr>
          <w:t>39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3" w:author=" Vijay Parmar" w:date="2009-08-23T15:31:00Z"/>
          <w:rFonts w:asciiTheme="minorHAnsi" w:eastAsiaTheme="minorEastAsia" w:hAnsiTheme="minorHAnsi" w:cstheme="minorBidi"/>
          <w:noProof/>
          <w:sz w:val="22"/>
          <w:szCs w:val="22"/>
        </w:rPr>
      </w:pPr>
      <w:ins w:id="16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Super Admin</w:t>
        </w:r>
        <w:r>
          <w:rPr>
            <w:noProof/>
            <w:webHidden/>
          </w:rPr>
          <w:tab/>
        </w:r>
        <w:r>
          <w:rPr>
            <w:noProof/>
            <w:webHidden/>
          </w:rPr>
          <w:fldChar w:fldCharType="begin"/>
        </w:r>
        <w:r>
          <w:rPr>
            <w:noProof/>
            <w:webHidden/>
          </w:rPr>
          <w:instrText xml:space="preserve"> PAGEREF _Toc238804868 \h </w:instrText>
        </w:r>
        <w:r>
          <w:rPr>
            <w:noProof/>
            <w:webHidden/>
          </w:rPr>
        </w:r>
      </w:ins>
      <w:r>
        <w:rPr>
          <w:noProof/>
          <w:webHidden/>
        </w:rPr>
        <w:fldChar w:fldCharType="separate"/>
      </w:r>
      <w:ins w:id="165" w:author=" Vijay Parmar" w:date="2009-08-23T15:31:00Z">
        <w:r>
          <w:rPr>
            <w:noProof/>
            <w:webHidden/>
          </w:rPr>
          <w:t>39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6" w:author=" Vijay Parmar" w:date="2009-08-23T15:31:00Z"/>
          <w:rFonts w:asciiTheme="minorHAnsi" w:eastAsiaTheme="minorEastAsia" w:hAnsiTheme="minorHAnsi" w:cstheme="minorBidi"/>
          <w:noProof/>
          <w:sz w:val="22"/>
          <w:szCs w:val="22"/>
        </w:rPr>
      </w:pPr>
      <w:ins w:id="16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"_Toc238804869"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Application Administration – Super Admin Mode</w:t>
        </w:r>
        <w:r>
          <w:rPr>
            <w:noProof/>
            <w:webHidden/>
          </w:rPr>
          <w:tab/>
        </w:r>
        <w:r>
          <w:rPr>
            <w:noProof/>
            <w:webHidden/>
          </w:rPr>
          <w:fldChar w:fldCharType="begin"/>
        </w:r>
        <w:r>
          <w:rPr>
            <w:noProof/>
            <w:webHidden/>
          </w:rPr>
          <w:instrText xml:space="preserve"> PAGEREF _Toc238804869 \h </w:instrText>
        </w:r>
        <w:r>
          <w:rPr>
            <w:noProof/>
            <w:webHidden/>
          </w:rPr>
        </w:r>
      </w:ins>
      <w:r>
        <w:rPr>
          <w:noProof/>
          <w:webHidden/>
        </w:rPr>
        <w:fldChar w:fldCharType="separate"/>
      </w:r>
      <w:ins w:id="168" w:author=" Vijay Parmar" w:date="2009-08-23T15:31:00Z">
        <w:r>
          <w:rPr>
            <w:noProof/>
            <w:webHidden/>
          </w:rPr>
          <w:t>40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69" w:author=" Vijay Parmar" w:date="2009-08-23T15:31:00Z"/>
          <w:rFonts w:asciiTheme="minorHAnsi" w:eastAsiaTheme="minorEastAsia" w:hAnsiTheme="minorHAnsi" w:cstheme="minorBidi"/>
          <w:noProof/>
          <w:sz w:val="22"/>
          <w:szCs w:val="22"/>
        </w:rPr>
      </w:pPr>
      <w:ins w:id="170" w:author=" Vijay Parmar" w:date="2009-08-23T15:31:00Z">
        <w:r w:rsidRPr="00AC73CB">
          <w:rPr>
            <w:rStyle w:val="Hyperlink"/>
            <w:noProof/>
          </w:rPr>
          <w:lastRenderedPageBreak/>
          <w:fldChar w:fldCharType="begin"/>
        </w:r>
        <w:r w:rsidRPr="00AC73CB">
          <w:rPr>
            <w:rStyle w:val="Hyperlink"/>
            <w:noProof/>
          </w:rPr>
          <w:instrText xml:space="preserve"> </w:instrText>
        </w:r>
        <w:r>
          <w:rPr>
            <w:noProof/>
          </w:rPr>
          <w:instrText>HYPERLINK \l "_Toc238804870"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Administration– Super Admin Mode</w:t>
        </w:r>
        <w:r>
          <w:rPr>
            <w:noProof/>
            <w:webHidden/>
          </w:rPr>
          <w:tab/>
        </w:r>
        <w:r>
          <w:rPr>
            <w:noProof/>
            <w:webHidden/>
          </w:rPr>
          <w:fldChar w:fldCharType="begin"/>
        </w:r>
        <w:r>
          <w:rPr>
            <w:noProof/>
            <w:webHidden/>
          </w:rPr>
          <w:instrText xml:space="preserve"> PAGEREF _Toc238804870 \h </w:instrText>
        </w:r>
        <w:r>
          <w:rPr>
            <w:noProof/>
            <w:webHidden/>
          </w:rPr>
        </w:r>
      </w:ins>
      <w:r>
        <w:rPr>
          <w:noProof/>
          <w:webHidden/>
        </w:rPr>
        <w:fldChar w:fldCharType="separate"/>
      </w:r>
      <w:ins w:id="171" w:author=" Vijay Parmar" w:date="2009-08-23T15:31:00Z">
        <w:r>
          <w:rPr>
            <w:noProof/>
            <w:webHidden/>
          </w:rPr>
          <w:t>42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72" w:author=" Vijay Parmar" w:date="2009-08-23T15:31:00Z"/>
          <w:rFonts w:asciiTheme="minorHAnsi" w:eastAsiaTheme="minorEastAsia" w:hAnsiTheme="minorHAnsi" w:cstheme="minorBidi"/>
          <w:noProof/>
          <w:sz w:val="22"/>
          <w:szCs w:val="22"/>
        </w:rPr>
      </w:pPr>
      <w:ins w:id="17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Privileges and Standard Privileges</w:t>
        </w:r>
        <w:r>
          <w:rPr>
            <w:noProof/>
            <w:webHidden/>
          </w:rPr>
          <w:tab/>
        </w:r>
        <w:r>
          <w:rPr>
            <w:noProof/>
            <w:webHidden/>
          </w:rPr>
          <w:fldChar w:fldCharType="begin"/>
        </w:r>
        <w:r>
          <w:rPr>
            <w:noProof/>
            <w:webHidden/>
          </w:rPr>
          <w:instrText xml:space="preserve"> PAGEREF _Toc238804871 \h </w:instrText>
        </w:r>
        <w:r>
          <w:rPr>
            <w:noProof/>
            <w:webHidden/>
          </w:rPr>
        </w:r>
      </w:ins>
      <w:r>
        <w:rPr>
          <w:noProof/>
          <w:webHidden/>
        </w:rPr>
        <w:fldChar w:fldCharType="separate"/>
      </w:r>
      <w:ins w:id="174" w:author=" Vijay Parmar" w:date="2009-08-23T15:31:00Z">
        <w:r>
          <w:rPr>
            <w:noProof/>
            <w:webHidden/>
          </w:rPr>
          <w:t>45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175" w:author=" Vijay Parmar" w:date="2009-08-23T15:31:00Z"/>
          <w:rFonts w:asciiTheme="minorHAnsi" w:eastAsiaTheme="minorEastAsia" w:hAnsiTheme="minorHAnsi" w:cstheme="minorBidi"/>
          <w:noProof/>
          <w:sz w:val="22"/>
          <w:szCs w:val="22"/>
        </w:rPr>
      </w:pPr>
      <w:ins w:id="17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Admin Mode</w:t>
        </w:r>
        <w:r>
          <w:rPr>
            <w:noProof/>
            <w:webHidden/>
          </w:rPr>
          <w:tab/>
        </w:r>
        <w:r>
          <w:rPr>
            <w:noProof/>
            <w:webHidden/>
          </w:rPr>
          <w:fldChar w:fldCharType="begin"/>
        </w:r>
        <w:r>
          <w:rPr>
            <w:noProof/>
            <w:webHidden/>
          </w:rPr>
          <w:instrText xml:space="preserve"> PAGEREF _Toc238804872 \h </w:instrText>
        </w:r>
        <w:r>
          <w:rPr>
            <w:noProof/>
            <w:webHidden/>
          </w:rPr>
        </w:r>
      </w:ins>
      <w:r>
        <w:rPr>
          <w:noProof/>
          <w:webHidden/>
        </w:rPr>
        <w:fldChar w:fldCharType="separate"/>
      </w:r>
      <w:ins w:id="177" w:author=" Vijay Parmar" w:date="2009-08-23T15:31:00Z">
        <w:r>
          <w:rPr>
            <w:noProof/>
            <w:webHidden/>
          </w:rPr>
          <w:t>47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78" w:author=" Vijay Parmar" w:date="2009-08-23T15:31:00Z"/>
          <w:rFonts w:asciiTheme="minorHAnsi" w:eastAsiaTheme="minorEastAsia" w:hAnsiTheme="minorHAnsi" w:cstheme="minorBidi"/>
          <w:noProof/>
          <w:sz w:val="22"/>
          <w:szCs w:val="22"/>
        </w:rPr>
      </w:pPr>
      <w:ins w:id="17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Admin</w:t>
        </w:r>
        <w:r>
          <w:rPr>
            <w:noProof/>
            <w:webHidden/>
          </w:rPr>
          <w:tab/>
        </w:r>
        <w:r>
          <w:rPr>
            <w:noProof/>
            <w:webHidden/>
          </w:rPr>
          <w:fldChar w:fldCharType="begin"/>
        </w:r>
        <w:r>
          <w:rPr>
            <w:noProof/>
            <w:webHidden/>
          </w:rPr>
          <w:instrText xml:space="preserve"> PAGEREF _Toc238804873 \h </w:instrText>
        </w:r>
        <w:r>
          <w:rPr>
            <w:noProof/>
            <w:webHidden/>
          </w:rPr>
        </w:r>
      </w:ins>
      <w:r>
        <w:rPr>
          <w:noProof/>
          <w:webHidden/>
        </w:rPr>
        <w:fldChar w:fldCharType="separate"/>
      </w:r>
      <w:ins w:id="180" w:author=" Vijay Parmar" w:date="2009-08-23T15:31:00Z">
        <w:r>
          <w:rPr>
            <w:noProof/>
            <w:webHidden/>
          </w:rPr>
          <w:t>49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1" w:author=" Vijay Parmar" w:date="2009-08-23T15:31:00Z"/>
          <w:rFonts w:asciiTheme="minorHAnsi" w:eastAsiaTheme="minorEastAsia" w:hAnsiTheme="minorHAnsi" w:cstheme="minorBidi"/>
          <w:noProof/>
          <w:sz w:val="22"/>
          <w:szCs w:val="22"/>
        </w:rPr>
      </w:pPr>
      <w:ins w:id="18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Administration – Admin Mode</w:t>
        </w:r>
        <w:r>
          <w:rPr>
            <w:noProof/>
            <w:webHidden/>
          </w:rPr>
          <w:tab/>
        </w:r>
        <w:r>
          <w:rPr>
            <w:noProof/>
            <w:webHidden/>
          </w:rPr>
          <w:fldChar w:fldCharType="begin"/>
        </w:r>
        <w:r>
          <w:rPr>
            <w:noProof/>
            <w:webHidden/>
          </w:rPr>
          <w:instrText xml:space="preserve"> PAGEREF _Toc238804874 \h </w:instrText>
        </w:r>
        <w:r>
          <w:rPr>
            <w:noProof/>
            <w:webHidden/>
          </w:rPr>
        </w:r>
      </w:ins>
      <w:r>
        <w:rPr>
          <w:noProof/>
          <w:webHidden/>
        </w:rPr>
        <w:fldChar w:fldCharType="separate"/>
      </w:r>
      <w:ins w:id="183" w:author=" Vijay Parmar" w:date="2009-08-23T15:31:00Z">
        <w:r>
          <w:rPr>
            <w:noProof/>
            <w:webHidden/>
          </w:rPr>
          <w:t>50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4" w:author=" Vijay Parmar" w:date="2009-08-23T15:31:00Z"/>
          <w:rFonts w:asciiTheme="minorHAnsi" w:eastAsiaTheme="minorEastAsia" w:hAnsiTheme="minorHAnsi" w:cstheme="minorBidi"/>
          <w:noProof/>
          <w:sz w:val="22"/>
          <w:szCs w:val="22"/>
        </w:rPr>
      </w:pPr>
      <w:ins w:id="18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Protection Element Administration – Admin Mode</w:t>
        </w:r>
        <w:r>
          <w:rPr>
            <w:noProof/>
            <w:webHidden/>
          </w:rPr>
          <w:tab/>
        </w:r>
        <w:r>
          <w:rPr>
            <w:noProof/>
            <w:webHidden/>
          </w:rPr>
          <w:fldChar w:fldCharType="begin"/>
        </w:r>
        <w:r>
          <w:rPr>
            <w:noProof/>
            <w:webHidden/>
          </w:rPr>
          <w:instrText xml:space="preserve"> PAGEREF _Toc238804875 \h </w:instrText>
        </w:r>
        <w:r>
          <w:rPr>
            <w:noProof/>
            <w:webHidden/>
          </w:rPr>
        </w:r>
      </w:ins>
      <w:r>
        <w:rPr>
          <w:noProof/>
          <w:webHidden/>
        </w:rPr>
        <w:fldChar w:fldCharType="separate"/>
      </w:r>
      <w:ins w:id="186" w:author=" Vijay Parmar" w:date="2009-08-23T15:31:00Z">
        <w:r>
          <w:rPr>
            <w:noProof/>
            <w:webHidden/>
          </w:rPr>
          <w:t>52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87" w:author=" Vijay Parmar" w:date="2009-08-23T15:31:00Z"/>
          <w:rFonts w:asciiTheme="minorHAnsi" w:eastAsiaTheme="minorEastAsia" w:hAnsiTheme="minorHAnsi" w:cstheme="minorBidi"/>
          <w:noProof/>
          <w:sz w:val="22"/>
          <w:szCs w:val="22"/>
        </w:rPr>
      </w:pPr>
      <w:ins w:id="18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Privilege Administration – Admin Mode</w:t>
        </w:r>
        <w:r>
          <w:rPr>
            <w:noProof/>
            <w:webHidden/>
          </w:rPr>
          <w:tab/>
        </w:r>
        <w:r>
          <w:rPr>
            <w:noProof/>
            <w:webHidden/>
          </w:rPr>
          <w:fldChar w:fldCharType="begin"/>
        </w:r>
        <w:r>
          <w:rPr>
            <w:noProof/>
            <w:webHidden/>
          </w:rPr>
          <w:instrText xml:space="preserve"> PAGEREF _Toc238804876 \h </w:instrText>
        </w:r>
        <w:r>
          <w:rPr>
            <w:noProof/>
            <w:webHidden/>
          </w:rPr>
        </w:r>
      </w:ins>
      <w:r>
        <w:rPr>
          <w:noProof/>
          <w:webHidden/>
        </w:rPr>
        <w:fldChar w:fldCharType="separate"/>
      </w:r>
      <w:ins w:id="189" w:author=" Vijay Parmar" w:date="2009-08-23T15:31:00Z">
        <w:r>
          <w:rPr>
            <w:noProof/>
            <w:webHidden/>
          </w:rPr>
          <w:t>54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0" w:author=" Vijay Parmar" w:date="2009-08-23T15:31:00Z"/>
          <w:rFonts w:asciiTheme="minorHAnsi" w:eastAsiaTheme="minorEastAsia" w:hAnsiTheme="minorHAnsi" w:cstheme="minorBidi"/>
          <w:noProof/>
          <w:sz w:val="22"/>
          <w:szCs w:val="22"/>
        </w:rPr>
      </w:pPr>
      <w:ins w:id="19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Protection Group Administration – Admin Mode</w:t>
        </w:r>
        <w:r>
          <w:rPr>
            <w:noProof/>
            <w:webHidden/>
          </w:rPr>
          <w:tab/>
        </w:r>
        <w:r>
          <w:rPr>
            <w:noProof/>
            <w:webHidden/>
          </w:rPr>
          <w:fldChar w:fldCharType="begin"/>
        </w:r>
        <w:r>
          <w:rPr>
            <w:noProof/>
            <w:webHidden/>
          </w:rPr>
          <w:instrText xml:space="preserve"> PAGEREF _Toc238804877 \h </w:instrText>
        </w:r>
        <w:r>
          <w:rPr>
            <w:noProof/>
            <w:webHidden/>
          </w:rPr>
        </w:r>
      </w:ins>
      <w:r>
        <w:rPr>
          <w:noProof/>
          <w:webHidden/>
        </w:rPr>
        <w:fldChar w:fldCharType="separate"/>
      </w:r>
      <w:ins w:id="192" w:author=" Vijay Parmar" w:date="2009-08-23T15:31:00Z">
        <w:r>
          <w:rPr>
            <w:noProof/>
            <w:webHidden/>
          </w:rPr>
          <w:t>55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3" w:author=" Vijay Parmar" w:date="2009-08-23T15:31:00Z"/>
          <w:rFonts w:asciiTheme="minorHAnsi" w:eastAsiaTheme="minorEastAsia" w:hAnsiTheme="minorHAnsi" w:cstheme="minorBidi"/>
          <w:noProof/>
          <w:sz w:val="22"/>
          <w:szCs w:val="22"/>
        </w:rPr>
      </w:pPr>
      <w:ins w:id="19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Role Administration – Admin Mode</w:t>
        </w:r>
        <w:r>
          <w:rPr>
            <w:noProof/>
            <w:webHidden/>
          </w:rPr>
          <w:tab/>
        </w:r>
        <w:r>
          <w:rPr>
            <w:noProof/>
            <w:webHidden/>
          </w:rPr>
          <w:fldChar w:fldCharType="begin"/>
        </w:r>
        <w:r>
          <w:rPr>
            <w:noProof/>
            <w:webHidden/>
          </w:rPr>
          <w:instrText xml:space="preserve"> PAGEREF _Toc238804878 \h </w:instrText>
        </w:r>
        <w:r>
          <w:rPr>
            <w:noProof/>
            <w:webHidden/>
          </w:rPr>
        </w:r>
      </w:ins>
      <w:r>
        <w:rPr>
          <w:noProof/>
          <w:webHidden/>
        </w:rPr>
        <w:fldChar w:fldCharType="separate"/>
      </w:r>
      <w:ins w:id="195" w:author=" Vijay Parmar" w:date="2009-08-23T15:31:00Z">
        <w:r>
          <w:rPr>
            <w:noProof/>
            <w:webHidden/>
          </w:rPr>
          <w:t>58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6" w:author=" Vijay Parmar" w:date="2009-08-23T15:31:00Z"/>
          <w:rFonts w:asciiTheme="minorHAnsi" w:eastAsiaTheme="minorEastAsia" w:hAnsiTheme="minorHAnsi" w:cstheme="minorBidi"/>
          <w:noProof/>
          <w:sz w:val="22"/>
          <w:szCs w:val="22"/>
        </w:rPr>
      </w:pPr>
      <w:ins w:id="19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"_Toc238804879"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Group Administration – Admin Mode</w:t>
        </w:r>
        <w:r>
          <w:rPr>
            <w:noProof/>
            <w:webHidden/>
          </w:rPr>
          <w:tab/>
        </w:r>
        <w:r>
          <w:rPr>
            <w:noProof/>
            <w:webHidden/>
          </w:rPr>
          <w:fldChar w:fldCharType="begin"/>
        </w:r>
        <w:r>
          <w:rPr>
            <w:noProof/>
            <w:webHidden/>
          </w:rPr>
          <w:instrText xml:space="preserve"> PAGEREF _Toc238804879 \h </w:instrText>
        </w:r>
        <w:r>
          <w:rPr>
            <w:noProof/>
            <w:webHidden/>
          </w:rPr>
        </w:r>
      </w:ins>
      <w:r>
        <w:rPr>
          <w:noProof/>
          <w:webHidden/>
        </w:rPr>
        <w:fldChar w:fldCharType="separate"/>
      </w:r>
      <w:ins w:id="198" w:author=" Vijay Parmar" w:date="2009-08-23T15:31:00Z">
        <w:r>
          <w:rPr>
            <w:noProof/>
            <w:webHidden/>
          </w:rPr>
          <w:t>59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199" w:author=" Vijay Parmar" w:date="2009-08-23T15:31:00Z"/>
          <w:rFonts w:asciiTheme="minorHAnsi" w:eastAsiaTheme="minorEastAsia" w:hAnsiTheme="minorHAnsi" w:cstheme="minorBidi"/>
          <w:noProof/>
          <w:sz w:val="22"/>
          <w:szCs w:val="22"/>
        </w:rPr>
      </w:pPr>
      <w:ins w:id="20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Instance Level Security Administration – Admin Mode</w:t>
        </w:r>
        <w:r>
          <w:rPr>
            <w:noProof/>
            <w:webHidden/>
          </w:rPr>
          <w:tab/>
        </w:r>
        <w:r>
          <w:rPr>
            <w:noProof/>
            <w:webHidden/>
          </w:rPr>
          <w:fldChar w:fldCharType="begin"/>
        </w:r>
        <w:r>
          <w:rPr>
            <w:noProof/>
            <w:webHidden/>
          </w:rPr>
          <w:instrText xml:space="preserve"> PAGEREF _Toc238804880 \h </w:instrText>
        </w:r>
        <w:r>
          <w:rPr>
            <w:noProof/>
            <w:webHidden/>
          </w:rPr>
        </w:r>
      </w:ins>
      <w:r>
        <w:rPr>
          <w:noProof/>
          <w:webHidden/>
        </w:rPr>
        <w:fldChar w:fldCharType="separate"/>
      </w:r>
      <w:ins w:id="201" w:author=" Vijay Parmar" w:date="2009-08-23T15:31:00Z">
        <w:r>
          <w:rPr>
            <w:noProof/>
            <w:webHidden/>
          </w:rPr>
          <w:t>62</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02" w:author=" Vijay Parmar" w:date="2009-08-23T15:31:00Z"/>
          <w:rFonts w:asciiTheme="minorHAnsi" w:eastAsiaTheme="minorEastAsia" w:hAnsiTheme="minorHAnsi" w:cstheme="minorBidi"/>
          <w:noProof/>
          <w:sz w:val="22"/>
          <w:szCs w:val="22"/>
        </w:rPr>
      </w:pPr>
      <w:ins w:id="20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Installation and Deployment</w:t>
        </w:r>
        <w:r>
          <w:rPr>
            <w:noProof/>
            <w:webHidden/>
          </w:rPr>
          <w:tab/>
        </w:r>
        <w:r>
          <w:rPr>
            <w:noProof/>
            <w:webHidden/>
          </w:rPr>
          <w:fldChar w:fldCharType="begin"/>
        </w:r>
        <w:r>
          <w:rPr>
            <w:noProof/>
            <w:webHidden/>
          </w:rPr>
          <w:instrText xml:space="preserve"> PAGEREF _Toc238804881 \h </w:instrText>
        </w:r>
        <w:r>
          <w:rPr>
            <w:noProof/>
            <w:webHidden/>
          </w:rPr>
        </w:r>
      </w:ins>
      <w:r>
        <w:rPr>
          <w:noProof/>
          <w:webHidden/>
        </w:rPr>
        <w:fldChar w:fldCharType="separate"/>
      </w:r>
      <w:ins w:id="204"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05" w:author=" Vijay Parmar" w:date="2009-08-23T15:31:00Z"/>
          <w:rFonts w:asciiTheme="minorHAnsi" w:eastAsiaTheme="minorEastAsia" w:hAnsiTheme="minorHAnsi" w:cstheme="minorBidi"/>
          <w:noProof/>
          <w:sz w:val="22"/>
          <w:szCs w:val="22"/>
        </w:rPr>
      </w:pPr>
      <w:ins w:id="20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Release Contents</w:t>
        </w:r>
        <w:r>
          <w:rPr>
            <w:noProof/>
            <w:webHidden/>
          </w:rPr>
          <w:tab/>
        </w:r>
        <w:r>
          <w:rPr>
            <w:noProof/>
            <w:webHidden/>
          </w:rPr>
          <w:fldChar w:fldCharType="begin"/>
        </w:r>
        <w:r>
          <w:rPr>
            <w:noProof/>
            <w:webHidden/>
          </w:rPr>
          <w:instrText xml:space="preserve"> PAGEREF _Toc238804882 \h </w:instrText>
        </w:r>
        <w:r>
          <w:rPr>
            <w:noProof/>
            <w:webHidden/>
          </w:rPr>
        </w:r>
      </w:ins>
      <w:r>
        <w:rPr>
          <w:noProof/>
          <w:webHidden/>
        </w:rPr>
        <w:fldChar w:fldCharType="separate"/>
      </w:r>
      <w:ins w:id="207"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08" w:author=" Vijay Parmar" w:date="2009-08-23T15:31:00Z"/>
          <w:rFonts w:asciiTheme="minorHAnsi" w:eastAsiaTheme="minorEastAsia" w:hAnsiTheme="minorHAnsi" w:cstheme="minorBidi"/>
          <w:noProof/>
          <w:sz w:val="22"/>
          <w:szCs w:val="22"/>
        </w:rPr>
      </w:pPr>
      <w:ins w:id="20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Deployment Artifacts</w:t>
        </w:r>
        <w:r>
          <w:rPr>
            <w:noProof/>
            <w:webHidden/>
          </w:rPr>
          <w:tab/>
        </w:r>
        <w:r>
          <w:rPr>
            <w:noProof/>
            <w:webHidden/>
          </w:rPr>
          <w:fldChar w:fldCharType="begin"/>
        </w:r>
        <w:r>
          <w:rPr>
            <w:noProof/>
            <w:webHidden/>
          </w:rPr>
          <w:instrText xml:space="preserve"> PAGEREF _Toc238804883 \h </w:instrText>
        </w:r>
        <w:r>
          <w:rPr>
            <w:noProof/>
            <w:webHidden/>
          </w:rPr>
        </w:r>
      </w:ins>
      <w:r>
        <w:rPr>
          <w:noProof/>
          <w:webHidden/>
        </w:rPr>
        <w:fldChar w:fldCharType="separate"/>
      </w:r>
      <w:ins w:id="210"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1" w:author=" Vijay Parmar" w:date="2009-08-23T15:31:00Z"/>
          <w:rFonts w:asciiTheme="minorHAnsi" w:eastAsiaTheme="minorEastAsia" w:hAnsiTheme="minorHAnsi" w:cstheme="minorBidi"/>
          <w:noProof/>
          <w:sz w:val="22"/>
          <w:szCs w:val="22"/>
        </w:rPr>
      </w:pPr>
      <w:ins w:id="21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 successful CSM UPT v4.2 deployment includes the following files that are added or modified:</w:t>
        </w:r>
        <w:r>
          <w:rPr>
            <w:noProof/>
            <w:webHidden/>
          </w:rPr>
          <w:tab/>
        </w:r>
        <w:r>
          <w:rPr>
            <w:noProof/>
            <w:webHidden/>
          </w:rPr>
          <w:fldChar w:fldCharType="begin"/>
        </w:r>
        <w:r>
          <w:rPr>
            <w:noProof/>
            <w:webHidden/>
          </w:rPr>
          <w:instrText xml:space="preserve"> PAGEREF _Toc238804884 \h </w:instrText>
        </w:r>
        <w:r>
          <w:rPr>
            <w:noProof/>
            <w:webHidden/>
          </w:rPr>
        </w:r>
      </w:ins>
      <w:r>
        <w:rPr>
          <w:noProof/>
          <w:webHidden/>
        </w:rPr>
        <w:fldChar w:fldCharType="separate"/>
      </w:r>
      <w:ins w:id="213" w:author=" Vijay Parmar" w:date="2009-08-23T15:31:00Z">
        <w:r>
          <w:rPr>
            <w:noProof/>
            <w:webHidden/>
          </w:rPr>
          <w:t>66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4" w:author=" Vijay Parmar" w:date="2009-08-23T15:31:00Z"/>
          <w:rFonts w:asciiTheme="minorHAnsi" w:eastAsiaTheme="minorEastAsia" w:hAnsiTheme="minorHAnsi" w:cstheme="minorBidi"/>
          <w:noProof/>
          <w:sz w:val="22"/>
          <w:szCs w:val="22"/>
        </w:rPr>
      </w:pPr>
      <w:ins w:id="21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Modes</w:t>
        </w:r>
        <w:r>
          <w:rPr>
            <w:noProof/>
            <w:webHidden/>
          </w:rPr>
          <w:tab/>
        </w:r>
        <w:r>
          <w:rPr>
            <w:noProof/>
            <w:webHidden/>
          </w:rPr>
          <w:fldChar w:fldCharType="begin"/>
        </w:r>
        <w:r>
          <w:rPr>
            <w:noProof/>
            <w:webHidden/>
          </w:rPr>
          <w:instrText xml:space="preserve"> PAGEREF _Toc238804885 \h </w:instrText>
        </w:r>
        <w:r>
          <w:rPr>
            <w:noProof/>
            <w:webHidden/>
          </w:rPr>
        </w:r>
      </w:ins>
      <w:r>
        <w:rPr>
          <w:noProof/>
          <w:webHidden/>
        </w:rPr>
        <w:fldChar w:fldCharType="separate"/>
      </w:r>
      <w:ins w:id="216" w:author=" Vijay Parmar" w:date="2009-08-23T15:31:00Z">
        <w:r>
          <w:rPr>
            <w:noProof/>
            <w:webHidden/>
          </w:rPr>
          <w:t>67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17" w:author=" Vijay Parmar" w:date="2009-08-23T15:31:00Z"/>
          <w:rFonts w:asciiTheme="minorHAnsi" w:eastAsiaTheme="minorEastAsia" w:hAnsiTheme="minorHAnsi" w:cstheme="minorBidi"/>
          <w:noProof/>
          <w:sz w:val="22"/>
          <w:szCs w:val="22"/>
        </w:rPr>
      </w:pPr>
      <w:ins w:id="21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UPT Deployment Checklist</w:t>
        </w:r>
        <w:r>
          <w:rPr>
            <w:noProof/>
            <w:webHidden/>
          </w:rPr>
          <w:tab/>
        </w:r>
        <w:r>
          <w:rPr>
            <w:noProof/>
            <w:webHidden/>
          </w:rPr>
          <w:fldChar w:fldCharType="begin"/>
        </w:r>
        <w:r>
          <w:rPr>
            <w:noProof/>
            <w:webHidden/>
          </w:rPr>
          <w:instrText xml:space="preserve"> PAGEREF _Toc238804886 \h </w:instrText>
        </w:r>
        <w:r>
          <w:rPr>
            <w:noProof/>
            <w:webHidden/>
          </w:rPr>
        </w:r>
      </w:ins>
      <w:r>
        <w:rPr>
          <w:noProof/>
          <w:webHidden/>
        </w:rPr>
        <w:fldChar w:fldCharType="separate"/>
      </w:r>
      <w:ins w:id="219" w:author=" Vijay Parmar" w:date="2009-08-23T15:31:00Z">
        <w:r>
          <w:rPr>
            <w:noProof/>
            <w:webHidden/>
          </w:rPr>
          <w:t>69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0" w:author=" Vijay Parmar" w:date="2009-08-23T15:31:00Z"/>
          <w:rFonts w:asciiTheme="minorHAnsi" w:eastAsiaTheme="minorEastAsia" w:hAnsiTheme="minorHAnsi" w:cstheme="minorBidi"/>
          <w:noProof/>
          <w:sz w:val="22"/>
          <w:szCs w:val="22"/>
        </w:rPr>
      </w:pPr>
      <w:ins w:id="22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GUI installer -</w:t>
        </w:r>
        <w:r>
          <w:rPr>
            <w:noProof/>
            <w:webHidden/>
          </w:rPr>
          <w:tab/>
        </w:r>
        <w:r>
          <w:rPr>
            <w:noProof/>
            <w:webHidden/>
          </w:rPr>
          <w:fldChar w:fldCharType="begin"/>
        </w:r>
        <w:r>
          <w:rPr>
            <w:noProof/>
            <w:webHidden/>
          </w:rPr>
          <w:instrText xml:space="preserve"> PAGEREF _Toc238804887 \h </w:instrText>
        </w:r>
        <w:r>
          <w:rPr>
            <w:noProof/>
            <w:webHidden/>
          </w:rPr>
        </w:r>
      </w:ins>
      <w:r>
        <w:rPr>
          <w:noProof/>
          <w:webHidden/>
        </w:rPr>
        <w:fldChar w:fldCharType="separate"/>
      </w:r>
      <w:ins w:id="222" w:author=" Vijay Parmar" w:date="2009-08-23T15:31:00Z">
        <w:r>
          <w:rPr>
            <w:noProof/>
            <w:webHidden/>
          </w:rPr>
          <w:t>70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3" w:author=" Vijay Parmar" w:date="2009-08-23T15:31:00Z"/>
          <w:rFonts w:asciiTheme="minorHAnsi" w:eastAsiaTheme="minorEastAsia" w:hAnsiTheme="minorHAnsi" w:cstheme="minorBidi"/>
          <w:noProof/>
          <w:sz w:val="22"/>
          <w:szCs w:val="22"/>
        </w:rPr>
      </w:pPr>
      <w:ins w:id="22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Automated UPT Deployment</w:t>
        </w:r>
        <w:r>
          <w:rPr>
            <w:noProof/>
            <w:webHidden/>
          </w:rPr>
          <w:tab/>
        </w:r>
        <w:r>
          <w:rPr>
            <w:noProof/>
            <w:webHidden/>
          </w:rPr>
          <w:fldChar w:fldCharType="begin"/>
        </w:r>
        <w:r>
          <w:rPr>
            <w:noProof/>
            <w:webHidden/>
          </w:rPr>
          <w:instrText xml:space="preserve"> PAGEREF _Toc238804888 \h </w:instrText>
        </w:r>
        <w:r>
          <w:rPr>
            <w:noProof/>
            <w:webHidden/>
          </w:rPr>
        </w:r>
      </w:ins>
      <w:r>
        <w:rPr>
          <w:noProof/>
          <w:webHidden/>
        </w:rPr>
        <w:fldChar w:fldCharType="separate"/>
      </w:r>
      <w:ins w:id="225" w:author=" Vijay Parmar" w:date="2009-08-23T15:31:00Z">
        <w:r>
          <w:rPr>
            <w:noProof/>
            <w:webHidden/>
          </w:rPr>
          <w:t>70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26" w:author=" Vijay Parmar" w:date="2009-08-23T15:31:00Z"/>
          <w:rFonts w:asciiTheme="minorHAnsi" w:eastAsiaTheme="minorEastAsia" w:hAnsiTheme="minorHAnsi" w:cstheme="minorBidi"/>
          <w:noProof/>
          <w:sz w:val="22"/>
          <w:szCs w:val="22"/>
        </w:rPr>
      </w:pPr>
      <w:ins w:id="22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"_Toc238804889"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Command Line installer - Automated UPT Deployment</w:t>
        </w:r>
        <w:r>
          <w:rPr>
            <w:noProof/>
            <w:webHidden/>
          </w:rPr>
          <w:tab/>
        </w:r>
        <w:r>
          <w:rPr>
            <w:noProof/>
            <w:webHidden/>
          </w:rPr>
          <w:fldChar w:fldCharType="begin"/>
        </w:r>
        <w:r>
          <w:rPr>
            <w:noProof/>
            <w:webHidden/>
          </w:rPr>
          <w:instrText xml:space="preserve"> PAGEREF _Toc238804889 \h </w:instrText>
        </w:r>
        <w:r>
          <w:rPr>
            <w:noProof/>
            <w:webHidden/>
          </w:rPr>
        </w:r>
      </w:ins>
      <w:r>
        <w:rPr>
          <w:noProof/>
          <w:webHidden/>
        </w:rPr>
        <w:fldChar w:fldCharType="separate"/>
      </w:r>
      <w:ins w:id="228" w:author=" Vijay Parmar" w:date="2009-08-23T15:31:00Z">
        <w:r>
          <w:rPr>
            <w:noProof/>
            <w:webHidden/>
          </w:rPr>
          <w:t>76</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229" w:author=" Vijay Parmar" w:date="2009-08-23T15:31:00Z"/>
          <w:rFonts w:asciiTheme="minorHAnsi" w:eastAsiaTheme="minorEastAsia" w:hAnsiTheme="minorHAnsi" w:cstheme="minorBidi"/>
          <w:b w:val="0"/>
          <w:noProof/>
          <w:sz w:val="22"/>
          <w:szCs w:val="22"/>
        </w:rPr>
      </w:pPr>
      <w:ins w:id="23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4</w:t>
        </w:r>
        <w:r>
          <w:rPr>
            <w:rFonts w:asciiTheme="minorHAnsi" w:eastAsiaTheme="minorEastAsia" w:hAnsiTheme="minorHAnsi" w:cstheme="minorBidi"/>
            <w:b w:val="0"/>
            <w:noProof/>
            <w:sz w:val="22"/>
            <w:szCs w:val="22"/>
          </w:rPr>
          <w:tab/>
        </w:r>
        <w:r w:rsidRPr="00AC73CB">
          <w:rPr>
            <w:rStyle w:val="Hyperlink"/>
            <w:noProof/>
          </w:rPr>
          <w:t>CSM Security Web Services</w:t>
        </w:r>
        <w:r>
          <w:rPr>
            <w:noProof/>
            <w:webHidden/>
          </w:rPr>
          <w:tab/>
        </w:r>
        <w:r>
          <w:rPr>
            <w:noProof/>
            <w:webHidden/>
          </w:rPr>
          <w:fldChar w:fldCharType="begin"/>
        </w:r>
        <w:r>
          <w:rPr>
            <w:noProof/>
            <w:webHidden/>
          </w:rPr>
          <w:instrText xml:space="preserve"> PAGEREF _Toc238804890 \h </w:instrText>
        </w:r>
        <w:r>
          <w:rPr>
            <w:noProof/>
            <w:webHidden/>
          </w:rPr>
        </w:r>
      </w:ins>
      <w:r>
        <w:rPr>
          <w:noProof/>
          <w:webHidden/>
        </w:rPr>
        <w:fldChar w:fldCharType="separate"/>
      </w:r>
      <w:ins w:id="231"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32" w:author=" Vijay Parmar" w:date="2009-08-23T15:31:00Z"/>
          <w:rFonts w:asciiTheme="minorHAnsi" w:eastAsiaTheme="minorEastAsia" w:hAnsiTheme="minorHAnsi" w:cstheme="minorBidi"/>
          <w:noProof/>
          <w:sz w:val="22"/>
          <w:szCs w:val="22"/>
        </w:rPr>
      </w:pPr>
      <w:ins w:id="23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Web Service WSDL</w:t>
        </w:r>
        <w:r>
          <w:rPr>
            <w:noProof/>
            <w:webHidden/>
          </w:rPr>
          <w:tab/>
        </w:r>
        <w:r>
          <w:rPr>
            <w:noProof/>
            <w:webHidden/>
          </w:rPr>
          <w:fldChar w:fldCharType="begin"/>
        </w:r>
        <w:r>
          <w:rPr>
            <w:noProof/>
            <w:webHidden/>
          </w:rPr>
          <w:instrText xml:space="preserve"> PAGEREF _Toc238804891 \h </w:instrText>
        </w:r>
        <w:r>
          <w:rPr>
            <w:noProof/>
            <w:webHidden/>
          </w:rPr>
        </w:r>
      </w:ins>
      <w:r>
        <w:rPr>
          <w:noProof/>
          <w:webHidden/>
        </w:rPr>
        <w:fldChar w:fldCharType="separate"/>
      </w:r>
      <w:ins w:id="234"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35" w:author=" Vijay Parmar" w:date="2009-08-23T15:31:00Z"/>
          <w:rFonts w:asciiTheme="minorHAnsi" w:eastAsiaTheme="minorEastAsia" w:hAnsiTheme="minorHAnsi" w:cstheme="minorBidi"/>
          <w:noProof/>
          <w:sz w:val="22"/>
          <w:szCs w:val="22"/>
        </w:rPr>
      </w:pPr>
      <w:ins w:id="23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Security Web Service Operations</w:t>
        </w:r>
        <w:r>
          <w:rPr>
            <w:noProof/>
            <w:webHidden/>
          </w:rPr>
          <w:tab/>
        </w:r>
        <w:r>
          <w:rPr>
            <w:noProof/>
            <w:webHidden/>
          </w:rPr>
          <w:fldChar w:fldCharType="begin"/>
        </w:r>
        <w:r>
          <w:rPr>
            <w:noProof/>
            <w:webHidden/>
          </w:rPr>
          <w:instrText xml:space="preserve"> PAGEREF _Toc238804892 \h </w:instrText>
        </w:r>
        <w:r>
          <w:rPr>
            <w:noProof/>
            <w:webHidden/>
          </w:rPr>
        </w:r>
      </w:ins>
      <w:r>
        <w:rPr>
          <w:noProof/>
          <w:webHidden/>
        </w:rPr>
        <w:fldChar w:fldCharType="separate"/>
      </w:r>
      <w:ins w:id="237"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38" w:author=" Vijay Parmar" w:date="2009-08-23T15:31:00Z"/>
          <w:rFonts w:asciiTheme="minorHAnsi" w:eastAsiaTheme="minorEastAsia" w:hAnsiTheme="minorHAnsi" w:cstheme="minorBidi"/>
          <w:noProof/>
          <w:sz w:val="22"/>
          <w:szCs w:val="22"/>
        </w:rPr>
      </w:pPr>
      <w:ins w:id="23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Login Operation</w:t>
        </w:r>
        <w:r>
          <w:rPr>
            <w:noProof/>
            <w:webHidden/>
          </w:rPr>
          <w:tab/>
        </w:r>
        <w:r>
          <w:rPr>
            <w:noProof/>
            <w:webHidden/>
          </w:rPr>
          <w:fldChar w:fldCharType="begin"/>
        </w:r>
        <w:r>
          <w:rPr>
            <w:noProof/>
            <w:webHidden/>
          </w:rPr>
          <w:instrText xml:space="preserve"> PAGEREF _Toc238804893 \h </w:instrText>
        </w:r>
        <w:r>
          <w:rPr>
            <w:noProof/>
            <w:webHidden/>
          </w:rPr>
        </w:r>
      </w:ins>
      <w:r>
        <w:rPr>
          <w:noProof/>
          <w:webHidden/>
        </w:rPr>
        <w:fldChar w:fldCharType="separate"/>
      </w:r>
      <w:ins w:id="240" w:author=" Vijay Parmar" w:date="2009-08-23T15:31:00Z">
        <w:r>
          <w:rPr>
            <w:noProof/>
            <w:webHidden/>
          </w:rPr>
          <w:t>77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41" w:author=" Vijay Parmar" w:date="2009-08-23T15:31:00Z"/>
          <w:rFonts w:asciiTheme="minorHAnsi" w:eastAsiaTheme="minorEastAsia" w:hAnsiTheme="minorHAnsi" w:cstheme="minorBidi"/>
          <w:noProof/>
          <w:sz w:val="22"/>
          <w:szCs w:val="22"/>
        </w:rPr>
      </w:pPr>
      <w:ins w:id="24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CheckPermission Operation</w:t>
        </w:r>
        <w:r>
          <w:rPr>
            <w:noProof/>
            <w:webHidden/>
          </w:rPr>
          <w:tab/>
        </w:r>
        <w:r>
          <w:rPr>
            <w:noProof/>
            <w:webHidden/>
          </w:rPr>
          <w:fldChar w:fldCharType="begin"/>
        </w:r>
        <w:r>
          <w:rPr>
            <w:noProof/>
            <w:webHidden/>
          </w:rPr>
          <w:instrText xml:space="preserve"> PAGEREF _Toc238804894 \h </w:instrText>
        </w:r>
        <w:r>
          <w:rPr>
            <w:noProof/>
            <w:webHidden/>
          </w:rPr>
        </w:r>
      </w:ins>
      <w:r>
        <w:rPr>
          <w:noProof/>
          <w:webHidden/>
        </w:rPr>
        <w:fldChar w:fldCharType="separate"/>
      </w:r>
      <w:ins w:id="243" w:author=" Vijay Parmar" w:date="2009-08-23T15:31:00Z">
        <w:r>
          <w:rPr>
            <w:noProof/>
            <w:webHidden/>
          </w:rPr>
          <w:t>78</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44" w:author=" Vijay Parmar" w:date="2009-08-23T15:31:00Z"/>
          <w:rFonts w:asciiTheme="minorHAnsi" w:eastAsiaTheme="minorEastAsia" w:hAnsiTheme="minorHAnsi" w:cstheme="minorBidi"/>
          <w:noProof/>
          <w:sz w:val="22"/>
          <w:szCs w:val="22"/>
        </w:rPr>
      </w:pPr>
      <w:ins w:id="24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 for CSM Security Web Service</w:t>
        </w:r>
        <w:r>
          <w:rPr>
            <w:noProof/>
            <w:webHidden/>
          </w:rPr>
          <w:tab/>
        </w:r>
        <w:r>
          <w:rPr>
            <w:noProof/>
            <w:webHidden/>
          </w:rPr>
          <w:fldChar w:fldCharType="begin"/>
        </w:r>
        <w:r>
          <w:rPr>
            <w:noProof/>
            <w:webHidden/>
          </w:rPr>
          <w:instrText xml:space="preserve"> PAGEREF _Toc238804895 \h </w:instrText>
        </w:r>
        <w:r>
          <w:rPr>
            <w:noProof/>
            <w:webHidden/>
          </w:rPr>
        </w:r>
      </w:ins>
      <w:r>
        <w:rPr>
          <w:noProof/>
          <w:webHidden/>
        </w:rPr>
        <w:fldChar w:fldCharType="separate"/>
      </w:r>
      <w:ins w:id="246"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47" w:author=" Vijay Parmar" w:date="2009-08-23T15:31:00Z"/>
          <w:rFonts w:asciiTheme="minorHAnsi" w:eastAsiaTheme="minorEastAsia" w:hAnsiTheme="minorHAnsi" w:cstheme="minorBidi"/>
          <w:noProof/>
          <w:sz w:val="22"/>
          <w:szCs w:val="22"/>
        </w:rPr>
      </w:pPr>
      <w:ins w:id="24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Installation of CSM Security Web Service</w:t>
        </w:r>
        <w:r>
          <w:rPr>
            <w:noProof/>
            <w:webHidden/>
          </w:rPr>
          <w:tab/>
        </w:r>
        <w:r>
          <w:rPr>
            <w:noProof/>
            <w:webHidden/>
          </w:rPr>
          <w:fldChar w:fldCharType="begin"/>
        </w:r>
        <w:r>
          <w:rPr>
            <w:noProof/>
            <w:webHidden/>
          </w:rPr>
          <w:instrText xml:space="preserve"> PAGEREF _Toc238804896 \h </w:instrText>
        </w:r>
        <w:r>
          <w:rPr>
            <w:noProof/>
            <w:webHidden/>
          </w:rPr>
        </w:r>
      </w:ins>
      <w:r>
        <w:rPr>
          <w:noProof/>
          <w:webHidden/>
        </w:rPr>
        <w:fldChar w:fldCharType="separate"/>
      </w:r>
      <w:ins w:id="249"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0" w:author=" Vijay Parmar" w:date="2009-08-23T15:31:00Z"/>
          <w:rFonts w:asciiTheme="minorHAnsi" w:eastAsiaTheme="minorEastAsia" w:hAnsiTheme="minorHAnsi" w:cstheme="minorBidi"/>
          <w:noProof/>
          <w:sz w:val="22"/>
          <w:szCs w:val="22"/>
        </w:rPr>
      </w:pPr>
      <w:ins w:id="25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Create and Prime Database</w:t>
        </w:r>
        <w:r>
          <w:rPr>
            <w:noProof/>
            <w:webHidden/>
          </w:rPr>
          <w:tab/>
        </w:r>
        <w:r>
          <w:rPr>
            <w:noProof/>
            <w:webHidden/>
          </w:rPr>
          <w:fldChar w:fldCharType="begin"/>
        </w:r>
        <w:r>
          <w:rPr>
            <w:noProof/>
            <w:webHidden/>
          </w:rPr>
          <w:instrText xml:space="preserve"> PAGEREF _Toc238804897 \h </w:instrText>
        </w:r>
        <w:r>
          <w:rPr>
            <w:noProof/>
            <w:webHidden/>
          </w:rPr>
        </w:r>
      </w:ins>
      <w:r>
        <w:rPr>
          <w:noProof/>
          <w:webHidden/>
        </w:rPr>
        <w:fldChar w:fldCharType="separate"/>
      </w:r>
      <w:ins w:id="252" w:author=" Vijay Parmar" w:date="2009-08-23T15:31:00Z">
        <w:r>
          <w:rPr>
            <w:noProof/>
            <w:webHidden/>
          </w:rPr>
          <w:t>79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3" w:author=" Vijay Parmar" w:date="2009-08-23T15:31:00Z"/>
          <w:rFonts w:asciiTheme="minorHAnsi" w:eastAsiaTheme="minorEastAsia" w:hAnsiTheme="minorHAnsi" w:cstheme="minorBidi"/>
          <w:noProof/>
          <w:sz w:val="22"/>
          <w:szCs w:val="22"/>
        </w:rPr>
      </w:pPr>
      <w:ins w:id="25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Datasource</w:t>
        </w:r>
        <w:r>
          <w:rPr>
            <w:noProof/>
            <w:webHidden/>
          </w:rPr>
          <w:tab/>
        </w:r>
        <w:r>
          <w:rPr>
            <w:noProof/>
            <w:webHidden/>
          </w:rPr>
          <w:fldChar w:fldCharType="begin"/>
        </w:r>
        <w:r>
          <w:rPr>
            <w:noProof/>
            <w:webHidden/>
          </w:rPr>
          <w:instrText xml:space="preserve"> PAGEREF _Toc238804898 \h </w:instrText>
        </w:r>
        <w:r>
          <w:rPr>
            <w:noProof/>
            <w:webHidden/>
          </w:rPr>
        </w:r>
      </w:ins>
      <w:r>
        <w:rPr>
          <w:noProof/>
          <w:webHidden/>
        </w:rPr>
        <w:fldChar w:fldCharType="separate"/>
      </w:r>
      <w:ins w:id="255" w:author=" Vijay Parmar" w:date="2009-08-23T15:31:00Z">
        <w:r>
          <w:rPr>
            <w:noProof/>
            <w:webHidden/>
          </w:rPr>
          <w:t>80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6" w:author=" Vijay Parmar" w:date="2009-08-23T15:31:00Z"/>
          <w:rFonts w:asciiTheme="minorHAnsi" w:eastAsiaTheme="minorEastAsia" w:hAnsiTheme="minorHAnsi" w:cstheme="minorBidi"/>
          <w:noProof/>
          <w:sz w:val="22"/>
          <w:szCs w:val="22"/>
        </w:rPr>
      </w:pPr>
      <w:ins w:id="25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"_Toc238804899"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JBoss JAAS Login Parameters</w:t>
        </w:r>
        <w:r>
          <w:rPr>
            <w:noProof/>
            <w:webHidden/>
          </w:rPr>
          <w:tab/>
        </w:r>
        <w:r>
          <w:rPr>
            <w:noProof/>
            <w:webHidden/>
          </w:rPr>
          <w:fldChar w:fldCharType="begin"/>
        </w:r>
        <w:r>
          <w:rPr>
            <w:noProof/>
            <w:webHidden/>
          </w:rPr>
          <w:instrText xml:space="preserve"> PAGEREF _Toc238804899 \h </w:instrText>
        </w:r>
        <w:r>
          <w:rPr>
            <w:noProof/>
            <w:webHidden/>
          </w:rPr>
        </w:r>
      </w:ins>
      <w:r>
        <w:rPr>
          <w:noProof/>
          <w:webHidden/>
        </w:rPr>
        <w:fldChar w:fldCharType="separate"/>
      </w:r>
      <w:ins w:id="258" w:author=" Vijay Parmar" w:date="2009-08-23T15:31:00Z">
        <w:r>
          <w:rPr>
            <w:noProof/>
            <w:webHidden/>
          </w:rPr>
          <w:t>81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59" w:author=" Vijay Parmar" w:date="2009-08-23T15:31:00Z"/>
          <w:rFonts w:asciiTheme="minorHAnsi" w:eastAsiaTheme="minorEastAsia" w:hAnsiTheme="minorHAnsi" w:cstheme="minorBidi"/>
          <w:noProof/>
          <w:sz w:val="22"/>
          <w:szCs w:val="22"/>
        </w:rPr>
      </w:pPr>
      <w:ins w:id="26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Deploy the Security WS .war File</w:t>
        </w:r>
        <w:r>
          <w:rPr>
            <w:noProof/>
            <w:webHidden/>
          </w:rPr>
          <w:tab/>
        </w:r>
        <w:r>
          <w:rPr>
            <w:noProof/>
            <w:webHidden/>
          </w:rPr>
          <w:fldChar w:fldCharType="begin"/>
        </w:r>
        <w:r>
          <w:rPr>
            <w:noProof/>
            <w:webHidden/>
          </w:rPr>
          <w:instrText xml:space="preserve"> PAGEREF _Toc238804900 \h </w:instrText>
        </w:r>
        <w:r>
          <w:rPr>
            <w:noProof/>
            <w:webHidden/>
          </w:rPr>
        </w:r>
      </w:ins>
      <w:r>
        <w:rPr>
          <w:noProof/>
          <w:webHidden/>
        </w:rPr>
        <w:fldChar w:fldCharType="separate"/>
      </w:r>
      <w:ins w:id="261" w:author=" Vijay Parmar" w:date="2009-08-23T15:31:00Z">
        <w:r>
          <w:rPr>
            <w:noProof/>
            <w:webHidden/>
          </w:rPr>
          <w:t>82</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262" w:author=" Vijay Parmar" w:date="2009-08-23T15:31:00Z"/>
          <w:rFonts w:asciiTheme="minorHAnsi" w:eastAsiaTheme="minorEastAsia" w:hAnsiTheme="minorHAnsi" w:cstheme="minorBidi"/>
          <w:b w:val="0"/>
          <w:noProof/>
          <w:sz w:val="22"/>
          <w:szCs w:val="22"/>
        </w:rPr>
      </w:pPr>
      <w:ins w:id="26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5</w:t>
        </w:r>
        <w:r>
          <w:rPr>
            <w:rFonts w:asciiTheme="minorHAnsi" w:eastAsiaTheme="minorEastAsia" w:hAnsiTheme="minorHAnsi" w:cstheme="minorBidi"/>
            <w:b w:val="0"/>
            <w:noProof/>
            <w:sz w:val="22"/>
            <w:szCs w:val="22"/>
          </w:rPr>
          <w:tab/>
        </w:r>
        <w:r w:rsidRPr="00AC73CB">
          <w:rPr>
            <w:rStyle w:val="Hyperlink"/>
            <w:noProof/>
          </w:rPr>
          <w:t>CSM Instance Level and Attribute Level Security</w:t>
        </w:r>
        <w:r>
          <w:rPr>
            <w:noProof/>
            <w:webHidden/>
          </w:rPr>
          <w:tab/>
        </w:r>
        <w:r>
          <w:rPr>
            <w:noProof/>
            <w:webHidden/>
          </w:rPr>
          <w:fldChar w:fldCharType="begin"/>
        </w:r>
        <w:r>
          <w:rPr>
            <w:noProof/>
            <w:webHidden/>
          </w:rPr>
          <w:instrText xml:space="preserve"> PAGEREF _Toc238804901 \h </w:instrText>
        </w:r>
        <w:r>
          <w:rPr>
            <w:noProof/>
            <w:webHidden/>
          </w:rPr>
        </w:r>
      </w:ins>
      <w:r>
        <w:rPr>
          <w:noProof/>
          <w:webHidden/>
        </w:rPr>
        <w:fldChar w:fldCharType="separate"/>
      </w:r>
      <w:ins w:id="264"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65" w:author=" Vijay Parmar" w:date="2009-08-23T15:31:00Z"/>
          <w:rFonts w:asciiTheme="minorHAnsi" w:eastAsiaTheme="minorEastAsia" w:hAnsiTheme="minorHAnsi" w:cstheme="minorBidi"/>
          <w:noProof/>
          <w:sz w:val="22"/>
          <w:szCs w:val="22"/>
        </w:rPr>
      </w:pPr>
      <w:ins w:id="26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Instance Level Security</w:t>
        </w:r>
        <w:r>
          <w:rPr>
            <w:noProof/>
            <w:webHidden/>
          </w:rPr>
          <w:tab/>
        </w:r>
        <w:r>
          <w:rPr>
            <w:noProof/>
            <w:webHidden/>
          </w:rPr>
          <w:fldChar w:fldCharType="begin"/>
        </w:r>
        <w:r>
          <w:rPr>
            <w:noProof/>
            <w:webHidden/>
          </w:rPr>
          <w:instrText xml:space="preserve"> PAGEREF _Toc238804902 \h </w:instrText>
        </w:r>
        <w:r>
          <w:rPr>
            <w:noProof/>
            <w:webHidden/>
          </w:rPr>
        </w:r>
      </w:ins>
      <w:r>
        <w:rPr>
          <w:noProof/>
          <w:webHidden/>
        </w:rPr>
        <w:fldChar w:fldCharType="separate"/>
      </w:r>
      <w:ins w:id="267"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68" w:author=" Vijay Parmar" w:date="2009-08-23T15:31:00Z"/>
          <w:rFonts w:asciiTheme="minorHAnsi" w:eastAsiaTheme="minorEastAsia" w:hAnsiTheme="minorHAnsi" w:cstheme="minorBidi"/>
          <w:noProof/>
          <w:sz w:val="22"/>
          <w:szCs w:val="22"/>
        </w:rPr>
      </w:pPr>
      <w:ins w:id="26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Requirements Addressed</w:t>
        </w:r>
        <w:r>
          <w:rPr>
            <w:noProof/>
            <w:webHidden/>
          </w:rPr>
          <w:tab/>
        </w:r>
        <w:r>
          <w:rPr>
            <w:noProof/>
            <w:webHidden/>
          </w:rPr>
          <w:fldChar w:fldCharType="begin"/>
        </w:r>
        <w:r>
          <w:rPr>
            <w:noProof/>
            <w:webHidden/>
          </w:rPr>
          <w:instrText xml:space="preserve"> PAGEREF _Toc238804903 \h </w:instrText>
        </w:r>
        <w:r>
          <w:rPr>
            <w:noProof/>
            <w:webHidden/>
          </w:rPr>
        </w:r>
      </w:ins>
      <w:r>
        <w:rPr>
          <w:noProof/>
          <w:webHidden/>
        </w:rPr>
        <w:fldChar w:fldCharType="separate"/>
      </w:r>
      <w:ins w:id="270" w:author=" Vijay Parmar" w:date="2009-08-23T15:31:00Z">
        <w:r>
          <w:rPr>
            <w:noProof/>
            <w:webHidden/>
          </w:rPr>
          <w:t>83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1" w:author=" Vijay Parmar" w:date="2009-08-23T15:31:00Z"/>
          <w:rFonts w:asciiTheme="minorHAnsi" w:eastAsiaTheme="minorEastAsia" w:hAnsiTheme="minorHAnsi" w:cstheme="minorBidi"/>
          <w:noProof/>
          <w:sz w:val="22"/>
          <w:szCs w:val="22"/>
        </w:rPr>
      </w:pPr>
      <w:ins w:id="27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Overall Design</w:t>
        </w:r>
        <w:r>
          <w:rPr>
            <w:noProof/>
            <w:webHidden/>
          </w:rPr>
          <w:tab/>
        </w:r>
        <w:r>
          <w:rPr>
            <w:noProof/>
            <w:webHidden/>
          </w:rPr>
          <w:fldChar w:fldCharType="begin"/>
        </w:r>
        <w:r>
          <w:rPr>
            <w:noProof/>
            <w:webHidden/>
          </w:rPr>
          <w:instrText xml:space="preserve"> PAGEREF _Toc238804904 \h </w:instrText>
        </w:r>
        <w:r>
          <w:rPr>
            <w:noProof/>
            <w:webHidden/>
          </w:rPr>
        </w:r>
      </w:ins>
      <w:r>
        <w:rPr>
          <w:noProof/>
          <w:webHidden/>
        </w:rPr>
        <w:fldChar w:fldCharType="separate"/>
      </w:r>
      <w:ins w:id="273" w:author=" Vijay Parmar" w:date="2009-08-23T15:31:00Z">
        <w:r>
          <w:rPr>
            <w:noProof/>
            <w:webHidden/>
          </w:rPr>
          <w:t>85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4" w:author=" Vijay Parmar" w:date="2009-08-23T15:31:00Z"/>
          <w:rFonts w:asciiTheme="minorHAnsi" w:eastAsiaTheme="minorEastAsia" w:hAnsiTheme="minorHAnsi" w:cstheme="minorBidi"/>
          <w:noProof/>
          <w:sz w:val="22"/>
          <w:szCs w:val="22"/>
        </w:rPr>
      </w:pPr>
      <w:ins w:id="27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Provisioning Instance Level Security</w:t>
        </w:r>
        <w:r>
          <w:rPr>
            <w:noProof/>
            <w:webHidden/>
          </w:rPr>
          <w:tab/>
        </w:r>
        <w:r>
          <w:rPr>
            <w:noProof/>
            <w:webHidden/>
          </w:rPr>
          <w:fldChar w:fldCharType="begin"/>
        </w:r>
        <w:r>
          <w:rPr>
            <w:noProof/>
            <w:webHidden/>
          </w:rPr>
          <w:instrText xml:space="preserve"> PAGEREF _Toc238804905 \h </w:instrText>
        </w:r>
        <w:r>
          <w:rPr>
            <w:noProof/>
            <w:webHidden/>
          </w:rPr>
        </w:r>
      </w:ins>
      <w:r>
        <w:rPr>
          <w:noProof/>
          <w:webHidden/>
        </w:rPr>
        <w:fldChar w:fldCharType="separate"/>
      </w:r>
      <w:ins w:id="276" w:author=" Vijay Parmar" w:date="2009-08-23T15:31:00Z">
        <w:r>
          <w:rPr>
            <w:noProof/>
            <w:webHidden/>
          </w:rPr>
          <w:t>85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77" w:author=" Vijay Parmar" w:date="2009-08-23T15:31:00Z"/>
          <w:rFonts w:asciiTheme="minorHAnsi" w:eastAsiaTheme="minorEastAsia" w:hAnsiTheme="minorHAnsi" w:cstheme="minorBidi"/>
          <w:noProof/>
          <w:sz w:val="22"/>
          <w:szCs w:val="22"/>
        </w:rPr>
      </w:pPr>
      <w:ins w:id="27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Instance Level Security</w:t>
        </w:r>
        <w:r>
          <w:rPr>
            <w:noProof/>
            <w:webHidden/>
          </w:rPr>
          <w:tab/>
        </w:r>
        <w:r>
          <w:rPr>
            <w:noProof/>
            <w:webHidden/>
          </w:rPr>
          <w:fldChar w:fldCharType="begin"/>
        </w:r>
        <w:r>
          <w:rPr>
            <w:noProof/>
            <w:webHidden/>
          </w:rPr>
          <w:instrText xml:space="preserve"> PAGEREF _Toc238804906 \h </w:instrText>
        </w:r>
        <w:r>
          <w:rPr>
            <w:noProof/>
            <w:webHidden/>
          </w:rPr>
        </w:r>
      </w:ins>
      <w:r>
        <w:rPr>
          <w:noProof/>
          <w:webHidden/>
        </w:rPr>
        <w:fldChar w:fldCharType="separate"/>
      </w:r>
      <w:ins w:id="279" w:author=" Vijay Parmar" w:date="2009-08-23T15:31:00Z">
        <w:r>
          <w:rPr>
            <w:noProof/>
            <w:webHidden/>
          </w:rPr>
          <w:t>89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0" w:author=" Vijay Parmar" w:date="2009-08-23T15:31:00Z"/>
          <w:rFonts w:asciiTheme="minorHAnsi" w:eastAsiaTheme="minorEastAsia" w:hAnsiTheme="minorHAnsi" w:cstheme="minorBidi"/>
          <w:noProof/>
          <w:sz w:val="22"/>
          <w:szCs w:val="22"/>
        </w:rPr>
      </w:pPr>
      <w:ins w:id="28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Instance Level Query Performance Enhancements</w:t>
        </w:r>
        <w:r>
          <w:rPr>
            <w:noProof/>
            <w:webHidden/>
          </w:rPr>
          <w:tab/>
        </w:r>
        <w:r>
          <w:rPr>
            <w:noProof/>
            <w:webHidden/>
          </w:rPr>
          <w:fldChar w:fldCharType="begin"/>
        </w:r>
        <w:r>
          <w:rPr>
            <w:noProof/>
            <w:webHidden/>
          </w:rPr>
          <w:instrText xml:space="preserve"> PAGEREF _Toc238804907 \h </w:instrText>
        </w:r>
        <w:r>
          <w:rPr>
            <w:noProof/>
            <w:webHidden/>
          </w:rPr>
        </w:r>
      </w:ins>
      <w:r>
        <w:rPr>
          <w:noProof/>
          <w:webHidden/>
        </w:rPr>
        <w:fldChar w:fldCharType="separate"/>
      </w:r>
      <w:ins w:id="282" w:author=" Vijay Parmar" w:date="2009-08-23T15:31:00Z">
        <w:r>
          <w:rPr>
            <w:noProof/>
            <w:webHidden/>
          </w:rPr>
          <w:t>90</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3" w:author=" Vijay Parmar" w:date="2009-08-23T15:31:00Z"/>
          <w:rFonts w:asciiTheme="minorHAnsi" w:eastAsiaTheme="minorEastAsia" w:hAnsiTheme="minorHAnsi" w:cstheme="minorBidi"/>
          <w:noProof/>
          <w:sz w:val="22"/>
          <w:szCs w:val="22"/>
        </w:rPr>
      </w:pPr>
      <w:ins w:id="28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Known Issues</w:t>
        </w:r>
        <w:r>
          <w:rPr>
            <w:noProof/>
            <w:webHidden/>
          </w:rPr>
          <w:tab/>
        </w:r>
        <w:r>
          <w:rPr>
            <w:noProof/>
            <w:webHidden/>
          </w:rPr>
          <w:fldChar w:fldCharType="begin"/>
        </w:r>
        <w:r>
          <w:rPr>
            <w:noProof/>
            <w:webHidden/>
          </w:rPr>
          <w:instrText xml:space="preserve"> PAGEREF _Toc238804908 \h </w:instrText>
        </w:r>
        <w:r>
          <w:rPr>
            <w:noProof/>
            <w:webHidden/>
          </w:rPr>
        </w:r>
      </w:ins>
      <w:r>
        <w:rPr>
          <w:noProof/>
          <w:webHidden/>
        </w:rPr>
        <w:fldChar w:fldCharType="separate"/>
      </w:r>
      <w:ins w:id="285" w:author=" Vijay Parmar" w:date="2009-08-23T15:31:00Z">
        <w:r>
          <w:rPr>
            <w:noProof/>
            <w:webHidden/>
          </w:rPr>
          <w:t>90</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286" w:author=" Vijay Parmar" w:date="2009-08-23T15:31:00Z"/>
          <w:rFonts w:asciiTheme="minorHAnsi" w:eastAsiaTheme="minorEastAsia" w:hAnsiTheme="minorHAnsi" w:cstheme="minorBidi"/>
          <w:noProof/>
          <w:sz w:val="22"/>
          <w:szCs w:val="22"/>
        </w:rPr>
      </w:pPr>
      <w:ins w:id="28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"_Toc238804909"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Attribute Level Security</w:t>
        </w:r>
        <w:r>
          <w:rPr>
            <w:noProof/>
            <w:webHidden/>
          </w:rPr>
          <w:tab/>
        </w:r>
        <w:r>
          <w:rPr>
            <w:noProof/>
            <w:webHidden/>
          </w:rPr>
          <w:fldChar w:fldCharType="begin"/>
        </w:r>
        <w:r>
          <w:rPr>
            <w:noProof/>
            <w:webHidden/>
          </w:rPr>
          <w:instrText xml:space="preserve"> PAGEREF _Toc238804909 \h </w:instrText>
        </w:r>
        <w:r>
          <w:rPr>
            <w:noProof/>
            <w:webHidden/>
          </w:rPr>
        </w:r>
      </w:ins>
      <w:r>
        <w:rPr>
          <w:noProof/>
          <w:webHidden/>
        </w:rPr>
        <w:fldChar w:fldCharType="separate"/>
      </w:r>
      <w:ins w:id="288" w:author=" Vijay Parmar" w:date="2009-08-23T15:31:00Z">
        <w:r>
          <w:rPr>
            <w:noProof/>
            <w:webHidden/>
          </w:rPr>
          <w:t>91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89" w:author=" Vijay Parmar" w:date="2009-08-23T15:31:00Z"/>
          <w:rFonts w:asciiTheme="minorHAnsi" w:eastAsiaTheme="minorEastAsia" w:hAnsiTheme="minorHAnsi" w:cstheme="minorBidi"/>
          <w:noProof/>
          <w:sz w:val="22"/>
          <w:szCs w:val="22"/>
        </w:rPr>
      </w:pPr>
      <w:ins w:id="29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Requirements Addressed</w:t>
        </w:r>
        <w:r>
          <w:rPr>
            <w:noProof/>
            <w:webHidden/>
          </w:rPr>
          <w:tab/>
        </w:r>
        <w:r>
          <w:rPr>
            <w:noProof/>
            <w:webHidden/>
          </w:rPr>
          <w:fldChar w:fldCharType="begin"/>
        </w:r>
        <w:r>
          <w:rPr>
            <w:noProof/>
            <w:webHidden/>
          </w:rPr>
          <w:instrText xml:space="preserve"> PAGEREF _Toc238804910 \h </w:instrText>
        </w:r>
        <w:r>
          <w:rPr>
            <w:noProof/>
            <w:webHidden/>
          </w:rPr>
        </w:r>
      </w:ins>
      <w:r>
        <w:rPr>
          <w:noProof/>
          <w:webHidden/>
        </w:rPr>
        <w:fldChar w:fldCharType="separate"/>
      </w:r>
      <w:ins w:id="291" w:author=" Vijay Parmar" w:date="2009-08-23T15:31:00Z">
        <w:r>
          <w:rPr>
            <w:noProof/>
            <w:webHidden/>
          </w:rPr>
          <w:t>91</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2" w:author=" Vijay Parmar" w:date="2009-08-23T15:31:00Z"/>
          <w:rFonts w:asciiTheme="minorHAnsi" w:eastAsiaTheme="minorEastAsia" w:hAnsiTheme="minorHAnsi" w:cstheme="minorBidi"/>
          <w:noProof/>
          <w:sz w:val="22"/>
          <w:szCs w:val="22"/>
        </w:rPr>
      </w:pPr>
      <w:ins w:id="29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Overall Design</w:t>
        </w:r>
        <w:r>
          <w:rPr>
            <w:noProof/>
            <w:webHidden/>
          </w:rPr>
          <w:tab/>
        </w:r>
        <w:r>
          <w:rPr>
            <w:noProof/>
            <w:webHidden/>
          </w:rPr>
          <w:fldChar w:fldCharType="begin"/>
        </w:r>
        <w:r>
          <w:rPr>
            <w:noProof/>
            <w:webHidden/>
          </w:rPr>
          <w:instrText xml:space="preserve"> PAGEREF _Toc238804911 \h </w:instrText>
        </w:r>
        <w:r>
          <w:rPr>
            <w:noProof/>
            <w:webHidden/>
          </w:rPr>
        </w:r>
      </w:ins>
      <w:r>
        <w:rPr>
          <w:noProof/>
          <w:webHidden/>
        </w:rPr>
        <w:fldChar w:fldCharType="separate"/>
      </w:r>
      <w:ins w:id="294"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5" w:author=" Vijay Parmar" w:date="2009-08-23T15:31:00Z"/>
          <w:rFonts w:asciiTheme="minorHAnsi" w:eastAsiaTheme="minorEastAsia" w:hAnsiTheme="minorHAnsi" w:cstheme="minorBidi"/>
          <w:noProof/>
          <w:sz w:val="22"/>
          <w:szCs w:val="22"/>
        </w:rPr>
      </w:pPr>
      <w:ins w:id="29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Strict Or Lenient Behavior</w:t>
        </w:r>
        <w:r>
          <w:rPr>
            <w:noProof/>
            <w:webHidden/>
          </w:rPr>
          <w:tab/>
        </w:r>
        <w:r>
          <w:rPr>
            <w:noProof/>
            <w:webHidden/>
          </w:rPr>
          <w:fldChar w:fldCharType="begin"/>
        </w:r>
        <w:r>
          <w:rPr>
            <w:noProof/>
            <w:webHidden/>
          </w:rPr>
          <w:instrText xml:space="preserve"> PAGEREF _Toc238804912 \h </w:instrText>
        </w:r>
        <w:r>
          <w:rPr>
            <w:noProof/>
            <w:webHidden/>
          </w:rPr>
        </w:r>
      </w:ins>
      <w:r>
        <w:rPr>
          <w:noProof/>
          <w:webHidden/>
        </w:rPr>
        <w:fldChar w:fldCharType="separate"/>
      </w:r>
      <w:ins w:id="297"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298" w:author=" Vijay Parmar" w:date="2009-08-23T15:31:00Z"/>
          <w:rFonts w:asciiTheme="minorHAnsi" w:eastAsiaTheme="minorEastAsia" w:hAnsiTheme="minorHAnsi" w:cstheme="minorBidi"/>
          <w:noProof/>
          <w:sz w:val="22"/>
          <w:szCs w:val="22"/>
        </w:rPr>
      </w:pPr>
      <w:ins w:id="29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Provisioning Attribute Level Security</w:t>
        </w:r>
        <w:r>
          <w:rPr>
            <w:noProof/>
            <w:webHidden/>
          </w:rPr>
          <w:tab/>
        </w:r>
        <w:r>
          <w:rPr>
            <w:noProof/>
            <w:webHidden/>
          </w:rPr>
          <w:fldChar w:fldCharType="begin"/>
        </w:r>
        <w:r>
          <w:rPr>
            <w:noProof/>
            <w:webHidden/>
          </w:rPr>
          <w:instrText xml:space="preserve"> PAGEREF _Toc238804913 \h </w:instrText>
        </w:r>
        <w:r>
          <w:rPr>
            <w:noProof/>
            <w:webHidden/>
          </w:rPr>
        </w:r>
      </w:ins>
      <w:r>
        <w:rPr>
          <w:noProof/>
          <w:webHidden/>
        </w:rPr>
        <w:fldChar w:fldCharType="separate"/>
      </w:r>
      <w:ins w:id="300" w:author=" Vijay Parmar" w:date="2009-08-23T15:31:00Z">
        <w:r>
          <w:rPr>
            <w:noProof/>
            <w:webHidden/>
          </w:rPr>
          <w:t>92</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01" w:author=" Vijay Parmar" w:date="2009-08-23T15:31:00Z"/>
          <w:rFonts w:asciiTheme="minorHAnsi" w:eastAsiaTheme="minorEastAsia" w:hAnsiTheme="minorHAnsi" w:cstheme="minorBidi"/>
          <w:noProof/>
          <w:sz w:val="22"/>
          <w:szCs w:val="22"/>
        </w:rPr>
      </w:pPr>
      <w:ins w:id="30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Attribute Level Security</w:t>
        </w:r>
        <w:r>
          <w:rPr>
            <w:noProof/>
            <w:webHidden/>
          </w:rPr>
          <w:tab/>
        </w:r>
        <w:r>
          <w:rPr>
            <w:noProof/>
            <w:webHidden/>
          </w:rPr>
          <w:fldChar w:fldCharType="begin"/>
        </w:r>
        <w:r>
          <w:rPr>
            <w:noProof/>
            <w:webHidden/>
          </w:rPr>
          <w:instrText xml:space="preserve"> PAGEREF _Toc238804914 \h </w:instrText>
        </w:r>
        <w:r>
          <w:rPr>
            <w:noProof/>
            <w:webHidden/>
          </w:rPr>
        </w:r>
      </w:ins>
      <w:r>
        <w:rPr>
          <w:noProof/>
          <w:webHidden/>
        </w:rPr>
        <w:fldChar w:fldCharType="separate"/>
      </w:r>
      <w:ins w:id="303" w:author=" Vijay Parmar" w:date="2009-08-23T15:31:00Z">
        <w:r>
          <w:rPr>
            <w:noProof/>
            <w:webHidden/>
          </w:rPr>
          <w:t>93</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04" w:author=" Vijay Parmar" w:date="2009-08-23T15:31:00Z"/>
          <w:rFonts w:asciiTheme="minorHAnsi" w:eastAsiaTheme="minorEastAsia" w:hAnsiTheme="minorHAnsi" w:cstheme="minorBidi"/>
          <w:noProof/>
          <w:sz w:val="22"/>
          <w:szCs w:val="22"/>
        </w:rPr>
      </w:pPr>
      <w:ins w:id="30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Known Issues</w:t>
        </w:r>
        <w:r>
          <w:rPr>
            <w:noProof/>
            <w:webHidden/>
          </w:rPr>
          <w:tab/>
        </w:r>
        <w:r>
          <w:rPr>
            <w:noProof/>
            <w:webHidden/>
          </w:rPr>
          <w:fldChar w:fldCharType="begin"/>
        </w:r>
        <w:r>
          <w:rPr>
            <w:noProof/>
            <w:webHidden/>
          </w:rPr>
          <w:instrText xml:space="preserve"> PAGEREF _Toc238804915 \h </w:instrText>
        </w:r>
        <w:r>
          <w:rPr>
            <w:noProof/>
            <w:webHidden/>
          </w:rPr>
        </w:r>
      </w:ins>
      <w:r>
        <w:rPr>
          <w:noProof/>
          <w:webHidden/>
        </w:rPr>
        <w:fldChar w:fldCharType="separate"/>
      </w:r>
      <w:ins w:id="306" w:author=" Vijay Parmar" w:date="2009-08-23T15:31:00Z">
        <w:r>
          <w:rPr>
            <w:noProof/>
            <w:webHidden/>
          </w:rPr>
          <w:t>93</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307" w:author=" Vijay Parmar" w:date="2009-08-23T15:31:00Z"/>
          <w:rFonts w:asciiTheme="minorHAnsi" w:eastAsiaTheme="minorEastAsia" w:hAnsiTheme="minorHAnsi" w:cstheme="minorBidi"/>
          <w:b w:val="0"/>
          <w:noProof/>
          <w:sz w:val="22"/>
          <w:szCs w:val="22"/>
        </w:rPr>
      </w:pPr>
      <w:ins w:id="30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6</w:t>
        </w:r>
        <w:r>
          <w:rPr>
            <w:rFonts w:asciiTheme="minorHAnsi" w:eastAsiaTheme="minorEastAsia" w:hAnsiTheme="minorHAnsi" w:cstheme="minorBidi"/>
            <w:b w:val="0"/>
            <w:noProof/>
            <w:sz w:val="22"/>
            <w:szCs w:val="22"/>
          </w:rPr>
          <w:tab/>
        </w:r>
        <w:r w:rsidRPr="00AC73CB">
          <w:rPr>
            <w:rStyle w:val="Hyperlink"/>
            <w:noProof/>
          </w:rPr>
          <w:t>Acegi Adapter</w:t>
        </w:r>
        <w:r>
          <w:rPr>
            <w:noProof/>
            <w:webHidden/>
          </w:rPr>
          <w:tab/>
        </w:r>
        <w:r>
          <w:rPr>
            <w:noProof/>
            <w:webHidden/>
          </w:rPr>
          <w:fldChar w:fldCharType="begin"/>
        </w:r>
        <w:r>
          <w:rPr>
            <w:noProof/>
            <w:webHidden/>
          </w:rPr>
          <w:instrText xml:space="preserve"> PAGEREF _Toc238804916 \h </w:instrText>
        </w:r>
        <w:r>
          <w:rPr>
            <w:noProof/>
            <w:webHidden/>
          </w:rPr>
        </w:r>
      </w:ins>
      <w:r>
        <w:rPr>
          <w:noProof/>
          <w:webHidden/>
        </w:rPr>
        <w:fldChar w:fldCharType="separate"/>
      </w:r>
      <w:ins w:id="309" w:author=" Vijay Parmar" w:date="2009-08-23T15:31:00Z">
        <w:r>
          <w:rPr>
            <w:noProof/>
            <w:webHidden/>
          </w:rPr>
          <w:t>96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0" w:author=" Vijay Parmar" w:date="2009-08-23T15:31:00Z"/>
          <w:rFonts w:asciiTheme="minorHAnsi" w:eastAsiaTheme="minorEastAsia" w:hAnsiTheme="minorHAnsi" w:cstheme="minorBidi"/>
          <w:noProof/>
          <w:sz w:val="22"/>
          <w:szCs w:val="22"/>
        </w:rPr>
      </w:pPr>
      <w:ins w:id="31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Implementation</w:t>
        </w:r>
        <w:r>
          <w:rPr>
            <w:noProof/>
            <w:webHidden/>
          </w:rPr>
          <w:tab/>
        </w:r>
        <w:r>
          <w:rPr>
            <w:noProof/>
            <w:webHidden/>
          </w:rPr>
          <w:fldChar w:fldCharType="begin"/>
        </w:r>
        <w:r>
          <w:rPr>
            <w:noProof/>
            <w:webHidden/>
          </w:rPr>
          <w:instrText xml:space="preserve"> PAGEREF _Toc238804917 \h </w:instrText>
        </w:r>
        <w:r>
          <w:rPr>
            <w:noProof/>
            <w:webHidden/>
          </w:rPr>
        </w:r>
      </w:ins>
      <w:r>
        <w:rPr>
          <w:noProof/>
          <w:webHidden/>
        </w:rPr>
        <w:fldChar w:fldCharType="separate"/>
      </w:r>
      <w:ins w:id="312" w:author=" Vijay Parmar" w:date="2009-08-23T15:31:00Z">
        <w:r>
          <w:rPr>
            <w:noProof/>
            <w:webHidden/>
          </w:rPr>
          <w:t>96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13" w:author=" Vijay Parmar" w:date="2009-08-23T15:31:00Z"/>
          <w:rFonts w:asciiTheme="minorHAnsi" w:eastAsiaTheme="minorEastAsia" w:hAnsiTheme="minorHAnsi" w:cstheme="minorBidi"/>
          <w:noProof/>
          <w:sz w:val="22"/>
          <w:szCs w:val="22"/>
        </w:rPr>
      </w:pPr>
      <w:ins w:id="31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Method Level Security</w:t>
        </w:r>
        <w:r>
          <w:rPr>
            <w:noProof/>
            <w:webHidden/>
          </w:rPr>
          <w:tab/>
        </w:r>
        <w:r>
          <w:rPr>
            <w:noProof/>
            <w:webHidden/>
          </w:rPr>
          <w:fldChar w:fldCharType="begin"/>
        </w:r>
        <w:r>
          <w:rPr>
            <w:noProof/>
            <w:webHidden/>
          </w:rPr>
          <w:instrText xml:space="preserve"> PAGEREF _Toc238804918 \h </w:instrText>
        </w:r>
        <w:r>
          <w:rPr>
            <w:noProof/>
            <w:webHidden/>
          </w:rPr>
        </w:r>
      </w:ins>
      <w:r>
        <w:rPr>
          <w:noProof/>
          <w:webHidden/>
        </w:rPr>
        <w:fldChar w:fldCharType="separate"/>
      </w:r>
      <w:ins w:id="315"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16" w:author=" Vijay Parmar" w:date="2009-08-23T15:31:00Z"/>
          <w:rFonts w:asciiTheme="minorHAnsi" w:eastAsiaTheme="minorEastAsia" w:hAnsiTheme="minorHAnsi" w:cstheme="minorBidi"/>
          <w:noProof/>
          <w:sz w:val="22"/>
          <w:szCs w:val="22"/>
        </w:rPr>
      </w:pPr>
      <w:ins w:id="31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"_Toc238804919"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Method Parameter Level Security</w:t>
        </w:r>
        <w:r>
          <w:rPr>
            <w:noProof/>
            <w:webHidden/>
          </w:rPr>
          <w:tab/>
        </w:r>
        <w:r>
          <w:rPr>
            <w:noProof/>
            <w:webHidden/>
          </w:rPr>
          <w:fldChar w:fldCharType="begin"/>
        </w:r>
        <w:r>
          <w:rPr>
            <w:noProof/>
            <w:webHidden/>
          </w:rPr>
          <w:instrText xml:space="preserve"> PAGEREF _Toc238804919 \h </w:instrText>
        </w:r>
        <w:r>
          <w:rPr>
            <w:noProof/>
            <w:webHidden/>
          </w:rPr>
        </w:r>
      </w:ins>
      <w:r>
        <w:rPr>
          <w:noProof/>
          <w:webHidden/>
        </w:rPr>
        <w:fldChar w:fldCharType="separate"/>
      </w:r>
      <w:ins w:id="318"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19" w:author=" Vijay Parmar" w:date="2009-08-23T15:31:00Z"/>
          <w:rFonts w:asciiTheme="minorHAnsi" w:eastAsiaTheme="minorEastAsia" w:hAnsiTheme="minorHAnsi" w:cstheme="minorBidi"/>
          <w:noProof/>
          <w:sz w:val="22"/>
          <w:szCs w:val="22"/>
        </w:rPr>
      </w:pPr>
      <w:ins w:id="32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Workflow</w:t>
        </w:r>
        <w:r>
          <w:rPr>
            <w:noProof/>
            <w:webHidden/>
          </w:rPr>
          <w:tab/>
        </w:r>
        <w:r>
          <w:rPr>
            <w:noProof/>
            <w:webHidden/>
          </w:rPr>
          <w:fldChar w:fldCharType="begin"/>
        </w:r>
        <w:r>
          <w:rPr>
            <w:noProof/>
            <w:webHidden/>
          </w:rPr>
          <w:instrText xml:space="preserve"> PAGEREF _Toc238804920 \h </w:instrText>
        </w:r>
        <w:r>
          <w:rPr>
            <w:noProof/>
            <w:webHidden/>
          </w:rPr>
        </w:r>
      </w:ins>
      <w:r>
        <w:rPr>
          <w:noProof/>
          <w:webHidden/>
        </w:rPr>
        <w:fldChar w:fldCharType="separate"/>
      </w:r>
      <w:ins w:id="321" w:author=" Vijay Parmar" w:date="2009-08-23T15:31:00Z">
        <w:r>
          <w:rPr>
            <w:noProof/>
            <w:webHidden/>
          </w:rPr>
          <w:t>97</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22" w:author=" Vijay Parmar" w:date="2009-08-23T15:31:00Z"/>
          <w:rFonts w:asciiTheme="minorHAnsi" w:eastAsiaTheme="minorEastAsia" w:hAnsiTheme="minorHAnsi" w:cstheme="minorBidi"/>
          <w:noProof/>
          <w:sz w:val="22"/>
          <w:szCs w:val="22"/>
        </w:rPr>
      </w:pPr>
      <w:ins w:id="32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Integrating and Configuring</w:t>
        </w:r>
        <w:r>
          <w:rPr>
            <w:noProof/>
            <w:webHidden/>
          </w:rPr>
          <w:tab/>
        </w:r>
        <w:r>
          <w:rPr>
            <w:noProof/>
            <w:webHidden/>
          </w:rPr>
          <w:fldChar w:fldCharType="begin"/>
        </w:r>
        <w:r>
          <w:rPr>
            <w:noProof/>
            <w:webHidden/>
          </w:rPr>
          <w:instrText xml:space="preserve"> PAGEREF _Toc238804921 \h </w:instrText>
        </w:r>
        <w:r>
          <w:rPr>
            <w:noProof/>
            <w:webHidden/>
          </w:rPr>
        </w:r>
      </w:ins>
      <w:r>
        <w:rPr>
          <w:noProof/>
          <w:webHidden/>
        </w:rPr>
        <w:fldChar w:fldCharType="separate"/>
      </w:r>
      <w:ins w:id="324" w:author=" Vijay Parmar" w:date="2009-08-23T15:31:00Z">
        <w:r>
          <w:rPr>
            <w:noProof/>
            <w:webHidden/>
          </w:rPr>
          <w:t>98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25" w:author=" Vijay Parmar" w:date="2009-08-23T15:31:00Z"/>
          <w:rFonts w:asciiTheme="minorHAnsi" w:eastAsiaTheme="minorEastAsia" w:hAnsiTheme="minorHAnsi" w:cstheme="minorBidi"/>
          <w:noProof/>
          <w:sz w:val="22"/>
          <w:szCs w:val="22"/>
        </w:rPr>
      </w:pPr>
      <w:ins w:id="326" w:author=" Vijay Parmar" w:date="2009-08-23T15:31:00Z">
        <w:r w:rsidRPr="00AC73CB">
          <w:rPr>
            <w:rStyle w:val="Hyperlink"/>
            <w:noProof/>
          </w:rPr>
          <w:lastRenderedPageBreak/>
          <w:fldChar w:fldCharType="begin"/>
        </w:r>
        <w:r w:rsidRPr="00AC73CB">
          <w:rPr>
            <w:rStyle w:val="Hyperlink"/>
            <w:noProof/>
          </w:rPr>
          <w:instrText xml:space="preserve"> </w:instrText>
        </w:r>
        <w:r>
          <w:rPr>
            <w:noProof/>
          </w:rPr>
          <w:instrText>HYPERLINK \l "_Toc238804922"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Configure Acegi Security</w:t>
        </w:r>
        <w:r>
          <w:rPr>
            <w:noProof/>
            <w:webHidden/>
          </w:rPr>
          <w:tab/>
        </w:r>
        <w:r>
          <w:rPr>
            <w:noProof/>
            <w:webHidden/>
          </w:rPr>
          <w:fldChar w:fldCharType="begin"/>
        </w:r>
        <w:r>
          <w:rPr>
            <w:noProof/>
            <w:webHidden/>
          </w:rPr>
          <w:instrText xml:space="preserve"> PAGEREF _Toc238804922 \h </w:instrText>
        </w:r>
        <w:r>
          <w:rPr>
            <w:noProof/>
            <w:webHidden/>
          </w:rPr>
        </w:r>
      </w:ins>
      <w:r>
        <w:rPr>
          <w:noProof/>
          <w:webHidden/>
        </w:rPr>
        <w:fldChar w:fldCharType="separate"/>
      </w:r>
      <w:ins w:id="327" w:author=" Vijay Parmar" w:date="2009-08-23T15:31:00Z">
        <w:r>
          <w:rPr>
            <w:noProof/>
            <w:webHidden/>
          </w:rPr>
          <w:t>98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28" w:author=" Vijay Parmar" w:date="2009-08-23T15:31:00Z"/>
          <w:rFonts w:asciiTheme="minorHAnsi" w:eastAsiaTheme="minorEastAsia" w:hAnsiTheme="minorHAnsi" w:cstheme="minorBidi"/>
          <w:noProof/>
          <w:sz w:val="22"/>
          <w:szCs w:val="22"/>
        </w:rPr>
      </w:pPr>
      <w:ins w:id="32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Database Properties and Configuration</w:t>
        </w:r>
        <w:r>
          <w:rPr>
            <w:noProof/>
            <w:webHidden/>
          </w:rPr>
          <w:tab/>
        </w:r>
        <w:r>
          <w:rPr>
            <w:noProof/>
            <w:webHidden/>
          </w:rPr>
          <w:fldChar w:fldCharType="begin"/>
        </w:r>
        <w:r>
          <w:rPr>
            <w:noProof/>
            <w:webHidden/>
          </w:rPr>
          <w:instrText xml:space="preserve"> PAGEREF _Toc238804923 \h </w:instrText>
        </w:r>
        <w:r>
          <w:rPr>
            <w:noProof/>
            <w:webHidden/>
          </w:rPr>
        </w:r>
      </w:ins>
      <w:r>
        <w:rPr>
          <w:noProof/>
          <w:webHidden/>
        </w:rPr>
        <w:fldChar w:fldCharType="separate"/>
      </w:r>
      <w:ins w:id="330" w:author=" Vijay Parmar" w:date="2009-08-23T15:31:00Z">
        <w:r>
          <w:rPr>
            <w:noProof/>
            <w:webHidden/>
          </w:rPr>
          <w:t>99</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31" w:author=" Vijay Parmar" w:date="2009-08-23T15:31:00Z"/>
          <w:rFonts w:asciiTheme="minorHAnsi" w:eastAsiaTheme="minorEastAsia" w:hAnsiTheme="minorHAnsi" w:cstheme="minorBidi"/>
          <w:noProof/>
          <w:sz w:val="22"/>
          <w:szCs w:val="22"/>
        </w:rPr>
      </w:pPr>
      <w:ins w:id="33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User provisioning via UPT</w:t>
        </w:r>
        <w:r>
          <w:rPr>
            <w:noProof/>
            <w:webHidden/>
          </w:rPr>
          <w:tab/>
        </w:r>
        <w:r>
          <w:rPr>
            <w:noProof/>
            <w:webHidden/>
          </w:rPr>
          <w:fldChar w:fldCharType="begin"/>
        </w:r>
        <w:r>
          <w:rPr>
            <w:noProof/>
            <w:webHidden/>
          </w:rPr>
          <w:instrText xml:space="preserve"> PAGEREF _Toc238804924 \h </w:instrText>
        </w:r>
        <w:r>
          <w:rPr>
            <w:noProof/>
            <w:webHidden/>
          </w:rPr>
        </w:r>
      </w:ins>
      <w:r>
        <w:rPr>
          <w:noProof/>
          <w:webHidden/>
        </w:rPr>
        <w:fldChar w:fldCharType="separate"/>
      </w:r>
      <w:ins w:id="333" w:author=" Vijay Parmar" w:date="2009-08-23T15:31:00Z">
        <w:r>
          <w:rPr>
            <w:noProof/>
            <w:webHidden/>
          </w:rPr>
          <w:t>104</w:t>
        </w:r>
        <w:r>
          <w:rPr>
            <w:noProof/>
            <w:webHidden/>
          </w:rPr>
          <w:fldChar w:fldCharType="end"/>
        </w:r>
        <w:r w:rsidRPr="00AC73CB">
          <w:rPr>
            <w:rStyle w:val="Hyperlink"/>
            <w:noProof/>
          </w:rPr>
          <w:fldChar w:fldCharType="end"/>
        </w:r>
      </w:ins>
    </w:p>
    <w:p w:rsidR="003A74C7" w:rsidRDefault="003A74C7">
      <w:pPr>
        <w:pStyle w:val="TOC1"/>
        <w:tabs>
          <w:tab w:val="left" w:pos="1320"/>
          <w:tab w:val="right" w:leader="dot" w:pos="8918"/>
        </w:tabs>
        <w:rPr>
          <w:ins w:id="334" w:author=" Vijay Parmar" w:date="2009-08-23T15:31:00Z"/>
          <w:rFonts w:asciiTheme="minorHAnsi" w:eastAsiaTheme="minorEastAsia" w:hAnsiTheme="minorHAnsi" w:cstheme="minorBidi"/>
          <w:b w:val="0"/>
          <w:noProof/>
          <w:sz w:val="22"/>
          <w:szCs w:val="22"/>
        </w:rPr>
      </w:pPr>
      <w:ins w:id="33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Chapter 7</w:t>
        </w:r>
        <w:r>
          <w:rPr>
            <w:rFonts w:asciiTheme="minorHAnsi" w:eastAsiaTheme="minorEastAsia" w:hAnsiTheme="minorHAnsi" w:cstheme="minorBidi"/>
            <w:b w:val="0"/>
            <w:noProof/>
            <w:sz w:val="22"/>
            <w:szCs w:val="22"/>
          </w:rPr>
          <w:tab/>
        </w:r>
        <w:r w:rsidRPr="00AC73CB">
          <w:rPr>
            <w:rStyle w:val="Hyperlink"/>
            <w:noProof/>
          </w:rPr>
          <w:t>CSM caGrid Authentication</w:t>
        </w:r>
        <w:r>
          <w:rPr>
            <w:noProof/>
            <w:webHidden/>
          </w:rPr>
          <w:tab/>
        </w:r>
        <w:r>
          <w:rPr>
            <w:noProof/>
            <w:webHidden/>
          </w:rPr>
          <w:fldChar w:fldCharType="begin"/>
        </w:r>
        <w:r>
          <w:rPr>
            <w:noProof/>
            <w:webHidden/>
          </w:rPr>
          <w:instrText xml:space="preserve"> PAGEREF _Toc238804925 \h </w:instrText>
        </w:r>
        <w:r>
          <w:rPr>
            <w:noProof/>
            <w:webHidden/>
          </w:rPr>
        </w:r>
      </w:ins>
      <w:r>
        <w:rPr>
          <w:noProof/>
          <w:webHidden/>
        </w:rPr>
        <w:fldChar w:fldCharType="separate"/>
      </w:r>
      <w:ins w:id="336"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37" w:author=" Vijay Parmar" w:date="2009-08-23T15:31:00Z"/>
          <w:rFonts w:asciiTheme="minorHAnsi" w:eastAsiaTheme="minorEastAsia" w:hAnsiTheme="minorHAnsi" w:cstheme="minorBidi"/>
          <w:noProof/>
          <w:sz w:val="22"/>
          <w:szCs w:val="22"/>
        </w:rPr>
      </w:pPr>
      <w:ins w:id="33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Authentication for caGrid</w:t>
        </w:r>
        <w:r>
          <w:rPr>
            <w:noProof/>
            <w:webHidden/>
          </w:rPr>
          <w:tab/>
        </w:r>
        <w:r>
          <w:rPr>
            <w:noProof/>
            <w:webHidden/>
          </w:rPr>
          <w:fldChar w:fldCharType="begin"/>
        </w:r>
        <w:r>
          <w:rPr>
            <w:noProof/>
            <w:webHidden/>
          </w:rPr>
          <w:instrText xml:space="preserve"> PAGEREF _Toc238804926 \h </w:instrText>
        </w:r>
        <w:r>
          <w:rPr>
            <w:noProof/>
            <w:webHidden/>
          </w:rPr>
        </w:r>
      </w:ins>
      <w:r>
        <w:rPr>
          <w:noProof/>
          <w:webHidden/>
        </w:rPr>
        <w:fldChar w:fldCharType="separate"/>
      </w:r>
      <w:ins w:id="339"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40" w:author=" Vijay Parmar" w:date="2009-08-23T15:31:00Z"/>
          <w:rFonts w:asciiTheme="minorHAnsi" w:eastAsiaTheme="minorEastAsia" w:hAnsiTheme="minorHAnsi" w:cstheme="minorBidi"/>
          <w:noProof/>
          <w:sz w:val="22"/>
          <w:szCs w:val="22"/>
        </w:rPr>
      </w:pPr>
      <w:ins w:id="34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CSM Configuration for IDP/Authentication Service</w:t>
        </w:r>
        <w:r>
          <w:rPr>
            <w:noProof/>
            <w:webHidden/>
          </w:rPr>
          <w:tab/>
        </w:r>
        <w:r>
          <w:rPr>
            <w:noProof/>
            <w:webHidden/>
          </w:rPr>
          <w:fldChar w:fldCharType="begin"/>
        </w:r>
        <w:r>
          <w:rPr>
            <w:noProof/>
            <w:webHidden/>
          </w:rPr>
          <w:instrText xml:space="preserve"> PAGEREF _Toc238804927 \h </w:instrText>
        </w:r>
        <w:r>
          <w:rPr>
            <w:noProof/>
            <w:webHidden/>
          </w:rPr>
        </w:r>
      </w:ins>
      <w:r>
        <w:rPr>
          <w:noProof/>
          <w:webHidden/>
        </w:rPr>
        <w:fldChar w:fldCharType="separate"/>
      </w:r>
      <w:ins w:id="342" w:author=" Vijay Parmar" w:date="2009-08-23T15:31:00Z">
        <w:r>
          <w:rPr>
            <w:noProof/>
            <w:webHidden/>
          </w:rPr>
          <w:t>106</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43" w:author=" Vijay Parmar" w:date="2009-08-23T15:31:00Z"/>
          <w:rFonts w:asciiTheme="minorHAnsi" w:eastAsiaTheme="minorEastAsia" w:hAnsiTheme="minorHAnsi" w:cstheme="minorBidi"/>
          <w:noProof/>
          <w:sz w:val="22"/>
          <w:szCs w:val="22"/>
        </w:rPr>
      </w:pPr>
      <w:ins w:id="34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Authorization for caGrid</w:t>
        </w:r>
        <w:r>
          <w:rPr>
            <w:noProof/>
            <w:webHidden/>
          </w:rPr>
          <w:tab/>
        </w:r>
        <w:r>
          <w:rPr>
            <w:noProof/>
            <w:webHidden/>
          </w:rPr>
          <w:fldChar w:fldCharType="begin"/>
        </w:r>
        <w:r>
          <w:rPr>
            <w:noProof/>
            <w:webHidden/>
          </w:rPr>
          <w:instrText xml:space="preserve"> PAGEREF _Toc238804928 \h </w:instrText>
        </w:r>
        <w:r>
          <w:rPr>
            <w:noProof/>
            <w:webHidden/>
          </w:rPr>
        </w:r>
      </w:ins>
      <w:r>
        <w:rPr>
          <w:noProof/>
          <w:webHidden/>
        </w:rPr>
        <w:fldChar w:fldCharType="separate"/>
      </w:r>
      <w:ins w:id="345" w:author=" Vijay Parmar" w:date="2009-08-23T15:31:00Z">
        <w:r>
          <w:rPr>
            <w:noProof/>
            <w:webHidden/>
          </w:rPr>
          <w:t>108</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46" w:author=" Vijay Parmar" w:date="2009-08-23T15:31:00Z"/>
          <w:rFonts w:asciiTheme="minorHAnsi" w:eastAsiaTheme="minorEastAsia" w:hAnsiTheme="minorHAnsi" w:cstheme="minorBidi"/>
          <w:noProof/>
          <w:sz w:val="22"/>
          <w:szCs w:val="22"/>
        </w:rPr>
      </w:pPr>
      <w:ins w:id="34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"_Toc238804929"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Using Grid Group Names for Check Permission</w:t>
        </w:r>
        <w:r>
          <w:rPr>
            <w:noProof/>
            <w:webHidden/>
          </w:rPr>
          <w:tab/>
        </w:r>
        <w:r>
          <w:rPr>
            <w:noProof/>
            <w:webHidden/>
          </w:rPr>
          <w:fldChar w:fldCharType="begin"/>
        </w:r>
        <w:r>
          <w:rPr>
            <w:noProof/>
            <w:webHidden/>
          </w:rPr>
          <w:instrText xml:space="preserve"> PAGEREF _Toc238804929 \h </w:instrText>
        </w:r>
        <w:r>
          <w:rPr>
            <w:noProof/>
            <w:webHidden/>
          </w:rPr>
        </w:r>
      </w:ins>
      <w:r>
        <w:rPr>
          <w:noProof/>
          <w:webHidden/>
        </w:rPr>
        <w:fldChar w:fldCharType="separate"/>
      </w:r>
      <w:ins w:id="348" w:author=" Vijay Parmar" w:date="2009-08-23T15:31:00Z">
        <w:r>
          <w:rPr>
            <w:noProof/>
            <w:webHidden/>
          </w:rPr>
          <w:t>108</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49" w:author=" Vijay Parmar" w:date="2009-08-23T15:31:00Z"/>
          <w:rFonts w:asciiTheme="minorHAnsi" w:eastAsiaTheme="minorEastAsia" w:hAnsiTheme="minorHAnsi" w:cstheme="minorBidi"/>
          <w:b w:val="0"/>
          <w:noProof/>
          <w:sz w:val="22"/>
          <w:szCs w:val="22"/>
        </w:rPr>
      </w:pPr>
      <w:ins w:id="35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A</w:t>
        </w:r>
        <w:r>
          <w:rPr>
            <w:rFonts w:asciiTheme="minorHAnsi" w:eastAsiaTheme="minorEastAsia" w:hAnsiTheme="minorHAnsi" w:cstheme="minorBidi"/>
            <w:b w:val="0"/>
            <w:noProof/>
            <w:sz w:val="22"/>
            <w:szCs w:val="22"/>
          </w:rPr>
          <w:tab/>
        </w:r>
        <w:r w:rsidRPr="00AC73CB">
          <w:rPr>
            <w:rStyle w:val="Hyperlink"/>
            <w:noProof/>
          </w:rPr>
          <w:t>CSM/ACEGI Sample Configuration File</w:t>
        </w:r>
        <w:r>
          <w:rPr>
            <w:noProof/>
            <w:webHidden/>
          </w:rPr>
          <w:tab/>
        </w:r>
        <w:r>
          <w:rPr>
            <w:noProof/>
            <w:webHidden/>
          </w:rPr>
          <w:fldChar w:fldCharType="begin"/>
        </w:r>
        <w:r>
          <w:rPr>
            <w:noProof/>
            <w:webHidden/>
          </w:rPr>
          <w:instrText xml:space="preserve"> PAGEREF _Toc238804930 \h </w:instrText>
        </w:r>
        <w:r>
          <w:rPr>
            <w:noProof/>
            <w:webHidden/>
          </w:rPr>
        </w:r>
      </w:ins>
      <w:r>
        <w:rPr>
          <w:noProof/>
          <w:webHidden/>
        </w:rPr>
        <w:fldChar w:fldCharType="separate"/>
      </w:r>
      <w:ins w:id="351" w:author=" Vijay Parmar" w:date="2009-08-23T15:31:00Z">
        <w:r>
          <w:rPr>
            <w:noProof/>
            <w:webHidden/>
          </w:rPr>
          <w:t>110</w:t>
        </w:r>
        <w:r>
          <w:rPr>
            <w:noProof/>
            <w:webHidden/>
          </w:rPr>
          <w:fldChar w:fldCharType="end"/>
        </w:r>
        <w:r w:rsidRPr="00AC73CB">
          <w:rPr>
            <w:rStyle w:val="Hyperlink"/>
            <w:noProof/>
          </w:rPr>
          <w:fldChar w:fldCharType="end"/>
        </w:r>
      </w:ins>
    </w:p>
    <w:p w:rsidR="003A74C7" w:rsidRDefault="003A74C7">
      <w:pPr>
        <w:pStyle w:val="TOC1"/>
        <w:tabs>
          <w:tab w:val="left" w:pos="1540"/>
          <w:tab w:val="right" w:leader="dot" w:pos="8918"/>
        </w:tabs>
        <w:rPr>
          <w:ins w:id="352" w:author=" Vijay Parmar" w:date="2009-08-23T15:31:00Z"/>
          <w:rFonts w:asciiTheme="minorHAnsi" w:eastAsiaTheme="minorEastAsia" w:hAnsiTheme="minorHAnsi" w:cstheme="minorBidi"/>
          <w:b w:val="0"/>
          <w:noProof/>
          <w:sz w:val="22"/>
          <w:szCs w:val="22"/>
        </w:rPr>
      </w:pPr>
      <w:ins w:id="35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B</w:t>
        </w:r>
        <w:r>
          <w:rPr>
            <w:rFonts w:asciiTheme="minorHAnsi" w:eastAsiaTheme="minorEastAsia" w:hAnsiTheme="minorHAnsi" w:cstheme="minorBidi"/>
            <w:b w:val="0"/>
            <w:noProof/>
            <w:sz w:val="22"/>
            <w:szCs w:val="22"/>
          </w:rPr>
          <w:tab/>
        </w:r>
        <w:r w:rsidRPr="00AC73CB">
          <w:rPr>
            <w:rStyle w:val="Hyperlink"/>
            <w:noProof/>
          </w:rPr>
          <w:t>Migrating to CSM v4.2</w:t>
        </w:r>
        <w:r>
          <w:rPr>
            <w:noProof/>
            <w:webHidden/>
          </w:rPr>
          <w:tab/>
        </w:r>
        <w:r>
          <w:rPr>
            <w:noProof/>
            <w:webHidden/>
          </w:rPr>
          <w:fldChar w:fldCharType="begin"/>
        </w:r>
        <w:r>
          <w:rPr>
            <w:noProof/>
            <w:webHidden/>
          </w:rPr>
          <w:instrText xml:space="preserve"> PAGEREF _Toc238804931 \h </w:instrText>
        </w:r>
        <w:r>
          <w:rPr>
            <w:noProof/>
            <w:webHidden/>
          </w:rPr>
        </w:r>
      </w:ins>
      <w:r>
        <w:rPr>
          <w:noProof/>
          <w:webHidden/>
        </w:rPr>
        <w:fldChar w:fldCharType="separate"/>
      </w:r>
      <w:ins w:id="354"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55" w:author=" Vijay Parmar" w:date="2009-08-23T15:31:00Z"/>
          <w:rFonts w:asciiTheme="minorHAnsi" w:eastAsiaTheme="minorEastAsia" w:hAnsiTheme="minorHAnsi" w:cstheme="minorBidi"/>
          <w:noProof/>
          <w:sz w:val="22"/>
          <w:szCs w:val="22"/>
        </w:rPr>
      </w:pPr>
      <w:ins w:id="35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v3.2 to CSM 4.0</w:t>
        </w:r>
        <w:r>
          <w:rPr>
            <w:noProof/>
            <w:webHidden/>
          </w:rPr>
          <w:tab/>
        </w:r>
        <w:r>
          <w:rPr>
            <w:noProof/>
            <w:webHidden/>
          </w:rPr>
          <w:fldChar w:fldCharType="begin"/>
        </w:r>
        <w:r>
          <w:rPr>
            <w:noProof/>
            <w:webHidden/>
          </w:rPr>
          <w:instrText xml:space="preserve"> PAGEREF _Toc238804932 \h </w:instrText>
        </w:r>
        <w:r>
          <w:rPr>
            <w:noProof/>
            <w:webHidden/>
          </w:rPr>
        </w:r>
      </w:ins>
      <w:r>
        <w:rPr>
          <w:noProof/>
          <w:webHidden/>
        </w:rPr>
        <w:fldChar w:fldCharType="separate"/>
      </w:r>
      <w:ins w:id="357"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58" w:author=" Vijay Parmar" w:date="2009-08-23T15:31:00Z"/>
          <w:rFonts w:asciiTheme="minorHAnsi" w:eastAsiaTheme="minorEastAsia" w:hAnsiTheme="minorHAnsi" w:cstheme="minorBidi"/>
          <w:noProof/>
          <w:sz w:val="22"/>
          <w:szCs w:val="22"/>
        </w:rPr>
      </w:pPr>
      <w:ins w:id="359"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"_Toc238804933"</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3.2 to CSM 4.0</w:t>
        </w:r>
        <w:r>
          <w:rPr>
            <w:noProof/>
            <w:webHidden/>
          </w:rPr>
          <w:tab/>
        </w:r>
        <w:r>
          <w:rPr>
            <w:noProof/>
            <w:webHidden/>
          </w:rPr>
          <w:fldChar w:fldCharType="begin"/>
        </w:r>
        <w:r>
          <w:rPr>
            <w:noProof/>
            <w:webHidden/>
          </w:rPr>
          <w:instrText xml:space="preserve"> PAGEREF _Toc238804933 \h </w:instrText>
        </w:r>
        <w:r>
          <w:rPr>
            <w:noProof/>
            <w:webHidden/>
          </w:rPr>
        </w:r>
      </w:ins>
      <w:r>
        <w:rPr>
          <w:noProof/>
          <w:webHidden/>
        </w:rPr>
        <w:fldChar w:fldCharType="separate"/>
      </w:r>
      <w:ins w:id="360" w:author=" Vijay Parmar" w:date="2009-08-23T15:31:00Z">
        <w:r>
          <w:rPr>
            <w:noProof/>
            <w:webHidden/>
          </w:rPr>
          <w:t>114</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61" w:author=" Vijay Parmar" w:date="2009-08-23T15:31:00Z"/>
          <w:rFonts w:asciiTheme="minorHAnsi" w:eastAsiaTheme="minorEastAsia" w:hAnsiTheme="minorHAnsi" w:cstheme="minorBidi"/>
          <w:noProof/>
          <w:sz w:val="22"/>
          <w:szCs w:val="22"/>
        </w:rPr>
      </w:pPr>
      <w:ins w:id="362"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"_Toc238804934"</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v4.0 to CSM v4.1</w:t>
        </w:r>
        <w:r>
          <w:rPr>
            <w:noProof/>
            <w:webHidden/>
          </w:rPr>
          <w:tab/>
        </w:r>
        <w:r>
          <w:rPr>
            <w:noProof/>
            <w:webHidden/>
          </w:rPr>
          <w:fldChar w:fldCharType="begin"/>
        </w:r>
        <w:r>
          <w:rPr>
            <w:noProof/>
            <w:webHidden/>
          </w:rPr>
          <w:instrText xml:space="preserve"> PAGEREF _Toc238804934 \h </w:instrText>
        </w:r>
        <w:r>
          <w:rPr>
            <w:noProof/>
            <w:webHidden/>
          </w:rPr>
        </w:r>
      </w:ins>
      <w:r>
        <w:rPr>
          <w:noProof/>
          <w:webHidden/>
        </w:rPr>
        <w:fldChar w:fldCharType="separate"/>
      </w:r>
      <w:ins w:id="363"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64" w:author=" Vijay Parmar" w:date="2009-08-23T15:31:00Z"/>
          <w:rFonts w:asciiTheme="minorHAnsi" w:eastAsiaTheme="minorEastAsia" w:hAnsiTheme="minorHAnsi" w:cstheme="minorBidi"/>
          <w:noProof/>
          <w:sz w:val="22"/>
          <w:szCs w:val="22"/>
        </w:rPr>
      </w:pPr>
      <w:ins w:id="365"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"_Toc238804935"</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4.0 to CSM 4.1</w:t>
        </w:r>
        <w:r>
          <w:rPr>
            <w:noProof/>
            <w:webHidden/>
          </w:rPr>
          <w:tab/>
        </w:r>
        <w:r>
          <w:rPr>
            <w:noProof/>
            <w:webHidden/>
          </w:rPr>
          <w:fldChar w:fldCharType="begin"/>
        </w:r>
        <w:r>
          <w:rPr>
            <w:noProof/>
            <w:webHidden/>
          </w:rPr>
          <w:instrText xml:space="preserve"> PAGEREF _Toc238804935 \h </w:instrText>
        </w:r>
        <w:r>
          <w:rPr>
            <w:noProof/>
            <w:webHidden/>
          </w:rPr>
        </w:r>
      </w:ins>
      <w:r>
        <w:rPr>
          <w:noProof/>
          <w:webHidden/>
        </w:rPr>
        <w:fldChar w:fldCharType="separate"/>
      </w:r>
      <w:ins w:id="366"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2"/>
        <w:tabs>
          <w:tab w:val="right" w:leader="dot" w:pos="8918"/>
        </w:tabs>
        <w:rPr>
          <w:ins w:id="367" w:author=" Vijay Parmar" w:date="2009-08-23T15:31:00Z"/>
          <w:rFonts w:asciiTheme="minorHAnsi" w:eastAsiaTheme="minorEastAsia" w:hAnsiTheme="minorHAnsi" w:cstheme="minorBidi"/>
          <w:noProof/>
          <w:sz w:val="22"/>
          <w:szCs w:val="22"/>
        </w:rPr>
      </w:pPr>
      <w:ins w:id="368"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"_Toc238804936"</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Migrating from CSM v4.1 to CSM v4.2</w:t>
        </w:r>
        <w:r>
          <w:rPr>
            <w:noProof/>
            <w:webHidden/>
          </w:rPr>
          <w:tab/>
        </w:r>
        <w:r>
          <w:rPr>
            <w:noProof/>
            <w:webHidden/>
          </w:rPr>
          <w:fldChar w:fldCharType="begin"/>
        </w:r>
        <w:r>
          <w:rPr>
            <w:noProof/>
            <w:webHidden/>
          </w:rPr>
          <w:instrText xml:space="preserve"> PAGEREF _Toc238804936 \h </w:instrText>
        </w:r>
        <w:r>
          <w:rPr>
            <w:noProof/>
            <w:webHidden/>
          </w:rPr>
        </w:r>
      </w:ins>
      <w:r>
        <w:rPr>
          <w:noProof/>
          <w:webHidden/>
        </w:rPr>
        <w:fldChar w:fldCharType="separate"/>
      </w:r>
      <w:ins w:id="369"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3"/>
        <w:tabs>
          <w:tab w:val="right" w:leader="dot" w:pos="8918"/>
        </w:tabs>
        <w:rPr>
          <w:ins w:id="370" w:author=" Vijay Parmar" w:date="2009-08-23T15:31:00Z"/>
          <w:rFonts w:asciiTheme="minorHAnsi" w:eastAsiaTheme="minorEastAsia" w:hAnsiTheme="minorHAnsi" w:cstheme="minorBidi"/>
          <w:noProof/>
          <w:sz w:val="22"/>
          <w:szCs w:val="22"/>
        </w:rPr>
      </w:pPr>
      <w:ins w:id="371"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"_Toc238804937"</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MySQL Migration – CSM 4.1 to CSM 4.2</w:t>
        </w:r>
        <w:r>
          <w:rPr>
            <w:noProof/>
            <w:webHidden/>
          </w:rPr>
          <w:tab/>
        </w:r>
        <w:r>
          <w:rPr>
            <w:noProof/>
            <w:webHidden/>
          </w:rPr>
          <w:fldChar w:fldCharType="begin"/>
        </w:r>
        <w:r>
          <w:rPr>
            <w:noProof/>
            <w:webHidden/>
          </w:rPr>
          <w:instrText xml:space="preserve"> PAGEREF _Toc238804937 \h </w:instrText>
        </w:r>
        <w:r>
          <w:rPr>
            <w:noProof/>
            <w:webHidden/>
          </w:rPr>
        </w:r>
      </w:ins>
      <w:r>
        <w:rPr>
          <w:noProof/>
          <w:webHidden/>
        </w:rPr>
        <w:fldChar w:fldCharType="separate"/>
      </w:r>
      <w:ins w:id="372" w:author=" Vijay Parmar" w:date="2009-08-23T15:31:00Z">
        <w:r>
          <w:rPr>
            <w:noProof/>
            <w:webHidden/>
          </w:rPr>
          <w:t>115</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73" w:author=" Vijay Parmar" w:date="2009-08-23T15:31:00Z"/>
          <w:rFonts w:asciiTheme="minorHAnsi" w:eastAsiaTheme="minorEastAsia" w:hAnsiTheme="minorHAnsi" w:cstheme="minorBidi"/>
          <w:b w:val="0"/>
          <w:noProof/>
          <w:sz w:val="22"/>
          <w:szCs w:val="22"/>
        </w:rPr>
      </w:pPr>
      <w:ins w:id="374"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"_Toc238804938"</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C</w:t>
        </w:r>
        <w:r>
          <w:rPr>
            <w:rFonts w:asciiTheme="minorHAnsi" w:eastAsiaTheme="minorEastAsia" w:hAnsiTheme="minorHAnsi" w:cstheme="minorBidi"/>
            <w:b w:val="0"/>
            <w:noProof/>
            <w:sz w:val="22"/>
            <w:szCs w:val="22"/>
          </w:rPr>
          <w:tab/>
        </w:r>
        <w:r w:rsidRPr="00AC73CB">
          <w:rPr>
            <w:rStyle w:val="Hyperlink"/>
            <w:noProof/>
          </w:rPr>
          <w:t>GUI Installer Screens</w:t>
        </w:r>
        <w:r>
          <w:rPr>
            <w:noProof/>
            <w:webHidden/>
          </w:rPr>
          <w:tab/>
        </w:r>
        <w:r>
          <w:rPr>
            <w:noProof/>
            <w:webHidden/>
          </w:rPr>
          <w:fldChar w:fldCharType="begin"/>
        </w:r>
        <w:r>
          <w:rPr>
            <w:noProof/>
            <w:webHidden/>
          </w:rPr>
          <w:instrText xml:space="preserve"> PAGEREF _Toc238804938 \h </w:instrText>
        </w:r>
        <w:r>
          <w:rPr>
            <w:noProof/>
            <w:webHidden/>
          </w:rPr>
        </w:r>
      </w:ins>
      <w:r>
        <w:rPr>
          <w:noProof/>
          <w:webHidden/>
        </w:rPr>
        <w:fldChar w:fldCharType="separate"/>
      </w:r>
      <w:ins w:id="375" w:author=" Vijay Parmar" w:date="2009-08-23T15:31:00Z">
        <w:r>
          <w:rPr>
            <w:noProof/>
            <w:webHidden/>
          </w:rPr>
          <w:t>117</w:t>
        </w:r>
        <w:r>
          <w:rPr>
            <w:noProof/>
            <w:webHidden/>
          </w:rPr>
          <w:fldChar w:fldCharType="end"/>
        </w:r>
        <w:r w:rsidRPr="00AC73CB">
          <w:rPr>
            <w:rStyle w:val="Hyperlink"/>
            <w:noProof/>
          </w:rPr>
          <w:fldChar w:fldCharType="end"/>
        </w:r>
      </w:ins>
    </w:p>
    <w:p w:rsidR="003A74C7" w:rsidRDefault="003A74C7">
      <w:pPr>
        <w:pStyle w:val="TOC1"/>
        <w:tabs>
          <w:tab w:val="left" w:pos="1760"/>
          <w:tab w:val="right" w:leader="dot" w:pos="8918"/>
        </w:tabs>
        <w:rPr>
          <w:ins w:id="376" w:author=" Vijay Parmar" w:date="2009-08-23T15:31:00Z"/>
          <w:rFonts w:asciiTheme="minorHAnsi" w:eastAsiaTheme="minorEastAsia" w:hAnsiTheme="minorHAnsi" w:cstheme="minorBidi"/>
          <w:b w:val="0"/>
          <w:noProof/>
          <w:sz w:val="22"/>
          <w:szCs w:val="22"/>
        </w:rPr>
      </w:pPr>
      <w:ins w:id="377"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"_Toc238804939"</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D</w:t>
        </w:r>
        <w:r>
          <w:rPr>
            <w:rFonts w:asciiTheme="minorHAnsi" w:eastAsiaTheme="minorEastAsia" w:hAnsiTheme="minorHAnsi" w:cstheme="minorBidi"/>
            <w:b w:val="0"/>
            <w:noProof/>
            <w:sz w:val="22"/>
            <w:szCs w:val="22"/>
          </w:rPr>
          <w:tab/>
        </w:r>
        <w:r w:rsidRPr="00AC73CB">
          <w:rPr>
            <w:rStyle w:val="Hyperlink"/>
            <w:noProof/>
          </w:rPr>
          <w:t>Installing UPT using command line installer</w:t>
        </w:r>
        <w:r>
          <w:rPr>
            <w:noProof/>
            <w:webHidden/>
          </w:rPr>
          <w:tab/>
        </w:r>
        <w:r>
          <w:rPr>
            <w:noProof/>
            <w:webHidden/>
          </w:rPr>
          <w:fldChar w:fldCharType="begin"/>
        </w:r>
        <w:r>
          <w:rPr>
            <w:noProof/>
            <w:webHidden/>
          </w:rPr>
          <w:instrText xml:space="preserve"> PAGEREF _Toc238804939 \h </w:instrText>
        </w:r>
        <w:r>
          <w:rPr>
            <w:noProof/>
            <w:webHidden/>
          </w:rPr>
        </w:r>
      </w:ins>
      <w:r>
        <w:rPr>
          <w:noProof/>
          <w:webHidden/>
        </w:rPr>
        <w:fldChar w:fldCharType="separate"/>
      </w:r>
      <w:ins w:id="378" w:author=" Vijay Parmar" w:date="2009-08-23T15:31:00Z">
        <w:r>
          <w:rPr>
            <w:noProof/>
            <w:webHidden/>
          </w:rPr>
          <w:t>128</w:t>
        </w:r>
        <w:r>
          <w:rPr>
            <w:noProof/>
            <w:webHidden/>
          </w:rPr>
          <w:fldChar w:fldCharType="end"/>
        </w:r>
        <w:r w:rsidRPr="00AC73CB">
          <w:rPr>
            <w:rStyle w:val="Hyperlink"/>
            <w:noProof/>
          </w:rPr>
          <w:fldChar w:fldCharType="end"/>
        </w:r>
      </w:ins>
    </w:p>
    <w:p w:rsidR="003A74C7" w:rsidRDefault="003A74C7">
      <w:pPr>
        <w:pStyle w:val="TOC1"/>
        <w:tabs>
          <w:tab w:val="left" w:pos="1540"/>
          <w:tab w:val="right" w:leader="dot" w:pos="8918"/>
        </w:tabs>
        <w:rPr>
          <w:ins w:id="379" w:author=" Vijay Parmar" w:date="2009-08-23T15:31:00Z"/>
          <w:rFonts w:asciiTheme="minorHAnsi" w:eastAsiaTheme="minorEastAsia" w:hAnsiTheme="minorHAnsi" w:cstheme="minorBidi"/>
          <w:b w:val="0"/>
          <w:noProof/>
          <w:sz w:val="22"/>
          <w:szCs w:val="22"/>
        </w:rPr>
      </w:pPr>
      <w:ins w:id="380"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"_Toc238804940"</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Appendix E</w:t>
        </w:r>
        <w:r>
          <w:rPr>
            <w:rFonts w:asciiTheme="minorHAnsi" w:eastAsiaTheme="minorEastAsia" w:hAnsiTheme="minorHAnsi" w:cstheme="minorBidi"/>
            <w:b w:val="0"/>
            <w:noProof/>
            <w:sz w:val="22"/>
            <w:szCs w:val="22"/>
          </w:rPr>
          <w:tab/>
        </w:r>
        <w:r w:rsidRPr="00AC73CB">
          <w:rPr>
            <w:rStyle w:val="Hyperlink"/>
            <w:noProof/>
          </w:rPr>
          <w:t>Sample Local - Single Installation Single/ Schema Deployment</w:t>
        </w:r>
        <w:r>
          <w:rPr>
            <w:noProof/>
            <w:webHidden/>
          </w:rPr>
          <w:tab/>
        </w:r>
        <w:r>
          <w:rPr>
            <w:noProof/>
            <w:webHidden/>
          </w:rPr>
          <w:fldChar w:fldCharType="begin"/>
        </w:r>
        <w:r>
          <w:rPr>
            <w:noProof/>
            <w:webHidden/>
          </w:rPr>
          <w:instrText xml:space="preserve"> PAGEREF _Toc238804940 \h </w:instrText>
        </w:r>
        <w:r>
          <w:rPr>
            <w:noProof/>
            <w:webHidden/>
          </w:rPr>
        </w:r>
      </w:ins>
      <w:r>
        <w:rPr>
          <w:noProof/>
          <w:webHidden/>
        </w:rPr>
        <w:fldChar w:fldCharType="separate"/>
      </w:r>
      <w:ins w:id="381" w:author=" Vijay Parmar" w:date="2009-08-23T15:31:00Z">
        <w:r>
          <w:rPr>
            <w:noProof/>
            <w:webHidden/>
          </w:rPr>
          <w:t>129</w:t>
        </w:r>
        <w:r>
          <w:rPr>
            <w:noProof/>
            <w:webHidden/>
          </w:rPr>
          <w:fldChar w:fldCharType="end"/>
        </w:r>
        <w:r w:rsidRPr="00AC73CB">
          <w:rPr>
            <w:rStyle w:val="Hyperlink"/>
            <w:noProof/>
          </w:rPr>
          <w:fldChar w:fldCharType="end"/>
        </w:r>
      </w:ins>
    </w:p>
    <w:p w:rsidR="003A74C7" w:rsidRDefault="003A74C7">
      <w:pPr>
        <w:pStyle w:val="TOC1"/>
        <w:tabs>
          <w:tab w:val="right" w:leader="dot" w:pos="8918"/>
        </w:tabs>
        <w:rPr>
          <w:ins w:id="382" w:author=" Vijay Parmar" w:date="2009-08-23T15:31:00Z"/>
          <w:rFonts w:asciiTheme="minorHAnsi" w:eastAsiaTheme="minorEastAsia" w:hAnsiTheme="minorHAnsi" w:cstheme="minorBidi"/>
          <w:b w:val="0"/>
          <w:noProof/>
          <w:sz w:val="22"/>
          <w:szCs w:val="22"/>
        </w:rPr>
      </w:pPr>
      <w:ins w:id="383"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"_Toc238804941"</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Glossary</w:t>
        </w:r>
        <w:r>
          <w:rPr>
            <w:noProof/>
            <w:webHidden/>
          </w:rPr>
          <w:tab/>
        </w:r>
        <w:r>
          <w:rPr>
            <w:noProof/>
            <w:webHidden/>
          </w:rPr>
          <w:fldChar w:fldCharType="begin"/>
        </w:r>
        <w:r>
          <w:rPr>
            <w:noProof/>
            <w:webHidden/>
          </w:rPr>
          <w:instrText xml:space="preserve"> PAGEREF _Toc238804941 \h </w:instrText>
        </w:r>
        <w:r>
          <w:rPr>
            <w:noProof/>
            <w:webHidden/>
          </w:rPr>
        </w:r>
      </w:ins>
      <w:r>
        <w:rPr>
          <w:noProof/>
          <w:webHidden/>
        </w:rPr>
        <w:fldChar w:fldCharType="separate"/>
      </w:r>
      <w:ins w:id="384" w:author=" Vijay Parmar" w:date="2009-08-23T15:31:00Z">
        <w:r>
          <w:rPr>
            <w:noProof/>
            <w:webHidden/>
          </w:rPr>
          <w:t>133</w:t>
        </w:r>
        <w:r>
          <w:rPr>
            <w:noProof/>
            <w:webHidden/>
          </w:rPr>
          <w:fldChar w:fldCharType="end"/>
        </w:r>
        <w:r w:rsidRPr="00AC73CB">
          <w:rPr>
            <w:rStyle w:val="Hyperlink"/>
            <w:noProof/>
          </w:rPr>
          <w:fldChar w:fldCharType="end"/>
        </w:r>
      </w:ins>
    </w:p>
    <w:p w:rsidR="003A74C7" w:rsidRDefault="003A74C7">
      <w:pPr>
        <w:pStyle w:val="TOC1"/>
        <w:tabs>
          <w:tab w:val="right" w:leader="dot" w:pos="8918"/>
        </w:tabs>
        <w:rPr>
          <w:ins w:id="385" w:author=" Vijay Parmar" w:date="2009-08-23T15:31:00Z"/>
          <w:rFonts w:asciiTheme="minorHAnsi" w:eastAsiaTheme="minorEastAsia" w:hAnsiTheme="minorHAnsi" w:cstheme="minorBidi"/>
          <w:b w:val="0"/>
          <w:noProof/>
          <w:sz w:val="22"/>
          <w:szCs w:val="22"/>
        </w:rPr>
      </w:pPr>
      <w:ins w:id="386" w:author=" Vijay Parmar" w:date="2009-08-23T15:31:00Z">
        <w:r w:rsidRPr="00AC73CB">
          <w:rPr>
            <w:rStyle w:val="Hyperlink"/>
            <w:noProof/>
          </w:rPr>
          <w:fldChar w:fldCharType="begin"/>
        </w:r>
        <w:r w:rsidRPr="00AC73CB">
          <w:rPr>
            <w:rStyle w:val="Hyperlink"/>
            <w:noProof/>
          </w:rPr>
          <w:instrText xml:space="preserve"> </w:instrText>
        </w:r>
        <w:r>
          <w:rPr>
            <w:noProof/>
          </w:rPr>
          <w:instrText>HYPERLINK \l "_Toc238804942"</w:instrText>
        </w:r>
        <w:r w:rsidRPr="00AC73CB">
          <w:rPr>
            <w:rStyle w:val="Hyperlink"/>
            <w:noProof/>
          </w:rPr>
          <w:instrText xml:space="preserve"> </w:instrText>
        </w:r>
        <w:r w:rsidRPr="00AC73CB">
          <w:rPr>
            <w:rStyle w:val="Hyperlink"/>
            <w:noProof/>
          </w:rPr>
        </w:r>
        <w:r w:rsidRPr="00AC73CB">
          <w:rPr>
            <w:rStyle w:val="Hyperlink"/>
            <w:noProof/>
          </w:rPr>
          <w:fldChar w:fldCharType="separate"/>
        </w:r>
        <w:r w:rsidRPr="00AC73CB">
          <w:rPr>
            <w:rStyle w:val="Hyperlink"/>
            <w:noProof/>
          </w:rPr>
          <w:t>Index</w:t>
        </w:r>
        <w:r>
          <w:rPr>
            <w:noProof/>
            <w:webHidden/>
          </w:rPr>
          <w:tab/>
        </w:r>
        <w:r>
          <w:rPr>
            <w:noProof/>
            <w:webHidden/>
          </w:rPr>
          <w:fldChar w:fldCharType="begin"/>
        </w:r>
        <w:r>
          <w:rPr>
            <w:noProof/>
            <w:webHidden/>
          </w:rPr>
          <w:instrText xml:space="preserve"> PAGEREF _Toc238804942 \h </w:instrText>
        </w:r>
        <w:r>
          <w:rPr>
            <w:noProof/>
            <w:webHidden/>
          </w:rPr>
        </w:r>
      </w:ins>
      <w:r>
        <w:rPr>
          <w:noProof/>
          <w:webHidden/>
        </w:rPr>
        <w:fldChar w:fldCharType="separate"/>
      </w:r>
      <w:ins w:id="387" w:author=" Vijay Parmar" w:date="2009-08-23T15:31:00Z">
        <w:r>
          <w:rPr>
            <w:noProof/>
            <w:webHidden/>
          </w:rPr>
          <w:t>135</w:t>
        </w:r>
        <w:r>
          <w:rPr>
            <w:noProof/>
            <w:webHidden/>
          </w:rPr>
          <w:fldChar w:fldCharType="end"/>
        </w:r>
        <w:r w:rsidRPr="00AC73CB">
          <w:rPr>
            <w:rStyle w:val="Hyperlink"/>
            <w:noProof/>
          </w:rPr>
          <w:fldChar w:fldCharType="end"/>
        </w:r>
      </w:ins>
    </w:p>
    <w:p w:rsidR="00E92FAF" w:rsidDel="007909F3" w:rsidRDefault="00F228E8">
      <w:pPr>
        <w:pStyle w:val="TOC1"/>
        <w:tabs>
          <w:tab w:val="right" w:leader="dot" w:pos="8918"/>
        </w:tabs>
        <w:rPr>
          <w:del w:id="388" w:author=" Vijay Parmar" w:date="2009-08-22T21:04:00Z"/>
          <w:rFonts w:ascii="Times New Roman" w:hAnsi="Times New Roman"/>
          <w:b w:val="0"/>
          <w:noProof/>
        </w:rPr>
      </w:pPr>
      <w:del w:id="389" w:author=" Vijay Parmar" w:date="2009-08-22T21:04:00Z">
        <w:r w:rsidRPr="00F228E8">
          <w:rPr>
            <w:noProof/>
            <w:rPrChange w:id="390" w:author=" Vijay Parmar" w:date="2009-08-22T21:04:00Z">
              <w:rPr>
                <w:rStyle w:val="Hyperlink"/>
                <w:noProof/>
              </w:rPr>
            </w:rPrChange>
          </w:rPr>
          <w:delText>About This Guide</w:delText>
        </w:r>
        <w:r w:rsidR="00E92FAF" w:rsidDel="007909F3">
          <w:rPr>
            <w:noProof/>
            <w:webHidden/>
          </w:rPr>
          <w:tab/>
          <w:delText>1</w:delText>
        </w:r>
      </w:del>
    </w:p>
    <w:p w:rsidR="00E92FAF" w:rsidDel="007909F3" w:rsidRDefault="00F228E8">
      <w:pPr>
        <w:pStyle w:val="TOC2"/>
        <w:tabs>
          <w:tab w:val="right" w:leader="dot" w:pos="8918"/>
        </w:tabs>
        <w:rPr>
          <w:del w:id="391" w:author=" Vijay Parmar" w:date="2009-08-22T21:04:00Z"/>
          <w:rFonts w:ascii="Times New Roman" w:hAnsi="Times New Roman"/>
          <w:noProof/>
          <w:sz w:val="24"/>
        </w:rPr>
      </w:pPr>
      <w:del w:id="392" w:author=" Vijay Parmar" w:date="2009-08-22T21:04:00Z">
        <w:r w:rsidRPr="00F228E8">
          <w:rPr>
            <w:noProof/>
            <w:rPrChange w:id="393" w:author=" Vijay Parmar" w:date="2009-08-22T21:04:00Z">
              <w:rPr>
                <w:rStyle w:val="Hyperlink"/>
                <w:rFonts w:ascii="Palatino Linotype" w:hAnsi="Palatino Linotype"/>
                <w:b/>
                <w:noProof/>
                <w:sz w:val="24"/>
              </w:rPr>
            </w:rPrChange>
          </w:rPr>
          <w:delText>Purpose</w:delText>
        </w:r>
        <w:r w:rsidR="00E92FAF" w:rsidDel="007909F3">
          <w:rPr>
            <w:noProof/>
            <w:webHidden/>
          </w:rPr>
          <w:tab/>
          <w:delText>1</w:delText>
        </w:r>
      </w:del>
    </w:p>
    <w:p w:rsidR="00E92FAF" w:rsidDel="007909F3" w:rsidRDefault="00F228E8">
      <w:pPr>
        <w:pStyle w:val="TOC2"/>
        <w:tabs>
          <w:tab w:val="right" w:leader="dot" w:pos="8918"/>
        </w:tabs>
        <w:rPr>
          <w:del w:id="394" w:author=" Vijay Parmar" w:date="2009-08-22T21:04:00Z"/>
          <w:rFonts w:ascii="Times New Roman" w:hAnsi="Times New Roman"/>
          <w:noProof/>
          <w:sz w:val="24"/>
        </w:rPr>
      </w:pPr>
      <w:del w:id="395" w:author=" Vijay Parmar" w:date="2009-08-22T21:04:00Z">
        <w:r w:rsidRPr="00F228E8">
          <w:rPr>
            <w:noProof/>
            <w:rPrChange w:id="396" w:author=" Vijay Parmar" w:date="2009-08-22T21:04:00Z">
              <w:rPr>
                <w:rStyle w:val="Hyperlink"/>
                <w:rFonts w:ascii="Palatino Linotype" w:hAnsi="Palatino Linotype"/>
                <w:b/>
                <w:noProof/>
                <w:sz w:val="24"/>
              </w:rPr>
            </w:rPrChange>
          </w:rPr>
          <w:delText>Scope</w:delText>
        </w:r>
        <w:r w:rsidR="00E92FAF" w:rsidDel="007909F3">
          <w:rPr>
            <w:noProof/>
            <w:webHidden/>
          </w:rPr>
          <w:tab/>
          <w:delText>1</w:delText>
        </w:r>
      </w:del>
    </w:p>
    <w:p w:rsidR="00E92FAF" w:rsidDel="007909F3" w:rsidRDefault="00F228E8">
      <w:pPr>
        <w:pStyle w:val="TOC2"/>
        <w:tabs>
          <w:tab w:val="right" w:leader="dot" w:pos="8918"/>
        </w:tabs>
        <w:rPr>
          <w:del w:id="397" w:author=" Vijay Parmar" w:date="2009-08-22T21:04:00Z"/>
          <w:rFonts w:ascii="Times New Roman" w:hAnsi="Times New Roman"/>
          <w:noProof/>
          <w:sz w:val="24"/>
        </w:rPr>
      </w:pPr>
      <w:del w:id="398" w:author=" Vijay Parmar" w:date="2009-08-22T21:04:00Z">
        <w:r w:rsidRPr="00F228E8">
          <w:rPr>
            <w:noProof/>
            <w:rPrChange w:id="399" w:author=" Vijay Parmar" w:date="2009-08-22T21:04:00Z">
              <w:rPr>
                <w:rStyle w:val="Hyperlink"/>
                <w:rFonts w:ascii="Palatino Linotype" w:hAnsi="Palatino Linotype"/>
                <w:b/>
                <w:noProof/>
                <w:sz w:val="24"/>
              </w:rPr>
            </w:rPrChange>
          </w:rPr>
          <w:delText>Typical User</w:delText>
        </w:r>
        <w:r w:rsidR="00E92FAF" w:rsidDel="007909F3">
          <w:rPr>
            <w:noProof/>
            <w:webHidden/>
          </w:rPr>
          <w:tab/>
          <w:delText>1</w:delText>
        </w:r>
      </w:del>
    </w:p>
    <w:p w:rsidR="00E92FAF" w:rsidDel="007909F3" w:rsidRDefault="00F228E8">
      <w:pPr>
        <w:pStyle w:val="TOC2"/>
        <w:tabs>
          <w:tab w:val="right" w:leader="dot" w:pos="8918"/>
        </w:tabs>
        <w:rPr>
          <w:del w:id="400" w:author=" Vijay Parmar" w:date="2009-08-22T21:04:00Z"/>
          <w:rFonts w:ascii="Times New Roman" w:hAnsi="Times New Roman"/>
          <w:noProof/>
          <w:sz w:val="24"/>
        </w:rPr>
      </w:pPr>
      <w:del w:id="401" w:author=" Vijay Parmar" w:date="2009-08-22T21:04:00Z">
        <w:r w:rsidRPr="00F228E8">
          <w:rPr>
            <w:noProof/>
            <w:rPrChange w:id="402" w:author=" Vijay Parmar" w:date="2009-08-22T21:04:00Z">
              <w:rPr>
                <w:rStyle w:val="Hyperlink"/>
                <w:rFonts w:ascii="Palatino Linotype" w:hAnsi="Palatino Linotype"/>
                <w:b/>
                <w:noProof/>
                <w:sz w:val="24"/>
              </w:rPr>
            </w:rPrChange>
          </w:rPr>
          <w:delText>Topics Covered</w:delText>
        </w:r>
        <w:r w:rsidR="00E92FAF" w:rsidDel="007909F3">
          <w:rPr>
            <w:noProof/>
            <w:webHidden/>
          </w:rPr>
          <w:tab/>
          <w:delText>2</w:delText>
        </w:r>
      </w:del>
    </w:p>
    <w:p w:rsidR="00E92FAF" w:rsidDel="007909F3" w:rsidRDefault="00F228E8">
      <w:pPr>
        <w:pStyle w:val="TOC2"/>
        <w:tabs>
          <w:tab w:val="right" w:leader="dot" w:pos="8918"/>
        </w:tabs>
        <w:rPr>
          <w:del w:id="403" w:author=" Vijay Parmar" w:date="2009-08-22T21:04:00Z"/>
          <w:rFonts w:ascii="Times New Roman" w:hAnsi="Times New Roman"/>
          <w:noProof/>
          <w:sz w:val="24"/>
        </w:rPr>
      </w:pPr>
      <w:del w:id="404" w:author=" Vijay Parmar" w:date="2009-08-22T21:04:00Z">
        <w:r w:rsidRPr="00F228E8">
          <w:rPr>
            <w:noProof/>
            <w:rPrChange w:id="405" w:author=" Vijay Parmar" w:date="2009-08-22T21:04:00Z">
              <w:rPr>
                <w:rStyle w:val="Hyperlink"/>
                <w:rFonts w:ascii="Palatino Linotype" w:hAnsi="Palatino Linotype"/>
                <w:b/>
                <w:noProof/>
                <w:sz w:val="24"/>
              </w:rPr>
            </w:rPrChange>
          </w:rPr>
          <w:delText>Related Documentation</w:delText>
        </w:r>
        <w:r w:rsidR="00E92FAF" w:rsidDel="007909F3">
          <w:rPr>
            <w:noProof/>
            <w:webHidden/>
          </w:rPr>
          <w:tab/>
          <w:delText>2</w:delText>
        </w:r>
      </w:del>
    </w:p>
    <w:p w:rsidR="00E92FAF" w:rsidDel="007909F3" w:rsidRDefault="00F228E8">
      <w:pPr>
        <w:pStyle w:val="TOC2"/>
        <w:tabs>
          <w:tab w:val="right" w:leader="dot" w:pos="8918"/>
        </w:tabs>
        <w:rPr>
          <w:del w:id="406" w:author=" Vijay Parmar" w:date="2009-08-22T21:04:00Z"/>
          <w:rFonts w:ascii="Times New Roman" w:hAnsi="Times New Roman"/>
          <w:noProof/>
          <w:sz w:val="24"/>
        </w:rPr>
      </w:pPr>
      <w:del w:id="407" w:author=" Vijay Parmar" w:date="2009-08-22T21:04:00Z">
        <w:r w:rsidRPr="00F228E8">
          <w:rPr>
            <w:noProof/>
            <w:rPrChange w:id="408" w:author=" Vijay Parmar" w:date="2009-08-22T21:04:00Z">
              <w:rPr>
                <w:rStyle w:val="Hyperlink"/>
                <w:rFonts w:ascii="Palatino Linotype" w:hAnsi="Palatino Linotype"/>
                <w:b/>
                <w:noProof/>
                <w:sz w:val="24"/>
              </w:rPr>
            </w:rPrChange>
          </w:rPr>
          <w:delText>Text Conventions Used</w:delText>
        </w:r>
        <w:r w:rsidR="00E92FAF" w:rsidDel="007909F3">
          <w:rPr>
            <w:noProof/>
            <w:webHidden/>
          </w:rPr>
          <w:tab/>
          <w:delText>3</w:delText>
        </w:r>
      </w:del>
    </w:p>
    <w:p w:rsidR="00E92FAF" w:rsidDel="007909F3" w:rsidRDefault="00F228E8">
      <w:pPr>
        <w:pStyle w:val="TOC2"/>
        <w:tabs>
          <w:tab w:val="right" w:leader="dot" w:pos="8918"/>
        </w:tabs>
        <w:rPr>
          <w:del w:id="409" w:author=" Vijay Parmar" w:date="2009-08-22T21:04:00Z"/>
          <w:rFonts w:ascii="Times New Roman" w:hAnsi="Times New Roman"/>
          <w:noProof/>
          <w:sz w:val="24"/>
        </w:rPr>
      </w:pPr>
      <w:del w:id="410" w:author=" Vijay Parmar" w:date="2009-08-22T21:04:00Z">
        <w:r w:rsidRPr="00F228E8">
          <w:rPr>
            <w:noProof/>
            <w:rPrChange w:id="411" w:author=" Vijay Parmar" w:date="2009-08-22T21:04:00Z">
              <w:rPr>
                <w:rStyle w:val="Hyperlink"/>
                <w:rFonts w:ascii="Palatino Linotype" w:hAnsi="Palatino Linotype"/>
                <w:b/>
                <w:noProof/>
                <w:sz w:val="24"/>
              </w:rPr>
            </w:rPrChange>
          </w:rPr>
          <w:delText>Credits and Resources</w:delText>
        </w:r>
        <w:r w:rsidR="00E92FAF" w:rsidDel="007909F3">
          <w:rPr>
            <w:noProof/>
            <w:webHidden/>
          </w:rPr>
          <w:tab/>
          <w:delText>3</w:delText>
        </w:r>
      </w:del>
    </w:p>
    <w:p w:rsidR="00E92FAF" w:rsidDel="007909F3" w:rsidRDefault="00F228E8">
      <w:pPr>
        <w:pStyle w:val="TOC1"/>
        <w:tabs>
          <w:tab w:val="left" w:pos="1320"/>
          <w:tab w:val="right" w:leader="dot" w:pos="8918"/>
        </w:tabs>
        <w:rPr>
          <w:del w:id="412" w:author=" Vijay Parmar" w:date="2009-08-22T21:04:00Z"/>
          <w:rFonts w:ascii="Times New Roman" w:hAnsi="Times New Roman"/>
          <w:b w:val="0"/>
          <w:noProof/>
        </w:rPr>
      </w:pPr>
      <w:del w:id="413" w:author=" Vijay Parmar" w:date="2009-08-22T21:04:00Z">
        <w:r w:rsidRPr="00F228E8">
          <w:rPr>
            <w:noProof/>
            <w:rPrChange w:id="414" w:author=" Vijay Parmar" w:date="2009-08-22T21:04:00Z">
              <w:rPr>
                <w:rStyle w:val="Hyperlink"/>
                <w:noProof/>
              </w:rPr>
            </w:rPrChange>
          </w:rPr>
          <w:delText>Chapter 1</w:delText>
        </w:r>
        <w:r w:rsidR="00E92FAF" w:rsidDel="007909F3">
          <w:rPr>
            <w:rFonts w:ascii="Times New Roman" w:hAnsi="Times New Roman"/>
            <w:b w:val="0"/>
            <w:noProof/>
          </w:rPr>
          <w:tab/>
        </w:r>
        <w:r w:rsidRPr="00F228E8">
          <w:rPr>
            <w:noProof/>
            <w:rPrChange w:id="415" w:author=" Vijay Parmar" w:date="2009-08-22T21:04:00Z">
              <w:rPr>
                <w:rStyle w:val="Hyperlink"/>
                <w:noProof/>
              </w:rPr>
            </w:rPrChange>
          </w:rPr>
          <w:delText>CSM Overview</w:delText>
        </w:r>
        <w:r w:rsidR="00E92FAF" w:rsidDel="007909F3">
          <w:rPr>
            <w:noProof/>
            <w:webHidden/>
          </w:rPr>
          <w:tab/>
          <w:delText>5</w:delText>
        </w:r>
      </w:del>
    </w:p>
    <w:p w:rsidR="00E92FAF" w:rsidDel="007909F3" w:rsidRDefault="00F228E8">
      <w:pPr>
        <w:pStyle w:val="TOC2"/>
        <w:tabs>
          <w:tab w:val="right" w:leader="dot" w:pos="8918"/>
        </w:tabs>
        <w:rPr>
          <w:del w:id="416" w:author=" Vijay Parmar" w:date="2009-08-22T21:04:00Z"/>
          <w:rFonts w:ascii="Times New Roman" w:hAnsi="Times New Roman"/>
          <w:noProof/>
          <w:sz w:val="24"/>
        </w:rPr>
      </w:pPr>
      <w:del w:id="417" w:author=" Vijay Parmar" w:date="2009-08-22T21:04:00Z">
        <w:r w:rsidRPr="00F228E8">
          <w:rPr>
            <w:noProof/>
            <w:rPrChange w:id="418" w:author=" Vijay Parmar" w:date="2009-08-22T21:04:00Z">
              <w:rPr>
                <w:rStyle w:val="Hyperlink"/>
                <w:rFonts w:ascii="Palatino Linotype" w:hAnsi="Palatino Linotype"/>
                <w:b/>
                <w:noProof/>
                <w:sz w:val="24"/>
              </w:rPr>
            </w:rPrChange>
          </w:rPr>
          <w:delText>Introduction</w:delText>
        </w:r>
        <w:r w:rsidR="00E92FAF" w:rsidDel="007909F3">
          <w:rPr>
            <w:noProof/>
            <w:webHidden/>
          </w:rPr>
          <w:tab/>
          <w:delText>5</w:delText>
        </w:r>
      </w:del>
    </w:p>
    <w:p w:rsidR="00E92FAF" w:rsidDel="007909F3" w:rsidRDefault="00F228E8">
      <w:pPr>
        <w:pStyle w:val="TOC2"/>
        <w:tabs>
          <w:tab w:val="right" w:leader="dot" w:pos="8918"/>
        </w:tabs>
        <w:rPr>
          <w:del w:id="419" w:author=" Vijay Parmar" w:date="2009-08-22T21:04:00Z"/>
          <w:rFonts w:ascii="Times New Roman" w:hAnsi="Times New Roman"/>
          <w:noProof/>
          <w:sz w:val="24"/>
        </w:rPr>
      </w:pPr>
      <w:del w:id="420" w:author=" Vijay Parmar" w:date="2009-08-22T21:04:00Z">
        <w:r w:rsidRPr="00F228E8">
          <w:rPr>
            <w:noProof/>
            <w:rPrChange w:id="421" w:author=" Vijay Parmar" w:date="2009-08-22T21:04:00Z">
              <w:rPr>
                <w:rStyle w:val="Hyperlink"/>
                <w:rFonts w:ascii="Palatino Linotype" w:hAnsi="Palatino Linotype"/>
                <w:b/>
                <w:noProof/>
                <w:sz w:val="24"/>
              </w:rPr>
            </w:rPrChange>
          </w:rPr>
          <w:delText>Security Concepts</w:delText>
        </w:r>
        <w:r w:rsidR="00E92FAF" w:rsidDel="007909F3">
          <w:rPr>
            <w:noProof/>
            <w:webHidden/>
          </w:rPr>
          <w:tab/>
          <w:delText>7</w:delText>
        </w:r>
      </w:del>
    </w:p>
    <w:p w:rsidR="00E92FAF" w:rsidDel="007909F3" w:rsidRDefault="00F228E8">
      <w:pPr>
        <w:pStyle w:val="TOC2"/>
        <w:tabs>
          <w:tab w:val="right" w:leader="dot" w:pos="8918"/>
        </w:tabs>
        <w:rPr>
          <w:del w:id="422" w:author=" Vijay Parmar" w:date="2009-08-22T21:04:00Z"/>
          <w:rFonts w:ascii="Times New Roman" w:hAnsi="Times New Roman"/>
          <w:noProof/>
          <w:sz w:val="24"/>
        </w:rPr>
      </w:pPr>
      <w:del w:id="423" w:author=" Vijay Parmar" w:date="2009-08-22T21:04:00Z">
        <w:r w:rsidRPr="00F228E8">
          <w:rPr>
            <w:noProof/>
            <w:rPrChange w:id="424" w:author=" Vijay Parmar" w:date="2009-08-22T21:04:00Z">
              <w:rPr>
                <w:rStyle w:val="Hyperlink"/>
                <w:rFonts w:ascii="Palatino Linotype" w:hAnsi="Palatino Linotype"/>
                <w:b/>
                <w:noProof/>
                <w:sz w:val="24"/>
              </w:rPr>
            </w:rPrChange>
          </w:rPr>
          <w:delText>Minimum System Requirements</w:delText>
        </w:r>
        <w:r w:rsidR="00E92FAF" w:rsidDel="007909F3">
          <w:rPr>
            <w:noProof/>
            <w:webHidden/>
          </w:rPr>
          <w:tab/>
          <w:delText>8</w:delText>
        </w:r>
      </w:del>
    </w:p>
    <w:p w:rsidR="00E92FAF" w:rsidDel="007909F3" w:rsidRDefault="00F228E8">
      <w:pPr>
        <w:pStyle w:val="TOC1"/>
        <w:tabs>
          <w:tab w:val="left" w:pos="1320"/>
          <w:tab w:val="right" w:leader="dot" w:pos="8918"/>
        </w:tabs>
        <w:rPr>
          <w:del w:id="425" w:author=" Vijay Parmar" w:date="2009-08-22T21:04:00Z"/>
          <w:rFonts w:ascii="Times New Roman" w:hAnsi="Times New Roman"/>
          <w:b w:val="0"/>
          <w:noProof/>
        </w:rPr>
      </w:pPr>
      <w:del w:id="426" w:author=" Vijay Parmar" w:date="2009-08-22T21:04:00Z">
        <w:r w:rsidRPr="00F228E8">
          <w:rPr>
            <w:noProof/>
            <w:rPrChange w:id="427" w:author=" Vijay Parmar" w:date="2009-08-22T21:04:00Z">
              <w:rPr>
                <w:rStyle w:val="Hyperlink"/>
                <w:noProof/>
              </w:rPr>
            </w:rPrChange>
          </w:rPr>
          <w:delText>Chapter 2</w:delText>
        </w:r>
        <w:r w:rsidR="00E92FAF" w:rsidDel="007909F3">
          <w:rPr>
            <w:rFonts w:ascii="Times New Roman" w:hAnsi="Times New Roman"/>
            <w:b w:val="0"/>
            <w:noProof/>
          </w:rPr>
          <w:tab/>
        </w:r>
        <w:r w:rsidRPr="00F228E8">
          <w:rPr>
            <w:noProof/>
            <w:rPrChange w:id="428" w:author=" Vijay Parmar" w:date="2009-08-22T21:04:00Z">
              <w:rPr>
                <w:rStyle w:val="Hyperlink"/>
                <w:noProof/>
              </w:rPr>
            </w:rPrChange>
          </w:rPr>
          <w:delText>Using the CSM API</w:delText>
        </w:r>
        <w:r w:rsidR="00E92FAF" w:rsidDel="007909F3">
          <w:rPr>
            <w:noProof/>
            <w:webHidden/>
          </w:rPr>
          <w:tab/>
          <w:delText>9</w:delText>
        </w:r>
      </w:del>
    </w:p>
    <w:p w:rsidR="00E92FAF" w:rsidDel="007909F3" w:rsidRDefault="00F228E8">
      <w:pPr>
        <w:pStyle w:val="TOC2"/>
        <w:tabs>
          <w:tab w:val="right" w:leader="dot" w:pos="8918"/>
        </w:tabs>
        <w:rPr>
          <w:del w:id="429" w:author=" Vijay Parmar" w:date="2009-08-22T21:04:00Z"/>
          <w:rFonts w:ascii="Times New Roman" w:hAnsi="Times New Roman"/>
          <w:noProof/>
          <w:sz w:val="24"/>
        </w:rPr>
      </w:pPr>
      <w:del w:id="430" w:author=" Vijay Parmar" w:date="2009-08-22T21:04:00Z">
        <w:r w:rsidRPr="00F228E8">
          <w:rPr>
            <w:noProof/>
            <w:rPrChange w:id="431" w:author=" Vijay Parmar" w:date="2009-08-22T21:04:00Z">
              <w:rPr>
                <w:rStyle w:val="Hyperlink"/>
                <w:rFonts w:ascii="Palatino Linotype" w:hAnsi="Palatino Linotype"/>
                <w:b/>
                <w:noProof/>
                <w:sz w:val="24"/>
              </w:rPr>
            </w:rPrChange>
          </w:rPr>
          <w:delText>Workflow</w:delText>
        </w:r>
        <w:r w:rsidR="00E92FAF" w:rsidDel="007909F3">
          <w:rPr>
            <w:noProof/>
            <w:webHidden/>
          </w:rPr>
          <w:tab/>
          <w:delText>9</w:delText>
        </w:r>
      </w:del>
    </w:p>
    <w:p w:rsidR="00E92FAF" w:rsidDel="007909F3" w:rsidRDefault="00F228E8">
      <w:pPr>
        <w:pStyle w:val="TOC2"/>
        <w:tabs>
          <w:tab w:val="right" w:leader="dot" w:pos="8918"/>
        </w:tabs>
        <w:rPr>
          <w:del w:id="432" w:author=" Vijay Parmar" w:date="2009-08-22T21:04:00Z"/>
          <w:rFonts w:ascii="Times New Roman" w:hAnsi="Times New Roman"/>
          <w:noProof/>
          <w:sz w:val="24"/>
        </w:rPr>
      </w:pPr>
      <w:del w:id="433" w:author=" Vijay Parmar" w:date="2009-08-22T21:04:00Z">
        <w:r w:rsidRPr="00F228E8">
          <w:rPr>
            <w:noProof/>
            <w:rPrChange w:id="434" w:author=" Vijay Parmar" w:date="2009-08-22T21:04:00Z">
              <w:rPr>
                <w:rStyle w:val="Hyperlink"/>
                <w:rFonts w:ascii="Palatino Linotype" w:hAnsi="Palatino Linotype"/>
                <w:b/>
                <w:noProof/>
                <w:sz w:val="24"/>
              </w:rPr>
            </w:rPrChange>
          </w:rPr>
          <w:delText>API Services</w:delText>
        </w:r>
        <w:r w:rsidR="00E92FAF" w:rsidDel="007909F3">
          <w:rPr>
            <w:noProof/>
            <w:webHidden/>
          </w:rPr>
          <w:tab/>
          <w:delText>10</w:delText>
        </w:r>
      </w:del>
    </w:p>
    <w:p w:rsidR="00E92FAF" w:rsidDel="007909F3" w:rsidRDefault="00F228E8">
      <w:pPr>
        <w:pStyle w:val="TOC3"/>
        <w:tabs>
          <w:tab w:val="right" w:leader="dot" w:pos="8918"/>
        </w:tabs>
        <w:rPr>
          <w:del w:id="435" w:author=" Vijay Parmar" w:date="2009-08-22T21:04:00Z"/>
          <w:rFonts w:ascii="Times New Roman" w:hAnsi="Times New Roman"/>
          <w:noProof/>
          <w:sz w:val="24"/>
        </w:rPr>
      </w:pPr>
      <w:del w:id="436" w:author=" Vijay Parmar" w:date="2009-08-22T21:04:00Z">
        <w:r w:rsidRPr="00F228E8">
          <w:rPr>
            <w:noProof/>
            <w:rPrChange w:id="437" w:author=" Vijay Parmar" w:date="2009-08-22T21:04:00Z">
              <w:rPr>
                <w:rStyle w:val="Hyperlink"/>
                <w:rFonts w:ascii="Palatino Linotype" w:hAnsi="Palatino Linotype"/>
                <w:b/>
                <w:noProof/>
                <w:sz w:val="24"/>
              </w:rPr>
            </w:rPrChange>
          </w:rPr>
          <w:delText>Authentication Manager</w:delText>
        </w:r>
        <w:r w:rsidR="00E92FAF" w:rsidDel="007909F3">
          <w:rPr>
            <w:noProof/>
            <w:webHidden/>
          </w:rPr>
          <w:tab/>
          <w:delText>10</w:delText>
        </w:r>
      </w:del>
    </w:p>
    <w:p w:rsidR="00E92FAF" w:rsidDel="007909F3" w:rsidRDefault="00F228E8">
      <w:pPr>
        <w:pStyle w:val="TOC3"/>
        <w:tabs>
          <w:tab w:val="right" w:leader="dot" w:pos="8918"/>
        </w:tabs>
        <w:rPr>
          <w:del w:id="438" w:author=" Vijay Parmar" w:date="2009-08-22T21:04:00Z"/>
          <w:rFonts w:ascii="Times New Roman" w:hAnsi="Times New Roman"/>
          <w:noProof/>
          <w:sz w:val="24"/>
        </w:rPr>
      </w:pPr>
      <w:del w:id="439" w:author=" Vijay Parmar" w:date="2009-08-22T21:04:00Z">
        <w:r w:rsidRPr="00F228E8">
          <w:rPr>
            <w:noProof/>
            <w:rPrChange w:id="440" w:author=" Vijay Parmar" w:date="2009-08-22T21:04:00Z">
              <w:rPr>
                <w:rStyle w:val="Hyperlink"/>
                <w:rFonts w:ascii="Palatino Linotype" w:hAnsi="Palatino Linotype"/>
                <w:b/>
                <w:noProof/>
                <w:sz w:val="24"/>
              </w:rPr>
            </w:rPrChange>
          </w:rPr>
          <w:delText>Authorization Manager</w:delText>
        </w:r>
        <w:r w:rsidR="00E92FAF" w:rsidDel="007909F3">
          <w:rPr>
            <w:noProof/>
            <w:webHidden/>
          </w:rPr>
          <w:tab/>
          <w:delText>10</w:delText>
        </w:r>
      </w:del>
    </w:p>
    <w:p w:rsidR="00E92FAF" w:rsidDel="007909F3" w:rsidRDefault="00F228E8">
      <w:pPr>
        <w:pStyle w:val="TOC2"/>
        <w:tabs>
          <w:tab w:val="right" w:leader="dot" w:pos="8918"/>
        </w:tabs>
        <w:rPr>
          <w:del w:id="441" w:author=" Vijay Parmar" w:date="2009-08-22T21:04:00Z"/>
          <w:rFonts w:ascii="Times New Roman" w:hAnsi="Times New Roman"/>
          <w:noProof/>
          <w:sz w:val="24"/>
        </w:rPr>
      </w:pPr>
      <w:del w:id="442" w:author=" Vijay Parmar" w:date="2009-08-22T21:04:00Z">
        <w:r w:rsidRPr="00F228E8">
          <w:rPr>
            <w:noProof/>
            <w:rPrChange w:id="443" w:author=" Vijay Parmar" w:date="2009-08-22T21:04:00Z">
              <w:rPr>
                <w:rStyle w:val="Hyperlink"/>
                <w:rFonts w:ascii="Palatino Linotype" w:hAnsi="Palatino Linotype"/>
                <w:b/>
                <w:noProof/>
                <w:sz w:val="24"/>
              </w:rPr>
            </w:rPrChange>
          </w:rPr>
          <w:delText>Integrating with the CSM Authentication Service</w:delText>
        </w:r>
        <w:r w:rsidR="00E92FAF" w:rsidDel="007909F3">
          <w:rPr>
            <w:noProof/>
            <w:webHidden/>
          </w:rPr>
          <w:tab/>
          <w:delText>10</w:delText>
        </w:r>
      </w:del>
    </w:p>
    <w:p w:rsidR="00E92FAF" w:rsidDel="007909F3" w:rsidRDefault="00F228E8">
      <w:pPr>
        <w:pStyle w:val="TOC3"/>
        <w:tabs>
          <w:tab w:val="right" w:leader="dot" w:pos="8918"/>
        </w:tabs>
        <w:rPr>
          <w:del w:id="444" w:author=" Vijay Parmar" w:date="2009-08-22T21:04:00Z"/>
          <w:rFonts w:ascii="Times New Roman" w:hAnsi="Times New Roman"/>
          <w:noProof/>
          <w:sz w:val="24"/>
        </w:rPr>
      </w:pPr>
      <w:del w:id="445" w:author=" Vijay Parmar" w:date="2009-08-22T21:04:00Z">
        <w:r w:rsidRPr="00F228E8">
          <w:rPr>
            <w:noProof/>
            <w:rPrChange w:id="446" w:author=" Vijay Parmar" w:date="2009-08-22T21:04:00Z">
              <w:rPr>
                <w:rStyle w:val="Hyperlink"/>
                <w:rFonts w:ascii="Palatino Linotype" w:hAnsi="Palatino Linotype"/>
                <w:b/>
                <w:noProof/>
                <w:sz w:val="24"/>
              </w:rPr>
            </w:rPrChange>
          </w:rPr>
          <w:delText>Importing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47" w:author=" Vijay Parmar" w:date="2009-08-22T21:04:00Z"/>
          <w:rFonts w:ascii="Times New Roman" w:hAnsi="Times New Roman"/>
          <w:noProof/>
          <w:sz w:val="24"/>
        </w:rPr>
      </w:pPr>
      <w:del w:id="448" w:author=" Vijay Parmar" w:date="2009-08-22T21:04:00Z">
        <w:r w:rsidRPr="00F228E8">
          <w:rPr>
            <w:noProof/>
            <w:rPrChange w:id="449" w:author=" Vijay Parmar" w:date="2009-08-22T21:04:00Z">
              <w:rPr>
                <w:rStyle w:val="Hyperlink"/>
                <w:rFonts w:ascii="Palatino Linotype" w:hAnsi="Palatino Linotype"/>
                <w:b/>
                <w:noProof/>
                <w:sz w:val="24"/>
              </w:rPr>
            </w:rPrChange>
          </w:rPr>
          <w:delText>Using the CSM Authentication Manager Class</w:delText>
        </w:r>
        <w:r w:rsidR="00E92FAF" w:rsidDel="007909F3">
          <w:rPr>
            <w:noProof/>
            <w:webHidden/>
          </w:rPr>
          <w:tab/>
          <w:delText>11</w:delText>
        </w:r>
      </w:del>
    </w:p>
    <w:p w:rsidR="00E92FAF" w:rsidDel="007909F3" w:rsidRDefault="00F228E8">
      <w:pPr>
        <w:pStyle w:val="TOC3"/>
        <w:tabs>
          <w:tab w:val="right" w:leader="dot" w:pos="8918"/>
        </w:tabs>
        <w:rPr>
          <w:del w:id="450" w:author=" Vijay Parmar" w:date="2009-08-22T21:04:00Z"/>
          <w:rFonts w:ascii="Times New Roman" w:hAnsi="Times New Roman"/>
          <w:noProof/>
          <w:sz w:val="24"/>
        </w:rPr>
      </w:pPr>
      <w:del w:id="451" w:author=" Vijay Parmar" w:date="2009-08-22T21:04:00Z">
        <w:r w:rsidRPr="00F228E8">
          <w:rPr>
            <w:noProof/>
            <w:rPrChange w:id="452"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12</w:delText>
        </w:r>
      </w:del>
    </w:p>
    <w:p w:rsidR="00E92FAF" w:rsidDel="007909F3" w:rsidRDefault="00F228E8">
      <w:pPr>
        <w:pStyle w:val="TOC3"/>
        <w:tabs>
          <w:tab w:val="right" w:leader="dot" w:pos="8918"/>
        </w:tabs>
        <w:rPr>
          <w:del w:id="453" w:author=" Vijay Parmar" w:date="2009-08-22T21:04:00Z"/>
          <w:rFonts w:ascii="Times New Roman" w:hAnsi="Times New Roman"/>
          <w:noProof/>
          <w:sz w:val="24"/>
        </w:rPr>
      </w:pPr>
      <w:del w:id="454" w:author=" Vijay Parmar" w:date="2009-08-22T21:04:00Z">
        <w:r w:rsidRPr="00F228E8">
          <w:rPr>
            <w:noProof/>
            <w:rPrChange w:id="455" w:author=" Vijay Parmar" w:date="2009-08-22T21:04:00Z">
              <w:rPr>
                <w:rStyle w:val="Hyperlink"/>
                <w:rFonts w:ascii="Palatino Linotype" w:hAnsi="Palatino Linotype"/>
                <w:b/>
                <w:noProof/>
                <w:sz w:val="24"/>
              </w:rPr>
            </w:rPrChange>
          </w:rPr>
          <w:delText>RDBMS Credential Provider Properties and Login Module Configuration</w:delText>
        </w:r>
        <w:r w:rsidR="00E92FAF" w:rsidDel="007909F3">
          <w:rPr>
            <w:noProof/>
            <w:webHidden/>
          </w:rPr>
          <w:tab/>
          <w:delText>13</w:delText>
        </w:r>
      </w:del>
    </w:p>
    <w:p w:rsidR="00E92FAF" w:rsidDel="007909F3" w:rsidRDefault="00F228E8">
      <w:pPr>
        <w:pStyle w:val="TOC3"/>
        <w:tabs>
          <w:tab w:val="right" w:leader="dot" w:pos="8918"/>
        </w:tabs>
        <w:rPr>
          <w:del w:id="456" w:author=" Vijay Parmar" w:date="2009-08-22T21:04:00Z"/>
          <w:rFonts w:ascii="Times New Roman" w:hAnsi="Times New Roman"/>
          <w:noProof/>
          <w:sz w:val="24"/>
        </w:rPr>
      </w:pPr>
      <w:del w:id="457" w:author=" Vijay Parmar" w:date="2009-08-22T21:04:00Z">
        <w:r w:rsidRPr="00F228E8">
          <w:rPr>
            <w:noProof/>
            <w:rPrChange w:id="458" w:author=" Vijay Parmar" w:date="2009-08-22T21:04:00Z">
              <w:rPr>
                <w:rStyle w:val="Hyperlink"/>
                <w:rFonts w:ascii="Palatino Linotype" w:hAnsi="Palatino Linotype"/>
                <w:b/>
                <w:noProof/>
                <w:sz w:val="24"/>
              </w:rPr>
            </w:rPrChange>
          </w:rPr>
          <w:delText>LDAP Credential Provider Properties and Login Module Configuration</w:delText>
        </w:r>
        <w:r w:rsidR="00E92FAF" w:rsidDel="007909F3">
          <w:rPr>
            <w:noProof/>
            <w:webHidden/>
          </w:rPr>
          <w:tab/>
          <w:delText>16</w:delText>
        </w:r>
      </w:del>
    </w:p>
    <w:p w:rsidR="00E92FAF" w:rsidDel="007909F3" w:rsidRDefault="00F228E8">
      <w:pPr>
        <w:pStyle w:val="TOC3"/>
        <w:tabs>
          <w:tab w:val="right" w:leader="dot" w:pos="8918"/>
        </w:tabs>
        <w:rPr>
          <w:del w:id="459" w:author=" Vijay Parmar" w:date="2009-08-22T21:04:00Z"/>
          <w:rFonts w:ascii="Times New Roman" w:hAnsi="Times New Roman"/>
          <w:noProof/>
          <w:sz w:val="24"/>
        </w:rPr>
      </w:pPr>
      <w:del w:id="460" w:author=" Vijay Parmar" w:date="2009-08-22T21:04:00Z">
        <w:r w:rsidRPr="00F228E8">
          <w:rPr>
            <w:noProof/>
            <w:rPrChange w:id="461" w:author=" Vijay Parmar" w:date="2009-08-22T21:04:00Z">
              <w:rPr>
                <w:rStyle w:val="Hyperlink"/>
                <w:rFonts w:ascii="Palatino Linotype" w:hAnsi="Palatino Linotype"/>
                <w:b/>
                <w:noProof/>
                <w:sz w:val="24"/>
              </w:rPr>
            </w:rPrChange>
          </w:rPr>
          <w:delText>Activating CLM Audit Logging</w:delText>
        </w:r>
        <w:r w:rsidR="00E92FAF" w:rsidDel="007909F3">
          <w:rPr>
            <w:noProof/>
            <w:webHidden/>
          </w:rPr>
          <w:tab/>
          <w:delText>19</w:delText>
        </w:r>
      </w:del>
    </w:p>
    <w:p w:rsidR="00E92FAF" w:rsidDel="007909F3" w:rsidRDefault="00F228E8">
      <w:pPr>
        <w:pStyle w:val="TOC2"/>
        <w:tabs>
          <w:tab w:val="right" w:leader="dot" w:pos="8918"/>
        </w:tabs>
        <w:rPr>
          <w:del w:id="462" w:author=" Vijay Parmar" w:date="2009-08-22T21:04:00Z"/>
          <w:rFonts w:ascii="Times New Roman" w:hAnsi="Times New Roman"/>
          <w:noProof/>
          <w:sz w:val="24"/>
        </w:rPr>
      </w:pPr>
      <w:del w:id="463" w:author=" Vijay Parmar" w:date="2009-08-22T21:04:00Z">
        <w:r w:rsidRPr="00F228E8">
          <w:rPr>
            <w:noProof/>
            <w:rPrChange w:id="464" w:author=" Vijay Parmar" w:date="2009-08-22T21:04:00Z">
              <w:rPr>
                <w:rStyle w:val="Hyperlink"/>
                <w:rFonts w:ascii="Palatino Linotype" w:hAnsi="Palatino Linotype"/>
                <w:b/>
                <w:noProof/>
                <w:sz w:val="24"/>
              </w:rPr>
            </w:rPrChange>
          </w:rPr>
          <w:delText>Integrating With the CSM Authorization Service</w:delText>
        </w:r>
        <w:r w:rsidR="00E92FAF" w:rsidDel="007909F3">
          <w:rPr>
            <w:noProof/>
            <w:webHidden/>
          </w:rPr>
          <w:tab/>
          <w:delText>19</w:delText>
        </w:r>
      </w:del>
    </w:p>
    <w:p w:rsidR="00E92FAF" w:rsidDel="007909F3" w:rsidRDefault="00F228E8">
      <w:pPr>
        <w:pStyle w:val="TOC3"/>
        <w:tabs>
          <w:tab w:val="right" w:leader="dot" w:pos="8918"/>
        </w:tabs>
        <w:rPr>
          <w:del w:id="465" w:author=" Vijay Parmar" w:date="2009-08-22T21:04:00Z"/>
          <w:rFonts w:ascii="Times New Roman" w:hAnsi="Times New Roman"/>
          <w:noProof/>
          <w:sz w:val="24"/>
        </w:rPr>
      </w:pPr>
      <w:del w:id="466" w:author=" Vijay Parmar" w:date="2009-08-22T21:04:00Z">
        <w:r w:rsidRPr="00F228E8">
          <w:rPr>
            <w:noProof/>
            <w:rPrChange w:id="467" w:author=" Vijay Parmar" w:date="2009-08-22T21:04:00Z">
              <w:rPr>
                <w:rStyle w:val="Hyperlink"/>
                <w:rFonts w:ascii="Palatino Linotype" w:hAnsi="Palatino Linotype"/>
                <w:b/>
                <w:noProof/>
                <w:sz w:val="24"/>
              </w:rPr>
            </w:rPrChange>
          </w:rPr>
          <w:lastRenderedPageBreak/>
          <w:delText>Importing and Using the CSM Authorization Manager Class</w:delText>
        </w:r>
        <w:r w:rsidR="00E92FAF" w:rsidDel="007909F3">
          <w:rPr>
            <w:noProof/>
            <w:webHidden/>
          </w:rPr>
          <w:tab/>
          <w:delText>20</w:delText>
        </w:r>
      </w:del>
    </w:p>
    <w:p w:rsidR="00E92FAF" w:rsidDel="007909F3" w:rsidRDefault="00F228E8">
      <w:pPr>
        <w:pStyle w:val="TOC3"/>
        <w:tabs>
          <w:tab w:val="right" w:leader="dot" w:pos="8918"/>
        </w:tabs>
        <w:rPr>
          <w:del w:id="468" w:author=" Vijay Parmar" w:date="2009-08-22T21:04:00Z"/>
          <w:rFonts w:ascii="Times New Roman" w:hAnsi="Times New Roman"/>
          <w:noProof/>
          <w:sz w:val="24"/>
        </w:rPr>
      </w:pPr>
      <w:del w:id="469" w:author=" Vijay Parmar" w:date="2009-08-22T21:04:00Z">
        <w:r w:rsidRPr="00F228E8">
          <w:rPr>
            <w:noProof/>
            <w:rPrChange w:id="470" w:author=" Vijay Parmar" w:date="2009-08-22T21:04:00Z">
              <w:rPr>
                <w:rStyle w:val="Hyperlink"/>
                <w:rFonts w:ascii="Palatino Linotype" w:hAnsi="Palatino Linotype"/>
                <w:b/>
                <w:noProof/>
                <w:sz w:val="24"/>
              </w:rPr>
            </w:rPrChange>
          </w:rPr>
          <w:delText>Software Products and Scripts</w:delText>
        </w:r>
        <w:r w:rsidR="00E92FAF" w:rsidDel="007909F3">
          <w:rPr>
            <w:noProof/>
            <w:webHidden/>
          </w:rPr>
          <w:tab/>
          <w:delText>21</w:delText>
        </w:r>
      </w:del>
    </w:p>
    <w:p w:rsidR="00E92FAF" w:rsidDel="007909F3" w:rsidRDefault="00F228E8">
      <w:pPr>
        <w:pStyle w:val="TOC3"/>
        <w:tabs>
          <w:tab w:val="right" w:leader="dot" w:pos="8918"/>
        </w:tabs>
        <w:rPr>
          <w:del w:id="471" w:author=" Vijay Parmar" w:date="2009-08-22T21:04:00Z"/>
          <w:rFonts w:ascii="Times New Roman" w:hAnsi="Times New Roman"/>
          <w:noProof/>
          <w:sz w:val="24"/>
        </w:rPr>
      </w:pPr>
      <w:del w:id="472" w:author=" Vijay Parmar" w:date="2009-08-22T21:04:00Z">
        <w:r w:rsidRPr="00F228E8">
          <w:rPr>
            <w:noProof/>
            <w:rPrChange w:id="473" w:author=" Vijay Parmar" w:date="2009-08-22T21:04:00Z">
              <w:rPr>
                <w:rStyle w:val="Hyperlink"/>
                <w:rFonts w:ascii="Palatino Linotype" w:hAnsi="Palatino Linotype"/>
                <w:b/>
                <w:noProof/>
                <w:sz w:val="24"/>
              </w:rPr>
            </w:rPrChange>
          </w:rPr>
          <w:delText>Installation and Deployment Configurations</w:delText>
        </w:r>
        <w:r w:rsidR="00E92FAF" w:rsidDel="007909F3">
          <w:rPr>
            <w:noProof/>
            <w:webHidden/>
          </w:rPr>
          <w:tab/>
          <w:delText>22</w:delText>
        </w:r>
      </w:del>
    </w:p>
    <w:p w:rsidR="00E92FAF" w:rsidDel="007909F3" w:rsidRDefault="00F228E8">
      <w:pPr>
        <w:pStyle w:val="TOC2"/>
        <w:tabs>
          <w:tab w:val="right" w:leader="dot" w:pos="8918"/>
        </w:tabs>
        <w:rPr>
          <w:del w:id="474" w:author=" Vijay Parmar" w:date="2009-08-22T21:04:00Z"/>
          <w:rFonts w:ascii="Times New Roman" w:hAnsi="Times New Roman"/>
          <w:noProof/>
          <w:sz w:val="24"/>
        </w:rPr>
      </w:pPr>
      <w:del w:id="475" w:author=" Vijay Parmar" w:date="2009-08-22T21:04:00Z">
        <w:r w:rsidRPr="00F228E8">
          <w:rPr>
            <w:noProof/>
            <w:rPrChange w:id="476" w:author=" Vijay Parmar" w:date="2009-08-22T21:04:00Z">
              <w:rPr>
                <w:rStyle w:val="Hyperlink"/>
                <w:rFonts w:ascii="Palatino Linotype" w:hAnsi="Palatino Linotype"/>
                <w:b/>
                <w:noProof/>
                <w:sz w:val="24"/>
              </w:rPr>
            </w:rPrChange>
          </w:rPr>
          <w:delText>Audit Logging</w:delText>
        </w:r>
        <w:r w:rsidR="00E92FAF" w:rsidDel="007909F3">
          <w:rPr>
            <w:noProof/>
            <w:webHidden/>
          </w:rPr>
          <w:tab/>
          <w:delText>24</w:delText>
        </w:r>
      </w:del>
    </w:p>
    <w:p w:rsidR="00E92FAF" w:rsidDel="007909F3" w:rsidRDefault="00F228E8">
      <w:pPr>
        <w:pStyle w:val="TOC3"/>
        <w:tabs>
          <w:tab w:val="right" w:leader="dot" w:pos="8918"/>
        </w:tabs>
        <w:rPr>
          <w:del w:id="477" w:author=" Vijay Parmar" w:date="2009-08-22T21:04:00Z"/>
          <w:rFonts w:ascii="Times New Roman" w:hAnsi="Times New Roman"/>
          <w:noProof/>
          <w:sz w:val="24"/>
        </w:rPr>
      </w:pPr>
      <w:del w:id="478" w:author=" Vijay Parmar" w:date="2009-08-22T21:04:00Z">
        <w:r w:rsidRPr="00F228E8">
          <w:rPr>
            <w:noProof/>
            <w:rPrChange w:id="479" w:author=" Vijay Parmar" w:date="2009-08-22T21:04:00Z">
              <w:rPr>
                <w:rStyle w:val="Hyperlink"/>
                <w:rFonts w:ascii="Palatino Linotype" w:hAnsi="Palatino Linotype"/>
                <w:b/>
                <w:noProof/>
                <w:sz w:val="24"/>
              </w:rPr>
            </w:rPrChange>
          </w:rPr>
          <w:delText>JAR Placement</w:delText>
        </w:r>
        <w:r w:rsidR="00E92FAF" w:rsidDel="007909F3">
          <w:rPr>
            <w:noProof/>
            <w:webHidden/>
          </w:rPr>
          <w:tab/>
          <w:delText>24</w:delText>
        </w:r>
      </w:del>
    </w:p>
    <w:p w:rsidR="00E92FAF" w:rsidDel="007909F3" w:rsidRDefault="00F228E8">
      <w:pPr>
        <w:pStyle w:val="TOC3"/>
        <w:tabs>
          <w:tab w:val="right" w:leader="dot" w:pos="8918"/>
        </w:tabs>
        <w:rPr>
          <w:del w:id="480" w:author=" Vijay Parmar" w:date="2009-08-22T21:04:00Z"/>
          <w:rFonts w:ascii="Times New Roman" w:hAnsi="Times New Roman"/>
          <w:noProof/>
          <w:sz w:val="24"/>
        </w:rPr>
      </w:pPr>
      <w:del w:id="481" w:author=" Vijay Parmar" w:date="2009-08-22T21:04:00Z">
        <w:r w:rsidRPr="00F228E8">
          <w:rPr>
            <w:noProof/>
            <w:rPrChange w:id="482" w:author=" Vijay Parmar" w:date="2009-08-22T21:04:00Z">
              <w:rPr>
                <w:rStyle w:val="Hyperlink"/>
                <w:rFonts w:ascii="Palatino Linotype" w:hAnsi="Palatino Linotype"/>
                <w:b/>
                <w:noProof/>
                <w:sz w:val="24"/>
              </w:rPr>
            </w:rPrChange>
          </w:rPr>
          <w:delText>Integrating CLM APIs with CSM APIs</w:delText>
        </w:r>
        <w:r w:rsidR="00E92FAF" w:rsidDel="007909F3">
          <w:rPr>
            <w:noProof/>
            <w:webHidden/>
          </w:rPr>
          <w:tab/>
          <w:delText>25</w:delText>
        </w:r>
      </w:del>
    </w:p>
    <w:p w:rsidR="00E92FAF" w:rsidDel="007909F3" w:rsidRDefault="00F228E8">
      <w:pPr>
        <w:pStyle w:val="TOC3"/>
        <w:tabs>
          <w:tab w:val="right" w:leader="dot" w:pos="8918"/>
        </w:tabs>
        <w:rPr>
          <w:del w:id="483" w:author=" Vijay Parmar" w:date="2009-08-22T21:04:00Z"/>
          <w:rFonts w:ascii="Times New Roman" w:hAnsi="Times New Roman"/>
          <w:noProof/>
          <w:sz w:val="24"/>
        </w:rPr>
      </w:pPr>
      <w:del w:id="484" w:author=" Vijay Parmar" w:date="2009-08-22T21:04:00Z">
        <w:r w:rsidRPr="00F228E8">
          <w:rPr>
            <w:noProof/>
            <w:rPrChange w:id="485" w:author=" Vijay Parmar" w:date="2009-08-22T21:04:00Z">
              <w:rPr>
                <w:rStyle w:val="Hyperlink"/>
                <w:rFonts w:ascii="Palatino Linotype" w:hAnsi="Palatino Linotype"/>
                <w:b/>
                <w:noProof/>
                <w:sz w:val="24"/>
              </w:rPr>
            </w:rPrChange>
          </w:rPr>
          <w:delText>Deployment Steps</w:delText>
        </w:r>
        <w:r w:rsidR="00E92FAF" w:rsidDel="007909F3">
          <w:rPr>
            <w:noProof/>
            <w:webHidden/>
          </w:rPr>
          <w:tab/>
          <w:delText>27</w:delText>
        </w:r>
      </w:del>
    </w:p>
    <w:p w:rsidR="00E92FAF" w:rsidDel="007909F3" w:rsidRDefault="00F228E8">
      <w:pPr>
        <w:pStyle w:val="TOC1"/>
        <w:tabs>
          <w:tab w:val="left" w:pos="1320"/>
          <w:tab w:val="right" w:leader="dot" w:pos="8918"/>
        </w:tabs>
        <w:rPr>
          <w:del w:id="486" w:author=" Vijay Parmar" w:date="2009-08-22T21:04:00Z"/>
          <w:rFonts w:ascii="Times New Roman" w:hAnsi="Times New Roman"/>
          <w:b w:val="0"/>
          <w:noProof/>
        </w:rPr>
      </w:pPr>
      <w:del w:id="487" w:author=" Vijay Parmar" w:date="2009-08-22T21:04:00Z">
        <w:r w:rsidRPr="00F228E8">
          <w:rPr>
            <w:noProof/>
            <w:rPrChange w:id="488" w:author=" Vijay Parmar" w:date="2009-08-22T21:04:00Z">
              <w:rPr>
                <w:rStyle w:val="Hyperlink"/>
                <w:noProof/>
              </w:rPr>
            </w:rPrChange>
          </w:rPr>
          <w:delText>Chapter 3</w:delText>
        </w:r>
        <w:r w:rsidR="00E92FAF" w:rsidDel="007909F3">
          <w:rPr>
            <w:rFonts w:ascii="Times New Roman" w:hAnsi="Times New Roman"/>
            <w:b w:val="0"/>
            <w:noProof/>
          </w:rPr>
          <w:tab/>
        </w:r>
        <w:r w:rsidRPr="00F228E8">
          <w:rPr>
            <w:noProof/>
            <w:rPrChange w:id="489" w:author=" Vijay Parmar" w:date="2009-08-22T21:04:00Z">
              <w:rPr>
                <w:rStyle w:val="Hyperlink"/>
                <w:noProof/>
              </w:rPr>
            </w:rPrChange>
          </w:rPr>
          <w:delText>User Provisioning Tool (UPT)</w:delText>
        </w:r>
        <w:r w:rsidR="00E92FAF" w:rsidDel="007909F3">
          <w:rPr>
            <w:noProof/>
            <w:webHidden/>
          </w:rPr>
          <w:tab/>
          <w:delText>29</w:delText>
        </w:r>
      </w:del>
    </w:p>
    <w:p w:rsidR="00E92FAF" w:rsidDel="007909F3" w:rsidRDefault="00F228E8">
      <w:pPr>
        <w:pStyle w:val="TOC2"/>
        <w:tabs>
          <w:tab w:val="right" w:leader="dot" w:pos="8918"/>
        </w:tabs>
        <w:rPr>
          <w:del w:id="490" w:author=" Vijay Parmar" w:date="2009-08-22T21:04:00Z"/>
          <w:rFonts w:ascii="Times New Roman" w:hAnsi="Times New Roman"/>
          <w:noProof/>
          <w:sz w:val="24"/>
        </w:rPr>
      </w:pPr>
      <w:del w:id="491" w:author=" Vijay Parmar" w:date="2009-08-22T21:04:00Z">
        <w:r w:rsidRPr="00F228E8">
          <w:rPr>
            <w:noProof/>
            <w:rPrChange w:id="492" w:author=" Vijay Parmar" w:date="2009-08-22T21:04:00Z">
              <w:rPr>
                <w:rStyle w:val="Hyperlink"/>
                <w:rFonts w:ascii="Palatino Linotype" w:hAnsi="Palatino Linotype"/>
                <w:b/>
                <w:noProof/>
                <w:sz w:val="24"/>
              </w:rPr>
            </w:rPrChange>
          </w:rPr>
          <w:delText>Workflow</w:delText>
        </w:r>
        <w:r w:rsidR="00E92FAF" w:rsidDel="007909F3">
          <w:rPr>
            <w:noProof/>
            <w:webHidden/>
          </w:rPr>
          <w:tab/>
          <w:delText>29</w:delText>
        </w:r>
      </w:del>
    </w:p>
    <w:p w:rsidR="00E92FAF" w:rsidDel="007909F3" w:rsidRDefault="00F228E8">
      <w:pPr>
        <w:pStyle w:val="TOC3"/>
        <w:tabs>
          <w:tab w:val="right" w:leader="dot" w:pos="8918"/>
        </w:tabs>
        <w:rPr>
          <w:del w:id="493" w:author=" Vijay Parmar" w:date="2009-08-22T21:04:00Z"/>
          <w:rFonts w:ascii="Times New Roman" w:hAnsi="Times New Roman"/>
          <w:noProof/>
          <w:sz w:val="24"/>
        </w:rPr>
      </w:pPr>
      <w:del w:id="494" w:author=" Vijay Parmar" w:date="2009-08-22T21:04:00Z">
        <w:r w:rsidRPr="00F228E8">
          <w:rPr>
            <w:noProof/>
            <w:rPrChange w:id="495" w:author=" Vijay Parmar" w:date="2009-08-22T21:04:00Z">
              <w:rPr>
                <w:rStyle w:val="Hyperlink"/>
                <w:rFonts w:ascii="Palatino Linotype" w:hAnsi="Palatino Linotype"/>
                <w:b/>
                <w:noProof/>
                <w:sz w:val="24"/>
              </w:rPr>
            </w:rPrChange>
          </w:rPr>
          <w:delText>Super Admin – To Register Applications and Admins</w:delText>
        </w:r>
        <w:r w:rsidR="00E92FAF" w:rsidDel="007909F3">
          <w:rPr>
            <w:noProof/>
            <w:webHidden/>
          </w:rPr>
          <w:tab/>
          <w:delText>29</w:delText>
        </w:r>
      </w:del>
    </w:p>
    <w:p w:rsidR="00E92FAF" w:rsidDel="007909F3" w:rsidRDefault="00F228E8">
      <w:pPr>
        <w:pStyle w:val="TOC3"/>
        <w:tabs>
          <w:tab w:val="right" w:leader="dot" w:pos="8918"/>
        </w:tabs>
        <w:rPr>
          <w:del w:id="496" w:author=" Vijay Parmar" w:date="2009-08-22T21:04:00Z"/>
          <w:rFonts w:ascii="Times New Roman" w:hAnsi="Times New Roman"/>
          <w:noProof/>
          <w:sz w:val="24"/>
        </w:rPr>
      </w:pPr>
      <w:del w:id="497" w:author=" Vijay Parmar" w:date="2009-08-22T21:04:00Z">
        <w:r w:rsidRPr="00F228E8">
          <w:rPr>
            <w:noProof/>
            <w:rPrChange w:id="498" w:author=" Vijay Parmar" w:date="2009-08-22T21:04:00Z">
              <w:rPr>
                <w:rStyle w:val="Hyperlink"/>
                <w:rFonts w:ascii="Palatino Linotype" w:hAnsi="Palatino Linotype"/>
                <w:b/>
                <w:noProof/>
                <w:sz w:val="24"/>
              </w:rPr>
            </w:rPrChange>
          </w:rPr>
          <w:delText>Admin – To Administer a Registered Application</w:delText>
        </w:r>
        <w:r w:rsidR="00E92FAF" w:rsidDel="007909F3">
          <w:rPr>
            <w:noProof/>
            <w:webHidden/>
          </w:rPr>
          <w:tab/>
          <w:delText>29</w:delText>
        </w:r>
      </w:del>
    </w:p>
    <w:p w:rsidR="00E92FAF" w:rsidDel="007909F3" w:rsidRDefault="00F228E8">
      <w:pPr>
        <w:pStyle w:val="TOC3"/>
        <w:tabs>
          <w:tab w:val="right" w:leader="dot" w:pos="8918"/>
        </w:tabs>
        <w:rPr>
          <w:del w:id="499" w:author=" Vijay Parmar" w:date="2009-08-22T21:04:00Z"/>
          <w:rFonts w:ascii="Times New Roman" w:hAnsi="Times New Roman"/>
          <w:noProof/>
          <w:sz w:val="24"/>
        </w:rPr>
      </w:pPr>
      <w:del w:id="500" w:author=" Vijay Parmar" w:date="2009-08-22T21:04:00Z">
        <w:r w:rsidRPr="00F228E8">
          <w:rPr>
            <w:noProof/>
            <w:rPrChange w:id="501" w:author=" Vijay Parmar" w:date="2009-08-22T21:04:00Z">
              <w:rPr>
                <w:rStyle w:val="Hyperlink"/>
                <w:rFonts w:ascii="Palatino Linotype" w:hAnsi="Palatino Linotype"/>
                <w:b/>
                <w:noProof/>
                <w:sz w:val="24"/>
              </w:rPr>
            </w:rPrChange>
          </w:rPr>
          <w:delText>Login</w:delText>
        </w:r>
        <w:r w:rsidR="00E92FAF" w:rsidDel="007909F3">
          <w:rPr>
            <w:noProof/>
            <w:webHidden/>
          </w:rPr>
          <w:tab/>
          <w:delText>29</w:delText>
        </w:r>
      </w:del>
    </w:p>
    <w:p w:rsidR="00E92FAF" w:rsidDel="007909F3" w:rsidRDefault="00F228E8">
      <w:pPr>
        <w:pStyle w:val="TOC2"/>
        <w:tabs>
          <w:tab w:val="right" w:leader="dot" w:pos="8918"/>
        </w:tabs>
        <w:rPr>
          <w:del w:id="502" w:author=" Vijay Parmar" w:date="2009-08-22T21:04:00Z"/>
          <w:rFonts w:ascii="Times New Roman" w:hAnsi="Times New Roman"/>
          <w:noProof/>
          <w:sz w:val="24"/>
        </w:rPr>
      </w:pPr>
      <w:del w:id="503" w:author=" Vijay Parmar" w:date="2009-08-22T21:04:00Z">
        <w:r w:rsidRPr="00F228E8">
          <w:rPr>
            <w:noProof/>
            <w:rPrChange w:id="504" w:author=" Vijay Parmar" w:date="2009-08-22T21:04:00Z">
              <w:rPr>
                <w:rStyle w:val="Hyperlink"/>
                <w:rFonts w:ascii="Palatino Linotype" w:hAnsi="Palatino Linotype"/>
                <w:b/>
                <w:noProof/>
                <w:sz w:val="24"/>
              </w:rPr>
            </w:rPrChange>
          </w:rPr>
          <w:delText>Common Basic Functions</w:delText>
        </w:r>
        <w:r w:rsidR="00E92FAF" w:rsidDel="007909F3">
          <w:rPr>
            <w:noProof/>
            <w:webHidden/>
          </w:rPr>
          <w:tab/>
          <w:delText>30</w:delText>
        </w:r>
      </w:del>
    </w:p>
    <w:p w:rsidR="00E92FAF" w:rsidDel="007909F3" w:rsidRDefault="00F228E8">
      <w:pPr>
        <w:pStyle w:val="TOC3"/>
        <w:tabs>
          <w:tab w:val="right" w:leader="dot" w:pos="8918"/>
        </w:tabs>
        <w:rPr>
          <w:del w:id="505" w:author=" Vijay Parmar" w:date="2009-08-22T21:04:00Z"/>
          <w:rFonts w:ascii="Times New Roman" w:hAnsi="Times New Roman"/>
          <w:noProof/>
          <w:sz w:val="24"/>
        </w:rPr>
      </w:pPr>
      <w:del w:id="506" w:author=" Vijay Parmar" w:date="2009-08-22T21:04:00Z">
        <w:r w:rsidRPr="00F228E8">
          <w:rPr>
            <w:noProof/>
            <w:rPrChange w:id="507" w:author=" Vijay Parmar" w:date="2009-08-22T21:04:00Z">
              <w:rPr>
                <w:rStyle w:val="Hyperlink"/>
                <w:rFonts w:ascii="Palatino Linotype" w:hAnsi="Palatino Linotype"/>
                <w:b/>
                <w:noProof/>
                <w:sz w:val="24"/>
              </w:rPr>
            </w:rPrChange>
          </w:rPr>
          <w:delText>Create New</w:delText>
        </w:r>
        <w:r w:rsidR="00E92FAF" w:rsidDel="007909F3">
          <w:rPr>
            <w:noProof/>
            <w:webHidden/>
          </w:rPr>
          <w:tab/>
          <w:delText>31</w:delText>
        </w:r>
      </w:del>
    </w:p>
    <w:p w:rsidR="00E92FAF" w:rsidDel="007909F3" w:rsidRDefault="00F228E8">
      <w:pPr>
        <w:pStyle w:val="TOC3"/>
        <w:tabs>
          <w:tab w:val="right" w:leader="dot" w:pos="8918"/>
        </w:tabs>
        <w:rPr>
          <w:del w:id="508" w:author=" Vijay Parmar" w:date="2009-08-22T21:04:00Z"/>
          <w:rFonts w:ascii="Times New Roman" w:hAnsi="Times New Roman"/>
          <w:noProof/>
          <w:sz w:val="24"/>
        </w:rPr>
      </w:pPr>
      <w:del w:id="509" w:author=" Vijay Parmar" w:date="2009-08-22T21:04:00Z">
        <w:r w:rsidRPr="00F228E8">
          <w:rPr>
            <w:noProof/>
            <w:rPrChange w:id="510" w:author=" Vijay Parmar" w:date="2009-08-22T21:04:00Z">
              <w:rPr>
                <w:rStyle w:val="Hyperlink"/>
                <w:rFonts w:ascii="Palatino Linotype" w:hAnsi="Palatino Linotype"/>
                <w:b/>
                <w:noProof/>
                <w:sz w:val="24"/>
              </w:rPr>
            </w:rPrChange>
          </w:rPr>
          <w:delText>Search for and Select Existing Elements</w:delText>
        </w:r>
        <w:r w:rsidR="00E92FAF" w:rsidDel="007909F3">
          <w:rPr>
            <w:noProof/>
            <w:webHidden/>
          </w:rPr>
          <w:tab/>
          <w:delText>32</w:delText>
        </w:r>
      </w:del>
    </w:p>
    <w:p w:rsidR="00E92FAF" w:rsidDel="007909F3" w:rsidRDefault="00F228E8">
      <w:pPr>
        <w:pStyle w:val="TOC3"/>
        <w:tabs>
          <w:tab w:val="right" w:leader="dot" w:pos="8918"/>
        </w:tabs>
        <w:rPr>
          <w:del w:id="511" w:author=" Vijay Parmar" w:date="2009-08-22T21:04:00Z"/>
          <w:rFonts w:ascii="Times New Roman" w:hAnsi="Times New Roman"/>
          <w:noProof/>
          <w:sz w:val="24"/>
        </w:rPr>
      </w:pPr>
      <w:del w:id="512" w:author=" Vijay Parmar" w:date="2009-08-22T21:04:00Z">
        <w:r w:rsidRPr="00F228E8">
          <w:rPr>
            <w:noProof/>
            <w:rPrChange w:id="513" w:author=" Vijay Parmar" w:date="2009-08-22T21:04:00Z">
              <w:rPr>
                <w:rStyle w:val="Hyperlink"/>
                <w:rFonts w:ascii="Palatino Linotype" w:hAnsi="Palatino Linotype"/>
                <w:b/>
                <w:noProof/>
                <w:sz w:val="24"/>
              </w:rPr>
            </w:rPrChange>
          </w:rPr>
          <w:delText>Update Elements</w:delText>
        </w:r>
        <w:r w:rsidR="00E92FAF" w:rsidDel="007909F3">
          <w:rPr>
            <w:noProof/>
            <w:webHidden/>
          </w:rPr>
          <w:tab/>
          <w:delText>34</w:delText>
        </w:r>
      </w:del>
    </w:p>
    <w:p w:rsidR="00E92FAF" w:rsidDel="007909F3" w:rsidRDefault="00F228E8">
      <w:pPr>
        <w:pStyle w:val="TOC3"/>
        <w:tabs>
          <w:tab w:val="right" w:leader="dot" w:pos="8918"/>
        </w:tabs>
        <w:rPr>
          <w:del w:id="514" w:author=" Vijay Parmar" w:date="2009-08-22T21:04:00Z"/>
          <w:rFonts w:ascii="Times New Roman" w:hAnsi="Times New Roman"/>
          <w:noProof/>
          <w:sz w:val="24"/>
        </w:rPr>
      </w:pPr>
      <w:del w:id="515" w:author=" Vijay Parmar" w:date="2009-08-22T21:04:00Z">
        <w:r w:rsidRPr="00F228E8">
          <w:rPr>
            <w:noProof/>
            <w:rPrChange w:id="516" w:author=" Vijay Parmar" w:date="2009-08-22T21:04:00Z">
              <w:rPr>
                <w:rStyle w:val="Hyperlink"/>
                <w:rFonts w:ascii="Palatino Linotype" w:hAnsi="Palatino Linotype"/>
                <w:b/>
                <w:noProof/>
                <w:sz w:val="24"/>
              </w:rPr>
            </w:rPrChange>
          </w:rPr>
          <w:delText>Deleting an Existing Element</w:delText>
        </w:r>
        <w:r w:rsidR="00E92FAF" w:rsidDel="007909F3">
          <w:rPr>
            <w:noProof/>
            <w:webHidden/>
          </w:rPr>
          <w:tab/>
          <w:delText>34</w:delText>
        </w:r>
      </w:del>
    </w:p>
    <w:p w:rsidR="00E92FAF" w:rsidDel="007909F3" w:rsidRDefault="00F228E8">
      <w:pPr>
        <w:pStyle w:val="TOC2"/>
        <w:tabs>
          <w:tab w:val="right" w:leader="dot" w:pos="8918"/>
        </w:tabs>
        <w:rPr>
          <w:del w:id="517" w:author=" Vijay Parmar" w:date="2009-08-22T21:04:00Z"/>
          <w:rFonts w:ascii="Times New Roman" w:hAnsi="Times New Roman"/>
          <w:noProof/>
          <w:sz w:val="24"/>
        </w:rPr>
      </w:pPr>
      <w:del w:id="518" w:author=" Vijay Parmar" w:date="2009-08-22T21:04:00Z">
        <w:r w:rsidRPr="00F228E8">
          <w:rPr>
            <w:noProof/>
            <w:rPrChange w:id="519" w:author=" Vijay Parmar" w:date="2009-08-22T21:04:00Z">
              <w:rPr>
                <w:rStyle w:val="Hyperlink"/>
                <w:rFonts w:ascii="Palatino Linotype" w:hAnsi="Palatino Linotype"/>
                <w:b/>
                <w:noProof/>
                <w:sz w:val="24"/>
              </w:rPr>
            </w:rPrChange>
          </w:rPr>
          <w:delText>Assignments and Associations</w:delText>
        </w:r>
        <w:r w:rsidR="00E92FAF" w:rsidDel="007909F3">
          <w:rPr>
            <w:noProof/>
            <w:webHidden/>
          </w:rPr>
          <w:tab/>
          <w:delText>35</w:delText>
        </w:r>
      </w:del>
    </w:p>
    <w:p w:rsidR="00E92FAF" w:rsidDel="007909F3" w:rsidRDefault="00F228E8">
      <w:pPr>
        <w:pStyle w:val="TOC3"/>
        <w:tabs>
          <w:tab w:val="right" w:leader="dot" w:pos="8918"/>
        </w:tabs>
        <w:rPr>
          <w:del w:id="520" w:author=" Vijay Parmar" w:date="2009-08-22T21:04:00Z"/>
          <w:rFonts w:ascii="Times New Roman" w:hAnsi="Times New Roman"/>
          <w:noProof/>
          <w:sz w:val="24"/>
        </w:rPr>
      </w:pPr>
      <w:del w:id="521" w:author=" Vijay Parmar" w:date="2009-08-22T21:04:00Z">
        <w:r w:rsidRPr="00F228E8">
          <w:rPr>
            <w:noProof/>
            <w:rPrChange w:id="522" w:author=" Vijay Parmar" w:date="2009-08-22T21:04:00Z">
              <w:rPr>
                <w:rStyle w:val="Hyperlink"/>
                <w:rFonts w:ascii="Palatino Linotype" w:hAnsi="Palatino Linotype"/>
                <w:b/>
                <w:noProof/>
                <w:sz w:val="24"/>
              </w:rPr>
            </w:rPrChange>
          </w:rPr>
          <w:delText>Assigning or Deassigning Elements - Individual to Group</w:delText>
        </w:r>
        <w:r w:rsidR="00E92FAF" w:rsidDel="007909F3">
          <w:rPr>
            <w:noProof/>
            <w:webHidden/>
          </w:rPr>
          <w:tab/>
          <w:delText>35</w:delText>
        </w:r>
      </w:del>
    </w:p>
    <w:p w:rsidR="00E92FAF" w:rsidDel="007909F3" w:rsidRDefault="00F228E8">
      <w:pPr>
        <w:pStyle w:val="TOC3"/>
        <w:tabs>
          <w:tab w:val="right" w:leader="dot" w:pos="8918"/>
        </w:tabs>
        <w:rPr>
          <w:del w:id="523" w:author=" Vijay Parmar" w:date="2009-08-22T21:04:00Z"/>
          <w:rFonts w:ascii="Times New Roman" w:hAnsi="Times New Roman"/>
          <w:noProof/>
          <w:sz w:val="24"/>
        </w:rPr>
      </w:pPr>
      <w:del w:id="524" w:author=" Vijay Parmar" w:date="2009-08-22T21:04:00Z">
        <w:r w:rsidRPr="00F228E8">
          <w:rPr>
            <w:noProof/>
            <w:rPrChange w:id="525" w:author=" Vijay Parmar" w:date="2009-08-22T21:04:00Z">
              <w:rPr>
                <w:rStyle w:val="Hyperlink"/>
                <w:rFonts w:ascii="Palatino Linotype" w:hAnsi="Palatino Linotype"/>
                <w:b/>
                <w:noProof/>
                <w:sz w:val="24"/>
              </w:rPr>
            </w:rPrChange>
          </w:rPr>
          <w:delText>Assigning or Deassigning Elements - Group to Individual</w:delText>
        </w:r>
        <w:r w:rsidR="00E92FAF" w:rsidDel="007909F3">
          <w:rPr>
            <w:noProof/>
            <w:webHidden/>
          </w:rPr>
          <w:tab/>
          <w:delText>37</w:delText>
        </w:r>
      </w:del>
    </w:p>
    <w:p w:rsidR="00E92FAF" w:rsidDel="007909F3" w:rsidRDefault="00F228E8">
      <w:pPr>
        <w:pStyle w:val="TOC2"/>
        <w:tabs>
          <w:tab w:val="right" w:leader="dot" w:pos="8918"/>
        </w:tabs>
        <w:rPr>
          <w:del w:id="526" w:author=" Vijay Parmar" w:date="2009-08-22T21:04:00Z"/>
          <w:rFonts w:ascii="Times New Roman" w:hAnsi="Times New Roman"/>
          <w:noProof/>
          <w:sz w:val="24"/>
        </w:rPr>
      </w:pPr>
      <w:del w:id="527" w:author=" Vijay Parmar" w:date="2009-08-22T21:04:00Z">
        <w:r w:rsidRPr="00F228E8">
          <w:rPr>
            <w:noProof/>
            <w:rPrChange w:id="528" w:author=" Vijay Parmar" w:date="2009-08-22T21:04:00Z">
              <w:rPr>
                <w:rStyle w:val="Hyperlink"/>
                <w:rFonts w:ascii="Palatino Linotype" w:hAnsi="Palatino Linotype"/>
                <w:b/>
                <w:noProof/>
                <w:sz w:val="24"/>
              </w:rPr>
            </w:rPrChange>
          </w:rPr>
          <w:delText>Super Admin Mode</w:delText>
        </w:r>
        <w:r w:rsidR="00E92FAF" w:rsidDel="007909F3">
          <w:rPr>
            <w:noProof/>
            <w:webHidden/>
          </w:rPr>
          <w:tab/>
          <w:delText>39</w:delText>
        </w:r>
      </w:del>
    </w:p>
    <w:p w:rsidR="00E92FAF" w:rsidDel="007909F3" w:rsidRDefault="00F228E8">
      <w:pPr>
        <w:pStyle w:val="TOC3"/>
        <w:tabs>
          <w:tab w:val="right" w:leader="dot" w:pos="8918"/>
        </w:tabs>
        <w:rPr>
          <w:del w:id="529" w:author=" Vijay Parmar" w:date="2009-08-22T21:04:00Z"/>
          <w:rFonts w:ascii="Times New Roman" w:hAnsi="Times New Roman"/>
          <w:noProof/>
          <w:sz w:val="24"/>
        </w:rPr>
      </w:pPr>
      <w:del w:id="530" w:author=" Vijay Parmar" w:date="2009-08-22T21:04:00Z">
        <w:r w:rsidRPr="00F228E8">
          <w:rPr>
            <w:noProof/>
            <w:rPrChange w:id="531" w:author=" Vijay Parmar" w:date="2009-08-22T21:04:00Z">
              <w:rPr>
                <w:rStyle w:val="Hyperlink"/>
                <w:rFonts w:ascii="Palatino Linotype" w:hAnsi="Palatino Linotype"/>
                <w:b/>
                <w:noProof/>
                <w:sz w:val="24"/>
              </w:rPr>
            </w:rPrChange>
          </w:rPr>
          <w:delText>Workflow for Super Admin</w:delText>
        </w:r>
        <w:r w:rsidR="00E92FAF" w:rsidDel="007909F3">
          <w:rPr>
            <w:noProof/>
            <w:webHidden/>
          </w:rPr>
          <w:tab/>
          <w:delText>39</w:delText>
        </w:r>
      </w:del>
    </w:p>
    <w:p w:rsidR="00E92FAF" w:rsidDel="007909F3" w:rsidRDefault="00F228E8">
      <w:pPr>
        <w:pStyle w:val="TOC3"/>
        <w:tabs>
          <w:tab w:val="right" w:leader="dot" w:pos="8918"/>
        </w:tabs>
        <w:rPr>
          <w:del w:id="532" w:author=" Vijay Parmar" w:date="2009-08-22T21:04:00Z"/>
          <w:rFonts w:ascii="Times New Roman" w:hAnsi="Times New Roman"/>
          <w:noProof/>
          <w:sz w:val="24"/>
        </w:rPr>
      </w:pPr>
      <w:del w:id="533" w:author=" Vijay Parmar" w:date="2009-08-22T21:04:00Z">
        <w:r w:rsidRPr="00F228E8">
          <w:rPr>
            <w:noProof/>
            <w:rPrChange w:id="534" w:author=" Vijay Parmar" w:date="2009-08-22T21:04:00Z">
              <w:rPr>
                <w:rStyle w:val="Hyperlink"/>
                <w:rFonts w:ascii="Palatino Linotype" w:hAnsi="Palatino Linotype"/>
                <w:b/>
                <w:noProof/>
                <w:sz w:val="24"/>
              </w:rPr>
            </w:rPrChange>
          </w:rPr>
          <w:delText>Application Administration – Super Admin Mode</w:delText>
        </w:r>
        <w:r w:rsidR="00E92FAF" w:rsidDel="007909F3">
          <w:rPr>
            <w:noProof/>
            <w:webHidden/>
          </w:rPr>
          <w:tab/>
          <w:delText>40</w:delText>
        </w:r>
      </w:del>
    </w:p>
    <w:p w:rsidR="00E92FAF" w:rsidDel="007909F3" w:rsidRDefault="00F228E8">
      <w:pPr>
        <w:pStyle w:val="TOC3"/>
        <w:tabs>
          <w:tab w:val="right" w:leader="dot" w:pos="8918"/>
        </w:tabs>
        <w:rPr>
          <w:del w:id="535" w:author=" Vijay Parmar" w:date="2009-08-22T21:04:00Z"/>
          <w:rFonts w:ascii="Times New Roman" w:hAnsi="Times New Roman"/>
          <w:noProof/>
          <w:sz w:val="24"/>
        </w:rPr>
      </w:pPr>
      <w:del w:id="536" w:author=" Vijay Parmar" w:date="2009-08-22T21:04:00Z">
        <w:r w:rsidRPr="00F228E8">
          <w:rPr>
            <w:noProof/>
            <w:rPrChange w:id="537" w:author=" Vijay Parmar" w:date="2009-08-22T21:04:00Z">
              <w:rPr>
                <w:rStyle w:val="Hyperlink"/>
                <w:rFonts w:ascii="Palatino Linotype" w:hAnsi="Palatino Linotype"/>
                <w:b/>
                <w:noProof/>
                <w:sz w:val="24"/>
              </w:rPr>
            </w:rPrChange>
          </w:rPr>
          <w:delText>User Administration– Super Admin Mode</w:delText>
        </w:r>
        <w:r w:rsidR="00E92FAF" w:rsidDel="007909F3">
          <w:rPr>
            <w:noProof/>
            <w:webHidden/>
          </w:rPr>
          <w:tab/>
          <w:delText>42</w:delText>
        </w:r>
      </w:del>
    </w:p>
    <w:p w:rsidR="00E92FAF" w:rsidDel="007909F3" w:rsidRDefault="00F228E8">
      <w:pPr>
        <w:pStyle w:val="TOC3"/>
        <w:tabs>
          <w:tab w:val="right" w:leader="dot" w:pos="8918"/>
        </w:tabs>
        <w:rPr>
          <w:del w:id="538" w:author=" Vijay Parmar" w:date="2009-08-22T21:04:00Z"/>
          <w:rFonts w:ascii="Times New Roman" w:hAnsi="Times New Roman"/>
          <w:noProof/>
          <w:sz w:val="24"/>
        </w:rPr>
      </w:pPr>
      <w:del w:id="539" w:author=" Vijay Parmar" w:date="2009-08-22T21:04:00Z">
        <w:r w:rsidRPr="00F228E8">
          <w:rPr>
            <w:noProof/>
            <w:rPrChange w:id="540" w:author=" Vijay Parmar" w:date="2009-08-22T21:04:00Z">
              <w:rPr>
                <w:rStyle w:val="Hyperlink"/>
                <w:rFonts w:ascii="Palatino Linotype" w:hAnsi="Palatino Linotype"/>
                <w:b/>
                <w:noProof/>
                <w:sz w:val="24"/>
              </w:rPr>
            </w:rPrChange>
          </w:rPr>
          <w:delText>Privileges and Standard Privileges</w:delText>
        </w:r>
        <w:r w:rsidR="00E92FAF" w:rsidDel="007909F3">
          <w:rPr>
            <w:noProof/>
            <w:webHidden/>
          </w:rPr>
          <w:tab/>
          <w:delText>45</w:delText>
        </w:r>
      </w:del>
    </w:p>
    <w:p w:rsidR="00E92FAF" w:rsidDel="007909F3" w:rsidRDefault="00F228E8">
      <w:pPr>
        <w:pStyle w:val="TOC2"/>
        <w:tabs>
          <w:tab w:val="right" w:leader="dot" w:pos="8918"/>
        </w:tabs>
        <w:rPr>
          <w:del w:id="541" w:author=" Vijay Parmar" w:date="2009-08-22T21:04:00Z"/>
          <w:rFonts w:ascii="Times New Roman" w:hAnsi="Times New Roman"/>
          <w:noProof/>
          <w:sz w:val="24"/>
        </w:rPr>
      </w:pPr>
      <w:del w:id="542" w:author=" Vijay Parmar" w:date="2009-08-22T21:04:00Z">
        <w:r w:rsidRPr="00F228E8">
          <w:rPr>
            <w:noProof/>
            <w:rPrChange w:id="543" w:author=" Vijay Parmar" w:date="2009-08-22T21:04:00Z">
              <w:rPr>
                <w:rStyle w:val="Hyperlink"/>
                <w:rFonts w:ascii="Palatino Linotype" w:hAnsi="Palatino Linotype"/>
                <w:b/>
                <w:noProof/>
                <w:sz w:val="24"/>
              </w:rPr>
            </w:rPrChange>
          </w:rPr>
          <w:delText>Admin Mode</w:delText>
        </w:r>
        <w:r w:rsidR="00E92FAF" w:rsidDel="007909F3">
          <w:rPr>
            <w:noProof/>
            <w:webHidden/>
          </w:rPr>
          <w:tab/>
          <w:delText>47</w:delText>
        </w:r>
      </w:del>
    </w:p>
    <w:p w:rsidR="00E92FAF" w:rsidDel="007909F3" w:rsidRDefault="00F228E8">
      <w:pPr>
        <w:pStyle w:val="TOC3"/>
        <w:tabs>
          <w:tab w:val="right" w:leader="dot" w:pos="8918"/>
        </w:tabs>
        <w:rPr>
          <w:del w:id="544" w:author=" Vijay Parmar" w:date="2009-08-22T21:04:00Z"/>
          <w:rFonts w:ascii="Times New Roman" w:hAnsi="Times New Roman"/>
          <w:noProof/>
          <w:sz w:val="24"/>
        </w:rPr>
      </w:pPr>
      <w:del w:id="545" w:author=" Vijay Parmar" w:date="2009-08-22T21:04:00Z">
        <w:r w:rsidRPr="00F228E8">
          <w:rPr>
            <w:noProof/>
            <w:rPrChange w:id="546" w:author=" Vijay Parmar" w:date="2009-08-22T21:04:00Z">
              <w:rPr>
                <w:rStyle w:val="Hyperlink"/>
                <w:rFonts w:ascii="Palatino Linotype" w:hAnsi="Palatino Linotype"/>
                <w:b/>
                <w:noProof/>
                <w:sz w:val="24"/>
              </w:rPr>
            </w:rPrChange>
          </w:rPr>
          <w:delText>Workflow for Admin</w:delText>
        </w:r>
        <w:r w:rsidR="00E92FAF" w:rsidDel="007909F3">
          <w:rPr>
            <w:noProof/>
            <w:webHidden/>
          </w:rPr>
          <w:tab/>
          <w:delText>49</w:delText>
        </w:r>
      </w:del>
    </w:p>
    <w:p w:rsidR="00E92FAF" w:rsidDel="007909F3" w:rsidRDefault="00F228E8">
      <w:pPr>
        <w:pStyle w:val="TOC3"/>
        <w:tabs>
          <w:tab w:val="right" w:leader="dot" w:pos="8918"/>
        </w:tabs>
        <w:rPr>
          <w:del w:id="547" w:author=" Vijay Parmar" w:date="2009-08-22T21:04:00Z"/>
          <w:rFonts w:ascii="Times New Roman" w:hAnsi="Times New Roman"/>
          <w:noProof/>
          <w:sz w:val="24"/>
        </w:rPr>
      </w:pPr>
      <w:del w:id="548" w:author=" Vijay Parmar" w:date="2009-08-22T21:04:00Z">
        <w:r w:rsidRPr="00F228E8">
          <w:rPr>
            <w:noProof/>
            <w:rPrChange w:id="549" w:author=" Vijay Parmar" w:date="2009-08-22T21:04:00Z">
              <w:rPr>
                <w:rStyle w:val="Hyperlink"/>
                <w:rFonts w:ascii="Palatino Linotype" w:hAnsi="Palatino Linotype"/>
                <w:b/>
                <w:noProof/>
                <w:sz w:val="24"/>
              </w:rPr>
            </w:rPrChange>
          </w:rPr>
          <w:delText>User Administration – Admin Mode</w:delText>
        </w:r>
        <w:r w:rsidR="00E92FAF" w:rsidDel="007909F3">
          <w:rPr>
            <w:noProof/>
            <w:webHidden/>
          </w:rPr>
          <w:tab/>
          <w:delText>50</w:delText>
        </w:r>
      </w:del>
    </w:p>
    <w:p w:rsidR="00E92FAF" w:rsidDel="007909F3" w:rsidRDefault="00F228E8">
      <w:pPr>
        <w:pStyle w:val="TOC3"/>
        <w:tabs>
          <w:tab w:val="right" w:leader="dot" w:pos="8918"/>
        </w:tabs>
        <w:rPr>
          <w:del w:id="550" w:author=" Vijay Parmar" w:date="2009-08-22T21:04:00Z"/>
          <w:rFonts w:ascii="Times New Roman" w:hAnsi="Times New Roman"/>
          <w:noProof/>
          <w:sz w:val="24"/>
        </w:rPr>
      </w:pPr>
      <w:del w:id="551" w:author=" Vijay Parmar" w:date="2009-08-22T21:04:00Z">
        <w:r w:rsidRPr="00F228E8">
          <w:rPr>
            <w:noProof/>
            <w:rPrChange w:id="552" w:author=" Vijay Parmar" w:date="2009-08-22T21:04:00Z">
              <w:rPr>
                <w:rStyle w:val="Hyperlink"/>
                <w:rFonts w:ascii="Palatino Linotype" w:hAnsi="Palatino Linotype"/>
                <w:b/>
                <w:noProof/>
                <w:sz w:val="24"/>
              </w:rPr>
            </w:rPrChange>
          </w:rPr>
          <w:delText>Protection Element Administration – Admin Mode</w:delText>
        </w:r>
        <w:r w:rsidR="00E92FAF" w:rsidDel="007909F3">
          <w:rPr>
            <w:noProof/>
            <w:webHidden/>
          </w:rPr>
          <w:tab/>
          <w:delText>52</w:delText>
        </w:r>
      </w:del>
    </w:p>
    <w:p w:rsidR="00E92FAF" w:rsidDel="007909F3" w:rsidRDefault="00F228E8">
      <w:pPr>
        <w:pStyle w:val="TOC3"/>
        <w:tabs>
          <w:tab w:val="right" w:leader="dot" w:pos="8918"/>
        </w:tabs>
        <w:rPr>
          <w:del w:id="553" w:author=" Vijay Parmar" w:date="2009-08-22T21:04:00Z"/>
          <w:rFonts w:ascii="Times New Roman" w:hAnsi="Times New Roman"/>
          <w:noProof/>
          <w:sz w:val="24"/>
        </w:rPr>
      </w:pPr>
      <w:del w:id="554" w:author=" Vijay Parmar" w:date="2009-08-22T21:04:00Z">
        <w:r w:rsidRPr="00F228E8">
          <w:rPr>
            <w:noProof/>
            <w:rPrChange w:id="555" w:author=" Vijay Parmar" w:date="2009-08-22T21:04:00Z">
              <w:rPr>
                <w:rStyle w:val="Hyperlink"/>
                <w:rFonts w:ascii="Palatino Linotype" w:hAnsi="Palatino Linotype"/>
                <w:b/>
                <w:noProof/>
                <w:sz w:val="24"/>
              </w:rPr>
            </w:rPrChange>
          </w:rPr>
          <w:delText>Privilege Administration – Admin Mode</w:delText>
        </w:r>
        <w:r w:rsidR="00E92FAF" w:rsidDel="007909F3">
          <w:rPr>
            <w:noProof/>
            <w:webHidden/>
          </w:rPr>
          <w:tab/>
          <w:delText>54</w:delText>
        </w:r>
      </w:del>
    </w:p>
    <w:p w:rsidR="00E92FAF" w:rsidDel="007909F3" w:rsidRDefault="00F228E8">
      <w:pPr>
        <w:pStyle w:val="TOC3"/>
        <w:tabs>
          <w:tab w:val="right" w:leader="dot" w:pos="8918"/>
        </w:tabs>
        <w:rPr>
          <w:del w:id="556" w:author=" Vijay Parmar" w:date="2009-08-22T21:04:00Z"/>
          <w:rFonts w:ascii="Times New Roman" w:hAnsi="Times New Roman"/>
          <w:noProof/>
          <w:sz w:val="24"/>
        </w:rPr>
      </w:pPr>
      <w:del w:id="557" w:author=" Vijay Parmar" w:date="2009-08-22T21:04:00Z">
        <w:r w:rsidRPr="00F228E8">
          <w:rPr>
            <w:noProof/>
            <w:rPrChange w:id="558" w:author=" Vijay Parmar" w:date="2009-08-22T21:04:00Z">
              <w:rPr>
                <w:rStyle w:val="Hyperlink"/>
                <w:rFonts w:ascii="Palatino Linotype" w:hAnsi="Palatino Linotype"/>
                <w:b/>
                <w:noProof/>
                <w:sz w:val="24"/>
              </w:rPr>
            </w:rPrChange>
          </w:rPr>
          <w:delText>Protection Group Administration – Admin Mode</w:delText>
        </w:r>
        <w:r w:rsidR="00E92FAF" w:rsidDel="007909F3">
          <w:rPr>
            <w:noProof/>
            <w:webHidden/>
          </w:rPr>
          <w:tab/>
          <w:delText>55</w:delText>
        </w:r>
      </w:del>
    </w:p>
    <w:p w:rsidR="00E92FAF" w:rsidDel="007909F3" w:rsidRDefault="00F228E8">
      <w:pPr>
        <w:pStyle w:val="TOC3"/>
        <w:tabs>
          <w:tab w:val="right" w:leader="dot" w:pos="8918"/>
        </w:tabs>
        <w:rPr>
          <w:del w:id="559" w:author=" Vijay Parmar" w:date="2009-08-22T21:04:00Z"/>
          <w:rFonts w:ascii="Times New Roman" w:hAnsi="Times New Roman"/>
          <w:noProof/>
          <w:sz w:val="24"/>
        </w:rPr>
      </w:pPr>
      <w:del w:id="560" w:author=" Vijay Parmar" w:date="2009-08-22T21:04:00Z">
        <w:r w:rsidRPr="00F228E8">
          <w:rPr>
            <w:noProof/>
            <w:rPrChange w:id="561" w:author=" Vijay Parmar" w:date="2009-08-22T21:04:00Z">
              <w:rPr>
                <w:rStyle w:val="Hyperlink"/>
                <w:rFonts w:ascii="Palatino Linotype" w:hAnsi="Palatino Linotype"/>
                <w:b/>
                <w:noProof/>
                <w:sz w:val="24"/>
              </w:rPr>
            </w:rPrChange>
          </w:rPr>
          <w:delText>Role Administration – Admin Mode</w:delText>
        </w:r>
        <w:r w:rsidR="00E92FAF" w:rsidDel="007909F3">
          <w:rPr>
            <w:noProof/>
            <w:webHidden/>
          </w:rPr>
          <w:tab/>
          <w:delText>57</w:delText>
        </w:r>
      </w:del>
    </w:p>
    <w:p w:rsidR="00E92FAF" w:rsidDel="007909F3" w:rsidRDefault="00F228E8">
      <w:pPr>
        <w:pStyle w:val="TOC3"/>
        <w:tabs>
          <w:tab w:val="right" w:leader="dot" w:pos="8918"/>
        </w:tabs>
        <w:rPr>
          <w:del w:id="562" w:author=" Vijay Parmar" w:date="2009-08-22T21:04:00Z"/>
          <w:rFonts w:ascii="Times New Roman" w:hAnsi="Times New Roman"/>
          <w:noProof/>
          <w:sz w:val="24"/>
        </w:rPr>
      </w:pPr>
      <w:del w:id="563" w:author=" Vijay Parmar" w:date="2009-08-22T21:04:00Z">
        <w:r w:rsidRPr="00F228E8">
          <w:rPr>
            <w:noProof/>
            <w:rPrChange w:id="564" w:author=" Vijay Parmar" w:date="2009-08-22T21:04:00Z">
              <w:rPr>
                <w:rStyle w:val="Hyperlink"/>
                <w:rFonts w:ascii="Palatino Linotype" w:hAnsi="Palatino Linotype"/>
                <w:b/>
                <w:noProof/>
                <w:sz w:val="24"/>
              </w:rPr>
            </w:rPrChange>
          </w:rPr>
          <w:delText>Group Administration – Admin Mode</w:delText>
        </w:r>
        <w:r w:rsidR="00E92FAF" w:rsidDel="007909F3">
          <w:rPr>
            <w:noProof/>
            <w:webHidden/>
          </w:rPr>
          <w:tab/>
          <w:delText>59</w:delText>
        </w:r>
      </w:del>
    </w:p>
    <w:p w:rsidR="00E92FAF" w:rsidDel="007909F3" w:rsidRDefault="00F228E8">
      <w:pPr>
        <w:pStyle w:val="TOC3"/>
        <w:tabs>
          <w:tab w:val="right" w:leader="dot" w:pos="8918"/>
        </w:tabs>
        <w:rPr>
          <w:del w:id="565" w:author=" Vijay Parmar" w:date="2009-08-22T21:04:00Z"/>
          <w:rFonts w:ascii="Times New Roman" w:hAnsi="Times New Roman"/>
          <w:noProof/>
          <w:sz w:val="24"/>
        </w:rPr>
      </w:pPr>
      <w:del w:id="566" w:author=" Vijay Parmar" w:date="2009-08-22T21:04:00Z">
        <w:r w:rsidRPr="00F228E8">
          <w:rPr>
            <w:noProof/>
            <w:rPrChange w:id="567" w:author=" Vijay Parmar" w:date="2009-08-22T21:04:00Z">
              <w:rPr>
                <w:rStyle w:val="Hyperlink"/>
                <w:rFonts w:ascii="Palatino Linotype" w:hAnsi="Palatino Linotype"/>
                <w:b/>
                <w:noProof/>
                <w:sz w:val="24"/>
              </w:rPr>
            </w:rPrChange>
          </w:rPr>
          <w:delText>Instance Level Security Administration – Admin Mode</w:delText>
        </w:r>
        <w:r w:rsidR="00E92FAF" w:rsidDel="007909F3">
          <w:rPr>
            <w:noProof/>
            <w:webHidden/>
          </w:rPr>
          <w:tab/>
          <w:delText>62</w:delText>
        </w:r>
      </w:del>
    </w:p>
    <w:p w:rsidR="00E92FAF" w:rsidDel="007909F3" w:rsidRDefault="00F228E8">
      <w:pPr>
        <w:pStyle w:val="TOC2"/>
        <w:tabs>
          <w:tab w:val="right" w:leader="dot" w:pos="8918"/>
        </w:tabs>
        <w:rPr>
          <w:del w:id="568" w:author=" Vijay Parmar" w:date="2009-08-22T21:04:00Z"/>
          <w:rFonts w:ascii="Times New Roman" w:hAnsi="Times New Roman"/>
          <w:noProof/>
          <w:sz w:val="24"/>
        </w:rPr>
      </w:pPr>
      <w:del w:id="569" w:author=" Vijay Parmar" w:date="2009-08-22T21:04:00Z">
        <w:r w:rsidRPr="00F228E8">
          <w:rPr>
            <w:noProof/>
            <w:rPrChange w:id="570" w:author=" Vijay Parmar" w:date="2009-08-22T21:04:00Z">
              <w:rPr>
                <w:rStyle w:val="Hyperlink"/>
                <w:rFonts w:ascii="Palatino Linotype" w:hAnsi="Palatino Linotype"/>
                <w:b/>
                <w:noProof/>
                <w:sz w:val="24"/>
              </w:rPr>
            </w:rPrChange>
          </w:rPr>
          <w:delText>UPT Installation and Deployment</w:delText>
        </w:r>
        <w:r w:rsidR="00E92FAF" w:rsidDel="007909F3">
          <w:rPr>
            <w:noProof/>
            <w:webHidden/>
          </w:rPr>
          <w:tab/>
          <w:delText>66</w:delText>
        </w:r>
      </w:del>
    </w:p>
    <w:p w:rsidR="00E92FAF" w:rsidDel="007909F3" w:rsidRDefault="00F228E8">
      <w:pPr>
        <w:pStyle w:val="TOC3"/>
        <w:tabs>
          <w:tab w:val="right" w:leader="dot" w:pos="8918"/>
        </w:tabs>
        <w:rPr>
          <w:del w:id="571" w:author=" Vijay Parmar" w:date="2009-08-22T21:04:00Z"/>
          <w:rFonts w:ascii="Times New Roman" w:hAnsi="Times New Roman"/>
          <w:noProof/>
          <w:sz w:val="24"/>
        </w:rPr>
      </w:pPr>
      <w:del w:id="572" w:author=" Vijay Parmar" w:date="2009-08-22T21:04:00Z">
        <w:r w:rsidRPr="00F228E8">
          <w:rPr>
            <w:noProof/>
            <w:rPrChange w:id="573" w:author=" Vijay Parmar" w:date="2009-08-22T21:04:00Z">
              <w:rPr>
                <w:rStyle w:val="Hyperlink"/>
                <w:rFonts w:ascii="Palatino Linotype" w:hAnsi="Palatino Linotype"/>
                <w:b/>
                <w:noProof/>
                <w:sz w:val="24"/>
              </w:rPr>
            </w:rPrChange>
          </w:rPr>
          <w:delText>UPT Release Contents</w:delText>
        </w:r>
        <w:r w:rsidR="00E92FAF" w:rsidDel="007909F3">
          <w:rPr>
            <w:noProof/>
            <w:webHidden/>
          </w:rPr>
          <w:tab/>
          <w:delText>66</w:delText>
        </w:r>
      </w:del>
    </w:p>
    <w:p w:rsidR="00E92FAF" w:rsidDel="007909F3" w:rsidRDefault="00F228E8">
      <w:pPr>
        <w:pStyle w:val="TOC3"/>
        <w:tabs>
          <w:tab w:val="right" w:leader="dot" w:pos="8918"/>
        </w:tabs>
        <w:rPr>
          <w:del w:id="574" w:author=" Vijay Parmar" w:date="2009-08-22T21:04:00Z"/>
          <w:rFonts w:ascii="Times New Roman" w:hAnsi="Times New Roman"/>
          <w:noProof/>
          <w:sz w:val="24"/>
        </w:rPr>
      </w:pPr>
      <w:del w:id="575" w:author=" Vijay Parmar" w:date="2009-08-22T21:04:00Z">
        <w:r w:rsidRPr="00F228E8">
          <w:rPr>
            <w:noProof/>
            <w:rPrChange w:id="576" w:author=" Vijay Parmar" w:date="2009-08-22T21:04:00Z">
              <w:rPr>
                <w:rStyle w:val="Hyperlink"/>
                <w:rFonts w:ascii="Palatino Linotype" w:hAnsi="Palatino Linotype"/>
                <w:b/>
                <w:noProof/>
                <w:sz w:val="24"/>
              </w:rPr>
            </w:rPrChange>
          </w:rPr>
          <w:delText>Installation Modes</w:delText>
        </w:r>
        <w:r w:rsidR="00E92FAF" w:rsidDel="007909F3">
          <w:rPr>
            <w:noProof/>
            <w:webHidden/>
          </w:rPr>
          <w:tab/>
          <w:delText>66</w:delText>
        </w:r>
      </w:del>
    </w:p>
    <w:p w:rsidR="00E92FAF" w:rsidDel="007909F3" w:rsidRDefault="00F228E8">
      <w:pPr>
        <w:pStyle w:val="TOC3"/>
        <w:tabs>
          <w:tab w:val="right" w:leader="dot" w:pos="8918"/>
        </w:tabs>
        <w:rPr>
          <w:del w:id="577" w:author=" Vijay Parmar" w:date="2009-08-22T21:04:00Z"/>
          <w:rFonts w:ascii="Times New Roman" w:hAnsi="Times New Roman"/>
          <w:noProof/>
          <w:sz w:val="24"/>
        </w:rPr>
      </w:pPr>
      <w:del w:id="578" w:author=" Vijay Parmar" w:date="2009-08-22T21:04:00Z">
        <w:r w:rsidRPr="00F228E8">
          <w:rPr>
            <w:noProof/>
            <w:rPrChange w:id="579" w:author=" Vijay Parmar" w:date="2009-08-22T21:04:00Z">
              <w:rPr>
                <w:rStyle w:val="Hyperlink"/>
                <w:rFonts w:ascii="Palatino Linotype" w:hAnsi="Palatino Linotype"/>
                <w:b/>
                <w:noProof/>
                <w:sz w:val="24"/>
              </w:rPr>
            </w:rPrChange>
          </w:rPr>
          <w:delText>UPT Deployment Checklist</w:delText>
        </w:r>
        <w:r w:rsidR="00E92FAF" w:rsidDel="007909F3">
          <w:rPr>
            <w:noProof/>
            <w:webHidden/>
          </w:rPr>
          <w:tab/>
          <w:delText>69</w:delText>
        </w:r>
      </w:del>
    </w:p>
    <w:p w:rsidR="00E92FAF" w:rsidDel="007909F3" w:rsidRDefault="00F228E8">
      <w:pPr>
        <w:pStyle w:val="TOC3"/>
        <w:tabs>
          <w:tab w:val="right" w:leader="dot" w:pos="8918"/>
        </w:tabs>
        <w:rPr>
          <w:del w:id="580" w:author=" Vijay Parmar" w:date="2009-08-22T21:04:00Z"/>
          <w:rFonts w:ascii="Times New Roman" w:hAnsi="Times New Roman"/>
          <w:noProof/>
          <w:sz w:val="24"/>
        </w:rPr>
      </w:pPr>
      <w:del w:id="581" w:author=" Vijay Parmar" w:date="2009-08-22T21:04:00Z">
        <w:r w:rsidRPr="00F228E8">
          <w:rPr>
            <w:noProof/>
            <w:rPrChange w:id="582" w:author=" Vijay Parmar" w:date="2009-08-22T21:04:00Z">
              <w:rPr>
                <w:rStyle w:val="Hyperlink"/>
                <w:rFonts w:ascii="Palatino Linotype" w:hAnsi="Palatino Linotype"/>
                <w:b/>
                <w:noProof/>
                <w:sz w:val="24"/>
              </w:rPr>
            </w:rPrChange>
          </w:rPr>
          <w:delText>UPT Deployment Steps</w:delText>
        </w:r>
        <w:r w:rsidR="00E92FAF" w:rsidDel="007909F3">
          <w:rPr>
            <w:noProof/>
            <w:webHidden/>
          </w:rPr>
          <w:tab/>
          <w:delText>70</w:delText>
        </w:r>
      </w:del>
    </w:p>
    <w:p w:rsidR="00E92FAF" w:rsidDel="007909F3" w:rsidRDefault="00F228E8">
      <w:pPr>
        <w:pStyle w:val="TOC1"/>
        <w:tabs>
          <w:tab w:val="left" w:pos="1320"/>
          <w:tab w:val="right" w:leader="dot" w:pos="8918"/>
        </w:tabs>
        <w:rPr>
          <w:del w:id="583" w:author=" Vijay Parmar" w:date="2009-08-22T21:04:00Z"/>
          <w:rFonts w:ascii="Times New Roman" w:hAnsi="Times New Roman"/>
          <w:b w:val="0"/>
          <w:noProof/>
        </w:rPr>
      </w:pPr>
      <w:del w:id="584" w:author=" Vijay Parmar" w:date="2009-08-22T21:04:00Z">
        <w:r w:rsidRPr="00F228E8">
          <w:rPr>
            <w:noProof/>
            <w:rPrChange w:id="585" w:author=" Vijay Parmar" w:date="2009-08-22T21:04:00Z">
              <w:rPr>
                <w:rStyle w:val="Hyperlink"/>
                <w:noProof/>
              </w:rPr>
            </w:rPrChange>
          </w:rPr>
          <w:delText>Chapter 4</w:delText>
        </w:r>
        <w:r w:rsidR="00E92FAF" w:rsidDel="007909F3">
          <w:rPr>
            <w:rFonts w:ascii="Times New Roman" w:hAnsi="Times New Roman"/>
            <w:b w:val="0"/>
            <w:noProof/>
          </w:rPr>
          <w:tab/>
        </w:r>
        <w:r w:rsidRPr="00F228E8">
          <w:rPr>
            <w:noProof/>
            <w:rPrChange w:id="586" w:author=" Vijay Parmar" w:date="2009-08-22T21:04:00Z">
              <w:rPr>
                <w:rStyle w:val="Hyperlink"/>
                <w:noProof/>
              </w:rPr>
            </w:rPrChange>
          </w:rPr>
          <w:delText>CSM Security Web Services</w:delText>
        </w:r>
        <w:r w:rsidR="00E92FAF" w:rsidDel="007909F3">
          <w:rPr>
            <w:noProof/>
            <w:webHidden/>
          </w:rPr>
          <w:tab/>
          <w:delText>73</w:delText>
        </w:r>
      </w:del>
    </w:p>
    <w:p w:rsidR="00E92FAF" w:rsidDel="007909F3" w:rsidRDefault="00F228E8">
      <w:pPr>
        <w:pStyle w:val="TOC2"/>
        <w:tabs>
          <w:tab w:val="right" w:leader="dot" w:pos="8918"/>
        </w:tabs>
        <w:rPr>
          <w:del w:id="587" w:author=" Vijay Parmar" w:date="2009-08-22T21:04:00Z"/>
          <w:rFonts w:ascii="Times New Roman" w:hAnsi="Times New Roman"/>
          <w:noProof/>
          <w:sz w:val="24"/>
        </w:rPr>
      </w:pPr>
      <w:del w:id="588" w:author=" Vijay Parmar" w:date="2009-08-22T21:04:00Z">
        <w:r w:rsidRPr="00F228E8">
          <w:rPr>
            <w:noProof/>
            <w:rPrChange w:id="589" w:author=" Vijay Parmar" w:date="2009-08-22T21:04:00Z">
              <w:rPr>
                <w:rStyle w:val="Hyperlink"/>
                <w:rFonts w:ascii="Palatino Linotype" w:hAnsi="Palatino Linotype"/>
                <w:b/>
                <w:noProof/>
                <w:sz w:val="24"/>
              </w:rPr>
            </w:rPrChange>
          </w:rPr>
          <w:delText>Security Web Service WSDL</w:delText>
        </w:r>
        <w:r w:rsidR="00E92FAF" w:rsidDel="007909F3">
          <w:rPr>
            <w:noProof/>
            <w:webHidden/>
          </w:rPr>
          <w:tab/>
          <w:delText>73</w:delText>
        </w:r>
      </w:del>
    </w:p>
    <w:p w:rsidR="00E92FAF" w:rsidDel="007909F3" w:rsidRDefault="00F228E8">
      <w:pPr>
        <w:pStyle w:val="TOC2"/>
        <w:tabs>
          <w:tab w:val="right" w:leader="dot" w:pos="8918"/>
        </w:tabs>
        <w:rPr>
          <w:del w:id="590" w:author=" Vijay Parmar" w:date="2009-08-22T21:04:00Z"/>
          <w:rFonts w:ascii="Times New Roman" w:hAnsi="Times New Roman"/>
          <w:noProof/>
          <w:sz w:val="24"/>
        </w:rPr>
      </w:pPr>
      <w:del w:id="591" w:author=" Vijay Parmar" w:date="2009-08-22T21:04:00Z">
        <w:r w:rsidRPr="00F228E8">
          <w:rPr>
            <w:noProof/>
            <w:rPrChange w:id="592" w:author=" Vijay Parmar" w:date="2009-08-22T21:04:00Z">
              <w:rPr>
                <w:rStyle w:val="Hyperlink"/>
                <w:rFonts w:ascii="Palatino Linotype" w:hAnsi="Palatino Linotype"/>
                <w:b/>
                <w:noProof/>
                <w:sz w:val="24"/>
              </w:rPr>
            </w:rPrChange>
          </w:rPr>
          <w:delText>Security Web Service Operations</w:delText>
        </w:r>
        <w:r w:rsidR="00E92FAF" w:rsidDel="007909F3">
          <w:rPr>
            <w:noProof/>
            <w:webHidden/>
          </w:rPr>
          <w:tab/>
          <w:delText>73</w:delText>
        </w:r>
      </w:del>
    </w:p>
    <w:p w:rsidR="00E92FAF" w:rsidDel="007909F3" w:rsidRDefault="00F228E8">
      <w:pPr>
        <w:pStyle w:val="TOC3"/>
        <w:tabs>
          <w:tab w:val="right" w:leader="dot" w:pos="8918"/>
        </w:tabs>
        <w:rPr>
          <w:del w:id="593" w:author=" Vijay Parmar" w:date="2009-08-22T21:04:00Z"/>
          <w:rFonts w:ascii="Times New Roman" w:hAnsi="Times New Roman"/>
          <w:noProof/>
          <w:sz w:val="24"/>
        </w:rPr>
      </w:pPr>
      <w:del w:id="594" w:author=" Vijay Parmar" w:date="2009-08-22T21:04:00Z">
        <w:r w:rsidRPr="00F228E8">
          <w:rPr>
            <w:noProof/>
            <w:rPrChange w:id="595" w:author=" Vijay Parmar" w:date="2009-08-22T21:04:00Z">
              <w:rPr>
                <w:rStyle w:val="Hyperlink"/>
                <w:rFonts w:ascii="Palatino Linotype" w:hAnsi="Palatino Linotype"/>
                <w:b/>
                <w:noProof/>
                <w:sz w:val="24"/>
              </w:rPr>
            </w:rPrChange>
          </w:rPr>
          <w:delText>Login Operation</w:delText>
        </w:r>
        <w:r w:rsidR="00E92FAF" w:rsidDel="007909F3">
          <w:rPr>
            <w:noProof/>
            <w:webHidden/>
          </w:rPr>
          <w:tab/>
          <w:delText>73</w:delText>
        </w:r>
      </w:del>
    </w:p>
    <w:p w:rsidR="00E92FAF" w:rsidDel="007909F3" w:rsidRDefault="00F228E8">
      <w:pPr>
        <w:pStyle w:val="TOC3"/>
        <w:tabs>
          <w:tab w:val="right" w:leader="dot" w:pos="8918"/>
        </w:tabs>
        <w:rPr>
          <w:del w:id="596" w:author=" Vijay Parmar" w:date="2009-08-22T21:04:00Z"/>
          <w:rFonts w:ascii="Times New Roman" w:hAnsi="Times New Roman"/>
          <w:noProof/>
          <w:sz w:val="24"/>
        </w:rPr>
      </w:pPr>
      <w:del w:id="597" w:author=" Vijay Parmar" w:date="2009-08-22T21:04:00Z">
        <w:r w:rsidRPr="00F228E8">
          <w:rPr>
            <w:noProof/>
            <w:rPrChange w:id="598" w:author=" Vijay Parmar" w:date="2009-08-22T21:04:00Z">
              <w:rPr>
                <w:rStyle w:val="Hyperlink"/>
                <w:rFonts w:ascii="Palatino Linotype" w:hAnsi="Palatino Linotype"/>
                <w:b/>
                <w:noProof/>
                <w:sz w:val="24"/>
              </w:rPr>
            </w:rPrChange>
          </w:rPr>
          <w:delText>CheckPermission Operation</w:delText>
        </w:r>
        <w:r w:rsidR="00E92FAF" w:rsidDel="007909F3">
          <w:rPr>
            <w:noProof/>
            <w:webHidden/>
          </w:rPr>
          <w:tab/>
          <w:delText>74</w:delText>
        </w:r>
      </w:del>
    </w:p>
    <w:p w:rsidR="00E92FAF" w:rsidDel="007909F3" w:rsidRDefault="00F228E8">
      <w:pPr>
        <w:pStyle w:val="TOC2"/>
        <w:tabs>
          <w:tab w:val="right" w:leader="dot" w:pos="8918"/>
        </w:tabs>
        <w:rPr>
          <w:del w:id="599" w:author=" Vijay Parmar" w:date="2009-08-22T21:04:00Z"/>
          <w:rFonts w:ascii="Times New Roman" w:hAnsi="Times New Roman"/>
          <w:noProof/>
          <w:sz w:val="24"/>
        </w:rPr>
      </w:pPr>
      <w:del w:id="600" w:author=" Vijay Parmar" w:date="2009-08-22T21:04:00Z">
        <w:r w:rsidRPr="00F228E8">
          <w:rPr>
            <w:noProof/>
            <w:rPrChange w:id="601" w:author=" Vijay Parmar" w:date="2009-08-22T21:04:00Z">
              <w:rPr>
                <w:rStyle w:val="Hyperlink"/>
                <w:rFonts w:ascii="Palatino Linotype" w:hAnsi="Palatino Linotype"/>
                <w:b/>
                <w:noProof/>
                <w:sz w:val="24"/>
              </w:rPr>
            </w:rPrChange>
          </w:rPr>
          <w:delText>Workflow for CSM Security Web Service</w:delText>
        </w:r>
        <w:r w:rsidR="00E92FAF" w:rsidDel="007909F3">
          <w:rPr>
            <w:noProof/>
            <w:webHidden/>
          </w:rPr>
          <w:tab/>
          <w:delText>75</w:delText>
        </w:r>
      </w:del>
    </w:p>
    <w:p w:rsidR="00E92FAF" w:rsidDel="007909F3" w:rsidRDefault="00F228E8">
      <w:pPr>
        <w:pStyle w:val="TOC2"/>
        <w:tabs>
          <w:tab w:val="right" w:leader="dot" w:pos="8918"/>
        </w:tabs>
        <w:rPr>
          <w:del w:id="602" w:author=" Vijay Parmar" w:date="2009-08-22T21:04:00Z"/>
          <w:rFonts w:ascii="Times New Roman" w:hAnsi="Times New Roman"/>
          <w:noProof/>
          <w:sz w:val="24"/>
        </w:rPr>
      </w:pPr>
      <w:del w:id="603" w:author=" Vijay Parmar" w:date="2009-08-22T21:04:00Z">
        <w:r w:rsidRPr="00F228E8">
          <w:rPr>
            <w:noProof/>
            <w:rPrChange w:id="604" w:author=" Vijay Parmar" w:date="2009-08-22T21:04:00Z">
              <w:rPr>
                <w:rStyle w:val="Hyperlink"/>
                <w:rFonts w:ascii="Palatino Linotype" w:hAnsi="Palatino Linotype"/>
                <w:b/>
                <w:noProof/>
                <w:sz w:val="24"/>
              </w:rPr>
            </w:rPrChange>
          </w:rPr>
          <w:delText>Installation of CSM Security Web Service</w:delText>
        </w:r>
        <w:r w:rsidR="00E92FAF" w:rsidDel="007909F3">
          <w:rPr>
            <w:noProof/>
            <w:webHidden/>
          </w:rPr>
          <w:tab/>
          <w:delText>75</w:delText>
        </w:r>
      </w:del>
    </w:p>
    <w:p w:rsidR="00E92FAF" w:rsidDel="007909F3" w:rsidRDefault="00F228E8">
      <w:pPr>
        <w:pStyle w:val="TOC3"/>
        <w:tabs>
          <w:tab w:val="right" w:leader="dot" w:pos="8918"/>
        </w:tabs>
        <w:rPr>
          <w:del w:id="605" w:author=" Vijay Parmar" w:date="2009-08-22T21:04:00Z"/>
          <w:rFonts w:ascii="Times New Roman" w:hAnsi="Times New Roman"/>
          <w:noProof/>
          <w:sz w:val="24"/>
        </w:rPr>
      </w:pPr>
      <w:del w:id="606" w:author=" Vijay Parmar" w:date="2009-08-22T21:04:00Z">
        <w:r w:rsidRPr="00F228E8">
          <w:rPr>
            <w:noProof/>
            <w:rPrChange w:id="607" w:author=" Vijay Parmar" w:date="2009-08-22T21:04:00Z">
              <w:rPr>
                <w:rStyle w:val="Hyperlink"/>
                <w:rFonts w:ascii="Palatino Linotype" w:hAnsi="Palatino Linotype"/>
                <w:b/>
                <w:noProof/>
                <w:sz w:val="24"/>
              </w:rPr>
            </w:rPrChange>
          </w:rPr>
          <w:delText>Create and Prime Database</w:delText>
        </w:r>
        <w:r w:rsidR="00E92FAF" w:rsidDel="007909F3">
          <w:rPr>
            <w:noProof/>
            <w:webHidden/>
          </w:rPr>
          <w:tab/>
          <w:delText>75</w:delText>
        </w:r>
      </w:del>
    </w:p>
    <w:p w:rsidR="00E92FAF" w:rsidDel="007909F3" w:rsidRDefault="00F228E8">
      <w:pPr>
        <w:pStyle w:val="TOC3"/>
        <w:tabs>
          <w:tab w:val="right" w:leader="dot" w:pos="8918"/>
        </w:tabs>
        <w:rPr>
          <w:del w:id="608" w:author=" Vijay Parmar" w:date="2009-08-22T21:04:00Z"/>
          <w:rFonts w:ascii="Times New Roman" w:hAnsi="Times New Roman"/>
          <w:noProof/>
          <w:sz w:val="24"/>
        </w:rPr>
      </w:pPr>
      <w:del w:id="609" w:author=" Vijay Parmar" w:date="2009-08-22T21:04:00Z">
        <w:r w:rsidRPr="00F228E8">
          <w:rPr>
            <w:noProof/>
            <w:rPrChange w:id="610" w:author=" Vijay Parmar" w:date="2009-08-22T21:04:00Z">
              <w:rPr>
                <w:rStyle w:val="Hyperlink"/>
                <w:rFonts w:ascii="Palatino Linotype" w:hAnsi="Palatino Linotype"/>
                <w:b/>
                <w:noProof/>
                <w:sz w:val="24"/>
              </w:rPr>
            </w:rPrChange>
          </w:rPr>
          <w:delText>Configure Datasource</w:delText>
        </w:r>
        <w:r w:rsidR="00E92FAF" w:rsidDel="007909F3">
          <w:rPr>
            <w:noProof/>
            <w:webHidden/>
          </w:rPr>
          <w:tab/>
          <w:delText>76</w:delText>
        </w:r>
      </w:del>
    </w:p>
    <w:p w:rsidR="00E92FAF" w:rsidDel="007909F3" w:rsidRDefault="00F228E8">
      <w:pPr>
        <w:pStyle w:val="TOC3"/>
        <w:tabs>
          <w:tab w:val="right" w:leader="dot" w:pos="8918"/>
        </w:tabs>
        <w:rPr>
          <w:del w:id="611" w:author=" Vijay Parmar" w:date="2009-08-22T21:04:00Z"/>
          <w:rFonts w:ascii="Times New Roman" w:hAnsi="Times New Roman"/>
          <w:noProof/>
          <w:sz w:val="24"/>
        </w:rPr>
      </w:pPr>
      <w:del w:id="612" w:author=" Vijay Parmar" w:date="2009-08-22T21:04:00Z">
        <w:r w:rsidRPr="00F228E8">
          <w:rPr>
            <w:noProof/>
            <w:rPrChange w:id="613" w:author=" Vijay Parmar" w:date="2009-08-22T21:04:00Z">
              <w:rPr>
                <w:rStyle w:val="Hyperlink"/>
                <w:rFonts w:ascii="Palatino Linotype" w:hAnsi="Palatino Linotype"/>
                <w:b/>
                <w:noProof/>
                <w:sz w:val="24"/>
              </w:rPr>
            </w:rPrChange>
          </w:rPr>
          <w:delText>Configure JBoss JAAS Login Parameters</w:delText>
        </w:r>
        <w:r w:rsidR="00E92FAF" w:rsidDel="007909F3">
          <w:rPr>
            <w:noProof/>
            <w:webHidden/>
          </w:rPr>
          <w:tab/>
          <w:delText>77</w:delText>
        </w:r>
      </w:del>
    </w:p>
    <w:p w:rsidR="00E92FAF" w:rsidDel="007909F3" w:rsidRDefault="00F228E8">
      <w:pPr>
        <w:pStyle w:val="TOC3"/>
        <w:tabs>
          <w:tab w:val="right" w:leader="dot" w:pos="8918"/>
        </w:tabs>
        <w:rPr>
          <w:del w:id="614" w:author=" Vijay Parmar" w:date="2009-08-22T21:04:00Z"/>
          <w:rFonts w:ascii="Times New Roman" w:hAnsi="Times New Roman"/>
          <w:noProof/>
          <w:sz w:val="24"/>
        </w:rPr>
      </w:pPr>
      <w:del w:id="615" w:author=" Vijay Parmar" w:date="2009-08-22T21:04:00Z">
        <w:r w:rsidRPr="00F228E8">
          <w:rPr>
            <w:noProof/>
            <w:rPrChange w:id="616" w:author=" Vijay Parmar" w:date="2009-08-22T21:04:00Z">
              <w:rPr>
                <w:rStyle w:val="Hyperlink"/>
                <w:rFonts w:ascii="Palatino Linotype" w:hAnsi="Palatino Linotype"/>
                <w:b/>
                <w:noProof/>
                <w:sz w:val="24"/>
              </w:rPr>
            </w:rPrChange>
          </w:rPr>
          <w:delText>Deploy the Security WS .war File</w:delText>
        </w:r>
        <w:r w:rsidR="00E92FAF" w:rsidDel="007909F3">
          <w:rPr>
            <w:noProof/>
            <w:webHidden/>
          </w:rPr>
          <w:tab/>
          <w:delText>78</w:delText>
        </w:r>
      </w:del>
    </w:p>
    <w:p w:rsidR="00E92FAF" w:rsidDel="007909F3" w:rsidRDefault="00F228E8">
      <w:pPr>
        <w:pStyle w:val="TOC1"/>
        <w:tabs>
          <w:tab w:val="left" w:pos="1320"/>
          <w:tab w:val="right" w:leader="dot" w:pos="8918"/>
        </w:tabs>
        <w:rPr>
          <w:del w:id="617" w:author=" Vijay Parmar" w:date="2009-08-22T21:04:00Z"/>
          <w:rFonts w:ascii="Times New Roman" w:hAnsi="Times New Roman"/>
          <w:b w:val="0"/>
          <w:noProof/>
        </w:rPr>
      </w:pPr>
      <w:del w:id="618" w:author=" Vijay Parmar" w:date="2009-08-22T21:04:00Z">
        <w:r w:rsidRPr="00F228E8">
          <w:rPr>
            <w:noProof/>
            <w:rPrChange w:id="619" w:author=" Vijay Parmar" w:date="2009-08-22T21:04:00Z">
              <w:rPr>
                <w:rStyle w:val="Hyperlink"/>
                <w:noProof/>
              </w:rPr>
            </w:rPrChange>
          </w:rPr>
          <w:delText>Chapter 5</w:delText>
        </w:r>
        <w:r w:rsidR="00E92FAF" w:rsidDel="007909F3">
          <w:rPr>
            <w:rFonts w:ascii="Times New Roman" w:hAnsi="Times New Roman"/>
            <w:b w:val="0"/>
            <w:noProof/>
          </w:rPr>
          <w:tab/>
        </w:r>
        <w:r w:rsidRPr="00F228E8">
          <w:rPr>
            <w:noProof/>
            <w:rPrChange w:id="620" w:author=" Vijay Parmar" w:date="2009-08-22T21:04:00Z">
              <w:rPr>
                <w:rStyle w:val="Hyperlink"/>
                <w:noProof/>
              </w:rPr>
            </w:rPrChange>
          </w:rPr>
          <w:delText>CSM Instance Level and Attribute Level Security</w:delText>
        </w:r>
        <w:r w:rsidR="00E92FAF" w:rsidDel="007909F3">
          <w:rPr>
            <w:noProof/>
            <w:webHidden/>
          </w:rPr>
          <w:tab/>
          <w:delText>79</w:delText>
        </w:r>
      </w:del>
    </w:p>
    <w:p w:rsidR="00E92FAF" w:rsidDel="007909F3" w:rsidRDefault="00F228E8">
      <w:pPr>
        <w:pStyle w:val="TOC2"/>
        <w:tabs>
          <w:tab w:val="right" w:leader="dot" w:pos="8918"/>
        </w:tabs>
        <w:rPr>
          <w:del w:id="621" w:author=" Vijay Parmar" w:date="2009-08-22T21:04:00Z"/>
          <w:rFonts w:ascii="Times New Roman" w:hAnsi="Times New Roman"/>
          <w:noProof/>
          <w:sz w:val="24"/>
        </w:rPr>
      </w:pPr>
      <w:del w:id="622" w:author=" Vijay Parmar" w:date="2009-08-22T21:04:00Z">
        <w:r w:rsidRPr="00F228E8">
          <w:rPr>
            <w:noProof/>
            <w:rPrChange w:id="623" w:author=" Vijay Parmar" w:date="2009-08-22T21:04:00Z">
              <w:rPr>
                <w:rStyle w:val="Hyperlink"/>
                <w:rFonts w:ascii="Palatino Linotype" w:hAnsi="Palatino Linotype"/>
                <w:b/>
                <w:noProof/>
                <w:sz w:val="24"/>
              </w:rPr>
            </w:rPrChange>
          </w:rPr>
          <w:delText>Instance Level Security</w:delText>
        </w:r>
        <w:r w:rsidR="00E92FAF" w:rsidDel="007909F3">
          <w:rPr>
            <w:noProof/>
            <w:webHidden/>
          </w:rPr>
          <w:tab/>
          <w:delText>79</w:delText>
        </w:r>
      </w:del>
    </w:p>
    <w:p w:rsidR="00E92FAF" w:rsidDel="007909F3" w:rsidRDefault="00F228E8">
      <w:pPr>
        <w:pStyle w:val="TOC3"/>
        <w:tabs>
          <w:tab w:val="right" w:leader="dot" w:pos="8918"/>
        </w:tabs>
        <w:rPr>
          <w:del w:id="624" w:author=" Vijay Parmar" w:date="2009-08-22T21:04:00Z"/>
          <w:rFonts w:ascii="Times New Roman" w:hAnsi="Times New Roman"/>
          <w:noProof/>
          <w:sz w:val="24"/>
        </w:rPr>
      </w:pPr>
      <w:del w:id="625" w:author=" Vijay Parmar" w:date="2009-08-22T21:04:00Z">
        <w:r w:rsidRPr="00F228E8">
          <w:rPr>
            <w:noProof/>
            <w:rPrChange w:id="626"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79</w:delText>
        </w:r>
      </w:del>
    </w:p>
    <w:p w:rsidR="00E92FAF" w:rsidDel="007909F3" w:rsidRDefault="00F228E8">
      <w:pPr>
        <w:pStyle w:val="TOC3"/>
        <w:tabs>
          <w:tab w:val="right" w:leader="dot" w:pos="8918"/>
        </w:tabs>
        <w:rPr>
          <w:del w:id="627" w:author=" Vijay Parmar" w:date="2009-08-22T21:04:00Z"/>
          <w:rFonts w:ascii="Times New Roman" w:hAnsi="Times New Roman"/>
          <w:noProof/>
          <w:sz w:val="24"/>
        </w:rPr>
      </w:pPr>
      <w:del w:id="628" w:author=" Vijay Parmar" w:date="2009-08-22T21:04:00Z">
        <w:r w:rsidRPr="00F228E8">
          <w:rPr>
            <w:noProof/>
            <w:rPrChange w:id="629" w:author=" Vijay Parmar" w:date="2009-08-22T21:04:00Z">
              <w:rPr>
                <w:rStyle w:val="Hyperlink"/>
                <w:rFonts w:ascii="Palatino Linotype" w:hAnsi="Palatino Linotype"/>
                <w:b/>
                <w:noProof/>
                <w:sz w:val="24"/>
              </w:rPr>
            </w:rPrChange>
          </w:rPr>
          <w:lastRenderedPageBreak/>
          <w:delText>Overall Design</w:delText>
        </w:r>
        <w:r w:rsidR="00E92FAF" w:rsidDel="007909F3">
          <w:rPr>
            <w:noProof/>
            <w:webHidden/>
          </w:rPr>
          <w:tab/>
          <w:delText>81</w:delText>
        </w:r>
      </w:del>
    </w:p>
    <w:p w:rsidR="00E92FAF" w:rsidDel="007909F3" w:rsidRDefault="00F228E8">
      <w:pPr>
        <w:pStyle w:val="TOC3"/>
        <w:tabs>
          <w:tab w:val="right" w:leader="dot" w:pos="8918"/>
        </w:tabs>
        <w:rPr>
          <w:del w:id="630" w:author=" Vijay Parmar" w:date="2009-08-22T21:04:00Z"/>
          <w:rFonts w:ascii="Times New Roman" w:hAnsi="Times New Roman"/>
          <w:noProof/>
          <w:sz w:val="24"/>
        </w:rPr>
      </w:pPr>
      <w:del w:id="631" w:author=" Vijay Parmar" w:date="2009-08-22T21:04:00Z">
        <w:r w:rsidRPr="00F228E8">
          <w:rPr>
            <w:noProof/>
            <w:rPrChange w:id="632" w:author=" Vijay Parmar" w:date="2009-08-22T21:04:00Z">
              <w:rPr>
                <w:rStyle w:val="Hyperlink"/>
                <w:rFonts w:ascii="Palatino Linotype" w:hAnsi="Palatino Linotype"/>
                <w:b/>
                <w:noProof/>
                <w:sz w:val="24"/>
              </w:rPr>
            </w:rPrChange>
          </w:rPr>
          <w:delText>Provisioning Instance Level Security</w:delText>
        </w:r>
        <w:r w:rsidR="00E92FAF" w:rsidDel="007909F3">
          <w:rPr>
            <w:noProof/>
            <w:webHidden/>
          </w:rPr>
          <w:tab/>
          <w:delText>81</w:delText>
        </w:r>
      </w:del>
    </w:p>
    <w:p w:rsidR="00E92FAF" w:rsidDel="007909F3" w:rsidRDefault="00F228E8">
      <w:pPr>
        <w:pStyle w:val="TOC3"/>
        <w:tabs>
          <w:tab w:val="right" w:leader="dot" w:pos="8918"/>
        </w:tabs>
        <w:rPr>
          <w:del w:id="633" w:author=" Vijay Parmar" w:date="2009-08-22T21:04:00Z"/>
          <w:rFonts w:ascii="Times New Roman" w:hAnsi="Times New Roman"/>
          <w:noProof/>
          <w:sz w:val="24"/>
        </w:rPr>
      </w:pPr>
      <w:del w:id="634" w:author=" Vijay Parmar" w:date="2009-08-22T21:04:00Z">
        <w:r w:rsidRPr="00F228E8">
          <w:rPr>
            <w:noProof/>
            <w:rPrChange w:id="635" w:author=" Vijay Parmar" w:date="2009-08-22T21:04:00Z">
              <w:rPr>
                <w:rStyle w:val="Hyperlink"/>
                <w:rFonts w:ascii="Palatino Linotype" w:hAnsi="Palatino Linotype"/>
                <w:b/>
                <w:noProof/>
                <w:sz w:val="24"/>
              </w:rPr>
            </w:rPrChange>
          </w:rPr>
          <w:delText>Using Instance Level Security</w:delText>
        </w:r>
        <w:r w:rsidR="00E92FAF" w:rsidDel="007909F3">
          <w:rPr>
            <w:noProof/>
            <w:webHidden/>
          </w:rPr>
          <w:tab/>
          <w:delText>84</w:delText>
        </w:r>
      </w:del>
    </w:p>
    <w:p w:rsidR="00E92FAF" w:rsidDel="007909F3" w:rsidRDefault="00F228E8">
      <w:pPr>
        <w:pStyle w:val="TOC3"/>
        <w:tabs>
          <w:tab w:val="right" w:leader="dot" w:pos="8918"/>
        </w:tabs>
        <w:rPr>
          <w:del w:id="636" w:author=" Vijay Parmar" w:date="2009-08-22T21:04:00Z"/>
          <w:rFonts w:ascii="Times New Roman" w:hAnsi="Times New Roman"/>
          <w:noProof/>
          <w:sz w:val="24"/>
        </w:rPr>
      </w:pPr>
      <w:del w:id="637" w:author=" Vijay Parmar" w:date="2009-08-22T21:04:00Z">
        <w:r w:rsidRPr="00F228E8">
          <w:rPr>
            <w:noProof/>
            <w:rPrChange w:id="638"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86</w:delText>
        </w:r>
      </w:del>
    </w:p>
    <w:p w:rsidR="00E92FAF" w:rsidDel="007909F3" w:rsidRDefault="00F228E8">
      <w:pPr>
        <w:pStyle w:val="TOC2"/>
        <w:tabs>
          <w:tab w:val="right" w:leader="dot" w:pos="8918"/>
        </w:tabs>
        <w:rPr>
          <w:del w:id="639" w:author=" Vijay Parmar" w:date="2009-08-22T21:04:00Z"/>
          <w:rFonts w:ascii="Times New Roman" w:hAnsi="Times New Roman"/>
          <w:noProof/>
          <w:sz w:val="24"/>
        </w:rPr>
      </w:pPr>
      <w:del w:id="640" w:author=" Vijay Parmar" w:date="2009-08-22T21:04:00Z">
        <w:r w:rsidRPr="00F228E8">
          <w:rPr>
            <w:noProof/>
            <w:rPrChange w:id="641" w:author=" Vijay Parmar" w:date="2009-08-22T21:04:00Z">
              <w:rPr>
                <w:rStyle w:val="Hyperlink"/>
                <w:rFonts w:ascii="Palatino Linotype" w:hAnsi="Palatino Linotype"/>
                <w:b/>
                <w:noProof/>
                <w:sz w:val="24"/>
              </w:rPr>
            </w:rPrChange>
          </w:rPr>
          <w:delText>Attribute Level Security</w:delText>
        </w:r>
        <w:r w:rsidR="00E92FAF" w:rsidDel="007909F3">
          <w:rPr>
            <w:noProof/>
            <w:webHidden/>
          </w:rPr>
          <w:tab/>
          <w:delText>86</w:delText>
        </w:r>
      </w:del>
    </w:p>
    <w:p w:rsidR="00E92FAF" w:rsidDel="007909F3" w:rsidRDefault="00F228E8">
      <w:pPr>
        <w:pStyle w:val="TOC3"/>
        <w:tabs>
          <w:tab w:val="right" w:leader="dot" w:pos="8918"/>
        </w:tabs>
        <w:rPr>
          <w:del w:id="642" w:author=" Vijay Parmar" w:date="2009-08-22T21:04:00Z"/>
          <w:rFonts w:ascii="Times New Roman" w:hAnsi="Times New Roman"/>
          <w:noProof/>
          <w:sz w:val="24"/>
        </w:rPr>
      </w:pPr>
      <w:del w:id="643" w:author=" Vijay Parmar" w:date="2009-08-22T21:04:00Z">
        <w:r w:rsidRPr="00F228E8">
          <w:rPr>
            <w:noProof/>
            <w:rPrChange w:id="644" w:author=" Vijay Parmar" w:date="2009-08-22T21:04:00Z">
              <w:rPr>
                <w:rStyle w:val="Hyperlink"/>
                <w:rFonts w:ascii="Palatino Linotype" w:hAnsi="Palatino Linotype"/>
                <w:b/>
                <w:noProof/>
                <w:sz w:val="24"/>
              </w:rPr>
            </w:rPrChange>
          </w:rPr>
          <w:delText>Requirements Addressed</w:delText>
        </w:r>
        <w:r w:rsidR="00E92FAF" w:rsidDel="007909F3">
          <w:rPr>
            <w:noProof/>
            <w:webHidden/>
          </w:rPr>
          <w:tab/>
          <w:delText>86</w:delText>
        </w:r>
      </w:del>
    </w:p>
    <w:p w:rsidR="00E92FAF" w:rsidDel="007909F3" w:rsidRDefault="00F228E8">
      <w:pPr>
        <w:pStyle w:val="TOC3"/>
        <w:tabs>
          <w:tab w:val="right" w:leader="dot" w:pos="8918"/>
        </w:tabs>
        <w:rPr>
          <w:del w:id="645" w:author=" Vijay Parmar" w:date="2009-08-22T21:04:00Z"/>
          <w:rFonts w:ascii="Times New Roman" w:hAnsi="Times New Roman"/>
          <w:noProof/>
          <w:sz w:val="24"/>
        </w:rPr>
      </w:pPr>
      <w:del w:id="646" w:author=" Vijay Parmar" w:date="2009-08-22T21:04:00Z">
        <w:r w:rsidRPr="00F228E8">
          <w:rPr>
            <w:noProof/>
            <w:rPrChange w:id="647" w:author=" Vijay Parmar" w:date="2009-08-22T21:04:00Z">
              <w:rPr>
                <w:rStyle w:val="Hyperlink"/>
                <w:rFonts w:ascii="Palatino Linotype" w:hAnsi="Palatino Linotype"/>
                <w:b/>
                <w:noProof/>
                <w:sz w:val="24"/>
              </w:rPr>
            </w:rPrChange>
          </w:rPr>
          <w:delText>Overall Design</w:delText>
        </w:r>
        <w:r w:rsidR="00E92FAF" w:rsidDel="007909F3">
          <w:rPr>
            <w:noProof/>
            <w:webHidden/>
          </w:rPr>
          <w:tab/>
          <w:delText>87</w:delText>
        </w:r>
      </w:del>
    </w:p>
    <w:p w:rsidR="00E92FAF" w:rsidDel="007909F3" w:rsidRDefault="00F228E8">
      <w:pPr>
        <w:pStyle w:val="TOC3"/>
        <w:tabs>
          <w:tab w:val="right" w:leader="dot" w:pos="8918"/>
        </w:tabs>
        <w:rPr>
          <w:del w:id="648" w:author=" Vijay Parmar" w:date="2009-08-22T21:04:00Z"/>
          <w:rFonts w:ascii="Times New Roman" w:hAnsi="Times New Roman"/>
          <w:noProof/>
          <w:sz w:val="24"/>
        </w:rPr>
      </w:pPr>
      <w:del w:id="649" w:author=" Vijay Parmar" w:date="2009-08-22T21:04:00Z">
        <w:r w:rsidRPr="00F228E8">
          <w:rPr>
            <w:noProof/>
            <w:rPrChange w:id="650" w:author=" Vijay Parmar" w:date="2009-08-22T21:04:00Z">
              <w:rPr>
                <w:rStyle w:val="Hyperlink"/>
                <w:rFonts w:ascii="Palatino Linotype" w:hAnsi="Palatino Linotype"/>
                <w:b/>
                <w:noProof/>
                <w:sz w:val="24"/>
              </w:rPr>
            </w:rPrChange>
          </w:rPr>
          <w:delText>Strict Or Lenient Behavior</w:delText>
        </w:r>
        <w:r w:rsidR="00E92FAF" w:rsidDel="007909F3">
          <w:rPr>
            <w:noProof/>
            <w:webHidden/>
          </w:rPr>
          <w:tab/>
          <w:delText>87</w:delText>
        </w:r>
      </w:del>
    </w:p>
    <w:p w:rsidR="00E92FAF" w:rsidDel="007909F3" w:rsidRDefault="00F228E8">
      <w:pPr>
        <w:pStyle w:val="TOC3"/>
        <w:tabs>
          <w:tab w:val="right" w:leader="dot" w:pos="8918"/>
        </w:tabs>
        <w:rPr>
          <w:del w:id="651" w:author=" Vijay Parmar" w:date="2009-08-22T21:04:00Z"/>
          <w:rFonts w:ascii="Times New Roman" w:hAnsi="Times New Roman"/>
          <w:noProof/>
          <w:sz w:val="24"/>
        </w:rPr>
      </w:pPr>
      <w:del w:id="652" w:author=" Vijay Parmar" w:date="2009-08-22T21:04:00Z">
        <w:r w:rsidRPr="00F228E8">
          <w:rPr>
            <w:noProof/>
            <w:rPrChange w:id="653" w:author=" Vijay Parmar" w:date="2009-08-22T21:04:00Z">
              <w:rPr>
                <w:rStyle w:val="Hyperlink"/>
                <w:rFonts w:ascii="Palatino Linotype" w:hAnsi="Palatino Linotype"/>
                <w:b/>
                <w:noProof/>
                <w:sz w:val="24"/>
              </w:rPr>
            </w:rPrChange>
          </w:rPr>
          <w:delText>Provisioning Attribute Level Security</w:delText>
        </w:r>
        <w:r w:rsidR="00E92FAF" w:rsidDel="007909F3">
          <w:rPr>
            <w:noProof/>
            <w:webHidden/>
          </w:rPr>
          <w:tab/>
          <w:delText>87</w:delText>
        </w:r>
      </w:del>
    </w:p>
    <w:p w:rsidR="00E92FAF" w:rsidDel="007909F3" w:rsidRDefault="00F228E8">
      <w:pPr>
        <w:pStyle w:val="TOC3"/>
        <w:tabs>
          <w:tab w:val="right" w:leader="dot" w:pos="8918"/>
        </w:tabs>
        <w:rPr>
          <w:del w:id="654" w:author=" Vijay Parmar" w:date="2009-08-22T21:04:00Z"/>
          <w:rFonts w:ascii="Times New Roman" w:hAnsi="Times New Roman"/>
          <w:noProof/>
          <w:sz w:val="24"/>
        </w:rPr>
      </w:pPr>
      <w:del w:id="655" w:author=" Vijay Parmar" w:date="2009-08-22T21:04:00Z">
        <w:r w:rsidRPr="00F228E8">
          <w:rPr>
            <w:noProof/>
            <w:rPrChange w:id="656" w:author=" Vijay Parmar" w:date="2009-08-22T21:04:00Z">
              <w:rPr>
                <w:rStyle w:val="Hyperlink"/>
                <w:rFonts w:ascii="Palatino Linotype" w:hAnsi="Palatino Linotype"/>
                <w:b/>
                <w:noProof/>
                <w:sz w:val="24"/>
              </w:rPr>
            </w:rPrChange>
          </w:rPr>
          <w:delText>Using Attribute Level Security</w:delText>
        </w:r>
        <w:r w:rsidR="00E92FAF" w:rsidDel="007909F3">
          <w:rPr>
            <w:noProof/>
            <w:webHidden/>
          </w:rPr>
          <w:tab/>
          <w:delText>88</w:delText>
        </w:r>
      </w:del>
    </w:p>
    <w:p w:rsidR="00E92FAF" w:rsidDel="007909F3" w:rsidRDefault="00F228E8">
      <w:pPr>
        <w:pStyle w:val="TOC3"/>
        <w:tabs>
          <w:tab w:val="right" w:leader="dot" w:pos="8918"/>
        </w:tabs>
        <w:rPr>
          <w:del w:id="657" w:author=" Vijay Parmar" w:date="2009-08-22T21:04:00Z"/>
          <w:rFonts w:ascii="Times New Roman" w:hAnsi="Times New Roman"/>
          <w:noProof/>
          <w:sz w:val="24"/>
        </w:rPr>
      </w:pPr>
      <w:del w:id="658" w:author=" Vijay Parmar" w:date="2009-08-22T21:04:00Z">
        <w:r w:rsidRPr="00F228E8">
          <w:rPr>
            <w:noProof/>
            <w:rPrChange w:id="659" w:author=" Vijay Parmar" w:date="2009-08-22T21:04:00Z">
              <w:rPr>
                <w:rStyle w:val="Hyperlink"/>
                <w:rFonts w:ascii="Palatino Linotype" w:hAnsi="Palatino Linotype"/>
                <w:b/>
                <w:noProof/>
                <w:sz w:val="24"/>
              </w:rPr>
            </w:rPrChange>
          </w:rPr>
          <w:delText>Known Issues</w:delText>
        </w:r>
        <w:r w:rsidR="00E92FAF" w:rsidDel="007909F3">
          <w:rPr>
            <w:noProof/>
            <w:webHidden/>
          </w:rPr>
          <w:tab/>
          <w:delText>89</w:delText>
        </w:r>
      </w:del>
    </w:p>
    <w:p w:rsidR="00E92FAF" w:rsidDel="007909F3" w:rsidRDefault="00F228E8">
      <w:pPr>
        <w:pStyle w:val="TOC1"/>
        <w:tabs>
          <w:tab w:val="left" w:pos="1320"/>
          <w:tab w:val="right" w:leader="dot" w:pos="8918"/>
        </w:tabs>
        <w:rPr>
          <w:del w:id="660" w:author=" Vijay Parmar" w:date="2009-08-22T21:04:00Z"/>
          <w:rFonts w:ascii="Times New Roman" w:hAnsi="Times New Roman"/>
          <w:b w:val="0"/>
          <w:noProof/>
        </w:rPr>
      </w:pPr>
      <w:del w:id="661" w:author=" Vijay Parmar" w:date="2009-08-22T21:04:00Z">
        <w:r w:rsidRPr="00F228E8">
          <w:rPr>
            <w:noProof/>
            <w:rPrChange w:id="662" w:author=" Vijay Parmar" w:date="2009-08-22T21:04:00Z">
              <w:rPr>
                <w:rStyle w:val="Hyperlink"/>
                <w:noProof/>
              </w:rPr>
            </w:rPrChange>
          </w:rPr>
          <w:delText>Chapter 6</w:delText>
        </w:r>
        <w:r w:rsidR="00E92FAF" w:rsidDel="007909F3">
          <w:rPr>
            <w:rFonts w:ascii="Times New Roman" w:hAnsi="Times New Roman"/>
            <w:b w:val="0"/>
            <w:noProof/>
          </w:rPr>
          <w:tab/>
        </w:r>
        <w:r w:rsidRPr="00F228E8">
          <w:rPr>
            <w:noProof/>
            <w:rPrChange w:id="663" w:author=" Vijay Parmar" w:date="2009-08-22T21:04:00Z">
              <w:rPr>
                <w:rStyle w:val="Hyperlink"/>
                <w:noProof/>
              </w:rPr>
            </w:rPrChange>
          </w:rPr>
          <w:delText>Acegi Adapter</w:delText>
        </w:r>
        <w:r w:rsidR="00E92FAF" w:rsidDel="007909F3">
          <w:rPr>
            <w:noProof/>
            <w:webHidden/>
          </w:rPr>
          <w:tab/>
          <w:delText>91</w:delText>
        </w:r>
      </w:del>
    </w:p>
    <w:p w:rsidR="00E92FAF" w:rsidDel="007909F3" w:rsidRDefault="00F228E8">
      <w:pPr>
        <w:pStyle w:val="TOC2"/>
        <w:tabs>
          <w:tab w:val="right" w:leader="dot" w:pos="8918"/>
        </w:tabs>
        <w:rPr>
          <w:del w:id="664" w:author=" Vijay Parmar" w:date="2009-08-22T21:04:00Z"/>
          <w:rFonts w:ascii="Times New Roman" w:hAnsi="Times New Roman"/>
          <w:noProof/>
          <w:sz w:val="24"/>
        </w:rPr>
      </w:pPr>
      <w:del w:id="665" w:author=" Vijay Parmar" w:date="2009-08-22T21:04:00Z">
        <w:r w:rsidRPr="00F228E8">
          <w:rPr>
            <w:noProof/>
            <w:rPrChange w:id="666" w:author=" Vijay Parmar" w:date="2009-08-22T21:04:00Z">
              <w:rPr>
                <w:rStyle w:val="Hyperlink"/>
                <w:rFonts w:ascii="Palatino Linotype" w:hAnsi="Palatino Linotype"/>
                <w:b/>
                <w:noProof/>
                <w:sz w:val="24"/>
              </w:rPr>
            </w:rPrChange>
          </w:rPr>
          <w:delText>Implementation</w:delText>
        </w:r>
        <w:r w:rsidR="00E92FAF" w:rsidDel="007909F3">
          <w:rPr>
            <w:noProof/>
            <w:webHidden/>
          </w:rPr>
          <w:tab/>
          <w:delText>91</w:delText>
        </w:r>
      </w:del>
    </w:p>
    <w:p w:rsidR="00E92FAF" w:rsidDel="007909F3" w:rsidRDefault="00F228E8">
      <w:pPr>
        <w:pStyle w:val="TOC3"/>
        <w:tabs>
          <w:tab w:val="right" w:leader="dot" w:pos="8918"/>
        </w:tabs>
        <w:rPr>
          <w:del w:id="667" w:author=" Vijay Parmar" w:date="2009-08-22T21:04:00Z"/>
          <w:rFonts w:ascii="Times New Roman" w:hAnsi="Times New Roman"/>
          <w:noProof/>
          <w:sz w:val="24"/>
        </w:rPr>
      </w:pPr>
      <w:del w:id="668" w:author=" Vijay Parmar" w:date="2009-08-22T21:04:00Z">
        <w:r w:rsidRPr="00F228E8">
          <w:rPr>
            <w:noProof/>
            <w:rPrChange w:id="669" w:author=" Vijay Parmar" w:date="2009-08-22T21:04:00Z">
              <w:rPr>
                <w:rStyle w:val="Hyperlink"/>
                <w:rFonts w:ascii="Palatino Linotype" w:hAnsi="Palatino Linotype"/>
                <w:b/>
                <w:noProof/>
                <w:sz w:val="24"/>
              </w:rPr>
            </w:rPrChange>
          </w:rPr>
          <w:delText>Method Level Security</w:delText>
        </w:r>
        <w:r w:rsidR="00E92FAF" w:rsidDel="007909F3">
          <w:rPr>
            <w:noProof/>
            <w:webHidden/>
          </w:rPr>
          <w:tab/>
          <w:delText>92</w:delText>
        </w:r>
      </w:del>
    </w:p>
    <w:p w:rsidR="00E92FAF" w:rsidDel="007909F3" w:rsidRDefault="00F228E8">
      <w:pPr>
        <w:pStyle w:val="TOC3"/>
        <w:tabs>
          <w:tab w:val="right" w:leader="dot" w:pos="8918"/>
        </w:tabs>
        <w:rPr>
          <w:del w:id="670" w:author=" Vijay Parmar" w:date="2009-08-22T21:04:00Z"/>
          <w:rFonts w:ascii="Times New Roman" w:hAnsi="Times New Roman"/>
          <w:noProof/>
          <w:sz w:val="24"/>
        </w:rPr>
      </w:pPr>
      <w:del w:id="671" w:author=" Vijay Parmar" w:date="2009-08-22T21:04:00Z">
        <w:r w:rsidRPr="00F228E8">
          <w:rPr>
            <w:noProof/>
            <w:rPrChange w:id="672" w:author=" Vijay Parmar" w:date="2009-08-22T21:04:00Z">
              <w:rPr>
                <w:rStyle w:val="Hyperlink"/>
                <w:rFonts w:ascii="Palatino Linotype" w:hAnsi="Palatino Linotype"/>
                <w:b/>
                <w:noProof/>
                <w:sz w:val="24"/>
              </w:rPr>
            </w:rPrChange>
          </w:rPr>
          <w:delText>Method Parameter Level Security</w:delText>
        </w:r>
        <w:r w:rsidR="00E92FAF" w:rsidDel="007909F3">
          <w:rPr>
            <w:noProof/>
            <w:webHidden/>
          </w:rPr>
          <w:tab/>
          <w:delText>92</w:delText>
        </w:r>
      </w:del>
    </w:p>
    <w:p w:rsidR="00E92FAF" w:rsidDel="007909F3" w:rsidRDefault="00F228E8">
      <w:pPr>
        <w:pStyle w:val="TOC2"/>
        <w:tabs>
          <w:tab w:val="right" w:leader="dot" w:pos="8918"/>
        </w:tabs>
        <w:rPr>
          <w:del w:id="673" w:author=" Vijay Parmar" w:date="2009-08-22T21:04:00Z"/>
          <w:rFonts w:ascii="Times New Roman" w:hAnsi="Times New Roman"/>
          <w:noProof/>
          <w:sz w:val="24"/>
        </w:rPr>
      </w:pPr>
      <w:del w:id="674" w:author=" Vijay Parmar" w:date="2009-08-22T21:04:00Z">
        <w:r w:rsidRPr="00F228E8">
          <w:rPr>
            <w:noProof/>
            <w:rPrChange w:id="675" w:author=" Vijay Parmar" w:date="2009-08-22T21:04:00Z">
              <w:rPr>
                <w:rStyle w:val="Hyperlink"/>
                <w:rFonts w:ascii="Palatino Linotype" w:hAnsi="Palatino Linotype"/>
                <w:b/>
                <w:noProof/>
                <w:sz w:val="24"/>
              </w:rPr>
            </w:rPrChange>
          </w:rPr>
          <w:delText>Workflow</w:delText>
        </w:r>
        <w:r w:rsidR="00E92FAF" w:rsidDel="007909F3">
          <w:rPr>
            <w:noProof/>
            <w:webHidden/>
          </w:rPr>
          <w:tab/>
          <w:delText>92</w:delText>
        </w:r>
      </w:del>
    </w:p>
    <w:p w:rsidR="00E92FAF" w:rsidDel="007909F3" w:rsidRDefault="00F228E8">
      <w:pPr>
        <w:pStyle w:val="TOC2"/>
        <w:tabs>
          <w:tab w:val="right" w:leader="dot" w:pos="8918"/>
        </w:tabs>
        <w:rPr>
          <w:del w:id="676" w:author=" Vijay Parmar" w:date="2009-08-22T21:04:00Z"/>
          <w:rFonts w:ascii="Times New Roman" w:hAnsi="Times New Roman"/>
          <w:noProof/>
          <w:sz w:val="24"/>
        </w:rPr>
      </w:pPr>
      <w:del w:id="677" w:author=" Vijay Parmar" w:date="2009-08-22T21:04:00Z">
        <w:r w:rsidRPr="00F228E8">
          <w:rPr>
            <w:noProof/>
            <w:rPrChange w:id="678" w:author=" Vijay Parmar" w:date="2009-08-22T21:04:00Z">
              <w:rPr>
                <w:rStyle w:val="Hyperlink"/>
                <w:rFonts w:ascii="Palatino Linotype" w:hAnsi="Palatino Linotype"/>
                <w:b/>
                <w:noProof/>
                <w:sz w:val="24"/>
              </w:rPr>
            </w:rPrChange>
          </w:rPr>
          <w:delText>Integrating and Configuring</w:delText>
        </w:r>
        <w:r w:rsidR="00E92FAF" w:rsidDel="007909F3">
          <w:rPr>
            <w:noProof/>
            <w:webHidden/>
          </w:rPr>
          <w:tab/>
          <w:delText>93</w:delText>
        </w:r>
      </w:del>
    </w:p>
    <w:p w:rsidR="00E92FAF" w:rsidDel="007909F3" w:rsidRDefault="00F228E8">
      <w:pPr>
        <w:pStyle w:val="TOC3"/>
        <w:tabs>
          <w:tab w:val="right" w:leader="dot" w:pos="8918"/>
        </w:tabs>
        <w:rPr>
          <w:del w:id="679" w:author=" Vijay Parmar" w:date="2009-08-22T21:04:00Z"/>
          <w:rFonts w:ascii="Times New Roman" w:hAnsi="Times New Roman"/>
          <w:noProof/>
          <w:sz w:val="24"/>
        </w:rPr>
      </w:pPr>
      <w:del w:id="680" w:author=" Vijay Parmar" w:date="2009-08-22T21:04:00Z">
        <w:r w:rsidRPr="00F228E8">
          <w:rPr>
            <w:noProof/>
            <w:rPrChange w:id="681" w:author=" Vijay Parmar" w:date="2009-08-22T21:04:00Z">
              <w:rPr>
                <w:rStyle w:val="Hyperlink"/>
                <w:rFonts w:ascii="Palatino Linotype" w:hAnsi="Palatino Linotype"/>
                <w:b/>
                <w:noProof/>
                <w:sz w:val="24"/>
              </w:rPr>
            </w:rPrChange>
          </w:rPr>
          <w:delText>Configure Acegi Security</w:delText>
        </w:r>
        <w:r w:rsidR="00E92FAF" w:rsidDel="007909F3">
          <w:rPr>
            <w:noProof/>
            <w:webHidden/>
          </w:rPr>
          <w:tab/>
          <w:delText>93</w:delText>
        </w:r>
      </w:del>
    </w:p>
    <w:p w:rsidR="00E92FAF" w:rsidDel="007909F3" w:rsidRDefault="00F228E8">
      <w:pPr>
        <w:pStyle w:val="TOC3"/>
        <w:tabs>
          <w:tab w:val="right" w:leader="dot" w:pos="8918"/>
        </w:tabs>
        <w:rPr>
          <w:del w:id="682" w:author=" Vijay Parmar" w:date="2009-08-22T21:04:00Z"/>
          <w:rFonts w:ascii="Times New Roman" w:hAnsi="Times New Roman"/>
          <w:noProof/>
          <w:sz w:val="24"/>
        </w:rPr>
      </w:pPr>
      <w:del w:id="683" w:author=" Vijay Parmar" w:date="2009-08-22T21:04:00Z">
        <w:r w:rsidRPr="00F228E8">
          <w:rPr>
            <w:noProof/>
            <w:rPrChange w:id="684" w:author=" Vijay Parmar" w:date="2009-08-22T21:04:00Z">
              <w:rPr>
                <w:rStyle w:val="Hyperlink"/>
                <w:rFonts w:ascii="Palatino Linotype" w:hAnsi="Palatino Linotype"/>
                <w:b/>
                <w:noProof/>
                <w:sz w:val="24"/>
              </w:rPr>
            </w:rPrChange>
          </w:rPr>
          <w:delText>Database Properties and Configuration</w:delText>
        </w:r>
        <w:r w:rsidR="00E92FAF" w:rsidDel="007909F3">
          <w:rPr>
            <w:noProof/>
            <w:webHidden/>
          </w:rPr>
          <w:tab/>
          <w:delText>94</w:delText>
        </w:r>
      </w:del>
    </w:p>
    <w:p w:rsidR="00E92FAF" w:rsidDel="007909F3" w:rsidRDefault="00F228E8">
      <w:pPr>
        <w:pStyle w:val="TOC3"/>
        <w:tabs>
          <w:tab w:val="right" w:leader="dot" w:pos="8918"/>
        </w:tabs>
        <w:rPr>
          <w:del w:id="685" w:author=" Vijay Parmar" w:date="2009-08-22T21:04:00Z"/>
          <w:rFonts w:ascii="Times New Roman" w:hAnsi="Times New Roman"/>
          <w:noProof/>
          <w:sz w:val="24"/>
        </w:rPr>
      </w:pPr>
      <w:del w:id="686" w:author=" Vijay Parmar" w:date="2009-08-22T21:04:00Z">
        <w:r w:rsidRPr="00F228E8">
          <w:rPr>
            <w:noProof/>
            <w:rPrChange w:id="687" w:author=" Vijay Parmar" w:date="2009-08-22T21:04:00Z">
              <w:rPr>
                <w:rStyle w:val="Hyperlink"/>
                <w:rFonts w:ascii="Palatino Linotype" w:hAnsi="Palatino Linotype"/>
                <w:b/>
                <w:noProof/>
                <w:sz w:val="24"/>
              </w:rPr>
            </w:rPrChange>
          </w:rPr>
          <w:delText>User provisioning via UPT</w:delText>
        </w:r>
        <w:r w:rsidR="00E92FAF" w:rsidDel="007909F3">
          <w:rPr>
            <w:noProof/>
            <w:webHidden/>
          </w:rPr>
          <w:tab/>
          <w:delText>99</w:delText>
        </w:r>
      </w:del>
    </w:p>
    <w:p w:rsidR="00E92FAF" w:rsidDel="007909F3" w:rsidRDefault="00F228E8" w:rsidP="00E92FAF">
      <w:pPr>
        <w:pStyle w:val="TOC1"/>
        <w:keepNext/>
        <w:tabs>
          <w:tab w:val="left" w:pos="1320"/>
          <w:tab w:val="right" w:leader="dot" w:pos="8918"/>
        </w:tabs>
        <w:rPr>
          <w:del w:id="688" w:author=" Vijay Parmar" w:date="2009-08-22T21:04:00Z"/>
          <w:rFonts w:ascii="Times New Roman" w:hAnsi="Times New Roman"/>
          <w:b w:val="0"/>
          <w:noProof/>
        </w:rPr>
      </w:pPr>
      <w:del w:id="689" w:author=" Vijay Parmar" w:date="2009-08-22T21:04:00Z">
        <w:r w:rsidRPr="00F228E8">
          <w:rPr>
            <w:noProof/>
            <w:rPrChange w:id="690" w:author=" Vijay Parmar" w:date="2009-08-22T21:04:00Z">
              <w:rPr>
                <w:rStyle w:val="Hyperlink"/>
                <w:noProof/>
              </w:rPr>
            </w:rPrChange>
          </w:rPr>
          <w:delText>Chapter 7</w:delText>
        </w:r>
        <w:r w:rsidR="00E92FAF" w:rsidDel="007909F3">
          <w:rPr>
            <w:rFonts w:ascii="Times New Roman" w:hAnsi="Times New Roman"/>
            <w:b w:val="0"/>
            <w:noProof/>
          </w:rPr>
          <w:tab/>
        </w:r>
        <w:r w:rsidRPr="00F228E8">
          <w:rPr>
            <w:noProof/>
            <w:rPrChange w:id="691" w:author=" Vijay Parmar" w:date="2009-08-22T21:04:00Z">
              <w:rPr>
                <w:rStyle w:val="Hyperlink"/>
                <w:noProof/>
              </w:rPr>
            </w:rPrChange>
          </w:rPr>
          <w:delText>CSM caGrid Authentication</w:delText>
        </w:r>
        <w:r w:rsidR="00E92FAF" w:rsidDel="007909F3">
          <w:rPr>
            <w:noProof/>
            <w:webHidden/>
          </w:rPr>
          <w:tab/>
          <w:delText>101</w:delText>
        </w:r>
      </w:del>
    </w:p>
    <w:p w:rsidR="00E92FAF" w:rsidDel="007909F3" w:rsidRDefault="00F228E8" w:rsidP="00E92FAF">
      <w:pPr>
        <w:pStyle w:val="TOC2"/>
        <w:keepNext/>
        <w:tabs>
          <w:tab w:val="right" w:leader="dot" w:pos="8918"/>
        </w:tabs>
        <w:rPr>
          <w:del w:id="692" w:author=" Vijay Parmar" w:date="2009-08-22T21:04:00Z"/>
          <w:rFonts w:ascii="Times New Roman" w:hAnsi="Times New Roman"/>
          <w:noProof/>
          <w:sz w:val="24"/>
        </w:rPr>
      </w:pPr>
      <w:del w:id="693" w:author=" Vijay Parmar" w:date="2009-08-22T21:04:00Z">
        <w:r w:rsidRPr="00F228E8">
          <w:rPr>
            <w:noProof/>
            <w:rPrChange w:id="694" w:author=" Vijay Parmar" w:date="2009-08-22T21:04:00Z">
              <w:rPr>
                <w:rStyle w:val="Hyperlink"/>
                <w:rFonts w:ascii="Palatino Linotype" w:hAnsi="Palatino Linotype"/>
                <w:b/>
                <w:noProof/>
                <w:sz w:val="24"/>
              </w:rPr>
            </w:rPrChange>
          </w:rPr>
          <w:delText>Authentication for caGrid</w:delText>
        </w:r>
        <w:r w:rsidR="00E92FAF" w:rsidDel="007909F3">
          <w:rPr>
            <w:noProof/>
            <w:webHidden/>
          </w:rPr>
          <w:tab/>
          <w:delText>101</w:delText>
        </w:r>
      </w:del>
    </w:p>
    <w:p w:rsidR="00E92FAF" w:rsidDel="007909F3" w:rsidRDefault="00F228E8" w:rsidP="00E92FAF">
      <w:pPr>
        <w:pStyle w:val="TOC3"/>
        <w:keepNext/>
        <w:tabs>
          <w:tab w:val="right" w:leader="dot" w:pos="8918"/>
        </w:tabs>
        <w:rPr>
          <w:del w:id="695" w:author=" Vijay Parmar" w:date="2009-08-22T21:04:00Z"/>
          <w:rFonts w:ascii="Times New Roman" w:hAnsi="Times New Roman"/>
          <w:noProof/>
          <w:sz w:val="24"/>
        </w:rPr>
      </w:pPr>
      <w:del w:id="696" w:author=" Vijay Parmar" w:date="2009-08-22T21:04:00Z">
        <w:r w:rsidRPr="00F228E8">
          <w:rPr>
            <w:noProof/>
            <w:rPrChange w:id="697" w:author=" Vijay Parmar" w:date="2009-08-22T21:04:00Z">
              <w:rPr>
                <w:rStyle w:val="Hyperlink"/>
                <w:rFonts w:ascii="Palatino Linotype" w:hAnsi="Palatino Linotype"/>
                <w:b/>
                <w:noProof/>
                <w:sz w:val="24"/>
              </w:rPr>
            </w:rPrChange>
          </w:rPr>
          <w:delText>CSM Configuration for IDP/Authentication Service</w:delText>
        </w:r>
        <w:r w:rsidR="00E92FAF" w:rsidDel="007909F3">
          <w:rPr>
            <w:noProof/>
            <w:webHidden/>
          </w:rPr>
          <w:tab/>
          <w:delText>101</w:delText>
        </w:r>
      </w:del>
    </w:p>
    <w:p w:rsidR="00E92FAF" w:rsidDel="007909F3" w:rsidRDefault="00F228E8">
      <w:pPr>
        <w:pStyle w:val="TOC2"/>
        <w:tabs>
          <w:tab w:val="right" w:leader="dot" w:pos="8918"/>
        </w:tabs>
        <w:rPr>
          <w:del w:id="698" w:author=" Vijay Parmar" w:date="2009-08-22T21:04:00Z"/>
          <w:rFonts w:ascii="Times New Roman" w:hAnsi="Times New Roman"/>
          <w:noProof/>
          <w:sz w:val="24"/>
        </w:rPr>
      </w:pPr>
      <w:del w:id="699" w:author=" Vijay Parmar" w:date="2009-08-22T21:04:00Z">
        <w:r w:rsidRPr="00F228E8">
          <w:rPr>
            <w:noProof/>
            <w:rPrChange w:id="700" w:author=" Vijay Parmar" w:date="2009-08-22T21:04:00Z">
              <w:rPr>
                <w:rStyle w:val="Hyperlink"/>
                <w:rFonts w:ascii="Palatino Linotype" w:hAnsi="Palatino Linotype"/>
                <w:b/>
                <w:noProof/>
                <w:sz w:val="24"/>
              </w:rPr>
            </w:rPrChange>
          </w:rPr>
          <w:delText>Authorization for caGrid</w:delText>
        </w:r>
        <w:r w:rsidR="00E92FAF" w:rsidDel="007909F3">
          <w:rPr>
            <w:noProof/>
            <w:webHidden/>
          </w:rPr>
          <w:tab/>
          <w:delText>103</w:delText>
        </w:r>
      </w:del>
    </w:p>
    <w:p w:rsidR="00E92FAF" w:rsidDel="007909F3" w:rsidRDefault="00F228E8">
      <w:pPr>
        <w:pStyle w:val="TOC3"/>
        <w:tabs>
          <w:tab w:val="right" w:leader="dot" w:pos="8918"/>
        </w:tabs>
        <w:rPr>
          <w:del w:id="701" w:author=" Vijay Parmar" w:date="2009-08-22T21:04:00Z"/>
          <w:rFonts w:ascii="Times New Roman" w:hAnsi="Times New Roman"/>
          <w:noProof/>
          <w:sz w:val="24"/>
        </w:rPr>
      </w:pPr>
      <w:del w:id="702" w:author=" Vijay Parmar" w:date="2009-08-22T21:04:00Z">
        <w:r w:rsidRPr="00F228E8">
          <w:rPr>
            <w:noProof/>
            <w:rPrChange w:id="703" w:author=" Vijay Parmar" w:date="2009-08-22T21:04:00Z">
              <w:rPr>
                <w:rStyle w:val="Hyperlink"/>
                <w:rFonts w:ascii="Palatino Linotype" w:hAnsi="Palatino Linotype"/>
                <w:b/>
                <w:noProof/>
                <w:sz w:val="24"/>
              </w:rPr>
            </w:rPrChange>
          </w:rPr>
          <w:delText>Using Grid Group Names for Check Permission</w:delText>
        </w:r>
        <w:r w:rsidR="00E92FAF" w:rsidDel="007909F3">
          <w:rPr>
            <w:noProof/>
            <w:webHidden/>
          </w:rPr>
          <w:tab/>
          <w:delText>103</w:delText>
        </w:r>
      </w:del>
    </w:p>
    <w:p w:rsidR="00E92FAF" w:rsidDel="007909F3" w:rsidRDefault="00F228E8">
      <w:pPr>
        <w:pStyle w:val="TOC1"/>
        <w:tabs>
          <w:tab w:val="left" w:pos="1760"/>
          <w:tab w:val="right" w:leader="dot" w:pos="8918"/>
        </w:tabs>
        <w:rPr>
          <w:del w:id="704" w:author=" Vijay Parmar" w:date="2009-08-22T21:04:00Z"/>
          <w:rFonts w:ascii="Times New Roman" w:hAnsi="Times New Roman"/>
          <w:b w:val="0"/>
          <w:noProof/>
        </w:rPr>
      </w:pPr>
      <w:del w:id="705" w:author=" Vijay Parmar" w:date="2009-08-22T21:04:00Z">
        <w:r w:rsidRPr="00F228E8">
          <w:rPr>
            <w:noProof/>
            <w:rPrChange w:id="706" w:author=" Vijay Parmar" w:date="2009-08-22T21:04:00Z">
              <w:rPr>
                <w:rStyle w:val="Hyperlink"/>
                <w:noProof/>
              </w:rPr>
            </w:rPrChange>
          </w:rPr>
          <w:delText>Appendix A</w:delText>
        </w:r>
        <w:r w:rsidR="00E92FAF" w:rsidDel="007909F3">
          <w:rPr>
            <w:rFonts w:ascii="Times New Roman" w:hAnsi="Times New Roman"/>
            <w:b w:val="0"/>
            <w:noProof/>
          </w:rPr>
          <w:tab/>
        </w:r>
        <w:r w:rsidRPr="00F228E8">
          <w:rPr>
            <w:noProof/>
            <w:rPrChange w:id="707" w:author=" Vijay Parmar" w:date="2009-08-22T21:04:00Z">
              <w:rPr>
                <w:rStyle w:val="Hyperlink"/>
                <w:noProof/>
              </w:rPr>
            </w:rPrChange>
          </w:rPr>
          <w:delText>CSM/ACEGI Sample Configuration File</w:delText>
        </w:r>
        <w:r w:rsidR="00E92FAF" w:rsidDel="007909F3">
          <w:rPr>
            <w:noProof/>
            <w:webHidden/>
          </w:rPr>
          <w:tab/>
          <w:delText>105</w:delText>
        </w:r>
      </w:del>
    </w:p>
    <w:p w:rsidR="00E92FAF" w:rsidDel="007909F3" w:rsidRDefault="00F228E8">
      <w:pPr>
        <w:pStyle w:val="TOC1"/>
        <w:tabs>
          <w:tab w:val="left" w:pos="1760"/>
          <w:tab w:val="right" w:leader="dot" w:pos="8918"/>
        </w:tabs>
        <w:rPr>
          <w:del w:id="708" w:author=" Vijay Parmar" w:date="2009-08-22T21:04:00Z"/>
          <w:rFonts w:ascii="Times New Roman" w:hAnsi="Times New Roman"/>
          <w:b w:val="0"/>
          <w:noProof/>
        </w:rPr>
      </w:pPr>
      <w:del w:id="709" w:author=" Vijay Parmar" w:date="2009-08-22T21:04:00Z">
        <w:r w:rsidRPr="00F228E8">
          <w:rPr>
            <w:noProof/>
            <w:rPrChange w:id="710" w:author=" Vijay Parmar" w:date="2009-08-22T21:04:00Z">
              <w:rPr>
                <w:rStyle w:val="Hyperlink"/>
                <w:noProof/>
              </w:rPr>
            </w:rPrChange>
          </w:rPr>
          <w:delText>Appendix B</w:delText>
        </w:r>
        <w:r w:rsidR="00E92FAF" w:rsidDel="007909F3">
          <w:rPr>
            <w:rFonts w:ascii="Times New Roman" w:hAnsi="Times New Roman"/>
            <w:b w:val="0"/>
            <w:noProof/>
          </w:rPr>
          <w:tab/>
        </w:r>
        <w:r w:rsidRPr="00F228E8">
          <w:rPr>
            <w:noProof/>
            <w:rPrChange w:id="711" w:author=" Vijay Parmar" w:date="2009-08-22T21:04:00Z">
              <w:rPr>
                <w:rStyle w:val="Hyperlink"/>
                <w:noProof/>
              </w:rPr>
            </w:rPrChange>
          </w:rPr>
          <w:delText>Migrating to CSM v4.1</w:delText>
        </w:r>
        <w:r w:rsidR="00E92FAF" w:rsidDel="007909F3">
          <w:rPr>
            <w:noProof/>
            <w:webHidden/>
          </w:rPr>
          <w:tab/>
          <w:delText>109</w:delText>
        </w:r>
      </w:del>
    </w:p>
    <w:p w:rsidR="00E92FAF" w:rsidDel="007909F3" w:rsidRDefault="00F228E8">
      <w:pPr>
        <w:pStyle w:val="TOC2"/>
        <w:tabs>
          <w:tab w:val="right" w:leader="dot" w:pos="8918"/>
        </w:tabs>
        <w:rPr>
          <w:del w:id="712" w:author=" Vijay Parmar" w:date="2009-08-22T21:04:00Z"/>
          <w:rFonts w:ascii="Times New Roman" w:hAnsi="Times New Roman"/>
          <w:noProof/>
          <w:sz w:val="24"/>
        </w:rPr>
      </w:pPr>
      <w:del w:id="713" w:author=" Vijay Parmar" w:date="2009-08-22T21:04:00Z">
        <w:r w:rsidRPr="00F228E8">
          <w:rPr>
            <w:noProof/>
            <w:rPrChange w:id="714" w:author=" Vijay Parmar" w:date="2009-08-22T21:04:00Z">
              <w:rPr>
                <w:rStyle w:val="Hyperlink"/>
                <w:rFonts w:ascii="Palatino Linotype" w:hAnsi="Palatino Linotype"/>
                <w:b/>
                <w:noProof/>
                <w:sz w:val="24"/>
              </w:rPr>
            </w:rPrChange>
          </w:rPr>
          <w:delText>Migrating from CSM v3.2 to CSM 4.0</w:delText>
        </w:r>
        <w:r w:rsidR="00E92FAF" w:rsidDel="007909F3">
          <w:rPr>
            <w:noProof/>
            <w:webHidden/>
          </w:rPr>
          <w:tab/>
          <w:delText>109</w:delText>
        </w:r>
      </w:del>
    </w:p>
    <w:p w:rsidR="00E92FAF" w:rsidDel="007909F3" w:rsidRDefault="00F228E8">
      <w:pPr>
        <w:pStyle w:val="TOC3"/>
        <w:tabs>
          <w:tab w:val="right" w:leader="dot" w:pos="8918"/>
        </w:tabs>
        <w:rPr>
          <w:del w:id="715" w:author=" Vijay Parmar" w:date="2009-08-22T21:04:00Z"/>
          <w:rFonts w:ascii="Times New Roman" w:hAnsi="Times New Roman"/>
          <w:noProof/>
          <w:sz w:val="24"/>
        </w:rPr>
      </w:pPr>
      <w:del w:id="716" w:author=" Vijay Parmar" w:date="2009-08-22T21:04:00Z">
        <w:r w:rsidRPr="00F228E8">
          <w:rPr>
            <w:noProof/>
            <w:rPrChange w:id="717" w:author=" Vijay Parmar" w:date="2009-08-22T21:04:00Z">
              <w:rPr>
                <w:rStyle w:val="Hyperlink"/>
                <w:rFonts w:ascii="Palatino Linotype" w:hAnsi="Palatino Linotype"/>
                <w:b/>
                <w:noProof/>
                <w:sz w:val="24"/>
              </w:rPr>
            </w:rPrChange>
          </w:rPr>
          <w:delText>MySQL Migration – CSM 3.2 to CSM 4.0</w:delText>
        </w:r>
        <w:r w:rsidR="00E92FAF" w:rsidDel="007909F3">
          <w:rPr>
            <w:noProof/>
            <w:webHidden/>
          </w:rPr>
          <w:tab/>
          <w:delText>109</w:delText>
        </w:r>
      </w:del>
    </w:p>
    <w:p w:rsidR="00E92FAF" w:rsidDel="007909F3" w:rsidRDefault="00F228E8">
      <w:pPr>
        <w:pStyle w:val="TOC3"/>
        <w:tabs>
          <w:tab w:val="right" w:leader="dot" w:pos="8918"/>
        </w:tabs>
        <w:rPr>
          <w:del w:id="718" w:author=" Vijay Parmar" w:date="2009-08-22T21:04:00Z"/>
          <w:rFonts w:ascii="Times New Roman" w:hAnsi="Times New Roman"/>
          <w:noProof/>
          <w:sz w:val="24"/>
        </w:rPr>
      </w:pPr>
      <w:del w:id="719" w:author=" Vijay Parmar" w:date="2009-08-22T21:04:00Z">
        <w:r w:rsidRPr="00F228E8">
          <w:rPr>
            <w:noProof/>
            <w:rPrChange w:id="720" w:author=" Vijay Parmar" w:date="2009-08-22T21:04:00Z">
              <w:rPr>
                <w:rStyle w:val="Hyperlink"/>
                <w:rFonts w:ascii="Palatino Linotype" w:hAnsi="Palatino Linotype"/>
                <w:b/>
                <w:noProof/>
                <w:sz w:val="24"/>
              </w:rPr>
            </w:rPrChange>
          </w:rPr>
          <w:delText>Oracle Migration – CSM 3.2 to CSM 4.0</w:delText>
        </w:r>
        <w:r w:rsidR="00E92FAF" w:rsidDel="007909F3">
          <w:rPr>
            <w:noProof/>
            <w:webHidden/>
          </w:rPr>
          <w:tab/>
          <w:delText>110</w:delText>
        </w:r>
      </w:del>
    </w:p>
    <w:p w:rsidR="00E92FAF" w:rsidDel="007909F3" w:rsidRDefault="00F228E8">
      <w:pPr>
        <w:pStyle w:val="TOC2"/>
        <w:tabs>
          <w:tab w:val="right" w:leader="dot" w:pos="8918"/>
        </w:tabs>
        <w:rPr>
          <w:del w:id="721" w:author=" Vijay Parmar" w:date="2009-08-22T21:04:00Z"/>
          <w:rFonts w:ascii="Times New Roman" w:hAnsi="Times New Roman"/>
          <w:noProof/>
          <w:sz w:val="24"/>
        </w:rPr>
      </w:pPr>
      <w:del w:id="722" w:author=" Vijay Parmar" w:date="2009-08-22T21:04:00Z">
        <w:r w:rsidRPr="00F228E8">
          <w:rPr>
            <w:noProof/>
            <w:rPrChange w:id="723" w:author=" Vijay Parmar" w:date="2009-08-22T21:04:00Z">
              <w:rPr>
                <w:rStyle w:val="Hyperlink"/>
                <w:rFonts w:ascii="Palatino Linotype" w:hAnsi="Palatino Linotype"/>
                <w:b/>
                <w:noProof/>
                <w:sz w:val="24"/>
              </w:rPr>
            </w:rPrChange>
          </w:rPr>
          <w:delText>Migrating from CSM v4.0 to CSM v4.1</w:delText>
        </w:r>
        <w:r w:rsidR="00E92FAF" w:rsidDel="007909F3">
          <w:rPr>
            <w:noProof/>
            <w:webHidden/>
          </w:rPr>
          <w:tab/>
          <w:delText>110</w:delText>
        </w:r>
      </w:del>
    </w:p>
    <w:p w:rsidR="00E92FAF" w:rsidDel="007909F3" w:rsidRDefault="00F228E8">
      <w:pPr>
        <w:pStyle w:val="TOC3"/>
        <w:tabs>
          <w:tab w:val="right" w:leader="dot" w:pos="8918"/>
        </w:tabs>
        <w:rPr>
          <w:del w:id="724" w:author=" Vijay Parmar" w:date="2009-08-22T21:04:00Z"/>
          <w:rFonts w:ascii="Times New Roman" w:hAnsi="Times New Roman"/>
          <w:noProof/>
          <w:sz w:val="24"/>
        </w:rPr>
      </w:pPr>
      <w:del w:id="725" w:author=" Vijay Parmar" w:date="2009-08-22T21:04:00Z">
        <w:r w:rsidRPr="00F228E8">
          <w:rPr>
            <w:noProof/>
            <w:rPrChange w:id="726" w:author=" Vijay Parmar" w:date="2009-08-22T21:04:00Z">
              <w:rPr>
                <w:rStyle w:val="Hyperlink"/>
                <w:rFonts w:ascii="Palatino Linotype" w:hAnsi="Palatino Linotype"/>
                <w:b/>
                <w:noProof/>
                <w:sz w:val="24"/>
              </w:rPr>
            </w:rPrChange>
          </w:rPr>
          <w:delText>MySQL Migration – CSM 4.0 to CSM 4.1</w:delText>
        </w:r>
        <w:r w:rsidR="00E92FAF" w:rsidDel="007909F3">
          <w:rPr>
            <w:noProof/>
            <w:webHidden/>
          </w:rPr>
          <w:tab/>
          <w:delText>110</w:delText>
        </w:r>
      </w:del>
    </w:p>
    <w:p w:rsidR="00E92FAF" w:rsidDel="007909F3" w:rsidRDefault="00F228E8">
      <w:pPr>
        <w:pStyle w:val="TOC3"/>
        <w:tabs>
          <w:tab w:val="right" w:leader="dot" w:pos="8918"/>
        </w:tabs>
        <w:rPr>
          <w:del w:id="727" w:author=" Vijay Parmar" w:date="2009-08-22T21:04:00Z"/>
          <w:rFonts w:ascii="Times New Roman" w:hAnsi="Times New Roman"/>
          <w:noProof/>
          <w:sz w:val="24"/>
        </w:rPr>
      </w:pPr>
      <w:del w:id="728" w:author=" Vijay Parmar" w:date="2009-08-22T21:04:00Z">
        <w:r w:rsidRPr="00F228E8">
          <w:rPr>
            <w:noProof/>
            <w:rPrChange w:id="729" w:author=" Vijay Parmar" w:date="2009-08-22T21:04:00Z">
              <w:rPr>
                <w:rStyle w:val="Hyperlink"/>
                <w:rFonts w:ascii="Palatino Linotype" w:hAnsi="Palatino Linotype"/>
                <w:b/>
                <w:noProof/>
                <w:sz w:val="24"/>
              </w:rPr>
            </w:rPrChange>
          </w:rPr>
          <w:delText>Oracle Migration – CSM 4.0 to CSM 4.1</w:delText>
        </w:r>
        <w:r w:rsidR="00E92FAF" w:rsidDel="007909F3">
          <w:rPr>
            <w:noProof/>
            <w:webHidden/>
          </w:rPr>
          <w:tab/>
          <w:delText>111</w:delText>
        </w:r>
      </w:del>
    </w:p>
    <w:p w:rsidR="00E92FAF" w:rsidDel="007909F3" w:rsidRDefault="00F228E8">
      <w:pPr>
        <w:pStyle w:val="TOC1"/>
        <w:tabs>
          <w:tab w:val="right" w:leader="dot" w:pos="8918"/>
        </w:tabs>
        <w:rPr>
          <w:del w:id="730" w:author=" Vijay Parmar" w:date="2009-08-22T21:04:00Z"/>
          <w:rFonts w:ascii="Times New Roman" w:hAnsi="Times New Roman"/>
          <w:b w:val="0"/>
          <w:noProof/>
        </w:rPr>
      </w:pPr>
      <w:del w:id="731" w:author=" Vijay Parmar" w:date="2009-08-22T21:04:00Z">
        <w:r w:rsidRPr="00F228E8">
          <w:rPr>
            <w:noProof/>
            <w:rPrChange w:id="732" w:author=" Vijay Parmar" w:date="2009-08-22T21:04:00Z">
              <w:rPr>
                <w:rStyle w:val="Hyperlink"/>
                <w:noProof/>
              </w:rPr>
            </w:rPrChange>
          </w:rPr>
          <w:delText>Glossary</w:delText>
        </w:r>
        <w:r w:rsidR="00E92FAF" w:rsidDel="007909F3">
          <w:rPr>
            <w:noProof/>
            <w:webHidden/>
          </w:rPr>
          <w:tab/>
          <w:delText>113</w:delText>
        </w:r>
      </w:del>
    </w:p>
    <w:p w:rsidR="00E92FAF" w:rsidDel="007909F3" w:rsidRDefault="00F228E8">
      <w:pPr>
        <w:pStyle w:val="TOC1"/>
        <w:tabs>
          <w:tab w:val="right" w:leader="dot" w:pos="8918"/>
        </w:tabs>
        <w:rPr>
          <w:del w:id="733" w:author=" Vijay Parmar" w:date="2009-08-22T21:04:00Z"/>
          <w:rFonts w:ascii="Times New Roman" w:hAnsi="Times New Roman"/>
          <w:b w:val="0"/>
          <w:noProof/>
        </w:rPr>
      </w:pPr>
      <w:del w:id="734" w:author=" Vijay Parmar" w:date="2009-08-22T21:04:00Z">
        <w:r w:rsidRPr="00F228E8">
          <w:rPr>
            <w:noProof/>
            <w:rPrChange w:id="735" w:author=" Vijay Parmar" w:date="2009-08-22T21:04:00Z">
              <w:rPr>
                <w:rStyle w:val="Hyperlink"/>
                <w:noProof/>
              </w:rPr>
            </w:rPrChange>
          </w:rPr>
          <w:delText>Index</w:delText>
        </w:r>
        <w:r w:rsidR="00E92FAF" w:rsidDel="007909F3">
          <w:rPr>
            <w:noProof/>
            <w:webHidden/>
          </w:rPr>
          <w:tab/>
          <w:delText>115</w:delText>
        </w:r>
      </w:del>
    </w:p>
    <w:p w:rsidR="005E13D1" w:rsidRDefault="00F228E8"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736" w:name="_Toc187026426"/>
      <w:bookmarkStart w:id="737" w:name="_Toc187026486"/>
      <w:bookmarkStart w:id="738" w:name="_Toc187026570"/>
      <w:bookmarkStart w:id="739" w:name="_Toc187026876"/>
      <w:bookmarkStart w:id="740" w:name="_Toc187026967"/>
      <w:bookmarkStart w:id="741" w:name="_Toc187027107"/>
      <w:bookmarkStart w:id="742" w:name="_Toc187027461"/>
      <w:bookmarkStart w:id="743" w:name="_Toc187027615"/>
      <w:bookmarkStart w:id="744" w:name="_Toc187027724"/>
      <w:bookmarkStart w:id="745" w:name="_Toc187027769"/>
      <w:bookmarkStart w:id="746" w:name="_Toc187028098"/>
      <w:bookmarkStart w:id="747" w:name="_Toc187028205"/>
      <w:bookmarkStart w:id="748" w:name="_Toc187028230"/>
      <w:bookmarkStart w:id="749" w:name="_Toc187028619"/>
      <w:bookmarkStart w:id="750" w:name="_Toc187028746"/>
      <w:bookmarkStart w:id="751" w:name="_Toc187028893"/>
      <w:bookmarkStart w:id="752" w:name="_Toc187028919"/>
      <w:bookmarkStart w:id="753" w:name="_Toc187030157"/>
      <w:bookmarkStart w:id="754" w:name="_Toc187030204"/>
      <w:bookmarkStart w:id="755" w:name="_Toc238804821"/>
      <w:r>
        <w:lastRenderedPageBreak/>
        <w:t>About This Guide</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830E29" w:rsidRDefault="008823E4" w:rsidP="008823E4">
      <w:pPr>
        <w:pStyle w:val="BodyText"/>
      </w:pPr>
      <w:r w:rsidRPr="006C2D12">
        <w:t xml:space="preserve">This </w:t>
      </w:r>
      <w:r w:rsidR="00215A99">
        <w:t xml:space="preserve">preface </w:t>
      </w:r>
      <w:r w:rsidRPr="006C2D12">
        <w:t xml:space="preserve">introduces you to the </w:t>
      </w:r>
      <w:r w:rsidR="00F228E8" w:rsidRPr="00697E12">
        <w:rPr>
          <w:rStyle w:val="Emphasis"/>
        </w:rPr>
        <w:fldChar w:fldCharType="begin"/>
      </w:r>
      <w:r w:rsidRPr="00697E12">
        <w:rPr>
          <w:rStyle w:val="Emphasis"/>
        </w:rPr>
        <w:instrText xml:space="preserve"> TITLE  </w:instrText>
      </w:r>
      <w:r w:rsidR="00F228E8" w:rsidRPr="00697E12">
        <w:rPr>
          <w:rStyle w:val="Emphasis"/>
        </w:rPr>
        <w:fldChar w:fldCharType="separate"/>
      </w:r>
      <w:r w:rsidR="00E92FAF">
        <w:rPr>
          <w:rStyle w:val="Emphasis"/>
        </w:rPr>
        <w:t>caCORE Common Security Module (CSM) V 4.</w:t>
      </w:r>
      <w:ins w:id="756" w:author=" Vijay Parmar" w:date="2009-08-19T11:25:00Z">
        <w:r w:rsidR="002F13FE">
          <w:rPr>
            <w:rStyle w:val="Emphasis"/>
          </w:rPr>
          <w:t>2</w:t>
        </w:r>
      </w:ins>
      <w:del w:id="757" w:author=" Vijay Parmar" w:date="2009-08-19T11:25:00Z">
        <w:r w:rsidR="00E92FAF" w:rsidDel="002F13FE">
          <w:rPr>
            <w:rStyle w:val="Emphasis"/>
          </w:rPr>
          <w:delText>1</w:delText>
        </w:r>
      </w:del>
      <w:r w:rsidR="00E92FAF">
        <w:rPr>
          <w:rStyle w:val="Emphasis"/>
        </w:rPr>
        <w:t xml:space="preserve"> Programmer's Guide</w:t>
      </w:r>
      <w:r w:rsidR="00F228E8"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F228E8" w:rsidP="007574BA">
      <w:pPr>
        <w:pStyle w:val="ListBullet"/>
      </w:pPr>
      <w:fldSimple w:instr=" REF _Ref185394551 \h  \* MERGEFORMAT ">
        <w:r w:rsidR="00E92FAF" w:rsidRPr="00E92FAF">
          <w:rPr>
            <w:rStyle w:val="Emphasis"/>
            <w:color w:val="0000FF"/>
          </w:rPr>
          <w:t>Purpose</w:t>
        </w:r>
      </w:fldSimple>
      <w:r w:rsidR="00D6274E">
        <w:t xml:space="preserve"> on this page</w:t>
      </w:r>
    </w:p>
    <w:p w:rsidR="0095242A" w:rsidRDefault="00F228E8" w:rsidP="007574BA">
      <w:pPr>
        <w:pStyle w:val="ListBullet"/>
      </w:pPr>
      <w:fldSimple w:instr=" REF _Ref213580136 \h  \* MERGEFORMAT ">
        <w:r w:rsidR="00E92FAF" w:rsidRPr="00E92FAF">
          <w:rPr>
            <w:i/>
            <w:color w:val="0000FF"/>
          </w:rPr>
          <w:t>Scope</w:t>
        </w:r>
      </w:fldSimple>
      <w:r w:rsidR="0095242A">
        <w:t xml:space="preserve"> on this page</w:t>
      </w:r>
    </w:p>
    <w:p w:rsidR="0095242A" w:rsidRPr="0095242A" w:rsidRDefault="00F228E8" w:rsidP="007574BA">
      <w:pPr>
        <w:pStyle w:val="ListBullet"/>
        <w:rPr>
          <w:rStyle w:val="Emphasis"/>
          <w:i w:val="0"/>
          <w:iCs w:val="0"/>
        </w:rPr>
      </w:pPr>
      <w:fldSimple w:instr=" REF _Ref185394574 \h  \* MERGEFORMAT ">
        <w:r w:rsidR="00E92FAF" w:rsidRPr="00E92FAF">
          <w:rPr>
            <w:i/>
            <w:color w:val="0000FF"/>
          </w:rPr>
          <w:t>Typical User</w:t>
        </w:r>
      </w:fldSimple>
      <w:r w:rsidR="0095242A">
        <w:rPr>
          <w:rStyle w:val="Emphasis"/>
        </w:rPr>
        <w:t xml:space="preserve"> </w:t>
      </w:r>
      <w:r w:rsidR="00D6274E">
        <w:t xml:space="preserve">on page </w:t>
      </w:r>
      <w:r>
        <w:fldChar w:fldCharType="begin"/>
      </w:r>
      <w:r w:rsidR="00D6274E">
        <w:instrText xml:space="preserve"> PAGEREF _Ref185394655 \h </w:instrText>
      </w:r>
      <w:r>
        <w:fldChar w:fldCharType="separate"/>
      </w:r>
      <w:r w:rsidR="00E92FAF">
        <w:rPr>
          <w:noProof/>
        </w:rPr>
        <w:t>1</w:t>
      </w:r>
      <w:r>
        <w:fldChar w:fldCharType="end"/>
      </w:r>
      <w:r w:rsidR="00D6274E" w:rsidRPr="00B71075">
        <w:rPr>
          <w:rStyle w:val="Emphasis"/>
        </w:rPr>
        <w:t xml:space="preserve"> </w:t>
      </w:r>
    </w:p>
    <w:p w:rsidR="00D6274E" w:rsidRDefault="00F228E8" w:rsidP="007574BA">
      <w:pPr>
        <w:pStyle w:val="ListBullet"/>
      </w:pPr>
      <w:fldSimple w:instr=" REF _Ref213580137 \h  \* MERGEFORMAT ">
        <w:r w:rsidR="00E92FAF" w:rsidRPr="00E92FAF">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E92FAF">
        <w:rPr>
          <w:rStyle w:val="Emphasis"/>
          <w:noProof/>
        </w:rPr>
        <w:t>2</w:t>
      </w:r>
      <w:r>
        <w:rPr>
          <w:rStyle w:val="Emphasis"/>
        </w:rPr>
        <w:fldChar w:fldCharType="end"/>
      </w:r>
    </w:p>
    <w:p w:rsidR="0095242A" w:rsidRDefault="00F228E8" w:rsidP="007574BA">
      <w:pPr>
        <w:pStyle w:val="ListBullet"/>
      </w:pPr>
      <w:fldSimple w:instr=" REF _Ref213580139 \h  \* MERGEFORMAT ">
        <w:r w:rsidR="00E92FAF" w:rsidRPr="00E92FAF">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E92FAF">
        <w:rPr>
          <w:noProof/>
        </w:rPr>
        <w:t>2</w:t>
      </w:r>
      <w:r>
        <w:fldChar w:fldCharType="end"/>
      </w:r>
    </w:p>
    <w:p w:rsidR="0095242A" w:rsidRDefault="00F228E8" w:rsidP="007574BA">
      <w:pPr>
        <w:pStyle w:val="ListBullet"/>
      </w:pPr>
      <w:fldSimple w:instr=" REF _Ref185394608 \h  \* MERGEFORMAT ">
        <w:r w:rsidR="00E92FAF" w:rsidRPr="00E92FAF">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E92FAF">
        <w:rPr>
          <w:noProof/>
        </w:rPr>
        <w:t>3</w:t>
      </w:r>
      <w:r>
        <w:fldChar w:fldCharType="end"/>
      </w:r>
    </w:p>
    <w:p w:rsidR="0095242A" w:rsidRDefault="00F228E8" w:rsidP="007574BA">
      <w:pPr>
        <w:pStyle w:val="ListBullet"/>
      </w:pPr>
      <w:fldSimple w:instr=" REF _Ref213580150 \h  \* MERGEFORMAT ">
        <w:r w:rsidR="00E92FAF" w:rsidRPr="00E92FAF">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E92FAF">
        <w:rPr>
          <w:noProof/>
        </w:rPr>
        <w:t>3</w:t>
      </w:r>
      <w:r>
        <w:fldChar w:fldCharType="end"/>
      </w:r>
    </w:p>
    <w:p w:rsidR="00437365" w:rsidRDefault="00EB6333" w:rsidP="004733D9">
      <w:pPr>
        <w:pStyle w:val="Heading2"/>
      </w:pPr>
      <w:bookmarkStart w:id="758" w:name="_Ref185394551"/>
      <w:bookmarkStart w:id="759" w:name="_Toc187026427"/>
      <w:bookmarkStart w:id="760" w:name="_Toc187026487"/>
      <w:bookmarkStart w:id="761" w:name="_Toc187026571"/>
      <w:bookmarkStart w:id="762" w:name="_Toc187026877"/>
      <w:bookmarkStart w:id="763" w:name="_Toc187026968"/>
      <w:bookmarkStart w:id="764" w:name="_Toc187027108"/>
      <w:bookmarkStart w:id="765" w:name="_Toc187027462"/>
      <w:bookmarkStart w:id="766" w:name="_Toc187027616"/>
      <w:bookmarkStart w:id="767" w:name="_Toc187027725"/>
      <w:bookmarkStart w:id="768" w:name="_Toc187027770"/>
      <w:bookmarkStart w:id="769" w:name="_Toc187028099"/>
      <w:bookmarkStart w:id="770" w:name="_Toc187028206"/>
      <w:bookmarkStart w:id="771" w:name="_Toc187028231"/>
      <w:bookmarkStart w:id="772" w:name="_Toc187028620"/>
      <w:bookmarkStart w:id="773" w:name="_Toc187028747"/>
      <w:bookmarkStart w:id="774" w:name="_Toc187028894"/>
      <w:bookmarkStart w:id="775" w:name="_Toc187028920"/>
      <w:bookmarkStart w:id="776" w:name="_Toc187030158"/>
      <w:bookmarkStart w:id="777" w:name="_Toc187030205"/>
      <w:bookmarkStart w:id="778" w:name="_Toc238804822"/>
      <w:r>
        <w:t>Purpose</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rsidR="00830E29" w:rsidRDefault="00830E29" w:rsidP="00830E29">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830E29" w:rsidRDefault="00830E29" w:rsidP="00830E29">
      <w:pPr>
        <w:pStyle w:val="Heading2"/>
      </w:pPr>
      <w:bookmarkStart w:id="779" w:name="_Ref213580136"/>
      <w:bookmarkStart w:id="780" w:name="_Toc238804823"/>
      <w:r>
        <w:t>Scope</w:t>
      </w:r>
      <w:bookmarkEnd w:id="779"/>
      <w:bookmarkEnd w:id="780"/>
    </w:p>
    <w:p w:rsidR="00830E29" w:rsidRPr="00830E29" w:rsidRDefault="00830E29" w:rsidP="00830E29">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7C68EE" w:rsidRDefault="007C68EE" w:rsidP="0095242A">
      <w:pPr>
        <w:pStyle w:val="Heading2"/>
      </w:pPr>
      <w:bookmarkStart w:id="781" w:name="_Ref185394574"/>
      <w:bookmarkStart w:id="782" w:name="_Ref185394655"/>
      <w:bookmarkStart w:id="783" w:name="_Toc187026429"/>
      <w:bookmarkStart w:id="784" w:name="_Toc187026489"/>
      <w:bookmarkStart w:id="785" w:name="_Toc187026573"/>
      <w:bookmarkStart w:id="786" w:name="_Toc187026879"/>
      <w:bookmarkStart w:id="787" w:name="_Toc187026970"/>
      <w:bookmarkStart w:id="788" w:name="_Toc187027110"/>
      <w:bookmarkStart w:id="789" w:name="_Toc187027464"/>
      <w:bookmarkStart w:id="790" w:name="_Toc187027618"/>
      <w:bookmarkStart w:id="791" w:name="_Toc187027727"/>
      <w:bookmarkStart w:id="792" w:name="_Toc187027772"/>
      <w:bookmarkStart w:id="793" w:name="_Toc187028101"/>
      <w:bookmarkStart w:id="794" w:name="_Toc187028208"/>
      <w:bookmarkStart w:id="795" w:name="_Toc187028233"/>
      <w:bookmarkStart w:id="796" w:name="_Toc187028622"/>
      <w:bookmarkStart w:id="797" w:name="_Toc187028749"/>
      <w:bookmarkStart w:id="798" w:name="_Toc187028896"/>
      <w:bookmarkStart w:id="799" w:name="_Toc187028922"/>
      <w:bookmarkStart w:id="800" w:name="_Toc187030160"/>
      <w:bookmarkStart w:id="801" w:name="_Toc187030207"/>
      <w:bookmarkStart w:id="802" w:name="_Toc238804824"/>
      <w:r>
        <w:t>Typical User</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rsidR="00830E29" w:rsidRDefault="00830E29" w:rsidP="0095242A">
      <w:pPr>
        <w:pStyle w:val="BodyText"/>
      </w:pPr>
      <w:bookmarkStart w:id="803" w:name="_Ref185394587"/>
      <w:bookmarkStart w:id="804" w:name="_Ref185394675"/>
      <w:bookmarkStart w:id="805" w:name="_Toc187026431"/>
      <w:bookmarkStart w:id="806" w:name="_Toc187026491"/>
      <w:bookmarkStart w:id="807" w:name="_Toc187026575"/>
      <w:bookmarkStart w:id="808" w:name="_Toc187026881"/>
      <w:bookmarkStart w:id="809" w:name="_Toc187026972"/>
      <w:bookmarkStart w:id="810" w:name="_Toc187027112"/>
      <w:bookmarkStart w:id="811" w:name="_Toc187027466"/>
      <w:bookmarkStart w:id="812" w:name="_Toc187027620"/>
      <w:bookmarkStart w:id="813" w:name="_Toc187027729"/>
      <w:bookmarkStart w:id="814" w:name="_Toc187027774"/>
      <w:bookmarkStart w:id="815" w:name="_Toc187028103"/>
      <w:bookmarkStart w:id="816" w:name="_Toc187028210"/>
      <w:bookmarkStart w:id="817" w:name="_Toc187028235"/>
      <w:bookmarkStart w:id="818" w:name="_Toc187028624"/>
      <w:bookmarkStart w:id="819" w:name="_Toc187028751"/>
      <w:bookmarkStart w:id="820" w:name="_Toc187028898"/>
      <w:bookmarkStart w:id="821" w:name="_Toc187028924"/>
      <w:bookmarkStart w:id="822" w:name="_Toc187030162"/>
      <w:bookmarkStart w:id="823"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7F7DE7" w:rsidRDefault="007F7DE7" w:rsidP="00FE0B65">
      <w:pPr>
        <w:pStyle w:val="Heading2"/>
      </w:pPr>
      <w:bookmarkStart w:id="824" w:name="_Ref213580137"/>
      <w:bookmarkStart w:id="825" w:name="_Ref213580138"/>
      <w:bookmarkStart w:id="826" w:name="_Toc238804825"/>
      <w:r>
        <w:lastRenderedPageBreak/>
        <w:t>Topics Covered</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830E29" w:rsidRDefault="00830E29" w:rsidP="00FE0B65">
      <w:pPr>
        <w:pStyle w:val="BodyText"/>
        <w:keepNext/>
      </w:pPr>
      <w:r w:rsidRPr="000329B2">
        <w:t>This brief overview explains what you will find in each section of this guide.</w:t>
      </w:r>
      <w:r w:rsidRPr="00D06BE5">
        <w:t xml:space="preserve"> </w:t>
      </w:r>
    </w:p>
    <w:p w:rsidR="00830E29" w:rsidRDefault="00F228E8" w:rsidP="00830E29">
      <w:pPr>
        <w:pStyle w:val="ListBullet"/>
      </w:pPr>
      <w:fldSimple w:instr=" REF _Ref213636076 \w \h  \* MERGEFORMAT ">
        <w:r w:rsidR="00E92FAF">
          <w:rPr>
            <w:i/>
            <w:color w:val="0000FF"/>
          </w:rPr>
          <w:t>Chapter 1</w:t>
        </w:r>
      </w:fldSimple>
      <w:r w:rsidR="008B318A" w:rsidRPr="000B7EEE">
        <w:rPr>
          <w:i/>
          <w:color w:val="0000FF"/>
        </w:rPr>
        <w:t xml:space="preserve">, </w:t>
      </w:r>
      <w:fldSimple w:instr=" REF _Ref213636079 \h  \* MERGEFORMAT ">
        <w:r w:rsidR="00E92FAF" w:rsidRPr="00E92FAF">
          <w:rPr>
            <w:i/>
            <w:color w:val="0000FF"/>
          </w:rPr>
          <w:t>CSM Overview</w:t>
        </w:r>
      </w:fldSimple>
      <w:r w:rsidR="008B318A">
        <w:t xml:space="preserve"> provides</w:t>
      </w:r>
      <w:r w:rsidR="008B318A" w:rsidRPr="007C0A1E">
        <w:t xml:space="preserve"> </w:t>
      </w:r>
      <w:r w:rsidR="000329B2">
        <w:t>an overview of CSM and its capabilities.</w:t>
      </w:r>
    </w:p>
    <w:p w:rsidR="002D7574" w:rsidRDefault="00F228E8" w:rsidP="00830E29">
      <w:pPr>
        <w:pStyle w:val="ListBullet"/>
      </w:pPr>
      <w:fldSimple w:instr=" REF _Ref213636124 \w \h  \* MERGEFORMAT ">
        <w:r w:rsidR="00E92FAF">
          <w:rPr>
            <w:i/>
            <w:color w:val="0000FF"/>
          </w:rPr>
          <w:t>Chapter 2</w:t>
        </w:r>
      </w:fldSimple>
      <w:r w:rsidR="002D7574" w:rsidRPr="000B7EEE">
        <w:rPr>
          <w:i/>
          <w:color w:val="0000FF"/>
        </w:rPr>
        <w:t xml:space="preserve">, </w:t>
      </w:r>
      <w:fldSimple w:instr=" REF _Ref213636127 \h  \* MERGEFORMAT ">
        <w:r w:rsidR="00E92FAF" w:rsidRPr="00E92FAF">
          <w:rPr>
            <w:i/>
            <w:color w:val="0000FF"/>
          </w:rPr>
          <w:t>Using the CSM API</w:t>
        </w:r>
      </w:fldSimple>
      <w:r w:rsidR="000329B2">
        <w:t xml:space="preserve"> provides</w:t>
      </w:r>
      <w:r w:rsidR="000329B2" w:rsidRPr="007C0A1E">
        <w:t xml:space="preserve"> detaile</w:t>
      </w:r>
      <w:r w:rsidR="000329B2">
        <w:t xml:space="preserve">d information and a workflow for how </w:t>
      </w:r>
      <w:r w:rsidR="000329B2" w:rsidRPr="007C0A1E">
        <w:t xml:space="preserve">to successfully integrate CSM into </w:t>
      </w:r>
      <w:r w:rsidR="000329B2">
        <w:t>your</w:t>
      </w:r>
      <w:r w:rsidR="000329B2" w:rsidRPr="007C0A1E">
        <w:t xml:space="preserve"> applications.</w:t>
      </w:r>
    </w:p>
    <w:p w:rsidR="00830E29" w:rsidRDefault="00F228E8" w:rsidP="00830E29">
      <w:pPr>
        <w:pStyle w:val="ListBullet"/>
      </w:pPr>
      <w:fldSimple w:instr=" REF _Ref213636175 \w \h  \* MERGEFORMAT ">
        <w:r w:rsidR="00E92FAF">
          <w:rPr>
            <w:i/>
            <w:color w:val="0000FF"/>
          </w:rPr>
          <w:t>Chapter 3</w:t>
        </w:r>
      </w:fldSimple>
      <w:r w:rsidR="002D7574" w:rsidRPr="000B7EEE">
        <w:rPr>
          <w:i/>
          <w:color w:val="0000FF"/>
        </w:rPr>
        <w:t xml:space="preserve">, </w:t>
      </w:r>
      <w:fldSimple w:instr=" REF _Ref213636178 \h  \* MERGEFORMAT ">
        <w:r w:rsidR="00E92FAF" w:rsidRPr="00E92FAF">
          <w:rPr>
            <w:i/>
            <w:color w:val="0000FF"/>
          </w:rPr>
          <w:t>User Provisioning Tool (UPT)</w:t>
        </w:r>
      </w:fldSimple>
      <w:r w:rsidR="002D7574">
        <w:t xml:space="preserve"> </w:t>
      </w:r>
      <w:r w:rsidR="00830E29">
        <w:t>provides</w:t>
      </w:r>
      <w:r w:rsidR="00830E29" w:rsidRPr="007C0A1E">
        <w:t xml:space="preserve"> </w:t>
      </w:r>
      <w:r w:rsidR="000329B2">
        <w:t xml:space="preserve">information about </w:t>
      </w:r>
      <w:r w:rsidR="00302F29">
        <w:t xml:space="preserve">installing </w:t>
      </w:r>
      <w:r w:rsidR="000329B2">
        <w:t xml:space="preserve">the UPT, </w:t>
      </w:r>
      <w:r w:rsidR="00830E29" w:rsidRPr="007C0A1E">
        <w:t xml:space="preserve">the workflow </w:t>
      </w:r>
      <w:r w:rsidR="000329B2">
        <w:t>for its use, and details about the administrative tasks</w:t>
      </w:r>
      <w:r w:rsidR="00E215FE">
        <w:t xml:space="preserve"> available</w:t>
      </w:r>
      <w:r w:rsidR="00302F29">
        <w:t xml:space="preserve"> in Super Admin and Admin modes.</w:t>
      </w:r>
      <w:r w:rsidR="00830E29" w:rsidRPr="007C0A1E">
        <w:t xml:space="preserve"> </w:t>
      </w:r>
    </w:p>
    <w:p w:rsidR="00830E29" w:rsidRDefault="00F228E8" w:rsidP="00830E29">
      <w:pPr>
        <w:pStyle w:val="ListBullet"/>
      </w:pPr>
      <w:fldSimple w:instr=" REF _Ref213636229 \w \h  \* MERGEFORMAT ">
        <w:r w:rsidR="00E92FAF">
          <w:rPr>
            <w:i/>
            <w:color w:val="0000FF"/>
          </w:rPr>
          <w:t>Chapter 4</w:t>
        </w:r>
      </w:fldSimple>
      <w:r w:rsidR="002D7574" w:rsidRPr="000B7EEE">
        <w:rPr>
          <w:i/>
          <w:color w:val="0000FF"/>
        </w:rPr>
        <w:t xml:space="preserve">, </w:t>
      </w:r>
      <w:fldSimple w:instr=" REF _Ref213636233 \h  \* MERGEFORMAT ">
        <w:r w:rsidR="00E92FAF" w:rsidRPr="00E92FAF">
          <w:rPr>
            <w:i/>
            <w:color w:val="0000FF"/>
          </w:rPr>
          <w:t>CSM Security Web Services</w:t>
        </w:r>
      </w:fldSimple>
      <w:r w:rsidR="002D7574">
        <w:t xml:space="preserve"> </w:t>
      </w:r>
      <w:r w:rsidR="00830E29">
        <w:t>explains</w:t>
      </w:r>
      <w:r w:rsidR="00830E29" w:rsidRPr="007C0A1E">
        <w:t xml:space="preserve"> how to </w:t>
      </w:r>
      <w:r w:rsidR="0039252F">
        <w:t xml:space="preserve">use </w:t>
      </w:r>
      <w:r w:rsidR="00830E29" w:rsidRPr="007C0A1E">
        <w:t xml:space="preserve">the CSM </w:t>
      </w:r>
      <w:r w:rsidR="00E215FE">
        <w:t>A</w:t>
      </w:r>
      <w:r w:rsidR="00830E29" w:rsidRPr="007C0A1E">
        <w:t>uthentication and Authorization service</w:t>
      </w:r>
      <w:r w:rsidR="0039252F">
        <w:t xml:space="preserve">s exposed as </w:t>
      </w:r>
      <w:r w:rsidR="00E215FE">
        <w:t xml:space="preserve">a </w:t>
      </w:r>
      <w:r w:rsidR="00830E29" w:rsidRPr="007C0A1E">
        <w:t xml:space="preserve">web service </w:t>
      </w:r>
      <w:r w:rsidR="0039252F">
        <w:t xml:space="preserve">to the web service </w:t>
      </w:r>
      <w:r w:rsidR="00830E29" w:rsidRPr="007C0A1E">
        <w:t>consumers.</w:t>
      </w:r>
      <w:r w:rsidR="00830E29">
        <w:t xml:space="preserve"> </w:t>
      </w:r>
    </w:p>
    <w:p w:rsidR="00830E29" w:rsidRDefault="00F228E8" w:rsidP="00830E29">
      <w:pPr>
        <w:pStyle w:val="ListBullet"/>
      </w:pPr>
      <w:fldSimple w:instr=" REF _Ref213636277 \w \h  \* MERGEFORMAT ">
        <w:r w:rsidR="00E92FAF">
          <w:rPr>
            <w:i/>
            <w:color w:val="0000FF"/>
          </w:rPr>
          <w:t>Chapter 5</w:t>
        </w:r>
      </w:fldSimple>
      <w:r w:rsidR="002D7574" w:rsidRPr="000B7EEE">
        <w:rPr>
          <w:i/>
          <w:color w:val="0000FF"/>
        </w:rPr>
        <w:t xml:space="preserve">, </w:t>
      </w:r>
      <w:fldSimple w:instr=" REF _Ref213636281 \h  \* MERGEFORMAT ">
        <w:r w:rsidR="00E92FAF" w:rsidRPr="00E92FAF">
          <w:rPr>
            <w:i/>
            <w:color w:val="0000FF"/>
          </w:rPr>
          <w:t>CSM Instance Level and Attribute Level Security</w:t>
        </w:r>
      </w:fldSimple>
      <w:r w:rsidR="002D7574">
        <w:t xml:space="preserve"> </w:t>
      </w:r>
      <w:r w:rsidR="00830E29">
        <w:t>describes Instance and Attr</w:t>
      </w:r>
      <w:r w:rsidR="000329B2">
        <w:t xml:space="preserve">ibute level security </w:t>
      </w:r>
      <w:r w:rsidR="00F36672">
        <w:t xml:space="preserve">features available </w:t>
      </w:r>
      <w:r w:rsidR="001953B7">
        <w:t>in CSM</w:t>
      </w:r>
      <w:r w:rsidR="000329B2">
        <w:t xml:space="preserve"> v4.</w:t>
      </w:r>
      <w:ins w:id="827" w:author=" Vijay Parmar" w:date="2009-08-19T11:25:00Z">
        <w:r w:rsidR="002F13FE">
          <w:t>2</w:t>
        </w:r>
      </w:ins>
      <w:del w:id="828" w:author=" Vijay Parmar" w:date="2009-08-19T11:25:00Z">
        <w:r w:rsidR="000329B2" w:rsidDel="002F13FE">
          <w:delText>1</w:delText>
        </w:r>
      </w:del>
      <w:r w:rsidR="00830E29">
        <w:t xml:space="preserve">. </w:t>
      </w:r>
    </w:p>
    <w:p w:rsidR="00830E29" w:rsidRDefault="00F228E8" w:rsidP="00830E29">
      <w:pPr>
        <w:pStyle w:val="ListBullet"/>
      </w:pPr>
      <w:fldSimple w:instr=" REF _Ref213636322 \w \h  \* MERGEFORMAT ">
        <w:r w:rsidR="00E92FAF">
          <w:rPr>
            <w:i/>
            <w:color w:val="0000FF"/>
          </w:rPr>
          <w:t>Chapter 6</w:t>
        </w:r>
      </w:fldSimple>
      <w:r w:rsidR="002D7574" w:rsidRPr="000B7EEE">
        <w:rPr>
          <w:i/>
          <w:color w:val="0000FF"/>
        </w:rPr>
        <w:t xml:space="preserve">, </w:t>
      </w:r>
      <w:fldSimple w:instr=" REF _Ref213636326 \h  \* MERGEFORMAT ">
        <w:r w:rsidR="00E92FAF" w:rsidRPr="00E92FAF">
          <w:rPr>
            <w:i/>
            <w:color w:val="0000FF"/>
          </w:rPr>
          <w:t>Acegi Adapter</w:t>
        </w:r>
      </w:fldSimple>
      <w:r w:rsidR="002D7574">
        <w:t xml:space="preserve"> </w:t>
      </w:r>
      <w:r w:rsidR="00830E29">
        <w:t xml:space="preserve">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830E29" w:rsidRDefault="00F228E8" w:rsidP="00830E29">
      <w:pPr>
        <w:pStyle w:val="ListBullet"/>
      </w:pPr>
      <w:fldSimple w:instr=" REF _Ref213636380 \w \h  \* MERGEFORMAT ">
        <w:r w:rsidR="00E92FAF">
          <w:rPr>
            <w:i/>
            <w:color w:val="0000FF"/>
          </w:rPr>
          <w:t>Chapter 7</w:t>
        </w:r>
      </w:fldSimple>
      <w:r w:rsidR="002D7574" w:rsidRPr="000B7EEE">
        <w:rPr>
          <w:i/>
          <w:color w:val="0000FF"/>
        </w:rPr>
        <w:t xml:space="preserve">, </w:t>
      </w:r>
      <w:fldSimple w:instr=" REF _Ref213636384 \h  \* MERGEFORMAT ">
        <w:r w:rsidR="00E92FAF" w:rsidRPr="00E92FAF">
          <w:rPr>
            <w:i/>
            <w:color w:val="0000FF"/>
          </w:rPr>
          <w:t>CSM caGrid Authentication</w:t>
        </w:r>
      </w:fldSimple>
      <w:r w:rsidR="002D7574">
        <w:t xml:space="preserve"> </w:t>
      </w:r>
      <w:r w:rsidR="00830E29">
        <w:t>describes how to leve</w:t>
      </w:r>
      <w:r w:rsidR="00FC7859">
        <w:t>rage</w:t>
      </w:r>
      <w:r w:rsidR="00830E29">
        <w:t xml:space="preserve"> CSM in the caGrid environment.</w:t>
      </w:r>
    </w:p>
    <w:p w:rsidR="00830E29" w:rsidRDefault="00F228E8" w:rsidP="00830E29">
      <w:pPr>
        <w:pStyle w:val="ListBullet"/>
      </w:pPr>
      <w:fldSimple w:instr=" REF _Ref213636435 \w \h  \* MERGEFORMAT ">
        <w:r w:rsidR="00E92FAF">
          <w:rPr>
            <w:i/>
            <w:color w:val="0000FF"/>
          </w:rPr>
          <w:t>Appendix A</w:t>
        </w:r>
      </w:fldSimple>
      <w:r w:rsidR="00901F8B" w:rsidRPr="000B7EEE">
        <w:rPr>
          <w:i/>
          <w:iCs/>
          <w:color w:val="0000FF"/>
        </w:rPr>
        <w:t xml:space="preserve">, </w:t>
      </w:r>
      <w:fldSimple w:instr=" REF _Ref213636438 \h  \* MERGEFORMAT ">
        <w:r w:rsidR="00E92FAF" w:rsidRPr="00E92FAF">
          <w:rPr>
            <w:i/>
            <w:color w:val="0000FF"/>
          </w:rPr>
          <w:t>CSM/ACEGI Sample Configuration File</w:t>
        </w:r>
      </w:fldSimple>
      <w:r w:rsidR="00901F8B">
        <w:rPr>
          <w:iCs/>
        </w:rPr>
        <w:t xml:space="preserve"> </w:t>
      </w:r>
      <w:r w:rsidR="00830E29">
        <w:t xml:space="preserve">provides the </w:t>
      </w:r>
      <w:r w:rsidR="00E215FE">
        <w:t xml:space="preserve">entire </w:t>
      </w:r>
      <w:r w:rsidR="00830E29">
        <w:t>CSM Acegi Sample configuration file.</w:t>
      </w:r>
    </w:p>
    <w:p w:rsidR="000329B2" w:rsidRDefault="00F228E8" w:rsidP="000329B2">
      <w:pPr>
        <w:pStyle w:val="ListBullet"/>
      </w:pPr>
      <w:fldSimple w:instr=" REF _Ref213914184 \w \h  \* MERGEFORMAT ">
        <w:r w:rsidR="00E92FAF">
          <w:rPr>
            <w:i/>
            <w:color w:val="0000FF"/>
          </w:rPr>
          <w:t>Appendix B</w:t>
        </w:r>
      </w:fldSimple>
      <w:r w:rsidR="000329B2" w:rsidRPr="000B7EEE">
        <w:rPr>
          <w:i/>
          <w:color w:val="0000FF"/>
        </w:rPr>
        <w:t xml:space="preserve"> </w:t>
      </w:r>
      <w:fldSimple w:instr=" REF _Ref213914181 \h  \* MERGEFORMAT ">
        <w:r w:rsidR="00E92FAF" w:rsidRPr="00E92FAF">
          <w:rPr>
            <w:i/>
            <w:color w:val="0000FF"/>
          </w:rPr>
          <w:t>Migrating to CSM v4.</w:t>
        </w:r>
        <w:ins w:id="829" w:author=" Vijay Parmar" w:date="2009-08-19T11:26:00Z">
          <w:r w:rsidR="002F13FE">
            <w:rPr>
              <w:i/>
              <w:color w:val="0000FF"/>
            </w:rPr>
            <w:t>2</w:t>
          </w:r>
        </w:ins>
        <w:del w:id="830" w:author=" Vijay Parmar" w:date="2009-08-19T11:26:00Z">
          <w:r w:rsidR="00E92FAF" w:rsidRPr="00E92FAF" w:rsidDel="002F13FE">
            <w:rPr>
              <w:i/>
              <w:color w:val="0000FF"/>
            </w:rPr>
            <w:delText>1</w:delText>
          </w:r>
        </w:del>
      </w:fldSimple>
      <w:r w:rsidR="000329B2">
        <w:t xml:space="preserve"> provides the steps necessary to migrat</w:t>
      </w:r>
      <w:r w:rsidR="00E215FE">
        <w:t>e</w:t>
      </w:r>
      <w:r w:rsidR="000329B2">
        <w:t xml:space="preserve"> your </w:t>
      </w:r>
      <w:r w:rsidR="001953B7">
        <w:t>existing</w:t>
      </w:r>
      <w:r w:rsidR="000329B2">
        <w:t xml:space="preserve"> CSM system </w:t>
      </w:r>
      <w:r w:rsidR="00E215FE">
        <w:t>(either 3.2</w:t>
      </w:r>
      <w:ins w:id="831" w:author=" Vijay Parmar" w:date="2009-08-19T11:27:00Z">
        <w:r w:rsidR="002F13FE">
          <w:t xml:space="preserve">, </w:t>
        </w:r>
      </w:ins>
      <w:del w:id="832" w:author=" Vijay Parmar" w:date="2009-08-19T11:27:00Z">
        <w:r w:rsidR="00E215FE" w:rsidDel="002F13FE">
          <w:delText xml:space="preserve"> or </w:delText>
        </w:r>
      </w:del>
      <w:r w:rsidR="00E215FE">
        <w:t>4.0</w:t>
      </w:r>
      <w:ins w:id="833" w:author=" Vijay Parmar" w:date="2009-08-19T11:27:00Z">
        <w:r w:rsidR="002F13FE">
          <w:t xml:space="preserve"> or 4.1</w:t>
        </w:r>
      </w:ins>
      <w:r w:rsidR="00E215FE">
        <w:t xml:space="preserve">) </w:t>
      </w:r>
      <w:r w:rsidR="000329B2">
        <w:t>to CSM 4.</w:t>
      </w:r>
      <w:del w:id="834" w:author=" Vijay Parmar" w:date="2009-08-19T11:27:00Z">
        <w:r w:rsidR="000329B2" w:rsidDel="00CD32AB">
          <w:delText>1</w:delText>
        </w:r>
      </w:del>
      <w:ins w:id="835" w:author=" Vijay Parmar" w:date="2009-08-19T11:27:00Z">
        <w:r w:rsidR="00CD32AB">
          <w:t>2</w:t>
        </w:r>
      </w:ins>
      <w:r w:rsidR="000329B2">
        <w:t>.</w:t>
      </w:r>
    </w:p>
    <w:p w:rsidR="005133FE" w:rsidRDefault="00830E29" w:rsidP="00FE0B65">
      <w:pPr>
        <w:pStyle w:val="Heading2"/>
      </w:pPr>
      <w:bookmarkStart w:id="836" w:name="_Ref213580139"/>
      <w:bookmarkStart w:id="837" w:name="_Ref213580140"/>
      <w:bookmarkStart w:id="838" w:name="_Toc238804826"/>
      <w:r>
        <w:t>Related Documentation</w:t>
      </w:r>
      <w:bookmarkEnd w:id="836"/>
      <w:bookmarkEnd w:id="837"/>
      <w:bookmarkEnd w:id="838"/>
    </w:p>
    <w:p w:rsidR="00830E29" w:rsidRDefault="00830E29" w:rsidP="00FE0B65">
      <w:pPr>
        <w:pStyle w:val="BodyText"/>
        <w:keepNext/>
      </w:pPr>
      <w:r>
        <w:t>More information can be found in the following related CSM documents:</w:t>
      </w:r>
      <w:r w:rsidR="00F228E8">
        <w:fldChar w:fldCharType="begin"/>
      </w:r>
      <w:r w:rsidR="00C31724">
        <w:instrText xml:space="preserve"> XE "</w:instrText>
      </w:r>
      <w:r w:rsidR="00C31724" w:rsidRPr="003E73F9">
        <w:instrText>related documents</w:instrText>
      </w:r>
      <w:r w:rsidR="00C31724">
        <w:instrText xml:space="preserve">" </w:instrText>
      </w:r>
      <w:r w:rsidR="00F228E8">
        <w:fldChar w:fldCharType="end"/>
      </w:r>
    </w:p>
    <w:p w:rsidR="00830E29" w:rsidRDefault="00830E29" w:rsidP="00830E29">
      <w:pPr>
        <w:pStyle w:val="ListBullet"/>
      </w:pPr>
      <w:r>
        <w:t>Software Architecture Document</w:t>
      </w:r>
    </w:p>
    <w:p w:rsidR="00830E29" w:rsidRDefault="00830E29" w:rsidP="00830E29">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830E29" w:rsidRDefault="00830E29" w:rsidP="00830E29">
      <w:pPr>
        <w:pStyle w:val="ListBullet"/>
      </w:pPr>
      <w:r>
        <w:t>Acegi Security CSM Adapter Design Document</w:t>
      </w:r>
    </w:p>
    <w:p w:rsidR="00830E29" w:rsidRDefault="00830E29" w:rsidP="00830E29">
      <w:pPr>
        <w:pStyle w:val="ListBullet"/>
      </w:pPr>
      <w:r>
        <w:t>CLM Guide for Application Developers</w:t>
      </w:r>
    </w:p>
    <w:p w:rsidR="00830E29" w:rsidRDefault="00830E29" w:rsidP="00830E29">
      <w:pPr>
        <w:pStyle w:val="BodyText"/>
      </w:pPr>
      <w:r>
        <w:t xml:space="preserve">These and other documents can be found on the CSM website: </w:t>
      </w:r>
      <w:hyperlink r:id="rId20" w:history="1">
        <w:r w:rsidRPr="00830E29">
          <w:rPr>
            <w:rStyle w:val="Hyperlink"/>
          </w:rPr>
          <w:t>http://ncicb.nci.nih.gov/NCICB/infrastructure/cacore_overview/csm</w:t>
        </w:r>
      </w:hyperlink>
    </w:p>
    <w:p w:rsidR="004116AB" w:rsidRDefault="004116AB" w:rsidP="00830E29">
      <w:pPr>
        <w:pStyle w:val="Heading2"/>
      </w:pPr>
      <w:bookmarkStart w:id="839" w:name="_Ref185394608"/>
      <w:bookmarkStart w:id="840" w:name="_Ref185394695"/>
      <w:bookmarkStart w:id="841" w:name="_Toc187026433"/>
      <w:bookmarkStart w:id="842" w:name="_Toc187026493"/>
      <w:bookmarkStart w:id="843" w:name="_Toc187026577"/>
      <w:bookmarkStart w:id="844" w:name="_Toc187026883"/>
      <w:bookmarkStart w:id="845" w:name="_Toc187026974"/>
      <w:bookmarkStart w:id="846" w:name="_Toc187027114"/>
      <w:bookmarkStart w:id="847" w:name="_Toc187027468"/>
      <w:bookmarkStart w:id="848" w:name="_Toc187027622"/>
      <w:bookmarkStart w:id="849" w:name="_Toc187027731"/>
      <w:bookmarkStart w:id="850" w:name="_Toc187027776"/>
      <w:bookmarkStart w:id="851" w:name="_Toc187028105"/>
      <w:bookmarkStart w:id="852" w:name="_Toc187028212"/>
      <w:bookmarkStart w:id="853" w:name="_Toc187028237"/>
      <w:bookmarkStart w:id="854" w:name="_Toc187028626"/>
      <w:bookmarkStart w:id="855" w:name="_Toc187028753"/>
      <w:bookmarkStart w:id="856" w:name="_Toc187028900"/>
      <w:bookmarkStart w:id="857" w:name="_Toc187028926"/>
      <w:bookmarkStart w:id="858" w:name="_Toc187030164"/>
      <w:bookmarkStart w:id="859" w:name="_Toc187030211"/>
      <w:bookmarkStart w:id="860" w:name="_Toc238804827"/>
      <w:r>
        <w:lastRenderedPageBreak/>
        <w:t>Text Conventions Used</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960"/>
        <w:gridCol w:w="2279"/>
      </w:tblGrid>
      <w:tr w:rsidR="00A75972" w:rsidTr="00B518D5">
        <w:trPr>
          <w:cantSplit/>
          <w:tblHeader/>
        </w:trPr>
        <w:tc>
          <w:tcPr>
            <w:tcW w:w="2070" w:type="dxa"/>
            <w:shd w:val="clear" w:color="auto" w:fill="CCCCCC"/>
            <w:tcMar>
              <w:top w:w="72" w:type="dxa"/>
              <w:bottom w:w="72" w:type="dxa"/>
            </w:tcMar>
          </w:tcPr>
          <w:p w:rsidR="00A75972" w:rsidRDefault="00AE6E8E" w:rsidP="00D039D0">
            <w:pPr>
              <w:pStyle w:val="TableHeader"/>
            </w:pPr>
            <w:r>
              <w:t>Convention</w:t>
            </w:r>
          </w:p>
        </w:tc>
        <w:tc>
          <w:tcPr>
            <w:tcW w:w="3960" w:type="dxa"/>
            <w:shd w:val="clear" w:color="auto" w:fill="CCCCCC"/>
            <w:tcMar>
              <w:top w:w="72" w:type="dxa"/>
              <w:bottom w:w="72" w:type="dxa"/>
            </w:tcMar>
          </w:tcPr>
          <w:p w:rsidR="00A75972" w:rsidRDefault="00AE6E8E" w:rsidP="00D039D0">
            <w:pPr>
              <w:pStyle w:val="TableHeader"/>
            </w:pPr>
            <w:r>
              <w:t>Description</w:t>
            </w:r>
          </w:p>
        </w:tc>
        <w:tc>
          <w:tcPr>
            <w:tcW w:w="2279" w:type="dxa"/>
            <w:shd w:val="clear" w:color="auto" w:fill="CCCCCC"/>
            <w:tcMar>
              <w:top w:w="72" w:type="dxa"/>
              <w:bottom w:w="72" w:type="dxa"/>
            </w:tcMar>
          </w:tcPr>
          <w:p w:rsidR="00A75972" w:rsidRDefault="00AE6E8E" w:rsidP="00D039D0">
            <w:pPr>
              <w:pStyle w:val="TableHeader"/>
            </w:pPr>
            <w:r>
              <w:t>Example</w:t>
            </w:r>
          </w:p>
        </w:tc>
      </w:tr>
      <w:tr w:rsidR="00A75972" w:rsidTr="00B518D5">
        <w:trPr>
          <w:cantSplit/>
        </w:trPr>
        <w:tc>
          <w:tcPr>
            <w:tcW w:w="2070" w:type="dxa"/>
            <w:tcMar>
              <w:top w:w="72" w:type="dxa"/>
            </w:tcMar>
          </w:tcPr>
          <w:p w:rsidR="00A75972" w:rsidRPr="00BD0B70" w:rsidRDefault="00BF042D" w:rsidP="00D039D0">
            <w:pPr>
              <w:pStyle w:val="TableText"/>
              <w:rPr>
                <w:rStyle w:val="Bold"/>
              </w:rPr>
            </w:pPr>
            <w:r w:rsidRPr="00BD0B70">
              <w:rPr>
                <w:rStyle w:val="Bold"/>
              </w:rPr>
              <w:t>Bold</w:t>
            </w:r>
          </w:p>
        </w:tc>
        <w:tc>
          <w:tcPr>
            <w:tcW w:w="3960" w:type="dxa"/>
            <w:tcMar>
              <w:top w:w="72" w:type="dxa"/>
            </w:tcMar>
          </w:tcPr>
          <w:p w:rsidR="00A75972" w:rsidRDefault="00BD0B70" w:rsidP="00D039D0">
            <w:pPr>
              <w:pStyle w:val="TableText"/>
            </w:pPr>
            <w:r w:rsidRPr="00BD0B70">
              <w:t>Highlights names of option buttons, check boxes, drop-down menus, menu commands, command buttons, or icons.</w:t>
            </w:r>
          </w:p>
        </w:tc>
        <w:tc>
          <w:tcPr>
            <w:tcW w:w="2279" w:type="dxa"/>
            <w:tcMar>
              <w:top w:w="72" w:type="dxa"/>
            </w:tcMar>
          </w:tcPr>
          <w:p w:rsidR="00A75972" w:rsidRDefault="00BE375B" w:rsidP="00D039D0">
            <w:pPr>
              <w:pStyle w:val="TableText"/>
            </w:pPr>
            <w:r>
              <w:t xml:space="preserve">Click </w:t>
            </w:r>
            <w:r w:rsidRPr="00BE375B">
              <w:rPr>
                <w:rStyle w:val="Bold"/>
              </w:rPr>
              <w:t>Search</w:t>
            </w:r>
            <w:r>
              <w:t>.</w:t>
            </w:r>
          </w:p>
        </w:tc>
      </w:tr>
      <w:tr w:rsidR="00A75972" w:rsidTr="00B518D5">
        <w:trPr>
          <w:cantSplit/>
        </w:trPr>
        <w:tc>
          <w:tcPr>
            <w:tcW w:w="2070" w:type="dxa"/>
            <w:tcMar>
              <w:top w:w="72" w:type="dxa"/>
            </w:tcMar>
          </w:tcPr>
          <w:p w:rsidR="00A75972" w:rsidRPr="00BD0B70" w:rsidRDefault="00BF042D" w:rsidP="00D039D0">
            <w:pPr>
              <w:pStyle w:val="TableText"/>
              <w:rPr>
                <w:rStyle w:val="Hyperlink"/>
              </w:rPr>
            </w:pPr>
            <w:r w:rsidRPr="00BD0B70">
              <w:rPr>
                <w:rStyle w:val="Hyperlink"/>
              </w:rPr>
              <w:t>URL</w:t>
            </w:r>
          </w:p>
        </w:tc>
        <w:tc>
          <w:tcPr>
            <w:tcW w:w="3960" w:type="dxa"/>
            <w:tcMar>
              <w:top w:w="72" w:type="dxa"/>
            </w:tcMar>
          </w:tcPr>
          <w:p w:rsidR="00A75972" w:rsidRDefault="00BD0B70" w:rsidP="00D039D0">
            <w:pPr>
              <w:pStyle w:val="TableText"/>
            </w:pPr>
            <w:r>
              <w:t>Indicates a Web address.</w:t>
            </w:r>
          </w:p>
        </w:tc>
        <w:tc>
          <w:tcPr>
            <w:tcW w:w="2279" w:type="dxa"/>
            <w:tcMar>
              <w:top w:w="72" w:type="dxa"/>
            </w:tcMar>
          </w:tcPr>
          <w:p w:rsidR="00A75972" w:rsidRPr="00BE375B" w:rsidRDefault="00BE375B" w:rsidP="00D039D0">
            <w:pPr>
              <w:pStyle w:val="TableText"/>
              <w:rPr>
                <w:rStyle w:val="Hyperlink"/>
              </w:rPr>
            </w:pPr>
            <w:r w:rsidRPr="00BE375B">
              <w:rPr>
                <w:rStyle w:val="Hyperlink"/>
              </w:rPr>
              <w:t>http://domain.com</w:t>
            </w:r>
          </w:p>
        </w:tc>
      </w:tr>
      <w:tr w:rsidR="00BD0B70" w:rsidTr="00B518D5">
        <w:trPr>
          <w:cantSplit/>
        </w:trPr>
        <w:tc>
          <w:tcPr>
            <w:tcW w:w="2070" w:type="dxa"/>
            <w:tcMar>
              <w:top w:w="72" w:type="dxa"/>
            </w:tcMar>
          </w:tcPr>
          <w:p w:rsidR="00BD0B70" w:rsidRDefault="00BD0B70" w:rsidP="00D039D0">
            <w:pPr>
              <w:pStyle w:val="TableText"/>
            </w:pPr>
            <w:r>
              <w:t xml:space="preserve">text in </w:t>
            </w:r>
            <w:r w:rsidRPr="00755CA5">
              <w:rPr>
                <w:rStyle w:val="Keypress"/>
              </w:rPr>
              <w:t>Small Caps</w:t>
            </w:r>
          </w:p>
        </w:tc>
        <w:tc>
          <w:tcPr>
            <w:tcW w:w="3960" w:type="dxa"/>
            <w:tcMar>
              <w:top w:w="72" w:type="dxa"/>
            </w:tcMar>
          </w:tcPr>
          <w:p w:rsidR="00BD0B70" w:rsidRDefault="00BD0B70" w:rsidP="00D039D0">
            <w:pPr>
              <w:pStyle w:val="TableText"/>
            </w:pPr>
            <w:r>
              <w:t>Indicates a keyboard shortcut.</w:t>
            </w:r>
          </w:p>
        </w:tc>
        <w:tc>
          <w:tcPr>
            <w:tcW w:w="2279" w:type="dxa"/>
            <w:tcMar>
              <w:top w:w="72" w:type="dxa"/>
            </w:tcMar>
          </w:tcPr>
          <w:p w:rsidR="00BD0B70" w:rsidRDefault="00BE375B" w:rsidP="00D039D0">
            <w:pPr>
              <w:pStyle w:val="TableText"/>
            </w:pPr>
            <w:r>
              <w:t xml:space="preserve">Press </w:t>
            </w:r>
            <w:r w:rsidRPr="00BE375B">
              <w:rPr>
                <w:rStyle w:val="Keypress"/>
              </w:rPr>
              <w:t>Enter</w:t>
            </w:r>
            <w:r>
              <w:t>.</w:t>
            </w:r>
          </w:p>
        </w:tc>
      </w:tr>
      <w:tr w:rsidR="00A75972" w:rsidTr="00B518D5">
        <w:trPr>
          <w:cantSplit/>
        </w:trPr>
        <w:tc>
          <w:tcPr>
            <w:tcW w:w="2070" w:type="dxa"/>
            <w:tcMar>
              <w:top w:w="72" w:type="dxa"/>
            </w:tcMar>
          </w:tcPr>
          <w:p w:rsidR="00A75972" w:rsidRDefault="00347FAE" w:rsidP="00D039D0">
            <w:pPr>
              <w:pStyle w:val="TableText"/>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D039D0">
            <w:pPr>
              <w:pStyle w:val="TableText"/>
            </w:pPr>
            <w:r>
              <w:t>Indicates keys that are pressed simultaneously.</w:t>
            </w:r>
          </w:p>
        </w:tc>
        <w:tc>
          <w:tcPr>
            <w:tcW w:w="2279" w:type="dxa"/>
            <w:tcMar>
              <w:top w:w="72" w:type="dxa"/>
            </w:tcMar>
          </w:tcPr>
          <w:p w:rsidR="00A75972" w:rsidRDefault="00880C21" w:rsidP="00D039D0">
            <w:pPr>
              <w:pStyle w:val="TableText"/>
            </w:pPr>
            <w:r>
              <w:t xml:space="preserve">Press </w:t>
            </w:r>
            <w:r w:rsidRPr="00880C21">
              <w:rPr>
                <w:rStyle w:val="Keypress"/>
              </w:rPr>
              <w:t>Shift</w:t>
            </w:r>
            <w:r>
              <w:t xml:space="preserve"> + </w:t>
            </w:r>
            <w:r w:rsidRPr="00880C21">
              <w:rPr>
                <w:rStyle w:val="Keypress"/>
              </w:rPr>
              <w:t>Ctrl</w:t>
            </w:r>
            <w:r>
              <w:t>.</w:t>
            </w:r>
          </w:p>
        </w:tc>
      </w:tr>
      <w:tr w:rsidR="00A75972" w:rsidTr="00B518D5">
        <w:trPr>
          <w:cantSplit/>
        </w:trPr>
        <w:tc>
          <w:tcPr>
            <w:tcW w:w="2070" w:type="dxa"/>
            <w:tcMar>
              <w:top w:w="72" w:type="dxa"/>
            </w:tcMar>
          </w:tcPr>
          <w:p w:rsidR="00A75972" w:rsidRPr="00BD0B70" w:rsidRDefault="00347FAE" w:rsidP="00D039D0">
            <w:pPr>
              <w:pStyle w:val="TableText"/>
              <w:rPr>
                <w:rStyle w:val="Emphasis"/>
              </w:rPr>
            </w:pPr>
            <w:r w:rsidRPr="00BD0B70">
              <w:rPr>
                <w:rStyle w:val="Emphasis"/>
              </w:rPr>
              <w:t>Italics</w:t>
            </w:r>
          </w:p>
        </w:tc>
        <w:tc>
          <w:tcPr>
            <w:tcW w:w="3960" w:type="dxa"/>
            <w:tcMar>
              <w:top w:w="72" w:type="dxa"/>
            </w:tcMar>
          </w:tcPr>
          <w:p w:rsidR="00A75972" w:rsidRDefault="00BD0B70" w:rsidP="00D039D0">
            <w:pPr>
              <w:pStyle w:val="TableText"/>
            </w:pPr>
            <w:r>
              <w:t>Highlights references to other documents, sections, figures, and tables.</w:t>
            </w:r>
          </w:p>
        </w:tc>
        <w:tc>
          <w:tcPr>
            <w:tcW w:w="2279" w:type="dxa"/>
            <w:tcMar>
              <w:top w:w="72" w:type="dxa"/>
            </w:tcMar>
          </w:tcPr>
          <w:p w:rsidR="00A75972" w:rsidRDefault="00880C21" w:rsidP="00D039D0">
            <w:pPr>
              <w:pStyle w:val="TableText"/>
            </w:pPr>
            <w:r>
              <w:t xml:space="preserve">See </w:t>
            </w:r>
            <w:r w:rsidRPr="00BE375B">
              <w:rPr>
                <w:rStyle w:val="Emphasis"/>
              </w:rPr>
              <w:t>Figure 4.5</w:t>
            </w:r>
            <w:r>
              <w:t>.</w:t>
            </w:r>
          </w:p>
        </w:tc>
      </w:tr>
      <w:tr w:rsidR="00A75972" w:rsidTr="00B518D5">
        <w:trPr>
          <w:cantSplit/>
        </w:trPr>
        <w:tc>
          <w:tcPr>
            <w:tcW w:w="2070" w:type="dxa"/>
            <w:tcMar>
              <w:top w:w="72" w:type="dxa"/>
            </w:tcMar>
          </w:tcPr>
          <w:p w:rsidR="00A75972" w:rsidRDefault="00347FAE" w:rsidP="00D039D0">
            <w:pPr>
              <w:pStyle w:val="TableText"/>
            </w:pPr>
            <w:r w:rsidRPr="00755CA5">
              <w:rPr>
                <w:rStyle w:val="CodeTextEntryChar"/>
              </w:rPr>
              <w:t>Italic boldface monospace</w:t>
            </w:r>
            <w:r>
              <w:t xml:space="preserve"> type</w:t>
            </w:r>
          </w:p>
        </w:tc>
        <w:tc>
          <w:tcPr>
            <w:tcW w:w="3960" w:type="dxa"/>
            <w:tcMar>
              <w:top w:w="72" w:type="dxa"/>
            </w:tcMar>
          </w:tcPr>
          <w:p w:rsidR="00A75972" w:rsidRDefault="00BD0B70" w:rsidP="00D039D0">
            <w:pPr>
              <w:pStyle w:val="TableText"/>
            </w:pPr>
            <w:r>
              <w:t>Represents text that you type.</w:t>
            </w:r>
          </w:p>
        </w:tc>
        <w:tc>
          <w:tcPr>
            <w:tcW w:w="2279" w:type="dxa"/>
            <w:tcMar>
              <w:top w:w="72" w:type="dxa"/>
            </w:tcMar>
          </w:tcPr>
          <w:p w:rsidR="00A75972" w:rsidRDefault="00880C21" w:rsidP="00D039D0">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B518D5">
        <w:trPr>
          <w:cantSplit/>
        </w:trPr>
        <w:tc>
          <w:tcPr>
            <w:tcW w:w="2070" w:type="dxa"/>
            <w:tcMar>
              <w:top w:w="72" w:type="dxa"/>
            </w:tcMar>
          </w:tcPr>
          <w:p w:rsidR="00880C21" w:rsidRPr="00755CA5" w:rsidRDefault="00880C21" w:rsidP="00D039D0">
            <w:pPr>
              <w:pStyle w:val="TableTextIndent"/>
              <w:rPr>
                <w:rStyle w:val="Bold"/>
              </w:rPr>
            </w:pPr>
            <w:r w:rsidRPr="00755CA5">
              <w:rPr>
                <w:rStyle w:val="Bold"/>
              </w:rPr>
              <w:t>Note:</w:t>
            </w:r>
          </w:p>
        </w:tc>
        <w:tc>
          <w:tcPr>
            <w:tcW w:w="3960" w:type="dxa"/>
            <w:tcMar>
              <w:top w:w="72" w:type="dxa"/>
            </w:tcMar>
          </w:tcPr>
          <w:p w:rsidR="00880C21" w:rsidRDefault="00880C21" w:rsidP="00D039D0">
            <w:pPr>
              <w:pStyle w:val="TableText"/>
            </w:pPr>
            <w:r>
              <w:t>Highlights information of particular importance.</w:t>
            </w:r>
          </w:p>
        </w:tc>
        <w:tc>
          <w:tcPr>
            <w:tcW w:w="2279" w:type="dxa"/>
            <w:tcMar>
              <w:top w:w="72" w:type="dxa"/>
            </w:tcMar>
          </w:tcPr>
          <w:p w:rsidR="00880C21" w:rsidRDefault="00880C21" w:rsidP="00D039D0">
            <w:pPr>
              <w:pStyle w:val="TableText"/>
            </w:pPr>
            <w:r w:rsidRPr="00880C21">
              <w:rPr>
                <w:rStyle w:val="Bold"/>
              </w:rPr>
              <w:t>Note:</w:t>
            </w:r>
            <w:r>
              <w:t xml:space="preserve"> This concept is used throughout this document.</w:t>
            </w:r>
          </w:p>
        </w:tc>
      </w:tr>
      <w:tr w:rsidR="00880C21" w:rsidTr="00B518D5">
        <w:trPr>
          <w:cantSplit/>
        </w:trPr>
        <w:tc>
          <w:tcPr>
            <w:tcW w:w="2070" w:type="dxa"/>
            <w:tcMar>
              <w:top w:w="72" w:type="dxa"/>
            </w:tcMar>
          </w:tcPr>
          <w:p w:rsidR="00880C21" w:rsidRDefault="00880C21" w:rsidP="00D039D0">
            <w:pPr>
              <w:pStyle w:val="TableText"/>
            </w:pPr>
            <w:r>
              <w:t>{  }</w:t>
            </w:r>
          </w:p>
        </w:tc>
        <w:tc>
          <w:tcPr>
            <w:tcW w:w="3960" w:type="dxa"/>
            <w:tcMar>
              <w:top w:w="72" w:type="dxa"/>
            </w:tcMar>
          </w:tcPr>
          <w:p w:rsidR="00880C21" w:rsidRDefault="00880C21" w:rsidP="00D039D0">
            <w:pPr>
              <w:pStyle w:val="TableText"/>
            </w:pPr>
            <w:r>
              <w:t>Surrounds replaceable items.</w:t>
            </w:r>
          </w:p>
        </w:tc>
        <w:tc>
          <w:tcPr>
            <w:tcW w:w="2279" w:type="dxa"/>
            <w:tcMar>
              <w:top w:w="72" w:type="dxa"/>
            </w:tcMar>
          </w:tcPr>
          <w:p w:rsidR="00880C21" w:rsidRDefault="00880C21" w:rsidP="00D039D0">
            <w:pPr>
              <w:pStyle w:val="TableText"/>
            </w:pPr>
            <w:r>
              <w:t>Replace {last name, first name} with the Principal Investigator’s name.</w:t>
            </w:r>
          </w:p>
        </w:tc>
      </w:tr>
    </w:tbl>
    <w:p w:rsidR="00BF300F" w:rsidRDefault="00BF300F" w:rsidP="00F23AAE">
      <w:pPr>
        <w:pStyle w:val="BodyText"/>
      </w:pPr>
    </w:p>
    <w:p w:rsidR="00830E29" w:rsidRPr="006656CC" w:rsidRDefault="00830E29" w:rsidP="00830E29">
      <w:pPr>
        <w:pStyle w:val="Heading2"/>
      </w:pPr>
      <w:bookmarkStart w:id="861" w:name="_Ref213580150"/>
      <w:bookmarkStart w:id="862" w:name="_Ref213580153"/>
      <w:bookmarkStart w:id="863" w:name="_Toc238804828"/>
      <w:r w:rsidRPr="006656CC">
        <w:t>Credits and Resources</w:t>
      </w:r>
      <w:bookmarkEnd w:id="861"/>
      <w:bookmarkEnd w:id="862"/>
      <w:bookmarkEnd w:id="8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830E29" w:rsidRPr="004328BD" w:rsidTr="00293557">
        <w:trPr>
          <w:trHeight w:val="350"/>
          <w:jc w:val="center"/>
        </w:trPr>
        <w:tc>
          <w:tcPr>
            <w:tcW w:w="9144" w:type="dxa"/>
            <w:gridSpan w:val="4"/>
            <w:tcBorders>
              <w:bottom w:val="single" w:sz="6" w:space="0" w:color="000000"/>
            </w:tcBorders>
            <w:shd w:val="clear" w:color="auto" w:fill="CCCCCC"/>
          </w:tcPr>
          <w:p w:rsidR="00830E29" w:rsidRPr="004328BD" w:rsidRDefault="00830E29" w:rsidP="00D039D0">
            <w:pPr>
              <w:pStyle w:val="TableHeaderCenter"/>
            </w:pPr>
            <w:r w:rsidRPr="004328BD">
              <w:t>caCORE CSM Development and Management Teams</w:t>
            </w:r>
          </w:p>
        </w:tc>
      </w:tr>
      <w:tr w:rsidR="00830E29" w:rsidRPr="004328BD" w:rsidTr="00293557">
        <w:trPr>
          <w:jc w:val="center"/>
        </w:trPr>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CSM Development Team</w:t>
            </w:r>
          </w:p>
        </w:tc>
        <w:tc>
          <w:tcPr>
            <w:tcW w:w="2281"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Other Development Teams</w:t>
            </w:r>
          </w:p>
        </w:tc>
        <w:tc>
          <w:tcPr>
            <w:tcW w:w="2305"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Documentation</w:t>
            </w:r>
          </w:p>
        </w:tc>
        <w:tc>
          <w:tcPr>
            <w:tcW w:w="2277" w:type="dxa"/>
            <w:tcBorders>
              <w:top w:val="single" w:sz="6" w:space="0" w:color="000000"/>
              <w:bottom w:val="single" w:sz="6" w:space="0" w:color="000000"/>
            </w:tcBorders>
            <w:shd w:val="clear" w:color="auto" w:fill="CCCCCC"/>
          </w:tcPr>
          <w:p w:rsidR="00830E29" w:rsidRPr="004328BD" w:rsidRDefault="00830E29" w:rsidP="00D039D0">
            <w:pPr>
              <w:pStyle w:val="TableHeaderCenter"/>
            </w:pPr>
            <w:r w:rsidRPr="004328BD">
              <w:t>Program Management</w:t>
            </w:r>
          </w:p>
        </w:tc>
      </w:tr>
      <w:tr w:rsidR="00830E29" w:rsidRPr="00D5257B" w:rsidTr="00293557">
        <w:trPr>
          <w:jc w:val="center"/>
        </w:trPr>
        <w:tc>
          <w:tcPr>
            <w:tcW w:w="2281"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830E29" w:rsidRPr="006656CC" w:rsidRDefault="00830E29" w:rsidP="00293557">
            <w:pPr>
              <w:pStyle w:val="TableText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830E29" w:rsidRPr="006656CC" w:rsidRDefault="00830E29" w:rsidP="00293557">
            <w:pPr>
              <w:pStyle w:val="TableText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830E29" w:rsidRPr="006656CC" w:rsidRDefault="00830E29" w:rsidP="00293557">
            <w:pPr>
              <w:pStyle w:val="TableText0"/>
              <w:jc w:val="left"/>
            </w:pPr>
            <w:r w:rsidRPr="006656CC">
              <w:t>Avinash Shanbhag</w:t>
            </w:r>
            <w:r w:rsidRPr="009D092A">
              <w:rPr>
                <w:vertAlign w:val="superscript"/>
              </w:rPr>
              <w:t>3</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830E29">
              <w:t xml:space="preserve">Santhosh Garmilla </w:t>
            </w:r>
            <w:r w:rsidRPr="009D092A">
              <w:rPr>
                <w:vertAlign w:val="superscript"/>
              </w:rPr>
              <w:t>1</w:t>
            </w:r>
          </w:p>
        </w:tc>
        <w:tc>
          <w:tcPr>
            <w:tcW w:w="2281" w:type="dxa"/>
            <w:shd w:val="clear" w:color="auto" w:fill="auto"/>
          </w:tcPr>
          <w:p w:rsidR="00830E29" w:rsidRPr="006656CC" w:rsidRDefault="00830E29" w:rsidP="00293557">
            <w:pPr>
              <w:pStyle w:val="TableText0"/>
              <w:jc w:val="left"/>
            </w:pPr>
            <w:r w:rsidRPr="006656CC">
              <w:t>Dan Dumitru</w:t>
            </w:r>
            <w:r w:rsidRPr="009D092A">
              <w:rPr>
                <w:vertAlign w:val="superscript"/>
              </w:rPr>
              <w:t>1</w:t>
            </w:r>
          </w:p>
        </w:tc>
        <w:tc>
          <w:tcPr>
            <w:tcW w:w="2305" w:type="dxa"/>
            <w:shd w:val="clear" w:color="auto" w:fill="auto"/>
          </w:tcPr>
          <w:p w:rsidR="00830E29" w:rsidRPr="006656CC" w:rsidRDefault="00DF4629" w:rsidP="00293557">
            <w:pPr>
              <w:pStyle w:val="TableText0"/>
              <w:jc w:val="left"/>
            </w:pPr>
            <w:r w:rsidRPr="006656CC">
              <w:t>Charles Griffin</w:t>
            </w:r>
            <w:r w:rsidRPr="009D092A">
              <w:rPr>
                <w:vertAlign w:val="superscript"/>
              </w:rPr>
              <w:t>1</w:t>
            </w:r>
          </w:p>
        </w:tc>
        <w:tc>
          <w:tcPr>
            <w:tcW w:w="2277" w:type="dxa"/>
            <w:shd w:val="clear" w:color="auto" w:fill="auto"/>
          </w:tcPr>
          <w:p w:rsidR="00830E29" w:rsidRPr="006656CC" w:rsidRDefault="00830E29" w:rsidP="00293557">
            <w:pPr>
              <w:pStyle w:val="TableText0"/>
              <w:jc w:val="left"/>
            </w:pPr>
            <w:r w:rsidRPr="006656CC">
              <w:t>Charles Griffin</w:t>
            </w:r>
            <w:r w:rsidRPr="009D092A">
              <w:rPr>
                <w:vertAlign w:val="superscript"/>
              </w:rPr>
              <w:t>1</w:t>
            </w: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6656CC">
              <w:t>Aynur Abdurazik</w:t>
            </w:r>
            <w:r w:rsidRPr="009D092A">
              <w:rPr>
                <w:vertAlign w:val="superscript"/>
              </w:rPr>
              <w:t>2</w:t>
            </w: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DF4629" w:rsidP="00293557">
            <w:pPr>
              <w:pStyle w:val="TableText0"/>
              <w:jc w:val="left"/>
            </w:pPr>
            <w:r>
              <w:t>Bronwyn Gagne</w:t>
            </w:r>
            <w:r w:rsidRPr="009D092A">
              <w:rPr>
                <w:vertAlign w:val="superscript"/>
              </w:rPr>
              <w:t>4</w:t>
            </w: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p>
        </w:tc>
        <w:tc>
          <w:tcPr>
            <w:tcW w:w="2281" w:type="dxa"/>
            <w:shd w:val="clear" w:color="auto" w:fill="auto"/>
          </w:tcPr>
          <w:p w:rsidR="00830E29" w:rsidRPr="006656CC" w:rsidRDefault="00830E29" w:rsidP="00293557">
            <w:pPr>
              <w:pStyle w:val="TableText0"/>
              <w:jc w:val="left"/>
            </w:pPr>
          </w:p>
        </w:tc>
        <w:tc>
          <w:tcPr>
            <w:tcW w:w="2305" w:type="dxa"/>
            <w:shd w:val="clear" w:color="auto" w:fill="auto"/>
          </w:tcPr>
          <w:p w:rsidR="00830E29" w:rsidRPr="006656CC" w:rsidRDefault="00830E29" w:rsidP="00293557">
            <w:pPr>
              <w:pStyle w:val="TableText0"/>
              <w:jc w:val="left"/>
            </w:pPr>
          </w:p>
        </w:tc>
        <w:tc>
          <w:tcPr>
            <w:tcW w:w="2277" w:type="dxa"/>
            <w:shd w:val="clear" w:color="auto" w:fill="auto"/>
          </w:tcPr>
          <w:p w:rsidR="00830E29" w:rsidRPr="006656CC" w:rsidRDefault="00830E29" w:rsidP="00293557">
            <w:pPr>
              <w:pStyle w:val="TableText0"/>
              <w:jc w:val="left"/>
            </w:pPr>
          </w:p>
        </w:tc>
      </w:tr>
      <w:tr w:rsidR="00830E29" w:rsidRPr="00D5257B" w:rsidTr="00293557">
        <w:trPr>
          <w:jc w:val="center"/>
        </w:trPr>
        <w:tc>
          <w:tcPr>
            <w:tcW w:w="2281" w:type="dxa"/>
            <w:shd w:val="clear" w:color="auto" w:fill="auto"/>
          </w:tcPr>
          <w:p w:rsidR="00830E29" w:rsidRPr="006656CC" w:rsidRDefault="00830E29" w:rsidP="00293557">
            <w:pPr>
              <w:pStyle w:val="TableText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830E29" w:rsidRPr="006656CC" w:rsidRDefault="00830E29" w:rsidP="00293557">
            <w:pPr>
              <w:pStyle w:val="TableText0"/>
              <w:jc w:val="left"/>
            </w:pPr>
            <w:r w:rsidRPr="009D092A">
              <w:rPr>
                <w:vertAlign w:val="superscript"/>
              </w:rPr>
              <w:t>2</w:t>
            </w:r>
            <w:r w:rsidRPr="006656CC">
              <w:t xml:space="preserve"> Science Applications International Corporation (SAIC)</w:t>
            </w:r>
          </w:p>
        </w:tc>
        <w:tc>
          <w:tcPr>
            <w:tcW w:w="2305" w:type="dxa"/>
            <w:shd w:val="clear" w:color="auto" w:fill="auto"/>
          </w:tcPr>
          <w:p w:rsidR="00830E29" w:rsidRPr="006656CC" w:rsidRDefault="00830E29" w:rsidP="00293557">
            <w:pPr>
              <w:pStyle w:val="TableText0"/>
              <w:jc w:val="left"/>
            </w:pPr>
            <w:r w:rsidRPr="009D092A">
              <w:rPr>
                <w:vertAlign w:val="superscript"/>
              </w:rPr>
              <w:t>3</w:t>
            </w:r>
            <w:r w:rsidRPr="006656CC">
              <w:t xml:space="preserve"> National Cancer Institute Center for Bioinformatics</w:t>
            </w:r>
          </w:p>
        </w:tc>
        <w:tc>
          <w:tcPr>
            <w:tcW w:w="2277" w:type="dxa"/>
            <w:shd w:val="clear" w:color="auto" w:fill="auto"/>
          </w:tcPr>
          <w:p w:rsidR="00830E29" w:rsidRPr="006656CC" w:rsidRDefault="00830E29" w:rsidP="00293557">
            <w:pPr>
              <w:pStyle w:val="TableText0"/>
              <w:jc w:val="left"/>
            </w:pPr>
            <w:r w:rsidRPr="009D092A">
              <w:rPr>
                <w:vertAlign w:val="superscript"/>
              </w:rPr>
              <w:t>4</w:t>
            </w:r>
            <w:r w:rsidRPr="006656CC">
              <w:t xml:space="preserve"> </w:t>
            </w:r>
            <w:r>
              <w:t>Lockheed Martin</w:t>
            </w:r>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830E29" w:rsidRPr="00657CB0" w:rsidTr="00293557">
        <w:tc>
          <w:tcPr>
            <w:tcW w:w="9029" w:type="dxa"/>
            <w:gridSpan w:val="2"/>
            <w:shd w:val="clear" w:color="auto" w:fill="D9D9D9"/>
            <w:tcMar>
              <w:top w:w="29" w:type="dxa"/>
              <w:left w:w="29" w:type="dxa"/>
              <w:bottom w:w="29" w:type="dxa"/>
              <w:right w:w="29" w:type="dxa"/>
            </w:tcMar>
            <w:vAlign w:val="center"/>
          </w:tcPr>
          <w:p w:rsidR="00830E29" w:rsidRPr="00657CB0" w:rsidRDefault="00830E29" w:rsidP="00D039D0">
            <w:pPr>
              <w:pStyle w:val="TableHeaderCenter"/>
            </w:pPr>
            <w:r>
              <w:lastRenderedPageBreak/>
              <w:t>CSM Resources</w:t>
            </w:r>
          </w:p>
        </w:tc>
      </w:tr>
      <w:tr w:rsidR="00830E29" w:rsidRPr="00657CB0" w:rsidTr="00DF4629">
        <w:tc>
          <w:tcPr>
            <w:tcW w:w="2639"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t>Name</w:t>
            </w:r>
          </w:p>
        </w:tc>
        <w:tc>
          <w:tcPr>
            <w:tcW w:w="639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F228E8" w:rsidP="00DF4629">
            <w:pPr>
              <w:pStyle w:val="TableText"/>
            </w:pPr>
            <w:hyperlink r:id="rId21" w:history="1">
              <w:r w:rsidR="00DF4629" w:rsidRPr="009A3BA1">
                <w:rPr>
                  <w:rStyle w:val="Hyperlink"/>
                </w:rPr>
                <w:t>security-csm-user@gforge.nci.nih.gov</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F228E8" w:rsidP="00DF4629">
            <w:pPr>
              <w:pStyle w:val="TableText"/>
            </w:pPr>
            <w:hyperlink r:id="rId22" w:history="1">
              <w:r w:rsidR="00B56DA2" w:rsidRPr="00DF4629">
                <w:rPr>
                  <w:rStyle w:val="Hyperlink"/>
                </w:rPr>
                <w:t xml:space="preserve">http://gforge.nci.nih.gov/pipermail/security-csm-user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3" w:history="1">
              <w:r w:rsidR="00B56DA2" w:rsidRPr="00DF4629">
                <w:rPr>
                  <w:rStyle w:val="Hyperlink"/>
                </w:rPr>
                <w:t xml:space="preserve">http://gforge.nci.nih.gov/projects/security </w:t>
              </w:r>
            </w:hyperlink>
          </w:p>
        </w:tc>
      </w:tr>
      <w:tr w:rsidR="00830E29" w:rsidRPr="00C00691" w:rsidTr="00DF4629">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F228E8" w:rsidP="00DF4629">
            <w:pPr>
              <w:pStyle w:val="TableText"/>
            </w:pPr>
            <w:hyperlink r:id="rId24" w:history="1">
              <w:r w:rsidR="00B56DA2" w:rsidRPr="00DF4629">
                <w:rPr>
                  <w:rStyle w:val="Hyperlink"/>
                </w:rPr>
                <w:t xml:space="preserve">http://gforge.nci.nih.gov/tracker/?atid=131&amp;group_id=12&amp;func=browse </w:t>
              </w:r>
            </w:hyperlink>
          </w:p>
        </w:tc>
      </w:tr>
    </w:tbl>
    <w:p w:rsidR="00830E29" w:rsidRDefault="00830E29" w:rsidP="00830E29"/>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830E29" w:rsidRPr="00963656" w:rsidTr="00293557">
        <w:tc>
          <w:tcPr>
            <w:tcW w:w="902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293557">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830E29" w:rsidRPr="009209E1" w:rsidRDefault="00F228E8"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F228E8"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FE0B65">
      <w:pPr>
        <w:pStyle w:val="Heading4"/>
      </w:pPr>
      <w:r w:rsidRPr="00F402AB">
        <w:t>Submitting a Support Issue</w:t>
      </w:r>
    </w:p>
    <w:p w:rsidR="00830E29" w:rsidRDefault="00830E29" w:rsidP="00830E29">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F228E8">
        <w:fldChar w:fldCharType="begin"/>
      </w:r>
      <w:r w:rsidR="00C31724">
        <w:instrText xml:space="preserve"> XE "</w:instrText>
      </w:r>
      <w:r w:rsidR="00C31724" w:rsidRPr="003E73F9">
        <w:instrText>submit support issue</w:instrText>
      </w:r>
      <w:r w:rsidR="00C31724">
        <w:instrText xml:space="preserve">" </w:instrText>
      </w:r>
      <w:r w:rsidR="00F228E8">
        <w:fldChar w:fldCharType="end"/>
      </w:r>
      <w:r w:rsidR="00F228E8">
        <w:fldChar w:fldCharType="begin"/>
      </w:r>
      <w:r w:rsidR="00C31724">
        <w:instrText xml:space="preserve"> XE "</w:instrText>
      </w:r>
      <w:r w:rsidR="00C31724" w:rsidRPr="00CB2CC9">
        <w:instrText>support:submitting issue</w:instrText>
      </w:r>
      <w:r w:rsidR="00C31724">
        <w:instrText xml:space="preserve">" </w:instrText>
      </w:r>
      <w:r w:rsidR="00F228E8">
        <w:fldChar w:fldCharType="end"/>
      </w:r>
    </w:p>
    <w:p w:rsidR="00830E29" w:rsidRDefault="00F228E8" w:rsidP="00830E29">
      <w:pPr>
        <w:pStyle w:val="BodyText"/>
        <w:ind w:left="1440"/>
      </w:pPr>
      <w:hyperlink r:id="rId25"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Pr="00E61B65" w:rsidRDefault="00830E29" w:rsidP="00830E29">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w:t>
      </w:r>
      <w:del w:id="864" w:author=" Vijay Parmar" w:date="2009-08-19T11:27:00Z">
        <w:r w:rsidDel="00CD32AB">
          <w:delText>1</w:delText>
        </w:r>
      </w:del>
      <w:ins w:id="865" w:author=" Vijay Parmar" w:date="2009-08-19T11:27:00Z">
        <w:r w:rsidR="00CD32AB">
          <w:t>2</w:t>
        </w:r>
      </w:ins>
      <w:r>
        <w:t xml:space="preserve"> version of caCORE CSM</w:t>
      </w:r>
      <w:r w:rsidRPr="00E61B65">
        <w:t xml:space="preserve">, which was released in November </w:t>
      </w:r>
      <w:r>
        <w:t>2008</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F228E8">
        <w:fldChar w:fldCharType="begin"/>
      </w:r>
      <w:r w:rsidR="00C31724">
        <w:instrText xml:space="preserve"> XE "</w:instrText>
      </w:r>
      <w:r w:rsidR="00C31724" w:rsidRPr="003E73F9">
        <w:instrText>release schedule</w:instrText>
      </w:r>
      <w:r w:rsidR="00C31724">
        <w:instrText xml:space="preserve">" </w:instrText>
      </w:r>
      <w:r w:rsidR="00F228E8">
        <w:fldChar w:fldCharType="end"/>
      </w:r>
    </w:p>
    <w:p w:rsidR="00586873" w:rsidRDefault="00586873" w:rsidP="00F23AAE">
      <w:pPr>
        <w:pStyle w:val="BodyText"/>
      </w:pPr>
    </w:p>
    <w:p w:rsidR="00AB2F90" w:rsidRPr="00AB2F90" w:rsidRDefault="00AB2F90" w:rsidP="00AB2F90">
      <w:pPr>
        <w:pStyle w:val="BodyText"/>
        <w:sectPr w:rsidR="00AB2F90" w:rsidRPr="00AB2F90" w:rsidSect="00A57346">
          <w:headerReference w:type="even" r:id="rId26"/>
          <w:headerReference w:type="default" r:id="rId27"/>
          <w:footerReference w:type="even" r:id="rId28"/>
          <w:headerReference w:type="first" r:id="rId29"/>
          <w:footerReference w:type="first" r:id="rId30"/>
          <w:pgSz w:w="12240" w:h="15840" w:code="1"/>
          <w:pgMar w:top="1440" w:right="1440" w:bottom="1440" w:left="1440" w:header="720" w:footer="720" w:gutter="432"/>
          <w:pgNumType w:start="1"/>
          <w:cols w:space="720"/>
          <w:titlePg/>
          <w:docGrid w:linePitch="360"/>
        </w:sectPr>
      </w:pPr>
      <w:bookmarkStart w:id="866" w:name="_Toc187026436"/>
      <w:bookmarkStart w:id="867" w:name="_Toc187026496"/>
      <w:bookmarkStart w:id="868" w:name="_Toc187026580"/>
      <w:bookmarkStart w:id="869" w:name="_Toc187026886"/>
      <w:bookmarkStart w:id="870" w:name="_Toc187026977"/>
      <w:bookmarkStart w:id="871" w:name="_Toc187027117"/>
      <w:bookmarkStart w:id="872" w:name="_Toc187027471"/>
      <w:bookmarkStart w:id="873" w:name="_Toc187027625"/>
      <w:bookmarkStart w:id="874" w:name="_Toc187027734"/>
      <w:bookmarkStart w:id="875" w:name="_Toc187027779"/>
      <w:bookmarkStart w:id="876" w:name="_Toc187028108"/>
      <w:bookmarkStart w:id="877" w:name="_Toc187028215"/>
      <w:bookmarkStart w:id="878" w:name="_Toc187028240"/>
      <w:bookmarkStart w:id="879" w:name="_Toc187028629"/>
      <w:bookmarkStart w:id="880" w:name="_Toc187028756"/>
      <w:bookmarkStart w:id="881" w:name="_Toc187028903"/>
      <w:bookmarkStart w:id="882" w:name="_Toc187028929"/>
      <w:bookmarkStart w:id="883" w:name="_Toc187030166"/>
      <w:bookmarkStart w:id="884" w:name="_Toc187030213"/>
    </w:p>
    <w:p w:rsidR="00BB751A" w:rsidRDefault="00830E29" w:rsidP="00B63047">
      <w:pPr>
        <w:pStyle w:val="Heading1"/>
      </w:pPr>
      <w:bookmarkStart w:id="885" w:name="_Ref213636076"/>
      <w:bookmarkStart w:id="886" w:name="_Ref213636079"/>
      <w:bookmarkStart w:id="887" w:name="_Ref213636083"/>
      <w:bookmarkStart w:id="888" w:name="_Toc238804829"/>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sidRPr="00830E29">
        <w:lastRenderedPageBreak/>
        <w:t>CSM Overview</w:t>
      </w:r>
      <w:bookmarkEnd w:id="885"/>
      <w:bookmarkEnd w:id="886"/>
      <w:bookmarkEnd w:id="887"/>
      <w:bookmarkEnd w:id="888"/>
    </w:p>
    <w:p w:rsidR="00FE0B65" w:rsidRDefault="00FE0B65" w:rsidP="00FE0B65">
      <w:pPr>
        <w:pStyle w:val="BodyText"/>
      </w:pPr>
      <w:r>
        <w:t>This chapter provides an overview of the Common Security Module (CSM). Topics in this chapter include:</w:t>
      </w:r>
    </w:p>
    <w:p w:rsidR="00947024" w:rsidRDefault="00F228E8" w:rsidP="00FE0B65">
      <w:pPr>
        <w:pStyle w:val="ListBullet"/>
      </w:pPr>
      <w:fldSimple w:instr=" REF _Ref213910161 \h  \* MERGEFORMAT ">
        <w:r w:rsidR="00E92FAF" w:rsidRPr="00E92FAF">
          <w:rPr>
            <w:i/>
            <w:color w:val="0000FF"/>
          </w:rPr>
          <w:t>Introduction</w:t>
        </w:r>
      </w:fldSimple>
      <w:r w:rsidR="00947024">
        <w:t xml:space="preserve"> on this page.</w:t>
      </w:r>
    </w:p>
    <w:p w:rsidR="00947024" w:rsidRDefault="00F228E8" w:rsidP="00FE0B65">
      <w:pPr>
        <w:pStyle w:val="ListBullet"/>
      </w:pPr>
      <w:fldSimple w:instr=" REF _Ref213910163 \h  \* MERGEFORMAT ">
        <w:r w:rsidR="00E92FAF" w:rsidRPr="00E92FAF">
          <w:rPr>
            <w:i/>
            <w:color w:val="0000FF"/>
          </w:rPr>
          <w:t>Security Concepts</w:t>
        </w:r>
      </w:fldSimple>
      <w:r w:rsidR="00947024">
        <w:t xml:space="preserve"> on page </w:t>
      </w:r>
      <w:r>
        <w:fldChar w:fldCharType="begin"/>
      </w:r>
      <w:r w:rsidR="00947024">
        <w:instrText xml:space="preserve"> PAGEREF _Ref213910188 \h </w:instrText>
      </w:r>
      <w:r>
        <w:fldChar w:fldCharType="separate"/>
      </w:r>
      <w:r w:rsidR="00E92FAF">
        <w:rPr>
          <w:noProof/>
        </w:rPr>
        <w:t>7</w:t>
      </w:r>
      <w:r>
        <w:fldChar w:fldCharType="end"/>
      </w:r>
      <w:r w:rsidR="00947024">
        <w:t>.</w:t>
      </w:r>
    </w:p>
    <w:p w:rsidR="00FE0B65" w:rsidRDefault="00F228E8" w:rsidP="00FE0B65">
      <w:pPr>
        <w:pStyle w:val="ListBullet"/>
      </w:pPr>
      <w:fldSimple w:instr=" REF _Ref213910164 \h  \* MERGEFORMAT ">
        <w:r w:rsidR="00E92FAF" w:rsidRPr="00E92FAF">
          <w:rPr>
            <w:i/>
            <w:color w:val="0000FF"/>
          </w:rPr>
          <w:t>Minimum System Requirements</w:t>
        </w:r>
      </w:fldSimple>
      <w:r w:rsidR="00FE0B65">
        <w:t xml:space="preserve"> on this page</w:t>
      </w:r>
      <w:r w:rsidR="00947024">
        <w:t xml:space="preserve"> </w:t>
      </w:r>
      <w:r>
        <w:fldChar w:fldCharType="begin"/>
      </w:r>
      <w:r w:rsidR="00947024">
        <w:instrText xml:space="preserve"> PAGEREF _Ref213910191 \h </w:instrText>
      </w:r>
      <w:r>
        <w:fldChar w:fldCharType="separate"/>
      </w:r>
      <w:r w:rsidR="00E92FAF">
        <w:rPr>
          <w:noProof/>
        </w:rPr>
        <w:t>8</w:t>
      </w:r>
      <w:r>
        <w:fldChar w:fldCharType="end"/>
      </w:r>
      <w:r w:rsidR="00947024">
        <w:t>.</w:t>
      </w:r>
    </w:p>
    <w:p w:rsidR="00FE0B65" w:rsidRDefault="00FE0B65" w:rsidP="00FE0B65">
      <w:pPr>
        <w:pStyle w:val="Heading2"/>
      </w:pPr>
      <w:bookmarkStart w:id="889" w:name="_Ref213910161"/>
      <w:bookmarkStart w:id="890" w:name="_Toc238804830"/>
      <w:r>
        <w:t>Introduction</w:t>
      </w:r>
      <w:bookmarkEnd w:id="889"/>
      <w:bookmarkEnd w:id="890"/>
      <w:r>
        <w:t xml:space="preserve"> </w:t>
      </w:r>
    </w:p>
    <w:p w:rsidR="00F7608E" w:rsidRPr="00F7608E" w:rsidRDefault="00F7608E" w:rsidP="00F7608E">
      <w:pPr>
        <w:pStyle w:val="BodyText"/>
      </w:pPr>
      <w:r w:rsidRPr="00F7608E">
        <w:t>The CSM provides application developers with powerful security tools in a flexible delivery</w:t>
      </w:r>
      <w:r w:rsidR="008B318A" w:rsidRPr="00F7608E">
        <w:t xml:space="preserve">. </w:t>
      </w:r>
      <w:r w:rsidRPr="00F7608E">
        <w:t>CSM provides solutions for:</w:t>
      </w:r>
    </w:p>
    <w:p w:rsidR="00F7608E" w:rsidRPr="00F7608E" w:rsidRDefault="00F7608E" w:rsidP="00F7608E">
      <w:pPr>
        <w:pStyle w:val="ListBullet"/>
      </w:pPr>
      <w:r w:rsidRPr="00947024">
        <w:rPr>
          <w:rStyle w:val="Bold"/>
        </w:rPr>
        <w:t>Authentication</w:t>
      </w:r>
      <w:r w:rsidRPr="00F7608E">
        <w:t xml:space="preserve"> -</w:t>
      </w:r>
      <w:r w:rsidR="00215A99">
        <w:t xml:space="preserve"> </w:t>
      </w:r>
      <w:r w:rsidR="00F228E8">
        <w:rPr>
          <w:rStyle w:val="StyleListNumberBoldChar"/>
        </w:rPr>
        <w:fldChar w:fldCharType="begin"/>
      </w:r>
      <w:r w:rsidR="00215A99">
        <w:instrText xml:space="preserve"> XE "</w:instrText>
      </w:r>
      <w:r w:rsidR="00C31724">
        <w:instrText>a</w:instrText>
      </w:r>
      <w:r w:rsidR="00215A99" w:rsidRPr="0017671A">
        <w:instrText>uthentication:defined</w:instrText>
      </w:r>
      <w:r w:rsidR="00215A99">
        <w:instrText xml:space="preserve">" </w:instrText>
      </w:r>
      <w:r w:rsidR="00F228E8">
        <w:rPr>
          <w:rStyle w:val="StyleListNumberBoldChar"/>
        </w:rPr>
        <w:fldChar w:fldCharType="end"/>
      </w:r>
      <w:r w:rsidR="00F228E8">
        <w:rPr>
          <w:rStyle w:val="StyleListNumberBoldChar"/>
        </w:rPr>
        <w:fldChar w:fldCharType="begin"/>
      </w:r>
      <w:r w:rsidR="00C31724">
        <w:instrText xml:space="preserve"> XE "</w:instrText>
      </w:r>
      <w:r w:rsidR="00C31724" w:rsidRPr="000E0AC8">
        <w:instrText>overview:authentication</w:instrText>
      </w:r>
      <w:r w:rsidR="00C31724">
        <w:instrText xml:space="preserve">" </w:instrText>
      </w:r>
      <w:r w:rsidR="00F228E8">
        <w:rPr>
          <w:rStyle w:val="StyleListNumberBoldChar"/>
        </w:rPr>
        <w:fldChar w:fldCharType="end"/>
      </w:r>
      <w:r w:rsidR="00215A99">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F7608E" w:rsidRPr="00F7608E" w:rsidRDefault="00F7608E" w:rsidP="00F7608E">
      <w:pPr>
        <w:pStyle w:val="ListBullet"/>
      </w:pPr>
      <w:r w:rsidRPr="00947024">
        <w:rPr>
          <w:rStyle w:val="Bold"/>
        </w:rPr>
        <w:t>Authorization</w:t>
      </w:r>
      <w:r w:rsidRPr="00F7608E">
        <w:t xml:space="preserve"> - </w:t>
      </w:r>
      <w:r w:rsidR="00F228E8">
        <w:fldChar w:fldCharType="begin"/>
      </w:r>
      <w:r w:rsidR="00215A99">
        <w:instrText xml:space="preserve"> XE "</w:instrText>
      </w:r>
      <w:r w:rsidR="00C31724">
        <w:instrText>a</w:instrText>
      </w:r>
      <w:r w:rsidR="00215A99" w:rsidRPr="007C3085">
        <w:instrText>uthorization:defined</w:instrText>
      </w:r>
      <w:r w:rsidR="00215A99">
        <w:instrText xml:space="preserve">" </w:instrText>
      </w:r>
      <w:r w:rsidR="00F228E8">
        <w:fldChar w:fldCharType="end"/>
      </w:r>
      <w:r w:rsidR="00F228E8">
        <w:fldChar w:fldCharType="begin"/>
      </w:r>
      <w:r w:rsidR="00C31724">
        <w:instrText xml:space="preserve"> XE "</w:instrText>
      </w:r>
      <w:r w:rsidR="00C31724" w:rsidRPr="00350357">
        <w:instrText>overview:authorization</w:instrText>
      </w:r>
      <w:r w:rsidR="00C31724">
        <w:instrText xml:space="preserve">" </w:instrText>
      </w:r>
      <w:r w:rsidR="00F228E8">
        <w:fldChar w:fldCharType="end"/>
      </w:r>
      <w:r w:rsidRPr="00F7608E">
        <w:t>granting access to data, methods, and objects. CSM incorporates an Authorization schema and database so that users can only perform the operations or access the data to which they have access rights.</w:t>
      </w:r>
    </w:p>
    <w:p w:rsidR="00F7608E" w:rsidRPr="00F7608E" w:rsidRDefault="001953B7" w:rsidP="00F7608E">
      <w:pPr>
        <w:pStyle w:val="ListBullet"/>
      </w:pPr>
      <w:r w:rsidRPr="00947024">
        <w:rPr>
          <w:rStyle w:val="Bold"/>
        </w:rPr>
        <w:t>Instance and Attribute Level Security</w:t>
      </w:r>
      <w:r w:rsidRPr="00F7608E">
        <w:t xml:space="preserve"> - </w:t>
      </w:r>
      <w:r w:rsidR="00F228E8">
        <w:fldChar w:fldCharType="begin"/>
      </w:r>
      <w:r>
        <w:instrText xml:space="preserve"> XE "i</w:instrText>
      </w:r>
      <w:r w:rsidRPr="009E0DFA">
        <w:instrText>nstance level security:defined</w:instrText>
      </w:r>
      <w:r>
        <w:instrText xml:space="preserve">" </w:instrText>
      </w:r>
      <w:r w:rsidR="00F228E8">
        <w:fldChar w:fldCharType="end"/>
      </w:r>
      <w:r w:rsidR="00F228E8">
        <w:fldChar w:fldCharType="begin"/>
      </w:r>
      <w:r>
        <w:instrText xml:space="preserve"> XE "a</w:instrText>
      </w:r>
      <w:r w:rsidRPr="009948FB">
        <w:instrText>ttribute level security:defined</w:instrText>
      </w:r>
      <w:r>
        <w:instrText xml:space="preserve">" </w:instrText>
      </w:r>
      <w:r w:rsidR="00F228E8">
        <w:fldChar w:fldCharType="end"/>
      </w:r>
      <w:r w:rsidR="00F228E8">
        <w:fldChar w:fldCharType="begin"/>
      </w:r>
      <w:r>
        <w:instrText xml:space="preserve"> XE "</w:instrText>
      </w:r>
      <w:r w:rsidRPr="00E8111E">
        <w:instrText>overview:instance</w:instrText>
      </w:r>
      <w:r w:rsidR="00E215FE">
        <w:instrText xml:space="preserve"> </w:instrText>
      </w:r>
      <w:r w:rsidRPr="00E8111E">
        <w:instrText>level security</w:instrText>
      </w:r>
      <w:r>
        <w:instrText xml:space="preserve">" </w:instrText>
      </w:r>
      <w:r w:rsidR="00F228E8">
        <w:fldChar w:fldCharType="end"/>
      </w:r>
      <w:r w:rsidR="00F228E8">
        <w:fldChar w:fldCharType="begin"/>
      </w:r>
      <w:r>
        <w:instrText xml:space="preserve"> XE "security:instance l</w:instrText>
      </w:r>
      <w:r w:rsidRPr="00F771E5">
        <w:instrText>evel</w:instrText>
      </w:r>
      <w:r>
        <w:instrText xml:space="preserve">" </w:instrText>
      </w:r>
      <w:r w:rsidR="00F228E8">
        <w:fldChar w:fldCharType="end"/>
      </w:r>
      <w:r w:rsidR="00F228E8">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F228E8">
        <w:fldChar w:fldCharType="end"/>
      </w:r>
      <w:r w:rsidR="00F228E8">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F228E8">
        <w:fldChar w:fldCharType="end"/>
      </w:r>
      <w:r w:rsidRPr="00F7608E">
        <w:t xml:space="preserve">allows users to perform instance level filtering of data. </w:t>
      </w:r>
      <w:r w:rsidR="00F7608E" w:rsidRPr="00F7608E">
        <w:t>The User Provision Tool (UPT) allows administrators to provision security filters for instances of domain classes and the API filters the results of the queries based on the access policy. The filtering of data is done at the database level with minimum overheads</w:t>
      </w:r>
      <w:r w:rsidR="008B318A" w:rsidRPr="00F7608E">
        <w:t xml:space="preserve">. </w:t>
      </w:r>
      <w:r w:rsidR="00F7608E" w:rsidRPr="00F7608E">
        <w:t>It also does attribute level filtering of data based on user permissions.</w:t>
      </w:r>
    </w:p>
    <w:p w:rsidR="00F7608E" w:rsidRPr="00F7608E" w:rsidRDefault="00F7608E" w:rsidP="00F7608E">
      <w:pPr>
        <w:pStyle w:val="ListBullet"/>
      </w:pPr>
      <w:r w:rsidRPr="00947024">
        <w:rPr>
          <w:rStyle w:val="Bold"/>
        </w:rPr>
        <w:t>User Provisioning</w:t>
      </w:r>
      <w:r w:rsidRPr="00F7608E">
        <w:t xml:space="preserve"> - </w:t>
      </w:r>
      <w:r w:rsidR="00F228E8">
        <w:fldChar w:fldCharType="begin"/>
      </w:r>
      <w:r w:rsidR="00215A99">
        <w:instrText xml:space="preserve"> XE "</w:instrText>
      </w:r>
      <w:r w:rsidR="00C31724">
        <w:instrText>u</w:instrText>
      </w:r>
      <w:r w:rsidR="00901053">
        <w:instrText>ser provisioning</w:instrText>
      </w:r>
      <w:r w:rsidR="00215A99">
        <w:instrText xml:space="preserve">" </w:instrText>
      </w:r>
      <w:r w:rsidR="00F228E8">
        <w:fldChar w:fldCharType="end"/>
      </w:r>
      <w:r w:rsidR="00F228E8">
        <w:fldChar w:fldCharType="begin"/>
      </w:r>
      <w:r w:rsidR="00C31724">
        <w:instrText xml:space="preserve"> XE "</w:instrText>
      </w:r>
      <w:r w:rsidR="00C31724" w:rsidRPr="000F1520">
        <w:instrText>overview:user provisioning</w:instrText>
      </w:r>
      <w:r w:rsidR="00C31724">
        <w:instrText xml:space="preserve">" </w:instrText>
      </w:r>
      <w:r w:rsidR="00F228E8">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F7608E" w:rsidRPr="00F7608E" w:rsidRDefault="001953B7" w:rsidP="00F7608E">
      <w:pPr>
        <w:pStyle w:val="ListBullet2"/>
      </w:pPr>
      <w:r w:rsidRPr="00947024">
        <w:rPr>
          <w:rStyle w:val="Bold"/>
        </w:rPr>
        <w:t>Super Admin</w:t>
      </w:r>
      <w:r w:rsidRPr="00F7608E">
        <w:t xml:space="preserve"> – </w:t>
      </w:r>
      <w:r w:rsidR="00F228E8">
        <w:rPr>
          <w:szCs w:val="22"/>
        </w:rPr>
        <w:fldChar w:fldCharType="begin"/>
      </w:r>
      <w:r>
        <w:instrText xml:space="preserve"> XE "Super A</w:instrText>
      </w:r>
      <w:r w:rsidRPr="00E73050">
        <w:instrText>dmin:defined</w:instrText>
      </w:r>
      <w:r>
        <w:instrText xml:space="preserve">" </w:instrText>
      </w:r>
      <w:r w:rsidR="00F228E8">
        <w:rPr>
          <w:szCs w:val="22"/>
        </w:rPr>
        <w:fldChar w:fldCharType="end"/>
      </w:r>
      <w:r w:rsidR="00F228E8">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F228E8">
        <w:rPr>
          <w:szCs w:val="22"/>
        </w:rPr>
        <w:fldChar w:fldCharType="end"/>
      </w:r>
      <w:r w:rsidRPr="00F7608E">
        <w:t>accessed by the UPT’s overall administrator; used to register an application, assign administrators, and create or modify standard privileges.</w:t>
      </w:r>
    </w:p>
    <w:p w:rsidR="00F7608E" w:rsidRPr="00F7608E" w:rsidRDefault="001953B7" w:rsidP="00F7608E">
      <w:pPr>
        <w:pStyle w:val="ListBullet2"/>
      </w:pPr>
      <w:r w:rsidRPr="00947024">
        <w:rPr>
          <w:rStyle w:val="Bold"/>
        </w:rPr>
        <w:t>Admin</w:t>
      </w:r>
      <w:r w:rsidRPr="00F7608E">
        <w:t xml:space="preserve"> – </w:t>
      </w:r>
      <w:r w:rsidR="00F228E8">
        <w:rPr>
          <w:szCs w:val="22"/>
        </w:rPr>
        <w:fldChar w:fldCharType="begin"/>
      </w:r>
      <w:r>
        <w:instrText xml:space="preserve"> XE "A</w:instrText>
      </w:r>
      <w:r w:rsidRPr="005F5DC3">
        <w:instrText>dmin:defined</w:instrText>
      </w:r>
      <w:r>
        <w:instrText xml:space="preserve">" </w:instrText>
      </w:r>
      <w:r w:rsidR="00F228E8">
        <w:rPr>
          <w:szCs w:val="22"/>
        </w:rPr>
        <w:fldChar w:fldCharType="end"/>
      </w:r>
      <w:r w:rsidR="00F228E8">
        <w:rPr>
          <w:szCs w:val="22"/>
        </w:rPr>
        <w:fldChar w:fldCharType="begin"/>
      </w:r>
      <w:r>
        <w:instrText xml:space="preserve"> XE "overview:A</w:instrText>
      </w:r>
      <w:r w:rsidRPr="00703446">
        <w:instrText>dmin</w:instrText>
      </w:r>
      <w:r>
        <w:instrText xml:space="preserve">" </w:instrText>
      </w:r>
      <w:r w:rsidR="00F228E8">
        <w:rPr>
          <w:szCs w:val="22"/>
        </w:rPr>
        <w:fldChar w:fldCharType="end"/>
      </w:r>
      <w:r w:rsidRPr="00F7608E">
        <w:t>used by application administrators to modify authorization data, such as roles, users, protection elements, etc</w:t>
      </w:r>
    </w:p>
    <w:p w:rsidR="00F7608E" w:rsidRDefault="00F7608E" w:rsidP="00F7608E">
      <w:pPr>
        <w:pStyle w:val="ListBullet"/>
      </w:pPr>
      <w:r w:rsidRPr="00947024">
        <w:rPr>
          <w:rStyle w:val="Bold"/>
        </w:rPr>
        <w:t>Audit Logging</w:t>
      </w:r>
      <w:r w:rsidRPr="00F7608E">
        <w:t xml:space="preserve"> - </w:t>
      </w:r>
      <w:r w:rsidR="00F228E8">
        <w:rPr>
          <w:rStyle w:val="StyleListNumberBoldChar"/>
        </w:rPr>
        <w:fldChar w:fldCharType="begin"/>
      </w:r>
      <w:r w:rsidR="00215A99">
        <w:instrText xml:space="preserve"> XE "</w:instrText>
      </w:r>
      <w:r w:rsidR="00985C3C">
        <w:instrText>a</w:instrText>
      </w:r>
      <w:r w:rsidR="00215A99" w:rsidRPr="0014393B">
        <w:instrText>udit logging:defined</w:instrText>
      </w:r>
      <w:r w:rsidR="00215A99">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0F10E2">
        <w:instrText>overview:audit logging</w:instrText>
      </w:r>
      <w:r w:rsidR="00985C3C">
        <w:instrText xml:space="preserve">" </w:instrText>
      </w:r>
      <w:r w:rsidR="00F228E8">
        <w:rPr>
          <w:rStyle w:val="StyleListNumberBoldChar"/>
        </w:rPr>
        <w:fldChar w:fldCharType="end"/>
      </w:r>
      <w:r w:rsidR="00F228E8">
        <w:rPr>
          <w:rStyle w:val="StyleListNumberBoldChar"/>
        </w:rPr>
        <w:fldChar w:fldCharType="begin"/>
      </w:r>
      <w:r w:rsidR="00985C3C">
        <w:instrText xml:space="preserve"> XE "</w:instrText>
      </w:r>
      <w:r w:rsidR="00985C3C" w:rsidRPr="00DD4AB6">
        <w:instrText>CRF 21</w:instrText>
      </w:r>
      <w:r w:rsidR="00985C3C">
        <w:instrText xml:space="preserve">" </w:instrText>
      </w:r>
      <w:r w:rsidR="00F228E8">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F228E8">
        <w:fldChar w:fldCharType="begin"/>
      </w:r>
      <w:r w:rsidR="00985C3C">
        <w:instrText xml:space="preserve"> XE "</w:instrText>
      </w:r>
      <w:r w:rsidR="00985C3C" w:rsidRPr="00DD4AB6">
        <w:instrText>CLM</w:instrText>
      </w:r>
      <w:r w:rsidR="00985C3C">
        <w:instrText xml:space="preserve">" </w:instrText>
      </w:r>
      <w:r w:rsidR="00F228E8">
        <w:fldChar w:fldCharType="end"/>
      </w:r>
      <w:r w:rsidR="00F228E8">
        <w:fldChar w:fldCharType="begin"/>
      </w:r>
      <w:r w:rsidR="00985C3C">
        <w:instrText xml:space="preserve"> XE "</w:instrText>
      </w:r>
      <w:r w:rsidR="00985C3C" w:rsidRPr="00DD4AB6">
        <w:instrText>Common Logging Module</w:instrText>
      </w:r>
      <w:r w:rsidR="00985C3C">
        <w:instrText>" \t "</w:instrText>
      </w:r>
      <w:r w:rsidR="00985C3C" w:rsidRPr="00484711">
        <w:rPr>
          <w:rFonts w:ascii="Times New Roman" w:hAnsi="Times New Roman"/>
          <w:i/>
        </w:rPr>
        <w:instrText>See</w:instrText>
      </w:r>
      <w:r w:rsidR="00985C3C" w:rsidRPr="00484711">
        <w:rPr>
          <w:rFonts w:ascii="Times New Roman" w:hAnsi="Times New Roman"/>
        </w:rPr>
        <w:instrText xml:space="preserve"> CLM</w:instrText>
      </w:r>
      <w:r w:rsidR="00985C3C">
        <w:instrText xml:space="preserve">" </w:instrText>
      </w:r>
      <w:r w:rsidR="00F228E8">
        <w:fldChar w:fldCharType="end"/>
      </w:r>
    </w:p>
    <w:p w:rsidR="00F7608E" w:rsidRDefault="00F228E8" w:rsidP="00F7608E">
      <w:pPr>
        <w:pStyle w:val="GraphicAnchorMainIndent"/>
      </w:pPr>
      <w:r>
        <w:pict>
          <v:group id="_x0000_s1047" editas="canvas" style="width:478.15pt;height:315pt;mso-position-horizontal-relative:char;mso-position-vertical-relative:line" coordorigin="1237,1854" coordsize="9563,6300">
            <o:lock v:ext="edit" aspectratio="t"/>
            <v:shape id="_x0000_s1048" type="#_x0000_t75" style="position:absolute;left:1237;top:1854;width:9563;height:6300" o:preferrelative="f">
              <v:fill o:detectmouseclick="t"/>
              <v:path o:extrusionok="t" o:connecttype="none"/>
              <o:lock v:ext="edit" text="t"/>
            </v:shape>
            <v:shape id="_x0000_s1049" type="#_x0000_t202" style="position:absolute;left:5562;top:4734;width:1620;height:483" stroked="f">
              <v:textbox style="mso-next-textbox:#_x0000_s1049">
                <w:txbxContent>
                  <w:p w:rsidR="00C23B4B" w:rsidRDefault="00C23B4B" w:rsidP="00F7608E">
                    <w:pPr>
                      <w:rPr>
                        <w:rFonts w:ascii="Tahoma" w:hAnsi="Tahoma" w:cs="Tahoma"/>
                        <w:sz w:val="18"/>
                        <w:szCs w:val="18"/>
                      </w:rPr>
                    </w:pPr>
                    <w:r>
                      <w:rPr>
                        <w:rFonts w:ascii="Tahoma" w:hAnsi="Tahoma" w:cs="Tahoma"/>
                        <w:sz w:val="18"/>
                        <w:szCs w:val="18"/>
                      </w:rPr>
                      <w:t>Audit Messages</w:t>
                    </w:r>
                  </w:p>
                </w:txbxContent>
              </v:textbox>
            </v:shape>
            <v:shape id="_x0000_s1050" type="#_x0000_t202" style="position:absolute;left:5382;top:5814;width:1440;height:483" stroked="f">
              <v:textbox style="mso-next-textbox:#_x0000_s1050">
                <w:txbxContent>
                  <w:p w:rsidR="00C23B4B" w:rsidRDefault="00C23B4B" w:rsidP="00F7608E">
                    <w:pPr>
                      <w:rPr>
                        <w:rFonts w:ascii="Tahoma" w:hAnsi="Tahoma" w:cs="Tahoma"/>
                        <w:sz w:val="18"/>
                        <w:szCs w:val="18"/>
                      </w:rPr>
                    </w:pPr>
                    <w:r>
                      <w:rPr>
                        <w:rFonts w:ascii="Tahoma" w:hAnsi="Tahoma" w:cs="Tahoma"/>
                        <w:sz w:val="18"/>
                        <w:szCs w:val="18"/>
                      </w:rPr>
                      <w:t>Authorize</w:t>
                    </w:r>
                  </w:p>
                </w:txbxContent>
              </v:textbox>
            </v:shape>
            <v:roundrect id="_x0000_s1051" style="position:absolute;left:4662;top:2034;width:2247;height:1896;v-text-anchor:middle" arcsize="10923f" filled="f" fillcolor="#00e4a8">
              <v:stroke dashstyle="1 1"/>
              <v:shadow color="#1c1c1c"/>
              <v:textbox style="mso-next-textbox:#_x0000_s1051" inset="4.68pt,2.34pt,4.68pt,2.34pt">
                <w:txbxContent>
                  <w:p w:rsidR="00C23B4B" w:rsidRDefault="00C23B4B" w:rsidP="00F7608E">
                    <w:pPr>
                      <w:autoSpaceDE w:val="0"/>
                      <w:autoSpaceDN w:val="0"/>
                      <w:jc w:val="center"/>
                      <w:rPr>
                        <w:rFonts w:ascii="Tahoma" w:cs="Tahoma"/>
                        <w:color w:val="000000"/>
                        <w:sz w:val="21"/>
                        <w:szCs w:val="21"/>
                      </w:rPr>
                    </w:pPr>
                    <w:r>
                      <w:rPr>
                        <w:rFonts w:ascii="Tahoma" w:cs="Tahoma"/>
                        <w:color w:val="000000"/>
                        <w:sz w:val="21"/>
                        <w:szCs w:val="21"/>
                      </w:rPr>
                      <w:t>Credential Providers</w:t>
                    </w:r>
                  </w:p>
                  <w:p w:rsidR="00C23B4B" w:rsidRDefault="00C23B4B" w:rsidP="00F7608E">
                    <w:pPr>
                      <w:autoSpaceDE w:val="0"/>
                      <w:autoSpaceDN w:val="0"/>
                      <w:jc w:val="center"/>
                      <w:rPr>
                        <w:rFonts w:ascii="Tahoma" w:cs="Tahoma"/>
                        <w:color w:val="000000"/>
                        <w:sz w:val="23"/>
                        <w:szCs w:val="23"/>
                      </w:rPr>
                    </w:pPr>
                  </w:p>
                  <w:p w:rsidR="00C23B4B" w:rsidRDefault="00C23B4B" w:rsidP="00F7608E">
                    <w:pPr>
                      <w:autoSpaceDE w:val="0"/>
                      <w:autoSpaceDN w:val="0"/>
                      <w:jc w:val="center"/>
                      <w:rPr>
                        <w:rFonts w:ascii="Tahoma" w:cs="Tahoma"/>
                        <w:color w:val="000000"/>
                        <w:sz w:val="23"/>
                        <w:szCs w:val="23"/>
                      </w:rPr>
                    </w:pPr>
                  </w:p>
                  <w:p w:rsidR="00C23B4B" w:rsidRDefault="00C23B4B" w:rsidP="00F7608E">
                    <w:pPr>
                      <w:autoSpaceDE w:val="0"/>
                      <w:autoSpaceDN w:val="0"/>
                      <w:jc w:val="center"/>
                      <w:rPr>
                        <w:rFonts w:ascii="Tahoma" w:cs="Tahoma"/>
                        <w:color w:val="000000"/>
                        <w:sz w:val="23"/>
                        <w:szCs w:val="23"/>
                      </w:rPr>
                    </w:pPr>
                  </w:p>
                  <w:p w:rsidR="00C23B4B" w:rsidRDefault="00C23B4B" w:rsidP="00F7608E">
                    <w:pPr>
                      <w:autoSpaceDE w:val="0"/>
                      <w:autoSpaceDN w:val="0"/>
                      <w:jc w:val="center"/>
                      <w:rPr>
                        <w:rFonts w:ascii="Tahoma" w:cs="Tahoma"/>
                        <w:color w:val="000000"/>
                        <w:sz w:val="23"/>
                        <w:szCs w:val="23"/>
                      </w:rPr>
                    </w:pPr>
                  </w:p>
                  <w:p w:rsidR="00C23B4B" w:rsidRDefault="00C23B4B" w:rsidP="00F7608E">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2" type="#_x0000_t22" style="position:absolute;left:5898;top:2631;width:739;height:1253;v-text-anchor:middle" fillcolor="#33c">
              <v:shadow color="#1c1c1c"/>
              <v:textbox style="mso-next-textbox:#_x0000_s1052" inset="4.68pt,2.34pt,4.68pt,2.34pt">
                <w:txbxContent>
                  <w:p w:rsidR="00C23B4B" w:rsidRDefault="00C23B4B" w:rsidP="00F7608E">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053" style="position:absolute;left:1930;top:3086;width:1847;height:3340;mso-wrap-style:none" arcsize="10923f" fillcolor="#00e4a8">
              <v:shadow color="#1c1c1c"/>
              <v:textbox style="mso-next-textbox:#_x0000_s1053" inset="8.64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054" style="position:absolute;left:2089;top:3593;width:1511;height:754;mso-wrap-style:none" arcsize="10923f" fillcolor="#f6fd99">
              <v:shadow color="#1c1c1c"/>
              <v:textbox style="mso-next-textbox:#_x0000_s1054"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055" style="position:absolute;left:2076;top:5729;width:1518;height:504;mso-wrap-style:none;v-text-anchor:middle" arcsize="10923f" fillcolor="#f4848f">
              <v:shadow color="#1c1c1c"/>
              <v:textbox style="mso-next-textbox:#_x0000_s1055"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6" type="#_x0000_t69" style="position:absolute;left:3762;top:5454;width:3420;height:573;rotation:-743294fd;v-text-anchor:middle" fillcolor="#fb493b">
              <v:shadow color="#1c1c1c"/>
              <v:textbox style="mso-next-textbox:#_x0000_s1056" inset="4.68pt,2.34pt,4.68pt,2.34pt">
                <w:txbxContent>
                  <w:p w:rsidR="00C23B4B" w:rsidRDefault="00C23B4B" w:rsidP="00F7608E">
                    <w:pPr>
                      <w:rPr>
                        <w:szCs w:val="18"/>
                      </w:rPr>
                    </w:pPr>
                  </w:p>
                </w:txbxContent>
              </v:textbox>
            </v:shape>
            <v:shape id="_x0000_s1057" type="#_x0000_t22" style="position:absolute;left:7254;top:4251;width:1541;height:1507;mso-wrap-style:none;v-text-anchor:middle" fillcolor="#bf6951">
              <v:shadow color="#1c1c1c"/>
              <v:textbox style="mso-next-textbox:#_x0000_s1057" inset="4.68pt,2.34pt,4.68pt,2.34pt">
                <w:txbxContent>
                  <w:p w:rsidR="00C23B4B" w:rsidRDefault="00C23B4B" w:rsidP="00F7608E">
                    <w:pPr>
                      <w:autoSpaceDE w:val="0"/>
                      <w:autoSpaceDN w:val="0"/>
                      <w:jc w:val="center"/>
                      <w:rPr>
                        <w:rFonts w:ascii="Tahoma" w:cs="Tahoma"/>
                        <w:color w:val="000000"/>
                        <w:sz w:val="23"/>
                        <w:szCs w:val="23"/>
                      </w:rPr>
                    </w:pPr>
                    <w:r>
                      <w:rPr>
                        <w:rFonts w:ascii="Tahoma" w:cs="Tahoma"/>
                        <w:color w:val="000000"/>
                        <w:sz w:val="23"/>
                        <w:szCs w:val="23"/>
                      </w:rPr>
                      <w:t>Common</w:t>
                    </w:r>
                  </w:p>
                  <w:p w:rsidR="00C23B4B" w:rsidRDefault="00C23B4B" w:rsidP="00F7608E">
                    <w:pPr>
                      <w:autoSpaceDE w:val="0"/>
                      <w:autoSpaceDN w:val="0"/>
                      <w:jc w:val="center"/>
                      <w:rPr>
                        <w:rFonts w:ascii="Tahoma" w:cs="Tahoma"/>
                        <w:color w:val="000000"/>
                        <w:sz w:val="23"/>
                        <w:szCs w:val="23"/>
                      </w:rPr>
                    </w:pPr>
                    <w:r>
                      <w:rPr>
                        <w:rFonts w:ascii="Tahoma" w:cs="Tahoma"/>
                        <w:color w:val="000000"/>
                        <w:sz w:val="23"/>
                        <w:szCs w:val="23"/>
                      </w:rPr>
                      <w:t>Authorization</w:t>
                    </w:r>
                  </w:p>
                  <w:p w:rsidR="00C23B4B" w:rsidRDefault="00C23B4B" w:rsidP="00F7608E">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058" style="position:absolute;left:4330;top:6483;width:1328;height:1442;v-text-anchor:middle" arcsize="10923f" fillcolor="#d4f991">
              <v:shadow color="#1c1c1c"/>
              <v:textbox style="mso-next-textbox:#_x0000_s1058"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059" style="position:absolute;left:2190;top:6555;width:1330;height:1226;v-text-anchor:middle" fillcolor="#00e4a8">
              <v:shadow color="#1c1c1c"/>
              <v:textbox style="mso-next-textbox:#_x0000_s1059"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User</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 xml:space="preserve">Web </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060" style="position:absolute;left:6674;top:6388;width:1966;height:1766" coordorigin="2951,3106" coordsize="1208,805">
              <v:roundrect id="_x0000_s1061" style="position:absolute;left:2951;top:3106;width:1208;height:805" arcsize="10923f" fillcolor="#00e4a8">
                <v:shadow color="#1c1c1c"/>
                <v:textbox style="mso-next-textbox:#_x0000_s1061"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Application</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062" style="position:absolute;left:3057;top:3436;width:1031;height:439;v-text-anchor:middle" arcsize="10923f" fillcolor="#ffcf01">
                <v:shadow color="#1c1c1c"/>
                <v:textbox style="mso-next-textbox:#_x0000_s1062"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User</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Provisioning</w:t>
                      </w: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063" type="#_x0000_t69" style="position:absolute;left:3520;top:7131;width:810;height:146;v-text-anchor:middle" fillcolor="#00644a">
              <v:shadow color="#1c1c1c"/>
            </v:shape>
            <v:shape id="_x0000_s1064"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5" type="#_x0000_t70" style="position:absolute;left:7967;top:5848;width:115;height:504;v-text-anchor:middle" fillcolor="#00644a">
              <v:shadow color="#1c1c1c"/>
            </v:shape>
            <v:shape id="_x0000_s1066" type="#_x0000_t22" style="position:absolute;left:4962;top:2466;width:943;height:1253;mso-wrap-style:none;v-text-anchor:middle" fillcolor="#33c">
              <v:shadow color="#1c1c1c"/>
              <v:textbox style="mso-next-textbox:#_x0000_s1066" inset="4.68pt,2.34pt,4.68pt,2.34pt">
                <w:txbxContent>
                  <w:p w:rsidR="00C23B4B" w:rsidRDefault="00C23B4B" w:rsidP="00F7608E">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067" type="#_x0000_t70" style="position:absolute;left:4179;top:3417;width:746;height:2300;rotation:3458776fd;v-text-anchor:middle" adj="7140,2981" fillcolor="#aff7f7">
              <v:shadow color="#1c1c1c"/>
              <v:textbox style="mso-rotate:270;mso-next-textbox:#_x0000_s1067" inset="4.68pt,2.34pt,4.68pt,2.34pt">
                <w:txbxContent>
                  <w:p w:rsidR="00C23B4B" w:rsidRDefault="00C23B4B" w:rsidP="00F7608E">
                    <w:pPr>
                      <w:rPr>
                        <w:szCs w:val="28"/>
                      </w:rPr>
                    </w:pPr>
                  </w:p>
                </w:txbxContent>
              </v:textbox>
            </v:shape>
            <v:rect id="_x0000_s1068" style="position:absolute;left:2430;top:4860;width:720;height:360;v-text-anchor:middle" fillcolor="#00e4a8">
              <v:shadow color="#1c1c1c"/>
              <v:textbox style="mso-next-textbox:#_x0000_s1068" inset="4.68pt,2.34pt,4.68pt,2.34pt">
                <w:txbxContent>
                  <w:p w:rsidR="00C23B4B" w:rsidRDefault="00C23B4B" w:rsidP="00F7608E">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9" type="#_x0000_t13" style="position:absolute;left:1467;top:4579;width:1360;height:949;rotation:90;mso-wrap-style:none;v-text-anchor:middle" adj="15900,5176" fillcolor="aqua">
              <v:shadow color="#1c1c1c"/>
              <v:textbox style="layout-flow:vertical-ideographic;mso-rotate:270;mso-next-textbox:#_x0000_s1069" inset="4.68pt,2.34pt,4.68pt,2.34pt">
                <w:txbxContent>
                  <w:p w:rsidR="00C23B4B" w:rsidRDefault="00C23B4B" w:rsidP="00F7608E">
                    <w:pPr>
                      <w:autoSpaceDE w:val="0"/>
                      <w:autoSpaceDN w:val="0"/>
                      <w:jc w:val="center"/>
                      <w:rPr>
                        <w:rFonts w:ascii="Tahoma" w:cs="Tahoma"/>
                        <w:color w:val="000000"/>
                        <w:sz w:val="18"/>
                        <w:szCs w:val="18"/>
                      </w:rPr>
                    </w:pPr>
                  </w:p>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070" type="#_x0000_t202" style="position:absolute;left:3725;top:3804;width:1440;height:561" filled="f" stroked="f">
              <v:textbox style="mso-next-textbox:#_x0000_s1070">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Authenticate</w:t>
                    </w:r>
                  </w:p>
                  <w:p w:rsidR="00C23B4B" w:rsidRDefault="00C23B4B" w:rsidP="00F7608E"/>
                </w:txbxContent>
              </v:textbox>
            </v:shape>
            <v:shape id="_x0000_s1071" type="#_x0000_t22" style="position:absolute;left:7362;top:2177;width:1440;height:1657" fillcolor="#9cf">
              <v:textbox style="mso-next-textbox:#_x0000_s1071">
                <w:txbxContent>
                  <w:p w:rsidR="00C23B4B" w:rsidRDefault="00C23B4B" w:rsidP="00F7608E">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072"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73" type="#_x0000_t68" style="position:absolute;left:3090;top:4383;width:582;height:1317;v-text-anchor:middle" fillcolor="red">
              <v:shadow color="#1c1c1c"/>
              <v:textbox style="layout-flow:vertical-ideographic;mso-next-textbox:#_x0000_s1073" inset="4.68pt,2.34pt,4.68pt,2.34pt">
                <w:txbxContent>
                  <w:p w:rsidR="00C23B4B" w:rsidRDefault="00C23B4B" w:rsidP="00F7608E">
                    <w:pPr>
                      <w:autoSpaceDE w:val="0"/>
                      <w:autoSpaceDN w:val="0"/>
                      <w:jc w:val="center"/>
                      <w:rPr>
                        <w:rFonts w:ascii="Tahoma" w:cs="Tahoma"/>
                        <w:color w:val="000000"/>
                        <w:sz w:val="18"/>
                        <w:szCs w:val="18"/>
                      </w:rPr>
                    </w:pPr>
                    <w:r>
                      <w:rPr>
                        <w:rFonts w:ascii="Tahoma" w:cs="Tahoma"/>
                        <w:color w:val="000000"/>
                        <w:sz w:val="18"/>
                        <w:szCs w:val="18"/>
                      </w:rPr>
                      <w:t>Authorize</w:t>
                    </w:r>
                  </w:p>
                  <w:p w:rsidR="00C23B4B" w:rsidRDefault="00C23B4B" w:rsidP="00F7608E"/>
                </w:txbxContent>
              </v:textbox>
            </v:shape>
            <w10:wrap type="none"/>
            <w10:anchorlock/>
          </v:group>
        </w:pict>
      </w:r>
    </w:p>
    <w:p w:rsidR="00F7608E" w:rsidRP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1</w:t>
        </w:r>
      </w:fldSimple>
      <w:r w:rsidR="00F7608E">
        <w:t xml:space="preserve"> CSM Architecture</w:t>
      </w:r>
    </w:p>
    <w:p w:rsidR="00F7608E" w:rsidRDefault="00F7608E" w:rsidP="00F7608E">
      <w:pPr>
        <w:pStyle w:val="BodyText"/>
      </w:pPr>
      <w:r>
        <w:t xml:space="preserve">CSM works with Java Authentication and Authorization Service (JAAS) to </w:t>
      </w:r>
      <w:r w:rsidR="00F228E8">
        <w:fldChar w:fldCharType="begin"/>
      </w:r>
      <w:r w:rsidR="00985C3C">
        <w:instrText xml:space="preserve"> XE "</w:instrText>
      </w:r>
      <w:r w:rsidR="00985C3C" w:rsidRPr="00DD4AB6">
        <w:instrText>JAAS</w:instrText>
      </w:r>
      <w:r w:rsidR="00985C3C">
        <w:instrText xml:space="preserve">" </w:instrText>
      </w:r>
      <w:r w:rsidR="00F228E8">
        <w:fldChar w:fldCharType="end"/>
      </w:r>
      <w:r>
        <w:t xml:space="preserve">authenticate and authorize for the </w:t>
      </w:r>
      <w:r w:rsidR="00F73F46">
        <w:t>application</w:t>
      </w:r>
      <w:r>
        <w:t xml:space="preserve"> ABC. To authenticate, it references credential providers such as an LDAP or RDBMS. CSM can be configured to check multiple credential providers in a defined order. To authorize, CSM refers to the Authorization Schema. </w:t>
      </w:r>
      <w:r w:rsidR="00F228E8">
        <w:fldChar w:fldCharType="begin"/>
      </w:r>
      <w:r w:rsidR="00985C3C">
        <w:instrText xml:space="preserve"> XE "</w:instrText>
      </w:r>
      <w:r w:rsidR="00985C3C" w:rsidRPr="00DD4AB6">
        <w:instrText>authorization schema</w:instrText>
      </w:r>
      <w:r w:rsidR="00985C3C">
        <w:instrText xml:space="preserve">" </w:instrText>
      </w:r>
      <w:r w:rsidR="00F228E8">
        <w:fldChar w:fldCharType="end"/>
      </w:r>
      <w:r>
        <w:t xml:space="preserve">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w:t>
      </w:r>
      <w:r w:rsidR="00F73F46">
        <w:t>application</w:t>
      </w:r>
      <w:r>
        <w:t xml:space="preserve"> Administrator using the web-based UPT.</w:t>
      </w:r>
      <w:r w:rsidR="00215A99" w:rsidRPr="00215A99">
        <w:t xml:space="preserve"> </w:t>
      </w:r>
      <w:r w:rsidR="00F228E8">
        <w:fldChar w:fldCharType="begin"/>
      </w:r>
      <w:r w:rsidR="00215A99">
        <w:instrText xml:space="preserve"> XE "</w:instrText>
      </w:r>
      <w:r w:rsidR="00215A99" w:rsidRPr="00C41BB0">
        <w:instrText>CSM:architecture</w:instrText>
      </w:r>
      <w:r w:rsidR="00215A99">
        <w:instrText xml:space="preserve">" </w:instrText>
      </w:r>
      <w:r w:rsidR="00F228E8">
        <w:fldChar w:fldCharType="end"/>
      </w:r>
    </w:p>
    <w:p w:rsidR="00253939" w:rsidRDefault="00F7608E" w:rsidP="00F7608E">
      <w:pPr>
        <w:pStyle w:val="BodyText"/>
      </w:pPr>
      <w:r>
        <w:t xml:space="preserve">CSM uses NCICB’s Common Logging Module (CLM) to perform all the </w:t>
      </w:r>
      <w:r w:rsidR="00985C3C">
        <w:t>a</w:t>
      </w:r>
      <w:r>
        <w:t xml:space="preserve">udit and </w:t>
      </w:r>
      <w:r w:rsidR="00985C3C">
        <w:t>l</w:t>
      </w:r>
      <w:r>
        <w:t xml:space="preserve">ogging. CSM logs all of the events and object state changes (security objects stated below in Table 4-1).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92FAF" w:rsidRPr="00E92FAF">
          <w:rPr>
            <w:i/>
            <w:color w:val="0000FF"/>
          </w:rPr>
          <w:t>Audit Logging</w:t>
        </w:r>
      </w:fldSimple>
      <w:r w:rsidR="00985C3C">
        <w:t xml:space="preserve"> section, beginning on page </w:t>
      </w:r>
      <w:r w:rsidR="00F228E8" w:rsidRPr="00985C3C">
        <w:fldChar w:fldCharType="begin"/>
      </w:r>
      <w:r w:rsidR="00985C3C" w:rsidRPr="00985C3C">
        <w:instrText xml:space="preserve"> PAGEREF _Ref213644942 \h </w:instrText>
      </w:r>
      <w:r w:rsidR="00F228E8" w:rsidRPr="00985C3C">
        <w:fldChar w:fldCharType="separate"/>
      </w:r>
      <w:r w:rsidR="00E92FAF">
        <w:rPr>
          <w:noProof/>
        </w:rPr>
        <w:t>24</w:t>
      </w:r>
      <w:r w:rsidR="00F228E8" w:rsidRPr="00985C3C">
        <w:fldChar w:fldCharType="end"/>
      </w:r>
      <w:r w:rsidR="00985C3C">
        <w:t>.</w:t>
      </w:r>
    </w:p>
    <w:p w:rsidR="00245EF8" w:rsidRDefault="00F7608E" w:rsidP="00947024">
      <w:pPr>
        <w:pStyle w:val="Heading2"/>
        <w:keepLines/>
      </w:pPr>
      <w:bookmarkStart w:id="891" w:name="_Ref213910163"/>
      <w:bookmarkStart w:id="892" w:name="_Ref213910188"/>
      <w:bookmarkStart w:id="893" w:name="_Toc238804831"/>
      <w:r w:rsidRPr="00F7608E">
        <w:lastRenderedPageBreak/>
        <w:t>Security Concepts</w:t>
      </w:r>
      <w:bookmarkEnd w:id="891"/>
      <w:bookmarkEnd w:id="892"/>
      <w:bookmarkEnd w:id="893"/>
    </w:p>
    <w:p w:rsidR="00245EF8" w:rsidRDefault="00F7608E" w:rsidP="00947024">
      <w:pPr>
        <w:pStyle w:val="BodyText"/>
        <w:keepNext/>
        <w:keepLines/>
      </w:pPr>
      <w:r w:rsidRPr="00F7608E">
        <w:t>In order to successfully integrate CSM with an application, it is important to understand the definitions for the security concepts defined in</w:t>
      </w:r>
      <w:r w:rsidR="008B318A">
        <w:t xml:space="preserve"> the table below</w:t>
      </w:r>
      <w:r w:rsidRPr="00F7608E">
        <w:t xml:space="preserve">. </w:t>
      </w:r>
      <w:r w:rsidR="008B318A">
        <w:t>A</w:t>
      </w:r>
      <w:r w:rsidR="00F73F46">
        <w:t>pplication</w:t>
      </w:r>
      <w:r w:rsidRPr="00F7608E">
        <w:t xml:space="preserve"> Developers should understand these concepts and begin to understand how they apply to their particular application.</w:t>
      </w:r>
      <w:r w:rsidR="00215A99">
        <w:t xml:space="preserve"> </w:t>
      </w:r>
      <w:r w:rsidR="00F228E8">
        <w:fldChar w:fldCharType="begin"/>
      </w:r>
      <w:r w:rsidR="00215A99">
        <w:instrText xml:space="preserve"> XE "</w:instrText>
      </w:r>
      <w:r w:rsidR="00985C3C">
        <w:instrText>s</w:instrText>
      </w:r>
      <w:r w:rsidR="00215A99" w:rsidRPr="00A9560F">
        <w:instrText>ecurity</w:instrText>
      </w:r>
      <w:r w:rsidR="00985C3C">
        <w:instrText>:</w:instrText>
      </w:r>
      <w:r w:rsidR="00215A99" w:rsidRPr="00A9560F">
        <w:instrText>concepts</w:instrText>
      </w:r>
      <w:r w:rsidR="00985C3C">
        <w:instrText xml:space="preserve"> </w:instrText>
      </w:r>
      <w:r w:rsidR="00215A99" w:rsidRPr="00A9560F">
        <w:instrText>defined</w:instrText>
      </w:r>
      <w:r w:rsidR="00215A99">
        <w:instrText xml:space="preserve">" </w:instrText>
      </w:r>
      <w:r w:rsidR="00F228E8">
        <w:fldChar w:fldCharType="end"/>
      </w:r>
      <w:r w:rsidR="00F228E8">
        <w:fldChar w:fldCharType="begin"/>
      </w:r>
      <w:r w:rsidR="00985C3C">
        <w:instrText xml:space="preserve"> XE "</w:instrText>
      </w:r>
      <w:r w:rsidR="00985C3C" w:rsidRPr="00591686">
        <w:instrText>overview:security concepts</w:instrText>
      </w:r>
      <w:r w:rsidR="00985C3C">
        <w:instrText xml:space="preserve">" </w:instrText>
      </w:r>
      <w:r w:rsidR="00F228E8">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F7608E" w:rsidRPr="0044655F" w:rsidTr="00985C3C">
        <w:trPr>
          <w:tblHeader/>
        </w:trPr>
        <w:tc>
          <w:tcPr>
            <w:tcW w:w="3042" w:type="dxa"/>
            <w:shd w:val="clear" w:color="auto" w:fill="D9D9D9"/>
            <w:vAlign w:val="center"/>
          </w:tcPr>
          <w:p w:rsidR="00F7608E" w:rsidRPr="0044655F" w:rsidRDefault="00F7608E" w:rsidP="00D039D0">
            <w:pPr>
              <w:pStyle w:val="TableHeaderCenter"/>
            </w:pPr>
            <w:r w:rsidRPr="0044655F">
              <w:t>Security Concept</w:t>
            </w:r>
          </w:p>
        </w:tc>
        <w:tc>
          <w:tcPr>
            <w:tcW w:w="7128" w:type="dxa"/>
            <w:shd w:val="clear" w:color="auto" w:fill="D9D9D9"/>
            <w:vAlign w:val="center"/>
          </w:tcPr>
          <w:p w:rsidR="00F7608E" w:rsidRPr="0044655F" w:rsidRDefault="00F7608E" w:rsidP="00D039D0">
            <w:pPr>
              <w:pStyle w:val="TableHeaderCenter"/>
            </w:pPr>
            <w:r w:rsidRPr="0044655F">
              <w:t>Definition</w:t>
            </w:r>
          </w:p>
        </w:tc>
      </w:tr>
      <w:tr w:rsidR="00F7608E" w:rsidRPr="00F7608E" w:rsidTr="00985C3C">
        <w:tc>
          <w:tcPr>
            <w:tcW w:w="3042" w:type="dxa"/>
            <w:vAlign w:val="center"/>
          </w:tcPr>
          <w:p w:rsidR="00F7608E" w:rsidRPr="00F7608E" w:rsidRDefault="00F7608E" w:rsidP="00D039D0">
            <w:pPr>
              <w:pStyle w:val="TableText"/>
            </w:pPr>
            <w:bookmarkStart w:id="894" w:name="_Toc98138034"/>
            <w:r w:rsidRPr="00F7608E">
              <w:t>Application</w:t>
            </w:r>
            <w:bookmarkEnd w:id="894"/>
          </w:p>
        </w:tc>
        <w:tc>
          <w:tcPr>
            <w:tcW w:w="7128" w:type="dxa"/>
            <w:vAlign w:val="center"/>
          </w:tcPr>
          <w:p w:rsidR="00F7608E" w:rsidRPr="00F7608E" w:rsidRDefault="00F7608E" w:rsidP="00D039D0">
            <w:pPr>
              <w:pStyle w:val="TableText"/>
            </w:pPr>
            <w:r w:rsidRPr="00F7608E">
              <w:t>Any software or set of software intended to achieve business or technical goals.</w:t>
            </w:r>
            <w:r w:rsidRPr="00F7608E">
              <w:tab/>
            </w:r>
          </w:p>
        </w:tc>
      </w:tr>
      <w:tr w:rsidR="00F7608E" w:rsidRPr="00F7608E" w:rsidTr="00985C3C">
        <w:tc>
          <w:tcPr>
            <w:tcW w:w="3042" w:type="dxa"/>
            <w:vAlign w:val="center"/>
          </w:tcPr>
          <w:p w:rsidR="00F7608E" w:rsidRPr="00F7608E" w:rsidRDefault="00F7608E" w:rsidP="00D039D0">
            <w:pPr>
              <w:pStyle w:val="TableText"/>
            </w:pPr>
            <w:bookmarkStart w:id="895" w:name="_Toc98138035"/>
            <w:r w:rsidRPr="00F7608E">
              <w:t>User</w:t>
            </w:r>
            <w:bookmarkEnd w:id="895"/>
          </w:p>
        </w:tc>
        <w:tc>
          <w:tcPr>
            <w:tcW w:w="7128" w:type="dxa"/>
            <w:vAlign w:val="center"/>
          </w:tcPr>
          <w:p w:rsidR="00F7608E" w:rsidRPr="00F7608E" w:rsidRDefault="00F7608E" w:rsidP="00D039D0">
            <w:pPr>
              <w:pStyle w:val="TableText"/>
            </w:pPr>
            <w:r w:rsidRPr="00F7608E">
              <w:t>A User is someone that requires access to an application. Users can become part of a Group, and can have an associated P</w:t>
            </w:r>
            <w:r>
              <w:t>rotection Group and Roles.</w:t>
            </w:r>
          </w:p>
        </w:tc>
      </w:tr>
      <w:tr w:rsidR="00F7608E" w:rsidRPr="00F7608E" w:rsidTr="00985C3C">
        <w:tc>
          <w:tcPr>
            <w:tcW w:w="3042" w:type="dxa"/>
            <w:vAlign w:val="center"/>
          </w:tcPr>
          <w:p w:rsidR="00F7608E" w:rsidRPr="00F7608E" w:rsidRDefault="00F7608E" w:rsidP="00D039D0">
            <w:pPr>
              <w:pStyle w:val="TableText"/>
            </w:pPr>
            <w:bookmarkStart w:id="896" w:name="_Toc98138036"/>
            <w:r w:rsidRPr="00F7608E">
              <w:t>Group</w:t>
            </w:r>
            <w:bookmarkEnd w:id="896"/>
          </w:p>
        </w:tc>
        <w:tc>
          <w:tcPr>
            <w:tcW w:w="7128" w:type="dxa"/>
            <w:vAlign w:val="center"/>
          </w:tcPr>
          <w:p w:rsidR="00F7608E" w:rsidRPr="00F7608E" w:rsidRDefault="00F7608E" w:rsidP="00D039D0">
            <w:pPr>
              <w:pStyle w:val="TableText"/>
            </w:pPr>
            <w:r w:rsidRPr="00F7608E">
              <w:t>A Group is a collection of application users. By combining users into a Group, it becomes easier to manage their collective roles and access rights in your application.</w:t>
            </w:r>
          </w:p>
        </w:tc>
      </w:tr>
      <w:tr w:rsidR="00F7608E" w:rsidRPr="00F7608E" w:rsidTr="00985C3C">
        <w:tc>
          <w:tcPr>
            <w:tcW w:w="3042" w:type="dxa"/>
            <w:vAlign w:val="center"/>
          </w:tcPr>
          <w:p w:rsidR="00F7608E" w:rsidRPr="00F7608E" w:rsidRDefault="00F7608E" w:rsidP="00D039D0">
            <w:pPr>
              <w:pStyle w:val="TableText"/>
            </w:pPr>
            <w:bookmarkStart w:id="897" w:name="_Toc98138037"/>
            <w:r w:rsidRPr="00F7608E">
              <w:t>Protection Element</w:t>
            </w:r>
            <w:bookmarkEnd w:id="897"/>
          </w:p>
        </w:tc>
        <w:tc>
          <w:tcPr>
            <w:tcW w:w="7128" w:type="dxa"/>
            <w:vAlign w:val="center"/>
          </w:tcPr>
          <w:p w:rsidR="00F7608E" w:rsidRPr="00F7608E" w:rsidRDefault="00F7608E" w:rsidP="00D039D0">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F7608E" w:rsidRPr="00F7608E" w:rsidTr="00985C3C">
        <w:tc>
          <w:tcPr>
            <w:tcW w:w="3042" w:type="dxa"/>
            <w:vAlign w:val="center"/>
          </w:tcPr>
          <w:p w:rsidR="00F7608E" w:rsidRPr="00F7608E" w:rsidRDefault="00F7608E" w:rsidP="00D039D0">
            <w:pPr>
              <w:pStyle w:val="TableText"/>
            </w:pPr>
            <w:bookmarkStart w:id="898" w:name="_Toc98138038"/>
            <w:r w:rsidRPr="00F7608E">
              <w:t>Protection Group</w:t>
            </w:r>
            <w:bookmarkEnd w:id="898"/>
          </w:p>
        </w:tc>
        <w:tc>
          <w:tcPr>
            <w:tcW w:w="7128" w:type="dxa"/>
            <w:vAlign w:val="center"/>
          </w:tcPr>
          <w:p w:rsidR="00F7608E" w:rsidRPr="00F7608E" w:rsidRDefault="00F7608E" w:rsidP="00D039D0">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F7608E" w:rsidRPr="00F7608E" w:rsidTr="00985C3C">
        <w:tc>
          <w:tcPr>
            <w:tcW w:w="3042" w:type="dxa"/>
            <w:vAlign w:val="center"/>
          </w:tcPr>
          <w:p w:rsidR="00F7608E" w:rsidRPr="00F7608E" w:rsidRDefault="00F7608E" w:rsidP="00D039D0">
            <w:pPr>
              <w:pStyle w:val="TableText"/>
            </w:pPr>
            <w:bookmarkStart w:id="899" w:name="_Toc98138039"/>
            <w:r w:rsidRPr="00F7608E">
              <w:t>Privilege</w:t>
            </w:r>
            <w:bookmarkEnd w:id="899"/>
          </w:p>
        </w:tc>
        <w:tc>
          <w:tcPr>
            <w:tcW w:w="7128" w:type="dxa"/>
            <w:vAlign w:val="center"/>
          </w:tcPr>
          <w:p w:rsidR="00F7608E" w:rsidRPr="00F7608E" w:rsidRDefault="00F7608E" w:rsidP="00D039D0">
            <w:pPr>
              <w:pStyle w:val="TableText"/>
            </w:pPr>
            <w:r w:rsidRPr="00F7608E">
              <w:t>A Privilege refers to any operation performed upon data</w:t>
            </w:r>
            <w:r w:rsidR="008B318A" w:rsidRPr="00F7608E">
              <w:t xml:space="preserve">. </w:t>
            </w:r>
            <w:r w:rsidRPr="00F7608E">
              <w:t>CSM makes use of a standard set of privileges</w:t>
            </w:r>
            <w:r w:rsidR="008B318A" w:rsidRPr="00F7608E">
              <w:t xml:space="preserve">. </w:t>
            </w:r>
            <w:r w:rsidRPr="00F7608E">
              <w:t>This will help standardize authorization to comply with JAAS and Authorization Policy and allow for adoption of technology such as SAML in the future.</w:t>
            </w:r>
          </w:p>
        </w:tc>
      </w:tr>
      <w:tr w:rsidR="00F7608E" w:rsidRPr="00F7608E" w:rsidTr="00985C3C">
        <w:tc>
          <w:tcPr>
            <w:tcW w:w="3042" w:type="dxa"/>
            <w:vAlign w:val="center"/>
          </w:tcPr>
          <w:p w:rsidR="00F7608E" w:rsidRPr="00F7608E" w:rsidRDefault="00F7608E" w:rsidP="00D039D0">
            <w:pPr>
              <w:pStyle w:val="TableText"/>
            </w:pPr>
            <w:bookmarkStart w:id="900" w:name="_Toc98138040"/>
            <w:r w:rsidRPr="00F7608E">
              <w:t>Role</w:t>
            </w:r>
            <w:bookmarkEnd w:id="900"/>
          </w:p>
        </w:tc>
        <w:tc>
          <w:tcPr>
            <w:tcW w:w="7128" w:type="dxa"/>
            <w:vAlign w:val="center"/>
          </w:tcPr>
          <w:p w:rsidR="00F7608E" w:rsidRPr="00F7608E" w:rsidRDefault="00F7608E" w:rsidP="00D039D0">
            <w:pPr>
              <w:pStyle w:val="TableText"/>
            </w:pPr>
            <w:r w:rsidRPr="00F7608E">
              <w:t>A Role is a collection of application Privileges. Examples include Record Admin and HR Manager.</w:t>
            </w:r>
          </w:p>
        </w:tc>
      </w:tr>
    </w:tbl>
    <w:p w:rsidR="00F7608E" w:rsidRDefault="002A3C9A" w:rsidP="00F7608E">
      <w:pPr>
        <w:pStyle w:val="Caption"/>
      </w:pPr>
      <w:r>
        <w:t>Figure</w:t>
      </w:r>
      <w:r w:rsidR="00F7608E">
        <w:t xml:space="preserve"> </w:t>
      </w:r>
      <w:fldSimple w:instr=" STYLEREF 1 \s ">
        <w:r w:rsidR="00E92FAF">
          <w:rPr>
            <w:noProof/>
          </w:rPr>
          <w:t>1</w:t>
        </w:r>
      </w:fldSimple>
      <w:r w:rsidR="002F0542">
        <w:noBreakHyphen/>
      </w:r>
      <w:fldSimple w:instr=" SEQ Figure \* ARABIC \s 1 ">
        <w:r w:rsidR="00E92FAF">
          <w:rPr>
            <w:noProof/>
          </w:rPr>
          <w:t>2</w:t>
        </w:r>
      </w:fldSimple>
      <w:r w:rsidR="00F7608E">
        <w:t xml:space="preserve"> Security concept definitions</w:t>
      </w:r>
    </w:p>
    <w:p w:rsidR="00F7608E" w:rsidRDefault="00F7608E" w:rsidP="00F7608E">
      <w:pPr>
        <w:pStyle w:val="BodyText"/>
      </w:pPr>
      <w:r w:rsidRPr="00F7608E">
        <w:t>CSM users need to identify aspects of the application that should be labeled as Protection Elements. These elements are combined to Protection Groups, and then users are assigned Roles for that Protection Group.</w:t>
      </w:r>
      <w:r w:rsidR="00F228E8">
        <w:fldChar w:fldCharType="begin"/>
      </w:r>
      <w:r w:rsidR="00985C3C">
        <w:instrText xml:space="preserve"> XE "</w:instrText>
      </w:r>
      <w:r w:rsidR="00F5488B">
        <w:instrText>protection group</w:instrText>
      </w:r>
      <w:r w:rsidR="00985C3C">
        <w:instrText xml:space="preserve">" </w:instrText>
      </w:r>
      <w:r w:rsidR="00F228E8">
        <w:fldChar w:fldCharType="end"/>
      </w:r>
    </w:p>
    <w:p w:rsidR="00F7608E" w:rsidRPr="0044655F" w:rsidRDefault="00F7608E" w:rsidP="008579A9">
      <w:pPr>
        <w:pStyle w:val="BodyText"/>
      </w:pPr>
      <w:r w:rsidRPr="0044655F">
        <w:t>Shown in</w:t>
      </w:r>
      <w:r w:rsidR="00947024">
        <w:t xml:space="preserve"> </w:t>
      </w:r>
      <w:r w:rsidR="00F228E8">
        <w:fldChar w:fldCharType="begin"/>
      </w:r>
      <w:r w:rsidR="00947024">
        <w:instrText xml:space="preserve"> REF _Ref213910453 \h </w:instrText>
      </w:r>
      <w:r w:rsidR="00F228E8">
        <w:fldChar w:fldCharType="separate"/>
      </w:r>
      <w:r w:rsidR="00E92FAF">
        <w:t xml:space="preserve">Table </w:t>
      </w:r>
      <w:r w:rsidR="00E92FAF">
        <w:rPr>
          <w:noProof/>
        </w:rPr>
        <w:t>1</w:t>
      </w:r>
      <w:r w:rsidR="00E92FAF">
        <w:noBreakHyphen/>
      </w:r>
      <w:r w:rsidR="00E92FAF">
        <w:rPr>
          <w:noProof/>
        </w:rPr>
        <w:t>1</w:t>
      </w:r>
      <w:r w:rsidR="00F228E8">
        <w:fldChar w:fldCharType="end"/>
      </w:r>
      <w:r w:rsidR="008579A9">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F7608E" w:rsidRPr="00F80B54" w:rsidTr="00947024">
        <w:trPr>
          <w:cantSplit/>
          <w:tblHeader/>
        </w:trPr>
        <w:tc>
          <w:tcPr>
            <w:tcW w:w="2430" w:type="dxa"/>
            <w:shd w:val="clear" w:color="auto" w:fill="D9D9D9"/>
          </w:tcPr>
          <w:p w:rsidR="00F7608E" w:rsidRPr="0044655F" w:rsidRDefault="00F7608E" w:rsidP="00D039D0">
            <w:pPr>
              <w:pStyle w:val="TableHeaderCenter"/>
            </w:pPr>
            <w:r w:rsidRPr="0044655F">
              <w:t>Related Concept</w:t>
            </w:r>
          </w:p>
        </w:tc>
        <w:tc>
          <w:tcPr>
            <w:tcW w:w="7740" w:type="dxa"/>
            <w:shd w:val="clear" w:color="auto" w:fill="D9D9D9"/>
          </w:tcPr>
          <w:p w:rsidR="00F7608E" w:rsidRPr="0044655F" w:rsidRDefault="00F7608E" w:rsidP="00D039D0">
            <w:pPr>
              <w:pStyle w:val="TableHeaderCenter"/>
            </w:pPr>
            <w:r w:rsidRPr="0044655F">
              <w:t>Definition</w:t>
            </w:r>
          </w:p>
        </w:tc>
      </w:tr>
      <w:tr w:rsidR="00F7608E" w:rsidRPr="008579A9" w:rsidTr="00947024">
        <w:trPr>
          <w:cantSplit/>
        </w:trPr>
        <w:tc>
          <w:tcPr>
            <w:tcW w:w="2430" w:type="dxa"/>
            <w:vAlign w:val="center"/>
          </w:tcPr>
          <w:p w:rsidR="00F7608E" w:rsidRPr="008579A9" w:rsidRDefault="00F7608E" w:rsidP="00D039D0">
            <w:pPr>
              <w:pStyle w:val="TableText"/>
            </w:pPr>
            <w:bookmarkStart w:id="901" w:name="_Toc98138042"/>
            <w:r w:rsidRPr="008579A9">
              <w:t>Credential Provider</w:t>
            </w:r>
            <w:bookmarkEnd w:id="901"/>
          </w:p>
        </w:tc>
        <w:tc>
          <w:tcPr>
            <w:tcW w:w="7740" w:type="dxa"/>
          </w:tcPr>
          <w:p w:rsidR="00F7608E" w:rsidRPr="008579A9" w:rsidRDefault="00F7608E" w:rsidP="00D039D0">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rsidR="00215A99">
              <w:t xml:space="preserve"> </w:t>
            </w:r>
            <w:r w:rsidR="00F228E8">
              <w:fldChar w:fldCharType="begin"/>
            </w:r>
            <w:r w:rsidR="00215A99">
              <w:instrText xml:space="preserve"> XE "</w:instrText>
            </w:r>
            <w:r w:rsidR="00985C3C">
              <w:instrText>c</w:instrText>
            </w:r>
            <w:r w:rsidR="00215A99" w:rsidRPr="00470F52">
              <w:instrText>redential Provider</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r w:rsidRPr="008579A9">
              <w:lastRenderedPageBreak/>
              <w:t>JAAS</w:t>
            </w:r>
          </w:p>
        </w:tc>
        <w:tc>
          <w:tcPr>
            <w:tcW w:w="7740" w:type="dxa"/>
          </w:tcPr>
          <w:p w:rsidR="00F7608E" w:rsidRPr="008579A9" w:rsidRDefault="00F7608E" w:rsidP="00D039D0">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rsidR="00215A99">
              <w:t xml:space="preserve"> </w:t>
            </w:r>
            <w:r w:rsidR="00F228E8">
              <w:fldChar w:fldCharType="begin"/>
            </w:r>
            <w:r w:rsidR="00215A99">
              <w:instrText xml:space="preserve"> XE "</w:instrText>
            </w:r>
            <w:r w:rsidR="00215A99" w:rsidRPr="00470F52">
              <w:instrText>JAAS</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902" w:name="_Toc98138043"/>
            <w:r w:rsidRPr="008579A9">
              <w:t>LDAP</w:t>
            </w:r>
            <w:bookmarkEnd w:id="902"/>
          </w:p>
        </w:tc>
        <w:tc>
          <w:tcPr>
            <w:tcW w:w="7740" w:type="dxa"/>
          </w:tcPr>
          <w:p w:rsidR="00F7608E" w:rsidRPr="008579A9" w:rsidRDefault="00F7608E" w:rsidP="00D039D0">
            <w:pPr>
              <w:pStyle w:val="TableText"/>
            </w:pPr>
            <w:r w:rsidRPr="008579A9">
              <w:t>Credential providers may choose to store credential information using a directory based on LDAP</w:t>
            </w:r>
            <w:r w:rsidR="008B318A" w:rsidRPr="008579A9">
              <w:t xml:space="preserve">. </w:t>
            </w:r>
            <w:r w:rsidRPr="008579A9">
              <w:t xml:space="preserve">An LDAP is simply a set of protocols for accessing information directories. Using LDAP, client programs can login to a server, access a directory, and verify credential entries. </w:t>
            </w:r>
            <w:r w:rsidR="00F228E8">
              <w:fldChar w:fldCharType="begin"/>
            </w:r>
            <w:r w:rsidR="00215A99">
              <w:instrText xml:space="preserve"> XE "</w:instrText>
            </w:r>
            <w:r w:rsidR="00215A99" w:rsidRPr="00470F52">
              <w:instrText>LDAP</w:instrText>
            </w:r>
            <w:r w:rsidR="00215A99">
              <w:instrText xml:space="preserve">" </w:instrText>
            </w:r>
            <w:r w:rsidR="00F228E8">
              <w:fldChar w:fldCharType="end"/>
            </w:r>
          </w:p>
        </w:tc>
      </w:tr>
      <w:tr w:rsidR="00F7608E" w:rsidRPr="008579A9" w:rsidTr="00947024">
        <w:trPr>
          <w:cantSplit/>
        </w:trPr>
        <w:tc>
          <w:tcPr>
            <w:tcW w:w="2430" w:type="dxa"/>
            <w:vAlign w:val="center"/>
          </w:tcPr>
          <w:p w:rsidR="00F7608E" w:rsidRPr="008579A9" w:rsidRDefault="00F7608E" w:rsidP="00D039D0">
            <w:pPr>
              <w:pStyle w:val="TableText"/>
            </w:pPr>
            <w:bookmarkStart w:id="903" w:name="_Toc98138044"/>
            <w:r w:rsidRPr="008579A9">
              <w:t>RDBMS</w:t>
            </w:r>
            <w:bookmarkEnd w:id="903"/>
          </w:p>
        </w:tc>
        <w:tc>
          <w:tcPr>
            <w:tcW w:w="7740" w:type="dxa"/>
          </w:tcPr>
          <w:p w:rsidR="00F7608E" w:rsidRPr="008579A9" w:rsidRDefault="00F7608E" w:rsidP="00D039D0">
            <w:pPr>
              <w:pStyle w:val="TableText"/>
            </w:pPr>
            <w:r w:rsidRPr="008579A9">
              <w:t>Credential providers may choose to store credential information with a RDBMS. Unlike with LDAP, credential data is stored in the form of related tables. </w:t>
            </w:r>
            <w:r w:rsidR="00F228E8">
              <w:fldChar w:fldCharType="begin"/>
            </w:r>
            <w:r w:rsidR="00215A99">
              <w:instrText xml:space="preserve"> XE "</w:instrText>
            </w:r>
            <w:r w:rsidR="00215A99" w:rsidRPr="00470F52">
              <w:instrText>RDBMS</w:instrText>
            </w:r>
            <w:r w:rsidR="00215A99">
              <w:instrText xml:space="preserve">" </w:instrText>
            </w:r>
            <w:r w:rsidR="00F228E8">
              <w:fldChar w:fldCharType="end"/>
            </w:r>
          </w:p>
        </w:tc>
      </w:tr>
      <w:tr w:rsidR="00F7608E" w:rsidRPr="008579A9" w:rsidTr="00947024">
        <w:trPr>
          <w:cantSplit/>
        </w:trPr>
        <w:tc>
          <w:tcPr>
            <w:tcW w:w="2430" w:type="dxa"/>
          </w:tcPr>
          <w:p w:rsidR="00F7608E" w:rsidRPr="008579A9" w:rsidRDefault="00F7608E" w:rsidP="00D039D0">
            <w:pPr>
              <w:pStyle w:val="TableText"/>
            </w:pPr>
            <w:r w:rsidRPr="008579A9">
              <w:t>Login Module</w:t>
            </w:r>
          </w:p>
        </w:tc>
        <w:tc>
          <w:tcPr>
            <w:tcW w:w="7740" w:type="dxa"/>
          </w:tcPr>
          <w:p w:rsidR="00F7608E" w:rsidRPr="008579A9" w:rsidRDefault="00F7608E" w:rsidP="00D039D0">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rsidR="00215A99">
              <w:t xml:space="preserve"> </w:t>
            </w:r>
            <w:r w:rsidR="00F228E8">
              <w:fldChar w:fldCharType="begin"/>
            </w:r>
            <w:r w:rsidR="00215A99">
              <w:instrText xml:space="preserve"> XE "</w:instrText>
            </w:r>
            <w:r w:rsidR="00985C3C">
              <w:instrText>login m</w:instrText>
            </w:r>
            <w:r w:rsidR="00215A99" w:rsidRPr="00470F52">
              <w:instrText>odule</w:instrText>
            </w:r>
            <w:r w:rsidR="00215A99">
              <w:instrText xml:space="preserve">" </w:instrText>
            </w:r>
            <w:r w:rsidR="00F228E8">
              <w:fldChar w:fldCharType="end"/>
            </w:r>
          </w:p>
        </w:tc>
      </w:tr>
    </w:tbl>
    <w:p w:rsidR="00F7608E" w:rsidRPr="00947024" w:rsidRDefault="00947024" w:rsidP="008579A9">
      <w:pPr>
        <w:pStyle w:val="Caption"/>
      </w:pPr>
      <w:bookmarkStart w:id="904" w:name="_Ref213493811"/>
      <w:bookmarkStart w:id="905" w:name="_Ref213910453"/>
      <w:r>
        <w:t xml:space="preserve">Table </w:t>
      </w:r>
      <w:fldSimple w:instr=" STYLEREF 1 \s ">
        <w:r w:rsidR="00E57BAD">
          <w:rPr>
            <w:noProof/>
          </w:rPr>
          <w:t>1</w:t>
        </w:r>
      </w:fldSimple>
      <w:r w:rsidR="007F0163">
        <w:noBreakHyphen/>
      </w:r>
      <w:fldSimple w:instr=" SEQ Table \* ARABIC \s 1 ">
        <w:r w:rsidR="00E57BAD">
          <w:rPr>
            <w:noProof/>
          </w:rPr>
          <w:t>1</w:t>
        </w:r>
      </w:fldSimple>
      <w:bookmarkEnd w:id="905"/>
      <w:r>
        <w:t xml:space="preserve"> Related Security Concept Definitions</w:t>
      </w:r>
      <w:bookmarkEnd w:id="904"/>
    </w:p>
    <w:p w:rsidR="00F7608E" w:rsidRDefault="008579A9" w:rsidP="008579A9">
      <w:pPr>
        <w:pStyle w:val="Heading2"/>
      </w:pPr>
      <w:bookmarkStart w:id="906" w:name="_Ref213910164"/>
      <w:bookmarkStart w:id="907" w:name="_Ref213910191"/>
      <w:bookmarkStart w:id="908" w:name="_Toc238804832"/>
      <w:r>
        <w:t>Minimum System Requirements</w:t>
      </w:r>
      <w:bookmarkEnd w:id="906"/>
      <w:bookmarkEnd w:id="907"/>
      <w:bookmarkEnd w:id="908"/>
    </w:p>
    <w:p w:rsidR="00F7608E" w:rsidRDefault="008B318A" w:rsidP="008579A9">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F228E8">
        <w:fldChar w:fldCharType="begin"/>
      </w:r>
      <w:r w:rsidR="00215A99">
        <w:instrText xml:space="preserve"> XE "</w:instrText>
      </w:r>
      <w:r w:rsidR="00985C3C">
        <w:instrText>s</w:instrText>
      </w:r>
      <w:r w:rsidR="00215A99" w:rsidRPr="00470F52">
        <w:instrText>ystem requirements</w:instrText>
      </w:r>
      <w:r w:rsidR="00215A99">
        <w:instrText xml:space="preserve">" </w:instrText>
      </w:r>
      <w:r w:rsidR="00F228E8">
        <w:fldChar w:fldCharType="end"/>
      </w:r>
      <w:r w:rsidR="00F228E8">
        <w:fldChar w:fldCharType="begin"/>
      </w:r>
      <w:r w:rsidR="00985C3C">
        <w:instrText xml:space="preserve"> XE "</w:instrText>
      </w:r>
      <w:r w:rsidR="00985C3C" w:rsidRPr="00DD4AB6">
        <w:instrText>software requirements</w:instrText>
      </w:r>
      <w:r w:rsidR="00985C3C">
        <w:instrText xml:space="preserve">" </w:instrText>
      </w:r>
      <w:r w:rsidR="00F228E8">
        <w:fldChar w:fldCharType="end"/>
      </w:r>
      <w:r w:rsidR="00F228E8">
        <w:fldChar w:fldCharType="begin"/>
      </w:r>
      <w:r w:rsidR="00985C3C">
        <w:instrText xml:space="preserve"> XE "</w:instrText>
      </w:r>
      <w:r w:rsidR="00985C3C" w:rsidRPr="00DD4AB6">
        <w:instrText>minimum requirements</w:instrText>
      </w:r>
      <w:r w:rsidR="00985C3C">
        <w:instrText xml:space="preserve">" </w:instrText>
      </w:r>
      <w:r w:rsidR="00F228E8">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8579A9" w:rsidRPr="008579A9" w:rsidTr="00B518D5">
        <w:tc>
          <w:tcPr>
            <w:tcW w:w="1440" w:type="dxa"/>
            <w:shd w:val="clear" w:color="auto" w:fill="D9D9D9"/>
          </w:tcPr>
          <w:p w:rsidR="008579A9" w:rsidRPr="008579A9" w:rsidRDefault="008579A9" w:rsidP="00D039D0">
            <w:pPr>
              <w:pStyle w:val="TableHeaderCenter"/>
            </w:pPr>
            <w:r w:rsidRPr="008579A9">
              <w:t>Software</w:t>
            </w:r>
          </w:p>
        </w:tc>
        <w:tc>
          <w:tcPr>
            <w:tcW w:w="2700" w:type="dxa"/>
            <w:shd w:val="clear" w:color="auto" w:fill="D9D9D9"/>
          </w:tcPr>
          <w:p w:rsidR="008579A9" w:rsidRPr="008579A9" w:rsidRDefault="008579A9" w:rsidP="00D039D0">
            <w:pPr>
              <w:pStyle w:val="TableHeaderCenter"/>
            </w:pPr>
            <w:r w:rsidRPr="008579A9">
              <w:t>Description</w:t>
            </w:r>
          </w:p>
        </w:tc>
        <w:tc>
          <w:tcPr>
            <w:tcW w:w="1440" w:type="dxa"/>
            <w:shd w:val="clear" w:color="auto" w:fill="D9D9D9"/>
          </w:tcPr>
          <w:p w:rsidR="008579A9" w:rsidRPr="008579A9" w:rsidRDefault="008579A9" w:rsidP="00D039D0">
            <w:pPr>
              <w:pStyle w:val="TableHeaderCenter"/>
            </w:pPr>
            <w:r w:rsidRPr="008579A9">
              <w:t>Version</w:t>
            </w:r>
          </w:p>
        </w:tc>
        <w:tc>
          <w:tcPr>
            <w:tcW w:w="3060" w:type="dxa"/>
            <w:shd w:val="clear" w:color="auto" w:fill="D9D9D9"/>
          </w:tcPr>
          <w:p w:rsidR="008579A9" w:rsidRPr="008579A9" w:rsidRDefault="008579A9" w:rsidP="00D039D0">
            <w:pPr>
              <w:pStyle w:val="TableHeaderCenter"/>
            </w:pPr>
            <w:r w:rsidRPr="008579A9">
              <w:t>URL</w:t>
            </w:r>
          </w:p>
        </w:tc>
      </w:tr>
      <w:tr w:rsidR="008579A9" w:rsidRPr="008579A9" w:rsidTr="00B518D5">
        <w:tc>
          <w:tcPr>
            <w:tcW w:w="1440" w:type="dxa"/>
            <w:vAlign w:val="center"/>
          </w:tcPr>
          <w:p w:rsidR="008579A9" w:rsidRPr="008579A9" w:rsidRDefault="008579A9" w:rsidP="00D039D0">
            <w:pPr>
              <w:pStyle w:val="TableText"/>
            </w:pPr>
            <w:r w:rsidRPr="008579A9">
              <w:t>JDK</w:t>
            </w:r>
            <w:r w:rsidR="00F228E8">
              <w:fldChar w:fldCharType="begin"/>
            </w:r>
            <w:r w:rsidR="00215A99">
              <w:instrText xml:space="preserve"> XE "</w:instrText>
            </w:r>
            <w:r w:rsidR="00215A99" w:rsidRPr="00470F52">
              <w:instrText>JDK</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 xml:space="preserve">The J2SE Software Development Kit (SDK) supports creating J2SE applications </w:t>
            </w:r>
          </w:p>
        </w:tc>
        <w:tc>
          <w:tcPr>
            <w:tcW w:w="1440" w:type="dxa"/>
            <w:vAlign w:val="center"/>
          </w:tcPr>
          <w:p w:rsidR="008579A9" w:rsidRPr="008579A9" w:rsidRDefault="008579A9" w:rsidP="00D039D0">
            <w:pPr>
              <w:pStyle w:val="TableText"/>
            </w:pPr>
            <w:r w:rsidRPr="008579A9">
              <w:t>1.5.0_11 or higher</w:t>
            </w:r>
          </w:p>
        </w:tc>
        <w:tc>
          <w:tcPr>
            <w:tcW w:w="3060" w:type="dxa"/>
            <w:vAlign w:val="center"/>
          </w:tcPr>
          <w:p w:rsidR="008579A9" w:rsidRPr="008579A9" w:rsidRDefault="008579A9" w:rsidP="00D039D0">
            <w:pPr>
              <w:pStyle w:val="TableText"/>
            </w:pPr>
            <w:r w:rsidRPr="008579A9">
              <w:t>http://java.sun.com/j2se/1.5.0/download.html</w:t>
            </w:r>
          </w:p>
        </w:tc>
      </w:tr>
      <w:tr w:rsidR="008579A9" w:rsidRPr="008579A9" w:rsidTr="00B518D5">
        <w:tc>
          <w:tcPr>
            <w:tcW w:w="1440" w:type="dxa"/>
            <w:vAlign w:val="center"/>
          </w:tcPr>
          <w:p w:rsidR="008579A9" w:rsidRPr="008579A9" w:rsidRDefault="008579A9" w:rsidP="00D039D0">
            <w:pPr>
              <w:pStyle w:val="TableText"/>
            </w:pPr>
            <w:r w:rsidRPr="008579A9">
              <w:t>Oracle</w:t>
            </w:r>
            <w:r w:rsidR="00F228E8">
              <w:fldChar w:fldCharType="begin"/>
            </w:r>
            <w:r w:rsidR="00215A99">
              <w:instrText xml:space="preserve"> XE "</w:instrText>
            </w:r>
            <w:r w:rsidR="00215A99" w:rsidRPr="00470F52">
              <w:instrText>Oracle</w:instrText>
            </w:r>
            <w:r w:rsidR="00215A99">
              <w:instrText xml:space="preserve">" </w:instrText>
            </w:r>
            <w:r w:rsidR="00F228E8">
              <w:fldChar w:fldCharType="end"/>
            </w:r>
          </w:p>
        </w:tc>
        <w:tc>
          <w:tcPr>
            <w:tcW w:w="2700" w:type="dxa"/>
            <w:vMerge w:val="restart"/>
            <w:vAlign w:val="center"/>
          </w:tcPr>
          <w:p w:rsidR="008579A9" w:rsidRDefault="008579A9" w:rsidP="00D039D0">
            <w:pPr>
              <w:pStyle w:val="TableText"/>
            </w:pPr>
            <w:r>
              <w:t>Database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9i</w:t>
            </w:r>
          </w:p>
        </w:tc>
        <w:tc>
          <w:tcPr>
            <w:tcW w:w="3060" w:type="dxa"/>
            <w:vAlign w:val="center"/>
          </w:tcPr>
          <w:p w:rsidR="008579A9" w:rsidRPr="008579A9" w:rsidRDefault="008579A9" w:rsidP="00D039D0">
            <w:pPr>
              <w:pStyle w:val="TableText"/>
            </w:pPr>
            <w:r w:rsidRPr="008579A9">
              <w:t>http://www.oracle.com/technolog</w:t>
            </w:r>
            <w:r>
              <w:t xml:space="preserve">y/products/oracle9i/index.html </w:t>
            </w:r>
          </w:p>
        </w:tc>
      </w:tr>
      <w:tr w:rsidR="008579A9" w:rsidRPr="008579A9" w:rsidTr="00B518D5">
        <w:tc>
          <w:tcPr>
            <w:tcW w:w="1440" w:type="dxa"/>
            <w:vAlign w:val="center"/>
          </w:tcPr>
          <w:p w:rsidR="008579A9" w:rsidRPr="008579A9" w:rsidRDefault="008579A9" w:rsidP="00D039D0">
            <w:pPr>
              <w:pStyle w:val="TableText"/>
            </w:pPr>
            <w:r w:rsidRPr="008579A9">
              <w:t>MySQL</w:t>
            </w:r>
            <w:r w:rsidR="00F228E8">
              <w:fldChar w:fldCharType="begin"/>
            </w:r>
            <w:r w:rsidR="00215A99">
              <w:instrText xml:space="preserve"> XE "</w:instrText>
            </w:r>
            <w:r w:rsidR="00215A99" w:rsidRPr="00470F52">
              <w:instrText>MySQL</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5.0.27</w:t>
            </w:r>
          </w:p>
        </w:tc>
        <w:tc>
          <w:tcPr>
            <w:tcW w:w="3060" w:type="dxa"/>
            <w:vAlign w:val="center"/>
          </w:tcPr>
          <w:p w:rsidR="008579A9" w:rsidRPr="008579A9" w:rsidRDefault="008579A9" w:rsidP="00D039D0">
            <w:pPr>
              <w:pStyle w:val="TableText"/>
            </w:pPr>
            <w:r w:rsidRPr="008579A9">
              <w:t>http://dev.mysq</w:t>
            </w:r>
            <w:r>
              <w:t xml:space="preserve">l.com/downloads/mysql/5.0.html </w:t>
            </w:r>
          </w:p>
        </w:tc>
      </w:tr>
      <w:tr w:rsidR="008579A9" w:rsidRPr="008579A9" w:rsidTr="00B518D5">
        <w:tc>
          <w:tcPr>
            <w:tcW w:w="1440" w:type="dxa"/>
            <w:vAlign w:val="center"/>
          </w:tcPr>
          <w:p w:rsidR="008579A9" w:rsidRPr="008579A9" w:rsidRDefault="008579A9" w:rsidP="00D039D0">
            <w:pPr>
              <w:pStyle w:val="TableText"/>
            </w:pPr>
            <w:r w:rsidRPr="008579A9">
              <w:t>JBoss</w:t>
            </w:r>
            <w:r w:rsidR="00F228E8">
              <w:fldChar w:fldCharType="begin"/>
            </w:r>
            <w:r w:rsidR="00215A99">
              <w:instrText xml:space="preserve"> XE "JBOSS" </w:instrText>
            </w:r>
            <w:r w:rsidR="00F228E8">
              <w:fldChar w:fldCharType="end"/>
            </w:r>
          </w:p>
        </w:tc>
        <w:tc>
          <w:tcPr>
            <w:tcW w:w="2700" w:type="dxa"/>
            <w:vMerge w:val="restart"/>
            <w:vAlign w:val="center"/>
          </w:tcPr>
          <w:p w:rsidR="008579A9" w:rsidRDefault="008579A9" w:rsidP="00D039D0">
            <w:pPr>
              <w:pStyle w:val="TableText"/>
            </w:pPr>
            <w:r>
              <w:t>Application Server</w:t>
            </w:r>
          </w:p>
          <w:p w:rsidR="008579A9" w:rsidRPr="008579A9" w:rsidRDefault="008579A9" w:rsidP="00D039D0">
            <w:pPr>
              <w:pStyle w:val="TableText"/>
            </w:pPr>
            <w:r>
              <w:t>(only one is required)</w:t>
            </w:r>
          </w:p>
        </w:tc>
        <w:tc>
          <w:tcPr>
            <w:tcW w:w="1440" w:type="dxa"/>
            <w:vAlign w:val="center"/>
          </w:tcPr>
          <w:p w:rsidR="008579A9" w:rsidRPr="008579A9" w:rsidRDefault="008579A9" w:rsidP="00D039D0">
            <w:pPr>
              <w:pStyle w:val="TableText"/>
            </w:pPr>
            <w:r w:rsidRPr="008579A9">
              <w:t>4.0.5</w:t>
            </w:r>
          </w:p>
        </w:tc>
        <w:tc>
          <w:tcPr>
            <w:tcW w:w="3060" w:type="dxa"/>
            <w:vAlign w:val="center"/>
          </w:tcPr>
          <w:p w:rsidR="008579A9" w:rsidRPr="008579A9" w:rsidRDefault="008579A9" w:rsidP="00D039D0">
            <w:pPr>
              <w:pStyle w:val="TableText"/>
            </w:pPr>
            <w:r w:rsidRPr="008579A9">
              <w:t>http://la</w:t>
            </w:r>
            <w:r>
              <w:t xml:space="preserve">bs.jboss.com/jbossas/downloads </w:t>
            </w:r>
          </w:p>
        </w:tc>
      </w:tr>
      <w:tr w:rsidR="008579A9" w:rsidRPr="008579A9" w:rsidTr="00B518D5">
        <w:tc>
          <w:tcPr>
            <w:tcW w:w="1440" w:type="dxa"/>
            <w:vAlign w:val="center"/>
          </w:tcPr>
          <w:p w:rsidR="008579A9" w:rsidRPr="008579A9" w:rsidRDefault="008579A9" w:rsidP="00D039D0">
            <w:pPr>
              <w:pStyle w:val="TableText"/>
            </w:pPr>
            <w:r w:rsidRPr="008579A9">
              <w:t>Tomcat</w:t>
            </w:r>
            <w:r w:rsidR="00F228E8">
              <w:fldChar w:fldCharType="begin"/>
            </w:r>
            <w:r w:rsidR="00215A99">
              <w:instrText xml:space="preserve"> XE "</w:instrText>
            </w:r>
            <w:r w:rsidR="00215A99" w:rsidRPr="00470F52">
              <w:instrText>Tomcat</w:instrText>
            </w:r>
            <w:r w:rsidR="00215A99">
              <w:instrText xml:space="preserve">" </w:instrText>
            </w:r>
            <w:r w:rsidR="00F228E8">
              <w:fldChar w:fldCharType="end"/>
            </w:r>
          </w:p>
        </w:tc>
        <w:tc>
          <w:tcPr>
            <w:tcW w:w="2700" w:type="dxa"/>
            <w:vMerge/>
            <w:vAlign w:val="center"/>
          </w:tcPr>
          <w:p w:rsidR="008579A9" w:rsidRPr="008579A9" w:rsidRDefault="008579A9" w:rsidP="00D039D0">
            <w:pPr>
              <w:pStyle w:val="TableText"/>
            </w:pPr>
          </w:p>
        </w:tc>
        <w:tc>
          <w:tcPr>
            <w:tcW w:w="1440" w:type="dxa"/>
            <w:vAlign w:val="center"/>
          </w:tcPr>
          <w:p w:rsidR="008579A9" w:rsidRPr="008579A9" w:rsidRDefault="008579A9" w:rsidP="00D039D0">
            <w:pPr>
              <w:pStyle w:val="TableText"/>
            </w:pPr>
            <w:r w:rsidRPr="008579A9">
              <w:t>5.5.20</w:t>
            </w:r>
          </w:p>
        </w:tc>
        <w:tc>
          <w:tcPr>
            <w:tcW w:w="3060" w:type="dxa"/>
            <w:vAlign w:val="center"/>
          </w:tcPr>
          <w:p w:rsidR="008579A9" w:rsidRPr="008579A9" w:rsidRDefault="008579A9" w:rsidP="00D039D0">
            <w:pPr>
              <w:pStyle w:val="TableText"/>
            </w:pPr>
            <w:r w:rsidRPr="008579A9">
              <w:t>http://tom</w:t>
            </w:r>
            <w:r>
              <w:t xml:space="preserve">cat.apache.org/download-55.cgi </w:t>
            </w:r>
          </w:p>
        </w:tc>
      </w:tr>
      <w:tr w:rsidR="008579A9" w:rsidRPr="008579A9" w:rsidTr="00B518D5">
        <w:tc>
          <w:tcPr>
            <w:tcW w:w="1440" w:type="dxa"/>
            <w:vAlign w:val="center"/>
          </w:tcPr>
          <w:p w:rsidR="008579A9" w:rsidRPr="008579A9" w:rsidRDefault="008579A9" w:rsidP="00D039D0">
            <w:pPr>
              <w:pStyle w:val="TableText"/>
            </w:pPr>
            <w:r w:rsidRPr="008579A9">
              <w:t>Ant</w:t>
            </w:r>
            <w:r w:rsidR="00F228E8">
              <w:fldChar w:fldCharType="begin"/>
            </w:r>
            <w:r w:rsidR="00215A99">
              <w:instrText xml:space="preserve"> XE "</w:instrText>
            </w:r>
            <w:r w:rsidR="00215A99" w:rsidRPr="00470F52">
              <w:instrText>Ant</w:instrText>
            </w:r>
            <w:r w:rsidR="00215A99">
              <w:instrText xml:space="preserve">" </w:instrText>
            </w:r>
            <w:r w:rsidR="00F228E8">
              <w:fldChar w:fldCharType="end"/>
            </w:r>
          </w:p>
        </w:tc>
        <w:tc>
          <w:tcPr>
            <w:tcW w:w="2700" w:type="dxa"/>
            <w:vAlign w:val="center"/>
          </w:tcPr>
          <w:p w:rsidR="008579A9" w:rsidRPr="008579A9" w:rsidRDefault="008579A9" w:rsidP="00D039D0">
            <w:pPr>
              <w:pStyle w:val="TableText"/>
            </w:pPr>
            <w:r w:rsidRPr="008579A9">
              <w:t>Build Tool</w:t>
            </w:r>
          </w:p>
        </w:tc>
        <w:tc>
          <w:tcPr>
            <w:tcW w:w="1440" w:type="dxa"/>
            <w:vAlign w:val="center"/>
          </w:tcPr>
          <w:p w:rsidR="008579A9" w:rsidRPr="008579A9" w:rsidRDefault="008579A9" w:rsidP="00D039D0">
            <w:pPr>
              <w:pStyle w:val="TableText"/>
            </w:pPr>
            <w:r w:rsidRPr="008579A9">
              <w:t xml:space="preserve">1.6.5 </w:t>
            </w:r>
            <w:r w:rsidR="00215A99">
              <w:t>or higher</w:t>
            </w:r>
          </w:p>
        </w:tc>
        <w:tc>
          <w:tcPr>
            <w:tcW w:w="3060" w:type="dxa"/>
            <w:vAlign w:val="center"/>
          </w:tcPr>
          <w:p w:rsidR="008579A9" w:rsidRPr="008579A9" w:rsidRDefault="00215A99" w:rsidP="00D039D0">
            <w:pPr>
              <w:pStyle w:val="TableText"/>
            </w:pPr>
            <w:r w:rsidRPr="008579A9">
              <w:t>http://</w:t>
            </w:r>
            <w:r>
              <w:t>ant.apache.org/bindownload.cgi</w:t>
            </w:r>
          </w:p>
        </w:tc>
      </w:tr>
    </w:tbl>
    <w:p w:rsidR="000425A4" w:rsidRDefault="00947024" w:rsidP="008579A9">
      <w:pPr>
        <w:pStyle w:val="Caption"/>
      </w:pPr>
      <w:r>
        <w:t xml:space="preserve">Table </w:t>
      </w:r>
      <w:fldSimple w:instr=" STYLEREF 1 \s ">
        <w:r w:rsidR="00E57BAD">
          <w:rPr>
            <w:noProof/>
          </w:rPr>
          <w:t>1</w:t>
        </w:r>
      </w:fldSimple>
      <w:r w:rsidR="007F0163">
        <w:noBreakHyphen/>
      </w:r>
      <w:fldSimple w:instr=" SEQ Table \* ARABIC \s 1 ">
        <w:r w:rsidR="00E57BAD">
          <w:rPr>
            <w:noProof/>
          </w:rPr>
          <w:t>2</w:t>
        </w:r>
      </w:fldSimple>
      <w:r>
        <w:t xml:space="preserve"> Minimum Software Requirements</w:t>
      </w:r>
    </w:p>
    <w:p w:rsidR="008579A9" w:rsidRDefault="008579A9" w:rsidP="009B7547"/>
    <w:p w:rsidR="008579A9" w:rsidRDefault="008579A9" w:rsidP="009B7547"/>
    <w:p w:rsidR="008579A9" w:rsidRDefault="008579A9" w:rsidP="009B7547"/>
    <w:p w:rsidR="00590CE4" w:rsidRDefault="00590CE4" w:rsidP="009B7547">
      <w:pPr>
        <w:sectPr w:rsidR="00590CE4" w:rsidSect="00A57346">
          <w:headerReference w:type="even" r:id="rId31"/>
          <w:headerReference w:type="default" r:id="rId32"/>
          <w:headerReference w:type="first" r:id="rId33"/>
          <w:pgSz w:w="12240" w:h="15840" w:code="1"/>
          <w:pgMar w:top="1440" w:right="1440" w:bottom="1440" w:left="1440" w:header="720" w:footer="720" w:gutter="432"/>
          <w:cols w:space="720"/>
          <w:titlePg/>
          <w:docGrid w:linePitch="360"/>
        </w:sectPr>
      </w:pPr>
    </w:p>
    <w:p w:rsidR="00590CE4" w:rsidRDefault="00012C64" w:rsidP="00590CE4">
      <w:pPr>
        <w:pStyle w:val="Heading1"/>
      </w:pPr>
      <w:bookmarkStart w:id="911" w:name="_Ref213636124"/>
      <w:bookmarkStart w:id="912" w:name="_Ref213636127"/>
      <w:bookmarkStart w:id="913" w:name="_Toc238804833"/>
      <w:r>
        <w:lastRenderedPageBreak/>
        <w:t>Using the CSM API</w:t>
      </w:r>
      <w:bookmarkEnd w:id="911"/>
      <w:bookmarkEnd w:id="912"/>
      <w:bookmarkEnd w:id="913"/>
    </w:p>
    <w:p w:rsidR="00590CE4" w:rsidRDefault="00590CE4" w:rsidP="00FE0B65">
      <w:pPr>
        <w:pStyle w:val="BodyText"/>
      </w:pPr>
      <w:r w:rsidRPr="00F73F46">
        <w:t xml:space="preserve">This chapter provides an overview of the </w:t>
      </w:r>
      <w:r w:rsidR="00C154BD" w:rsidRPr="00F73F46">
        <w:t>CSM API and how to use it. Topics in this chapter include:</w:t>
      </w:r>
    </w:p>
    <w:p w:rsidR="00985C3C" w:rsidRDefault="00F228E8" w:rsidP="00985C3C">
      <w:pPr>
        <w:pStyle w:val="ListBullet"/>
      </w:pPr>
      <w:fldSimple w:instr=" REF _Ref213645194 \h  \* MERGEFORMAT ">
        <w:r w:rsidR="00E92FAF" w:rsidRPr="00E92FAF">
          <w:rPr>
            <w:i/>
            <w:color w:val="0000FF"/>
          </w:rPr>
          <w:t>Workflow</w:t>
        </w:r>
      </w:fldSimple>
      <w:r w:rsidR="00985C3C">
        <w:t xml:space="preserve"> on this page.</w:t>
      </w:r>
    </w:p>
    <w:p w:rsidR="00985C3C" w:rsidRDefault="00F228E8" w:rsidP="00985C3C">
      <w:pPr>
        <w:pStyle w:val="ListBullet"/>
      </w:pPr>
      <w:fldSimple w:instr=" REF _Ref213645204 \h  \* MERGEFORMAT ">
        <w:r w:rsidR="00E92FAF" w:rsidRPr="00E92FAF">
          <w:rPr>
            <w:i/>
            <w:color w:val="0000FF"/>
          </w:rPr>
          <w:t>API Services</w:t>
        </w:r>
      </w:fldSimple>
      <w:r w:rsidR="00985C3C">
        <w:t xml:space="preserve"> on page </w:t>
      </w:r>
      <w:r>
        <w:fldChar w:fldCharType="begin"/>
      </w:r>
      <w:r w:rsidR="00985C3C">
        <w:instrText xml:space="preserve"> PAGEREF _Ref213645207 \h </w:instrText>
      </w:r>
      <w:r>
        <w:fldChar w:fldCharType="separate"/>
      </w:r>
      <w:r w:rsidR="00E92FAF">
        <w:rPr>
          <w:noProof/>
        </w:rPr>
        <w:t>10</w:t>
      </w:r>
      <w:r>
        <w:fldChar w:fldCharType="end"/>
      </w:r>
      <w:r w:rsidR="00985C3C">
        <w:t>.</w:t>
      </w:r>
    </w:p>
    <w:p w:rsidR="00985C3C" w:rsidRDefault="00F228E8" w:rsidP="00985C3C">
      <w:pPr>
        <w:pStyle w:val="ListBullet"/>
      </w:pPr>
      <w:fldSimple w:instr=" REF _Ref213647220 \h  \* MERGEFORMAT ">
        <w:r w:rsidR="00E92FAF" w:rsidRPr="00E92FAF">
          <w:rPr>
            <w:i/>
            <w:color w:val="0000FF"/>
          </w:rPr>
          <w:t>Integrating with the CSM Authentication Service</w:t>
        </w:r>
      </w:fldSimple>
      <w:r w:rsidR="007C56FC">
        <w:t xml:space="preserve"> on page </w:t>
      </w:r>
      <w:r>
        <w:fldChar w:fldCharType="begin"/>
      </w:r>
      <w:r w:rsidR="007C56FC">
        <w:instrText xml:space="preserve"> PAGEREF _Ref213647220 \h </w:instrText>
      </w:r>
      <w:r>
        <w:fldChar w:fldCharType="separate"/>
      </w:r>
      <w:r w:rsidR="00E92FAF">
        <w:rPr>
          <w:noProof/>
        </w:rPr>
        <w:t>10</w:t>
      </w:r>
      <w:r>
        <w:fldChar w:fldCharType="end"/>
      </w:r>
      <w:r w:rsidR="00E250C9">
        <w:t>.</w:t>
      </w:r>
    </w:p>
    <w:p w:rsidR="007C56FC" w:rsidRDefault="00F228E8" w:rsidP="00985C3C">
      <w:pPr>
        <w:pStyle w:val="ListBullet"/>
      </w:pPr>
      <w:fldSimple w:instr=" REF _Ref213909923 \h  \* MERGEFORMAT ">
        <w:r w:rsidR="00E92FAF" w:rsidRPr="00E92FAF">
          <w:rPr>
            <w:i/>
            <w:color w:val="0000FF"/>
          </w:rPr>
          <w:t>Integrating With the CSM Authorization Service</w:t>
        </w:r>
      </w:fldSimple>
      <w:r w:rsidR="007C56FC">
        <w:t xml:space="preserve"> on page </w:t>
      </w:r>
      <w:r>
        <w:fldChar w:fldCharType="begin"/>
      </w:r>
      <w:r w:rsidR="007C56FC">
        <w:instrText xml:space="preserve"> PAGEREF _Ref213909926 \h </w:instrText>
      </w:r>
      <w:r>
        <w:fldChar w:fldCharType="separate"/>
      </w:r>
      <w:r w:rsidR="00E92FAF">
        <w:rPr>
          <w:noProof/>
        </w:rPr>
        <w:t>19</w:t>
      </w:r>
      <w:r>
        <w:fldChar w:fldCharType="end"/>
      </w:r>
      <w:r w:rsidR="00E250C9">
        <w:t>.</w:t>
      </w:r>
    </w:p>
    <w:p w:rsidR="00985C3C" w:rsidRDefault="00F228E8" w:rsidP="00985C3C">
      <w:pPr>
        <w:pStyle w:val="ListBullet"/>
      </w:pPr>
      <w:fldSimple w:instr=" REF _Ref213645246 \h  \* MERGEFORMAT ">
        <w:r w:rsidR="00E92FAF" w:rsidRPr="00E92FAF">
          <w:rPr>
            <w:i/>
            <w:color w:val="0000FF"/>
          </w:rPr>
          <w:t>Audit Logging</w:t>
        </w:r>
      </w:fldSimple>
      <w:r w:rsidR="00985C3C">
        <w:t xml:space="preserve"> on page </w:t>
      </w:r>
      <w:r>
        <w:fldChar w:fldCharType="begin"/>
      </w:r>
      <w:r w:rsidR="00985C3C">
        <w:instrText xml:space="preserve"> PAGEREF _Ref213645249 \h </w:instrText>
      </w:r>
      <w:r>
        <w:fldChar w:fldCharType="separate"/>
      </w:r>
      <w:r w:rsidR="00E92FAF">
        <w:rPr>
          <w:noProof/>
        </w:rPr>
        <w:t>24</w:t>
      </w:r>
      <w:r>
        <w:fldChar w:fldCharType="end"/>
      </w:r>
      <w:r w:rsidR="00985C3C">
        <w:t>.</w:t>
      </w:r>
    </w:p>
    <w:p w:rsidR="0063793B" w:rsidRDefault="00C154BD" w:rsidP="00C154BD">
      <w:pPr>
        <w:pStyle w:val="Heading2"/>
      </w:pPr>
      <w:bookmarkStart w:id="914" w:name="_Ref213645194"/>
      <w:bookmarkStart w:id="915" w:name="_Toc238804834"/>
      <w:r>
        <w:t>Workflow</w:t>
      </w:r>
      <w:bookmarkEnd w:id="914"/>
      <w:bookmarkEnd w:id="915"/>
    </w:p>
    <w:p w:rsidR="00C154BD" w:rsidRPr="007469CF" w:rsidRDefault="00C154BD" w:rsidP="00C154BD">
      <w:pPr>
        <w:pStyle w:val="BodyText"/>
      </w:pPr>
      <w:r w:rsidRPr="007469CF">
        <w:t xml:space="preserve">This workflow section outlines the basic steps, both strategic and technical, </w:t>
      </w:r>
      <w:r>
        <w:t>for successful CSM integration.</w:t>
      </w:r>
      <w:r w:rsidRPr="007469CF">
        <w:t xml:space="preserve"> </w:t>
      </w:r>
      <w:r w:rsidR="00F228E8">
        <w:fldChar w:fldCharType="begin"/>
      </w:r>
      <w:r w:rsidR="00985C3C">
        <w:instrText xml:space="preserve"> XE "</w:instrText>
      </w:r>
      <w:r w:rsidR="001953B7">
        <w:instrText>API</w:instrText>
      </w:r>
      <w:r w:rsidR="001953B7" w:rsidRPr="002D36D6">
        <w:instrText>:</w:instrText>
      </w:r>
      <w:r w:rsidR="001953B7">
        <w:instrText>integration</w:instrText>
      </w:r>
      <w:r w:rsidR="00985C3C">
        <w:instrText xml:space="preserve"> workflow" </w:instrText>
      </w:r>
      <w:r w:rsidR="00F228E8">
        <w:fldChar w:fldCharType="end"/>
      </w:r>
      <w:r w:rsidR="00F228E8">
        <w:fldChar w:fldCharType="begin"/>
      </w:r>
      <w:r w:rsidR="00985C3C">
        <w:instrText xml:space="preserve"> XE "</w:instrText>
      </w:r>
      <w:r w:rsidR="00985C3C" w:rsidRPr="00F132BB">
        <w:instrText>overview:integration workflow</w:instrText>
      </w:r>
      <w:r w:rsidR="00985C3C">
        <w:instrText xml:space="preserve">" </w:instrText>
      </w:r>
      <w:r w:rsidR="00F228E8">
        <w:fldChar w:fldCharType="end"/>
      </w:r>
    </w:p>
    <w:p w:rsidR="00C154BD" w:rsidRPr="007469CF" w:rsidRDefault="00C154BD" w:rsidP="00C154BD">
      <w:pPr>
        <w:pStyle w:val="ListNumber"/>
      </w:pPr>
      <w:r w:rsidRPr="007469CF">
        <w:t>Decide which services you would like to</w:t>
      </w:r>
      <w:r w:rsidR="00985C3C">
        <w:t xml:space="preserve"> integrate with an application.</w:t>
      </w:r>
      <w:r w:rsidRPr="007469CF">
        <w:t xml:space="preserve"> If the application should authenticate users against an LDAP or other directory, selec</w:t>
      </w:r>
      <w:r w:rsidR="00985C3C">
        <w:t>t Authentication.</w:t>
      </w:r>
      <w:r w:rsidR="00F228E8">
        <w:fldChar w:fldCharType="begin"/>
      </w:r>
      <w:r w:rsidR="00985C3C">
        <w:instrText xml:space="preserve"> XE "</w:instrText>
      </w:r>
      <w:r w:rsidR="00985C3C" w:rsidRPr="00DD4AB6">
        <w:instrText>LDAP</w:instrText>
      </w:r>
      <w:r w:rsidR="00985C3C">
        <w:instrText xml:space="preserve">" </w:instrText>
      </w:r>
      <w:r w:rsidR="00F228E8">
        <w:fldChar w:fldCharType="end"/>
      </w:r>
      <w:r w:rsidR="00F228E8">
        <w:fldChar w:fldCharType="begin"/>
      </w:r>
      <w:r w:rsidR="00985C3C">
        <w:instrText xml:space="preserve"> XE "</w:instrText>
      </w:r>
      <w:r w:rsidR="00985C3C" w:rsidRPr="00884A5D">
        <w:instrText>authentication:LDAP</w:instrText>
      </w:r>
      <w:r w:rsidR="00985C3C">
        <w:instrText xml:space="preserve">" </w:instrText>
      </w:r>
      <w:r w:rsidR="00F228E8">
        <w:fldChar w:fldCharType="end"/>
      </w:r>
      <w:r w:rsidRPr="007469CF">
        <w:t xml:space="preserve"> If granular data protection is important, also integrate with the authoriza</w:t>
      </w:r>
      <w:r w:rsidR="00985C3C">
        <w:t>tion and provisioning services.</w:t>
      </w:r>
      <w:r w:rsidRPr="007469CF">
        <w:t xml:space="preserve"> These options allow administrators to specify which users have access to particular c</w:t>
      </w:r>
      <w:r>
        <w:t xml:space="preserve">omponents of the application. </w:t>
      </w:r>
      <w:r w:rsidR="00F228E8">
        <w:fldChar w:fldCharType="begin"/>
      </w:r>
      <w:r w:rsidR="00985C3C">
        <w:instrText xml:space="preserve"> XE "</w:instrText>
      </w:r>
      <w:r w:rsidR="001953B7">
        <w:instrText>authorization:workflow</w:instrText>
      </w:r>
      <w:r w:rsidR="00985C3C">
        <w:instrText xml:space="preserve">" </w:instrText>
      </w:r>
      <w:r w:rsidR="00F228E8">
        <w:fldChar w:fldCharType="end"/>
      </w:r>
    </w:p>
    <w:p w:rsidR="00C154BD" w:rsidRPr="007469CF" w:rsidRDefault="00985C3C" w:rsidP="00C154BD">
      <w:pPr>
        <w:pStyle w:val="ListNumber"/>
      </w:pPr>
      <w:r>
        <w:t>Review the information in this document</w:t>
      </w:r>
      <w:r w:rsidR="00C154BD">
        <w:t>.</w:t>
      </w:r>
      <w:r w:rsidR="00C154BD" w:rsidRPr="007469CF">
        <w:t xml:space="preserve"> It provides an overview, workflow, and specific de</w:t>
      </w:r>
      <w:r w:rsidR="00C154BD">
        <w:t>ployment and integration steps.</w:t>
      </w:r>
      <w:r w:rsidR="00C154BD" w:rsidRPr="007469CF">
        <w:t xml:space="preserve"> If using the provisioning service, </w:t>
      </w:r>
      <w:r>
        <w:t xml:space="preserve">pay special attention to </w:t>
      </w:r>
      <w:fldSimple w:instr=" REF _Ref213645536 \w \h  \* MERGEFORMAT ">
        <w:r w:rsidR="00E92FAF">
          <w:rPr>
            <w:i/>
            <w:color w:val="0000FF"/>
          </w:rPr>
          <w:t>Chapter 3</w:t>
        </w:r>
      </w:fldSimple>
      <w:r>
        <w:t xml:space="preserve">, </w:t>
      </w:r>
      <w:fldSimple w:instr=" REF _Ref213645539 \h  \* MERGEFORMAT ">
        <w:r w:rsidR="00E92FAF" w:rsidRPr="00E92FAF">
          <w:rPr>
            <w:i/>
            <w:color w:val="0000FF"/>
          </w:rPr>
          <w:t>User Provisioning Tool (UPT)</w:t>
        </w:r>
      </w:fldSimple>
      <w:r>
        <w:t xml:space="preserve"> beginning on page </w:t>
      </w:r>
      <w:r w:rsidR="00F228E8">
        <w:fldChar w:fldCharType="begin"/>
      </w:r>
      <w:r>
        <w:instrText xml:space="preserve"> PAGEREF _Ref213645540 \h </w:instrText>
      </w:r>
      <w:r w:rsidR="00F228E8">
        <w:fldChar w:fldCharType="separate"/>
      </w:r>
      <w:r w:rsidR="00E92FAF">
        <w:rPr>
          <w:noProof/>
        </w:rPr>
        <w:t>29</w:t>
      </w:r>
      <w:r w:rsidR="00F228E8">
        <w:fldChar w:fldCharType="end"/>
      </w:r>
      <w:r>
        <w:t>.</w:t>
      </w:r>
    </w:p>
    <w:p w:rsidR="00C154BD" w:rsidRPr="007469CF" w:rsidRDefault="00C154BD" w:rsidP="00C154BD">
      <w:pPr>
        <w:pStyle w:val="ListNumber"/>
      </w:pPr>
      <w:r w:rsidRPr="007469CF">
        <w:t>Appoint a Security Schema Administrator who is familiar with the</w:t>
      </w:r>
      <w:r w:rsidR="00985C3C">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F228E8">
        <w:fldChar w:fldCharType="begin"/>
      </w:r>
      <w:r w:rsidR="00985C3C">
        <w:instrText xml:space="preserve"> XE "</w:instrText>
      </w:r>
      <w:r w:rsidR="00985C3C" w:rsidRPr="00157ADC">
        <w:instrText>security:schema administrator</w:instrText>
      </w:r>
      <w:r w:rsidR="00985C3C">
        <w:instrText xml:space="preserve">" </w:instrText>
      </w:r>
      <w:r w:rsidR="00F228E8">
        <w:fldChar w:fldCharType="end"/>
      </w:r>
    </w:p>
    <w:p w:rsidR="00C154BD" w:rsidRPr="007469CF" w:rsidRDefault="00C154BD" w:rsidP="00C154BD">
      <w:pPr>
        <w:pStyle w:val="ListNumber"/>
      </w:pPr>
      <w:r w:rsidRPr="007469CF">
        <w:t>Determine a s</w:t>
      </w:r>
      <w:r w:rsidR="00985C3C">
        <w:t>ecurity authorization strategy.</w:t>
      </w:r>
      <w:r w:rsidRPr="007469CF">
        <w:t xml:space="preserve"> In this step, the Schema Administrator and the application team determines what data or links should be protected and what groups of people should have access to what.</w:t>
      </w:r>
      <w:r w:rsidR="00F228E8">
        <w:fldChar w:fldCharType="begin"/>
      </w:r>
      <w:r w:rsidR="00985C3C">
        <w:instrText xml:space="preserve"> XE "</w:instrText>
      </w:r>
      <w:r w:rsidR="00985C3C" w:rsidRPr="00E77546">
        <w:instrText>security:authorization strategy</w:instrText>
      </w:r>
      <w:r w:rsidR="00985C3C">
        <w:instrText xml:space="preserve">" </w:instrText>
      </w:r>
      <w:r w:rsidR="00F228E8">
        <w:fldChar w:fldCharType="end"/>
      </w:r>
    </w:p>
    <w:p w:rsidR="00C154BD" w:rsidRPr="00985C3C" w:rsidRDefault="00C154BD" w:rsidP="00985C3C">
      <w:pPr>
        <w:pStyle w:val="ListNumber"/>
      </w:pPr>
      <w:r w:rsidRPr="00985C3C">
        <w:t>Dec</w:t>
      </w:r>
      <w:r w:rsidR="00985C3C">
        <w:t>ide upon a deployment approach.</w:t>
      </w:r>
      <w:r w:rsidR="001953B7" w:rsidRPr="00985C3C">
        <w:t xml:space="preserve"> As discussed in</w:t>
      </w:r>
      <w:r w:rsidRPr="00985C3C">
        <w:t xml:space="preserve"> </w:t>
      </w:r>
      <w:fldSimple w:instr=" REF _Ref214244194 \h  \* MERGEFORMAT ">
        <w:r w:rsidR="00E92FAF" w:rsidRPr="00E92FAF">
          <w:rPr>
            <w:i/>
            <w:color w:val="0000FF"/>
          </w:rPr>
          <w:t>Installation Modes</w:t>
        </w:r>
      </w:fldSimple>
      <w:r w:rsidR="007F0163">
        <w:t xml:space="preserve"> on page </w:t>
      </w:r>
      <w:r w:rsidR="00F228E8">
        <w:fldChar w:fldCharType="begin"/>
      </w:r>
      <w:r w:rsidR="007F0163">
        <w:instrText xml:space="preserve"> PAGEREF _Ref214244197 \h </w:instrText>
      </w:r>
      <w:r w:rsidR="00F228E8">
        <w:fldChar w:fldCharType="separate"/>
      </w:r>
      <w:r w:rsidR="00E92FAF">
        <w:rPr>
          <w:noProof/>
        </w:rPr>
        <w:t>66</w:t>
      </w:r>
      <w:r w:rsidR="00F228E8">
        <w:fldChar w:fldCharType="end"/>
      </w:r>
      <w:r w:rsidR="007F0163">
        <w:t xml:space="preserve">, </w:t>
      </w:r>
      <w:r w:rsidRPr="00985C3C">
        <w:t>authorization data can be stored on separate servers or as part of</w:t>
      </w:r>
      <w:r w:rsidR="00985C3C">
        <w:t xml:space="preserve"> a common authorization schema.</w:t>
      </w:r>
      <w:r w:rsidRPr="00985C3C">
        <w:t xml:space="preserve"> Similarly, the UPT can</w:t>
      </w:r>
      <w:r w:rsidR="00985C3C">
        <w:t xml:space="preserve"> be hosted locally or commonly.</w:t>
      </w:r>
      <w:r w:rsidRPr="00985C3C">
        <w:t xml:space="preserve"> Your decision may be made based on speed, security, user commonality, or other factors.</w:t>
      </w:r>
    </w:p>
    <w:p w:rsidR="00C154BD" w:rsidRPr="007469CF" w:rsidRDefault="00C154BD" w:rsidP="00C154BD">
      <w:pPr>
        <w:pStyle w:val="ListNumber"/>
      </w:pPr>
      <w:r w:rsidRPr="007469CF">
        <w:t>Deploy</w:t>
      </w:r>
      <w:r w:rsidR="00985C3C">
        <w:t xml:space="preserve"> authentication, authorization, and user provisioning. These steps are listed in detail later in this chapter. </w:t>
      </w:r>
    </w:p>
    <w:p w:rsidR="00C154BD" w:rsidRPr="001A41C6" w:rsidRDefault="00C154BD" w:rsidP="00C154BD">
      <w:pPr>
        <w:pStyle w:val="ListNumber"/>
      </w:pPr>
      <w:r w:rsidRPr="001A41C6">
        <w:t xml:space="preserve">Decide if you want to enable </w:t>
      </w:r>
      <w:r w:rsidR="00F73F46">
        <w:t>audit logging</w:t>
      </w:r>
      <w:r w:rsidRPr="001A41C6">
        <w:t xml:space="preserve"> for these services or not. If yes then configure</w:t>
      </w:r>
      <w:r w:rsidR="00985C3C">
        <w:t xml:space="preserve"> a</w:t>
      </w:r>
      <w:r w:rsidRPr="001A41C6">
        <w:t>s explained</w:t>
      </w:r>
      <w:r w:rsidR="00985C3C">
        <w:t xml:space="preserve"> in the</w:t>
      </w:r>
      <w:r w:rsidR="00985C3C" w:rsidRPr="00F73F46">
        <w:rPr>
          <w:i/>
          <w:color w:val="0000FF"/>
        </w:rPr>
        <w:t xml:space="preserve"> </w:t>
      </w:r>
      <w:fldSimple w:instr=" REF _Ref213645715 \h  \* MERGEFORMAT ">
        <w:r w:rsidR="00E92FAF" w:rsidRPr="00E92FAF">
          <w:rPr>
            <w:i/>
            <w:color w:val="0000FF"/>
          </w:rPr>
          <w:t>Audit Logging</w:t>
        </w:r>
      </w:fldSimple>
      <w:r w:rsidR="00985C3C">
        <w:t xml:space="preserve"> section of this chapter, beginning on page </w:t>
      </w:r>
      <w:r w:rsidR="00F228E8">
        <w:fldChar w:fldCharType="begin"/>
      </w:r>
      <w:r w:rsidR="00985C3C">
        <w:instrText xml:space="preserve"> PAGEREF _Ref213645717 \h </w:instrText>
      </w:r>
      <w:r w:rsidR="00F228E8">
        <w:fldChar w:fldCharType="separate"/>
      </w:r>
      <w:r w:rsidR="00E92FAF">
        <w:rPr>
          <w:noProof/>
        </w:rPr>
        <w:t>24</w:t>
      </w:r>
      <w:r w:rsidR="00F228E8">
        <w:fldChar w:fldCharType="end"/>
      </w:r>
      <w:r w:rsidR="00985C3C">
        <w:t>.</w:t>
      </w:r>
      <w:r w:rsidR="00F228E8">
        <w:fldChar w:fldCharType="begin"/>
      </w:r>
      <w:r w:rsidR="001953B7">
        <w:instrText xml:space="preserve"> XE "audit logging:workflow" </w:instrText>
      </w:r>
      <w:r w:rsidR="00F228E8">
        <w:fldChar w:fldCharType="end"/>
      </w:r>
    </w:p>
    <w:p w:rsidR="00C154BD" w:rsidRPr="007469CF" w:rsidRDefault="00C154BD" w:rsidP="00C154BD">
      <w:pPr>
        <w:pStyle w:val="ListNumber"/>
      </w:pPr>
      <w:r w:rsidRPr="007469CF">
        <w:t>Input the authorization data using the UPT.</w:t>
      </w:r>
      <w:r w:rsidR="00F228E8">
        <w:fldChar w:fldCharType="begin"/>
      </w:r>
      <w:r w:rsidR="00985C3C">
        <w:instrText xml:space="preserve"> XE "</w:instrText>
      </w:r>
      <w:r w:rsidR="00985C3C" w:rsidRPr="003D128A">
        <w:instrText>authorization:input data</w:instrText>
      </w:r>
      <w:r w:rsidR="00985C3C">
        <w:instrText xml:space="preserve">" </w:instrText>
      </w:r>
      <w:r w:rsidR="00F228E8">
        <w:fldChar w:fldCharType="end"/>
      </w:r>
    </w:p>
    <w:p w:rsidR="00C154BD" w:rsidRDefault="00C154BD" w:rsidP="00C154BD">
      <w:pPr>
        <w:pStyle w:val="ListNumber"/>
      </w:pPr>
      <w:r w:rsidRPr="007469CF">
        <w:t xml:space="preserve">Integrate the application code using the integration steps for </w:t>
      </w:r>
      <w:r w:rsidR="00985C3C">
        <w:t>authentication, authorization, and user provisioning</w:t>
      </w:r>
      <w:r>
        <w:t>.</w:t>
      </w:r>
      <w:r w:rsidR="00F228E8">
        <w:fldChar w:fldCharType="begin"/>
      </w:r>
      <w:r w:rsidR="00985C3C">
        <w:instrText xml:space="preserve"> XE "</w:instrText>
      </w:r>
      <w:r w:rsidR="00985C3C" w:rsidRPr="00DD4AB6">
        <w:instrText>integrate application</w:instrText>
      </w:r>
      <w:r w:rsidR="00985C3C">
        <w:instrText xml:space="preserve">" </w:instrText>
      </w:r>
      <w:r w:rsidR="00F228E8">
        <w:fldChar w:fldCharType="end"/>
      </w:r>
    </w:p>
    <w:p w:rsidR="00C154BD" w:rsidRPr="00093510" w:rsidRDefault="00C154BD" w:rsidP="00C154BD">
      <w:pPr>
        <w:pStyle w:val="ListNumber"/>
      </w:pPr>
      <w:r w:rsidRPr="00093510">
        <w:t>Test and refine CSM integration with your application. Confirm that your authorization policy and implementation meets requirements.</w:t>
      </w:r>
      <w:r w:rsidR="00F228E8">
        <w:fldChar w:fldCharType="begin"/>
      </w:r>
      <w:r w:rsidR="00985C3C">
        <w:instrText xml:space="preserve"> XE "</w:instrText>
      </w:r>
      <w:r w:rsidR="00985C3C" w:rsidRPr="00DD4AB6">
        <w:instrText>test integration</w:instrText>
      </w:r>
      <w:r w:rsidR="00985C3C">
        <w:instrText xml:space="preserve">" </w:instrText>
      </w:r>
      <w:r w:rsidR="00F228E8">
        <w:fldChar w:fldCharType="end"/>
      </w:r>
    </w:p>
    <w:p w:rsidR="00C154BD" w:rsidRDefault="00C154BD" w:rsidP="00C154BD">
      <w:pPr>
        <w:pStyle w:val="Heading2"/>
      </w:pPr>
      <w:bookmarkStart w:id="916" w:name="_Ref213645204"/>
      <w:bookmarkStart w:id="917" w:name="_Ref213645207"/>
      <w:bookmarkStart w:id="918" w:name="_Toc238804835"/>
      <w:r>
        <w:lastRenderedPageBreak/>
        <w:t>API Services</w:t>
      </w:r>
      <w:bookmarkEnd w:id="916"/>
      <w:bookmarkEnd w:id="917"/>
      <w:bookmarkEnd w:id="918"/>
    </w:p>
    <w:p w:rsidR="00C154BD" w:rsidRDefault="00C154BD" w:rsidP="00C154BD">
      <w:pPr>
        <w:pStyle w:val="BodyText"/>
      </w:pPr>
      <w:r>
        <w:t xml:space="preserve">The Security API’s consist of primary components – Authentication, </w:t>
      </w:r>
      <w:r w:rsidR="008B318A">
        <w:t>Authorization,</w:t>
      </w:r>
      <w:r>
        <w:t xml:space="preserve"> and User Provisioning. The following corresponding managers control these components:</w:t>
      </w:r>
      <w:r w:rsidR="00E250C9">
        <w:t xml:space="preserve"> </w:t>
      </w:r>
      <w:r w:rsidR="00F228E8">
        <w:fldChar w:fldCharType="begin"/>
      </w:r>
      <w:r w:rsidR="00E250C9">
        <w:instrText xml:space="preserve"> XE "</w:instrText>
      </w:r>
      <w:r w:rsidR="00E250C9" w:rsidRPr="00B83EFC">
        <w:instrText>API:services</w:instrText>
      </w:r>
      <w:r w:rsidR="00E250C9">
        <w:instrText xml:space="preserve">" </w:instrText>
      </w:r>
      <w:r w:rsidR="00F228E8">
        <w:fldChar w:fldCharType="end"/>
      </w:r>
    </w:p>
    <w:p w:rsidR="00C154BD" w:rsidRDefault="00C154BD" w:rsidP="00C154BD">
      <w:pPr>
        <w:pStyle w:val="ListBullet"/>
      </w:pPr>
      <w:r>
        <w:t>AuthenticationManager – for Authentication</w:t>
      </w:r>
    </w:p>
    <w:p w:rsidR="00C154BD" w:rsidRDefault="00C154BD" w:rsidP="00C154BD">
      <w:pPr>
        <w:pStyle w:val="ListBullet"/>
      </w:pPr>
      <w:r>
        <w:t>AuthorizationManager – for Authorization and User Provisioning.</w:t>
      </w:r>
    </w:p>
    <w:p w:rsidR="00C154BD" w:rsidRDefault="00C154BD" w:rsidP="00C154BD">
      <w:pPr>
        <w:pStyle w:val="Heading3"/>
      </w:pPr>
      <w:bookmarkStart w:id="919" w:name="_Toc238804836"/>
      <w:r>
        <w:t>Authentication</w:t>
      </w:r>
      <w:r w:rsidR="00C5659A">
        <w:t xml:space="preserve"> </w:t>
      </w:r>
      <w:r>
        <w:t>Manager</w:t>
      </w:r>
      <w:bookmarkEnd w:id="919"/>
    </w:p>
    <w:p w:rsidR="0063793B" w:rsidRDefault="00C154BD" w:rsidP="00C154BD">
      <w:pPr>
        <w:pStyle w:val="BodyText"/>
      </w:pPr>
      <w:r w:rsidRPr="00C154BD">
        <w:t xml:space="preserve">The AuthenticationManager is an interface that authenticates a user against a credential provider. See </w:t>
      </w:r>
      <w:fldSimple w:instr=" REF _Ref213647220 \h  \* MERGEFORMAT ">
        <w:r w:rsidR="00E92FAF" w:rsidRPr="00E92FAF">
          <w:rPr>
            <w:i/>
            <w:color w:val="0000FF"/>
          </w:rPr>
          <w:t>Integrating with the CSM Authentication Service</w:t>
        </w:r>
      </w:fldSimple>
      <w:r w:rsidR="00757E8C">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F228E8">
        <w:fldChar w:fldCharType="begin"/>
      </w:r>
      <w:r w:rsidR="00E250C9">
        <w:instrText xml:space="preserve"> XE "</w:instrText>
      </w:r>
      <w:r w:rsidR="00E250C9" w:rsidRPr="000C7E9B">
        <w:instrText>authentication manager</w:instrText>
      </w:r>
      <w:r w:rsidR="00E250C9">
        <w:instrText xml:space="preserve">" </w:instrText>
      </w:r>
      <w:r w:rsidR="00F228E8">
        <w:fldChar w:fldCharType="end"/>
      </w:r>
    </w:p>
    <w:p w:rsidR="00C154BD" w:rsidRDefault="00C154BD" w:rsidP="00C154BD">
      <w:pPr>
        <w:pStyle w:val="Heading3"/>
      </w:pPr>
      <w:bookmarkStart w:id="920" w:name="_Toc238804837"/>
      <w:r>
        <w:t>Auth</w:t>
      </w:r>
      <w:r w:rsidR="00943469">
        <w:t>or</w:t>
      </w:r>
      <w:r>
        <w:t>ization Manager</w:t>
      </w:r>
      <w:bookmarkEnd w:id="920"/>
    </w:p>
    <w:p w:rsidR="00F73F46" w:rsidRDefault="00C154BD" w:rsidP="00C154BD">
      <w:pPr>
        <w:pStyle w:val="BodyText"/>
      </w:pPr>
      <w:r w:rsidRPr="00C154BD">
        <w:t xml:space="preserve">The AuthorizationManager is an interface which provides run-time methods with the purpose of checking access permissions. See </w:t>
      </w:r>
      <w:fldSimple w:instr=" REF _Ref213910693 \h  \* MERGEFORMAT ">
        <w:r w:rsidR="00E92FAF" w:rsidRPr="00E92FAF">
          <w:rPr>
            <w:i/>
            <w:color w:val="0000FF"/>
          </w:rPr>
          <w:t>Integrating With the CSM Authorization Service</w:t>
        </w:r>
      </w:fldSimple>
      <w:r w:rsidR="00947024" w:rsidRPr="00947024">
        <w:t xml:space="preserve"> on page </w:t>
      </w:r>
      <w:r w:rsidR="00F228E8" w:rsidRPr="00947024">
        <w:fldChar w:fldCharType="begin"/>
      </w:r>
      <w:r w:rsidR="00947024" w:rsidRPr="00947024">
        <w:instrText xml:space="preserve"> PAGEREF _Ref213910696 \h </w:instrText>
      </w:r>
      <w:r w:rsidR="00F228E8" w:rsidRPr="00947024">
        <w:fldChar w:fldCharType="separate"/>
      </w:r>
      <w:r w:rsidR="00E92FAF">
        <w:rPr>
          <w:noProof/>
        </w:rPr>
        <w:t>19</w:t>
      </w:r>
      <w:r w:rsidR="00F228E8" w:rsidRPr="00947024">
        <w:fldChar w:fldCharType="end"/>
      </w:r>
      <w:r w:rsidRPr="00C154BD">
        <w:t xml:space="preserve"> to learn how to integrate with the AuthorizationManager</w:t>
      </w:r>
      <w:r w:rsidR="008B318A" w:rsidRPr="00C154BD">
        <w:t xml:space="preserve">. </w:t>
      </w:r>
      <w:r w:rsidRPr="00C154BD">
        <w:t xml:space="preserve">This manager also provides an interface where application developers can provision user access rights. </w:t>
      </w:r>
      <w:r w:rsidR="00F228E8">
        <w:fldChar w:fldCharType="begin"/>
      </w:r>
      <w:r w:rsidR="00E250C9">
        <w:instrText xml:space="preserve"> XE "</w:instrText>
      </w:r>
      <w:r w:rsidR="00E250C9" w:rsidRPr="000C7E9B">
        <w:instrText>authorization manager</w:instrText>
      </w:r>
      <w:r w:rsidR="00E250C9">
        <w:instrText xml:space="preserve">" </w:instrText>
      </w:r>
      <w:r w:rsidR="00F228E8">
        <w:fldChar w:fldCharType="end"/>
      </w:r>
    </w:p>
    <w:p w:rsidR="0063793B" w:rsidRDefault="00C154BD" w:rsidP="00C154BD">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C154BD" w:rsidRDefault="00757E8C" w:rsidP="00C154BD">
      <w:pPr>
        <w:pStyle w:val="Heading2"/>
      </w:pPr>
      <w:bookmarkStart w:id="921" w:name="_Ref213647220"/>
      <w:bookmarkStart w:id="922" w:name="_Toc238804838"/>
      <w:r>
        <w:t>Integrating with the CSM Authentication Service</w:t>
      </w:r>
      <w:bookmarkEnd w:id="921"/>
      <w:bookmarkEnd w:id="922"/>
    </w:p>
    <w:p w:rsidR="00C154BD" w:rsidRPr="009D299C" w:rsidRDefault="00C154BD" w:rsidP="00C154BD">
      <w:pPr>
        <w:pStyle w:val="BodyText"/>
      </w:pPr>
      <w:r w:rsidRPr="009D299C">
        <w:t xml:space="preserve">The CSM </w:t>
      </w:r>
      <w:r w:rsidR="00F73F46" w:rsidRPr="009D299C">
        <w:t>authentication service</w:t>
      </w:r>
      <w:r w:rsidRPr="009D299C">
        <w:t xml:space="preserve"> provides a simple and comprehensive solution for user authentication. Developers can easily incorporate the service into their applications with simple configuration and coding changes to their applications. </w:t>
      </w:r>
      <w:r w:rsidR="00C8100A" w:rsidRPr="009D299C">
        <w:t>Currently, t</w:t>
      </w:r>
      <w:r w:rsidR="00F73F46" w:rsidRPr="009D299C">
        <w:t xml:space="preserve">he </w:t>
      </w:r>
      <w:r w:rsidR="00C8100A" w:rsidRPr="009D299C">
        <w:t>a</w:t>
      </w:r>
      <w:r w:rsidRPr="009D299C">
        <w:t xml:space="preserve">uthentication </w:t>
      </w:r>
      <w:r w:rsidR="00F73F46" w:rsidRPr="009D299C">
        <w:t>s</w:t>
      </w:r>
      <w:r w:rsidRPr="009D299C">
        <w:t>ervice allows authentication using LDAP</w:t>
      </w:r>
      <w:r w:rsidR="00C8100A" w:rsidRPr="009D299C">
        <w:t xml:space="preserve"> and RDBMS credential providers only.</w:t>
      </w:r>
      <w:r w:rsidR="00F228E8">
        <w:fldChar w:fldCharType="begin"/>
      </w:r>
      <w:r w:rsidR="001953B7">
        <w:instrText xml:space="preserve"> XE "</w:instrText>
      </w:r>
      <w:r w:rsidR="001953B7" w:rsidRPr="000C7E9B">
        <w:instrText>integrate authentication service</w:instrText>
      </w:r>
      <w:r w:rsidR="001953B7">
        <w:instrText xml:space="preserve">" </w:instrText>
      </w:r>
      <w:r w:rsidR="00F228E8">
        <w:fldChar w:fldCharType="end"/>
      </w:r>
      <w:r w:rsidR="00F228E8">
        <w:fldChar w:fldCharType="begin"/>
      </w:r>
      <w:r w:rsidR="001953B7">
        <w:instrText xml:space="preserve"> XE "</w:instrText>
      </w:r>
      <w:r w:rsidR="001953B7" w:rsidRPr="00146BB8">
        <w:instrText>authentication service:integration</w:instrText>
      </w:r>
      <w:r w:rsidR="001953B7">
        <w:instrText xml:space="preserve">" </w:instrText>
      </w:r>
      <w:r w:rsidR="00F228E8">
        <w:fldChar w:fldCharType="end"/>
      </w:r>
    </w:p>
    <w:p w:rsidR="00C8100A" w:rsidRDefault="00C8100A" w:rsidP="00C154BD">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C154BD" w:rsidRDefault="00C154BD" w:rsidP="007777A2">
      <w:pPr>
        <w:pStyle w:val="Heading3"/>
        <w:keepLines/>
      </w:pPr>
      <w:bookmarkStart w:id="923" w:name="_Toc238804839"/>
      <w:r>
        <w:lastRenderedPageBreak/>
        <w:t xml:space="preserve">Importing the CSM Authentication </w:t>
      </w:r>
      <w:r w:rsidR="008B318A">
        <w:t>Manager Class</w:t>
      </w:r>
      <w:bookmarkEnd w:id="923"/>
    </w:p>
    <w:p w:rsidR="00C154BD" w:rsidRPr="00C154BD" w:rsidRDefault="00C154BD" w:rsidP="007777A2">
      <w:pPr>
        <w:pStyle w:val="BodyText"/>
        <w:keepNext/>
        <w:keepLines/>
      </w:pPr>
      <w:r w:rsidRPr="00C154BD">
        <w:t xml:space="preserve">To use the CSM </w:t>
      </w:r>
      <w:r w:rsidR="00F73F46">
        <w:t>authentication service</w:t>
      </w:r>
      <w:r w:rsidRPr="00C154BD">
        <w:t>, add the last two</w:t>
      </w:r>
      <w:r w:rsidR="007777A2">
        <w:t xml:space="preserve"> (highlighted) import statements </w:t>
      </w:r>
      <w:r w:rsidR="00653E32">
        <w:t xml:space="preserve">shown </w:t>
      </w:r>
      <w:r w:rsidR="007777A2">
        <w:t xml:space="preserve">in the sample below </w:t>
      </w:r>
      <w:r w:rsidRPr="00C154BD">
        <w:t>to the action classes that require authentication</w:t>
      </w:r>
      <w:r w:rsidR="001953B7" w:rsidRPr="00C154BD">
        <w:t xml:space="preserve">. </w:t>
      </w:r>
      <w:r w:rsidR="00F228E8">
        <w:fldChar w:fldCharType="begin"/>
      </w:r>
      <w:r w:rsidR="00E250C9">
        <w:instrText xml:space="preserve"> XE "</w:instrText>
      </w:r>
      <w:r w:rsidR="00E250C9" w:rsidRPr="00CD7C3D">
        <w:instrText>authentication manager:import class</w:instrText>
      </w:r>
      <w:r w:rsidR="00E250C9">
        <w:instrText xml:space="preserve">" </w:instrText>
      </w:r>
      <w:r w:rsidR="00F228E8">
        <w:fldChar w:fldCharType="end"/>
      </w:r>
      <w:r w:rsidR="00F228E8">
        <w:fldChar w:fldCharType="begin"/>
      </w:r>
      <w:r w:rsidR="00FB61D9">
        <w:instrText xml:space="preserve"> XE "</w:instrText>
      </w:r>
      <w:r w:rsidR="00FB61D9" w:rsidRPr="000C7E9B">
        <w:instrText>import authentication manager</w:instrText>
      </w:r>
      <w:r w:rsidR="00FB61D9">
        <w:instrText xml:space="preserve">" </w:instrText>
      </w:r>
      <w:r w:rsidR="00F228E8">
        <w:fldChar w:fldCharType="end"/>
      </w:r>
    </w:p>
    <w:p w:rsidR="00C154BD" w:rsidRPr="00D401F1" w:rsidRDefault="00C154BD" w:rsidP="007777A2">
      <w:pPr>
        <w:pStyle w:val="BodyTextIndent"/>
        <w:keepNext/>
        <w:keepLines/>
        <w:rPr>
          <w:rStyle w:val="CodeChar0"/>
        </w:rPr>
      </w:pPr>
      <w:r w:rsidRPr="00D401F1">
        <w:rPr>
          <w:rStyle w:val="CodeChar0"/>
        </w:rPr>
        <w:t>import gov.nih.nci.abcapp.UserCredentials;</w:t>
      </w:r>
    </w:p>
    <w:p w:rsidR="00C154BD" w:rsidRPr="00D401F1" w:rsidRDefault="00C154BD" w:rsidP="007777A2">
      <w:pPr>
        <w:pStyle w:val="BodyTextIndent"/>
        <w:keepNext/>
        <w:keepLines/>
        <w:rPr>
          <w:rStyle w:val="CodeChar0"/>
        </w:rPr>
      </w:pPr>
      <w:r w:rsidRPr="00D401F1">
        <w:rPr>
          <w:rStyle w:val="CodeChar0"/>
        </w:rPr>
        <w:t>import gov.nih.nci.abcapp.model.Form;</w:t>
      </w:r>
    </w:p>
    <w:p w:rsidR="00C154BD" w:rsidRPr="00D401F1" w:rsidRDefault="00C154BD" w:rsidP="007777A2">
      <w:pPr>
        <w:pStyle w:val="BodyTextIndent"/>
        <w:keepNext/>
        <w:keepLines/>
        <w:rPr>
          <w:rStyle w:val="CodeChar0"/>
        </w:rPr>
      </w:pPr>
      <w:r w:rsidRPr="00D401F1">
        <w:rPr>
          <w:rStyle w:val="CodeChar0"/>
        </w:rPr>
        <w:t>import gov.nih.nci.abcapp.util.Constants;</w:t>
      </w:r>
    </w:p>
    <w:p w:rsidR="00C154BD" w:rsidRPr="007777A2" w:rsidRDefault="00C154BD" w:rsidP="007777A2">
      <w:pPr>
        <w:pStyle w:val="BodyTextIndent"/>
        <w:rPr>
          <w:rStyle w:val="CodeChar0"/>
        </w:rPr>
      </w:pPr>
      <w:r w:rsidRPr="007777A2">
        <w:rPr>
          <w:rStyle w:val="CodeChar0"/>
        </w:rPr>
        <w:t>import gov.nih.nci.security.SecurityServiceProvider;</w:t>
      </w:r>
    </w:p>
    <w:p w:rsidR="00C154BD" w:rsidRPr="00D401F1" w:rsidRDefault="00C154BD" w:rsidP="007777A2">
      <w:pPr>
        <w:pStyle w:val="BodyTextIndent"/>
        <w:rPr>
          <w:rStyle w:val="CodeChar0"/>
        </w:rPr>
      </w:pPr>
      <w:r w:rsidRPr="007777A2">
        <w:rPr>
          <w:rStyle w:val="CodeChar0"/>
        </w:rPr>
        <w:t>import gov.nih.nci.security.AuthenticationManager;</w:t>
      </w:r>
    </w:p>
    <w:p w:rsidR="007777A2" w:rsidRDefault="00C154BD" w:rsidP="00C154BD">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2E64CB" w:rsidRDefault="00C154BD" w:rsidP="007777A2">
      <w:pPr>
        <w:pStyle w:val="BodyText"/>
      </w:pPr>
      <w:r w:rsidRPr="00C154BD">
        <w:t xml:space="preserve">The client application then uses the </w:t>
      </w:r>
      <w:r w:rsidRPr="007777A2">
        <w:t>AuthenticationManager</w:t>
      </w:r>
      <w:r w:rsidRPr="00C154BD">
        <w:t xml:space="preserve"> to perform the actual authentication using CSM.</w:t>
      </w:r>
      <w:r w:rsidR="007777A2">
        <w:t xml:space="preserve"> </w:t>
      </w:r>
    </w:p>
    <w:p w:rsidR="009E5872" w:rsidRDefault="002E64CB" w:rsidP="002E64CB">
      <w:pPr>
        <w:pStyle w:val="NoteMainbody"/>
      </w:pPr>
      <w:r w:rsidRPr="002E64CB">
        <w:rPr>
          <w:rStyle w:val="Bold"/>
        </w:rPr>
        <w:t>NOTE:</w:t>
      </w:r>
      <w:r>
        <w:t xml:space="preserve"> </w:t>
      </w:r>
      <w:r w:rsidR="00653E32">
        <w:t>The above import statements identify the client application</w:t>
      </w:r>
      <w:r>
        <w:t xml:space="preserve"> </w:t>
      </w:r>
      <w:r w:rsidR="00653E32">
        <w:t xml:space="preserve">as </w:t>
      </w:r>
      <w:r>
        <w:t>“abcapp”; this same application is used for the examples</w:t>
      </w:r>
      <w:r w:rsidR="00C5659A">
        <w:t xml:space="preserve"> provided </w:t>
      </w:r>
      <w:r>
        <w:t xml:space="preserve">throughout this document. </w:t>
      </w:r>
      <w:r w:rsidR="00653E32">
        <w:t xml:space="preserve"> </w:t>
      </w:r>
    </w:p>
    <w:p w:rsidR="00C154BD" w:rsidRDefault="00C154BD" w:rsidP="00943469">
      <w:pPr>
        <w:pStyle w:val="Heading3"/>
      </w:pPr>
      <w:bookmarkStart w:id="924" w:name="_Toc238804840"/>
      <w:r>
        <w:t>Using the CSM Authentication Manager Class</w:t>
      </w:r>
      <w:bookmarkEnd w:id="924"/>
    </w:p>
    <w:p w:rsidR="00C154BD" w:rsidRDefault="007777A2" w:rsidP="00FA5E77">
      <w:pPr>
        <w:pStyle w:val="BodyText"/>
        <w:spacing w:afterLines="60"/>
      </w:pPr>
      <w:r>
        <w:t>The example provided below</w:t>
      </w:r>
      <w:r w:rsidR="00C154BD" w:rsidRPr="00C154BD">
        <w:t xml:space="preserve"> illustrates how to use</w:t>
      </w:r>
      <w:r>
        <w:t xml:space="preserve"> the CSM AuthenticationManager s</w:t>
      </w:r>
      <w:r w:rsidR="00C154BD" w:rsidRPr="00C154BD">
        <w:t>ervi</w:t>
      </w:r>
      <w:r>
        <w:t>ce class in the</w:t>
      </w:r>
      <w:r w:rsidR="002E64CB">
        <w:t xml:space="preserve"> </w:t>
      </w:r>
      <w:r w:rsidR="00C8100A">
        <w:t>“</w:t>
      </w:r>
      <w:r w:rsidR="002E64CB" w:rsidRPr="002E64CB">
        <w:t>abcapp</w:t>
      </w:r>
      <w:r w:rsidR="00C8100A">
        <w:t>”</w:t>
      </w:r>
      <w:r>
        <w:t xml:space="preserve"> application</w:t>
      </w:r>
      <w:r w:rsidR="00D401F1">
        <w:t>.</w:t>
      </w:r>
      <w:r w:rsidR="002E64CB">
        <w:t xml:space="preserve"> </w:t>
      </w:r>
      <w:r w:rsidR="00F228E8">
        <w:fldChar w:fldCharType="begin"/>
      </w:r>
      <w:r w:rsidR="001953B7">
        <w:instrText xml:space="preserve"> XE "</w:instrText>
      </w:r>
      <w:r w:rsidR="001953B7" w:rsidRPr="00F60C3C">
        <w:instrText>authentication manager:using</w:instrText>
      </w:r>
      <w:r w:rsidR="001953B7">
        <w:instrText xml:space="preserve">" </w:instrText>
      </w:r>
      <w:r w:rsidR="00F228E8">
        <w:fldChar w:fldCharType="end"/>
      </w:r>
      <w:r w:rsidR="00F228E8">
        <w:fldChar w:fldCharType="begin"/>
      </w:r>
      <w:r w:rsidR="001953B7">
        <w:instrText xml:space="preserve"> XE "</w:instrText>
      </w:r>
      <w:r w:rsidR="001953B7" w:rsidRPr="000C7E9B">
        <w:instrText>using authentication manager class</w:instrText>
      </w:r>
      <w:r w:rsidR="001953B7">
        <w:instrText xml:space="preserve">" </w:instrText>
      </w:r>
      <w:r w:rsidR="00F228E8">
        <w:fldChar w:fldCharType="end"/>
      </w:r>
    </w:p>
    <w:p w:rsidR="00833A67"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A82D76"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A82D76"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A82D76" w:rsidRDefault="007C01BE" w:rsidP="00A82D76">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A82D76" w:rsidRDefault="007C01BE" w:rsidP="00A82D76">
      <w:pPr>
        <w:spacing w:afterLines="60"/>
        <w:ind w:left="1440"/>
        <w:rPr>
          <w:rFonts w:ascii="Microsoft Sans Serif" w:hAnsi="Microsoft Sans Serif" w:cs="Microsoft Sans Serif"/>
          <w:sz w:val="18"/>
          <w:szCs w:val="18"/>
        </w:rPr>
        <w:pPrChange w:id="925" w:author=" Vijay Parmar" w:date="2009-08-23T14:32:00Z">
          <w:pPr>
            <w:spacing w:afterLines="60"/>
            <w:ind w:left="1440"/>
          </w:pPr>
        </w:pPrChange>
      </w:pPr>
      <w:r w:rsidRPr="007C01BE">
        <w:rPr>
          <w:rFonts w:ascii="Microsoft Sans Serif" w:hAnsi="Microsoft Sans Serif" w:cs="Microsoft Sans Serif"/>
          <w:sz w:val="18"/>
          <w:szCs w:val="18"/>
        </w:rPr>
        <w:t>try{</w:t>
      </w:r>
    </w:p>
    <w:p w:rsidR="00A82D76" w:rsidRDefault="007C01BE" w:rsidP="00A82D76">
      <w:pPr>
        <w:spacing w:afterLines="60"/>
        <w:ind w:left="1980"/>
        <w:rPr>
          <w:rFonts w:ascii="Microsoft Sans Serif" w:hAnsi="Microsoft Sans Serif" w:cs="Microsoft Sans Serif"/>
          <w:sz w:val="18"/>
          <w:szCs w:val="18"/>
        </w:rPr>
        <w:pPrChange w:id="926" w:author=" Vijay Parmar" w:date="2009-08-23T14:32:00Z">
          <w:pPr>
            <w:spacing w:afterLines="60"/>
            <w:ind w:left="1980"/>
          </w:pPr>
        </w:pPrChange>
      </w:pPr>
      <w:r w:rsidRPr="007C01BE">
        <w:rPr>
          <w:rFonts w:ascii="Microsoft Sans Serif" w:hAnsi="Microsoft Sans Serif" w:cs="Microsoft Sans Serif"/>
          <w:sz w:val="18"/>
          <w:szCs w:val="18"/>
        </w:rPr>
        <w:t>AuthenticationManager authenticationManager = SecurityServiceProvider.getAuthenticationManager(“abcapp”);</w:t>
      </w:r>
    </w:p>
    <w:p w:rsidR="00A82D76" w:rsidRDefault="007C01BE" w:rsidP="00A82D76">
      <w:pPr>
        <w:spacing w:afterLines="60"/>
        <w:ind w:left="1980"/>
        <w:rPr>
          <w:rFonts w:ascii="Microsoft Sans Serif" w:hAnsi="Microsoft Sans Serif" w:cs="Microsoft Sans Serif"/>
          <w:sz w:val="18"/>
          <w:szCs w:val="18"/>
        </w:rPr>
        <w:pPrChange w:id="927" w:author=" Vijay Parmar" w:date="2009-08-23T14:32:00Z">
          <w:pPr>
            <w:spacing w:afterLines="60"/>
            <w:ind w:left="1980"/>
          </w:pPr>
        </w:pPrChange>
      </w:pPr>
      <w:r w:rsidRPr="007C01BE">
        <w:rPr>
          <w:rFonts w:ascii="Microsoft Sans Serif" w:hAnsi="Microsoft Sans Serif" w:cs="Microsoft Sans Serif"/>
          <w:sz w:val="18"/>
          <w:szCs w:val="18"/>
        </w:rPr>
        <w:t>boolean loginOK = authenticationManager.login(credentials.getUsername(), credentials.getPassword());</w:t>
      </w:r>
    </w:p>
    <w:p w:rsidR="00A82D76" w:rsidRDefault="00DB040E" w:rsidP="00A82D76">
      <w:pPr>
        <w:spacing w:afterLines="60"/>
        <w:ind w:left="1260"/>
        <w:rPr>
          <w:rFonts w:ascii="Microsoft Sans Serif" w:hAnsi="Microsoft Sans Serif" w:cs="Microsoft Sans Serif"/>
          <w:sz w:val="18"/>
          <w:szCs w:val="18"/>
        </w:rPr>
        <w:pPrChange w:id="928"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if (loginOK)System.out.println("SUCESSFUL LOGIN");</w:t>
      </w:r>
    </w:p>
    <w:p w:rsidR="00A82D76" w:rsidRDefault="00DB040E" w:rsidP="00A82D76">
      <w:pPr>
        <w:spacing w:afterLines="60"/>
        <w:ind w:left="1260"/>
        <w:rPr>
          <w:rFonts w:ascii="Microsoft Sans Serif" w:hAnsi="Microsoft Sans Serif" w:cs="Microsoft Sans Serif"/>
          <w:sz w:val="18"/>
          <w:szCs w:val="18"/>
        </w:rPr>
        <w:pPrChange w:id="929"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r>
      <w:r w:rsidR="007C01BE" w:rsidRPr="007C01BE">
        <w:rPr>
          <w:rFonts w:ascii="Microsoft Sans Serif" w:hAnsi="Microsoft Sans Serif" w:cs="Microsoft Sans Serif"/>
          <w:sz w:val="18"/>
          <w:szCs w:val="18"/>
        </w:rPr>
        <w:t>else 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0" w:author=" Vijay Parmar" w:date="2009-08-23T14:32:00Z">
          <w:pPr>
            <w:spacing w:afterLines="60"/>
            <w:ind w:left="1260"/>
          </w:pPr>
        </w:pPrChange>
      </w:pPr>
      <w:r w:rsidRPr="007C01BE">
        <w:rPr>
          <w:rFonts w:ascii="Microsoft Sans Serif" w:hAnsi="Microsoft Sans Serif" w:cs="Microsoft Sans Serif"/>
          <w:sz w:val="18"/>
          <w:szCs w:val="18"/>
        </w:rPr>
        <w:t xml:space="preserve"> }catch (CSException cse){ </w:t>
      </w:r>
    </w:p>
    <w:p w:rsidR="00A82D76" w:rsidRDefault="00DB040E" w:rsidP="00A82D76">
      <w:pPr>
        <w:spacing w:afterLines="60"/>
        <w:ind w:left="1260"/>
        <w:rPr>
          <w:rFonts w:ascii="Microsoft Sans Serif" w:hAnsi="Microsoft Sans Serif" w:cs="Microsoft Sans Serif"/>
          <w:sz w:val="18"/>
          <w:szCs w:val="18"/>
        </w:rPr>
        <w:pPrChange w:id="931" w:author=" Vijay Parmar" w:date="2009-08-23T14:32:00Z">
          <w:pPr>
            <w:spacing w:afterLines="60"/>
            <w:ind w:left="1260"/>
          </w:pPr>
        </w:pPrChange>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007C01BE" w:rsidRPr="007C01BE">
        <w:rPr>
          <w:rFonts w:ascii="Microsoft Sans Serif" w:hAnsi="Microsoft Sans Serif" w:cs="Microsoft Sans Serif"/>
          <w:sz w:val="18"/>
          <w:szCs w:val="18"/>
        </w:rPr>
        <w:t>System.out.println("ERROR IN LOGIN");</w:t>
      </w:r>
      <w:r w:rsidR="007C01BE" w:rsidRPr="007C01BE">
        <w:rPr>
          <w:rFonts w:ascii="Microsoft Sans Serif" w:hAnsi="Microsoft Sans Serif" w:cs="Microsoft Sans Serif"/>
          <w:sz w:val="18"/>
          <w:szCs w:val="18"/>
        </w:rPr>
        <w:tab/>
      </w:r>
    </w:p>
    <w:p w:rsidR="00A82D76" w:rsidRDefault="007C01BE" w:rsidP="00A82D76">
      <w:pPr>
        <w:spacing w:afterLines="60"/>
        <w:ind w:left="1260"/>
        <w:rPr>
          <w:rFonts w:ascii="Microsoft Sans Serif" w:hAnsi="Microsoft Sans Serif" w:cs="Microsoft Sans Serif"/>
          <w:sz w:val="18"/>
          <w:szCs w:val="18"/>
        </w:rPr>
        <w:pPrChange w:id="932" w:author=" Vijay Parmar" w:date="2009-08-23T14:32:00Z">
          <w:pPr>
            <w:spacing w:afterLines="60"/>
            <w:ind w:left="1260"/>
          </w:pPr>
        </w:pPrChange>
      </w:pPr>
      <w:r w:rsidRPr="007C01BE">
        <w:rPr>
          <w:rFonts w:ascii="Microsoft Sans Serif" w:hAnsi="Microsoft Sans Serif" w:cs="Microsoft Sans Serif"/>
          <w:sz w:val="18"/>
          <w:szCs w:val="18"/>
        </w:rPr>
        <w:t>}</w:t>
      </w:r>
    </w:p>
    <w:p w:rsidR="002E64CB" w:rsidRDefault="00D401F1" w:rsidP="00C154BD">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rsidR="007C01BE">
        <w:t>and</w:t>
      </w:r>
      <w:r w:rsidR="002E64CB">
        <w:t xml:space="preserve"> passing the A</w:t>
      </w:r>
      <w:r w:rsidRPr="00D401F1">
        <w:t>pplication Context name</w:t>
      </w:r>
      <w:r w:rsidR="002E64CB">
        <w:t xml:space="preserve"> (“abcapp”)</w:t>
      </w:r>
      <w:r w:rsidRPr="00D401F1">
        <w:t>. It then invokes the login method</w:t>
      </w:r>
      <w:r w:rsidR="002E64CB">
        <w:t>,</w:t>
      </w:r>
      <w:r w:rsidRPr="00D401F1">
        <w:t xml:space="preserve"> passing the user’s ID and password. </w:t>
      </w:r>
    </w:p>
    <w:p w:rsidR="00D401F1" w:rsidRPr="00D401F1" w:rsidRDefault="00D401F1" w:rsidP="00C154BD">
      <w:pPr>
        <w:pStyle w:val="BodyText"/>
      </w:pPr>
      <w:r w:rsidRPr="00D401F1">
        <w:t>Note that the application name should match the name used in the configuration files for JAAS to work correctly. If the credentials provided are correct</w:t>
      </w:r>
      <w:r w:rsidR="002E64CB">
        <w:t>,</w:t>
      </w:r>
      <w:r w:rsidRPr="00D401F1">
        <w:t xml:space="preserve"> a Boolean </w:t>
      </w:r>
      <w:r w:rsidRPr="002E64CB">
        <w:rPr>
          <w:rStyle w:val="CodeChar0"/>
        </w:rPr>
        <w:lastRenderedPageBreak/>
        <w:t>true</w:t>
      </w:r>
      <w:r w:rsidRPr="00D401F1">
        <w:t xml:space="preserve"> is returned indicating that the user is authenticated. If there is an authentication error, a </w:t>
      </w:r>
      <w:r w:rsidRPr="002E64CB">
        <w:rPr>
          <w:rStyle w:val="CodeChar0"/>
        </w:rPr>
        <w:t>CSException</w:t>
      </w:r>
      <w:r w:rsidRPr="00D401F1">
        <w:t xml:space="preserve"> is thrown with the appropriate error message embedded.</w:t>
      </w:r>
    </w:p>
    <w:p w:rsidR="00C154BD" w:rsidRDefault="00D401F1" w:rsidP="00D401F1">
      <w:pPr>
        <w:pStyle w:val="Heading3"/>
      </w:pPr>
      <w:bookmarkStart w:id="933" w:name="_Toc238804841"/>
      <w:r>
        <w:t>Installation and Deployment Configurations</w:t>
      </w:r>
      <w:bookmarkEnd w:id="933"/>
    </w:p>
    <w:p w:rsidR="00D401F1" w:rsidRDefault="00D401F1" w:rsidP="00D401F1">
      <w:pPr>
        <w:pStyle w:val="BodyText"/>
      </w:pPr>
      <w:r w:rsidRPr="00D401F1">
        <w:t xml:space="preserve">This section serves as a guide to help developers integrate applications with CSM’s </w:t>
      </w:r>
      <w:r w:rsidR="00F73F46">
        <w:t>authentication service</w:t>
      </w:r>
      <w:r w:rsidR="00C8100A">
        <w:t>. It outlines the process required and provides the information</w:t>
      </w:r>
      <w:r w:rsidRPr="00D401F1">
        <w:t xml:space="preserve"> developers need to know in order</w:t>
      </w:r>
      <w:r w:rsidR="00C8100A">
        <w:t xml:space="preserve"> to successfully integrate CSM’s</w:t>
      </w:r>
      <w:r w:rsidRPr="00D401F1">
        <w:t xml:space="preserve"> </w:t>
      </w:r>
      <w:r w:rsidR="00C8100A">
        <w:t>a</w:t>
      </w:r>
      <w:r w:rsidRPr="00D401F1">
        <w:t>uthentication</w:t>
      </w:r>
      <w:r w:rsidR="00C8100A">
        <w:t xml:space="preserve"> service. This includes</w:t>
      </w:r>
      <w:r w:rsidRPr="00D401F1">
        <w:t>:</w:t>
      </w:r>
      <w:r w:rsidR="00E250C9">
        <w:t xml:space="preserve"> </w:t>
      </w:r>
      <w:r w:rsidR="00F228E8">
        <w:fldChar w:fldCharType="begin"/>
      </w:r>
      <w:r w:rsidR="00E250C9">
        <w:instrText xml:space="preserve"> XE "</w:instrText>
      </w:r>
      <w:r w:rsidR="00E250C9" w:rsidRPr="00A60232">
        <w:instrText>authentication service:installation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supported authentication</w:instrText>
      </w:r>
      <w:r w:rsidR="00E250C9">
        <w:instrText xml:space="preserve">" </w:instrText>
      </w:r>
      <w:r w:rsidR="00F228E8">
        <w:fldChar w:fldCharType="end"/>
      </w:r>
    </w:p>
    <w:p w:rsidR="00D401F1" w:rsidRDefault="00C8100A" w:rsidP="00D401F1">
      <w:pPr>
        <w:pStyle w:val="ListBullet"/>
      </w:pPr>
      <w:r>
        <w:t>CSM API JAR</w:t>
      </w:r>
      <w:r w:rsidR="00D401F1">
        <w:t xml:space="preserve"> placement</w:t>
      </w:r>
    </w:p>
    <w:p w:rsidR="00D401F1" w:rsidRDefault="00D401F1" w:rsidP="00D401F1">
      <w:pPr>
        <w:pStyle w:val="ListBullet"/>
      </w:pPr>
      <w:r>
        <w:t>LDAP</w:t>
      </w:r>
      <w:r w:rsidR="00C5659A">
        <w:t>/RDBMS</w:t>
      </w:r>
      <w:r>
        <w:t xml:space="preserve"> properties and configuration</w:t>
      </w:r>
    </w:p>
    <w:p w:rsidR="00C5659A" w:rsidRDefault="00C5659A" w:rsidP="00C5659A">
      <w:pPr>
        <w:pStyle w:val="ListBullet"/>
      </w:pPr>
      <w:r>
        <w:t>Database properties and configuration</w:t>
      </w:r>
    </w:p>
    <w:p w:rsidR="00D401F1" w:rsidRPr="00D401F1" w:rsidRDefault="00C8100A" w:rsidP="00D401F1">
      <w:pPr>
        <w:pStyle w:val="ListBullet"/>
      </w:pPr>
      <w:r>
        <w:t>If audit logging, CLM API JAR</w:t>
      </w:r>
      <w:r w:rsidR="00D401F1">
        <w:t xml:space="preserve"> placement and configuration.</w:t>
      </w:r>
    </w:p>
    <w:p w:rsidR="00C8100A" w:rsidRDefault="00C8100A" w:rsidP="00D401F1">
      <w:pPr>
        <w:pStyle w:val="BodyText"/>
      </w:pPr>
      <w:r>
        <w:t xml:space="preserve">The CSM authentication service can be used on its own or to supplement an application’s current authentication mechanism. </w:t>
      </w:r>
      <w:r w:rsidRPr="00D401F1">
        <w:t>Currently, only RDBMS-based and LDAP-based authenticated is supported.</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D401F1" w:rsidRDefault="00D401F1" w:rsidP="00D401F1">
      <w:pPr>
        <w:pStyle w:val="Heading4"/>
      </w:pPr>
      <w:r>
        <w:t>JAR Placement</w:t>
      </w:r>
    </w:p>
    <w:p w:rsidR="00D401F1" w:rsidRDefault="00D401F1" w:rsidP="00D401F1">
      <w:pPr>
        <w:pStyle w:val="BodyText"/>
      </w:pPr>
      <w:r w:rsidRPr="00D401F1">
        <w:t xml:space="preserve">The CSM API’s </w:t>
      </w:r>
      <w:r w:rsidR="00F73F46">
        <w:t>application</w:t>
      </w:r>
      <w:r w:rsidRPr="00D401F1">
        <w:t xml:space="preserve"> is available as a JAR file, </w:t>
      </w:r>
      <w:r w:rsidRPr="00C5659A">
        <w:rPr>
          <w:rStyle w:val="CodeChar0"/>
        </w:rPr>
        <w:t>csmapi.jar</w:t>
      </w:r>
      <w:r w:rsidRPr="00D401F1">
        <w:t>, which</w:t>
      </w:r>
      <w:r w:rsidR="00C5659A">
        <w:t xml:space="preserve"> must</w:t>
      </w:r>
      <w:r w:rsidRPr="00D401F1">
        <w:t xml:space="preserve"> be placed in the class path of the application. Along with this JAR, there are many supporting JARs on which the CSM API depends. In case of web applications, these </w:t>
      </w:r>
      <w:r w:rsidR="00C5659A">
        <w:t xml:space="preserve">files </w:t>
      </w:r>
      <w:r w:rsidRPr="00D401F1">
        <w:t>should be added in</w:t>
      </w:r>
      <w:r w:rsidR="00C5659A">
        <w:t>to</w:t>
      </w:r>
      <w:r w:rsidRPr="00D401F1">
        <w:t xml:space="preserve"> the folder</w:t>
      </w:r>
      <w:r w:rsidR="00C5659A">
        <w:t>:</w:t>
      </w:r>
      <w:r w:rsidRPr="00D401F1">
        <w:t xml:space="preserve"> </w:t>
      </w:r>
      <w:r w:rsidRPr="00C5659A">
        <w:rPr>
          <w:rStyle w:val="CodeChar0"/>
        </w:rPr>
        <w:t>&lt;application-web-root&gt;\WEB-INF\lib</w:t>
      </w:r>
      <w:r w:rsidRPr="00D401F1">
        <w:t>.</w:t>
      </w:r>
      <w:r w:rsidR="00F228E8">
        <w:fldChar w:fldCharType="begin"/>
      </w:r>
      <w:r w:rsidR="00E250C9">
        <w:instrText xml:space="preserve"> XE "</w:instrText>
      </w:r>
      <w:r w:rsidR="00E250C9" w:rsidRPr="009D06C0">
        <w:instrText>authentication service:JAR placement</w:instrText>
      </w:r>
      <w:r w:rsidR="00E250C9">
        <w:instrText xml:space="preserve">" </w:instrText>
      </w:r>
      <w:r w:rsidR="00F228E8">
        <w:fldChar w:fldCharType="end"/>
      </w:r>
    </w:p>
    <w:p w:rsidR="00D401F1" w:rsidRDefault="00D401F1" w:rsidP="00D401F1">
      <w:pPr>
        <w:pStyle w:val="Heading4"/>
      </w:pPr>
      <w:r>
        <w:t>Configuring Lock-out In Authentication Manager</w:t>
      </w:r>
    </w:p>
    <w:p w:rsidR="00C5659A" w:rsidRDefault="00D401F1" w:rsidP="00D401F1">
      <w:pPr>
        <w:pStyle w:val="BodyText"/>
      </w:pPr>
      <w:r w:rsidRPr="00D401F1">
        <w:t>If desired</w:t>
      </w:r>
      <w:r w:rsidR="00C5659A">
        <w:t>,</w:t>
      </w:r>
      <w:r w:rsidRPr="00D401F1">
        <w:t xml:space="preserve"> </w:t>
      </w:r>
      <w:r w:rsidR="00C5659A">
        <w:t xml:space="preserve">you </w:t>
      </w:r>
      <w:r w:rsidRPr="00D401F1">
        <w:t xml:space="preserve">can use the optional user lockout feature provided by CSM’s default JAAS implementation of Authentication Manager. </w:t>
      </w:r>
      <w:r w:rsidR="00F228E8">
        <w:fldChar w:fldCharType="begin"/>
      </w:r>
      <w:r w:rsidR="00E250C9">
        <w:instrText xml:space="preserve"> XE "</w:instrText>
      </w:r>
      <w:r w:rsidR="001953B7" w:rsidRPr="008D2C77">
        <w:instrText>authentication</w:instrText>
      </w:r>
      <w:r w:rsidR="00E250C9" w:rsidRPr="008D2C77">
        <w:instrText xml:space="preserve"> manager:configure lock-out</w:instrText>
      </w:r>
      <w:r w:rsidR="00E250C9">
        <w:instrText xml:space="preserve">" </w:instrText>
      </w:r>
      <w:r w:rsidR="00F228E8">
        <w:fldChar w:fldCharType="end"/>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Default="00C5659A" w:rsidP="00D401F1">
      <w:pPr>
        <w:pStyle w:val="BodyText"/>
      </w:pPr>
      <w:r>
        <w:t>There are three properties (listed below) that must be properly configured in order to use the lockout manager. If any of the three do not have a valid value, the lockout manager is disabled.</w:t>
      </w:r>
      <w:r w:rsidR="00D401F1" w:rsidRPr="00D401F1">
        <w:t xml:space="preserve"> To be valid, these values must be non-zero positive integers.</w:t>
      </w:r>
    </w:p>
    <w:p w:rsidR="00D401F1" w:rsidRDefault="00D401F1" w:rsidP="00D401F1">
      <w:pPr>
        <w:pStyle w:val="ListBullet"/>
      </w:pPr>
      <w:r w:rsidRPr="00C5659A">
        <w:rPr>
          <w:rStyle w:val="CodeChar0"/>
        </w:rPr>
        <w:t>lockout-time</w:t>
      </w:r>
      <w:r>
        <w:t xml:space="preserve">: This property specifies the time </w:t>
      </w:r>
      <w:r w:rsidR="00C5659A">
        <w:t>(</w:t>
      </w:r>
      <w:r>
        <w:t>in milliseconds</w:t>
      </w:r>
      <w:r w:rsidR="00C5659A">
        <w:t>)</w:t>
      </w:r>
      <w:r>
        <w:t xml:space="preserve"> that the user will be locked out after the configured number of unsuccessful login attempts has been reached.</w:t>
      </w:r>
      <w:r w:rsidR="00C5659A">
        <w:t xml:space="preserve"> </w:t>
      </w:r>
      <w:r w:rsidR="00C5659A" w:rsidRPr="00C5659A">
        <w:rPr>
          <w:rStyle w:val="Bold"/>
        </w:rPr>
        <w:t>Default value = 1800000 milliseconds</w:t>
      </w:r>
      <w:r w:rsidR="00C5659A">
        <w:t>.</w:t>
      </w:r>
    </w:p>
    <w:p w:rsidR="00D401F1" w:rsidRDefault="00D401F1" w:rsidP="00D401F1">
      <w:pPr>
        <w:pStyle w:val="ListBullet"/>
      </w:pPr>
      <w:r w:rsidRPr="00C5659A">
        <w:rPr>
          <w:rStyle w:val="CodeChar0"/>
        </w:rPr>
        <w:t>allowed-login-time</w:t>
      </w:r>
      <w:r>
        <w:t>:  This property specifies the time in milliseconds in which the configured number of unsuccessful login attempts must occur in order to lock the user out.</w:t>
      </w:r>
      <w:r w:rsidR="00C5659A">
        <w:t xml:space="preserve"> </w:t>
      </w:r>
      <w:r w:rsidR="00C5659A" w:rsidRPr="00C5659A">
        <w:rPr>
          <w:rStyle w:val="Bold"/>
        </w:rPr>
        <w:t>Default value = 60000 milliseconds</w:t>
      </w:r>
    </w:p>
    <w:p w:rsidR="00D401F1" w:rsidRDefault="00D401F1" w:rsidP="00D401F1">
      <w:pPr>
        <w:pStyle w:val="ListBullet"/>
      </w:pPr>
      <w:r w:rsidRPr="00C5659A">
        <w:rPr>
          <w:rStyle w:val="CodeChar0"/>
        </w:rPr>
        <w:t>allowed-attempts</w:t>
      </w:r>
      <w:r>
        <w:t>: This property specifies the number of unsuccessful login attempts allowed before the user account is locked out.</w:t>
      </w:r>
      <w:r w:rsidR="00C5659A">
        <w:t xml:space="preserve"> </w:t>
      </w:r>
      <w:r w:rsidR="00C5659A" w:rsidRPr="00C5659A">
        <w:rPr>
          <w:rStyle w:val="Bold"/>
        </w:rPr>
        <w:t>Default value = 3</w:t>
      </w:r>
      <w:r w:rsidR="00C5659A" w:rsidRPr="00C5659A">
        <w:t>.</w:t>
      </w:r>
    </w:p>
    <w:p w:rsidR="00D401F1" w:rsidRDefault="00D401F1" w:rsidP="00D401F1">
      <w:pPr>
        <w:pStyle w:val="BodyText"/>
      </w:pPr>
      <w:r>
        <w:t xml:space="preserve">Alternatively, in the client application class, </w:t>
      </w:r>
      <w:r w:rsidR="00C5659A">
        <w:t xml:space="preserve">you </w:t>
      </w:r>
      <w:r>
        <w:t>can call and provide values for the lockout parameters by using the following method of SecurityServiceProvider Class:</w:t>
      </w:r>
      <w:r w:rsidR="00F228E8">
        <w:fldChar w:fldCharType="begin"/>
      </w:r>
      <w:r w:rsidR="00E250C9">
        <w:instrText xml:space="preserve"> XE "</w:instrText>
      </w:r>
      <w:r w:rsidR="00E250C9" w:rsidRPr="000C7E9B">
        <w:instrText>lock-out</w:instrText>
      </w:r>
      <w:r w:rsidR="00E250C9">
        <w:instrText xml:space="preserve">" </w:instrText>
      </w:r>
      <w:r w:rsidR="00F228E8">
        <w:fldChar w:fldCharType="end"/>
      </w:r>
    </w:p>
    <w:p w:rsidR="00D401F1" w:rsidRPr="00D401F1" w:rsidRDefault="00D401F1" w:rsidP="00C546F3">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D401F1" w:rsidRDefault="00943469" w:rsidP="00757E8C">
      <w:pPr>
        <w:pStyle w:val="Heading3"/>
      </w:pPr>
      <w:bookmarkStart w:id="934" w:name="_Toc238804842"/>
      <w:r>
        <w:lastRenderedPageBreak/>
        <w:t>RDBMS Credential Provider Properties and Login Module Configuration</w:t>
      </w:r>
      <w:bookmarkEnd w:id="934"/>
    </w:p>
    <w:p w:rsidR="00943469" w:rsidRDefault="00943469" w:rsidP="00943469">
      <w:pPr>
        <w:pStyle w:val="BodyText"/>
      </w:pPr>
      <w:r>
        <w:t xml:space="preserve">In order to authenticate using </w:t>
      </w:r>
      <w:r w:rsidR="00905F83">
        <w:t>an</w:t>
      </w:r>
      <w:r>
        <w:t xml:space="preserve"> RDBMS database, developers must provide:</w:t>
      </w:r>
      <w:r w:rsidR="00E250C9" w:rsidRP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171128">
        <w:instrText>RDBMS:login module</w:instrText>
      </w:r>
      <w:r w:rsidR="00E250C9">
        <w:instrText xml:space="preserve">" </w:instrText>
      </w:r>
      <w:r w:rsidR="00F228E8">
        <w:fldChar w:fldCharType="end"/>
      </w:r>
    </w:p>
    <w:p w:rsidR="00943469" w:rsidRDefault="00943469" w:rsidP="00943469">
      <w:pPr>
        <w:pStyle w:val="ListBullet"/>
      </w:pPr>
      <w:r>
        <w:t>The details about the database,</w:t>
      </w:r>
    </w:p>
    <w:p w:rsidR="00943469" w:rsidRDefault="00943469" w:rsidP="00943469">
      <w:pPr>
        <w:pStyle w:val="ListBullet"/>
      </w:pPr>
      <w:r>
        <w:t>The actual query which will make the database calls.</w:t>
      </w:r>
    </w:p>
    <w:p w:rsidR="00943469" w:rsidRDefault="00943469" w:rsidP="00943469">
      <w:pPr>
        <w:pStyle w:val="BodyText"/>
      </w:pPr>
      <w:r>
        <w:t xml:space="preserve">The CSM goal is to make authentication work with any compatible application or credential provider. </w:t>
      </w:r>
      <w:r w:rsidR="00905F83">
        <w:t>To do this,</w:t>
      </w:r>
      <w:r>
        <w:t xml:space="preserve"> </w:t>
      </w:r>
      <w:r w:rsidR="00905F83">
        <w:t xml:space="preserve">CSM uses </w:t>
      </w:r>
      <w:r>
        <w:t>the same Login Modules to perform authentication</w:t>
      </w:r>
      <w:r w:rsidR="00905F83">
        <w:t>,</w:t>
      </w:r>
      <w:r>
        <w:t xml:space="preserve"> </w:t>
      </w:r>
      <w:r w:rsidR="00905F83">
        <w:t>requiring these modules</w:t>
      </w:r>
      <w:r>
        <w:t xml:space="preserve"> </w:t>
      </w:r>
      <w:r w:rsidR="00905F83">
        <w:t xml:space="preserve">to </w:t>
      </w:r>
      <w:r>
        <w:t xml:space="preserve">possess a standard set of properties. </w:t>
      </w:r>
    </w:p>
    <w:p w:rsidR="00943469" w:rsidRDefault="00943469" w:rsidP="00943469">
      <w:pPr>
        <w:pStyle w:val="BodyText"/>
      </w:pPr>
      <w:r>
        <w:t>The properties needed to establish a connection to the database include:</w:t>
      </w:r>
    </w:p>
    <w:p w:rsidR="00943469" w:rsidRDefault="00943469" w:rsidP="00943469">
      <w:pPr>
        <w:pStyle w:val="ListBullet"/>
      </w:pPr>
      <w:r w:rsidRPr="00905F83">
        <w:rPr>
          <w:rStyle w:val="Bold"/>
        </w:rPr>
        <w:t>Driver</w:t>
      </w:r>
      <w:r>
        <w:t xml:space="preserve"> - The database driver loaded in memory to perform database operations</w:t>
      </w:r>
      <w:r w:rsidR="00905F83">
        <w:t>.</w:t>
      </w:r>
    </w:p>
    <w:p w:rsidR="00943469" w:rsidRDefault="00943469" w:rsidP="00943469">
      <w:pPr>
        <w:pStyle w:val="ListBullet"/>
      </w:pPr>
      <w:r w:rsidRPr="00905F83">
        <w:rPr>
          <w:rStyle w:val="Bold"/>
        </w:rPr>
        <w:t>URL</w:t>
      </w:r>
      <w:r>
        <w:t xml:space="preserve"> - The URL used to locate and connect to the database</w:t>
      </w:r>
      <w:r w:rsidR="00905F83">
        <w:t>.</w:t>
      </w:r>
    </w:p>
    <w:p w:rsidR="00943469" w:rsidRDefault="00943469" w:rsidP="00943469">
      <w:pPr>
        <w:pStyle w:val="ListBullet"/>
      </w:pPr>
      <w:r w:rsidRPr="00905F83">
        <w:rPr>
          <w:rStyle w:val="Bold"/>
        </w:rPr>
        <w:t>User</w:t>
      </w:r>
      <w:r>
        <w:t xml:space="preserve"> - The user name used to connect to the database</w:t>
      </w:r>
      <w:r w:rsidR="00905F83">
        <w:t>.</w:t>
      </w:r>
    </w:p>
    <w:p w:rsidR="00943469" w:rsidRDefault="00943469" w:rsidP="00943469">
      <w:pPr>
        <w:pStyle w:val="ListBullet"/>
      </w:pPr>
      <w:r w:rsidRPr="00905F83">
        <w:rPr>
          <w:rStyle w:val="Bold"/>
        </w:rPr>
        <w:t>Password</w:t>
      </w:r>
      <w:r>
        <w:t xml:space="preserve"> - The password used to connect to the database</w:t>
      </w:r>
      <w:r w:rsidR="00905F83">
        <w:t>.</w:t>
      </w:r>
    </w:p>
    <w:p w:rsidR="00943469" w:rsidRDefault="00943469" w:rsidP="00943469">
      <w:pPr>
        <w:pStyle w:val="BodyText"/>
      </w:pPr>
      <w:r>
        <w:t xml:space="preserve">The following property provides the </w:t>
      </w:r>
      <w:r w:rsidR="00905F83">
        <w:t xml:space="preserve">database </w:t>
      </w:r>
      <w:r>
        <w:t xml:space="preserve">query to be used </w:t>
      </w:r>
      <w:r w:rsidR="00905F83">
        <w:t>to retrieve the user:</w:t>
      </w:r>
    </w:p>
    <w:p w:rsidR="00943469" w:rsidRDefault="00943469" w:rsidP="00943469">
      <w:pPr>
        <w:pStyle w:val="ListBullet"/>
      </w:pPr>
      <w:r w:rsidRPr="00905F83">
        <w:rPr>
          <w:rStyle w:val="Bold"/>
        </w:rPr>
        <w:t>Query</w:t>
      </w:r>
      <w:r>
        <w:t xml:space="preserve"> - The query </w:t>
      </w:r>
      <w:r w:rsidR="00905F83">
        <w:t>that</w:t>
      </w:r>
      <w:r>
        <w:t xml:space="preserve"> will be fired against the RDBMS tables to verify the user </w:t>
      </w:r>
      <w:r w:rsidR="00905F83">
        <w:t>ID</w:t>
      </w:r>
      <w:r>
        <w:t xml:space="preserve"> and the password passed for authentication</w:t>
      </w:r>
      <w:r w:rsidR="00905F83">
        <w:t>.</w:t>
      </w:r>
    </w:p>
    <w:p w:rsidR="00943469" w:rsidRDefault="00943469" w:rsidP="00943469">
      <w:pPr>
        <w:pStyle w:val="BodyText"/>
      </w:pPr>
      <w:r>
        <w:t>Th</w:t>
      </w:r>
      <w:r w:rsidR="00905F83">
        <w:t xml:space="preserve">e next </w:t>
      </w:r>
      <w:r>
        <w:t>section</w:t>
      </w:r>
      <w:r w:rsidR="00905F83">
        <w:t>s provide instructions for configuring a login module</w:t>
      </w:r>
      <w:r>
        <w:t xml:space="preserve"> using </w:t>
      </w:r>
      <w:r w:rsidR="00905F83">
        <w:t xml:space="preserve">either </w:t>
      </w:r>
      <w:r>
        <w:t xml:space="preserve">JAAS or the JBoss </w:t>
      </w:r>
      <w:r w:rsidRPr="00905F83">
        <w:rPr>
          <w:rStyle w:val="Emphasis"/>
        </w:rPr>
        <w:t>login-config.xml</w:t>
      </w:r>
      <w:r>
        <w:t xml:space="preserve"> file.</w:t>
      </w:r>
    </w:p>
    <w:p w:rsidR="00943469" w:rsidRDefault="00A34675" w:rsidP="00A34675">
      <w:pPr>
        <w:pStyle w:val="Heading4"/>
      </w:pPr>
      <w:r>
        <w:t>Configuring a</w:t>
      </w:r>
      <w:r w:rsidR="006426C3">
        <w:t>n RDBMS</w:t>
      </w:r>
      <w:r>
        <w:t xml:space="preserve"> Login Module in JAAS</w:t>
      </w:r>
    </w:p>
    <w:p w:rsidR="00A34675" w:rsidRDefault="00A34675" w:rsidP="00A34675">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4A4E46">
        <w:instrText>JAAS:RDBMS login module</w:instrText>
      </w:r>
      <w:r w:rsidR="00E250C9">
        <w:instrText xml:space="preserve">" </w:instrText>
      </w:r>
      <w:r w:rsidR="00F228E8">
        <w:fldChar w:fldCharType="end"/>
      </w:r>
    </w:p>
    <w:p w:rsidR="00A34675" w:rsidRDefault="00A34675" w:rsidP="00A34675">
      <w:pPr>
        <w:pStyle w:val="BodyText"/>
      </w:pPr>
      <w:r>
        <w:t xml:space="preserve">The general format for making an entry into </w:t>
      </w:r>
      <w:r w:rsidR="003958BF">
        <w:t>the configuration files is shown below:</w:t>
      </w:r>
    </w:p>
    <w:p w:rsidR="00195D94" w:rsidRPr="00905F83" w:rsidRDefault="00195D94" w:rsidP="00C546F3">
      <w:pPr>
        <w:pStyle w:val="Classfilesample"/>
      </w:pPr>
      <w:r w:rsidRPr="00905F83">
        <w:t>Application 1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Application 2 {</w:t>
      </w:r>
    </w:p>
    <w:p w:rsidR="00195D94" w:rsidRPr="00905F83" w:rsidRDefault="00195D94" w:rsidP="00C546F3">
      <w:pPr>
        <w:pStyle w:val="Classfilesample"/>
      </w:pPr>
      <w:r w:rsidRPr="00905F83">
        <w:t xml:space="preserve">          ModuleClass  Flag    ModuleOptions;</w:t>
      </w:r>
    </w:p>
    <w:p w:rsidR="00195D94" w:rsidRPr="00905F83" w:rsidRDefault="00195D94" w:rsidP="00C546F3">
      <w:pPr>
        <w:pStyle w:val="Classfilesample"/>
      </w:pPr>
      <w:r w:rsidRPr="00905F83">
        <w:t xml:space="preserve">          ...</w:t>
      </w:r>
    </w:p>
    <w:p w:rsidR="00195D94" w:rsidRPr="00905F83" w:rsidRDefault="00195D94" w:rsidP="00C546F3">
      <w:pPr>
        <w:pStyle w:val="Classfilesample"/>
      </w:pPr>
      <w:r w:rsidRPr="00905F83">
        <w:t xml:space="preserve">      };</w:t>
      </w:r>
    </w:p>
    <w:p w:rsidR="00A34675" w:rsidRPr="00905F83" w:rsidRDefault="00A34675" w:rsidP="00C546F3">
      <w:pPr>
        <w:pStyle w:val="Classfilesample"/>
      </w:pPr>
      <w:r w:rsidRPr="00905F83">
        <w:t>Application 1 {</w:t>
      </w:r>
      <w:r w:rsidRPr="00905F83">
        <w:br/>
      </w:r>
    </w:p>
    <w:p w:rsidR="009E5872" w:rsidRDefault="00A34675" w:rsidP="00C546F3">
      <w:pPr>
        <w:pStyle w:val="BodyText"/>
        <w:keepNext/>
        <w:keepLines/>
      </w:pPr>
      <w:r w:rsidRPr="00A34675">
        <w:t xml:space="preserve">For </w:t>
      </w:r>
      <w:r w:rsidR="00337233">
        <w:t>“</w:t>
      </w:r>
      <w:r w:rsidRPr="00A34675">
        <w:t>abcapp</w:t>
      </w:r>
      <w:r w:rsidR="008B318A" w:rsidRPr="00A34675">
        <w:t>”,</w:t>
      </w:r>
      <w:r w:rsidRPr="00A34675">
        <w:t xml:space="preserve"> which uses </w:t>
      </w:r>
      <w:r w:rsidRPr="003958BF">
        <w:rPr>
          <w:rStyle w:val="Emphasis"/>
        </w:rPr>
        <w:t>RDBMSLoginModule</w:t>
      </w:r>
      <w:r w:rsidRPr="00A34675">
        <w:t xml:space="preserve">, the JAAS configuration file </w:t>
      </w:r>
      <w:r w:rsidR="003958BF">
        <w:t>entry would appear as follows:</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p>
    <w:p w:rsidR="00A34675" w:rsidRPr="00D5600E" w:rsidRDefault="00A34675" w:rsidP="00C546F3">
      <w:pPr>
        <w:pStyle w:val="Classfilesample"/>
      </w:pPr>
      <w:r w:rsidRPr="00D5600E">
        <w:rPr>
          <w:highlight w:val="white"/>
        </w:rPr>
        <w:t>abcapp</w:t>
      </w:r>
    </w:p>
    <w:p w:rsidR="00A34675" w:rsidRPr="00D5600E" w:rsidRDefault="00A34675" w:rsidP="00C546F3">
      <w:pPr>
        <w:pStyle w:val="Classfilesample"/>
      </w:pPr>
      <w:r w:rsidRPr="00D5600E">
        <w:rPr>
          <w:highlight w:val="white"/>
        </w:rPr>
        <w:lastRenderedPageBreak/>
        <w:t>{</w:t>
      </w:r>
    </w:p>
    <w:p w:rsidR="00A34675" w:rsidRPr="00D5600E" w:rsidRDefault="00C546F3" w:rsidP="00C546F3">
      <w:pPr>
        <w:pStyle w:val="Classfilesample"/>
        <w:rPr>
          <w:highlight w:val="white"/>
        </w:rPr>
      </w:pPr>
      <w:r>
        <w:rPr>
          <w:highlight w:val="white"/>
        </w:rPr>
        <w:tab/>
      </w:r>
      <w:r w:rsidR="00A34675" w:rsidRPr="00D5600E">
        <w:rPr>
          <w:highlight w:val="white"/>
        </w:rPr>
        <w:t xml:space="preserve">gov.nih.nci.security.authentication.loginmodules.RDBMSLoginModule Required </w:t>
      </w:r>
    </w:p>
    <w:p w:rsidR="00A34675" w:rsidRPr="00D5600E" w:rsidRDefault="00C546F3" w:rsidP="00C546F3">
      <w:pPr>
        <w:pStyle w:val="Classfilesample"/>
        <w:rPr>
          <w:highlight w:val="white"/>
        </w:rPr>
      </w:pPr>
      <w:r>
        <w:rPr>
          <w:highlight w:val="white"/>
        </w:rPr>
        <w:tab/>
      </w:r>
      <w:r w:rsidR="00A34675" w:rsidRPr="00D5600E">
        <w:rPr>
          <w:highlight w:val="white"/>
        </w:rPr>
        <w:t xml:space="preserve">driver="oracle.jdbc.driver.OracleDriver" </w:t>
      </w:r>
    </w:p>
    <w:p w:rsidR="00A34675" w:rsidRPr="00D5600E" w:rsidRDefault="00C546F3" w:rsidP="00C546F3">
      <w:pPr>
        <w:pStyle w:val="Classfilesample"/>
        <w:rPr>
          <w:highlight w:val="white"/>
        </w:rPr>
      </w:pPr>
      <w:r>
        <w:rPr>
          <w:highlight w:val="white"/>
        </w:rPr>
        <w:tab/>
      </w:r>
      <w:r w:rsidR="00A34675" w:rsidRPr="00D5600E">
        <w:rPr>
          <w:highlight w:val="white"/>
        </w:rPr>
        <w:t xml:space="preserve">url="jdbc:oracle:thin:@oracle_db_server:1521:abcappdb" </w:t>
      </w:r>
    </w:p>
    <w:p w:rsidR="00A34675" w:rsidRPr="00D5600E" w:rsidRDefault="00C546F3" w:rsidP="00C546F3">
      <w:pPr>
        <w:pStyle w:val="Classfilesample"/>
        <w:rPr>
          <w:highlight w:val="white"/>
        </w:rPr>
      </w:pPr>
      <w:r>
        <w:rPr>
          <w:highlight w:val="white"/>
        </w:rPr>
        <w:tab/>
      </w:r>
      <w:r w:rsidR="00A34675" w:rsidRPr="00D5600E">
        <w:rPr>
          <w:highlight w:val="white"/>
        </w:rPr>
        <w:t xml:space="preserve">user="USERNAME" </w:t>
      </w:r>
    </w:p>
    <w:p w:rsidR="00A34675" w:rsidRPr="00D5600E" w:rsidRDefault="00C546F3" w:rsidP="00C546F3">
      <w:pPr>
        <w:pStyle w:val="Classfilesample"/>
        <w:rPr>
          <w:highlight w:val="white"/>
        </w:rPr>
      </w:pPr>
      <w:r>
        <w:rPr>
          <w:highlight w:val="white"/>
        </w:rPr>
        <w:tab/>
      </w:r>
      <w:r w:rsidR="00A34675" w:rsidRPr="00D5600E">
        <w:rPr>
          <w:highlight w:val="white"/>
        </w:rPr>
        <w:t xml:space="preserve">passwd="PASSWORD" </w:t>
      </w:r>
    </w:p>
    <w:p w:rsidR="00A34675" w:rsidRPr="00D5600E" w:rsidRDefault="00C546F3" w:rsidP="00C546F3">
      <w:pPr>
        <w:pStyle w:val="Classfilesample"/>
      </w:pPr>
      <w:r>
        <w:rPr>
          <w:highlight w:val="white"/>
        </w:rPr>
        <w:tab/>
      </w:r>
      <w:r w:rsidR="00A34675" w:rsidRPr="00D5600E">
        <w:rPr>
          <w:highlight w:val="white"/>
        </w:rPr>
        <w:t>query="SELECT * FROM users WHERE username=? and password=?"</w:t>
      </w:r>
    </w:p>
    <w:p w:rsidR="00A34675" w:rsidRPr="00D5600E" w:rsidRDefault="00A34675" w:rsidP="00C546F3">
      <w:pPr>
        <w:pStyle w:val="Classfilesample"/>
      </w:pPr>
      <w:r w:rsidRPr="00D5600E">
        <w:rPr>
          <w:highlight w:val="white"/>
        </w:rPr>
        <w:t>}</w:t>
      </w:r>
    </w:p>
    <w:p w:rsidR="004321D3" w:rsidRDefault="004321D3" w:rsidP="00A34675">
      <w:pPr>
        <w:pStyle w:val="BodyText"/>
      </w:pPr>
    </w:p>
    <w:p w:rsidR="00A34675" w:rsidRDefault="00A34675" w:rsidP="00A34675">
      <w:pPr>
        <w:pStyle w:val="BodyText"/>
      </w:pPr>
      <w:r>
        <w:t>The configuration file entry</w:t>
      </w:r>
      <w:r w:rsidR="003958BF">
        <w:t xml:space="preserve"> shown above</w:t>
      </w:r>
      <w:r>
        <w:t xml:space="preserve"> contains the following:</w:t>
      </w:r>
    </w:p>
    <w:p w:rsidR="00A34675" w:rsidRDefault="00A34675" w:rsidP="00A34675">
      <w:pPr>
        <w:pStyle w:val="ListBullet"/>
      </w:pPr>
      <w:r>
        <w:t xml:space="preserve">The </w:t>
      </w:r>
      <w:r w:rsidRPr="00337233">
        <w:rPr>
          <w:rStyle w:val="Bold"/>
        </w:rPr>
        <w:t>application</w:t>
      </w:r>
      <w:r>
        <w:t xml:space="preserve"> is </w:t>
      </w:r>
      <w:r w:rsidRPr="003958BF">
        <w:rPr>
          <w:rStyle w:val="Emphasis"/>
        </w:rPr>
        <w:t>abcapp</w:t>
      </w:r>
      <w:r>
        <w:t xml:space="preserve">. </w:t>
      </w:r>
    </w:p>
    <w:p w:rsidR="00A34675" w:rsidRDefault="00A34675" w:rsidP="00A34675">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003958BF" w:rsidRPr="003958BF">
        <w:t>.</w:t>
      </w:r>
      <w:r>
        <w:t xml:space="preserve"> </w:t>
      </w:r>
    </w:p>
    <w:p w:rsidR="00A34675" w:rsidRDefault="00A34675" w:rsidP="00A34675">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A34675" w:rsidRDefault="00A34675" w:rsidP="00A34675">
      <w:pPr>
        <w:pStyle w:val="ListBullet"/>
      </w:pPr>
      <w:r>
        <w:t xml:space="preserve">The </w:t>
      </w:r>
      <w:r w:rsidRPr="00337233">
        <w:rPr>
          <w:rStyle w:val="Bold"/>
        </w:rPr>
        <w:t>ModuleOptions</w:t>
      </w:r>
      <w:r>
        <w:t xml:space="preserve"> are a set of parameters </w:t>
      </w:r>
      <w:r w:rsidR="003958BF">
        <w:t>that</w:t>
      </w:r>
      <w:r>
        <w:t xml:space="preserve"> are passed to the </w:t>
      </w:r>
      <w:r w:rsidRPr="003958BF">
        <w:rPr>
          <w:rStyle w:val="Emphasis"/>
        </w:rPr>
        <w:t>ModuleClass</w:t>
      </w:r>
      <w:r>
        <w:t xml:space="preserve"> to perform its actions.</w:t>
      </w:r>
    </w:p>
    <w:p w:rsidR="00A34675" w:rsidRDefault="00337233" w:rsidP="00A34675">
      <w:pPr>
        <w:pStyle w:val="ListBullet"/>
      </w:pPr>
      <w:r>
        <w:t>T</w:t>
      </w:r>
      <w:r w:rsidR="00A34675">
        <w:t xml:space="preserve">he </w:t>
      </w:r>
      <w:r w:rsidR="00A34675" w:rsidRPr="00337233">
        <w:rPr>
          <w:rStyle w:val="Bold"/>
        </w:rPr>
        <w:t xml:space="preserve">database </w:t>
      </w:r>
      <w:r w:rsidRPr="00337233">
        <w:rPr>
          <w:rStyle w:val="Bold"/>
        </w:rPr>
        <w:t>driver</w:t>
      </w:r>
      <w:r>
        <w:t xml:space="preserve"> is </w:t>
      </w:r>
      <w:r w:rsidR="00A34675">
        <w:t>passed as:</w:t>
      </w:r>
      <w:r>
        <w:br/>
      </w:r>
      <w:r w:rsidR="00A34675" w:rsidRPr="003958BF">
        <w:rPr>
          <w:rStyle w:val="Emphasis"/>
        </w:rPr>
        <w:t>driver="oracle.jdbc.driver.OracleDriver"</w:t>
      </w:r>
      <w:r w:rsidR="003958BF" w:rsidRPr="003958BF">
        <w:t>.</w:t>
      </w:r>
    </w:p>
    <w:p w:rsidR="00A34675" w:rsidRDefault="003958BF" w:rsidP="00A34675">
      <w:pPr>
        <w:pStyle w:val="ListBullet"/>
      </w:pPr>
      <w:r>
        <w:t xml:space="preserve">The </w:t>
      </w:r>
      <w:r w:rsidRPr="00337233">
        <w:rPr>
          <w:rStyle w:val="Bold"/>
        </w:rPr>
        <w:t>URL</w:t>
      </w:r>
      <w:r>
        <w:t xml:space="preserve"> for the database is: </w:t>
      </w:r>
      <w:r w:rsidR="00A34675" w:rsidRPr="003958BF">
        <w:rPr>
          <w:rStyle w:val="Emphasis"/>
        </w:rPr>
        <w:t>url="jdbc:oracle:thin:@oracle_db_server.nci.nih.gov:1521:abcappdb"</w:t>
      </w:r>
    </w:p>
    <w:p w:rsidR="00A34675" w:rsidRDefault="003958BF" w:rsidP="00A34675">
      <w:pPr>
        <w:pStyle w:val="ListBullet"/>
      </w:pPr>
      <w:r>
        <w:t>The</w:t>
      </w:r>
      <w:r w:rsidR="00337233">
        <w:t xml:space="preserve"> </w:t>
      </w:r>
      <w:r w:rsidR="00337233" w:rsidRPr="00337233">
        <w:rPr>
          <w:rStyle w:val="Bold"/>
        </w:rPr>
        <w:t>User</w:t>
      </w:r>
      <w:r w:rsidR="00337233">
        <w:t xml:space="preserve"> (user ID)</w:t>
      </w:r>
      <w:r>
        <w:t xml:space="preserve"> is passed as: </w:t>
      </w:r>
      <w:r w:rsidR="00A34675" w:rsidRPr="003958BF">
        <w:rPr>
          <w:rStyle w:val="Emphasis"/>
        </w:rPr>
        <w:t>user="USERNAME"</w:t>
      </w:r>
    </w:p>
    <w:p w:rsidR="00A34675" w:rsidRDefault="003958BF" w:rsidP="00A34675">
      <w:pPr>
        <w:pStyle w:val="ListBullet"/>
      </w:pPr>
      <w:r>
        <w:t xml:space="preserve">The </w:t>
      </w:r>
      <w:r w:rsidR="00337233" w:rsidRPr="00337233">
        <w:rPr>
          <w:rStyle w:val="Bold"/>
        </w:rPr>
        <w:t>P</w:t>
      </w:r>
      <w:r w:rsidRPr="00337233">
        <w:rPr>
          <w:rStyle w:val="Bold"/>
        </w:rPr>
        <w:t>assword</w:t>
      </w:r>
      <w:r>
        <w:t xml:space="preserve"> </w:t>
      </w:r>
      <w:r w:rsidR="00337233">
        <w:t xml:space="preserve">given </w:t>
      </w:r>
      <w:r>
        <w:t xml:space="preserve">is passed as: </w:t>
      </w:r>
      <w:r w:rsidR="00A34675" w:rsidRPr="003958BF">
        <w:rPr>
          <w:rStyle w:val="Emphasis"/>
        </w:rPr>
        <w:t>passwd="PASSWORD"</w:t>
      </w:r>
    </w:p>
    <w:p w:rsidR="00A34675" w:rsidRDefault="003958BF" w:rsidP="003958BF">
      <w:pPr>
        <w:pStyle w:val="ListBullet"/>
      </w:pPr>
      <w:r>
        <w:t xml:space="preserve">The </w:t>
      </w:r>
      <w:r w:rsidR="00337233" w:rsidRPr="00337233">
        <w:rPr>
          <w:rStyle w:val="Bold"/>
        </w:rPr>
        <w:t>Query</w:t>
      </w:r>
      <w:r>
        <w:t xml:space="preserve"> sent to the database to verify the user is: </w:t>
      </w:r>
      <w:r w:rsidR="00A34675">
        <w:t xml:space="preserve"> </w:t>
      </w:r>
      <w:r>
        <w:br/>
      </w:r>
      <w:r w:rsidR="00A34675" w:rsidRPr="003958BF">
        <w:rPr>
          <w:rStyle w:val="Emphasis"/>
        </w:rPr>
        <w:t>query="SELECT * FROM users WHERE username=? and password=?"</w:t>
      </w:r>
    </w:p>
    <w:p w:rsidR="003958BF" w:rsidRDefault="003958BF" w:rsidP="00A34675">
      <w:pPr>
        <w:pStyle w:val="BodyText"/>
      </w:pPr>
      <w:r>
        <w:t>The example shown indicates that</w:t>
      </w:r>
      <w:r w:rsidR="00A34675">
        <w:t xml:space="preserve"> since </w:t>
      </w:r>
      <w:r>
        <w:t>the “abcapp”</w:t>
      </w:r>
      <w:r w:rsidR="00A34675">
        <w:t xml:space="preserve"> application has only one credential provider, only one corresponding entry </w:t>
      </w:r>
      <w:r>
        <w:t>is</w:t>
      </w:r>
      <w:r w:rsidR="00A34675">
        <w:t xml:space="preserve"> made in the configuration file. </w:t>
      </w:r>
    </w:p>
    <w:p w:rsidR="00A34675" w:rsidRDefault="00A34675" w:rsidP="00A34675">
      <w:pPr>
        <w:pStyle w:val="BodyText"/>
      </w:pPr>
      <w:r>
        <w:t xml:space="preserve">If the application uses multiple credential </w:t>
      </w:r>
      <w:r w:rsidR="003958BF">
        <w:t>providers, the LoginModule</w:t>
      </w:r>
      <w:r>
        <w:t>s can be stacked.</w:t>
      </w:r>
      <w:r w:rsidR="003958BF">
        <w:t xml:space="preserve"> In addition, as shown by the generic format for the configuration file (seen on the previous page), a</w:t>
      </w:r>
      <w:r>
        <w:t xml:space="preserve"> single configuration file can contain entries for multiple applications.</w:t>
      </w:r>
      <w:r w:rsidR="00337233">
        <w:t xml:space="preserve"> </w:t>
      </w:r>
    </w:p>
    <w:p w:rsidR="00A34675" w:rsidRDefault="00A34675" w:rsidP="00B83E13">
      <w:pPr>
        <w:pStyle w:val="Heading4"/>
      </w:pPr>
      <w:r>
        <w:t>Configuring a</w:t>
      </w:r>
      <w:r w:rsidR="006426C3">
        <w:t>n RDBMS</w:t>
      </w:r>
      <w:r>
        <w:t xml:space="preserve"> Login Module in JBOSS</w:t>
      </w:r>
    </w:p>
    <w:p w:rsidR="00195D94" w:rsidRDefault="00792113" w:rsidP="00B83E13">
      <w:pPr>
        <w:pStyle w:val="BodyText"/>
        <w:keepNext/>
      </w:pPr>
      <w:r>
        <w:t xml:space="preserve">If the application uses a JBoss server, you </w:t>
      </w:r>
      <w:r w:rsidR="00337233">
        <w:t>can configure a login module by using</w:t>
      </w:r>
      <w:r w:rsidR="00195D94">
        <w:t xml:space="preserve"> the JBoss </w:t>
      </w:r>
      <w:r w:rsidR="00195D94" w:rsidRPr="00337233">
        <w:rPr>
          <w:rStyle w:val="CodeChar0"/>
        </w:rPr>
        <w:t>login-config.xml</w:t>
      </w:r>
      <w:r w:rsidR="00195D94">
        <w:t xml:space="preserve"> file</w:t>
      </w:r>
      <w:r w:rsidR="00337233">
        <w:t>,</w:t>
      </w:r>
      <w:r w:rsidR="00195D94">
        <w:t xml:space="preserve"> located at</w:t>
      </w:r>
      <w:r w:rsidR="00337233">
        <w:t>:</w:t>
      </w:r>
      <w:r w:rsidR="00195D94">
        <w:t xml:space="preserve"> </w:t>
      </w:r>
      <w:r w:rsidR="00195D94" w:rsidRPr="00337233">
        <w:rPr>
          <w:rStyle w:val="Emphasis"/>
        </w:rPr>
        <w:t>{jboss-home}\server\{server-name}\conf\login-config.xml</w:t>
      </w:r>
      <w:r w:rsidR="00195D94">
        <w:t>.</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0F7CDE">
        <w:instrText>RDBMS:login module</w:instrText>
      </w:r>
      <w:r w:rsidR="00E250C9">
        <w:instrText xml:space="preserve">" </w:instrText>
      </w:r>
      <w:r w:rsidR="00F228E8">
        <w:fldChar w:fldCharType="end"/>
      </w:r>
      <w:r w:rsidR="00F228E8">
        <w:fldChar w:fldCharType="begin"/>
      </w:r>
      <w:r w:rsidR="00E250C9">
        <w:instrText xml:space="preserve"> XE "</w:instrText>
      </w:r>
      <w:r w:rsidR="00E250C9" w:rsidRPr="00090D08">
        <w:instrText>JBoss:RDBMS login module</w:instrText>
      </w:r>
      <w:r w:rsidR="00E250C9">
        <w:instrText xml:space="preserve">" </w:instrText>
      </w:r>
      <w:r w:rsidR="00F228E8">
        <w:fldChar w:fldCharType="end"/>
      </w:r>
    </w:p>
    <w:p w:rsidR="00195D94" w:rsidRPr="00150B0B" w:rsidRDefault="00337233" w:rsidP="00337233">
      <w:pPr>
        <w:pStyle w:val="BodyText"/>
        <w:keepNext/>
        <w:keepLines/>
        <w:rPr>
          <w:rFonts w:ascii="Calibri" w:hAnsi="Calibri"/>
          <w:sz w:val="24"/>
        </w:rPr>
      </w:pPr>
      <w:r>
        <w:t>The example below shows how the</w:t>
      </w:r>
      <w:r w:rsidR="00195D94">
        <w:t xml:space="preserve"> entry for the </w:t>
      </w:r>
      <w:r>
        <w:t>“</w:t>
      </w:r>
      <w:r w:rsidR="00195D94">
        <w:t>abcapp</w:t>
      </w:r>
      <w:r>
        <w:t>”</w:t>
      </w:r>
      <w:r w:rsidR="00195D94">
        <w:t xml:space="preserve"> application</w:t>
      </w:r>
      <w:r>
        <w:t xml:space="preserve"> would appear</w:t>
      </w:r>
      <w:r w:rsidR="00195D94">
        <w:t xml:space="preserve">: </w:t>
      </w:r>
    </w:p>
    <w:p w:rsidR="00195D94" w:rsidRDefault="00195D94" w:rsidP="00C546F3">
      <w:pPr>
        <w:pStyle w:val="Classfilesample"/>
      </w:pPr>
      <w:r>
        <w:t>&lt;application-policy name = "abcapp"&gt;</w:t>
      </w:r>
    </w:p>
    <w:p w:rsidR="00195D94" w:rsidRDefault="00195D94" w:rsidP="00C546F3">
      <w:pPr>
        <w:pStyle w:val="Classfilesample"/>
      </w:pPr>
      <w:r>
        <w:t xml:space="preserve">   &lt;authentication&gt;</w:t>
      </w:r>
    </w:p>
    <w:p w:rsidR="00195D94" w:rsidRDefault="00195D94" w:rsidP="00C546F3">
      <w:pPr>
        <w:pStyle w:val="Classfilesample"/>
      </w:pPr>
      <w:r>
        <w:lastRenderedPageBreak/>
        <w:t xml:space="preserve">      &lt;login-module code = "gov.nih.nci.security.authentication.loginmodules.RDBMSLoginModule" flag = "required" &gt;</w:t>
      </w:r>
    </w:p>
    <w:p w:rsidR="00195D94" w:rsidRDefault="00195D94" w:rsidP="00C546F3">
      <w:pPr>
        <w:pStyle w:val="Classfilesample"/>
      </w:pPr>
      <w:r>
        <w:t xml:space="preserve">          &lt;module-option name="driver"&gt; oracle.jdbc.driver.OracleDriver&lt;/module-option&gt;</w:t>
      </w:r>
    </w:p>
    <w:p w:rsidR="00195D94" w:rsidRDefault="00195D94" w:rsidP="00C546F3">
      <w:pPr>
        <w:pStyle w:val="Classfilesample"/>
      </w:pPr>
      <w:r>
        <w:t xml:space="preserve">          &lt;module-option name="url"&gt;jdbc:oracle:thin:@oracle_db_server:1521:abcappdb&lt;/module-option&gt;</w:t>
      </w:r>
    </w:p>
    <w:p w:rsidR="00195D94" w:rsidRDefault="00195D94" w:rsidP="00C546F3">
      <w:pPr>
        <w:pStyle w:val="Classfilesample"/>
      </w:pPr>
      <w:r>
        <w:t xml:space="preserve">          &lt;module-option name="user"&gt;USERNAME&lt;/module-option&gt;</w:t>
      </w:r>
    </w:p>
    <w:p w:rsidR="00195D94" w:rsidRDefault="00195D94" w:rsidP="00C546F3">
      <w:pPr>
        <w:pStyle w:val="Classfilesample"/>
      </w:pPr>
      <w:r>
        <w:t xml:space="preserve">          &lt;module-option name="passwd"&gt;PASSWORD&lt;/module-option&gt;</w:t>
      </w:r>
    </w:p>
    <w:p w:rsidR="00195D94" w:rsidRDefault="00195D94" w:rsidP="00C546F3">
      <w:pPr>
        <w:pStyle w:val="Classfilesample"/>
      </w:pPr>
      <w:r>
        <w:t xml:space="preserve">          &lt;module-option name="query"&gt;SELECT * FROM users WHERE username=? and password=?&lt;/module-option&gt;</w:t>
      </w:r>
    </w:p>
    <w:p w:rsidR="00195D94" w:rsidRDefault="00195D94" w:rsidP="00C546F3">
      <w:pPr>
        <w:pStyle w:val="Classfilesample"/>
      </w:pPr>
      <w:r>
        <w:t xml:space="preserve">     &lt;module-option name="encryption-enable</w:t>
      </w:r>
      <w:r w:rsidR="00F322C4">
        <w:t>d</w:t>
      </w:r>
      <w:r>
        <w:t>"&gt;YES&lt;/module-option&gt;</w:t>
      </w:r>
    </w:p>
    <w:p w:rsidR="00195D94" w:rsidRDefault="00195D94" w:rsidP="00C546F3">
      <w:pPr>
        <w:pStyle w:val="Classfilesample"/>
      </w:pPr>
      <w:r>
        <w:t xml:space="preserve">    &lt;/login-module&gt;</w:t>
      </w:r>
    </w:p>
    <w:p w:rsidR="00195D94" w:rsidRDefault="00195D94" w:rsidP="00C546F3">
      <w:pPr>
        <w:pStyle w:val="Classfilesample"/>
      </w:pPr>
      <w:r>
        <w:t xml:space="preserve">  &lt;/authentication&gt;</w:t>
      </w:r>
    </w:p>
    <w:p w:rsidR="00A34675" w:rsidRDefault="00195D94" w:rsidP="00C546F3">
      <w:pPr>
        <w:pStyle w:val="Classfilesample"/>
      </w:pPr>
      <w:r>
        <w:t>&lt;/application-policy&gt;</w:t>
      </w:r>
    </w:p>
    <w:p w:rsidR="00A34675" w:rsidRDefault="00A34675" w:rsidP="00A34675">
      <w:pPr>
        <w:pStyle w:val="BodyText"/>
      </w:pPr>
    </w:p>
    <w:p w:rsidR="00195D94" w:rsidRDefault="00195D94" w:rsidP="00195D94">
      <w:pPr>
        <w:pStyle w:val="BodyText"/>
      </w:pPr>
      <w:r>
        <w:t>As shown in this example:</w:t>
      </w:r>
    </w:p>
    <w:p w:rsidR="00195D94" w:rsidRDefault="00195D94" w:rsidP="00195D94">
      <w:pPr>
        <w:pStyle w:val="ListBullet"/>
      </w:pPr>
      <w:r>
        <w:t xml:space="preserve">The </w:t>
      </w:r>
      <w:r w:rsidRPr="00B83E13">
        <w:rPr>
          <w:rStyle w:val="Bold"/>
        </w:rPr>
        <w:t>application-policy</w:t>
      </w:r>
      <w:r>
        <w:t xml:space="preserve"> specifies the application for which we are defining the authentication policy</w:t>
      </w:r>
      <w:r w:rsidR="00B83E13">
        <w:t>:</w:t>
      </w:r>
      <w:r>
        <w:t xml:space="preserve"> </w:t>
      </w:r>
      <w:r w:rsidRPr="00B83E13">
        <w:rPr>
          <w:rStyle w:val="Emphasis"/>
        </w:rPr>
        <w:t>abcapp</w:t>
      </w:r>
      <w:r>
        <w:t>.</w:t>
      </w:r>
    </w:p>
    <w:p w:rsidR="00195D94" w:rsidRDefault="00195D94" w:rsidP="00195D94">
      <w:pPr>
        <w:pStyle w:val="ListBullet"/>
      </w:pPr>
      <w:r>
        <w:t xml:space="preserve">The </w:t>
      </w:r>
      <w:r w:rsidRPr="00B83E13">
        <w:rPr>
          <w:rStyle w:val="Bold"/>
        </w:rPr>
        <w:t>login-module</w:t>
      </w:r>
      <w:r w:rsidRPr="00B83E13">
        <w:t xml:space="preserve"> i</w:t>
      </w:r>
      <w:r>
        <w:t xml:space="preserve">s the LoginModule class to be used to </w:t>
      </w:r>
      <w:r w:rsidR="00337233">
        <w:t>perform the authentication task:</w:t>
      </w:r>
      <w:r>
        <w:t xml:space="preserve"> </w:t>
      </w:r>
      <w:r w:rsidRPr="00B83E13">
        <w:rPr>
          <w:rStyle w:val="Emphasis"/>
        </w:rPr>
        <w:t>gov.nih.nci.security.authentication.loginmodules.RDBMSLoginModule</w:t>
      </w:r>
      <w:r>
        <w:t xml:space="preserve"> </w:t>
      </w:r>
    </w:p>
    <w:p w:rsidR="00195D94" w:rsidRDefault="00B83E13" w:rsidP="00195D94">
      <w:pPr>
        <w:pStyle w:val="ListBullet"/>
      </w:pPr>
      <w:r>
        <w:t xml:space="preserve">The </w:t>
      </w:r>
      <w:r w:rsidRPr="00B83E13">
        <w:rPr>
          <w:rStyle w:val="Bold"/>
        </w:rPr>
        <w:t>flag</w:t>
      </w:r>
      <w:r>
        <w:t xml:space="preserve"> provided is </w:t>
      </w:r>
      <w:r>
        <w:rPr>
          <w:rStyle w:val="Emphasis"/>
        </w:rPr>
        <w:t>required</w:t>
      </w:r>
      <w:r w:rsidRPr="00B83E13">
        <w:t>.</w:t>
      </w:r>
    </w:p>
    <w:p w:rsidR="00195D94" w:rsidRDefault="00195D94" w:rsidP="00195D94">
      <w:pPr>
        <w:pStyle w:val="ListBullet"/>
      </w:pPr>
      <w:r>
        <w:t xml:space="preserve">The </w:t>
      </w:r>
      <w:r w:rsidRPr="00B83E13">
        <w:rPr>
          <w:rStyle w:val="Bold"/>
        </w:rPr>
        <w:t>module-options</w:t>
      </w:r>
      <w:r>
        <w:t xml:space="preserve"> list the parameters passed to the LoginModule to perform the authentication task. In </w:t>
      </w:r>
      <w:r w:rsidR="00B83E13">
        <w:t>the above example</w:t>
      </w:r>
      <w:r>
        <w:t xml:space="preserve"> they are:</w:t>
      </w:r>
    </w:p>
    <w:p w:rsidR="00195D94" w:rsidRPr="00B83E13" w:rsidRDefault="00195D94" w:rsidP="00B83E13">
      <w:pPr>
        <w:pStyle w:val="BodyTextIndent2"/>
        <w:rPr>
          <w:rStyle w:val="Emphasis"/>
        </w:rPr>
      </w:pPr>
      <w:r w:rsidRPr="00B83E13">
        <w:rPr>
          <w:rStyle w:val="Emphasis"/>
        </w:rPr>
        <w:t>&lt;module-option name="driver"&gt;oracle.jdbc.driver.OracleDriver&lt;/module-option&gt;</w:t>
      </w:r>
    </w:p>
    <w:p w:rsidR="00195D94" w:rsidRPr="00B83E13" w:rsidRDefault="00195D94" w:rsidP="00B83E13">
      <w:pPr>
        <w:pStyle w:val="BodyTextIndent2"/>
        <w:rPr>
          <w:rStyle w:val="Emphasis"/>
        </w:rPr>
      </w:pPr>
      <w:r w:rsidRPr="00B83E13">
        <w:rPr>
          <w:rStyle w:val="Emphasis"/>
        </w:rPr>
        <w:t>&lt;module-option name="url"&gt;jdbc:oracle:thin:@cbiodb2-d.nci.nih.gov:1521:cbdev&lt;/module-option&gt;</w:t>
      </w:r>
    </w:p>
    <w:p w:rsidR="00195D94" w:rsidRPr="00B83E13" w:rsidRDefault="00195D94" w:rsidP="00B83E13">
      <w:pPr>
        <w:pStyle w:val="BodyTextIndent2"/>
        <w:rPr>
          <w:rStyle w:val="Emphasis"/>
        </w:rPr>
      </w:pPr>
      <w:r w:rsidRPr="00B83E13">
        <w:rPr>
          <w:rStyle w:val="Emphasis"/>
        </w:rPr>
        <w:t>&lt;module-option name="user"&gt;USERNAME&lt;/module-option&gt;</w:t>
      </w:r>
    </w:p>
    <w:p w:rsidR="00195D94" w:rsidRPr="00B83E13" w:rsidRDefault="00195D94" w:rsidP="00B83E13">
      <w:pPr>
        <w:pStyle w:val="BodyTextIndent2"/>
        <w:rPr>
          <w:rStyle w:val="Emphasis"/>
        </w:rPr>
      </w:pPr>
      <w:r w:rsidRPr="00B83E13">
        <w:rPr>
          <w:rStyle w:val="Emphasis"/>
        </w:rPr>
        <w:t>&lt;module-option name="passwd"&gt;PASSWORD&lt;/module-option&gt;</w:t>
      </w:r>
    </w:p>
    <w:p w:rsidR="00195D94" w:rsidRDefault="00195D94" w:rsidP="00B83E13">
      <w:pPr>
        <w:pStyle w:val="BodyTextIndent2"/>
        <w:rPr>
          <w:rStyle w:val="Emphasis"/>
        </w:rPr>
      </w:pPr>
      <w:r w:rsidRPr="00B83E13">
        <w:rPr>
          <w:rStyle w:val="Emphasis"/>
        </w:rPr>
        <w:t>&lt;module-option name="query"&gt;SELECT * FROM users WHERE username=? and password=?&lt;/module-option&gt;</w:t>
      </w:r>
    </w:p>
    <w:p w:rsidR="004321D3" w:rsidRPr="00B83E13" w:rsidRDefault="004321D3" w:rsidP="00B83E13">
      <w:pPr>
        <w:pStyle w:val="BodyTextIndent2"/>
        <w:rPr>
          <w:rStyle w:val="Emphasis"/>
        </w:rPr>
      </w:pPr>
      <w:r>
        <w:rPr>
          <w:rStyle w:val="Emphasis"/>
        </w:rPr>
        <w:t>&lt;module-option name=”encryption-enable</w:t>
      </w:r>
      <w:r w:rsidR="00F322C4">
        <w:rPr>
          <w:rStyle w:val="Emphasis"/>
        </w:rPr>
        <w:t>d</w:t>
      </w:r>
      <w:r>
        <w:rPr>
          <w:rStyle w:val="Emphasis"/>
        </w:rPr>
        <w:t>”&gt;YES&lt;/module-</w:t>
      </w:r>
      <w:r w:rsidR="008B318A">
        <w:rPr>
          <w:rStyle w:val="Emphasis"/>
        </w:rPr>
        <w:t>option</w:t>
      </w:r>
      <w:r>
        <w:rPr>
          <w:rStyle w:val="Emphasis"/>
        </w:rPr>
        <w:t>&gt;</w:t>
      </w:r>
    </w:p>
    <w:p w:rsidR="00195D94" w:rsidRDefault="00195D94" w:rsidP="00195D94">
      <w:pPr>
        <w:pStyle w:val="Heading4"/>
      </w:pPr>
      <w:r>
        <w:t>Enabling Encryption in the RDBMS Login Module</w:t>
      </w:r>
    </w:p>
    <w:p w:rsidR="004321D3" w:rsidRDefault="00B83E13" w:rsidP="00195D94">
      <w:pPr>
        <w:pStyle w:val="BodyText"/>
      </w:pPr>
      <w:r>
        <w:t>Encrypted passwords have been supported s</w:t>
      </w:r>
      <w:r w:rsidR="00195D94">
        <w:t>ince CSM v3.2</w:t>
      </w:r>
      <w:r w:rsidR="004321D3">
        <w:t xml:space="preserve">, and for version 4.0, encrypted passwords by default and stored </w:t>
      </w:r>
      <w:r>
        <w:t>them in</w:t>
      </w:r>
      <w:r w:rsidR="00195D94">
        <w:t xml:space="preserve"> the CSM database.</w:t>
      </w:r>
      <w:r w:rsidR="00E250C9">
        <w:t xml:space="preserve"> </w:t>
      </w:r>
      <w:r w:rsidR="00F228E8">
        <w:fldChar w:fldCharType="begin"/>
      </w:r>
      <w:r w:rsidR="00E250C9">
        <w:instrText xml:space="preserve"> XE "</w:instrText>
      </w:r>
      <w:r w:rsidR="00E250C9" w:rsidRPr="000C7E9B">
        <w:instrText>RDBMS authentication</w:instrText>
      </w:r>
      <w:r w:rsidR="00E250C9">
        <w:instrText xml:space="preserve">" </w:instrText>
      </w:r>
      <w:r w:rsidR="00F228E8">
        <w:fldChar w:fldCharType="end"/>
      </w:r>
      <w:r w:rsidR="00F228E8">
        <w:fldChar w:fldCharType="begin"/>
      </w:r>
      <w:r w:rsidR="00E250C9">
        <w:instrText xml:space="preserve"> XE "</w:instrText>
      </w:r>
      <w:r w:rsidR="00E250C9" w:rsidRPr="00760736">
        <w:instrText>authentication service:RDBMS</w:instrText>
      </w:r>
      <w:r w:rsidR="00E250C9">
        <w:instrText xml:space="preserve">" </w:instrText>
      </w:r>
      <w:r w:rsidR="00F228E8">
        <w:fldChar w:fldCharType="end"/>
      </w:r>
      <w:r w:rsidR="00F228E8">
        <w:fldChar w:fldCharType="begin"/>
      </w:r>
      <w:r w:rsidR="00E250C9">
        <w:instrText xml:space="preserve"> XE "</w:instrText>
      </w:r>
      <w:r w:rsidR="00E250C9" w:rsidRPr="009A6717">
        <w:instrText>RDBMS:encryption</w:instrText>
      </w:r>
      <w:r w:rsidR="00E250C9">
        <w:instrText xml:space="preserve">" </w:instrText>
      </w:r>
      <w:r w:rsidR="00F228E8">
        <w:fldChar w:fldCharType="end"/>
      </w:r>
      <w:r w:rsidR="00F228E8">
        <w:fldChar w:fldCharType="begin"/>
      </w:r>
      <w:r w:rsidR="00E250C9">
        <w:instrText xml:space="preserve"> XE "</w:instrText>
      </w:r>
      <w:r w:rsidR="00E250C9" w:rsidRPr="000C7E9B">
        <w:instrText>encryption in RDBMS</w:instrText>
      </w:r>
      <w:r w:rsidR="00E250C9">
        <w:instrText xml:space="preserve">" </w:instrText>
      </w:r>
      <w:r w:rsidR="00F228E8">
        <w:fldChar w:fldCharType="end"/>
      </w:r>
    </w:p>
    <w:p w:rsidR="00195D94" w:rsidRDefault="004321D3" w:rsidP="00195D94">
      <w:pPr>
        <w:pStyle w:val="BodyText"/>
      </w:pPr>
      <w:r>
        <w:t>I</w:t>
      </w:r>
      <w:r w:rsidR="00195D94">
        <w:t>f a</w:t>
      </w:r>
      <w:r>
        <w:t>n application is using the CSM</w:t>
      </w:r>
      <w:r w:rsidR="00195D94">
        <w:t xml:space="preserve"> User Table as </w:t>
      </w:r>
      <w:r w:rsidR="00B83E13">
        <w:t xml:space="preserve">the </w:t>
      </w:r>
      <w:r w:rsidR="00195D94">
        <w:t>credential pro</w:t>
      </w:r>
      <w:r w:rsidR="00B83E13">
        <w:t xml:space="preserve">vider, </w:t>
      </w:r>
      <w:r>
        <w:t>you</w:t>
      </w:r>
      <w:r w:rsidR="00195D94">
        <w:t xml:space="preserve"> </w:t>
      </w:r>
      <w:r w:rsidR="00B83E13">
        <w:t xml:space="preserve">must </w:t>
      </w:r>
      <w:r>
        <w:t xml:space="preserve">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w:t>
      </w:r>
      <w:r w:rsidR="00195D94">
        <w:t xml:space="preserve"> the RDMBS Login Module</w:t>
      </w:r>
      <w:r w:rsidR="00B83E13">
        <w:t xml:space="preserve"> </w:t>
      </w:r>
      <w:r w:rsidR="00195D94">
        <w:t>to use encryption</w:t>
      </w:r>
      <w:r>
        <w:t>.</w:t>
      </w:r>
      <w:r w:rsidR="00195D94">
        <w:t xml:space="preserve"> </w:t>
      </w:r>
    </w:p>
    <w:p w:rsidR="00195D94" w:rsidRDefault="00195D94" w:rsidP="00C546F3">
      <w:pPr>
        <w:pStyle w:val="Classfilesample"/>
      </w:pPr>
      <w:r>
        <w:lastRenderedPageBreak/>
        <w:t>&lt;module-option name="encryption-enable</w:t>
      </w:r>
      <w:r w:rsidR="00F322C4">
        <w:t>d</w:t>
      </w:r>
      <w:r>
        <w:t>"&gt;YES&lt;/module-option&gt;</w:t>
      </w:r>
    </w:p>
    <w:p w:rsidR="00195D94" w:rsidRDefault="00B83E13" w:rsidP="00195D94">
      <w:pPr>
        <w:pStyle w:val="BodyText"/>
      </w:pPr>
      <w:r>
        <w:t xml:space="preserve">Adding the </w:t>
      </w:r>
      <w:r w:rsidRPr="00B83E13">
        <w:rPr>
          <w:rStyle w:val="Bold"/>
        </w:rPr>
        <w:t>e</w:t>
      </w:r>
      <w:r w:rsidR="00195D94" w:rsidRPr="00B83E13">
        <w:rPr>
          <w:rStyle w:val="Bold"/>
        </w:rPr>
        <w:t>ncryption-enable</w:t>
      </w:r>
      <w:r w:rsidR="00F322C4">
        <w:rPr>
          <w:rStyle w:val="Bold"/>
        </w:rPr>
        <w:t>d</w:t>
      </w:r>
      <w:r w:rsidR="00195D94">
        <w:t xml:space="preserve"> option with a </w:t>
      </w:r>
      <w:r w:rsidR="00195D94" w:rsidRPr="00B83E13">
        <w:rPr>
          <w:rStyle w:val="Emphasis"/>
        </w:rPr>
        <w:t>YES</w:t>
      </w:r>
      <w:r w:rsidR="00195D94">
        <w:t xml:space="preserve"> value uses the default CSM encryption to encrypt the user entered password befor</w:t>
      </w:r>
      <w:r w:rsidR="004321D3">
        <w:t>e verifying it against CSM’s</w:t>
      </w:r>
      <w:r w:rsidR="00195D94">
        <w:t xml:space="preserve"> User Table.</w:t>
      </w:r>
    </w:p>
    <w:p w:rsidR="00195D94" w:rsidRDefault="00195D94" w:rsidP="00757E8C">
      <w:pPr>
        <w:pStyle w:val="Heading3"/>
      </w:pPr>
      <w:bookmarkStart w:id="935" w:name="_Toc238804843"/>
      <w:r>
        <w:t>LDAP Credential Provider Properties and Login Module Configuration</w:t>
      </w:r>
      <w:bookmarkEnd w:id="935"/>
    </w:p>
    <w:p w:rsidR="00195D94" w:rsidRDefault="00195D94" w:rsidP="00195D94">
      <w:pPr>
        <w:pStyle w:val="BodyText"/>
      </w:pPr>
      <w:r>
        <w:t xml:space="preserve">The CSM default implementation provides an LDAP-based authentication module </w:t>
      </w:r>
      <w:r w:rsidR="00C13A11">
        <w:t xml:space="preserve">for use by </w:t>
      </w:r>
      <w:r>
        <w:t xml:space="preserve">client applications. In order to authenticate using LDAP, developers must provide: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p>
    <w:p w:rsidR="00195D94" w:rsidRDefault="00C13A11" w:rsidP="00195D94">
      <w:pPr>
        <w:pStyle w:val="ListBullet"/>
      </w:pPr>
      <w:r>
        <w:t>D</w:t>
      </w:r>
      <w:r w:rsidR="00195D94">
        <w:t>etails about the LDAP server</w:t>
      </w:r>
      <w:r>
        <w:t>, and</w:t>
      </w:r>
    </w:p>
    <w:p w:rsidR="00195D94" w:rsidRDefault="00195D94" w:rsidP="00195D94">
      <w:pPr>
        <w:pStyle w:val="ListBullet"/>
      </w:pPr>
      <w:r>
        <w:t>The label for the user ID Common Name (CN) or User Identification (UID) in the LDAP server</w:t>
      </w:r>
      <w:r w:rsidR="00C13A11">
        <w:t>.</w:t>
      </w:r>
    </w:p>
    <w:p w:rsidR="00195D94" w:rsidRDefault="00195D94" w:rsidP="00195D94">
      <w:pPr>
        <w:pStyle w:val="BodyText"/>
      </w:pPr>
      <w:r>
        <w:t>The properties needed to establish a connection to the LDAP include:</w:t>
      </w:r>
    </w:p>
    <w:p w:rsidR="00195D94" w:rsidRDefault="00195D94" w:rsidP="00195D94">
      <w:pPr>
        <w:pStyle w:val="ListBullet"/>
      </w:pPr>
      <w:r w:rsidRPr="00C13A11">
        <w:rPr>
          <w:rStyle w:val="Bold"/>
        </w:rPr>
        <w:t>ldapHost</w:t>
      </w:r>
      <w:r>
        <w:t xml:space="preserve"> – The URL of the actual LDAP server.</w:t>
      </w:r>
    </w:p>
    <w:p w:rsidR="00195D94" w:rsidRDefault="00195D94" w:rsidP="00195D94">
      <w:pPr>
        <w:pStyle w:val="ListBullet"/>
      </w:pPr>
      <w:r w:rsidRPr="00C13A11">
        <w:rPr>
          <w:rStyle w:val="Bold"/>
        </w:rPr>
        <w:t>ldapSearchableBase</w:t>
      </w:r>
      <w:r>
        <w:t xml:space="preserve"> – The base of the LDAP tree from where the search should begin.</w:t>
      </w:r>
    </w:p>
    <w:p w:rsidR="00195D94" w:rsidRDefault="00195D94" w:rsidP="00195D94">
      <w:pPr>
        <w:pStyle w:val="ListBullet"/>
      </w:pPr>
      <w:r w:rsidRPr="00C13A11">
        <w:rPr>
          <w:rStyle w:val="Bold"/>
        </w:rPr>
        <w:t>ldapUserIdLabel</w:t>
      </w:r>
      <w:r>
        <w:t xml:space="preserve"> – The actual user </w:t>
      </w:r>
      <w:r w:rsidR="00C13A11">
        <w:t>ID</w:t>
      </w:r>
      <w:r>
        <w:t xml:space="preserve"> label used for the CN entry in LDAP.</w:t>
      </w:r>
    </w:p>
    <w:p w:rsidR="00195D94" w:rsidRDefault="00C13A11" w:rsidP="00195D94">
      <w:pPr>
        <w:pStyle w:val="BodyText"/>
      </w:pPr>
      <w:r>
        <w:t>For LDAP c</w:t>
      </w:r>
      <w:r w:rsidR="00195D94">
        <w:t xml:space="preserve">redential </w:t>
      </w:r>
      <w:r>
        <w:t>p</w:t>
      </w:r>
      <w:r w:rsidR="00195D94">
        <w:t xml:space="preserve">roviders that </w:t>
      </w:r>
      <w:r>
        <w:t xml:space="preserve">do not </w:t>
      </w:r>
      <w:r w:rsidR="00195D94">
        <w:t xml:space="preserve">allow anonymous binding to verify user credentials, you will need to provide the common admin user name and password as additional properties to the LDAP Login </w:t>
      </w:r>
      <w:r w:rsidR="006426C3">
        <w:t>M</w:t>
      </w:r>
      <w:r w:rsidR="00195D94">
        <w:t>odule configuration.</w:t>
      </w:r>
      <w:r w:rsidR="006426C3">
        <w:t xml:space="preserve"> Those properties are as follows:</w:t>
      </w:r>
    </w:p>
    <w:p w:rsidR="00195D94" w:rsidRDefault="00195D94" w:rsidP="00195D94">
      <w:pPr>
        <w:pStyle w:val="ListBullet"/>
      </w:pPr>
      <w:r w:rsidRPr="006426C3">
        <w:rPr>
          <w:rStyle w:val="Bold"/>
        </w:rPr>
        <w:t>ldapAdminUserName</w:t>
      </w:r>
      <w:r>
        <w:t xml:space="preserve"> – The fully qualified name of the common admin user</w:t>
      </w:r>
      <w:r w:rsidR="006426C3">
        <w:t>,</w:t>
      </w:r>
      <w:r>
        <w:t xml:space="preserve"> or the look up </w:t>
      </w:r>
      <w:r w:rsidR="006426C3">
        <w:t>to</w:t>
      </w:r>
      <w:r>
        <w:t xml:space="preserve"> be used to bind to the LDAP server </w:t>
      </w:r>
      <w:r w:rsidR="006426C3">
        <w:t>in order</w:t>
      </w:r>
      <w:r>
        <w:t xml:space="preserve"> to verify individual user ids and password</w:t>
      </w:r>
      <w:r w:rsidR="006426C3">
        <w:t>s.</w:t>
      </w:r>
    </w:p>
    <w:p w:rsidR="00195D94" w:rsidRDefault="00195D94" w:rsidP="00195D94">
      <w:pPr>
        <w:pStyle w:val="ListBullet"/>
      </w:pPr>
      <w:r w:rsidRPr="006426C3">
        <w:rPr>
          <w:rStyle w:val="Bold"/>
        </w:rPr>
        <w:t>ldapAdminPassword</w:t>
      </w:r>
      <w:r w:rsidR="006426C3">
        <w:t xml:space="preserve"> – Password for the LDAP a</w:t>
      </w:r>
      <w:r>
        <w:t xml:space="preserve">dmin </w:t>
      </w:r>
      <w:r w:rsidR="006426C3">
        <w:t>u</w:t>
      </w:r>
      <w:r>
        <w:t>ser mentioned above.</w:t>
      </w:r>
    </w:p>
    <w:p w:rsidR="00792113" w:rsidRPr="00195D94" w:rsidRDefault="00792113" w:rsidP="00792113">
      <w:pPr>
        <w:pStyle w:val="BodyText"/>
      </w:pPr>
      <w:r>
        <w:t xml:space="preserve">See </w:t>
      </w:r>
      <w:fldSimple w:instr=" REF _Ref213654815 \h  \* MERGEFORMAT ">
        <w:r w:rsidR="00E92FAF" w:rsidRPr="00E92FAF">
          <w:rPr>
            <w:i/>
            <w:color w:val="0000FF"/>
          </w:rPr>
          <w:t>Configuring LDAP Login Module Using Anonymous Bind</w:t>
        </w:r>
      </w:fldSimple>
      <w:r>
        <w:t xml:space="preserve"> on page </w:t>
      </w:r>
      <w:r w:rsidR="00F228E8">
        <w:fldChar w:fldCharType="begin"/>
      </w:r>
      <w:r>
        <w:instrText xml:space="preserve"> PAGEREF _Ref213654815 \h </w:instrText>
      </w:r>
      <w:r w:rsidR="00F228E8">
        <w:fldChar w:fldCharType="separate"/>
      </w:r>
      <w:r w:rsidR="00E92FAF">
        <w:rPr>
          <w:noProof/>
        </w:rPr>
        <w:t>18</w:t>
      </w:r>
      <w:r w:rsidR="00F228E8">
        <w:fldChar w:fldCharType="end"/>
      </w:r>
      <w:r>
        <w:t xml:space="preserve"> for details.</w:t>
      </w:r>
    </w:p>
    <w:p w:rsidR="00195D94" w:rsidRDefault="00195D94" w:rsidP="00195D94">
      <w:pPr>
        <w:pStyle w:val="Heading4"/>
      </w:pPr>
      <w:r>
        <w:t>Configuring LDAP Login Module in JAAS</w:t>
      </w:r>
    </w:p>
    <w:p w:rsidR="006426C3" w:rsidRDefault="006426C3" w:rsidP="006426C3">
      <w:pPr>
        <w:pStyle w:val="BodyText"/>
      </w:pPr>
      <w:r>
        <w:t>Developers can configure a login module for each application by making an entry in the JAAS configuration file for that application name or context.</w:t>
      </w:r>
      <w:r w:rsidR="00E250C9" w:rsidRPr="00E250C9">
        <w:t xml:space="preserve"> </w:t>
      </w:r>
      <w:r w:rsidR="00F228E8">
        <w:fldChar w:fldCharType="begin"/>
      </w:r>
      <w:r w:rsidR="00E250C9">
        <w:instrText xml:space="preserve"> XE "</w:instrText>
      </w:r>
      <w:r w:rsidR="00E250C9" w:rsidRPr="000C7E9B">
        <w:instrText>LDAP</w:instrText>
      </w:r>
      <w:r w:rsidR="008C29D3">
        <w:instrText>:</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6A741A">
        <w:instrText>JAAS:</w:instrText>
      </w:r>
      <w:r w:rsidR="00E250C9">
        <w:instrText xml:space="preserve">LDAP </w:instrText>
      </w:r>
      <w:r w:rsidR="00E250C9" w:rsidRPr="006A741A">
        <w:instrText>login module</w:instrText>
      </w:r>
      <w:r w:rsidR="00E250C9">
        <w:instrText xml:space="preserve">" </w:instrText>
      </w:r>
      <w:r w:rsidR="00F228E8">
        <w:fldChar w:fldCharType="end"/>
      </w:r>
    </w:p>
    <w:p w:rsidR="006426C3" w:rsidRDefault="006426C3" w:rsidP="009D299C">
      <w:pPr>
        <w:pStyle w:val="BodyText"/>
        <w:keepNext/>
        <w:keepLines/>
      </w:pPr>
      <w:r>
        <w:t>The general format for making an entry into the configuration files is shown below:</w:t>
      </w:r>
    </w:p>
    <w:p w:rsidR="00C546F3" w:rsidRDefault="006426C3" w:rsidP="009D299C">
      <w:pPr>
        <w:pStyle w:val="Classfilesample"/>
        <w:keepNext/>
      </w:pPr>
      <w:r w:rsidRPr="00905F83">
        <w:t>Application 1 {</w:t>
      </w:r>
    </w:p>
    <w:p w:rsidR="006426C3" w:rsidRPr="00905F83" w:rsidRDefault="00C546F3" w:rsidP="00C546F3">
      <w:pPr>
        <w:pStyle w:val="Classfilesample"/>
      </w:pPr>
      <w:r>
        <w:tab/>
      </w:r>
      <w:r w:rsidR="006426C3" w:rsidRPr="00905F83">
        <w:t>ModuleClass  Flag    ModuleOptions;</w:t>
      </w:r>
    </w:p>
    <w:p w:rsidR="006426C3" w:rsidRPr="00905F83" w:rsidRDefault="00C546F3" w:rsidP="00C546F3">
      <w:pPr>
        <w:pStyle w:val="Classfilesample"/>
      </w:pPr>
      <w:r>
        <w:t xml:space="preserve"> </w:t>
      </w: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t>Application 2 {</w:t>
      </w:r>
    </w:p>
    <w:p w:rsidR="006426C3" w:rsidRPr="00905F83" w:rsidRDefault="00C546F3" w:rsidP="00C546F3">
      <w:pPr>
        <w:pStyle w:val="Classfilesample"/>
      </w:pPr>
      <w:r>
        <w:tab/>
      </w:r>
      <w:r w:rsidR="006426C3" w:rsidRPr="00905F83">
        <w:t>ModuleClass  Flag    ModuleOptions;</w:t>
      </w:r>
    </w:p>
    <w:p w:rsidR="006426C3" w:rsidRPr="00905F83" w:rsidRDefault="006426C3" w:rsidP="00C546F3">
      <w:pPr>
        <w:pStyle w:val="Classfilesample"/>
      </w:pPr>
      <w:r w:rsidRPr="00905F83">
        <w:t xml:space="preserve">          ...</w:t>
      </w:r>
    </w:p>
    <w:p w:rsidR="006426C3" w:rsidRPr="00905F83" w:rsidRDefault="006426C3" w:rsidP="00C546F3">
      <w:pPr>
        <w:pStyle w:val="Classfilesample"/>
      </w:pPr>
      <w:r w:rsidRPr="00905F83">
        <w:lastRenderedPageBreak/>
        <w:t xml:space="preserve">      };</w:t>
      </w:r>
    </w:p>
    <w:p w:rsidR="006426C3" w:rsidRPr="00905F83" w:rsidRDefault="006426C3" w:rsidP="00C546F3">
      <w:pPr>
        <w:pStyle w:val="Classfilesample"/>
      </w:pPr>
      <w:r w:rsidRPr="00905F83">
        <w:t>Application 1 {</w:t>
      </w:r>
      <w:r w:rsidRPr="00905F83">
        <w:br/>
      </w:r>
    </w:p>
    <w:p w:rsidR="00195D94" w:rsidRPr="00EB0521" w:rsidRDefault="006426C3" w:rsidP="00EB0521">
      <w:pPr>
        <w:pStyle w:val="BodyText"/>
        <w:rPr>
          <w:rStyle w:val="BodyTextChar"/>
        </w:rPr>
      </w:pPr>
      <w:r>
        <w:t xml:space="preserve">The example below shows the JAAS config file entries needed for </w:t>
      </w:r>
      <w:r w:rsidR="00195D94" w:rsidRPr="006426C3">
        <w:rPr>
          <w:rStyle w:val="Emphasis"/>
        </w:rPr>
        <w:t>abcapp</w:t>
      </w:r>
      <w:r w:rsidR="00195D94" w:rsidRPr="00195D94">
        <w:t xml:space="preserve"> </w:t>
      </w:r>
      <w:r>
        <w:t xml:space="preserve">to use the </w:t>
      </w:r>
      <w:r w:rsidR="00195D94" w:rsidRPr="00195D94">
        <w:t>LDAP</w:t>
      </w:r>
      <w:r>
        <w:t xml:space="preserve"> </w:t>
      </w:r>
      <w:r w:rsidR="00195D94" w:rsidRPr="00195D94">
        <w:t>Login</w:t>
      </w:r>
      <w:r>
        <w:t xml:space="preserve"> </w:t>
      </w:r>
      <w:r w:rsidR="00195D94" w:rsidRPr="00195D94">
        <w:t>Module</w:t>
      </w:r>
      <w:r>
        <w:t>.</w:t>
      </w:r>
      <w:r w:rsidR="00195D94" w:rsidRPr="00195D94">
        <w:t xml:space="preserve"> </w:t>
      </w:r>
    </w:p>
    <w:p w:rsidR="006426C3" w:rsidRPr="00792113" w:rsidRDefault="006426C3" w:rsidP="00C546F3">
      <w:pPr>
        <w:pStyle w:val="Classfilesample"/>
      </w:pPr>
      <w:r w:rsidRPr="00792113">
        <w:rPr>
          <w:highlight w:val="white"/>
        </w:rPr>
        <w:t>abcapp</w:t>
      </w:r>
    </w:p>
    <w:p w:rsidR="006426C3" w:rsidRPr="00792113" w:rsidRDefault="006426C3" w:rsidP="00C546F3">
      <w:pPr>
        <w:pStyle w:val="Classfilesample"/>
      </w:pPr>
      <w:r w:rsidRPr="00792113">
        <w:rPr>
          <w:highlight w:val="white"/>
        </w:rPr>
        <w:t>{</w:t>
      </w:r>
    </w:p>
    <w:p w:rsidR="006426C3" w:rsidRPr="00792113" w:rsidRDefault="00792113" w:rsidP="00C546F3">
      <w:pPr>
        <w:pStyle w:val="Classfilesample"/>
        <w:rPr>
          <w:highlight w:val="white"/>
        </w:rPr>
      </w:pPr>
      <w:r w:rsidRPr="00792113">
        <w:rPr>
          <w:highlight w:val="white"/>
        </w:rPr>
        <w:tab/>
      </w:r>
      <w:r w:rsidR="006426C3" w:rsidRPr="00792113">
        <w:rPr>
          <w:highlight w:val="white"/>
        </w:rPr>
        <w:t xml:space="preserve">gov.nih.nci.security.authentication.loginmodules.LDAPLoginModule Required </w:t>
      </w:r>
    </w:p>
    <w:p w:rsidR="006426C3" w:rsidRPr="00792113" w:rsidRDefault="00792113" w:rsidP="00C546F3">
      <w:pPr>
        <w:pStyle w:val="Classfilesample"/>
      </w:pPr>
      <w:r w:rsidRPr="00792113">
        <w:rPr>
          <w:highlight w:val="white"/>
        </w:rPr>
        <w:tab/>
      </w:r>
      <w:r w:rsidR="006426C3" w:rsidRPr="00792113">
        <w:rPr>
          <w:highlight w:val="white"/>
        </w:rPr>
        <w:t>ldapHost=</w:t>
      </w:r>
      <w:r w:rsidR="006426C3" w:rsidRPr="00792113">
        <w:t xml:space="preserve"> “ldaps://ncids2b.nci.nih.gov:636”</w:t>
      </w:r>
    </w:p>
    <w:p w:rsidR="006426C3" w:rsidRPr="00792113" w:rsidRDefault="00792113" w:rsidP="00C546F3">
      <w:pPr>
        <w:pStyle w:val="Classfilesample"/>
      </w:pPr>
      <w:r w:rsidRPr="00792113">
        <w:tab/>
      </w:r>
      <w:r w:rsidR="006426C3" w:rsidRPr="00792113">
        <w:t>ldapSearchableBase= “ou=nci,o=nih”</w:t>
      </w:r>
    </w:p>
    <w:p w:rsidR="006426C3" w:rsidRPr="00792113" w:rsidRDefault="00792113" w:rsidP="00C546F3">
      <w:pPr>
        <w:pStyle w:val="Classfilesample"/>
        <w:rPr>
          <w:highlight w:val="white"/>
        </w:rPr>
      </w:pPr>
      <w:r w:rsidRPr="00792113">
        <w:tab/>
      </w:r>
      <w:r w:rsidR="006426C3" w:rsidRPr="00792113">
        <w:t>ldapUserIdLabel=”cn”;</w:t>
      </w:r>
    </w:p>
    <w:p w:rsidR="006426C3" w:rsidRPr="00792113" w:rsidRDefault="006426C3" w:rsidP="00C546F3">
      <w:pPr>
        <w:pStyle w:val="Classfilesample"/>
        <w:rPr>
          <w:highlight w:val="white"/>
        </w:rPr>
      </w:pPr>
      <w:r w:rsidRPr="00792113">
        <w:rPr>
          <w:highlight w:val="white"/>
        </w:rPr>
        <w:t>};</w:t>
      </w:r>
    </w:p>
    <w:p w:rsidR="00792113" w:rsidRDefault="00792113" w:rsidP="00EB0521">
      <w:pPr>
        <w:pStyle w:val="BodyText"/>
      </w:pPr>
    </w:p>
    <w:p w:rsidR="00EB0521" w:rsidRDefault="00EB0521" w:rsidP="00EB0521">
      <w:pPr>
        <w:pStyle w:val="BodyText"/>
      </w:pPr>
      <w:r>
        <w:t xml:space="preserve">As shown in </w:t>
      </w:r>
      <w:r w:rsidR="006426C3">
        <w:t>the above example:</w:t>
      </w:r>
    </w:p>
    <w:p w:rsidR="00EB0521" w:rsidRDefault="00EB0521" w:rsidP="00EB0521">
      <w:pPr>
        <w:pStyle w:val="ListBullet"/>
      </w:pPr>
      <w:r>
        <w:t xml:space="preserve">The </w:t>
      </w:r>
      <w:r w:rsidRPr="006426C3">
        <w:rPr>
          <w:rStyle w:val="Bold"/>
        </w:rPr>
        <w:t>application</w:t>
      </w:r>
      <w:r>
        <w:t xml:space="preserve"> is </w:t>
      </w:r>
      <w:r w:rsidRPr="006426C3">
        <w:rPr>
          <w:rStyle w:val="Emphasis"/>
        </w:rPr>
        <w:t>abcapp</w:t>
      </w:r>
      <w:r>
        <w:t xml:space="preserve">. </w:t>
      </w:r>
    </w:p>
    <w:p w:rsidR="00EB0521" w:rsidRDefault="00EB0521" w:rsidP="00EB0521">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EB0521" w:rsidRDefault="00EB0521" w:rsidP="00EB0521">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EB0521" w:rsidRDefault="00EB0521" w:rsidP="00EB0521">
      <w:pPr>
        <w:pStyle w:val="ListBullet"/>
      </w:pPr>
      <w:r>
        <w:t xml:space="preserve">The </w:t>
      </w:r>
      <w:r w:rsidRPr="006426C3">
        <w:rPr>
          <w:rStyle w:val="Bold"/>
        </w:rPr>
        <w:t>LDAP details</w:t>
      </w:r>
      <w:r w:rsidR="006426C3">
        <w:t xml:space="preserve"> are passed as follows:</w:t>
      </w:r>
    </w:p>
    <w:p w:rsidR="00EB0521" w:rsidRPr="006426C3" w:rsidRDefault="00EB0521" w:rsidP="006426C3">
      <w:pPr>
        <w:pStyle w:val="BodyTextIndent2"/>
        <w:rPr>
          <w:rStyle w:val="Emphasis"/>
        </w:rPr>
      </w:pPr>
      <w:r w:rsidRPr="006426C3">
        <w:rPr>
          <w:rStyle w:val="Emphasis"/>
        </w:rPr>
        <w:t>ldapHost="ldaps://ncids2b.nci.nih.gov:636"</w:t>
      </w:r>
    </w:p>
    <w:p w:rsidR="00EB0521" w:rsidRPr="006426C3" w:rsidRDefault="00EB0521" w:rsidP="006426C3">
      <w:pPr>
        <w:pStyle w:val="BodyTextIndent2"/>
        <w:rPr>
          <w:rStyle w:val="Emphasis"/>
        </w:rPr>
      </w:pPr>
      <w:r w:rsidRPr="006426C3">
        <w:rPr>
          <w:rStyle w:val="Emphasis"/>
        </w:rPr>
        <w:t>ldapSearchableBase= “ou=nci,o=nih”</w:t>
      </w:r>
    </w:p>
    <w:p w:rsidR="00EB0521" w:rsidRPr="006426C3" w:rsidRDefault="00EB0521" w:rsidP="006426C3">
      <w:pPr>
        <w:pStyle w:val="BodyTextIndent2"/>
        <w:rPr>
          <w:rStyle w:val="Emphasis"/>
        </w:rPr>
      </w:pPr>
      <w:r w:rsidRPr="006426C3">
        <w:rPr>
          <w:rStyle w:val="Emphasis"/>
        </w:rPr>
        <w:t>ldapUserIdLabel=”cn”</w:t>
      </w:r>
    </w:p>
    <w:p w:rsidR="006426C3" w:rsidRDefault="006426C3" w:rsidP="006426C3">
      <w:pPr>
        <w:pStyle w:val="BodyText"/>
      </w:pPr>
      <w:r>
        <w:t xml:space="preserve">The example shown indicates that since the “abcapp” application has only one credential provider, only one corresponding entry is made in the configuration file. </w:t>
      </w:r>
    </w:p>
    <w:p w:rsidR="006426C3" w:rsidRDefault="006426C3" w:rsidP="006426C3">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195D94" w:rsidRDefault="00EB0521" w:rsidP="00EB0521">
      <w:pPr>
        <w:pStyle w:val="Heading4"/>
      </w:pPr>
      <w:r>
        <w:t>Configuring LDAP Login Module in JBOSS</w:t>
      </w:r>
    </w:p>
    <w:p w:rsidR="00792113" w:rsidRDefault="00792113" w:rsidP="008C29D3">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w:t>
      </w:r>
      <w:r w:rsidR="00E250C9">
        <w:t xml:space="preserve"> </w:t>
      </w:r>
      <w:r w:rsidR="00F228E8">
        <w:fldChar w:fldCharType="begin"/>
      </w:r>
      <w:r w:rsidR="00E250C9">
        <w:instrText xml:space="preserve"> XE "</w:instrText>
      </w:r>
      <w:r w:rsidR="008C29D3">
        <w:instrText>LDAP:</w:instrText>
      </w:r>
      <w:r w:rsidR="00E250C9" w:rsidRPr="000C7E9B">
        <w:instrText>authentication</w:instrText>
      </w:r>
      <w:r w:rsidR="00E250C9">
        <w:instrText xml:space="preserve">"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w:instrText>
      </w:r>
      <w:r w:rsidR="00E250C9" w:rsidRPr="00932024">
        <w:instrText>JBoss:LDAP login module</w:instrText>
      </w:r>
      <w:r w:rsidR="00E250C9">
        <w:instrText xml:space="preserve">" </w:instrText>
      </w:r>
      <w:r w:rsidR="00F228E8">
        <w:fldChar w:fldCharType="end"/>
      </w:r>
    </w:p>
    <w:p w:rsidR="00792113" w:rsidRDefault="00792113" w:rsidP="00EB0521">
      <w:pPr>
        <w:pStyle w:val="BodyText"/>
      </w:pPr>
    </w:p>
    <w:p w:rsidR="00792113" w:rsidRPr="00150B0B" w:rsidRDefault="00792113" w:rsidP="00792113">
      <w:pPr>
        <w:pStyle w:val="BodyText"/>
        <w:keepNext/>
        <w:keepLines/>
        <w:rPr>
          <w:rFonts w:ascii="Calibri" w:hAnsi="Calibri"/>
          <w:sz w:val="24"/>
        </w:rPr>
      </w:pPr>
      <w:r>
        <w:t xml:space="preserve">The example below shows how the entry for the “abcapp” application would appear: </w:t>
      </w:r>
    </w:p>
    <w:p w:rsidR="00EB0521" w:rsidRDefault="00EB0521" w:rsidP="00C546F3">
      <w:pPr>
        <w:pStyle w:val="Classfilesample"/>
      </w:pPr>
      <w:r>
        <w:t>&lt;application-policy name = "abcapp"&gt;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lastRenderedPageBreak/>
        <w:t xml:space="preserve">      &lt;module-option name="ldapHost"&gt;ldaps://ncids2b.nci.nih.gov:636&lt;/module-option&gt;</w:t>
      </w:r>
    </w:p>
    <w:p w:rsidR="00EB0521" w:rsidRDefault="00EB0521" w:rsidP="00C546F3">
      <w:pPr>
        <w:pStyle w:val="Classfilesample"/>
      </w:pPr>
      <w:r>
        <w:t xml:space="preserve">      &lt;module-option name="ldapSearchableBase"&gt;ou=nci,o=nih&lt;/module-option&gt;</w:t>
      </w:r>
    </w:p>
    <w:p w:rsidR="00EB0521" w:rsidRDefault="00EB0521" w:rsidP="00C546F3">
      <w:pPr>
        <w:pStyle w:val="Classfilesample"/>
      </w:pPr>
      <w:r>
        <w:t xml:space="preserve">      &lt;module-option name="ldapUserIdLabel"&gt;cn&lt;/module-option&gt;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Pr="00EB0521" w:rsidRDefault="00EB0521" w:rsidP="00C546F3">
      <w:pPr>
        <w:pStyle w:val="Classfilesample"/>
      </w:pPr>
      <w:r>
        <w:t>&lt;/application-policy&gt;</w:t>
      </w:r>
    </w:p>
    <w:p w:rsidR="00792113" w:rsidRDefault="00792113" w:rsidP="00792113">
      <w:pPr>
        <w:pStyle w:val="BodyText"/>
      </w:pPr>
    </w:p>
    <w:p w:rsidR="00792113" w:rsidRDefault="00792113" w:rsidP="00792113">
      <w:pPr>
        <w:pStyle w:val="BodyText"/>
      </w:pPr>
      <w:r>
        <w:t>As shown in this example:</w:t>
      </w:r>
    </w:p>
    <w:p w:rsidR="00792113" w:rsidRDefault="00792113" w:rsidP="0079211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792113" w:rsidRDefault="00792113" w:rsidP="0079211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792113" w:rsidRDefault="00792113" w:rsidP="00792113">
      <w:pPr>
        <w:pStyle w:val="ListBullet"/>
      </w:pPr>
      <w:r>
        <w:t xml:space="preserve">The </w:t>
      </w:r>
      <w:r w:rsidRPr="00B83E13">
        <w:rPr>
          <w:rStyle w:val="Bold"/>
        </w:rPr>
        <w:t>flag</w:t>
      </w:r>
      <w:r>
        <w:t xml:space="preserve"> provided is </w:t>
      </w:r>
      <w:r>
        <w:rPr>
          <w:rStyle w:val="Emphasis"/>
        </w:rPr>
        <w:t>required</w:t>
      </w:r>
      <w:r w:rsidRPr="00B83E13">
        <w:t>.</w:t>
      </w:r>
    </w:p>
    <w:p w:rsidR="00792113" w:rsidRDefault="00792113" w:rsidP="00792113">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EB0521" w:rsidRPr="00792113" w:rsidRDefault="00EB0521" w:rsidP="00792113">
      <w:pPr>
        <w:pStyle w:val="BodyTextIndent2"/>
        <w:rPr>
          <w:rStyle w:val="Emphasis"/>
        </w:rPr>
      </w:pPr>
      <w:r w:rsidRPr="00792113">
        <w:rPr>
          <w:rStyle w:val="Emphasis"/>
        </w:rPr>
        <w:t>&lt;module-option name="ldapHost"&gt;ldaps://ncids2b.nci.nih.gov:636&lt;/module-option&gt;</w:t>
      </w:r>
    </w:p>
    <w:p w:rsidR="00EB0521" w:rsidRPr="00792113" w:rsidRDefault="00EB0521" w:rsidP="00792113">
      <w:pPr>
        <w:pStyle w:val="BodyTextIndent2"/>
        <w:rPr>
          <w:rStyle w:val="Emphasis"/>
        </w:rPr>
      </w:pPr>
      <w:r w:rsidRPr="00792113">
        <w:rPr>
          <w:rStyle w:val="Emphasis"/>
        </w:rPr>
        <w:t>&lt;module-option name="ldapSearchableBase"&gt;ou=nci,o=nih&lt;/module-option&gt;</w:t>
      </w:r>
    </w:p>
    <w:p w:rsidR="00EB0521" w:rsidRPr="00792113" w:rsidRDefault="00EB0521" w:rsidP="00792113">
      <w:pPr>
        <w:pStyle w:val="BodyTextIndent2"/>
        <w:rPr>
          <w:rStyle w:val="Emphasis"/>
        </w:rPr>
      </w:pPr>
      <w:r w:rsidRPr="00792113">
        <w:rPr>
          <w:rStyle w:val="Emphasis"/>
        </w:rPr>
        <w:t>&lt;module-option name="ldapUserIdLabel"&gt;cn&lt;/module-option&gt;</w:t>
      </w:r>
    </w:p>
    <w:p w:rsidR="00EB0521" w:rsidRDefault="00EB0521" w:rsidP="00EB0521">
      <w:pPr>
        <w:pStyle w:val="Heading4"/>
      </w:pPr>
      <w:bookmarkStart w:id="936" w:name="_Ref213654815"/>
      <w:r>
        <w:t>Configuring LDAP Login Module Using Anonymous Bind</w:t>
      </w:r>
      <w:bookmarkEnd w:id="936"/>
    </w:p>
    <w:p w:rsidR="00C546F3" w:rsidRDefault="00792113" w:rsidP="00EB0521">
      <w:pPr>
        <w:pStyle w:val="BodyText"/>
      </w:pPr>
      <w:r>
        <w:t>If an application uses an LDAP s</w:t>
      </w:r>
      <w:r w:rsidR="00EB0521">
        <w:t xml:space="preserve">erver that </w:t>
      </w:r>
      <w:r w:rsidR="00C546F3">
        <w:t>does not</w:t>
      </w:r>
      <w:r w:rsidR="00EB0521">
        <w:t xml:space="preserve"> support </w:t>
      </w:r>
      <w:r w:rsidR="00C546F3">
        <w:t xml:space="preserve">using </w:t>
      </w:r>
      <w:r w:rsidR="00EB0521">
        <w:t>anonymous binds to perform lookup</w:t>
      </w:r>
      <w:r w:rsidR="00C546F3">
        <w:t>s</w:t>
      </w:r>
      <w:r w:rsidR="00EB0521">
        <w:t xml:space="preserve">, you </w:t>
      </w:r>
      <w:r w:rsidR="00C546F3">
        <w:t xml:space="preserve">will need to specify an Admin ID </w:t>
      </w:r>
      <w:r w:rsidR="00EB0521">
        <w:t xml:space="preserve">(or a lookup user) and password </w:t>
      </w:r>
      <w:r w:rsidR="00C546F3">
        <w:t xml:space="preserve">in order </w:t>
      </w:r>
      <w:r w:rsidR="00EB0521">
        <w:t>to bind to the LDAP server to verify user name</w:t>
      </w:r>
      <w:r w:rsidR="00C546F3">
        <w:t>s</w:t>
      </w:r>
      <w:r w:rsidR="00EB0521">
        <w:t xml:space="preserve"> and password</w:t>
      </w:r>
      <w:r w:rsidR="00C546F3">
        <w:t>s</w:t>
      </w:r>
      <w:r w:rsidR="00EB0521">
        <w:t xml:space="preserve">. </w:t>
      </w:r>
      <w:r w:rsidR="00C546F3">
        <w:t xml:space="preserve">To do this you must provide </w:t>
      </w:r>
      <w:r w:rsidR="00EB0521">
        <w:t xml:space="preserve">additional parameters </w:t>
      </w:r>
      <w:r w:rsidR="00C546F3">
        <w:t xml:space="preserve">for </w:t>
      </w:r>
      <w:r w:rsidR="00EB0521">
        <w:t xml:space="preserve">the LDAP LoginModule entry in the JAAS Login Configuration file. </w:t>
      </w:r>
      <w:r w:rsidR="00F228E8">
        <w:fldChar w:fldCharType="begin"/>
      </w:r>
      <w:r w:rsidR="00E250C9">
        <w:instrText xml:space="preserve"> XE "</w:instrText>
      </w:r>
      <w:r w:rsidR="008C29D3">
        <w:instrText>LDAP:</w:instrText>
      </w:r>
      <w:r w:rsidR="00E250C9">
        <w:instrText xml:space="preserve">anonymous binds" </w:instrText>
      </w:r>
      <w:r w:rsidR="00F228E8">
        <w:fldChar w:fldCharType="end"/>
      </w:r>
      <w:r w:rsidR="00F228E8">
        <w:fldChar w:fldCharType="begin"/>
      </w:r>
      <w:r w:rsidR="00E250C9">
        <w:instrText xml:space="preserve"> XE "</w:instrText>
      </w:r>
      <w:r w:rsidR="00E250C9" w:rsidRPr="00FD552F">
        <w:instrText>authentication service:LDAP</w:instrText>
      </w:r>
      <w:r w:rsidR="00E250C9">
        <w:instrText xml:space="preserve">" </w:instrText>
      </w:r>
      <w:r w:rsidR="00F228E8">
        <w:fldChar w:fldCharType="end"/>
      </w:r>
      <w:r w:rsidR="00F228E8">
        <w:fldChar w:fldCharType="begin"/>
      </w:r>
      <w:r w:rsidR="00E250C9">
        <w:instrText xml:space="preserve"> XE "</w:instrText>
      </w:r>
      <w:r w:rsidR="00E250C9" w:rsidRPr="004945D6">
        <w:instrText>LDAP:login module</w:instrText>
      </w:r>
      <w:r w:rsidR="00E250C9">
        <w:instrText xml:space="preserve">" </w:instrText>
      </w:r>
      <w:r w:rsidR="00F228E8">
        <w:fldChar w:fldCharType="end"/>
      </w:r>
      <w:r w:rsidR="00F228E8">
        <w:fldChar w:fldCharType="begin"/>
      </w:r>
      <w:r w:rsidR="00E250C9">
        <w:instrText xml:space="preserve"> XE "anonymous binds</w:instrText>
      </w:r>
      <w:r w:rsidR="00E250C9" w:rsidRPr="00932024">
        <w:instrText>:LDAP login module</w:instrText>
      </w:r>
      <w:r w:rsidR="00E250C9">
        <w:instrText xml:space="preserve">" </w:instrText>
      </w:r>
      <w:r w:rsidR="00F228E8">
        <w:fldChar w:fldCharType="end"/>
      </w:r>
    </w:p>
    <w:p w:rsidR="00EB0521" w:rsidRDefault="00C546F3" w:rsidP="00EB0521">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EB0521" w:rsidRDefault="00EB0521" w:rsidP="00C546F3">
      <w:pPr>
        <w:pStyle w:val="Classfilesample"/>
      </w:pPr>
      <w:r>
        <w:t>&lt;application-policy name = "OpenLDAP"&gt;</w:t>
      </w:r>
    </w:p>
    <w:p w:rsidR="00EB0521" w:rsidRDefault="00EB0521" w:rsidP="00C546F3">
      <w:pPr>
        <w:pStyle w:val="Classfilesample"/>
      </w:pPr>
      <w:r>
        <w:t xml:space="preserve">  &lt;authentication&gt;</w:t>
      </w:r>
    </w:p>
    <w:p w:rsidR="00EB0521" w:rsidRDefault="00EB0521" w:rsidP="00C546F3">
      <w:pPr>
        <w:pStyle w:val="Classfilesample"/>
      </w:pPr>
      <w:r>
        <w:t xml:space="preserve">    &lt;login-module code = "gov.nih.nci.security.authentication.loginmodules.LDAPLoginModule" flag = "required" &gt;</w:t>
      </w:r>
    </w:p>
    <w:p w:rsidR="00EB0521" w:rsidRDefault="00EB0521" w:rsidP="00C546F3">
      <w:pPr>
        <w:pStyle w:val="Classfilesample"/>
      </w:pPr>
      <w:r>
        <w:t xml:space="preserve">      &lt;module-option name="ldapHost"&gt;ldap://ncicbds-dev.nci.nih.gov:389&lt;/module-option&gt;</w:t>
      </w:r>
    </w:p>
    <w:p w:rsidR="00EB0521" w:rsidRDefault="00EB0521" w:rsidP="00C546F3">
      <w:pPr>
        <w:pStyle w:val="Classfilesample"/>
      </w:pPr>
      <w:r>
        <w:t xml:space="preserve">      &lt;module-option name="ldapSearchableBase"&gt;ou=csm,dc=ncicb-dev,dc=nci,dc=nih,dc=gov&lt;/module-option&gt;</w:t>
      </w:r>
    </w:p>
    <w:p w:rsidR="00EB0521" w:rsidRDefault="00EB0521" w:rsidP="00C546F3">
      <w:pPr>
        <w:pStyle w:val="Classfilesample"/>
      </w:pPr>
      <w:r>
        <w:t xml:space="preserve">      &lt;module-option name="ldapUserIdLabel"&gt;uid&lt;/module-option&gt;</w:t>
      </w:r>
    </w:p>
    <w:p w:rsidR="00EB0521" w:rsidRDefault="00EB0521" w:rsidP="00C546F3">
      <w:pPr>
        <w:pStyle w:val="Classfilesample"/>
      </w:pPr>
      <w:r>
        <w:lastRenderedPageBreak/>
        <w:t xml:space="preserve">      &lt;module-option name="ldapAdminUserName"&gt;uid=csmAdmin,ou=csm,dc=ncicb-dev,dc=nci,dc=nih,dc=gov&lt;/module-option&gt;</w:t>
      </w:r>
    </w:p>
    <w:p w:rsidR="00EB0521" w:rsidRDefault="00EB0521" w:rsidP="00C546F3">
      <w:pPr>
        <w:pStyle w:val="Classfilesample"/>
      </w:pPr>
      <w:r>
        <w:t xml:space="preserve">      &lt;module-option name="ldapAdminPassword"&gt;PASSWORD&lt;/module-option&gt;</w:t>
      </w:r>
    </w:p>
    <w:p w:rsidR="00EB0521" w:rsidRDefault="00EB0521" w:rsidP="00C546F3">
      <w:pPr>
        <w:pStyle w:val="Classfilesample"/>
      </w:pPr>
      <w:r>
        <w:t xml:space="preserve">    &lt;/login-module&gt;</w:t>
      </w:r>
    </w:p>
    <w:p w:rsidR="00EB0521" w:rsidRDefault="00EB0521" w:rsidP="00C546F3">
      <w:pPr>
        <w:pStyle w:val="Classfilesample"/>
      </w:pPr>
      <w:r>
        <w:t xml:space="preserve">  &lt;/authentication&gt;</w:t>
      </w:r>
    </w:p>
    <w:p w:rsidR="00EB0521" w:rsidRDefault="00EB0521" w:rsidP="00C546F3">
      <w:pPr>
        <w:pStyle w:val="Classfilesample"/>
      </w:pPr>
      <w:r>
        <w:t>&lt;/application-policy&gt;</w:t>
      </w:r>
    </w:p>
    <w:p w:rsidR="00EB0521" w:rsidRDefault="00EB0521" w:rsidP="00A34675">
      <w:pPr>
        <w:pStyle w:val="BodyText"/>
      </w:pPr>
    </w:p>
    <w:p w:rsidR="00EB0521" w:rsidRDefault="00EB0521" w:rsidP="00EB0521">
      <w:pPr>
        <w:pStyle w:val="BodyText"/>
      </w:pPr>
      <w:r>
        <w:t xml:space="preserve">As shown in </w:t>
      </w:r>
      <w:r w:rsidR="00C546F3">
        <w:t>the example</w:t>
      </w:r>
      <w:r>
        <w:t>:</w:t>
      </w:r>
    </w:p>
    <w:p w:rsidR="00C546F3" w:rsidRDefault="00C546F3" w:rsidP="00C546F3">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C546F3" w:rsidRDefault="00C546F3" w:rsidP="00C546F3">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00EB028A" w:rsidRPr="00EB028A">
        <w:rPr>
          <w:rStyle w:val="Emphasis"/>
        </w:rPr>
        <w:t>gov.nih.nci.security.authentication.loginmodules.LDAPLoginModule</w:t>
      </w:r>
      <w:r>
        <w:t>.</w:t>
      </w:r>
    </w:p>
    <w:p w:rsidR="00C546F3" w:rsidRDefault="00C546F3" w:rsidP="00C546F3">
      <w:pPr>
        <w:pStyle w:val="ListBullet"/>
      </w:pPr>
      <w:r>
        <w:t xml:space="preserve">The </w:t>
      </w:r>
      <w:r w:rsidRPr="00B83E13">
        <w:rPr>
          <w:rStyle w:val="Bold"/>
        </w:rPr>
        <w:t>flag</w:t>
      </w:r>
      <w:r>
        <w:t xml:space="preserve"> provided is </w:t>
      </w:r>
      <w:r>
        <w:rPr>
          <w:rStyle w:val="Emphasis"/>
        </w:rPr>
        <w:t>required</w:t>
      </w:r>
      <w:r w:rsidRPr="00B83E13">
        <w:t>.</w:t>
      </w:r>
    </w:p>
    <w:p w:rsidR="00C546F3" w:rsidRDefault="00C546F3" w:rsidP="00C546F3">
      <w:pPr>
        <w:pStyle w:val="ListBullet"/>
      </w:pPr>
      <w:r>
        <w:t xml:space="preserve">The </w:t>
      </w:r>
      <w:r w:rsidRPr="00B83E13">
        <w:rPr>
          <w:rStyle w:val="Bold"/>
        </w:rPr>
        <w:t>module-options</w:t>
      </w:r>
      <w:r>
        <w:t xml:space="preserve"> list the parameters passed to the LoginModule to perform the authentication task. In</w:t>
      </w:r>
      <w:r w:rsidR="00EB028A">
        <w:t xml:space="preserve"> this</w:t>
      </w:r>
      <w:r>
        <w:t xml:space="preserve"> example they are:</w:t>
      </w:r>
    </w:p>
    <w:p w:rsidR="00EB028A" w:rsidRPr="00EB028A" w:rsidRDefault="00EB028A" w:rsidP="00EB028A">
      <w:pPr>
        <w:pStyle w:val="BodyTextIndent2"/>
        <w:rPr>
          <w:rStyle w:val="Emphasis"/>
        </w:rPr>
      </w:pPr>
      <w:r w:rsidRPr="00EB028A">
        <w:rPr>
          <w:rStyle w:val="Emphasis"/>
        </w:rPr>
        <w:t>&lt;module-option name="ldapHost"&gt;ldaps://ncids2b.nci.nih.gov:636&lt;/module-option&gt;</w:t>
      </w:r>
    </w:p>
    <w:p w:rsidR="00EB028A" w:rsidRPr="00EB028A" w:rsidRDefault="00EB028A" w:rsidP="00EB028A">
      <w:pPr>
        <w:pStyle w:val="BodyTextIndent2"/>
        <w:rPr>
          <w:rStyle w:val="Emphasis"/>
        </w:rPr>
      </w:pPr>
      <w:r w:rsidRPr="00EB028A">
        <w:rPr>
          <w:rStyle w:val="Emphasis"/>
        </w:rPr>
        <w:t>&lt;module-option name="ldapSearchableBase"&gt;ou=nci,o=nih&lt;/module-option&gt;</w:t>
      </w:r>
    </w:p>
    <w:p w:rsidR="00EB028A" w:rsidRPr="00EB028A" w:rsidRDefault="00EB028A" w:rsidP="00EB028A">
      <w:pPr>
        <w:pStyle w:val="BodyTextIndent2"/>
        <w:rPr>
          <w:rStyle w:val="Emphasis"/>
        </w:rPr>
      </w:pPr>
      <w:r w:rsidRPr="00EB028A">
        <w:rPr>
          <w:rStyle w:val="Emphasis"/>
        </w:rPr>
        <w:t>&lt;module-option name="ldapUserIdLabel"&gt;cn&lt;/module-option&gt;</w:t>
      </w:r>
    </w:p>
    <w:p w:rsidR="00EB0521" w:rsidRPr="00EB028A" w:rsidRDefault="00EB0521" w:rsidP="00EB028A">
      <w:pPr>
        <w:pStyle w:val="BodyTextIndent2"/>
        <w:ind w:left="2160"/>
        <w:rPr>
          <w:rStyle w:val="Emphasis"/>
        </w:rPr>
      </w:pPr>
      <w:r w:rsidRPr="00EB028A">
        <w:rPr>
          <w:rStyle w:val="Emphasis"/>
        </w:rPr>
        <w:t>&lt;module-option name="ldapAdminUserName"&gt;uid=csmAdmin,ou=csm,dc=ncicb-dev,dc=nci,dc=nih,dc=gov&lt;/module-option&gt;</w:t>
      </w:r>
    </w:p>
    <w:p w:rsidR="00EB0521" w:rsidRPr="00EB028A" w:rsidRDefault="00EB0521" w:rsidP="00EB028A">
      <w:pPr>
        <w:pStyle w:val="BodyTextIndent2"/>
        <w:ind w:left="2160"/>
        <w:rPr>
          <w:rStyle w:val="Emphasis"/>
        </w:rPr>
      </w:pPr>
      <w:r w:rsidRPr="00EB028A">
        <w:rPr>
          <w:rStyle w:val="Emphasis"/>
        </w:rPr>
        <w:t>&lt;module-option name="ldapAdminPassword"&gt;PASSWORD&lt;/module-option&gt;</w:t>
      </w:r>
    </w:p>
    <w:p w:rsidR="00EB0521" w:rsidRDefault="00EB0521" w:rsidP="00757E8C">
      <w:pPr>
        <w:pStyle w:val="Heading3"/>
      </w:pPr>
      <w:bookmarkStart w:id="937" w:name="_Toc238804844"/>
      <w:r>
        <w:t>Activating CLM Audit Logging</w:t>
      </w:r>
      <w:bookmarkEnd w:id="937"/>
    </w:p>
    <w:p w:rsidR="00EB0521" w:rsidRDefault="00EB0521" w:rsidP="00EB0521">
      <w:pPr>
        <w:pStyle w:val="BodyText"/>
      </w:pPr>
      <w:r w:rsidRPr="00EB0521">
        <w:t xml:space="preserve">In order to activate the CLM’s </w:t>
      </w:r>
      <w:r w:rsidR="00F73F46">
        <w:t>audit logging</w:t>
      </w:r>
      <w:r w:rsidRPr="00EB0521">
        <w:t xml:space="preserve"> capabilities for Authorization, the user needs to follow the steps to deploy </w:t>
      </w:r>
      <w:r w:rsidR="00F73F46">
        <w:t>audit logging</w:t>
      </w:r>
      <w:r w:rsidRPr="00EB0521">
        <w:t xml:space="preserve"> service as mentioned in the</w:t>
      </w:r>
      <w:r w:rsidR="00757E8C">
        <w:t xml:space="preserve"> </w:t>
      </w:r>
      <w:fldSimple w:instr=" REF _Ref213646933 \h  \* MERGEFORMAT ">
        <w:r w:rsidR="00E92FAF" w:rsidRPr="00E92FAF">
          <w:rPr>
            <w:i/>
            <w:color w:val="0000FF"/>
          </w:rPr>
          <w:t>Audit Logging</w:t>
        </w:r>
      </w:fldSimple>
      <w:r w:rsidR="00757E8C">
        <w:t xml:space="preserve"> section on page </w:t>
      </w:r>
      <w:r w:rsidR="00F228E8">
        <w:fldChar w:fldCharType="begin"/>
      </w:r>
      <w:r w:rsidR="00757E8C">
        <w:instrText xml:space="preserve"> PAGEREF _Ref213646936 \h </w:instrText>
      </w:r>
      <w:r w:rsidR="00F228E8">
        <w:fldChar w:fldCharType="separate"/>
      </w:r>
      <w:r w:rsidR="00E92FAF">
        <w:rPr>
          <w:noProof/>
        </w:rPr>
        <w:t>24</w:t>
      </w:r>
      <w:r w:rsidR="00F228E8">
        <w:fldChar w:fldCharType="end"/>
      </w:r>
      <w:r>
        <w:t>.</w:t>
      </w:r>
    </w:p>
    <w:p w:rsidR="00EB0521" w:rsidRDefault="00757E8C" w:rsidP="00EB0521">
      <w:pPr>
        <w:pStyle w:val="Heading2"/>
      </w:pPr>
      <w:bookmarkStart w:id="938" w:name="_Ref213909923"/>
      <w:bookmarkStart w:id="939" w:name="_Ref213909926"/>
      <w:bookmarkStart w:id="940" w:name="_Ref213910693"/>
      <w:bookmarkStart w:id="941" w:name="_Ref213910696"/>
      <w:bookmarkStart w:id="942" w:name="_Toc238804845"/>
      <w:r>
        <w:t>Integrating With the CSM Authorization Service</w:t>
      </w:r>
      <w:bookmarkEnd w:id="938"/>
      <w:bookmarkEnd w:id="939"/>
      <w:bookmarkEnd w:id="940"/>
      <w:bookmarkEnd w:id="941"/>
      <w:bookmarkEnd w:id="942"/>
    </w:p>
    <w:p w:rsidR="00EB0521" w:rsidRDefault="00EB0521" w:rsidP="00EB0521">
      <w:pPr>
        <w:pStyle w:val="BodyText"/>
      </w:pPr>
      <w:r w:rsidRPr="00EB0521">
        <w:t xml:space="preserve">The </w:t>
      </w:r>
      <w:r w:rsidR="00EB028A">
        <w:t xml:space="preserve">CSM </w:t>
      </w:r>
      <w:r w:rsidRPr="00EB0521">
        <w:t>security APIs</w:t>
      </w:r>
      <w:r w:rsidR="00EB028A">
        <w:t xml:space="preserve"> can be used programmatically to</w:t>
      </w:r>
      <w:r w:rsidRPr="00EB0521">
        <w:t xml:space="preserve"> facilitate security needs at runtime. </w:t>
      </w:r>
      <w:r w:rsidR="00EB028A">
        <w:t xml:space="preserve">The APIs </w:t>
      </w:r>
      <w:r w:rsidRPr="00EB0521">
        <w:t xml:space="preserve">have been written using Java, so it is assumed that developers </w:t>
      </w:r>
      <w:r w:rsidR="00EB028A">
        <w:t xml:space="preserve">using them are familiar with </w:t>
      </w:r>
      <w:r w:rsidRPr="00EB0521">
        <w:t>the Java language</w:t>
      </w:r>
      <w:r w:rsidR="001953B7" w:rsidRPr="00EB0521">
        <w:t xml:space="preserve">. </w:t>
      </w:r>
      <w:r w:rsidR="00F228E8">
        <w:fldChar w:fldCharType="begin"/>
      </w:r>
      <w:r w:rsidR="00E250C9">
        <w:instrText xml:space="preserve"> XE "</w:instrText>
      </w:r>
      <w:r w:rsidR="00E250C9" w:rsidRPr="007F757E">
        <w:instrText>JBoss:authorization service</w:instrText>
      </w:r>
      <w:r w:rsidR="00E250C9">
        <w:instrText xml:space="preserve">" </w:instrText>
      </w:r>
      <w:r w:rsidR="00F228E8">
        <w:fldChar w:fldCharType="end"/>
      </w:r>
      <w:r w:rsidR="00F228E8">
        <w:fldChar w:fldCharType="begin"/>
      </w:r>
      <w:r w:rsidR="00E250C9">
        <w:instrText xml:space="preserve"> XE "</w:instrText>
      </w:r>
      <w:r w:rsidR="00E250C9" w:rsidRPr="00E11A87">
        <w:instrText>authorization service:JBoss</w:instrText>
      </w:r>
      <w:r w:rsidR="00E250C9">
        <w:instrText xml:space="preserve">" </w:instrText>
      </w:r>
      <w:r w:rsidR="00F228E8">
        <w:fldChar w:fldCharType="end"/>
      </w:r>
      <w:r w:rsidR="00F228E8">
        <w:fldChar w:fldCharType="begin"/>
      </w:r>
      <w:r w:rsidR="00FB61D9">
        <w:instrText xml:space="preserve"> XE "</w:instrText>
      </w:r>
      <w:r w:rsidR="00FB61D9" w:rsidRPr="000C7E9B">
        <w:instrText xml:space="preserve">integrate </w:instrText>
      </w:r>
      <w:r w:rsidR="00FB61D9">
        <w:instrText>authorization</w:instrText>
      </w:r>
      <w:r w:rsidR="00FB61D9" w:rsidRPr="000C7E9B">
        <w:instrText xml:space="preserve"> service</w:instrText>
      </w:r>
      <w:r w:rsidR="00FB61D9">
        <w:instrText xml:space="preserve">" </w:instrText>
      </w:r>
      <w:r w:rsidR="00F228E8">
        <w:fldChar w:fldCharType="end"/>
      </w:r>
      <w:r w:rsidR="00F228E8">
        <w:fldChar w:fldCharType="begin"/>
      </w:r>
      <w:r w:rsidR="00FB61D9">
        <w:instrText xml:space="preserve"> XE "authorization</w:instrText>
      </w:r>
      <w:r w:rsidR="00FB61D9" w:rsidRPr="00146BB8">
        <w:instrText xml:space="preserve"> service:integration</w:instrText>
      </w:r>
      <w:r w:rsidR="00FB61D9">
        <w:instrText xml:space="preserve">" </w:instrText>
      </w:r>
      <w:r w:rsidR="00F228E8">
        <w:fldChar w:fldCharType="end"/>
      </w:r>
    </w:p>
    <w:p w:rsidR="00EB028A" w:rsidRDefault="00EB0521" w:rsidP="00EB0521">
      <w:pPr>
        <w:pStyle w:val="BodyText"/>
      </w:pPr>
      <w:r>
        <w:t>This section provides instruction</w:t>
      </w:r>
      <w:r w:rsidR="00EB028A">
        <w:t>s</w:t>
      </w:r>
      <w:r>
        <w:t xml:space="preserve"> for integrating the CSM APIs with JBoss. The integration</w:t>
      </w:r>
      <w:r w:rsidR="00EB028A">
        <w:t xml:space="preserve"> is flexible enough to meet most users’ needs, </w:t>
      </w:r>
      <w:r>
        <w:t xml:space="preserve">depending on the number of applications hosted on </w:t>
      </w:r>
      <w:r w:rsidR="00EB028A">
        <w:t xml:space="preserve">the </w:t>
      </w:r>
      <w:r>
        <w:t xml:space="preserve">JBoss </w:t>
      </w:r>
      <w:r w:rsidR="00EB028A">
        <w:t xml:space="preserve">server, </w:t>
      </w:r>
      <w:r>
        <w:t xml:space="preserve">and whether or not a common schema is used. </w:t>
      </w:r>
    </w:p>
    <w:p w:rsidR="00EB0521" w:rsidRDefault="00EB028A" w:rsidP="00EB0521">
      <w:pPr>
        <w:pStyle w:val="BodyText"/>
      </w:pPr>
      <w:r>
        <w:lastRenderedPageBreak/>
        <w:t>The following scenarios are supported for using CSM APIs with JBoss:</w:t>
      </w:r>
      <w:r w:rsidR="00EB0521">
        <w:t xml:space="preserve"> </w:t>
      </w:r>
      <w:r w:rsidR="00F228E8">
        <w:fldChar w:fldCharType="begin"/>
      </w:r>
      <w:r w:rsidR="00FB61D9">
        <w:instrText xml:space="preserve"> XE "</w:instrText>
      </w:r>
      <w:r w:rsidR="00FB61D9" w:rsidRPr="007E7109">
        <w:instrText>API:with JBoss</w:instrText>
      </w:r>
      <w:r w:rsidR="00FB61D9">
        <w:instrText xml:space="preserve">" </w:instrText>
      </w:r>
      <w:r w:rsidR="00F228E8">
        <w:fldChar w:fldCharType="end"/>
      </w:r>
      <w:r w:rsidR="00EB0521">
        <w:t xml:space="preserve">   </w:t>
      </w:r>
    </w:p>
    <w:p w:rsidR="00EB0521" w:rsidRDefault="00EB0521" w:rsidP="00EB028A">
      <w:pPr>
        <w:pStyle w:val="ListBullet"/>
      </w:pPr>
      <w:r>
        <w:t xml:space="preserve">JBOSS </w:t>
      </w:r>
      <w:r w:rsidR="00EB028A">
        <w:t xml:space="preserve">hosts </w:t>
      </w:r>
      <w:r>
        <w:t>a number of applications</w:t>
      </w:r>
    </w:p>
    <w:p w:rsidR="00EB0521" w:rsidRDefault="00EB028A" w:rsidP="00EB028A">
      <w:pPr>
        <w:pStyle w:val="ListBullet2"/>
      </w:pPr>
      <w:r>
        <w:t>using</w:t>
      </w:r>
      <w:r w:rsidR="00EB0521">
        <w:t xml:space="preserve"> </w:t>
      </w:r>
      <w:r>
        <w:t xml:space="preserve">a </w:t>
      </w:r>
      <w:r w:rsidR="00EB0521">
        <w:t>common schema</w:t>
      </w:r>
    </w:p>
    <w:p w:rsidR="00EB0521" w:rsidRDefault="00EB028A" w:rsidP="00EB028A">
      <w:pPr>
        <w:pStyle w:val="ListBullet2"/>
      </w:pPr>
      <w:r>
        <w:t>using</w:t>
      </w:r>
      <w:r w:rsidR="00EB0521">
        <w:t xml:space="preserve"> separate schema</w:t>
      </w:r>
      <w:r>
        <w:t>s</w:t>
      </w:r>
    </w:p>
    <w:p w:rsidR="00EB0521" w:rsidRDefault="00EB0521" w:rsidP="00EB028A">
      <w:pPr>
        <w:pStyle w:val="ListBullet"/>
      </w:pPr>
      <w:r>
        <w:t xml:space="preserve">BOSS </w:t>
      </w:r>
      <w:r w:rsidR="00EB028A">
        <w:t>hosts</w:t>
      </w:r>
      <w:r>
        <w:t xml:space="preserve"> only one application</w:t>
      </w:r>
    </w:p>
    <w:p w:rsidR="00EB0521" w:rsidRDefault="00EB028A" w:rsidP="00EB028A">
      <w:pPr>
        <w:pStyle w:val="ListBullet2"/>
      </w:pPr>
      <w:r>
        <w:t>using a</w:t>
      </w:r>
      <w:r w:rsidR="00EB0521">
        <w:t xml:space="preserve"> common schema</w:t>
      </w:r>
    </w:p>
    <w:p w:rsidR="00EB0521" w:rsidRDefault="00EB028A" w:rsidP="00EB028A">
      <w:pPr>
        <w:pStyle w:val="ListBullet2"/>
      </w:pPr>
      <w:r>
        <w:t>using</w:t>
      </w:r>
      <w:r w:rsidR="00EB0521">
        <w:t xml:space="preserve"> separate schema</w:t>
      </w:r>
      <w:r>
        <w:t>s</w:t>
      </w:r>
    </w:p>
    <w:p w:rsidR="00EB0521" w:rsidRDefault="00EB0521" w:rsidP="00757E8C">
      <w:pPr>
        <w:pStyle w:val="Heading3"/>
      </w:pPr>
      <w:bookmarkStart w:id="943" w:name="_Toc238804846"/>
      <w:r>
        <w:t>Importing and Using the CSM Authorization Manager Class</w:t>
      </w:r>
      <w:bookmarkEnd w:id="943"/>
    </w:p>
    <w:p w:rsidR="00653E32" w:rsidRDefault="00653E32" w:rsidP="009F1552">
      <w:pPr>
        <w:pStyle w:val="BodyText"/>
      </w:pPr>
      <w:r w:rsidRPr="00C154BD">
        <w:t xml:space="preserve">To </w:t>
      </w:r>
      <w:r w:rsidR="009D299C">
        <w:t>import</w:t>
      </w:r>
      <w:r w:rsidRPr="00C154BD">
        <w:t xml:space="preserve"> the CSM </w:t>
      </w:r>
      <w:r>
        <w:t>authorization service</w:t>
      </w:r>
      <w:r w:rsidRPr="00C154BD">
        <w:t>, add the last two</w:t>
      </w:r>
      <w:r>
        <w:t xml:space="preserve"> (highlighted) import statements shown in the sample below </w:t>
      </w:r>
      <w:r w:rsidRPr="00C154BD">
        <w:t>to the action classes that require authentication.</w:t>
      </w:r>
      <w:r>
        <w:t xml:space="preserve"> </w:t>
      </w:r>
      <w:r w:rsidR="00F228E8">
        <w:fldChar w:fldCharType="begin"/>
      </w:r>
      <w:r w:rsidR="00FB61D9">
        <w:instrText xml:space="preserve"> XE "authorization</w:instrText>
      </w:r>
      <w:r w:rsidR="00FB61D9" w:rsidRPr="00CD7C3D">
        <w:instrText xml:space="preserve"> manager:import class</w:instrText>
      </w:r>
      <w:r w:rsidR="00FB61D9">
        <w:instrText xml:space="preserve">" </w:instrText>
      </w:r>
      <w:r w:rsidR="00F228E8">
        <w:fldChar w:fldCharType="end"/>
      </w:r>
      <w:r w:rsidR="00F228E8">
        <w:fldChar w:fldCharType="begin"/>
      </w:r>
      <w:r w:rsidR="00FB61D9">
        <w:instrText xml:space="preserve"> XE "</w:instrText>
      </w:r>
      <w:r w:rsidR="00FB61D9" w:rsidRPr="000C7E9B">
        <w:instrText>import authorization manager</w:instrText>
      </w:r>
      <w:r w:rsidR="00FB61D9">
        <w:instrText xml:space="preserve">" </w:instrText>
      </w:r>
      <w:r w:rsidR="00F228E8">
        <w:fldChar w:fldCharType="end"/>
      </w:r>
    </w:p>
    <w:p w:rsidR="00EB0521" w:rsidRPr="009F1552" w:rsidRDefault="00EB0521" w:rsidP="009F1552">
      <w:pPr>
        <w:pStyle w:val="BodyText"/>
        <w:ind w:left="1440"/>
        <w:rPr>
          <w:rStyle w:val="CodeChar0"/>
        </w:rPr>
      </w:pPr>
      <w:r w:rsidRPr="009F1552">
        <w:rPr>
          <w:rStyle w:val="CodeChar0"/>
        </w:rPr>
        <w:t>import gov.nih.nci.abcapp.UserCredentials;</w:t>
      </w:r>
    </w:p>
    <w:p w:rsidR="00EB0521" w:rsidRPr="009F1552" w:rsidRDefault="00EB0521" w:rsidP="009F1552">
      <w:pPr>
        <w:pStyle w:val="BodyText"/>
        <w:ind w:left="1440"/>
        <w:rPr>
          <w:rStyle w:val="CodeChar0"/>
        </w:rPr>
      </w:pPr>
      <w:r w:rsidRPr="009F1552">
        <w:rPr>
          <w:rStyle w:val="CodeChar0"/>
        </w:rPr>
        <w:t>import gov.nih.nci.abcapp.model.Form;</w:t>
      </w:r>
    </w:p>
    <w:p w:rsidR="00EB0521" w:rsidRPr="009F1552" w:rsidRDefault="00EB0521" w:rsidP="009F1552">
      <w:pPr>
        <w:pStyle w:val="BodyText"/>
        <w:ind w:left="1440"/>
        <w:rPr>
          <w:rStyle w:val="CodeChar0"/>
        </w:rPr>
      </w:pPr>
      <w:r w:rsidRPr="009F1552">
        <w:rPr>
          <w:rStyle w:val="CodeChar0"/>
        </w:rPr>
        <w:t>import gov.nih.nci.abcapp.util.Constants;</w:t>
      </w:r>
    </w:p>
    <w:p w:rsidR="00EB0521" w:rsidRPr="00653E32" w:rsidRDefault="00EB0521" w:rsidP="009F1552">
      <w:pPr>
        <w:pStyle w:val="BodyText"/>
        <w:ind w:left="1440"/>
        <w:rPr>
          <w:rStyle w:val="CodeChar0"/>
        </w:rPr>
      </w:pPr>
      <w:r w:rsidRPr="00653E32">
        <w:rPr>
          <w:rStyle w:val="CodeChar0"/>
        </w:rPr>
        <w:t>import gov.nih.nci.security.SecurityServiceProvider;</w:t>
      </w:r>
    </w:p>
    <w:p w:rsidR="00EB0521" w:rsidRPr="009F1552" w:rsidRDefault="00EB0521" w:rsidP="009F1552">
      <w:pPr>
        <w:pStyle w:val="BodyText"/>
        <w:ind w:left="1440"/>
        <w:rPr>
          <w:rStyle w:val="CodeChar0"/>
        </w:rPr>
      </w:pPr>
      <w:r w:rsidRPr="00653E32">
        <w:rPr>
          <w:rStyle w:val="CodeChar0"/>
        </w:rPr>
        <w:t>import gov.nih.nci.security.AuthorizationManager;</w:t>
      </w:r>
    </w:p>
    <w:p w:rsidR="00653E32" w:rsidRDefault="009F1552" w:rsidP="009F1552">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9D299C" w:rsidRDefault="009D299C" w:rsidP="009D299C">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EB0521" w:rsidRDefault="009F1552" w:rsidP="009D299C">
      <w:pPr>
        <w:pStyle w:val="BodyText"/>
        <w:keepNext/>
        <w:keepLines/>
      </w:pPr>
      <w:r>
        <w:t>The client application then uses the AuthorizationManager to perform the actual authentication using CSM.</w:t>
      </w:r>
      <w:r w:rsidR="009D299C">
        <w:t xml:space="preserve"> </w:t>
      </w:r>
      <w:r w:rsidR="00653E32">
        <w:t>The example below</w:t>
      </w:r>
      <w:r w:rsidR="00653E32" w:rsidRPr="00C154BD">
        <w:t xml:space="preserve"> illustrates how to use</w:t>
      </w:r>
      <w:r w:rsidR="00653E32">
        <w:t xml:space="preserve"> the CSM AuthorizationManager s</w:t>
      </w:r>
      <w:r w:rsidR="00653E32" w:rsidRPr="00C154BD">
        <w:t>ervi</w:t>
      </w:r>
      <w:r w:rsidR="00653E32">
        <w:t>ce class in the “</w:t>
      </w:r>
      <w:r w:rsidR="00653E32" w:rsidRPr="002E64CB">
        <w:t>abcapp</w:t>
      </w:r>
      <w:r w:rsidR="00653E32">
        <w:t>” application.</w:t>
      </w:r>
    </w:p>
    <w:p w:rsidR="00DB040E" w:rsidRDefault="00DB040E" w:rsidP="009D299C">
      <w:pPr>
        <w:pStyle w:val="Classfilesample"/>
        <w:keepNext/>
      </w:pPr>
      <w:r>
        <w:t>try {</w:t>
      </w:r>
    </w:p>
    <w:p w:rsidR="00DB040E" w:rsidRDefault="00DB040E" w:rsidP="00DB040E">
      <w:pPr>
        <w:pStyle w:val="Classfilesample"/>
        <w:ind w:left="1980"/>
      </w:pPr>
      <w:r>
        <w:t>AuthorizationManager authorizationManager = SecurityServiceProvider.getAuthorizationManager(“abcapp”);</w:t>
      </w:r>
    </w:p>
    <w:p w:rsidR="00DB040E" w:rsidRDefault="00DB040E" w:rsidP="00DB040E">
      <w:pPr>
        <w:pStyle w:val="Classfilesample"/>
        <w:ind w:left="1980"/>
      </w:pPr>
      <w:r>
        <w:t>boolean hasPermission = authorizationManager.checkPermission(“user name” , “resource name”, “operation” );</w:t>
      </w:r>
    </w:p>
    <w:p w:rsidR="00DB040E" w:rsidRDefault="00DB040E" w:rsidP="00DB040E">
      <w:pPr>
        <w:pStyle w:val="Classfilesample"/>
        <w:ind w:left="1980"/>
      </w:pPr>
      <w:r>
        <w:t>if (hasPermission){    System.out.println(“PERMISSION GRANTED.");</w:t>
      </w:r>
    </w:p>
    <w:p w:rsidR="00DB040E" w:rsidRDefault="00DB040E" w:rsidP="00DB040E">
      <w:pPr>
        <w:pStyle w:val="Classfilesample"/>
        <w:ind w:left="1980"/>
      </w:pPr>
      <w:r>
        <w:t>}else{   System.out.println(“PERMISSION DENIED ");</w:t>
      </w:r>
      <w:r>
        <w:tab/>
        <w:t xml:space="preserve"> }</w:t>
      </w:r>
    </w:p>
    <w:p w:rsidR="00DB040E" w:rsidRDefault="00DB040E" w:rsidP="00DB040E">
      <w:pPr>
        <w:pStyle w:val="Classfilesample"/>
      </w:pPr>
      <w:r>
        <w:t xml:space="preserve">}catch ( CSException cse){ </w:t>
      </w:r>
    </w:p>
    <w:p w:rsidR="00DB040E" w:rsidRDefault="00B517F4" w:rsidP="00B517F4">
      <w:pPr>
        <w:pStyle w:val="Classfilesample"/>
        <w:ind w:left="2160"/>
      </w:pPr>
      <w:r>
        <w:t xml:space="preserve">          </w:t>
      </w:r>
      <w:r w:rsidR="00DB040E">
        <w:t>System.out.println("ERROR IN AUTHORIZATION ");</w:t>
      </w:r>
      <w:r w:rsidR="00DB040E">
        <w:tab/>
        <w:t xml:space="preserve"> </w:t>
      </w:r>
    </w:p>
    <w:p w:rsidR="009F1552" w:rsidRPr="00DB040E" w:rsidRDefault="00DB040E" w:rsidP="00DB040E">
      <w:pPr>
        <w:pStyle w:val="Classfilesample"/>
        <w:rPr>
          <w:rStyle w:val="CodeChar0"/>
          <w:rFonts w:ascii="Microsoft Sans Serif" w:hAnsi="Microsoft Sans Serif"/>
        </w:rPr>
      </w:pPr>
      <w:r>
        <w:t>}</w:t>
      </w:r>
    </w:p>
    <w:p w:rsidR="00653E32" w:rsidRDefault="00653E32" w:rsidP="00653E32">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rsidR="007C01BE">
        <w:t>and</w:t>
      </w:r>
      <w:r>
        <w:t xml:space="preserve">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w:t>
      </w:r>
      <w:r w:rsidR="007C01BE">
        <w:t>g t</w:t>
      </w:r>
      <w:r>
        <w:t>o ac</w:t>
      </w:r>
      <w:r w:rsidR="007C01BE">
        <w:t>c</w:t>
      </w:r>
      <w:r>
        <w:t>ess, and the operation it wants to perform.</w:t>
      </w:r>
      <w:r w:rsidRPr="00D401F1">
        <w:t xml:space="preserve"> </w:t>
      </w:r>
    </w:p>
    <w:p w:rsidR="00653E32" w:rsidRDefault="00653E32" w:rsidP="00653E32">
      <w:pPr>
        <w:pStyle w:val="BodyText"/>
      </w:pPr>
      <w:r w:rsidRPr="00D401F1">
        <w:lastRenderedPageBreak/>
        <w:t xml:space="preserve">Note that the application name should match the name used in the configuration files </w:t>
      </w:r>
      <w:r w:rsidR="007C01BE">
        <w:t xml:space="preserve">as well as configured for the databases for authorization </w:t>
      </w:r>
      <w:r w:rsidRPr="00D401F1">
        <w:t xml:space="preserve">to work correctly. If the </w:t>
      </w:r>
      <w:r w:rsidR="007C01BE" w:rsidRPr="009F1552">
        <w:t xml:space="preserve">user has the required access permission, a Boolean </w:t>
      </w:r>
      <w:r w:rsidR="007C01BE" w:rsidRPr="007C01BE">
        <w:rPr>
          <w:rStyle w:val="CodeChar0"/>
        </w:rPr>
        <w:t>true</w:t>
      </w:r>
      <w:r w:rsidR="007C01BE" w:rsidRPr="009F1552">
        <w:t xml:space="preserve"> is returned</w:t>
      </w:r>
      <w:r w:rsidR="007C01BE">
        <w:t>,</w:t>
      </w:r>
      <w:r w:rsidR="007C01BE" w:rsidRPr="009F1552">
        <w:t xml:space="preserve"> indicating that the user is </w:t>
      </w:r>
      <w:r w:rsidR="007C01BE">
        <w:t>authorized</w:t>
      </w:r>
      <w:r w:rsidR="007C01BE" w:rsidRPr="009F1552">
        <w:t xml:space="preserve">. </w:t>
      </w:r>
      <w:r w:rsidRPr="00D401F1">
        <w:t xml:space="preserve">If there is an </w:t>
      </w:r>
      <w:r w:rsidR="007C01BE">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9F1552" w:rsidRDefault="009F1552" w:rsidP="007C01BE">
      <w:pPr>
        <w:pStyle w:val="Heading3"/>
      </w:pPr>
      <w:r w:rsidRPr="009F1552">
        <w:t xml:space="preserve"> </w:t>
      </w:r>
      <w:bookmarkStart w:id="944" w:name="_Toc238804847"/>
      <w:r>
        <w:t>Software Products and Scripts</w:t>
      </w:r>
      <w:bookmarkEnd w:id="944"/>
    </w:p>
    <w:p w:rsidR="009F1552" w:rsidRDefault="009F1552" w:rsidP="009F1552">
      <w:pPr>
        <w:pStyle w:val="BodyText"/>
      </w:pPr>
      <w:r>
        <w:t>The table</w:t>
      </w:r>
      <w:r w:rsidR="00B517F4">
        <w:t>s</w:t>
      </w:r>
      <w:r>
        <w:t xml:space="preserve"> below </w:t>
      </w:r>
      <w:r w:rsidR="00B517F4">
        <w:t xml:space="preserve">describe the products and files </w:t>
      </w:r>
      <w:r>
        <w:t>used for authorization.</w:t>
      </w:r>
      <w:r w:rsidR="00F228E8">
        <w:fldChar w:fldCharType="begin"/>
      </w:r>
      <w:r w:rsidR="00FB61D9">
        <w:instrText xml:space="preserve"> XE "</w:instrText>
      </w:r>
      <w:r w:rsidR="00FB61D9" w:rsidRPr="00621545">
        <w:instrText>authorization manager:products and scripts</w:instrText>
      </w:r>
      <w:r w:rsidR="00FB61D9">
        <w:instrText xml:space="preserve">" </w:instrText>
      </w:r>
      <w:r w:rsidR="00F228E8">
        <w:fldChar w:fldCharType="end"/>
      </w:r>
      <w:r w:rsidR="00F228E8">
        <w:fldChar w:fldCharType="begin"/>
      </w:r>
      <w:r w:rsidR="00FB61D9">
        <w:instrText xml:space="preserve"> XE "</w:instrText>
      </w:r>
      <w:r w:rsidR="00FB61D9" w:rsidRPr="000C7E9B">
        <w:instrText>software for authorization</w:instrText>
      </w:r>
      <w:r w:rsidR="00FB61D9">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9F1552" w:rsidRPr="009F1552" w:rsidTr="00B518D5">
        <w:tc>
          <w:tcPr>
            <w:tcW w:w="2448" w:type="dxa"/>
            <w:shd w:val="clear" w:color="auto" w:fill="D9D9D9"/>
            <w:tcMar>
              <w:left w:w="58" w:type="dxa"/>
              <w:right w:w="58" w:type="dxa"/>
            </w:tcMar>
            <w:vAlign w:val="center"/>
          </w:tcPr>
          <w:p w:rsidR="009F1552" w:rsidRPr="009F1552" w:rsidRDefault="009F1552" w:rsidP="00D039D0">
            <w:pPr>
              <w:pStyle w:val="TableHeaderCenter"/>
            </w:pPr>
            <w:r w:rsidRPr="009F1552">
              <w:t>Software Product</w:t>
            </w:r>
          </w:p>
        </w:tc>
        <w:tc>
          <w:tcPr>
            <w:tcW w:w="597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JBoss Server</w:t>
            </w:r>
          </w:p>
        </w:tc>
        <w:tc>
          <w:tcPr>
            <w:tcW w:w="5976" w:type="dxa"/>
            <w:vAlign w:val="center"/>
          </w:tcPr>
          <w:p w:rsidR="009F1552" w:rsidRPr="009F1552" w:rsidRDefault="00B517F4" w:rsidP="00D039D0">
            <w:pPr>
              <w:pStyle w:val="TableText"/>
            </w:pPr>
            <w:r>
              <w:t xml:space="preserve">JBoss </w:t>
            </w:r>
            <w:r w:rsidR="009F1552" w:rsidRPr="009F1552">
              <w:t>is the leading open source, standards-compliant, J2EE-based application server implemented in 100% Pure Java.</w:t>
            </w:r>
            <w:r>
              <w:t xml:space="preserve"> Most</w:t>
            </w:r>
            <w:r w:rsidR="009F1552" w:rsidRPr="009F1552">
              <w:t xml:space="preserve"> caCORE applications use </w:t>
            </w:r>
            <w:r>
              <w:t>JBoss</w:t>
            </w:r>
            <w:r w:rsidR="009F1552" w:rsidRPr="009F1552">
              <w:t xml:space="preserve"> to host their applications.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MySQL Database</w:t>
            </w:r>
          </w:p>
        </w:tc>
        <w:tc>
          <w:tcPr>
            <w:tcW w:w="5976" w:type="dxa"/>
            <w:vAlign w:val="center"/>
          </w:tcPr>
          <w:p w:rsidR="009F1552" w:rsidRPr="009F1552" w:rsidRDefault="009F1552" w:rsidP="00D039D0">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Oracle Database</w:t>
            </w:r>
          </w:p>
        </w:tc>
        <w:tc>
          <w:tcPr>
            <w:tcW w:w="5976" w:type="dxa"/>
            <w:vAlign w:val="center"/>
          </w:tcPr>
          <w:p w:rsidR="009F1552" w:rsidRPr="009F1552" w:rsidRDefault="009F1552" w:rsidP="00D039D0">
            <w:pPr>
              <w:pStyle w:val="TableText"/>
            </w:pPr>
            <w:r w:rsidRPr="009F1552">
              <w:t>Oracle’s relational database was the first to support the SQL language, which has since become the industry standard. It is a proprietary database which requires licenses.</w:t>
            </w:r>
          </w:p>
        </w:tc>
      </w:tr>
      <w:tr w:rsidR="009F1552" w:rsidRPr="009F1552" w:rsidTr="00B518D5">
        <w:tc>
          <w:tcPr>
            <w:tcW w:w="2448" w:type="dxa"/>
            <w:tcMar>
              <w:left w:w="58" w:type="dxa"/>
              <w:right w:w="58" w:type="dxa"/>
            </w:tcMar>
            <w:vAlign w:val="center"/>
          </w:tcPr>
          <w:p w:rsidR="009F1552" w:rsidRPr="009F1552" w:rsidRDefault="009F1552" w:rsidP="00D039D0">
            <w:pPr>
              <w:pStyle w:val="TableText"/>
            </w:pPr>
            <w:r w:rsidRPr="009F1552">
              <w:t>Hibernate</w:t>
            </w:r>
          </w:p>
        </w:tc>
        <w:tc>
          <w:tcPr>
            <w:tcW w:w="5976" w:type="dxa"/>
            <w:vAlign w:val="center"/>
          </w:tcPr>
          <w:p w:rsidR="009F1552" w:rsidRPr="009F1552" w:rsidRDefault="009F1552" w:rsidP="00D039D0">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9F1552" w:rsidRDefault="002A3C9A" w:rsidP="009F1552">
      <w:pPr>
        <w:pStyle w:val="Caption"/>
      </w:pPr>
      <w:bookmarkStart w:id="945" w:name="_Ref213819234"/>
      <w:r>
        <w:t>Figure</w:t>
      </w:r>
      <w:r w:rsidR="009F1552">
        <w:t xml:space="preserve"> </w:t>
      </w:r>
      <w:fldSimple w:instr=" STYLEREF 1 \s ">
        <w:r w:rsidR="00E92FAF">
          <w:rPr>
            <w:noProof/>
          </w:rPr>
          <w:t>2</w:t>
        </w:r>
      </w:fldSimple>
      <w:r w:rsidR="002F0542">
        <w:noBreakHyphen/>
      </w:r>
      <w:fldSimple w:instr=" SEQ Figure \* ARABIC \s 1 ">
        <w:r w:rsidR="00E92FAF">
          <w:rPr>
            <w:noProof/>
          </w:rPr>
          <w:t>1</w:t>
        </w:r>
      </w:fldSimple>
      <w:bookmarkEnd w:id="945"/>
      <w:r w:rsidR="009F1552">
        <w:rPr>
          <w:noProof/>
        </w:rPr>
        <w:t xml:space="preserve"> </w:t>
      </w:r>
      <w:r w:rsidR="009F1552" w:rsidRPr="00E7539B">
        <w:rPr>
          <w:noProof/>
        </w:rPr>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9F1552" w:rsidRPr="009F1552" w:rsidTr="004C4378">
        <w:tc>
          <w:tcPr>
            <w:tcW w:w="3388" w:type="dxa"/>
            <w:shd w:val="clear" w:color="auto" w:fill="D9D9D9"/>
            <w:tcMar>
              <w:left w:w="58" w:type="dxa"/>
              <w:right w:w="58" w:type="dxa"/>
            </w:tcMar>
            <w:vAlign w:val="center"/>
          </w:tcPr>
          <w:p w:rsidR="009F1552" w:rsidRPr="009F1552" w:rsidRDefault="009F1552" w:rsidP="00D039D0">
            <w:pPr>
              <w:pStyle w:val="TableHeaderCenter"/>
            </w:pPr>
            <w:r w:rsidRPr="009F1552">
              <w:t>File</w:t>
            </w:r>
          </w:p>
        </w:tc>
        <w:tc>
          <w:tcPr>
            <w:tcW w:w="4986" w:type="dxa"/>
            <w:shd w:val="clear" w:color="auto" w:fill="D9D9D9"/>
            <w:vAlign w:val="center"/>
          </w:tcPr>
          <w:p w:rsidR="009F1552" w:rsidRPr="009F1552" w:rsidRDefault="009F1552" w:rsidP="00D039D0">
            <w:pPr>
              <w:pStyle w:val="TableHeaderCenter"/>
            </w:pPr>
            <w:r w:rsidRPr="009F1552">
              <w:t>Description</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hibernate.cfg.xml </w:t>
            </w:r>
          </w:p>
        </w:tc>
        <w:tc>
          <w:tcPr>
            <w:tcW w:w="4986" w:type="dxa"/>
            <w:vAlign w:val="center"/>
          </w:tcPr>
          <w:p w:rsidR="009F1552" w:rsidRPr="009F1552" w:rsidRDefault="009F1552" w:rsidP="00D039D0">
            <w:pPr>
              <w:pStyle w:val="TableText"/>
            </w:pPr>
            <w:r w:rsidRPr="009F1552">
              <w:t>The sample XML file which contains the hibernate-mapping and the database connection details.</w:t>
            </w:r>
            <w:r w:rsidR="00F228E8">
              <w:fldChar w:fldCharType="begin"/>
            </w:r>
            <w:r w:rsidR="00FB61D9">
              <w:instrText xml:space="preserve"> XE "</w:instrText>
            </w:r>
            <w:r w:rsidR="00FB61D9" w:rsidRPr="000C7E9B">
              <w:instrText>scripts for authorization</w:instrText>
            </w:r>
            <w:r w:rsidR="00FB61D9">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AuthSchemaMySQL.sql OR AuthSchemaOracle.sql OR AuthSchemaPostgres.sql</w:t>
            </w:r>
          </w:p>
        </w:tc>
        <w:tc>
          <w:tcPr>
            <w:tcW w:w="4986" w:type="dxa"/>
            <w:vAlign w:val="center"/>
          </w:tcPr>
          <w:p w:rsidR="009F1552" w:rsidRPr="009F1552" w:rsidRDefault="009F1552" w:rsidP="00D039D0">
            <w:pPr>
              <w:pStyle w:val="TableText"/>
            </w:pPr>
            <w:r w:rsidRPr="009F1552">
              <w:t>This Structured Query Language (SQL) script is used to create an instance of the Authorization database schema which will be used for the purpose of authorization</w:t>
            </w:r>
            <w:r w:rsidR="008B318A" w:rsidRPr="009F1552">
              <w:t xml:space="preserve">. </w:t>
            </w:r>
            <w:r w:rsidRPr="009F1552">
              <w:t>In 3.0.1 and subsequent releases, this script populates the database with CSM Standard Privileges that can be used to authorize users</w:t>
            </w:r>
            <w:r w:rsidR="008B318A" w:rsidRPr="009F1552">
              <w:t xml:space="preserve">. </w:t>
            </w:r>
            <w:r w:rsidRPr="009F1552">
              <w:t>The same script can be used to create instances of authorization schema for a variety of applications.</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DataPrimingMySQL.sql OR DataPrimingOracle.sql OR DataPrimingPostgres.sql</w:t>
            </w:r>
          </w:p>
        </w:tc>
        <w:tc>
          <w:tcPr>
            <w:tcW w:w="4986" w:type="dxa"/>
            <w:vAlign w:val="center"/>
          </w:tcPr>
          <w:p w:rsidR="009F1552" w:rsidRPr="009F1552" w:rsidRDefault="009F1552" w:rsidP="00D039D0">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rsidR="00B517F4">
              <w:t>.</w:t>
            </w:r>
          </w:p>
        </w:tc>
      </w:tr>
      <w:tr w:rsidR="009F1552" w:rsidRPr="009F1552" w:rsidTr="004C4378">
        <w:tc>
          <w:tcPr>
            <w:tcW w:w="3388" w:type="dxa"/>
            <w:tcMar>
              <w:left w:w="58" w:type="dxa"/>
              <w:right w:w="58" w:type="dxa"/>
            </w:tcMar>
            <w:vAlign w:val="center"/>
          </w:tcPr>
          <w:p w:rsidR="009F1552" w:rsidRPr="009F1552" w:rsidRDefault="009F1552" w:rsidP="00D039D0">
            <w:pPr>
              <w:pStyle w:val="TableText"/>
              <w:rPr>
                <w:rStyle w:val="CodeChar0"/>
              </w:rPr>
            </w:pPr>
            <w:r w:rsidRPr="009F1552">
              <w:rPr>
                <w:rStyle w:val="CodeChar0"/>
              </w:rPr>
              <w:t xml:space="preserve">mysql-ds.xml OR </w:t>
            </w:r>
            <w:r w:rsidR="00B517F4">
              <w:rPr>
                <w:rStyle w:val="CodeChar0"/>
              </w:rPr>
              <w:br/>
            </w:r>
            <w:r w:rsidRPr="009F1552">
              <w:rPr>
                <w:rStyle w:val="CodeChar0"/>
              </w:rPr>
              <w:t xml:space="preserve">oracle-ds.xml OR </w:t>
            </w:r>
            <w:r w:rsidR="00B517F4">
              <w:rPr>
                <w:rStyle w:val="CodeChar0"/>
              </w:rPr>
              <w:br/>
            </w:r>
            <w:r w:rsidRPr="009F1552">
              <w:rPr>
                <w:rStyle w:val="CodeChar0"/>
              </w:rPr>
              <w:t>Postgres-ds.xml</w:t>
            </w:r>
          </w:p>
        </w:tc>
        <w:tc>
          <w:tcPr>
            <w:tcW w:w="4986" w:type="dxa"/>
            <w:vAlign w:val="center"/>
          </w:tcPr>
          <w:p w:rsidR="009F1552" w:rsidRPr="009F1552" w:rsidRDefault="009F1552" w:rsidP="00D039D0">
            <w:pPr>
              <w:pStyle w:val="TableText"/>
            </w:pPr>
            <w:r w:rsidRPr="009F1552">
              <w:t>This file contains information for creating a datasource. One entry is required for each database connection</w:t>
            </w:r>
            <w:r w:rsidR="008B318A" w:rsidRPr="009F1552">
              <w:t xml:space="preserve">. </w:t>
            </w:r>
            <w:r w:rsidRPr="009F1552">
              <w:t>Place this file in the JBoss deploy directory.</w:t>
            </w:r>
          </w:p>
        </w:tc>
      </w:tr>
    </w:tbl>
    <w:p w:rsidR="009E5872" w:rsidRDefault="002A3C9A" w:rsidP="009F1552">
      <w:pPr>
        <w:pStyle w:val="Caption"/>
      </w:pPr>
      <w:r>
        <w:t>Figure</w:t>
      </w:r>
      <w:r w:rsidR="009F1552">
        <w:t xml:space="preserve"> </w:t>
      </w:r>
      <w:fldSimple w:instr=" STYLEREF 1 \s ">
        <w:r w:rsidR="00E92FAF">
          <w:rPr>
            <w:noProof/>
          </w:rPr>
          <w:t>2</w:t>
        </w:r>
      </w:fldSimple>
      <w:r w:rsidR="002F0542">
        <w:noBreakHyphen/>
      </w:r>
      <w:fldSimple w:instr=" SEQ Figure \* ARABIC \s 1 ">
        <w:r w:rsidR="00E92FAF">
          <w:rPr>
            <w:noProof/>
          </w:rPr>
          <w:t>2</w:t>
        </w:r>
      </w:fldSimple>
      <w:r w:rsidR="009F1552">
        <w:t xml:space="preserve"> </w:t>
      </w:r>
      <w:r w:rsidR="00360CDE">
        <w:t xml:space="preserve"> Authorization Configuration and SQL F</w:t>
      </w:r>
      <w:r w:rsidR="009F1552" w:rsidRPr="00683AB8">
        <w:t>iles</w:t>
      </w:r>
    </w:p>
    <w:p w:rsidR="009F1552" w:rsidRDefault="009F1552" w:rsidP="009F1552">
      <w:pPr>
        <w:pStyle w:val="Heading3"/>
      </w:pPr>
      <w:bookmarkStart w:id="946" w:name="_Toc238804848"/>
      <w:r>
        <w:lastRenderedPageBreak/>
        <w:t>Installation and Deployment Configurations</w:t>
      </w:r>
      <w:bookmarkEnd w:id="946"/>
    </w:p>
    <w:p w:rsidR="009F1552" w:rsidRDefault="009F1552" w:rsidP="009F1552">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00FB61D9" w:rsidRPr="00FB61D9">
        <w:t xml:space="preserve"> </w:t>
      </w:r>
      <w:r w:rsidR="00F228E8">
        <w:fldChar w:fldCharType="begin"/>
      </w:r>
      <w:r w:rsidR="00FB61D9">
        <w:instrText xml:space="preserve"> XE "install</w:instrText>
      </w:r>
      <w:r w:rsidR="00FB61D9" w:rsidRPr="000C7E9B">
        <w:instrText xml:space="preserve"> </w:instrText>
      </w:r>
      <w:r w:rsidR="00FB61D9">
        <w:instrText xml:space="preserve">authorization </w:instrText>
      </w:r>
      <w:r w:rsidR="00FB61D9" w:rsidRPr="000C7E9B">
        <w:instrText>service</w:instrText>
      </w:r>
      <w:r w:rsidR="00FB61D9">
        <w:instrText xml:space="preserve">"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installation" </w:instrText>
      </w:r>
      <w:r w:rsidR="00F228E8">
        <w:fldChar w:fldCharType="end"/>
      </w:r>
      <w:r w:rsidR="00F228E8">
        <w:fldChar w:fldCharType="begin"/>
      </w:r>
      <w:r w:rsidR="00FB61D9">
        <w:instrText xml:space="preserve"> XE "</w:instrText>
      </w:r>
      <w:r w:rsidR="00FB61D9" w:rsidRPr="000C7E9B">
        <w:instrText>deploy authorization service</w:instrText>
      </w:r>
      <w:r w:rsidR="00FB61D9">
        <w:instrText xml:space="preserve">" </w:instrText>
      </w:r>
      <w:r w:rsidR="00F228E8">
        <w:fldChar w:fldCharType="end"/>
      </w:r>
    </w:p>
    <w:p w:rsidR="009F1552" w:rsidRDefault="009F1552" w:rsidP="009F1552">
      <w:pPr>
        <w:pStyle w:val="ListBullet"/>
      </w:pPr>
      <w:r>
        <w:t>CSM API jar placement</w:t>
      </w:r>
    </w:p>
    <w:p w:rsidR="009F1552" w:rsidRDefault="009F1552" w:rsidP="009F1552">
      <w:pPr>
        <w:pStyle w:val="ListBullet"/>
      </w:pPr>
      <w:r>
        <w:t>Database properties and configuration</w:t>
      </w:r>
    </w:p>
    <w:p w:rsidR="009F1552" w:rsidRPr="009F1552" w:rsidRDefault="009F1552" w:rsidP="009F1552">
      <w:pPr>
        <w:pStyle w:val="ListBullet"/>
      </w:pPr>
      <w:r>
        <w:t>If audit logging, CLM API jar placement and configuration.</w:t>
      </w:r>
    </w:p>
    <w:p w:rsidR="009F1552" w:rsidRDefault="00954A98" w:rsidP="009F1552">
      <w:pPr>
        <w:pStyle w:val="Heading4"/>
      </w:pPr>
      <w:r>
        <w:t>JAR Pla</w:t>
      </w:r>
      <w:r w:rsidR="009F1552">
        <w:t>cement</w:t>
      </w:r>
    </w:p>
    <w:p w:rsidR="009F1552" w:rsidRDefault="009F1552" w:rsidP="009F1552">
      <w:pPr>
        <w:pStyle w:val="BodyText"/>
      </w:pPr>
      <w:r w:rsidRPr="009F1552">
        <w:t xml:space="preserve">The CSM </w:t>
      </w:r>
      <w:r w:rsidR="00F73F46">
        <w:t>application</w:t>
      </w:r>
      <w:r w:rsidRPr="009F1552">
        <w:t xml:space="preserve"> is available as a JAR which needs to be placed in the classpath of the application. Along with this JAR, there are many supporting JARs on which the CSM API depends. These should be added in</w:t>
      </w:r>
      <w:r w:rsidR="00954A98">
        <w:t>to</w:t>
      </w:r>
      <w:r w:rsidRPr="009F1552">
        <w:t xml:space="preserve"> the </w:t>
      </w:r>
      <w:r w:rsidR="00954A98">
        <w:t xml:space="preserve">following </w:t>
      </w:r>
      <w:r w:rsidRPr="009F1552">
        <w:t>folder</w:t>
      </w:r>
      <w:r w:rsidR="00954A98">
        <w:t>:</w:t>
      </w:r>
      <w:r w:rsidRPr="009F1552">
        <w:t xml:space="preserve"> </w:t>
      </w:r>
      <w:r w:rsidRPr="009F1552">
        <w:rPr>
          <w:rStyle w:val="CodeChar0"/>
        </w:rPr>
        <w:t>&lt;application-web-root&gt;\WEB-INF\lib</w:t>
      </w:r>
      <w:r w:rsidRPr="00954A98">
        <w:t>.</w:t>
      </w:r>
      <w:r w:rsidR="00FB61D9" w:rsidRPr="00FB61D9">
        <w:t xml:space="preserve"> </w:t>
      </w:r>
      <w:r w:rsidR="00F228E8">
        <w:fldChar w:fldCharType="begin"/>
      </w:r>
      <w:r w:rsidR="00FB61D9">
        <w:instrText xml:space="preserve"> XE "</w:instrText>
      </w:r>
      <w:r w:rsidR="00FB61D9" w:rsidRPr="0085610F">
        <w:instrText>API:authorization JAR placement</w:instrText>
      </w:r>
      <w:r w:rsidR="00FB61D9">
        <w:instrText xml:space="preserve">" </w:instrText>
      </w:r>
      <w:r w:rsidR="00F228E8">
        <w:fldChar w:fldCharType="end"/>
      </w:r>
    </w:p>
    <w:p w:rsidR="009F1552" w:rsidRDefault="00E078A1" w:rsidP="00360CDE">
      <w:pPr>
        <w:pStyle w:val="Heading4"/>
      </w:pPr>
      <w:r>
        <w:t>Database Properties and Configuration</w:t>
      </w:r>
    </w:p>
    <w:p w:rsidR="00360CDE" w:rsidRDefault="00360CDE" w:rsidP="00360CD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B61D9" w:rsidRPr="00FB61D9">
        <w:t xml:space="preserve"> </w:t>
      </w:r>
      <w:r w:rsidR="00F228E8">
        <w:fldChar w:fldCharType="begin"/>
      </w:r>
      <w:r w:rsidR="00FB61D9">
        <w:instrText xml:space="preserve"> XE "configure</w:instrText>
      </w:r>
      <w:r w:rsidR="00FB61D9" w:rsidRPr="000C7E9B">
        <w:instrText xml:space="preserve"> </w:instrText>
      </w:r>
      <w:r w:rsidR="00FB61D9">
        <w:instrText xml:space="preserve">authorization schema" </w:instrText>
      </w:r>
      <w:r w:rsidR="00F228E8">
        <w:fldChar w:fldCharType="end"/>
      </w:r>
      <w:r w:rsidR="00F228E8">
        <w:fldChar w:fldCharType="begin"/>
      </w:r>
      <w:r w:rsidR="00FB61D9">
        <w:instrText xml:space="preserve"> XE "authorization</w:instrText>
      </w:r>
      <w:r w:rsidR="00FB61D9" w:rsidRPr="00796476">
        <w:instrText xml:space="preserve"> service:</w:instrText>
      </w:r>
      <w:r w:rsidR="00FB61D9">
        <w:instrText xml:space="preserve">database"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database" </w:instrText>
      </w:r>
      <w:r w:rsidR="00F228E8">
        <w:fldChar w:fldCharType="end"/>
      </w:r>
    </w:p>
    <w:p w:rsidR="002B30BB" w:rsidRDefault="00360CDE" w:rsidP="00360CDE">
      <w:pPr>
        <w:pStyle w:val="BodyText"/>
      </w:pPr>
      <w:r>
        <w:t>When deploying Authorization, application developers may want to make use of a previously-installed common Authorization Schema. In this case, a database already exists so you do not need to create one (skip the procedures in Step 1 below)</w:t>
      </w:r>
      <w:r w:rsidR="001953B7">
        <w:t xml:space="preserve">. </w:t>
      </w:r>
      <w:r w:rsidR="00F228E8">
        <w:fldChar w:fldCharType="begin"/>
      </w:r>
      <w:r w:rsidR="00FB61D9">
        <w:instrText xml:space="preserve"> XE "</w:instrText>
      </w:r>
      <w:r w:rsidR="00FB61D9" w:rsidRPr="000C7E9B">
        <w:instrText>authorization schema</w:instrText>
      </w:r>
      <w:r w:rsidR="00FB61D9">
        <w:instrText xml:space="preserve">:use existing" </w:instrText>
      </w:r>
      <w:r w:rsidR="00F228E8">
        <w:fldChar w:fldCharType="end"/>
      </w:r>
    </w:p>
    <w:p w:rsidR="00360CDE" w:rsidRDefault="002B30BB" w:rsidP="002B30BB">
      <w:pPr>
        <w:pStyle w:val="NoteMainbody"/>
      </w:pPr>
      <w:r w:rsidRPr="002B30BB">
        <w:rPr>
          <w:rStyle w:val="Bold"/>
        </w:rPr>
        <w:t>NOTE:</w:t>
      </w:r>
      <w:r>
        <w:t xml:space="preserve"> T</w:t>
      </w:r>
      <w:r w:rsidR="00360CDE">
        <w:t xml:space="preserve">he Authorization Schema used by the run-time API and the UPT </w:t>
      </w:r>
      <w:r>
        <w:t xml:space="preserve">must </w:t>
      </w:r>
      <w:r w:rsidR="00360CDE">
        <w:t>be the same.</w:t>
      </w:r>
      <w:r>
        <w:t xml:space="preserve"> </w:t>
      </w:r>
    </w:p>
    <w:p w:rsidR="00360CDE" w:rsidRDefault="00360CDE" w:rsidP="00360CDE">
      <w:pPr>
        <w:pStyle w:val="BodyText"/>
        <w:rPr>
          <w:rStyle w:val="Bold"/>
        </w:rPr>
      </w:pPr>
      <w:r w:rsidRPr="00360CDE">
        <w:rPr>
          <w:rStyle w:val="Bold"/>
        </w:rPr>
        <w:t xml:space="preserve">Step 1: </w:t>
      </w:r>
      <w:r w:rsidR="00E078A1" w:rsidRPr="00360CDE">
        <w:rPr>
          <w:rStyle w:val="Bold"/>
        </w:rPr>
        <w:t xml:space="preserve">Create and Prime </w:t>
      </w:r>
      <w:r>
        <w:rPr>
          <w:rStyle w:val="Bold"/>
        </w:rPr>
        <w:t xml:space="preserve">the </w:t>
      </w:r>
      <w:r w:rsidR="00E078A1" w:rsidRPr="00360CDE">
        <w:rPr>
          <w:rStyle w:val="Bold"/>
        </w:rPr>
        <w:t>Database</w:t>
      </w:r>
    </w:p>
    <w:p w:rsidR="00360CDE" w:rsidRPr="00360CDE" w:rsidRDefault="00360CDE" w:rsidP="00360CDE">
      <w:pPr>
        <w:pStyle w:val="BodyText"/>
      </w:pPr>
      <w:r>
        <w:t xml:space="preserve">Use the following steps (if necessary) to create a </w:t>
      </w:r>
      <w:r w:rsidR="002B30BB">
        <w:t xml:space="preserve">new </w:t>
      </w:r>
      <w:r>
        <w:t xml:space="preserve">database and prime it for authorization deployment. </w:t>
      </w:r>
      <w:r w:rsidR="002B30BB">
        <w:t xml:space="preserve">These procedures also install a new Authorization Schema. If you are using a previously-installed common </w:t>
      </w:r>
      <w:r w:rsidR="008B318A">
        <w:t>Authorization</w:t>
      </w:r>
      <w:r w:rsidR="002B30BB">
        <w:t xml:space="preserve"> Schema, skip these instructions</w:t>
      </w:r>
      <w:r w:rsidR="00634629">
        <w:t xml:space="preserve"> as your</w:t>
      </w:r>
      <w:r w:rsidR="002B30BB">
        <w:t xml:space="preserve"> database and schema already exist. </w:t>
      </w:r>
      <w:r w:rsidR="00F228E8">
        <w:fldChar w:fldCharType="begin"/>
      </w:r>
      <w:r w:rsidR="00FB61D9">
        <w:instrText xml:space="preserve"> XE "</w:instrText>
      </w:r>
      <w:r w:rsidR="00FB61D9" w:rsidRPr="000C7E9B">
        <w:instrText>create authorization database</w:instrText>
      </w:r>
      <w:r w:rsidR="00FB61D9">
        <w:instrText xml:space="preserve">" </w:instrText>
      </w:r>
      <w:r w:rsidR="00F228E8">
        <w:fldChar w:fldCharType="end"/>
      </w:r>
      <w:r w:rsidR="00F228E8">
        <w:fldChar w:fldCharType="begin"/>
      </w:r>
      <w:r w:rsidR="00FB61D9">
        <w:instrText xml:space="preserve"> XE "</w:instrText>
      </w:r>
      <w:r w:rsidR="00FB61D9" w:rsidRPr="009E4846">
        <w:instrText>database:create authorization schema</w:instrText>
      </w:r>
      <w:r w:rsidR="00FB61D9">
        <w:instrText xml:space="preserve">" </w:instrText>
      </w:r>
      <w:r w:rsidR="00F228E8">
        <w:fldChar w:fldCharType="end"/>
      </w:r>
      <w:r w:rsidR="00F228E8">
        <w:fldChar w:fldCharType="begin"/>
      </w:r>
      <w:r w:rsidR="00FB61D9">
        <w:instrText xml:space="preserve"> XE "</w:instrText>
      </w:r>
      <w:r w:rsidR="00FB61D9" w:rsidRPr="000C7E9B">
        <w:instrText>authorization schema</w:instrText>
      </w:r>
      <w:r w:rsidR="00FB61D9">
        <w:instrText xml:space="preserve">:create" </w:instrText>
      </w:r>
      <w:r w:rsidR="00F228E8">
        <w:fldChar w:fldCharType="end"/>
      </w:r>
    </w:p>
    <w:p w:rsidR="00E078A1" w:rsidRDefault="00E078A1" w:rsidP="00FB61D9">
      <w:pPr>
        <w:pStyle w:val="ListNumber"/>
        <w:numPr>
          <w:ilvl w:val="0"/>
          <w:numId w:val="81"/>
        </w:numPr>
      </w:pPr>
      <w:r>
        <w:t xml:space="preserve">Log into the database using an account id </w:t>
      </w:r>
      <w:r w:rsidR="00360CDE">
        <w:t>that</w:t>
      </w:r>
      <w:r>
        <w:t xml:space="preserve"> has permission to create new databases. </w:t>
      </w:r>
    </w:p>
    <w:p w:rsidR="00E078A1" w:rsidRDefault="00E078A1" w:rsidP="00E078A1">
      <w:pPr>
        <w:pStyle w:val="ListNumber"/>
      </w:pPr>
      <w:r>
        <w:t xml:space="preserve">In the </w:t>
      </w:r>
      <w:r w:rsidRPr="002B30BB">
        <w:rPr>
          <w:rStyle w:val="CodeChar0"/>
        </w:rPr>
        <w:t>AuthSchemaMySQL.sql</w:t>
      </w:r>
      <w:r>
        <w:t xml:space="preserve"> or </w:t>
      </w:r>
      <w:r w:rsidRPr="002B30BB">
        <w:rPr>
          <w:rStyle w:val="CodeChar0"/>
        </w:rPr>
        <w:t>AuthSchemaOracle.sql</w:t>
      </w:r>
      <w:r w:rsidR="002B30BB">
        <w:t xml:space="preserve"> script, replace the </w:t>
      </w:r>
      <w:r w:rsidRPr="002B30BB">
        <w:rPr>
          <w:rStyle w:val="CodeChar0"/>
        </w:rPr>
        <w:t>&lt;&lt;database_name&gt;&gt;</w:t>
      </w:r>
      <w:r>
        <w:t xml:space="preserve"> tag with the name of the authorization schema (e.g. “caArray”).</w:t>
      </w:r>
    </w:p>
    <w:p w:rsidR="002B30BB" w:rsidRDefault="002B30BB" w:rsidP="002B30BB">
      <w:pPr>
        <w:pStyle w:val="NoteInList"/>
      </w:pPr>
      <w:r w:rsidRPr="002B30BB">
        <w:rPr>
          <w:rStyle w:val="Bold"/>
        </w:rPr>
        <w:t>NOTE:</w:t>
      </w:r>
      <w:r>
        <w:t xml:space="preserve"> The Authorization Schema used by the run-time API and the UPT must be the same. </w:t>
      </w:r>
    </w:p>
    <w:p w:rsidR="00E078A1" w:rsidRDefault="00634629" w:rsidP="00E078A1">
      <w:pPr>
        <w:pStyle w:val="ListNumber"/>
      </w:pPr>
      <w:r>
        <w:t>Save and then r</w:t>
      </w:r>
      <w:r w:rsidR="002B30BB">
        <w:t xml:space="preserve">un the edited </w:t>
      </w:r>
      <w:r w:rsidR="00E078A1">
        <w:t xml:space="preserve">script </w:t>
      </w:r>
      <w:r w:rsidR="002B30BB">
        <w:t>from</w:t>
      </w:r>
      <w:r w:rsidR="00E078A1">
        <w:t xml:space="preserve"> the database prompt. This should create a database with the </w:t>
      </w:r>
      <w:r w:rsidR="002B30BB" w:rsidRPr="002B30BB">
        <w:rPr>
          <w:rStyle w:val="CodeChar0"/>
        </w:rPr>
        <w:t>&lt;&lt;database_name&gt;&gt;</w:t>
      </w:r>
      <w:r w:rsidR="002B30BB">
        <w:t xml:space="preserve"> </w:t>
      </w:r>
      <w:r>
        <w:t xml:space="preserve">you provided in </w:t>
      </w:r>
      <w:r w:rsidR="002B30BB">
        <w:t>the script.</w:t>
      </w:r>
      <w:r w:rsidR="00E078A1">
        <w:t xml:space="preserve"> The </w:t>
      </w:r>
      <w:r w:rsidR="002B30BB">
        <w:t xml:space="preserve">new </w:t>
      </w:r>
      <w:r w:rsidR="00E078A1">
        <w:t xml:space="preserve">database will </w:t>
      </w:r>
      <w:r w:rsidR="002B30BB">
        <w:t xml:space="preserve">also </w:t>
      </w:r>
      <w:r w:rsidR="00E078A1">
        <w:t>include CSM Standard Privileges.</w:t>
      </w:r>
    </w:p>
    <w:p w:rsidR="002B30BB" w:rsidRDefault="008B318A" w:rsidP="00E078A1">
      <w:pPr>
        <w:pStyle w:val="ListNumber"/>
      </w:pPr>
      <w:r>
        <w:t>In</w:t>
      </w:r>
      <w:r w:rsidR="00E078A1">
        <w:t xml:space="preserve"> the </w:t>
      </w:r>
      <w:r w:rsidR="00E078A1" w:rsidRPr="002B30BB">
        <w:rPr>
          <w:rStyle w:val="CodeChar0"/>
        </w:rPr>
        <w:t>DataPrimingMySQL.sql</w:t>
      </w:r>
      <w:r w:rsidR="00E078A1">
        <w:t xml:space="preserve"> or </w:t>
      </w:r>
      <w:r w:rsidR="00E078A1" w:rsidRPr="002B30BB">
        <w:rPr>
          <w:rStyle w:val="CodeChar0"/>
        </w:rPr>
        <w:t>DataPrimingOracle.sql</w:t>
      </w:r>
      <w:r w:rsidR="002B30BB">
        <w:t xml:space="preserve"> file, do the following:</w:t>
      </w:r>
    </w:p>
    <w:p w:rsidR="00E078A1" w:rsidRDefault="002B30BB" w:rsidP="002B30BB">
      <w:pPr>
        <w:pStyle w:val="ListNumber2"/>
      </w:pPr>
      <w:r>
        <w:lastRenderedPageBreak/>
        <w:t xml:space="preserve">Replace the </w:t>
      </w:r>
      <w:r w:rsidR="00E078A1" w:rsidRPr="002B30BB">
        <w:rPr>
          <w:rStyle w:val="CodeChar0"/>
        </w:rPr>
        <w:t>&lt;&lt;application_context_name&gt;&gt;</w:t>
      </w:r>
      <w:r w:rsidR="00E078A1">
        <w:t xml:space="preserve"> with the name of application</w:t>
      </w:r>
      <w:r>
        <w:t xml:space="preserve"> (e.g., “abcapp”)</w:t>
      </w:r>
      <w:r w:rsidR="00E078A1">
        <w:t xml:space="preserve">. </w:t>
      </w:r>
      <w:r>
        <w:t>In later configuration steps, t</w:t>
      </w:r>
      <w:r w:rsidR="00E078A1">
        <w:t>his will be c</w:t>
      </w:r>
      <w:r>
        <w:t>alled A</w:t>
      </w:r>
      <w:r w:rsidR="00E078A1">
        <w:t xml:space="preserve">pplication </w:t>
      </w:r>
      <w:r>
        <w:t>C</w:t>
      </w:r>
      <w:r w:rsidR="00E078A1">
        <w:t xml:space="preserve">ontext </w:t>
      </w:r>
      <w:r>
        <w:t>N</w:t>
      </w:r>
      <w:r w:rsidR="00E078A1">
        <w:t>ame.</w:t>
      </w:r>
      <w:r>
        <w:t xml:space="preserve"> This is the key to deriving security for the application.</w:t>
      </w:r>
    </w:p>
    <w:p w:rsidR="002B30BB" w:rsidRDefault="002B30BB" w:rsidP="002B30BB">
      <w:pPr>
        <w:pStyle w:val="ListNumber2"/>
      </w:pPr>
      <w:r>
        <w:t xml:space="preserve">Replace the </w:t>
      </w:r>
      <w:r w:rsidR="00E078A1" w:rsidRPr="002B30BB">
        <w:rPr>
          <w:rStyle w:val="CodeChar0"/>
        </w:rPr>
        <w:t>&lt;&lt;super_admin_login_id&gt;&gt;</w:t>
      </w:r>
      <w:r>
        <w:t xml:space="preserve">, </w:t>
      </w:r>
      <w:r w:rsidRPr="002B30BB">
        <w:rPr>
          <w:rStyle w:val="CodeChar0"/>
        </w:rPr>
        <w:t>&lt;&lt;super_admin_first_name&gt;&gt;</w:t>
      </w:r>
      <w:r>
        <w:t xml:space="preserve"> and </w:t>
      </w:r>
      <w:r w:rsidR="00E078A1" w:rsidRPr="002B30BB">
        <w:rPr>
          <w:rStyle w:val="CodeChar0"/>
        </w:rPr>
        <w:t>&lt;&lt;super_admin_last_name&gt;&gt;</w:t>
      </w:r>
      <w:r>
        <w:t xml:space="preserve"> entries</w:t>
      </w:r>
      <w:r w:rsidR="00E078A1">
        <w:t xml:space="preserve"> with the super admin user’s login id, first name</w:t>
      </w:r>
      <w:r>
        <w:t>,</w:t>
      </w:r>
      <w:r w:rsidR="00E078A1">
        <w:t xml:space="preserve"> and </w:t>
      </w:r>
      <w:r w:rsidR="0016074A">
        <w:t>last name</w:t>
      </w:r>
      <w:r w:rsidR="00E078A1">
        <w:t xml:space="preserve">. </w:t>
      </w:r>
    </w:p>
    <w:p w:rsidR="00E078A1" w:rsidRDefault="00E078A1" w:rsidP="002B30BB">
      <w:pPr>
        <w:pStyle w:val="NoteInList"/>
      </w:pPr>
      <w:r w:rsidRPr="002B30BB">
        <w:rPr>
          <w:rStyle w:val="Bold"/>
        </w:rPr>
        <w:t>NOTE:</w:t>
      </w:r>
      <w:r>
        <w:t xml:space="preserve"> </w:t>
      </w:r>
      <w:r w:rsidR="002B30BB">
        <w:t>T</w:t>
      </w:r>
      <w:r>
        <w:t xml:space="preserve">he default password is always “changeme” and should used for logging into the application’s UPT for the first time. </w:t>
      </w:r>
      <w:r w:rsidR="002B30BB">
        <w:t>After initial login, change this password immediately.</w:t>
      </w:r>
    </w:p>
    <w:p w:rsidR="00E078A1" w:rsidRPr="00E078A1" w:rsidRDefault="002B30BB" w:rsidP="00E078A1">
      <w:pPr>
        <w:pStyle w:val="ListNumber"/>
      </w:pPr>
      <w:r>
        <w:t>Save and then r</w:t>
      </w:r>
      <w:r w:rsidR="00E078A1">
        <w:t xml:space="preserve">un </w:t>
      </w:r>
      <w:r>
        <w:t xml:space="preserve">the edited </w:t>
      </w:r>
      <w:r w:rsidR="00E078A1">
        <w:t xml:space="preserve">script </w:t>
      </w:r>
      <w:r>
        <w:t xml:space="preserve">from </w:t>
      </w:r>
      <w:r w:rsidR="00E078A1">
        <w:t>the database prompt. This should populate the database with the initial data. Verify this by querying the application table. It should include one record only.</w:t>
      </w:r>
    </w:p>
    <w:p w:rsidR="009F1552" w:rsidRDefault="00634629" w:rsidP="006E41BA">
      <w:pPr>
        <w:pStyle w:val="BodyText"/>
        <w:keepNext/>
        <w:keepLines/>
        <w:rPr>
          <w:rStyle w:val="Bold"/>
        </w:rPr>
      </w:pPr>
      <w:r w:rsidRPr="00634629">
        <w:rPr>
          <w:rStyle w:val="Bold"/>
        </w:rPr>
        <w:t xml:space="preserve">Step 2: </w:t>
      </w:r>
      <w:r w:rsidR="00757E8C" w:rsidRPr="00634629">
        <w:rPr>
          <w:rStyle w:val="Bold"/>
        </w:rPr>
        <w:t>Configure</w:t>
      </w:r>
      <w:r>
        <w:rPr>
          <w:rStyle w:val="Bold"/>
        </w:rPr>
        <w:t xml:space="preserve"> the</w:t>
      </w:r>
      <w:r w:rsidR="00757E8C" w:rsidRPr="00634629">
        <w:rPr>
          <w:rStyle w:val="Bold"/>
        </w:rPr>
        <w:t xml:space="preserve"> Datas</w:t>
      </w:r>
      <w:r w:rsidR="00E078A1" w:rsidRPr="00634629">
        <w:rPr>
          <w:rStyle w:val="Bold"/>
        </w:rPr>
        <w:t>ource</w:t>
      </w:r>
    </w:p>
    <w:p w:rsidR="00634629" w:rsidRPr="00634629" w:rsidRDefault="00634629" w:rsidP="006E41BA">
      <w:pPr>
        <w:pStyle w:val="BodyText"/>
        <w:keepNext/>
        <w:keepLines/>
      </w:pPr>
      <w:r>
        <w:t xml:space="preserve">Use the steps below to modify the database file that contains information for creating a datasource. </w:t>
      </w:r>
      <w:r w:rsidR="00F228E8">
        <w:fldChar w:fldCharType="begin"/>
      </w:r>
      <w:r w:rsidR="00FB61D9">
        <w:instrText xml:space="preserve"> XE "configure</w:instrText>
      </w:r>
      <w:r w:rsidR="00FB61D9" w:rsidRPr="000C7E9B">
        <w:instrText xml:space="preserve"> </w:instrText>
      </w:r>
      <w:r w:rsidR="00FB61D9">
        <w:instrText xml:space="preserve">authorization datasource" </w:instrText>
      </w:r>
      <w:r w:rsidR="00F228E8">
        <w:fldChar w:fldCharType="end"/>
      </w:r>
      <w:r w:rsidR="00F228E8">
        <w:fldChar w:fldCharType="begin"/>
      </w:r>
      <w:r w:rsidR="00FB61D9">
        <w:instrText xml:space="preserve"> XE "authorization</w:instrText>
      </w:r>
      <w:r w:rsidR="00FB61D9" w:rsidRPr="00796476">
        <w:instrText xml:space="preserve"> </w:instrText>
      </w:r>
      <w:r w:rsidR="00FB61D9">
        <w:instrText>schema</w:instrText>
      </w:r>
      <w:r w:rsidR="00FB61D9" w:rsidRPr="00796476">
        <w:instrText>:</w:instrText>
      </w:r>
      <w:r w:rsidR="00FB61D9">
        <w:instrText xml:space="preserve">datasource" </w:instrText>
      </w:r>
      <w:r w:rsidR="00F228E8">
        <w:fldChar w:fldCharType="end"/>
      </w:r>
      <w:r w:rsidR="00F228E8">
        <w:fldChar w:fldCharType="begin"/>
      </w:r>
      <w:r w:rsidR="00FB61D9">
        <w:instrText xml:space="preserve"> XE "</w:instrText>
      </w:r>
      <w:r w:rsidR="00FB61D9" w:rsidRPr="000C7E9B">
        <w:instrText xml:space="preserve">deploy authorization </w:instrText>
      </w:r>
      <w:r w:rsidR="00FB61D9">
        <w:instrText xml:space="preserve">datasource" </w:instrText>
      </w:r>
      <w:r w:rsidR="00F228E8">
        <w:fldChar w:fldCharType="end"/>
      </w:r>
    </w:p>
    <w:p w:rsidR="00E078A1" w:rsidRDefault="00634629" w:rsidP="006E41BA">
      <w:pPr>
        <w:pStyle w:val="ListNumber"/>
        <w:keepNext/>
        <w:numPr>
          <w:ilvl w:val="0"/>
          <w:numId w:val="77"/>
        </w:numPr>
      </w:pPr>
      <w:r>
        <w:t>In</w:t>
      </w:r>
      <w:r w:rsidR="00E078A1">
        <w:t xml:space="preserve"> the </w:t>
      </w:r>
      <w:r w:rsidR="00E078A1" w:rsidRPr="00634629">
        <w:rPr>
          <w:rStyle w:val="CodeChar0"/>
        </w:rPr>
        <w:t>mysql-ds.xml</w:t>
      </w:r>
      <w:r w:rsidR="00E078A1">
        <w:t xml:space="preserve"> or </w:t>
      </w:r>
      <w:r w:rsidR="00E078A1" w:rsidRPr="00634629">
        <w:rPr>
          <w:rStyle w:val="CodeChar0"/>
        </w:rPr>
        <w:t>oracle-ds.xml</w:t>
      </w:r>
      <w:r>
        <w:t xml:space="preserve"> file, edit the entries as follows:</w:t>
      </w:r>
      <w:r w:rsidR="00E078A1">
        <w:t>. One entry is required for each database connection.</w:t>
      </w:r>
    </w:p>
    <w:p w:rsidR="00E078A1" w:rsidRDefault="00634629" w:rsidP="00634629">
      <w:pPr>
        <w:pStyle w:val="ListNumber2"/>
        <w:numPr>
          <w:ilvl w:val="0"/>
          <w:numId w:val="20"/>
        </w:numPr>
      </w:pPr>
      <w:r>
        <w:t>Replace t</w:t>
      </w:r>
      <w:r w:rsidR="00E078A1">
        <w:t xml:space="preserve">he </w:t>
      </w:r>
      <w:r w:rsidR="00E078A1" w:rsidRPr="00634629">
        <w:rPr>
          <w:rStyle w:val="CodeChar0"/>
        </w:rPr>
        <w:t>&lt;&lt;application_context_name&gt;&gt;</w:t>
      </w:r>
      <w:r w:rsidR="00E078A1">
        <w:t xml:space="preserve"> tag with the name of the authorization schema.</w:t>
      </w:r>
      <w:r>
        <w:t xml:space="preserve"> If you created a database using the above procedures, this is the name entered as the </w:t>
      </w:r>
      <w:r w:rsidRPr="00634629">
        <w:rPr>
          <w:rStyle w:val="CodeChar0"/>
        </w:rPr>
        <w:t>&lt;&lt;database_name&gt;&gt;</w:t>
      </w:r>
      <w:r>
        <w:t xml:space="preserve"> in Step 2</w:t>
      </w:r>
      <w:r w:rsidR="006E41BA">
        <w:t xml:space="preserve"> of those procedures</w:t>
      </w:r>
      <w:r>
        <w:t>. Otherwise use the name of your existing authorization schema.</w:t>
      </w:r>
    </w:p>
    <w:p w:rsidR="00E078A1" w:rsidRDefault="00F62B4A" w:rsidP="00E078A1">
      <w:pPr>
        <w:pStyle w:val="ListNumber2"/>
      </w:pPr>
      <w:r>
        <w:t>Replace t</w:t>
      </w:r>
      <w:r w:rsidR="00E078A1">
        <w:t xml:space="preserve">he </w:t>
      </w:r>
      <w:r w:rsidR="00E078A1" w:rsidRPr="00F62B4A">
        <w:rPr>
          <w:rStyle w:val="CodeChar0"/>
        </w:rPr>
        <w:t>&lt;&lt;database_user_id&gt;&gt;</w:t>
      </w:r>
      <w:r w:rsidR="00E078A1">
        <w:t xml:space="preserve"> </w:t>
      </w:r>
      <w:r>
        <w:t xml:space="preserve"> and </w:t>
      </w:r>
      <w:r w:rsidRPr="00F62B4A">
        <w:rPr>
          <w:rStyle w:val="CodeChar0"/>
        </w:rPr>
        <w:t>&lt;&lt;database_user_password&gt;&gt;</w:t>
      </w:r>
      <w:r>
        <w:t xml:space="preserve"> </w:t>
      </w:r>
      <w:r w:rsidR="00E078A1">
        <w:t>with the user id and passw</w:t>
      </w:r>
      <w:r>
        <w:t>ord of the user account that will be used to access the a</w:t>
      </w:r>
      <w:r w:rsidR="00E078A1">
        <w:t xml:space="preserve">uthorization </w:t>
      </w:r>
      <w:r>
        <w:t>s</w:t>
      </w:r>
      <w:r w:rsidR="00E078A1">
        <w:t>chema.</w:t>
      </w:r>
    </w:p>
    <w:p w:rsidR="00E078A1" w:rsidRDefault="00F62B4A" w:rsidP="00E078A1">
      <w:pPr>
        <w:pStyle w:val="ListNumber2"/>
      </w:pPr>
      <w:r>
        <w:t>Replace t</w:t>
      </w:r>
      <w:r w:rsidR="00E078A1">
        <w:t xml:space="preserve">he </w:t>
      </w:r>
      <w:r w:rsidR="00E078A1" w:rsidRPr="00F62B4A">
        <w:rPr>
          <w:rStyle w:val="CodeChar0"/>
        </w:rPr>
        <w:t>&lt;&lt;database_url&gt;&gt;</w:t>
      </w:r>
      <w:r w:rsidR="00E078A1">
        <w:t xml:space="preserve"> with the URL needed to access the </w:t>
      </w:r>
      <w:r>
        <w:t>a</w:t>
      </w:r>
      <w:r w:rsidR="00E078A1">
        <w:t xml:space="preserve">uthorization </w:t>
      </w:r>
      <w:r>
        <w:t>s</w:t>
      </w:r>
      <w:r w:rsidR="00E078A1">
        <w:t>chema residing on the database server.</w:t>
      </w:r>
    </w:p>
    <w:p w:rsidR="00F62B4A" w:rsidRPr="00E078A1" w:rsidRDefault="00F62B4A" w:rsidP="00F62B4A">
      <w:pPr>
        <w:pStyle w:val="ListNumber"/>
      </w:pPr>
      <w:r>
        <w:t>Save and then p</w:t>
      </w:r>
      <w:r w:rsidRPr="00E078A1">
        <w:t xml:space="preserve">lace the </w:t>
      </w:r>
      <w:r>
        <w:t xml:space="preserve">edited </w:t>
      </w:r>
      <w:r w:rsidRPr="00E078A1">
        <w:t>file in</w:t>
      </w:r>
      <w:r>
        <w:t>to</w:t>
      </w:r>
      <w:r w:rsidRPr="00E078A1">
        <w:t xml:space="preserve"> the JBoss deploy directory.  </w:t>
      </w:r>
    </w:p>
    <w:p w:rsidR="00F62B4A" w:rsidRDefault="00F62B4A" w:rsidP="00F62B4A">
      <w:pPr>
        <w:pStyle w:val="ListNumber2"/>
        <w:numPr>
          <w:ilvl w:val="0"/>
          <w:numId w:val="0"/>
        </w:numPr>
        <w:ind w:left="1440"/>
      </w:pPr>
    </w:p>
    <w:p w:rsidR="00E078A1" w:rsidRDefault="00F62B4A" w:rsidP="00E078A1">
      <w:pPr>
        <w:pStyle w:val="BodyText"/>
      </w:pPr>
      <w:r>
        <w:t xml:space="preserve">Below is an example of a configured </w:t>
      </w:r>
      <w:r w:rsidR="00E078A1" w:rsidRPr="00F62B4A">
        <w:rPr>
          <w:rStyle w:val="CodeChar0"/>
        </w:rPr>
        <w:t>mysql-ds.xml</w:t>
      </w:r>
      <w:r w:rsidR="00E078A1">
        <w:t xml:space="preserve"> file. </w:t>
      </w:r>
      <w:r w:rsidR="000A5D19">
        <w:t>The name of the authorization schema in the example is “csmupt”.</w:t>
      </w:r>
    </w:p>
    <w:p w:rsidR="00E078A1" w:rsidRDefault="00E078A1" w:rsidP="00F62B4A">
      <w:pPr>
        <w:pStyle w:val="Classfilesample"/>
      </w:pPr>
      <w:r>
        <w:t>&lt;datasources&gt;</w:t>
      </w:r>
    </w:p>
    <w:p w:rsidR="00E078A1" w:rsidRDefault="00E078A1" w:rsidP="00F62B4A">
      <w:pPr>
        <w:pStyle w:val="Classfilesample"/>
      </w:pPr>
      <w:r>
        <w:t xml:space="preserve">  &lt;local-tx-datasource&gt;</w:t>
      </w:r>
    </w:p>
    <w:p w:rsidR="00E078A1" w:rsidRDefault="00E078A1" w:rsidP="00F62B4A">
      <w:pPr>
        <w:pStyle w:val="Classfilesample"/>
      </w:pPr>
      <w:r>
        <w:t xml:space="preserve">    &lt;jndi-name&gt;csmupt&lt;/jndi-name&gt;</w:t>
      </w:r>
    </w:p>
    <w:p w:rsidR="00E078A1" w:rsidRDefault="00E078A1" w:rsidP="00F62B4A">
      <w:pPr>
        <w:pStyle w:val="Classfilesample"/>
      </w:pPr>
      <w:r>
        <w:t xml:space="preserve">    &lt;connection-url&gt;jdbc:mysql://mysql_db:3306/csmupt&lt;/connection-url&gt;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lastRenderedPageBreak/>
        <w:t xml:space="preserve">  &lt;local-tx-datasource&gt;</w:t>
      </w:r>
    </w:p>
    <w:p w:rsidR="00E078A1" w:rsidRDefault="00E078A1" w:rsidP="00F62B4A">
      <w:pPr>
        <w:pStyle w:val="Classfilesample"/>
      </w:pPr>
      <w:r>
        <w:t xml:space="preserve">    &lt;jndi-name&gt;security&lt;/jndi-name&gt;</w:t>
      </w:r>
    </w:p>
    <w:p w:rsidR="00E078A1" w:rsidRDefault="00E078A1" w:rsidP="00F62B4A">
      <w:pPr>
        <w:pStyle w:val="Classfilesample"/>
      </w:pPr>
      <w:r>
        <w:t xml:space="preserve">    &lt;connection-url&gt;jdbc:mysql://mysql_db:3306/csd&lt;/connection-url&gt;</w:t>
      </w:r>
    </w:p>
    <w:p w:rsidR="00E078A1" w:rsidRDefault="00E078A1" w:rsidP="00F62B4A">
      <w:pPr>
        <w:pStyle w:val="Classfilesample"/>
      </w:pPr>
      <w:r>
        <w:t xml:space="preserve">    &lt;driver-class&gt;org.gjt.mm.mysql.Driver&lt;/driver-class&gt;</w:t>
      </w:r>
    </w:p>
    <w:p w:rsidR="00E078A1" w:rsidRDefault="00E078A1" w:rsidP="00F62B4A">
      <w:pPr>
        <w:pStyle w:val="Classfilesample"/>
      </w:pPr>
      <w:r>
        <w:t xml:space="preserve">    &lt;user-name&gt;name&lt;/user-name&gt;</w:t>
      </w:r>
    </w:p>
    <w:p w:rsidR="00E078A1" w:rsidRDefault="00E078A1" w:rsidP="00F62B4A">
      <w:pPr>
        <w:pStyle w:val="Classfilesample"/>
      </w:pPr>
      <w:r>
        <w:t xml:space="preserve">    &lt;password&gt;password&lt;/password&gt;</w:t>
      </w:r>
    </w:p>
    <w:p w:rsidR="00E078A1" w:rsidRDefault="00E078A1" w:rsidP="00F62B4A">
      <w:pPr>
        <w:pStyle w:val="Classfilesample"/>
      </w:pPr>
      <w:r>
        <w:t xml:space="preserve">  &lt;/local-tx-datasource&gt;</w:t>
      </w:r>
    </w:p>
    <w:p w:rsidR="00E078A1" w:rsidRDefault="00E078A1" w:rsidP="00F62B4A">
      <w:pPr>
        <w:pStyle w:val="Classfilesample"/>
      </w:pPr>
      <w:r>
        <w:t>&lt;/datasources&gt;</w:t>
      </w:r>
    </w:p>
    <w:p w:rsidR="00E078A1" w:rsidRPr="00E078A1" w:rsidRDefault="00E078A1" w:rsidP="00E078A1">
      <w:pPr>
        <w:pStyle w:val="BodyText"/>
      </w:pPr>
    </w:p>
    <w:p w:rsidR="00E078A1" w:rsidRDefault="00E078A1" w:rsidP="00E078A1">
      <w:pPr>
        <w:pStyle w:val="Heading2"/>
      </w:pPr>
      <w:bookmarkStart w:id="947" w:name="_Ref213644940"/>
      <w:bookmarkStart w:id="948" w:name="_Ref213644942"/>
      <w:bookmarkStart w:id="949" w:name="_Ref213645246"/>
      <w:bookmarkStart w:id="950" w:name="_Ref213645249"/>
      <w:bookmarkStart w:id="951" w:name="_Ref213645715"/>
      <w:bookmarkStart w:id="952" w:name="_Ref213645717"/>
      <w:bookmarkStart w:id="953" w:name="_Ref213646933"/>
      <w:bookmarkStart w:id="954" w:name="_Ref213646936"/>
      <w:bookmarkStart w:id="955" w:name="_Ref213838718"/>
      <w:bookmarkStart w:id="956" w:name="_Ref213838721"/>
      <w:bookmarkStart w:id="957" w:name="_Toc238804849"/>
      <w:r>
        <w:t>Audit Logging</w:t>
      </w:r>
      <w:bookmarkEnd w:id="947"/>
      <w:bookmarkEnd w:id="948"/>
      <w:bookmarkEnd w:id="949"/>
      <w:bookmarkEnd w:id="950"/>
      <w:bookmarkEnd w:id="951"/>
      <w:bookmarkEnd w:id="952"/>
      <w:bookmarkEnd w:id="953"/>
      <w:bookmarkEnd w:id="954"/>
      <w:bookmarkEnd w:id="955"/>
      <w:bookmarkEnd w:id="956"/>
      <w:bookmarkEnd w:id="957"/>
    </w:p>
    <w:p w:rsidR="00E078A1" w:rsidRDefault="00E078A1" w:rsidP="00E078A1">
      <w:pPr>
        <w:pStyle w:val="BodyText"/>
      </w:pPr>
      <w:r>
        <w:t xml:space="preserve">This section serves as a guide to help developers integrate </w:t>
      </w:r>
      <w:r w:rsidR="00F73F46">
        <w:t>audit logging</w:t>
      </w:r>
      <w:r>
        <w:t xml:space="preserve"> for CSM. </w:t>
      </w:r>
      <w:r w:rsidR="00F3714B">
        <w:t>It</w:t>
      </w:r>
      <w:r>
        <w:t xml:space="preserve"> outlines a step-by-step process that addresses what developers need to know in order to successfully integrate </w:t>
      </w:r>
      <w:r w:rsidR="00F3714B">
        <w:t xml:space="preserve">the </w:t>
      </w:r>
      <w:r>
        <w:t xml:space="preserve">Common Logging Module (CLM), including: </w:t>
      </w:r>
      <w:r w:rsidR="00F228E8">
        <w:fldChar w:fldCharType="begin"/>
      </w:r>
      <w:r w:rsidR="00FB61D9">
        <w:instrText xml:space="preserve"> XE "</w:instrText>
      </w:r>
      <w:r w:rsidR="00FB61D9" w:rsidRPr="00B767A4">
        <w:instrText>audit logging:overview</w:instrText>
      </w:r>
      <w:r w:rsidR="00FB61D9">
        <w:instrText xml:space="preserve">" </w:instrText>
      </w:r>
      <w:r w:rsidR="00F228E8">
        <w:fldChar w:fldCharType="end"/>
      </w:r>
    </w:p>
    <w:p w:rsidR="00E078A1" w:rsidRDefault="00E078A1" w:rsidP="00E078A1">
      <w:pPr>
        <w:pStyle w:val="ListBullet"/>
      </w:pPr>
      <w:r>
        <w:t>Jar placement</w:t>
      </w:r>
      <w:r w:rsidR="00F3714B">
        <w:t>,</w:t>
      </w:r>
      <w:r>
        <w:t xml:space="preserve"> </w:t>
      </w:r>
    </w:p>
    <w:p w:rsidR="00E078A1" w:rsidRDefault="00E078A1" w:rsidP="00E078A1">
      <w:pPr>
        <w:pStyle w:val="ListBullet"/>
      </w:pPr>
      <w:r>
        <w:t>Configuring the JDBC Appender configuration file or the</w:t>
      </w:r>
      <w:r w:rsidR="00F3714B">
        <w:t xml:space="preserve"> regular</w:t>
      </w:r>
      <w:r>
        <w:t xml:space="preserve"> </w:t>
      </w:r>
      <w:r w:rsidRPr="00977386">
        <w:rPr>
          <w:rStyle w:val="CodeChar0"/>
        </w:rPr>
        <w:t>log4j</w:t>
      </w:r>
      <w:r>
        <w:t xml:space="preserve"> configuration file</w:t>
      </w:r>
      <w:r w:rsidR="00F3714B">
        <w:t>.</w:t>
      </w:r>
    </w:p>
    <w:p w:rsidR="00977386" w:rsidRDefault="00E078A1" w:rsidP="00E078A1">
      <w:pPr>
        <w:pStyle w:val="BodyText"/>
      </w:pPr>
      <w:r w:rsidRPr="00E078A1">
        <w:t>In an effort to make CSM compliant with CRF 21/ part 11, CSM provide</w:t>
      </w:r>
      <w:r w:rsidR="00977386">
        <w:t>s</w:t>
      </w:r>
      <w:r w:rsidRPr="00E078A1">
        <w:t xml:space="preserve"> auditing and logging </w:t>
      </w:r>
      <w:r w:rsidR="00977386">
        <w:t xml:space="preserve">functionality. Currently CSM uses </w:t>
      </w:r>
      <w:r w:rsidRPr="00977386">
        <w:rPr>
          <w:rStyle w:val="CodeChar0"/>
        </w:rPr>
        <w:t>log4j</w:t>
      </w:r>
      <w:r w:rsidRPr="00E078A1">
        <w:t xml:space="preserve"> for logging application logs. However, CRF21/ part 11 requires that certain messages are logged in a specific way</w:t>
      </w:r>
      <w:r w:rsidR="008B318A" w:rsidRPr="00E078A1">
        <w:t xml:space="preserve">. </w:t>
      </w:r>
      <w:r w:rsidRPr="00E078A1">
        <w:t xml:space="preserve">For example, all objects should be logged in a manner that allows them to be audited at later stage. </w:t>
      </w:r>
    </w:p>
    <w:p w:rsidR="00977386" w:rsidRDefault="00E078A1" w:rsidP="00E078A1">
      <w:pPr>
        <w:pStyle w:val="BodyText"/>
      </w:pPr>
      <w:r w:rsidRPr="00E078A1">
        <w:t>There a</w:t>
      </w:r>
      <w:r w:rsidR="00977386">
        <w:t>re two types of audit logging: e</w:t>
      </w:r>
      <w:r w:rsidRPr="00E078A1">
        <w:t xml:space="preserve">vent logging and </w:t>
      </w:r>
      <w:r w:rsidR="00977386">
        <w:t>o</w:t>
      </w:r>
      <w:r w:rsidRPr="00E078A1">
        <w:t xml:space="preserve">bject state logging. </w:t>
      </w:r>
      <w:r w:rsidR="00977386">
        <w:t>These a</w:t>
      </w:r>
      <w:r w:rsidRPr="00E078A1">
        <w:t xml:space="preserve">udit </w:t>
      </w:r>
      <w:r w:rsidR="00977386">
        <w:t>logging capabilities are provided</w:t>
      </w:r>
      <w:r w:rsidRPr="00E078A1">
        <w:t xml:space="preserve"> through the </w:t>
      </w:r>
      <w:r w:rsidR="00977386">
        <w:t xml:space="preserve">CLM </w:t>
      </w:r>
      <w:r w:rsidRPr="00E078A1">
        <w:t xml:space="preserve">API that is available from </w:t>
      </w:r>
      <w:r w:rsidRPr="00977386">
        <w:rPr>
          <w:rStyle w:val="CodeChar0"/>
        </w:rPr>
        <w:t>clm.jar</w:t>
      </w:r>
      <w:r w:rsidRPr="00E078A1">
        <w:t xml:space="preserve">. </w:t>
      </w:r>
    </w:p>
    <w:p w:rsidR="009F1552" w:rsidRDefault="00E078A1" w:rsidP="00E078A1">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rsidR="00977386">
        <w:t xml:space="preserve">file, </w:t>
      </w:r>
      <w:r w:rsidRPr="00E078A1">
        <w:t>along with the application property configuration file</w:t>
      </w:r>
      <w:r w:rsidR="00977386">
        <w:t>,</w:t>
      </w:r>
      <w:r w:rsidRPr="00E078A1">
        <w:t xml:space="preserve"> in the same class path as the </w:t>
      </w:r>
      <w:r w:rsidRPr="00977386">
        <w:rPr>
          <w:rStyle w:val="CodeChar0"/>
        </w:rPr>
        <w:t>csmapi.jar</w:t>
      </w:r>
      <w:r w:rsidRPr="00E078A1">
        <w:t xml:space="preserve"> file, the client application </w:t>
      </w:r>
      <w:r w:rsidR="00977386">
        <w:t>is</w:t>
      </w:r>
      <w:r w:rsidRPr="00E078A1">
        <w:t xml:space="preserve"> able to utilize the </w:t>
      </w:r>
      <w:r w:rsidR="00977386">
        <w:t xml:space="preserve">built-in </w:t>
      </w:r>
      <w:r w:rsidRPr="00E078A1">
        <w:t xml:space="preserve">audit logging functionality. The logging results </w:t>
      </w:r>
      <w:r w:rsidR="00977386">
        <w:t>can be saved in</w:t>
      </w:r>
      <w:r w:rsidRPr="00E078A1">
        <w:t xml:space="preserve"> a database or </w:t>
      </w:r>
      <w:r w:rsidR="00977386">
        <w:t xml:space="preserve">in </w:t>
      </w:r>
      <w:r w:rsidRPr="00E078A1">
        <w:t>a flat text file</w:t>
      </w:r>
      <w:r w:rsidR="00977386">
        <w:t>,</w:t>
      </w:r>
      <w:r w:rsidRPr="00E078A1">
        <w:t xml:space="preserve"> depending on the configuration. In addition, logging can be enabled </w:t>
      </w:r>
      <w:r w:rsidR="00977386">
        <w:t>or</w:t>
      </w:r>
      <w:r w:rsidRPr="00E078A1">
        <w:t xml:space="preserve"> disable</w:t>
      </w:r>
      <w:r w:rsidR="00977386">
        <w:t>d</w:t>
      </w:r>
      <w:r w:rsidRPr="00E078A1">
        <w:t xml:space="preserve"> for any fully qualified class name.</w:t>
      </w:r>
      <w:r w:rsidR="00F228E8">
        <w:fldChar w:fldCharType="begin"/>
      </w:r>
      <w:r w:rsidR="00FB61D9">
        <w:instrText xml:space="preserve"> XE "</w:instrText>
      </w:r>
      <w:r w:rsidR="00FB61D9" w:rsidRPr="005775F3">
        <w:instrText>audit logging:configuration</w:instrText>
      </w:r>
      <w:r w:rsidR="00FB61D9">
        <w:instrText xml:space="preserve">" </w:instrText>
      </w:r>
      <w:r w:rsidR="00F228E8">
        <w:fldChar w:fldCharType="end"/>
      </w:r>
    </w:p>
    <w:p w:rsidR="009F1552" w:rsidRDefault="00E078A1" w:rsidP="00E078A1">
      <w:pPr>
        <w:pStyle w:val="Heading3"/>
      </w:pPr>
      <w:bookmarkStart w:id="958" w:name="_Toc238804850"/>
      <w:r>
        <w:t>JAR Placement</w:t>
      </w:r>
      <w:bookmarkEnd w:id="958"/>
    </w:p>
    <w:p w:rsidR="00977386" w:rsidRDefault="00E078A1" w:rsidP="00E078A1">
      <w:pPr>
        <w:pStyle w:val="BodyText"/>
      </w:pPr>
      <w:r w:rsidRPr="00E078A1">
        <w:t xml:space="preserve">The </w:t>
      </w:r>
      <w:r w:rsidR="00F73F46">
        <w:t>audit logging</w:t>
      </w:r>
      <w:r w:rsidRPr="00E078A1">
        <w:t xml:space="preserve"> </w:t>
      </w:r>
      <w:r w:rsidR="00F73F46">
        <w:t>application</w:t>
      </w:r>
      <w:r w:rsidRPr="00E078A1">
        <w:t xml:space="preserve"> is available as a JAR</w:t>
      </w:r>
      <w:r w:rsidR="007606D6">
        <w:t xml:space="preserve"> file</w:t>
      </w:r>
      <w:r w:rsidRPr="00E078A1">
        <w:t xml:space="preserve">, called </w:t>
      </w:r>
      <w:r w:rsidRPr="00977386">
        <w:rPr>
          <w:rStyle w:val="CodeChar0"/>
        </w:rPr>
        <w:t>clm.jar</w:t>
      </w:r>
      <w:r w:rsidR="008B318A" w:rsidRPr="00E078A1">
        <w:t xml:space="preserve">. </w:t>
      </w:r>
      <w:r w:rsidRPr="00E078A1">
        <w:t xml:space="preserve">This </w:t>
      </w:r>
      <w:r w:rsidR="00977386">
        <w:t>JAR</w:t>
      </w:r>
      <w:r w:rsidRPr="00E078A1">
        <w:t xml:space="preserve"> </w:t>
      </w:r>
      <w:r w:rsidR="007606D6">
        <w:t xml:space="preserve">file </w:t>
      </w:r>
      <w:r w:rsidRPr="00E078A1">
        <w:t xml:space="preserve">along with the </w:t>
      </w:r>
      <w:r w:rsidRPr="00977386">
        <w:rPr>
          <w:rStyle w:val="CodeChar0"/>
        </w:rPr>
        <w:t>csmapi.jar</w:t>
      </w:r>
      <w:r w:rsidRPr="00E078A1">
        <w:t xml:space="preserve"> </w:t>
      </w:r>
      <w:r w:rsidR="00977386">
        <w:t>must</w:t>
      </w:r>
      <w:r w:rsidRPr="00E078A1">
        <w:t xml:space="preserve"> be placed in the classpath of the application. </w:t>
      </w:r>
    </w:p>
    <w:p w:rsidR="009F1552" w:rsidRDefault="00E078A1" w:rsidP="00E078A1">
      <w:pPr>
        <w:pStyle w:val="BodyText"/>
      </w:pPr>
      <w:r w:rsidRPr="00E078A1">
        <w:t>If the client applica</w:t>
      </w:r>
      <w:r w:rsidR="00977386">
        <w:t>tion is integrating the CSM API</w:t>
      </w:r>
      <w:r w:rsidRPr="00E078A1">
        <w:t>s as part of a web application on JBoss</w:t>
      </w:r>
      <w:r w:rsidR="00977386">
        <w:t>,</w:t>
      </w:r>
      <w:r w:rsidRPr="00E078A1">
        <w:t xml:space="preserve"> then </w:t>
      </w:r>
      <w:r w:rsidRPr="00977386">
        <w:rPr>
          <w:rStyle w:val="CodeChar0"/>
        </w:rPr>
        <w:t>clmwebapp.jar</w:t>
      </w:r>
      <w:r w:rsidRPr="00E078A1">
        <w:t xml:space="preserve"> should be placed in the lib directory of the WEB-INF folder</w:t>
      </w:r>
      <w:r w:rsidR="00977386">
        <w:t>,</w:t>
      </w:r>
      <w:r w:rsidRPr="00E078A1">
        <w:t xml:space="preserve"> and </w:t>
      </w:r>
      <w:r w:rsidRPr="00977386">
        <w:rPr>
          <w:rStyle w:val="CodeChar0"/>
        </w:rPr>
        <w:t>clm.jar</w:t>
      </w:r>
      <w:r w:rsidRPr="00E078A1">
        <w:t xml:space="preserve"> should be placed in the common lib directory of JBoss.</w:t>
      </w:r>
      <w:r w:rsidR="00F228E8">
        <w:fldChar w:fldCharType="begin"/>
      </w:r>
      <w:r w:rsidR="00FB61D9">
        <w:instrText xml:space="preserve"> XE "</w:instrText>
      </w:r>
      <w:r w:rsidR="00FB61D9" w:rsidRPr="00495FE7">
        <w:instrText>audit logging:JAR file placement</w:instrText>
      </w:r>
      <w:r w:rsidR="00FB61D9">
        <w:instrText xml:space="preserve">" </w:instrText>
      </w:r>
      <w:r w:rsidR="00F228E8">
        <w:fldChar w:fldCharType="end"/>
      </w:r>
      <w:r w:rsidR="00F228E8">
        <w:fldChar w:fldCharType="begin"/>
      </w:r>
      <w:r w:rsidR="00FB61D9">
        <w:instrText xml:space="preserve"> XE "</w:instrText>
      </w:r>
      <w:r w:rsidR="00FB61D9" w:rsidRPr="00F3212B">
        <w:instrText>audit logging:JBoss</w:instrText>
      </w:r>
      <w:r w:rsidR="00FB61D9">
        <w:instrText xml:space="preserve">" </w:instrText>
      </w:r>
      <w:r w:rsidR="00F228E8">
        <w:fldChar w:fldCharType="end"/>
      </w:r>
      <w:r w:rsidR="00F228E8">
        <w:fldChar w:fldCharType="begin"/>
      </w:r>
      <w:r w:rsidR="00FB61D9">
        <w:instrText xml:space="preserve"> XE "</w:instrText>
      </w:r>
      <w:r w:rsidR="00FB61D9" w:rsidRPr="008D6FB8">
        <w:instrText>JBoss:audit logging</w:instrText>
      </w:r>
      <w:r w:rsidR="00FB61D9">
        <w:instrText xml:space="preserve">" </w:instrText>
      </w:r>
      <w:r w:rsidR="00F228E8">
        <w:fldChar w:fldCharType="end"/>
      </w:r>
    </w:p>
    <w:p w:rsidR="00E078A1" w:rsidRDefault="00F3714B" w:rsidP="00E078A1">
      <w:pPr>
        <w:pStyle w:val="Heading3"/>
      </w:pPr>
      <w:bookmarkStart w:id="959" w:name="_Toc238804851"/>
      <w:r>
        <w:lastRenderedPageBreak/>
        <w:t xml:space="preserve">Integrating CLM APIs </w:t>
      </w:r>
      <w:r w:rsidR="00E078A1">
        <w:t>with CSM APIs</w:t>
      </w:r>
      <w:bookmarkEnd w:id="959"/>
    </w:p>
    <w:p w:rsidR="00E078A1" w:rsidRDefault="00E078A1" w:rsidP="00E078A1">
      <w:pPr>
        <w:pStyle w:val="BodyText"/>
      </w:pPr>
      <w:r>
        <w:t>The various services exposed by CSM have b</w:t>
      </w:r>
      <w:r w:rsidR="00A27D7F">
        <w:t>een enabled for the purpose of</w:t>
      </w:r>
      <w:r w:rsidR="008E62A0">
        <w:t xml:space="preserve"> using CLM for</w:t>
      </w:r>
      <w:r w:rsidR="00A27D7F">
        <w:t xml:space="preserve"> audit and l</w:t>
      </w:r>
      <w:r>
        <w:t>ogging. If configured properly, client applications using the CSM A</w:t>
      </w:r>
      <w:r w:rsidR="00A27D7F">
        <w:t>PIs can enable the internal CLM-</w:t>
      </w:r>
      <w:r>
        <w:t>ba</w:t>
      </w:r>
      <w:r w:rsidR="00A27D7F">
        <w:t>sed audit and l</w:t>
      </w:r>
      <w:r>
        <w:t xml:space="preserve">ogging capabilities. </w:t>
      </w:r>
      <w:r w:rsidR="00F228E8">
        <w:fldChar w:fldCharType="begin"/>
      </w:r>
      <w:r w:rsidR="000849BE">
        <w:instrText xml:space="preserve"> XE "</w:instrText>
      </w:r>
      <w:r w:rsidR="000849BE" w:rsidRPr="00DC0A5C">
        <w:instrText>API:integrating with CLM</w:instrText>
      </w:r>
      <w:r w:rsidR="000849BE">
        <w:instrText xml:space="preserve">" </w:instrText>
      </w:r>
      <w:r w:rsidR="00F228E8">
        <w:fldChar w:fldCharType="end"/>
      </w:r>
      <w:r w:rsidR="00F228E8">
        <w:fldChar w:fldCharType="begin"/>
      </w:r>
      <w:r w:rsidR="000849BE">
        <w:instrText xml:space="preserve"> XE "</w:instrText>
      </w:r>
      <w:r w:rsidR="000849BE" w:rsidRPr="000C7E9B">
        <w:instrText>integrating CSM with CLM</w:instrText>
      </w:r>
      <w:r w:rsidR="000849BE">
        <w:instrText xml:space="preserve">" </w:instrText>
      </w:r>
      <w:r w:rsidR="00F228E8">
        <w:fldChar w:fldCharType="end"/>
      </w:r>
      <w:r w:rsidR="00F228E8">
        <w:fldChar w:fldCharType="begin"/>
      </w:r>
      <w:r w:rsidR="000849BE">
        <w:instrText xml:space="preserve"> XE "</w:instrText>
      </w:r>
      <w:r w:rsidR="000849BE" w:rsidRPr="006F009D">
        <w:instrText>audit logging:CLM &amp; CSM APIs</w:instrText>
      </w:r>
      <w:r w:rsidR="000849BE">
        <w:instrText xml:space="preserve">" </w:instrText>
      </w:r>
      <w:r w:rsidR="00F228E8">
        <w:fldChar w:fldCharType="end"/>
      </w:r>
    </w:p>
    <w:p w:rsidR="00E078A1" w:rsidRDefault="00A27D7F" w:rsidP="00E078A1">
      <w:pPr>
        <w:pStyle w:val="BodyText"/>
      </w:pPr>
      <w:r>
        <w:t xml:space="preserve">The sections that follow discuss the </w:t>
      </w:r>
      <w:r w:rsidR="008E62A0">
        <w:t>major components provided by the CLM APIs, and how they work to enable the audit l</w:t>
      </w:r>
      <w:r w:rsidR="00E078A1">
        <w:t>ogging capabilities provided by CSM.</w:t>
      </w:r>
    </w:p>
    <w:p w:rsidR="00C64325" w:rsidRPr="00CE6889" w:rsidRDefault="00C64325" w:rsidP="00C64325">
      <w:pPr>
        <w:pStyle w:val="NoteMainbody"/>
      </w:pPr>
      <w:r w:rsidRPr="00CE6889">
        <w:rPr>
          <w:rStyle w:val="Bold"/>
        </w:rPr>
        <w:t>NOTE:</w:t>
      </w:r>
      <w:r w:rsidRPr="00CE6889">
        <w:t xml:space="preserve"> CSM is capable of performing both event and object state audit logging only for the operations and data pertaining to CSM. </w:t>
      </w:r>
      <w:r w:rsidR="008B318A" w:rsidRPr="00CE6889">
        <w:t>In order to</w:t>
      </w:r>
      <w:r w:rsidR="008B318A">
        <w:t xml:space="preserve"> use</w:t>
      </w:r>
      <w:r w:rsidR="008B318A" w:rsidRPr="00CE6889">
        <w:t xml:space="preserve"> CLM features without using CSM, the client application can </w:t>
      </w:r>
      <w:r w:rsidR="008B318A">
        <w:t xml:space="preserve">be </w:t>
      </w:r>
      <w:r w:rsidR="008B318A" w:rsidRPr="00CE6889">
        <w:t>download</w:t>
      </w:r>
      <w:r w:rsidR="008B318A">
        <w:t xml:space="preserve">ed </w:t>
      </w:r>
      <w:r w:rsidR="008B318A" w:rsidRPr="00CE6889">
        <w:t>and install CLM</w:t>
      </w:r>
      <w:r w:rsidR="008B318A">
        <w:t xml:space="preserve"> separately</w:t>
      </w:r>
      <w:r w:rsidR="008B318A" w:rsidRPr="00CE6889">
        <w:t xml:space="preserve">. </w:t>
      </w:r>
      <w:r w:rsidRPr="00CE6889">
        <w:t xml:space="preserve">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E078A1" w:rsidRDefault="00E078A1" w:rsidP="00F3714B">
      <w:pPr>
        <w:pStyle w:val="Heading4"/>
      </w:pPr>
      <w:bookmarkStart w:id="960" w:name="_Ref213668233"/>
      <w:r>
        <w:t>Event Logging</w:t>
      </w:r>
      <w:bookmarkEnd w:id="960"/>
    </w:p>
    <w:p w:rsidR="009D2013" w:rsidRDefault="00E078A1" w:rsidP="00E078A1">
      <w:pPr>
        <w:pStyle w:val="BodyText"/>
      </w:pPr>
      <w:r>
        <w:t>Both the Authentication and Authorization service</w:t>
      </w:r>
      <w:r w:rsidR="009D2013">
        <w:t>s</w:t>
      </w:r>
      <w:r>
        <w:t xml:space="preserve"> have been modified to enable the logging of every event that the user performs. </w:t>
      </w:r>
      <w:r w:rsidR="00F228E8">
        <w:fldChar w:fldCharType="begin"/>
      </w:r>
      <w:r w:rsidR="000849BE">
        <w:instrText xml:space="preserve"> XE "</w:instrText>
      </w:r>
      <w:r w:rsidR="000849BE" w:rsidRPr="002424E1">
        <w:instrText>audit logging:event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event logging</w:instrText>
      </w:r>
      <w:r w:rsidR="000849BE">
        <w:instrText xml:space="preserve">" </w:instrText>
      </w:r>
      <w:r w:rsidR="00F228E8">
        <w:fldChar w:fldCharType="end"/>
      </w:r>
    </w:p>
    <w:p w:rsidR="009D2013" w:rsidRDefault="00E078A1" w:rsidP="00E078A1">
      <w:pPr>
        <w:pStyle w:val="BodyText"/>
      </w:pPr>
      <w:r>
        <w:t xml:space="preserve">For </w:t>
      </w:r>
      <w:r w:rsidR="009D2013">
        <w:t xml:space="preserve">the </w:t>
      </w:r>
      <w:r w:rsidR="00F73F46">
        <w:t>authentication service</w:t>
      </w:r>
      <w:r>
        <w:t xml:space="preserve">, the CSM APIs log the login and logout events of the user. In addition, when a user lockout event occurs, a log is generated that records the username that was locked out. </w:t>
      </w:r>
    </w:p>
    <w:p w:rsidR="00E078A1" w:rsidRDefault="00E078A1" w:rsidP="00E078A1">
      <w:pPr>
        <w:pStyle w:val="BodyText"/>
      </w:pPr>
      <w:r>
        <w:t>For</w:t>
      </w:r>
      <w:r w:rsidR="009D2013">
        <w:t xml:space="preserve"> the</w:t>
      </w:r>
      <w:r>
        <w:t xml:space="preserve"> </w:t>
      </w:r>
      <w:r w:rsidR="009D2013">
        <w:t>a</w:t>
      </w:r>
      <w:r>
        <w:t xml:space="preserve">uthorization </w:t>
      </w:r>
      <w:r w:rsidR="009D2013">
        <w:t>s</w:t>
      </w:r>
      <w:r>
        <w:t>ervice</w:t>
      </w:r>
      <w:r w:rsidR="009D2013">
        <w:t>,</w:t>
      </w:r>
      <w:r>
        <w:t xml:space="preserve"> the CSM APIs track all </w:t>
      </w:r>
      <w:r w:rsidRPr="009D2013">
        <w:rPr>
          <w:rStyle w:val="Emphasis"/>
        </w:rPr>
        <w:t>create</w:t>
      </w:r>
      <w:r>
        <w:t xml:space="preserve">, </w:t>
      </w:r>
      <w:r w:rsidRPr="009D2013">
        <w:rPr>
          <w:rStyle w:val="Emphasis"/>
        </w:rPr>
        <w:t>update</w:t>
      </w:r>
      <w:r w:rsidR="009D2013">
        <w:t>,</w:t>
      </w:r>
      <w:r>
        <w:t xml:space="preserve"> and </w:t>
      </w:r>
      <w:r w:rsidRPr="009D2013">
        <w:rPr>
          <w:rStyle w:val="Emphasis"/>
        </w:rPr>
        <w:t>delete</w:t>
      </w:r>
      <w:r>
        <w:t xml:space="preserve"> operations </w:t>
      </w:r>
      <w:r w:rsidR="009D2013">
        <w:t>invoked by</w:t>
      </w:r>
      <w:r>
        <w:t xml:space="preserve"> the client application</w:t>
      </w:r>
      <w:r w:rsidR="009D2013">
        <w:t xml:space="preserve">. </w:t>
      </w:r>
      <w:r w:rsidR="009D2013" w:rsidRPr="009D2013">
        <w:rPr>
          <w:rStyle w:val="Emphasis"/>
        </w:rPr>
        <w:t>R</w:t>
      </w:r>
      <w:r w:rsidRPr="009D2013">
        <w:rPr>
          <w:rStyle w:val="Emphasis"/>
        </w:rPr>
        <w:t>ead</w:t>
      </w:r>
      <w:r>
        <w:t xml:space="preserve"> operations are not logged</w:t>
      </w:r>
      <w:r w:rsidR="009D2013">
        <w:t xml:space="preserve"> because they cause no changes to the data. </w:t>
      </w:r>
      <w:r w:rsidR="00F228E8">
        <w:fldChar w:fldCharType="begin"/>
      </w:r>
      <w:r w:rsidR="000849BE">
        <w:instrText xml:space="preserve"> XE "</w:instrText>
      </w:r>
      <w:r w:rsidR="000849BE" w:rsidRPr="009F4B1A">
        <w:instrText>authorization service:event logging</w:instrText>
      </w:r>
      <w:r w:rsidR="000849BE">
        <w:instrText xml:space="preserve">" </w:instrText>
      </w:r>
      <w:r w:rsidR="00F228E8">
        <w:fldChar w:fldCharType="end"/>
      </w:r>
    </w:p>
    <w:p w:rsidR="00E078A1" w:rsidRDefault="00E078A1" w:rsidP="00E078A1">
      <w:pPr>
        <w:pStyle w:val="BodyText"/>
      </w:pPr>
      <w:r>
        <w:t>The UPT can perform all of the audit and logging services because it uses the CSM APIs (which use CLM APIs) to perform operations on the database.</w:t>
      </w:r>
      <w:r w:rsidR="000849BE">
        <w:t xml:space="preserve"> </w:t>
      </w:r>
      <w:r w:rsidR="00F228E8">
        <w:fldChar w:fldCharType="begin"/>
      </w:r>
      <w:r w:rsidR="000849BE">
        <w:instrText xml:space="preserve"> XE "</w:instrText>
      </w:r>
      <w:r w:rsidR="000849BE" w:rsidRPr="00F857C7">
        <w:instrText>UPT:event logging</w:instrText>
      </w:r>
      <w:r w:rsidR="000849BE">
        <w:instrText xml:space="preserve">" </w:instrText>
      </w:r>
      <w:r w:rsidR="00F228E8">
        <w:fldChar w:fldCharType="end"/>
      </w:r>
    </w:p>
    <w:p w:rsidR="00E078A1" w:rsidRDefault="00E078A1" w:rsidP="00E078A1">
      <w:pPr>
        <w:pStyle w:val="BodyText"/>
      </w:pPr>
      <w:r>
        <w:t xml:space="preserve">Since the CLM APIs are based on </w:t>
      </w:r>
      <w:r w:rsidRPr="009D2013">
        <w:rPr>
          <w:rStyle w:val="CodeChar0"/>
        </w:rPr>
        <w:t>log4j</w:t>
      </w:r>
      <w:r>
        <w:t>, the following logger names are used in the CSM AP</w:t>
      </w:r>
      <w:r w:rsidR="009D2013">
        <w:t>Is to perform the event logging:</w:t>
      </w:r>
    </w:p>
    <w:p w:rsidR="00E078A1" w:rsidRDefault="00E078A1" w:rsidP="00E078A1">
      <w:pPr>
        <w:pStyle w:val="BodyText"/>
      </w:pPr>
      <w:r>
        <w:t xml:space="preserve">Authentication Event Logger Name: </w:t>
      </w:r>
      <w:r w:rsidRPr="009D2013">
        <w:rPr>
          <w:rStyle w:val="Emphasis"/>
        </w:rPr>
        <w:t>CSM.Audit.Logging.Event.Authentication</w:t>
      </w:r>
    </w:p>
    <w:p w:rsidR="00E078A1" w:rsidRDefault="00E078A1" w:rsidP="00E078A1">
      <w:pPr>
        <w:pStyle w:val="BodyText"/>
      </w:pPr>
      <w:r>
        <w:t xml:space="preserve">Authorization Event Logger Name: </w:t>
      </w:r>
      <w:r w:rsidR="009D2013" w:rsidRPr="009D2013">
        <w:rPr>
          <w:rStyle w:val="Emphasis"/>
        </w:rPr>
        <w:t>C</w:t>
      </w:r>
      <w:r w:rsidRPr="009D2013">
        <w:rPr>
          <w:rStyle w:val="Emphasis"/>
        </w:rPr>
        <w:t>SM.Audit.Logging.Event.Authorization</w:t>
      </w:r>
    </w:p>
    <w:p w:rsidR="00E078A1" w:rsidRDefault="00E078A1" w:rsidP="00E078A1">
      <w:pPr>
        <w:pStyle w:val="BodyText"/>
      </w:pPr>
      <w:r>
        <w:t xml:space="preserve">The </w:t>
      </w:r>
      <w:r w:rsidRPr="009D2013">
        <w:rPr>
          <w:rStyle w:val="CodeChar0"/>
        </w:rPr>
        <w:t>log4j</w:t>
      </w:r>
      <w:r>
        <w:t xml:space="preserve"> log level used for all event logs is INFO.</w:t>
      </w:r>
    </w:p>
    <w:p w:rsidR="00E078A1" w:rsidRDefault="00E078A1" w:rsidP="00E078A1">
      <w:pPr>
        <w:pStyle w:val="BodyText"/>
      </w:pPr>
      <w:r>
        <w:t>In order to enable</w:t>
      </w:r>
      <w:r w:rsidR="00894A40">
        <w:t xml:space="preserve"> event logging, </w:t>
      </w:r>
      <w:r>
        <w:t xml:space="preserve"> these loggers should be configured in the </w:t>
      </w:r>
      <w:r w:rsidRPr="009D2013">
        <w:rPr>
          <w:rStyle w:val="CodeChar0"/>
        </w:rPr>
        <w:t>log4j.xml</w:t>
      </w:r>
      <w:r>
        <w:t xml:space="preserve"> config file of Jboss as shown in</w:t>
      </w:r>
      <w:r w:rsidR="00894A40">
        <w:t xml:space="preserve"> the</w:t>
      </w:r>
      <w:r>
        <w:t xml:space="preserve"> </w:t>
      </w:r>
      <w:fldSimple w:instr=" REF _Ref213665010 \h  \* MERGEFORMAT ">
        <w:r w:rsidR="00E92FAF" w:rsidRPr="00E92FAF">
          <w:rPr>
            <w:i/>
            <w:color w:val="0000FF"/>
          </w:rPr>
          <w:t>JDBC Appender</w:t>
        </w:r>
      </w:fldSimple>
      <w:r w:rsidR="009D2013">
        <w:t xml:space="preserve"> section</w:t>
      </w:r>
      <w:r w:rsidR="00894A40">
        <w:t xml:space="preserve"> below</w:t>
      </w:r>
      <w:r>
        <w:t>.</w:t>
      </w:r>
      <w:r w:rsidR="00F228E8">
        <w:fldChar w:fldCharType="begin"/>
      </w:r>
      <w:r w:rsidR="000849BE">
        <w:instrText xml:space="preserve"> XE "</w:instrText>
      </w:r>
      <w:r w:rsidR="000849BE" w:rsidRPr="002E598D">
        <w:instrText>JBoss:event logging</w:instrText>
      </w:r>
      <w:r w:rsidR="000849BE">
        <w:instrText xml:space="preserve">" </w:instrText>
      </w:r>
      <w:r w:rsidR="00F228E8">
        <w:fldChar w:fldCharType="end"/>
      </w:r>
    </w:p>
    <w:p w:rsidR="00E078A1" w:rsidRDefault="00E078A1" w:rsidP="00F3714B">
      <w:pPr>
        <w:pStyle w:val="Heading4"/>
      </w:pPr>
      <w:bookmarkStart w:id="961"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961"/>
    </w:p>
    <w:p w:rsidR="000849BE" w:rsidRDefault="00E078A1" w:rsidP="000849BE">
      <w:pPr>
        <w:pStyle w:val="BodyText"/>
      </w:pPr>
      <w:r>
        <w:t xml:space="preserve">The Authorization Service of the CSM is enabled to log the object state changes using the automated object state logger available through </w:t>
      </w:r>
      <w:r w:rsidR="00894A40">
        <w:t xml:space="preserve">the </w:t>
      </w:r>
      <w:r>
        <w:t>CLM APIs. This logger tracks all object state changes made using the C</w:t>
      </w:r>
      <w:r w:rsidR="00894A40">
        <w:t>SM APIs. It also uses the log4j-</w:t>
      </w:r>
      <w:r>
        <w:t xml:space="preserve">based CLM APIs and the following </w:t>
      </w:r>
      <w:r w:rsidR="00894A40">
        <w:t>l</w:t>
      </w:r>
      <w:r>
        <w:t xml:space="preserve">ogger </w:t>
      </w:r>
      <w:r w:rsidR="00894A40">
        <w:t>n</w:t>
      </w:r>
      <w:r>
        <w:t>ame:</w:t>
      </w:r>
      <w:r w:rsidR="000849BE">
        <w:t xml:space="preserve"> </w:t>
      </w:r>
      <w:r w:rsidR="00F228E8">
        <w:fldChar w:fldCharType="begin"/>
      </w:r>
      <w:r w:rsidR="000849BE">
        <w:instrText xml:space="preserve"> XE "</w:instrText>
      </w:r>
      <w:r w:rsidR="000849BE" w:rsidRPr="002424E1">
        <w:instrText>audit logging:</w:instrText>
      </w:r>
      <w:r w:rsidR="000849BE">
        <w:instrText>object state</w:instrText>
      </w:r>
      <w:r w:rsidR="000849BE" w:rsidRPr="002424E1">
        <w:instrText xml:space="preserve"> logging</w:instrText>
      </w:r>
      <w:r w:rsidR="000849BE">
        <w:instrText xml:space="preserve">" </w:instrText>
      </w:r>
      <w:r w:rsidR="00F228E8">
        <w:fldChar w:fldCharType="end"/>
      </w:r>
      <w:r w:rsidR="00F228E8">
        <w:fldChar w:fldCharType="begin"/>
      </w:r>
      <w:r w:rsidR="000849BE">
        <w:instrText xml:space="preserve"> XE "object state</w:instrText>
      </w:r>
      <w:r w:rsidR="000849BE" w:rsidRPr="000C7E9B">
        <w:instrText xml:space="preserve"> logging</w:instrText>
      </w:r>
      <w:r w:rsidR="000849BE">
        <w:instrText xml:space="preserve">" </w:instrText>
      </w:r>
      <w:r w:rsidR="00F228E8">
        <w:fldChar w:fldCharType="end"/>
      </w:r>
    </w:p>
    <w:p w:rsidR="00E078A1" w:rsidRDefault="00E078A1" w:rsidP="00E078A1">
      <w:pPr>
        <w:pStyle w:val="BodyText"/>
      </w:pPr>
      <w:smartTag w:uri="urn:schemas-microsoft-com:office:smarttags" w:element="place">
        <w:smartTag w:uri="urn:schemas-microsoft-com:office:smarttags" w:element="PlaceName">
          <w:r>
            <w:t>Authoriz</w:t>
          </w:r>
          <w:r w:rsidR="00894A40">
            <w:t>ation</w:t>
          </w:r>
        </w:smartTag>
        <w:r w:rsidR="00894A40">
          <w:t xml:space="preserve"> </w:t>
        </w:r>
        <w:smartTag w:uri="urn:schemas-microsoft-com:office:smarttags" w:element="PlaceName">
          <w:r w:rsidR="00894A40">
            <w:t>Object</w:t>
          </w:r>
        </w:smartTag>
        <w:r w:rsidR="00894A40">
          <w:t xml:space="preserve"> </w:t>
        </w:r>
        <w:smartTag w:uri="urn:schemas-microsoft-com:office:smarttags" w:element="PlaceType">
          <w:r w:rsidR="00894A40">
            <w:t>State</w:t>
          </w:r>
        </w:smartTag>
      </w:smartTag>
      <w:r w:rsidR="00894A40">
        <w:t xml:space="preserve"> Logger Name: </w:t>
      </w:r>
      <w:r w:rsidR="00894A40">
        <w:tab/>
      </w:r>
      <w:r w:rsidRPr="00894A40">
        <w:rPr>
          <w:rStyle w:val="Emphasis"/>
        </w:rPr>
        <w:t>CSM.Audit.Logging.ObjectState.Authorization</w:t>
      </w:r>
    </w:p>
    <w:p w:rsidR="00E078A1" w:rsidRDefault="00E078A1" w:rsidP="00E078A1">
      <w:pPr>
        <w:pStyle w:val="BodyText"/>
      </w:pPr>
      <w:r>
        <w:t xml:space="preserve">The </w:t>
      </w:r>
      <w:r w:rsidRPr="00894A40">
        <w:rPr>
          <w:rStyle w:val="CodeChar0"/>
        </w:rPr>
        <w:t>log4j</w:t>
      </w:r>
      <w:r>
        <w:t xml:space="preserve"> log level used for all object state logs is INFO</w:t>
      </w:r>
      <w:r w:rsidR="00894A40">
        <w:t>.</w:t>
      </w:r>
    </w:p>
    <w:p w:rsidR="000849BE" w:rsidRDefault="00E078A1" w:rsidP="000849BE">
      <w:pPr>
        <w:pStyle w:val="BodyText"/>
      </w:pPr>
      <w:r>
        <w:lastRenderedPageBreak/>
        <w:t>In order to enable object state logging</w:t>
      </w:r>
      <w:r w:rsidR="00894A40">
        <w:t xml:space="preserve">, this </w:t>
      </w:r>
      <w:r>
        <w:t xml:space="preserve">logger should be configured in the </w:t>
      </w:r>
      <w:r w:rsidRPr="00894A40">
        <w:rPr>
          <w:rStyle w:val="CodeChar0"/>
        </w:rPr>
        <w:t>log4j.xml</w:t>
      </w:r>
      <w:r>
        <w:t xml:space="preserve"> config file of JBoss as shown in</w:t>
      </w:r>
      <w:r w:rsidR="00894A40" w:rsidRPr="00894A40">
        <w:t xml:space="preserve"> </w:t>
      </w:r>
      <w:r w:rsidR="00894A40">
        <w:t xml:space="preserve">the </w:t>
      </w:r>
      <w:fldSimple w:instr=" REF _Ref213665010 \h  \* MERGEFORMAT ">
        <w:r w:rsidR="00E92FAF" w:rsidRPr="00E92FAF">
          <w:rPr>
            <w:i/>
            <w:color w:val="0000FF"/>
          </w:rPr>
          <w:t>JDBC Appender</w:t>
        </w:r>
      </w:fldSimple>
      <w:r w:rsidR="00894A40">
        <w:t xml:space="preserve"> section below.</w:t>
      </w:r>
      <w:r w:rsidR="000849BE" w:rsidRPr="000849BE">
        <w:t xml:space="preserve"> </w:t>
      </w:r>
      <w:r w:rsidR="00F228E8">
        <w:fldChar w:fldCharType="begin"/>
      </w:r>
      <w:r w:rsidR="000849BE">
        <w:instrText xml:space="preserve"> XE "</w:instrText>
      </w:r>
      <w:r w:rsidR="000849BE" w:rsidRPr="002E598D">
        <w:instrText>JBoss:</w:instrText>
      </w:r>
      <w:r w:rsidR="000849BE">
        <w:instrText>object state</w:instrText>
      </w:r>
      <w:r w:rsidR="000849BE" w:rsidRPr="002E598D">
        <w:instrText xml:space="preserve"> logging</w:instrText>
      </w:r>
      <w:r w:rsidR="000849BE">
        <w:instrText xml:space="preserve">" </w:instrText>
      </w:r>
      <w:r w:rsidR="00F228E8">
        <w:fldChar w:fldCharType="end"/>
      </w:r>
    </w:p>
    <w:p w:rsidR="00E078A1" w:rsidRDefault="00E078A1" w:rsidP="00E078A1">
      <w:pPr>
        <w:pStyle w:val="Heading4"/>
      </w:pPr>
      <w:r>
        <w:t>User Information</w:t>
      </w:r>
    </w:p>
    <w:p w:rsidR="00E078A1" w:rsidRDefault="00894A40" w:rsidP="00E078A1">
      <w:pPr>
        <w:pStyle w:val="BodyText"/>
      </w:pPr>
      <w:r>
        <w:t>For the purpose of audit logging, i</w:t>
      </w:r>
      <w:r w:rsidR="00E078A1" w:rsidRPr="00E078A1">
        <w:t xml:space="preserve">n order to track which user is performing the specific operation </w:t>
      </w:r>
      <w:r>
        <w:t>being logged,</w:t>
      </w:r>
      <w:r w:rsidR="00E078A1" w:rsidRPr="00E078A1">
        <w:t xml:space="preserve"> CSM needs to </w:t>
      </w:r>
      <w:r>
        <w:t>obtain</w:t>
      </w:r>
      <w:r w:rsidR="00E078A1" w:rsidRPr="00E078A1">
        <w:t xml:space="preserve"> user information like user id and session id</w:t>
      </w:r>
      <w:r>
        <w:t>,</w:t>
      </w:r>
      <w:r w:rsidR="00E078A1" w:rsidRPr="00E078A1">
        <w:t xml:space="preserve"> and also the organization to which the user belongs. Since these values are only available with the client application, </w:t>
      </w:r>
      <w:r>
        <w:t>the client application needs</w:t>
      </w:r>
      <w:r w:rsidR="00E078A1" w:rsidRPr="00E078A1">
        <w:t xml:space="preserve"> to </w:t>
      </w:r>
      <w:r>
        <w:t xml:space="preserve">pass this information </w:t>
      </w:r>
      <w:r w:rsidR="00E078A1" w:rsidRPr="00E078A1">
        <w:t>to the CSM APIs. To accomplish this, the client applicat</w:t>
      </w:r>
      <w:r>
        <w:t xml:space="preserve">ion must use the utility class </w:t>
      </w:r>
      <w:r>
        <w:rPr>
          <w:rStyle w:val="Emphasis"/>
        </w:rPr>
        <w:t>UserInfoHelper</w:t>
      </w:r>
      <w:r w:rsidR="00E078A1" w:rsidRPr="00E078A1">
        <w:t xml:space="preserve"> provided by the underlying CLM APIs. This information </w:t>
      </w:r>
      <w:r>
        <w:t>must</w:t>
      </w:r>
      <w:r w:rsidR="00E078A1" w:rsidRPr="00E078A1">
        <w:t xml:space="preserve"> be set before calling any of the </w:t>
      </w:r>
      <w:r w:rsidR="00E078A1" w:rsidRPr="00894A40">
        <w:rPr>
          <w:rStyle w:val="Emphasis"/>
        </w:rPr>
        <w:t>create</w:t>
      </w:r>
      <w:r w:rsidR="00E078A1" w:rsidRPr="00E078A1">
        <w:t xml:space="preserve">, </w:t>
      </w:r>
      <w:r w:rsidR="00E078A1" w:rsidRPr="00894A40">
        <w:rPr>
          <w:rStyle w:val="Emphasis"/>
        </w:rPr>
        <w:t>update</w:t>
      </w:r>
      <w:r w:rsidR="00E078A1" w:rsidRPr="00E078A1">
        <w:t xml:space="preserve"> or </w:t>
      </w:r>
      <w:r w:rsidR="00E078A1" w:rsidRPr="00894A40">
        <w:rPr>
          <w:rStyle w:val="Emphasis"/>
        </w:rPr>
        <w:t>delete</w:t>
      </w:r>
      <w:r w:rsidR="00E078A1" w:rsidRPr="00E078A1">
        <w:t xml:space="preserve"> functions of the CSM APIs.</w:t>
      </w:r>
      <w:r w:rsidR="00F228E8">
        <w:fldChar w:fldCharType="begin"/>
      </w:r>
      <w:r w:rsidR="000849BE">
        <w:instrText xml:space="preserve"> XE "</w:instrText>
      </w:r>
      <w:r w:rsidR="000849BE" w:rsidRPr="00D54967">
        <w:instrText>audit logging:user information</w:instrText>
      </w:r>
      <w:r w:rsidR="000849BE">
        <w:instrText xml:space="preserve">" </w:instrText>
      </w:r>
      <w:r w:rsidR="00F228E8">
        <w:fldChar w:fldCharType="end"/>
      </w:r>
      <w:r w:rsidR="00F228E8">
        <w:fldChar w:fldCharType="begin"/>
      </w:r>
      <w:r w:rsidR="000849BE">
        <w:instrText xml:space="preserve"> XE "</w:instrText>
      </w:r>
      <w:r w:rsidR="000849BE" w:rsidRPr="000C7E9B">
        <w:instrText>logging user information</w:instrText>
      </w:r>
      <w:r w:rsidR="000849BE">
        <w:instrText xml:space="preserve">" </w:instrText>
      </w:r>
      <w:r w:rsidR="00F228E8">
        <w:fldChar w:fldCharType="end"/>
      </w:r>
    </w:p>
    <w:p w:rsidR="00E078A1" w:rsidRDefault="00E078A1" w:rsidP="00E078A1">
      <w:pPr>
        <w:pStyle w:val="Heading4"/>
      </w:pPr>
      <w:r>
        <w:t>Common Logging Database</w:t>
      </w:r>
    </w:p>
    <w:p w:rsidR="00E078A1" w:rsidRDefault="00894A40" w:rsidP="00E078A1">
      <w:pPr>
        <w:pStyle w:val="BodyText"/>
      </w:pPr>
      <w:r>
        <w:t>The Common Logging Database is the persistence storage used by the JDBC A</w:t>
      </w:r>
      <w:r w:rsidR="00E078A1" w:rsidRPr="00E078A1">
        <w:t xml:space="preserve">ppender to store the </w:t>
      </w:r>
      <w:r>
        <w:t>a</w:t>
      </w:r>
      <w:r w:rsidR="00E078A1" w:rsidRPr="00E078A1">
        <w:t xml:space="preserve">udit </w:t>
      </w:r>
      <w:r>
        <w:t>l</w:t>
      </w:r>
      <w:r w:rsidR="00E078A1" w:rsidRPr="00E078A1">
        <w:t xml:space="preserve">ogs. The Log Locator application of CLM connects to this database to allow </w:t>
      </w:r>
      <w:r>
        <w:t>a</w:t>
      </w:r>
      <w:r w:rsidR="00E078A1" w:rsidRPr="00E078A1">
        <w:t xml:space="preserve"> user to browse the logs.</w:t>
      </w:r>
      <w:r w:rsidR="00F228E8">
        <w:fldChar w:fldCharType="begin"/>
      </w:r>
      <w:r w:rsidR="000849BE">
        <w:instrText xml:space="preserve"> XE "</w:instrText>
      </w:r>
      <w:r w:rsidR="000849BE" w:rsidRPr="00393194">
        <w:instrText>audit logging:common logging database</w:instrText>
      </w:r>
      <w:r w:rsidR="000849BE">
        <w:instrText xml:space="preserve">" </w:instrText>
      </w:r>
      <w:r w:rsidR="00F228E8">
        <w:fldChar w:fldCharType="end"/>
      </w:r>
      <w:r w:rsidR="00F228E8">
        <w:fldChar w:fldCharType="begin"/>
      </w:r>
      <w:r w:rsidR="000849BE">
        <w:instrText xml:space="preserve"> XE "</w:instrText>
      </w:r>
      <w:r w:rsidR="000849BE" w:rsidRPr="000C7E9B">
        <w:instrText>log locator</w:instrText>
      </w:r>
      <w:r w:rsidR="000849BE">
        <w:instrText xml:space="preserve">" </w:instrText>
      </w:r>
      <w:r w:rsidR="00F228E8">
        <w:fldChar w:fldCharType="end"/>
      </w:r>
    </w:p>
    <w:p w:rsidR="00E078A1" w:rsidRDefault="00F73F46" w:rsidP="00E078A1">
      <w:pPr>
        <w:pStyle w:val="Heading4"/>
      </w:pPr>
      <w:bookmarkStart w:id="962" w:name="_Ref213665010"/>
      <w:r>
        <w:t>JDBC Appende</w:t>
      </w:r>
      <w:r w:rsidR="00E078A1">
        <w:t>r</w:t>
      </w:r>
      <w:bookmarkEnd w:id="962"/>
    </w:p>
    <w:p w:rsidR="00F62B4A" w:rsidRDefault="00710D0B" w:rsidP="00E078A1">
      <w:pPr>
        <w:pStyle w:val="BodyText"/>
      </w:pPr>
      <w:r>
        <w:t>T</w:t>
      </w:r>
      <w:r w:rsidRPr="00E078A1">
        <w:t xml:space="preserve">he CLM provides an asynchronous JDBC Appender </w:t>
      </w:r>
      <w:r>
        <w:t>t</w:t>
      </w:r>
      <w:r w:rsidR="00E078A1" w:rsidRPr="00E078A1">
        <w:t xml:space="preserve">o persist </w:t>
      </w:r>
      <w:r>
        <w:t>the a</w:t>
      </w:r>
      <w:r w:rsidR="00E078A1" w:rsidRPr="00E078A1">
        <w:t xml:space="preserve">udit logs. Thus, an application that wants to enable audit logging for </w:t>
      </w:r>
      <w:r>
        <w:t xml:space="preserve">the </w:t>
      </w:r>
      <w:r w:rsidR="00E078A1" w:rsidRPr="00E078A1">
        <w:t xml:space="preserve">CSM APIs should also configure this Appender. </w:t>
      </w:r>
      <w:r w:rsidR="00F228E8">
        <w:fldChar w:fldCharType="begin"/>
      </w:r>
      <w:r w:rsidR="000849BE">
        <w:instrText xml:space="preserve"> XE "</w:instrText>
      </w:r>
      <w:r w:rsidR="000849BE" w:rsidRPr="000C7E9B">
        <w:instrText>JDBC Appender</w:instrText>
      </w:r>
      <w:r w:rsidR="000849BE">
        <w:instrText xml:space="preserve">" </w:instrText>
      </w:r>
      <w:r w:rsidR="00F228E8">
        <w:fldChar w:fldCharType="end"/>
      </w:r>
      <w:r w:rsidR="00F228E8">
        <w:fldChar w:fldCharType="begin"/>
      </w:r>
      <w:r w:rsidR="000849BE">
        <w:instrText xml:space="preserve"> XE "</w:instrText>
      </w:r>
      <w:r w:rsidR="000849BE" w:rsidRPr="005B0A61">
        <w:instrText>audit logging:JDBC Appender</w:instrText>
      </w:r>
      <w:r w:rsidR="000849BE">
        <w:instrText xml:space="preserve">" </w:instrText>
      </w:r>
      <w:r w:rsidR="00F228E8">
        <w:fldChar w:fldCharType="end"/>
      </w:r>
      <w:r w:rsidR="00F228E8">
        <w:fldChar w:fldCharType="begin"/>
      </w:r>
      <w:r w:rsidR="000849BE">
        <w:instrText xml:space="preserve"> XE "</w:instrText>
      </w:r>
      <w:r w:rsidR="000849BE" w:rsidRPr="000C7E9B">
        <w:instrText>browsing logs</w:instrText>
      </w:r>
      <w:r w:rsidR="000849BE">
        <w:instrText xml:space="preserve">" </w:instrText>
      </w:r>
      <w:r w:rsidR="00F228E8">
        <w:fldChar w:fldCharType="end"/>
      </w:r>
    </w:p>
    <w:p w:rsidR="00E078A1" w:rsidRDefault="00E078A1" w:rsidP="00E078A1">
      <w:pPr>
        <w:pStyle w:val="BodyText"/>
      </w:pPr>
      <w:r w:rsidRPr="00E078A1">
        <w:t xml:space="preserve">A sample </w:t>
      </w:r>
      <w:r w:rsidRPr="00710D0B">
        <w:rPr>
          <w:rStyle w:val="CodeChar0"/>
        </w:rPr>
        <w:t>log4j</w:t>
      </w:r>
      <w:r w:rsidRPr="00E078A1">
        <w:t xml:space="preserve"> </w:t>
      </w:r>
      <w:r w:rsidR="00AC0F30">
        <w:t>file entry</w:t>
      </w:r>
      <w:r w:rsidRPr="00E078A1">
        <w:t xml:space="preserve"> is show</w:t>
      </w:r>
      <w:r w:rsidR="00F62B4A">
        <w:t>n below:</w:t>
      </w:r>
    </w:p>
    <w:p w:rsidR="00E078A1" w:rsidRPr="00E078A1" w:rsidRDefault="00E078A1" w:rsidP="00F62B4A">
      <w:pPr>
        <w:pStyle w:val="Classfilesample"/>
      </w:pPr>
      <w:r w:rsidRPr="00E078A1">
        <w:t>&lt;?xml version="1.0" encoding="UTF-8" ?&gt;&lt;!DOCTYPE log4j:configuration SYSTEM ".\log4j.dtd"&gt;</w:t>
      </w:r>
    </w:p>
    <w:p w:rsidR="00E078A1" w:rsidRPr="00E078A1" w:rsidRDefault="00E078A1" w:rsidP="00F62B4A">
      <w:pPr>
        <w:pStyle w:val="Classfilesample"/>
      </w:pPr>
      <w:r w:rsidRPr="00E078A1">
        <w:t>&lt;log4j:configuration xmlns:log4j='http://jakarta.apache.org/log4j/'&gt;</w:t>
      </w:r>
    </w:p>
    <w:p w:rsidR="00E078A1" w:rsidRPr="00E078A1" w:rsidRDefault="00E078A1" w:rsidP="00F62B4A">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E078A1" w:rsidRPr="00E078A1" w:rsidRDefault="00E078A1" w:rsidP="00F62B4A">
      <w:pPr>
        <w:pStyle w:val="Classfilesample"/>
      </w:pPr>
      <w:r w:rsidRPr="00E078A1">
        <w:t>&lt;/appender&gt;</w:t>
      </w:r>
    </w:p>
    <w:p w:rsidR="00E078A1" w:rsidRPr="00E078A1" w:rsidRDefault="00E078A1" w:rsidP="00F62B4A">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E078A1" w:rsidRPr="00E078A1" w:rsidRDefault="00E078A1" w:rsidP="00F62B4A">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E078A1" w:rsidRPr="00E078A1" w:rsidRDefault="00E078A1" w:rsidP="00F62B4A">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E078A1" w:rsidRPr="00E078A1" w:rsidRDefault="00E078A1" w:rsidP="00F62B4A">
      <w:pPr>
        <w:pStyle w:val="Classfilesample"/>
      </w:pPr>
      <w:r w:rsidRPr="00E078A1">
        <w:t>&lt;/category&gt;</w:t>
      </w:r>
    </w:p>
    <w:p w:rsidR="00E078A1" w:rsidRPr="00E078A1" w:rsidRDefault="00E078A1" w:rsidP="00F62B4A">
      <w:pPr>
        <w:pStyle w:val="Classfilesample"/>
      </w:pPr>
      <w:r w:rsidRPr="00E078A1">
        <w:t>&lt;/log4j:configuration&gt;</w:t>
      </w:r>
    </w:p>
    <w:p w:rsidR="00E078A1" w:rsidRPr="00CE6889" w:rsidRDefault="00E078A1" w:rsidP="000B7EEE">
      <w:pPr>
        <w:pStyle w:val="BodyText"/>
      </w:pPr>
    </w:p>
    <w:p w:rsidR="00E078A1" w:rsidRDefault="00CE6889" w:rsidP="000B7EEE">
      <w:pPr>
        <w:pStyle w:val="Heading3"/>
        <w:keepLines/>
      </w:pPr>
      <w:bookmarkStart w:id="963" w:name="_Toc238804852"/>
      <w:r>
        <w:t>Deployment Steps</w:t>
      </w:r>
      <w:bookmarkEnd w:id="963"/>
    </w:p>
    <w:p w:rsidR="00CE6889" w:rsidRDefault="00294ABA" w:rsidP="000B7EEE">
      <w:pPr>
        <w:pStyle w:val="BodyText"/>
        <w:keepNext/>
        <w:keepLines/>
      </w:pPr>
      <w:r>
        <w:t>The sections below provide the basic instructions necessary for enabling</w:t>
      </w:r>
      <w:r w:rsidR="00CE6889">
        <w:t xml:space="preserve"> the </w:t>
      </w:r>
      <w:r w:rsidR="00F73F46">
        <w:t>audit logging</w:t>
      </w:r>
      <w:r w:rsidR="00CE6889">
        <w:t xml:space="preserve"> capabilities provided by CSM (via CLM)</w:t>
      </w:r>
      <w:r>
        <w:t>.</w:t>
      </w:r>
      <w:r w:rsidR="00F228E8">
        <w:fldChar w:fldCharType="begin"/>
      </w:r>
      <w:r w:rsidR="000849BE">
        <w:instrText xml:space="preserve"> XE "</w:instrText>
      </w:r>
      <w:r w:rsidR="000849BE" w:rsidRPr="0051514F">
        <w:instrText>audit logging:deploying</w:instrText>
      </w:r>
      <w:r w:rsidR="000849BE">
        <w:instrText xml:space="preserve">" </w:instrText>
      </w:r>
      <w:r w:rsidR="00F228E8">
        <w:fldChar w:fldCharType="end"/>
      </w:r>
      <w:r w:rsidR="00F228E8">
        <w:fldChar w:fldCharType="begin"/>
      </w:r>
      <w:r w:rsidR="000849BE">
        <w:instrText xml:space="preserve"> XE "</w:instrText>
      </w:r>
      <w:r w:rsidR="000849BE" w:rsidRPr="000C7E9B">
        <w:instrText>deploying audit logging</w:instrText>
      </w:r>
      <w:r w:rsidR="000849BE">
        <w:instrText xml:space="preserve">" </w:instrText>
      </w:r>
      <w:r w:rsidR="00F228E8">
        <w:fldChar w:fldCharType="end"/>
      </w:r>
    </w:p>
    <w:p w:rsidR="00CE6889" w:rsidRPr="00CE6889" w:rsidRDefault="00CE6889" w:rsidP="000B7EEE">
      <w:pPr>
        <w:pStyle w:val="BodyText"/>
        <w:keepNext/>
        <w:keepLines/>
        <w:rPr>
          <w:rStyle w:val="Bold"/>
        </w:rPr>
      </w:pPr>
      <w:r w:rsidRPr="00CE6889">
        <w:rPr>
          <w:rStyle w:val="Bold"/>
        </w:rPr>
        <w:t xml:space="preserve">Step 1: Create and Prime </w:t>
      </w:r>
      <w:r w:rsidR="00294ABA">
        <w:rPr>
          <w:rStyle w:val="Bold"/>
        </w:rPr>
        <w:t xml:space="preserve">the </w:t>
      </w:r>
      <w:r w:rsidRPr="00CE6889">
        <w:rPr>
          <w:rStyle w:val="Bold"/>
        </w:rPr>
        <w:t>MySQL Logging Database</w:t>
      </w:r>
    </w:p>
    <w:p w:rsidR="00CE6889" w:rsidRDefault="00CE6889" w:rsidP="00AC0F30">
      <w:pPr>
        <w:pStyle w:val="BodyText"/>
      </w:pPr>
      <w:r>
        <w:t xml:space="preserve">A database </w:t>
      </w:r>
      <w:r w:rsidR="00294ABA">
        <w:t xml:space="preserve">must </w:t>
      </w:r>
      <w:r>
        <w:t xml:space="preserve">be created </w:t>
      </w:r>
      <w:r w:rsidR="00294ABA">
        <w:t xml:space="preserve">that </w:t>
      </w:r>
      <w:r>
        <w:t xml:space="preserve">will persist the audit logs generated as a </w:t>
      </w:r>
      <w:r w:rsidR="00294ABA">
        <w:t xml:space="preserve">function </w:t>
      </w:r>
      <w:r>
        <w:t xml:space="preserve">of </w:t>
      </w:r>
      <w:r w:rsidR="00294ABA">
        <w:t xml:space="preserve">using </w:t>
      </w:r>
      <w:r>
        <w:t>of the CSM APIs</w:t>
      </w:r>
      <w:r w:rsidR="008B318A">
        <w:t xml:space="preserve">. </w:t>
      </w:r>
      <w:r w:rsidR="00AC0F30">
        <w:t>R</w:t>
      </w:r>
      <w:r w:rsidR="006A04FC">
        <w:t xml:space="preserve">efer to the </w:t>
      </w:r>
      <w:r w:rsidR="006A04FC" w:rsidRPr="006A04FC">
        <w:rPr>
          <w:rStyle w:val="Emphasis"/>
        </w:rPr>
        <w:t>CLM</w:t>
      </w:r>
      <w:r w:rsidRPr="006A04FC">
        <w:rPr>
          <w:rStyle w:val="Emphasis"/>
        </w:rPr>
        <w:t xml:space="preserve"> </w:t>
      </w:r>
      <w:r w:rsidR="006A04FC" w:rsidRPr="006A04FC">
        <w:rPr>
          <w:rStyle w:val="Emphasis"/>
        </w:rPr>
        <w:t>Application Developer’s G</w:t>
      </w:r>
      <w:r w:rsidRPr="006A04FC">
        <w:rPr>
          <w:rStyle w:val="Emphasis"/>
        </w:rPr>
        <w:t>uide</w:t>
      </w:r>
      <w:r>
        <w:t xml:space="preserve"> for </w:t>
      </w:r>
      <w:r w:rsidR="006A04FC">
        <w:t>information on</w:t>
      </w:r>
      <w:r>
        <w:t xml:space="preserve"> creating and priming the database for storing audit logs.</w:t>
      </w:r>
      <w:r w:rsidR="00F228E8">
        <w:fldChar w:fldCharType="begin"/>
      </w:r>
      <w:r w:rsidR="000849BE">
        <w:instrText xml:space="preserve"> XE "</w:instrText>
      </w:r>
      <w:r w:rsidR="000849BE" w:rsidRPr="0039766A">
        <w:instrText>database:create for logging</w:instrText>
      </w:r>
      <w:r w:rsidR="000849BE">
        <w:instrText xml:space="preserve">" </w:instrText>
      </w:r>
      <w:r w:rsidR="00F228E8">
        <w:fldChar w:fldCharType="end"/>
      </w:r>
      <w:r w:rsidR="00F228E8">
        <w:fldChar w:fldCharType="begin"/>
      </w:r>
      <w:r w:rsidR="000849BE">
        <w:instrText xml:space="preserve"> XE "</w:instrText>
      </w:r>
      <w:r w:rsidR="000849BE" w:rsidRPr="000C7E9B">
        <w:instrText>create logging database</w:instrText>
      </w:r>
      <w:r w:rsidR="000849BE">
        <w:instrText xml:space="preserve">" </w:instrText>
      </w:r>
      <w:r w:rsidR="00F228E8">
        <w:fldChar w:fldCharType="end"/>
      </w:r>
      <w:r w:rsidR="00F228E8">
        <w:fldChar w:fldCharType="begin"/>
      </w:r>
      <w:r w:rsidR="000849BE">
        <w:instrText xml:space="preserve"> XE "</w:instrText>
      </w:r>
      <w:r w:rsidR="000849BE" w:rsidRPr="008E4F8D">
        <w:instrText>audit logging:create database</w:instrText>
      </w:r>
      <w:r w:rsidR="000849BE">
        <w:instrText xml:space="preserve">" </w:instrText>
      </w:r>
      <w:r w:rsidR="00F228E8">
        <w:fldChar w:fldCharType="end"/>
      </w:r>
    </w:p>
    <w:p w:rsidR="00CE6889" w:rsidRPr="00CE6889" w:rsidRDefault="00CE6889" w:rsidP="00AC0F30">
      <w:pPr>
        <w:pStyle w:val="BodyText"/>
        <w:rPr>
          <w:rStyle w:val="Bold"/>
        </w:rPr>
      </w:pPr>
      <w:r w:rsidRPr="00CE6889">
        <w:rPr>
          <w:rStyle w:val="Bold"/>
        </w:rPr>
        <w:t>Step 2: Configure the log4j.xml file for JBoss</w:t>
      </w:r>
    </w:p>
    <w:p w:rsidR="00CE6889" w:rsidRDefault="00CE6889" w:rsidP="00AC0F30">
      <w:pPr>
        <w:pStyle w:val="BodyText"/>
      </w:pPr>
      <w:r>
        <w:t xml:space="preserve">Use the sample </w:t>
      </w:r>
      <w:r w:rsidRPr="00AC0F30">
        <w:rPr>
          <w:rStyle w:val="CodeChar0"/>
        </w:rPr>
        <w:t>log4j</w:t>
      </w:r>
      <w:r w:rsidR="00AC0F30">
        <w:t xml:space="preserve"> file provided in the CSM</w:t>
      </w:r>
      <w:r>
        <w:t xml:space="preserve"> release to configure the</w:t>
      </w:r>
      <w:r w:rsidRPr="00AC0F30">
        <w:rPr>
          <w:rStyle w:val="CodeChar0"/>
        </w:rPr>
        <w:t xml:space="preserve"> log4j.xml</w:t>
      </w:r>
      <w:r>
        <w:t xml:space="preserve"> file for JBoss. </w:t>
      </w:r>
      <w:r w:rsidR="00400660">
        <w:t>S</w:t>
      </w:r>
      <w:r w:rsidR="00AC0F30">
        <w:t xml:space="preserve">ee the sample </w:t>
      </w:r>
      <w:r w:rsidR="00AC0F30" w:rsidRPr="00AC0F30">
        <w:rPr>
          <w:rStyle w:val="CodeChar0"/>
        </w:rPr>
        <w:t>log4j</w:t>
      </w:r>
      <w:r w:rsidR="00AC0F30">
        <w:t xml:space="preserve"> file entry</w:t>
      </w:r>
      <w:r w:rsidR="00400660">
        <w:t xml:space="preserve"> shown</w:t>
      </w:r>
      <w:r w:rsidR="00AC0F30">
        <w:t xml:space="preserve"> above.</w:t>
      </w:r>
      <w:r w:rsidR="00F228E8">
        <w:fldChar w:fldCharType="begin"/>
      </w:r>
      <w:r w:rsidR="000849BE">
        <w:instrText xml:space="preserve"> XE "</w:instrText>
      </w:r>
      <w:r w:rsidR="000849BE" w:rsidRPr="00A070F1">
        <w:instrText>JBoss:</w:instrText>
      </w:r>
      <w:r w:rsidR="000849BE">
        <w:instrText xml:space="preserve">configure log file" </w:instrText>
      </w:r>
      <w:r w:rsidR="00F228E8">
        <w:fldChar w:fldCharType="end"/>
      </w:r>
      <w:r w:rsidR="00F228E8">
        <w:fldChar w:fldCharType="begin"/>
      </w:r>
      <w:r w:rsidR="000849BE">
        <w:instrText xml:space="preserve"> XE "</w:instrText>
      </w:r>
      <w:r w:rsidR="000849BE" w:rsidRPr="000C7E9B">
        <w:instrText>configure log file</w:instrText>
      </w:r>
      <w:r w:rsidR="000849BE">
        <w:instrText xml:space="preserve">" </w:instrText>
      </w:r>
      <w:r w:rsidR="00F228E8">
        <w:fldChar w:fldCharType="end"/>
      </w:r>
      <w:r w:rsidR="00F228E8">
        <w:fldChar w:fldCharType="begin"/>
      </w:r>
      <w:r w:rsidR="000849BE">
        <w:instrText xml:space="preserve"> XE "</w:instrText>
      </w:r>
      <w:r w:rsidR="000849BE" w:rsidRPr="001014C6">
        <w:instrText>audit logging:configure log file</w:instrText>
      </w:r>
      <w:r w:rsidR="000849BE">
        <w:instrText xml:space="preserve">" </w:instrText>
      </w:r>
      <w:r w:rsidR="00F228E8">
        <w:fldChar w:fldCharType="end"/>
      </w:r>
    </w:p>
    <w:p w:rsidR="00AC0F30" w:rsidRDefault="00400660" w:rsidP="000B7EEE">
      <w:pPr>
        <w:pStyle w:val="ListNumber"/>
        <w:numPr>
          <w:ilvl w:val="0"/>
          <w:numId w:val="80"/>
        </w:numPr>
      </w:pPr>
      <w:r>
        <w:t xml:space="preserve">Open the </w:t>
      </w:r>
      <w:r w:rsidRPr="006F7E86">
        <w:rPr>
          <w:rStyle w:val="CodeChar0"/>
        </w:rPr>
        <w:t>log4j.xml</w:t>
      </w:r>
      <w:r w:rsidR="006F7E86">
        <w:t xml:space="preserve"> file and do the following:</w:t>
      </w:r>
    </w:p>
    <w:p w:rsidR="00CE6889" w:rsidRDefault="00CE6889" w:rsidP="006F7E86">
      <w:pPr>
        <w:pStyle w:val="ListNumber2"/>
        <w:numPr>
          <w:ilvl w:val="0"/>
          <w:numId w:val="21"/>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w:t>
      </w:r>
      <w:r w:rsidR="006F7E86">
        <w:t xml:space="preserve">entries </w:t>
      </w:r>
      <w:r>
        <w:t xml:space="preserve">with </w:t>
      </w:r>
      <w:r w:rsidR="006F7E86">
        <w:t xml:space="preserve">the appropriate </w:t>
      </w:r>
      <w:r>
        <w:t>values</w:t>
      </w:r>
      <w:r w:rsidR="006F7E86">
        <w:t xml:space="preserve">. These are the server name, port, and schema name for the database created and primed </w:t>
      </w:r>
      <w:r>
        <w:t xml:space="preserve">in </w:t>
      </w:r>
      <w:r w:rsidR="000830A0">
        <w:t>the step noted above</w:t>
      </w:r>
      <w:r>
        <w:t>.</w:t>
      </w:r>
    </w:p>
    <w:p w:rsidR="00CE6889" w:rsidRDefault="00CE6889" w:rsidP="006F7E86">
      <w:pPr>
        <w:pStyle w:val="ListNumber2"/>
      </w:pPr>
      <w:r>
        <w:t>Replace the</w:t>
      </w:r>
      <w:r w:rsidR="006F7E86">
        <w:t xml:space="preserve"> &lt;&lt;DB_USER&gt;&gt;  and &lt;&lt;PASSWORD&gt;&gt; entries with the corresponding values for the </w:t>
      </w:r>
      <w:r>
        <w:t xml:space="preserve">user that has access </w:t>
      </w:r>
      <w:r w:rsidR="006F7E86">
        <w:t>to</w:t>
      </w:r>
      <w:r>
        <w:t xml:space="preserve"> the schema. </w:t>
      </w:r>
    </w:p>
    <w:p w:rsidR="006F7E86" w:rsidRDefault="006F7E86" w:rsidP="006F7E86">
      <w:pPr>
        <w:pStyle w:val="ListNumber"/>
      </w:pPr>
      <w:r>
        <w:t xml:space="preserve">Configure the appropriate loggers based </w:t>
      </w:r>
      <w:r w:rsidR="00CE6889">
        <w:t xml:space="preserve">on whether the application wants to enable event audit logging for </w:t>
      </w:r>
      <w:r>
        <w:t>authentication and a</w:t>
      </w:r>
      <w:r w:rsidR="00CE6889">
        <w:t>uthorization</w:t>
      </w:r>
      <w:r>
        <w:t>,</w:t>
      </w:r>
      <w:r w:rsidR="00CE6889">
        <w:t xml:space="preserve"> or obje</w:t>
      </w:r>
      <w:r>
        <w:t>ct state audit logging for a</w:t>
      </w:r>
      <w:r w:rsidR="00CE6889">
        <w:t xml:space="preserve">uthorization. </w:t>
      </w:r>
      <w:r>
        <w:t xml:space="preserve">See </w:t>
      </w:r>
      <w:fldSimple w:instr=" REF _Ref213668233 \h  \* MERGEFORMAT ">
        <w:r w:rsidR="00E92FAF" w:rsidRPr="00E92FAF">
          <w:rPr>
            <w:i/>
            <w:color w:val="0000FF"/>
          </w:rPr>
          <w:t>Event Logging</w:t>
        </w:r>
      </w:fldSimple>
      <w:r>
        <w:t xml:space="preserve"> or </w:t>
      </w:r>
      <w:fldSimple w:instr=" REF _Ref213668234 \h  \* MERGEFORMAT ">
        <w:r w:rsidR="00E92FAF" w:rsidRPr="00E92FAF">
          <w:rPr>
            <w:i/>
            <w:color w:val="0000FF"/>
          </w:rPr>
          <w:t>Object State Logging</w:t>
        </w:r>
      </w:fldSimple>
      <w:r>
        <w:t xml:space="preserve"> on page </w:t>
      </w:r>
      <w:r w:rsidR="00F228E8">
        <w:fldChar w:fldCharType="begin"/>
      </w:r>
      <w:r>
        <w:instrText xml:space="preserve"> PAGEREF _Ref213668234 \h </w:instrText>
      </w:r>
      <w:r w:rsidR="00F228E8">
        <w:fldChar w:fldCharType="separate"/>
      </w:r>
      <w:r w:rsidR="00E92FAF">
        <w:rPr>
          <w:noProof/>
        </w:rPr>
        <w:t>25</w:t>
      </w:r>
      <w:r w:rsidR="00F228E8">
        <w:fldChar w:fldCharType="end"/>
      </w:r>
      <w:r>
        <w:t xml:space="preserve"> as needed.</w:t>
      </w:r>
    </w:p>
    <w:p w:rsidR="00CE6889" w:rsidRDefault="006F7E86" w:rsidP="006F7E86">
      <w:pPr>
        <w:pStyle w:val="NoteInList"/>
      </w:pPr>
      <w:r w:rsidRPr="006F7E86">
        <w:rPr>
          <w:rStyle w:val="Bold"/>
        </w:rPr>
        <w:t>NOTE</w:t>
      </w:r>
      <w:r w:rsidR="00CE6889" w:rsidRPr="006F7E86">
        <w:rPr>
          <w:rStyle w:val="Bold"/>
        </w:rPr>
        <w:t>:</w:t>
      </w:r>
      <w:r w:rsidR="00CE6889">
        <w:t xml:space="preserve"> The names of</w:t>
      </w:r>
      <w:r>
        <w:t xml:space="preserve"> the</w:t>
      </w:r>
      <w:r w:rsidR="00CE6889">
        <w:t xml:space="preserve"> loggers must </w:t>
      </w:r>
      <w:r w:rsidR="00CE6889" w:rsidRPr="006F7E86">
        <w:rPr>
          <w:rStyle w:val="Emphasis"/>
        </w:rPr>
        <w:t>not</w:t>
      </w:r>
      <w:r w:rsidR="00CE6889">
        <w:t xml:space="preserve"> differ from the sample.</w:t>
      </w:r>
    </w:p>
    <w:p w:rsidR="00CE6889" w:rsidRDefault="00CE6889" w:rsidP="006F7E86">
      <w:pPr>
        <w:pStyle w:val="BodyText"/>
      </w:pPr>
      <w:r>
        <w:t>In</w:t>
      </w:r>
      <w:r w:rsidR="006F7E86">
        <w:t xml:space="preserve"> the </w:t>
      </w:r>
      <w:r>
        <w:t xml:space="preserve">case of UPT the same </w:t>
      </w:r>
      <w:r w:rsidRPr="006F7E86">
        <w:rPr>
          <w:rStyle w:val="CodeChar0"/>
        </w:rPr>
        <w:t>log4j</w:t>
      </w:r>
      <w:r>
        <w:t xml:space="preserve"> config file can be used.</w:t>
      </w:r>
    </w:p>
    <w:p w:rsidR="00CE6889" w:rsidRPr="00CE6889" w:rsidRDefault="00CE6889" w:rsidP="00CE6889">
      <w:pPr>
        <w:pStyle w:val="BodyText"/>
        <w:rPr>
          <w:rStyle w:val="Bold"/>
        </w:rPr>
      </w:pPr>
      <w:r w:rsidRPr="00CE6889">
        <w:rPr>
          <w:rStyle w:val="Bold"/>
        </w:rPr>
        <w:t>Step 3: View the Logs</w:t>
      </w:r>
    </w:p>
    <w:p w:rsidR="00CE6889" w:rsidRPr="00CE6889" w:rsidRDefault="00CE6889" w:rsidP="000830A0">
      <w:pPr>
        <w:pStyle w:val="BodyText"/>
      </w:pPr>
      <w:r>
        <w:t>CLM provides a web-based locator tool that can be used to browse audit logs.</w:t>
      </w:r>
      <w:r w:rsidR="000849BE">
        <w:t xml:space="preserve"> </w:t>
      </w:r>
      <w:r w:rsidR="00F228E8">
        <w:fldChar w:fldCharType="begin"/>
      </w:r>
      <w:r w:rsidR="000849BE">
        <w:instrText xml:space="preserve"> XE "view logs " </w:instrText>
      </w:r>
      <w:r w:rsidR="00F228E8">
        <w:fldChar w:fldCharType="end"/>
      </w:r>
      <w:r w:rsidR="00F228E8">
        <w:fldChar w:fldCharType="begin"/>
      </w:r>
      <w:r w:rsidR="000849BE">
        <w:instrText xml:space="preserve"> XE "</w:instrText>
      </w:r>
      <w:r w:rsidR="000849BE" w:rsidRPr="008E4F8D">
        <w:instrText>audit logging:</w:instrText>
      </w:r>
      <w:r w:rsidR="000849BE">
        <w:instrText xml:space="preserve">view logs" </w:instrText>
      </w:r>
      <w:r w:rsidR="00F228E8">
        <w:fldChar w:fldCharType="end"/>
      </w:r>
      <w:r w:rsidR="00F228E8">
        <w:fldChar w:fldCharType="begin"/>
      </w:r>
      <w:r w:rsidR="000849BE">
        <w:instrText xml:space="preserve"> XE "</w:instrText>
      </w:r>
      <w:r w:rsidR="000849BE" w:rsidRPr="000C7E9B">
        <w:instrText>log locater</w:instrText>
      </w:r>
      <w:r w:rsidR="000849BE">
        <w:instrText xml:space="preserve">" </w:instrText>
      </w:r>
      <w:r w:rsidR="00F228E8">
        <w:fldChar w:fldCharType="end"/>
      </w:r>
      <w:r>
        <w:t xml:space="preserve">The configuration steps for setting up the browser are </w:t>
      </w:r>
      <w:r w:rsidR="004C6905">
        <w:t>defined in more detail</w:t>
      </w:r>
      <w:r>
        <w:t xml:space="preserve"> in</w:t>
      </w:r>
      <w:r w:rsidR="004C6905">
        <w:t xml:space="preserve"> the CLM Log Locater Tool (LLT) User Guide located on GForge at: </w:t>
      </w:r>
      <w:hyperlink r:id="rId34" w:history="1">
        <w:r w:rsidR="004C6905" w:rsidRPr="004C6905">
          <w:rPr>
            <w:rStyle w:val="Hyperlink"/>
          </w:rPr>
          <w:t>https://gforge.nci.nih.gov/docman/index.php?group_id=49&amp;selected_doc_group_id=2523&amp;language_id=1</w:t>
        </w:r>
      </w:hyperlink>
      <w:r>
        <w:t>.</w:t>
      </w:r>
    </w:p>
    <w:p w:rsidR="00A57346" w:rsidRDefault="00A57346" w:rsidP="00E078A1">
      <w:pPr>
        <w:pStyle w:val="BodyText"/>
      </w:pPr>
      <w:r>
        <w:br/>
      </w:r>
    </w:p>
    <w:p w:rsidR="00E078A1" w:rsidRDefault="00A57346" w:rsidP="00E078A1">
      <w:pPr>
        <w:pStyle w:val="BodyText"/>
      </w:pPr>
      <w:r>
        <w:br w:type="page"/>
      </w:r>
    </w:p>
    <w:p w:rsidR="00E078A1" w:rsidRDefault="00E078A1" w:rsidP="00E078A1">
      <w:pPr>
        <w:pStyle w:val="BodyText"/>
      </w:pPr>
    </w:p>
    <w:p w:rsidR="00E078A1" w:rsidRDefault="00E078A1" w:rsidP="00E078A1">
      <w:pPr>
        <w:pStyle w:val="BodyText"/>
      </w:pPr>
    </w:p>
    <w:p w:rsidR="00E078A1" w:rsidRDefault="00E078A1" w:rsidP="00E078A1">
      <w:pPr>
        <w:pStyle w:val="BodyText"/>
      </w:pPr>
    </w:p>
    <w:p w:rsidR="009E5872" w:rsidRDefault="009E5872" w:rsidP="00EE6CD1">
      <w:pPr>
        <w:pStyle w:val="BodyText"/>
        <w:sectPr w:rsidR="009E5872" w:rsidSect="00A57346">
          <w:headerReference w:type="first" r:id="rId35"/>
          <w:pgSz w:w="12240" w:h="15840" w:code="1"/>
          <w:pgMar w:top="1440" w:right="1440" w:bottom="1440" w:left="1440" w:header="720" w:footer="720" w:gutter="432"/>
          <w:cols w:space="720"/>
          <w:titlePg/>
          <w:docGrid w:linePitch="360"/>
        </w:sectPr>
      </w:pPr>
    </w:p>
    <w:p w:rsidR="00590CE4" w:rsidRDefault="00FB27BC" w:rsidP="005337C4">
      <w:pPr>
        <w:pStyle w:val="Heading1"/>
      </w:pPr>
      <w:bookmarkStart w:id="964" w:name="_Ref213636175"/>
      <w:bookmarkStart w:id="965" w:name="_Ref213636178"/>
      <w:bookmarkStart w:id="966" w:name="_Ref213645536"/>
      <w:bookmarkStart w:id="967" w:name="_Ref213645539"/>
      <w:bookmarkStart w:id="968" w:name="_Ref213645540"/>
      <w:bookmarkStart w:id="969" w:name="_Ref213647528"/>
      <w:bookmarkStart w:id="970" w:name="_Ref213647531"/>
      <w:bookmarkStart w:id="971" w:name="_Toc238804853"/>
      <w:r>
        <w:lastRenderedPageBreak/>
        <w:t>User Provisioning Tool (UPT)</w:t>
      </w:r>
      <w:bookmarkEnd w:id="964"/>
      <w:bookmarkEnd w:id="965"/>
      <w:bookmarkEnd w:id="966"/>
      <w:bookmarkEnd w:id="967"/>
      <w:bookmarkEnd w:id="968"/>
      <w:bookmarkEnd w:id="969"/>
      <w:bookmarkEnd w:id="970"/>
      <w:bookmarkEnd w:id="971"/>
    </w:p>
    <w:p w:rsidR="006E41BA" w:rsidRDefault="006E41BA" w:rsidP="006E41BA">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3793B" w:rsidRDefault="00236694" w:rsidP="00FB27BC">
      <w:pPr>
        <w:pStyle w:val="BodyText"/>
      </w:pPr>
      <w:r>
        <w:t xml:space="preserve">The </w:t>
      </w:r>
      <w:r w:rsidR="00FB27BC">
        <w:t xml:space="preserve">intended audience </w:t>
      </w:r>
      <w:r>
        <w:t>for this section includes all users of the UPT</w:t>
      </w:r>
      <w:r w:rsidR="00FB27BC">
        <w:t xml:space="preserve"> including Super Administrators who may add applications and </w:t>
      </w:r>
      <w:r w:rsidR="006E41BA">
        <w:t>assign</w:t>
      </w:r>
      <w:r w:rsidR="00FB27BC">
        <w:t xml:space="preserve"> administrators</w:t>
      </w:r>
      <w:r w:rsidR="006E41BA">
        <w:t xml:space="preserve"> for those applications</w:t>
      </w:r>
      <w:r w:rsidR="00FB27BC">
        <w:t>, and Administrators who will perform provisioning for a particular application</w:t>
      </w:r>
      <w:r w:rsidR="008B318A">
        <w:t xml:space="preserve">. </w:t>
      </w:r>
      <w:r w:rsidR="00FB27BC">
        <w:t xml:space="preserve">This </w:t>
      </w:r>
      <w:r>
        <w:t>chapter</w:t>
      </w:r>
      <w:r w:rsidR="00FB27BC">
        <w:t xml:space="preserve"> provides an overview of the </w:t>
      </w:r>
      <w:r w:rsidR="0087034E">
        <w:t>UPT</w:t>
      </w:r>
      <w:r w:rsidR="00FB27BC">
        <w:t>, outlines a suggested workflow, and explains how to perform all UPT operations.</w:t>
      </w:r>
    </w:p>
    <w:p w:rsidR="006E41BA" w:rsidRDefault="006E41BA" w:rsidP="006E41BA">
      <w:pPr>
        <w:pStyle w:val="BodyText"/>
      </w:pPr>
      <w:r>
        <w:t>This chapter also explains how to deploy the UPT from start to finish – from uploading the Web application Archive (WAR) file, to editing configuration files, to synching the UPT with the application.</w:t>
      </w:r>
      <w:r w:rsidR="00F228E8">
        <w:fldChar w:fldCharType="begin"/>
      </w:r>
      <w:r w:rsidR="000849BE">
        <w:instrText xml:space="preserve"> XE "</w:instrText>
      </w:r>
      <w:r w:rsidR="000849BE" w:rsidRPr="000C7E9B">
        <w:instrText>UPT</w:instrText>
      </w:r>
      <w:r w:rsidR="000849BE">
        <w:instrText>:</w:instrText>
      </w:r>
      <w:r w:rsidR="000849BE" w:rsidRPr="000C7E9B">
        <w:instrText>overview</w:instrText>
      </w:r>
      <w:r w:rsidR="000849BE">
        <w:instrText xml:space="preserve">" </w:instrText>
      </w:r>
      <w:r w:rsidR="00F228E8">
        <w:fldChar w:fldCharType="end"/>
      </w:r>
      <w:r w:rsidR="00F228E8">
        <w:fldChar w:fldCharType="begin"/>
      </w:r>
      <w:r w:rsidR="000849BE">
        <w:instrText xml:space="preserve"> XE "</w:instrText>
      </w:r>
      <w:r w:rsidR="000849BE" w:rsidRPr="008D3208">
        <w:instrText>overview:UPT</w:instrText>
      </w:r>
      <w:r w:rsidR="000849BE">
        <w:instrText xml:space="preserve">" </w:instrText>
      </w:r>
      <w:r w:rsidR="00F228E8">
        <w:fldChar w:fldCharType="end"/>
      </w:r>
      <w:r w:rsidR="00F228E8">
        <w:fldChar w:fldCharType="begin"/>
      </w:r>
      <w:r w:rsidR="000849BE">
        <w:instrText xml:space="preserve"> XE "</w:instrText>
      </w:r>
      <w:r w:rsidR="000849BE" w:rsidRPr="000C7E9B">
        <w:instrText>provisioning tool</w:instrText>
      </w:r>
      <w:r w:rsidR="000849BE">
        <w:instrText xml:space="preserve">" </w:instrText>
      </w:r>
      <w:r w:rsidR="00F228E8">
        <w:fldChar w:fldCharType="end"/>
      </w:r>
    </w:p>
    <w:p w:rsidR="00833D8C" w:rsidRDefault="00FB27BC" w:rsidP="00FB27BC">
      <w:pPr>
        <w:pStyle w:val="Heading2"/>
      </w:pPr>
      <w:bookmarkStart w:id="972" w:name="_Toc238804854"/>
      <w:r>
        <w:t>Workflow</w:t>
      </w:r>
      <w:bookmarkEnd w:id="972"/>
    </w:p>
    <w:p w:rsidR="00FB27BC" w:rsidRDefault="00FB27BC" w:rsidP="00FB27BC">
      <w:pPr>
        <w:pStyle w:val="BodyText"/>
      </w:pPr>
      <w:r>
        <w:t>The UPT includes two modes</w:t>
      </w:r>
      <w:r w:rsidR="00236694">
        <w:t>:</w:t>
      </w:r>
      <w:r>
        <w:t xml:space="preserve"> Super Admin and Admin. The Super Admin operations are typically performed first, as they register the application and application administrators</w:t>
      </w:r>
      <w:r w:rsidR="008B318A">
        <w:t xml:space="preserve">. </w:t>
      </w:r>
      <w:r w:rsidR="00236694">
        <w:t>After that, t</w:t>
      </w:r>
      <w:r>
        <w:t xml:space="preserve">he primary mode operations, including authorization user provisioning, </w:t>
      </w:r>
      <w:r w:rsidR="00236694">
        <w:t xml:space="preserve">can </w:t>
      </w:r>
      <w:r>
        <w:t xml:space="preserve">occur. </w:t>
      </w:r>
      <w:r w:rsidR="00F228E8">
        <w:fldChar w:fldCharType="begin"/>
      </w:r>
      <w:r w:rsidR="000849BE">
        <w:instrText xml:space="preserve"> XE "</w:instrText>
      </w:r>
      <w:r w:rsidR="000849BE" w:rsidRPr="00EF7589">
        <w:instrText>UPT:workflow</w:instrText>
      </w:r>
      <w:r w:rsidR="000849BE">
        <w:instrText xml:space="preserve">" </w:instrText>
      </w:r>
      <w:r w:rsidR="00F228E8">
        <w:fldChar w:fldCharType="end"/>
      </w:r>
    </w:p>
    <w:p w:rsidR="00FB27BC" w:rsidRDefault="00FB27BC" w:rsidP="0087034E">
      <w:pPr>
        <w:pStyle w:val="Heading3"/>
      </w:pPr>
      <w:bookmarkStart w:id="973" w:name="_Toc238804855"/>
      <w:r>
        <w:t>Super Admin</w:t>
      </w:r>
      <w:r w:rsidR="0087034E">
        <w:t xml:space="preserve"> – To Register Applications and Admins</w:t>
      </w:r>
      <w:bookmarkEnd w:id="973"/>
    </w:p>
    <w:p w:rsidR="00FB27BC" w:rsidRDefault="00FB27BC" w:rsidP="00FB27BC">
      <w:pPr>
        <w:pStyle w:val="BodyText"/>
      </w:pPr>
      <w:r>
        <w:t>When first deploying the UPT for a particular application, the developer registers the application in Super Admin mode.</w:t>
      </w:r>
      <w:r w:rsidR="0087034E">
        <w:t xml:space="preserve"> </w:t>
      </w:r>
      <w:r>
        <w:t xml:space="preserve">Once the application is registered, the Super Admin can add </w:t>
      </w:r>
      <w:r w:rsidR="0087034E">
        <w:t xml:space="preserve">the </w:t>
      </w:r>
      <w:r>
        <w:t>users who will serve as application administrators. The Super Admin can also register additional applications as they become available.</w:t>
      </w:r>
    </w:p>
    <w:p w:rsidR="0087034E" w:rsidRDefault="0087034E" w:rsidP="0087034E">
      <w:pPr>
        <w:pStyle w:val="BodyText"/>
      </w:pPr>
      <w:r>
        <w:t xml:space="preserve">For details, see </w:t>
      </w:r>
      <w:fldSimple w:instr=" REF _Ref213724534 \h  \* MERGEFORMAT ">
        <w:r w:rsidR="00E92FAF" w:rsidRPr="00E92FAF">
          <w:rPr>
            <w:i/>
            <w:color w:val="0000FF"/>
          </w:rPr>
          <w:t>Super Admin Mode</w:t>
        </w:r>
      </w:fldSimple>
      <w:r>
        <w:t xml:space="preserve"> beginning on page </w:t>
      </w:r>
      <w:r w:rsidR="00F228E8">
        <w:fldChar w:fldCharType="begin"/>
      </w:r>
      <w:r>
        <w:instrText xml:space="preserve"> PAGEREF _Ref213724539 \h </w:instrText>
      </w:r>
      <w:r w:rsidR="00F228E8">
        <w:fldChar w:fldCharType="separate"/>
      </w:r>
      <w:r w:rsidR="00E92FAF">
        <w:rPr>
          <w:noProof/>
        </w:rPr>
        <w:t>39</w:t>
      </w:r>
      <w:r w:rsidR="00F228E8">
        <w:fldChar w:fldCharType="end"/>
      </w:r>
      <w:r>
        <w:t xml:space="preserve">. </w:t>
      </w:r>
    </w:p>
    <w:p w:rsidR="00FB27BC" w:rsidRDefault="00FB27BC" w:rsidP="00FB27BC">
      <w:pPr>
        <w:pStyle w:val="Heading3"/>
      </w:pPr>
      <w:bookmarkStart w:id="974" w:name="_Toc238804856"/>
      <w:r>
        <w:t>Admi</w:t>
      </w:r>
      <w:r w:rsidR="0087034E">
        <w:t>n – To Administer a Registered Application</w:t>
      </w:r>
      <w:bookmarkEnd w:id="974"/>
    </w:p>
    <w:p w:rsidR="0087034E" w:rsidRDefault="00FB27BC" w:rsidP="00FB27BC">
      <w:pPr>
        <w:pStyle w:val="BodyText"/>
      </w:pPr>
      <w:r>
        <w:t xml:space="preserve">The primary </w:t>
      </w:r>
      <w:r w:rsidR="0087034E">
        <w:t xml:space="preserve">or </w:t>
      </w:r>
      <w:r>
        <w:t xml:space="preserve">Admin mode </w:t>
      </w:r>
      <w:r w:rsidR="0087034E">
        <w:t xml:space="preserve">of the UPT is used to perform </w:t>
      </w:r>
      <w:r>
        <w:t>user provisioning for a particular application</w:t>
      </w:r>
      <w:r w:rsidR="008B318A">
        <w:t xml:space="preserve">. </w:t>
      </w:r>
      <w:r>
        <w:t xml:space="preserve">The Admin mode follows a simple workflow of creating elements, assigning them, and then associating them.  </w:t>
      </w:r>
    </w:p>
    <w:p w:rsidR="00FB27BC" w:rsidRDefault="0087034E" w:rsidP="00FB27BC">
      <w:pPr>
        <w:pStyle w:val="BodyText"/>
      </w:pPr>
      <w:r>
        <w:t xml:space="preserve">For details, see </w:t>
      </w:r>
      <w:fldSimple w:instr=" REF _Ref213724620 \h  \* MERGEFORMAT ">
        <w:r w:rsidR="00E92FAF" w:rsidRPr="00E92FAF">
          <w:rPr>
            <w:i/>
            <w:color w:val="0000FF"/>
          </w:rPr>
          <w:t>Admin Mode</w:t>
        </w:r>
      </w:fldSimple>
      <w:r>
        <w:t xml:space="preserve"> beginning on page </w:t>
      </w:r>
      <w:r w:rsidR="00F228E8">
        <w:fldChar w:fldCharType="begin"/>
      </w:r>
      <w:r>
        <w:instrText xml:space="preserve"> PAGEREF _Ref213724622 \h </w:instrText>
      </w:r>
      <w:r w:rsidR="00F228E8">
        <w:fldChar w:fldCharType="separate"/>
      </w:r>
      <w:r w:rsidR="00E92FAF">
        <w:rPr>
          <w:noProof/>
        </w:rPr>
        <w:t>47</w:t>
      </w:r>
      <w:r w:rsidR="00F228E8">
        <w:fldChar w:fldCharType="end"/>
      </w:r>
      <w:r w:rsidR="00FB27BC">
        <w:t>.</w:t>
      </w:r>
    </w:p>
    <w:p w:rsidR="00FB27BC" w:rsidRDefault="00FB27BC" w:rsidP="00FB27BC">
      <w:pPr>
        <w:pStyle w:val="Heading3"/>
      </w:pPr>
      <w:bookmarkStart w:id="975" w:name="_Toc238804857"/>
      <w:r>
        <w:t>Login</w:t>
      </w:r>
      <w:bookmarkEnd w:id="975"/>
    </w:p>
    <w:p w:rsidR="00993D7F" w:rsidRDefault="00FB27BC" w:rsidP="00FB27BC">
      <w:pPr>
        <w:pStyle w:val="BodyText"/>
      </w:pPr>
      <w:r>
        <w:t>The Login page</w:t>
      </w:r>
      <w:r w:rsidR="00993D7F">
        <w:t xml:space="preserve"> of the UPT</w:t>
      </w:r>
      <w:r>
        <w:t xml:space="preserve"> includes summary text, What’s New, Did You Know, and most importantly the Login section itself</w:t>
      </w:r>
      <w:r w:rsidR="00993D7F">
        <w:t>. Logging into the UPT requires a</w:t>
      </w:r>
      <w:r>
        <w:t xml:space="preserve"> Login ID, Password, and Application Name</w:t>
      </w:r>
      <w:r w:rsidR="001953B7">
        <w:t xml:space="preserve">. </w:t>
      </w:r>
      <w:r w:rsidR="00F228E8">
        <w:fldChar w:fldCharType="begin"/>
      </w:r>
      <w:r w:rsidR="000849BE">
        <w:instrText xml:space="preserve"> XE "</w:instrText>
      </w:r>
      <w:r w:rsidR="000849BE" w:rsidRPr="00774A99">
        <w:instrText>UPT:login</w:instrText>
      </w:r>
      <w:r w:rsidR="000849BE">
        <w:instrText xml:space="preserve">" </w:instrText>
      </w:r>
      <w:r w:rsidR="00F228E8">
        <w:fldChar w:fldCharType="end"/>
      </w:r>
    </w:p>
    <w:p w:rsidR="00FB27BC" w:rsidRDefault="00FB27BC" w:rsidP="00FB27BC">
      <w:pPr>
        <w:pStyle w:val="BodyText"/>
      </w:pPr>
      <w:r>
        <w:t xml:space="preserve">For a majority of UPT implementations, the NCICB LDAP serves as the authentication mechanism. </w:t>
      </w:r>
      <w:r w:rsidR="00993D7F">
        <w:t xml:space="preserve">This means that </w:t>
      </w:r>
      <w:r>
        <w:t>the user’s Login ID</w:t>
      </w:r>
      <w:r w:rsidR="00993D7F">
        <w:t xml:space="preserve"> is</w:t>
      </w:r>
      <w:r>
        <w:t xml:space="preserve"> th</w:t>
      </w:r>
      <w:r w:rsidR="00993D7F">
        <w:t xml:space="preserve">e same as the </w:t>
      </w:r>
      <w:r w:rsidR="00993D7F">
        <w:lastRenderedPageBreak/>
        <w:t>user’s NCICB user</w:t>
      </w:r>
      <w:r>
        <w:t>name</w:t>
      </w:r>
      <w:r w:rsidR="00993D7F">
        <w:t>. In the figures below, the demonstration user is Eric Copen, whose NCICB username is “copene”</w:t>
      </w:r>
      <w:r w:rsidR="008B318A">
        <w:t xml:space="preserve">. </w:t>
      </w:r>
      <w:r w:rsidR="00993D7F">
        <w:t>Similarly, the p</w:t>
      </w:r>
      <w:r>
        <w:t xml:space="preserve">assword </w:t>
      </w:r>
      <w:r w:rsidR="00993D7F">
        <w:t xml:space="preserve">is the same as the </w:t>
      </w:r>
      <w:r>
        <w:t xml:space="preserve">NCICB password. The rules from the authentication system are applied to the username and password. </w:t>
      </w:r>
    </w:p>
    <w:p w:rsidR="00FB27BC" w:rsidRDefault="00FB27BC" w:rsidP="00FB27BC">
      <w:pPr>
        <w:pStyle w:val="BodyText"/>
      </w:pPr>
    </w:p>
    <w:p w:rsidR="00FB27BC" w:rsidRDefault="00FB27BC" w:rsidP="00FB27BC">
      <w:pPr>
        <w:pStyle w:val="BodyText"/>
      </w:pPr>
      <w:r>
        <w:t xml:space="preserve">If logging on as </w:t>
      </w:r>
      <w:r w:rsidR="00993D7F">
        <w:t xml:space="preserve">a </w:t>
      </w:r>
      <w:r>
        <w:t xml:space="preserve">Super Admin, enter the </w:t>
      </w:r>
      <w:r w:rsidR="00F73F46">
        <w:t>application</w:t>
      </w:r>
      <w:r>
        <w:t xml:space="preserve"> Name </w:t>
      </w:r>
      <w:r w:rsidRPr="00FB27BC">
        <w:rPr>
          <w:rStyle w:val="Emphasis"/>
        </w:rPr>
        <w:t>csmupt</w:t>
      </w:r>
      <w:r>
        <w:t xml:space="preserve"> </w:t>
      </w:r>
      <w:r w:rsidR="00993D7F">
        <w:t xml:space="preserve"> as shown in </w:t>
      </w:r>
      <w:r w:rsidR="00F228E8">
        <w:fldChar w:fldCharType="begin"/>
      </w:r>
      <w:r w:rsidR="00993D7F">
        <w:instrText xml:space="preserve"> REF _Ref213725005 \h </w:instrText>
      </w:r>
      <w:r w:rsidR="00F228E8">
        <w:fldChar w:fldCharType="separate"/>
      </w:r>
      <w:r w:rsidR="00E92FAF">
        <w:t xml:space="preserve">Figure </w:t>
      </w:r>
      <w:r w:rsidR="00E92FAF">
        <w:rPr>
          <w:noProof/>
        </w:rPr>
        <w:t>3</w:t>
      </w:r>
      <w:r w:rsidR="00E92FAF">
        <w:noBreakHyphen/>
      </w:r>
      <w:r w:rsidR="00E92FAF">
        <w:rPr>
          <w:noProof/>
        </w:rPr>
        <w:t>1</w:t>
      </w:r>
      <w:r w:rsidR="00F228E8">
        <w:fldChar w:fldCharType="end"/>
      </w:r>
      <w:r w:rsidR="00993D7F">
        <w:t xml:space="preserve"> below</w:t>
      </w:r>
      <w:r w:rsidR="008B318A">
        <w:t xml:space="preserve">. </w:t>
      </w:r>
      <w:r>
        <w:t>If logging in as an Admin, enter the appropriate application name</w:t>
      </w:r>
      <w:r w:rsidR="00993D7F">
        <w:t xml:space="preserve"> as shown in </w:t>
      </w:r>
      <w:r w:rsidR="00F228E8">
        <w:fldChar w:fldCharType="begin"/>
      </w:r>
      <w:r w:rsidR="00993D7F">
        <w:instrText xml:space="preserve"> REF _Ref213725009 \h </w:instrText>
      </w:r>
      <w:r w:rsidR="00F228E8">
        <w:fldChar w:fldCharType="separate"/>
      </w:r>
      <w:r w:rsidR="00E92FAF">
        <w:t xml:space="preserve">Figure </w:t>
      </w:r>
      <w:r w:rsidR="00E92FAF">
        <w:rPr>
          <w:noProof/>
        </w:rPr>
        <w:t>3</w:t>
      </w:r>
      <w:r w:rsidR="00E92FAF">
        <w:noBreakHyphen/>
      </w:r>
      <w:r w:rsidR="00E92FAF">
        <w:rPr>
          <w:noProof/>
        </w:rPr>
        <w:t>2</w:t>
      </w:r>
      <w:r w:rsidR="00F228E8">
        <w:fldChar w:fldCharType="end"/>
      </w:r>
      <w:r w:rsidR="00993D7F">
        <w:t xml:space="preserve"> below, where the application name is </w:t>
      </w:r>
      <w:r w:rsidR="00993D7F" w:rsidRPr="00993D7F">
        <w:rPr>
          <w:rStyle w:val="Emphasis"/>
        </w:rPr>
        <w:t>security</w:t>
      </w:r>
      <w:r w:rsidR="00993D7F">
        <w:t>.</w:t>
      </w:r>
    </w:p>
    <w:p w:rsidR="00FB27BC" w:rsidRDefault="00FB27BC" w:rsidP="00FB27BC">
      <w:pPr>
        <w:pStyle w:val="BodyText"/>
      </w:pPr>
    </w:p>
    <w:p w:rsidR="00FB27BC" w:rsidRDefault="00257618" w:rsidP="00FB27BC">
      <w:pPr>
        <w:pStyle w:val="BodyText"/>
      </w:pPr>
      <w:r>
        <w:rPr>
          <w:rFonts w:cs="Arial"/>
          <w:noProof/>
        </w:rPr>
        <w:drawing>
          <wp:inline distT="0" distB="0" distL="0" distR="0">
            <wp:extent cx="2269490" cy="1377315"/>
            <wp:effectExtent l="19050" t="19050" r="16510" b="13335"/>
            <wp:docPr id="7" name="Picture 1"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_appname_csmupt"/>
                    <pic:cNvPicPr>
                      <a:picLocks noChangeAspect="1" noChangeArrowheads="1"/>
                    </pic:cNvPicPr>
                  </pic:nvPicPr>
                  <pic:blipFill>
                    <a:blip r:embed="rId36"/>
                    <a:srcRect/>
                    <a:stretch>
                      <a:fillRect/>
                    </a:stretch>
                  </pic:blipFill>
                  <pic:spPr bwMode="auto">
                    <a:xfrm>
                      <a:off x="0" y="0"/>
                      <a:ext cx="2269490" cy="137731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6" w:name="_Ref213725005"/>
      <w:r>
        <w:t>Figure</w:t>
      </w:r>
      <w:r w:rsidR="00993D7F">
        <w:t xml:space="preserve"> </w:t>
      </w:r>
      <w:fldSimple w:instr=" STYLEREF 1 \s ">
        <w:r w:rsidR="00E92FAF">
          <w:rPr>
            <w:noProof/>
          </w:rPr>
          <w:t>3</w:t>
        </w:r>
      </w:fldSimple>
      <w:r w:rsidR="002F0542">
        <w:noBreakHyphen/>
      </w:r>
      <w:fldSimple w:instr=" SEQ Figure \* ARABIC \s 1 ">
        <w:r w:rsidR="00E92FAF">
          <w:rPr>
            <w:noProof/>
          </w:rPr>
          <w:t>1</w:t>
        </w:r>
      </w:fldSimple>
      <w:bookmarkEnd w:id="976"/>
      <w:r w:rsidR="00993D7F">
        <w:t xml:space="preserve"> Login as Super Admin</w:t>
      </w:r>
    </w:p>
    <w:p w:rsidR="00FB27BC" w:rsidRDefault="00257618" w:rsidP="00FB27BC">
      <w:pPr>
        <w:pStyle w:val="BodyText"/>
      </w:pPr>
      <w:r>
        <w:rPr>
          <w:rFonts w:cs="Arial"/>
          <w:noProof/>
        </w:rPr>
        <w:drawing>
          <wp:inline distT="0" distB="0" distL="0" distR="0">
            <wp:extent cx="2214245" cy="1398905"/>
            <wp:effectExtent l="19050" t="19050" r="14605" b="10795"/>
            <wp:docPr id="8"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37"/>
                    <a:srcRect/>
                    <a:stretch>
                      <a:fillRect/>
                    </a:stretch>
                  </pic:blipFill>
                  <pic:spPr bwMode="auto">
                    <a:xfrm>
                      <a:off x="0" y="0"/>
                      <a:ext cx="2214245" cy="1398905"/>
                    </a:xfrm>
                    <a:prstGeom prst="rect">
                      <a:avLst/>
                    </a:prstGeom>
                    <a:noFill/>
                    <a:ln w="12700" cmpd="sng">
                      <a:solidFill>
                        <a:srgbClr val="000000"/>
                      </a:solidFill>
                      <a:miter lim="800000"/>
                      <a:headEnd/>
                      <a:tailEnd/>
                    </a:ln>
                    <a:effectLst/>
                  </pic:spPr>
                </pic:pic>
              </a:graphicData>
            </a:graphic>
          </wp:inline>
        </w:drawing>
      </w:r>
    </w:p>
    <w:p w:rsidR="00FB27BC" w:rsidRDefault="002A3C9A" w:rsidP="00993D7F">
      <w:pPr>
        <w:pStyle w:val="Caption"/>
      </w:pPr>
      <w:bookmarkStart w:id="977" w:name="_Ref213725009"/>
      <w:r>
        <w:t>Figure</w:t>
      </w:r>
      <w:r w:rsidR="00993D7F">
        <w:t xml:space="preserve"> </w:t>
      </w:r>
      <w:fldSimple w:instr=" STYLEREF 1 \s ">
        <w:r w:rsidR="00E92FAF">
          <w:rPr>
            <w:noProof/>
          </w:rPr>
          <w:t>3</w:t>
        </w:r>
      </w:fldSimple>
      <w:r w:rsidR="002F0542">
        <w:noBreakHyphen/>
      </w:r>
      <w:fldSimple w:instr=" SEQ Figure \* ARABIC \s 1 ">
        <w:r w:rsidR="00E92FAF">
          <w:rPr>
            <w:noProof/>
          </w:rPr>
          <w:t>2</w:t>
        </w:r>
      </w:fldSimple>
      <w:bookmarkEnd w:id="977"/>
      <w:r w:rsidR="00993D7F">
        <w:t xml:space="preserve"> Login as Admin</w:t>
      </w:r>
    </w:p>
    <w:p w:rsidR="00FB27BC" w:rsidRDefault="00FB27BC" w:rsidP="00FB27BC">
      <w:pPr>
        <w:pStyle w:val="BodyText"/>
        <w:rPr>
          <w:ins w:id="978" w:author=" Vijay Parmar" w:date="2009-08-22T11:59:00Z"/>
        </w:rPr>
      </w:pPr>
      <w:r>
        <w:t xml:space="preserve">Since UPT uses CSM’s Authentication Manager, it can be configured to lock a user out if they try to make an unauthorized entry into the UPT. If configured appropriately, </w:t>
      </w:r>
      <w:r w:rsidR="00993D7F">
        <w:t xml:space="preserve">the </w:t>
      </w:r>
      <w:r>
        <w:t xml:space="preserve">UPT </w:t>
      </w:r>
      <w:r w:rsidR="00993D7F">
        <w:t>will</w:t>
      </w:r>
      <w:r>
        <w:t xml:space="preserve"> the user out after a pre-configured number of unsuccessful attempts have been reached</w:t>
      </w:r>
      <w:r w:rsidR="00993D7F">
        <w:t xml:space="preserve"> with</w:t>
      </w:r>
      <w:r>
        <w:t>in the allowed login time frame. Once locked out, the user can log in only after the configured amount of lockout time has elapsed. This provides security from hacking attempts to break into the UPT.</w:t>
      </w:r>
    </w:p>
    <w:p w:rsidR="007363C0" w:rsidRDefault="007363C0" w:rsidP="007363C0">
      <w:pPr>
        <w:pStyle w:val="Heading3"/>
        <w:rPr>
          <w:ins w:id="979" w:author=" Vijay Parmar" w:date="2009-08-22T12:00:00Z"/>
        </w:rPr>
      </w:pPr>
      <w:bookmarkStart w:id="980" w:name="_Toc238804858"/>
      <w:ins w:id="981" w:author=" Vijay Parmar" w:date="2009-08-22T12:00:00Z">
        <w:r>
          <w:t>Login and Forwarding</w:t>
        </w:r>
        <w:bookmarkEnd w:id="980"/>
        <w:r>
          <w:t xml:space="preserve"> </w:t>
        </w:r>
      </w:ins>
    </w:p>
    <w:p w:rsidR="007363C0" w:rsidRDefault="007363C0" w:rsidP="00FB27BC">
      <w:pPr>
        <w:pStyle w:val="BodyText"/>
        <w:rPr>
          <w:ins w:id="982" w:author=" Vijay Parmar" w:date="2009-08-23T23:51:00Z"/>
        </w:rPr>
      </w:pPr>
      <w:ins w:id="983" w:author=" Vijay Parmar" w:date="2009-08-22T12:00:00Z">
        <w:r>
          <w:t xml:space="preserve">The CSM UPT v4.2 version is backwards compatible with earlier versions. </w:t>
        </w:r>
      </w:ins>
      <w:ins w:id="984" w:author=" Vijay Parmar" w:date="2009-08-23T14:24:00Z">
        <w:r w:rsidR="00FA5E77">
          <w:t xml:space="preserve">Essentially the CSM UPT v4.2 is capable of </w:t>
        </w:r>
      </w:ins>
      <w:ins w:id="985" w:author=" Vijay Parmar" w:date="2009-08-23T14:25:00Z">
        <w:r w:rsidR="00FA5E77">
          <w:t xml:space="preserve">working with existing older versions of CSM Schema </w:t>
        </w:r>
      </w:ins>
      <w:ins w:id="986" w:author=" Vijay Parmar" w:date="2009-08-23T14:27:00Z">
        <w:r w:rsidR="00FA5E77">
          <w:t xml:space="preserve">with </w:t>
        </w:r>
      </w:ins>
      <w:ins w:id="987" w:author=" Vijay Parmar" w:date="2009-08-23T14:25:00Z">
        <w:r w:rsidR="00FA5E77">
          <w:t xml:space="preserve">little or minor changes to the schema. UPT 4.2 is able to distinguish between different versions of CSM and provide a </w:t>
        </w:r>
      </w:ins>
      <w:ins w:id="988" w:author=" Vijay Parmar" w:date="2009-08-23T14:26:00Z">
        <w:r w:rsidR="00FA5E77">
          <w:t xml:space="preserve">user experience that is consistent with the CSM version the user is currently using. This new feature is attractive to applications that want to use latest UPT </w:t>
        </w:r>
      </w:ins>
      <w:ins w:id="989" w:author=" Vijay Parmar" w:date="2009-08-23T14:27:00Z">
        <w:r w:rsidR="00FA5E77">
          <w:t xml:space="preserve">version while some other applications </w:t>
        </w:r>
      </w:ins>
      <w:ins w:id="990" w:author=" Vijay Parmar" w:date="2009-08-23T23:51:00Z">
        <w:r w:rsidR="0089389E">
          <w:t xml:space="preserve">may </w:t>
        </w:r>
      </w:ins>
      <w:ins w:id="991" w:author=" Vijay Parmar" w:date="2009-08-23T14:27:00Z">
        <w:r w:rsidR="00FA5E77">
          <w:t>continue to use older version of CSM.</w:t>
        </w:r>
      </w:ins>
      <w:ins w:id="992" w:author=" Vijay Parmar" w:date="2009-08-23T15:32:00Z">
        <w:r w:rsidR="00613BA6">
          <w:t xml:space="preserve"> </w:t>
        </w:r>
      </w:ins>
    </w:p>
    <w:p w:rsidR="00E57BAD" w:rsidRDefault="00E57BAD" w:rsidP="00FB27BC">
      <w:pPr>
        <w:pStyle w:val="BodyText"/>
        <w:rPr>
          <w:ins w:id="993" w:author=" Vijay Parmar" w:date="2009-08-24T00:36:00Z"/>
          <w:noProof/>
        </w:rPr>
      </w:pPr>
    </w:p>
    <w:p w:rsidR="00E57BAD" w:rsidRDefault="00E57BAD" w:rsidP="00FB27BC">
      <w:pPr>
        <w:pStyle w:val="BodyText"/>
        <w:rPr>
          <w:ins w:id="994" w:author=" Vijay Parmar" w:date="2009-08-24T00:38:00Z"/>
        </w:rPr>
      </w:pPr>
    </w:p>
    <w:p w:rsidR="0089389E" w:rsidRDefault="0089389E" w:rsidP="00FB27BC">
      <w:pPr>
        <w:pStyle w:val="BodyText"/>
        <w:rPr>
          <w:ins w:id="995" w:author=" Vijay Parmar" w:date="2009-08-24T00:15:00Z"/>
        </w:rPr>
      </w:pPr>
      <w:ins w:id="996" w:author=" Vijay Parmar" w:date="2009-08-23T23:51:00Z">
        <w:r>
          <w:t xml:space="preserve">The CSM UPT 4.2 provides seamless </w:t>
        </w:r>
      </w:ins>
      <w:ins w:id="997" w:author=" Vijay Parmar" w:date="2009-08-23T23:52:00Z">
        <w:r>
          <w:t>integratio</w:t>
        </w:r>
        <w:r>
          <w:t xml:space="preserve">n of </w:t>
        </w:r>
        <w:r>
          <w:t>various</w:t>
        </w:r>
        <w:r>
          <w:t xml:space="preserve"> version of CSM UPT</w:t>
        </w:r>
      </w:ins>
      <w:ins w:id="998" w:author=" Vijay Parmar" w:date="2009-08-24T00:16:00Z">
        <w:r w:rsidR="00786372">
          <w:t xml:space="preserve">. It does this by allowing the user/admin to login using a </w:t>
        </w:r>
      </w:ins>
      <w:ins w:id="999" w:author=" Vijay Parmar" w:date="2009-08-24T00:17:00Z">
        <w:r w:rsidR="00786372">
          <w:t>common</w:t>
        </w:r>
        <w:r w:rsidR="00786372">
          <w:t xml:space="preserve"> UPT login screen and by </w:t>
        </w:r>
      </w:ins>
      <w:ins w:id="1000" w:author=" Vijay Parmar" w:date="2009-08-24T00:14:00Z">
        <w:r w:rsidR="00786372">
          <w:t>us</w:t>
        </w:r>
      </w:ins>
      <w:ins w:id="1001" w:author=" Vijay Parmar" w:date="2009-08-24T00:17:00Z">
        <w:r w:rsidR="00786372">
          <w:t xml:space="preserve">ing </w:t>
        </w:r>
      </w:ins>
      <w:ins w:id="1002" w:author=" Vijay Parmar" w:date="2009-08-24T00:14:00Z">
        <w:r w:rsidR="00786372">
          <w:t>auto</w:t>
        </w:r>
      </w:ins>
      <w:ins w:id="1003" w:author=" Vijay Parmar" w:date="2009-08-24T00:31:00Z">
        <w:r w:rsidR="000D6A9B">
          <w:t xml:space="preserve"> version </w:t>
        </w:r>
      </w:ins>
      <w:ins w:id="1004" w:author=" Vijay Parmar" w:date="2009-08-24T00:14:00Z">
        <w:r w:rsidR="00786372">
          <w:t xml:space="preserve">detection </w:t>
        </w:r>
      </w:ins>
      <w:ins w:id="1005" w:author=" Vijay Parmar" w:date="2009-08-24T00:15:00Z">
        <w:r w:rsidR="00786372">
          <w:t>forwarding logic to determine the CSM Version of the application context that an admin attempts to login.</w:t>
        </w:r>
      </w:ins>
    </w:p>
    <w:p w:rsidR="00E57BAD" w:rsidRDefault="00786372" w:rsidP="00FB27BC">
      <w:pPr>
        <w:pStyle w:val="BodyText"/>
        <w:rPr>
          <w:ins w:id="1006" w:author=" Vijay Parmar" w:date="2009-08-24T00:37:00Z"/>
          <w:noProof/>
        </w:rPr>
      </w:pPr>
      <w:ins w:id="1007" w:author=" Vijay Parmar" w:date="2009-08-24T00:15:00Z">
        <w:r>
          <w:t>Once an admin</w:t>
        </w:r>
      </w:ins>
      <w:ins w:id="1008" w:author=" Vijay Parmar" w:date="2009-08-24T00:16:00Z">
        <w:r>
          <w:t xml:space="preserve"> is authenticated, the CSM UPT login and forwarding logic </w:t>
        </w:r>
      </w:ins>
      <w:ins w:id="1009" w:author=" Vijay Parmar" w:date="2009-08-24T00:17:00Z">
        <w:r>
          <w:t xml:space="preserve">obtains AuthorizationManager for each </w:t>
        </w:r>
      </w:ins>
      <w:ins w:id="1010" w:author=" Vijay Parmar" w:date="2009-08-24T00:18:00Z">
        <w:r>
          <w:t>support</w:t>
        </w:r>
      </w:ins>
      <w:ins w:id="1011" w:author=" Vijay Parmar" w:date="2009-08-24T00:17:00Z">
        <w:r>
          <w:t xml:space="preserve">ed </w:t>
        </w:r>
      </w:ins>
      <w:ins w:id="1012" w:author=" Vijay Parmar" w:date="2009-08-24T00:18:00Z">
        <w:r>
          <w:t xml:space="preserve">CSM version and checks if the </w:t>
        </w:r>
      </w:ins>
      <w:ins w:id="1013" w:author=" Vijay Parmar" w:date="2009-08-24T00:19:00Z">
        <w:r>
          <w:t xml:space="preserve">CSM UPT </w:t>
        </w:r>
      </w:ins>
      <w:ins w:id="1014" w:author=" Vijay Parmar" w:date="2009-08-24T00:18:00Z">
        <w:r>
          <w:t>Application exists in that (CSM Version) AuthorizationManager.</w:t>
        </w:r>
      </w:ins>
      <w:ins w:id="1015" w:author=" Vijay Parmar" w:date="2009-08-24T00:19:00Z">
        <w:r>
          <w:t xml:space="preserve"> </w:t>
        </w:r>
      </w:ins>
    </w:p>
    <w:p w:rsidR="00786372" w:rsidRDefault="00786372" w:rsidP="00FB27BC">
      <w:pPr>
        <w:pStyle w:val="BodyText"/>
        <w:rPr>
          <w:ins w:id="1016" w:author=" Vijay Parmar" w:date="2009-08-24T00:38:00Z"/>
        </w:rPr>
      </w:pPr>
    </w:p>
    <w:p w:rsidR="00E57BAD" w:rsidRDefault="00E57BAD" w:rsidP="00FB27BC">
      <w:pPr>
        <w:pStyle w:val="BodyText"/>
        <w:rPr>
          <w:ins w:id="1017" w:author=" Vijay Parmar" w:date="2009-08-24T00:19:00Z"/>
        </w:rPr>
      </w:pPr>
    </w:p>
    <w:p w:rsidR="00493BA7" w:rsidRDefault="00786372" w:rsidP="00493BA7">
      <w:pPr>
        <w:pStyle w:val="BodyText"/>
        <w:rPr>
          <w:ins w:id="1018" w:author=" Vijay Parmar" w:date="2009-08-24T00:29:00Z"/>
        </w:rPr>
      </w:pPr>
      <w:ins w:id="1019" w:author=" Vijay Parmar" w:date="2009-08-24T00:19:00Z">
        <w:r>
          <w:t xml:space="preserve">For example: If </w:t>
        </w:r>
      </w:ins>
      <w:ins w:id="1020" w:author=" Vijay Parmar" w:date="2009-08-24T00:20:00Z">
        <w:r>
          <w:t>the CSM UPT installation supports v</w:t>
        </w:r>
      </w:ins>
      <w:ins w:id="1021" w:author=" Vijay Parmar" w:date="2009-08-24T00:19:00Z">
        <w:r>
          <w:t>4.2,</w:t>
        </w:r>
      </w:ins>
      <w:ins w:id="1022" w:author=" Vijay Parmar" w:date="2009-08-24T00:20:00Z">
        <w:r>
          <w:t xml:space="preserve"> v4</w:t>
        </w:r>
      </w:ins>
      <w:ins w:id="1023" w:author=" Vijay Parmar" w:date="2009-08-24T00:21:00Z">
        <w:r>
          <w:t>.1,v4.0,</w:t>
        </w:r>
      </w:ins>
      <w:ins w:id="1024" w:author=" Vijay Parmar" w:date="2009-08-24T00:20:00Z">
        <w:r>
          <w:t xml:space="preserve"> v3.2</w:t>
        </w:r>
      </w:ins>
      <w:ins w:id="1025" w:author=" Vijay Parmar" w:date="2009-08-24T00:21:00Z">
        <w:r>
          <w:t xml:space="preserve"> and user tries to login to </w:t>
        </w:r>
        <w:r w:rsidR="00493BA7">
          <w:t>a</w:t>
        </w:r>
      </w:ins>
      <w:ins w:id="1026" w:author=" Vijay Parmar" w:date="2009-08-24T00:27:00Z">
        <w:r w:rsidR="00493BA7">
          <w:t xml:space="preserve">n </w:t>
        </w:r>
      </w:ins>
      <w:ins w:id="1027" w:author=" Vijay Parmar" w:date="2009-08-24T00:21:00Z">
        <w:r>
          <w:t xml:space="preserve">application </w:t>
        </w:r>
        <w:r>
          <w:t>‘</w:t>
        </w:r>
        <w:r>
          <w:t>csmupt32</w:t>
        </w:r>
        <w:r>
          <w:t>’</w:t>
        </w:r>
        <w:r>
          <w:t>. After</w:t>
        </w:r>
      </w:ins>
      <w:ins w:id="1028" w:author=" Vijay Parmar" w:date="2009-08-24T00:28:00Z">
        <w:r w:rsidR="00493BA7">
          <w:t xml:space="preserve"> the</w:t>
        </w:r>
      </w:ins>
      <w:ins w:id="1029" w:author=" Vijay Parmar" w:date="2009-08-24T00:21:00Z">
        <w:r>
          <w:t xml:space="preserve"> user authentication, the UPT login and forwarding logic sequentially </w:t>
        </w:r>
      </w:ins>
      <w:ins w:id="1030" w:author=" Vijay Parmar" w:date="2009-08-24T00:22:00Z">
        <w:r>
          <w:t>invokes AuthorizationManager</w:t>
        </w:r>
      </w:ins>
      <w:ins w:id="1031" w:author=" Vijay Parmar" w:date="2009-08-24T00:24:00Z">
        <w:r w:rsidR="00493BA7">
          <w:t xml:space="preserve"> </w:t>
        </w:r>
      </w:ins>
      <w:ins w:id="1032" w:author=" Vijay Parmar" w:date="2009-08-24T00:22:00Z">
        <w:r>
          <w:t xml:space="preserve">for each supported version. If the version of </w:t>
        </w:r>
        <w:r>
          <w:t>‘</w:t>
        </w:r>
        <w:r>
          <w:t>csmupt32</w:t>
        </w:r>
        <w:r>
          <w:t>’</w:t>
        </w:r>
        <w:r>
          <w:t xml:space="preserve"> application </w:t>
        </w:r>
        <w:r>
          <w:t>doesn’t</w:t>
        </w:r>
        <w:r>
          <w:t xml:space="preserve"> match v4.2, then it proceeds to invoke </w:t>
        </w:r>
      </w:ins>
      <w:ins w:id="1033" w:author=" Vijay Parmar" w:date="2009-08-24T00:23:00Z">
        <w:r>
          <w:t>A</w:t>
        </w:r>
      </w:ins>
      <w:ins w:id="1034" w:author=" Vijay Parmar" w:date="2009-08-24T00:22:00Z">
        <w:r>
          <w:t>uthorizationManager</w:t>
        </w:r>
      </w:ins>
      <w:ins w:id="1035" w:author=" Vijay Parmar" w:date="2009-08-24T00:24:00Z">
        <w:r w:rsidR="00493BA7">
          <w:t xml:space="preserve"> </w:t>
        </w:r>
      </w:ins>
      <w:ins w:id="1036" w:author=" Vijay Parmar" w:date="2009-08-24T00:20:00Z">
        <w:r>
          <w:t xml:space="preserve">of next available version v4.1. </w:t>
        </w:r>
      </w:ins>
      <w:ins w:id="1037" w:author=" Vijay Parmar" w:date="2009-08-24T00:24:00Z">
        <w:r w:rsidR="00493BA7">
          <w:t xml:space="preserve">It does so until a version matches. </w:t>
        </w:r>
      </w:ins>
      <w:ins w:id="1038" w:author=" Vijay Parmar" w:date="2009-08-24T00:32:00Z">
        <w:r w:rsidR="000D6A9B">
          <w:t xml:space="preserve">Once an AuthorizationManager is </w:t>
        </w:r>
        <w:r w:rsidR="000D6A9B">
          <w:t>successfully</w:t>
        </w:r>
        <w:r w:rsidR="000D6A9B">
          <w:t xml:space="preserve"> obtained then it means the application is of that particular version.</w:t>
        </w:r>
      </w:ins>
      <w:ins w:id="1039" w:author=" Vijay Parmar" w:date="2009-08-24T00:33:00Z">
        <w:r w:rsidR="000D6A9B">
          <w:t xml:space="preserve"> For example: csmupt32 application matches with version 3.2.</w:t>
        </w:r>
      </w:ins>
      <w:ins w:id="1040" w:author=" Vijay Parmar" w:date="2009-08-24T00:32:00Z">
        <w:r w:rsidR="000D6A9B">
          <w:t xml:space="preserve"> Once the</w:t>
        </w:r>
      </w:ins>
      <w:ins w:id="1041" w:author=" Vijay Parmar" w:date="2009-08-24T00:24:00Z">
        <w:r w:rsidR="00493BA7">
          <w:t xml:space="preserve"> version matches, the forwarding logic checks </w:t>
        </w:r>
      </w:ins>
      <w:ins w:id="1042" w:author=" Vijay Parmar" w:date="2009-08-24T00:25:00Z">
        <w:r w:rsidR="00493BA7">
          <w:t xml:space="preserve">for user permissions for the </w:t>
        </w:r>
        <w:r w:rsidR="00493BA7">
          <w:t>particular</w:t>
        </w:r>
        <w:r w:rsidR="00493BA7">
          <w:t xml:space="preserve"> application. If the User has </w:t>
        </w:r>
      </w:ins>
      <w:ins w:id="1043" w:author=" Vijay Parmar" w:date="2009-08-24T00:42:00Z">
        <w:r w:rsidR="001B0F3F">
          <w:t xml:space="preserve">access </w:t>
        </w:r>
      </w:ins>
      <w:ins w:id="1044" w:author=" Vijay Parmar" w:date="2009-08-24T00:25:00Z">
        <w:r w:rsidR="001B0F3F">
          <w:t xml:space="preserve">permissions </w:t>
        </w:r>
      </w:ins>
      <w:ins w:id="1045" w:author=" Vijay Parmar" w:date="2009-08-24T00:43:00Z">
        <w:r w:rsidR="001B0F3F">
          <w:t>for</w:t>
        </w:r>
      </w:ins>
      <w:ins w:id="1046" w:author=" Vijay Parmar" w:date="2009-08-24T00:25:00Z">
        <w:r w:rsidR="00493BA7">
          <w:t xml:space="preserve"> </w:t>
        </w:r>
        <w:r w:rsidR="00493BA7">
          <w:t>‘</w:t>
        </w:r>
        <w:r w:rsidR="00493BA7">
          <w:t>csmupt32</w:t>
        </w:r>
        <w:r w:rsidR="00493BA7">
          <w:t>’</w:t>
        </w:r>
        <w:r w:rsidR="00493BA7">
          <w:t xml:space="preserve"> application</w:t>
        </w:r>
      </w:ins>
      <w:ins w:id="1047" w:author=" Vijay Parmar" w:date="2009-08-24T00:26:00Z">
        <w:r w:rsidR="00493BA7">
          <w:t xml:space="preserve"> then the forwarding logic determines the version of the CSM </w:t>
        </w:r>
      </w:ins>
      <w:ins w:id="1048" w:author=" Vijay Parmar" w:date="2009-08-24T00:27:00Z">
        <w:r w:rsidR="00493BA7">
          <w:t>UPT.</w:t>
        </w:r>
      </w:ins>
      <w:ins w:id="1049" w:author=" Vijay Parmar" w:date="2009-08-24T00:28:00Z">
        <w:r w:rsidR="00493BA7">
          <w:t xml:space="preserve"> The forwarding logic then forwards the User to the UPT32 context </w:t>
        </w:r>
      </w:ins>
      <w:ins w:id="1050" w:author=" Vijay Parmar" w:date="2009-08-24T00:29:00Z">
        <w:r w:rsidR="00493BA7">
          <w:t>and user is able to utilize UPT v3.2 functionality</w:t>
        </w:r>
      </w:ins>
      <w:ins w:id="1051" w:author=" Vijay Parmar" w:date="2009-08-24T00:43:00Z">
        <w:r w:rsidR="001B0F3F">
          <w:t xml:space="preserve"> seamlessly</w:t>
        </w:r>
      </w:ins>
      <w:ins w:id="1052" w:author=" Vijay Parmar" w:date="2009-08-24T00:29:00Z">
        <w:r w:rsidR="00493BA7">
          <w:t>.</w:t>
        </w:r>
      </w:ins>
    </w:p>
    <w:p w:rsidR="0044511B" w:rsidRDefault="0044511B" w:rsidP="00493BA7">
      <w:pPr>
        <w:pStyle w:val="BodyText"/>
        <w:rPr>
          <w:ins w:id="1053" w:author=" Vijay Parmar" w:date="2009-08-23T23:51:00Z"/>
        </w:rPr>
        <w:pPrChange w:id="1054" w:author=" Vijay Parmar" w:date="2009-08-24T00:25:00Z">
          <w:pPr>
            <w:pStyle w:val="BodyText"/>
          </w:pPr>
        </w:pPrChange>
      </w:pPr>
      <w:ins w:id="1055" w:author=" Vijay Parmar" w:date="2009-08-24T00:30:00Z">
        <w:r>
          <w:t>If non of the version matches, then the login and forwarding logic determines the application does not exist in any versi</w:t>
        </w:r>
        <w:r w:rsidR="000D6A9B">
          <w:t>on or schema</w:t>
        </w:r>
      </w:ins>
      <w:ins w:id="1056" w:author=" Vijay Parmar" w:date="2009-08-24T00:33:00Z">
        <w:r w:rsidR="000D6A9B">
          <w:t xml:space="preserve"> and </w:t>
        </w:r>
        <w:r w:rsidR="00900ED7">
          <w:t>shows a login failure on the login screen.</w:t>
        </w:r>
      </w:ins>
    </w:p>
    <w:p w:rsidR="0089389E" w:rsidRDefault="0089389E" w:rsidP="00FB27BC">
      <w:pPr>
        <w:pStyle w:val="BodyText"/>
        <w:rPr>
          <w:ins w:id="1057" w:author=" Vijay Parmar" w:date="2009-08-23T15:32:00Z"/>
        </w:rPr>
      </w:pPr>
    </w:p>
    <w:p w:rsidR="00613BA6" w:rsidRDefault="00613BA6" w:rsidP="00FB27BC">
      <w:pPr>
        <w:pStyle w:val="BodyText"/>
        <w:rPr>
          <w:ins w:id="1058" w:author=" Vijay Parmar" w:date="2009-08-23T15:32:00Z"/>
        </w:rPr>
      </w:pPr>
    </w:p>
    <w:p w:rsidR="00613BA6" w:rsidRPr="00FB27BC" w:rsidRDefault="00613BA6" w:rsidP="00FB27BC">
      <w:pPr>
        <w:pStyle w:val="BodyText"/>
      </w:pPr>
    </w:p>
    <w:p w:rsidR="00590CE4" w:rsidRDefault="00FB27BC" w:rsidP="00FB27BC">
      <w:pPr>
        <w:pStyle w:val="Heading2"/>
      </w:pPr>
      <w:bookmarkStart w:id="1059" w:name="_Toc238804859"/>
      <w:r>
        <w:t>Common Basic Functions</w:t>
      </w:r>
      <w:bookmarkEnd w:id="1059"/>
    </w:p>
    <w:p w:rsidR="00FB27BC" w:rsidRDefault="00FB27BC" w:rsidP="00FB27BC">
      <w:pPr>
        <w:pStyle w:val="BodyText"/>
      </w:pPr>
      <w:r>
        <w:t>Within the UPT, there are several common operations that are repeated for most elements</w:t>
      </w:r>
      <w:r w:rsidR="008B318A">
        <w:t xml:space="preserve">. </w:t>
      </w:r>
      <w:r>
        <w:t>These operations include Create New, Search</w:t>
      </w:r>
      <w:r w:rsidR="00993D7F">
        <w:t>,</w:t>
      </w:r>
      <w:r>
        <w:t xml:space="preserve"> Update, Delete, and Assign/Associate</w:t>
      </w:r>
      <w:r w:rsidR="008B318A">
        <w:t xml:space="preserve">. </w:t>
      </w:r>
      <w:r w:rsidR="00993D7F">
        <w:t xml:space="preserve">The sections that follow describe in more detail </w:t>
      </w:r>
      <w:r>
        <w:t xml:space="preserve">how </w:t>
      </w:r>
      <w:r w:rsidR="00993D7F">
        <w:t>these operations are performed.</w:t>
      </w:r>
      <w:r w:rsidR="00F228E8">
        <w:fldChar w:fldCharType="begin"/>
      </w:r>
      <w:r w:rsidR="000849BE">
        <w:instrText xml:space="preserve"> XE "</w:instrText>
      </w:r>
      <w:r w:rsidR="000849BE" w:rsidRPr="00810FD8">
        <w:instrText>UPT:basic functions</w:instrText>
      </w:r>
      <w:r w:rsidR="000849BE">
        <w:instrText xml:space="preserve">" </w:instrText>
      </w:r>
      <w:r w:rsidR="00F228E8">
        <w:fldChar w:fldCharType="end"/>
      </w:r>
    </w:p>
    <w:p w:rsidR="00FB27BC" w:rsidRDefault="00FB27BC" w:rsidP="00FB27BC">
      <w:pPr>
        <w:pStyle w:val="Heading3"/>
      </w:pPr>
      <w:bookmarkStart w:id="1060" w:name="_Toc238804860"/>
      <w:r>
        <w:t>Create New</w:t>
      </w:r>
      <w:bookmarkEnd w:id="1060"/>
    </w:p>
    <w:p w:rsidR="00FB27BC" w:rsidRDefault="00FB27BC" w:rsidP="00FB27BC">
      <w:pPr>
        <w:pStyle w:val="BodyText"/>
      </w:pPr>
      <w:r>
        <w:t>The same basic steps can be followed to create any element</w:t>
      </w:r>
      <w:r w:rsidR="00993D7F">
        <w:t>. Use the procedure provided below as a guide for creating a new element. These particular instruction</w:t>
      </w:r>
      <w:r w:rsidR="00E9539E">
        <w:t>s</w:t>
      </w:r>
      <w:r w:rsidR="00993D7F">
        <w:t xml:space="preserve"> create a </w:t>
      </w:r>
      <w:r w:rsidR="00E9539E">
        <w:t xml:space="preserve">new </w:t>
      </w:r>
      <w:r w:rsidR="00993D7F">
        <w:t xml:space="preserve">User element. </w:t>
      </w:r>
      <w:r w:rsidR="00F228E8">
        <w:fldChar w:fldCharType="begin"/>
      </w:r>
      <w:r w:rsidR="000849BE">
        <w:instrText xml:space="preserve"> XE "</w:instrText>
      </w:r>
      <w:r w:rsidR="000849BE" w:rsidRPr="000C7E9B">
        <w:instrText>create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rsidRPr="00F62D05">
        <w:instrText>create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UPT:create element</w:instrText>
      </w:r>
      <w:r w:rsidR="000849BE">
        <w:instrText xml:space="preserve">" </w:instrText>
      </w:r>
      <w:r w:rsidR="00F228E8">
        <w:fldChar w:fldCharType="end"/>
      </w:r>
    </w:p>
    <w:p w:rsidR="00993D7F" w:rsidRPr="00993D7F" w:rsidRDefault="00993D7F" w:rsidP="00FB27BC">
      <w:pPr>
        <w:pStyle w:val="BodyText"/>
        <w:rPr>
          <w:rStyle w:val="Bold"/>
        </w:rPr>
      </w:pPr>
      <w:r w:rsidRPr="00993D7F">
        <w:rPr>
          <w:rStyle w:val="Bold"/>
        </w:rPr>
        <w:t>To create a new element:</w:t>
      </w:r>
    </w:p>
    <w:p w:rsidR="00FB27BC" w:rsidRDefault="00993D7F" w:rsidP="004B6D1D">
      <w:pPr>
        <w:pStyle w:val="ListNumber"/>
        <w:numPr>
          <w:ilvl w:val="0"/>
          <w:numId w:val="59"/>
        </w:numPr>
      </w:pPr>
      <w:r>
        <w:t xml:space="preserve">On the element Home page, select the </w:t>
      </w:r>
      <w:r w:rsidRPr="00993D7F">
        <w:rPr>
          <w:rStyle w:val="Bold"/>
        </w:rPr>
        <w:t>Create A New {element}</w:t>
      </w:r>
      <w:r>
        <w:t xml:space="preserve"> link. </w:t>
      </w:r>
      <w:r w:rsidR="00F228E8">
        <w:fldChar w:fldCharType="begin"/>
      </w:r>
      <w:r>
        <w:instrText xml:space="preserve"> REF _Ref213725369 \h </w:instrText>
      </w:r>
      <w:r w:rsidR="00F228E8">
        <w:fldChar w:fldCharType="separate"/>
      </w:r>
      <w:r w:rsidR="00E92FAF">
        <w:t xml:space="preserve">Figure </w:t>
      </w:r>
      <w:r w:rsidR="00E92FAF">
        <w:rPr>
          <w:noProof/>
        </w:rPr>
        <w:t>3</w:t>
      </w:r>
      <w:r w:rsidR="00E92FAF">
        <w:noBreakHyphen/>
      </w:r>
      <w:r w:rsidR="00E92FAF">
        <w:rPr>
          <w:noProof/>
        </w:rPr>
        <w:t>3</w:t>
      </w:r>
      <w:r w:rsidR="00F228E8">
        <w:fldChar w:fldCharType="end"/>
      </w:r>
      <w:r>
        <w:t xml:space="preserve"> below shows the create new and select existing user links.</w:t>
      </w:r>
    </w:p>
    <w:p w:rsidR="00FB27BC" w:rsidRDefault="00257618" w:rsidP="00E9539E">
      <w:pPr>
        <w:pStyle w:val="GraphicAnchorStep"/>
      </w:pPr>
      <w:r>
        <w:rPr>
          <w:noProof/>
        </w:rPr>
        <w:lastRenderedPageBreak/>
        <w:drawing>
          <wp:inline distT="0" distB="0" distL="0" distR="0">
            <wp:extent cx="2853055" cy="1123950"/>
            <wp:effectExtent l="19050" t="19050" r="23495" b="19050"/>
            <wp:docPr id="9"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38"/>
                    <a:srcRect/>
                    <a:stretch>
                      <a:fillRect/>
                    </a:stretch>
                  </pic:blipFill>
                  <pic:spPr bwMode="auto">
                    <a:xfrm>
                      <a:off x="0" y="0"/>
                      <a:ext cx="2853055" cy="112395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1061" w:name="_Ref213725369"/>
      <w:r>
        <w:t>Figure</w:t>
      </w:r>
      <w:r w:rsidR="00993D7F">
        <w:t xml:space="preserve"> </w:t>
      </w:r>
      <w:fldSimple w:instr=" STYLEREF 1 \s ">
        <w:r w:rsidR="00E92FAF">
          <w:rPr>
            <w:noProof/>
          </w:rPr>
          <w:t>3</w:t>
        </w:r>
      </w:fldSimple>
      <w:r w:rsidR="002F0542">
        <w:noBreakHyphen/>
      </w:r>
      <w:fldSimple w:instr=" SEQ Figure \* ARABIC \s 1 ">
        <w:r w:rsidR="00E92FAF">
          <w:rPr>
            <w:noProof/>
          </w:rPr>
          <w:t>3</w:t>
        </w:r>
      </w:fldSimple>
      <w:bookmarkEnd w:id="1061"/>
      <w:r w:rsidR="00993D7F">
        <w:t xml:space="preserve"> User Links section of the Home Page</w:t>
      </w:r>
    </w:p>
    <w:p w:rsidR="00993D7F" w:rsidRPr="00993D7F" w:rsidRDefault="00E9539E" w:rsidP="00993D7F">
      <w:pPr>
        <w:pStyle w:val="ListNumber"/>
      </w:pPr>
      <w:r>
        <w:t xml:space="preserve">Enter the details for the element you are creating. </w:t>
      </w:r>
      <w:r w:rsidR="00F228E8">
        <w:fldChar w:fldCharType="begin"/>
      </w:r>
      <w:r>
        <w:instrText xml:space="preserve"> REF _Ref213725464 \h </w:instrText>
      </w:r>
      <w:r w:rsidR="00F228E8">
        <w:fldChar w:fldCharType="separate"/>
      </w:r>
      <w:r w:rsidR="00E92FAF">
        <w:t xml:space="preserve">Figure </w:t>
      </w:r>
      <w:r w:rsidR="00E92FAF">
        <w:rPr>
          <w:noProof/>
        </w:rPr>
        <w:t>3</w:t>
      </w:r>
      <w:r w:rsidR="00E92FAF">
        <w:noBreakHyphen/>
      </w:r>
      <w:r w:rsidR="00E92FAF">
        <w:rPr>
          <w:noProof/>
        </w:rPr>
        <w:t>4</w:t>
      </w:r>
      <w:r w:rsidR="00F228E8">
        <w:fldChar w:fldCharType="end"/>
      </w:r>
      <w:r>
        <w:t xml:space="preserve"> below shows the details for entering new user information.</w:t>
      </w:r>
    </w:p>
    <w:p w:rsidR="00FB27BC" w:rsidRDefault="00257618" w:rsidP="00E9539E">
      <w:pPr>
        <w:pStyle w:val="GraphicAnchorStep"/>
      </w:pPr>
      <w:r>
        <w:rPr>
          <w:noProof/>
        </w:rPr>
        <w:drawing>
          <wp:inline distT="0" distB="0" distL="0" distR="0">
            <wp:extent cx="4219575" cy="1355090"/>
            <wp:effectExtent l="19050" t="19050" r="28575" b="16510"/>
            <wp:docPr id="10"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39"/>
                    <a:srcRect/>
                    <a:stretch>
                      <a:fillRect/>
                    </a:stretch>
                  </pic:blipFill>
                  <pic:spPr bwMode="auto">
                    <a:xfrm>
                      <a:off x="0" y="0"/>
                      <a:ext cx="4219575" cy="1355090"/>
                    </a:xfrm>
                    <a:prstGeom prst="rect">
                      <a:avLst/>
                    </a:prstGeom>
                    <a:noFill/>
                    <a:ln w="12700" cmpd="sng">
                      <a:solidFill>
                        <a:srgbClr val="000000"/>
                      </a:solidFill>
                      <a:miter lim="800000"/>
                      <a:headEnd/>
                      <a:tailEnd/>
                    </a:ln>
                    <a:effectLst/>
                  </pic:spPr>
                </pic:pic>
              </a:graphicData>
            </a:graphic>
          </wp:inline>
        </w:drawing>
      </w:r>
    </w:p>
    <w:p w:rsidR="00FB27BC" w:rsidRDefault="002A3C9A" w:rsidP="00E9539E">
      <w:pPr>
        <w:pStyle w:val="CaptionIndent"/>
      </w:pPr>
      <w:bookmarkStart w:id="1062" w:name="_Ref213725464"/>
      <w:r>
        <w:t>Figure</w:t>
      </w:r>
      <w:r w:rsidR="00E9539E">
        <w:t xml:space="preserve"> </w:t>
      </w:r>
      <w:fldSimple w:instr=" STYLEREF 1 \s ">
        <w:r w:rsidR="00E92FAF">
          <w:rPr>
            <w:noProof/>
          </w:rPr>
          <w:t>3</w:t>
        </w:r>
      </w:fldSimple>
      <w:r w:rsidR="002F0542">
        <w:noBreakHyphen/>
      </w:r>
      <w:fldSimple w:instr=" SEQ Figure \* ARABIC \s 1 ">
        <w:r w:rsidR="00E92FAF">
          <w:rPr>
            <w:noProof/>
          </w:rPr>
          <w:t>4</w:t>
        </w:r>
      </w:fldSimple>
      <w:bookmarkEnd w:id="1062"/>
      <w:r w:rsidR="00E9539E">
        <w:t xml:space="preserve"> Enter New User Details form</w:t>
      </w:r>
    </w:p>
    <w:p w:rsidR="00E9539E" w:rsidRDefault="00FB27BC" w:rsidP="00E9539E">
      <w:pPr>
        <w:pStyle w:val="ListNumber"/>
      </w:pPr>
      <w:r>
        <w:t xml:space="preserve">Select </w:t>
      </w:r>
      <w:r w:rsidRPr="00E9539E">
        <w:rPr>
          <w:rStyle w:val="Bold"/>
        </w:rPr>
        <w:t>Add</w:t>
      </w:r>
      <w:r>
        <w:t xml:space="preserve"> to save the new element to the database</w:t>
      </w:r>
      <w:r w:rsidR="008B318A">
        <w:t xml:space="preserve">. </w:t>
      </w:r>
      <w:r>
        <w:t xml:space="preserve">This save occurs immediately. </w:t>
      </w:r>
    </w:p>
    <w:p w:rsidR="00E9539E" w:rsidRDefault="00E9539E" w:rsidP="00E9539E">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form. </w:t>
      </w:r>
    </w:p>
    <w:p w:rsidR="00E9539E" w:rsidRDefault="00E9539E" w:rsidP="00E9539E">
      <w:pPr>
        <w:pStyle w:val="NoteInList"/>
      </w:pPr>
      <w:r w:rsidRPr="00E9539E">
        <w:rPr>
          <w:rStyle w:val="Bold"/>
        </w:rPr>
        <w:t>NOTE:</w:t>
      </w:r>
      <w:r>
        <w:t xml:space="preserve"> No data is saved until the </w:t>
      </w:r>
      <w:r w:rsidRPr="00E9539E">
        <w:rPr>
          <w:rStyle w:val="Bold"/>
        </w:rPr>
        <w:t>Add</w:t>
      </w:r>
      <w:r>
        <w:t xml:space="preserve"> button is selected.</w:t>
      </w:r>
    </w:p>
    <w:p w:rsidR="00E9539E" w:rsidRDefault="00FB27BC" w:rsidP="00E9539E">
      <w:pPr>
        <w:pStyle w:val="BodyText"/>
      </w:pPr>
      <w:r>
        <w:t>Upon a successful save, the system displays</w:t>
      </w:r>
      <w:r w:rsidR="00E9539E">
        <w:t xml:space="preserve"> </w:t>
      </w:r>
      <w:r w:rsidRPr="00E9539E">
        <w:rPr>
          <w:rStyle w:val="Bold"/>
        </w:rPr>
        <w:t>Add Successful</w:t>
      </w:r>
      <w:r>
        <w:t xml:space="preserve"> just below the menu and </w:t>
      </w:r>
      <w:r w:rsidR="00E9539E">
        <w:t>above</w:t>
      </w:r>
      <w:r>
        <w:t xml:space="preserve"> the text. </w:t>
      </w:r>
    </w:p>
    <w:p w:rsidR="00FB27BC" w:rsidRDefault="008B318A" w:rsidP="00E9539E">
      <w:pPr>
        <w:pStyle w:val="BodyText"/>
      </w:pPr>
      <w:r>
        <w:t>After you</w:t>
      </w:r>
      <w:r w:rsidR="00E9539E">
        <w:t xml:space="preserve"> have created the necessary element</w:t>
      </w:r>
      <w:r w:rsidR="002777AC">
        <w:t>(s)</w:t>
      </w:r>
      <w:r w:rsidR="00E9539E">
        <w:t xml:space="preserve"> in Super Admin mode, when you log into Admin mode, you will see an additional set of buttons below the details table. These buttons are used to administer the application and are discussed in more detail in the </w:t>
      </w:r>
      <w:fldSimple w:instr=" REF _Ref213725884 \h  \* MERGEFORMAT ">
        <w:r w:rsidR="00E92FAF" w:rsidRPr="00E92FAF">
          <w:rPr>
            <w:i/>
            <w:color w:val="0000FF"/>
          </w:rPr>
          <w:t>Admin Mode</w:t>
        </w:r>
      </w:fldSimple>
      <w:r w:rsidR="00E9539E">
        <w:t xml:space="preserve"> section on page </w:t>
      </w:r>
      <w:r w:rsidR="00F228E8">
        <w:fldChar w:fldCharType="begin"/>
      </w:r>
      <w:r w:rsidR="00E9539E">
        <w:instrText xml:space="preserve"> PAGEREF _Ref213725886 \h </w:instrText>
      </w:r>
      <w:r w:rsidR="00F228E8">
        <w:fldChar w:fldCharType="separate"/>
      </w:r>
      <w:r w:rsidR="00E92FAF">
        <w:rPr>
          <w:noProof/>
        </w:rPr>
        <w:t>47</w:t>
      </w:r>
      <w:r w:rsidR="00F228E8">
        <w:fldChar w:fldCharType="end"/>
      </w:r>
      <w:r w:rsidR="00E9539E">
        <w:t>.</w:t>
      </w:r>
    </w:p>
    <w:p w:rsidR="00FB27BC" w:rsidRDefault="00E9539E" w:rsidP="00E9539E">
      <w:pPr>
        <w:pStyle w:val="Heading4"/>
      </w:pPr>
      <w:bookmarkStart w:id="1063" w:name="_Ref213728708"/>
      <w:r>
        <w:t>Example Error Messages</w:t>
      </w:r>
      <w:bookmarkEnd w:id="1063"/>
      <w:r w:rsidR="00FB27BC">
        <w:t xml:space="preserve"> </w:t>
      </w:r>
    </w:p>
    <w:p w:rsidR="008A61A0" w:rsidRDefault="00E9539E" w:rsidP="00FB27BC">
      <w:pPr>
        <w:pStyle w:val="BodyText"/>
      </w:pPr>
      <w:r>
        <w:t>When creating new elements, t</w:t>
      </w:r>
      <w:r w:rsidR="00FB27BC">
        <w:t xml:space="preserve">he </w:t>
      </w:r>
      <w:r>
        <w:t xml:space="preserve">UPT </w:t>
      </w:r>
      <w:r w:rsidR="00FB27BC">
        <w:t>performs basic data validation, includ</w:t>
      </w:r>
      <w:r w:rsidR="008A61A0">
        <w:t>ing field lengths and formats. If this validation fails, you will receive an error message explaining the problem.</w:t>
      </w:r>
      <w:r w:rsidR="00F228E8">
        <w:fldChar w:fldCharType="begin"/>
      </w:r>
      <w:r w:rsidR="000849BE">
        <w:instrText xml:space="preserve"> XE "</w:instrText>
      </w:r>
      <w:r w:rsidR="000849BE" w:rsidRPr="00FA7333">
        <w:instrText>UPT:sample error messages</w:instrText>
      </w:r>
      <w:r w:rsidR="000849BE">
        <w:instrText xml:space="preserve">" </w:instrText>
      </w:r>
      <w:r w:rsidR="00F228E8">
        <w:fldChar w:fldCharType="end"/>
      </w:r>
      <w:r w:rsidR="00F228E8">
        <w:fldChar w:fldCharType="begin"/>
      </w:r>
      <w:r w:rsidR="000849BE">
        <w:instrText xml:space="preserve"> XE "</w:instrText>
      </w:r>
      <w:r w:rsidR="000849BE" w:rsidRPr="000C7E9B">
        <w:instrText>sample error messages</w:instrText>
      </w:r>
      <w:r w:rsidR="000849BE">
        <w:instrText xml:space="preserve">" </w:instrText>
      </w:r>
      <w:r w:rsidR="00F228E8">
        <w:fldChar w:fldCharType="end"/>
      </w:r>
    </w:p>
    <w:p w:rsidR="00FB27BC" w:rsidRDefault="00F228E8" w:rsidP="00FB27BC">
      <w:pPr>
        <w:pStyle w:val="BodyText"/>
      </w:pPr>
      <w:r>
        <w:fldChar w:fldCharType="begin"/>
      </w:r>
      <w:r w:rsidR="008A61A0">
        <w:instrText xml:space="preserve"> REF _Ref213726092 \h </w:instrText>
      </w:r>
      <w:r>
        <w:fldChar w:fldCharType="separate"/>
      </w:r>
      <w:r w:rsidR="00E92FAF">
        <w:t xml:space="preserve">Figure </w:t>
      </w:r>
      <w:r w:rsidR="00E92FAF">
        <w:rPr>
          <w:noProof/>
        </w:rPr>
        <w:t>3</w:t>
      </w:r>
      <w:r w:rsidR="00E92FAF">
        <w:noBreakHyphen/>
      </w:r>
      <w:r w:rsidR="00E92FAF">
        <w:rPr>
          <w:noProof/>
        </w:rPr>
        <w:t>5</w:t>
      </w:r>
      <w:r>
        <w:fldChar w:fldCharType="end"/>
      </w:r>
      <w:r w:rsidR="008A61A0">
        <w:t xml:space="preserve"> shows</w:t>
      </w:r>
      <w:r w:rsidR="00FB27BC">
        <w:t xml:space="preserve"> </w:t>
      </w:r>
      <w:r w:rsidR="008A61A0">
        <w:t>the message that appears</w:t>
      </w:r>
      <w:r w:rsidR="00FB27BC">
        <w:t xml:space="preserve"> when a user enters an improperly formatted email address</w:t>
      </w:r>
      <w:r w:rsidR="008A61A0">
        <w:t>.</w:t>
      </w:r>
    </w:p>
    <w:p w:rsidR="00FB27BC" w:rsidRDefault="00FB27BC" w:rsidP="008A61A0">
      <w:pPr>
        <w:pStyle w:val="GraphicAnchorMainIndent"/>
      </w:pPr>
      <w:r>
        <w:t xml:space="preserve"> </w:t>
      </w:r>
      <w:r w:rsidR="00257618">
        <w:rPr>
          <w:rFonts w:cs="Arial"/>
          <w:noProof/>
        </w:rPr>
        <w:drawing>
          <wp:inline distT="0" distB="0" distL="0" distR="0">
            <wp:extent cx="2357755" cy="385445"/>
            <wp:effectExtent l="19050" t="19050" r="23495" b="14605"/>
            <wp:docPr id="11"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0"/>
                    <a:srcRect/>
                    <a:stretch>
                      <a:fillRect/>
                    </a:stretch>
                  </pic:blipFill>
                  <pic:spPr bwMode="auto">
                    <a:xfrm>
                      <a:off x="0" y="0"/>
                      <a:ext cx="2357755" cy="385445"/>
                    </a:xfrm>
                    <a:prstGeom prst="rect">
                      <a:avLst/>
                    </a:prstGeom>
                    <a:noFill/>
                    <a:ln w="12700" cmpd="sng">
                      <a:solidFill>
                        <a:srgbClr val="000000"/>
                      </a:solidFill>
                      <a:miter lim="800000"/>
                      <a:headEnd/>
                      <a:tailEnd/>
                    </a:ln>
                    <a:effectLst/>
                  </pic:spPr>
                </pic:pic>
              </a:graphicData>
            </a:graphic>
          </wp:inline>
        </w:drawing>
      </w:r>
    </w:p>
    <w:p w:rsidR="008A61A0" w:rsidRDefault="002A3C9A" w:rsidP="008A61A0">
      <w:pPr>
        <w:pStyle w:val="Caption"/>
      </w:pPr>
      <w:bookmarkStart w:id="1064" w:name="_Ref213726092"/>
      <w:r>
        <w:t>Figure</w:t>
      </w:r>
      <w:r w:rsidR="008A61A0">
        <w:t xml:space="preserve"> </w:t>
      </w:r>
      <w:fldSimple w:instr=" STYLEREF 1 \s ">
        <w:r w:rsidR="00E92FAF">
          <w:rPr>
            <w:noProof/>
          </w:rPr>
          <w:t>3</w:t>
        </w:r>
      </w:fldSimple>
      <w:r w:rsidR="002F0542">
        <w:noBreakHyphen/>
      </w:r>
      <w:fldSimple w:instr=" SEQ Figure \* ARABIC \s 1 ">
        <w:r w:rsidR="00E92FAF">
          <w:rPr>
            <w:noProof/>
          </w:rPr>
          <w:t>5</w:t>
        </w:r>
      </w:fldSimple>
      <w:bookmarkEnd w:id="1064"/>
      <w:r w:rsidR="008A61A0">
        <w:t xml:space="preserve"> Error message for invalid e-mail address</w:t>
      </w:r>
    </w:p>
    <w:p w:rsidR="00FB27BC" w:rsidRDefault="00F228E8" w:rsidP="008A61A0">
      <w:pPr>
        <w:pStyle w:val="BodyText"/>
        <w:keepNext/>
      </w:pPr>
      <w:r>
        <w:lastRenderedPageBreak/>
        <w:fldChar w:fldCharType="begin"/>
      </w:r>
      <w:r w:rsidR="008A61A0">
        <w:instrText xml:space="preserve"> REF _Ref213726164 \h </w:instrText>
      </w:r>
      <w:r>
        <w:fldChar w:fldCharType="separate"/>
      </w:r>
      <w:r w:rsidR="00E92FAF">
        <w:t xml:space="preserve">Figure </w:t>
      </w:r>
      <w:r w:rsidR="00E92FAF">
        <w:rPr>
          <w:noProof/>
        </w:rPr>
        <w:t>3</w:t>
      </w:r>
      <w:r w:rsidR="00E92FAF">
        <w:noBreakHyphen/>
      </w:r>
      <w:r w:rsidR="00E92FAF">
        <w:rPr>
          <w:noProof/>
        </w:rPr>
        <w:t>6</w:t>
      </w:r>
      <w:r>
        <w:fldChar w:fldCharType="end"/>
      </w:r>
      <w:r w:rsidR="008A61A0">
        <w:t xml:space="preserve"> shows the message that appears if you attempt to create a new user using a username already present in the system. </w:t>
      </w:r>
    </w:p>
    <w:p w:rsidR="00FB27BC" w:rsidRDefault="00257618" w:rsidP="008A61A0">
      <w:pPr>
        <w:pStyle w:val="GraphicAnchorMainIndent"/>
      </w:pPr>
      <w:r>
        <w:rPr>
          <w:rFonts w:ascii="Calibri" w:hAnsi="Calibri"/>
          <w:noProof/>
        </w:rPr>
        <w:drawing>
          <wp:inline distT="0" distB="0" distL="0" distR="0">
            <wp:extent cx="5904865" cy="418465"/>
            <wp:effectExtent l="19050" t="0" r="63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904865" cy="418465"/>
                    </a:xfrm>
                    <a:prstGeom prst="rect">
                      <a:avLst/>
                    </a:prstGeom>
                    <a:noFill/>
                    <a:ln w="9525">
                      <a:noFill/>
                      <a:miter lim="800000"/>
                      <a:headEnd/>
                      <a:tailEnd/>
                    </a:ln>
                  </pic:spPr>
                </pic:pic>
              </a:graphicData>
            </a:graphic>
          </wp:inline>
        </w:drawing>
      </w:r>
    </w:p>
    <w:p w:rsidR="00590CE4" w:rsidRDefault="002A3C9A" w:rsidP="008A61A0">
      <w:pPr>
        <w:pStyle w:val="Caption"/>
      </w:pPr>
      <w:bookmarkStart w:id="1065" w:name="_Ref213726164"/>
      <w:r>
        <w:t>Figure</w:t>
      </w:r>
      <w:r w:rsidR="008A61A0">
        <w:t xml:space="preserve"> </w:t>
      </w:r>
      <w:fldSimple w:instr=" STYLEREF 1 \s ">
        <w:r w:rsidR="00E92FAF">
          <w:rPr>
            <w:noProof/>
          </w:rPr>
          <w:t>3</w:t>
        </w:r>
      </w:fldSimple>
      <w:r w:rsidR="002F0542">
        <w:noBreakHyphen/>
      </w:r>
      <w:fldSimple w:instr=" SEQ Figure \* ARABIC \s 1 ">
        <w:r w:rsidR="00E92FAF">
          <w:rPr>
            <w:noProof/>
          </w:rPr>
          <w:t>6</w:t>
        </w:r>
      </w:fldSimple>
      <w:bookmarkEnd w:id="1065"/>
      <w:r w:rsidR="008A61A0">
        <w:t xml:space="preserve"> Error message for duplicate user entry</w:t>
      </w:r>
    </w:p>
    <w:p w:rsidR="00FB27BC" w:rsidRDefault="00FB27BC" w:rsidP="00FB27BC">
      <w:pPr>
        <w:pStyle w:val="Heading3"/>
      </w:pPr>
      <w:bookmarkStart w:id="1066" w:name="_Toc238804861"/>
      <w:r>
        <w:t>Search for and Select Existing Elements</w:t>
      </w:r>
      <w:bookmarkEnd w:id="1066"/>
    </w:p>
    <w:p w:rsidR="008A61A0" w:rsidRDefault="008A61A0" w:rsidP="00FB27BC">
      <w:pPr>
        <w:pStyle w:val="BodyText"/>
      </w:pPr>
      <w:r>
        <w:t>In order to make changes to an existing element, you must find and select the element</w:t>
      </w:r>
      <w:r w:rsidR="008B318A">
        <w:t xml:space="preserve">. </w:t>
      </w:r>
      <w:r>
        <w:t>Choosing to Select and Existing {element} opens a search page, allowing you to enter search criteria.</w:t>
      </w:r>
      <w:r w:rsidR="000849BE">
        <w:t xml:space="preserve"> </w:t>
      </w:r>
      <w:r w:rsidR="00F228E8">
        <w:fldChar w:fldCharType="begin"/>
      </w:r>
      <w:r w:rsidR="000849BE">
        <w:instrText xml:space="preserve"> XE "search for</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"search for</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search for</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"select</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E84EB7">
        <w:instrText>view</w:instrText>
      </w:r>
      <w:r w:rsidR="000849BE" w:rsidRPr="00F62D05">
        <w:instrText xml:space="preserve"> element</w:instrText>
      </w:r>
      <w:r w:rsidR="00E84EB7">
        <w:instrText xml:space="preserve"> details</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E84EB7">
        <w:instrText>view</w:instrText>
      </w:r>
      <w:r w:rsidR="000849BE" w:rsidRPr="007B1D66">
        <w:instrText xml:space="preserve"> element</w:instrText>
      </w:r>
      <w:r w:rsidR="00E84EB7">
        <w:instrText xml:space="preserve"> details</w:instrText>
      </w:r>
      <w:r w:rsidR="000849BE">
        <w:instrText xml:space="preserve">" </w:instrText>
      </w:r>
      <w:r w:rsidR="00F228E8">
        <w:fldChar w:fldCharType="end"/>
      </w:r>
    </w:p>
    <w:p w:rsidR="008A61A0" w:rsidRDefault="008A61A0" w:rsidP="00FB27BC">
      <w:pPr>
        <w:pStyle w:val="BodyText"/>
      </w:pPr>
      <w:r>
        <w:t xml:space="preserve">The same basic steps can be followed to find and select any element. Use the procedure provided below as a guide. These particular instructions search for and select an existing Role element. </w:t>
      </w:r>
    </w:p>
    <w:p w:rsidR="008A61A0" w:rsidRDefault="008A61A0" w:rsidP="00FB27BC">
      <w:pPr>
        <w:pStyle w:val="BodyText"/>
      </w:pPr>
      <w:r>
        <w:t>To find and select an existing element:</w:t>
      </w:r>
    </w:p>
    <w:p w:rsidR="008A61A0" w:rsidRDefault="008A61A0" w:rsidP="004B6D1D">
      <w:pPr>
        <w:pStyle w:val="ListNumber"/>
        <w:numPr>
          <w:ilvl w:val="0"/>
          <w:numId w:val="60"/>
        </w:numPr>
      </w:pPr>
      <w:r>
        <w:t xml:space="preserve">On the element Home page, select the </w:t>
      </w:r>
      <w:r w:rsidR="00E17661">
        <w:rPr>
          <w:rStyle w:val="Bold"/>
        </w:rPr>
        <w:t>Select</w:t>
      </w:r>
      <w:r w:rsidRPr="00993D7F">
        <w:rPr>
          <w:rStyle w:val="Bold"/>
        </w:rPr>
        <w:t xml:space="preserve"> </w:t>
      </w:r>
      <w:r w:rsidR="00E17661">
        <w:rPr>
          <w:rStyle w:val="Bold"/>
        </w:rPr>
        <w:t>an</w:t>
      </w:r>
      <w:r w:rsidRPr="00993D7F">
        <w:rPr>
          <w:rStyle w:val="Bold"/>
        </w:rPr>
        <w:t xml:space="preserve"> </w:t>
      </w:r>
      <w:r w:rsidR="00E17661">
        <w:rPr>
          <w:rStyle w:val="Bold"/>
        </w:rPr>
        <w:t xml:space="preserve">Existing </w:t>
      </w:r>
      <w:r w:rsidRPr="00993D7F">
        <w:rPr>
          <w:rStyle w:val="Bold"/>
        </w:rPr>
        <w:t>{element}</w:t>
      </w:r>
      <w:r>
        <w:t xml:space="preserve"> link. </w:t>
      </w:r>
      <w:r w:rsidR="00F228E8">
        <w:fldChar w:fldCharType="begin"/>
      </w:r>
      <w:r w:rsidR="00E17661">
        <w:instrText xml:space="preserve"> REF _Ref213726714 \h </w:instrText>
      </w:r>
      <w:r w:rsidR="00F228E8">
        <w:fldChar w:fldCharType="separate"/>
      </w:r>
      <w:r w:rsidR="00E92FAF">
        <w:t xml:space="preserve">Figure </w:t>
      </w:r>
      <w:r w:rsidR="00E92FAF">
        <w:rPr>
          <w:noProof/>
        </w:rPr>
        <w:t>3</w:t>
      </w:r>
      <w:r w:rsidR="00E92FAF">
        <w:noBreakHyphen/>
      </w:r>
      <w:r w:rsidR="00E92FAF">
        <w:rPr>
          <w:noProof/>
        </w:rPr>
        <w:t>7</w:t>
      </w:r>
      <w:r w:rsidR="00F228E8">
        <w:fldChar w:fldCharType="end"/>
      </w:r>
      <w:r>
        <w:t xml:space="preserve"> below shows the create new and select existing </w:t>
      </w:r>
      <w:r w:rsidR="00E17661">
        <w:t>role</w:t>
      </w:r>
      <w:r>
        <w:t xml:space="preserve"> links.</w:t>
      </w:r>
    </w:p>
    <w:p w:rsidR="00FB27BC" w:rsidRDefault="00257618" w:rsidP="00E17661">
      <w:pPr>
        <w:pStyle w:val="GraphicAnchorStep"/>
      </w:pPr>
      <w:r>
        <w:rPr>
          <w:noProof/>
        </w:rPr>
        <w:drawing>
          <wp:inline distT="0" distB="0" distL="0" distR="0">
            <wp:extent cx="2654935" cy="1256030"/>
            <wp:effectExtent l="19050" t="19050" r="12065" b="20320"/>
            <wp:docPr id="13"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2"/>
                    <a:srcRect/>
                    <a:stretch>
                      <a:fillRect/>
                    </a:stretch>
                  </pic:blipFill>
                  <pic:spPr bwMode="auto">
                    <a:xfrm>
                      <a:off x="0" y="0"/>
                      <a:ext cx="2654935" cy="1256030"/>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bookmarkStart w:id="1067" w:name="_Ref213726714"/>
      <w:r>
        <w:t>Figure</w:t>
      </w:r>
      <w:r w:rsidR="00E17661">
        <w:t xml:space="preserve"> </w:t>
      </w:r>
      <w:fldSimple w:instr=" STYLEREF 1 \s ">
        <w:r w:rsidR="00E92FAF">
          <w:rPr>
            <w:noProof/>
          </w:rPr>
          <w:t>3</w:t>
        </w:r>
      </w:fldSimple>
      <w:r w:rsidR="002F0542">
        <w:noBreakHyphen/>
      </w:r>
      <w:fldSimple w:instr=" SEQ Figure \* ARABIC \s 1 ">
        <w:r w:rsidR="00E92FAF">
          <w:rPr>
            <w:noProof/>
          </w:rPr>
          <w:t>7</w:t>
        </w:r>
      </w:fldSimple>
      <w:bookmarkEnd w:id="1067"/>
      <w:r w:rsidR="00E17661">
        <w:t xml:space="preserve"> Role Links section of the Home page</w:t>
      </w:r>
    </w:p>
    <w:p w:rsidR="00E17661" w:rsidRDefault="00E17661" w:rsidP="00E17661">
      <w:pPr>
        <w:pStyle w:val="ListNumber"/>
      </w:pPr>
      <w:r>
        <w:t xml:space="preserve">In the Search Criteria box that appears, enter the necessary </w:t>
      </w:r>
      <w:r w:rsidR="00FB27BC">
        <w:t>search criteria</w:t>
      </w:r>
      <w:r w:rsidR="008B318A">
        <w:t xml:space="preserve">. </w:t>
      </w:r>
      <w:r w:rsidR="00FB27BC">
        <w:t>Use the</w:t>
      </w:r>
      <w:r>
        <w:t xml:space="preserve"> asterisk </w:t>
      </w:r>
      <w:r w:rsidR="00FB27BC">
        <w:t xml:space="preserve"> </w:t>
      </w:r>
      <w:r>
        <w:t>(</w:t>
      </w:r>
      <w:r w:rsidR="00FB27BC">
        <w:t>*</w:t>
      </w:r>
      <w:r>
        <w:t>) as a wildcard character.</w:t>
      </w:r>
      <w:r w:rsidR="00FB27BC">
        <w:t xml:space="preserve">  </w:t>
      </w:r>
      <w:r w:rsidR="008C29D3">
        <w:t>Searches are not case-sensitive.</w:t>
      </w:r>
    </w:p>
    <w:p w:rsidR="00FB27BC" w:rsidRDefault="00257618" w:rsidP="00E17661">
      <w:pPr>
        <w:pStyle w:val="GraphicAnchorStep"/>
      </w:pPr>
      <w:r>
        <w:rPr>
          <w:noProof/>
        </w:rPr>
        <w:drawing>
          <wp:inline distT="0" distB="0" distL="0" distR="0">
            <wp:extent cx="5475605" cy="661035"/>
            <wp:effectExtent l="19050" t="19050" r="10795" b="24765"/>
            <wp:docPr id="14"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3"/>
                    <a:srcRect/>
                    <a:stretch>
                      <a:fillRect/>
                    </a:stretch>
                  </pic:blipFill>
                  <pic:spPr bwMode="auto">
                    <a:xfrm>
                      <a:off x="0" y="0"/>
                      <a:ext cx="5475605" cy="661035"/>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8</w:t>
        </w:r>
      </w:fldSimple>
      <w:r w:rsidR="00E17661">
        <w:t xml:space="preserve"> Search for Role text box</w:t>
      </w:r>
    </w:p>
    <w:p w:rsidR="00E17661" w:rsidRDefault="00E17661" w:rsidP="00E17661">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or any other role beginning with “Role”</w:t>
      </w:r>
      <w:r w:rsidR="008B318A">
        <w:t xml:space="preserve">. </w:t>
      </w:r>
      <w:r>
        <w:t xml:space="preserve">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E17661" w:rsidRDefault="00E17661" w:rsidP="00E17661">
      <w:pPr>
        <w:pStyle w:val="ListNumber"/>
      </w:pPr>
      <w:r>
        <w:t xml:space="preserve">Click </w:t>
      </w:r>
      <w:r w:rsidRPr="00E17661">
        <w:rPr>
          <w:rStyle w:val="Bold"/>
        </w:rPr>
        <w:t>Search</w:t>
      </w:r>
      <w:r>
        <w:t xml:space="preserve"> to search for matching results.  </w:t>
      </w:r>
    </w:p>
    <w:p w:rsidR="00E17661" w:rsidRDefault="00E17661" w:rsidP="00E17661">
      <w:pPr>
        <w:pStyle w:val="BodyTextIndent"/>
      </w:pPr>
      <w:r>
        <w:t xml:space="preserve">The </w:t>
      </w:r>
      <w:r w:rsidRPr="00E9539E">
        <w:rPr>
          <w:rStyle w:val="Bold"/>
        </w:rPr>
        <w:t>Back</w:t>
      </w:r>
      <w:r>
        <w:t xml:space="preserve"> button returns you to the previous page (in this instance, the Home page)</w:t>
      </w:r>
      <w:r w:rsidR="008B318A">
        <w:t xml:space="preserve">. </w:t>
      </w:r>
      <w:r>
        <w:t xml:space="preserve">The </w:t>
      </w:r>
      <w:r w:rsidRPr="00E9539E">
        <w:rPr>
          <w:rStyle w:val="Bold"/>
        </w:rPr>
        <w:t>Reset</w:t>
      </w:r>
      <w:r>
        <w:t xml:space="preserve"> button clears the data from the search form. </w:t>
      </w:r>
    </w:p>
    <w:p w:rsidR="00E17661" w:rsidRPr="00E17661" w:rsidRDefault="00E17661" w:rsidP="00E17661">
      <w:pPr>
        <w:pStyle w:val="BodyText"/>
      </w:pPr>
    </w:p>
    <w:p w:rsidR="00E17661" w:rsidRDefault="00E17661" w:rsidP="00E17661">
      <w:pPr>
        <w:pStyle w:val="BodyTextIndent"/>
      </w:pPr>
      <w:r>
        <w:lastRenderedPageBreak/>
        <w:t>When the search has completed, the</w:t>
      </w:r>
      <w:r w:rsidR="00FB27BC">
        <w:t xml:space="preserve"> s</w:t>
      </w:r>
      <w:r>
        <w:t>ystem returns a list of elements matching the criteria you entered</w:t>
      </w:r>
      <w:r w:rsidR="00FB27BC">
        <w:t>. The results are sorted alphabetically</w:t>
      </w:r>
      <w:r>
        <w:t>.</w:t>
      </w:r>
      <w:r w:rsidR="00FB27BC">
        <w:t xml:space="preserve">  </w:t>
      </w:r>
    </w:p>
    <w:p w:rsidR="00FB27BC" w:rsidRDefault="00257618" w:rsidP="00E17661">
      <w:pPr>
        <w:pStyle w:val="GraphicAnchorStep"/>
      </w:pPr>
      <w:r>
        <w:rPr>
          <w:noProof/>
        </w:rPr>
        <w:drawing>
          <wp:inline distT="0" distB="0" distL="0" distR="0">
            <wp:extent cx="4561205" cy="980440"/>
            <wp:effectExtent l="19050" t="19050" r="10795" b="10160"/>
            <wp:docPr id="15"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4"/>
                    <a:srcRect/>
                    <a:stretch>
                      <a:fillRect/>
                    </a:stretch>
                  </pic:blipFill>
                  <pic:spPr bwMode="auto">
                    <a:xfrm>
                      <a:off x="0" y="0"/>
                      <a:ext cx="4561205" cy="980440"/>
                    </a:xfrm>
                    <a:prstGeom prst="rect">
                      <a:avLst/>
                    </a:prstGeom>
                    <a:noFill/>
                    <a:ln w="12700" cmpd="sng">
                      <a:solidFill>
                        <a:srgbClr val="000000"/>
                      </a:solidFill>
                      <a:miter lim="800000"/>
                      <a:headEnd/>
                      <a:tailEnd/>
                    </a:ln>
                    <a:effectLst/>
                  </pic:spPr>
                </pic:pic>
              </a:graphicData>
            </a:graphic>
          </wp:inline>
        </w:drawing>
      </w:r>
    </w:p>
    <w:p w:rsidR="00FB27BC"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9</w:t>
        </w:r>
      </w:fldSimple>
      <w:r w:rsidR="00E17661">
        <w:t xml:space="preserve"> Search Results for Role element search</w:t>
      </w:r>
    </w:p>
    <w:p w:rsidR="00FB27BC" w:rsidRDefault="00E17661" w:rsidP="00E17661">
      <w:pPr>
        <w:pStyle w:val="ListNumber"/>
      </w:pPr>
      <w:r>
        <w:t xml:space="preserve">If the element you want appears in the list, select the radio button of that element and then click </w:t>
      </w:r>
      <w:r w:rsidRPr="00E17661">
        <w:rPr>
          <w:rStyle w:val="Bold"/>
        </w:rPr>
        <w:t>View Details</w:t>
      </w:r>
      <w:r>
        <w:t xml:space="preserve"> (located below the search results table). </w:t>
      </w:r>
      <w:r w:rsidR="00FB27BC">
        <w:t xml:space="preserve">You can select </w:t>
      </w:r>
      <w:r>
        <w:t xml:space="preserve">only </w:t>
      </w:r>
      <w:r w:rsidR="00FB27BC">
        <w:t>one element at a time to view.</w:t>
      </w:r>
      <w:r>
        <w:t xml:space="preserve">  </w:t>
      </w:r>
    </w:p>
    <w:p w:rsidR="00FB27BC" w:rsidRDefault="00FB27BC" w:rsidP="00E17661">
      <w:pPr>
        <w:pStyle w:val="GraphicAnchorStep"/>
      </w:pPr>
      <w:r>
        <w:t xml:space="preserve"> </w:t>
      </w:r>
      <w:r w:rsidR="00257618">
        <w:rPr>
          <w:rFonts w:cs="Arial"/>
          <w:noProof/>
        </w:rPr>
        <w:drawing>
          <wp:inline distT="0" distB="0" distL="0" distR="0">
            <wp:extent cx="3657600" cy="286385"/>
            <wp:effectExtent l="19050" t="19050" r="19050" b="18415"/>
            <wp:docPr id="16"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5"/>
                    <a:srcRect/>
                    <a:stretch>
                      <a:fillRect/>
                    </a:stretch>
                  </pic:blipFill>
                  <pic:spPr bwMode="auto">
                    <a:xfrm>
                      <a:off x="0" y="0"/>
                      <a:ext cx="3657600" cy="286385"/>
                    </a:xfrm>
                    <a:prstGeom prst="rect">
                      <a:avLst/>
                    </a:prstGeom>
                    <a:noFill/>
                    <a:ln w="12700" cmpd="sng">
                      <a:solidFill>
                        <a:srgbClr val="000000"/>
                      </a:solidFill>
                      <a:miter lim="800000"/>
                      <a:headEnd/>
                      <a:tailEnd/>
                    </a:ln>
                    <a:effectLst/>
                  </pic:spPr>
                </pic:pic>
              </a:graphicData>
            </a:graphic>
          </wp:inline>
        </w:drawing>
      </w:r>
    </w:p>
    <w:p w:rsidR="00E17661" w:rsidRDefault="002A3C9A" w:rsidP="00E17661">
      <w:pPr>
        <w:pStyle w:val="CaptionIndent"/>
      </w:pPr>
      <w:r>
        <w:t>Figure</w:t>
      </w:r>
      <w:r w:rsidR="00E17661">
        <w:t xml:space="preserve"> </w:t>
      </w:r>
      <w:fldSimple w:instr=" STYLEREF 1 \s ">
        <w:r w:rsidR="00E92FAF">
          <w:rPr>
            <w:noProof/>
          </w:rPr>
          <w:t>3</w:t>
        </w:r>
      </w:fldSimple>
      <w:r w:rsidR="002F0542">
        <w:noBreakHyphen/>
      </w:r>
      <w:fldSimple w:instr=" SEQ Figure \* ARABIC \s 1 ">
        <w:r w:rsidR="00E92FAF">
          <w:rPr>
            <w:noProof/>
          </w:rPr>
          <w:t>10</w:t>
        </w:r>
      </w:fldSimple>
      <w:r w:rsidR="00E17661">
        <w:t xml:space="preserve"> Element with radio button selected</w:t>
      </w:r>
    </w:p>
    <w:p w:rsidR="00FB27BC" w:rsidRDefault="00E17661" w:rsidP="00EC6286">
      <w:pPr>
        <w:pStyle w:val="BodyTextIndent"/>
      </w:pPr>
      <w:r>
        <w:t xml:space="preserve">If the element you want does NOT appear, click </w:t>
      </w:r>
      <w:r w:rsidRPr="00E17661">
        <w:rPr>
          <w:rStyle w:val="Bold"/>
        </w:rPr>
        <w:t>Back</w:t>
      </w:r>
      <w:r>
        <w:t xml:space="preserve"> to return to the Search Criteria page and alter your search.</w:t>
      </w:r>
      <w:r w:rsidR="00EC6286">
        <w:t xml:space="preserve"> If you cannot find the element you are looking for, it may not reside in the system.</w:t>
      </w:r>
    </w:p>
    <w:p w:rsidR="00FB27BC" w:rsidRDefault="000A2D5B" w:rsidP="00FB27BC">
      <w:pPr>
        <w:pStyle w:val="BodyText"/>
      </w:pPr>
      <w:r>
        <w:t>Once t</w:t>
      </w:r>
      <w:r w:rsidR="00E17661">
        <w:t xml:space="preserve">he </w:t>
      </w:r>
      <w:r w:rsidR="002777AC">
        <w:t>Details page</w:t>
      </w:r>
      <w:r w:rsidR="00E17661">
        <w:t xml:space="preserve"> of the selected element appear</w:t>
      </w:r>
      <w:r w:rsidR="002777AC">
        <w:t>s</w:t>
      </w:r>
      <w:r>
        <w:t>, you can</w:t>
      </w:r>
      <w:r w:rsidR="002777AC">
        <w:t xml:space="preserve"> use the fields to </w:t>
      </w:r>
      <w:r>
        <w:t>update that information</w:t>
      </w:r>
      <w:r w:rsidR="002777AC">
        <w:t>,</w:t>
      </w:r>
      <w:r>
        <w:t xml:space="preserve"> </w:t>
      </w:r>
      <w:r w:rsidR="002777AC">
        <w:t xml:space="preserve">or select to delete the element entirely </w:t>
      </w:r>
      <w:r>
        <w:t xml:space="preserve">if </w:t>
      </w:r>
      <w:r w:rsidR="002777AC">
        <w:t>appropriate</w:t>
      </w:r>
      <w:r w:rsidR="00E17661">
        <w:t xml:space="preserve">. See the </w:t>
      </w:r>
      <w:r>
        <w:t xml:space="preserve">next section </w:t>
      </w:r>
      <w:r w:rsidR="00E17661">
        <w:t xml:space="preserve">on updating elements </w:t>
      </w:r>
      <w:r w:rsidR="002777AC">
        <w:t xml:space="preserve">or the following section on deleting elements </w:t>
      </w:r>
      <w:r w:rsidR="00E17661">
        <w:t xml:space="preserve">for </w:t>
      </w:r>
      <w:r>
        <w:t xml:space="preserve">more </w:t>
      </w:r>
      <w:r w:rsidR="00E17661">
        <w:t>information</w:t>
      </w:r>
      <w:r w:rsidR="002777AC">
        <w:t xml:space="preserve"> as needed.</w:t>
      </w:r>
    </w:p>
    <w:p w:rsidR="00FB27BC" w:rsidRDefault="00FB27BC" w:rsidP="00FB27BC">
      <w:pPr>
        <w:pStyle w:val="BodyText"/>
      </w:pPr>
      <w:r>
        <w:t>If the search results in no matches, the system displays an error</w:t>
      </w:r>
      <w:r w:rsidR="00E17661">
        <w:t xml:space="preserve"> message</w:t>
      </w:r>
      <w:r>
        <w:t xml:space="preserve"> indicating there are no matches</w:t>
      </w:r>
      <w:r w:rsidR="008B318A">
        <w:t xml:space="preserve">. </w:t>
      </w:r>
      <w:r>
        <w:t>Modify the search criteria</w:t>
      </w:r>
      <w:r w:rsidR="00E17661">
        <w:t>,</w:t>
      </w:r>
      <w:r>
        <w:t xml:space="preserve"> and repeat until the intended results appear.</w:t>
      </w:r>
    </w:p>
    <w:p w:rsidR="00FB27BC" w:rsidRDefault="00FB27BC" w:rsidP="00FB27BC">
      <w:pPr>
        <w:pStyle w:val="Heading3"/>
      </w:pPr>
      <w:bookmarkStart w:id="1068" w:name="_Toc238804862"/>
      <w:r>
        <w:t>Update</w:t>
      </w:r>
      <w:r w:rsidR="000A2D5B">
        <w:t xml:space="preserve"> Elements</w:t>
      </w:r>
      <w:bookmarkEnd w:id="1068"/>
    </w:p>
    <w:p w:rsidR="000A2D5B" w:rsidRDefault="000A2D5B" w:rsidP="004E6839">
      <w:pPr>
        <w:pStyle w:val="BodyText"/>
      </w:pPr>
      <w:r>
        <w:t>After you have searched for and selected to view the details of an element, if necessary you can make changes to the details and update the element’s information in the database.</w:t>
      </w:r>
      <w:r w:rsidR="000849BE" w:rsidRPr="000849BE">
        <w:t xml:space="preserve"> </w:t>
      </w:r>
      <w:r w:rsidR="00F228E8">
        <w:fldChar w:fldCharType="begin"/>
      </w:r>
      <w:r w:rsidR="000849BE">
        <w:instrText xml:space="preserve"> XE "update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w:instrText>
      </w:r>
      <w:r w:rsidR="00660D81">
        <w:instrText>XE “</w:instrText>
      </w:r>
      <w:r w:rsidR="000849BE">
        <w:instrText>modify</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modify</w:instrText>
      </w:r>
      <w:r w:rsidR="000849BE" w:rsidRPr="007B1D66">
        <w:instrText xml:space="preserve"> element</w:instrText>
      </w:r>
      <w:r w:rsidR="000849BE">
        <w:instrText xml:space="preserve">" </w:instrText>
      </w:r>
      <w:r w:rsidR="00F228E8">
        <w:fldChar w:fldCharType="end"/>
      </w:r>
    </w:p>
    <w:p w:rsidR="000A2D5B" w:rsidRDefault="000A2D5B" w:rsidP="000A2D5B">
      <w:pPr>
        <w:pStyle w:val="BodyText"/>
      </w:pPr>
      <w:r>
        <w:t xml:space="preserve">The same basic steps can be followed to update the details of any element. Use the procedure provided below as a guide. These particular instructions update an existing Protection element. </w:t>
      </w:r>
    </w:p>
    <w:p w:rsidR="000A2D5B" w:rsidRPr="000A2D5B" w:rsidRDefault="000A2D5B" w:rsidP="004E6839">
      <w:pPr>
        <w:pStyle w:val="BodyText"/>
        <w:rPr>
          <w:rStyle w:val="Bold"/>
        </w:rPr>
      </w:pPr>
      <w:r w:rsidRPr="000A2D5B">
        <w:rPr>
          <w:rStyle w:val="Bold"/>
        </w:rPr>
        <w:t>To update an existing element:</w:t>
      </w:r>
    </w:p>
    <w:p w:rsidR="004E6839" w:rsidRDefault="000A2D5B" w:rsidP="00CD44FB">
      <w:pPr>
        <w:pStyle w:val="ListNumber"/>
        <w:numPr>
          <w:ilvl w:val="0"/>
          <w:numId w:val="88"/>
        </w:numPr>
      </w:pPr>
      <w:r>
        <w:t xml:space="preserve">Using the search and select procedure provided above, open the details page for the element. </w:t>
      </w:r>
    </w:p>
    <w:p w:rsidR="004E6839" w:rsidRDefault="004E6839" w:rsidP="000A2D5B">
      <w:pPr>
        <w:pStyle w:val="GraphicAnchorStep"/>
      </w:pPr>
      <w:r>
        <w:lastRenderedPageBreak/>
        <w:t xml:space="preserve"> </w:t>
      </w:r>
      <w:r w:rsidR="00257618">
        <w:rPr>
          <w:rFonts w:cs="Arial"/>
          <w:noProof/>
        </w:rPr>
        <w:drawing>
          <wp:inline distT="0" distB="0" distL="0" distR="0">
            <wp:extent cx="4671060" cy="815340"/>
            <wp:effectExtent l="19050" t="19050" r="15240" b="22860"/>
            <wp:docPr id="17"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6"/>
                    <a:srcRect/>
                    <a:stretch>
                      <a:fillRect/>
                    </a:stretch>
                  </pic:blipFill>
                  <pic:spPr bwMode="auto">
                    <a:xfrm>
                      <a:off x="0" y="0"/>
                      <a:ext cx="4671060" cy="815340"/>
                    </a:xfrm>
                    <a:prstGeom prst="rect">
                      <a:avLst/>
                    </a:prstGeom>
                    <a:noFill/>
                    <a:ln w="12700" cmpd="sng">
                      <a:solidFill>
                        <a:srgbClr val="000000"/>
                      </a:solidFill>
                      <a:miter lim="800000"/>
                      <a:headEnd/>
                      <a:tailEnd/>
                    </a:ln>
                    <a:effectLst/>
                  </pic:spPr>
                </pic:pic>
              </a:graphicData>
            </a:graphic>
          </wp:inline>
        </w:drawing>
      </w:r>
    </w:p>
    <w:p w:rsidR="000A2D5B" w:rsidRDefault="002A3C9A" w:rsidP="000A2D5B">
      <w:pPr>
        <w:pStyle w:val="CaptionIndent"/>
      </w:pPr>
      <w:r>
        <w:t>Figure</w:t>
      </w:r>
      <w:r w:rsidR="000A2D5B">
        <w:t xml:space="preserve"> </w:t>
      </w:r>
      <w:fldSimple w:instr=" STYLEREF 1 \s ">
        <w:r w:rsidR="00E92FAF">
          <w:rPr>
            <w:noProof/>
          </w:rPr>
          <w:t>3</w:t>
        </w:r>
      </w:fldSimple>
      <w:r w:rsidR="002F0542">
        <w:noBreakHyphen/>
      </w:r>
      <w:fldSimple w:instr=" SEQ Figure \* ARABIC \s 1 ">
        <w:r w:rsidR="00E92FAF">
          <w:rPr>
            <w:noProof/>
          </w:rPr>
          <w:t>11</w:t>
        </w:r>
      </w:fldSimple>
      <w:r w:rsidR="000A2D5B">
        <w:t xml:space="preserve"> Protection element details</w:t>
      </w:r>
      <w:r w:rsidR="002777AC">
        <w:t xml:space="preserve"> form</w:t>
      </w:r>
    </w:p>
    <w:p w:rsidR="004E6839" w:rsidRDefault="004E6839" w:rsidP="004E6839">
      <w:pPr>
        <w:pStyle w:val="BodyText"/>
      </w:pPr>
      <w:r>
        <w:t xml:space="preserve"> </w:t>
      </w:r>
    </w:p>
    <w:p w:rsidR="004E6839" w:rsidRDefault="002777AC" w:rsidP="002777AC">
      <w:pPr>
        <w:pStyle w:val="ListNumber"/>
      </w:pPr>
      <w:r>
        <w:t>Where necessary, r</w:t>
      </w:r>
      <w:r w:rsidR="004E6839">
        <w:t xml:space="preserve">eplace </w:t>
      </w:r>
      <w:r>
        <w:t xml:space="preserve">the </w:t>
      </w:r>
      <w:r w:rsidR="004E6839">
        <w:t>existing text</w:t>
      </w:r>
      <w:r>
        <w:t xml:space="preserve"> in the details form</w:t>
      </w:r>
      <w:r w:rsidR="004E6839">
        <w:t xml:space="preserve"> and select </w:t>
      </w:r>
      <w:r w:rsidR="004E6839" w:rsidRPr="002777AC">
        <w:rPr>
          <w:rStyle w:val="Bold"/>
        </w:rPr>
        <w:t>Update</w:t>
      </w:r>
      <w:r w:rsidR="004E6839">
        <w:t>.</w:t>
      </w:r>
    </w:p>
    <w:p w:rsidR="004E6839" w:rsidRDefault="004E6839" w:rsidP="002777AC">
      <w:pPr>
        <w:pStyle w:val="GraphicAnchorStep"/>
      </w:pPr>
      <w:r>
        <w:t xml:space="preserve"> </w:t>
      </w:r>
      <w:r w:rsidR="00257618">
        <w:rPr>
          <w:rFonts w:cs="Arial"/>
          <w:noProof/>
        </w:rPr>
        <w:drawing>
          <wp:inline distT="0" distB="0" distL="0" distR="0">
            <wp:extent cx="4648835" cy="793115"/>
            <wp:effectExtent l="19050" t="19050" r="18415" b="26035"/>
            <wp:docPr id="18"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47"/>
                    <a:srcRect/>
                    <a:stretch>
                      <a:fillRect/>
                    </a:stretch>
                  </pic:blipFill>
                  <pic:spPr bwMode="auto">
                    <a:xfrm>
                      <a:off x="0" y="0"/>
                      <a:ext cx="4648835" cy="793115"/>
                    </a:xfrm>
                    <a:prstGeom prst="rect">
                      <a:avLst/>
                    </a:prstGeom>
                    <a:noFill/>
                    <a:ln w="12700" cmpd="sng">
                      <a:solidFill>
                        <a:srgbClr val="000000"/>
                      </a:solidFill>
                      <a:miter lim="800000"/>
                      <a:headEnd/>
                      <a:tailEnd/>
                    </a:ln>
                    <a:effectLst/>
                  </pic:spPr>
                </pic:pic>
              </a:graphicData>
            </a:graphic>
          </wp:inline>
        </w:drawing>
      </w:r>
    </w:p>
    <w:p w:rsidR="002777AC" w:rsidRDefault="002A3C9A" w:rsidP="002777AC">
      <w:pPr>
        <w:pStyle w:val="CaptionIndent"/>
      </w:pPr>
      <w:r>
        <w:t>Figure</w:t>
      </w:r>
      <w:r w:rsidR="002777AC">
        <w:t xml:space="preserve"> </w:t>
      </w:r>
      <w:fldSimple w:instr=" STYLEREF 1 \s ">
        <w:r w:rsidR="00E92FAF">
          <w:rPr>
            <w:noProof/>
          </w:rPr>
          <w:t>3</w:t>
        </w:r>
      </w:fldSimple>
      <w:r w:rsidR="002F0542">
        <w:noBreakHyphen/>
      </w:r>
      <w:fldSimple w:instr=" SEQ Figure \* ARABIC \s 1 ">
        <w:r w:rsidR="00E92FAF">
          <w:rPr>
            <w:noProof/>
          </w:rPr>
          <w:t>12</w:t>
        </w:r>
      </w:fldSimple>
      <w:r w:rsidR="002777AC">
        <w:t xml:space="preserve"> Details form with new description text</w:t>
      </w:r>
    </w:p>
    <w:p w:rsidR="004E6839" w:rsidRDefault="004E6839" w:rsidP="004E6839">
      <w:pPr>
        <w:pStyle w:val="BodyText"/>
      </w:pPr>
      <w:r>
        <w:t xml:space="preserve">Upon a successful update, the system displays </w:t>
      </w:r>
      <w:r w:rsidRPr="002777AC">
        <w:rPr>
          <w:rStyle w:val="Bold"/>
        </w:rPr>
        <w:t>Update Successful</w:t>
      </w:r>
      <w:r>
        <w:t xml:space="preserve"> just below the menu and </w:t>
      </w:r>
      <w:r w:rsidR="002777AC">
        <w:t>above</w:t>
      </w:r>
      <w:r>
        <w:t xml:space="preserve"> the text.</w:t>
      </w:r>
    </w:p>
    <w:p w:rsidR="004E6839" w:rsidRDefault="002777AC" w:rsidP="004E6839">
      <w:pPr>
        <w:pStyle w:val="BodyText"/>
      </w:pPr>
      <w:r>
        <w:t>Whenever updates are made, t</w:t>
      </w:r>
      <w:r w:rsidR="004E6839">
        <w:t xml:space="preserve">he </w:t>
      </w:r>
      <w:r>
        <w:t xml:space="preserve">UPT </w:t>
      </w:r>
      <w:r w:rsidR="004E6839">
        <w:t>performs basic data validation, including</w:t>
      </w:r>
      <w:r>
        <w:t xml:space="preserve"> checks for field lengths and formats.</w:t>
      </w:r>
      <w:r w:rsidR="004E6839">
        <w:t xml:space="preserve"> The systems also check</w:t>
      </w:r>
      <w:r>
        <w:t>s</w:t>
      </w:r>
      <w:r w:rsidR="004E6839">
        <w:t xml:space="preserve"> for duplicates</w:t>
      </w:r>
      <w:r>
        <w:t xml:space="preserve">, preventing you from </w:t>
      </w:r>
      <w:r w:rsidR="004E6839">
        <w:t>changing the element name to one that already exists.</w:t>
      </w:r>
      <w:r>
        <w:t xml:space="preserve"> If any of the validation checks fail, you will receive an error message explaining the problem.</w:t>
      </w:r>
      <w:r w:rsidR="004E6839">
        <w:t xml:space="preserve"> See </w:t>
      </w:r>
      <w:fldSimple w:instr=" REF _Ref213728708 \h  \* MERGEFORMAT ">
        <w:r w:rsidR="00E92FAF" w:rsidRPr="00E92FAF">
          <w:rPr>
            <w:i/>
            <w:color w:val="0000FF"/>
          </w:rPr>
          <w:t>Example Error Messages</w:t>
        </w:r>
      </w:fldSimple>
      <w:r>
        <w:t xml:space="preserve"> </w:t>
      </w:r>
      <w:r w:rsidR="00F228E8">
        <w:fldChar w:fldCharType="begin"/>
      </w:r>
      <w:r>
        <w:instrText xml:space="preserve"> REF _Ref213728708 \p \h </w:instrText>
      </w:r>
      <w:r w:rsidR="00F228E8">
        <w:fldChar w:fldCharType="separate"/>
      </w:r>
      <w:r w:rsidR="00E92FAF">
        <w:t>above</w:t>
      </w:r>
      <w:r w:rsidR="00F228E8">
        <w:fldChar w:fldCharType="end"/>
      </w:r>
      <w:r w:rsidR="004E6839">
        <w:t xml:space="preserve"> for </w:t>
      </w:r>
      <w:r>
        <w:t>examples of these messages.</w:t>
      </w:r>
    </w:p>
    <w:p w:rsidR="00FB27BC" w:rsidRDefault="004E6839" w:rsidP="004E6839">
      <w:pPr>
        <w:pStyle w:val="Heading3"/>
      </w:pPr>
      <w:bookmarkStart w:id="1069" w:name="_Toc238804863"/>
      <w:r>
        <w:t>Delet</w:t>
      </w:r>
      <w:r w:rsidR="002777AC">
        <w:t>ing an Existing Element</w:t>
      </w:r>
      <w:bookmarkEnd w:id="1069"/>
    </w:p>
    <w:p w:rsidR="002777AC" w:rsidRDefault="002777AC" w:rsidP="002777AC">
      <w:pPr>
        <w:pStyle w:val="BodyText"/>
      </w:pPr>
      <w:r>
        <w:t>After you have searched for and selected to view the details of an element, if necessary you can select to delete the element from the database.</w:t>
      </w:r>
      <w:r w:rsidR="000849BE" w:rsidRPr="000849BE">
        <w:t xml:space="preserve"> </w:t>
      </w:r>
      <w:r w:rsidR="00F228E8">
        <w:fldChar w:fldCharType="begin"/>
      </w:r>
      <w:r w:rsidR="000849BE">
        <w:instrText xml:space="preserve"> XE "delete</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"delete</w:instrText>
      </w:r>
      <w:r w:rsidR="000849BE" w:rsidRPr="00F62D05">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delete</w:instrText>
      </w:r>
      <w:r w:rsidR="000849BE" w:rsidRPr="007B1D66">
        <w:instrText xml:space="preserve"> element</w:instrText>
      </w:r>
      <w:r w:rsidR="000849BE">
        <w:instrText xml:space="preserve">" </w:instrText>
      </w:r>
      <w:r w:rsidR="00F228E8">
        <w:fldChar w:fldCharType="end"/>
      </w:r>
    </w:p>
    <w:p w:rsidR="002777AC" w:rsidRDefault="002777AC" w:rsidP="002777AC">
      <w:pPr>
        <w:pStyle w:val="BodyText"/>
      </w:pPr>
      <w:r>
        <w:t xml:space="preserve">The same basic steps can be followed to delete any element. Use the procedure provided below as a guide. These particular instructions delete an existing Group element. </w:t>
      </w:r>
    </w:p>
    <w:p w:rsidR="002777AC" w:rsidRPr="000A2D5B" w:rsidRDefault="002777AC" w:rsidP="00A57346">
      <w:pPr>
        <w:pStyle w:val="BodyText"/>
        <w:keepNext/>
        <w:rPr>
          <w:rStyle w:val="Bold"/>
        </w:rPr>
      </w:pPr>
      <w:r w:rsidRPr="000A2D5B">
        <w:rPr>
          <w:rStyle w:val="Bold"/>
        </w:rPr>
        <w:t>To update an existing element:</w:t>
      </w:r>
    </w:p>
    <w:p w:rsidR="002777AC" w:rsidRDefault="002777AC" w:rsidP="004B6D1D">
      <w:pPr>
        <w:pStyle w:val="ListNumber"/>
        <w:numPr>
          <w:ilvl w:val="0"/>
          <w:numId w:val="61"/>
        </w:numPr>
      </w:pPr>
      <w:r>
        <w:t xml:space="preserve">Using the search and select procedure provided above, open the details page for the element. </w:t>
      </w:r>
    </w:p>
    <w:p w:rsidR="00D12BE8" w:rsidRDefault="00D12BE8" w:rsidP="00D12BE8">
      <w:pPr>
        <w:pStyle w:val="ListNumber"/>
      </w:pPr>
      <w:r>
        <w:t xml:space="preserve">Click the </w:t>
      </w:r>
      <w:r w:rsidRPr="00D12BE8">
        <w:rPr>
          <w:rStyle w:val="Bold"/>
        </w:rPr>
        <w:t>Delete</w:t>
      </w:r>
      <w:r>
        <w:t xml:space="preserve"> button located on the element details screen.</w:t>
      </w:r>
    </w:p>
    <w:p w:rsidR="004E6839" w:rsidRDefault="004E6839" w:rsidP="00D12BE8">
      <w:pPr>
        <w:pStyle w:val="ListNumber"/>
      </w:pPr>
      <w:r>
        <w:t xml:space="preserve">A </w:t>
      </w:r>
      <w:r w:rsidR="00D12BE8">
        <w:t xml:space="preserve">confirmation dialog box appears asking if you are sure </w:t>
      </w:r>
      <w:r>
        <w:t>you want to delete the record</w:t>
      </w:r>
      <w:r w:rsidR="008B318A">
        <w:t xml:space="preserve">. </w:t>
      </w:r>
      <w:r>
        <w:t>Click</w:t>
      </w:r>
      <w:r w:rsidRPr="00D12BE8">
        <w:rPr>
          <w:rStyle w:val="Bold"/>
        </w:rPr>
        <w:t xml:space="preserve"> </w:t>
      </w:r>
      <w:r w:rsidR="00D12BE8" w:rsidRPr="00D12BE8">
        <w:rPr>
          <w:rStyle w:val="Bold"/>
        </w:rPr>
        <w:t xml:space="preserve">OK </w:t>
      </w:r>
      <w:r>
        <w:t xml:space="preserve">to confirm. Clicking </w:t>
      </w:r>
      <w:r w:rsidRPr="00D12BE8">
        <w:rPr>
          <w:rStyle w:val="Bold"/>
        </w:rPr>
        <w:t>Cancel</w:t>
      </w:r>
      <w:r>
        <w:t xml:space="preserve"> negates the operation and returns</w:t>
      </w:r>
      <w:r w:rsidR="00D12BE8">
        <w:t xml:space="preserve"> you</w:t>
      </w:r>
      <w:r>
        <w:t xml:space="preserve"> to the Details screen.</w:t>
      </w:r>
    </w:p>
    <w:p w:rsidR="004E6839" w:rsidRDefault="004E6839" w:rsidP="004E6839">
      <w:pPr>
        <w:pStyle w:val="BodyText"/>
      </w:pPr>
      <w:r>
        <w:t xml:space="preserve">Upon confirming the deletion, the system returns you to the </w:t>
      </w:r>
      <w:r w:rsidR="00D12BE8">
        <w:t>element</w:t>
      </w:r>
      <w:r>
        <w:t xml:space="preserve"> home page and displays </w:t>
      </w:r>
      <w:r w:rsidR="00D12BE8" w:rsidRPr="00D12BE8">
        <w:rPr>
          <w:rStyle w:val="Bold"/>
        </w:rPr>
        <w:t>Delete Successful</w:t>
      </w:r>
      <w:r w:rsidR="00D12BE8">
        <w:t xml:space="preserve"> </w:t>
      </w:r>
      <w:r>
        <w:t xml:space="preserve">in blue text.  </w:t>
      </w:r>
    </w:p>
    <w:p w:rsidR="004E6839" w:rsidRDefault="004E6839" w:rsidP="004E6839">
      <w:pPr>
        <w:pStyle w:val="Heading2"/>
      </w:pPr>
      <w:bookmarkStart w:id="1070" w:name="_Ref213910048"/>
      <w:bookmarkStart w:id="1071" w:name="_Ref213910050"/>
      <w:bookmarkStart w:id="1072" w:name="_Toc238804864"/>
      <w:r>
        <w:t>Assignments and Associations</w:t>
      </w:r>
      <w:bookmarkEnd w:id="1070"/>
      <w:bookmarkEnd w:id="1071"/>
      <w:bookmarkEnd w:id="1072"/>
    </w:p>
    <w:p w:rsidR="0096487B" w:rsidRDefault="004E6839" w:rsidP="004E6839">
      <w:pPr>
        <w:pStyle w:val="BodyText"/>
      </w:pPr>
      <w:r>
        <w:t>The elements Role, Protection Group, and Group are simply collections of other elements – Privileges, Protection Elements, and Users respectively</w:t>
      </w:r>
      <w:r w:rsidR="008B318A">
        <w:t xml:space="preserve">. </w:t>
      </w:r>
      <w:r>
        <w:t xml:space="preserve">Provisioning </w:t>
      </w:r>
      <w:r w:rsidR="00C51E9B">
        <w:t xml:space="preserve">is </w:t>
      </w:r>
      <w:r w:rsidR="00C51E9B">
        <w:lastRenderedPageBreak/>
        <w:t>the process of</w:t>
      </w:r>
      <w:r>
        <w:t xml:space="preserve"> assigning elements to </w:t>
      </w:r>
      <w:r w:rsidR="0096487B">
        <w:t xml:space="preserve">these “grouping” </w:t>
      </w:r>
      <w:r>
        <w:t>eleme</w:t>
      </w:r>
      <w:r w:rsidR="0096487B">
        <w:t xml:space="preserve">nts </w:t>
      </w:r>
      <w:r w:rsidR="00C51E9B">
        <w:t>and</w:t>
      </w:r>
      <w:r w:rsidR="0096487B">
        <w:t xml:space="preserve"> deassigning (removing) elements from a</w:t>
      </w:r>
      <w:r>
        <w:t xml:space="preserve"> </w:t>
      </w:r>
      <w:r w:rsidR="0096487B">
        <w:t xml:space="preserve">grouping </w:t>
      </w:r>
      <w:r>
        <w:t>elemen</w:t>
      </w:r>
      <w:r w:rsidR="005C7B2F">
        <w:t>t</w:t>
      </w:r>
      <w:r>
        <w:t xml:space="preserve">. </w:t>
      </w:r>
      <w:r w:rsidR="00F228E8">
        <w:fldChar w:fldCharType="begin"/>
      </w:r>
      <w:r w:rsidR="000849BE">
        <w:instrText xml:space="preserve"> XE "assign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w:instrText>
      </w:r>
      <w:r w:rsidR="000849BE" w:rsidRPr="00082623">
        <w:instrText>overview:assigning/associating elements</w:instrText>
      </w:r>
      <w:r w:rsidR="000849BE">
        <w:instrText xml:space="preserve">" </w:instrText>
      </w:r>
      <w:r w:rsidR="00F228E8">
        <w:fldChar w:fldCharType="end"/>
      </w:r>
    </w:p>
    <w:p w:rsidR="004E6839" w:rsidRDefault="004E6839" w:rsidP="004E6839">
      <w:pPr>
        <w:pStyle w:val="BodyText"/>
      </w:pPr>
      <w:r>
        <w:t xml:space="preserve">For example, assigning Users to Groups greatly improves the ease </w:t>
      </w:r>
      <w:r w:rsidR="0096487B">
        <w:t xml:space="preserve">with </w:t>
      </w:r>
      <w:r>
        <w:t xml:space="preserve">which </w:t>
      </w:r>
      <w:r w:rsidR="0096487B">
        <w:t xml:space="preserve">an admin </w:t>
      </w:r>
      <w:r>
        <w:t>can provision access rights</w:t>
      </w:r>
      <w:r w:rsidR="008B318A">
        <w:t xml:space="preserve">. </w:t>
      </w:r>
      <w:r>
        <w:t xml:space="preserve">An Admin can instantly assign a role </w:t>
      </w:r>
      <w:r w:rsidR="00C51E9B">
        <w:t>and</w:t>
      </w:r>
      <w:r>
        <w:t xml:space="preserve"> protection group to an entire group of </w:t>
      </w:r>
      <w:r w:rsidR="0096487B">
        <w:t>users</w:t>
      </w:r>
      <w:r>
        <w:t xml:space="preserve"> instead of repeating the same assignment for each individual</w:t>
      </w:r>
      <w:r w:rsidR="0096487B">
        <w:t xml:space="preserve"> user</w:t>
      </w:r>
      <w:r>
        <w:t xml:space="preserve">. </w:t>
      </w:r>
    </w:p>
    <w:p w:rsidR="00C51E9B" w:rsidRDefault="00C51E9B" w:rsidP="004E6839">
      <w:pPr>
        <w:pStyle w:val="BodyText"/>
      </w:pPr>
      <w:r>
        <w:t>The process of assigning and deassigning elements differs, depending on whether you are working from the group element perspective or from the individual element perspective</w:t>
      </w:r>
      <w:r w:rsidR="008B318A">
        <w:t xml:space="preserve">. </w:t>
      </w:r>
      <w:r>
        <w:t>Each of these processes are outlined</w:t>
      </w:r>
      <w:r w:rsidR="00AF1087">
        <w:t xml:space="preserve"> briefly in the sections that follow. S</w:t>
      </w:r>
      <w:r>
        <w:t xml:space="preserve">pecific instructions for assigning each type of element appears in the </w:t>
      </w:r>
      <w:r w:rsidR="00AF1087">
        <w:t xml:space="preserve">detail </w:t>
      </w:r>
      <w:r>
        <w:t>section for administering that element.</w:t>
      </w:r>
      <w:r w:rsidR="000849BE" w:rsidRPr="000849BE">
        <w:t xml:space="preserve"> </w:t>
      </w:r>
      <w:r w:rsidR="00F228E8">
        <w:fldChar w:fldCharType="begin"/>
      </w:r>
      <w:r w:rsidR="000849BE">
        <w:instrText xml:space="preserve"> XE "deassign</w:instrText>
      </w:r>
      <w:r w:rsidR="000849BE" w:rsidRPr="000C7E9B">
        <w:instrText xml:space="preserve"> provisioning element</w:instrText>
      </w:r>
      <w:r w:rsidR="000849BE">
        <w:instrText xml:space="preserve">" </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AF1087" w:rsidRDefault="00AF1087" w:rsidP="00AF1087">
      <w:pPr>
        <w:pStyle w:val="NoteMainbody"/>
      </w:pPr>
      <w:r w:rsidRPr="00AF1087">
        <w:rPr>
          <w:rStyle w:val="Bold"/>
        </w:rPr>
        <w:t>NOTE:</w:t>
      </w:r>
      <w:r>
        <w:t xml:space="preserve"> The buttons that allow for provisioning of elements only appear in Admin Mode; Super Admins cannot do element provisioning</w:t>
      </w:r>
      <w:r w:rsidR="00EC6286">
        <w:t xml:space="preserve">. For more details on the available functionality for each mode, see </w:t>
      </w:r>
      <w:fldSimple w:instr=" REF _Ref214165909 \h  \* MERGEFORMAT ">
        <w:r w:rsidR="00E92FAF" w:rsidRPr="00E92FAF">
          <w:rPr>
            <w:i/>
            <w:color w:val="0000FF"/>
          </w:rPr>
          <w:t>Super Admin Mode</w:t>
        </w:r>
      </w:fldSimple>
      <w:r w:rsidR="00EC6286">
        <w:t xml:space="preserve"> on page </w:t>
      </w:r>
      <w:r w:rsidR="00F228E8">
        <w:fldChar w:fldCharType="begin"/>
      </w:r>
      <w:r w:rsidR="00EC6286">
        <w:instrText xml:space="preserve"> PAGEREF _Ref214165909 \h </w:instrText>
      </w:r>
      <w:r w:rsidR="00F228E8">
        <w:fldChar w:fldCharType="separate"/>
      </w:r>
      <w:r w:rsidR="00E92FAF">
        <w:rPr>
          <w:noProof/>
        </w:rPr>
        <w:t>39</w:t>
      </w:r>
      <w:r w:rsidR="00F228E8">
        <w:fldChar w:fldCharType="end"/>
      </w:r>
      <w:r w:rsidR="00EC6286">
        <w:t xml:space="preserve">, and </w:t>
      </w:r>
      <w:fldSimple w:instr=" REF _Ref214165919 \h  \* MERGEFORMAT ">
        <w:r w:rsidR="00E92FAF" w:rsidRPr="00E92FAF">
          <w:rPr>
            <w:i/>
            <w:color w:val="0000FF"/>
          </w:rPr>
          <w:t>Admin Mode</w:t>
        </w:r>
      </w:fldSimple>
      <w:r w:rsidR="00EC6286">
        <w:t xml:space="preserve"> on page </w:t>
      </w:r>
      <w:r w:rsidR="00F228E8">
        <w:fldChar w:fldCharType="begin"/>
      </w:r>
      <w:r w:rsidR="00EC6286">
        <w:instrText xml:space="preserve"> PAGEREF _Ref214165919 \h </w:instrText>
      </w:r>
      <w:r w:rsidR="00F228E8">
        <w:fldChar w:fldCharType="separate"/>
      </w:r>
      <w:r w:rsidR="00E92FAF">
        <w:rPr>
          <w:noProof/>
        </w:rPr>
        <w:t>47</w:t>
      </w:r>
      <w:r w:rsidR="00F228E8">
        <w:fldChar w:fldCharType="end"/>
      </w:r>
      <w:r w:rsidR="00EC6286">
        <w:t>.</w:t>
      </w:r>
    </w:p>
    <w:p w:rsidR="00AF1087" w:rsidRDefault="00AF1087" w:rsidP="00AF1087">
      <w:pPr>
        <w:pStyle w:val="Heading3"/>
      </w:pPr>
      <w:bookmarkStart w:id="1073" w:name="_Toc238804865"/>
      <w:r>
        <w:t xml:space="preserve">Assigning or Deassigning </w:t>
      </w:r>
      <w:r w:rsidR="001D2312">
        <w:t xml:space="preserve">Elements - </w:t>
      </w:r>
      <w:r>
        <w:t>Individual to Group</w:t>
      </w:r>
      <w:bookmarkEnd w:id="1073"/>
      <w:r>
        <w:t xml:space="preserve"> </w:t>
      </w:r>
    </w:p>
    <w:p w:rsidR="00AF1087" w:rsidRDefault="00AF1087" w:rsidP="00AF1087">
      <w:pPr>
        <w:pStyle w:val="BodyText"/>
      </w:pPr>
      <w:r>
        <w:t xml:space="preserve">If you logged into Admin Mode and are working with an individual element (user, protection element, or privilege), you will notice a series of buttons on the Details page for the element that looks something like </w:t>
      </w:r>
      <w:r w:rsidR="00F228E8">
        <w:fldChar w:fldCharType="begin"/>
      </w:r>
      <w:r>
        <w:instrText xml:space="preserve"> REF _Ref213905657 \h </w:instrText>
      </w:r>
      <w:r w:rsidR="00F228E8">
        <w:fldChar w:fldCharType="separate"/>
      </w:r>
      <w:r w:rsidR="00E92FAF">
        <w:t xml:space="preserve">Figure </w:t>
      </w:r>
      <w:r w:rsidR="00E92FAF">
        <w:rPr>
          <w:noProof/>
        </w:rPr>
        <w:t>3</w:t>
      </w:r>
      <w:r w:rsidR="00E92FAF">
        <w:noBreakHyphen/>
      </w:r>
      <w:r w:rsidR="00E92FAF">
        <w:rPr>
          <w:noProof/>
        </w:rPr>
        <w:t>13</w:t>
      </w:r>
      <w:r w:rsidR="00F228E8">
        <w:fldChar w:fldCharType="end"/>
      </w:r>
      <w:r>
        <w:t xml:space="preserve"> below:</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p>
    <w:p w:rsidR="00AF1087" w:rsidRDefault="00257618" w:rsidP="00BD0C65">
      <w:pPr>
        <w:pStyle w:val="GraphicAnchorMain"/>
        <w:rPr>
          <w:noProof/>
        </w:rPr>
      </w:pPr>
      <w:r>
        <w:rPr>
          <w:noProof/>
        </w:rPr>
        <w:drawing>
          <wp:inline distT="0" distB="0" distL="0" distR="0">
            <wp:extent cx="5916295" cy="253365"/>
            <wp:effectExtent l="19050" t="0" r="8255" b="0"/>
            <wp:docPr id="1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8"/>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AF1087" w:rsidRDefault="00AF1087" w:rsidP="00AF1087">
      <w:pPr>
        <w:pStyle w:val="Caption"/>
      </w:pPr>
      <w:bookmarkStart w:id="1074" w:name="_Ref213905657"/>
      <w:r>
        <w:t xml:space="preserve">Figure </w:t>
      </w:r>
      <w:fldSimple w:instr=" STYLEREF 1 \s ">
        <w:r w:rsidR="00E92FAF">
          <w:rPr>
            <w:noProof/>
          </w:rPr>
          <w:t>3</w:t>
        </w:r>
      </w:fldSimple>
      <w:r w:rsidR="002F0542">
        <w:noBreakHyphen/>
      </w:r>
      <w:fldSimple w:instr=" SEQ Figure \* ARABIC \s 1 ">
        <w:r w:rsidR="00E92FAF">
          <w:rPr>
            <w:noProof/>
          </w:rPr>
          <w:t>13</w:t>
        </w:r>
      </w:fldSimple>
      <w:bookmarkEnd w:id="1074"/>
      <w:r>
        <w:t xml:space="preserve"> User </w:t>
      </w:r>
      <w:r w:rsidR="00BD0C65">
        <w:t xml:space="preserve">Element </w:t>
      </w:r>
      <w:r>
        <w:t>Details option buttons in Admin Mode</w:t>
      </w:r>
    </w:p>
    <w:p w:rsidR="00AF1087" w:rsidRDefault="004823B4" w:rsidP="00AF1087">
      <w:pPr>
        <w:pStyle w:val="BodyText"/>
      </w:pPr>
      <w:r>
        <w:t xml:space="preserve">Depending on the type of element you have open, the </w:t>
      </w:r>
      <w:r w:rsidR="00BD0C65">
        <w:t>button labels</w:t>
      </w:r>
      <w:r>
        <w:t xml:space="preserve"> will vary but </w:t>
      </w:r>
      <w:r w:rsidR="00BD0C65">
        <w:t xml:space="preserve">each functions </w:t>
      </w:r>
      <w:r>
        <w:t>in essentially the same way</w:t>
      </w:r>
      <w:r w:rsidR="008B318A">
        <w:t xml:space="preserve">. </w:t>
      </w:r>
      <w:r>
        <w:t>They allow you to assign or associate other elements (group or individual) to the currently open element.</w:t>
      </w:r>
      <w:r w:rsidR="00F228E8">
        <w:fldChar w:fldCharType="begin"/>
      </w:r>
      <w:r w:rsidR="000849BE">
        <w:instrText xml:space="preserve"> XE "</w:instrText>
      </w:r>
      <w:r w:rsidR="00E84EB7">
        <w:instrText xml:space="preserve">Admin Mode </w:instrText>
      </w:r>
      <w:r w:rsidR="000849BE" w:rsidRPr="00D14057">
        <w:instrText>provisioning buttons</w:instrText>
      </w:r>
      <w:r w:rsidR="000849BE">
        <w:instrText xml:space="preserve">" </w:instrText>
      </w:r>
      <w:r w:rsidR="00F228E8">
        <w:fldChar w:fldCharType="end"/>
      </w:r>
    </w:p>
    <w:p w:rsidR="004823B4" w:rsidRDefault="004823B4" w:rsidP="00AF1087">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w:t>
      </w:r>
      <w:r w:rsidR="008B318A">
        <w:t xml:space="preserve">. </w:t>
      </w:r>
      <w:r>
        <w:t xml:space="preserve">For example, if the currently open element is a Protection Element, the leftmost button reads </w:t>
      </w:r>
      <w:r w:rsidRPr="004823B4">
        <w:rPr>
          <w:rStyle w:val="Bold"/>
        </w:rPr>
        <w:t>Associated PG</w:t>
      </w:r>
      <w:r>
        <w:t>, because a Protection Group is a grouping of Protection Elements</w:t>
      </w:r>
      <w:r w:rsidR="008B318A">
        <w:t xml:space="preserve">. </w:t>
      </w:r>
      <w:r>
        <w:t xml:space="preserve">If the open element is a user element, the button reads </w:t>
      </w:r>
      <w:r w:rsidRPr="004823B4">
        <w:rPr>
          <w:rStyle w:val="Bold"/>
        </w:rPr>
        <w:t>Associated Groups</w:t>
      </w:r>
      <w:r>
        <w:t xml:space="preserve"> as shown above, because a Group is a collection of Users.</w:t>
      </w:r>
    </w:p>
    <w:p w:rsidR="004823B4" w:rsidRDefault="004823B4" w:rsidP="00AF1087">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4823B4" w:rsidRPr="000849BE" w:rsidRDefault="00257618" w:rsidP="004823B4">
      <w:pPr>
        <w:pStyle w:val="GraphicAnchorMainIndent"/>
        <w:rPr>
          <w:noProof/>
        </w:rPr>
      </w:pPr>
      <w:r>
        <w:rPr>
          <w:noProof/>
        </w:rPr>
        <w:lastRenderedPageBreak/>
        <w:drawing>
          <wp:inline distT="0" distB="0" distL="0" distR="0">
            <wp:extent cx="4671060" cy="2930525"/>
            <wp:effectExtent l="19050" t="19050" r="15240" b="22225"/>
            <wp:docPr id="2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49"/>
                    <a:srcRect/>
                    <a:stretch>
                      <a:fillRect/>
                    </a:stretch>
                  </pic:blipFill>
                  <pic:spPr bwMode="auto">
                    <a:xfrm>
                      <a:off x="0" y="0"/>
                      <a:ext cx="4671060" cy="2930525"/>
                    </a:xfrm>
                    <a:prstGeom prst="rect">
                      <a:avLst/>
                    </a:prstGeom>
                    <a:noFill/>
                    <a:ln w="12700" cmpd="sng">
                      <a:solidFill>
                        <a:srgbClr val="000000"/>
                      </a:solidFill>
                      <a:miter lim="800000"/>
                      <a:headEnd/>
                      <a:tailEnd/>
                    </a:ln>
                    <a:effectLst/>
                  </pic:spPr>
                </pic:pic>
              </a:graphicData>
            </a:graphic>
          </wp:inline>
        </w:drawing>
      </w:r>
    </w:p>
    <w:p w:rsidR="004823B4" w:rsidRDefault="004823B4" w:rsidP="004823B4">
      <w:pPr>
        <w:pStyle w:val="Caption"/>
      </w:pPr>
      <w:r>
        <w:t xml:space="preserve">Figure </w:t>
      </w:r>
      <w:fldSimple w:instr=" STYLEREF 1 \s ">
        <w:r w:rsidR="00E92FAF">
          <w:rPr>
            <w:noProof/>
          </w:rPr>
          <w:t>3</w:t>
        </w:r>
      </w:fldSimple>
      <w:r w:rsidR="002F0542">
        <w:noBreakHyphen/>
      </w:r>
      <w:fldSimple w:instr=" SEQ Figure \* ARABIC \s 1 ">
        <w:r w:rsidR="00E92FAF">
          <w:rPr>
            <w:noProof/>
          </w:rPr>
          <w:t>14</w:t>
        </w:r>
      </w:fldSimple>
      <w:r>
        <w:t xml:space="preserve"> Groups lists for selected User element</w:t>
      </w:r>
    </w:p>
    <w:p w:rsidR="004823B4" w:rsidRDefault="004823B4" w:rsidP="004823B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BD0C65" w:rsidRDefault="00BD0C65" w:rsidP="004823B4">
      <w:pPr>
        <w:pStyle w:val="BodyText"/>
      </w:pPr>
      <w:r>
        <w:t>In order to assign this user to another group, select the group from the top list box (Available Groups) and click Assign</w:t>
      </w:r>
      <w:r w:rsidR="008B318A">
        <w:t xml:space="preserve">. </w:t>
      </w:r>
      <w:r>
        <w:t>This moves that group from the top to the bottom box, indicating assignment of the user to that group.</w:t>
      </w:r>
    </w:p>
    <w:p w:rsidR="00BD0C65" w:rsidRDefault="00BD0C65" w:rsidP="004823B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BD0C65" w:rsidRDefault="00BD0C65" w:rsidP="00BD0C65">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BD0C65" w:rsidRDefault="008B318A" w:rsidP="004823B4">
      <w:pPr>
        <w:pStyle w:val="BodyText"/>
      </w:pPr>
      <w:r>
        <w:t xml:space="preserve">When the groups you want to assign the element to appear in the correct lists (Available or Assigned), you must click </w:t>
      </w:r>
      <w:r w:rsidRPr="00BD0C65">
        <w:rPr>
          <w:rStyle w:val="Bold"/>
        </w:rPr>
        <w:t>Update</w:t>
      </w:r>
      <w:r>
        <w:t xml:space="preserve">. </w:t>
      </w:r>
      <w:r w:rsidR="00BD0C65">
        <w:t>This saves your changes and returns you to the element Details screen.</w:t>
      </w:r>
    </w:p>
    <w:p w:rsidR="00BD0C65" w:rsidRPr="004823B4" w:rsidRDefault="00BD0C65" w:rsidP="004823B4">
      <w:pPr>
        <w:pStyle w:val="BodyText"/>
      </w:pPr>
      <w:r>
        <w:t>While the example shown here is specific to User and Group elements, the same principal applies, regardless of the type of individual element you are working with.</w:t>
      </w:r>
    </w:p>
    <w:p w:rsidR="00BD0C65" w:rsidRDefault="00BD0C65" w:rsidP="00BD0C65">
      <w:pPr>
        <w:pStyle w:val="Heading3"/>
      </w:pPr>
      <w:bookmarkStart w:id="1075" w:name="_Toc238804866"/>
      <w:r>
        <w:t>Assigning or Deassigning</w:t>
      </w:r>
      <w:r w:rsidR="001D2312">
        <w:t xml:space="preserve"> Elements - G</w:t>
      </w:r>
      <w:r>
        <w:t xml:space="preserve">roup </w:t>
      </w:r>
      <w:r w:rsidR="001D2312">
        <w:t>to Individual</w:t>
      </w:r>
      <w:bookmarkEnd w:id="1075"/>
    </w:p>
    <w:p w:rsidR="00BD0C65" w:rsidRDefault="008B318A" w:rsidP="00BD0C65">
      <w:pPr>
        <w:pStyle w:val="BodyText"/>
      </w:pPr>
      <w:r>
        <w:t xml:space="preserve">If you logged into Admin Mode and are working with a group element (group, protection group, or role), you will notice a series of buttons on the Details page for the element that looks something like </w:t>
      </w:r>
      <w:r w:rsidR="00F228E8">
        <w:fldChar w:fldCharType="begin"/>
      </w:r>
      <w:r>
        <w:instrText xml:space="preserve"> REF _Ref213907174 \h </w:instrText>
      </w:r>
      <w:r w:rsidR="00F228E8">
        <w:fldChar w:fldCharType="separate"/>
      </w:r>
      <w:r w:rsidR="00E92FAF">
        <w:t xml:space="preserve">Figure </w:t>
      </w:r>
      <w:r w:rsidR="00E92FAF">
        <w:rPr>
          <w:noProof/>
        </w:rPr>
        <w:t>3</w:t>
      </w:r>
      <w:r w:rsidR="00E92FAF">
        <w:noBreakHyphen/>
      </w:r>
      <w:r w:rsidR="00E92FAF">
        <w:rPr>
          <w:noProof/>
        </w:rPr>
        <w:t>15</w:t>
      </w:r>
      <w:r w:rsidR="00F228E8">
        <w:fldChar w:fldCharType="end"/>
      </w:r>
      <w:r>
        <w:t xml:space="preserve"> below:</w:t>
      </w:r>
    </w:p>
    <w:p w:rsidR="00BD0C65" w:rsidRDefault="00257618" w:rsidP="00BD0C65">
      <w:pPr>
        <w:pStyle w:val="GraphicAnchorMain"/>
        <w:rPr>
          <w:noProof/>
        </w:rPr>
      </w:pPr>
      <w:r>
        <w:rPr>
          <w:rFonts w:ascii="Calibri" w:hAnsi="Calibri"/>
          <w:noProof/>
        </w:rPr>
        <w:drawing>
          <wp:inline distT="0" distB="0" distL="0" distR="0">
            <wp:extent cx="5916295" cy="286385"/>
            <wp:effectExtent l="19050" t="0" r="825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BD0C65" w:rsidRDefault="00BD0C65" w:rsidP="00BD0C65">
      <w:pPr>
        <w:pStyle w:val="Caption"/>
      </w:pPr>
      <w:bookmarkStart w:id="1076" w:name="_Ref213907174"/>
      <w:r>
        <w:t xml:space="preserve">Figure </w:t>
      </w:r>
      <w:fldSimple w:instr=" STYLEREF 1 \s ">
        <w:r w:rsidR="00E92FAF">
          <w:rPr>
            <w:noProof/>
          </w:rPr>
          <w:t>3</w:t>
        </w:r>
      </w:fldSimple>
      <w:r w:rsidR="002F0542">
        <w:noBreakHyphen/>
      </w:r>
      <w:fldSimple w:instr=" SEQ Figure \* ARABIC \s 1 ">
        <w:r w:rsidR="00E92FAF">
          <w:rPr>
            <w:noProof/>
          </w:rPr>
          <w:t>15</w:t>
        </w:r>
      </w:fldSimple>
      <w:bookmarkEnd w:id="1076"/>
      <w:r>
        <w:t xml:space="preserve"> Group Element Details option buttons in Admin Mode</w:t>
      </w:r>
    </w:p>
    <w:p w:rsidR="00BD0C65" w:rsidRDefault="00BD0C65" w:rsidP="00BD0C65">
      <w:pPr>
        <w:pStyle w:val="BodyText"/>
      </w:pPr>
      <w:r>
        <w:lastRenderedPageBreak/>
        <w:t>Depending on the type of element you have open, the button labels will vary but each functions in essentially the same way</w:t>
      </w:r>
      <w:r w:rsidR="008B318A">
        <w:t xml:space="preserve">. </w:t>
      </w:r>
      <w:r>
        <w:t>They allow you to assign or associate other elements (group or individual) to the currently open element.</w:t>
      </w:r>
      <w:r w:rsidR="000849BE" w:rsidRPr="000849BE">
        <w:t xml:space="preserve"> </w:t>
      </w:r>
      <w:r w:rsidR="00F228E8">
        <w:fldChar w:fldCharType="begin"/>
      </w:r>
      <w:r w:rsidR="000849BE">
        <w:instrText xml:space="preserve"> XE "assign</w:instrText>
      </w:r>
      <w:r w:rsidR="000849BE" w:rsidRPr="000C7E9B">
        <w:instrText xml:space="preserve"> element</w:instrText>
      </w:r>
      <w:r w:rsidR="000849BE">
        <w:instrText xml:space="preserve"> to group" </w:instrText>
      </w:r>
      <w:r w:rsidR="00F228E8">
        <w:fldChar w:fldCharType="end"/>
      </w:r>
      <w:r w:rsidR="00F228E8">
        <w:fldChar w:fldCharType="begin"/>
      </w:r>
      <w:r w:rsidR="000849BE">
        <w:instrText xml:space="preserve"> XE "</w:instrText>
      </w:r>
      <w:r w:rsidR="000849BE" w:rsidRPr="007B1D66">
        <w:instrText>UPT:</w:instrText>
      </w:r>
      <w:r w:rsidR="000849BE">
        <w:instrText>assign</w:instrText>
      </w:r>
      <w:r w:rsidR="000849BE" w:rsidRPr="007B1D66">
        <w:instrText xml:space="preserve"> element</w:instrText>
      </w:r>
      <w:r w:rsidR="000849BE">
        <w:instrText xml:space="preserve">" </w:instrText>
      </w:r>
      <w:r w:rsidR="00F228E8">
        <w:fldChar w:fldCharType="end"/>
      </w:r>
      <w:r w:rsidR="00F228E8">
        <w:fldChar w:fldCharType="begin"/>
      </w:r>
      <w:r w:rsidR="000849BE">
        <w:instrText xml:space="preserve"> XE "deassign</w:instrText>
      </w:r>
      <w:r w:rsidR="000849BE" w:rsidRPr="000C7E9B">
        <w:instrText xml:space="preserve"> element</w:instrText>
      </w:r>
      <w:r w:rsidR="000849BE">
        <w:instrText xml:space="preserve"> from group</w:instrText>
      </w:r>
      <w:r w:rsidR="00F228E8">
        <w:fldChar w:fldCharType="end"/>
      </w:r>
      <w:r w:rsidR="00F228E8">
        <w:fldChar w:fldCharType="begin"/>
      </w:r>
      <w:r w:rsidR="000849BE">
        <w:instrText xml:space="preserve"> XE "</w:instrText>
      </w:r>
      <w:r w:rsidR="000849BE" w:rsidRPr="007B1D66">
        <w:instrText>UPT:</w:instrText>
      </w:r>
      <w:r w:rsidR="000849BE">
        <w:instrText>deassign</w:instrText>
      </w:r>
      <w:r w:rsidR="000849BE" w:rsidRPr="007B1D66">
        <w:instrText xml:space="preserve"> element</w:instrText>
      </w:r>
      <w:r w:rsidR="000849BE">
        <w:instrText xml:space="preserve">" </w:instrText>
      </w:r>
      <w:r w:rsidR="00F228E8">
        <w:fldChar w:fldCharType="end"/>
      </w:r>
    </w:p>
    <w:p w:rsidR="00BD0C65" w:rsidRDefault="00BD0C65" w:rsidP="00BD0C65">
      <w:pPr>
        <w:pStyle w:val="BodyText"/>
      </w:pPr>
      <w:r>
        <w:t xml:space="preserve">The left-most button contains the label </w:t>
      </w:r>
      <w:r w:rsidRPr="004823B4">
        <w:rPr>
          <w:rStyle w:val="Bold"/>
        </w:rPr>
        <w:t>Associated {</w:t>
      </w:r>
      <w:r w:rsidR="001D2312">
        <w:rPr>
          <w:rStyle w:val="Bold"/>
        </w:rPr>
        <w:t>individual</w:t>
      </w:r>
      <w:r w:rsidRPr="004823B4">
        <w:rPr>
          <w:rStyle w:val="Bold"/>
        </w:rPr>
        <w:t xml:space="preserve"> element}</w:t>
      </w:r>
      <w:r>
        <w:t xml:space="preserve"> and is used to associate the open </w:t>
      </w:r>
      <w:r w:rsidR="001D2312">
        <w:t>group</w:t>
      </w:r>
      <w:r>
        <w:t xml:space="preserve"> element </w:t>
      </w:r>
      <w:r w:rsidR="001D2312">
        <w:t>with</w:t>
      </w:r>
      <w:r>
        <w:t xml:space="preserve"> one or more </w:t>
      </w:r>
      <w:r w:rsidR="001D2312">
        <w:t>individual</w:t>
      </w:r>
      <w:r>
        <w:t xml:space="preserve"> elements</w:t>
      </w:r>
      <w:r w:rsidR="008B318A">
        <w:t xml:space="preserve">. </w:t>
      </w:r>
      <w:r>
        <w:t xml:space="preserve">For example, if the currently open element is a </w:t>
      </w:r>
      <w:r w:rsidR="001D2312">
        <w:t>Protection Group</w:t>
      </w:r>
      <w:r>
        <w:t xml:space="preserve">, the leftmost button reads </w:t>
      </w:r>
      <w:smartTag w:uri="urn:schemas-microsoft-com:office:smarttags" w:element="place">
        <w:smartTag w:uri="urn:schemas-microsoft-com:office:smarttags" w:element="City">
          <w:r w:rsidR="001D2312">
            <w:rPr>
              <w:rStyle w:val="Bold"/>
            </w:rPr>
            <w:t>Associated</w:t>
          </w:r>
        </w:smartTag>
        <w:r w:rsidR="001D2312">
          <w:rPr>
            <w:rStyle w:val="Bold"/>
          </w:rPr>
          <w:t xml:space="preserve"> </w:t>
        </w:r>
        <w:smartTag w:uri="urn:schemas-microsoft-com:office:smarttags" w:element="State">
          <w:r w:rsidR="001D2312">
            <w:rPr>
              <w:rStyle w:val="Bold"/>
            </w:rPr>
            <w:t>PE</w:t>
          </w:r>
        </w:smartTag>
      </w:smartTag>
      <w:r>
        <w:t>, because a Protection Group is a grouping of Protection Elements</w:t>
      </w:r>
      <w:r w:rsidR="008B318A">
        <w:t xml:space="preserve">. </w:t>
      </w:r>
      <w:r>
        <w:t xml:space="preserve">If the open element is a </w:t>
      </w:r>
      <w:r w:rsidR="001D2312">
        <w:t>U</w:t>
      </w:r>
      <w:r>
        <w:t xml:space="preserve">ser element, the button reads </w:t>
      </w:r>
      <w:r w:rsidR="001D2312">
        <w:rPr>
          <w:rStyle w:val="Bold"/>
        </w:rPr>
        <w:t>Associated Users</w:t>
      </w:r>
      <w:r w:rsidR="001D2312" w:rsidRPr="001D2312">
        <w:t xml:space="preserve"> </w:t>
      </w:r>
      <w:r>
        <w:t>as shown above, because a Group is a collection of Users.</w:t>
      </w:r>
    </w:p>
    <w:p w:rsidR="001D2312" w:rsidRDefault="00BD0C65" w:rsidP="00BD0C65">
      <w:pPr>
        <w:pStyle w:val="BodyText"/>
      </w:pPr>
      <w:r>
        <w:t xml:space="preserve">Clicking the Associated {element} button opens a </w:t>
      </w:r>
      <w:r w:rsidR="001D2312">
        <w:t>window that lists all of the individual elements currently associated with that group.</w:t>
      </w:r>
    </w:p>
    <w:p w:rsidR="001D2312" w:rsidRDefault="00257618" w:rsidP="00A57346">
      <w:pPr>
        <w:pStyle w:val="GraphicAnchorMain"/>
        <w:rPr>
          <w:noProof/>
        </w:rPr>
      </w:pPr>
      <w:r>
        <w:rPr>
          <w:noProof/>
        </w:rPr>
        <w:drawing>
          <wp:inline distT="0" distB="0" distL="0" distR="0">
            <wp:extent cx="5255260" cy="1575435"/>
            <wp:effectExtent l="19050" t="0" r="254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255260" cy="1575435"/>
                    </a:xfrm>
                    <a:prstGeom prst="rect">
                      <a:avLst/>
                    </a:prstGeom>
                    <a:noFill/>
                    <a:ln w="9525">
                      <a:noFill/>
                      <a:miter lim="800000"/>
                      <a:headEnd/>
                      <a:tailEnd/>
                    </a:ln>
                  </pic:spPr>
                </pic:pic>
              </a:graphicData>
            </a:graphic>
          </wp:inline>
        </w:drawing>
      </w:r>
    </w:p>
    <w:p w:rsidR="001D2312" w:rsidRDefault="001D2312" w:rsidP="001D2312">
      <w:pPr>
        <w:pStyle w:val="Caption"/>
      </w:pPr>
      <w:r>
        <w:t xml:space="preserve">Figure </w:t>
      </w:r>
      <w:fldSimple w:instr=" STYLEREF 1 \s ">
        <w:r w:rsidR="00E92FAF">
          <w:rPr>
            <w:noProof/>
          </w:rPr>
          <w:t>3</w:t>
        </w:r>
      </w:fldSimple>
      <w:r w:rsidR="002F0542">
        <w:noBreakHyphen/>
      </w:r>
      <w:fldSimple w:instr=" SEQ Figure \* ARABIC \s 1 ">
        <w:r w:rsidR="00E92FAF">
          <w:rPr>
            <w:noProof/>
          </w:rPr>
          <w:t>16</w:t>
        </w:r>
      </w:fldSimple>
      <w:r>
        <w:t xml:space="preserve"> List of Protection Elements assigned to a Protection Group</w:t>
      </w:r>
    </w:p>
    <w:p w:rsidR="001D2312" w:rsidRDefault="001D2312" w:rsidP="001D2312">
      <w:pPr>
        <w:pStyle w:val="BodyText"/>
      </w:pPr>
      <w:r>
        <w:t xml:space="preserve">In the figure above, the Associated PE button was clicked from the details page of a protection group. The resulting window lists the two protection elements currently assigned to that </w:t>
      </w:r>
      <w:r w:rsidR="008F204C">
        <w:t xml:space="preserve">protection group: </w:t>
      </w:r>
      <w:r w:rsidR="008F204C" w:rsidRPr="008F204C">
        <w:rPr>
          <w:rStyle w:val="Emphasis"/>
        </w:rPr>
        <w:t>test1001</w:t>
      </w:r>
      <w:r w:rsidR="008F204C">
        <w:t xml:space="preserve"> and </w:t>
      </w:r>
      <w:r w:rsidR="008F204C" w:rsidRPr="008F204C">
        <w:rPr>
          <w:rStyle w:val="Emphasis"/>
        </w:rPr>
        <w:t>PE1</w:t>
      </w:r>
      <w:r w:rsidR="008F204C">
        <w:t>.</w:t>
      </w:r>
    </w:p>
    <w:p w:rsidR="001D2312" w:rsidRDefault="001D2312" w:rsidP="001D2312">
      <w:pPr>
        <w:pStyle w:val="BodyText"/>
      </w:pPr>
      <w:r>
        <w:t xml:space="preserve">To </w:t>
      </w:r>
      <w:r w:rsidRPr="008F204C">
        <w:rPr>
          <w:rStyle w:val="Emphasis"/>
        </w:rPr>
        <w:t>remove</w:t>
      </w:r>
      <w:r>
        <w:t xml:space="preserve"> an assigned individual element from the list, highlight that element and click </w:t>
      </w:r>
      <w:r w:rsidRPr="001D2312">
        <w:rPr>
          <w:rStyle w:val="Bold"/>
        </w:rPr>
        <w:t>Deassign</w:t>
      </w:r>
      <w:r>
        <w:t>.</w:t>
      </w:r>
    </w:p>
    <w:p w:rsidR="008F204C" w:rsidRDefault="008F204C" w:rsidP="008F204C">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1D2312" w:rsidRDefault="001D2312" w:rsidP="001D2312">
      <w:pPr>
        <w:pStyle w:val="BodyText"/>
      </w:pPr>
      <w:r>
        <w:t xml:space="preserve">To </w:t>
      </w:r>
      <w:r w:rsidRPr="008F204C">
        <w:rPr>
          <w:rStyle w:val="Emphasis"/>
        </w:rPr>
        <w:t>add</w:t>
      </w:r>
      <w:r>
        <w:t xml:space="preserve"> an individual element to this group, click </w:t>
      </w:r>
      <w:r w:rsidRPr="001D2312">
        <w:rPr>
          <w:rStyle w:val="Bold"/>
        </w:rPr>
        <w:t>Assign {element}</w:t>
      </w:r>
      <w:r w:rsidR="008B318A">
        <w:t xml:space="preserve">. </w:t>
      </w:r>
      <w:r>
        <w:t xml:space="preserve">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8F204C" w:rsidRDefault="008F204C" w:rsidP="001D2312">
      <w:pPr>
        <w:pStyle w:val="BodyText"/>
      </w:pPr>
      <w:r>
        <w:t>A search screen appears, allowing you search for the collection of elements you want to add to this group.</w:t>
      </w:r>
    </w:p>
    <w:p w:rsidR="008F204C" w:rsidRDefault="00257618" w:rsidP="00A57346">
      <w:pPr>
        <w:pStyle w:val="GraphicAnchorMain"/>
        <w:rPr>
          <w:noProof/>
        </w:rPr>
      </w:pPr>
      <w:r>
        <w:rPr>
          <w:noProof/>
        </w:rPr>
        <w:lastRenderedPageBreak/>
        <w:drawing>
          <wp:inline distT="0" distB="0" distL="0" distR="0">
            <wp:extent cx="5552440" cy="2026920"/>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552440" cy="2026920"/>
                    </a:xfrm>
                    <a:prstGeom prst="rect">
                      <a:avLst/>
                    </a:prstGeom>
                    <a:noFill/>
                    <a:ln w="9525">
                      <a:noFill/>
                      <a:miter lim="800000"/>
                      <a:headEnd/>
                      <a:tailEnd/>
                    </a:ln>
                  </pic:spPr>
                </pic:pic>
              </a:graphicData>
            </a:graphic>
          </wp:inline>
        </w:drawing>
      </w:r>
    </w:p>
    <w:p w:rsidR="008F204C" w:rsidRP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17</w:t>
        </w:r>
      </w:fldSimple>
      <w:r>
        <w:t xml:space="preserve"> Search form for adding a Protection Element to a Protection Group</w:t>
      </w:r>
    </w:p>
    <w:p w:rsidR="00BD0C65" w:rsidRDefault="008F204C" w:rsidP="00BD0C65">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w:t>
      </w:r>
      <w:r w:rsidR="008B318A">
        <w:t xml:space="preserve">. </w:t>
      </w:r>
      <w:r>
        <w:t xml:space="preserve">This reduces the number of times you will need to </w:t>
      </w:r>
      <w:r w:rsidR="008B318A">
        <w:t>perform</w:t>
      </w:r>
      <w:r>
        <w:t xml:space="preserve"> these steps to complete the element assignments.</w:t>
      </w:r>
      <w:r w:rsidR="000849BE" w:rsidRPr="000849BE">
        <w:t xml:space="preserve"> </w:t>
      </w:r>
      <w:r w:rsidR="00F228E8">
        <w:fldChar w:fldCharType="begin"/>
      </w:r>
      <w:r w:rsidR="000849BE">
        <w:instrText xml:space="preserve"> XE "</w:instrText>
      </w:r>
      <w:r w:rsidR="000849BE" w:rsidRPr="00F62D05">
        <w:instrText>provisioning:</w:instrText>
      </w:r>
      <w:r w:rsidR="000849BE">
        <w:instrText xml:space="preserve">find element to assign"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find element to assign" </w:instrText>
      </w:r>
      <w:r w:rsidR="00F228E8">
        <w:fldChar w:fldCharType="end"/>
      </w:r>
    </w:p>
    <w:p w:rsidR="008F204C" w:rsidRDefault="008F204C" w:rsidP="00BD0C65">
      <w:pPr>
        <w:pStyle w:val="BodyText"/>
      </w:pPr>
      <w:r>
        <w:t xml:space="preserve">When finished, click </w:t>
      </w:r>
      <w:r w:rsidRPr="002F0542">
        <w:rPr>
          <w:rStyle w:val="Bold"/>
        </w:rPr>
        <w:t>Search</w:t>
      </w:r>
      <w:r w:rsidR="008B318A">
        <w:t xml:space="preserve">. </w:t>
      </w:r>
      <w:r>
        <w:t xml:space="preserve">The result set appears, with </w:t>
      </w:r>
      <w:r w:rsidR="002F0542">
        <w:t>check boxes</w:t>
      </w:r>
      <w:r>
        <w:t xml:space="preserve"> located to the left of each item</w:t>
      </w:r>
      <w:r w:rsidR="002F0542">
        <w:t>,</w:t>
      </w:r>
      <w:r>
        <w:t xml:space="preserve"> allo</w:t>
      </w:r>
      <w:r w:rsidR="002F0542">
        <w:t>wing you to selec</w:t>
      </w:r>
      <w:r>
        <w:t>t</w:t>
      </w:r>
      <w:r w:rsidR="002F0542">
        <w:t xml:space="preserve"> multiple elements</w:t>
      </w:r>
      <w:r>
        <w:t xml:space="preserve"> to add to the group.</w:t>
      </w:r>
    </w:p>
    <w:p w:rsidR="001D2312" w:rsidRDefault="00257618" w:rsidP="00A57346">
      <w:pPr>
        <w:pStyle w:val="GraphicAnchorMain"/>
        <w:rPr>
          <w:noProof/>
        </w:rPr>
      </w:pPr>
      <w:r>
        <w:rPr>
          <w:noProof/>
        </w:rPr>
        <w:drawing>
          <wp:inline distT="0" distB="0" distL="0" distR="0">
            <wp:extent cx="5376545" cy="20383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5376545" cy="2038350"/>
                    </a:xfrm>
                    <a:prstGeom prst="rect">
                      <a:avLst/>
                    </a:prstGeom>
                    <a:noFill/>
                    <a:ln w="9525">
                      <a:noFill/>
                      <a:miter lim="800000"/>
                      <a:headEnd/>
                      <a:tailEnd/>
                    </a:ln>
                  </pic:spPr>
                </pic:pic>
              </a:graphicData>
            </a:graphic>
          </wp:inline>
        </w:drawing>
      </w:r>
    </w:p>
    <w:p w:rsidR="008F204C" w:rsidRDefault="008F204C" w:rsidP="008F204C">
      <w:pPr>
        <w:pStyle w:val="Caption"/>
      </w:pPr>
      <w:r>
        <w:t xml:space="preserve">Figure </w:t>
      </w:r>
      <w:fldSimple w:instr=" STYLEREF 1 \s ">
        <w:r w:rsidR="00E92FAF">
          <w:rPr>
            <w:noProof/>
          </w:rPr>
          <w:t>3</w:t>
        </w:r>
      </w:fldSimple>
      <w:r w:rsidR="002F0542">
        <w:noBreakHyphen/>
      </w:r>
      <w:fldSimple w:instr=" SEQ Figure \* ARABIC \s 1 ">
        <w:r w:rsidR="00E92FAF">
          <w:rPr>
            <w:noProof/>
          </w:rPr>
          <w:t>18</w:t>
        </w:r>
      </w:fldSimple>
      <w:r>
        <w:t xml:space="preserve"> Result Set from Search for elements to add to group</w:t>
      </w:r>
    </w:p>
    <w:p w:rsidR="002F0542" w:rsidRDefault="008F204C" w:rsidP="008F204C">
      <w:pPr>
        <w:pStyle w:val="BodyText"/>
      </w:pPr>
      <w:r>
        <w:t xml:space="preserve">Notice in the figure above that the PE1 element is already selected. </w:t>
      </w:r>
      <w:r w:rsidR="008B318A">
        <w:t xml:space="preserve">This is because that element is already assigned to the group from which we are working. </w:t>
      </w:r>
      <w:r>
        <w:t xml:space="preserve">The element PE2 has also been selected by the user. </w:t>
      </w:r>
    </w:p>
    <w:p w:rsidR="008F204C" w:rsidRDefault="008F204C" w:rsidP="008F204C">
      <w:pPr>
        <w:pStyle w:val="BodyText"/>
      </w:pPr>
      <w:r>
        <w:t xml:space="preserve"> 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2F0542" w:rsidRDefault="00257618" w:rsidP="00A57346">
      <w:pPr>
        <w:pStyle w:val="GraphicAnchorMain"/>
        <w:rPr>
          <w:noProof/>
        </w:rPr>
      </w:pPr>
      <w:r>
        <w:rPr>
          <w:noProof/>
        </w:rPr>
        <w:lastRenderedPageBreak/>
        <w:drawing>
          <wp:inline distT="0" distB="0" distL="0" distR="0">
            <wp:extent cx="5574665" cy="1685290"/>
            <wp:effectExtent l="19050" t="0" r="698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srcRect/>
                    <a:stretch>
                      <a:fillRect/>
                    </a:stretch>
                  </pic:blipFill>
                  <pic:spPr bwMode="auto">
                    <a:xfrm>
                      <a:off x="0" y="0"/>
                      <a:ext cx="5574665" cy="1685290"/>
                    </a:xfrm>
                    <a:prstGeom prst="rect">
                      <a:avLst/>
                    </a:prstGeom>
                    <a:noFill/>
                    <a:ln w="9525">
                      <a:noFill/>
                      <a:miter lim="800000"/>
                      <a:headEnd/>
                      <a:tailEnd/>
                    </a:ln>
                  </pic:spPr>
                </pic:pic>
              </a:graphicData>
            </a:graphic>
          </wp:inline>
        </w:drawing>
      </w:r>
    </w:p>
    <w:p w:rsidR="002F0542" w:rsidRPr="002F0542" w:rsidRDefault="002F0542" w:rsidP="002F0542">
      <w:pPr>
        <w:pStyle w:val="Caption"/>
      </w:pPr>
      <w:r>
        <w:t xml:space="preserve">Figure </w:t>
      </w:r>
      <w:fldSimple w:instr=" STYLEREF 1 \s ">
        <w:r w:rsidR="00E92FAF">
          <w:rPr>
            <w:noProof/>
          </w:rPr>
          <w:t>3</w:t>
        </w:r>
      </w:fldSimple>
      <w:r>
        <w:noBreakHyphen/>
      </w:r>
      <w:fldSimple w:instr=" SEQ Figure \* ARABIC \s 1 ">
        <w:r w:rsidR="00E92FAF">
          <w:rPr>
            <w:noProof/>
          </w:rPr>
          <w:t>19</w:t>
        </w:r>
      </w:fldSimple>
      <w:r>
        <w:t xml:space="preserve"> Updated Assigned PEs list with added PE elements</w:t>
      </w:r>
    </w:p>
    <w:p w:rsidR="008F204C" w:rsidRPr="008F204C" w:rsidRDefault="008F204C" w:rsidP="008F204C">
      <w:pPr>
        <w:pStyle w:val="BodyText"/>
      </w:pPr>
      <w:r>
        <w:t xml:space="preserve">When the list of Assigned {elements} is complete (showing only those elements that are to be part of the group), you must click </w:t>
      </w:r>
      <w:r w:rsidRPr="008F204C">
        <w:rPr>
          <w:rStyle w:val="Bold"/>
        </w:rPr>
        <w:t>Update Association</w:t>
      </w:r>
      <w:r w:rsidR="008B318A">
        <w:t xml:space="preserve">. </w:t>
      </w:r>
      <w:r>
        <w:t>This saves your changes and returns you to the group element Details screen.</w:t>
      </w:r>
    </w:p>
    <w:p w:rsidR="00BD0C65" w:rsidRPr="004823B4" w:rsidRDefault="00BD0C65" w:rsidP="00BD0C65">
      <w:pPr>
        <w:pStyle w:val="BodyText"/>
      </w:pPr>
      <w:r>
        <w:t xml:space="preserve">While the example shown here is specific to </w:t>
      </w:r>
      <w:r w:rsidR="008F204C">
        <w:t>Protection Elements</w:t>
      </w:r>
      <w:r>
        <w:t xml:space="preserve"> and </w:t>
      </w:r>
      <w:r w:rsidR="008F204C">
        <w:t xml:space="preserve">Protection </w:t>
      </w:r>
      <w:r>
        <w:t>Group</w:t>
      </w:r>
      <w:r w:rsidR="008F204C">
        <w:t>s</w:t>
      </w:r>
      <w:r>
        <w:t xml:space="preserve">, the same principal applies, regardless of the type of </w:t>
      </w:r>
      <w:r w:rsidR="008F204C">
        <w:t>group</w:t>
      </w:r>
      <w:r>
        <w:t xml:space="preserve"> element you are working with.</w:t>
      </w:r>
    </w:p>
    <w:p w:rsidR="004E6839" w:rsidRDefault="004E6839" w:rsidP="004E6839">
      <w:pPr>
        <w:pStyle w:val="Heading2"/>
      </w:pPr>
      <w:bookmarkStart w:id="1077" w:name="_Ref213724534"/>
      <w:bookmarkStart w:id="1078" w:name="_Ref213724539"/>
      <w:bookmarkStart w:id="1079" w:name="_Ref214165909"/>
      <w:bookmarkStart w:id="1080" w:name="_Toc238804867"/>
      <w:r>
        <w:t>Super Admin Mode</w:t>
      </w:r>
      <w:bookmarkEnd w:id="1077"/>
      <w:bookmarkEnd w:id="1078"/>
      <w:bookmarkEnd w:id="1079"/>
      <w:bookmarkEnd w:id="1080"/>
    </w:p>
    <w:p w:rsidR="002F0542" w:rsidRDefault="002F0542" w:rsidP="00B9626D">
      <w:pPr>
        <w:pStyle w:val="BodyText"/>
      </w:pPr>
      <w:r>
        <w:t>Super Admin Mode differs from Admin mode in some of the functionality provided to the logged in administrator</w:t>
      </w:r>
      <w:r w:rsidR="008B318A">
        <w:t xml:space="preserve">. </w:t>
      </w:r>
      <w:r>
        <w:t>In some applications, Super Admin is the same as Admin except with additional capabilities. In the UPT however, the Super Admin responsibility is different than the Admin and the capabilities provided reflect that (although there is some overlap).</w:t>
      </w:r>
      <w:r w:rsidR="00F228E8">
        <w:fldChar w:fldCharType="begin"/>
      </w:r>
      <w:r w:rsidR="000849BE">
        <w:instrText xml:space="preserve"> XE "</w:instrText>
      </w:r>
      <w:r w:rsidR="000849BE" w:rsidRPr="00F8546D">
        <w:instrText>Super Admin:overview</w:instrText>
      </w:r>
      <w:r w:rsidR="000849BE">
        <w:instrText xml:space="preserve">" </w:instrText>
      </w:r>
      <w:r w:rsidR="00F228E8">
        <w:fldChar w:fldCharType="end"/>
      </w:r>
      <w:r w:rsidR="00F228E8">
        <w:fldChar w:fldCharType="begin"/>
      </w:r>
      <w:r w:rsidR="000849BE">
        <w:instrText xml:space="preserve"> XE "</w:instrText>
      </w:r>
      <w:r w:rsidR="000849BE" w:rsidRPr="00613137">
        <w:instrText>overview:Super Admin</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w:instrText>
      </w:r>
      <w:r w:rsidR="00F228E8">
        <w:fldChar w:fldCharType="end"/>
      </w:r>
      <w:r w:rsidR="00F228E8">
        <w:fldChar w:fldCharType="begin"/>
      </w:r>
      <w:r w:rsidR="000849BE">
        <w:instrText xml:space="preserve"> XE "</w:instrText>
      </w:r>
      <w:r w:rsidR="000849BE" w:rsidRPr="007B1D66">
        <w:instrText>UPT:</w:instrText>
      </w:r>
      <w:r w:rsidR="000849BE">
        <w:instrText xml:space="preserve">Super Admin" </w:instrText>
      </w:r>
      <w:r w:rsidR="00F228E8">
        <w:fldChar w:fldCharType="end"/>
      </w:r>
    </w:p>
    <w:p w:rsidR="002F0542" w:rsidRDefault="002F0542" w:rsidP="00B9626D">
      <w:pPr>
        <w:pStyle w:val="BodyText"/>
      </w:pPr>
      <w:r>
        <w:t xml:space="preserve">The job </w:t>
      </w:r>
      <w:r w:rsidR="008B318A">
        <w:t>of</w:t>
      </w:r>
      <w:r>
        <w:t xml:space="preserve"> the Super Admin is to add Applications to the UPT, add Users to the UPT and assign them as administrators for the created applications, and to create custom Privileges for the assigned administrators to provision later in Admin Mode.</w:t>
      </w:r>
    </w:p>
    <w:p w:rsidR="002F0542" w:rsidRDefault="002F0542" w:rsidP="00B9626D">
      <w:pPr>
        <w:pStyle w:val="BodyText"/>
      </w:pPr>
      <w:r>
        <w:t>The Super Admin is not able to provision any of the elements in UPT and is furthermore not able to create the grouping elements that allow for provisioning.</w:t>
      </w:r>
    </w:p>
    <w:p w:rsidR="002F0542" w:rsidRDefault="002F0542" w:rsidP="00B9626D">
      <w:pPr>
        <w:pStyle w:val="BodyText"/>
      </w:pPr>
      <w:r>
        <w:t>Finally, the Super Admin logs into the UPT directly whereas an Admin will log into a specific application</w:t>
      </w:r>
      <w:r w:rsidR="008B318A">
        <w:t xml:space="preserve">. </w:t>
      </w:r>
      <w:r>
        <w:t>This is because the Super Admin’s responsibilities are to set up the application and it’s framework for the Admin to use, and an Admin’s responsibilities are to administer that specific application.</w:t>
      </w:r>
    </w:p>
    <w:p w:rsidR="002F0542" w:rsidRDefault="002F0542" w:rsidP="00B9626D">
      <w:pPr>
        <w:pStyle w:val="BodyText"/>
      </w:pPr>
      <w:r>
        <w:t xml:space="preserve">The </w:t>
      </w:r>
      <w:r w:rsidR="00455A66">
        <w:t xml:space="preserve">capability </w:t>
      </w:r>
      <w:r>
        <w:t xml:space="preserve">overlap for Super Admin to Admin occurs </w:t>
      </w:r>
      <w:r w:rsidR="007A6BFE">
        <w:t>with respect to users, in that both an Admin and a Super Admin can create, modify, delete</w:t>
      </w:r>
      <w:r w:rsidR="00455A66">
        <w:t>,</w:t>
      </w:r>
      <w:r w:rsidR="007A6BFE">
        <w:t xml:space="preserve"> and unlock users.</w:t>
      </w:r>
    </w:p>
    <w:p w:rsidR="004E6839" w:rsidRDefault="004E6839" w:rsidP="004E6839">
      <w:pPr>
        <w:pStyle w:val="Heading3"/>
      </w:pPr>
      <w:bookmarkStart w:id="1081" w:name="_Toc238804868"/>
      <w:r>
        <w:t>Workflow</w:t>
      </w:r>
      <w:r w:rsidR="00AF1087">
        <w:t xml:space="preserve"> for Super Admin</w:t>
      </w:r>
      <w:bookmarkEnd w:id="1081"/>
    </w:p>
    <w:p w:rsidR="0051575D" w:rsidRDefault="004E6839" w:rsidP="004E6839">
      <w:pPr>
        <w:pStyle w:val="BodyText"/>
      </w:pPr>
      <w:r>
        <w:t>The CSM team designed the UPT as a flexible tool with a flexible workflow</w:t>
      </w:r>
      <w:r w:rsidR="008B318A">
        <w:t xml:space="preserve">. </w:t>
      </w:r>
      <w:r>
        <w:t>Any operation can be completed qu</w:t>
      </w:r>
      <w:r w:rsidR="0051575D">
        <w:t>ickly, however it may be difficult at first to know where to start.</w:t>
      </w:r>
      <w:r>
        <w:t xml:space="preserve"> </w:t>
      </w:r>
      <w:r w:rsidR="00F228E8">
        <w:fldChar w:fldCharType="begin"/>
      </w:r>
      <w:r w:rsidR="000849BE">
        <w:instrText xml:space="preserve"> XE "</w:instrText>
      </w:r>
      <w:r w:rsidR="000849BE" w:rsidRPr="00F8546D">
        <w:instrText>Super Admin:</w:instrText>
      </w:r>
      <w:r w:rsidR="000849BE">
        <w:instrText xml:space="preserve">workflow" </w:instrText>
      </w:r>
      <w:r w:rsidR="00F228E8">
        <w:fldChar w:fldCharType="end"/>
      </w:r>
      <w:r w:rsidR="00F228E8">
        <w:fldChar w:fldCharType="begin"/>
      </w:r>
      <w:r w:rsidR="000849BE">
        <w:instrText xml:space="preserve"> XE "workflow</w:instrText>
      </w:r>
      <w:r w:rsidR="000849BE" w:rsidRPr="00613137">
        <w:instrText>:Super Admin</w:instrText>
      </w:r>
      <w:r w:rsidR="000849BE">
        <w:instrText xml:space="preserve">" </w:instrText>
      </w:r>
      <w:r w:rsidR="00F228E8">
        <w:fldChar w:fldCharType="end"/>
      </w:r>
    </w:p>
    <w:p w:rsidR="0051575D" w:rsidRDefault="0051575D" w:rsidP="004E6839">
      <w:pPr>
        <w:pStyle w:val="BodyText"/>
      </w:pPr>
      <w:r>
        <w:t>The main menu, located at the top of the page, contains navigation to the locations necessary for performing all Super Admin actions.</w:t>
      </w:r>
      <w:r w:rsidR="00F228E8">
        <w:fldChar w:fldCharType="begin"/>
      </w:r>
      <w:r w:rsidR="000849BE">
        <w:instrText xml:space="preserve"> XE "</w:instrText>
      </w:r>
      <w:r w:rsidR="000849BE" w:rsidRPr="00190E45">
        <w:instrText>Super Admin:options</w:instrText>
      </w:r>
      <w:r w:rsidR="000849BE">
        <w:instrText xml:space="preserve">" </w:instrText>
      </w:r>
      <w:r w:rsidR="00F228E8">
        <w:fldChar w:fldCharType="end"/>
      </w:r>
    </w:p>
    <w:p w:rsidR="0051575D" w:rsidRDefault="00257618" w:rsidP="0051575D">
      <w:pPr>
        <w:pStyle w:val="GraphicAnchorMainIndent"/>
        <w:rPr>
          <w:noProof/>
        </w:rPr>
      </w:pPr>
      <w:r>
        <w:rPr>
          <w:noProof/>
        </w:rPr>
        <w:lastRenderedPageBreak/>
        <w:drawing>
          <wp:inline distT="0" distB="0" distL="0" distR="0">
            <wp:extent cx="3646805" cy="374650"/>
            <wp:effectExtent l="19050" t="19050" r="10795" b="25400"/>
            <wp:docPr id="26"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5"/>
                    <a:srcRect/>
                    <a:stretch>
                      <a:fillRect/>
                    </a:stretch>
                  </pic:blipFill>
                  <pic:spPr bwMode="auto">
                    <a:xfrm>
                      <a:off x="0" y="0"/>
                      <a:ext cx="3646805" cy="374650"/>
                    </a:xfrm>
                    <a:prstGeom prst="rect">
                      <a:avLst/>
                    </a:prstGeom>
                    <a:noFill/>
                    <a:ln w="12700" cmpd="sng">
                      <a:solidFill>
                        <a:srgbClr val="000000"/>
                      </a:solidFill>
                      <a:miter lim="800000"/>
                      <a:headEnd/>
                      <a:tailEnd/>
                    </a:ln>
                    <a:effectLst/>
                  </pic:spPr>
                </pic:pic>
              </a:graphicData>
            </a:graphic>
          </wp:inline>
        </w:drawing>
      </w:r>
    </w:p>
    <w:p w:rsidR="0051575D" w:rsidRDefault="002A3C9A" w:rsidP="0051575D">
      <w:pPr>
        <w:pStyle w:val="Caption"/>
      </w:pPr>
      <w:r>
        <w:t>Figure</w:t>
      </w:r>
      <w:r w:rsidR="0051575D">
        <w:t xml:space="preserve"> </w:t>
      </w:r>
      <w:fldSimple w:instr=" STYLEREF 1 \s ">
        <w:r w:rsidR="00E92FAF">
          <w:rPr>
            <w:noProof/>
          </w:rPr>
          <w:t>3</w:t>
        </w:r>
      </w:fldSimple>
      <w:r w:rsidR="002F0542">
        <w:noBreakHyphen/>
      </w:r>
      <w:fldSimple w:instr=" SEQ Figure \* ARABIC \s 1 ">
        <w:r w:rsidR="00E92FAF">
          <w:rPr>
            <w:noProof/>
          </w:rPr>
          <w:t>20</w:t>
        </w:r>
      </w:fldSimple>
      <w:r w:rsidR="0051575D">
        <w:t xml:space="preserve"> Super Admin main menu options (on Home page)</w:t>
      </w:r>
    </w:p>
    <w:p w:rsidR="00E416AD" w:rsidRPr="004E6839" w:rsidRDefault="00E416AD" w:rsidP="00E416AD">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Super Admin out and </w:t>
      </w:r>
      <w:r w:rsidRPr="004E6839">
        <w:t>returns the user to the Login page.</w:t>
      </w:r>
    </w:p>
    <w:p w:rsidR="000849BE" w:rsidRDefault="004E6839" w:rsidP="000849BE">
      <w:pPr>
        <w:pStyle w:val="BodyText"/>
      </w:pPr>
      <w:r>
        <w:t xml:space="preserve">The following is a suggested workflow for getting started in </w:t>
      </w:r>
      <w:r w:rsidR="00E416AD">
        <w:t>Super Admin Mode. Each step identifies the location in which the actions are performed:</w:t>
      </w:r>
      <w:r>
        <w:t xml:space="preserve"> </w:t>
      </w:r>
      <w:r w:rsidR="00F228E8">
        <w:fldChar w:fldCharType="begin"/>
      </w:r>
      <w:r w:rsidR="000849BE">
        <w:instrText xml:space="preserve"> XE "</w:instrText>
      </w:r>
      <w:r w:rsidR="000849BE" w:rsidRPr="00D72413">
        <w:instrText>Super Admin:tasks</w:instrText>
      </w:r>
      <w:r w:rsidR="000849BE">
        <w:instrText xml:space="preserve">" </w:instrText>
      </w:r>
      <w:r w:rsidR="00F228E8">
        <w:fldChar w:fldCharType="end"/>
      </w:r>
      <w:r w:rsidR="00F228E8">
        <w:fldChar w:fldCharType="begin"/>
      </w:r>
      <w:r w:rsidR="000849BE">
        <w:instrText xml:space="preserve"> XE "</w:instrText>
      </w:r>
      <w:r w:rsidR="000849BE" w:rsidRPr="00F62D05">
        <w:instrText>provisioning:</w:instrText>
      </w:r>
      <w:r w:rsidR="000849BE">
        <w:instrText xml:space="preserve">Super Admin tasks" </w:instrText>
      </w:r>
      <w:r w:rsidR="00F228E8">
        <w:fldChar w:fldCharType="end"/>
      </w:r>
    </w:p>
    <w:p w:rsidR="004E6839" w:rsidRDefault="004E6839" w:rsidP="0051575D">
      <w:pPr>
        <w:pStyle w:val="ListNumber"/>
        <w:numPr>
          <w:ilvl w:val="0"/>
          <w:numId w:val="23"/>
        </w:numPr>
      </w:pPr>
      <w:r w:rsidRPr="00E416AD">
        <w:rPr>
          <w:rStyle w:val="Bold"/>
        </w:rPr>
        <w:t>Application</w:t>
      </w:r>
      <w:r>
        <w:t xml:space="preserve"> – </w:t>
      </w:r>
      <w:r w:rsidR="00E416AD">
        <w:t>Register the Application. W</w:t>
      </w:r>
      <w:r>
        <w:t xml:space="preserve">hen first deploying the UPT for a particular application, </w:t>
      </w:r>
      <w:r w:rsidR="00E416AD">
        <w:t>you must register</w:t>
      </w:r>
      <w:r>
        <w:t xml:space="preserve"> </w:t>
      </w:r>
      <w:r w:rsidR="003838BF">
        <w:t xml:space="preserve">or “create” </w:t>
      </w:r>
      <w:r>
        <w:t xml:space="preserve">the application in the </w:t>
      </w:r>
      <w:r w:rsidR="00C42D45">
        <w:t>A</w:t>
      </w:r>
      <w:r w:rsidR="00F73F46">
        <w:t>pplication</w:t>
      </w:r>
      <w:r w:rsidR="003838BF">
        <w:t xml:space="preserve"> section. </w:t>
      </w:r>
    </w:p>
    <w:p w:rsidR="004E6839" w:rsidRDefault="004E6839" w:rsidP="0051575D">
      <w:pPr>
        <w:pStyle w:val="ListNumber"/>
      </w:pPr>
      <w:r w:rsidRPr="00E416AD">
        <w:rPr>
          <w:rStyle w:val="Bold"/>
        </w:rPr>
        <w:t>Application</w:t>
      </w:r>
      <w:r>
        <w:t xml:space="preserve"> – </w:t>
      </w:r>
      <w:r w:rsidR="00E416AD">
        <w:t>A</w:t>
      </w:r>
      <w:r>
        <w:t xml:space="preserve">dd and </w:t>
      </w:r>
      <w:r w:rsidR="00E416AD">
        <w:t>U</w:t>
      </w:r>
      <w:r>
        <w:t xml:space="preserve">pdate </w:t>
      </w:r>
      <w:r w:rsidR="00E416AD">
        <w:t>A</w:t>
      </w:r>
      <w:r w:rsidR="00F73F46">
        <w:t>pplication</w:t>
      </w:r>
      <w:r>
        <w:t xml:space="preserve"> details. </w:t>
      </w:r>
    </w:p>
    <w:p w:rsidR="004E6839" w:rsidRDefault="004E6839" w:rsidP="0051575D">
      <w:pPr>
        <w:pStyle w:val="ListNumber"/>
      </w:pPr>
      <w:r w:rsidRPr="00E416AD">
        <w:rPr>
          <w:rStyle w:val="Bold"/>
        </w:rPr>
        <w:t>User</w:t>
      </w:r>
      <w:r>
        <w:t xml:space="preserve"> – </w:t>
      </w:r>
      <w:r w:rsidR="00E416AD">
        <w:t>A</w:t>
      </w:r>
      <w:r>
        <w:t xml:space="preserve">dd and </w:t>
      </w:r>
      <w:r w:rsidR="00E416AD">
        <w:t>U</w:t>
      </w:r>
      <w:r>
        <w:t xml:space="preserve">pdate users who will serve as </w:t>
      </w:r>
      <w:r w:rsidR="00F73F46">
        <w:t>application</w:t>
      </w:r>
      <w:r>
        <w:t xml:space="preserve"> Administrators.  </w:t>
      </w:r>
    </w:p>
    <w:p w:rsidR="004E6839" w:rsidRDefault="004E6839" w:rsidP="0051575D">
      <w:pPr>
        <w:pStyle w:val="ListNumber"/>
      </w:pPr>
      <w:r w:rsidRPr="00E416AD">
        <w:rPr>
          <w:rStyle w:val="Bold"/>
        </w:rPr>
        <w:t>Application</w:t>
      </w:r>
      <w:r w:rsidR="00E416AD">
        <w:t xml:space="preserve"> – Assign users to the registered and configured A</w:t>
      </w:r>
      <w:r>
        <w:t>pplications.</w:t>
      </w:r>
    </w:p>
    <w:p w:rsidR="004E6839" w:rsidRDefault="004E6839" w:rsidP="0051575D">
      <w:pPr>
        <w:pStyle w:val="ListNumber"/>
      </w:pPr>
      <w:r w:rsidRPr="00E416AD">
        <w:rPr>
          <w:rStyle w:val="Bold"/>
        </w:rPr>
        <w:t>Privilege</w:t>
      </w:r>
      <w:r w:rsidR="00E416AD">
        <w:t xml:space="preserve"> – I</w:t>
      </w:r>
      <w:r>
        <w:t>f necessary, add or edit CSM Standard Privileges.</w:t>
      </w:r>
    </w:p>
    <w:p w:rsidR="00E416AD" w:rsidRDefault="00E416AD" w:rsidP="00E416AD">
      <w:pPr>
        <w:pStyle w:val="BodyText"/>
      </w:pPr>
      <w:r>
        <w:t xml:space="preserve">The sections that follow provide </w:t>
      </w:r>
      <w:r w:rsidR="00C42D45">
        <w:t>Information about</w:t>
      </w:r>
      <w:r>
        <w:t xml:space="preserve"> the available functionality for each location in the Super Admin Interface.</w:t>
      </w:r>
    </w:p>
    <w:p w:rsidR="004E6839" w:rsidRDefault="004E6839" w:rsidP="004E6839">
      <w:pPr>
        <w:pStyle w:val="Heading3"/>
      </w:pPr>
      <w:bookmarkStart w:id="1082" w:name="_Toc238804869"/>
      <w:r>
        <w:t>Application</w:t>
      </w:r>
      <w:r w:rsidR="00FB1B4A">
        <w:t xml:space="preserve"> </w:t>
      </w:r>
      <w:r w:rsidR="00455A66">
        <w:t xml:space="preserve">Administration </w:t>
      </w:r>
      <w:r w:rsidR="00FB1B4A">
        <w:t>– Super Admin Mode</w:t>
      </w:r>
      <w:bookmarkEnd w:id="1082"/>
    </w:p>
    <w:p w:rsidR="000849BE" w:rsidRDefault="004E6839" w:rsidP="000849BE">
      <w:pPr>
        <w:pStyle w:val="BodyText"/>
      </w:pPr>
      <w:r>
        <w:t>In the Application section</w:t>
      </w:r>
      <w:r w:rsidR="005A3617">
        <w:t xml:space="preserve"> of the Super Admin Mode</w:t>
      </w:r>
      <w:r>
        <w:t xml:space="preserve">, a Super Admin can add </w:t>
      </w:r>
      <w:r w:rsidR="00C42D45">
        <w:t xml:space="preserve">(register) </w:t>
      </w:r>
      <w:r>
        <w:t>an application to the UPT and add or modify</w:t>
      </w:r>
      <w:r w:rsidR="00C42D45">
        <w:t xml:space="preserve"> the details of an application. </w:t>
      </w:r>
      <w:r w:rsidR="00F228E8">
        <w:fldChar w:fldCharType="begin"/>
      </w:r>
      <w:r w:rsidR="000849BE">
        <w:instrText xml:space="preserve"> XE "application administration" </w:instrText>
      </w:r>
      <w:r w:rsidR="00F228E8">
        <w:fldChar w:fldCharType="end"/>
      </w:r>
    </w:p>
    <w:p w:rsidR="004E6839" w:rsidRDefault="004E6839" w:rsidP="003A6A2D">
      <w:pPr>
        <w:pStyle w:val="Heading4"/>
      </w:pPr>
      <w:r>
        <w:t xml:space="preserve">Create a New Application </w:t>
      </w:r>
    </w:p>
    <w:p w:rsidR="000849BE" w:rsidRDefault="00C42D45" w:rsidP="00C42D45">
      <w:pPr>
        <w:pStyle w:val="BodyText"/>
      </w:pPr>
      <w:r>
        <w:t>Creating or adding an application in UPT registers  that application and makes it available for the other administrative tasks that must be performed.</w:t>
      </w:r>
      <w:r w:rsidR="000849BE" w:rsidRPr="000849BE">
        <w:t xml:space="preserve"> </w:t>
      </w:r>
      <w:r w:rsidR="00F228E8">
        <w:fldChar w:fldCharType="begin"/>
      </w:r>
      <w:r w:rsidR="000849BE">
        <w:instrText xml:space="preserve"> XE "create application in UPT" </w:instrText>
      </w:r>
      <w:r w:rsidR="00F228E8">
        <w:fldChar w:fldCharType="end"/>
      </w:r>
      <w:r w:rsidR="00F228E8">
        <w:fldChar w:fldCharType="begin"/>
      </w:r>
      <w:r w:rsidR="000849BE">
        <w:instrText xml:space="preserve"> XE "register application in UPT" </w:instrText>
      </w:r>
      <w:r w:rsidR="00F228E8">
        <w:fldChar w:fldCharType="end"/>
      </w:r>
    </w:p>
    <w:p w:rsidR="00C42D45" w:rsidRPr="000849BE" w:rsidRDefault="00C42D45" w:rsidP="00C42D45">
      <w:pPr>
        <w:pStyle w:val="BodyText"/>
        <w:rPr>
          <w:rStyle w:val="Bold"/>
        </w:rPr>
      </w:pPr>
      <w:r w:rsidRPr="000849BE">
        <w:rPr>
          <w:rStyle w:val="Bold"/>
        </w:rPr>
        <w:t>To add/create a new application:</w:t>
      </w:r>
    </w:p>
    <w:p w:rsidR="004E6839" w:rsidRDefault="00C42D45" w:rsidP="00C42D45">
      <w:pPr>
        <w:pStyle w:val="ListNumber"/>
        <w:numPr>
          <w:ilvl w:val="0"/>
          <w:numId w:val="24"/>
        </w:numPr>
      </w:pPr>
      <w:r>
        <w:t xml:space="preserve">Click </w:t>
      </w:r>
      <w:r w:rsidRPr="00C42D45">
        <w:rPr>
          <w:rStyle w:val="Bold"/>
        </w:rPr>
        <w:t>Application</w:t>
      </w:r>
      <w:r>
        <w:t xml:space="preserve"> from the main menu to open </w:t>
      </w:r>
      <w:r w:rsidR="004E6839">
        <w:t>the Application home page.</w:t>
      </w:r>
    </w:p>
    <w:p w:rsidR="004E6839" w:rsidRDefault="004E6839" w:rsidP="00C42D45">
      <w:pPr>
        <w:pStyle w:val="ListNumber"/>
      </w:pPr>
      <w:r>
        <w:t xml:space="preserve">Select </w:t>
      </w:r>
      <w:r w:rsidRPr="00C42D45">
        <w:rPr>
          <w:rStyle w:val="Bold"/>
        </w:rPr>
        <w:t>Create a New Application</w:t>
      </w:r>
      <w:r>
        <w:t>.</w:t>
      </w:r>
      <w:r w:rsidR="00C42D45">
        <w:t xml:space="preserve"> The Application Details form appears.</w:t>
      </w:r>
    </w:p>
    <w:p w:rsidR="004E6839" w:rsidRDefault="004E6839" w:rsidP="00C42D45">
      <w:pPr>
        <w:pStyle w:val="ListNumber"/>
      </w:pPr>
      <w:r>
        <w:t>Enter data into the Application Details form.</w:t>
      </w:r>
      <w:r w:rsidR="00C42D45">
        <w:t xml:space="preserve"> The </w:t>
      </w:r>
      <w:r w:rsidR="00271DCF">
        <w:t xml:space="preserve">form </w:t>
      </w:r>
      <w:r w:rsidR="00C42D45">
        <w:t xml:space="preserve">fields are </w:t>
      </w:r>
      <w:r w:rsidR="00271DCF">
        <w:t xml:space="preserve">defined </w:t>
      </w:r>
      <w:r w:rsidR="00C42D45">
        <w:t>as follows:</w:t>
      </w:r>
    </w:p>
    <w:p w:rsidR="004E6839" w:rsidRDefault="004E6839" w:rsidP="00C42D45">
      <w:pPr>
        <w:pStyle w:val="BodyTextIndent"/>
      </w:pPr>
      <w:r w:rsidRPr="00C42D45">
        <w:rPr>
          <w:rStyle w:val="Bold"/>
        </w:rPr>
        <w:t>Application Name</w:t>
      </w:r>
      <w:r>
        <w:t xml:space="preserve"> – </w:t>
      </w:r>
      <w:r w:rsidR="00C42D45">
        <w:t>U</w:t>
      </w:r>
      <w:r>
        <w:t xml:space="preserve">niquely identifies the </w:t>
      </w:r>
      <w:r w:rsidR="00F73F46">
        <w:t>application</w:t>
      </w:r>
      <w:r w:rsidR="00C42D45">
        <w:t>;</w:t>
      </w:r>
      <w:r>
        <w:t xml:space="preserve"> </w:t>
      </w:r>
      <w:r w:rsidR="00C42D45">
        <w:t xml:space="preserve">is a </w:t>
      </w:r>
      <w:r>
        <w:t xml:space="preserve">required field. </w:t>
      </w:r>
    </w:p>
    <w:p w:rsidR="004E6839" w:rsidRDefault="004E6839" w:rsidP="00C42D45">
      <w:pPr>
        <w:pStyle w:val="BodyTextIndent"/>
      </w:pPr>
      <w:r w:rsidRPr="00C42D45">
        <w:rPr>
          <w:rStyle w:val="Bold"/>
        </w:rPr>
        <w:t>Application Description</w:t>
      </w:r>
      <w:r w:rsidR="00C42D45">
        <w:t xml:space="preserve"> – A</w:t>
      </w:r>
      <w:r>
        <w:t xml:space="preserve"> brief summary describing the </w:t>
      </w:r>
      <w:r w:rsidR="00F73F46">
        <w:t>application</w:t>
      </w:r>
      <w:r>
        <w:t xml:space="preserve">. </w:t>
      </w:r>
    </w:p>
    <w:p w:rsidR="004E6839" w:rsidRDefault="004E6839" w:rsidP="00C42D45">
      <w:pPr>
        <w:pStyle w:val="BodyTextIndent"/>
      </w:pPr>
      <w:r w:rsidRPr="00C42D45">
        <w:rPr>
          <w:rStyle w:val="Bold"/>
        </w:rPr>
        <w:t>Declarative Flag</w:t>
      </w:r>
      <w:r w:rsidR="00C42D45">
        <w:t xml:space="preserve"> – I</w:t>
      </w:r>
      <w:r>
        <w:t>ndicates whether application uses Declarative security.</w:t>
      </w:r>
    </w:p>
    <w:p w:rsidR="004E6839" w:rsidRDefault="004E6839" w:rsidP="00C42D45">
      <w:pPr>
        <w:pStyle w:val="BodyTextIndent"/>
      </w:pPr>
      <w:r w:rsidRPr="00C42D45">
        <w:rPr>
          <w:rStyle w:val="Bold"/>
        </w:rPr>
        <w:t>Application Active Flag</w:t>
      </w:r>
      <w:r w:rsidR="00C42D45">
        <w:t xml:space="preserve"> – I</w:t>
      </w:r>
      <w:r>
        <w:t xml:space="preserve">ndicates </w:t>
      </w:r>
      <w:r w:rsidR="00C42D45">
        <w:t>whether or not</w:t>
      </w:r>
      <w:r>
        <w:t xml:space="preserve"> the </w:t>
      </w:r>
      <w:r w:rsidR="00F73F46">
        <w:t>application</w:t>
      </w:r>
      <w:r>
        <w:t xml:space="preserve"> is currently active.</w:t>
      </w:r>
    </w:p>
    <w:p w:rsidR="004E6839" w:rsidRDefault="004E6839" w:rsidP="00C42D45">
      <w:pPr>
        <w:pStyle w:val="BodyTextIndent"/>
      </w:pPr>
      <w:r w:rsidRPr="00C42D45">
        <w:rPr>
          <w:rStyle w:val="Bold"/>
        </w:rPr>
        <w:t>Database URL</w:t>
      </w:r>
      <w:r>
        <w:t xml:space="preserve"> – The JDBC Database URL for the given application.</w:t>
      </w:r>
    </w:p>
    <w:p w:rsidR="004E6839" w:rsidRDefault="004E6839" w:rsidP="00C42D45">
      <w:pPr>
        <w:pStyle w:val="BodyTextIndent"/>
      </w:pPr>
      <w:r w:rsidRPr="00C42D45">
        <w:rPr>
          <w:rStyle w:val="Bold"/>
        </w:rPr>
        <w:t>Database User Name</w:t>
      </w:r>
      <w:r>
        <w:t xml:space="preserve"> – The Username for the application database.</w:t>
      </w:r>
    </w:p>
    <w:p w:rsidR="004E6839" w:rsidRDefault="004E6839" w:rsidP="00C42D45">
      <w:pPr>
        <w:pStyle w:val="BodyTextIndent"/>
      </w:pPr>
      <w:r w:rsidRPr="00C42D45">
        <w:rPr>
          <w:rStyle w:val="Bold"/>
        </w:rPr>
        <w:t>Database Password</w:t>
      </w:r>
      <w:r>
        <w:t xml:space="preserve"> – The Password for the application database</w:t>
      </w:r>
      <w:r w:rsidR="00C42D45">
        <w:t>.</w:t>
      </w:r>
    </w:p>
    <w:p w:rsidR="004E6839" w:rsidRDefault="004E6839" w:rsidP="00C42D45">
      <w:pPr>
        <w:pStyle w:val="BodyTextIndent"/>
        <w:rPr>
          <w:ins w:id="1083" w:author=" Vijay Parmar" w:date="2009-08-22T11:11:00Z"/>
        </w:rPr>
      </w:pPr>
      <w:r w:rsidRPr="00C42D45">
        <w:rPr>
          <w:rStyle w:val="Bold"/>
        </w:rPr>
        <w:t>Database Dialect</w:t>
      </w:r>
      <w:r>
        <w:t xml:space="preserve"> – The Dialect for the application database.</w:t>
      </w:r>
    </w:p>
    <w:p w:rsidR="001A0310" w:rsidRDefault="001A0310" w:rsidP="00C42D45">
      <w:pPr>
        <w:pStyle w:val="BodyTextIndent"/>
      </w:pPr>
    </w:p>
    <w:p w:rsidR="004E6839" w:rsidRDefault="004E6839" w:rsidP="00C42D45">
      <w:pPr>
        <w:pStyle w:val="BodyTextIndent"/>
        <w:rPr>
          <w:ins w:id="1084" w:author=" Vijay Parmar" w:date="2009-08-22T11:11:00Z"/>
        </w:rPr>
      </w:pPr>
      <w:r w:rsidRPr="00C42D45">
        <w:rPr>
          <w:rStyle w:val="Bold"/>
        </w:rPr>
        <w:t>Database Driver</w:t>
      </w:r>
      <w:r>
        <w:t xml:space="preserve"> –The Driver for the application database</w:t>
      </w:r>
      <w:r w:rsidR="00C42D45">
        <w:t>.</w:t>
      </w:r>
    </w:p>
    <w:p w:rsidR="001A0310" w:rsidRDefault="001A0310" w:rsidP="001A0310">
      <w:pPr>
        <w:pStyle w:val="BodyTextIndent"/>
        <w:rPr>
          <w:ins w:id="1085" w:author=" Vijay Parmar" w:date="2009-08-22T11:11:00Z"/>
        </w:rPr>
      </w:pPr>
      <w:ins w:id="1086" w:author=" Vijay Parmar" w:date="2009-08-22T11:12:00Z">
        <w:r>
          <w:rPr>
            <w:rStyle w:val="Bold"/>
          </w:rPr>
          <w:t>CSM Version</w:t>
        </w:r>
      </w:ins>
      <w:ins w:id="1087" w:author=" Vijay Parmar" w:date="2009-08-22T11:11:00Z">
        <w:r>
          <w:t xml:space="preserve"> – </w:t>
        </w:r>
      </w:ins>
      <w:ins w:id="1088" w:author=" Vijay Parmar" w:date="2009-08-22T11:12:00Z">
        <w:r>
          <w:t>The Version number used by the Application</w:t>
        </w:r>
      </w:ins>
      <w:ins w:id="1089" w:author=" Vijay Parmar" w:date="2009-08-22T11:11:00Z">
        <w:r>
          <w:t>.</w:t>
        </w:r>
      </w:ins>
    </w:p>
    <w:p w:rsidR="001A0310" w:rsidRDefault="001A0310" w:rsidP="00C42D45">
      <w:pPr>
        <w:pStyle w:val="BodyTextIndent"/>
      </w:pPr>
    </w:p>
    <w:p w:rsidR="00C42D45" w:rsidRDefault="004F7051" w:rsidP="00C42D45">
      <w:pPr>
        <w:pStyle w:val="ListNumber"/>
      </w:pPr>
      <w:r>
        <w:t xml:space="preserve">Click </w:t>
      </w:r>
      <w:r w:rsidR="00C42D45" w:rsidRPr="004F7051">
        <w:rPr>
          <w:rStyle w:val="Bold"/>
        </w:rPr>
        <w:t>Add</w:t>
      </w:r>
      <w:r w:rsidR="00C42D45">
        <w:t xml:space="preserve"> </w:t>
      </w:r>
      <w:r>
        <w:t>to register the application in UPT.</w:t>
      </w:r>
    </w:p>
    <w:p w:rsidR="004E6839" w:rsidRDefault="00C42D45" w:rsidP="00C42D45">
      <w:pPr>
        <w:pStyle w:val="NoteMainbody"/>
      </w:pPr>
      <w:r w:rsidRPr="00C42D45">
        <w:rPr>
          <w:rStyle w:val="Bold"/>
        </w:rPr>
        <w:t>NOTE</w:t>
      </w:r>
      <w:r w:rsidR="004E6839" w:rsidRPr="00C42D45">
        <w:rPr>
          <w:rStyle w:val="Bold"/>
        </w:rPr>
        <w:t>:</w:t>
      </w:r>
      <w:r w:rsidR="001043B3">
        <w:t xml:space="preserve"> T</w:t>
      </w:r>
      <w:r w:rsidR="004E6839">
        <w:t xml:space="preserve">he Database fields </w:t>
      </w:r>
      <w:r w:rsidR="009C1F9F">
        <w:t>must</w:t>
      </w:r>
      <w:r w:rsidR="004E6839">
        <w:t xml:space="preserve"> either be </w:t>
      </w:r>
      <w:r w:rsidR="009C1F9F">
        <w:t xml:space="preserve">all </w:t>
      </w:r>
      <w:r w:rsidR="004E6839">
        <w:t>completed together or left blank completely. They are all required fields if at least one of them is populated.</w:t>
      </w:r>
    </w:p>
    <w:p w:rsidR="004E6839" w:rsidRDefault="004E6839" w:rsidP="009C1F9F">
      <w:pPr>
        <w:pStyle w:val="Heading4"/>
      </w:pPr>
      <w:r>
        <w:t xml:space="preserve">Select </w:t>
      </w:r>
      <w:r w:rsidR="009C1F9F">
        <w:rPr>
          <w:rStyle w:val="Heading4Char"/>
        </w:rPr>
        <w:t xml:space="preserve">and </w:t>
      </w:r>
      <w:r w:rsidR="00D85A39">
        <w:rPr>
          <w:rStyle w:val="Heading4Char"/>
        </w:rPr>
        <w:t>View/</w:t>
      </w:r>
      <w:r w:rsidR="009C1F9F">
        <w:rPr>
          <w:rStyle w:val="Heading4Char"/>
        </w:rPr>
        <w:t xml:space="preserve">Update an </w:t>
      </w:r>
      <w:r w:rsidR="009C1F9F">
        <w:t>Existing Application</w:t>
      </w:r>
    </w:p>
    <w:p w:rsidR="009C1F9F" w:rsidRDefault="009C1F9F" w:rsidP="009C1F9F">
      <w:pPr>
        <w:pStyle w:val="BodyText"/>
      </w:pPr>
      <w:r>
        <w:t xml:space="preserve">Once an application has been created, you can edit the details entered for the application any time necessary. In order to edit the application details, you must search for and </w:t>
      </w:r>
      <w:r w:rsidR="00CE680F">
        <w:t>identify</w:t>
      </w:r>
      <w:r>
        <w:t xml:space="preserve"> the application to</w:t>
      </w:r>
      <w:r w:rsidR="004F7051">
        <w:t xml:space="preserve"> update and select to view the details.</w:t>
      </w:r>
      <w:r w:rsidR="000849BE" w:rsidRPr="000849BE">
        <w:t xml:space="preserve"> </w:t>
      </w:r>
      <w:r w:rsidR="00F228E8">
        <w:fldChar w:fldCharType="begin"/>
      </w:r>
      <w:r w:rsidR="000849BE">
        <w:instrText xml:space="preserve"> XE "view application details" </w:instrText>
      </w:r>
      <w:r w:rsidR="00F228E8">
        <w:fldChar w:fldCharType="end"/>
      </w:r>
      <w:r w:rsidR="00F228E8">
        <w:fldChar w:fldCharType="begin"/>
      </w:r>
      <w:r w:rsidR="000849BE">
        <w:instrText xml:space="preserve"> XE "edit/update application details" </w:instrText>
      </w:r>
      <w:r w:rsidR="00F228E8">
        <w:fldChar w:fldCharType="end"/>
      </w:r>
    </w:p>
    <w:p w:rsidR="009C1F9F" w:rsidRPr="004F7051" w:rsidRDefault="009C1F9F" w:rsidP="009C1F9F">
      <w:pPr>
        <w:pStyle w:val="BodyText"/>
        <w:rPr>
          <w:rStyle w:val="Bold"/>
        </w:rPr>
      </w:pPr>
      <w:r w:rsidRPr="004F7051">
        <w:rPr>
          <w:rStyle w:val="Bold"/>
        </w:rPr>
        <w:t>To find</w:t>
      </w:r>
      <w:r w:rsidR="004F7051" w:rsidRPr="004F7051">
        <w:rPr>
          <w:rStyle w:val="Bold"/>
        </w:rPr>
        <w:t xml:space="preserve"> and </w:t>
      </w:r>
      <w:r w:rsidR="00CE680F">
        <w:rPr>
          <w:rStyle w:val="Bold"/>
        </w:rPr>
        <w:t>view/</w:t>
      </w:r>
      <w:r w:rsidR="004F7051" w:rsidRPr="004F7051">
        <w:rPr>
          <w:rStyle w:val="Bold"/>
        </w:rPr>
        <w:t>update an application:</w:t>
      </w:r>
    </w:p>
    <w:p w:rsidR="004E6839" w:rsidRDefault="004F7051" w:rsidP="000849BE">
      <w:pPr>
        <w:pStyle w:val="ListNumber"/>
        <w:numPr>
          <w:ilvl w:val="0"/>
          <w:numId w:val="82"/>
        </w:numPr>
      </w:pPr>
      <w:r>
        <w:t xml:space="preserve">Click </w:t>
      </w:r>
      <w:r w:rsidRPr="00C42D45">
        <w:rPr>
          <w:rStyle w:val="Bold"/>
        </w:rPr>
        <w:t>Application</w:t>
      </w:r>
      <w:r>
        <w:t xml:space="preserve"> from the main menu to open the Application home page.</w:t>
      </w:r>
    </w:p>
    <w:p w:rsidR="004E6839" w:rsidRDefault="004E6839" w:rsidP="004F7051">
      <w:pPr>
        <w:pStyle w:val="ListNumber"/>
      </w:pPr>
      <w:r>
        <w:t xml:space="preserve">Click on </w:t>
      </w:r>
      <w:r w:rsidRPr="004F7051">
        <w:rPr>
          <w:rStyle w:val="Bold"/>
        </w:rPr>
        <w:t>Select an Existing Application</w:t>
      </w:r>
      <w:r>
        <w:t>.</w:t>
      </w:r>
    </w:p>
    <w:p w:rsidR="004E6839" w:rsidRDefault="004E6839" w:rsidP="004F7051">
      <w:pPr>
        <w:pStyle w:val="ListNumber"/>
      </w:pPr>
      <w:r>
        <w:t xml:space="preserve">Enter </w:t>
      </w:r>
      <w:r w:rsidR="004F7051">
        <w:t>search criteria</w:t>
      </w:r>
      <w:r>
        <w:t xml:space="preserve"> into the Application Search Criteria form.</w:t>
      </w:r>
      <w:r w:rsidR="004F7051">
        <w:t xml:space="preserve"> You may use an asterisk (*) as a wildcard character if necessary.</w:t>
      </w:r>
    </w:p>
    <w:p w:rsidR="004E6839" w:rsidRDefault="004F7051" w:rsidP="004F7051">
      <w:pPr>
        <w:pStyle w:val="ListNumber"/>
      </w:pPr>
      <w:r>
        <w:t xml:space="preserve">From the results list, select </w:t>
      </w:r>
      <w:r w:rsidR="004E6839">
        <w:t xml:space="preserve">the radio button </w:t>
      </w:r>
      <w:r>
        <w:t>next to</w:t>
      </w:r>
      <w:r w:rsidR="004E6839">
        <w:t xml:space="preserve"> the </w:t>
      </w:r>
      <w:r>
        <w:t>A</w:t>
      </w:r>
      <w:r w:rsidR="00F73F46">
        <w:t>pplication</w:t>
      </w:r>
      <w:r>
        <w:t xml:space="preserve"> Name of the application you want to view and/or edit, and then click </w:t>
      </w:r>
      <w:r w:rsidRPr="004F7051">
        <w:rPr>
          <w:rStyle w:val="Bold"/>
        </w:rPr>
        <w:t>View Details</w:t>
      </w:r>
      <w:r>
        <w:t>.</w:t>
      </w:r>
    </w:p>
    <w:p w:rsidR="004E6839" w:rsidRDefault="004F7051" w:rsidP="004F7051">
      <w:pPr>
        <w:pStyle w:val="ListNumber"/>
      </w:pPr>
      <w:r>
        <w:t xml:space="preserve">Review, and if necessary edit the </w:t>
      </w:r>
      <w:r w:rsidR="004E6839">
        <w:t xml:space="preserve">data </w:t>
      </w:r>
      <w:r>
        <w:t xml:space="preserve">appearing on </w:t>
      </w:r>
      <w:r w:rsidR="004E6839">
        <w:t>the Application Details form</w:t>
      </w:r>
      <w:r w:rsidR="008B318A">
        <w:t xml:space="preserve">. </w:t>
      </w:r>
      <w:r>
        <w:t>The form fields are defined as follows:</w:t>
      </w:r>
    </w:p>
    <w:p w:rsidR="004F7051" w:rsidRDefault="004F7051" w:rsidP="004F7051">
      <w:pPr>
        <w:pStyle w:val="BodyTextIndent"/>
      </w:pPr>
      <w:r w:rsidRPr="00C42D45">
        <w:rPr>
          <w:rStyle w:val="Bold"/>
        </w:rPr>
        <w:t>Application Name</w:t>
      </w:r>
      <w:r>
        <w:t xml:space="preserve"> – Uniquely identifies the application; is a required field. </w:t>
      </w:r>
    </w:p>
    <w:p w:rsidR="004F7051" w:rsidRDefault="004F7051" w:rsidP="004F7051">
      <w:pPr>
        <w:pStyle w:val="BodyTextIndent"/>
      </w:pPr>
      <w:r w:rsidRPr="00C42D45">
        <w:rPr>
          <w:rStyle w:val="Bold"/>
        </w:rPr>
        <w:t>Application Description</w:t>
      </w:r>
      <w:r>
        <w:t xml:space="preserve"> – A brief summary describing the application. </w:t>
      </w:r>
    </w:p>
    <w:p w:rsidR="004F7051" w:rsidRDefault="004F7051" w:rsidP="004F7051">
      <w:pPr>
        <w:pStyle w:val="BodyTextIndent"/>
      </w:pPr>
      <w:r w:rsidRPr="00C42D45">
        <w:rPr>
          <w:rStyle w:val="Bold"/>
        </w:rPr>
        <w:t>Declarative Flag</w:t>
      </w:r>
      <w:r>
        <w:t xml:space="preserve"> – Indicates whether application uses Declarative security.</w:t>
      </w:r>
    </w:p>
    <w:p w:rsidR="004F7051" w:rsidRDefault="004F7051" w:rsidP="004F7051">
      <w:pPr>
        <w:pStyle w:val="BodyTextIndent"/>
      </w:pPr>
      <w:r w:rsidRPr="00C42D45">
        <w:rPr>
          <w:rStyle w:val="Bold"/>
        </w:rPr>
        <w:t>Application Active Flag</w:t>
      </w:r>
      <w:r>
        <w:t xml:space="preserve"> – Indicates whether or not the application is currently active.</w:t>
      </w:r>
    </w:p>
    <w:p w:rsidR="004F7051" w:rsidRDefault="004F7051" w:rsidP="004F7051">
      <w:pPr>
        <w:pStyle w:val="BodyTextIndent"/>
      </w:pPr>
      <w:r w:rsidRPr="00C42D45">
        <w:rPr>
          <w:rStyle w:val="Bold"/>
        </w:rPr>
        <w:t>Database URL</w:t>
      </w:r>
      <w:r>
        <w:t xml:space="preserve"> – The JDBC Database URL for the given application.</w:t>
      </w:r>
    </w:p>
    <w:p w:rsidR="004F7051" w:rsidRDefault="004F7051" w:rsidP="004F7051">
      <w:pPr>
        <w:pStyle w:val="BodyTextIndent"/>
      </w:pPr>
      <w:r w:rsidRPr="00C42D45">
        <w:rPr>
          <w:rStyle w:val="Bold"/>
        </w:rPr>
        <w:t>Database User Name</w:t>
      </w:r>
      <w:r>
        <w:t xml:space="preserve"> – The Username for the application database.</w:t>
      </w:r>
    </w:p>
    <w:p w:rsidR="004F7051" w:rsidRDefault="004F7051" w:rsidP="004F7051">
      <w:pPr>
        <w:pStyle w:val="BodyTextIndent"/>
      </w:pPr>
      <w:r w:rsidRPr="00C42D45">
        <w:rPr>
          <w:rStyle w:val="Bold"/>
        </w:rPr>
        <w:t>Database Password</w:t>
      </w:r>
      <w:r>
        <w:t xml:space="preserve"> – The Password for the application database.</w:t>
      </w:r>
    </w:p>
    <w:p w:rsidR="004F7051" w:rsidRDefault="004F7051" w:rsidP="004F7051">
      <w:pPr>
        <w:pStyle w:val="BodyTextIndent"/>
      </w:pPr>
      <w:r w:rsidRPr="00C42D45">
        <w:rPr>
          <w:rStyle w:val="Bold"/>
        </w:rPr>
        <w:t>Database Dialect</w:t>
      </w:r>
      <w:r>
        <w:t xml:space="preserve"> – The Dialect for the application database.</w:t>
      </w:r>
    </w:p>
    <w:p w:rsidR="004F7051" w:rsidRDefault="004F7051" w:rsidP="004F7051">
      <w:pPr>
        <w:pStyle w:val="BodyTextIndent"/>
      </w:pPr>
      <w:r w:rsidRPr="00C42D45">
        <w:rPr>
          <w:rStyle w:val="Bold"/>
        </w:rPr>
        <w:t>Database Driver</w:t>
      </w:r>
      <w:r>
        <w:t xml:space="preserve"> –The Driver for the application database.</w:t>
      </w:r>
    </w:p>
    <w:p w:rsidR="004F7051" w:rsidRDefault="004F7051" w:rsidP="004F7051">
      <w:pPr>
        <w:pStyle w:val="ListNumber"/>
      </w:pPr>
      <w:r>
        <w:t xml:space="preserve">Click </w:t>
      </w:r>
      <w:r w:rsidRPr="004F7051">
        <w:rPr>
          <w:rStyle w:val="Bold"/>
        </w:rPr>
        <w:t>Update</w:t>
      </w:r>
      <w:r>
        <w:t xml:space="preserve"> to save your changes.</w:t>
      </w:r>
    </w:p>
    <w:p w:rsidR="004F7051" w:rsidRDefault="004F7051" w:rsidP="004F7051">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4F7051" w:rsidRDefault="004F7051" w:rsidP="004F7051">
      <w:pPr>
        <w:pStyle w:val="Heading4"/>
      </w:pPr>
      <w:r>
        <w:t>Delete</w:t>
      </w:r>
      <w:r>
        <w:rPr>
          <w:rStyle w:val="Heading4Char"/>
        </w:rPr>
        <w:t xml:space="preserve"> an </w:t>
      </w:r>
      <w:r>
        <w:t>Existing Application</w:t>
      </w:r>
    </w:p>
    <w:p w:rsidR="004F7051" w:rsidRDefault="004F7051" w:rsidP="004F7051">
      <w:pPr>
        <w:pStyle w:val="BodyText"/>
      </w:pPr>
      <w:r>
        <w:t>If necessary, you can delete an application from UPT. In order to delete the application, you must search for</w:t>
      </w:r>
      <w:r w:rsidR="005A3617">
        <w:t xml:space="preserve"> and select to view the details page of</w:t>
      </w:r>
      <w:r>
        <w:t xml:space="preserve"> the application </w:t>
      </w:r>
      <w:r w:rsidR="005A3617">
        <w:t xml:space="preserve">you want to </w:t>
      </w:r>
      <w:r>
        <w:t>delete.</w:t>
      </w:r>
      <w:r w:rsidR="000849BE" w:rsidRPr="000849BE">
        <w:t xml:space="preserve"> </w:t>
      </w:r>
      <w:r w:rsidR="00F228E8">
        <w:fldChar w:fldCharType="begin"/>
      </w:r>
      <w:r w:rsidR="000849BE">
        <w:instrText xml:space="preserve"> XE "delete application from UPT" </w:instrText>
      </w:r>
      <w:r w:rsidR="00F228E8">
        <w:fldChar w:fldCharType="end"/>
      </w:r>
    </w:p>
    <w:p w:rsidR="004F7051" w:rsidRPr="004F7051" w:rsidRDefault="004F7051" w:rsidP="00CD44FB">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4F7051" w:rsidRDefault="004F7051" w:rsidP="00CD44FB">
      <w:pPr>
        <w:pStyle w:val="ListNumber"/>
        <w:keepNext/>
        <w:keepLines/>
        <w:numPr>
          <w:ilvl w:val="0"/>
          <w:numId w:val="83"/>
        </w:numPr>
      </w:pPr>
      <w:r>
        <w:t xml:space="preserve">Click </w:t>
      </w:r>
      <w:r w:rsidRPr="00C42D45">
        <w:rPr>
          <w:rStyle w:val="Bold"/>
        </w:rPr>
        <w:t>Application</w:t>
      </w:r>
      <w:r>
        <w:t xml:space="preserve"> from the main menu to open the Application home page.</w:t>
      </w:r>
    </w:p>
    <w:p w:rsidR="004F7051" w:rsidRDefault="004F7051" w:rsidP="004F7051">
      <w:pPr>
        <w:pStyle w:val="ListNumber"/>
      </w:pPr>
      <w:r>
        <w:t xml:space="preserve">Click on </w:t>
      </w:r>
      <w:r w:rsidRPr="004F7051">
        <w:rPr>
          <w:rStyle w:val="Bold"/>
        </w:rPr>
        <w:t>Select an Existing Application</w:t>
      </w:r>
      <w:r>
        <w:t>.</w:t>
      </w:r>
    </w:p>
    <w:p w:rsidR="004F7051" w:rsidRDefault="004F7051" w:rsidP="004F7051">
      <w:pPr>
        <w:pStyle w:val="ListNumber"/>
      </w:pPr>
      <w:r>
        <w:t>Enter search criteria into the Application Search Criteria form. You may use an asterisk (*) as a wildcard character if necessary.</w:t>
      </w:r>
    </w:p>
    <w:p w:rsidR="004F7051" w:rsidRDefault="004F7051" w:rsidP="004F7051">
      <w:pPr>
        <w:pStyle w:val="ListNumber"/>
      </w:pPr>
      <w:r>
        <w:t xml:space="preserve">From the results list, select the radio button next to the Application Name of the application you want to </w:t>
      </w:r>
      <w:r w:rsidR="00BD3A36">
        <w:t>delete</w:t>
      </w:r>
      <w:r>
        <w:t xml:space="preserve">, and then click </w:t>
      </w:r>
      <w:r w:rsidRPr="004F7051">
        <w:rPr>
          <w:rStyle w:val="Bold"/>
        </w:rPr>
        <w:t>View Details</w:t>
      </w:r>
      <w:r>
        <w:t>.</w:t>
      </w:r>
    </w:p>
    <w:p w:rsidR="005A3617" w:rsidRDefault="005A3617" w:rsidP="004F7051">
      <w:pPr>
        <w:pStyle w:val="ListNumber"/>
      </w:pPr>
      <w:r>
        <w:t xml:space="preserve">From the details page, click </w:t>
      </w:r>
      <w:r w:rsidRPr="005A3617">
        <w:rPr>
          <w:rStyle w:val="Bold"/>
        </w:rPr>
        <w:t>Delete</w:t>
      </w:r>
      <w:r w:rsidR="008B318A">
        <w:t xml:space="preserve">. </w:t>
      </w:r>
      <w:r>
        <w:t>A confirmation window appears.</w:t>
      </w:r>
    </w:p>
    <w:p w:rsidR="005A3617" w:rsidRDefault="005A3617" w:rsidP="004F7051">
      <w:pPr>
        <w:pStyle w:val="ListNumber"/>
      </w:pPr>
      <w:r>
        <w:t xml:space="preserve">Click </w:t>
      </w:r>
      <w:r w:rsidRPr="005A3617">
        <w:rPr>
          <w:rStyle w:val="Bold"/>
        </w:rPr>
        <w:t>OK</w:t>
      </w:r>
      <w:r>
        <w:t xml:space="preserve"> to confirm the deletion.</w:t>
      </w:r>
    </w:p>
    <w:p w:rsidR="004E6839" w:rsidRDefault="005A3617" w:rsidP="005A3617">
      <w:pPr>
        <w:pStyle w:val="Heading4"/>
      </w:pPr>
      <w:r>
        <w:t xml:space="preserve">Associating/Assigning an Administrator for an Application </w:t>
      </w:r>
    </w:p>
    <w:p w:rsidR="005A3617" w:rsidRDefault="005A3617" w:rsidP="005A3617">
      <w:pPr>
        <w:pStyle w:val="BodyText"/>
      </w:pPr>
      <w:r>
        <w:t>Once the appl</w:t>
      </w:r>
      <w:r w:rsidR="00860601">
        <w:t>ication is register</w:t>
      </w:r>
      <w:r w:rsidR="004B6D1D">
        <w:t>ed,</w:t>
      </w:r>
      <w:r w:rsidR="00860601">
        <w:t xml:space="preserve"> you </w:t>
      </w:r>
      <w:r w:rsidR="004B6D1D">
        <w:t xml:space="preserve">must </w:t>
      </w:r>
      <w:r w:rsidR="00860601">
        <w:t xml:space="preserve">assign </w:t>
      </w:r>
      <w:r>
        <w:t xml:space="preserve">one or more </w:t>
      </w:r>
      <w:r w:rsidR="00860601">
        <w:t xml:space="preserve">users as </w:t>
      </w:r>
      <w:r>
        <w:t xml:space="preserve">Administrators </w:t>
      </w:r>
      <w:r w:rsidR="00860601">
        <w:t xml:space="preserve">for </w:t>
      </w:r>
      <w:r w:rsidR="004B6D1D">
        <w:t>the application so that they can perform the Admin Mode tasks</w:t>
      </w:r>
      <w:r w:rsidR="008B318A">
        <w:t xml:space="preserve">. </w:t>
      </w:r>
      <w:r w:rsidR="00860601">
        <w:t>You may need to create new users before you can perform these procedures</w:t>
      </w:r>
      <w:r w:rsidR="008B318A">
        <w:t xml:space="preserve">. </w:t>
      </w:r>
      <w:r w:rsidR="00860601">
        <w:t xml:space="preserve">See the </w:t>
      </w:r>
      <w:fldSimple w:instr=" REF _Ref213821978 \h  \* MERGEFORMAT ">
        <w:r w:rsidR="00E92FAF" w:rsidRPr="00E92FAF">
          <w:rPr>
            <w:i/>
            <w:color w:val="0000FF"/>
          </w:rPr>
          <w:t>User Administration– Super Admin Mode</w:t>
        </w:r>
      </w:fldSimple>
      <w:r w:rsidR="00860601">
        <w:t xml:space="preserve"> below for </w:t>
      </w:r>
      <w:r w:rsidR="004B6D1D">
        <w:t>those instructions.</w:t>
      </w:r>
      <w:r w:rsidR="000849BE" w:rsidRPr="000849BE">
        <w:t xml:space="preserve"> </w:t>
      </w:r>
      <w:r w:rsidR="00F228E8">
        <w:fldChar w:fldCharType="begin"/>
      </w:r>
      <w:r w:rsidR="000849BE">
        <w:instrText xml:space="preserve"> XE "assign application Admin" </w:instrText>
      </w:r>
      <w:r w:rsidR="00F228E8">
        <w:fldChar w:fldCharType="end"/>
      </w:r>
      <w:r w:rsidR="00F228E8">
        <w:fldChar w:fldCharType="begin"/>
      </w:r>
      <w:r w:rsidR="000849BE">
        <w:instrText xml:space="preserve"> XE "application Administrator" </w:instrText>
      </w:r>
      <w:r w:rsidR="00F228E8">
        <w:fldChar w:fldCharType="end"/>
      </w:r>
      <w:r w:rsidR="00F228E8">
        <w:fldChar w:fldCharType="begin"/>
      </w:r>
      <w:r w:rsidR="00450B70">
        <w:instrText xml:space="preserve"> XE "administrative rights" </w:instrText>
      </w:r>
      <w:r w:rsidR="00F228E8">
        <w:fldChar w:fldCharType="end"/>
      </w:r>
    </w:p>
    <w:p w:rsidR="00860601" w:rsidRDefault="00860601" w:rsidP="005A3617">
      <w:pPr>
        <w:pStyle w:val="BodyText"/>
      </w:pPr>
      <w:r>
        <w:t>As an Administrator, the assigned users will have the rights to create and modify application elements such as Users, Roles and Groups</w:t>
      </w:r>
      <w:r w:rsidR="008B318A">
        <w:t xml:space="preserve">. </w:t>
      </w:r>
      <w:r>
        <w:t>Administrators are also able to unlock any users who are locked out of the application because of exceeding the maximum allowed invalid login attempts.</w:t>
      </w:r>
    </w:p>
    <w:p w:rsidR="00860601" w:rsidRPr="00860601" w:rsidRDefault="00860601" w:rsidP="005A3617">
      <w:pPr>
        <w:pStyle w:val="BodyText"/>
        <w:rPr>
          <w:rStyle w:val="Bold"/>
        </w:rPr>
      </w:pPr>
      <w:r w:rsidRPr="00860601">
        <w:rPr>
          <w:rStyle w:val="Bold"/>
        </w:rPr>
        <w:t>To assign a user as an application Administrator:</w:t>
      </w:r>
    </w:p>
    <w:p w:rsidR="005A3617" w:rsidRDefault="005A3617" w:rsidP="005A3617">
      <w:pPr>
        <w:pStyle w:val="ListNumber"/>
        <w:numPr>
          <w:ilvl w:val="0"/>
          <w:numId w:val="25"/>
        </w:numPr>
      </w:pPr>
      <w:r>
        <w:t xml:space="preserve">Click </w:t>
      </w:r>
      <w:r w:rsidRPr="00C42D45">
        <w:rPr>
          <w:rStyle w:val="Bold"/>
        </w:rPr>
        <w:t>Application</w:t>
      </w:r>
      <w:r>
        <w:t xml:space="preserve"> from the main menu to open the Application home page.</w:t>
      </w:r>
    </w:p>
    <w:p w:rsidR="005A3617" w:rsidRDefault="005A3617" w:rsidP="005A3617">
      <w:pPr>
        <w:pStyle w:val="ListNumber"/>
      </w:pPr>
      <w:r>
        <w:t xml:space="preserve">Click on </w:t>
      </w:r>
      <w:r w:rsidRPr="004F7051">
        <w:rPr>
          <w:rStyle w:val="Bold"/>
        </w:rPr>
        <w:t>Select an Existing Application</w:t>
      </w:r>
      <w:r>
        <w:t>.</w:t>
      </w:r>
    </w:p>
    <w:p w:rsidR="005A3617" w:rsidRDefault="005A3617" w:rsidP="005A3617">
      <w:pPr>
        <w:pStyle w:val="ListNumber"/>
      </w:pPr>
      <w:r>
        <w:t>Enter search criteria into the Application Search Criteria form. You may use an asterisk (*) as a wildcard character if necessary.</w:t>
      </w:r>
    </w:p>
    <w:p w:rsidR="005A3617" w:rsidRDefault="005A3617" w:rsidP="005A3617">
      <w:pPr>
        <w:pStyle w:val="ListNumber"/>
      </w:pPr>
      <w:r>
        <w:t xml:space="preserve">From the results list, select the radio button next to the Application Name of the application you want to view and/or edit, and then click </w:t>
      </w:r>
      <w:r w:rsidRPr="004F7051">
        <w:rPr>
          <w:rStyle w:val="Bold"/>
        </w:rPr>
        <w:t>View Details</w:t>
      </w:r>
      <w:r>
        <w:t>.</w:t>
      </w:r>
    </w:p>
    <w:p w:rsidR="005A3617" w:rsidRDefault="005A3617" w:rsidP="005A3617">
      <w:pPr>
        <w:pStyle w:val="ListNumber"/>
      </w:pPr>
      <w:r>
        <w:t xml:space="preserve">From the details page, click </w:t>
      </w:r>
      <w:r w:rsidRPr="005A3617">
        <w:rPr>
          <w:rStyle w:val="Bold"/>
        </w:rPr>
        <w:t>Delete</w:t>
      </w:r>
      <w:r w:rsidR="008B318A">
        <w:t xml:space="preserve">. </w:t>
      </w:r>
      <w:r>
        <w:t>A confirmation window appears.</w:t>
      </w:r>
    </w:p>
    <w:p w:rsidR="004E6839" w:rsidRDefault="005A3617" w:rsidP="005A3617">
      <w:pPr>
        <w:pStyle w:val="ListNumber"/>
      </w:pPr>
      <w:r>
        <w:t>S</w:t>
      </w:r>
      <w:r w:rsidR="004E6839">
        <w:t xml:space="preserve">elect </w:t>
      </w:r>
      <w:r w:rsidR="004E6839" w:rsidRPr="005A3617">
        <w:rPr>
          <w:rStyle w:val="Bold"/>
        </w:rPr>
        <w:t>Associate Admins</w:t>
      </w:r>
      <w:r>
        <w:t>.</w:t>
      </w:r>
    </w:p>
    <w:p w:rsidR="004E6839" w:rsidRDefault="005A3617" w:rsidP="005A3617">
      <w:pPr>
        <w:pStyle w:val="ListNumber"/>
      </w:pPr>
      <w:r>
        <w:t xml:space="preserve">Find and associate the appropriate users as administrators for the application. </w:t>
      </w:r>
      <w:r w:rsidR="004E6839">
        <w:t xml:space="preserve">Click on the </w:t>
      </w:r>
      <w:r w:rsidR="004E6839" w:rsidRPr="005A3617">
        <w:rPr>
          <w:rStyle w:val="Bold"/>
        </w:rPr>
        <w:t>Assign</w:t>
      </w:r>
      <w:r w:rsidR="004E6839">
        <w:t xml:space="preserve"> and </w:t>
      </w:r>
      <w:r w:rsidR="004E6839" w:rsidRPr="005A3617">
        <w:rPr>
          <w:rStyle w:val="Bold"/>
        </w:rPr>
        <w:t>Deassign</w:t>
      </w:r>
      <w:r w:rsidR="004E6839">
        <w:t xml:space="preserve"> buttons until the proper association</w:t>
      </w:r>
      <w:r w:rsidR="007C56FC">
        <w:t>s appear</w:t>
      </w:r>
      <w:r w:rsidR="004E6839">
        <w:t xml:space="preserve">. </w:t>
      </w:r>
      <w:r>
        <w:t xml:space="preserve">For </w:t>
      </w:r>
      <w:r w:rsidR="007C56FC">
        <w:t xml:space="preserve">more </w:t>
      </w:r>
      <w:r w:rsidR="007C56FC" w:rsidRPr="007C56FC">
        <w:t>information</w:t>
      </w:r>
      <w:r w:rsidRPr="007C56FC">
        <w:t xml:space="preserve">, see </w:t>
      </w:r>
      <w:fldSimple w:instr=" REF _Ref213910048 \h  \* MERGEFORMAT ">
        <w:r w:rsidR="00E92FAF" w:rsidRPr="00E92FAF">
          <w:rPr>
            <w:i/>
            <w:color w:val="0000FF"/>
          </w:rPr>
          <w:t>Assignments and Associations</w:t>
        </w:r>
      </w:fldSimple>
      <w:r w:rsidR="007C56FC" w:rsidRPr="007C56FC">
        <w:t xml:space="preserve"> on page </w:t>
      </w:r>
      <w:r w:rsidR="00F228E8" w:rsidRPr="007C56FC">
        <w:fldChar w:fldCharType="begin"/>
      </w:r>
      <w:r w:rsidR="007C56FC" w:rsidRPr="007C56FC">
        <w:instrText xml:space="preserve"> PAGEREF _Ref213910050 \h </w:instrText>
      </w:r>
      <w:r w:rsidR="00F228E8" w:rsidRPr="007C56FC">
        <w:fldChar w:fldCharType="separate"/>
      </w:r>
      <w:r w:rsidR="00E92FAF">
        <w:rPr>
          <w:noProof/>
        </w:rPr>
        <w:t>35</w:t>
      </w:r>
      <w:r w:rsidR="00F228E8" w:rsidRPr="007C56FC">
        <w:fldChar w:fldCharType="end"/>
      </w:r>
      <w:r>
        <w:t>.</w:t>
      </w:r>
    </w:p>
    <w:p w:rsidR="004E6839" w:rsidRPr="004E6839" w:rsidRDefault="005A3617" w:rsidP="005A3617">
      <w:pPr>
        <w:pStyle w:val="ListNumber"/>
      </w:pPr>
      <w:r>
        <w:t xml:space="preserve">Click </w:t>
      </w:r>
      <w:r w:rsidRPr="005A3617">
        <w:rPr>
          <w:rStyle w:val="Bold"/>
        </w:rPr>
        <w:t>Update Association</w:t>
      </w:r>
      <w:r>
        <w:t xml:space="preserve"> to save your changes. </w:t>
      </w:r>
      <w:r w:rsidR="004E6839">
        <w:t>No association</w:t>
      </w:r>
      <w:r>
        <w:t xml:space="preserve">s or changes are </w:t>
      </w:r>
      <w:r w:rsidR="004E6839">
        <w:t>saved until this button is selected.</w:t>
      </w:r>
    </w:p>
    <w:p w:rsidR="004E6839" w:rsidRDefault="004E6839" w:rsidP="004E6839">
      <w:pPr>
        <w:pStyle w:val="Heading3"/>
      </w:pPr>
      <w:bookmarkStart w:id="1090" w:name="_Ref213815196"/>
      <w:bookmarkStart w:id="1091" w:name="_Ref213821978"/>
      <w:bookmarkStart w:id="1092" w:name="_Toc238804870"/>
      <w:r>
        <w:t>User</w:t>
      </w:r>
      <w:bookmarkEnd w:id="1090"/>
      <w:r w:rsidR="00FB1B4A">
        <w:t xml:space="preserve"> </w:t>
      </w:r>
      <w:r w:rsidR="00455A66">
        <w:t>Administration</w:t>
      </w:r>
      <w:r w:rsidR="00FB1B4A">
        <w:t>– Super Admin Mode</w:t>
      </w:r>
      <w:bookmarkEnd w:id="1091"/>
      <w:bookmarkEnd w:id="1092"/>
    </w:p>
    <w:p w:rsidR="005A3617" w:rsidRDefault="005A3617" w:rsidP="003A6A2D">
      <w:pPr>
        <w:pStyle w:val="BodyText"/>
      </w:pPr>
      <w:r>
        <w:t xml:space="preserve">In the User section of the Super Admin Mode, a Super Admin can </w:t>
      </w:r>
      <w:r w:rsidR="00860601">
        <w:t>create, edit, and delete UPT users. Super Admins are also able to unlock any users who are locked out of the application because of exceeding the maximum allowed invalid login attempts.</w:t>
      </w:r>
      <w:r w:rsidR="000849BE" w:rsidRPr="000849BE">
        <w:t xml:space="preserve"> </w:t>
      </w:r>
      <w:r w:rsidR="00F228E8">
        <w:fldChar w:fldCharType="begin"/>
      </w:r>
      <w:r w:rsidR="000849BE">
        <w:instrText xml:space="preserve"> XE "user administration" </w:instrText>
      </w:r>
      <w:r w:rsidR="00F228E8">
        <w:fldChar w:fldCharType="end"/>
      </w:r>
    </w:p>
    <w:p w:rsidR="003A6A2D" w:rsidRDefault="003A6A2D" w:rsidP="003A6A2D">
      <w:pPr>
        <w:pStyle w:val="Heading4"/>
      </w:pPr>
      <w:r>
        <w:lastRenderedPageBreak/>
        <w:t xml:space="preserve">Create a New User </w:t>
      </w:r>
    </w:p>
    <w:p w:rsidR="00860601" w:rsidRDefault="00860601" w:rsidP="00860601">
      <w:pPr>
        <w:pStyle w:val="BodyText"/>
      </w:pPr>
      <w:r>
        <w:t>The User section allows you to create a new user for the UPT</w:t>
      </w:r>
      <w:r w:rsidR="008B318A">
        <w:t xml:space="preserve">. </w:t>
      </w:r>
      <w:r>
        <w:t>Keep in mind that the user must be assigned to an application before they can log into UPT.</w:t>
      </w:r>
      <w:r w:rsidR="000849BE" w:rsidRPr="000849BE">
        <w:t xml:space="preserve"> </w:t>
      </w:r>
      <w:r w:rsidR="00F228E8">
        <w:fldChar w:fldCharType="begin"/>
      </w:r>
      <w:r w:rsidR="000849BE">
        <w:instrText xml:space="preserve"> XE "create user in UPT" </w:instrText>
      </w:r>
      <w:r w:rsidR="00F228E8">
        <w:fldChar w:fldCharType="end"/>
      </w:r>
      <w:r w:rsidR="00F228E8">
        <w:fldChar w:fldCharType="begin"/>
      </w:r>
      <w:r w:rsidR="000849BE">
        <w:instrText xml:space="preserve"> XE "user creation" </w:instrText>
      </w:r>
      <w:r w:rsidR="00F228E8">
        <w:fldChar w:fldCharType="end"/>
      </w:r>
    </w:p>
    <w:p w:rsidR="00860601" w:rsidRPr="00860601" w:rsidRDefault="00860601" w:rsidP="004B6D1D">
      <w:pPr>
        <w:pStyle w:val="BodyText"/>
        <w:keepNext/>
        <w:keepLines/>
        <w:rPr>
          <w:rStyle w:val="Bold"/>
        </w:rPr>
      </w:pPr>
      <w:r w:rsidRPr="00860601">
        <w:rPr>
          <w:rStyle w:val="Bold"/>
        </w:rPr>
        <w:t>To create a new user:</w:t>
      </w:r>
    </w:p>
    <w:p w:rsidR="00271DCF" w:rsidRDefault="00271DCF" w:rsidP="00FB1B4A">
      <w:pPr>
        <w:pStyle w:val="ListNumber"/>
        <w:numPr>
          <w:ilvl w:val="0"/>
          <w:numId w:val="32"/>
        </w:numPr>
      </w:pPr>
      <w:r>
        <w:t xml:space="preserve">Click </w:t>
      </w:r>
      <w:r>
        <w:rPr>
          <w:rStyle w:val="Bold"/>
        </w:rPr>
        <w:t>User</w:t>
      </w:r>
      <w:r>
        <w:t xml:space="preserve"> from the main menu to open the User home page.</w:t>
      </w:r>
    </w:p>
    <w:p w:rsidR="003A6A2D" w:rsidRDefault="00271DCF" w:rsidP="00271DCF">
      <w:pPr>
        <w:pStyle w:val="ListNumber"/>
        <w:numPr>
          <w:ilvl w:val="0"/>
          <w:numId w:val="26"/>
        </w:numPr>
      </w:pPr>
      <w:r>
        <w:t xml:space="preserve">Click on </w:t>
      </w:r>
      <w:r>
        <w:rPr>
          <w:rStyle w:val="Bold"/>
        </w:rPr>
        <w:t>Create a New User</w:t>
      </w:r>
      <w:r w:rsidRPr="00271DCF">
        <w:t>.</w:t>
      </w:r>
    </w:p>
    <w:p w:rsidR="003A6A2D" w:rsidRDefault="003A6A2D" w:rsidP="00860601">
      <w:pPr>
        <w:pStyle w:val="ListNumber"/>
      </w:pPr>
      <w:r>
        <w:t>Enter data into the User Details form.</w:t>
      </w:r>
      <w:r w:rsidR="00271DCF">
        <w:t xml:space="preserve"> The form fields are defined as follows:</w:t>
      </w:r>
    </w:p>
    <w:p w:rsidR="003A6A2D" w:rsidRDefault="003A6A2D" w:rsidP="00860601">
      <w:pPr>
        <w:pStyle w:val="BodyTextIndent"/>
      </w:pPr>
      <w:r w:rsidRPr="00271DCF">
        <w:rPr>
          <w:rStyle w:val="Bold"/>
        </w:rPr>
        <w:t>Name</w:t>
      </w:r>
      <w:r>
        <w:t xml:space="preserve"> – </w:t>
      </w:r>
      <w:r w:rsidR="00271DCF">
        <w:t>The Name acts like a username to uniquely identify the User;</w:t>
      </w:r>
      <w:r>
        <w:t xml:space="preserve"> </w:t>
      </w:r>
      <w:r w:rsidR="00271DCF">
        <w:t>it is a required field and must be unique.</w:t>
      </w:r>
    </w:p>
    <w:p w:rsidR="003A6A2D" w:rsidRDefault="003A6A2D" w:rsidP="00860601">
      <w:pPr>
        <w:pStyle w:val="BodyTextIndent"/>
      </w:pPr>
      <w:r w:rsidRPr="00271DCF">
        <w:rPr>
          <w:rStyle w:val="Bold"/>
        </w:rPr>
        <w:t>First Name</w:t>
      </w:r>
      <w:r>
        <w:t xml:space="preserve"> and </w:t>
      </w:r>
      <w:r w:rsidRPr="00271DCF">
        <w:rPr>
          <w:rStyle w:val="Bold"/>
        </w:rPr>
        <w:t>Last Name</w:t>
      </w:r>
      <w:r>
        <w:t xml:space="preserve"> – </w:t>
      </w:r>
      <w:r w:rsidR="00271DCF">
        <w:t xml:space="preserve">These details </w:t>
      </w:r>
      <w:r>
        <w:t xml:space="preserve">identify the User. </w:t>
      </w:r>
    </w:p>
    <w:p w:rsidR="003A6A2D" w:rsidRDefault="003A6A2D" w:rsidP="00860601">
      <w:pPr>
        <w:pStyle w:val="BodyTextIndent"/>
      </w:pPr>
      <w:r w:rsidRPr="00271DCF">
        <w:rPr>
          <w:rStyle w:val="Bold"/>
        </w:rPr>
        <w:t>Organization</w:t>
      </w:r>
      <w:r>
        <w:t xml:space="preserve"> – </w:t>
      </w:r>
      <w:r w:rsidR="00271DCF">
        <w:t>The o</w:t>
      </w:r>
      <w:r>
        <w:t>rganization for which the User works</w:t>
      </w:r>
      <w:r w:rsidR="008B318A">
        <w:t xml:space="preserve">. </w:t>
      </w:r>
      <w:r w:rsidR="00271DCF">
        <w:t>For</w:t>
      </w:r>
      <w:r>
        <w:t xml:space="preserve"> example</w:t>
      </w:r>
      <w:r w:rsidR="00271DCF">
        <w:t xml:space="preserve">, </w:t>
      </w:r>
      <w:r w:rsidR="008B318A">
        <w:t>The National</w:t>
      </w:r>
      <w:r>
        <w:t xml:space="preserve"> Cancer Institute (NCI).</w:t>
      </w:r>
    </w:p>
    <w:p w:rsidR="003A6A2D" w:rsidRDefault="003A6A2D" w:rsidP="00860601">
      <w:pPr>
        <w:pStyle w:val="BodyTextIndent"/>
      </w:pPr>
      <w:r w:rsidRPr="00271DCF">
        <w:rPr>
          <w:rStyle w:val="Bold"/>
        </w:rPr>
        <w:t>Department</w:t>
      </w:r>
      <w:r>
        <w:t xml:space="preserve"> – </w:t>
      </w:r>
      <w:r w:rsidR="00271DCF">
        <w:t>The d</w:t>
      </w:r>
      <w:r>
        <w:t>epartment for which the User works</w:t>
      </w:r>
      <w:r w:rsidR="008B318A">
        <w:t xml:space="preserve">. </w:t>
      </w:r>
      <w:r w:rsidR="00271DCF">
        <w:t>For</w:t>
      </w:r>
      <w:r>
        <w:t xml:space="preserve"> example</w:t>
      </w:r>
      <w:r w:rsidR="00271DCF">
        <w:t>, caArray.</w:t>
      </w:r>
    </w:p>
    <w:p w:rsidR="003A6A2D" w:rsidRDefault="003A6A2D" w:rsidP="00860601">
      <w:pPr>
        <w:pStyle w:val="BodyTextIndent"/>
      </w:pPr>
      <w:r w:rsidRPr="00271DCF">
        <w:rPr>
          <w:rStyle w:val="Bold"/>
        </w:rPr>
        <w:t>Title</w:t>
      </w:r>
      <w:r>
        <w:t xml:space="preserve"> – </w:t>
      </w:r>
      <w:r w:rsidR="00271DCF">
        <w:t>The</w:t>
      </w:r>
      <w:r w:rsidR="003831B8">
        <w:t xml:space="preserve"> j</w:t>
      </w:r>
      <w:r w:rsidR="00271DCF">
        <w:t xml:space="preserve">ob </w:t>
      </w:r>
      <w:r w:rsidR="003831B8">
        <w:t>t</w:t>
      </w:r>
      <w:r>
        <w:t xml:space="preserve">itle </w:t>
      </w:r>
      <w:r w:rsidR="00271DCF">
        <w:t xml:space="preserve">or other </w:t>
      </w:r>
      <w:r w:rsidR="003831B8">
        <w:t xml:space="preserve">functional identifier for the </w:t>
      </w:r>
      <w:r>
        <w:t xml:space="preserve">User. </w:t>
      </w:r>
    </w:p>
    <w:p w:rsidR="003A6A2D" w:rsidRDefault="003A6A2D" w:rsidP="00860601">
      <w:pPr>
        <w:pStyle w:val="BodyTextIndent"/>
      </w:pPr>
      <w:r w:rsidRPr="003831B8">
        <w:rPr>
          <w:rStyle w:val="Bold"/>
        </w:rPr>
        <w:t>Phone Number</w:t>
      </w:r>
      <w:r>
        <w:t xml:space="preserve"> – </w:t>
      </w:r>
      <w:r w:rsidR="003831B8">
        <w:t>P</w:t>
      </w:r>
      <w:r>
        <w:t>rovides</w:t>
      </w:r>
      <w:r w:rsidR="003831B8">
        <w:t xml:space="preserve"> telephone</w:t>
      </w:r>
      <w:r>
        <w:t xml:space="preserve"> contact information</w:t>
      </w:r>
      <w:r w:rsidR="003831B8">
        <w:t xml:space="preserve"> for the user</w:t>
      </w:r>
      <w:r>
        <w:t xml:space="preserve">, typically the direct business phone number. The </w:t>
      </w:r>
      <w:r w:rsidR="003831B8">
        <w:t>P</w:t>
      </w:r>
      <w:r>
        <w:t xml:space="preserve">hone </w:t>
      </w:r>
      <w:r w:rsidR="003831B8">
        <w:t>N</w:t>
      </w:r>
      <w:r>
        <w:t>umber field accepts the following formats: 0123456789, 012-345-6789, (012)3456789, (012)345-6789, (012)-345-6789</w:t>
      </w:r>
      <w:r w:rsidR="003831B8">
        <w:t>.</w:t>
      </w:r>
    </w:p>
    <w:p w:rsidR="003A6A2D" w:rsidRDefault="003A6A2D" w:rsidP="00860601">
      <w:pPr>
        <w:pStyle w:val="BodyTextIndent"/>
      </w:pPr>
      <w:r w:rsidRPr="003831B8">
        <w:rPr>
          <w:rStyle w:val="Bold"/>
        </w:rPr>
        <w:t>Email I</w:t>
      </w:r>
      <w:r w:rsidR="003831B8" w:rsidRPr="003831B8">
        <w:rPr>
          <w:rStyle w:val="Bold"/>
        </w:rPr>
        <w:t>D</w:t>
      </w:r>
      <w:r>
        <w:t xml:space="preserve"> – </w:t>
      </w:r>
      <w:r w:rsidR="003831B8">
        <w:t>P</w:t>
      </w:r>
      <w:r>
        <w:t xml:space="preserve">rovides email contact </w:t>
      </w:r>
      <w:r w:rsidR="003831B8">
        <w:t xml:space="preserve">information </w:t>
      </w:r>
      <w:r>
        <w:t>details for the User</w:t>
      </w:r>
      <w:r w:rsidR="008B318A">
        <w:t xml:space="preserve">. </w:t>
      </w:r>
      <w:r>
        <w:t>An ema</w:t>
      </w:r>
      <w:r w:rsidR="003831B8">
        <w:t>il ID must contain an ‘@’ sign or you will receive an invalid email format error.</w:t>
      </w:r>
    </w:p>
    <w:p w:rsidR="003A6A2D" w:rsidRDefault="003A6A2D" w:rsidP="00860601">
      <w:pPr>
        <w:pStyle w:val="BodyTextIndent"/>
      </w:pPr>
      <w:r w:rsidRPr="003831B8">
        <w:rPr>
          <w:rStyle w:val="Bold"/>
        </w:rPr>
        <w:t>Password</w:t>
      </w:r>
      <w:r w:rsidR="003831B8">
        <w:rPr>
          <w:rStyle w:val="Bold"/>
        </w:rPr>
        <w:t xml:space="preserve"> </w:t>
      </w:r>
      <w:r>
        <w:t xml:space="preserve">– </w:t>
      </w:r>
      <w:r w:rsidR="003831B8">
        <w:t xml:space="preserve">This is </w:t>
      </w:r>
      <w:r>
        <w:t>an optional field</w:t>
      </w:r>
      <w:r w:rsidR="003831B8">
        <w:t>,</w:t>
      </w:r>
      <w:r>
        <w:t xml:space="preserve"> used </w:t>
      </w:r>
      <w:r w:rsidR="003831B8">
        <w:t xml:space="preserve">only </w:t>
      </w:r>
      <w:r>
        <w:t>if the schema for Authorization will also be used for Authentication</w:t>
      </w:r>
      <w:r w:rsidR="008B318A">
        <w:t xml:space="preserve">. </w:t>
      </w:r>
      <w:r>
        <w:t xml:space="preserve">The only characters visible within this field are </w:t>
      </w:r>
      <w:r w:rsidR="003831B8">
        <w:t>asterisks</w:t>
      </w:r>
      <w:r>
        <w:t xml:space="preserve"> </w:t>
      </w:r>
      <w:r w:rsidR="003831B8">
        <w:t>(</w:t>
      </w:r>
      <w:r>
        <w:t>*</w:t>
      </w:r>
      <w:r w:rsidR="003831B8">
        <w:t xml:space="preserve">), meaning that even when entering the information, </w:t>
      </w:r>
      <w:r>
        <w:t>the password is not visible on the screen.</w:t>
      </w:r>
    </w:p>
    <w:p w:rsidR="003A6A2D" w:rsidRDefault="003A6A2D" w:rsidP="00860601">
      <w:pPr>
        <w:pStyle w:val="BodyTextIndent"/>
      </w:pPr>
      <w:r w:rsidRPr="003831B8">
        <w:rPr>
          <w:rStyle w:val="Bold"/>
        </w:rPr>
        <w:t>Confirm Password</w:t>
      </w:r>
      <w:r>
        <w:t xml:space="preserve"> – </w:t>
      </w:r>
      <w:r w:rsidR="003831B8">
        <w:t>A field to verify the password entered in the Password fi</w:t>
      </w:r>
      <w:r>
        <w:t>eld</w:t>
      </w:r>
      <w:r w:rsidR="003831B8">
        <w:t xml:space="preserve">, ensuring </w:t>
      </w:r>
      <w:r>
        <w:t>the intended password was entered correctly</w:t>
      </w:r>
      <w:r w:rsidR="008B318A">
        <w:t xml:space="preserve">. </w:t>
      </w:r>
      <w:r>
        <w:t>This field must match the password field exactly.</w:t>
      </w:r>
    </w:p>
    <w:p w:rsidR="003A6A2D" w:rsidRDefault="003A6A2D" w:rsidP="00860601">
      <w:pPr>
        <w:pStyle w:val="BodyTextIndent"/>
      </w:pPr>
      <w:r w:rsidRPr="003831B8">
        <w:rPr>
          <w:rStyle w:val="Bold"/>
        </w:rPr>
        <w:t>User Start Date</w:t>
      </w:r>
      <w:r>
        <w:t xml:space="preserve"> and </w:t>
      </w:r>
      <w:r w:rsidRPr="003831B8">
        <w:rPr>
          <w:rStyle w:val="Bold"/>
        </w:rPr>
        <w:t>User End Date</w:t>
      </w:r>
      <w:r>
        <w:t xml:space="preserve"> – </w:t>
      </w:r>
      <w:r w:rsidR="00616114">
        <w:t>For information</w:t>
      </w:r>
      <w:r w:rsidR="00EC6286">
        <w:t>al</w:t>
      </w:r>
      <w:r w:rsidR="00616114">
        <w:t xml:space="preserve"> purpose</w:t>
      </w:r>
      <w:r w:rsidR="00EC6286">
        <w:t>s</w:t>
      </w:r>
      <w:r w:rsidR="00616114">
        <w:t xml:space="preserve"> only. </w:t>
      </w:r>
    </w:p>
    <w:p w:rsidR="003A6A2D" w:rsidRDefault="003831B8" w:rsidP="00860601">
      <w:pPr>
        <w:pStyle w:val="ListNumber"/>
      </w:pPr>
      <w:r>
        <w:t>When the desired fields are completed, c</w:t>
      </w:r>
      <w:r w:rsidR="00860601">
        <w:t>lick</w:t>
      </w:r>
      <w:r w:rsidR="003A6A2D">
        <w:t xml:space="preserve"> </w:t>
      </w:r>
      <w:r w:rsidR="003A6A2D" w:rsidRPr="00860601">
        <w:rPr>
          <w:rStyle w:val="Bold"/>
        </w:rPr>
        <w:t>Add</w:t>
      </w:r>
      <w:r w:rsidR="008B318A">
        <w:t xml:space="preserve">. </w:t>
      </w:r>
      <w:r w:rsidR="00860601">
        <w:t>The user is added to UPT.</w:t>
      </w:r>
    </w:p>
    <w:p w:rsidR="003A6A2D" w:rsidRDefault="003A6A2D" w:rsidP="003A6A2D">
      <w:pPr>
        <w:pStyle w:val="Heading4"/>
      </w:pPr>
      <w:r>
        <w:t>Select an</w:t>
      </w:r>
      <w:r w:rsidR="00D85A39">
        <w:t>d View/Update an Existing User</w:t>
      </w:r>
    </w:p>
    <w:p w:rsidR="00CE680F" w:rsidRDefault="00CE680F" w:rsidP="00CE680F">
      <w:pPr>
        <w:pStyle w:val="BodyText"/>
      </w:pPr>
      <w:r>
        <w:t>Once a user has been created for UPT, you can view or edit the user details any time necessary. In order to edit the user details, you must search for and identify the user to update and select to view the details.</w:t>
      </w:r>
      <w:r w:rsidR="000849BE" w:rsidRPr="000849BE">
        <w:t xml:space="preserve"> </w:t>
      </w:r>
      <w:r w:rsidR="00F228E8">
        <w:fldChar w:fldCharType="begin"/>
      </w:r>
      <w:r w:rsidR="000849BE">
        <w:instrText xml:space="preserve"> XE "view user details" </w:instrText>
      </w:r>
      <w:r w:rsidR="00F228E8">
        <w:fldChar w:fldCharType="end"/>
      </w:r>
      <w:r w:rsidR="00F228E8">
        <w:fldChar w:fldCharType="begin"/>
      </w:r>
      <w:r w:rsidR="000849BE">
        <w:instrText xml:space="preserve"> XE "edit/update user details"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CE680F" w:rsidRPr="004F7051" w:rsidRDefault="00CE680F" w:rsidP="00CE680F">
      <w:pPr>
        <w:pStyle w:val="BodyText"/>
        <w:rPr>
          <w:rStyle w:val="Bold"/>
        </w:rPr>
      </w:pPr>
      <w:r w:rsidRPr="004F7051">
        <w:rPr>
          <w:rStyle w:val="Bold"/>
        </w:rPr>
        <w:t xml:space="preserve">To find and </w:t>
      </w:r>
      <w:r>
        <w:rPr>
          <w:rStyle w:val="Bold"/>
        </w:rPr>
        <w:t>view/update a user</w:t>
      </w:r>
      <w:r w:rsidRPr="004F7051">
        <w:rPr>
          <w:rStyle w:val="Bold"/>
        </w:rPr>
        <w:t>:</w:t>
      </w:r>
    </w:p>
    <w:p w:rsidR="00CE680F" w:rsidRDefault="00CE680F" w:rsidP="004B6D1D">
      <w:pPr>
        <w:pStyle w:val="ListNumber"/>
        <w:numPr>
          <w:ilvl w:val="0"/>
          <w:numId w:val="62"/>
        </w:numPr>
      </w:pPr>
      <w:r>
        <w:t xml:space="preserve">Click </w:t>
      </w:r>
      <w:r>
        <w:rPr>
          <w:rStyle w:val="Bold"/>
        </w:rPr>
        <w:t>User</w:t>
      </w:r>
      <w:r>
        <w:t xml:space="preserve"> from the main menu to open the User home page.</w:t>
      </w:r>
    </w:p>
    <w:p w:rsidR="00CE680F" w:rsidRDefault="00CE680F" w:rsidP="00CE680F">
      <w:pPr>
        <w:pStyle w:val="ListNumber"/>
      </w:pPr>
      <w:r>
        <w:t xml:space="preserve">Click on </w:t>
      </w:r>
      <w:r w:rsidRPr="004F7051">
        <w:rPr>
          <w:rStyle w:val="Bold"/>
        </w:rPr>
        <w:t xml:space="preserve">Select an Existing </w:t>
      </w:r>
      <w:r>
        <w:rPr>
          <w:rStyle w:val="Bold"/>
        </w:rPr>
        <w:t>User</w:t>
      </w:r>
      <w:r>
        <w:t>.</w:t>
      </w:r>
    </w:p>
    <w:p w:rsidR="00CE680F" w:rsidRDefault="00CE680F" w:rsidP="00CE680F">
      <w:pPr>
        <w:pStyle w:val="ListNumber"/>
      </w:pPr>
      <w:r>
        <w:t>Enter search criteria into the User Search Criteria form. You may use an asterisk (*) as a wildcard character if necessary.</w:t>
      </w:r>
    </w:p>
    <w:p w:rsidR="00CE680F" w:rsidRDefault="00CE680F" w:rsidP="00CE680F">
      <w:pPr>
        <w:pStyle w:val="ListNumber"/>
      </w:pPr>
      <w:r>
        <w:lastRenderedPageBreak/>
        <w:t xml:space="preserve">From the results list, select the radio button next to the User Name of the user you want to view and/or edit, and then click </w:t>
      </w:r>
      <w:r w:rsidRPr="004F7051">
        <w:rPr>
          <w:rStyle w:val="Bold"/>
        </w:rPr>
        <w:t>View Details</w:t>
      </w:r>
      <w:r>
        <w:t>.</w:t>
      </w:r>
    </w:p>
    <w:p w:rsidR="00CE680F" w:rsidRDefault="00CE680F" w:rsidP="00CE680F">
      <w:pPr>
        <w:pStyle w:val="ListNumber"/>
      </w:pPr>
      <w:r>
        <w:t>Review, and if necessary edit the data appearing on the User Details form</w:t>
      </w:r>
      <w:r w:rsidR="008B318A">
        <w:t xml:space="preserve">. </w:t>
      </w:r>
      <w:r>
        <w:t>The form fields are defined as follows:</w:t>
      </w:r>
    </w:p>
    <w:p w:rsidR="00CE680F" w:rsidRDefault="003A2E67" w:rsidP="00CE680F">
      <w:pPr>
        <w:pStyle w:val="BodyTextIndent"/>
      </w:pPr>
      <w:r>
        <w:rPr>
          <w:rStyle w:val="Bold"/>
        </w:rPr>
        <w:t xml:space="preserve">User Login </w:t>
      </w:r>
      <w:r w:rsidR="00CE680F" w:rsidRPr="00271DCF">
        <w:rPr>
          <w:rStyle w:val="Bold"/>
        </w:rPr>
        <w:t>Name</w:t>
      </w:r>
      <w:r w:rsidR="00CE680F">
        <w:t xml:space="preserve"> – The </w:t>
      </w:r>
      <w:r w:rsidR="00F811F7">
        <w:t xml:space="preserve">User Login </w:t>
      </w:r>
      <w:r w:rsidR="00CE680F">
        <w:t>Name acts like a username to uniquely identify the User; it is a required field and must be unique.</w:t>
      </w:r>
    </w:p>
    <w:p w:rsidR="00CE680F" w:rsidRDefault="00CE680F" w:rsidP="00CE680F">
      <w:pPr>
        <w:pStyle w:val="BodyTextIndent"/>
      </w:pPr>
      <w:r w:rsidRPr="00271DCF">
        <w:rPr>
          <w:rStyle w:val="Bold"/>
        </w:rPr>
        <w:t>First Name</w:t>
      </w:r>
      <w:r>
        <w:t xml:space="preserve"> and </w:t>
      </w:r>
      <w:r w:rsidRPr="00271DCF">
        <w:rPr>
          <w:rStyle w:val="Bold"/>
        </w:rPr>
        <w:t>Last Name</w:t>
      </w:r>
      <w:r>
        <w:t xml:space="preserve"> – These details identify the User. </w:t>
      </w:r>
    </w:p>
    <w:p w:rsidR="00CE680F" w:rsidRDefault="00CE680F" w:rsidP="00CE680F">
      <w:pPr>
        <w:pStyle w:val="BodyTextIndent"/>
      </w:pPr>
      <w:r w:rsidRPr="00271DCF">
        <w:rPr>
          <w:rStyle w:val="Bold"/>
        </w:rPr>
        <w:t>Organization</w:t>
      </w:r>
      <w:r>
        <w:t xml:space="preserve"> – The organization for which the User works</w:t>
      </w:r>
      <w:r w:rsidR="008B318A">
        <w:t xml:space="preserve">. </w:t>
      </w:r>
      <w:r>
        <w:t xml:space="preserve">For example, </w:t>
      </w:r>
      <w:r w:rsidR="008B318A">
        <w:t>The National</w:t>
      </w:r>
      <w:r>
        <w:t xml:space="preserve"> Cancer Institute (NCI).</w:t>
      </w:r>
    </w:p>
    <w:p w:rsidR="00CE680F" w:rsidRDefault="00CE680F" w:rsidP="00CE680F">
      <w:pPr>
        <w:pStyle w:val="BodyTextIndent"/>
      </w:pPr>
      <w:r w:rsidRPr="00271DCF">
        <w:rPr>
          <w:rStyle w:val="Bold"/>
        </w:rPr>
        <w:t>Department</w:t>
      </w:r>
      <w:r>
        <w:t xml:space="preserve"> – The department for which the User works</w:t>
      </w:r>
      <w:r w:rsidR="008B318A">
        <w:t xml:space="preserve">. </w:t>
      </w:r>
      <w:r>
        <w:t>For example, caArray.</w:t>
      </w:r>
    </w:p>
    <w:p w:rsidR="00CE680F" w:rsidRDefault="00CE680F" w:rsidP="00CE680F">
      <w:pPr>
        <w:pStyle w:val="BodyTextIndent"/>
      </w:pPr>
      <w:r w:rsidRPr="00271DCF">
        <w:rPr>
          <w:rStyle w:val="Bold"/>
        </w:rPr>
        <w:t>Title</w:t>
      </w:r>
      <w:r>
        <w:t xml:space="preserve"> – The job title or other functional identifier for the User. </w:t>
      </w:r>
    </w:p>
    <w:p w:rsidR="00CE680F" w:rsidRDefault="00CE680F" w:rsidP="00CE680F">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CE680F" w:rsidRDefault="00CE680F" w:rsidP="00CE680F">
      <w:pPr>
        <w:pStyle w:val="BodyTextIndent"/>
      </w:pPr>
      <w:r w:rsidRPr="003831B8">
        <w:rPr>
          <w:rStyle w:val="Bold"/>
        </w:rPr>
        <w:t>Email ID</w:t>
      </w:r>
      <w:r>
        <w:t xml:space="preserve"> – Provides email contact information details for the User</w:t>
      </w:r>
      <w:r w:rsidR="008B318A">
        <w:t xml:space="preserve">. </w:t>
      </w:r>
      <w:r>
        <w:t>An email ID must contain an ‘@’ sign or you will receive an invalid email format error.</w:t>
      </w:r>
    </w:p>
    <w:p w:rsidR="00CE680F" w:rsidRDefault="00CE680F" w:rsidP="00CE680F">
      <w:pPr>
        <w:pStyle w:val="BodyTextIndent"/>
      </w:pPr>
      <w:r w:rsidRPr="003831B8">
        <w:rPr>
          <w:rStyle w:val="Bold"/>
        </w:rPr>
        <w:t>Password</w:t>
      </w:r>
      <w:r>
        <w:rPr>
          <w:rStyle w:val="Bold"/>
        </w:rPr>
        <w:t xml:space="preserve"> </w:t>
      </w:r>
      <w:r>
        <w:t>– This is an optional field, used only if the schema for Authorization will also be used for Authentication</w:t>
      </w:r>
      <w:r w:rsidR="008B318A">
        <w:t xml:space="preserve">. </w:t>
      </w:r>
      <w:r>
        <w:t>The only characters visible within this field are asterisks (*), meaning that even when entering the information, the password is not visible on the screen.</w:t>
      </w:r>
    </w:p>
    <w:p w:rsidR="00CE680F" w:rsidRDefault="00CE680F" w:rsidP="00CE680F">
      <w:pPr>
        <w:pStyle w:val="BodyTextIndent"/>
      </w:pPr>
      <w:r w:rsidRPr="003831B8">
        <w:rPr>
          <w:rStyle w:val="Bold"/>
        </w:rPr>
        <w:t>Confirm Password</w:t>
      </w:r>
      <w:r>
        <w:t xml:space="preserve"> – A field to verify the password entered in the Password field, ensuring the intended password was entered correctly</w:t>
      </w:r>
      <w:r w:rsidR="008B318A">
        <w:t xml:space="preserve">. </w:t>
      </w:r>
      <w:r>
        <w:t>This field must match the password field exactly.</w:t>
      </w:r>
    </w:p>
    <w:p w:rsidR="00CE680F" w:rsidRDefault="00CE680F" w:rsidP="00CE680F">
      <w:pPr>
        <w:pStyle w:val="BodyTextIndent"/>
      </w:pPr>
      <w:r w:rsidRPr="003831B8">
        <w:rPr>
          <w:rStyle w:val="Bold"/>
        </w:rPr>
        <w:t>User Start Date</w:t>
      </w:r>
      <w:r>
        <w:t xml:space="preserve"> and </w:t>
      </w:r>
      <w:r w:rsidRPr="003831B8">
        <w:rPr>
          <w:rStyle w:val="Bold"/>
        </w:rPr>
        <w:t>User End Date</w:t>
      </w:r>
      <w:r>
        <w:t xml:space="preserve"> – </w:t>
      </w:r>
      <w:r w:rsidR="00A30A35">
        <w:t>For informational purpose only.</w:t>
      </w:r>
      <w:r w:rsidR="00A30A35" w:rsidDel="00A30A35">
        <w:t xml:space="preserve"> </w:t>
      </w:r>
    </w:p>
    <w:p w:rsidR="003A6A2D" w:rsidRDefault="00CE680F" w:rsidP="00A861AA">
      <w:pPr>
        <w:pStyle w:val="ListNumber"/>
      </w:pPr>
      <w:r>
        <w:t xml:space="preserve">When finished, click </w:t>
      </w:r>
      <w:r>
        <w:rPr>
          <w:rStyle w:val="Bold"/>
        </w:rPr>
        <w:t>Update</w:t>
      </w:r>
      <w:r w:rsidR="003A6A2D">
        <w:t>.</w:t>
      </w:r>
    </w:p>
    <w:p w:rsidR="00BD3A36" w:rsidRDefault="00BD3A36" w:rsidP="00BD3A36">
      <w:pPr>
        <w:pStyle w:val="Heading4"/>
      </w:pPr>
      <w:r>
        <w:t>Delete an Existing User</w:t>
      </w:r>
    </w:p>
    <w:p w:rsidR="00BD3A36" w:rsidRDefault="008B318A" w:rsidP="00BD3A36">
      <w:pPr>
        <w:pStyle w:val="BodyText"/>
      </w:pPr>
      <w:r>
        <w:t xml:space="preserve">If necessary, you can delete a user from UPT. </w:t>
      </w:r>
      <w:r w:rsidR="00BD3A36">
        <w:t>In order to delete the user, you must search for and select to view the details page of the user you want to delete.</w:t>
      </w:r>
      <w:r w:rsidR="000849BE" w:rsidRPr="000849BE">
        <w:t xml:space="preserve"> </w:t>
      </w:r>
      <w:r w:rsidR="00F228E8">
        <w:fldChar w:fldCharType="begin"/>
      </w:r>
      <w:r w:rsidR="000849BE">
        <w:instrText xml:space="preserve"> XE "delete user from UPT" </w:instrText>
      </w:r>
      <w:r w:rsidR="00F228E8">
        <w:fldChar w:fldCharType="end"/>
      </w:r>
    </w:p>
    <w:p w:rsidR="00BD3A36" w:rsidRPr="004F7051" w:rsidRDefault="00BD3A36" w:rsidP="00BD3A36">
      <w:pPr>
        <w:pStyle w:val="BodyText"/>
        <w:rPr>
          <w:rStyle w:val="Bold"/>
        </w:rPr>
      </w:pPr>
      <w:r w:rsidRPr="004F7051">
        <w:rPr>
          <w:rStyle w:val="Bold"/>
        </w:rPr>
        <w:t xml:space="preserve">To </w:t>
      </w:r>
      <w:r>
        <w:rPr>
          <w:rStyle w:val="Bold"/>
        </w:rPr>
        <w:t>delete a user</w:t>
      </w:r>
      <w:r w:rsidRPr="004F7051">
        <w:rPr>
          <w:rStyle w:val="Bold"/>
        </w:rPr>
        <w:t>:</w:t>
      </w:r>
    </w:p>
    <w:p w:rsidR="00BD3A36" w:rsidRDefault="00BD3A36" w:rsidP="00FB1B4A">
      <w:pPr>
        <w:pStyle w:val="ListNumber"/>
        <w:numPr>
          <w:ilvl w:val="0"/>
          <w:numId w:val="33"/>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BD3A36" w:rsidRDefault="00BD3A36" w:rsidP="00BD3A36">
      <w:pPr>
        <w:pStyle w:val="ListNumber"/>
      </w:pPr>
      <w:r>
        <w:t xml:space="preserve">Click </w:t>
      </w:r>
      <w:r w:rsidRPr="005A3617">
        <w:rPr>
          <w:rStyle w:val="Bold"/>
        </w:rPr>
        <w:t>OK</w:t>
      </w:r>
      <w:r>
        <w:t xml:space="preserve"> to confirm the deletion.</w:t>
      </w:r>
    </w:p>
    <w:p w:rsidR="003A6A2D" w:rsidRDefault="003A6A2D" w:rsidP="003A6A2D">
      <w:pPr>
        <w:pStyle w:val="Heading4"/>
      </w:pPr>
      <w:r>
        <w:lastRenderedPageBreak/>
        <w:t>Unlock a User</w:t>
      </w:r>
    </w:p>
    <w:p w:rsidR="003A6A2D" w:rsidRDefault="003A6A2D" w:rsidP="003A6A2D">
      <w:pPr>
        <w:pStyle w:val="BodyText"/>
      </w:pPr>
      <w:r>
        <w:t>This feature allows a Super Admin to unlock</w:t>
      </w:r>
      <w:r w:rsidR="00BD3A36">
        <w:t xml:space="preserve"> a locked-</w:t>
      </w:r>
      <w:r>
        <w:t xml:space="preserve">out </w:t>
      </w:r>
      <w:r w:rsidR="00BD3A36">
        <w:t>u</w:t>
      </w:r>
      <w:r>
        <w:t xml:space="preserve">ser. A user can </w:t>
      </w:r>
      <w:r w:rsidR="00BD3A36">
        <w:t>is</w:t>
      </w:r>
      <w:r>
        <w:t xml:space="preserve"> locked out </w:t>
      </w:r>
      <w:r w:rsidR="00BD3A36">
        <w:t xml:space="preserve">of the system </w:t>
      </w:r>
      <w:r>
        <w:t xml:space="preserve">if multiple login attempts are made using </w:t>
      </w:r>
      <w:r w:rsidR="00BD3A36">
        <w:t xml:space="preserve">an </w:t>
      </w:r>
      <w:r>
        <w:t>invalid username</w:t>
      </w:r>
      <w:r w:rsidR="00BD3A36">
        <w:t>/</w:t>
      </w:r>
      <w:r>
        <w:t xml:space="preserve">password </w:t>
      </w:r>
      <w:r w:rsidR="00BD3A36">
        <w:t xml:space="preserve">combination, and those unsuccessful login attempts exceed </w:t>
      </w:r>
      <w:r>
        <w:t>the configured number of allowed attempts. The defa</w:t>
      </w:r>
      <w:r w:rsidR="00BD3A36">
        <w:t>ult is three invalid attempts.</w:t>
      </w:r>
      <w:r w:rsidR="000849BE" w:rsidRPr="000849BE">
        <w:t xml:space="preserve"> </w:t>
      </w:r>
      <w:r w:rsidR="00F228E8">
        <w:fldChar w:fldCharType="begin"/>
      </w:r>
      <w:r w:rsidR="000849BE">
        <w:instrText xml:space="preserve"> XE "unlock user" </w:instrText>
      </w:r>
      <w:r w:rsidR="00F228E8">
        <w:fldChar w:fldCharType="end"/>
      </w:r>
      <w:r w:rsidR="00F228E8">
        <w:fldChar w:fldCharType="begin"/>
      </w:r>
      <w:r w:rsidR="000849BE">
        <w:instrText xml:space="preserve"> XE "</w:instrText>
      </w:r>
      <w:r w:rsidR="000849BE" w:rsidRPr="000C7E9B">
        <w:instrText>user administration</w:instrText>
      </w:r>
      <w:r w:rsidR="000849BE">
        <w:instrText xml:space="preserve">" </w:instrText>
      </w:r>
      <w:r w:rsidR="00F228E8">
        <w:fldChar w:fldCharType="end"/>
      </w:r>
    </w:p>
    <w:p w:rsidR="00BD3A36" w:rsidRDefault="00BD3A36" w:rsidP="00BD3A36">
      <w:pPr>
        <w:pStyle w:val="NoteMainbody"/>
      </w:pPr>
      <w:r>
        <w:t>NOTE: The application configuration includes a setting that identifies an amount of time, after which a locked-out user is automatically unlocked</w:t>
      </w:r>
      <w:r w:rsidR="008B318A">
        <w:t xml:space="preserve">. </w:t>
      </w:r>
      <w:r>
        <w:t>This means that a user could wait the specified period of time rather than requiring manual unlock of their account.</w:t>
      </w:r>
    </w:p>
    <w:p w:rsidR="00BD3A36" w:rsidRPr="00BD3A36" w:rsidRDefault="00BD3A36" w:rsidP="00BD3A36">
      <w:pPr>
        <w:pStyle w:val="BodyText"/>
        <w:keepNext/>
        <w:rPr>
          <w:rStyle w:val="Bold"/>
        </w:rPr>
      </w:pPr>
      <w:r w:rsidRPr="00BD3A36">
        <w:rPr>
          <w:rStyle w:val="Bold"/>
        </w:rPr>
        <w:t>To unlock a locked-out user:</w:t>
      </w:r>
    </w:p>
    <w:p w:rsidR="00BD3A36" w:rsidRDefault="00BD3A36" w:rsidP="00BD3A36">
      <w:pPr>
        <w:pStyle w:val="ListNumber"/>
        <w:numPr>
          <w:ilvl w:val="0"/>
          <w:numId w:val="27"/>
        </w:numPr>
      </w:pPr>
      <w:r>
        <w:t xml:space="preserve">Click </w:t>
      </w:r>
      <w:r>
        <w:rPr>
          <w:rStyle w:val="Bold"/>
        </w:rPr>
        <w:t>User</w:t>
      </w:r>
      <w:r>
        <w:t xml:space="preserve"> from the main menu to open the User home page.</w:t>
      </w:r>
    </w:p>
    <w:p w:rsidR="00BD3A36" w:rsidRDefault="00BD3A36" w:rsidP="00BD3A36">
      <w:pPr>
        <w:pStyle w:val="ListNumber"/>
      </w:pPr>
      <w:r>
        <w:t xml:space="preserve">Click on </w:t>
      </w:r>
      <w:r w:rsidRPr="004F7051">
        <w:rPr>
          <w:rStyle w:val="Bold"/>
        </w:rPr>
        <w:t xml:space="preserve">Select an Existing </w:t>
      </w:r>
      <w:r>
        <w:rPr>
          <w:rStyle w:val="Bold"/>
        </w:rPr>
        <w:t>User</w:t>
      </w:r>
      <w:r>
        <w:t>.</w:t>
      </w:r>
    </w:p>
    <w:p w:rsidR="00BD3A36" w:rsidRDefault="00BD3A36" w:rsidP="00BD3A36">
      <w:pPr>
        <w:pStyle w:val="ListNumber"/>
      </w:pPr>
      <w:r>
        <w:t>Enter search criteria into the User Search Criteria form. You may use an asterisk (*) as a wildcard character if necessary.</w:t>
      </w:r>
    </w:p>
    <w:p w:rsidR="00BD3A36" w:rsidRDefault="00BD3A36" w:rsidP="00BD3A36">
      <w:pPr>
        <w:pStyle w:val="ListNumber"/>
      </w:pPr>
      <w:r>
        <w:t xml:space="preserve">From the results list, select the radio button next to the User Name of the user you want to delete, and then click </w:t>
      </w:r>
      <w:r w:rsidRPr="004F7051">
        <w:rPr>
          <w:rStyle w:val="Bold"/>
        </w:rPr>
        <w:t>View Details</w:t>
      </w:r>
      <w:r>
        <w:t>.</w:t>
      </w:r>
    </w:p>
    <w:p w:rsidR="00BD3A36" w:rsidRDefault="00BD3A36" w:rsidP="00BD3A36">
      <w:pPr>
        <w:pStyle w:val="ListNumber"/>
      </w:pPr>
      <w:r>
        <w:t xml:space="preserve">From the details page, click </w:t>
      </w:r>
      <w:r w:rsidRPr="005A3617">
        <w:rPr>
          <w:rStyle w:val="Bold"/>
        </w:rPr>
        <w:t>Delete</w:t>
      </w:r>
      <w:r w:rsidR="008B318A">
        <w:t xml:space="preserve">. </w:t>
      </w:r>
      <w:r>
        <w:t>A confirmation window appears.</w:t>
      </w:r>
    </w:p>
    <w:p w:rsidR="003A6A2D" w:rsidRDefault="003A6A2D" w:rsidP="003A6A2D">
      <w:pPr>
        <w:pStyle w:val="ListNumber"/>
      </w:pPr>
      <w:r>
        <w:t xml:space="preserve">Click </w:t>
      </w:r>
      <w:r w:rsidRPr="00BD3A36">
        <w:rPr>
          <w:rStyle w:val="Bold"/>
        </w:rPr>
        <w:t>Unlock</w:t>
      </w:r>
      <w:r>
        <w:t xml:space="preserve"> to unlock the </w:t>
      </w:r>
      <w:r w:rsidR="00BD3A36">
        <w:t>u</w:t>
      </w:r>
      <w:r>
        <w:t>ser.</w:t>
      </w:r>
    </w:p>
    <w:p w:rsidR="003A6A2D" w:rsidRDefault="003A6A2D" w:rsidP="003A6A2D">
      <w:pPr>
        <w:pStyle w:val="Heading3"/>
        <w:tabs>
          <w:tab w:val="left" w:pos="1440"/>
        </w:tabs>
      </w:pPr>
      <w:bookmarkStart w:id="1093" w:name="_Ref213826829"/>
      <w:bookmarkStart w:id="1094" w:name="_Ref213909526"/>
      <w:bookmarkStart w:id="1095" w:name="_Toc238804871"/>
      <w:r>
        <w:t>Privilege</w:t>
      </w:r>
      <w:r w:rsidR="00455A66">
        <w:t>s</w:t>
      </w:r>
      <w:r>
        <w:t xml:space="preserve"> and Standard Privilege</w:t>
      </w:r>
      <w:bookmarkEnd w:id="1093"/>
      <w:r w:rsidR="00455A66">
        <w:t>s</w:t>
      </w:r>
      <w:bookmarkEnd w:id="1094"/>
      <w:bookmarkEnd w:id="1095"/>
    </w:p>
    <w:p w:rsidR="00E60A65" w:rsidRDefault="003A6A2D" w:rsidP="003A6A2D">
      <w:pPr>
        <w:pStyle w:val="BodyText"/>
      </w:pPr>
      <w:r>
        <w:t xml:space="preserve">A Privilege refers to any operation </w:t>
      </w:r>
      <w:r w:rsidR="00BD3A36">
        <w:t xml:space="preserve">that can be </w:t>
      </w:r>
      <w:r>
        <w:t>performed upon data.</w:t>
      </w:r>
      <w:r w:rsidR="00BD3A36">
        <w:t xml:space="preserve"> Creating Privileges allows you to configure the gran</w:t>
      </w:r>
      <w:r w:rsidR="00E60A65">
        <w:t xml:space="preserve">ularity of the operations that can be performed on your data. </w:t>
      </w:r>
      <w:r w:rsidR="00F228E8">
        <w:fldChar w:fldCharType="begin"/>
      </w:r>
      <w:r w:rsidR="000849BE">
        <w:instrText xml:space="preserve"> XE "overview:privileges" </w:instrText>
      </w:r>
      <w:r w:rsidR="00F228E8">
        <w:fldChar w:fldCharType="end"/>
      </w:r>
      <w:r w:rsidR="00F228E8">
        <w:fldChar w:fldCharType="begin"/>
      </w:r>
      <w:r w:rsidR="000849BE">
        <w:instrText xml:space="preserve"> XE "</w:instrText>
      </w:r>
      <w:r w:rsidR="000849BE" w:rsidRPr="00F2080B">
        <w:instrText>privileges:overview</w:instrText>
      </w:r>
      <w:r w:rsidR="000849BE">
        <w:instrText xml:space="preserve">" </w:instrText>
      </w:r>
      <w:r w:rsidR="00F228E8">
        <w:fldChar w:fldCharType="end"/>
      </w:r>
      <w:r w:rsidR="00F228E8">
        <w:fldChar w:fldCharType="begin"/>
      </w:r>
      <w:r w:rsidR="000849BE">
        <w:instrText xml:space="preserve"> XE "</w:instrText>
      </w:r>
      <w:r w:rsidR="000849BE" w:rsidRPr="00531377">
        <w:instrText>standard privileges:overview</w:instrText>
      </w:r>
      <w:r w:rsidR="000849BE">
        <w:instrText xml:space="preserve">" </w:instrText>
      </w:r>
      <w:r w:rsidR="00F228E8">
        <w:fldChar w:fldCharType="end"/>
      </w:r>
      <w:r w:rsidR="00F228E8">
        <w:fldChar w:fldCharType="begin"/>
      </w:r>
      <w:r w:rsidR="000849BE">
        <w:instrText xml:space="preserve"> XE "</w:instrText>
      </w:r>
      <w:r w:rsidR="000849BE" w:rsidRPr="00272FE2">
        <w:instrText>UPT:standard privileges</w:instrText>
      </w:r>
      <w:r w:rsidR="000849BE">
        <w:instrText xml:space="preserve">" </w:instrText>
      </w:r>
      <w:r w:rsidR="00F228E8">
        <w:fldChar w:fldCharType="end"/>
      </w:r>
    </w:p>
    <w:p w:rsidR="00E60A65" w:rsidRDefault="003A6A2D" w:rsidP="003A6A2D">
      <w:pPr>
        <w:pStyle w:val="BodyText"/>
      </w:pPr>
      <w:r>
        <w:t xml:space="preserve">Assigning Privileges </w:t>
      </w:r>
      <w:r w:rsidR="00BD3A36">
        <w:t xml:space="preserve">to </w:t>
      </w:r>
      <w:r w:rsidR="00D85A39">
        <w:t xml:space="preserve">users </w:t>
      </w:r>
      <w:r>
        <w:t>helps control access to important components of an application (Protection Elements)</w:t>
      </w:r>
      <w:r w:rsidR="008B318A">
        <w:t xml:space="preserve">. </w:t>
      </w:r>
      <w:r w:rsidR="00BD3A36" w:rsidRPr="003A6A2D">
        <w:t>Within CSM, users may possess one or more of privileges for a particular protection elemen</w:t>
      </w:r>
      <w:r w:rsidR="00BD3A36">
        <w:t>t.</w:t>
      </w:r>
    </w:p>
    <w:p w:rsidR="003A6A2D" w:rsidRDefault="00BD3A36" w:rsidP="003A6A2D">
      <w:pPr>
        <w:pStyle w:val="BodyText"/>
      </w:pPr>
      <w:r>
        <w:t>By default, t</w:t>
      </w:r>
      <w:r w:rsidR="003A6A2D">
        <w:t>he UPT installs with CSM Standard Privileges</w:t>
      </w:r>
      <w:r>
        <w:t>. These Privileges</w:t>
      </w:r>
      <w:r w:rsidR="003A6A2D">
        <w:t xml:space="preserve"> were agreed upon by the Security Working Group. </w:t>
      </w:r>
      <w:r>
        <w:t>The</w:t>
      </w:r>
      <w:r w:rsidR="003A6A2D">
        <w:t xml:space="preserve"> </w:t>
      </w:r>
      <w:r>
        <w:t>CSM Standard Privileges</w:t>
      </w:r>
      <w:r w:rsidR="003A6A2D">
        <w:t xml:space="preserve"> </w:t>
      </w:r>
      <w:r>
        <w:t>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3A6A2D" w:rsidRPr="003A6A2D" w:rsidTr="00B518D5">
        <w:trPr>
          <w:cantSplit/>
          <w:tblHeader/>
        </w:trPr>
        <w:tc>
          <w:tcPr>
            <w:tcW w:w="1728" w:type="dxa"/>
            <w:shd w:val="clear" w:color="auto" w:fill="D9D9D9"/>
            <w:vAlign w:val="center"/>
          </w:tcPr>
          <w:p w:rsidR="003A6A2D" w:rsidRPr="003A6A2D" w:rsidRDefault="003A6A2D" w:rsidP="00D039D0">
            <w:pPr>
              <w:pStyle w:val="TableHeaderCenter"/>
            </w:pPr>
            <w:r w:rsidRPr="003A6A2D">
              <w:t>Privilege Name</w:t>
            </w:r>
          </w:p>
        </w:tc>
        <w:tc>
          <w:tcPr>
            <w:tcW w:w="4230" w:type="dxa"/>
            <w:shd w:val="clear" w:color="auto" w:fill="D9D9D9"/>
            <w:vAlign w:val="center"/>
          </w:tcPr>
          <w:p w:rsidR="003A6A2D" w:rsidRPr="003A6A2D" w:rsidRDefault="003A6A2D" w:rsidP="00D039D0">
            <w:pPr>
              <w:pStyle w:val="TableHeaderCenter"/>
            </w:pPr>
            <w:r w:rsidRPr="003A6A2D">
              <w:t>Privilege Definition</w:t>
            </w:r>
          </w:p>
        </w:tc>
        <w:tc>
          <w:tcPr>
            <w:tcW w:w="2466" w:type="dxa"/>
            <w:shd w:val="clear" w:color="auto" w:fill="D9D9D9"/>
            <w:vAlign w:val="center"/>
          </w:tcPr>
          <w:p w:rsidR="003A6A2D" w:rsidRPr="003A6A2D" w:rsidRDefault="003A6A2D" w:rsidP="00D039D0">
            <w:pPr>
              <w:pStyle w:val="TableHeaderCenter"/>
            </w:pPr>
            <w:r w:rsidRPr="003A6A2D">
              <w:t>Applying the Privilege (Example)</w:t>
            </w:r>
          </w:p>
        </w:tc>
      </w:tr>
      <w:tr w:rsidR="003A6A2D" w:rsidRPr="003A6A2D" w:rsidTr="00B518D5">
        <w:trPr>
          <w:cantSplit/>
        </w:trPr>
        <w:tc>
          <w:tcPr>
            <w:tcW w:w="1728" w:type="dxa"/>
            <w:vAlign w:val="center"/>
          </w:tcPr>
          <w:p w:rsidR="003A6A2D" w:rsidRPr="003A6A2D" w:rsidRDefault="003A6A2D" w:rsidP="00D039D0">
            <w:pPr>
              <w:pStyle w:val="TableText"/>
            </w:pPr>
            <w:r w:rsidRPr="003A6A2D">
              <w:t>CREATE</w:t>
            </w:r>
          </w:p>
        </w:tc>
        <w:tc>
          <w:tcPr>
            <w:tcW w:w="4230" w:type="dxa"/>
            <w:vAlign w:val="center"/>
          </w:tcPr>
          <w:p w:rsidR="003A6A2D" w:rsidRPr="003A6A2D" w:rsidRDefault="003A6A2D" w:rsidP="00D039D0">
            <w:pPr>
              <w:pStyle w:val="TableText"/>
            </w:pPr>
            <w:r w:rsidRPr="003A6A2D">
              <w:t>This privilege grants permission to a user to create an entity</w:t>
            </w:r>
            <w:r w:rsidR="008B318A" w:rsidRPr="003A6A2D">
              <w:t xml:space="preserve">. </w:t>
            </w:r>
            <w:r w:rsidRPr="003A6A2D">
              <w:t>This entity can be an object, a database entry, or a resource such as a network connection.</w:t>
            </w:r>
          </w:p>
        </w:tc>
        <w:tc>
          <w:tcPr>
            <w:tcW w:w="2466" w:type="dxa"/>
            <w:vAlign w:val="center"/>
          </w:tcPr>
          <w:p w:rsidR="003A6A2D" w:rsidRPr="003A6A2D" w:rsidRDefault="003A6A2D" w:rsidP="00D039D0">
            <w:pPr>
              <w:pStyle w:val="TableText"/>
            </w:pPr>
            <w:r w:rsidRPr="003A6A2D">
              <w:t>A user can create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ACCESS</w:t>
            </w:r>
          </w:p>
        </w:tc>
        <w:tc>
          <w:tcPr>
            <w:tcW w:w="4230" w:type="dxa"/>
            <w:vAlign w:val="center"/>
          </w:tcPr>
          <w:p w:rsidR="003A6A2D" w:rsidRPr="003A6A2D" w:rsidRDefault="003A6A2D" w:rsidP="00D039D0">
            <w:pPr>
              <w:pStyle w:val="TableText"/>
            </w:pPr>
            <w:r w:rsidRPr="003A6A2D">
              <w:t>This privilege allows a user to access a particular resource</w:t>
            </w:r>
            <w:r w:rsidR="008B318A" w:rsidRPr="003A6A2D">
              <w:t xml:space="preserve">. </w:t>
            </w:r>
            <w:r w:rsidRPr="003A6A2D">
              <w:t>Examples of resources include a network connection, database connection, socket, module of the application, or even the application itself.</w:t>
            </w:r>
          </w:p>
        </w:tc>
        <w:tc>
          <w:tcPr>
            <w:tcW w:w="2466" w:type="dxa"/>
            <w:vAlign w:val="center"/>
          </w:tcPr>
          <w:p w:rsidR="003A6A2D" w:rsidRPr="003A6A2D" w:rsidRDefault="003A6A2D" w:rsidP="00D039D0">
            <w:pPr>
              <w:pStyle w:val="TableText"/>
            </w:pPr>
            <w:r w:rsidRPr="003A6A2D">
              <w:t>A user can gain access to a particular module in an application.</w:t>
            </w:r>
          </w:p>
        </w:tc>
      </w:tr>
      <w:tr w:rsidR="003A6A2D" w:rsidRPr="003A6A2D" w:rsidTr="00B518D5">
        <w:trPr>
          <w:cantSplit/>
        </w:trPr>
        <w:tc>
          <w:tcPr>
            <w:tcW w:w="1728" w:type="dxa"/>
            <w:vAlign w:val="center"/>
          </w:tcPr>
          <w:p w:rsidR="003A6A2D" w:rsidRPr="003A6A2D" w:rsidRDefault="003A6A2D" w:rsidP="00D039D0">
            <w:pPr>
              <w:pStyle w:val="TableText"/>
            </w:pPr>
            <w:r w:rsidRPr="003A6A2D">
              <w:lastRenderedPageBreak/>
              <w:t>READ</w:t>
            </w:r>
          </w:p>
        </w:tc>
        <w:tc>
          <w:tcPr>
            <w:tcW w:w="4230" w:type="dxa"/>
            <w:vAlign w:val="center"/>
          </w:tcPr>
          <w:p w:rsidR="003A6A2D" w:rsidRPr="003A6A2D" w:rsidRDefault="003A6A2D" w:rsidP="00D039D0">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3A6A2D" w:rsidRPr="003A6A2D" w:rsidRDefault="003A6A2D" w:rsidP="00D039D0">
            <w:pPr>
              <w:pStyle w:val="TableText"/>
            </w:pPr>
            <w:r w:rsidRPr="003A6A2D">
              <w:t>A user can view personal information such as a Social Security Number.</w:t>
            </w:r>
          </w:p>
        </w:tc>
      </w:tr>
      <w:tr w:rsidR="003A6A2D" w:rsidRPr="003A6A2D" w:rsidTr="00B518D5">
        <w:trPr>
          <w:cantSplit/>
        </w:trPr>
        <w:tc>
          <w:tcPr>
            <w:tcW w:w="1728" w:type="dxa"/>
            <w:vAlign w:val="center"/>
          </w:tcPr>
          <w:p w:rsidR="003A6A2D" w:rsidRPr="003A6A2D" w:rsidRDefault="003A6A2D" w:rsidP="00D039D0">
            <w:pPr>
              <w:pStyle w:val="TableText"/>
            </w:pPr>
            <w:r w:rsidRPr="003A6A2D">
              <w:t xml:space="preserve">WRITE  </w:t>
            </w:r>
          </w:p>
        </w:tc>
        <w:tc>
          <w:tcPr>
            <w:tcW w:w="4230" w:type="dxa"/>
            <w:vAlign w:val="center"/>
          </w:tcPr>
          <w:p w:rsidR="003A6A2D" w:rsidRPr="003A6A2D" w:rsidRDefault="003A6A2D" w:rsidP="00D039D0">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3A6A2D" w:rsidRPr="003A6A2D" w:rsidRDefault="003A6A2D" w:rsidP="00D039D0">
            <w:pPr>
              <w:pStyle w:val="TableText"/>
            </w:pPr>
            <w:r w:rsidRPr="003A6A2D">
              <w:t>A user can add text to a database entry.</w:t>
            </w:r>
          </w:p>
        </w:tc>
      </w:tr>
      <w:tr w:rsidR="003A6A2D" w:rsidRPr="003A6A2D" w:rsidTr="00B518D5">
        <w:trPr>
          <w:cantSplit/>
        </w:trPr>
        <w:tc>
          <w:tcPr>
            <w:tcW w:w="1728" w:type="dxa"/>
            <w:vAlign w:val="center"/>
          </w:tcPr>
          <w:p w:rsidR="003A6A2D" w:rsidRPr="003A6A2D" w:rsidRDefault="003A6A2D" w:rsidP="00D039D0">
            <w:pPr>
              <w:pStyle w:val="TableText"/>
            </w:pPr>
            <w:r w:rsidRPr="003A6A2D">
              <w:t>UPDATE</w:t>
            </w:r>
          </w:p>
        </w:tc>
        <w:tc>
          <w:tcPr>
            <w:tcW w:w="4230" w:type="dxa"/>
            <w:vAlign w:val="center"/>
          </w:tcPr>
          <w:p w:rsidR="003A6A2D" w:rsidRPr="003A6A2D" w:rsidRDefault="003A6A2D" w:rsidP="00D039D0">
            <w:pPr>
              <w:pStyle w:val="TableText"/>
            </w:pPr>
            <w:r w:rsidRPr="003A6A2D">
              <w:t>This privilege grants permission at an entity level and signifies that the user is allowed to update and modify data for a particular entity</w:t>
            </w:r>
            <w:r w:rsidR="008B318A" w:rsidRPr="003A6A2D">
              <w:t xml:space="preserve">. </w:t>
            </w:r>
            <w:r w:rsidRPr="003A6A2D">
              <w:t>Entities may include an object, an attribute of the object, a database row, etc.</w:t>
            </w:r>
          </w:p>
        </w:tc>
        <w:tc>
          <w:tcPr>
            <w:tcW w:w="2466" w:type="dxa"/>
            <w:vAlign w:val="center"/>
          </w:tcPr>
          <w:p w:rsidR="003A6A2D" w:rsidRPr="003A6A2D" w:rsidRDefault="003A6A2D" w:rsidP="00D039D0">
            <w:pPr>
              <w:pStyle w:val="TableText"/>
            </w:pPr>
            <w:r w:rsidRPr="003A6A2D">
              <w:t>A user can modify an object’s attribute data.</w:t>
            </w:r>
          </w:p>
        </w:tc>
      </w:tr>
      <w:tr w:rsidR="003A6A2D" w:rsidRPr="003A6A2D" w:rsidTr="00B518D5">
        <w:trPr>
          <w:cantSplit/>
        </w:trPr>
        <w:tc>
          <w:tcPr>
            <w:tcW w:w="1728" w:type="dxa"/>
            <w:vAlign w:val="center"/>
          </w:tcPr>
          <w:p w:rsidR="003A6A2D" w:rsidRPr="003A6A2D" w:rsidRDefault="003A6A2D" w:rsidP="00D039D0">
            <w:pPr>
              <w:pStyle w:val="TableText"/>
            </w:pPr>
            <w:r w:rsidRPr="003A6A2D">
              <w:t>DELETE</w:t>
            </w:r>
          </w:p>
        </w:tc>
        <w:tc>
          <w:tcPr>
            <w:tcW w:w="4230" w:type="dxa"/>
            <w:vAlign w:val="center"/>
          </w:tcPr>
          <w:p w:rsidR="003A6A2D" w:rsidRPr="003A6A2D" w:rsidRDefault="003A6A2D" w:rsidP="00D039D0">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3A6A2D" w:rsidRPr="003A6A2D" w:rsidRDefault="003A6A2D" w:rsidP="00D039D0">
            <w:pPr>
              <w:pStyle w:val="TableText"/>
            </w:pPr>
            <w:r w:rsidRPr="003A6A2D">
              <w:t>A user can delete record.</w:t>
            </w:r>
          </w:p>
        </w:tc>
      </w:tr>
      <w:tr w:rsidR="003A6A2D" w:rsidRPr="003A6A2D" w:rsidTr="00B518D5">
        <w:trPr>
          <w:cantSplit/>
        </w:trPr>
        <w:tc>
          <w:tcPr>
            <w:tcW w:w="1728" w:type="dxa"/>
            <w:vAlign w:val="center"/>
          </w:tcPr>
          <w:p w:rsidR="003A6A2D" w:rsidRPr="003A6A2D" w:rsidRDefault="003A6A2D" w:rsidP="00D039D0">
            <w:pPr>
              <w:pStyle w:val="TableText"/>
            </w:pPr>
            <w:r w:rsidRPr="003A6A2D">
              <w:t>EXECUTE</w:t>
            </w:r>
          </w:p>
        </w:tc>
        <w:tc>
          <w:tcPr>
            <w:tcW w:w="4230" w:type="dxa"/>
            <w:vAlign w:val="center"/>
          </w:tcPr>
          <w:p w:rsidR="003A6A2D" w:rsidRPr="003A6A2D" w:rsidRDefault="003A6A2D" w:rsidP="00D039D0">
            <w:pPr>
              <w:pStyle w:val="TableText"/>
            </w:pPr>
            <w:r w:rsidRPr="003A6A2D">
              <w:t>This privilege allows a user to execute a particular resource. The resource can be a method, function, behavior of the application, URL, button etc.</w:t>
            </w:r>
          </w:p>
        </w:tc>
        <w:tc>
          <w:tcPr>
            <w:tcW w:w="2466" w:type="dxa"/>
            <w:vAlign w:val="center"/>
          </w:tcPr>
          <w:p w:rsidR="003A6A2D" w:rsidRPr="003A6A2D" w:rsidRDefault="003A6A2D" w:rsidP="00D039D0">
            <w:pPr>
              <w:pStyle w:val="TableText"/>
            </w:pPr>
            <w:r w:rsidRPr="003A6A2D">
              <w:t>A user can click on a button to perform a method.</w:t>
            </w:r>
          </w:p>
        </w:tc>
      </w:tr>
    </w:tbl>
    <w:p w:rsidR="004E6839" w:rsidRDefault="004E6839" w:rsidP="00FE0B65">
      <w:pPr>
        <w:pStyle w:val="BodyText"/>
      </w:pPr>
    </w:p>
    <w:p w:rsidR="004E6839" w:rsidRDefault="00E60A65" w:rsidP="00FE0B65">
      <w:pPr>
        <w:pStyle w:val="BodyText"/>
      </w:pPr>
      <w:r>
        <w:t xml:space="preserve">The </w:t>
      </w:r>
      <w:r w:rsidR="003A6A2D" w:rsidRPr="003A6A2D">
        <w:t>section</w:t>
      </w:r>
      <w:r>
        <w:t>s that follow provide information on the functionality available for Privileges.</w:t>
      </w:r>
      <w:r w:rsidR="003A6A2D" w:rsidRPr="003A6A2D">
        <w:t xml:space="preserve"> </w:t>
      </w:r>
    </w:p>
    <w:p w:rsidR="003A6A2D" w:rsidRDefault="003A6A2D" w:rsidP="00E60A65">
      <w:pPr>
        <w:pStyle w:val="Heading4"/>
      </w:pPr>
      <w:r>
        <w:t xml:space="preserve">Create a New Privilege </w:t>
      </w:r>
    </w:p>
    <w:p w:rsidR="00E60A65" w:rsidRPr="00E60A65" w:rsidRDefault="00E60A65" w:rsidP="00E60A65">
      <w:pPr>
        <w:pStyle w:val="BodyText"/>
      </w:pPr>
      <w:r>
        <w:t>If the CSM Standard Privileges are not sufficient, a Super Admin can create privileges to meet application needs.</w:t>
      </w:r>
      <w:r w:rsidR="000849BE" w:rsidRPr="000849BE">
        <w:t xml:space="preserve"> </w:t>
      </w:r>
      <w:r w:rsidR="00F228E8">
        <w:fldChar w:fldCharType="begin"/>
      </w:r>
      <w:r w:rsidR="000849BE">
        <w:instrText xml:space="preserve"> XE "</w:instrText>
      </w:r>
      <w:r w:rsidR="00450B70">
        <w:instrText>privileges</w:instrText>
      </w:r>
      <w:r w:rsidR="000849BE" w:rsidRPr="00F62D05">
        <w:instrText>:</w:instrText>
      </w:r>
      <w:r w:rsidR="00450B70">
        <w:instrText>create</w:instrText>
      </w:r>
      <w:r w:rsidR="000849BE">
        <w:instrText xml:space="preserve">" </w:instrText>
      </w:r>
      <w:r w:rsidR="00F228E8">
        <w:fldChar w:fldCharType="end"/>
      </w:r>
      <w:r w:rsidR="00F228E8">
        <w:fldChar w:fldCharType="begin"/>
      </w:r>
      <w:r w:rsidR="000849BE">
        <w:instrText xml:space="preserve"> XE "create privilege in UPT" </w:instrText>
      </w:r>
      <w:r w:rsidR="00F228E8">
        <w:fldChar w:fldCharType="end"/>
      </w:r>
    </w:p>
    <w:p w:rsidR="00E60A65" w:rsidRPr="00860601" w:rsidRDefault="00E60A65" w:rsidP="00E60A65">
      <w:pPr>
        <w:pStyle w:val="BodyText"/>
        <w:rPr>
          <w:rStyle w:val="Bold"/>
        </w:rPr>
      </w:pPr>
      <w:r w:rsidRPr="00860601">
        <w:rPr>
          <w:rStyle w:val="Bold"/>
        </w:rPr>
        <w:t xml:space="preserve">To create a new </w:t>
      </w:r>
      <w:r>
        <w:rPr>
          <w:rStyle w:val="Bold"/>
        </w:rPr>
        <w:t>privilege</w:t>
      </w:r>
      <w:r w:rsidRPr="00860601">
        <w:rPr>
          <w:rStyle w:val="Bold"/>
        </w:rPr>
        <w:t>:</w:t>
      </w:r>
    </w:p>
    <w:p w:rsidR="00E60A65" w:rsidRDefault="00E60A65" w:rsidP="00E60A65">
      <w:pPr>
        <w:pStyle w:val="ListNumber"/>
        <w:numPr>
          <w:ilvl w:val="0"/>
          <w:numId w:val="28"/>
        </w:numPr>
      </w:pPr>
      <w:r>
        <w:t xml:space="preserve">Click </w:t>
      </w:r>
      <w:r>
        <w:rPr>
          <w:rStyle w:val="Bold"/>
        </w:rPr>
        <w:t>Privilege</w:t>
      </w:r>
      <w:r>
        <w:t xml:space="preserve"> from the main menu to open the </w:t>
      </w:r>
      <w:r w:rsidR="00D85A39">
        <w:t>Privilege</w:t>
      </w:r>
      <w:r>
        <w:t xml:space="preserve"> home page.</w:t>
      </w:r>
    </w:p>
    <w:p w:rsidR="00E60A65" w:rsidRDefault="00E60A65" w:rsidP="00E60A65">
      <w:pPr>
        <w:pStyle w:val="ListNumber"/>
        <w:numPr>
          <w:ilvl w:val="0"/>
          <w:numId w:val="26"/>
        </w:numPr>
      </w:pPr>
      <w:r>
        <w:t xml:space="preserve">Click on </w:t>
      </w:r>
      <w:r>
        <w:rPr>
          <w:rStyle w:val="Bold"/>
        </w:rPr>
        <w:t xml:space="preserve">Create a New </w:t>
      </w:r>
      <w:r w:rsidR="00D85A39">
        <w:rPr>
          <w:rStyle w:val="Bold"/>
        </w:rPr>
        <w:t>Privilege</w:t>
      </w:r>
      <w:r w:rsidRPr="00271DCF">
        <w:t>.</w:t>
      </w:r>
    </w:p>
    <w:p w:rsidR="00E60A65" w:rsidRDefault="00E60A65" w:rsidP="00E60A65">
      <w:pPr>
        <w:pStyle w:val="ListNumber"/>
      </w:pPr>
      <w:r>
        <w:t xml:space="preserve">Enter data into the </w:t>
      </w:r>
      <w:r w:rsidR="00D85A39">
        <w:t>Privilege</w:t>
      </w:r>
      <w:r>
        <w:t xml:space="preserve"> Details form. The form fields are defined as follows:</w:t>
      </w:r>
    </w:p>
    <w:p w:rsidR="003A6A2D" w:rsidRDefault="003A6A2D" w:rsidP="00D85A39">
      <w:pPr>
        <w:pStyle w:val="BodyTextIndent"/>
      </w:pPr>
      <w:r w:rsidRPr="00D85A39">
        <w:rPr>
          <w:rStyle w:val="Bold"/>
        </w:rPr>
        <w:t>Name</w:t>
      </w:r>
      <w:r>
        <w:t xml:space="preserve"> – </w:t>
      </w:r>
      <w:r w:rsidR="00D85A39">
        <w:t>Use to uniquely identify</w:t>
      </w:r>
      <w:r>
        <w:t xml:space="preserve"> the Privilege</w:t>
      </w:r>
      <w:r w:rsidR="00D85A39">
        <w:t>; it is a</w:t>
      </w:r>
      <w:r>
        <w:t xml:space="preserve"> required field. </w:t>
      </w:r>
    </w:p>
    <w:p w:rsidR="003A6A2D" w:rsidRDefault="003A6A2D" w:rsidP="00D85A39">
      <w:pPr>
        <w:pStyle w:val="BodyTextIndent"/>
      </w:pPr>
      <w:r w:rsidRPr="00D85A39">
        <w:rPr>
          <w:rStyle w:val="Bold"/>
        </w:rPr>
        <w:t>Description</w:t>
      </w:r>
      <w:r>
        <w:t xml:space="preserve"> – </w:t>
      </w:r>
      <w:r w:rsidR="00D85A39">
        <w:t>A</w:t>
      </w:r>
      <w:r>
        <w:t xml:space="preserve"> brief summary describing the Privilege.</w:t>
      </w:r>
    </w:p>
    <w:p w:rsidR="003A6A2D" w:rsidRDefault="003A6A2D" w:rsidP="00D85A39">
      <w:pPr>
        <w:pStyle w:val="ListNumber"/>
      </w:pPr>
      <w:r>
        <w:t xml:space="preserve">Select </w:t>
      </w:r>
      <w:r w:rsidRPr="00D85A39">
        <w:rPr>
          <w:rStyle w:val="Bold"/>
        </w:rPr>
        <w:t>Add</w:t>
      </w:r>
      <w:r>
        <w:t>.</w:t>
      </w:r>
    </w:p>
    <w:p w:rsidR="00D85A39" w:rsidRDefault="00D85A39" w:rsidP="00D85A39">
      <w:pPr>
        <w:pStyle w:val="Heading4"/>
      </w:pPr>
      <w:r>
        <w:lastRenderedPageBreak/>
        <w:t>Select and View/Update an Existing Privilege</w:t>
      </w:r>
    </w:p>
    <w:p w:rsidR="00D85A39" w:rsidRDefault="00D85A39" w:rsidP="00D85A39">
      <w:pPr>
        <w:pStyle w:val="BodyText"/>
      </w:pPr>
      <w:r>
        <w:t>Once a privilege has been created for UPT, you can view or edit the details any time necessary. In order to edit the privilege details, you must search for and identify the privilege to update and select to view the details.</w:t>
      </w:r>
      <w:r w:rsidR="000849BE" w:rsidRPr="000849BE">
        <w:t xml:space="preserve"> </w:t>
      </w:r>
      <w:r w:rsidR="00F228E8">
        <w:fldChar w:fldCharType="begin"/>
      </w:r>
      <w:r w:rsidR="000849BE">
        <w:instrText xml:space="preserve"> XE "view </w:instrText>
      </w:r>
      <w:r w:rsidR="004D1F74">
        <w:instrText xml:space="preserve">privilege </w:instrText>
      </w:r>
      <w:r w:rsidR="000849BE">
        <w:instrText xml:space="preserve">details" </w:instrText>
      </w:r>
      <w:r w:rsidR="00F228E8">
        <w:fldChar w:fldCharType="end"/>
      </w:r>
      <w:r w:rsidR="00F228E8">
        <w:fldChar w:fldCharType="begin"/>
      </w:r>
      <w:r w:rsidR="000849BE">
        <w:instrText xml:space="preserve"> XE "edit/update </w:instrText>
      </w:r>
      <w:r w:rsidR="004D1F74">
        <w:instrText>privilege</w:instrText>
      </w:r>
      <w:r w:rsidR="000849BE">
        <w:instrText xml:space="preserve"> details" </w:instrText>
      </w:r>
      <w:r w:rsidR="00F228E8">
        <w:fldChar w:fldCharType="end"/>
      </w:r>
      <w:r w:rsidR="00F228E8">
        <w:fldChar w:fldCharType="begin"/>
      </w:r>
      <w:r w:rsidR="000849BE">
        <w:instrText xml:space="preserve"> XE "</w:instrText>
      </w:r>
      <w:r w:rsidR="004D1F74">
        <w:instrText>privilege</w:instrText>
      </w:r>
      <w:r w:rsidR="000849BE" w:rsidRPr="000C7E9B">
        <w:instrText xml:space="preserve"> administration</w:instrText>
      </w:r>
      <w:r w:rsidR="000849BE">
        <w:instrText xml:space="preserve">" </w:instrText>
      </w:r>
      <w:r w:rsidR="00F228E8">
        <w:fldChar w:fldCharType="end"/>
      </w:r>
      <w:r w:rsidR="00F228E8">
        <w:fldChar w:fldCharType="begin"/>
      </w:r>
      <w:r w:rsidR="000849BE">
        <w:instrText xml:space="preserve"> XE "</w:instrText>
      </w:r>
      <w:r w:rsidR="000849BE" w:rsidRPr="00C87567">
        <w:instrText>standard privileges:view/update</w:instrText>
      </w:r>
      <w:r w:rsidR="000849BE">
        <w:instrText xml:space="preserve">" </w:instrText>
      </w:r>
      <w:r w:rsidR="00F228E8">
        <w:fldChar w:fldCharType="end"/>
      </w:r>
      <w:r w:rsidR="00F228E8">
        <w:fldChar w:fldCharType="begin"/>
      </w:r>
      <w:r w:rsidR="004D1F74">
        <w:instrText xml:space="preserve"> XE "privileges:view/update" </w:instrText>
      </w:r>
      <w:r w:rsidR="00F228E8">
        <w:fldChar w:fldCharType="end"/>
      </w:r>
    </w:p>
    <w:p w:rsidR="00D85A39" w:rsidRPr="004F7051" w:rsidRDefault="00D85A39" w:rsidP="00D85A39">
      <w:pPr>
        <w:pStyle w:val="BodyText"/>
        <w:rPr>
          <w:rStyle w:val="Bold"/>
        </w:rPr>
      </w:pPr>
      <w:r w:rsidRPr="004F7051">
        <w:rPr>
          <w:rStyle w:val="Bold"/>
        </w:rPr>
        <w:t xml:space="preserve">To find and </w:t>
      </w:r>
      <w:r>
        <w:rPr>
          <w:rStyle w:val="Bold"/>
        </w:rPr>
        <w:t>view/update a privilege</w:t>
      </w:r>
      <w:r w:rsidRPr="004F7051">
        <w:rPr>
          <w:rStyle w:val="Bold"/>
        </w:rPr>
        <w:t>:</w:t>
      </w:r>
    </w:p>
    <w:p w:rsidR="00D85A39" w:rsidRDefault="00D85A39" w:rsidP="00D85A39">
      <w:pPr>
        <w:pStyle w:val="ListNumber"/>
        <w:numPr>
          <w:ilvl w:val="0"/>
          <w:numId w:val="29"/>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Review, and if necessary edit the data appearing on the Privilege Details form</w:t>
      </w:r>
      <w:r w:rsidR="008B318A">
        <w:t xml:space="preserve">. </w:t>
      </w:r>
      <w:r>
        <w:t>The form fields are defined as follows:</w:t>
      </w:r>
    </w:p>
    <w:p w:rsidR="00D85A39" w:rsidRDefault="00D85A39" w:rsidP="00D85A39">
      <w:pPr>
        <w:pStyle w:val="BodyTextIndent"/>
      </w:pPr>
      <w:r w:rsidRPr="00D85A39">
        <w:rPr>
          <w:rStyle w:val="Bold"/>
        </w:rPr>
        <w:t>Name</w:t>
      </w:r>
      <w:r>
        <w:t xml:space="preserve"> – Use to uniquely identify the Privilege; it is a required field. </w:t>
      </w:r>
    </w:p>
    <w:p w:rsidR="00D85A39" w:rsidRDefault="00D85A39" w:rsidP="00D85A39">
      <w:pPr>
        <w:pStyle w:val="BodyTextIndent"/>
      </w:pPr>
      <w:r w:rsidRPr="00D85A39">
        <w:rPr>
          <w:rStyle w:val="Bold"/>
        </w:rPr>
        <w:t>Description</w:t>
      </w:r>
      <w:r>
        <w:t xml:space="preserve"> – A brief summary describing the Privilege.</w:t>
      </w:r>
    </w:p>
    <w:p w:rsidR="003A6A2D" w:rsidRDefault="00D85A39" w:rsidP="00D85A39">
      <w:pPr>
        <w:pStyle w:val="ListNumber"/>
      </w:pPr>
      <w:r>
        <w:t xml:space="preserve">Click </w:t>
      </w:r>
      <w:r w:rsidR="003A6A2D" w:rsidRPr="00D85A39">
        <w:rPr>
          <w:rStyle w:val="Bold"/>
        </w:rPr>
        <w:t>Update</w:t>
      </w:r>
      <w:r w:rsidR="003A6A2D">
        <w:t>.</w:t>
      </w:r>
    </w:p>
    <w:p w:rsidR="00D85A39" w:rsidRDefault="00D85A39" w:rsidP="00D85A39">
      <w:pPr>
        <w:pStyle w:val="Heading4"/>
      </w:pPr>
      <w:r>
        <w:t>Delete an Existing Privilege</w:t>
      </w:r>
    </w:p>
    <w:p w:rsidR="00D85A39" w:rsidRDefault="00D85A39" w:rsidP="00D85A39">
      <w:pPr>
        <w:pStyle w:val="BodyText"/>
      </w:pPr>
      <w:r>
        <w:t xml:space="preserve">If necessary, you can delete a </w:t>
      </w:r>
      <w:r w:rsidR="008B318A">
        <w:t>privilege</w:t>
      </w:r>
      <w:r>
        <w:t xml:space="preserve"> from UPT. In order to delete the </w:t>
      </w:r>
      <w:r w:rsidR="008B318A">
        <w:t>privilege</w:t>
      </w:r>
      <w:r>
        <w:t xml:space="preserve">, you must search for and select to view the details page of the </w:t>
      </w:r>
      <w:r w:rsidR="008B318A">
        <w:t>privilege</w:t>
      </w:r>
      <w:r>
        <w:t xml:space="preserve"> you want to delete.</w:t>
      </w:r>
      <w:r w:rsidR="004D1F74" w:rsidRPr="004D1F74">
        <w:t xml:space="preserve"> </w:t>
      </w:r>
      <w:r w:rsidR="00F228E8">
        <w:fldChar w:fldCharType="begin"/>
      </w:r>
      <w:r w:rsidR="004D1F74">
        <w:instrText xml:space="preserve"> XE "del</w:instrText>
      </w:r>
      <w:r w:rsidR="00450B70">
        <w:instrText>e</w:instrText>
      </w:r>
      <w:r w:rsidR="004D1F74">
        <w:instrText xml:space="preserve">te privilege" </w:instrText>
      </w:r>
      <w:r w:rsidR="00F228E8">
        <w:fldChar w:fldCharType="end"/>
      </w:r>
      <w:r w:rsidR="00F228E8">
        <w:fldChar w:fldCharType="begin"/>
      </w:r>
      <w:r w:rsidR="004D1F74">
        <w:instrText xml:space="preserve"> XE "privilege</w:instrText>
      </w:r>
      <w:r w:rsidR="004D1F74" w:rsidRPr="000C7E9B">
        <w:instrText xml:space="preserve"> administration</w:instrText>
      </w:r>
      <w:r w:rsidR="004D1F74">
        <w:instrText xml:space="preserve">" </w:instrText>
      </w:r>
      <w:r w:rsidR="00F228E8">
        <w:fldChar w:fldCharType="end"/>
      </w:r>
      <w:r w:rsidR="00F228E8">
        <w:fldChar w:fldCharType="begin"/>
      </w:r>
      <w:r w:rsidR="004D1F74">
        <w:instrText xml:space="preserve"> XE "privileges:deleting" </w:instrText>
      </w:r>
      <w:r w:rsidR="00F228E8">
        <w:fldChar w:fldCharType="end"/>
      </w:r>
    </w:p>
    <w:p w:rsidR="00D85A39" w:rsidRPr="004F7051" w:rsidRDefault="00D85A39" w:rsidP="00D85A39">
      <w:pPr>
        <w:pStyle w:val="BodyText"/>
        <w:rPr>
          <w:rStyle w:val="Bold"/>
        </w:rPr>
      </w:pPr>
      <w:r w:rsidRPr="004F7051">
        <w:rPr>
          <w:rStyle w:val="Bold"/>
        </w:rPr>
        <w:t xml:space="preserve">To </w:t>
      </w:r>
      <w:r>
        <w:rPr>
          <w:rStyle w:val="Bold"/>
        </w:rPr>
        <w:t>delete a privilege</w:t>
      </w:r>
      <w:r w:rsidRPr="004F7051">
        <w:rPr>
          <w:rStyle w:val="Bold"/>
        </w:rPr>
        <w:t>:</w:t>
      </w:r>
    </w:p>
    <w:p w:rsidR="00D85A39" w:rsidRDefault="00D85A39" w:rsidP="00D85A39">
      <w:pPr>
        <w:pStyle w:val="ListNumber"/>
        <w:numPr>
          <w:ilvl w:val="0"/>
          <w:numId w:val="30"/>
        </w:numPr>
      </w:pPr>
      <w:r>
        <w:t xml:space="preserve">Click </w:t>
      </w:r>
      <w:r>
        <w:rPr>
          <w:rStyle w:val="Bold"/>
        </w:rPr>
        <w:t>Privilege</w:t>
      </w:r>
      <w:r>
        <w:t xml:space="preserve"> from the main menu to open the Privilege home page.</w:t>
      </w:r>
    </w:p>
    <w:p w:rsidR="00D85A39" w:rsidRDefault="00D85A39" w:rsidP="00D85A39">
      <w:pPr>
        <w:pStyle w:val="ListNumber"/>
      </w:pPr>
      <w:r>
        <w:t xml:space="preserve">Click on </w:t>
      </w:r>
      <w:r w:rsidRPr="004F7051">
        <w:rPr>
          <w:rStyle w:val="Bold"/>
        </w:rPr>
        <w:t xml:space="preserve">Select an Existing </w:t>
      </w:r>
      <w:r>
        <w:rPr>
          <w:rStyle w:val="Bold"/>
        </w:rPr>
        <w:t>Privilege</w:t>
      </w:r>
      <w:r>
        <w:t>.</w:t>
      </w:r>
    </w:p>
    <w:p w:rsidR="00D85A39" w:rsidRDefault="00D85A39" w:rsidP="00D85A39">
      <w:pPr>
        <w:pStyle w:val="ListNumber"/>
      </w:pPr>
      <w:r>
        <w:t>Enter search criteria into the Privilege Search Criteria form. You may use an asterisk (*) as a wildcard character if necessary.</w:t>
      </w:r>
    </w:p>
    <w:p w:rsidR="00D85A39" w:rsidRDefault="00D85A39" w:rsidP="00D85A39">
      <w:pPr>
        <w:pStyle w:val="ListNumber"/>
      </w:pPr>
      <w:r>
        <w:t xml:space="preserve">From the results list, select the radio button next to the Name of the privilege you want to view and/or edit, and then click </w:t>
      </w:r>
      <w:r w:rsidRPr="004F7051">
        <w:rPr>
          <w:rStyle w:val="Bold"/>
        </w:rPr>
        <w:t>View Details</w:t>
      </w:r>
      <w:r>
        <w:t>.</w:t>
      </w:r>
    </w:p>
    <w:p w:rsidR="00D85A39" w:rsidRDefault="00D85A39" w:rsidP="00D85A39">
      <w:pPr>
        <w:pStyle w:val="ListNumber"/>
      </w:pPr>
      <w:r>
        <w:t xml:space="preserve">From the details page, click </w:t>
      </w:r>
      <w:r w:rsidRPr="005A3617">
        <w:rPr>
          <w:rStyle w:val="Bold"/>
        </w:rPr>
        <w:t>Delete</w:t>
      </w:r>
      <w:r w:rsidR="008B318A">
        <w:t xml:space="preserve">. </w:t>
      </w:r>
      <w:r>
        <w:t>A confirmation window appears.</w:t>
      </w:r>
    </w:p>
    <w:p w:rsidR="00D85A39" w:rsidRDefault="00D85A39" w:rsidP="00D85A39">
      <w:pPr>
        <w:pStyle w:val="ListNumber"/>
      </w:pPr>
      <w:r>
        <w:t xml:space="preserve">Click </w:t>
      </w:r>
      <w:r w:rsidRPr="005A3617">
        <w:rPr>
          <w:rStyle w:val="Bold"/>
        </w:rPr>
        <w:t>OK</w:t>
      </w:r>
      <w:r>
        <w:t xml:space="preserve"> to confirm the deletion.</w:t>
      </w:r>
    </w:p>
    <w:p w:rsidR="003A6A2D" w:rsidRDefault="003A6A2D" w:rsidP="003A6A2D">
      <w:pPr>
        <w:pStyle w:val="Heading2"/>
      </w:pPr>
      <w:bookmarkStart w:id="1096" w:name="_Ref213724620"/>
      <w:bookmarkStart w:id="1097" w:name="_Ref213724622"/>
      <w:bookmarkStart w:id="1098" w:name="_Ref213725884"/>
      <w:bookmarkStart w:id="1099" w:name="_Ref213725886"/>
      <w:bookmarkStart w:id="1100" w:name="_Ref214165919"/>
      <w:bookmarkStart w:id="1101" w:name="_Toc238804872"/>
      <w:r>
        <w:t>Admin Mode</w:t>
      </w:r>
      <w:bookmarkEnd w:id="1096"/>
      <w:bookmarkEnd w:id="1097"/>
      <w:bookmarkEnd w:id="1098"/>
      <w:bookmarkEnd w:id="1099"/>
      <w:bookmarkEnd w:id="1100"/>
      <w:bookmarkEnd w:id="1101"/>
    </w:p>
    <w:p w:rsidR="00D85A39" w:rsidRDefault="00D85A39" w:rsidP="003A6A2D">
      <w:pPr>
        <w:pStyle w:val="BodyText"/>
      </w:pPr>
      <w:r>
        <w:t>The difference between the functionality in the Super Admin Mode and Admin Mode is that the Super Admin can create and edit all of the objects necessary for use with an application, including creation of the application itself in UPT</w:t>
      </w:r>
      <w:r w:rsidR="008B318A">
        <w:t xml:space="preserve">. </w:t>
      </w:r>
      <w:r>
        <w:t>The Admin mode provides the ability to associate those create</w:t>
      </w:r>
      <w:r w:rsidR="00D039D0">
        <w:t>d</w:t>
      </w:r>
      <w:r>
        <w:t xml:space="preserve"> objects in a logical manner, and to modify or remove those associations as needed.</w:t>
      </w:r>
      <w:r w:rsidR="004D1F74" w:rsidRPr="004D1F74">
        <w:t xml:space="preserve"> </w:t>
      </w:r>
      <w:r w:rsidR="00F228E8">
        <w:fldChar w:fldCharType="begin"/>
      </w:r>
      <w:r w:rsidR="004D1F74">
        <w:instrText xml:space="preserve"> XE "</w:instrText>
      </w:r>
      <w:r w:rsidR="004D1F74" w:rsidRPr="00613137">
        <w:instrText>overview:Admin</w:instrText>
      </w:r>
      <w:r w:rsidR="004D1F74">
        <w:instrText xml:space="preserve"> Mode" </w:instrText>
      </w:r>
      <w:r w:rsidR="00F228E8">
        <w:fldChar w:fldCharType="end"/>
      </w:r>
      <w:r w:rsidR="00F228E8">
        <w:fldChar w:fldCharType="begin"/>
      </w:r>
      <w:r w:rsidR="004D1F74">
        <w:instrText xml:space="preserve"> XE "</w:instrText>
      </w:r>
      <w:r w:rsidR="004D1F74" w:rsidRPr="00F62D05">
        <w:instrText>provisioning:</w:instrText>
      </w:r>
      <w:r w:rsidR="004D1F74">
        <w:instrText xml:space="preserve">Admin Mode" </w:instrText>
      </w:r>
      <w:r w:rsidR="00F228E8">
        <w:fldChar w:fldCharType="end"/>
      </w:r>
      <w:r w:rsidR="00F228E8">
        <w:fldChar w:fldCharType="begin"/>
      </w:r>
      <w:r w:rsidR="004D1F74">
        <w:instrText xml:space="preserve"> XE "</w:instrText>
      </w:r>
      <w:r w:rsidR="004D1F74" w:rsidRPr="007B1D66">
        <w:instrText>UPT:</w:instrText>
      </w:r>
      <w:r w:rsidR="004D1F74">
        <w:instrText xml:space="preserve">Admin Mode" </w:instrText>
      </w:r>
      <w:r w:rsidR="00F228E8">
        <w:fldChar w:fldCharType="end"/>
      </w:r>
    </w:p>
    <w:p w:rsidR="00B9626D" w:rsidRDefault="00B9626D" w:rsidP="003A6A2D">
      <w:pPr>
        <w:pStyle w:val="BodyText"/>
      </w:pPr>
      <w:r>
        <w:t>Furthermore, a Super Admin logs into the UPT, whereas an Admin login requires the identification of a specific application</w:t>
      </w:r>
      <w:r w:rsidR="008B318A">
        <w:t xml:space="preserve">. </w:t>
      </w:r>
      <w:r>
        <w:t>This means that all items created or modified in Admin Mode are done so for the specific application identified at login.</w:t>
      </w:r>
    </w:p>
    <w:p w:rsidR="005847E8" w:rsidRDefault="003A6A2D" w:rsidP="003A6A2D">
      <w:pPr>
        <w:pStyle w:val="BodyText"/>
      </w:pPr>
      <w:r>
        <w:lastRenderedPageBreak/>
        <w:t xml:space="preserve">The Admin Mode of the UPT is divided into six major </w:t>
      </w:r>
      <w:r w:rsidR="00455A66">
        <w:t>“locations” or Home pages</w:t>
      </w:r>
      <w:r>
        <w:t>:</w:t>
      </w:r>
      <w:r w:rsidRPr="00455A66">
        <w:t xml:space="preserve"> Group, </w:t>
      </w:r>
      <w:r w:rsidR="00455A66">
        <w:t>Privilege</w:t>
      </w:r>
      <w:r w:rsidRPr="00455A66">
        <w:t xml:space="preserve">, </w:t>
      </w:r>
      <w:r w:rsidR="00455A66">
        <w:t>Protection Group</w:t>
      </w:r>
      <w:r w:rsidRPr="00455A66">
        <w:t xml:space="preserve">, </w:t>
      </w:r>
      <w:r w:rsidR="00455A66">
        <w:t>Role</w:t>
      </w:r>
      <w:r w:rsidRPr="00455A66">
        <w:t xml:space="preserve">, and </w:t>
      </w:r>
      <w:r w:rsidR="00455A66">
        <w:t>User</w:t>
      </w:r>
      <w:r w:rsidR="008B318A" w:rsidRPr="00455A66">
        <w:t xml:space="preserve">. </w:t>
      </w:r>
      <w:r w:rsidRPr="00455A66">
        <w:t>In the</w:t>
      </w:r>
      <w:r>
        <w:t xml:space="preserve">se </w:t>
      </w:r>
      <w:r w:rsidR="00455A66">
        <w:t>locations,</w:t>
      </w:r>
      <w:r>
        <w:t xml:space="preserve"> an Admin can perform </w:t>
      </w:r>
      <w:r w:rsidR="00455A66">
        <w:t xml:space="preserve">functions </w:t>
      </w:r>
      <w:r>
        <w:t xml:space="preserve">such as </w:t>
      </w:r>
      <w:r w:rsidR="00D039D0">
        <w:t xml:space="preserve">create, </w:t>
      </w:r>
      <w:r>
        <w:t>modify,</w:t>
      </w:r>
      <w:r w:rsidR="00455A66">
        <w:t xml:space="preserve"> or delete the elements, and</w:t>
      </w:r>
      <w:r>
        <w:t xml:space="preserve"> </w:t>
      </w:r>
      <w:r w:rsidR="00D039D0">
        <w:t xml:space="preserve">manage or </w:t>
      </w:r>
      <w:r>
        <w:t xml:space="preserve">delete </w:t>
      </w:r>
      <w:r w:rsidR="00455A66">
        <w:t xml:space="preserve">the </w:t>
      </w:r>
      <w:r>
        <w:t>associations between the objects. For example, you ma</w:t>
      </w:r>
      <w:r w:rsidR="00D87E82">
        <w:t xml:space="preserve">y </w:t>
      </w:r>
      <w:r w:rsidR="00455A66">
        <w:t>create users and groups, or assign Privileges to a Role</w:t>
      </w:r>
      <w:r w:rsidR="00D87E82">
        <w:t xml:space="preserve"> or Users to a Group.</w:t>
      </w:r>
    </w:p>
    <w:p w:rsidR="003A6A2D" w:rsidRDefault="00F228E8" w:rsidP="003A6A2D">
      <w:pPr>
        <w:pStyle w:val="BodyText"/>
      </w:pPr>
      <w:r>
        <w:fldChar w:fldCharType="begin"/>
      </w:r>
      <w:r w:rsidR="005847E8">
        <w:instrText xml:space="preserve"> REF _Ref213819510 \h </w:instrText>
      </w:r>
      <w:r>
        <w:fldChar w:fldCharType="separate"/>
      </w:r>
      <w:r w:rsidR="00E92FAF">
        <w:t xml:space="preserve">Figure </w:t>
      </w:r>
      <w:r w:rsidR="00E92FAF">
        <w:rPr>
          <w:noProof/>
        </w:rPr>
        <w:t>3</w:t>
      </w:r>
      <w:r w:rsidR="00E92FAF">
        <w:noBreakHyphen/>
      </w:r>
      <w:r w:rsidR="00E92FAF">
        <w:rPr>
          <w:noProof/>
        </w:rPr>
        <w:t>21</w:t>
      </w:r>
      <w:r>
        <w:fldChar w:fldCharType="end"/>
      </w:r>
      <w:r w:rsidR="005847E8">
        <w:t xml:space="preserve"> below </w:t>
      </w:r>
      <w:r w:rsidR="003A6A2D">
        <w:t xml:space="preserve">helps to illustrate how all </w:t>
      </w:r>
      <w:r w:rsidR="005847E8">
        <w:t>elements</w:t>
      </w:r>
      <w:r w:rsidR="003A6A2D">
        <w:t xml:space="preserve"> (also </w:t>
      </w:r>
      <w:r w:rsidR="005847E8">
        <w:t>sometimes referred to as objects</w:t>
      </w:r>
      <w:r w:rsidR="003A6A2D">
        <w:t xml:space="preserve">) are related in the Authorization </w:t>
      </w:r>
      <w:r w:rsidR="005847E8">
        <w:t>S</w:t>
      </w:r>
      <w:r w:rsidR="003A6A2D">
        <w:t xml:space="preserve">chema. </w:t>
      </w:r>
      <w:r>
        <w:fldChar w:fldCharType="begin"/>
      </w:r>
      <w:r w:rsidR="004D1F74">
        <w:instrText xml:space="preserve"> XE "</w:instrText>
      </w:r>
      <w:r w:rsidR="004D1F74" w:rsidRPr="000C7E9B">
        <w:instrText>authorization schema objects</w:instrText>
      </w:r>
      <w:r w:rsidR="004D1F74">
        <w:instrText xml:space="preserve">" </w:instrText>
      </w:r>
      <w:r>
        <w:fldChar w:fldCharType="end"/>
      </w:r>
      <w:r>
        <w:fldChar w:fldCharType="begin"/>
      </w:r>
      <w:r w:rsidR="004D1F74">
        <w:instrText xml:space="preserve"> XE "</w:instrText>
      </w:r>
      <w:r w:rsidR="004D1F74" w:rsidRPr="00E57234">
        <w:instrText>provisioning:element relationships</w:instrText>
      </w:r>
      <w:r w:rsidR="004D1F74">
        <w:instrText xml:space="preserve">" </w:instrText>
      </w:r>
      <w:r>
        <w:fldChar w:fldCharType="end"/>
      </w:r>
    </w:p>
    <w:p w:rsidR="003A6A2D" w:rsidRDefault="003A6A2D" w:rsidP="003A6A2D">
      <w:pPr>
        <w:pStyle w:val="BodyText"/>
      </w:pPr>
    </w:p>
    <w:p w:rsidR="003A6A2D" w:rsidRDefault="003A6A2D" w:rsidP="005847E8">
      <w:pPr>
        <w:pStyle w:val="GraphicAnchorMainIndent"/>
      </w:pPr>
      <w:r>
        <w:t xml:space="preserve"> </w:t>
      </w:r>
      <w:r w:rsidR="00257618">
        <w:rPr>
          <w:rFonts w:cs="Arial"/>
          <w:noProof/>
        </w:rPr>
        <w:drawing>
          <wp:inline distT="0" distB="0" distL="0" distR="0">
            <wp:extent cx="4858385" cy="3437255"/>
            <wp:effectExtent l="19050" t="0" r="0" b="0"/>
            <wp:docPr id="27"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6"/>
                    <a:srcRect/>
                    <a:stretch>
                      <a:fillRect/>
                    </a:stretch>
                  </pic:blipFill>
                  <pic:spPr bwMode="auto">
                    <a:xfrm>
                      <a:off x="0" y="0"/>
                      <a:ext cx="4858385" cy="3437255"/>
                    </a:xfrm>
                    <a:prstGeom prst="rect">
                      <a:avLst/>
                    </a:prstGeom>
                    <a:noFill/>
                    <a:ln w="9525">
                      <a:noFill/>
                      <a:miter lim="800000"/>
                      <a:headEnd/>
                      <a:tailEnd/>
                    </a:ln>
                  </pic:spPr>
                </pic:pic>
              </a:graphicData>
            </a:graphic>
          </wp:inline>
        </w:drawing>
      </w:r>
    </w:p>
    <w:p w:rsidR="00D039D0" w:rsidRDefault="002A3C9A" w:rsidP="00D039D0">
      <w:pPr>
        <w:pStyle w:val="Caption"/>
      </w:pPr>
      <w:bookmarkStart w:id="1102" w:name="_Ref213819510"/>
      <w:r>
        <w:t>Figure</w:t>
      </w:r>
      <w:r w:rsidR="00D039D0">
        <w:t xml:space="preserve"> </w:t>
      </w:r>
      <w:fldSimple w:instr=" STYLEREF 1 \s ">
        <w:r w:rsidR="00E92FAF">
          <w:rPr>
            <w:noProof/>
          </w:rPr>
          <w:t>3</w:t>
        </w:r>
      </w:fldSimple>
      <w:r w:rsidR="002F0542">
        <w:noBreakHyphen/>
      </w:r>
      <w:fldSimple w:instr=" SEQ Figure \* ARABIC \s 1 ">
        <w:r w:rsidR="00E92FAF">
          <w:rPr>
            <w:noProof/>
          </w:rPr>
          <w:t>21</w:t>
        </w:r>
      </w:fldSimple>
      <w:bookmarkEnd w:id="1102"/>
      <w:r w:rsidR="00D039D0">
        <w:t xml:space="preserve"> Authorization Schema </w:t>
      </w:r>
      <w:r w:rsidR="005847E8">
        <w:t>element</w:t>
      </w:r>
      <w:r w:rsidR="00D039D0">
        <w:t xml:space="preserve"> relationships</w:t>
      </w:r>
    </w:p>
    <w:p w:rsidR="003A6A2D" w:rsidRDefault="00F228E8" w:rsidP="003A6A2D">
      <w:pPr>
        <w:pStyle w:val="BodyText"/>
      </w:pPr>
      <w:r>
        <w:fldChar w:fldCharType="begin"/>
      </w:r>
      <w:r w:rsidR="00D039D0">
        <w:instrText xml:space="preserve"> REF _Ref213819234 \h </w:instrText>
      </w:r>
      <w:r>
        <w:fldChar w:fldCharType="separate"/>
      </w:r>
      <w:r w:rsidR="00E92FAF">
        <w:t xml:space="preserve">Figure </w:t>
      </w:r>
      <w:r w:rsidR="00E92FAF">
        <w:rPr>
          <w:noProof/>
        </w:rPr>
        <w:t>2</w:t>
      </w:r>
      <w:r w:rsidR="00E92FAF">
        <w:noBreakHyphen/>
      </w:r>
      <w:r w:rsidR="00E92FAF">
        <w:rPr>
          <w:noProof/>
        </w:rPr>
        <w:t>1</w:t>
      </w:r>
      <w:r>
        <w:fldChar w:fldCharType="end"/>
      </w:r>
      <w:r w:rsidR="00D039D0">
        <w:t xml:space="preserve"> below provides definitions </w:t>
      </w:r>
      <w:r w:rsidR="005847E8">
        <w:t>for</w:t>
      </w:r>
      <w:r w:rsidR="00D039D0">
        <w:t xml:space="preserve"> each </w:t>
      </w:r>
      <w:r w:rsidR="005847E8">
        <w:t>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037437" w:rsidRPr="00037437" w:rsidTr="00B518D5">
        <w:trPr>
          <w:cantSplit/>
          <w:tblHeader/>
        </w:trPr>
        <w:tc>
          <w:tcPr>
            <w:tcW w:w="8424" w:type="dxa"/>
            <w:gridSpan w:val="2"/>
            <w:shd w:val="clear" w:color="auto" w:fill="D9D9D9"/>
          </w:tcPr>
          <w:p w:rsidR="00037437" w:rsidRPr="00037437" w:rsidRDefault="00037437" w:rsidP="00D039D0">
            <w:pPr>
              <w:pStyle w:val="TableHeaderCenter"/>
            </w:pPr>
            <w:r>
              <w:t>Definitions for Authorization Status</w:t>
            </w:r>
          </w:p>
        </w:tc>
      </w:tr>
      <w:tr w:rsidR="00037437" w:rsidRPr="00037437" w:rsidTr="00B518D5">
        <w:trPr>
          <w:cantSplit/>
        </w:trPr>
        <w:tc>
          <w:tcPr>
            <w:tcW w:w="1458" w:type="dxa"/>
            <w:vAlign w:val="center"/>
          </w:tcPr>
          <w:p w:rsidR="00037437" w:rsidRPr="00037437" w:rsidRDefault="00037437" w:rsidP="00D039D0">
            <w:pPr>
              <w:pStyle w:val="TableText"/>
            </w:pPr>
            <w:r w:rsidRPr="00037437">
              <w:t>User</w:t>
            </w:r>
          </w:p>
        </w:tc>
        <w:tc>
          <w:tcPr>
            <w:tcW w:w="6966" w:type="dxa"/>
          </w:tcPr>
          <w:p w:rsidR="00037437" w:rsidRPr="00037437" w:rsidRDefault="00037437" w:rsidP="00D039D0">
            <w:pPr>
              <w:pStyle w:val="TableText"/>
            </w:pPr>
            <w:r w:rsidRPr="00037437">
              <w:t>A User is someone who requires access to your application. Users can become part of a Group, and can have an associated Protection Group and Roles.</w:t>
            </w:r>
          </w:p>
        </w:tc>
      </w:tr>
      <w:tr w:rsidR="005847E8" w:rsidRPr="00037437" w:rsidTr="00B518D5">
        <w:trPr>
          <w:cantSplit/>
        </w:trPr>
        <w:tc>
          <w:tcPr>
            <w:tcW w:w="1458" w:type="dxa"/>
            <w:vAlign w:val="center"/>
          </w:tcPr>
          <w:p w:rsidR="005847E8" w:rsidRPr="00037437" w:rsidRDefault="005847E8" w:rsidP="00F656CA">
            <w:pPr>
              <w:pStyle w:val="TableText"/>
            </w:pPr>
            <w:r w:rsidRPr="00037437">
              <w:t>Group</w:t>
            </w:r>
          </w:p>
        </w:tc>
        <w:tc>
          <w:tcPr>
            <w:tcW w:w="6966" w:type="dxa"/>
          </w:tcPr>
          <w:p w:rsidR="005847E8" w:rsidRPr="00037437" w:rsidRDefault="005847E8" w:rsidP="00F656CA">
            <w:pPr>
              <w:pStyle w:val="TableText"/>
            </w:pPr>
            <w:r w:rsidRPr="00037437">
              <w:t>A Group is a collection of application users. By combining users into a Group, it becomes easier to manage their collective roles and access rights in your application.</w:t>
            </w:r>
          </w:p>
        </w:tc>
      </w:tr>
      <w:tr w:rsidR="005847E8" w:rsidRPr="00037437" w:rsidTr="00B518D5">
        <w:trPr>
          <w:cantSplit/>
        </w:trPr>
        <w:tc>
          <w:tcPr>
            <w:tcW w:w="1458" w:type="dxa"/>
            <w:vAlign w:val="center"/>
          </w:tcPr>
          <w:p w:rsidR="005847E8" w:rsidRPr="00037437" w:rsidRDefault="005847E8" w:rsidP="00D039D0">
            <w:pPr>
              <w:pStyle w:val="TableText"/>
            </w:pPr>
            <w:r w:rsidRPr="00037437">
              <w:t>Protection Element</w:t>
            </w:r>
          </w:p>
        </w:tc>
        <w:tc>
          <w:tcPr>
            <w:tcW w:w="6966" w:type="dxa"/>
          </w:tcPr>
          <w:p w:rsidR="005847E8" w:rsidRPr="00037437" w:rsidRDefault="005847E8" w:rsidP="00D039D0">
            <w:pPr>
              <w:pStyle w:val="TableText"/>
            </w:pPr>
            <w:r w:rsidRPr="00037437">
              <w:t>A Protection Element is any entity (typically data) that has controlled access. Examples include Social Security Number, City, and Salary.</w:t>
            </w:r>
          </w:p>
        </w:tc>
      </w:tr>
      <w:tr w:rsidR="005847E8" w:rsidRPr="00037437" w:rsidTr="00B518D5">
        <w:trPr>
          <w:cantSplit/>
        </w:trPr>
        <w:tc>
          <w:tcPr>
            <w:tcW w:w="1458" w:type="dxa"/>
            <w:vAlign w:val="center"/>
          </w:tcPr>
          <w:p w:rsidR="005847E8" w:rsidRPr="00037437" w:rsidRDefault="005847E8" w:rsidP="00F656CA">
            <w:pPr>
              <w:pStyle w:val="TableText"/>
            </w:pPr>
            <w:r w:rsidRPr="00037437">
              <w:lastRenderedPageBreak/>
              <w:t>Protection Group</w:t>
            </w:r>
          </w:p>
        </w:tc>
        <w:tc>
          <w:tcPr>
            <w:tcW w:w="6966" w:type="dxa"/>
          </w:tcPr>
          <w:p w:rsidR="005847E8" w:rsidRPr="00037437" w:rsidRDefault="005847E8" w:rsidP="00F656CA">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5847E8" w:rsidRPr="00037437" w:rsidTr="00B518D5">
        <w:trPr>
          <w:cantSplit/>
        </w:trPr>
        <w:tc>
          <w:tcPr>
            <w:tcW w:w="1458" w:type="dxa"/>
            <w:vAlign w:val="center"/>
          </w:tcPr>
          <w:p w:rsidR="005847E8" w:rsidRPr="00037437" w:rsidRDefault="005847E8" w:rsidP="00F656CA">
            <w:pPr>
              <w:pStyle w:val="TableText"/>
            </w:pPr>
            <w:r w:rsidRPr="00037437">
              <w:t xml:space="preserve">Privilege </w:t>
            </w:r>
          </w:p>
        </w:tc>
        <w:tc>
          <w:tcPr>
            <w:tcW w:w="6966" w:type="dxa"/>
          </w:tcPr>
          <w:p w:rsidR="005847E8" w:rsidRPr="00037437" w:rsidRDefault="005847E8" w:rsidP="00F656CA">
            <w:pPr>
              <w:pStyle w:val="TableText"/>
            </w:pPr>
            <w:r w:rsidRPr="00037437">
              <w:t>A Privilege refers to any operation performed upon data</w:t>
            </w:r>
            <w:r w:rsidR="008B318A" w:rsidRPr="00037437">
              <w:t xml:space="preserve">. </w:t>
            </w:r>
            <w:r w:rsidRPr="00037437">
              <w:t>CSM makes use of a standard set of privileges</w:t>
            </w:r>
            <w:r w:rsidR="008B318A" w:rsidRPr="00037437">
              <w:t xml:space="preserve">. </w:t>
            </w:r>
            <w:r w:rsidRPr="00037437">
              <w:t>This will help standardize authorization to comply with JAAS and Authorization Policy and allow for adoption of technology such as SAML in the future.</w:t>
            </w:r>
          </w:p>
        </w:tc>
      </w:tr>
      <w:tr w:rsidR="005847E8" w:rsidRPr="00037437" w:rsidTr="00B518D5">
        <w:trPr>
          <w:cantSplit/>
        </w:trPr>
        <w:tc>
          <w:tcPr>
            <w:tcW w:w="1458" w:type="dxa"/>
            <w:vAlign w:val="center"/>
          </w:tcPr>
          <w:p w:rsidR="005847E8" w:rsidRPr="00037437" w:rsidRDefault="005847E8" w:rsidP="00F656CA">
            <w:pPr>
              <w:pStyle w:val="TableText"/>
            </w:pPr>
            <w:r w:rsidRPr="00037437">
              <w:t>Role</w:t>
            </w:r>
          </w:p>
        </w:tc>
        <w:tc>
          <w:tcPr>
            <w:tcW w:w="6966" w:type="dxa"/>
          </w:tcPr>
          <w:p w:rsidR="005847E8" w:rsidRPr="00037437" w:rsidRDefault="005847E8" w:rsidP="00F656CA">
            <w:pPr>
              <w:pStyle w:val="TableText"/>
            </w:pPr>
            <w:r w:rsidRPr="00037437">
              <w:t>A Role is a collection of application Privileges. Examples include Record Admin and EmployeeModify.</w:t>
            </w:r>
          </w:p>
        </w:tc>
      </w:tr>
      <w:tr w:rsidR="005847E8" w:rsidRPr="00037437" w:rsidTr="00B518D5">
        <w:trPr>
          <w:cantSplit/>
        </w:trPr>
        <w:tc>
          <w:tcPr>
            <w:tcW w:w="1458" w:type="dxa"/>
            <w:vAlign w:val="center"/>
          </w:tcPr>
          <w:p w:rsidR="005847E8" w:rsidRPr="00037437" w:rsidRDefault="005847E8" w:rsidP="00D039D0">
            <w:pPr>
              <w:pStyle w:val="TableText"/>
            </w:pPr>
            <w:r w:rsidRPr="00037437">
              <w:t xml:space="preserve">Final Association  </w:t>
            </w:r>
          </w:p>
        </w:tc>
        <w:tc>
          <w:tcPr>
            <w:tcW w:w="6966" w:type="dxa"/>
          </w:tcPr>
          <w:p w:rsidR="005847E8" w:rsidRPr="00037437" w:rsidRDefault="005847E8" w:rsidP="00D039D0">
            <w:pPr>
              <w:pStyle w:val="TableText"/>
            </w:pPr>
            <w:r w:rsidRPr="00037437">
              <w:t xml:space="preserve">The final association is the correlation between a User </w:t>
            </w:r>
            <w:r>
              <w:t xml:space="preserve">or Group, </w:t>
            </w:r>
            <w:r w:rsidRPr="00037437">
              <w:t xml:space="preserve">and </w:t>
            </w:r>
            <w:r>
              <w:t>t</w:t>
            </w:r>
            <w:r w:rsidR="00D87E82">
              <w:t xml:space="preserve">heir assigned </w:t>
            </w:r>
            <w:r w:rsidRPr="00037437">
              <w:t>Roles for a particular Protection Group.</w:t>
            </w:r>
          </w:p>
        </w:tc>
      </w:tr>
    </w:tbl>
    <w:p w:rsidR="003A6A2D" w:rsidRDefault="002A3C9A" w:rsidP="00037437">
      <w:pPr>
        <w:pStyle w:val="Caption"/>
      </w:pPr>
      <w:r>
        <w:t>Figure</w:t>
      </w:r>
      <w:r w:rsidR="00037437">
        <w:t xml:space="preserve"> </w:t>
      </w:r>
      <w:fldSimple w:instr=" STYLEREF 1 \s ">
        <w:r w:rsidR="00E92FAF">
          <w:rPr>
            <w:noProof/>
          </w:rPr>
          <w:t>3</w:t>
        </w:r>
      </w:fldSimple>
      <w:r w:rsidR="002F0542">
        <w:noBreakHyphen/>
      </w:r>
      <w:fldSimple w:instr=" SEQ Figure \* ARABIC \s 1 ">
        <w:r w:rsidR="00E92FAF">
          <w:rPr>
            <w:noProof/>
          </w:rPr>
          <w:t>22</w:t>
        </w:r>
      </w:fldSimple>
      <w:r w:rsidR="00037437">
        <w:t xml:space="preserve"> Authorization Status</w:t>
      </w:r>
      <w:r w:rsidR="005847E8">
        <w:t xml:space="preserve"> element definitions</w:t>
      </w:r>
    </w:p>
    <w:p w:rsidR="00D87E82" w:rsidRDefault="00037437" w:rsidP="003A6A2D">
      <w:pPr>
        <w:pStyle w:val="BodyText"/>
      </w:pPr>
      <w:r w:rsidRPr="00037437">
        <w:t>Each User (and Group) assumes Roles (rights) for a Protection Group (protected entities</w:t>
      </w:r>
      <w:r w:rsidR="00D87E82">
        <w:t xml:space="preserve"> like data fields</w:t>
      </w:r>
      <w:r w:rsidRPr="00037437">
        <w:t>)</w:t>
      </w:r>
      <w:r w:rsidR="008B318A" w:rsidRPr="00037437">
        <w:t xml:space="preserve">. </w:t>
      </w:r>
      <w:r w:rsidRPr="00037437">
        <w:t xml:space="preserve">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3A6A2D" w:rsidRDefault="00037437" w:rsidP="003A6A2D">
      <w:pPr>
        <w:pStyle w:val="BodyText"/>
      </w:pPr>
      <w:r w:rsidRPr="00037437">
        <w:t>Assign</w:t>
      </w:r>
      <w:r w:rsidR="00455A66">
        <w:t>ing</w:t>
      </w:r>
      <w:r w:rsidRPr="00037437">
        <w:t xml:space="preserve"> </w:t>
      </w:r>
      <w:r w:rsidR="00D87E82">
        <w:t xml:space="preserve">Protection Groups </w:t>
      </w:r>
      <w:r w:rsidRPr="00037437">
        <w:t xml:space="preserve">and Roles </w:t>
      </w:r>
      <w:r w:rsidR="00455A66">
        <w:t xml:space="preserve">is done from </w:t>
      </w:r>
      <w:r w:rsidRPr="00037437">
        <w:t>the</w:t>
      </w:r>
      <w:r w:rsidR="00D87E82">
        <w:t xml:space="preserve"> </w:t>
      </w:r>
      <w:r w:rsidR="00D87E82" w:rsidRPr="00D87E82">
        <w:rPr>
          <w:rStyle w:val="Bold"/>
        </w:rPr>
        <w:t>User</w:t>
      </w:r>
      <w:r w:rsidR="00D87E82">
        <w:t xml:space="preserve"> or </w:t>
      </w:r>
      <w:r w:rsidR="00D87E82" w:rsidRPr="00D87E82">
        <w:rPr>
          <w:rStyle w:val="Bold"/>
        </w:rPr>
        <w:t>Group</w:t>
      </w:r>
      <w:r w:rsidR="00455A66">
        <w:t xml:space="preserve"> sections of the Admin Mode, depending on how they are being assigned.</w:t>
      </w:r>
      <w:r w:rsidR="00F228E8">
        <w:fldChar w:fldCharType="begin"/>
      </w:r>
      <w:r w:rsidR="004D1F74">
        <w:instrText xml:space="preserve"> XE "</w:instrText>
      </w:r>
      <w:r w:rsidR="004D1F74" w:rsidRPr="000C7E9B">
        <w:instrText>assigning elements</w:instrText>
      </w:r>
      <w:r w:rsidR="004D1F74">
        <w:instrText xml:space="preserve">" </w:instrText>
      </w:r>
      <w:r w:rsidR="00F228E8">
        <w:fldChar w:fldCharType="end"/>
      </w:r>
    </w:p>
    <w:p w:rsidR="003A6A2D" w:rsidRDefault="00037437" w:rsidP="00037437">
      <w:pPr>
        <w:pStyle w:val="Heading3"/>
      </w:pPr>
      <w:bookmarkStart w:id="1103" w:name="_Toc238804873"/>
      <w:r>
        <w:t>Workflow</w:t>
      </w:r>
      <w:r w:rsidR="003D59D1">
        <w:t xml:space="preserve"> for Admin</w:t>
      </w:r>
      <w:bookmarkEnd w:id="1103"/>
    </w:p>
    <w:p w:rsidR="00D87E82" w:rsidRDefault="00037437" w:rsidP="00037437">
      <w:pPr>
        <w:pStyle w:val="BodyText"/>
        <w:tabs>
          <w:tab w:val="left" w:pos="2020"/>
        </w:tabs>
      </w:pPr>
      <w:r>
        <w:t xml:space="preserve">The CSM team designed the UPT as a flexible tool with a flexible workflow. </w:t>
      </w:r>
      <w:r w:rsidR="00D87E82">
        <w:t xml:space="preserve">The general concept of the workflow is to create the base elements first and then create the groupings and associations. </w:t>
      </w:r>
      <w:r>
        <w:t xml:space="preserve"> </w:t>
      </w:r>
      <w:r w:rsidR="00F228E8">
        <w:fldChar w:fldCharType="begin"/>
      </w:r>
      <w:r w:rsidR="004D1F74">
        <w:instrText xml:space="preserve"> XE "workflow</w:instrText>
      </w:r>
      <w:r w:rsidR="004D1F74" w:rsidRPr="00613137">
        <w:instrText>:Admin</w:instrText>
      </w:r>
      <w:r w:rsidR="004D1F74">
        <w:instrText xml:space="preserve"> Mode" </w:instrText>
      </w:r>
      <w:r w:rsidR="00F228E8">
        <w:fldChar w:fldCharType="end"/>
      </w:r>
      <w:r w:rsidR="00F228E8">
        <w:fldChar w:fldCharType="begin"/>
      </w:r>
      <w:r w:rsidR="00450B70">
        <w:instrText xml:space="preserve"> XE "Admin Mode:workflow" </w:instrText>
      </w:r>
      <w:r w:rsidR="00F228E8">
        <w:fldChar w:fldCharType="end"/>
      </w:r>
    </w:p>
    <w:p w:rsidR="00D87E82" w:rsidRDefault="00037437" w:rsidP="00D87E82">
      <w:pPr>
        <w:pStyle w:val="BodyText"/>
      </w:pPr>
      <w:r>
        <w:t>Any operation can be completed quickly, however</w:t>
      </w:r>
      <w:r w:rsidR="00D87E82">
        <w:t xml:space="preserve"> it may be difficult at first to know where to start. The main menu, located at the top of the page, contains navigation to the locations necessary for performing all Admin Mode actions.</w:t>
      </w:r>
    </w:p>
    <w:p w:rsidR="00D87E82" w:rsidRDefault="00257618" w:rsidP="008B6698">
      <w:pPr>
        <w:pStyle w:val="GraphicAnchorMain"/>
        <w:rPr>
          <w:noProof/>
        </w:rPr>
      </w:pPr>
      <w:r>
        <w:rPr>
          <w:noProof/>
        </w:rPr>
        <w:drawing>
          <wp:inline distT="0" distB="0" distL="0" distR="0">
            <wp:extent cx="5838825" cy="275590"/>
            <wp:effectExtent l="19050" t="0" r="9525" b="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D87E82" w:rsidRDefault="002A3C9A" w:rsidP="00D87E82">
      <w:pPr>
        <w:pStyle w:val="Caption"/>
      </w:pPr>
      <w:r>
        <w:t>Figure</w:t>
      </w:r>
      <w:r w:rsidR="00D87E82">
        <w:t xml:space="preserve"> </w:t>
      </w:r>
      <w:fldSimple w:instr=" STYLEREF 1 \s ">
        <w:r w:rsidR="00E92FAF">
          <w:rPr>
            <w:noProof/>
          </w:rPr>
          <w:t>3</w:t>
        </w:r>
      </w:fldSimple>
      <w:r w:rsidR="002F0542">
        <w:noBreakHyphen/>
      </w:r>
      <w:fldSimple w:instr=" SEQ Figure \* ARABIC \s 1 ">
        <w:r w:rsidR="00E92FAF">
          <w:rPr>
            <w:noProof/>
          </w:rPr>
          <w:t>23</w:t>
        </w:r>
      </w:fldSimple>
      <w:r w:rsidR="00D87E82">
        <w:t xml:space="preserve"> Admin Mode main menu options (on Home page)</w:t>
      </w:r>
    </w:p>
    <w:p w:rsidR="00D87E82" w:rsidRPr="004E6839" w:rsidRDefault="00D87E82" w:rsidP="00D87E82">
      <w:pPr>
        <w:pStyle w:val="BodyText"/>
      </w:pPr>
      <w:r w:rsidRPr="004E6839">
        <w:t xml:space="preserve">The menu option with a blue background </w:t>
      </w:r>
      <w:r>
        <w:t>identifies</w:t>
      </w:r>
      <w:r w:rsidRPr="004E6839">
        <w:t xml:space="preserve"> </w:t>
      </w:r>
      <w:r>
        <w:t xml:space="preserve">your </w:t>
      </w:r>
      <w:r w:rsidRPr="004E6839">
        <w:t>current location</w:t>
      </w:r>
      <w:r w:rsidR="008B318A" w:rsidRPr="004E6839">
        <w:t xml:space="preserve">. </w:t>
      </w:r>
      <w:r w:rsidRPr="004E6839">
        <w:t>Roll over the other choices until they turn blue, and then click to navigate to that section</w:t>
      </w:r>
      <w:r w:rsidR="008B318A" w:rsidRPr="004E6839">
        <w:t xml:space="preserve">. </w:t>
      </w:r>
      <w:r w:rsidRPr="004E6839">
        <w:t xml:space="preserve">The Log Out selection </w:t>
      </w:r>
      <w:r>
        <w:t xml:space="preserve">logs the Admin out and </w:t>
      </w:r>
      <w:r w:rsidRPr="004E6839">
        <w:t>returns the user to the Login page.</w:t>
      </w:r>
    </w:p>
    <w:p w:rsidR="00D87E82" w:rsidRDefault="00D87E82" w:rsidP="00D87E82">
      <w:pPr>
        <w:pStyle w:val="BodyText"/>
      </w:pPr>
      <w:r>
        <w:t xml:space="preserve">The following is a suggested workflow for getting started in </w:t>
      </w:r>
      <w:r w:rsidR="00A94E2B">
        <w:t>Admin Mode</w:t>
      </w:r>
      <w:r>
        <w:t xml:space="preserve">: </w:t>
      </w:r>
    </w:p>
    <w:p w:rsidR="00037437" w:rsidRDefault="0060028C" w:rsidP="00D87E82">
      <w:pPr>
        <w:pStyle w:val="ListNumber"/>
        <w:numPr>
          <w:ilvl w:val="0"/>
          <w:numId w:val="31"/>
        </w:numPr>
      </w:pPr>
      <w:r w:rsidRPr="00A94E2B">
        <w:rPr>
          <w:rStyle w:val="Bold"/>
        </w:rPr>
        <w:t>Create base objects</w:t>
      </w:r>
      <w:r>
        <w:t>:</w:t>
      </w:r>
      <w:r w:rsidR="00037437">
        <w:t xml:space="preserve"> Users and Protection Elements</w:t>
      </w:r>
      <w:r w:rsidR="00A94E2B">
        <w:t>.</w:t>
      </w:r>
      <w:r>
        <w:t xml:space="preserve"> </w:t>
      </w:r>
      <w:r w:rsidR="00037437">
        <w:t xml:space="preserve">CSM </w:t>
      </w:r>
      <w:r>
        <w:t>Standard Privileges are already provided, along with any custom Privileges created by the Super Admin</w:t>
      </w:r>
      <w:r w:rsidR="00037437">
        <w:t>.</w:t>
      </w:r>
    </w:p>
    <w:p w:rsidR="00037437" w:rsidRDefault="00037437" w:rsidP="00037437">
      <w:pPr>
        <w:pStyle w:val="ListNumber"/>
      </w:pPr>
      <w:r w:rsidRPr="00A94E2B">
        <w:rPr>
          <w:rStyle w:val="Bold"/>
        </w:rPr>
        <w:t xml:space="preserve">Create </w:t>
      </w:r>
      <w:r w:rsidR="0060028C" w:rsidRPr="00A94E2B">
        <w:rPr>
          <w:rStyle w:val="Bold"/>
        </w:rPr>
        <w:t>collection objects</w:t>
      </w:r>
      <w:r w:rsidR="0060028C">
        <w:t xml:space="preserve"> and assign base objects to the collections. These can be performed in any order.</w:t>
      </w:r>
    </w:p>
    <w:p w:rsidR="00037437" w:rsidRPr="00A94E2B" w:rsidRDefault="00037437" w:rsidP="00A94E2B">
      <w:pPr>
        <w:pStyle w:val="BodyTextIndent2"/>
        <w:rPr>
          <w:rStyle w:val="Bold"/>
        </w:rPr>
      </w:pPr>
      <w:r w:rsidRPr="00A94E2B">
        <w:rPr>
          <w:rStyle w:val="Bold"/>
        </w:rPr>
        <w:t>Groups</w:t>
      </w:r>
      <w:r w:rsidR="0060028C" w:rsidRPr="00A94E2B">
        <w:rPr>
          <w:rStyle w:val="Bold"/>
        </w:rPr>
        <w:t>:</w:t>
      </w:r>
    </w:p>
    <w:p w:rsidR="00A94E2B" w:rsidRDefault="00A94E2B" w:rsidP="00A94E2B">
      <w:pPr>
        <w:pStyle w:val="ListBullet3"/>
      </w:pPr>
      <w:r>
        <w:t>Create Groups</w:t>
      </w:r>
    </w:p>
    <w:p w:rsidR="00037437" w:rsidRDefault="00037437" w:rsidP="00A94E2B">
      <w:pPr>
        <w:pStyle w:val="ListBullet3"/>
      </w:pPr>
      <w:r>
        <w:lastRenderedPageBreak/>
        <w:t>Assign Users to Groups.</w:t>
      </w:r>
    </w:p>
    <w:p w:rsidR="00037437" w:rsidRDefault="00037437" w:rsidP="00A94E2B">
      <w:pPr>
        <w:pStyle w:val="BodyTextIndent2"/>
      </w:pPr>
      <w:r w:rsidRPr="00A94E2B">
        <w:rPr>
          <w:rStyle w:val="Bold"/>
        </w:rPr>
        <w:t>Protection Groups</w:t>
      </w:r>
      <w:r w:rsidR="00A94E2B" w:rsidRPr="00A94E2B">
        <w:rPr>
          <w:rStyle w:val="Bold"/>
        </w:rPr>
        <w:t>:</w:t>
      </w:r>
    </w:p>
    <w:p w:rsidR="00037437" w:rsidRDefault="00A94E2B" w:rsidP="00A94E2B">
      <w:pPr>
        <w:pStyle w:val="ListBullet3"/>
      </w:pPr>
      <w:r>
        <w:t>Create Protection Groups</w:t>
      </w:r>
    </w:p>
    <w:p w:rsidR="00037437" w:rsidRDefault="00037437" w:rsidP="00A94E2B">
      <w:pPr>
        <w:pStyle w:val="ListBullet3"/>
      </w:pPr>
      <w:r>
        <w:t>Assign Protection Elements to Protection Groups.</w:t>
      </w:r>
    </w:p>
    <w:p w:rsidR="00037437" w:rsidRPr="00A94E2B" w:rsidRDefault="00037437" w:rsidP="00A94E2B">
      <w:pPr>
        <w:pStyle w:val="BodyTextIndent2"/>
        <w:rPr>
          <w:rStyle w:val="Bold"/>
        </w:rPr>
      </w:pPr>
      <w:r w:rsidRPr="00A94E2B">
        <w:rPr>
          <w:rStyle w:val="Bold"/>
        </w:rPr>
        <w:t>Roles</w:t>
      </w:r>
      <w:r w:rsidR="00A94E2B" w:rsidRPr="00A94E2B">
        <w:rPr>
          <w:rStyle w:val="Bold"/>
        </w:rPr>
        <w:t>:</w:t>
      </w:r>
    </w:p>
    <w:p w:rsidR="00037437" w:rsidRDefault="00037437" w:rsidP="00A94E2B">
      <w:pPr>
        <w:pStyle w:val="ListBullet3"/>
      </w:pPr>
      <w:r>
        <w:t>Create Roles.</w:t>
      </w:r>
    </w:p>
    <w:p w:rsidR="00037437" w:rsidRDefault="00037437" w:rsidP="00A94E2B">
      <w:pPr>
        <w:pStyle w:val="ListBullet3"/>
      </w:pPr>
      <w:r>
        <w:t>Assign Privileges to Roles.</w:t>
      </w:r>
    </w:p>
    <w:p w:rsidR="00037437" w:rsidRDefault="00037437" w:rsidP="00A94E2B">
      <w:pPr>
        <w:pStyle w:val="ListNumber"/>
      </w:pPr>
      <w:r w:rsidRPr="00A94E2B">
        <w:rPr>
          <w:rStyle w:val="Bold"/>
        </w:rPr>
        <w:t>Associate rights</w:t>
      </w:r>
      <w:r>
        <w:t xml:space="preserve"> with Users and Groups (in any order).</w:t>
      </w:r>
    </w:p>
    <w:p w:rsidR="00037437" w:rsidRPr="00A94E2B" w:rsidRDefault="00037437" w:rsidP="00A94E2B">
      <w:pPr>
        <w:pStyle w:val="ListBullet2"/>
      </w:pPr>
      <w:r w:rsidRPr="00A94E2B">
        <w:t>Assign a Protection Group and Roles to Users.</w:t>
      </w:r>
    </w:p>
    <w:p w:rsidR="00037437" w:rsidRDefault="00037437" w:rsidP="00A94E2B">
      <w:pPr>
        <w:pStyle w:val="ListBullet2"/>
      </w:pPr>
      <w:r w:rsidRPr="00A94E2B">
        <w:t>Assign a Protection Group and Roles to Groups.</w:t>
      </w:r>
    </w:p>
    <w:p w:rsidR="00A94E2B" w:rsidRPr="00A94E2B" w:rsidRDefault="00A94E2B" w:rsidP="00A94E2B">
      <w:pPr>
        <w:pStyle w:val="BodyText"/>
      </w:pPr>
      <w:r>
        <w:t>The sections that follow provide instructions for performing these tasks in Admin Mode.</w:t>
      </w:r>
    </w:p>
    <w:p w:rsidR="00037437" w:rsidRDefault="00037437" w:rsidP="00037437">
      <w:pPr>
        <w:pStyle w:val="Heading3"/>
      </w:pPr>
      <w:bookmarkStart w:id="1104" w:name="_Toc238804874"/>
      <w:r>
        <w:t>User</w:t>
      </w:r>
      <w:r w:rsidR="00FB1B4A">
        <w:t xml:space="preserve"> </w:t>
      </w:r>
      <w:r w:rsidR="003D59D1">
        <w:t xml:space="preserve">Administration </w:t>
      </w:r>
      <w:r w:rsidR="00FB1B4A">
        <w:t>– Admin Mode</w:t>
      </w:r>
      <w:bookmarkEnd w:id="1104"/>
    </w:p>
    <w:p w:rsidR="00FB1B4A" w:rsidRDefault="00037437" w:rsidP="00037437">
      <w:pPr>
        <w:pStyle w:val="BodyText"/>
      </w:pPr>
      <w:r>
        <w:t>A User is simply someone that requires access to an application.</w:t>
      </w:r>
      <w:r w:rsidR="00A94E2B">
        <w:t xml:space="preserve"> The User location of the Admin Mode allows you to create users, update user details, and delete users</w:t>
      </w:r>
      <w:r w:rsidR="008B318A">
        <w:t xml:space="preserve">. </w:t>
      </w:r>
      <w:r w:rsidR="00A94E2B">
        <w:t>The instructions for performing these basic</w:t>
      </w:r>
      <w:r w:rsidR="00FB1B4A">
        <w:t xml:space="preserve"> functions are the same in Admin Mode as they are in Super Admin mode. See </w:t>
      </w:r>
      <w:fldSimple w:instr=" REF _Ref213821978 \h  \* MERGEFORMAT ">
        <w:r w:rsidR="00E92FAF" w:rsidRPr="00E92FAF">
          <w:rPr>
            <w:i/>
            <w:color w:val="0000FF"/>
          </w:rPr>
          <w:t>User Administration– Super Admin Mode</w:t>
        </w:r>
      </w:fldSimple>
      <w:r w:rsidR="00FB1B4A">
        <w:t xml:space="preserve"> on page </w:t>
      </w:r>
      <w:r w:rsidR="00F228E8">
        <w:fldChar w:fldCharType="begin"/>
      </w:r>
      <w:r w:rsidR="00FB1B4A">
        <w:instrText xml:space="preserve"> PAGEREF _Ref213821978 \h </w:instrText>
      </w:r>
      <w:r w:rsidR="00F228E8">
        <w:fldChar w:fldCharType="separate"/>
      </w:r>
      <w:r w:rsidR="00E92FAF">
        <w:rPr>
          <w:noProof/>
        </w:rPr>
        <w:t>42</w:t>
      </w:r>
      <w:r w:rsidR="00F228E8">
        <w:fldChar w:fldCharType="end"/>
      </w:r>
      <w:r w:rsidR="00FB1B4A">
        <w:t xml:space="preserve"> for the procedures to create users, view or update user details, and delete users. </w:t>
      </w:r>
      <w:r w:rsidR="00F228E8">
        <w:fldChar w:fldCharType="begin"/>
      </w:r>
      <w:r w:rsidR="004D1F74">
        <w:instrText xml:space="preserve"> XE "create user in UPT" </w:instrText>
      </w:r>
      <w:r w:rsidR="00F228E8">
        <w:fldChar w:fldCharType="end"/>
      </w:r>
      <w:r w:rsidR="00F228E8">
        <w:fldChar w:fldCharType="begin"/>
      </w:r>
      <w:r w:rsidR="00450B70">
        <w:instrText xml:space="preserve"> XE "user creation</w:instrText>
      </w:r>
      <w:r w:rsidR="004D1F74">
        <w:instrText xml:space="preserve">" </w:instrText>
      </w:r>
      <w:r w:rsidR="00F228E8">
        <w:fldChar w:fldCharType="end"/>
      </w:r>
      <w:r w:rsidR="00F228E8">
        <w:fldChar w:fldCharType="begin"/>
      </w:r>
      <w:r w:rsidR="004D1F74">
        <w:instrText xml:space="preserve"> XE "user administration" </w:instrText>
      </w:r>
      <w:r w:rsidR="00F228E8">
        <w:fldChar w:fldCharType="end"/>
      </w:r>
    </w:p>
    <w:p w:rsidR="00037437" w:rsidRDefault="00FB1B4A" w:rsidP="00037437">
      <w:pPr>
        <w:pStyle w:val="BodyText"/>
      </w:pPr>
      <w:r>
        <w:t>Because the functionality is specific to Admin Mode, t</w:t>
      </w:r>
      <w:r w:rsidR="00037437">
        <w:t xml:space="preserve">his section </w:t>
      </w:r>
      <w:r>
        <w:t>provides procedures on how to</w:t>
      </w:r>
      <w:r w:rsidR="00037437">
        <w:t xml:space="preserve"> associate or disassociate Users with</w:t>
      </w:r>
      <w:r>
        <w:t xml:space="preserve"> a </w:t>
      </w:r>
      <w:r w:rsidR="008B6698">
        <w:t xml:space="preserve">Group, </w:t>
      </w:r>
      <w:r>
        <w:t>Protection Group</w:t>
      </w:r>
      <w:r w:rsidR="008B6698">
        <w:t>,</w:t>
      </w:r>
      <w:r>
        <w:t xml:space="preserve"> and Roles. These tasks are performed from the User Details page, which is accessed as follows:</w:t>
      </w:r>
    </w:p>
    <w:p w:rsidR="008B6698" w:rsidRDefault="008B6698" w:rsidP="008B6698">
      <w:pPr>
        <w:pStyle w:val="ListNumber"/>
        <w:numPr>
          <w:ilvl w:val="0"/>
          <w:numId w:val="34"/>
        </w:numPr>
      </w:pPr>
      <w:r>
        <w:t xml:space="preserve">Click </w:t>
      </w:r>
      <w:r>
        <w:rPr>
          <w:rStyle w:val="Bold"/>
        </w:rPr>
        <w:t>User</w:t>
      </w:r>
      <w:r>
        <w:t xml:space="preserve"> from the main menu to open the User home page.</w:t>
      </w:r>
    </w:p>
    <w:p w:rsidR="008B6698" w:rsidRDefault="008B6698" w:rsidP="008B6698">
      <w:pPr>
        <w:pStyle w:val="ListNumber"/>
      </w:pPr>
      <w:r>
        <w:t xml:space="preserve">Click on </w:t>
      </w:r>
      <w:r w:rsidRPr="004F7051">
        <w:rPr>
          <w:rStyle w:val="Bold"/>
        </w:rPr>
        <w:t xml:space="preserve">Select an Existing </w:t>
      </w:r>
      <w:r>
        <w:rPr>
          <w:rStyle w:val="Bold"/>
        </w:rPr>
        <w:t>User</w:t>
      </w:r>
      <w:r>
        <w:t>.</w:t>
      </w:r>
    </w:p>
    <w:p w:rsidR="008B6698" w:rsidRDefault="008B6698" w:rsidP="008B6698">
      <w:pPr>
        <w:pStyle w:val="ListNumber"/>
      </w:pPr>
      <w:r>
        <w:t>Enter search criteria into the User Search Criteria form. You may use an asterisk (*) as a wildcard character if necessary.</w:t>
      </w:r>
    </w:p>
    <w:p w:rsidR="008B6698" w:rsidRDefault="008B6698" w:rsidP="008B6698">
      <w:pPr>
        <w:pStyle w:val="ListNumber"/>
      </w:pPr>
      <w:r>
        <w:t xml:space="preserve">From the results list, select the radio button next to the User Name of the user you want to associate/disassociate, and then click </w:t>
      </w:r>
      <w:r w:rsidRPr="004F7051">
        <w:rPr>
          <w:rStyle w:val="Bold"/>
        </w:rPr>
        <w:t>View Details</w:t>
      </w:r>
      <w:r>
        <w:t>.</w:t>
      </w:r>
    </w:p>
    <w:p w:rsidR="00FB1B4A" w:rsidRDefault="008B6698" w:rsidP="008B6698">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037437" w:rsidRPr="00C2222F" w:rsidRDefault="00C2222F" w:rsidP="00037437">
      <w:pPr>
        <w:pStyle w:val="BodyText"/>
      </w:pPr>
      <w:r w:rsidRPr="00C2222F">
        <w:t>The User Details page</w:t>
      </w:r>
      <w:r w:rsidR="00FB1B4A">
        <w:t xml:space="preserve"> in Admin Mode only</w:t>
      </w:r>
      <w:r w:rsidRPr="00C2222F">
        <w:t xml:space="preserve"> displays </w:t>
      </w:r>
      <w:r w:rsidR="00FB1B4A">
        <w:t>four</w:t>
      </w:r>
      <w:r w:rsidRPr="00C2222F">
        <w:t xml:space="preserve"> buttons </w:t>
      </w:r>
      <w:r w:rsidR="008B6698">
        <w:t xml:space="preserve">as shown </w:t>
      </w:r>
      <w:r w:rsidRPr="00C2222F">
        <w:t>in</w:t>
      </w:r>
      <w:r w:rsidR="008B6698">
        <w:t xml:space="preserve"> </w:t>
      </w:r>
      <w:r w:rsidR="00F228E8">
        <w:fldChar w:fldCharType="begin"/>
      </w:r>
      <w:r w:rsidR="008B6698">
        <w:instrText xml:space="preserve"> REF _Ref213822697 \h </w:instrText>
      </w:r>
      <w:r w:rsidR="00F228E8">
        <w:fldChar w:fldCharType="separate"/>
      </w:r>
      <w:r w:rsidR="00E92FAF">
        <w:t xml:space="preserve">Figure </w:t>
      </w:r>
      <w:r w:rsidR="00E92FAF">
        <w:rPr>
          <w:noProof/>
        </w:rPr>
        <w:t>3</w:t>
      </w:r>
      <w:r w:rsidR="00E92FAF">
        <w:noBreakHyphen/>
      </w:r>
      <w:r w:rsidR="00E92FAF">
        <w:rPr>
          <w:noProof/>
        </w:rPr>
        <w:t>24</w:t>
      </w:r>
      <w:r w:rsidR="00F228E8">
        <w:fldChar w:fldCharType="end"/>
      </w:r>
      <w:r w:rsidRPr="00C2222F">
        <w:t xml:space="preserve"> below.</w:t>
      </w:r>
      <w:r w:rsidR="008B6698">
        <w:t xml:space="preserve">  </w:t>
      </w:r>
    </w:p>
    <w:p w:rsidR="00037437" w:rsidRDefault="00257618" w:rsidP="008B6698">
      <w:pPr>
        <w:pStyle w:val="GraphicAnchorMain"/>
        <w:rPr>
          <w:noProof/>
        </w:rPr>
      </w:pPr>
      <w:r>
        <w:rPr>
          <w:noProof/>
        </w:rPr>
        <w:drawing>
          <wp:inline distT="0" distB="0" distL="0" distR="0">
            <wp:extent cx="5916295" cy="253365"/>
            <wp:effectExtent l="19050" t="0" r="8255" b="0"/>
            <wp:docPr id="29"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48"/>
                    <a:srcRect/>
                    <a:stretch>
                      <a:fillRect/>
                    </a:stretch>
                  </pic:blipFill>
                  <pic:spPr bwMode="auto">
                    <a:xfrm>
                      <a:off x="0" y="0"/>
                      <a:ext cx="5916295" cy="253365"/>
                    </a:xfrm>
                    <a:prstGeom prst="rect">
                      <a:avLst/>
                    </a:prstGeom>
                    <a:noFill/>
                    <a:ln w="9525">
                      <a:noFill/>
                      <a:miter lim="800000"/>
                      <a:headEnd/>
                      <a:tailEnd/>
                    </a:ln>
                  </pic:spPr>
                </pic:pic>
              </a:graphicData>
            </a:graphic>
          </wp:inline>
        </w:drawing>
      </w:r>
    </w:p>
    <w:p w:rsidR="008B6698" w:rsidRDefault="002A3C9A" w:rsidP="008B6698">
      <w:pPr>
        <w:pStyle w:val="Caption"/>
      </w:pPr>
      <w:bookmarkStart w:id="1105" w:name="_Ref213822697"/>
      <w:r>
        <w:t>Figure</w:t>
      </w:r>
      <w:r w:rsidR="008B6698">
        <w:t xml:space="preserve"> </w:t>
      </w:r>
      <w:fldSimple w:instr=" STYLEREF 1 \s ">
        <w:r w:rsidR="00E92FAF">
          <w:rPr>
            <w:noProof/>
          </w:rPr>
          <w:t>3</w:t>
        </w:r>
      </w:fldSimple>
      <w:r w:rsidR="002F0542">
        <w:noBreakHyphen/>
      </w:r>
      <w:fldSimple w:instr=" SEQ Figure \* ARABIC \s 1 ">
        <w:r w:rsidR="00E92FAF">
          <w:rPr>
            <w:noProof/>
          </w:rPr>
          <w:t>24</w:t>
        </w:r>
      </w:fldSimple>
      <w:bookmarkEnd w:id="1105"/>
      <w:r w:rsidR="008B6698">
        <w:t xml:space="preserve"> User Details page option buttons</w:t>
      </w:r>
    </w:p>
    <w:p w:rsidR="008B6698" w:rsidRPr="008B6698" w:rsidRDefault="008B6698" w:rsidP="008B6698">
      <w:pPr>
        <w:pStyle w:val="BodyText"/>
      </w:pPr>
      <w:r>
        <w:lastRenderedPageBreak/>
        <w:t>The functionality of each of these buttons is detailed in the sections that follow.</w:t>
      </w:r>
    </w:p>
    <w:p w:rsidR="00C2222F" w:rsidRDefault="00C2222F" w:rsidP="008B6698">
      <w:pPr>
        <w:pStyle w:val="Heading4"/>
      </w:pPr>
      <w:bookmarkStart w:id="1106" w:name="_Ref213830196"/>
      <w:r w:rsidRPr="008B6698">
        <w:t xml:space="preserve">Assign a User to a Group or Groups </w:t>
      </w:r>
      <w:r w:rsidR="008B6698" w:rsidRPr="008B6698">
        <w:t>(Associated Groups button)</w:t>
      </w:r>
      <w:bookmarkEnd w:id="1106"/>
    </w:p>
    <w:p w:rsidR="00281690" w:rsidRDefault="00281690" w:rsidP="00281690">
      <w:pPr>
        <w:pStyle w:val="BodyText"/>
      </w:pPr>
      <w:r>
        <w:t xml:space="preserve">While users do not have to be assigned to a group, it is easier to manage user rights if groups of users are provided with specific types of access rather than having to </w:t>
      </w:r>
      <w:r w:rsidR="008C7678">
        <w:t>manage t</w:t>
      </w:r>
      <w:r>
        <w:t xml:space="preserve">hese privileges </w:t>
      </w:r>
      <w:r w:rsidR="008C7678">
        <w:t>for each individual user</w:t>
      </w:r>
      <w:r>
        <w:t xml:space="preserve">. </w:t>
      </w:r>
      <w:r w:rsidR="008C7678">
        <w:t xml:space="preserve">Users </w:t>
      </w:r>
      <w:r>
        <w:t>can be</w:t>
      </w:r>
      <w:r w:rsidR="008C7678">
        <w:t xml:space="preserve"> assigned to one or more groups as appropriate.</w:t>
      </w:r>
      <w:r w:rsidR="004D1F74" w:rsidRPr="004D1F74">
        <w:t xml:space="preserve"> </w:t>
      </w:r>
      <w:r w:rsidR="00F228E8">
        <w:fldChar w:fldCharType="begin"/>
      </w:r>
      <w:r w:rsidR="004D1F74">
        <w:instrText xml:space="preserve"> XE "assign user to group" </w:instrText>
      </w:r>
      <w:r w:rsidR="00F228E8">
        <w:fldChar w:fldCharType="end"/>
      </w:r>
      <w:r w:rsidR="00F228E8">
        <w:fldChar w:fldCharType="begin"/>
      </w:r>
      <w:r w:rsidR="004D1F74">
        <w:instrText xml:space="preserve"> XE "user grouping" </w:instrText>
      </w:r>
      <w:r w:rsidR="00F228E8">
        <w:fldChar w:fldCharType="end"/>
      </w:r>
      <w:r w:rsidR="00F228E8">
        <w:fldChar w:fldCharType="begin"/>
      </w:r>
      <w:r w:rsidR="004D1F74">
        <w:instrText xml:space="preserve"> XE "user administration" </w:instrText>
      </w:r>
      <w:r w:rsidR="00F228E8">
        <w:fldChar w:fldCharType="end"/>
      </w:r>
    </w:p>
    <w:p w:rsidR="00281690" w:rsidRPr="00281690" w:rsidRDefault="00281690" w:rsidP="00281690">
      <w:pPr>
        <w:pStyle w:val="BodyText"/>
        <w:rPr>
          <w:rStyle w:val="Bold"/>
        </w:rPr>
      </w:pPr>
      <w:r w:rsidRPr="00281690">
        <w:rPr>
          <w:rStyle w:val="Bold"/>
        </w:rPr>
        <w:t>To assign a user to a group/groups:</w:t>
      </w:r>
    </w:p>
    <w:p w:rsidR="008C7678" w:rsidRDefault="008C7678" w:rsidP="005F1DF3">
      <w:pPr>
        <w:pStyle w:val="ListNumber"/>
        <w:numPr>
          <w:ilvl w:val="0"/>
          <w:numId w:val="63"/>
        </w:numPr>
        <w:rPr>
          <w:noProof/>
        </w:rPr>
      </w:pPr>
      <w:r>
        <w:rPr>
          <w:noProof/>
        </w:rPr>
        <w:t>Search for and select to View Details for the user you want to assign.</w:t>
      </w:r>
    </w:p>
    <w:p w:rsidR="00C2222F" w:rsidRDefault="00281690" w:rsidP="00281690">
      <w:pPr>
        <w:pStyle w:val="ListNumber"/>
        <w:rPr>
          <w:noProof/>
        </w:rPr>
      </w:pPr>
      <w:r>
        <w:rPr>
          <w:noProof/>
        </w:rPr>
        <w:t xml:space="preserve">From the User Details screen, select </w:t>
      </w:r>
      <w:r w:rsidRPr="00281690">
        <w:rPr>
          <w:rStyle w:val="Bold"/>
        </w:rPr>
        <w:t>Associated Groups</w:t>
      </w:r>
      <w:r>
        <w:rPr>
          <w:noProof/>
        </w:rPr>
        <w:t>.</w:t>
      </w:r>
      <w:r w:rsidR="008C7678">
        <w:rPr>
          <w:noProof/>
        </w:rPr>
        <w:t xml:space="preserve"> A window containing a list of Available Groups and Assigned Groups appears.</w:t>
      </w:r>
    </w:p>
    <w:p w:rsidR="008C7678" w:rsidRDefault="00257618" w:rsidP="008C7678">
      <w:pPr>
        <w:pStyle w:val="GraphicAnchorStep"/>
        <w:rPr>
          <w:noProof/>
        </w:rPr>
      </w:pPr>
      <w:r>
        <w:rPr>
          <w:noProof/>
        </w:rPr>
        <w:drawing>
          <wp:inline distT="0" distB="0" distL="0" distR="0">
            <wp:extent cx="4098290" cy="2566670"/>
            <wp:effectExtent l="19050" t="19050" r="16510" b="24130"/>
            <wp:docPr id="30"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49"/>
                    <a:srcRect/>
                    <a:stretch>
                      <a:fillRect/>
                    </a:stretch>
                  </pic:blipFill>
                  <pic:spPr bwMode="auto">
                    <a:xfrm>
                      <a:off x="0" y="0"/>
                      <a:ext cx="4098290" cy="2566670"/>
                    </a:xfrm>
                    <a:prstGeom prst="rect">
                      <a:avLst/>
                    </a:prstGeom>
                    <a:noFill/>
                    <a:ln w="12700" cmpd="sng">
                      <a:solidFill>
                        <a:srgbClr val="000000"/>
                      </a:solidFill>
                      <a:miter lim="800000"/>
                      <a:headEnd/>
                      <a:tailEnd/>
                    </a:ln>
                    <a:effectLst/>
                  </pic:spPr>
                </pic:pic>
              </a:graphicData>
            </a:graphic>
          </wp:inline>
        </w:drawing>
      </w:r>
    </w:p>
    <w:p w:rsidR="008C7678" w:rsidRDefault="002A3C9A" w:rsidP="008C7678">
      <w:pPr>
        <w:pStyle w:val="CaptionIndent"/>
      </w:pPr>
      <w:r>
        <w:t>Figure</w:t>
      </w:r>
      <w:r w:rsidR="008C7678">
        <w:t xml:space="preserve"> </w:t>
      </w:r>
      <w:fldSimple w:instr=" STYLEREF 1 \s ">
        <w:r w:rsidR="00E92FAF">
          <w:rPr>
            <w:noProof/>
          </w:rPr>
          <w:t>3</w:t>
        </w:r>
      </w:fldSimple>
      <w:r w:rsidR="002F0542">
        <w:noBreakHyphen/>
      </w:r>
      <w:fldSimple w:instr=" SEQ Figure \* ARABIC \s 1 ">
        <w:r w:rsidR="00E92FAF">
          <w:rPr>
            <w:noProof/>
          </w:rPr>
          <w:t>25</w:t>
        </w:r>
      </w:fldSimple>
      <w:r w:rsidR="008C7678">
        <w:t xml:space="preserve"> </w:t>
      </w:r>
      <w:r w:rsidR="008C7678" w:rsidRPr="00500C56">
        <w:t>Figure 6.14 Available and Assigned Groups lists</w:t>
      </w:r>
    </w:p>
    <w:p w:rsidR="008C7678" w:rsidRPr="008C7678" w:rsidRDefault="008B318A" w:rsidP="008C7678">
      <w:pPr>
        <w:pStyle w:val="BodyTextIndent"/>
      </w:pPr>
      <w:r>
        <w:t xml:space="preserve">The bottom list, </w:t>
      </w:r>
      <w:r w:rsidRPr="008C7678">
        <w:rPr>
          <w:rStyle w:val="Bold"/>
        </w:rPr>
        <w:t>Assigned Groups</w:t>
      </w:r>
      <w:r>
        <w:t xml:space="preserve">, shows the groups in which the current user is already a member. </w:t>
      </w:r>
      <w:r w:rsidR="008C7678">
        <w:t xml:space="preserve">The </w:t>
      </w:r>
      <w:r w:rsidR="008C7678" w:rsidRPr="008C7678">
        <w:rPr>
          <w:rStyle w:val="Bold"/>
        </w:rPr>
        <w:t>Available Groups</w:t>
      </w:r>
      <w:r w:rsidR="008C7678">
        <w:t xml:space="preserve"> list shows the groups to which the user is not assigned.</w:t>
      </w:r>
    </w:p>
    <w:p w:rsidR="00C2222F" w:rsidRPr="00C2222F" w:rsidRDefault="00C2222F" w:rsidP="008C7678">
      <w:pPr>
        <w:pStyle w:val="ListNumber"/>
        <w:rPr>
          <w:rFonts w:cs="Arial"/>
          <w:noProof/>
        </w:rPr>
      </w:pPr>
      <w:r w:rsidRPr="00C2222F">
        <w:rPr>
          <w:noProof/>
        </w:rPr>
        <w:t xml:space="preserve">Determine </w:t>
      </w:r>
      <w:r w:rsidR="008C7678">
        <w:rPr>
          <w:noProof/>
        </w:rPr>
        <w:t xml:space="preserve">to which </w:t>
      </w:r>
      <w:r w:rsidRPr="00C2222F">
        <w:rPr>
          <w:noProof/>
        </w:rPr>
        <w:t>Groups the User should be assigned. Select th</w:t>
      </w:r>
      <w:r w:rsidR="008C7678">
        <w:rPr>
          <w:noProof/>
        </w:rPr>
        <w:t xml:space="preserve">ese Groups by highlighting them in each list and clicking </w:t>
      </w:r>
      <w:r w:rsidR="008C7678" w:rsidRPr="008C7678">
        <w:rPr>
          <w:rStyle w:val="Bold"/>
        </w:rPr>
        <w:t>Assign</w:t>
      </w:r>
      <w:r w:rsidR="008C7678">
        <w:rPr>
          <w:noProof/>
        </w:rPr>
        <w:t xml:space="preserve"> or </w:t>
      </w:r>
      <w:r w:rsidR="008C7678" w:rsidRPr="008C7678">
        <w:rPr>
          <w:rStyle w:val="Bold"/>
        </w:rPr>
        <w:t>Deassign</w:t>
      </w:r>
      <w:r w:rsidR="008C7678">
        <w:rPr>
          <w:noProof/>
        </w:rPr>
        <w:t xml:space="preserve"> as appropriate.</w:t>
      </w:r>
      <w:r w:rsidRPr="00C2222F">
        <w:rPr>
          <w:rFonts w:cs="Arial"/>
          <w:noProof/>
        </w:rPr>
        <w:t xml:space="preserve"> </w:t>
      </w:r>
    </w:p>
    <w:p w:rsidR="00C2222F" w:rsidRDefault="00C2222F" w:rsidP="008C7678">
      <w:pPr>
        <w:pStyle w:val="ListNumber"/>
        <w:rPr>
          <w:noProof/>
        </w:rPr>
      </w:pPr>
      <w:r w:rsidRPr="00C2222F">
        <w:rPr>
          <w:noProof/>
        </w:rPr>
        <w:t xml:space="preserve">Save </w:t>
      </w:r>
      <w:r w:rsidR="008C7678">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sidR="008C7678">
        <w:rPr>
          <w:noProof/>
        </w:rPr>
        <w:t xml:space="preserve">Note that association changes are not </w:t>
      </w:r>
      <w:r w:rsidRPr="00C2222F">
        <w:rPr>
          <w:noProof/>
        </w:rPr>
        <w:t xml:space="preserve">saved </w:t>
      </w:r>
      <w:r w:rsidR="008C7678">
        <w:rPr>
          <w:noProof/>
        </w:rPr>
        <w:t>the update button is</w:t>
      </w:r>
      <w:r w:rsidRPr="00C2222F">
        <w:rPr>
          <w:noProof/>
        </w:rPr>
        <w:t xml:space="preserve"> selected.</w:t>
      </w:r>
    </w:p>
    <w:p w:rsidR="00F656CA" w:rsidRPr="00F656CA" w:rsidRDefault="00F656CA" w:rsidP="00F656CA">
      <w:pPr>
        <w:pStyle w:val="Heading4"/>
      </w:pPr>
      <w:r w:rsidRPr="00F656CA">
        <w:t>Assign a Protection Group and Roles to a User (Assign PG &amp; Roles button)</w:t>
      </w:r>
    </w:p>
    <w:p w:rsidR="00F656CA" w:rsidRDefault="00F656CA" w:rsidP="00A861AA">
      <w:pPr>
        <w:pStyle w:val="ListNumber"/>
        <w:numPr>
          <w:ilvl w:val="0"/>
          <w:numId w:val="78"/>
        </w:numPr>
        <w:rPr>
          <w:noProof/>
        </w:rPr>
      </w:pPr>
      <w:r>
        <w:rPr>
          <w:noProof/>
        </w:rPr>
        <w:t>Search for and select to View Details for the user you want to assign.</w:t>
      </w:r>
      <w:r w:rsidR="004D1F74" w:rsidRPr="004D1F74">
        <w:t xml:space="preserve"> </w:t>
      </w:r>
      <w:r w:rsidR="00F228E8">
        <w:fldChar w:fldCharType="begin"/>
      </w:r>
      <w:r w:rsidR="004D1F74">
        <w:instrText xml:space="preserve"> XE "assign PG and role to user " </w:instrText>
      </w:r>
      <w:r w:rsidR="00F228E8">
        <w:fldChar w:fldCharType="end"/>
      </w:r>
      <w:r w:rsidR="00F228E8">
        <w:fldChar w:fldCharType="begin"/>
      </w:r>
      <w:r w:rsidR="004D1F74">
        <w:instrText xml:space="preserve"> XE "user PGs and roles" </w:instrText>
      </w:r>
      <w:r w:rsidR="00F228E8">
        <w:fldChar w:fldCharType="end"/>
      </w:r>
      <w:r w:rsidR="00F228E8">
        <w:fldChar w:fldCharType="begin"/>
      </w:r>
      <w:r w:rsidR="004D1F74">
        <w:instrText xml:space="preserve"> XE "user administration" </w:instrText>
      </w:r>
      <w:r w:rsidR="00F228E8">
        <w:fldChar w:fldCharType="end"/>
      </w:r>
    </w:p>
    <w:p w:rsidR="00F656CA" w:rsidRPr="00F656CA" w:rsidRDefault="00F656CA" w:rsidP="00F656CA">
      <w:pPr>
        <w:pStyle w:val="ListNumbe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w:t>
      </w:r>
      <w:r w:rsidR="00A861AA">
        <w:rPr>
          <w:noProof/>
        </w:rPr>
        <w:t xml:space="preserve"> appears</w:t>
      </w:r>
      <w:r>
        <w:rPr>
          <w:noProof/>
        </w:rPr>
        <w:t xml:space="preserve">. </w:t>
      </w:r>
    </w:p>
    <w:p w:rsidR="00A96087" w:rsidRPr="00A96087" w:rsidRDefault="00F656CA" w:rsidP="00F656CA">
      <w:pPr>
        <w:pStyle w:val="ListNumber"/>
        <w:rPr>
          <w:rFonts w:cs="Arial"/>
          <w:noProof/>
        </w:rPr>
      </w:pPr>
      <w:r w:rsidRPr="00C2222F">
        <w:rPr>
          <w:noProof/>
        </w:rPr>
        <w:t xml:space="preserve">Determine </w:t>
      </w:r>
      <w:r>
        <w:rPr>
          <w:noProof/>
        </w:rPr>
        <w:t xml:space="preserve">to which Protection </w:t>
      </w:r>
      <w:r w:rsidRPr="00C2222F">
        <w:rPr>
          <w:noProof/>
        </w:rPr>
        <w:t xml:space="preserve">Groups </w:t>
      </w:r>
      <w:r>
        <w:rPr>
          <w:noProof/>
        </w:rPr>
        <w:t>and Roles you want to assign to the selected user</w:t>
      </w:r>
      <w:r w:rsidR="00A96087">
        <w:rPr>
          <w:noProof/>
        </w:rPr>
        <w:t xml:space="preserve"> and highlight them in each list.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lists. </w:t>
      </w:r>
    </w:p>
    <w:p w:rsidR="00F656CA" w:rsidRPr="00C2222F" w:rsidRDefault="00A96087" w:rsidP="00F656CA">
      <w:pPr>
        <w:pStyle w:val="ListNumber"/>
        <w:rPr>
          <w:rFonts w:cs="Arial"/>
          <w:noProof/>
        </w:rPr>
      </w:pPr>
      <w:r>
        <w:rPr>
          <w:noProof/>
        </w:rPr>
        <w:lastRenderedPageBreak/>
        <w:t>Click</w:t>
      </w:r>
      <w:r w:rsidR="00F656CA">
        <w:rPr>
          <w:noProof/>
        </w:rPr>
        <w:t xml:space="preserve"> </w:t>
      </w:r>
      <w:r w:rsidR="00F656CA" w:rsidRPr="008C7678">
        <w:rPr>
          <w:rStyle w:val="Bold"/>
        </w:rPr>
        <w:t>Assign</w:t>
      </w:r>
      <w:r w:rsidR="00F656CA">
        <w:rPr>
          <w:noProof/>
        </w:rPr>
        <w:t xml:space="preserve"> or </w:t>
      </w:r>
      <w:r w:rsidR="00F656CA" w:rsidRPr="008C7678">
        <w:rPr>
          <w:rStyle w:val="Bold"/>
        </w:rPr>
        <w:t>Deassign</w:t>
      </w:r>
      <w:r w:rsidR="00F656CA">
        <w:rPr>
          <w:noProof/>
        </w:rPr>
        <w:t xml:space="preserve"> as appropriate</w:t>
      </w:r>
      <w:r>
        <w:rPr>
          <w:noProof/>
        </w:rPr>
        <w:t xml:space="preserve"> until the proper associations appear</w:t>
      </w:r>
      <w:r w:rsidR="00F656CA">
        <w:rPr>
          <w:noProof/>
        </w:rPr>
        <w:t>.</w:t>
      </w:r>
      <w:r w:rsidR="00F656CA" w:rsidRPr="00C2222F">
        <w:rPr>
          <w:rFonts w:cs="Arial"/>
          <w:noProof/>
        </w:rPr>
        <w:t xml:space="preserve"> </w:t>
      </w:r>
    </w:p>
    <w:p w:rsidR="00F656CA" w:rsidRPr="00C2222F" w:rsidRDefault="00A96087" w:rsidP="00F656CA">
      <w:pPr>
        <w:pStyle w:val="ListNumber"/>
        <w:rPr>
          <w:noProof/>
        </w:rPr>
      </w:pPr>
      <w:r>
        <w:rPr>
          <w:noProof/>
        </w:rPr>
        <w:t>C</w:t>
      </w:r>
      <w:r w:rsidR="00F656CA">
        <w:rPr>
          <w:noProof/>
        </w:rPr>
        <w:t xml:space="preserve">lick </w:t>
      </w:r>
      <w:r w:rsidR="00F656CA" w:rsidRPr="008C7678">
        <w:rPr>
          <w:rStyle w:val="Bold"/>
        </w:rPr>
        <w:t>Update Association</w:t>
      </w:r>
      <w:r w:rsidRPr="00A96087">
        <w:t xml:space="preserve"> to save your changes</w:t>
      </w:r>
      <w:r w:rsidR="00F656CA" w:rsidRPr="00C2222F">
        <w:rPr>
          <w:noProof/>
        </w:rPr>
        <w:t xml:space="preserve">.  </w:t>
      </w:r>
      <w:r w:rsidR="00F656CA">
        <w:rPr>
          <w:noProof/>
        </w:rPr>
        <w:t xml:space="preserve">Note that changes are not </w:t>
      </w:r>
      <w:r w:rsidR="00F656CA" w:rsidRPr="00C2222F">
        <w:rPr>
          <w:noProof/>
        </w:rPr>
        <w:t xml:space="preserve">saved </w:t>
      </w:r>
      <w:r w:rsidR="00F656CA">
        <w:rPr>
          <w:noProof/>
        </w:rPr>
        <w:t>the update button is</w:t>
      </w:r>
      <w:r w:rsidR="00F656CA" w:rsidRPr="00C2222F">
        <w:rPr>
          <w:noProof/>
        </w:rPr>
        <w:t xml:space="preserve"> selected.</w:t>
      </w:r>
    </w:p>
    <w:p w:rsidR="00F656CA" w:rsidRPr="00C2222F" w:rsidRDefault="00F656CA" w:rsidP="00F656CA">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A96087" w:rsidRDefault="00A96087" w:rsidP="005F1DF3">
      <w:pPr>
        <w:pStyle w:val="ListNumber"/>
        <w:numPr>
          <w:ilvl w:val="0"/>
          <w:numId w:val="64"/>
        </w:numPr>
        <w:rPr>
          <w:noProof/>
        </w:rPr>
      </w:pPr>
      <w:r>
        <w:rPr>
          <w:noProof/>
        </w:rPr>
        <w:t xml:space="preserve">Search for and select to View Details for the user you want to </w:t>
      </w:r>
      <w:r w:rsidR="000C5DD9">
        <w:rPr>
          <w:noProof/>
        </w:rPr>
        <w:t>update</w:t>
      </w:r>
      <w:r>
        <w:rPr>
          <w:noProof/>
        </w:rPr>
        <w:t>.</w:t>
      </w:r>
      <w:r w:rsidR="004D1F74" w:rsidRPr="004D1F74">
        <w:t xml:space="preserve"> </w:t>
      </w:r>
      <w:r w:rsidR="00F228E8">
        <w:fldChar w:fldCharType="begin"/>
      </w:r>
      <w:r w:rsidR="004D1F74">
        <w:instrText xml:space="preserve"> </w:instrText>
      </w:r>
      <w:r w:rsidR="00660D81">
        <w:instrText>XE “</w:instrText>
      </w:r>
      <w:r w:rsidR="004D1F74">
        <w:instrText xml:space="preserve">update PG and role for user " </w:instrText>
      </w:r>
      <w:r w:rsidR="00F228E8">
        <w:fldChar w:fldCharType="end"/>
      </w:r>
      <w:r w:rsidR="00F228E8">
        <w:fldChar w:fldCharType="begin"/>
      </w:r>
      <w:r w:rsidR="003D285E">
        <w:instrText xml:space="preserve"> XE "user PGs and roles" </w:instrText>
      </w:r>
      <w:r w:rsidR="00F228E8">
        <w:fldChar w:fldCharType="end"/>
      </w:r>
    </w:p>
    <w:p w:rsidR="00A96087" w:rsidRPr="00F656CA" w:rsidRDefault="00A96087" w:rsidP="00A96087">
      <w:pPr>
        <w:pStyle w:val="ListNumbe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w:t>
      </w:r>
      <w:r w:rsidR="00A861AA">
        <w:rPr>
          <w:noProof/>
        </w:rPr>
        <w:t xml:space="preserve"> appears</w:t>
      </w:r>
      <w:r>
        <w:rPr>
          <w:noProof/>
        </w:rPr>
        <w:t xml:space="preserve">. </w:t>
      </w:r>
    </w:p>
    <w:p w:rsidR="00F656CA" w:rsidRPr="00C2222F" w:rsidRDefault="00F656CA" w:rsidP="00A96087">
      <w:pPr>
        <w:pStyle w:val="ListNumber"/>
        <w:rPr>
          <w:noProof/>
        </w:rPr>
      </w:pPr>
      <w:r w:rsidRPr="00C2222F">
        <w:rPr>
          <w:noProof/>
        </w:rPr>
        <w:t xml:space="preserve">Select the radio button that corresponds with the intended Protection Group. </w:t>
      </w:r>
    </w:p>
    <w:p w:rsidR="00F656CA" w:rsidRPr="00C2222F" w:rsidRDefault="00F656CA" w:rsidP="00A96087">
      <w:pPr>
        <w:pStyle w:val="ListNumber"/>
        <w:rPr>
          <w:noProof/>
        </w:rPr>
      </w:pPr>
      <w:r w:rsidRPr="00C2222F">
        <w:rPr>
          <w:noProof/>
        </w:rPr>
        <w:t>Determine which Roles you would like to assign to t</w:t>
      </w:r>
      <w:r w:rsidR="00A96087">
        <w:rPr>
          <w:noProof/>
        </w:rPr>
        <w:t xml:space="preserve">he User and highlight the Role name(s).  Use the </w:t>
      </w:r>
      <w:r w:rsidR="00A96087" w:rsidRPr="00A96087">
        <w:rPr>
          <w:rStyle w:val="Keypress"/>
        </w:rPr>
        <w:t>Ctrl+Select</w:t>
      </w:r>
      <w:r w:rsidR="00A96087">
        <w:rPr>
          <w:noProof/>
        </w:rPr>
        <w:t xml:space="preserve"> or </w:t>
      </w:r>
      <w:r w:rsidR="00A96087" w:rsidRPr="00A96087">
        <w:rPr>
          <w:rStyle w:val="Keypress"/>
        </w:rPr>
        <w:t>Shift+Select</w:t>
      </w:r>
      <w:r w:rsidR="00A96087">
        <w:rPr>
          <w:noProof/>
        </w:rPr>
        <w:t xml:space="preserve"> method to make multiple selections from the list.</w:t>
      </w:r>
    </w:p>
    <w:p w:rsidR="00F656CA" w:rsidRPr="00C2222F" w:rsidRDefault="00F656CA" w:rsidP="00A96087">
      <w:pPr>
        <w:pStyle w:val="ListNumbe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sidR="00A96087">
        <w:rPr>
          <w:noProof/>
        </w:rPr>
        <w:t>s</w:t>
      </w:r>
      <w:r w:rsidRPr="00C2222F">
        <w:rPr>
          <w:noProof/>
        </w:rPr>
        <w:t xml:space="preserve"> </w:t>
      </w:r>
      <w:r w:rsidR="00A96087">
        <w:rPr>
          <w:noProof/>
        </w:rPr>
        <w:t>appear</w:t>
      </w:r>
      <w:r w:rsidRPr="00C2222F">
        <w:rPr>
          <w:noProof/>
        </w:rPr>
        <w:t xml:space="preserve">. </w:t>
      </w:r>
    </w:p>
    <w:p w:rsidR="00F656CA" w:rsidRPr="00C2222F" w:rsidRDefault="00A96087" w:rsidP="00A96087">
      <w:pPr>
        <w:pStyle w:val="ListNumber"/>
        <w:numPr>
          <w:ilvl w:val="0"/>
          <w:numId w:val="35"/>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F656CA" w:rsidRPr="00C2222F" w:rsidRDefault="00F656CA" w:rsidP="00F656CA">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F656CA" w:rsidRPr="00C2222F" w:rsidRDefault="00F656CA" w:rsidP="00F656CA">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004D1F74" w:rsidRPr="004D1F74">
        <w:t xml:space="preserve"> </w:t>
      </w:r>
      <w:r w:rsidR="00F228E8">
        <w:fldChar w:fldCharType="begin"/>
      </w:r>
      <w:r w:rsidR="004D1F74">
        <w:instrText xml:space="preserve"> </w:instrText>
      </w:r>
      <w:r w:rsidR="00660D81">
        <w:instrText>XE “</w:instrText>
      </w:r>
      <w:r w:rsidR="004D1F74">
        <w:instrText xml:space="preserve">view PE and privileges for user" </w:instrText>
      </w:r>
      <w:r w:rsidR="00F228E8">
        <w:fldChar w:fldCharType="end"/>
      </w:r>
      <w:r w:rsidR="00F228E8">
        <w:fldChar w:fldCharType="begin"/>
      </w:r>
      <w:r w:rsidR="004D1F74">
        <w:instrText xml:space="preserve"> XE "user PEs and privileges" </w:instrText>
      </w:r>
      <w:r w:rsidR="00F228E8">
        <w:fldChar w:fldCharType="end"/>
      </w:r>
      <w:r w:rsidR="00F228E8">
        <w:fldChar w:fldCharType="begin"/>
      </w:r>
      <w:r w:rsidR="004D1F74">
        <w:instrText xml:space="preserve"> XE "user reporting" </w:instrText>
      </w:r>
      <w:r w:rsidR="00F228E8">
        <w:fldChar w:fldCharType="end"/>
      </w:r>
    </w:p>
    <w:p w:rsidR="00F656CA" w:rsidRDefault="00F656CA" w:rsidP="00F656CA">
      <w:pPr>
        <w:pStyle w:val="ListNumber"/>
        <w:numPr>
          <w:ilvl w:val="0"/>
          <w:numId w:val="36"/>
        </w:numPr>
        <w:rPr>
          <w:noProof/>
        </w:rPr>
      </w:pPr>
      <w:r>
        <w:rPr>
          <w:noProof/>
        </w:rPr>
        <w:t xml:space="preserve">Search for and select to </w:t>
      </w:r>
      <w:r w:rsidRPr="004D1F74">
        <w:rPr>
          <w:rStyle w:val="Bold"/>
        </w:rPr>
        <w:t>View Details</w:t>
      </w:r>
      <w:r>
        <w:rPr>
          <w:noProof/>
        </w:rPr>
        <w:t xml:space="preserve"> for the user you want to </w:t>
      </w:r>
      <w:r w:rsidR="004D1F74">
        <w:rPr>
          <w:noProof/>
        </w:rPr>
        <w:t>view</w:t>
      </w:r>
      <w:r>
        <w:rPr>
          <w:noProof/>
        </w:rPr>
        <w:t>.</w:t>
      </w:r>
    </w:p>
    <w:p w:rsidR="00F656CA" w:rsidRDefault="00F656CA" w:rsidP="00F656CA">
      <w:pPr>
        <w:pStyle w:val="ListNumbe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C2222F" w:rsidRDefault="00C2222F" w:rsidP="00C2222F">
      <w:pPr>
        <w:pStyle w:val="Heading3"/>
        <w:rPr>
          <w:noProof/>
        </w:rPr>
      </w:pPr>
      <w:bookmarkStart w:id="1107" w:name="_Toc238804875"/>
      <w:r>
        <w:rPr>
          <w:noProof/>
        </w:rPr>
        <w:t>Protection Element</w:t>
      </w:r>
      <w:r w:rsidR="003D59D1">
        <w:rPr>
          <w:noProof/>
        </w:rPr>
        <w:t xml:space="preserve"> Administration – Admin Mode</w:t>
      </w:r>
      <w:bookmarkEnd w:id="1107"/>
    </w:p>
    <w:p w:rsidR="00A96087" w:rsidRDefault="00C2222F" w:rsidP="00C2222F">
      <w:pPr>
        <w:pStyle w:val="BodyText"/>
      </w:pPr>
      <w:r>
        <w:t>A Protection Element is any entity (typically data) that is subject to controlled access</w:t>
      </w:r>
      <w:r w:rsidR="008B318A">
        <w:t xml:space="preserve">. </w:t>
      </w:r>
      <w:r>
        <w:t>CSM allows for a broad definition of Protection Element</w:t>
      </w:r>
      <w:r w:rsidR="008B318A">
        <w:t xml:space="preserve">. </w:t>
      </w:r>
      <w:r>
        <w:t xml:space="preserve">Nearly everything in an application can be protected – data, table, buttons, menu items, etc. </w:t>
      </w:r>
      <w:r w:rsidR="00A96087">
        <w:t>I</w:t>
      </w:r>
      <w:r>
        <w:t>dentifying individual Protection Elements</w:t>
      </w:r>
      <w:r w:rsidR="00A96087">
        <w:t xml:space="preserve"> makes it </w:t>
      </w:r>
      <w:r>
        <w:t xml:space="preserve">easier to control access to important data.  </w:t>
      </w:r>
      <w:r w:rsidR="00F228E8">
        <w:fldChar w:fldCharType="begin"/>
      </w:r>
      <w:r w:rsidR="004D1F74">
        <w:instrText xml:space="preserve"> XE "administer protection elements" </w:instrText>
      </w:r>
      <w:r w:rsidR="00F228E8">
        <w:fldChar w:fldCharType="end"/>
      </w:r>
      <w:r w:rsidR="00F228E8">
        <w:fldChar w:fldCharType="begin"/>
      </w:r>
      <w:r w:rsidR="004D1F74">
        <w:instrText xml:space="preserve"> XE "</w:instrText>
      </w:r>
      <w:r w:rsidR="003D285E">
        <w:instrText>protection element:</w:instrText>
      </w:r>
      <w:r w:rsidR="004D1F74">
        <w:instrText xml:space="preserve">administration" </w:instrText>
      </w:r>
      <w:r w:rsidR="00F228E8">
        <w:fldChar w:fldCharType="end"/>
      </w:r>
    </w:p>
    <w:p w:rsidR="00C2222F" w:rsidRDefault="00A96087" w:rsidP="00C2222F">
      <w:pPr>
        <w:pStyle w:val="BodyText"/>
      </w:pPr>
      <w:r>
        <w:t>The sections that follow provide</w:t>
      </w:r>
      <w:r w:rsidR="00C2222F">
        <w:t xml:space="preserve"> </w:t>
      </w:r>
      <w:r>
        <w:t>information for creating, updating, deleting</w:t>
      </w:r>
      <w:r w:rsidR="00B9626D">
        <w:t>,</w:t>
      </w:r>
      <w:r>
        <w:t xml:space="preserve"> and assigning </w:t>
      </w:r>
      <w:r w:rsidR="00C2222F">
        <w:t xml:space="preserve">Protection Elements </w:t>
      </w:r>
      <w:r>
        <w:t xml:space="preserve">to Protection Groups. </w:t>
      </w:r>
    </w:p>
    <w:p w:rsidR="00B9626D" w:rsidRDefault="00B9626D" w:rsidP="00B9626D">
      <w:pPr>
        <w:pStyle w:val="Heading4"/>
      </w:pPr>
      <w:r>
        <w:t xml:space="preserve">Create a New Protection Element </w:t>
      </w:r>
    </w:p>
    <w:p w:rsidR="00B9626D" w:rsidRDefault="00B9626D" w:rsidP="003D59D1">
      <w:pPr>
        <w:pStyle w:val="ListNumber"/>
        <w:numPr>
          <w:ilvl w:val="0"/>
          <w:numId w:val="57"/>
        </w:numPr>
      </w:pPr>
      <w:r>
        <w:t xml:space="preserve">Click </w:t>
      </w:r>
      <w:r>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"create protection element in UPT" </w:instrText>
      </w:r>
      <w:r w:rsidR="00F228E8">
        <w:fldChar w:fldCharType="end"/>
      </w:r>
      <w:r w:rsidR="00F228E8">
        <w:fldChar w:fldCharType="begin"/>
      </w:r>
      <w:r w:rsidR="004D1F74">
        <w:instrText xml:space="preserve"> XE "protection element:create" </w:instrText>
      </w:r>
      <w:r w:rsidR="00F228E8">
        <w:fldChar w:fldCharType="end"/>
      </w:r>
    </w:p>
    <w:p w:rsidR="00B9626D" w:rsidRDefault="00B9626D" w:rsidP="00B9626D">
      <w:pPr>
        <w:pStyle w:val="ListNumber"/>
        <w:numPr>
          <w:ilvl w:val="0"/>
          <w:numId w:val="17"/>
        </w:numPr>
      </w:pPr>
      <w:r>
        <w:t xml:space="preserve">Click on </w:t>
      </w:r>
      <w:r>
        <w:rPr>
          <w:rStyle w:val="Bold"/>
        </w:rPr>
        <w:t>Create a New Protection Element</w:t>
      </w:r>
      <w:r w:rsidRPr="00271DCF">
        <w:t>.</w:t>
      </w:r>
    </w:p>
    <w:p w:rsidR="00B9626D" w:rsidRDefault="00B9626D" w:rsidP="00B9626D">
      <w:pPr>
        <w:pStyle w:val="ListNumber"/>
        <w:numPr>
          <w:ilvl w:val="0"/>
          <w:numId w:val="17"/>
        </w:numPr>
      </w:pPr>
      <w:r>
        <w:t>Enter data into the Protection Element Details form. The form fields are defined as follows:</w:t>
      </w:r>
    </w:p>
    <w:p w:rsidR="00B9626D" w:rsidRDefault="00B9626D" w:rsidP="00B9626D">
      <w:pPr>
        <w:pStyle w:val="BodyTextIndent"/>
      </w:pPr>
      <w:r w:rsidRPr="00D85A39">
        <w:rPr>
          <w:rStyle w:val="Bold"/>
        </w:rPr>
        <w:t>Name</w:t>
      </w:r>
      <w:r>
        <w:t xml:space="preserve"> – Use to uniquely identify the Protection Element; it is a required field. </w:t>
      </w:r>
    </w:p>
    <w:p w:rsidR="00B9626D" w:rsidRDefault="00B9626D" w:rsidP="00B9626D">
      <w:pPr>
        <w:pStyle w:val="BodyTextIndent"/>
      </w:pPr>
      <w:r>
        <w:rPr>
          <w:rStyle w:val="Bold"/>
        </w:rPr>
        <w:t xml:space="preserve">Object ID </w:t>
      </w:r>
      <w:r>
        <w:t xml:space="preserve"> – A string that the application team assigns to the Protection Element.</w:t>
      </w:r>
    </w:p>
    <w:p w:rsidR="00B9626D" w:rsidRDefault="00B9626D" w:rsidP="00B9626D">
      <w:pPr>
        <w:pStyle w:val="BodyTextIndent"/>
      </w:pPr>
      <w:r w:rsidRPr="00B9626D">
        <w:rPr>
          <w:rStyle w:val="Bold"/>
        </w:rPr>
        <w:t>Attribute Name</w:t>
      </w:r>
      <w:r>
        <w:t xml:space="preserve"> – Helps to further identify the Protection Element </w:t>
      </w:r>
    </w:p>
    <w:p w:rsidR="00B9626D" w:rsidRDefault="00B9626D" w:rsidP="00B9626D">
      <w:pPr>
        <w:pStyle w:val="BodyTextIndent"/>
      </w:pPr>
      <w:r w:rsidRPr="00B9626D">
        <w:rPr>
          <w:rStyle w:val="Bold"/>
        </w:rPr>
        <w:lastRenderedPageBreak/>
        <w:t>Description</w:t>
      </w:r>
      <w:r>
        <w:t xml:space="preserve"> – A brief summary describing the Protection Element.</w:t>
      </w:r>
    </w:p>
    <w:p w:rsidR="00B9626D" w:rsidRDefault="00B9626D" w:rsidP="00B9626D">
      <w:pPr>
        <w:pStyle w:val="BodyTextIndent"/>
      </w:pPr>
      <w:r w:rsidRPr="00B9626D">
        <w:rPr>
          <w:rStyle w:val="Bold"/>
        </w:rPr>
        <w:t>Update Date</w:t>
      </w:r>
      <w:r>
        <w:t xml:space="preserve"> – </w:t>
      </w:r>
      <w:r w:rsidR="008B318A">
        <w:t>Indicates</w:t>
      </w:r>
      <w:r>
        <w:t xml:space="preserve"> the date when the Protection Element's details were last updated</w:t>
      </w:r>
    </w:p>
    <w:p w:rsidR="00B9626D" w:rsidRDefault="00B9626D" w:rsidP="00B9626D">
      <w:pPr>
        <w:pStyle w:val="BodyTextIndent"/>
      </w:pPr>
      <w:r w:rsidRPr="00B9626D">
        <w:rPr>
          <w:rStyle w:val="Bold"/>
        </w:rPr>
        <w:t>Type</w:t>
      </w:r>
      <w:r>
        <w:t xml:space="preserve"> – A string that the application team can assign that indicates what type of Protection Element this is.</w:t>
      </w:r>
    </w:p>
    <w:p w:rsidR="00B9626D" w:rsidRDefault="00B9626D" w:rsidP="00B9626D">
      <w:pPr>
        <w:pStyle w:val="ListNumber"/>
        <w:numPr>
          <w:ilvl w:val="0"/>
          <w:numId w:val="17"/>
        </w:numPr>
      </w:pPr>
      <w:r>
        <w:t xml:space="preserve">When finished, click </w:t>
      </w:r>
      <w:r w:rsidRPr="00D85A39">
        <w:rPr>
          <w:rStyle w:val="Bold"/>
        </w:rPr>
        <w:t>Add</w:t>
      </w:r>
      <w:r w:rsidRPr="00B9626D">
        <w:t xml:space="preserve"> to add the new Protection Element</w:t>
      </w:r>
      <w:r>
        <w:t>.</w:t>
      </w:r>
    </w:p>
    <w:p w:rsidR="00B9626D" w:rsidRDefault="00B9626D" w:rsidP="00B9626D">
      <w:pPr>
        <w:pStyle w:val="Heading4"/>
      </w:pPr>
      <w:r>
        <w:t>Select and View/Update an Existing Protection Element</w:t>
      </w:r>
    </w:p>
    <w:p w:rsidR="00B9626D" w:rsidRDefault="00B9626D" w:rsidP="00B9626D">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004D1F74" w:rsidRPr="004D1F74">
        <w:t xml:space="preserve"> </w:t>
      </w:r>
      <w:r w:rsidR="00F228E8">
        <w:fldChar w:fldCharType="begin"/>
      </w:r>
      <w:r w:rsidR="004D1F74">
        <w:instrText xml:space="preserve"> XE "view protection element details" </w:instrText>
      </w:r>
      <w:r w:rsidR="00F228E8">
        <w:fldChar w:fldCharType="end"/>
      </w:r>
      <w:r w:rsidR="00F228E8">
        <w:fldChar w:fldCharType="begin"/>
      </w:r>
      <w:r w:rsidR="004D1F74">
        <w:instrText xml:space="preserve"> XE "edit/update protection element details" </w:instrText>
      </w:r>
      <w:r w:rsidR="00F228E8">
        <w:fldChar w:fldCharType="end"/>
      </w:r>
      <w:r w:rsidR="00F228E8">
        <w:fldChar w:fldCharType="begin"/>
      </w:r>
      <w:r w:rsidR="004D1F74">
        <w:instrText xml:space="preserve"> XE "protection element:view/update" </w:instrText>
      </w:r>
      <w:r w:rsidR="00F228E8">
        <w:fldChar w:fldCharType="end"/>
      </w:r>
    </w:p>
    <w:p w:rsidR="00B9626D" w:rsidRPr="004F7051" w:rsidRDefault="00B9626D" w:rsidP="00B9626D">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B9626D" w:rsidRDefault="00B9626D" w:rsidP="003D59D1">
      <w:pPr>
        <w:pStyle w:val="ListNumber"/>
        <w:numPr>
          <w:ilvl w:val="0"/>
          <w:numId w:val="58"/>
        </w:numPr>
      </w:pPr>
      <w:r>
        <w:t xml:space="preserve">Click </w:t>
      </w:r>
      <w:r>
        <w:rPr>
          <w:rStyle w:val="Bold"/>
        </w:rPr>
        <w:t>Protection Element</w:t>
      </w:r>
      <w:r>
        <w:t xml:space="preserve"> from the main menu to open the Protection Element home page.</w:t>
      </w:r>
    </w:p>
    <w:p w:rsidR="00B9626D" w:rsidRDefault="00B9626D" w:rsidP="00B9626D">
      <w:pPr>
        <w:pStyle w:val="ListNumber"/>
        <w:numPr>
          <w:ilvl w:val="0"/>
          <w:numId w:val="17"/>
        </w:numPr>
      </w:pPr>
      <w:r>
        <w:t xml:space="preserve">Click on </w:t>
      </w:r>
      <w:r w:rsidRPr="004F7051">
        <w:rPr>
          <w:rStyle w:val="Bold"/>
        </w:rPr>
        <w:t xml:space="preserve">Select an Existing </w:t>
      </w:r>
      <w:r>
        <w:rPr>
          <w:rStyle w:val="Bold"/>
        </w:rPr>
        <w:t>Protection Element</w:t>
      </w:r>
      <w:r>
        <w:t>.</w:t>
      </w:r>
    </w:p>
    <w:p w:rsidR="00B9626D" w:rsidRDefault="00B9626D" w:rsidP="00B9626D">
      <w:pPr>
        <w:pStyle w:val="ListNumber"/>
        <w:numPr>
          <w:ilvl w:val="0"/>
          <w:numId w:val="17"/>
        </w:numPr>
      </w:pPr>
      <w:r>
        <w:t xml:space="preserve">Enter search criteria into the </w:t>
      </w:r>
      <w:r w:rsidR="003838BF">
        <w:t>Protection Element</w:t>
      </w:r>
      <w:r>
        <w:t xml:space="preserve">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w:t>
      </w:r>
      <w:r w:rsidR="003838BF">
        <w:t>these</w:t>
      </w:r>
      <w:r>
        <w:t xml:space="preserve"> field</w:t>
      </w:r>
      <w:r w:rsidR="003838BF">
        <w:t>s are</w:t>
      </w:r>
      <w:r>
        <w:t xml:space="preserve"> defined below). You may use an asterisk (*) as a wildcard character if necessary. </w:t>
      </w:r>
    </w:p>
    <w:p w:rsidR="00B9626D" w:rsidRDefault="00B9626D" w:rsidP="00B9626D">
      <w:pPr>
        <w:pStyle w:val="ListNumber"/>
        <w:numPr>
          <w:ilvl w:val="0"/>
          <w:numId w:val="17"/>
        </w:numPr>
      </w:pPr>
      <w:r>
        <w:t xml:space="preserve">From the results list, select the radio button next to the Name of the </w:t>
      </w:r>
      <w:r w:rsidR="003838BF">
        <w:t xml:space="preserve">Protection Element </w:t>
      </w:r>
      <w:r>
        <w:t xml:space="preserve">you want to view and/or edit, and then click </w:t>
      </w:r>
      <w:r w:rsidRPr="004F7051">
        <w:rPr>
          <w:rStyle w:val="Bold"/>
        </w:rPr>
        <w:t>View Details</w:t>
      </w:r>
      <w:r>
        <w:t>.</w:t>
      </w:r>
    </w:p>
    <w:p w:rsidR="00B9626D" w:rsidRDefault="00B9626D" w:rsidP="00B9626D">
      <w:pPr>
        <w:pStyle w:val="ListNumber"/>
        <w:numPr>
          <w:ilvl w:val="0"/>
          <w:numId w:val="17"/>
        </w:numPr>
      </w:pPr>
      <w:r>
        <w:t xml:space="preserve">Review, and if necessary edit the data appearing on the </w:t>
      </w:r>
      <w:r w:rsidR="003838BF">
        <w:t xml:space="preserve">Protection Element </w:t>
      </w:r>
      <w:r>
        <w:t>Details form</w:t>
      </w:r>
      <w:r w:rsidR="008B318A">
        <w:t xml:space="preserve">. </w:t>
      </w:r>
      <w:r>
        <w:t>The form fields are defined as follows:</w:t>
      </w:r>
    </w:p>
    <w:p w:rsidR="003838BF" w:rsidRDefault="003838BF" w:rsidP="003838BF">
      <w:pPr>
        <w:pStyle w:val="BodyTextIndent"/>
      </w:pPr>
      <w:r w:rsidRPr="00D85A39">
        <w:rPr>
          <w:rStyle w:val="Bold"/>
        </w:rPr>
        <w:t>Name</w:t>
      </w:r>
      <w:r>
        <w:t xml:space="preserve"> – Use to uniquely identify the Protection Element; it is a required field. </w:t>
      </w:r>
    </w:p>
    <w:p w:rsidR="003838BF" w:rsidRDefault="003838BF" w:rsidP="003838BF">
      <w:pPr>
        <w:pStyle w:val="BodyTextIndent"/>
      </w:pPr>
      <w:r>
        <w:rPr>
          <w:rStyle w:val="Bold"/>
        </w:rPr>
        <w:t xml:space="preserve">Object ID </w:t>
      </w:r>
      <w:r>
        <w:t xml:space="preserve"> – A string that the application team assigns to the Protection Element.</w:t>
      </w:r>
    </w:p>
    <w:p w:rsidR="003838BF" w:rsidRDefault="003838BF" w:rsidP="003838BF">
      <w:pPr>
        <w:pStyle w:val="BodyTextIndent"/>
      </w:pPr>
      <w:r w:rsidRPr="00B9626D">
        <w:rPr>
          <w:rStyle w:val="Bold"/>
        </w:rPr>
        <w:t>Attribute Name</w:t>
      </w:r>
      <w:r>
        <w:t xml:space="preserve"> – Helps to further identify the Protection Element </w:t>
      </w:r>
    </w:p>
    <w:p w:rsidR="003838BF" w:rsidRDefault="003838BF" w:rsidP="003838BF">
      <w:pPr>
        <w:pStyle w:val="BodyTextIndent"/>
      </w:pPr>
      <w:r w:rsidRPr="00B9626D">
        <w:rPr>
          <w:rStyle w:val="Bold"/>
        </w:rPr>
        <w:t>Description</w:t>
      </w:r>
      <w:r>
        <w:t xml:space="preserve"> – A brief summary describing the Protection Element.</w:t>
      </w:r>
    </w:p>
    <w:p w:rsidR="003838BF" w:rsidRDefault="003838BF" w:rsidP="003838BF">
      <w:pPr>
        <w:pStyle w:val="BodyTextIndent"/>
      </w:pPr>
      <w:r w:rsidRPr="00B9626D">
        <w:rPr>
          <w:rStyle w:val="Bold"/>
        </w:rPr>
        <w:t>Update Date</w:t>
      </w:r>
      <w:r>
        <w:t xml:space="preserve"> – </w:t>
      </w:r>
      <w:r w:rsidR="008B318A">
        <w:t>Indicates</w:t>
      </w:r>
      <w:r>
        <w:t xml:space="preserve"> the date when the Protection Element's details were last updated</w:t>
      </w:r>
    </w:p>
    <w:p w:rsidR="003838BF" w:rsidRDefault="003838BF" w:rsidP="003838BF">
      <w:pPr>
        <w:pStyle w:val="BodyTextIndent"/>
      </w:pPr>
      <w:r w:rsidRPr="00B9626D">
        <w:rPr>
          <w:rStyle w:val="Bold"/>
        </w:rPr>
        <w:t>Type</w:t>
      </w:r>
      <w:r>
        <w:t xml:space="preserve"> – A string that the application team can assign that indicates what type of Protection Element this is.</w:t>
      </w:r>
    </w:p>
    <w:p w:rsidR="00B9626D" w:rsidRDefault="003838BF" w:rsidP="00B9626D">
      <w:pPr>
        <w:pStyle w:val="ListNumber"/>
        <w:numPr>
          <w:ilvl w:val="0"/>
          <w:numId w:val="17"/>
        </w:numPr>
      </w:pPr>
      <w:r>
        <w:t>When finished, c</w:t>
      </w:r>
      <w:r w:rsidR="00B9626D">
        <w:t xml:space="preserve">lick </w:t>
      </w:r>
      <w:r w:rsidR="00B9626D" w:rsidRPr="00D85A39">
        <w:rPr>
          <w:rStyle w:val="Bold"/>
        </w:rPr>
        <w:t>Update</w:t>
      </w:r>
      <w:r w:rsidR="00B9626D">
        <w:t>.</w:t>
      </w:r>
    </w:p>
    <w:p w:rsidR="003838BF" w:rsidRDefault="003838BF" w:rsidP="003838BF">
      <w:pPr>
        <w:pStyle w:val="Heading4"/>
      </w:pPr>
      <w:r>
        <w:t>Delete an Existing Protection Element</w:t>
      </w:r>
    </w:p>
    <w:p w:rsidR="003838BF" w:rsidRDefault="003838BF" w:rsidP="003838BF">
      <w:pPr>
        <w:pStyle w:val="BodyText"/>
      </w:pPr>
      <w:r>
        <w:t>If necessary, you can delete a Protection Element. In order to delete the Protection Element, you must search for and select to view the details page of the Protection Element you want to delete.</w:t>
      </w:r>
      <w:r w:rsidR="004D1F74" w:rsidRPr="004D1F74">
        <w:t xml:space="preserve"> </w:t>
      </w:r>
      <w:r w:rsidR="00F228E8">
        <w:fldChar w:fldCharType="begin"/>
      </w:r>
      <w:r w:rsidR="004D1F74">
        <w:instrText xml:space="preserve"> XE "delete protection element" </w:instrText>
      </w:r>
      <w:r w:rsidR="00F228E8">
        <w:fldChar w:fldCharType="end"/>
      </w:r>
      <w:r w:rsidR="00F228E8">
        <w:fldChar w:fldCharType="begin"/>
      </w:r>
      <w:r w:rsidR="004D1F74">
        <w:instrText xml:space="preserve"> XE "protection element:delete" </w:instrText>
      </w:r>
      <w:r w:rsidR="00F228E8">
        <w:fldChar w:fldCharType="end"/>
      </w:r>
    </w:p>
    <w:p w:rsidR="003838BF" w:rsidRPr="004F7051" w:rsidRDefault="003838BF" w:rsidP="003D59D1">
      <w:pPr>
        <w:pStyle w:val="BodyText"/>
        <w:keepNext/>
        <w:rPr>
          <w:rStyle w:val="Bold"/>
        </w:rPr>
      </w:pPr>
      <w:r w:rsidRPr="004F7051">
        <w:rPr>
          <w:rStyle w:val="Bold"/>
        </w:rPr>
        <w:lastRenderedPageBreak/>
        <w:t xml:space="preserve">To </w:t>
      </w:r>
      <w:r>
        <w:rPr>
          <w:rStyle w:val="Bold"/>
        </w:rPr>
        <w:t xml:space="preserve">delete </w:t>
      </w:r>
      <w:r w:rsidRPr="003838BF">
        <w:rPr>
          <w:rStyle w:val="Bold"/>
        </w:rPr>
        <w:t>a Protection Element</w:t>
      </w:r>
      <w:r w:rsidRPr="004F7051">
        <w:rPr>
          <w:rStyle w:val="Bold"/>
        </w:rPr>
        <w:t>:</w:t>
      </w:r>
    </w:p>
    <w:p w:rsidR="003838BF" w:rsidRDefault="003838BF" w:rsidP="003838BF">
      <w:pPr>
        <w:pStyle w:val="ListNumber"/>
        <w:numPr>
          <w:ilvl w:val="0"/>
          <w:numId w:val="38"/>
        </w:numPr>
      </w:pPr>
      <w:r>
        <w:t xml:space="preserve">Click </w:t>
      </w:r>
      <w:r w:rsidRPr="003838BF">
        <w:rPr>
          <w:rStyle w:val="Bold"/>
        </w:rPr>
        <w:t>Protection Element</w:t>
      </w:r>
      <w:r>
        <w:t xml:space="preserve"> from the main menu to open the Protection Element home page.</w:t>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3838BF" w:rsidRDefault="003838BF" w:rsidP="003838BF">
      <w:pPr>
        <w:pStyle w:val="ListNumber"/>
        <w:numPr>
          <w:ilvl w:val="0"/>
          <w:numId w:val="17"/>
        </w:numPr>
      </w:pPr>
      <w:r>
        <w:t xml:space="preserve">From the details page, click </w:t>
      </w:r>
      <w:r w:rsidRPr="005A3617">
        <w:rPr>
          <w:rStyle w:val="Bold"/>
        </w:rPr>
        <w:t>Delete</w:t>
      </w:r>
      <w:r w:rsidR="008B318A">
        <w:t xml:space="preserve">. </w:t>
      </w:r>
      <w:r>
        <w:t>A confirmation window appears.</w:t>
      </w:r>
    </w:p>
    <w:p w:rsidR="003838BF" w:rsidRDefault="003838BF" w:rsidP="003838BF">
      <w:pPr>
        <w:pStyle w:val="ListNumber"/>
        <w:numPr>
          <w:ilvl w:val="0"/>
          <w:numId w:val="17"/>
        </w:numPr>
      </w:pPr>
      <w:r>
        <w:t xml:space="preserve">Click </w:t>
      </w:r>
      <w:r w:rsidRPr="005A3617">
        <w:rPr>
          <w:rStyle w:val="Bold"/>
        </w:rPr>
        <w:t>OK</w:t>
      </w:r>
      <w:r>
        <w:t xml:space="preserve"> to confirm the deletion.</w:t>
      </w:r>
    </w:p>
    <w:p w:rsidR="00C2222F" w:rsidRDefault="00C2222F" w:rsidP="00C2222F">
      <w:pPr>
        <w:pStyle w:val="Heading4"/>
      </w:pPr>
      <w:r>
        <w:t>Assign a Protection Element to Protection Group</w:t>
      </w:r>
      <w:r w:rsidR="004D1F74">
        <w:t>(s)</w:t>
      </w:r>
    </w:p>
    <w:p w:rsidR="003838BF" w:rsidRDefault="003838BF" w:rsidP="003838BF">
      <w:pPr>
        <w:pStyle w:val="ListNumber"/>
        <w:numPr>
          <w:ilvl w:val="0"/>
          <w:numId w:val="37"/>
        </w:numPr>
      </w:pPr>
      <w:r>
        <w:t xml:space="preserve">Click </w:t>
      </w:r>
      <w:r w:rsidRPr="003838BF">
        <w:rPr>
          <w:rStyle w:val="Bold"/>
        </w:rPr>
        <w:t>Protection Element</w:t>
      </w:r>
      <w:r>
        <w:t xml:space="preserve"> from the main menu to open the Protection Element home page.</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element</w:instrText>
      </w:r>
      <w:r w:rsidR="003D285E">
        <w:instrText>:</w:instrText>
      </w:r>
      <w:r w:rsidR="004D1F74">
        <w:instrText xml:space="preserve">administration" </w:instrText>
      </w:r>
      <w:r w:rsidR="00F228E8">
        <w:fldChar w:fldCharType="end"/>
      </w:r>
    </w:p>
    <w:p w:rsidR="003838BF" w:rsidRDefault="003838BF" w:rsidP="003838BF">
      <w:pPr>
        <w:pStyle w:val="ListNumber"/>
        <w:numPr>
          <w:ilvl w:val="0"/>
          <w:numId w:val="17"/>
        </w:numPr>
      </w:pPr>
      <w:r>
        <w:t xml:space="preserve">Click on </w:t>
      </w:r>
      <w:r w:rsidRPr="004F7051">
        <w:rPr>
          <w:rStyle w:val="Bold"/>
        </w:rPr>
        <w:t xml:space="preserve">Select an </w:t>
      </w:r>
      <w:r w:rsidRPr="003838BF">
        <w:rPr>
          <w:rStyle w:val="Bold"/>
        </w:rPr>
        <w:t>Existing Protection Element</w:t>
      </w:r>
      <w:r>
        <w:t>.</w:t>
      </w:r>
    </w:p>
    <w:p w:rsidR="003838BF" w:rsidRDefault="003838BF" w:rsidP="003838BF">
      <w:pPr>
        <w:pStyle w:val="ListNumber"/>
        <w:numPr>
          <w:ilvl w:val="0"/>
          <w:numId w:val="17"/>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3838BF" w:rsidRDefault="003838BF" w:rsidP="003838BF">
      <w:pPr>
        <w:pStyle w:val="ListNumber"/>
        <w:numPr>
          <w:ilvl w:val="0"/>
          <w:numId w:val="17"/>
        </w:numPr>
      </w:pPr>
      <w:r>
        <w:t xml:space="preserve">From the results list, select the radio button next to the Name of the Protection Element you want to delete, and then click </w:t>
      </w:r>
      <w:r w:rsidRPr="004F7051">
        <w:rPr>
          <w:rStyle w:val="Bold"/>
        </w:rPr>
        <w:t>View Details</w:t>
      </w:r>
      <w:r>
        <w:t>.</w:t>
      </w:r>
    </w:p>
    <w:p w:rsidR="00C2222F" w:rsidRDefault="003838BF" w:rsidP="003838BF">
      <w:pPr>
        <w:pStyle w:val="ListNumber"/>
      </w:pPr>
      <w:r>
        <w:t>From the details page, click</w:t>
      </w:r>
      <w:r w:rsidR="00C2222F">
        <w:t xml:space="preserve"> </w:t>
      </w:r>
      <w:r w:rsidR="00C2222F" w:rsidRPr="003838BF">
        <w:rPr>
          <w:rStyle w:val="Bold"/>
        </w:rPr>
        <w:t>Associated PGs</w:t>
      </w:r>
      <w:r w:rsidR="00C2222F">
        <w:t>.</w:t>
      </w:r>
    </w:p>
    <w:p w:rsidR="003838BF" w:rsidRPr="00A96087" w:rsidRDefault="00C2222F" w:rsidP="003838BF">
      <w:pPr>
        <w:pStyle w:val="ListNumber"/>
        <w:rPr>
          <w:rFonts w:cs="Arial"/>
          <w:noProof/>
        </w:rPr>
      </w:pPr>
      <w:r>
        <w:t xml:space="preserve">Determine </w:t>
      </w:r>
      <w:r w:rsidR="00695CE4">
        <w:t xml:space="preserve">to </w:t>
      </w:r>
      <w:r>
        <w:t>which of the available Protection Group</w:t>
      </w:r>
      <w:r w:rsidR="003838BF">
        <w:t>(</w:t>
      </w:r>
      <w:r>
        <w:t>s</w:t>
      </w:r>
      <w:r w:rsidR="003838BF">
        <w:t>)</w:t>
      </w:r>
      <w:r>
        <w:t xml:space="preserve"> the Protec</w:t>
      </w:r>
      <w:r w:rsidR="003838BF">
        <w:t>tion Element should be assigned and highlight them from the list.</w:t>
      </w:r>
      <w:r w:rsidR="003838BF">
        <w:rPr>
          <w:noProof/>
        </w:rPr>
        <w:t xml:space="preserve"> Use the </w:t>
      </w:r>
      <w:r w:rsidR="003838BF" w:rsidRPr="00A96087">
        <w:rPr>
          <w:rStyle w:val="Keypress"/>
        </w:rPr>
        <w:t>Ctrl+Select</w:t>
      </w:r>
      <w:r w:rsidR="003838BF">
        <w:rPr>
          <w:noProof/>
        </w:rPr>
        <w:t xml:space="preserve"> or </w:t>
      </w:r>
      <w:r w:rsidR="003838BF" w:rsidRPr="00A96087">
        <w:rPr>
          <w:rStyle w:val="Keypress"/>
        </w:rPr>
        <w:t>Shift+Select</w:t>
      </w:r>
      <w:r w:rsidR="003838BF">
        <w:rPr>
          <w:noProof/>
        </w:rPr>
        <w:t xml:space="preserve"> method to make multiple selections from the list</w:t>
      </w:r>
      <w:r w:rsidR="00695CE4">
        <w:rPr>
          <w:noProof/>
        </w:rPr>
        <w:t xml:space="preserve"> if necessary</w:t>
      </w:r>
      <w:r w:rsidR="003838BF">
        <w:rPr>
          <w:noProof/>
        </w:rPr>
        <w:t xml:space="preserve">. </w:t>
      </w:r>
    </w:p>
    <w:p w:rsidR="003838BF" w:rsidRPr="00C2222F" w:rsidRDefault="003838BF" w:rsidP="003838BF">
      <w:pPr>
        <w:pStyle w:val="ListNumbe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w:t>
      </w:r>
      <w:r w:rsidR="00695CE4">
        <w:rPr>
          <w:noProof/>
        </w:rPr>
        <w:t>group</w:t>
      </w:r>
      <w:r>
        <w:rPr>
          <w:noProof/>
        </w:rPr>
        <w:t xml:space="preserve"> </w:t>
      </w:r>
      <w:r w:rsidR="00695CE4">
        <w:rPr>
          <w:noProof/>
        </w:rPr>
        <w:t>assignments</w:t>
      </w:r>
      <w:r>
        <w:rPr>
          <w:noProof/>
        </w:rPr>
        <w:t xml:space="preserve"> appear</w:t>
      </w:r>
      <w:r w:rsidR="00695CE4">
        <w:rPr>
          <w:noProof/>
        </w:rPr>
        <w:t xml:space="preserve"> in the proper lists.</w:t>
      </w:r>
    </w:p>
    <w:p w:rsidR="00C2222F" w:rsidRPr="00C2222F" w:rsidRDefault="00695CE4" w:rsidP="00695CE4">
      <w:pPr>
        <w:pStyle w:val="ListNumber"/>
      </w:pPr>
      <w:r>
        <w:t xml:space="preserve">Click </w:t>
      </w:r>
      <w:r w:rsidRPr="00695CE4">
        <w:rPr>
          <w:rStyle w:val="Bold"/>
        </w:rPr>
        <w:t>Update Association</w:t>
      </w:r>
      <w:r>
        <w:t xml:space="preserve"> to save your changes.</w:t>
      </w:r>
      <w:r w:rsidR="00C2222F">
        <w:t xml:space="preserve"> No association</w:t>
      </w:r>
      <w:r>
        <w:t>s</w:t>
      </w:r>
      <w:r w:rsidR="00C2222F">
        <w:t xml:space="preserve"> </w:t>
      </w:r>
      <w:r>
        <w:t xml:space="preserve">are </w:t>
      </w:r>
      <w:r w:rsidR="00C2222F">
        <w:t xml:space="preserve">saved until </w:t>
      </w:r>
      <w:r>
        <w:t>the update</w:t>
      </w:r>
      <w:r w:rsidR="00C2222F">
        <w:t xml:space="preserve"> button is selected.</w:t>
      </w:r>
    </w:p>
    <w:p w:rsidR="00C2222F" w:rsidRDefault="00C2222F" w:rsidP="00C2222F">
      <w:pPr>
        <w:pStyle w:val="Heading3"/>
        <w:rPr>
          <w:noProof/>
        </w:rPr>
      </w:pPr>
      <w:bookmarkStart w:id="1108" w:name="_Toc238804876"/>
      <w:r>
        <w:rPr>
          <w:noProof/>
        </w:rPr>
        <w:t>Privilege</w:t>
      </w:r>
      <w:r w:rsidR="003D59D1">
        <w:rPr>
          <w:noProof/>
        </w:rPr>
        <w:t xml:space="preserve"> Administration – Admin Mode</w:t>
      </w:r>
      <w:bookmarkEnd w:id="1108"/>
    </w:p>
    <w:p w:rsidR="00C2222F" w:rsidRDefault="00C2222F" w:rsidP="00C2222F">
      <w:pPr>
        <w:pStyle w:val="BodyText"/>
      </w:pPr>
      <w:r>
        <w:t>A Privilege refers to any operation performed upon data</w:t>
      </w:r>
      <w:r w:rsidR="008B318A">
        <w:t xml:space="preserve">. </w:t>
      </w:r>
      <w:r>
        <w:t>Assigning privileges helps control access to important components of an application (Protection Elements)</w:t>
      </w:r>
      <w:r w:rsidR="008B318A">
        <w:t xml:space="preserve">. </w:t>
      </w:r>
      <w:r>
        <w:t>CSM provides a standard set of privileges that populate automatically when creating the authorization schema</w:t>
      </w:r>
      <w:r w:rsidR="00695CE4">
        <w:t>.</w:t>
      </w:r>
      <w:r>
        <w:t xml:space="preserve"> See </w:t>
      </w:r>
      <w:fldSimple w:instr=" REF _Ref213909526 \h  \* MERGEFORMAT ">
        <w:r w:rsidR="00E92FAF" w:rsidRPr="00E92FAF">
          <w:rPr>
            <w:i/>
            <w:color w:val="0000FF"/>
          </w:rPr>
          <w:t>Privileges and Standard Privileges</w:t>
        </w:r>
      </w:fldSimple>
      <w:r w:rsidR="00D33DD9" w:rsidRPr="00D33DD9">
        <w:t xml:space="preserve"> </w:t>
      </w:r>
      <w:r w:rsidR="00695CE4">
        <w:t xml:space="preserve">on page </w:t>
      </w:r>
      <w:r w:rsidR="00F228E8">
        <w:fldChar w:fldCharType="begin"/>
      </w:r>
      <w:r w:rsidR="00695CE4">
        <w:instrText xml:space="preserve"> PAGEREF _Ref213826829 \h </w:instrText>
      </w:r>
      <w:r w:rsidR="00F228E8">
        <w:fldChar w:fldCharType="separate"/>
      </w:r>
      <w:r w:rsidR="00E92FAF">
        <w:rPr>
          <w:noProof/>
        </w:rPr>
        <w:t>45</w:t>
      </w:r>
      <w:r w:rsidR="00F228E8">
        <w:fldChar w:fldCharType="end"/>
      </w:r>
      <w:r w:rsidR="00695CE4">
        <w:t xml:space="preserve"> for more details</w:t>
      </w:r>
      <w:r>
        <w:t xml:space="preserve">.  </w:t>
      </w:r>
      <w:r w:rsidR="00F228E8">
        <w:fldChar w:fldCharType="begin"/>
      </w:r>
      <w:r w:rsidR="004D1F74">
        <w:instrText xml:space="preserve"> XE "overview:privileges" </w:instrText>
      </w:r>
      <w:r w:rsidR="00F228E8">
        <w:fldChar w:fldCharType="end"/>
      </w:r>
      <w:r w:rsidR="00F228E8">
        <w:fldChar w:fldCharType="begin"/>
      </w:r>
      <w:r w:rsidR="004D1F74">
        <w:instrText xml:space="preserve"> XE "</w:instrText>
      </w:r>
      <w:r w:rsidR="004D1F74" w:rsidRPr="00F2080B">
        <w:instrText>privileges:overview</w:instrText>
      </w:r>
      <w:r w:rsidR="004D1F74">
        <w:instrText xml:space="preserve">" </w:instrText>
      </w:r>
      <w:r w:rsidR="00F228E8">
        <w:fldChar w:fldCharType="end"/>
      </w:r>
      <w:r w:rsidR="00F228E8">
        <w:fldChar w:fldCharType="begin"/>
      </w:r>
      <w:r w:rsidR="004D1F74">
        <w:instrText xml:space="preserve"> XE "</w:instrText>
      </w:r>
      <w:r w:rsidR="004D1F74" w:rsidRPr="00531377">
        <w:instrText>standard privileges:overview</w:instrText>
      </w:r>
      <w:r w:rsidR="004D1F74">
        <w:instrText xml:space="preserve">" </w:instrText>
      </w:r>
      <w:r w:rsidR="00F228E8">
        <w:fldChar w:fldCharType="end"/>
      </w:r>
      <w:r w:rsidR="00F228E8">
        <w:fldChar w:fldCharType="begin"/>
      </w:r>
      <w:r w:rsidR="004D1F74">
        <w:instrText xml:space="preserve"> XE "</w:instrText>
      </w:r>
      <w:r w:rsidR="004D1F74" w:rsidRPr="00272FE2">
        <w:instrText>UPT:standard privileges</w:instrText>
      </w:r>
      <w:r w:rsidR="004D1F74">
        <w:instrText xml:space="preserve">" </w:instrText>
      </w:r>
      <w:r w:rsidR="00F228E8">
        <w:fldChar w:fldCharType="end"/>
      </w:r>
    </w:p>
    <w:p w:rsidR="00C2222F" w:rsidRDefault="00C2222F" w:rsidP="00C2222F">
      <w:pPr>
        <w:pStyle w:val="BodyText"/>
      </w:pPr>
      <w:r>
        <w:t>Because Standard Privileges are</w:t>
      </w:r>
      <w:r w:rsidR="00695CE4">
        <w:t xml:space="preserve"> already</w:t>
      </w:r>
      <w:r>
        <w:t xml:space="preserve"> provided</w:t>
      </w:r>
      <w:r w:rsidR="00695CE4">
        <w:t>, and because only a Super Admin can create custom Privileges, the Privilege location in Admin Mode only allows for viewing the details of existing privileges</w:t>
      </w:r>
      <w:r w:rsidR="008B318A">
        <w:t xml:space="preserve">. </w:t>
      </w:r>
      <w:r w:rsidR="00695CE4">
        <w:t xml:space="preserve">The Role location allows Admins to </w:t>
      </w:r>
      <w:r>
        <w:t>assign privileges to roles.</w:t>
      </w:r>
      <w:r w:rsidR="004D1F74" w:rsidRPr="004D1F74">
        <w:t xml:space="preserve"> </w:t>
      </w:r>
      <w:r w:rsidR="00F228E8">
        <w:fldChar w:fldCharType="begin"/>
      </w:r>
      <w:r w:rsidR="004D1F74">
        <w:instrText xml:space="preserve"> XE "view privilege</w:instrText>
      </w:r>
      <w:r w:rsidR="00901053">
        <w:instrText xml:space="preserve"> details</w:instrText>
      </w:r>
      <w:r w:rsidR="004D1F74">
        <w:instrText xml:space="preserve">" </w:instrText>
      </w:r>
      <w:r w:rsidR="00F228E8">
        <w:fldChar w:fldCharType="end"/>
      </w:r>
      <w:r w:rsidR="00F228E8">
        <w:fldChar w:fldCharType="begin"/>
      </w:r>
      <w:r w:rsidR="004D1F74">
        <w:instrText xml:space="preserve"> XE "privileges:view</w:instrText>
      </w:r>
      <w:r w:rsidR="003D285E">
        <w:instrText>ing</w:instrText>
      </w:r>
      <w:r w:rsidR="004D1F74">
        <w:instrText xml:space="preserve">" </w:instrText>
      </w:r>
      <w:r w:rsidR="00F228E8">
        <w:fldChar w:fldCharType="end"/>
      </w:r>
    </w:p>
    <w:p w:rsidR="00695CE4" w:rsidRPr="004F7051" w:rsidRDefault="00695CE4" w:rsidP="00695CE4">
      <w:pPr>
        <w:pStyle w:val="BodyText"/>
        <w:rPr>
          <w:rStyle w:val="Bold"/>
        </w:rPr>
      </w:pPr>
      <w:r w:rsidRPr="004F7051">
        <w:rPr>
          <w:rStyle w:val="Bold"/>
        </w:rPr>
        <w:lastRenderedPageBreak/>
        <w:t xml:space="preserve">To find and </w:t>
      </w:r>
      <w:r>
        <w:rPr>
          <w:rStyle w:val="Bold"/>
        </w:rPr>
        <w:t>view a privilege</w:t>
      </w:r>
      <w:r w:rsidRPr="004F7051">
        <w:rPr>
          <w:rStyle w:val="Bold"/>
        </w:rPr>
        <w:t>:</w:t>
      </w:r>
    </w:p>
    <w:p w:rsidR="00695CE4" w:rsidRDefault="00695CE4" w:rsidP="005F1DF3">
      <w:pPr>
        <w:pStyle w:val="ListNumber"/>
        <w:numPr>
          <w:ilvl w:val="0"/>
          <w:numId w:val="65"/>
        </w:numPr>
      </w:pPr>
      <w:r>
        <w:t xml:space="preserve">Click </w:t>
      </w:r>
      <w:r>
        <w:rPr>
          <w:rStyle w:val="Bold"/>
        </w:rPr>
        <w:t>Privilege</w:t>
      </w:r>
      <w:r>
        <w:t xml:space="preserve"> from the main menu to open the Privilege home page.</w:t>
      </w:r>
    </w:p>
    <w:p w:rsidR="00695CE4" w:rsidRDefault="00695CE4" w:rsidP="00695CE4">
      <w:pPr>
        <w:pStyle w:val="ListNumber"/>
      </w:pPr>
      <w:r>
        <w:t xml:space="preserve">Click on </w:t>
      </w:r>
      <w:r w:rsidRPr="004F7051">
        <w:rPr>
          <w:rStyle w:val="Bold"/>
        </w:rPr>
        <w:t xml:space="preserve">Select an Existing </w:t>
      </w:r>
      <w:r>
        <w:rPr>
          <w:rStyle w:val="Bold"/>
        </w:rPr>
        <w:t>Privilege</w:t>
      </w:r>
      <w:r>
        <w:t>.</w:t>
      </w:r>
    </w:p>
    <w:p w:rsidR="00695CE4" w:rsidRDefault="00695CE4" w:rsidP="00695CE4">
      <w:pPr>
        <w:pStyle w:val="ListNumber"/>
      </w:pPr>
      <w:r>
        <w:t>Enter search criteria into the Privilege Search Criteria form. You may use an asterisk (*) as a wildcard character if necessary.</w:t>
      </w:r>
    </w:p>
    <w:p w:rsidR="00695CE4" w:rsidRDefault="00695CE4" w:rsidP="00695CE4">
      <w:pPr>
        <w:pStyle w:val="ListNumber"/>
      </w:pPr>
      <w:r>
        <w:t xml:space="preserve">From the results list, select the radio button next to the Name of the privilege you want to view and/or edit, and then click </w:t>
      </w:r>
      <w:r w:rsidRPr="004F7051">
        <w:rPr>
          <w:rStyle w:val="Bold"/>
        </w:rPr>
        <w:t>View Details</w:t>
      </w:r>
      <w:r>
        <w:t>.</w:t>
      </w:r>
    </w:p>
    <w:p w:rsidR="00695CE4" w:rsidRDefault="00695CE4" w:rsidP="00695CE4">
      <w:pPr>
        <w:pStyle w:val="ListNumber"/>
      </w:pPr>
      <w:r>
        <w:t>Review the data appearing on the Privilege Details form</w:t>
      </w:r>
      <w:r w:rsidR="008B318A">
        <w:t xml:space="preserve">. </w:t>
      </w:r>
      <w:r>
        <w:t>The form fields are defined as follows:</w:t>
      </w:r>
    </w:p>
    <w:p w:rsidR="00695CE4" w:rsidRDefault="00695CE4" w:rsidP="00695CE4">
      <w:pPr>
        <w:pStyle w:val="BodyTextIndent"/>
      </w:pPr>
      <w:r w:rsidRPr="00D85A39">
        <w:rPr>
          <w:rStyle w:val="Bold"/>
        </w:rPr>
        <w:t>Name</w:t>
      </w:r>
      <w:r>
        <w:t xml:space="preserve"> – Use to uniquely identify the Privilege; it is a required field. </w:t>
      </w:r>
    </w:p>
    <w:p w:rsidR="00695CE4" w:rsidRDefault="00695CE4" w:rsidP="00695CE4">
      <w:pPr>
        <w:pStyle w:val="BodyTextIndent"/>
      </w:pPr>
      <w:r w:rsidRPr="00D85A39">
        <w:rPr>
          <w:rStyle w:val="Bold"/>
        </w:rPr>
        <w:t>Description</w:t>
      </w:r>
      <w:r>
        <w:t xml:space="preserve"> – A brief summary describing the Privilege.</w:t>
      </w:r>
    </w:p>
    <w:p w:rsidR="00695CE4" w:rsidRDefault="00695CE4" w:rsidP="00695CE4">
      <w:pPr>
        <w:pStyle w:val="ListNumber"/>
      </w:pPr>
      <w:r>
        <w:t xml:space="preserve">Click </w:t>
      </w:r>
      <w:r>
        <w:rPr>
          <w:rStyle w:val="Bold"/>
        </w:rPr>
        <w:t>Back</w:t>
      </w:r>
      <w:r w:rsidRPr="00695CE4">
        <w:t xml:space="preserve"> when finished</w:t>
      </w:r>
      <w:r>
        <w:t>.</w:t>
      </w:r>
    </w:p>
    <w:p w:rsidR="00037437" w:rsidRDefault="00C2222F" w:rsidP="00C2222F">
      <w:pPr>
        <w:pStyle w:val="Heading3"/>
      </w:pPr>
      <w:bookmarkStart w:id="1109" w:name="_Toc238804877"/>
      <w:r>
        <w:t>Protection Group</w:t>
      </w:r>
      <w:r w:rsidR="00D33DD9">
        <w:t xml:space="preserve"> Administration – Admin Mode</w:t>
      </w:r>
      <w:bookmarkEnd w:id="1109"/>
    </w:p>
    <w:p w:rsidR="00C2222F" w:rsidRDefault="00C2222F" w:rsidP="00C2222F">
      <w:pPr>
        <w:pStyle w:val="BodyText"/>
      </w:pPr>
      <w:r>
        <w:t>A Protection Group is a collection of application</w:t>
      </w:r>
      <w:r w:rsidR="00695CE4">
        <w:t>’s</w:t>
      </w:r>
      <w:r>
        <w:t xml:space="preserve"> Protection Elements</w:t>
      </w:r>
      <w:r w:rsidR="008B318A">
        <w:t xml:space="preserve">. </w:t>
      </w:r>
      <w:r>
        <w:t xml:space="preserve">By combining Protection Elements into a Protection Group, it becomes easier to associate Users and Groups with rights to a particular data set. </w:t>
      </w:r>
      <w:r w:rsidR="00F228E8">
        <w:fldChar w:fldCharType="begin"/>
      </w:r>
      <w:r w:rsidR="004D1F74">
        <w:instrText xml:space="preserve"> XE "overview:protection group" </w:instrText>
      </w:r>
      <w:r w:rsidR="00F228E8">
        <w:fldChar w:fldCharType="end"/>
      </w:r>
      <w:r w:rsidR="00F228E8">
        <w:fldChar w:fldCharType="begin"/>
      </w:r>
      <w:r w:rsidR="004D1F74">
        <w:instrText xml:space="preserve"> XE "protection group</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"protection group:administration" </w:instrText>
      </w:r>
      <w:r w:rsidR="00F228E8">
        <w:fldChar w:fldCharType="end"/>
      </w:r>
    </w:p>
    <w:p w:rsidR="00C2222F" w:rsidRDefault="00C2222F" w:rsidP="00C2222F">
      <w:pPr>
        <w:pStyle w:val="BodyText"/>
      </w:pPr>
      <w:r>
        <w:t>The Protection Group is the only element that can have a Parent</w:t>
      </w:r>
      <w:r w:rsidR="008B318A">
        <w:t xml:space="preserve">. </w:t>
      </w:r>
      <w:r>
        <w:t>Using Parents is a way to group Protection Groups within Protection Groups</w:t>
      </w:r>
      <w:r w:rsidR="008B318A">
        <w:t xml:space="preserve">. </w:t>
      </w:r>
      <w:r>
        <w:t xml:space="preserve">This makes organizing users and their authorization rights easier.   </w:t>
      </w:r>
      <w:r w:rsidR="00F228E8">
        <w:fldChar w:fldCharType="begin"/>
      </w:r>
      <w:r w:rsidR="004D1F74">
        <w:instrText xml:space="preserve"> XE "protection group</w:instrText>
      </w:r>
      <w:r w:rsidR="004D1F74" w:rsidRPr="00F2080B">
        <w:instrText>:</w:instrText>
      </w:r>
      <w:r w:rsidR="004D1F74">
        <w:instrText xml:space="preserve">parents" </w:instrText>
      </w:r>
      <w:r w:rsidR="00F228E8">
        <w:fldChar w:fldCharType="end"/>
      </w:r>
    </w:p>
    <w:p w:rsidR="00695CE4" w:rsidRDefault="00695CE4" w:rsidP="00C2222F">
      <w:pPr>
        <w:pStyle w:val="BodyText"/>
      </w:pPr>
      <w:r>
        <w:t>The sections that follow provide instructions for creating new Protection Groups, modifying existing Protection Group details, assigning Protection Elements to Protection Groups, and assigning a parent for a Protection Group.</w:t>
      </w:r>
    </w:p>
    <w:p w:rsidR="00ED2FB9" w:rsidRDefault="00ED2FB9" w:rsidP="00ED2FB9">
      <w:pPr>
        <w:pStyle w:val="Heading4"/>
      </w:pPr>
      <w:r>
        <w:t xml:space="preserve">Create a New Protection Group </w:t>
      </w:r>
    </w:p>
    <w:p w:rsidR="00ED2FB9" w:rsidRDefault="00ED2FB9" w:rsidP="005F1DF3">
      <w:pPr>
        <w:pStyle w:val="ListNumber"/>
        <w:numPr>
          <w:ilvl w:val="0"/>
          <w:numId w:val="66"/>
        </w:numPr>
      </w:pPr>
      <w:r>
        <w:t xml:space="preserve">Click </w:t>
      </w:r>
      <w:r>
        <w:rPr>
          <w:rStyle w:val="Bold"/>
        </w:rPr>
        <w:t>Protection Group</w:t>
      </w:r>
      <w:r>
        <w:t xml:space="preserve"> from the main menu to open the Protection Group home page.</w:t>
      </w:r>
      <w:r w:rsidR="004D1F74" w:rsidRPr="004D1F74">
        <w:t xml:space="preserve"> </w:t>
      </w:r>
      <w:r w:rsidR="00F228E8">
        <w:fldChar w:fldCharType="begin"/>
      </w:r>
      <w:r w:rsidR="004D1F74">
        <w:instrText xml:space="preserve"> XE "create protection group in UPT" </w:instrText>
      </w:r>
      <w:r w:rsidR="00F228E8">
        <w:fldChar w:fldCharType="end"/>
      </w:r>
      <w:r w:rsidR="00F228E8">
        <w:fldChar w:fldCharType="begin"/>
      </w:r>
      <w:r w:rsidR="004D1F74">
        <w:instrText xml:space="preserve"> XE "protection group:create" </w:instrText>
      </w:r>
      <w:r w:rsidR="00F228E8">
        <w:fldChar w:fldCharType="end"/>
      </w:r>
    </w:p>
    <w:p w:rsidR="00ED2FB9" w:rsidRDefault="00ED2FB9" w:rsidP="00ED2FB9">
      <w:pPr>
        <w:pStyle w:val="ListNumber"/>
      </w:pPr>
      <w:r>
        <w:t xml:space="preserve">Click on </w:t>
      </w:r>
      <w:r>
        <w:rPr>
          <w:rStyle w:val="Bold"/>
        </w:rPr>
        <w:t xml:space="preserve">Create a New </w:t>
      </w:r>
      <w:r w:rsidRPr="00ED2FB9">
        <w:rPr>
          <w:rStyle w:val="Bold"/>
        </w:rPr>
        <w:t>Protection Group</w:t>
      </w:r>
      <w:r w:rsidRPr="00271DCF">
        <w:t>.</w:t>
      </w:r>
    </w:p>
    <w:p w:rsidR="00ED2FB9" w:rsidRDefault="00ED2FB9" w:rsidP="00ED2FB9">
      <w:pPr>
        <w:pStyle w:val="ListNumber"/>
      </w:pPr>
      <w:r>
        <w:t>Enter data into the Protection Group Details form. 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Add</w:t>
      </w:r>
      <w:r>
        <w:t>.</w:t>
      </w:r>
    </w:p>
    <w:p w:rsidR="00ED2FB9" w:rsidRDefault="00ED2FB9" w:rsidP="00ED2FB9">
      <w:pPr>
        <w:pStyle w:val="Heading4"/>
      </w:pPr>
      <w:r>
        <w:t>Select and View/Update an Existing Protection Group</w:t>
      </w:r>
    </w:p>
    <w:p w:rsidR="00ED2FB9" w:rsidRDefault="00ED2FB9" w:rsidP="00ED2FB9">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004D1F74" w:rsidRPr="004D1F74">
        <w:t xml:space="preserve"> </w:t>
      </w:r>
      <w:r w:rsidR="00F228E8">
        <w:fldChar w:fldCharType="begin"/>
      </w:r>
      <w:r w:rsidR="004D1F74">
        <w:instrText xml:space="preserve"> XE "view protection group details" </w:instrText>
      </w:r>
      <w:r w:rsidR="00F228E8">
        <w:fldChar w:fldCharType="end"/>
      </w:r>
      <w:r w:rsidR="00F228E8">
        <w:fldChar w:fldCharType="begin"/>
      </w:r>
      <w:r w:rsidR="004D1F74">
        <w:instrText xml:space="preserve"> XE "edit/update protection group details" </w:instrText>
      </w:r>
      <w:r w:rsidR="00F228E8">
        <w:fldChar w:fldCharType="end"/>
      </w:r>
      <w:r w:rsidR="00F228E8">
        <w:fldChar w:fldCharType="begin"/>
      </w:r>
      <w:r w:rsidR="004D1F74">
        <w:instrText xml:space="preserve"> XE "protection group:view/update" </w:instrText>
      </w:r>
      <w:r w:rsidR="00F228E8">
        <w:fldChar w:fldCharType="end"/>
      </w:r>
    </w:p>
    <w:p w:rsidR="00ED2FB9" w:rsidRPr="004F7051" w:rsidRDefault="00ED2FB9" w:rsidP="00ED2FB9">
      <w:pPr>
        <w:pStyle w:val="BodyText"/>
        <w:keepNext/>
        <w:rPr>
          <w:rStyle w:val="Bold"/>
        </w:rPr>
      </w:pPr>
      <w:r w:rsidRPr="004F7051">
        <w:rPr>
          <w:rStyle w:val="Bold"/>
        </w:rPr>
        <w:lastRenderedPageBreak/>
        <w:t xml:space="preserve">To find and </w:t>
      </w:r>
      <w:r>
        <w:rPr>
          <w:rStyle w:val="Bold"/>
        </w:rPr>
        <w:t xml:space="preserve">view/update a </w:t>
      </w:r>
      <w:r w:rsidRPr="00ED2FB9">
        <w:rPr>
          <w:rStyle w:val="Bold"/>
        </w:rPr>
        <w:t>Protection Group</w:t>
      </w:r>
      <w:r w:rsidRPr="004F7051">
        <w:rPr>
          <w:rStyle w:val="Bold"/>
        </w:rPr>
        <w:t>:</w:t>
      </w:r>
    </w:p>
    <w:p w:rsidR="00ED2FB9" w:rsidRDefault="00ED2FB9" w:rsidP="005F1DF3">
      <w:pPr>
        <w:pStyle w:val="ListNumber"/>
        <w:numPr>
          <w:ilvl w:val="0"/>
          <w:numId w:val="67"/>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view and/or edit, and then click </w:t>
      </w:r>
      <w:r w:rsidRPr="004F7051">
        <w:rPr>
          <w:rStyle w:val="Bold"/>
        </w:rPr>
        <w:t>View Details</w:t>
      </w:r>
      <w:r>
        <w:t>.</w:t>
      </w:r>
    </w:p>
    <w:p w:rsidR="00ED2FB9" w:rsidRDefault="00ED2FB9" w:rsidP="00ED2FB9">
      <w:pPr>
        <w:pStyle w:val="ListNumber"/>
      </w:pPr>
      <w:r>
        <w:t>Review, and if necessary edit the data appearing on the Protection Group Details form</w:t>
      </w:r>
      <w:r w:rsidR="008B318A">
        <w:t xml:space="preserve">. </w:t>
      </w:r>
      <w:r>
        <w:t>The form fields are defined as follows:</w:t>
      </w:r>
    </w:p>
    <w:p w:rsidR="00ED2FB9" w:rsidRDefault="00ED2FB9" w:rsidP="00ED2FB9">
      <w:pPr>
        <w:pStyle w:val="BodyTextIndent"/>
      </w:pPr>
      <w:r w:rsidRPr="00D85A39">
        <w:rPr>
          <w:rStyle w:val="Bold"/>
        </w:rPr>
        <w:t>Name</w:t>
      </w:r>
      <w:r>
        <w:t xml:space="preserve"> – Used to uniquely identify the Protection Group; it is a required field. </w:t>
      </w:r>
    </w:p>
    <w:p w:rsidR="00ED2FB9" w:rsidRDefault="00ED2FB9" w:rsidP="00ED2FB9">
      <w:pPr>
        <w:pStyle w:val="BodyTextIndent"/>
      </w:pPr>
      <w:r w:rsidRPr="00D85A39">
        <w:rPr>
          <w:rStyle w:val="Bold"/>
        </w:rPr>
        <w:t>Description</w:t>
      </w:r>
      <w:r>
        <w:t xml:space="preserve"> – A brief summary describing the Protection Group.</w:t>
      </w:r>
    </w:p>
    <w:p w:rsidR="00ED2FB9" w:rsidRDefault="00ED2FB9" w:rsidP="00ED2FB9">
      <w:pPr>
        <w:pStyle w:val="BodyTextIndent"/>
      </w:pPr>
      <w:r w:rsidRPr="00ED2FB9">
        <w:rPr>
          <w:rStyle w:val="Bold"/>
        </w:rPr>
        <w:t>Large Count Flag</w:t>
      </w:r>
      <w:r>
        <w:t xml:space="preserve"> – Used to indicate if the Protection Group has a large number of associated Protection Elements. </w:t>
      </w:r>
    </w:p>
    <w:p w:rsidR="00ED2FB9" w:rsidRDefault="00ED2FB9" w:rsidP="00ED2FB9">
      <w:pPr>
        <w:pStyle w:val="BodyTextIndent"/>
      </w:pPr>
      <w:r w:rsidRPr="00ED2FB9">
        <w:rPr>
          <w:rStyle w:val="Bold"/>
        </w:rPr>
        <w:t>Update Date</w:t>
      </w:r>
      <w:r>
        <w:t xml:space="preserve"> – Indicates the date when this Protection Group’s Details were last updated.</w:t>
      </w:r>
    </w:p>
    <w:p w:rsidR="00ED2FB9" w:rsidRDefault="00ED2FB9" w:rsidP="00ED2FB9">
      <w:pPr>
        <w:pStyle w:val="ListNumber"/>
      </w:pPr>
      <w:r>
        <w:t xml:space="preserve">Click </w:t>
      </w:r>
      <w:r w:rsidRPr="00D85A39">
        <w:rPr>
          <w:rStyle w:val="Bold"/>
        </w:rPr>
        <w:t>Update</w:t>
      </w:r>
      <w:r>
        <w:t>.</w:t>
      </w:r>
    </w:p>
    <w:p w:rsidR="00ED2FB9" w:rsidRDefault="00ED2FB9" w:rsidP="00ED2FB9">
      <w:pPr>
        <w:pStyle w:val="Heading4"/>
      </w:pPr>
      <w:r>
        <w:t>Delete an Existing Protection Group</w:t>
      </w:r>
    </w:p>
    <w:p w:rsidR="00ED2FB9" w:rsidRDefault="00ED2FB9" w:rsidP="00ED2FB9">
      <w:pPr>
        <w:pStyle w:val="BodyText"/>
      </w:pPr>
      <w:r>
        <w:t>If necessary, you can delete a Protection Group. In order to delete the Protection Group, you must search for and select to view the details page of the Protection Group you want to delete.</w:t>
      </w:r>
      <w:r w:rsidR="004D1F74" w:rsidRPr="004D1F74">
        <w:t xml:space="preserve"> </w:t>
      </w:r>
      <w:r w:rsidR="00F228E8">
        <w:fldChar w:fldCharType="begin"/>
      </w:r>
      <w:r w:rsidR="004D1F74">
        <w:instrText xml:space="preserve"> XE "delete protection group" </w:instrText>
      </w:r>
      <w:r w:rsidR="00F228E8">
        <w:fldChar w:fldCharType="end"/>
      </w:r>
      <w:r w:rsidR="00F228E8">
        <w:fldChar w:fldCharType="begin"/>
      </w:r>
      <w:r w:rsidR="004D1F74">
        <w:instrText xml:space="preserve"> XE "protection group:delete" </w:instrText>
      </w:r>
      <w:r w:rsidR="00F228E8">
        <w:fldChar w:fldCharType="end"/>
      </w:r>
    </w:p>
    <w:p w:rsidR="00ED2FB9" w:rsidRPr="004F7051" w:rsidRDefault="00ED2FB9" w:rsidP="00ED2FB9">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ED2FB9" w:rsidRDefault="00ED2FB9" w:rsidP="005F1DF3">
      <w:pPr>
        <w:pStyle w:val="ListNumber"/>
        <w:numPr>
          <w:ilvl w:val="0"/>
          <w:numId w:val="68"/>
        </w:numPr>
      </w:pPr>
      <w:r>
        <w:t xml:space="preserve">Click </w:t>
      </w:r>
      <w:r w:rsidRPr="00ED2FB9">
        <w:rPr>
          <w:rStyle w:val="Bold"/>
        </w:rPr>
        <w:t>Protection Group</w:t>
      </w:r>
      <w:r>
        <w:t xml:space="preserve"> from the main menu to open the Protection Group home page.</w:t>
      </w:r>
    </w:p>
    <w:p w:rsidR="00ED2FB9" w:rsidRDefault="00ED2FB9" w:rsidP="00ED2FB9">
      <w:pPr>
        <w:pStyle w:val="ListNumber"/>
      </w:pPr>
      <w:r>
        <w:t xml:space="preserve">Click on </w:t>
      </w:r>
      <w:r w:rsidRPr="004F7051">
        <w:rPr>
          <w:rStyle w:val="Bold"/>
        </w:rPr>
        <w:t xml:space="preserve">Select an Existing </w:t>
      </w:r>
      <w:r w:rsidRPr="00ED2FB9">
        <w:rPr>
          <w:rStyle w:val="Bold"/>
        </w:rPr>
        <w:t>Protection Group</w:t>
      </w:r>
      <w:r>
        <w:t>.</w:t>
      </w:r>
    </w:p>
    <w:p w:rsidR="00ED2FB9" w:rsidRDefault="00ED2FB9" w:rsidP="00ED2FB9">
      <w:pPr>
        <w:pStyle w:val="ListNumber"/>
      </w:pPr>
      <w:r>
        <w:t>Enter search criteria into the Protection Group Search Criteria form. Search by Protection Group name. You may use an asterisk (*) as a wildcard character if necessary.</w:t>
      </w:r>
    </w:p>
    <w:p w:rsidR="00ED2FB9" w:rsidRDefault="00ED2FB9" w:rsidP="00ED2FB9">
      <w:pPr>
        <w:pStyle w:val="ListNumber"/>
      </w:pPr>
      <w:r>
        <w:t xml:space="preserve">From the results list, select the radio button next to the Name of the Protection Group you want to delete, and then click </w:t>
      </w:r>
      <w:r w:rsidRPr="004F7051">
        <w:rPr>
          <w:rStyle w:val="Bold"/>
        </w:rPr>
        <w:t>View Details</w:t>
      </w:r>
      <w:r>
        <w:t>.</w:t>
      </w:r>
    </w:p>
    <w:p w:rsidR="00ED2FB9" w:rsidRDefault="00ED2FB9" w:rsidP="00ED2FB9">
      <w:pPr>
        <w:pStyle w:val="ListNumber"/>
      </w:pPr>
      <w:r>
        <w:t xml:space="preserve">From the details page, click </w:t>
      </w:r>
      <w:r w:rsidRPr="005A3617">
        <w:rPr>
          <w:rStyle w:val="Bold"/>
        </w:rPr>
        <w:t>Delete</w:t>
      </w:r>
      <w:r w:rsidR="008B318A">
        <w:t xml:space="preserve">. </w:t>
      </w:r>
      <w:r>
        <w:t>A confirmation window appears.</w:t>
      </w:r>
    </w:p>
    <w:p w:rsidR="00C2222F" w:rsidRDefault="00ED2FB9" w:rsidP="00ED2FB9">
      <w:pPr>
        <w:pStyle w:val="ListNumber"/>
      </w:pPr>
      <w:r>
        <w:t xml:space="preserve">Click </w:t>
      </w:r>
      <w:r w:rsidRPr="005A3617">
        <w:rPr>
          <w:rStyle w:val="Bold"/>
        </w:rPr>
        <w:t>OK</w:t>
      </w:r>
      <w:r>
        <w:t xml:space="preserve"> to confirm the deletion.</w:t>
      </w:r>
    </w:p>
    <w:p w:rsidR="00C2222F" w:rsidRDefault="00C2222F" w:rsidP="00C2222F">
      <w:pPr>
        <w:pStyle w:val="Heading4"/>
      </w:pPr>
      <w:r>
        <w:t>Assign Protection Elements to the Protection Group</w:t>
      </w:r>
    </w:p>
    <w:p w:rsidR="00ED2FB9" w:rsidRPr="00ED2FB9" w:rsidRDefault="00ED2FB9" w:rsidP="00ED2FB9">
      <w:pPr>
        <w:pStyle w:val="BodyText"/>
      </w:pPr>
      <w:r>
        <w:t>Once a Protection Group has been created, you can assign Protection Elements to it, allowing you to group those elements and more easily manage access to those elements.</w:t>
      </w:r>
      <w:r w:rsidR="004D1F74" w:rsidRPr="004D1F74">
        <w:t xml:space="preserve"> </w:t>
      </w:r>
      <w:r w:rsidR="00F228E8">
        <w:fldChar w:fldCharType="begin"/>
      </w:r>
      <w:r w:rsidR="004D1F74">
        <w:instrText xml:space="preserve"> XE "assign protection element to protection group " </w:instrText>
      </w:r>
      <w:r w:rsidR="00F228E8">
        <w:fldChar w:fldCharType="end"/>
      </w:r>
      <w:r w:rsidR="00F228E8">
        <w:fldChar w:fldCharType="begin"/>
      </w:r>
      <w:r w:rsidR="004D1F74">
        <w:instrText xml:space="preserve"> XE "protection element</w:instrText>
      </w:r>
      <w:r w:rsidR="003D285E">
        <w:instrText>:</w:instrText>
      </w:r>
      <w:r w:rsidR="004D1F74">
        <w:instrText xml:space="preserve">grouping" </w:instrText>
      </w:r>
      <w:r w:rsidR="00F228E8">
        <w:fldChar w:fldCharType="end"/>
      </w:r>
      <w:r w:rsidR="00F228E8">
        <w:fldChar w:fldCharType="begin"/>
      </w:r>
      <w:r w:rsidR="004D1F74">
        <w:instrText xml:space="preserve"> XE "protection group</w:instrText>
      </w:r>
      <w:r w:rsidR="003D285E">
        <w:instrText>:</w:instrText>
      </w:r>
      <w:r w:rsidR="004D1F74">
        <w:instrText xml:space="preserve">administration" </w:instrText>
      </w:r>
      <w:r w:rsidR="00F228E8">
        <w:fldChar w:fldCharType="end"/>
      </w:r>
    </w:p>
    <w:p w:rsidR="00084A4B" w:rsidRDefault="00084A4B" w:rsidP="004D1F74">
      <w:pPr>
        <w:pStyle w:val="ListNumber"/>
        <w:numPr>
          <w:ilvl w:val="0"/>
          <w:numId w:val="84"/>
        </w:numPr>
      </w:pPr>
      <w:r>
        <w:t xml:space="preserve">Click </w:t>
      </w:r>
      <w:r w:rsidRPr="00ED2FB9">
        <w:rPr>
          <w:rStyle w:val="Bold"/>
        </w:rPr>
        <w:t>Protection Group</w:t>
      </w:r>
      <w:r>
        <w:t xml:space="preserve"> from the main menu to open the Protection Group home page.</w:t>
      </w:r>
    </w:p>
    <w:p w:rsidR="00084A4B" w:rsidRDefault="00084A4B" w:rsidP="00084A4B">
      <w:pPr>
        <w:pStyle w:val="ListNumber"/>
      </w:pPr>
      <w:r>
        <w:t xml:space="preserve">Click on </w:t>
      </w:r>
      <w:r w:rsidRPr="004F7051">
        <w:rPr>
          <w:rStyle w:val="Bold"/>
        </w:rPr>
        <w:t xml:space="preserve">Select an Existing </w:t>
      </w:r>
      <w:r w:rsidRPr="00ED2FB9">
        <w:rPr>
          <w:rStyle w:val="Bold"/>
        </w:rPr>
        <w:t>Protection Group</w:t>
      </w:r>
      <w:r>
        <w:t>.</w:t>
      </w:r>
    </w:p>
    <w:p w:rsidR="00084A4B" w:rsidRDefault="00084A4B" w:rsidP="00084A4B">
      <w:pPr>
        <w:pStyle w:val="ListNumber"/>
      </w:pPr>
      <w:r>
        <w:lastRenderedPageBreak/>
        <w:t>Enter search criteria into the Protection Group Search Criteria form. Search by Protection Group name. You may use an asterisk (*) as a wildcard character if necessary.</w:t>
      </w:r>
    </w:p>
    <w:p w:rsidR="00084A4B" w:rsidRDefault="00084A4B" w:rsidP="00084A4B">
      <w:pPr>
        <w:pStyle w:val="ListNumber"/>
      </w:pPr>
      <w:r>
        <w:t xml:space="preserve">From the results list, select the radio button next to the Name of the Protection Group you want to </w:t>
      </w:r>
      <w:r w:rsidR="007F1191">
        <w:t>modify</w:t>
      </w:r>
      <w:r>
        <w:t xml:space="preserve">, and then click </w:t>
      </w:r>
      <w:r w:rsidRPr="004F7051">
        <w:rPr>
          <w:rStyle w:val="Bold"/>
        </w:rPr>
        <w:t>View Details</w:t>
      </w:r>
      <w:r>
        <w:t>.</w:t>
      </w:r>
    </w:p>
    <w:p w:rsidR="00084A4B" w:rsidRDefault="00084A4B" w:rsidP="00084A4B">
      <w:pPr>
        <w:pStyle w:val="ListNumbe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C2222F" w:rsidRDefault="00084A4B" w:rsidP="00084A4B">
      <w:pPr>
        <w:pStyle w:val="ListNumber"/>
      </w:pPr>
      <w:r>
        <w:t>An Assigned PE’s list appears</w:t>
      </w:r>
      <w:r w:rsidR="008B318A">
        <w:t xml:space="preserve">. </w:t>
      </w:r>
      <w:r>
        <w:t>You have the following options:</w:t>
      </w:r>
    </w:p>
    <w:p w:rsidR="00084A4B" w:rsidRDefault="00084A4B" w:rsidP="00084A4B">
      <w:pPr>
        <w:pStyle w:val="BodyTextIndent"/>
      </w:pPr>
      <w:r>
        <w:t xml:space="preserve">To remove a PE from the group, highlight the PE and click </w:t>
      </w:r>
      <w:r w:rsidRPr="00084A4B">
        <w:rPr>
          <w:rStyle w:val="Bold"/>
        </w:rPr>
        <w:t>Deassign</w:t>
      </w:r>
      <w:r>
        <w:t>.</w:t>
      </w:r>
    </w:p>
    <w:p w:rsidR="00084A4B" w:rsidRDefault="00084A4B" w:rsidP="00084A4B">
      <w:pPr>
        <w:pStyle w:val="BodyTextIndent"/>
      </w:pPr>
      <w:r>
        <w:t xml:space="preserve">To add a PE to this group, click </w:t>
      </w:r>
      <w:r w:rsidRPr="00084A4B">
        <w:rPr>
          <w:rStyle w:val="Bold"/>
        </w:rPr>
        <w:t>Assign PE</w:t>
      </w:r>
      <w:r>
        <w:t xml:space="preserve">. </w:t>
      </w:r>
    </w:p>
    <w:p w:rsidR="00084A4B" w:rsidRDefault="00084A4B" w:rsidP="00084A4B">
      <w:pPr>
        <w:pStyle w:val="ListNumber2"/>
      </w:pPr>
      <w:r>
        <w:t xml:space="preserve">In the Search form that appears, enter search criteria in the fields (using an asterisk as a wildcard if necessary) and click </w:t>
      </w:r>
      <w:r w:rsidRPr="00084A4B">
        <w:rPr>
          <w:rStyle w:val="Bold"/>
        </w:rPr>
        <w:t>Search</w:t>
      </w:r>
      <w:r>
        <w:t>.</w:t>
      </w:r>
    </w:p>
    <w:p w:rsidR="00084A4B" w:rsidRDefault="00084A4B" w:rsidP="00084A4B">
      <w:pPr>
        <w:pStyle w:val="ListNumber2"/>
      </w:pPr>
      <w:r>
        <w:t xml:space="preserve">Use the checkboxes in the results list to select which PEs you want to assign to the Protection Group, and then click </w:t>
      </w:r>
      <w:r w:rsidRPr="00084A4B">
        <w:rPr>
          <w:rStyle w:val="Bold"/>
        </w:rPr>
        <w:t>Assign PE</w:t>
      </w:r>
      <w:r>
        <w:t>.</w:t>
      </w:r>
    </w:p>
    <w:p w:rsidR="00084A4B" w:rsidRPr="00A96087" w:rsidRDefault="00084A4B" w:rsidP="00084A4B">
      <w:pPr>
        <w:pStyle w:val="ListNumber"/>
        <w:rPr>
          <w:rFonts w:cs="Arial"/>
          <w:noProof/>
        </w:rPr>
      </w:pPr>
      <w:r>
        <w:t>The Assigned PE’s list re-</w:t>
      </w:r>
      <w:r w:rsidR="008B318A">
        <w:t xml:space="preserve">appears. </w:t>
      </w:r>
      <w:r>
        <w:t>Repeat the above steps as necessary until only the PEs you want to have assigned to this Protection Group appear.</w:t>
      </w:r>
      <w:r>
        <w:rPr>
          <w:noProof/>
        </w:rPr>
        <w:t xml:space="preserve"> </w:t>
      </w:r>
    </w:p>
    <w:p w:rsidR="00084A4B" w:rsidRDefault="00084A4B" w:rsidP="00084A4B">
      <w:pPr>
        <w:pStyle w:val="ListNumber"/>
      </w:pPr>
      <w:r>
        <w:rPr>
          <w:noProof/>
        </w:rPr>
        <w:t xml:space="preserve">When finished, click </w:t>
      </w:r>
      <w:r w:rsidRPr="00695CE4">
        <w:rPr>
          <w:rStyle w:val="Bold"/>
        </w:rPr>
        <w:t>Update Association</w:t>
      </w:r>
      <w:r>
        <w:t xml:space="preserve"> to save your changes. No associations are saved until the update button is selected.</w:t>
      </w:r>
      <w:r w:rsidR="00C2222F">
        <w:tab/>
      </w:r>
    </w:p>
    <w:p w:rsidR="00C2222F" w:rsidRDefault="00C2222F" w:rsidP="00C2222F">
      <w:pPr>
        <w:pStyle w:val="Heading4"/>
      </w:pPr>
      <w:r>
        <w:t>Assign a Parent for the Protection Group</w:t>
      </w:r>
    </w:p>
    <w:p w:rsidR="00084A4B" w:rsidRDefault="00084A4B" w:rsidP="00084A4B">
      <w:pPr>
        <w:pStyle w:val="BodyText"/>
      </w:pPr>
      <w:r>
        <w:t>Assigning a Parent for a Protection Group is a way of adding another layer of grouping for your Protection Groups, to assist you in managing access to the Protection Elements contained within the groups.</w:t>
      </w:r>
      <w:r w:rsidR="004D1F74" w:rsidRPr="004D1F74">
        <w:t xml:space="preserve"> </w:t>
      </w:r>
      <w:r w:rsidR="00F228E8">
        <w:fldChar w:fldCharType="begin"/>
      </w:r>
      <w:r w:rsidR="004D1F74">
        <w:instrText xml:space="preserve"> XE "assign protection group to parent group" </w:instrText>
      </w:r>
      <w:r w:rsidR="00F228E8">
        <w:fldChar w:fldCharType="end"/>
      </w:r>
      <w:r w:rsidR="00F228E8">
        <w:fldChar w:fldCharType="begin"/>
      </w:r>
      <w:r w:rsidR="004D1F74">
        <w:instrText xml:space="preserve"> XE "protection group</w:instrText>
      </w:r>
      <w:r w:rsidR="003D285E">
        <w:instrText xml:space="preserve">:parent </w:instrText>
      </w:r>
      <w:r w:rsidR="004D1F74">
        <w:instrText xml:space="preserve">grouping" </w:instrText>
      </w:r>
      <w:r w:rsidR="00F228E8">
        <w:fldChar w:fldCharType="end"/>
      </w:r>
      <w:r w:rsidR="00F228E8">
        <w:fldChar w:fldCharType="begin"/>
      </w:r>
      <w:r w:rsidR="003D285E">
        <w:instrText xml:space="preserve"> XE "protection group:</w:instrText>
      </w:r>
      <w:r w:rsidR="004D1F74">
        <w:instrText xml:space="preserve">administration" </w:instrText>
      </w:r>
      <w:r w:rsidR="00F228E8">
        <w:fldChar w:fldCharType="end"/>
      </w:r>
    </w:p>
    <w:p w:rsidR="007F1191" w:rsidRDefault="007F1191" w:rsidP="004D1F74">
      <w:pPr>
        <w:pStyle w:val="NoteMainbody"/>
      </w:pPr>
      <w:r>
        <w:t>N</w:t>
      </w:r>
      <w:r w:rsidR="004D1F74">
        <w:t>OTE:</w:t>
      </w:r>
      <w:r>
        <w:t xml:space="preserve"> </w:t>
      </w:r>
      <w:r w:rsidR="004D1F74">
        <w:t>Y</w:t>
      </w:r>
      <w:r>
        <w:t>ou must create the Parent group before you can assign Protection Groups to it.</w:t>
      </w:r>
    </w:p>
    <w:p w:rsidR="007F1191" w:rsidRDefault="007F1191" w:rsidP="005F1DF3">
      <w:pPr>
        <w:pStyle w:val="ListNumber"/>
        <w:numPr>
          <w:ilvl w:val="0"/>
          <w:numId w:val="69"/>
        </w:numPr>
      </w:pPr>
      <w:r>
        <w:t xml:space="preserve">Click </w:t>
      </w:r>
      <w:r w:rsidRPr="00ED2FB9">
        <w:rPr>
          <w:rStyle w:val="Bold"/>
        </w:rPr>
        <w:t>Protection Group</w:t>
      </w:r>
      <w:r>
        <w:t xml:space="preserve"> from the main menu to open the Protection Group home page.</w:t>
      </w:r>
    </w:p>
    <w:p w:rsidR="007F1191" w:rsidRDefault="007F1191" w:rsidP="007F1191">
      <w:pPr>
        <w:pStyle w:val="ListNumber"/>
      </w:pPr>
      <w:r>
        <w:t xml:space="preserve">Click on </w:t>
      </w:r>
      <w:r w:rsidRPr="004F7051">
        <w:rPr>
          <w:rStyle w:val="Bold"/>
        </w:rPr>
        <w:t xml:space="preserve">Select an Existing </w:t>
      </w:r>
      <w:r w:rsidRPr="00ED2FB9">
        <w:rPr>
          <w:rStyle w:val="Bold"/>
        </w:rPr>
        <w:t>Protection Group</w:t>
      </w:r>
      <w:r>
        <w:t>.</w:t>
      </w:r>
    </w:p>
    <w:p w:rsidR="007F1191" w:rsidRDefault="007F1191" w:rsidP="007F1191">
      <w:pPr>
        <w:pStyle w:val="ListNumber"/>
      </w:pPr>
      <w:r>
        <w:t>Enter search criteria into the Protection Group Search Criteria form. Search by Protection Group name. You may use an asterisk (*) as a wildcard character if necessary.</w:t>
      </w:r>
    </w:p>
    <w:p w:rsidR="007F1191" w:rsidRDefault="007F1191" w:rsidP="007F1191">
      <w:pPr>
        <w:pStyle w:val="ListNumber"/>
      </w:pPr>
      <w:r>
        <w:t xml:space="preserve">From the results list, select the radio button next to the Name of the Protection Group you want to assign, and then click </w:t>
      </w:r>
      <w:r w:rsidRPr="004F7051">
        <w:rPr>
          <w:rStyle w:val="Bold"/>
        </w:rPr>
        <w:t>View Details</w:t>
      </w:r>
      <w:r>
        <w:t>.</w:t>
      </w:r>
    </w:p>
    <w:p w:rsidR="007F1191" w:rsidRDefault="007F1191" w:rsidP="007F1191">
      <w:pPr>
        <w:pStyle w:val="ListNumber"/>
        <w:rPr>
          <w:noProof/>
        </w:rPr>
      </w:pPr>
      <w:r>
        <w:t xml:space="preserve">From the details page, click </w:t>
      </w:r>
      <w:r w:rsidR="00C2222F" w:rsidRPr="007F1191">
        <w:rPr>
          <w:rStyle w:val="Bold"/>
        </w:rPr>
        <w:t>Associated Parent PG</w:t>
      </w:r>
      <w:r w:rsidR="00C2222F">
        <w:t>.</w:t>
      </w:r>
      <w:r>
        <w:t xml:space="preserve"> </w:t>
      </w:r>
    </w:p>
    <w:p w:rsidR="00AC2A9B" w:rsidRPr="00AC2A9B" w:rsidRDefault="007F1191" w:rsidP="007F1191">
      <w:pPr>
        <w:pStyle w:val="ListNumbe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rsidR="00AC2A9B">
        <w:t>Protection Groups can be assigned to only one Parent.</w:t>
      </w:r>
    </w:p>
    <w:p w:rsidR="00AC2A9B" w:rsidRPr="007F1191" w:rsidRDefault="00AC2A9B" w:rsidP="00AC2A9B">
      <w:pPr>
        <w:pStyle w:val="ListNumber"/>
        <w:rPr>
          <w:rFonts w:cs="Arial"/>
          <w:noProof/>
        </w:rPr>
      </w:pPr>
      <w:r>
        <w:rPr>
          <w:noProof/>
        </w:rPr>
        <w:t xml:space="preserve">Highlight the appropriate Parent group and click </w:t>
      </w:r>
      <w:r w:rsidRPr="008C7678">
        <w:rPr>
          <w:rStyle w:val="Bold"/>
        </w:rPr>
        <w:t>Assign</w:t>
      </w:r>
      <w:r w:rsidRPr="007F1191">
        <w:t>.</w:t>
      </w:r>
      <w:r>
        <w:t xml:space="preserve">  </w:t>
      </w:r>
    </w:p>
    <w:p w:rsidR="00AC2A9B" w:rsidRPr="00AC2A9B" w:rsidRDefault="00AC2A9B" w:rsidP="007F1191">
      <w:pPr>
        <w:pStyle w:val="ListNumbe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C2222F" w:rsidRPr="00C2222F" w:rsidRDefault="00AC2A9B" w:rsidP="00AC2A9B">
      <w:pPr>
        <w:pStyle w:val="ListNumber"/>
      </w:pPr>
      <w:r>
        <w:t xml:space="preserve">Click Update Association to save your changes. </w:t>
      </w:r>
      <w:r w:rsidR="00C2222F">
        <w:t>No association is saved until this button is selected.</w:t>
      </w:r>
    </w:p>
    <w:p w:rsidR="00037437" w:rsidRDefault="00C2222F" w:rsidP="00C2222F">
      <w:pPr>
        <w:pStyle w:val="Heading3"/>
      </w:pPr>
      <w:bookmarkStart w:id="1110" w:name="_Toc238804878"/>
      <w:r>
        <w:lastRenderedPageBreak/>
        <w:t>Role</w:t>
      </w:r>
      <w:r w:rsidR="00D33DD9">
        <w:t xml:space="preserve"> Administration – Admin Mode</w:t>
      </w:r>
      <w:bookmarkEnd w:id="1110"/>
    </w:p>
    <w:p w:rsidR="003B26A0" w:rsidRDefault="00C2222F" w:rsidP="00C2222F">
      <w:pPr>
        <w:pStyle w:val="BodyText"/>
      </w:pPr>
      <w:r>
        <w:t>A Role is a collection of Privileges</w:t>
      </w:r>
      <w:r w:rsidR="008B318A">
        <w:t xml:space="preserve">. </w:t>
      </w:r>
      <w:r>
        <w:t xml:space="preserve">By combining Privileges into a Role, it becomes easier to associate Users and Groups with rights to a particular data set. </w:t>
      </w:r>
      <w:r w:rsidR="00F228E8">
        <w:fldChar w:fldCharType="begin"/>
      </w:r>
      <w:r w:rsidR="004D1F74">
        <w:instrText xml:space="preserve"> XE "overview:roles" </w:instrText>
      </w:r>
      <w:r w:rsidR="00F228E8">
        <w:fldChar w:fldCharType="end"/>
      </w:r>
      <w:r w:rsidR="00F228E8">
        <w:fldChar w:fldCharType="begin"/>
      </w:r>
      <w:r w:rsidR="004D1F74">
        <w:instrText xml:space="preserve"> XE "roles</w:instrText>
      </w:r>
      <w:r w:rsidR="004D1F74" w:rsidRPr="00F2080B">
        <w:instrText>:overview</w:instrText>
      </w:r>
      <w:r w:rsidR="004D1F74">
        <w:instrText xml:space="preserve">" </w:instrText>
      </w:r>
      <w:r w:rsidR="00F228E8">
        <w:fldChar w:fldCharType="end"/>
      </w:r>
      <w:r w:rsidR="00F228E8">
        <w:fldChar w:fldCharType="begin"/>
      </w:r>
      <w:r w:rsidR="004D1F74">
        <w:instrText xml:space="preserve"> XE "roles:administration" </w:instrText>
      </w:r>
      <w:r w:rsidR="00F228E8">
        <w:fldChar w:fldCharType="end"/>
      </w:r>
    </w:p>
    <w:p w:rsidR="00C2222F" w:rsidRDefault="003B26A0" w:rsidP="00C2222F">
      <w:pPr>
        <w:pStyle w:val="BodyText"/>
      </w:pPr>
      <w:r>
        <w:t xml:space="preserve">The sections that follow provide instructions for creating new Roles, modifying existing roles, </w:t>
      </w:r>
      <w:r w:rsidR="008B318A">
        <w:t>deleting</w:t>
      </w:r>
      <w:r>
        <w:t xml:space="preserve"> Roles, and assigning or deassigning Privileges to a given Role. </w:t>
      </w:r>
    </w:p>
    <w:p w:rsidR="003B26A0" w:rsidRDefault="003B26A0" w:rsidP="003B26A0">
      <w:pPr>
        <w:pStyle w:val="Heading4"/>
      </w:pPr>
      <w:r>
        <w:t xml:space="preserve">Create a New Role </w:t>
      </w:r>
    </w:p>
    <w:p w:rsidR="003B26A0" w:rsidRDefault="003B26A0" w:rsidP="005F1DF3">
      <w:pPr>
        <w:pStyle w:val="ListNumber"/>
        <w:numPr>
          <w:ilvl w:val="0"/>
          <w:numId w:val="70"/>
        </w:numPr>
      </w:pPr>
      <w:r>
        <w:t xml:space="preserve">Click </w:t>
      </w:r>
      <w:r>
        <w:rPr>
          <w:rStyle w:val="Bold"/>
        </w:rPr>
        <w:t xml:space="preserve">Role </w:t>
      </w:r>
      <w:r>
        <w:t>from the main menu to open the Role home page.</w:t>
      </w:r>
      <w:r w:rsidR="004D1F74" w:rsidRPr="004D1F74">
        <w:t xml:space="preserve"> </w:t>
      </w:r>
      <w:r w:rsidR="00F228E8">
        <w:fldChar w:fldCharType="begin"/>
      </w:r>
      <w:r w:rsidR="004D1F74">
        <w:instrText xml:space="preserve"> XE "create role in UPT" </w:instrText>
      </w:r>
      <w:r w:rsidR="00F228E8">
        <w:fldChar w:fldCharType="end"/>
      </w:r>
      <w:r w:rsidR="00F228E8">
        <w:fldChar w:fldCharType="begin"/>
      </w:r>
      <w:r w:rsidR="004D1F74">
        <w:instrText xml:space="preserve"> </w:instrText>
      </w:r>
      <w:r w:rsidR="00660D81">
        <w:instrText>XE “</w:instrText>
      </w:r>
      <w:r w:rsidR="004D1F74">
        <w:instrText xml:space="preserve">roles:create" </w:instrText>
      </w:r>
      <w:r w:rsidR="00F228E8">
        <w:fldChar w:fldCharType="end"/>
      </w:r>
    </w:p>
    <w:p w:rsidR="003B26A0" w:rsidRDefault="003B26A0" w:rsidP="003B26A0">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3B26A0" w:rsidRDefault="003B26A0" w:rsidP="003B26A0">
      <w:pPr>
        <w:pStyle w:val="ListNumber"/>
        <w:numPr>
          <w:ilvl w:val="0"/>
          <w:numId w:val="14"/>
        </w:numPr>
      </w:pPr>
      <w:r>
        <w:t>Enter data into the Role Details form. 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Select </w:t>
      </w:r>
      <w:r w:rsidRPr="00D85A39">
        <w:rPr>
          <w:rStyle w:val="Bold"/>
        </w:rPr>
        <w:t>Add</w:t>
      </w:r>
      <w:r>
        <w:t>.</w:t>
      </w:r>
    </w:p>
    <w:p w:rsidR="003B26A0" w:rsidRDefault="003B26A0" w:rsidP="003B26A0">
      <w:pPr>
        <w:pStyle w:val="Heading4"/>
      </w:pPr>
      <w:r>
        <w:t>Select and View/Update an Existing Role</w:t>
      </w:r>
    </w:p>
    <w:p w:rsidR="003B26A0" w:rsidRDefault="003B26A0" w:rsidP="003B26A0">
      <w:pPr>
        <w:pStyle w:val="BodyText"/>
      </w:pPr>
      <w:r>
        <w:t>Once a Role has been created, you can view or edit the details any time necessary. In order to edit the Role details, you must search for and identify the Role to update and select to view the details.</w:t>
      </w:r>
      <w:r w:rsidR="004D1F74" w:rsidRPr="004D1F74">
        <w:t xml:space="preserve"> </w:t>
      </w:r>
      <w:r w:rsidR="00F228E8">
        <w:fldChar w:fldCharType="begin"/>
      </w:r>
      <w:r w:rsidR="004D1F74">
        <w:instrText xml:space="preserve"> XE "view role details" </w:instrText>
      </w:r>
      <w:r w:rsidR="00F228E8">
        <w:fldChar w:fldCharType="end"/>
      </w:r>
      <w:r w:rsidR="00F228E8">
        <w:fldChar w:fldCharType="begin"/>
      </w:r>
      <w:r w:rsidR="004D1F74">
        <w:instrText xml:space="preserve"> XE "edit/update role details" </w:instrText>
      </w:r>
      <w:r w:rsidR="00F228E8">
        <w:fldChar w:fldCharType="end"/>
      </w:r>
      <w:r w:rsidR="00F228E8">
        <w:fldChar w:fldCharType="begin"/>
      </w:r>
      <w:r w:rsidR="004D1F74">
        <w:instrText xml:space="preserve"> </w:instrText>
      </w:r>
      <w:r w:rsidR="00660D81">
        <w:instrText>XE “</w:instrText>
      </w:r>
      <w:r w:rsidR="004D1F74">
        <w:instrText xml:space="preserve">roles:view/update" </w:instrText>
      </w:r>
      <w:r w:rsidR="00F228E8">
        <w:fldChar w:fldCharType="end"/>
      </w:r>
    </w:p>
    <w:p w:rsidR="003B26A0" w:rsidRPr="004F7051" w:rsidRDefault="003B26A0" w:rsidP="003B26A0">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3B26A0" w:rsidRDefault="003B26A0" w:rsidP="005F1DF3">
      <w:pPr>
        <w:pStyle w:val="ListNumber"/>
        <w:numPr>
          <w:ilvl w:val="0"/>
          <w:numId w:val="71"/>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Review, and if necessary edit the data appearing on the Role Details form</w:t>
      </w:r>
      <w:r w:rsidR="008B318A">
        <w:t xml:space="preserve">. </w:t>
      </w:r>
      <w:r>
        <w:t>The form fields are defined as follows:</w:t>
      </w:r>
    </w:p>
    <w:p w:rsidR="003B26A0" w:rsidRDefault="003B26A0" w:rsidP="003B26A0">
      <w:pPr>
        <w:pStyle w:val="BodyTextIndent"/>
      </w:pPr>
      <w:r w:rsidRPr="00D85A39">
        <w:rPr>
          <w:rStyle w:val="Bold"/>
        </w:rPr>
        <w:t>Name</w:t>
      </w:r>
      <w:r>
        <w:t xml:space="preserve"> – Use to uniquely identify the Role; it is a required field. </w:t>
      </w:r>
    </w:p>
    <w:p w:rsidR="003B26A0" w:rsidRDefault="003B26A0" w:rsidP="003B26A0">
      <w:pPr>
        <w:pStyle w:val="BodyTextIndent"/>
      </w:pPr>
      <w:r w:rsidRPr="00D85A39">
        <w:rPr>
          <w:rStyle w:val="Bold"/>
        </w:rPr>
        <w:t>Description</w:t>
      </w:r>
      <w:r>
        <w:t xml:space="preserve"> – A brief summary describing the Role.</w:t>
      </w:r>
    </w:p>
    <w:p w:rsidR="003B26A0" w:rsidRDefault="003B26A0" w:rsidP="003B26A0">
      <w:pPr>
        <w:pStyle w:val="BodyTextIndent"/>
      </w:pPr>
      <w:r w:rsidRPr="003B26A0">
        <w:rPr>
          <w:rStyle w:val="Bold"/>
        </w:rPr>
        <w:t>Active Flag</w:t>
      </w:r>
      <w:r>
        <w:t xml:space="preserve"> – Indicates whether or not the Role is currently active.</w:t>
      </w:r>
    </w:p>
    <w:p w:rsidR="003B26A0" w:rsidRDefault="003B26A0" w:rsidP="003B26A0">
      <w:pPr>
        <w:pStyle w:val="ListNumber"/>
        <w:numPr>
          <w:ilvl w:val="0"/>
          <w:numId w:val="14"/>
        </w:numPr>
      </w:pPr>
      <w:r>
        <w:t xml:space="preserve">Click </w:t>
      </w:r>
      <w:r w:rsidRPr="00D85A39">
        <w:rPr>
          <w:rStyle w:val="Bold"/>
        </w:rPr>
        <w:t>Update</w:t>
      </w:r>
      <w:r>
        <w:t>.</w:t>
      </w:r>
    </w:p>
    <w:p w:rsidR="003B26A0" w:rsidRDefault="003B26A0" w:rsidP="003B26A0">
      <w:pPr>
        <w:pStyle w:val="Heading4"/>
      </w:pPr>
      <w:r>
        <w:t>Delete an Existing Role</w:t>
      </w:r>
    </w:p>
    <w:p w:rsidR="003B26A0" w:rsidRDefault="003B26A0" w:rsidP="003B26A0">
      <w:pPr>
        <w:pStyle w:val="BodyText"/>
      </w:pPr>
      <w:r>
        <w:t>If necessary, you can delete a Role. In order to delete the Role, you must search for and select to view the details page of the Role you want to delete.</w:t>
      </w:r>
      <w:r w:rsidR="000C649E" w:rsidRPr="000C649E">
        <w:t xml:space="preserve"> </w:t>
      </w:r>
      <w:r w:rsidR="00F228E8">
        <w:fldChar w:fldCharType="begin"/>
      </w:r>
      <w:r w:rsidR="000C649E">
        <w:instrText xml:space="preserve"> XE "delete role" </w:instrText>
      </w:r>
      <w:r w:rsidR="00F228E8">
        <w:fldChar w:fldCharType="end"/>
      </w:r>
      <w:r w:rsidR="00F228E8">
        <w:fldChar w:fldCharType="begin"/>
      </w:r>
      <w:r w:rsidR="000C649E">
        <w:instrText xml:space="preserve"> </w:instrText>
      </w:r>
      <w:r w:rsidR="00660D81">
        <w:instrText>XE “</w:instrText>
      </w:r>
      <w:r w:rsidR="000C649E">
        <w:instrText xml:space="preserve">roles:delete" </w:instrText>
      </w:r>
      <w:r w:rsidR="00F228E8">
        <w:fldChar w:fldCharType="end"/>
      </w:r>
    </w:p>
    <w:p w:rsidR="003B26A0" w:rsidRPr="004F7051" w:rsidRDefault="003B26A0" w:rsidP="003B26A0">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3B26A0" w:rsidRDefault="003B26A0" w:rsidP="005F1DF3">
      <w:pPr>
        <w:pStyle w:val="ListNumber"/>
        <w:numPr>
          <w:ilvl w:val="0"/>
          <w:numId w:val="72"/>
        </w:numPr>
      </w:pPr>
      <w:r>
        <w:t xml:space="preserve">Click </w:t>
      </w:r>
      <w:r w:rsidRPr="003B26A0">
        <w:rPr>
          <w:rStyle w:val="Bold"/>
        </w:rPr>
        <w:t>Role</w:t>
      </w:r>
      <w:r>
        <w:t xml:space="preserve"> from the main menu to open the Role home page.</w:t>
      </w:r>
    </w:p>
    <w:p w:rsidR="003B26A0" w:rsidRDefault="003B26A0" w:rsidP="003B26A0">
      <w:pPr>
        <w:pStyle w:val="ListNumber"/>
        <w:numPr>
          <w:ilvl w:val="0"/>
          <w:numId w:val="14"/>
        </w:numPr>
      </w:pPr>
      <w:r>
        <w:lastRenderedPageBreak/>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3B26A0" w:rsidRDefault="003B26A0" w:rsidP="003B26A0">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3B26A0" w:rsidRDefault="003B26A0" w:rsidP="003B26A0">
      <w:pPr>
        <w:pStyle w:val="ListNumber"/>
        <w:numPr>
          <w:ilvl w:val="0"/>
          <w:numId w:val="14"/>
        </w:numPr>
      </w:pPr>
      <w:r>
        <w:t xml:space="preserve">Click </w:t>
      </w:r>
      <w:r w:rsidRPr="005A3617">
        <w:rPr>
          <w:rStyle w:val="Bold"/>
        </w:rPr>
        <w:t>OK</w:t>
      </w:r>
      <w:r>
        <w:t xml:space="preserve"> to confirm the deletion.</w:t>
      </w:r>
    </w:p>
    <w:p w:rsidR="00C2222F" w:rsidRDefault="00C2222F" w:rsidP="00C2222F">
      <w:pPr>
        <w:pStyle w:val="Heading4"/>
      </w:pPr>
      <w:r>
        <w:t>Assign Privileges to the Role</w:t>
      </w:r>
    </w:p>
    <w:p w:rsidR="003B26A0" w:rsidRDefault="003B26A0" w:rsidP="00666208">
      <w:pPr>
        <w:pStyle w:val="ListNumber"/>
        <w:numPr>
          <w:ilvl w:val="0"/>
          <w:numId w:val="41"/>
        </w:numPr>
      </w:pPr>
      <w:r>
        <w:t xml:space="preserve">Click </w:t>
      </w:r>
      <w:r w:rsidRPr="003B26A0">
        <w:rPr>
          <w:rStyle w:val="Bold"/>
        </w:rPr>
        <w:t>Role</w:t>
      </w:r>
      <w:r>
        <w:t xml:space="preserve"> from the main menu to open the Role home page.</w:t>
      </w:r>
      <w:r w:rsidR="000C649E" w:rsidRPr="000C649E">
        <w:t xml:space="preserve"> </w:t>
      </w:r>
      <w:r w:rsidR="00F228E8">
        <w:fldChar w:fldCharType="begin"/>
      </w:r>
      <w:r w:rsidR="000C649E">
        <w:instrText xml:space="preserve"> XE "assign privileges to a role" </w:instrText>
      </w:r>
      <w:r w:rsidR="00F228E8">
        <w:fldChar w:fldCharType="end"/>
      </w:r>
      <w:r w:rsidR="00F228E8">
        <w:fldChar w:fldCharType="begin"/>
      </w:r>
      <w:r w:rsidR="000C649E">
        <w:instrText xml:space="preserve"> XE "privileges:grouping" </w:instrText>
      </w:r>
      <w:r w:rsidR="00F228E8">
        <w:fldChar w:fldCharType="end"/>
      </w:r>
      <w:r w:rsidR="00F228E8">
        <w:fldChar w:fldCharType="begin"/>
      </w:r>
      <w:r w:rsidR="000C649E">
        <w:instrText xml:space="preserve"> XE "roles:administration" </w:instrText>
      </w:r>
      <w:r w:rsidR="00F228E8">
        <w:fldChar w:fldCharType="end"/>
      </w:r>
    </w:p>
    <w:p w:rsidR="003B26A0" w:rsidRDefault="003B26A0" w:rsidP="003B26A0">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3B26A0" w:rsidRDefault="003B26A0" w:rsidP="003B26A0">
      <w:pPr>
        <w:pStyle w:val="ListNumber"/>
        <w:numPr>
          <w:ilvl w:val="0"/>
          <w:numId w:val="14"/>
        </w:numPr>
      </w:pPr>
      <w:r>
        <w:t>Enter search criteria into the Role Search Criteria form. Search by Role Name You may use an asterisk (*) as a wildcard character if necessary.</w:t>
      </w:r>
    </w:p>
    <w:p w:rsidR="003B26A0" w:rsidRDefault="003B26A0" w:rsidP="003B26A0">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C2222F" w:rsidRDefault="003B26A0" w:rsidP="003B26A0">
      <w:pPr>
        <w:pStyle w:val="ListNumber"/>
      </w:pPr>
      <w:r>
        <w:t xml:space="preserve">From the details page, click </w:t>
      </w:r>
      <w:r w:rsidR="00C2222F" w:rsidRPr="00B41150">
        <w:rPr>
          <w:rStyle w:val="Bold"/>
        </w:rPr>
        <w:t>Associated Privileges</w:t>
      </w:r>
      <w:r w:rsidR="00C2222F">
        <w:t>.</w:t>
      </w:r>
    </w:p>
    <w:p w:rsidR="003B26A0" w:rsidRDefault="003B26A0" w:rsidP="003B26A0">
      <w:pPr>
        <w:pStyle w:val="ListNumber"/>
      </w:pPr>
      <w:r>
        <w:t>An Associated Privileges list appears</w:t>
      </w:r>
      <w:r w:rsidR="008B318A">
        <w:t xml:space="preserve">. </w:t>
      </w:r>
      <w:r>
        <w:t>You have the following options:</w:t>
      </w:r>
    </w:p>
    <w:p w:rsidR="003B26A0" w:rsidRDefault="003B26A0" w:rsidP="003B26A0">
      <w:pPr>
        <w:pStyle w:val="BodyTextIndent"/>
      </w:pPr>
      <w:r>
        <w:t xml:space="preserve">To remove a privilege from the Role, highlight the privilege and click </w:t>
      </w:r>
      <w:r w:rsidRPr="00084A4B">
        <w:rPr>
          <w:rStyle w:val="Bold"/>
        </w:rPr>
        <w:t>Deassign</w:t>
      </w:r>
      <w:r>
        <w:t>.</w:t>
      </w:r>
    </w:p>
    <w:p w:rsidR="003B26A0" w:rsidRDefault="003B26A0" w:rsidP="003B26A0">
      <w:pPr>
        <w:pStyle w:val="BodyTextIndent"/>
      </w:pPr>
      <w:r>
        <w:t xml:space="preserve">To add a privilege to this Role, click </w:t>
      </w:r>
      <w:r w:rsidRPr="00084A4B">
        <w:rPr>
          <w:rStyle w:val="Bold"/>
        </w:rPr>
        <w:t xml:space="preserve">Assign </w:t>
      </w:r>
      <w:r>
        <w:rPr>
          <w:rStyle w:val="Bold"/>
        </w:rPr>
        <w:t>Privilege</w:t>
      </w:r>
      <w:r>
        <w:t xml:space="preserve">. </w:t>
      </w:r>
    </w:p>
    <w:p w:rsidR="003B26A0" w:rsidRDefault="003B26A0" w:rsidP="00666208">
      <w:pPr>
        <w:pStyle w:val="ListNumber2"/>
        <w:numPr>
          <w:ilvl w:val="0"/>
          <w:numId w:val="40"/>
        </w:numPr>
      </w:pPr>
      <w:r>
        <w:t xml:space="preserve">In the Search form that appears, enter search criteria in the fields (using an asterisk as a wildcard if necessary) and click </w:t>
      </w:r>
      <w:r w:rsidRPr="00084A4B">
        <w:rPr>
          <w:rStyle w:val="Bold"/>
        </w:rPr>
        <w:t>Search</w:t>
      </w:r>
      <w:r>
        <w:t>.</w:t>
      </w:r>
    </w:p>
    <w:p w:rsidR="003B26A0" w:rsidRDefault="003B26A0" w:rsidP="003B26A0">
      <w:pPr>
        <w:pStyle w:val="ListNumber2"/>
      </w:pPr>
      <w:r>
        <w:t xml:space="preserve">Use the checkboxes in the results list to select which </w:t>
      </w:r>
      <w:r w:rsidR="00666208">
        <w:t>privileges</w:t>
      </w:r>
      <w:r>
        <w:t xml:space="preserve"> you want to assign to the </w:t>
      </w:r>
      <w:r w:rsidR="00666208">
        <w:t>Role</w:t>
      </w:r>
      <w:r>
        <w:t xml:space="preserve">, and then click </w:t>
      </w:r>
      <w:r w:rsidRPr="00084A4B">
        <w:rPr>
          <w:rStyle w:val="Bold"/>
        </w:rPr>
        <w:t xml:space="preserve">Assign </w:t>
      </w:r>
      <w:r w:rsidR="00666208">
        <w:rPr>
          <w:rStyle w:val="Bold"/>
        </w:rPr>
        <w:t>Privilege</w:t>
      </w:r>
      <w:r>
        <w:t>.</w:t>
      </w:r>
    </w:p>
    <w:p w:rsidR="003B26A0" w:rsidRPr="00A96087" w:rsidRDefault="003B26A0" w:rsidP="003B26A0">
      <w:pPr>
        <w:pStyle w:val="ListNumber"/>
        <w:rPr>
          <w:rFonts w:cs="Arial"/>
          <w:noProof/>
        </w:rPr>
      </w:pPr>
      <w:r>
        <w:t xml:space="preserve">The Assigned </w:t>
      </w:r>
      <w:r w:rsidR="00666208">
        <w:t>Privilege</w:t>
      </w:r>
      <w:r>
        <w:t xml:space="preserve"> list re-</w:t>
      </w:r>
      <w:r w:rsidR="008B318A">
        <w:t xml:space="preserve">appears. </w:t>
      </w:r>
      <w:r>
        <w:t xml:space="preserve">Repeat the above steps as necessary until only the </w:t>
      </w:r>
      <w:r w:rsidR="00666208">
        <w:t>privileges</w:t>
      </w:r>
      <w:r>
        <w:t xml:space="preserve"> you want to have assigned to this </w:t>
      </w:r>
      <w:r w:rsidR="00666208">
        <w:t xml:space="preserve">Role </w:t>
      </w:r>
      <w:r>
        <w:t>appear.</w:t>
      </w:r>
      <w:r>
        <w:rPr>
          <w:noProof/>
        </w:rPr>
        <w:t xml:space="preserve"> </w:t>
      </w:r>
    </w:p>
    <w:p w:rsidR="00C2222F" w:rsidRPr="00C2222F" w:rsidRDefault="00666208" w:rsidP="00666208">
      <w:pPr>
        <w:pStyle w:val="ListNumber"/>
      </w:pPr>
      <w:r>
        <w:t xml:space="preserve">When finished, click </w:t>
      </w:r>
      <w:r w:rsidR="00C2222F" w:rsidRPr="00666208">
        <w:rPr>
          <w:rStyle w:val="Bold"/>
        </w:rPr>
        <w:t>Update Association</w:t>
      </w:r>
      <w:r w:rsidR="008B318A">
        <w:t xml:space="preserve">. </w:t>
      </w:r>
      <w:r w:rsidR="00C2222F">
        <w:t>No association</w:t>
      </w:r>
      <w:r>
        <w:t>s are</w:t>
      </w:r>
      <w:r w:rsidR="00C2222F">
        <w:t xml:space="preserve"> saved until this button is selected.</w:t>
      </w:r>
    </w:p>
    <w:p w:rsidR="003A6A2D" w:rsidRDefault="00C2222F" w:rsidP="00C2222F">
      <w:pPr>
        <w:pStyle w:val="Heading3"/>
      </w:pPr>
      <w:bookmarkStart w:id="1111" w:name="_Toc238804879"/>
      <w:r>
        <w:t>Group</w:t>
      </w:r>
      <w:r w:rsidR="00D33DD9">
        <w:t xml:space="preserve"> Administration – Admin Mode</w:t>
      </w:r>
      <w:bookmarkEnd w:id="1111"/>
    </w:p>
    <w:p w:rsidR="00C2222F" w:rsidRDefault="00C2222F" w:rsidP="00C2222F">
      <w:pPr>
        <w:pStyle w:val="BodyText"/>
      </w:pPr>
      <w:r>
        <w:t xml:space="preserve">A Group is a collection of application users. By combining users into a Group, it becomes easier to manage their collective roles and access rights in your application. </w:t>
      </w:r>
      <w:r w:rsidR="00666208">
        <w:t xml:space="preserve">When you select an existing group </w:t>
      </w:r>
      <w:r>
        <w:t>and associate a new Protection Group and Roles</w:t>
      </w:r>
      <w:r w:rsidR="00666208">
        <w:t xml:space="preserve"> with that group, all users </w:t>
      </w:r>
      <w:r>
        <w:t xml:space="preserve">in that particular Group </w:t>
      </w:r>
      <w:r w:rsidR="00666208">
        <w:t>have</w:t>
      </w:r>
      <w:r>
        <w:t xml:space="preserve"> the same rights. </w:t>
      </w:r>
      <w:r w:rsidR="00F228E8">
        <w:fldChar w:fldCharType="begin"/>
      </w:r>
      <w:r w:rsidR="000C649E">
        <w:instrText xml:space="preserve"> XE "overview:groups" </w:instrText>
      </w:r>
      <w:r w:rsidR="00F228E8">
        <w:fldChar w:fldCharType="end"/>
      </w:r>
      <w:r w:rsidR="00F228E8">
        <w:fldChar w:fldCharType="begin"/>
      </w:r>
      <w:r w:rsidR="000C649E">
        <w:instrText xml:space="preserve"> XE "groups</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"groups:administration" </w:instrText>
      </w:r>
      <w:r w:rsidR="00F228E8">
        <w:fldChar w:fldCharType="end"/>
      </w:r>
    </w:p>
    <w:p w:rsidR="00C2222F" w:rsidRDefault="00AC5AB0" w:rsidP="00C2222F">
      <w:pPr>
        <w:pStyle w:val="BodyText"/>
      </w:pPr>
      <w:r>
        <w:t xml:space="preserve">Like the User Details page, the Group Details page also contains buttons that are only available in Admin Mode. </w:t>
      </w:r>
      <w:r w:rsidR="00F228E8">
        <w:fldChar w:fldCharType="begin"/>
      </w:r>
      <w:r w:rsidR="000C649E">
        <w:instrText xml:space="preserve"> XE "</w:instrText>
      </w:r>
      <w:r w:rsidR="000C649E" w:rsidRPr="000A50B7">
        <w:instrText>Admin Mode:group options</w:instrText>
      </w:r>
      <w:r w:rsidR="000C649E">
        <w:instrText xml:space="preserve">" </w:instrText>
      </w:r>
      <w:r w:rsidR="00F228E8">
        <w:fldChar w:fldCharType="end"/>
      </w:r>
    </w:p>
    <w:p w:rsidR="00AC5AB0" w:rsidRDefault="00257618" w:rsidP="00AC5AB0">
      <w:pPr>
        <w:pStyle w:val="GraphicAnchorMain"/>
        <w:rPr>
          <w:noProof/>
        </w:rPr>
      </w:pPr>
      <w:r>
        <w:rPr>
          <w:rFonts w:ascii="Calibri" w:hAnsi="Calibri"/>
          <w:noProof/>
        </w:rPr>
        <w:drawing>
          <wp:inline distT="0" distB="0" distL="0" distR="0">
            <wp:extent cx="5916295" cy="286385"/>
            <wp:effectExtent l="19050" t="0" r="8255"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916295" cy="286385"/>
                    </a:xfrm>
                    <a:prstGeom prst="rect">
                      <a:avLst/>
                    </a:prstGeom>
                    <a:noFill/>
                    <a:ln w="9525">
                      <a:noFill/>
                      <a:miter lim="800000"/>
                      <a:headEnd/>
                      <a:tailEnd/>
                    </a:ln>
                  </pic:spPr>
                </pic:pic>
              </a:graphicData>
            </a:graphic>
          </wp:inline>
        </w:drawing>
      </w:r>
    </w:p>
    <w:p w:rsidR="00AC5AB0" w:rsidRPr="00AC5AB0" w:rsidRDefault="002A3C9A" w:rsidP="00AC5AB0">
      <w:pPr>
        <w:pStyle w:val="Caption"/>
      </w:pPr>
      <w:r>
        <w:t>Figure</w:t>
      </w:r>
      <w:r w:rsidR="00AC5AB0">
        <w:t xml:space="preserve"> </w:t>
      </w:r>
      <w:fldSimple w:instr=" STYLEREF 1 \s ">
        <w:r w:rsidR="00E92FAF">
          <w:rPr>
            <w:noProof/>
          </w:rPr>
          <w:t>3</w:t>
        </w:r>
      </w:fldSimple>
      <w:r w:rsidR="002F0542">
        <w:noBreakHyphen/>
      </w:r>
      <w:fldSimple w:instr=" SEQ Figure \* ARABIC \s 1 ">
        <w:r w:rsidR="00E92FAF">
          <w:rPr>
            <w:noProof/>
          </w:rPr>
          <w:t>26</w:t>
        </w:r>
      </w:fldSimple>
      <w:r w:rsidR="00AC5AB0">
        <w:t xml:space="preserve"> Group </w:t>
      </w:r>
      <w:r w:rsidR="00AC5AB0" w:rsidRPr="009A597E">
        <w:t>Details page option buttons</w:t>
      </w:r>
    </w:p>
    <w:p w:rsidR="00666208" w:rsidRDefault="00AC5AB0" w:rsidP="00C2222F">
      <w:pPr>
        <w:pStyle w:val="BodyText"/>
      </w:pPr>
      <w:r>
        <w:lastRenderedPageBreak/>
        <w:t>The sections that follow provide information on how to create</w:t>
      </w:r>
      <w:r w:rsidR="00197D73">
        <w:t>,</w:t>
      </w:r>
      <w:r>
        <w:t xml:space="preserve"> modify</w:t>
      </w:r>
      <w:r w:rsidR="00197D73">
        <w:t>, and delete</w:t>
      </w:r>
      <w:r>
        <w:t xml:space="preserve"> Groups as well as instructions for using each of the Group option buttons to associate or disassociate Groups' </w:t>
      </w:r>
      <w:r w:rsidR="00197D73">
        <w:t>Protection Elements, Privileges and Roles</w:t>
      </w:r>
      <w:r>
        <w:t xml:space="preserve">. </w:t>
      </w:r>
    </w:p>
    <w:p w:rsidR="00AC5AB0" w:rsidRDefault="00AC5AB0" w:rsidP="00AC5AB0">
      <w:pPr>
        <w:pStyle w:val="NoteMainbody"/>
      </w:pPr>
      <w:r w:rsidRPr="008B6698">
        <w:rPr>
          <w:rStyle w:val="Bold"/>
        </w:rPr>
        <w:t>NOTE:</w:t>
      </w:r>
      <w:r>
        <w:t xml:space="preserve"> The association/assignment instructions in the below sections assume you have selected an existing group to administer, </w:t>
      </w:r>
      <w:r w:rsidR="00197D73">
        <w:t>however</w:t>
      </w:r>
      <w:r>
        <w:t xml:space="preserve"> you can also perform these functions from the details page while creating a new </w:t>
      </w:r>
      <w:r w:rsidR="00197D73">
        <w:t>group</w:t>
      </w:r>
      <w:r>
        <w:t xml:space="preserve">. </w:t>
      </w:r>
    </w:p>
    <w:p w:rsidR="00C2222F" w:rsidRDefault="00C2222F" w:rsidP="00C2222F">
      <w:pPr>
        <w:pStyle w:val="Heading4"/>
      </w:pPr>
      <w:r>
        <w:t xml:space="preserve">Create a New Group </w:t>
      </w:r>
    </w:p>
    <w:p w:rsidR="00197D73" w:rsidRDefault="00197D73" w:rsidP="00197D73">
      <w:pPr>
        <w:pStyle w:val="ListNumber"/>
        <w:numPr>
          <w:ilvl w:val="0"/>
          <w:numId w:val="42"/>
        </w:numPr>
      </w:pPr>
      <w:r>
        <w:t xml:space="preserve">Click </w:t>
      </w:r>
      <w:r>
        <w:rPr>
          <w:rStyle w:val="Bold"/>
        </w:rPr>
        <w:t>Group</w:t>
      </w:r>
      <w:r>
        <w:t xml:space="preserve"> from the main menu to open the Group home page.</w:t>
      </w:r>
      <w:r w:rsidR="000C649E" w:rsidRPr="000C649E">
        <w:t xml:space="preserve"> </w:t>
      </w:r>
      <w:r w:rsidR="00F228E8">
        <w:fldChar w:fldCharType="begin"/>
      </w:r>
      <w:r w:rsidR="000C649E">
        <w:instrText xml:space="preserve"> XE "create group in UPT" </w:instrText>
      </w:r>
      <w:r w:rsidR="00F228E8">
        <w:fldChar w:fldCharType="end"/>
      </w:r>
      <w:r w:rsidR="00F228E8">
        <w:fldChar w:fldCharType="begin"/>
      </w:r>
      <w:r w:rsidR="000C649E">
        <w:instrText xml:space="preserve"> XE "groups:create" </w:instrText>
      </w:r>
      <w:r w:rsidR="00F228E8">
        <w:fldChar w:fldCharType="end"/>
      </w:r>
    </w:p>
    <w:p w:rsidR="00197D73" w:rsidRDefault="00197D73" w:rsidP="00197D73">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197D73" w:rsidRDefault="00197D73" w:rsidP="00197D73">
      <w:pPr>
        <w:pStyle w:val="ListNumber"/>
        <w:numPr>
          <w:ilvl w:val="0"/>
          <w:numId w:val="14"/>
        </w:numPr>
      </w:pPr>
      <w:r>
        <w:t>Enter data into the Group Details form. 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Select </w:t>
      </w:r>
      <w:r w:rsidRPr="00D85A39">
        <w:rPr>
          <w:rStyle w:val="Bold"/>
        </w:rPr>
        <w:t>Add</w:t>
      </w:r>
      <w:r>
        <w:t>.</w:t>
      </w:r>
    </w:p>
    <w:p w:rsidR="00197D73" w:rsidRDefault="00197D73" w:rsidP="00197D73">
      <w:pPr>
        <w:pStyle w:val="Heading4"/>
      </w:pPr>
      <w:r>
        <w:t>Select and View/Update an Existing Group</w:t>
      </w:r>
    </w:p>
    <w:p w:rsidR="00197D73" w:rsidRDefault="00197D73" w:rsidP="00197D73">
      <w:pPr>
        <w:pStyle w:val="BodyText"/>
      </w:pPr>
      <w:r>
        <w:t>Once a Group has been created, you can view or edit the details any time necessary. In order to edit the Group details, you must search for and identify the Group to update and select to view the details.</w:t>
      </w:r>
      <w:r w:rsidR="000C649E" w:rsidRPr="000C649E">
        <w:t xml:space="preserve"> </w:t>
      </w:r>
      <w:r w:rsidR="00F228E8">
        <w:fldChar w:fldCharType="begin"/>
      </w:r>
      <w:r w:rsidR="000C649E">
        <w:instrText xml:space="preserve"> XE "view group details" </w:instrText>
      </w:r>
      <w:r w:rsidR="00F228E8">
        <w:fldChar w:fldCharType="end"/>
      </w:r>
      <w:r w:rsidR="00F228E8">
        <w:fldChar w:fldCharType="begin"/>
      </w:r>
      <w:r w:rsidR="000C649E">
        <w:instrText xml:space="preserve"> XE "edit/update group details" </w:instrText>
      </w:r>
      <w:r w:rsidR="00F228E8">
        <w:fldChar w:fldCharType="end"/>
      </w:r>
      <w:r w:rsidR="00F228E8">
        <w:fldChar w:fldCharType="begin"/>
      </w:r>
      <w:r w:rsidR="000C649E">
        <w:instrText xml:space="preserve"> XE "groups:view/update" </w:instrText>
      </w:r>
      <w:r w:rsidR="00F228E8">
        <w:fldChar w:fldCharType="end"/>
      </w:r>
    </w:p>
    <w:p w:rsidR="00197D73" w:rsidRPr="004F7051" w:rsidRDefault="00197D73" w:rsidP="00197D73">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197D73" w:rsidRDefault="00197D73" w:rsidP="005F1DF3">
      <w:pPr>
        <w:pStyle w:val="ListNumber"/>
        <w:numPr>
          <w:ilvl w:val="0"/>
          <w:numId w:val="73"/>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197D73" w:rsidRDefault="00197D73" w:rsidP="00197D73">
      <w:pPr>
        <w:pStyle w:val="ListNumber"/>
        <w:numPr>
          <w:ilvl w:val="0"/>
          <w:numId w:val="14"/>
        </w:numPr>
      </w:pPr>
      <w:r>
        <w:t>Review, and if necessary edit the data appearing on the Group Details form</w:t>
      </w:r>
      <w:r w:rsidR="008B318A">
        <w:t xml:space="preserve">. </w:t>
      </w:r>
      <w:r>
        <w:t>The form fields are defined as follows:</w:t>
      </w:r>
    </w:p>
    <w:p w:rsidR="00197D73" w:rsidRDefault="00197D73" w:rsidP="00197D73">
      <w:pPr>
        <w:pStyle w:val="BodyTextIndent"/>
      </w:pPr>
      <w:r w:rsidRPr="00D85A39">
        <w:rPr>
          <w:rStyle w:val="Bold"/>
        </w:rPr>
        <w:t>Name</w:t>
      </w:r>
      <w:r>
        <w:t xml:space="preserve"> – Use to uniquely identify the Group; it is a required field. </w:t>
      </w:r>
    </w:p>
    <w:p w:rsidR="00197D73" w:rsidRDefault="00197D73" w:rsidP="00197D73">
      <w:pPr>
        <w:pStyle w:val="BodyTextIndent"/>
      </w:pPr>
      <w:r w:rsidRPr="00D85A39">
        <w:rPr>
          <w:rStyle w:val="Bold"/>
        </w:rPr>
        <w:t>Description</w:t>
      </w:r>
      <w:r>
        <w:t xml:space="preserve"> – A brief summary describing the Group.</w:t>
      </w:r>
    </w:p>
    <w:p w:rsidR="00197D73" w:rsidRDefault="00197D73" w:rsidP="00197D73">
      <w:pPr>
        <w:pStyle w:val="ListNumber"/>
        <w:numPr>
          <w:ilvl w:val="0"/>
          <w:numId w:val="14"/>
        </w:numPr>
      </w:pPr>
      <w:r>
        <w:t xml:space="preserve">Click </w:t>
      </w:r>
      <w:r w:rsidRPr="00D85A39">
        <w:rPr>
          <w:rStyle w:val="Bold"/>
        </w:rPr>
        <w:t>Update</w:t>
      </w:r>
      <w:r>
        <w:t>.</w:t>
      </w:r>
    </w:p>
    <w:p w:rsidR="00197D73" w:rsidRDefault="00197D73" w:rsidP="00197D73">
      <w:pPr>
        <w:pStyle w:val="Heading4"/>
      </w:pPr>
      <w:r>
        <w:t>Delete an Existing Group</w:t>
      </w:r>
    </w:p>
    <w:p w:rsidR="00197D73" w:rsidRDefault="00197D73" w:rsidP="00197D73">
      <w:pPr>
        <w:pStyle w:val="BodyText"/>
      </w:pPr>
      <w:r>
        <w:t>If necessary, you can delete a Group. In order to delete the Group, you must search for and select to view the details page of the Group you want to delete.</w:t>
      </w:r>
      <w:r w:rsidR="000C649E" w:rsidRPr="000C649E">
        <w:t xml:space="preserve"> </w:t>
      </w:r>
      <w:r w:rsidR="00F228E8">
        <w:fldChar w:fldCharType="begin"/>
      </w:r>
      <w:r w:rsidR="000C649E">
        <w:instrText xml:space="preserve"> XE "delete group" </w:instrText>
      </w:r>
      <w:r w:rsidR="00F228E8">
        <w:fldChar w:fldCharType="end"/>
      </w:r>
      <w:r w:rsidR="00F228E8">
        <w:fldChar w:fldCharType="begin"/>
      </w:r>
      <w:r w:rsidR="000C649E">
        <w:instrText xml:space="preserve"> XE "groups:delete" </w:instrText>
      </w:r>
      <w:r w:rsidR="00F228E8">
        <w:fldChar w:fldCharType="end"/>
      </w:r>
    </w:p>
    <w:p w:rsidR="00197D73" w:rsidRPr="004F7051" w:rsidRDefault="00197D73" w:rsidP="00197D73">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197D73" w:rsidRDefault="00197D73" w:rsidP="000C649E">
      <w:pPr>
        <w:pStyle w:val="ListNumber"/>
        <w:numPr>
          <w:ilvl w:val="0"/>
          <w:numId w:val="85"/>
        </w:numPr>
      </w:pPr>
      <w:r>
        <w:t xml:space="preserve">Click </w:t>
      </w:r>
      <w:r w:rsidRPr="00197D73">
        <w:rPr>
          <w:rStyle w:val="Bold"/>
        </w:rPr>
        <w:t>Group</w:t>
      </w:r>
      <w:r>
        <w:t xml:space="preserve"> from the main menu to open the Group home page.</w:t>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lastRenderedPageBreak/>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197D73" w:rsidRDefault="00197D73" w:rsidP="00197D73">
      <w:pPr>
        <w:pStyle w:val="ListNumber"/>
        <w:numPr>
          <w:ilvl w:val="0"/>
          <w:numId w:val="14"/>
        </w:numPr>
      </w:pPr>
      <w:r>
        <w:t xml:space="preserve">From the details page, click </w:t>
      </w:r>
      <w:r w:rsidRPr="005A3617">
        <w:rPr>
          <w:rStyle w:val="Bold"/>
        </w:rPr>
        <w:t>Delete</w:t>
      </w:r>
      <w:r w:rsidR="008B318A">
        <w:t xml:space="preserve">. </w:t>
      </w:r>
      <w:r>
        <w:t>A confirmation window appears.</w:t>
      </w:r>
    </w:p>
    <w:p w:rsidR="00197D73" w:rsidRDefault="00197D73" w:rsidP="00197D73">
      <w:pPr>
        <w:pStyle w:val="ListNumber"/>
        <w:numPr>
          <w:ilvl w:val="0"/>
          <w:numId w:val="14"/>
        </w:numPr>
      </w:pPr>
      <w:r>
        <w:t xml:space="preserve">Click </w:t>
      </w:r>
      <w:r w:rsidRPr="005A3617">
        <w:rPr>
          <w:rStyle w:val="Bold"/>
        </w:rPr>
        <w:t>OK</w:t>
      </w:r>
      <w:r>
        <w:t xml:space="preserve"> to confirm the deletion.</w:t>
      </w:r>
    </w:p>
    <w:p w:rsidR="00C2222F" w:rsidRPr="00197D73" w:rsidRDefault="00197D73" w:rsidP="00197D73">
      <w:pPr>
        <w:pStyle w:val="Heading4"/>
      </w:pPr>
      <w:r w:rsidRPr="00197D73">
        <w:t xml:space="preserve">Add </w:t>
      </w:r>
      <w:r w:rsidR="00C2222F" w:rsidRPr="00197D73">
        <w:t xml:space="preserve">Users </w:t>
      </w:r>
      <w:r w:rsidRPr="00197D73">
        <w:t>to the Group</w:t>
      </w:r>
      <w:r>
        <w:t xml:space="preserve"> (Associated Users)</w:t>
      </w:r>
    </w:p>
    <w:p w:rsidR="00197D73" w:rsidRDefault="00197D73" w:rsidP="005F1DF3">
      <w:pPr>
        <w:pStyle w:val="ListNumber"/>
        <w:numPr>
          <w:ilvl w:val="0"/>
          <w:numId w:val="74"/>
        </w:numPr>
      </w:pPr>
      <w:r>
        <w:t xml:space="preserve">Click </w:t>
      </w:r>
      <w:r w:rsidRPr="00197D73">
        <w:rPr>
          <w:rStyle w:val="Bold"/>
        </w:rPr>
        <w:t>Group</w:t>
      </w:r>
      <w:r>
        <w:t xml:space="preserve"> from the main menu to open the Group home page.</w:t>
      </w:r>
      <w:r w:rsidR="000C649E" w:rsidRPr="000C649E">
        <w:t xml:space="preserve"> </w:t>
      </w:r>
      <w:r w:rsidR="00F228E8">
        <w:fldChar w:fldCharType="begin"/>
      </w:r>
      <w:r w:rsidR="000C649E">
        <w:instrText xml:space="preserve"> XE "assign user to group" </w:instrText>
      </w:r>
      <w:r w:rsidR="00F228E8">
        <w:fldChar w:fldCharType="end"/>
      </w:r>
      <w:r w:rsidR="00F228E8">
        <w:fldChar w:fldCharType="begin"/>
      </w:r>
      <w:r w:rsidR="000C649E">
        <w:instrText xml:space="preserve"> XE "user grouping" </w:instrText>
      </w:r>
      <w:r w:rsidR="00F228E8">
        <w:fldChar w:fldCharType="end"/>
      </w:r>
      <w:r w:rsidR="00F228E8">
        <w:fldChar w:fldCharType="begin"/>
      </w:r>
      <w:r w:rsidR="000C649E">
        <w:instrText xml:space="preserve"> XE "group</w:instrText>
      </w:r>
      <w:r w:rsidR="003D285E">
        <w:instrText>s:</w:instrText>
      </w:r>
      <w:r w:rsidR="000C649E">
        <w:instrText xml:space="preserve">administration" </w:instrText>
      </w:r>
      <w:r w:rsidR="00F228E8">
        <w:fldChar w:fldCharType="end"/>
      </w:r>
    </w:p>
    <w:p w:rsidR="00197D73" w:rsidRDefault="00197D73" w:rsidP="00197D73">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197D73" w:rsidRDefault="00197D73" w:rsidP="00197D73">
      <w:pPr>
        <w:pStyle w:val="ListNumber"/>
        <w:numPr>
          <w:ilvl w:val="0"/>
          <w:numId w:val="14"/>
        </w:numPr>
      </w:pPr>
      <w:r>
        <w:t>Enter search criteria into the Group Search Criteria form. Search by Group Name. You may use an asterisk (*) as a wildcard character if necessary.</w:t>
      </w:r>
    </w:p>
    <w:p w:rsidR="00197D73" w:rsidRDefault="00197D73" w:rsidP="00197D73">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B41150" w:rsidRDefault="00197D73" w:rsidP="00197D73">
      <w:pPr>
        <w:pStyle w:val="ListNumber"/>
        <w:numPr>
          <w:ilvl w:val="0"/>
          <w:numId w:val="14"/>
        </w:numPr>
      </w:pPr>
      <w:r>
        <w:t xml:space="preserve">Click </w:t>
      </w:r>
      <w:r w:rsidRPr="00B41150">
        <w:rPr>
          <w:rStyle w:val="Bold"/>
        </w:rPr>
        <w:t>Associated Users</w:t>
      </w:r>
      <w:r>
        <w:t xml:space="preserve">.  </w:t>
      </w:r>
    </w:p>
    <w:p w:rsidR="00B41150" w:rsidRDefault="00B41150" w:rsidP="00B41150">
      <w:pPr>
        <w:pStyle w:val="ListNumber"/>
      </w:pPr>
      <w:r>
        <w:t>A Group and User Association screen appears. You have the following options:</w:t>
      </w:r>
    </w:p>
    <w:p w:rsidR="00B41150" w:rsidRDefault="00B41150" w:rsidP="00B41150">
      <w:pPr>
        <w:pStyle w:val="BodyTextIndent"/>
      </w:pPr>
      <w:r>
        <w:t xml:space="preserve">To remove a user from the Group, highlight the user and click </w:t>
      </w:r>
      <w:r w:rsidRPr="00084A4B">
        <w:rPr>
          <w:rStyle w:val="Bold"/>
        </w:rPr>
        <w:t>Deassign</w:t>
      </w:r>
      <w:r>
        <w:t>.</w:t>
      </w:r>
    </w:p>
    <w:p w:rsidR="00B41150" w:rsidRDefault="00B41150" w:rsidP="00B41150">
      <w:pPr>
        <w:pStyle w:val="BodyTextIndent"/>
      </w:pPr>
      <w:r>
        <w:t xml:space="preserve">To add a user to this Group, click </w:t>
      </w:r>
      <w:r w:rsidRPr="00084A4B">
        <w:rPr>
          <w:rStyle w:val="Bold"/>
        </w:rPr>
        <w:t xml:space="preserve">Assign </w:t>
      </w:r>
      <w:r>
        <w:rPr>
          <w:rStyle w:val="Bold"/>
        </w:rPr>
        <w:t>User</w:t>
      </w:r>
      <w:r>
        <w:t xml:space="preserve">. </w:t>
      </w:r>
    </w:p>
    <w:p w:rsidR="00B41150" w:rsidRDefault="00B41150" w:rsidP="00B41150">
      <w:pPr>
        <w:pStyle w:val="ListNumber2"/>
        <w:numPr>
          <w:ilvl w:val="0"/>
          <w:numId w:val="40"/>
        </w:numPr>
      </w:pPr>
      <w:r>
        <w:t xml:space="preserve">In the Search form that appears, enter user search criteria (using an asterisk as a wildcard if necessary) and click </w:t>
      </w:r>
      <w:r w:rsidRPr="00084A4B">
        <w:rPr>
          <w:rStyle w:val="Bold"/>
        </w:rPr>
        <w:t>Search</w:t>
      </w:r>
      <w:r>
        <w:t>.</w:t>
      </w:r>
    </w:p>
    <w:p w:rsidR="00B41150" w:rsidRDefault="00B41150" w:rsidP="00B41150">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B41150" w:rsidRDefault="00B41150" w:rsidP="00B41150">
      <w:pPr>
        <w:pStyle w:val="ListNumber"/>
        <w:numPr>
          <w:ilvl w:val="0"/>
          <w:numId w:val="14"/>
        </w:numPr>
      </w:pPr>
      <w:r>
        <w:t>The Group and User Association list re-appears</w:t>
      </w:r>
      <w:r w:rsidR="008B318A">
        <w:t xml:space="preserve">. </w:t>
      </w:r>
      <w:r>
        <w:t>Repeat the above steps as necessary until only the users you want to have assigned to this Group appear.</w:t>
      </w:r>
    </w:p>
    <w:p w:rsidR="00C2222F" w:rsidRDefault="00B41150" w:rsidP="00B41150">
      <w:pPr>
        <w:pStyle w:val="ListNumber"/>
      </w:pPr>
      <w:r>
        <w:t xml:space="preserve">When finished, click </w:t>
      </w:r>
      <w:r w:rsidR="00C2222F" w:rsidRPr="00B41150">
        <w:rPr>
          <w:rStyle w:val="Bold"/>
        </w:rPr>
        <w:t>Update Association</w:t>
      </w:r>
      <w:r w:rsidR="00C2222F">
        <w:t xml:space="preserve"> to save </w:t>
      </w:r>
      <w:r>
        <w:t>your changes</w:t>
      </w:r>
      <w:r w:rsidR="00C2222F">
        <w:t>.</w:t>
      </w:r>
    </w:p>
    <w:p w:rsidR="00C2222F" w:rsidRDefault="00B41150" w:rsidP="00B41150">
      <w:pPr>
        <w:pStyle w:val="BodyText"/>
      </w:pPr>
      <w:r>
        <w:t xml:space="preserve">Click </w:t>
      </w:r>
      <w:r w:rsidR="00C2222F" w:rsidRPr="00B41150">
        <w:rPr>
          <w:rStyle w:val="Bold"/>
        </w:rPr>
        <w:t>Back</w:t>
      </w:r>
      <w:r w:rsidR="00C2222F">
        <w:t xml:space="preserve"> to return to the Group details screen.</w:t>
      </w:r>
    </w:p>
    <w:p w:rsidR="00AC5AB0" w:rsidRDefault="00AC5AB0" w:rsidP="00AC5AB0">
      <w:pPr>
        <w:pStyle w:val="BodyText"/>
      </w:pPr>
      <w:r>
        <w:t>Users can also be assigned to Groups in the User location of the Admin Mode</w:t>
      </w:r>
      <w:r w:rsidR="008B318A">
        <w:t xml:space="preserve">. </w:t>
      </w:r>
      <w:r>
        <w:t xml:space="preserve">See </w:t>
      </w:r>
      <w:fldSimple w:instr=" REF _Ref213830196 \h  \* MERGEFORMAT ">
        <w:r w:rsidR="00E92FAF" w:rsidRPr="00E92FAF">
          <w:rPr>
            <w:i/>
            <w:color w:val="0000FF"/>
          </w:rPr>
          <w:t>Assign a User to a Group or Groups (Associated Groups button)</w:t>
        </w:r>
      </w:fldSimple>
      <w:r>
        <w:t xml:space="preserve"> on page </w:t>
      </w:r>
      <w:r w:rsidR="00F228E8">
        <w:fldChar w:fldCharType="begin"/>
      </w:r>
      <w:r>
        <w:instrText xml:space="preserve"> PAGEREF _Ref213830196 \h </w:instrText>
      </w:r>
      <w:r w:rsidR="00F228E8">
        <w:fldChar w:fldCharType="separate"/>
      </w:r>
      <w:r w:rsidR="00E92FAF">
        <w:rPr>
          <w:noProof/>
        </w:rPr>
        <w:t>50</w:t>
      </w:r>
      <w:r w:rsidR="00F228E8">
        <w:fldChar w:fldCharType="end"/>
      </w:r>
      <w:r>
        <w:t xml:space="preserve"> for more information.</w:t>
      </w:r>
    </w:p>
    <w:p w:rsidR="00C2222F" w:rsidRDefault="00C2222F" w:rsidP="00C2222F">
      <w:pPr>
        <w:pStyle w:val="Heading4"/>
      </w:pPr>
      <w:r>
        <w:t>Assign a Protection Gr</w:t>
      </w:r>
      <w:r w:rsidR="000C5DD9">
        <w:t>oup and Roles to a Group (Assign PG &amp; Roles)</w:t>
      </w:r>
    </w:p>
    <w:p w:rsidR="000C5DD9" w:rsidRDefault="000C5DD9" w:rsidP="005F1DF3">
      <w:pPr>
        <w:pStyle w:val="ListNumber"/>
        <w:numPr>
          <w:ilvl w:val="0"/>
          <w:numId w:val="75"/>
        </w:numPr>
        <w:rPr>
          <w:noProof/>
        </w:rPr>
      </w:pPr>
      <w:r>
        <w:rPr>
          <w:noProof/>
        </w:rPr>
        <w:t>Search for and select to View Details for the Group you want to assign.</w:t>
      </w:r>
      <w:r w:rsidR="000C649E" w:rsidRPr="000C649E">
        <w:t xml:space="preserve"> </w:t>
      </w:r>
      <w:r w:rsidR="00F228E8">
        <w:fldChar w:fldCharType="begin"/>
      </w:r>
      <w:r w:rsidR="000C649E">
        <w:instrText xml:space="preserve"> XE "assign PG and role to group" </w:instrText>
      </w:r>
      <w:r w:rsidR="00F228E8">
        <w:fldChar w:fldCharType="end"/>
      </w:r>
      <w:r w:rsidR="00F228E8">
        <w:fldChar w:fldCharType="begin"/>
      </w:r>
      <w:r w:rsidR="000C649E">
        <w:instrText xml:space="preserve"> XE "group PG and role" </w:instrText>
      </w:r>
      <w:r w:rsidR="00F228E8">
        <w:fldChar w:fldCharType="end"/>
      </w:r>
      <w:r w:rsidR="00F228E8">
        <w:fldChar w:fldCharType="begin"/>
      </w:r>
      <w:r w:rsidR="000C649E">
        <w:instrText xml:space="preserve"> </w:instrText>
      </w:r>
      <w:r w:rsidR="00660D81">
        <w:instrText>XE “</w:instrText>
      </w:r>
      <w:r w:rsidR="000C649E">
        <w:instrText>group</w:instrText>
      </w:r>
      <w:r w:rsidR="003D285E">
        <w:instrText>s:</w:instrText>
      </w:r>
      <w:r w:rsidR="000C649E">
        <w:instrText xml:space="preserve">administration"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0C5DD9" w:rsidRPr="00A96087" w:rsidRDefault="000C5DD9" w:rsidP="000C5DD9">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0C5DD9" w:rsidRPr="00C2222F" w:rsidRDefault="000C5DD9" w:rsidP="000C5DD9">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0C5DD9" w:rsidRPr="00C2222F" w:rsidRDefault="000C5DD9" w:rsidP="000C5DD9">
      <w:pPr>
        <w:pStyle w:val="ListNumber"/>
        <w:numPr>
          <w:ilvl w:val="0"/>
          <w:numId w:val="14"/>
        </w:numPr>
        <w:rPr>
          <w:noProof/>
        </w:rPr>
      </w:pPr>
      <w:r>
        <w:rPr>
          <w:noProof/>
        </w:rPr>
        <w:lastRenderedPageBreak/>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0C5DD9" w:rsidRPr="00C2222F" w:rsidRDefault="000C5DD9" w:rsidP="000C5DD9">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0C5DD9" w:rsidRDefault="000C5DD9" w:rsidP="000C5DD9">
      <w:pPr>
        <w:pStyle w:val="ListNumber"/>
        <w:numPr>
          <w:ilvl w:val="0"/>
          <w:numId w:val="43"/>
        </w:numPr>
        <w:rPr>
          <w:noProof/>
        </w:rPr>
      </w:pPr>
      <w:r>
        <w:rPr>
          <w:noProof/>
        </w:rPr>
        <w:t>Search for and select to View Details for the Group you want to update.</w:t>
      </w:r>
      <w:r w:rsidR="000C649E" w:rsidRPr="000C649E">
        <w:t xml:space="preserve"> </w:t>
      </w:r>
      <w:r w:rsidR="00F228E8">
        <w:fldChar w:fldCharType="begin"/>
      </w:r>
      <w:r w:rsidR="000C649E">
        <w:instrText xml:space="preserve"> XE "update PG and role for group" </w:instrText>
      </w:r>
      <w:r w:rsidR="00F228E8">
        <w:fldChar w:fldCharType="end"/>
      </w:r>
    </w:p>
    <w:p w:rsidR="000C5DD9" w:rsidRPr="00F656CA" w:rsidRDefault="000C5DD9" w:rsidP="000C5DD9">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0C5DD9" w:rsidRPr="00C2222F" w:rsidRDefault="000C5DD9" w:rsidP="000C5DD9">
      <w:pPr>
        <w:pStyle w:val="ListNumber"/>
        <w:numPr>
          <w:ilvl w:val="0"/>
          <w:numId w:val="14"/>
        </w:numPr>
        <w:rPr>
          <w:noProof/>
        </w:rPr>
      </w:pPr>
      <w:r w:rsidRPr="00C2222F">
        <w:rPr>
          <w:noProof/>
        </w:rPr>
        <w:t xml:space="preserve">Select the radio button that corresponds with the intended Protection Group. </w:t>
      </w:r>
    </w:p>
    <w:p w:rsidR="000C5DD9" w:rsidRPr="00C2222F" w:rsidRDefault="000C5DD9" w:rsidP="000C5DD9">
      <w:pPr>
        <w:pStyle w:val="ListNumber"/>
        <w:numPr>
          <w:ilvl w:val="0"/>
          <w:numId w:val="14"/>
        </w:numPr>
        <w:rPr>
          <w:noProof/>
        </w:rPr>
      </w:pPr>
      <w:r w:rsidRPr="00C2222F">
        <w:rPr>
          <w:noProof/>
        </w:rPr>
        <w:t>Determine which Roles you would like to assign to t</w:t>
      </w:r>
      <w:r>
        <w:rPr>
          <w:noProof/>
        </w:rPr>
        <w:t xml:space="preserve">he Group and highlight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0C5DD9" w:rsidRPr="00C2222F" w:rsidRDefault="000C5DD9" w:rsidP="000C5DD9">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C2222F" w:rsidRDefault="000C5DD9" w:rsidP="000C5DD9">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B41150" w:rsidRPr="00C2222F" w:rsidRDefault="00B41150" w:rsidP="00B41150">
      <w:pPr>
        <w:pStyle w:val="Heading4"/>
        <w:rPr>
          <w:rFonts w:ascii="Arial" w:hAnsi="Arial"/>
          <w:noProof/>
        </w:rPr>
      </w:pPr>
      <w:r>
        <w:rPr>
          <w:noProof/>
        </w:rPr>
        <w:t xml:space="preserve">View </w:t>
      </w:r>
      <w:r w:rsidR="000C5DD9">
        <w:rPr>
          <w:noProof/>
        </w:rPr>
        <w:t>Group</w:t>
      </w:r>
      <w:r>
        <w:rPr>
          <w:noProof/>
        </w:rPr>
        <w:t xml:space="preserve">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B41150" w:rsidRPr="00C2222F" w:rsidRDefault="00B41150" w:rsidP="00B41150">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000C649E" w:rsidRPr="000C649E">
        <w:t xml:space="preserve"> </w:t>
      </w:r>
      <w:r w:rsidR="00F228E8">
        <w:fldChar w:fldCharType="begin"/>
      </w:r>
      <w:r w:rsidR="000C649E">
        <w:instrText xml:space="preserve"> XE "view PE and privileges for group" </w:instrText>
      </w:r>
      <w:r w:rsidR="00F228E8">
        <w:fldChar w:fldCharType="end"/>
      </w:r>
      <w:r w:rsidR="00F228E8">
        <w:fldChar w:fldCharType="begin"/>
      </w:r>
      <w:r w:rsidR="000C649E">
        <w:instrText xml:space="preserve"> XE "group PEs and privileges" </w:instrText>
      </w:r>
      <w:r w:rsidR="00F228E8">
        <w:fldChar w:fldCharType="end"/>
      </w:r>
      <w:r w:rsidR="00F228E8">
        <w:fldChar w:fldCharType="begin"/>
      </w:r>
      <w:r w:rsidR="000C649E">
        <w:instrText xml:space="preserve"> XE "group reporting" </w:instrText>
      </w:r>
      <w:r w:rsidR="00F228E8">
        <w:fldChar w:fldCharType="end"/>
      </w:r>
    </w:p>
    <w:p w:rsidR="00B41150" w:rsidRDefault="00B41150" w:rsidP="000C5DD9">
      <w:pPr>
        <w:pStyle w:val="ListNumber"/>
        <w:numPr>
          <w:ilvl w:val="0"/>
          <w:numId w:val="44"/>
        </w:numPr>
        <w:rPr>
          <w:noProof/>
        </w:rPr>
      </w:pPr>
      <w:r>
        <w:rPr>
          <w:noProof/>
        </w:rPr>
        <w:t>Search for and select to View Details for the Group for which you want information.</w:t>
      </w:r>
    </w:p>
    <w:p w:rsidR="00B41150" w:rsidRDefault="00B41150" w:rsidP="00B41150">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C2222F" w:rsidRDefault="00C2222F" w:rsidP="00C2222F">
      <w:pPr>
        <w:pStyle w:val="Heading3"/>
      </w:pPr>
      <w:bookmarkStart w:id="1112" w:name="_Ref213843567"/>
      <w:bookmarkStart w:id="1113" w:name="_Ref213843570"/>
      <w:bookmarkStart w:id="1114" w:name="_Toc238804880"/>
      <w:r>
        <w:t>Instance Level</w:t>
      </w:r>
      <w:r w:rsidR="00E260B5">
        <w:t xml:space="preserve"> Security</w:t>
      </w:r>
      <w:bookmarkEnd w:id="1112"/>
      <w:bookmarkEnd w:id="1113"/>
      <w:r w:rsidR="00D33DD9">
        <w:t xml:space="preserve"> Administration – Admin Mode</w:t>
      </w:r>
      <w:bookmarkEnd w:id="1114"/>
    </w:p>
    <w:p w:rsidR="00E260B5" w:rsidRDefault="00C2222F" w:rsidP="00C2222F">
      <w:pPr>
        <w:pStyle w:val="BodyText"/>
      </w:pPr>
      <w:r w:rsidRPr="00C2222F">
        <w:t>Instance Level</w:t>
      </w:r>
      <w:r w:rsidR="00E260B5">
        <w:t xml:space="preserve"> Security</w:t>
      </w:r>
      <w:r w:rsidRPr="00C2222F">
        <w:t xml:space="preserve"> is a feature provided by CSM to allow filtering of the instance</w:t>
      </w:r>
      <w:r w:rsidR="00E260B5">
        <w:t>s</w:t>
      </w:r>
      <w:r w:rsidRPr="00C2222F">
        <w:t xml:space="preserve"> of data directly at the database level by creating filter </w:t>
      </w:r>
      <w:r w:rsidR="00E260B5">
        <w:t>criteria</w:t>
      </w:r>
      <w:r w:rsidRPr="00C2222F">
        <w:t xml:space="preserve"> and linking </w:t>
      </w:r>
      <w:r w:rsidR="00E260B5">
        <w:t xml:space="preserve">those criteria </w:t>
      </w:r>
      <w:r w:rsidRPr="00C2222F">
        <w:t xml:space="preserve">with allowed values from CSM tables. </w:t>
      </w:r>
      <w:r w:rsidR="00F228E8">
        <w:fldChar w:fldCharType="begin"/>
      </w:r>
      <w:r w:rsidR="000C649E">
        <w:instrText xml:space="preserve"> XE "</w:instrText>
      </w:r>
      <w:r w:rsidR="000C649E" w:rsidRPr="007B1D66">
        <w:instrText>UPT:</w:instrText>
      </w:r>
      <w:r w:rsidR="000C649E">
        <w:instrText xml:space="preserve">instance level security" </w:instrText>
      </w:r>
      <w:r w:rsidR="00F228E8">
        <w:fldChar w:fldCharType="end"/>
      </w:r>
      <w:r w:rsidR="00F228E8">
        <w:fldChar w:fldCharType="begin"/>
      </w:r>
      <w:r w:rsidR="000C649E">
        <w:instrText xml:space="preserve"> XE "overview:instance level security in UPT" </w:instrText>
      </w:r>
      <w:r w:rsidR="00F228E8">
        <w:fldChar w:fldCharType="end"/>
      </w:r>
      <w:r w:rsidR="00F228E8">
        <w:fldChar w:fldCharType="begin"/>
      </w:r>
      <w:r w:rsidR="000C649E">
        <w:instrText xml:space="preserve"> XE "instance level security in UPT</w:instrText>
      </w:r>
      <w:r w:rsidR="000C649E" w:rsidRPr="00F2080B">
        <w:instrText>:overview</w:instrText>
      </w:r>
      <w:r w:rsidR="000C649E">
        <w:instrText xml:space="preserve">" </w:instrText>
      </w:r>
      <w:r w:rsidR="00F228E8">
        <w:fldChar w:fldCharType="end"/>
      </w:r>
      <w:r w:rsidR="00F228E8">
        <w:fldChar w:fldCharType="begin"/>
      </w:r>
      <w:r w:rsidR="000C649E">
        <w:instrText xml:space="preserve"> XE "instance level security:administration" </w:instrText>
      </w:r>
      <w:r w:rsidR="00F228E8">
        <w:fldChar w:fldCharType="end"/>
      </w:r>
      <w:r w:rsidR="00F228E8">
        <w:fldChar w:fldCharType="begin"/>
      </w:r>
      <w:r w:rsidR="000C649E">
        <w:instrText xml:space="preserve"> XE "</w:instrText>
      </w:r>
      <w:r w:rsidR="000C649E" w:rsidRPr="005F7CA4">
        <w:instrText>security:instance level</w:instrText>
      </w:r>
      <w:r w:rsidR="000C649E">
        <w:instrText xml:space="preserve">" </w:instrText>
      </w:r>
      <w:r w:rsidR="00F228E8">
        <w:fldChar w:fldCharType="end"/>
      </w:r>
    </w:p>
    <w:p w:rsidR="00E260B5" w:rsidRDefault="00E260B5" w:rsidP="00C2222F">
      <w:pPr>
        <w:pStyle w:val="BodyText"/>
      </w:pPr>
      <w:r>
        <w:t>The sections that follow provide instructions for uploading the .jar file containing the Hibernate file and Domain Objects, creating a new filter clause, and searching for existing filter clauses.</w:t>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p>
    <w:p w:rsidR="003A77E1" w:rsidRDefault="003A77E1" w:rsidP="00C2222F">
      <w:pPr>
        <w:pStyle w:val="BodyText"/>
      </w:pPr>
      <w:r>
        <w:t xml:space="preserve">To access the Instance Level functionality, click </w:t>
      </w:r>
      <w:r w:rsidRPr="003A77E1">
        <w:rPr>
          <w:rStyle w:val="Bold"/>
        </w:rPr>
        <w:t>Instance Level</w:t>
      </w:r>
      <w:r>
        <w:t xml:space="preserve"> from the Admin Mode main menu.</w:t>
      </w:r>
    </w:p>
    <w:p w:rsidR="003A77E1" w:rsidRDefault="00257618" w:rsidP="003A77E1">
      <w:pPr>
        <w:pStyle w:val="GraphicAnchorMain"/>
        <w:rPr>
          <w:noProof/>
        </w:rPr>
      </w:pPr>
      <w:r>
        <w:rPr>
          <w:noProof/>
        </w:rPr>
        <w:drawing>
          <wp:inline distT="0" distB="0" distL="0" distR="0">
            <wp:extent cx="5838825" cy="275590"/>
            <wp:effectExtent l="19050" t="0" r="9525" b="0"/>
            <wp:docPr id="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srcRect r="1822"/>
                    <a:stretch>
                      <a:fillRect/>
                    </a:stretch>
                  </pic:blipFill>
                  <pic:spPr bwMode="auto">
                    <a:xfrm>
                      <a:off x="0" y="0"/>
                      <a:ext cx="5838825" cy="275590"/>
                    </a:xfrm>
                    <a:prstGeom prst="rect">
                      <a:avLst/>
                    </a:prstGeom>
                    <a:noFill/>
                    <a:ln w="9525">
                      <a:noFill/>
                      <a:miter lim="800000"/>
                      <a:headEnd/>
                      <a:tailEnd/>
                    </a:ln>
                  </pic:spPr>
                </pic:pic>
              </a:graphicData>
            </a:graphic>
          </wp:inline>
        </w:drawing>
      </w:r>
    </w:p>
    <w:p w:rsid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27</w:t>
        </w:r>
      </w:fldSimple>
      <w:r w:rsidR="003A77E1">
        <w:t xml:space="preserve"> Admin Mode main menu options</w:t>
      </w:r>
    </w:p>
    <w:p w:rsidR="00E260B5" w:rsidRDefault="00E260B5" w:rsidP="00C2222F">
      <w:pPr>
        <w:pStyle w:val="BodyText"/>
      </w:pPr>
      <w:r>
        <w:t xml:space="preserve">Each of the available features is accessed by clicking the appropriate link located in the Instance Level Links section of the Instance Level </w:t>
      </w:r>
      <w:r w:rsidR="003A77E1">
        <w:t>Home page</w:t>
      </w:r>
      <w:r>
        <w:t xml:space="preserve">. </w:t>
      </w:r>
    </w:p>
    <w:p w:rsidR="008B217D" w:rsidRDefault="00257618" w:rsidP="00E260B5">
      <w:pPr>
        <w:pStyle w:val="GraphicAnchorMainIndent"/>
        <w:rPr>
          <w:noProof/>
        </w:rPr>
      </w:pPr>
      <w:r>
        <w:rPr>
          <w:noProof/>
        </w:rPr>
        <w:lastRenderedPageBreak/>
        <w:drawing>
          <wp:inline distT="0" distB="0" distL="0" distR="0">
            <wp:extent cx="2170430" cy="1388110"/>
            <wp:effectExtent l="19050" t="0" r="1270" b="0"/>
            <wp:docPr id="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srcRect/>
                    <a:stretch>
                      <a:fillRect/>
                    </a:stretch>
                  </pic:blipFill>
                  <pic:spPr bwMode="auto">
                    <a:xfrm>
                      <a:off x="0" y="0"/>
                      <a:ext cx="2170430" cy="1388110"/>
                    </a:xfrm>
                    <a:prstGeom prst="rect">
                      <a:avLst/>
                    </a:prstGeom>
                    <a:noFill/>
                    <a:ln w="9525">
                      <a:noFill/>
                      <a:miter lim="800000"/>
                      <a:headEnd/>
                      <a:tailEnd/>
                    </a:ln>
                  </pic:spPr>
                </pic:pic>
              </a:graphicData>
            </a:graphic>
          </wp:inline>
        </w:drawing>
      </w:r>
    </w:p>
    <w:p w:rsidR="00E260B5" w:rsidRPr="00E260B5" w:rsidRDefault="002A3C9A" w:rsidP="00E260B5">
      <w:pPr>
        <w:pStyle w:val="Caption"/>
      </w:pPr>
      <w:r>
        <w:t>Figure</w:t>
      </w:r>
      <w:r w:rsidR="00E260B5">
        <w:t xml:space="preserve"> </w:t>
      </w:r>
      <w:fldSimple w:instr=" STYLEREF 1 \s ">
        <w:r w:rsidR="00E92FAF">
          <w:rPr>
            <w:noProof/>
          </w:rPr>
          <w:t>3</w:t>
        </w:r>
      </w:fldSimple>
      <w:r w:rsidR="002F0542">
        <w:noBreakHyphen/>
      </w:r>
      <w:fldSimple w:instr=" SEQ Figure \* ARABIC \s 1 ">
        <w:r w:rsidR="00E92FAF">
          <w:rPr>
            <w:noProof/>
          </w:rPr>
          <w:t>28</w:t>
        </w:r>
      </w:fldSimple>
      <w:r w:rsidR="00E260B5">
        <w:t xml:space="preserve"> Instance Level Links on Admin Mode Home page</w:t>
      </w:r>
    </w:p>
    <w:p w:rsidR="008B217D" w:rsidRDefault="008B217D" w:rsidP="008B217D">
      <w:pPr>
        <w:pStyle w:val="Heading4"/>
        <w:rPr>
          <w:noProof/>
        </w:rPr>
      </w:pPr>
      <w:r>
        <w:rPr>
          <w:noProof/>
        </w:rPr>
        <w:t>Uploading a File</w:t>
      </w:r>
    </w:p>
    <w:p w:rsidR="003A77E1" w:rsidRPr="003A77E1" w:rsidRDefault="003A77E1" w:rsidP="003A77E1">
      <w:pPr>
        <w:pStyle w:val="ListNumber"/>
        <w:numPr>
          <w:ilvl w:val="0"/>
          <w:numId w:val="45"/>
        </w:numPr>
      </w:pPr>
      <w:r>
        <w:t xml:space="preserve">From the Instance Level home page, click the </w:t>
      </w:r>
      <w:r w:rsidRPr="003A77E1">
        <w:rPr>
          <w:rStyle w:val="Bold"/>
        </w:rPr>
        <w:t>Upload the Jar File</w:t>
      </w:r>
      <w:r>
        <w:t xml:space="preserve"> link. The upload form appears.</w:t>
      </w:r>
      <w:r w:rsidR="000C649E" w:rsidRPr="000C649E">
        <w:t xml:space="preserve"> </w:t>
      </w:r>
      <w:r w:rsidR="00F228E8">
        <w:fldChar w:fldCharType="begin"/>
      </w:r>
      <w:r w:rsidR="000C649E">
        <w:instrText xml:space="preserve"> XE "jar file:instance level security in UPT" </w:instrText>
      </w:r>
      <w:r w:rsidR="00F228E8">
        <w:fldChar w:fldCharType="end"/>
      </w:r>
      <w:r w:rsidR="00F228E8">
        <w:fldChar w:fldCharType="begin"/>
      </w:r>
      <w:r w:rsidR="000C649E">
        <w:instrText xml:space="preserve"> XE "</w:instrText>
      </w:r>
      <w:r w:rsidR="000C649E" w:rsidRPr="009B1B40">
        <w:instrText>instance level security:file upload</w:instrText>
      </w:r>
      <w:r w:rsidR="000C649E">
        <w:instrText xml:space="preserve">" </w:instrText>
      </w:r>
      <w:r w:rsidR="00F228E8">
        <w:fldChar w:fldCharType="end"/>
      </w:r>
    </w:p>
    <w:p w:rsidR="008B217D" w:rsidRDefault="00257618" w:rsidP="00A57346">
      <w:pPr>
        <w:pStyle w:val="GraphicAnchorMainIndent"/>
        <w:rPr>
          <w:noProof/>
        </w:rPr>
      </w:pPr>
      <w:r>
        <w:rPr>
          <w:noProof/>
        </w:rPr>
        <w:drawing>
          <wp:inline distT="0" distB="0" distL="0" distR="0">
            <wp:extent cx="5299075" cy="1167765"/>
            <wp:effectExtent l="19050" t="0" r="0" b="0"/>
            <wp:docPr id="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5299075" cy="1167765"/>
                    </a:xfrm>
                    <a:prstGeom prst="rect">
                      <a:avLst/>
                    </a:prstGeom>
                    <a:noFill/>
                    <a:ln w="9525">
                      <a:noFill/>
                      <a:miter lim="800000"/>
                      <a:headEnd/>
                      <a:tailEnd/>
                    </a:ln>
                  </pic:spPr>
                </pic:pic>
              </a:graphicData>
            </a:graphic>
          </wp:inline>
        </w:drawing>
      </w:r>
    </w:p>
    <w:p w:rsidR="003A77E1" w:rsidRDefault="002A3C9A" w:rsidP="003A77E1">
      <w:pPr>
        <w:pStyle w:val="CaptionIndent"/>
      </w:pPr>
      <w:r>
        <w:t>Figure</w:t>
      </w:r>
      <w:r w:rsidR="003A77E1">
        <w:t xml:space="preserve"> </w:t>
      </w:r>
      <w:fldSimple w:instr=" STYLEREF 1 \s ">
        <w:r w:rsidR="00E92FAF">
          <w:rPr>
            <w:noProof/>
          </w:rPr>
          <w:t>3</w:t>
        </w:r>
      </w:fldSimple>
      <w:r w:rsidR="002F0542">
        <w:noBreakHyphen/>
      </w:r>
      <w:fldSimple w:instr=" SEQ Figure \* ARABIC \s 1 ">
        <w:r w:rsidR="00E92FAF">
          <w:rPr>
            <w:noProof/>
          </w:rPr>
          <w:t>29</w:t>
        </w:r>
      </w:fldSimple>
      <w:r w:rsidR="003A77E1">
        <w:t xml:space="preserve"> Jar File Upload Form</w:t>
      </w:r>
    </w:p>
    <w:p w:rsidR="003A77E1" w:rsidRDefault="003A77E1" w:rsidP="003A77E1">
      <w:pPr>
        <w:pStyle w:val="ListNumber"/>
      </w:pPr>
      <w:r>
        <w:t>Provide the following information for upload:</w:t>
      </w:r>
    </w:p>
    <w:p w:rsidR="003A77E1" w:rsidRDefault="008B318A" w:rsidP="003A77E1">
      <w:pPr>
        <w:pStyle w:val="BodyTextIndent"/>
      </w:pPr>
      <w:r w:rsidRPr="003A77E1">
        <w:rPr>
          <w:rStyle w:val="Bold"/>
        </w:rPr>
        <w:t>Application Jar File</w:t>
      </w:r>
      <w:r>
        <w:t xml:space="preserve"> – The path of the application jar file that contains the Hibernate configuration and mapping files, and domain objects. </w:t>
      </w:r>
    </w:p>
    <w:p w:rsidR="003A77E1" w:rsidRDefault="003A77E1" w:rsidP="003A77E1">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3A77E1" w:rsidRDefault="008B318A" w:rsidP="003A77E1">
      <w:pPr>
        <w:pStyle w:val="BodyTextIndent"/>
      </w:pPr>
      <w:r w:rsidRPr="003A77E1">
        <w:rPr>
          <w:rStyle w:val="Bold"/>
        </w:rPr>
        <w:t>Hibernate Configuration File Name</w:t>
      </w:r>
      <w:r>
        <w:t xml:space="preserve"> – The fully qualified name of the Hibernate configuration file located in the selected jar file.</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8B217D" w:rsidRPr="008B217D" w:rsidRDefault="003A77E1" w:rsidP="003A77E1">
      <w:pPr>
        <w:pStyle w:val="ListNumber"/>
      </w:pPr>
      <w:r>
        <w:t xml:space="preserve">Click </w:t>
      </w:r>
      <w:r w:rsidR="008B217D" w:rsidRPr="003A77E1">
        <w:rPr>
          <w:rStyle w:val="Bold"/>
        </w:rPr>
        <w:t>Upload</w:t>
      </w:r>
      <w:r w:rsidR="008B217D">
        <w:t xml:space="preserve"> button.</w:t>
      </w:r>
    </w:p>
    <w:p w:rsidR="00C2222F" w:rsidRDefault="00535BBE" w:rsidP="00535BBE">
      <w:pPr>
        <w:pStyle w:val="Heading4"/>
      </w:pPr>
      <w:r>
        <w:t>Add New Security Filter</w:t>
      </w:r>
    </w:p>
    <w:p w:rsidR="003A77E1" w:rsidRPr="003A77E1" w:rsidRDefault="003A77E1" w:rsidP="003B3950">
      <w:pPr>
        <w:pStyle w:val="ListNumber"/>
        <w:numPr>
          <w:ilvl w:val="0"/>
          <w:numId w:val="46"/>
        </w:numPr>
      </w:pPr>
      <w:r>
        <w:t xml:space="preserve">From the Instance Level home page, click the </w:t>
      </w:r>
      <w:r>
        <w:rPr>
          <w:rStyle w:val="Bold"/>
        </w:rPr>
        <w:t>Add New Security Filter</w:t>
      </w:r>
      <w:r>
        <w:t xml:space="preserve"> link. The New Filter Clause Details form appears.</w:t>
      </w:r>
      <w:r w:rsidR="000C649E" w:rsidRPr="000C649E">
        <w:t xml:space="preserve"> </w:t>
      </w:r>
      <w:r w:rsidR="00F228E8">
        <w:fldChar w:fldCharType="begin"/>
      </w:r>
      <w:r w:rsidR="000C649E">
        <w:instrText xml:space="preserve"> XE "add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add security filter" </w:instrText>
      </w:r>
      <w:r w:rsidR="00F228E8">
        <w:fldChar w:fldCharType="end"/>
      </w:r>
      <w:r w:rsidR="00F228E8">
        <w:fldChar w:fldCharType="begin"/>
      </w:r>
      <w:r w:rsidR="000C649E">
        <w:instrText xml:space="preserve"> XE "instance level security:add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security:add filter</w:instrText>
      </w:r>
      <w:r w:rsidR="000C649E">
        <w:instrText xml:space="preserve">" </w:instrText>
      </w:r>
      <w:r w:rsidR="00F228E8">
        <w:fldChar w:fldCharType="end"/>
      </w:r>
    </w:p>
    <w:p w:rsidR="00535BBE" w:rsidRDefault="00257618" w:rsidP="003A77E1">
      <w:pPr>
        <w:pStyle w:val="GraphicAnchorMainIndent"/>
        <w:rPr>
          <w:noProof/>
        </w:rPr>
      </w:pPr>
      <w:r>
        <w:rPr>
          <w:noProof/>
        </w:rPr>
        <w:lastRenderedPageBreak/>
        <w:drawing>
          <wp:inline distT="0" distB="0" distL="0" distR="0">
            <wp:extent cx="5365115" cy="2467610"/>
            <wp:effectExtent l="19050" t="0" r="6985" b="0"/>
            <wp:docPr id="3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5365115" cy="2467610"/>
                    </a:xfrm>
                    <a:prstGeom prst="rect">
                      <a:avLst/>
                    </a:prstGeom>
                    <a:noFill/>
                    <a:ln w="9525">
                      <a:noFill/>
                      <a:miter lim="800000"/>
                      <a:headEnd/>
                      <a:tailEnd/>
                    </a:ln>
                  </pic:spPr>
                </pic:pic>
              </a:graphicData>
            </a:graphic>
          </wp:inline>
        </w:drawing>
      </w:r>
    </w:p>
    <w:p w:rsidR="003A77E1" w:rsidRPr="003A77E1" w:rsidRDefault="002A3C9A" w:rsidP="003A77E1">
      <w:pPr>
        <w:pStyle w:val="Caption"/>
      </w:pPr>
      <w:r>
        <w:t>Figure</w:t>
      </w:r>
      <w:r w:rsidR="003A77E1">
        <w:t xml:space="preserve"> </w:t>
      </w:r>
      <w:fldSimple w:instr=" STYLEREF 1 \s ">
        <w:r w:rsidR="00E92FAF">
          <w:rPr>
            <w:noProof/>
          </w:rPr>
          <w:t>3</w:t>
        </w:r>
      </w:fldSimple>
      <w:r w:rsidR="002F0542">
        <w:noBreakHyphen/>
      </w:r>
      <w:fldSimple w:instr=" SEQ Figure \* ARABIC \s 1 ">
        <w:r w:rsidR="00E92FAF">
          <w:rPr>
            <w:noProof/>
          </w:rPr>
          <w:t>30</w:t>
        </w:r>
      </w:fldSimple>
      <w:r w:rsidR="003A77E1">
        <w:t xml:space="preserve"> New Filter Clause Details form</w:t>
      </w:r>
    </w:p>
    <w:p w:rsidR="00535BBE" w:rsidRDefault="003A77E1" w:rsidP="003B3950">
      <w:pPr>
        <w:pStyle w:val="ListNumber"/>
      </w:pPr>
      <w:r>
        <w:t>Enter the following information into the form</w:t>
      </w:r>
      <w:r w:rsidR="00535BBE">
        <w:t>:</w:t>
      </w:r>
    </w:p>
    <w:p w:rsidR="00535BBE" w:rsidRDefault="00535BBE" w:rsidP="003A77E1">
      <w:pPr>
        <w:pStyle w:val="BodyTextIndent"/>
      </w:pPr>
      <w:r w:rsidRPr="003A77E1">
        <w:rPr>
          <w:rStyle w:val="Bold"/>
        </w:rPr>
        <w:t>Class Name</w:t>
      </w:r>
      <w:r>
        <w:t xml:space="preserve"> - This the class for which you want to create a filter clause. </w:t>
      </w:r>
    </w:p>
    <w:p w:rsidR="003B3950" w:rsidRDefault="00535BBE" w:rsidP="003A77E1">
      <w:pPr>
        <w:pStyle w:val="BodyTextIndent"/>
      </w:pPr>
      <w:r w:rsidRPr="003A77E1">
        <w:rPr>
          <w:rStyle w:val="Bold"/>
        </w:rPr>
        <w:t>Filter Chain</w:t>
      </w:r>
      <w:r>
        <w:t xml:space="preserve"> – This is a chain of the associated objects on which the security of the class depends.</w:t>
      </w:r>
      <w:r w:rsidR="003B3950">
        <w:t xml:space="preserve"> You have the following options:</w:t>
      </w:r>
    </w:p>
    <w:p w:rsidR="003B3950" w:rsidRDefault="00535BBE" w:rsidP="003B3950">
      <w:pPr>
        <w:pStyle w:val="ListBullet2"/>
      </w:pPr>
      <w:r>
        <w:t xml:space="preserve">In </w:t>
      </w:r>
      <w:r w:rsidR="003B3950">
        <w:t xml:space="preserve">the </w:t>
      </w:r>
      <w:r>
        <w:t>case of the inherited security</w:t>
      </w:r>
      <w:r w:rsidR="003B3950">
        <w:t>,</w:t>
      </w:r>
      <w:r>
        <w:t xml:space="preserve"> you can follow the trail to the target class by selecting the associated class</w:t>
      </w:r>
      <w:r w:rsidR="003B3950">
        <w:t xml:space="preserve"> from the drop-down list</w:t>
      </w:r>
      <w:r>
        <w:t xml:space="preserve"> and </w:t>
      </w:r>
      <w:r w:rsidR="003B3950">
        <w:t xml:space="preserve">clicking the </w:t>
      </w:r>
      <w:r w:rsidRPr="003B3950">
        <w:rPr>
          <w:rStyle w:val="Bold"/>
        </w:rPr>
        <w:t>Add</w:t>
      </w:r>
      <w:r w:rsidR="003B3950">
        <w:rPr>
          <w:rStyle w:val="Bold"/>
        </w:rPr>
        <w:t xml:space="preserve"> </w:t>
      </w:r>
      <w:r w:rsidR="003B3950" w:rsidRPr="003B3950">
        <w:t xml:space="preserve">button </w:t>
      </w:r>
      <w:r w:rsidR="003B3950" w:rsidRPr="003B3950">
        <w:rPr>
          <w:rStyle w:val="Emphasis"/>
        </w:rPr>
        <w:t>in this section of the form</w:t>
      </w:r>
      <w:r>
        <w:t xml:space="preserve">. </w:t>
      </w:r>
    </w:p>
    <w:p w:rsidR="003B3950" w:rsidRDefault="00535BBE" w:rsidP="003B3950">
      <w:pPr>
        <w:pStyle w:val="ListBullet2"/>
      </w:pPr>
      <w:r>
        <w:t xml:space="preserve">You can remove the last associated class by </w:t>
      </w:r>
      <w:r w:rsidR="003B3950">
        <w:t>clicking</w:t>
      </w:r>
      <w:r>
        <w:t xml:space="preserve"> </w:t>
      </w:r>
      <w:r w:rsidRPr="003B3950">
        <w:rPr>
          <w:rStyle w:val="Bold"/>
        </w:rPr>
        <w:t>Remove</w:t>
      </w:r>
      <w:r>
        <w:t xml:space="preserve">. </w:t>
      </w:r>
    </w:p>
    <w:p w:rsidR="003B3950" w:rsidRDefault="00535BBE" w:rsidP="003B3950">
      <w:pPr>
        <w:pStyle w:val="ListBullet2"/>
      </w:pPr>
      <w:r>
        <w:t xml:space="preserve">If the security </w:t>
      </w:r>
      <w:r w:rsidR="003B3950">
        <w:t>of the Class is dependant on it</w:t>
      </w:r>
      <w:r>
        <w:t xml:space="preserve">self, select the same Class (with the suffix </w:t>
      </w:r>
      <w:r w:rsidR="003B3950">
        <w:t>“</w:t>
      </w:r>
      <w:r>
        <w:t>self</w:t>
      </w:r>
      <w:r w:rsidR="003B3950">
        <w:t>”</w:t>
      </w:r>
      <w:r>
        <w:t xml:space="preserve">) </w:t>
      </w:r>
      <w:r w:rsidR="003B3950">
        <w:t xml:space="preserve">from </w:t>
      </w:r>
      <w:r>
        <w:t>the Filter Chain</w:t>
      </w:r>
      <w:r w:rsidR="003B3950">
        <w:t xml:space="preserve"> drop-down list</w:t>
      </w:r>
      <w:r>
        <w:t xml:space="preserve">. </w:t>
      </w:r>
    </w:p>
    <w:p w:rsidR="00535BBE" w:rsidRDefault="00535BBE" w:rsidP="003B3950">
      <w:pPr>
        <w:pStyle w:val="BodyTextIndent"/>
      </w:pPr>
      <w:r>
        <w:t>Once</w:t>
      </w:r>
      <w:r w:rsidR="003B3950">
        <w:t xml:space="preserve"> the proper filter chain appears</w:t>
      </w:r>
      <w:r>
        <w:t xml:space="preserve">, </w:t>
      </w:r>
      <w:r w:rsidR="003B3950">
        <w:t>click</w:t>
      </w:r>
      <w:r>
        <w:t xml:space="preserve"> </w:t>
      </w:r>
      <w:r w:rsidRPr="003B3950">
        <w:rPr>
          <w:rStyle w:val="Bold"/>
        </w:rPr>
        <w:t>Done</w:t>
      </w:r>
      <w:r>
        <w:t xml:space="preserve"> </w:t>
      </w:r>
      <w:r w:rsidR="003B3950">
        <w:t>in this section of the form</w:t>
      </w:r>
      <w:r>
        <w:t xml:space="preserve">. </w:t>
      </w:r>
    </w:p>
    <w:p w:rsidR="00535BBE" w:rsidRDefault="00535BBE" w:rsidP="003A77E1">
      <w:pPr>
        <w:pStyle w:val="BodyTextIndent"/>
      </w:pPr>
      <w:r w:rsidRPr="003B3950">
        <w:rPr>
          <w:rStyle w:val="Bold"/>
        </w:rPr>
        <w:t>Target Class Attribute Name</w:t>
      </w:r>
      <w:r>
        <w:t xml:space="preserve"> </w:t>
      </w:r>
      <w:r w:rsidR="003B3950">
        <w:t>–</w:t>
      </w:r>
      <w:r>
        <w:t xml:space="preserve"> </w:t>
      </w:r>
      <w:r w:rsidR="003B3950">
        <w:t>This field is</w:t>
      </w:r>
      <w:r>
        <w:t xml:space="preserve"> populated with all </w:t>
      </w:r>
      <w:r w:rsidR="003B3950">
        <w:t xml:space="preserve">of </w:t>
      </w:r>
      <w:r>
        <w:t xml:space="preserve">the attributes of the Final Target Class. </w:t>
      </w:r>
    </w:p>
    <w:p w:rsidR="00535BBE" w:rsidRDefault="00535BBE" w:rsidP="003A77E1">
      <w:pPr>
        <w:pStyle w:val="BodyTextIndent"/>
      </w:pPr>
      <w:r w:rsidRPr="003B3950">
        <w:rPr>
          <w:rStyle w:val="Bold"/>
        </w:rPr>
        <w:t xml:space="preserve">Target Class </w:t>
      </w:r>
      <w:r w:rsidR="003B3950">
        <w:rPr>
          <w:rStyle w:val="Bold"/>
        </w:rPr>
        <w:t>Alias</w:t>
      </w:r>
      <w:r>
        <w:t xml:space="preserve"> –</w:t>
      </w:r>
      <w:r w:rsidR="003B3950">
        <w:t xml:space="preserve"> I</w:t>
      </w:r>
      <w:r>
        <w:t>f you want to provide an alias for the Target Class Name</w:t>
      </w:r>
      <w:r w:rsidR="003B3950">
        <w:t>,</w:t>
      </w:r>
      <w:r>
        <w:t xml:space="preserve"> you can do so by providing a value </w:t>
      </w:r>
      <w:r w:rsidR="003B3950">
        <w:t>in</w:t>
      </w:r>
      <w:r>
        <w:t xml:space="preserve"> the Target Class Alias field. </w:t>
      </w:r>
    </w:p>
    <w:p w:rsidR="00535BBE" w:rsidRDefault="00535BBE" w:rsidP="003A77E1">
      <w:pPr>
        <w:pStyle w:val="BodyTextIndent"/>
      </w:pPr>
      <w:r w:rsidRPr="003B3950">
        <w:rPr>
          <w:rStyle w:val="Bold"/>
        </w:rPr>
        <w:t xml:space="preserve">Target Class Attribute </w:t>
      </w:r>
      <w:r w:rsidR="003B3950">
        <w:rPr>
          <w:rStyle w:val="Bold"/>
        </w:rPr>
        <w:t xml:space="preserve">Alias </w:t>
      </w:r>
      <w:r>
        <w:t>–</w:t>
      </w:r>
      <w:r w:rsidR="003B3950">
        <w:t>Y</w:t>
      </w:r>
      <w:r>
        <w:t>ou can provide an alias for the Target Class</w:t>
      </w:r>
      <w:r w:rsidR="003B3950">
        <w:t xml:space="preserve"> </w:t>
      </w:r>
      <w:r>
        <w:t xml:space="preserve">Attribute Name by providing a value </w:t>
      </w:r>
      <w:r w:rsidR="003B3950">
        <w:t>in</w:t>
      </w:r>
      <w:r>
        <w:t xml:space="preserve"> the Target Class Attribute Alias field.</w:t>
      </w:r>
    </w:p>
    <w:p w:rsidR="00C2222F" w:rsidRDefault="003B3950" w:rsidP="003B3950">
      <w:pPr>
        <w:pStyle w:val="ListNumber"/>
      </w:pPr>
      <w:r>
        <w:t xml:space="preserve">When finished, </w:t>
      </w:r>
      <w:r w:rsidR="00535BBE">
        <w:t xml:space="preserve">click Add button </w:t>
      </w:r>
      <w:r>
        <w:t xml:space="preserve">at the bottom of the form </w:t>
      </w:r>
      <w:r w:rsidR="00535BBE">
        <w:t>to add the filter</w:t>
      </w:r>
      <w:r>
        <w:t>.</w:t>
      </w:r>
    </w:p>
    <w:p w:rsidR="00C2222F" w:rsidRDefault="00CD44FB" w:rsidP="00CD44FB">
      <w:pPr>
        <w:pStyle w:val="Heading4"/>
      </w:pPr>
      <w:r>
        <w:lastRenderedPageBreak/>
        <w:t>Select</w:t>
      </w:r>
      <w:r w:rsidR="00535BBE">
        <w:t xml:space="preserve"> an</w:t>
      </w:r>
      <w:r w:rsidR="003B3950">
        <w:t>d View/Update an</w:t>
      </w:r>
      <w:r w:rsidR="00535BBE">
        <w:t xml:space="preserve"> Existing Security Filter</w:t>
      </w:r>
    </w:p>
    <w:p w:rsidR="003B3950" w:rsidRDefault="003B3950" w:rsidP="00CD44FB">
      <w:pPr>
        <w:pStyle w:val="ListNumber"/>
        <w:keepNext/>
        <w:numPr>
          <w:ilvl w:val="0"/>
          <w:numId w:val="47"/>
        </w:numPr>
      </w:pPr>
      <w:r>
        <w:t xml:space="preserve">From the Instance Level home page, click the </w:t>
      </w:r>
      <w:r>
        <w:rPr>
          <w:rStyle w:val="Bold"/>
        </w:rPr>
        <w:t>Select an Existing Security Filter</w:t>
      </w:r>
      <w:r>
        <w:t xml:space="preserve"> link. The Search form appears.</w:t>
      </w:r>
      <w:r w:rsidR="000C649E" w:rsidRPr="000C649E">
        <w:t xml:space="preserve"> </w:t>
      </w:r>
      <w:r w:rsidR="00F228E8">
        <w:fldChar w:fldCharType="begin"/>
      </w:r>
      <w:r w:rsidR="000C649E">
        <w:instrText xml:space="preserve"> XE "</w:instrText>
      </w:r>
      <w:r w:rsidR="000C649E" w:rsidRPr="007B1D66">
        <w:instrText>UPT:</w:instrText>
      </w:r>
      <w:r w:rsidR="000C649E">
        <w:instrText xml:space="preserve">view security filter" </w:instrText>
      </w:r>
      <w:r w:rsidR="00F228E8">
        <w:fldChar w:fldCharType="end"/>
      </w:r>
      <w:r w:rsidR="00F228E8">
        <w:fldChar w:fldCharType="begin"/>
      </w:r>
      <w:r w:rsidR="000C649E">
        <w:instrText xml:space="preserve"> XE "</w:instrText>
      </w:r>
      <w:r w:rsidR="000C649E" w:rsidRPr="007B1D66">
        <w:instrText>UPT:</w:instrText>
      </w:r>
      <w:r w:rsidR="000C649E">
        <w:instrText xml:space="preserve">edit/update security filter" </w:instrText>
      </w:r>
      <w:r w:rsidR="00F228E8">
        <w:fldChar w:fldCharType="end"/>
      </w:r>
      <w:r w:rsidR="00F228E8">
        <w:fldChar w:fldCharType="begin"/>
      </w:r>
      <w:r w:rsidR="000C649E">
        <w:instrText xml:space="preserve"> XE "instance level security:modify filter clause" </w:instrText>
      </w:r>
      <w:r w:rsidR="00F228E8">
        <w:fldChar w:fldCharType="end"/>
      </w:r>
      <w:r w:rsidR="00F228E8">
        <w:fldChar w:fldCharType="begin"/>
      </w:r>
      <w:r w:rsidR="000C649E">
        <w:instrText xml:space="preserve"> XE "</w:instrText>
      </w:r>
      <w:r w:rsidR="000C649E" w:rsidRPr="000C7E9B">
        <w:instrText>filter clauses</w:instrText>
      </w:r>
      <w:r w:rsidR="000C649E">
        <w:instrText xml:space="preserve">" </w:instrText>
      </w:r>
      <w:r w:rsidR="00F228E8">
        <w:fldChar w:fldCharType="end"/>
      </w:r>
      <w:r w:rsidR="00F228E8">
        <w:fldChar w:fldCharType="begin"/>
      </w:r>
      <w:r w:rsidR="000C649E">
        <w:instrText xml:space="preserve"> XE "</w:instrText>
      </w:r>
      <w:r w:rsidR="000C649E" w:rsidRPr="00DF046D">
        <w:instrText>security:</w:instrText>
      </w:r>
      <w:r w:rsidR="000C649E">
        <w:instrText>modify</w:instrText>
      </w:r>
      <w:r w:rsidR="000C649E" w:rsidRPr="00DF046D">
        <w:instrText xml:space="preserve"> filter</w:instrText>
      </w:r>
      <w:r w:rsidR="000C649E">
        <w:instrText xml:space="preserve">" </w:instrText>
      </w:r>
      <w:r w:rsidR="00F228E8">
        <w:fldChar w:fldCharType="end"/>
      </w:r>
      <w:r w:rsidR="00F228E8">
        <w:fldChar w:fldCharType="begin"/>
      </w:r>
      <w:r w:rsidR="000C649E">
        <w:instrText xml:space="preserve"> XE "</w:instrText>
      </w:r>
      <w:r w:rsidR="000C649E" w:rsidRPr="0054302B">
        <w:instrText>security:filter clause</w:instrText>
      </w:r>
      <w:r w:rsidR="000C649E">
        <w:instrText xml:space="preserve">" </w:instrText>
      </w:r>
      <w:r w:rsidR="00F228E8">
        <w:fldChar w:fldCharType="end"/>
      </w:r>
    </w:p>
    <w:p w:rsidR="003B3950" w:rsidRDefault="00257618" w:rsidP="003B3950">
      <w:pPr>
        <w:pStyle w:val="GraphicAnchorMainIndent"/>
        <w:rPr>
          <w:noProof/>
        </w:rPr>
      </w:pPr>
      <w:r>
        <w:rPr>
          <w:noProof/>
        </w:rPr>
        <w:drawing>
          <wp:inline distT="0" distB="0" distL="0" distR="0">
            <wp:extent cx="5354320" cy="727075"/>
            <wp:effectExtent l="19050" t="0" r="0" b="0"/>
            <wp:docPr id="3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srcRect/>
                    <a:stretch>
                      <a:fillRect/>
                    </a:stretch>
                  </pic:blipFill>
                  <pic:spPr bwMode="auto">
                    <a:xfrm>
                      <a:off x="0" y="0"/>
                      <a:ext cx="5354320" cy="72707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31</w:t>
        </w:r>
      </w:fldSimple>
      <w:r w:rsidR="00645D3E">
        <w:t xml:space="preserve"> Filter Clause Search form</w:t>
      </w:r>
    </w:p>
    <w:p w:rsidR="003B3950" w:rsidRDefault="003B3950" w:rsidP="003B3950">
      <w:pPr>
        <w:pStyle w:val="ListNumber"/>
        <w:numPr>
          <w:ilvl w:val="0"/>
          <w:numId w:val="47"/>
        </w:numPr>
      </w:pPr>
      <w:r>
        <w:t>Enter search criteria into the Filter Clause Search Criteria form. Search by Class Name. You may use an asterisk (*) as a wildcard character if necessary.</w:t>
      </w:r>
    </w:p>
    <w:p w:rsidR="00645D3E" w:rsidRDefault="00645D3E" w:rsidP="003B3950">
      <w:pPr>
        <w:pStyle w:val="ListNumber"/>
        <w:numPr>
          <w:ilvl w:val="0"/>
          <w:numId w:val="47"/>
        </w:numPr>
      </w:pPr>
      <w:r>
        <w:t xml:space="preserve">Click </w:t>
      </w:r>
      <w:r w:rsidRPr="00645D3E">
        <w:rPr>
          <w:b/>
        </w:rPr>
        <w:t>Search</w:t>
      </w:r>
      <w:r w:rsidRPr="00645D3E">
        <w:t>.</w:t>
      </w:r>
    </w:p>
    <w:p w:rsidR="00645D3E" w:rsidRDefault="00645D3E" w:rsidP="003B3950">
      <w:pPr>
        <w:pStyle w:val="ListNumber"/>
        <w:numPr>
          <w:ilvl w:val="0"/>
          <w:numId w:val="47"/>
        </w:numPr>
      </w:pPr>
      <w:r>
        <w:t xml:space="preserve">From the results list, select the radio button next to the Class Name of the filter clause you want to view and/or edit, and then click </w:t>
      </w:r>
      <w:r w:rsidRPr="004F7051">
        <w:rPr>
          <w:rStyle w:val="Bold"/>
        </w:rPr>
        <w:t>View Details</w:t>
      </w:r>
      <w:r>
        <w:t>.</w:t>
      </w:r>
    </w:p>
    <w:p w:rsidR="00645D3E" w:rsidRDefault="00257618" w:rsidP="00645D3E">
      <w:pPr>
        <w:pStyle w:val="GraphicAnchorMainIndent"/>
        <w:rPr>
          <w:noProof/>
        </w:rPr>
      </w:pPr>
      <w:r>
        <w:rPr>
          <w:noProof/>
        </w:rPr>
        <w:drawing>
          <wp:inline distT="0" distB="0" distL="0" distR="0">
            <wp:extent cx="5332095" cy="3293745"/>
            <wp:effectExtent l="19050" t="0" r="1905" b="0"/>
            <wp:docPr id="3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2"/>
                    <a:srcRect/>
                    <a:stretch>
                      <a:fillRect/>
                    </a:stretch>
                  </pic:blipFill>
                  <pic:spPr bwMode="auto">
                    <a:xfrm>
                      <a:off x="0" y="0"/>
                      <a:ext cx="5332095" cy="3293745"/>
                    </a:xfrm>
                    <a:prstGeom prst="rect">
                      <a:avLst/>
                    </a:prstGeom>
                    <a:noFill/>
                    <a:ln w="9525">
                      <a:noFill/>
                      <a:miter lim="800000"/>
                      <a:headEnd/>
                      <a:tailEnd/>
                    </a:ln>
                  </pic:spPr>
                </pic:pic>
              </a:graphicData>
            </a:graphic>
          </wp:inline>
        </w:drawing>
      </w:r>
    </w:p>
    <w:p w:rsidR="00645D3E" w:rsidRPr="00645D3E" w:rsidRDefault="002A3C9A" w:rsidP="00645D3E">
      <w:pPr>
        <w:pStyle w:val="Caption"/>
      </w:pPr>
      <w:r>
        <w:t>Figure</w:t>
      </w:r>
      <w:r w:rsidR="00645D3E">
        <w:t xml:space="preserve"> </w:t>
      </w:r>
      <w:fldSimple w:instr=" STYLEREF 1 \s ">
        <w:r w:rsidR="00E92FAF">
          <w:rPr>
            <w:noProof/>
          </w:rPr>
          <w:t>3</w:t>
        </w:r>
      </w:fldSimple>
      <w:r w:rsidR="002F0542">
        <w:noBreakHyphen/>
      </w:r>
      <w:fldSimple w:instr=" SEQ Figure \* ARABIC \s 1 ">
        <w:r w:rsidR="00E92FAF">
          <w:rPr>
            <w:noProof/>
          </w:rPr>
          <w:t>32</w:t>
        </w:r>
      </w:fldSimple>
      <w:r w:rsidR="00645D3E">
        <w:t xml:space="preserve"> Filter Clause Details form</w:t>
      </w:r>
    </w:p>
    <w:p w:rsidR="00535BBE" w:rsidRDefault="00645D3E" w:rsidP="00645D3E">
      <w:pPr>
        <w:pStyle w:val="ListNumber"/>
      </w:pPr>
      <w:r>
        <w:t>T</w:t>
      </w:r>
      <w:r w:rsidR="00535BBE">
        <w:t xml:space="preserve">he Filter Clause Details </w:t>
      </w:r>
      <w:r>
        <w:t>form contains only the following editable fields:</w:t>
      </w:r>
      <w:r w:rsidR="00535BBE">
        <w:t xml:space="preserve"> </w:t>
      </w:r>
    </w:p>
    <w:p w:rsidR="00645D3E" w:rsidRDefault="00645D3E" w:rsidP="00645D3E">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535BBE" w:rsidRDefault="00535BBE" w:rsidP="00535BBE">
      <w:pPr>
        <w:pStyle w:val="ListBullet2"/>
      </w:pPr>
      <w:r w:rsidRPr="00645D3E">
        <w:rPr>
          <w:rStyle w:val="Bold"/>
        </w:rPr>
        <w:t>Generated SQL for User</w:t>
      </w:r>
      <w:r>
        <w:t xml:space="preserve"> – This is the SQL </w:t>
      </w:r>
      <w:r w:rsidR="00645D3E">
        <w:t xml:space="preserve">filter </w:t>
      </w:r>
      <w:r>
        <w:t xml:space="preserve">generated by Hibernate based on </w:t>
      </w:r>
      <w:r w:rsidR="00645D3E">
        <w:t xml:space="preserve">the </w:t>
      </w:r>
      <w:r>
        <w:t xml:space="preserve">filter criteria selected for User level security. </w:t>
      </w:r>
    </w:p>
    <w:p w:rsidR="00645D3E" w:rsidRDefault="00645D3E" w:rsidP="00645D3E">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535BBE" w:rsidRPr="00535BBE" w:rsidRDefault="00645D3E" w:rsidP="00645D3E">
      <w:pPr>
        <w:pStyle w:val="ListNumber"/>
      </w:pPr>
      <w:r>
        <w:t xml:space="preserve">If you made changes, click </w:t>
      </w:r>
      <w:r w:rsidRPr="00645D3E">
        <w:rPr>
          <w:rStyle w:val="Bold"/>
        </w:rPr>
        <w:t>Upload</w:t>
      </w:r>
      <w:r>
        <w:t xml:space="preserve"> to</w:t>
      </w:r>
      <w:r w:rsidR="00535BBE" w:rsidRPr="00535BBE">
        <w:t xml:space="preserve"> update the record</w:t>
      </w:r>
      <w:r>
        <w:t>. You may also</w:t>
      </w:r>
      <w:r w:rsidR="00535BBE" w:rsidRPr="00535BBE">
        <w:t xml:space="preserve"> use the </w:t>
      </w:r>
      <w:r w:rsidR="00535BBE" w:rsidRPr="00645D3E">
        <w:rPr>
          <w:rStyle w:val="Bold"/>
        </w:rPr>
        <w:t>Delete</w:t>
      </w:r>
      <w:r>
        <w:t xml:space="preserve"> button to delete the record </w:t>
      </w:r>
    </w:p>
    <w:p w:rsidR="00C2222F" w:rsidRDefault="007966AD" w:rsidP="007966AD">
      <w:pPr>
        <w:pStyle w:val="Heading2"/>
      </w:pPr>
      <w:bookmarkStart w:id="1115" w:name="_Toc238804881"/>
      <w:r>
        <w:t>UPT Installation and Deployment</w:t>
      </w:r>
      <w:bookmarkEnd w:id="1115"/>
    </w:p>
    <w:p w:rsidR="00C2222F" w:rsidDel="00ED1602" w:rsidRDefault="007966AD" w:rsidP="007966AD">
      <w:pPr>
        <w:pStyle w:val="BodyText"/>
        <w:rPr>
          <w:del w:id="1116" w:author=" Vijay Parmar" w:date="2009-08-22T20:49:00Z"/>
        </w:rPr>
      </w:pPr>
      <w:del w:id="1117" w:author=" Vijay Parmar" w:date="2009-08-22T20:49:00Z">
        <w:r w:rsidRPr="007966AD" w:rsidDel="00ED1602">
          <w:delText xml:space="preserve">The UPT is released as </w:delText>
        </w:r>
      </w:del>
      <w:del w:id="1118" w:author=" Vijay Parmar" w:date="2009-08-22T12:19:00Z">
        <w:r w:rsidRPr="007966AD" w:rsidDel="00503C26">
          <w:delText xml:space="preserve">a </w:delText>
        </w:r>
      </w:del>
      <w:del w:id="1119" w:author=" Vijay Parmar" w:date="2009-08-22T20:49:00Z">
        <w:r w:rsidRPr="007966AD" w:rsidDel="00ED1602">
          <w:delText xml:space="preserve">compressed </w:delText>
        </w:r>
      </w:del>
      <w:del w:id="1120" w:author=" Vijay Parmar" w:date="2009-08-22T20:10:00Z">
        <w:r w:rsidRPr="007966AD" w:rsidDel="00F50DA8">
          <w:delText xml:space="preserve">web </w:delText>
        </w:r>
      </w:del>
      <w:del w:id="1121" w:author=" Vijay Parmar" w:date="2009-08-22T20:49:00Z">
        <w:r w:rsidRPr="007966AD" w:rsidDel="00ED1602">
          <w:delText xml:space="preserve">application in the form of </w:delText>
        </w:r>
      </w:del>
      <w:del w:id="1122" w:author=" Vijay Parmar" w:date="2009-08-22T20:15:00Z">
        <w:r w:rsidRPr="007966AD" w:rsidDel="002C1791">
          <w:delText>a</w:delText>
        </w:r>
      </w:del>
      <w:del w:id="1123" w:author=" Vijay Parmar" w:date="2009-08-22T20:49:00Z">
        <w:r w:rsidRPr="007966AD" w:rsidDel="00ED1602">
          <w:delText xml:space="preserve"> </w:delText>
        </w:r>
      </w:del>
      <w:del w:id="1124" w:author=" Vijay Parmar" w:date="2009-08-22T12:19:00Z">
        <w:r w:rsidRPr="007966AD" w:rsidDel="00503C26">
          <w:delText>WAR</w:delText>
        </w:r>
      </w:del>
      <w:del w:id="1125" w:author=" Vijay Parmar" w:date="2009-08-22T20:49:00Z">
        <w:r w:rsidRPr="007966AD" w:rsidDel="00ED1602">
          <w:delText xml:space="preserve"> </w:delText>
        </w:r>
      </w:del>
      <w:del w:id="1126" w:author=" Vijay Parmar" w:date="2009-08-22T20:10:00Z">
        <w:r w:rsidRPr="007966AD" w:rsidDel="00F50DA8">
          <w:delText>(</w:delText>
        </w:r>
      </w:del>
      <w:del w:id="1127" w:author=" Vijay Parmar" w:date="2009-08-22T12:20:00Z">
        <w:r w:rsidRPr="007966AD" w:rsidDel="00503C26">
          <w:delText>Web Arch</w:delText>
        </w:r>
        <w:r w:rsidR="00645D3E" w:rsidDel="00503C26">
          <w:delText>ive</w:delText>
        </w:r>
      </w:del>
      <w:del w:id="1128" w:author=" Vijay Parmar" w:date="2009-08-22T20:10:00Z">
        <w:r w:rsidR="00645D3E" w:rsidDel="00F50DA8">
          <w:delText>)</w:delText>
        </w:r>
      </w:del>
      <w:del w:id="1129" w:author=" Vijay Parmar" w:date="2009-08-22T20:49:00Z">
        <w:r w:rsidR="00645D3E" w:rsidDel="00ED1602">
          <w:delText xml:space="preserve"> f</w:delText>
        </w:r>
        <w:r w:rsidRPr="007966AD" w:rsidDel="00ED1602">
          <w:delText>ile.</w:delText>
        </w:r>
      </w:del>
      <w:del w:id="1130" w:author=" Vijay Parmar" w:date="2009-08-22T20:14:00Z">
        <w:r w:rsidRPr="007966AD" w:rsidDel="00FF28BD">
          <w:delText xml:space="preserve"> Along with the </w:delText>
        </w:r>
      </w:del>
      <w:del w:id="1131" w:author=" Vijay Parmar" w:date="2009-08-22T12:20:00Z">
        <w:r w:rsidRPr="007966AD" w:rsidDel="00503C26">
          <w:delText>W</w:delText>
        </w:r>
      </w:del>
      <w:del w:id="1132" w:author=" Vijay Parmar" w:date="2009-08-22T20:14:00Z">
        <w:r w:rsidRPr="007966AD" w:rsidDel="00FF28BD">
          <w:delText>AR, the release includes sample configuration files that help developers configure the UPT with their application(s).</w:delText>
        </w:r>
      </w:del>
      <w:del w:id="1133" w:author=" Vijay Parmar" w:date="2009-08-22T20:49:00Z">
        <w:r w:rsidR="00F228E8" w:rsidDel="00ED1602">
          <w:fldChar w:fldCharType="begin"/>
        </w:r>
        <w:r w:rsidR="000C649E" w:rsidDel="00ED1602">
          <w:delInstrText xml:space="preserve"> XE "</w:delInstrText>
        </w:r>
        <w:r w:rsidR="000C649E" w:rsidRPr="00BE7BB0" w:rsidDel="00ED1602">
          <w:delInstrText>UPT:installation</w:delInstrText>
        </w:r>
        <w:r w:rsidR="000C649E" w:rsidDel="00ED1602">
          <w:delInstrText xml:space="preserve">" </w:delInstrText>
        </w:r>
        <w:r w:rsidR="00F228E8" w:rsidDel="00ED1602">
          <w:fldChar w:fldCharType="end"/>
        </w:r>
        <w:r w:rsidR="00F228E8" w:rsidDel="00ED1602">
          <w:fldChar w:fldCharType="begin"/>
        </w:r>
        <w:r w:rsidR="000C649E" w:rsidDel="00ED1602">
          <w:delInstrText xml:space="preserve"> XE "</w:delInstrText>
        </w:r>
        <w:r w:rsidR="000C649E" w:rsidRPr="004F7006" w:rsidDel="00ED1602">
          <w:delInstrText>UPT:deployment</w:delInstrText>
        </w:r>
        <w:r w:rsidR="000C649E" w:rsidDel="00ED1602">
          <w:delInstrText xml:space="preserve">" </w:delInstrText>
        </w:r>
        <w:r w:rsidR="00F228E8" w:rsidDel="00ED1602">
          <w:fldChar w:fldCharType="end"/>
        </w:r>
      </w:del>
    </w:p>
    <w:p w:rsidR="00F50DA8" w:rsidRDefault="00F50DA8" w:rsidP="007966AD">
      <w:pPr>
        <w:pStyle w:val="Heading3"/>
        <w:rPr>
          <w:ins w:id="1134" w:author=" Vijay Parmar" w:date="2009-08-22T20:08:00Z"/>
        </w:rPr>
      </w:pPr>
    </w:p>
    <w:p w:rsidR="007966AD" w:rsidRDefault="00D33DD9" w:rsidP="007966AD">
      <w:pPr>
        <w:pStyle w:val="Heading3"/>
      </w:pPr>
      <w:bookmarkStart w:id="1135" w:name="_Toc238804882"/>
      <w:r>
        <w:t xml:space="preserve">UPT </w:t>
      </w:r>
      <w:r w:rsidR="007966AD">
        <w:t>Release Contents</w:t>
      </w:r>
      <w:bookmarkEnd w:id="1135"/>
    </w:p>
    <w:p w:rsidR="007966AD" w:rsidRDefault="007966AD" w:rsidP="007966AD">
      <w:pPr>
        <w:pStyle w:val="BodyText"/>
      </w:pPr>
      <w:r w:rsidRPr="007966AD">
        <w:t>The UPT Release contents can be found in the</w:t>
      </w:r>
      <w:ins w:id="1136" w:author=" Vijay Parmar" w:date="2009-08-23T13:44:00Z">
        <w:r w:rsidR="0058730F">
          <w:t xml:space="preserve"> </w:t>
        </w:r>
        <w:r w:rsidR="00F228E8" w:rsidRPr="00F228E8">
          <w:rPr>
            <w:rFonts w:ascii="Courier New" w:hAnsi="Courier New" w:cs="Courier New"/>
            <w:rPrChange w:id="1137" w:author=" Vijay Parmar" w:date="2009-08-23T13:45:00Z">
              <w:rPr>
                <w:color w:val="0000FF"/>
                <w:u w:val="single"/>
              </w:rPr>
            </w:rPrChange>
          </w:rPr>
          <w:fldChar w:fldCharType="begin"/>
        </w:r>
        <w:r w:rsidR="00F228E8" w:rsidRPr="00F228E8">
          <w:rPr>
            <w:rFonts w:ascii="Courier New" w:hAnsi="Courier New" w:cs="Courier New"/>
            <w:rPrChange w:id="1138" w:author=" Vijay Parmar" w:date="2009-08-23T13:45:00Z">
              <w:rPr>
                <w:color w:val="0000FF"/>
                <w:u w:val="single"/>
              </w:rPr>
            </w:rPrChange>
          </w:rPr>
          <w:instrText xml:space="preserve"> HYPERLINK "https://gforge.nci.nih.gov/frs/download.php/6724/CSM_API_4_1_0_2_Release.zip" </w:instrText>
        </w:r>
        <w:r w:rsidR="00F228E8" w:rsidRPr="00F228E8">
          <w:rPr>
            <w:rFonts w:ascii="Courier New" w:hAnsi="Courier New" w:cs="Courier New"/>
            <w:rPrChange w:id="1139" w:author=" Vijay Parmar" w:date="2009-08-23T13:45:00Z">
              <w:rPr>
                <w:color w:val="0000FF"/>
                <w:u w:val="single"/>
              </w:rPr>
            </w:rPrChange>
          </w:rPr>
          <w:fldChar w:fldCharType="separate"/>
        </w:r>
        <w:r w:rsidR="00F228E8" w:rsidRPr="00F228E8">
          <w:rPr>
            <w:rStyle w:val="Hyperlink"/>
            <w:rFonts w:ascii="Courier New" w:hAnsi="Courier New" w:cs="Courier New"/>
            <w:rPrChange w:id="1140" w:author=" Vijay Parmar" w:date="2009-08-23T13:45:00Z">
              <w:rPr>
                <w:rStyle w:val="Hyperlink"/>
              </w:rPr>
            </w:rPrChange>
          </w:rPr>
          <w:t>CSM_4_</w:t>
        </w:r>
      </w:ins>
      <w:ins w:id="1141" w:author=" Vijay Parmar" w:date="2009-08-23T13:45:00Z">
        <w:r w:rsidR="00F228E8" w:rsidRPr="00F228E8">
          <w:rPr>
            <w:rStyle w:val="Hyperlink"/>
            <w:rFonts w:ascii="Courier New" w:hAnsi="Courier New" w:cs="Courier New"/>
            <w:rPrChange w:id="1142" w:author=" Vijay Parmar" w:date="2009-08-23T13:45:00Z">
              <w:rPr>
                <w:rStyle w:val="Hyperlink"/>
              </w:rPr>
            </w:rPrChange>
          </w:rPr>
          <w:t>2</w:t>
        </w:r>
      </w:ins>
      <w:ins w:id="1143" w:author=" Vijay Parmar" w:date="2009-08-23T13:44:00Z">
        <w:r w:rsidR="00F228E8" w:rsidRPr="00F228E8">
          <w:rPr>
            <w:rStyle w:val="Hyperlink"/>
            <w:rFonts w:ascii="Courier New" w:hAnsi="Courier New" w:cs="Courier New"/>
            <w:rPrChange w:id="1144" w:author=" Vijay Parmar" w:date="2009-08-23T13:45:00Z">
              <w:rPr>
                <w:rStyle w:val="Hyperlink"/>
              </w:rPr>
            </w:rPrChange>
          </w:rPr>
          <w:t>_Release.zip</w:t>
        </w:r>
        <w:r w:rsidR="00F228E8" w:rsidRPr="00F228E8">
          <w:rPr>
            <w:rFonts w:ascii="Courier New" w:hAnsi="Courier New" w:cs="Courier New"/>
            <w:rPrChange w:id="1145" w:author=" Vijay Parmar" w:date="2009-08-23T13:45:00Z">
              <w:rPr>
                <w:color w:val="0000FF"/>
                <w:u w:val="single"/>
              </w:rPr>
            </w:rPrChange>
          </w:rPr>
          <w:fldChar w:fldCharType="end"/>
        </w:r>
      </w:ins>
      <w:r w:rsidRPr="007966AD">
        <w:t xml:space="preserve"> </w:t>
      </w:r>
      <w:del w:id="1146" w:author=" Vijay Parmar" w:date="2009-08-23T13:45:00Z">
        <w:r w:rsidRPr="008B318A" w:rsidDel="0058730F">
          <w:rPr>
            <w:rStyle w:val="CodeChar0"/>
          </w:rPr>
          <w:delText>UPT.zip</w:delText>
        </w:r>
        <w:r w:rsidRPr="007966AD" w:rsidDel="0058730F">
          <w:delText xml:space="preserve"> </w:delText>
        </w:r>
      </w:del>
      <w:r w:rsidRPr="007966AD">
        <w:t>file found on the NCICB download site</w:t>
      </w:r>
      <w:r w:rsidR="00C04BC7">
        <w:t>:</w:t>
      </w:r>
      <w:r w:rsidRPr="007966AD">
        <w:t xml:space="preserve"> </w:t>
      </w:r>
      <w:hyperlink r:id="rId63" w:history="1">
        <w:r w:rsidR="00C04BC7" w:rsidRPr="00C04BC7">
          <w:rPr>
            <w:rStyle w:val="Hyperlink"/>
          </w:rPr>
          <w:t>http://ncicb.nci.nih.gov/download/index.jsp</w:t>
        </w:r>
      </w:hyperlink>
      <w:r w:rsidRPr="007966AD">
        <w:t xml:space="preserve">. The UPT Release contents include the files in </w:t>
      </w:r>
      <w:r>
        <w:t>the table below.</w:t>
      </w:r>
      <w:r w:rsidR="007F0163" w:rsidRPr="007F0163">
        <w:t xml:space="preserve"> </w:t>
      </w:r>
      <w:r w:rsidR="00F228E8">
        <w:fldChar w:fldCharType="begin"/>
      </w:r>
      <w:r w:rsidR="007F0163">
        <w:instrText xml:space="preserve"> XE "</w:instrText>
      </w:r>
      <w:r w:rsidR="007F0163" w:rsidRPr="003B41FE">
        <w:instrText>UPT:release contents</w:instrText>
      </w:r>
      <w:r w:rsidR="007F0163">
        <w:instrText xml:space="preserve">" </w:instrText>
      </w:r>
      <w:r w:rsidR="00F228E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Change w:id="1147" w:author=" Vijay Parmar" w:date="2009-08-22T20:27: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3577"/>
        <w:gridCol w:w="4847"/>
        <w:tblGridChange w:id="1148">
          <w:tblGrid>
            <w:gridCol w:w="3577"/>
            <w:gridCol w:w="4847"/>
          </w:tblGrid>
        </w:tblGridChange>
      </w:tblGrid>
      <w:tr w:rsidR="007966AD" w:rsidRPr="007966AD" w:rsidTr="00D430A8">
        <w:trPr>
          <w:cantSplit/>
          <w:tblHeader/>
          <w:trPrChange w:id="1149" w:author=" Vijay Parmar" w:date="2009-08-22T20:27:00Z">
            <w:trPr>
              <w:cantSplit/>
              <w:tblHeader/>
            </w:trPr>
          </w:trPrChange>
        </w:trPr>
        <w:tc>
          <w:tcPr>
            <w:tcW w:w="3577" w:type="dxa"/>
            <w:shd w:val="clear" w:color="auto" w:fill="D9D9D9"/>
            <w:vAlign w:val="center"/>
            <w:tcPrChange w:id="1150" w:author=" Vijay Parmar" w:date="2009-08-22T20:27:00Z">
              <w:tcPr>
                <w:tcW w:w="3078" w:type="dxa"/>
                <w:shd w:val="clear" w:color="auto" w:fill="D9D9D9"/>
                <w:vAlign w:val="center"/>
              </w:tcPr>
            </w:tcPrChange>
          </w:tcPr>
          <w:p w:rsidR="007966AD" w:rsidRPr="007966AD" w:rsidRDefault="007966AD" w:rsidP="00D039D0">
            <w:pPr>
              <w:pStyle w:val="TableHeaderCenter"/>
            </w:pPr>
            <w:r w:rsidRPr="007966AD">
              <w:t>File</w:t>
            </w:r>
          </w:p>
        </w:tc>
        <w:tc>
          <w:tcPr>
            <w:tcW w:w="4847" w:type="dxa"/>
            <w:shd w:val="clear" w:color="auto" w:fill="D9D9D9"/>
            <w:vAlign w:val="center"/>
            <w:tcPrChange w:id="1151" w:author=" Vijay Parmar" w:date="2009-08-22T20:27:00Z">
              <w:tcPr>
                <w:tcW w:w="5346" w:type="dxa"/>
                <w:shd w:val="clear" w:color="auto" w:fill="D9D9D9"/>
                <w:vAlign w:val="center"/>
              </w:tcPr>
            </w:tcPrChange>
          </w:tcPr>
          <w:p w:rsidR="007966AD" w:rsidRPr="007966AD" w:rsidRDefault="007966AD" w:rsidP="00D039D0">
            <w:pPr>
              <w:pStyle w:val="TableHeaderCenter"/>
            </w:pPr>
            <w:r w:rsidRPr="007966AD">
              <w:t>Description</w:t>
            </w:r>
          </w:p>
        </w:tc>
      </w:tr>
      <w:tr w:rsidR="007966AD" w:rsidRPr="007966AD" w:rsidDel="00D430A8" w:rsidTr="00D430A8">
        <w:trPr>
          <w:cantSplit/>
          <w:del w:id="1152" w:author=" Vijay Parmar" w:date="2009-08-22T20:27:00Z"/>
          <w:trPrChange w:id="1153" w:author=" Vijay Parmar" w:date="2009-08-22T20:27:00Z">
            <w:trPr>
              <w:cantSplit/>
            </w:trPr>
          </w:trPrChange>
        </w:trPr>
        <w:tc>
          <w:tcPr>
            <w:tcW w:w="3577" w:type="dxa"/>
            <w:vAlign w:val="center"/>
            <w:tcPrChange w:id="1154" w:author=" Vijay Parmar" w:date="2009-08-22T20:27:00Z">
              <w:tcPr>
                <w:tcW w:w="3078" w:type="dxa"/>
                <w:vAlign w:val="center"/>
              </w:tcPr>
            </w:tcPrChange>
          </w:tcPr>
          <w:p w:rsidR="007966AD" w:rsidRPr="007966AD" w:rsidDel="00D430A8" w:rsidRDefault="00836477" w:rsidP="00836477">
            <w:pPr>
              <w:pStyle w:val="TableText"/>
              <w:rPr>
                <w:del w:id="1155" w:author=" Vijay Parmar" w:date="2009-08-22T20:27:00Z"/>
                <w:rStyle w:val="CodeChar0"/>
              </w:rPr>
            </w:pPr>
            <w:del w:id="1156" w:author=" Vijay Parmar" w:date="2009-08-22T20:27:00Z">
              <w:r w:rsidRPr="007966AD" w:rsidDel="00D430A8">
                <w:rPr>
                  <w:rStyle w:val="CodeChar0"/>
                </w:rPr>
                <w:delText>U</w:delText>
              </w:r>
              <w:r w:rsidR="007966AD" w:rsidRPr="007966AD" w:rsidDel="00D430A8">
                <w:rPr>
                  <w:rStyle w:val="CodeChar0"/>
                </w:rPr>
                <w:delText>pt</w:delText>
              </w:r>
            </w:del>
            <w:del w:id="1157" w:author=" Vijay Parmar" w:date="2009-08-22T19:21:00Z">
              <w:r w:rsidR="007966AD" w:rsidRPr="007966AD" w:rsidDel="00836477">
                <w:rPr>
                  <w:rStyle w:val="CodeChar0"/>
                </w:rPr>
                <w:delText>.war</w:delText>
              </w:r>
            </w:del>
            <w:del w:id="1158" w:author=" Vijay Parmar" w:date="2009-08-22T20:27:00Z">
              <w:r w:rsidR="007966AD" w:rsidRPr="007966AD" w:rsidDel="00D430A8">
                <w:rPr>
                  <w:rStyle w:val="CodeChar0"/>
                </w:rPr>
                <w:delText xml:space="preserve"> </w:delText>
              </w:r>
            </w:del>
          </w:p>
        </w:tc>
        <w:tc>
          <w:tcPr>
            <w:tcW w:w="4847" w:type="dxa"/>
            <w:vAlign w:val="center"/>
            <w:tcPrChange w:id="1159" w:author=" Vijay Parmar" w:date="2009-08-22T20:27:00Z">
              <w:tcPr>
                <w:tcW w:w="5346" w:type="dxa"/>
                <w:vAlign w:val="center"/>
              </w:tcPr>
            </w:tcPrChange>
          </w:tcPr>
          <w:p w:rsidR="007966AD" w:rsidRPr="007966AD" w:rsidDel="00D430A8" w:rsidRDefault="007966AD" w:rsidP="00836477">
            <w:pPr>
              <w:pStyle w:val="TableText"/>
              <w:rPr>
                <w:del w:id="1160" w:author=" Vijay Parmar" w:date="2009-08-22T20:27:00Z"/>
              </w:rPr>
            </w:pPr>
            <w:del w:id="1161" w:author=" Vijay Parmar" w:date="2009-08-22T20:27:00Z">
              <w:r w:rsidRPr="007966AD" w:rsidDel="00D430A8">
                <w:delText xml:space="preserve">The UPT </w:delText>
              </w:r>
            </w:del>
            <w:del w:id="1162" w:author=" Vijay Parmar" w:date="2009-08-22T19:22:00Z">
              <w:r w:rsidRPr="007966AD" w:rsidDel="00836477">
                <w:delText xml:space="preserve">Web </w:delText>
              </w:r>
            </w:del>
            <w:del w:id="1163" w:author=" Vijay Parmar" w:date="2009-08-22T20:27:00Z">
              <w:r w:rsidRPr="007966AD" w:rsidDel="00D430A8">
                <w:delText>Application</w:delText>
              </w:r>
            </w:del>
          </w:p>
        </w:tc>
      </w:tr>
      <w:tr w:rsidR="008639B3" w:rsidRPr="007966AD" w:rsidTr="00D430A8">
        <w:trPr>
          <w:cantSplit/>
          <w:ins w:id="1164" w:author=" Vijay Parmar" w:date="2009-08-22T20:25:00Z"/>
          <w:trPrChange w:id="1165" w:author=" Vijay Parmar" w:date="2009-08-22T20:27:00Z">
            <w:trPr>
              <w:cantSplit/>
            </w:trPr>
          </w:trPrChange>
        </w:trPr>
        <w:tc>
          <w:tcPr>
            <w:tcW w:w="3577" w:type="dxa"/>
            <w:vAlign w:val="center"/>
            <w:tcPrChange w:id="1166" w:author=" Vijay Parmar" w:date="2009-08-22T20:27:00Z">
              <w:tcPr>
                <w:tcW w:w="3078" w:type="dxa"/>
                <w:vAlign w:val="center"/>
              </w:tcPr>
            </w:tcPrChange>
          </w:tcPr>
          <w:p w:rsidR="008639B3" w:rsidRPr="007966AD" w:rsidRDefault="008639B3" w:rsidP="008639B3">
            <w:pPr>
              <w:pStyle w:val="TableText"/>
              <w:rPr>
                <w:ins w:id="1167" w:author=" Vijay Parmar" w:date="2009-08-22T20:25:00Z"/>
                <w:rStyle w:val="CodeChar0"/>
              </w:rPr>
            </w:pPr>
            <w:ins w:id="1168" w:author=" Vijay Parmar" w:date="2009-08-22T20:25:00Z">
              <w:r>
                <w:rPr>
                  <w:rStyle w:val="CodeChar0"/>
                </w:rPr>
                <w:t>Csm_gui_</w:t>
              </w:r>
            </w:ins>
            <w:ins w:id="1169" w:author=" Vijay Parmar" w:date="2009-08-22T20:26:00Z">
              <w:r>
                <w:rPr>
                  <w:rStyle w:val="CodeChar0"/>
                </w:rPr>
                <w:t>distribution_4_2.jar</w:t>
              </w:r>
            </w:ins>
          </w:p>
        </w:tc>
        <w:tc>
          <w:tcPr>
            <w:tcW w:w="4847" w:type="dxa"/>
            <w:vAlign w:val="center"/>
            <w:tcPrChange w:id="1170" w:author=" Vijay Parmar" w:date="2009-08-22T20:27:00Z">
              <w:tcPr>
                <w:tcW w:w="5346" w:type="dxa"/>
                <w:vAlign w:val="center"/>
              </w:tcPr>
            </w:tcPrChange>
          </w:tcPr>
          <w:p w:rsidR="008639B3" w:rsidRPr="007966AD" w:rsidRDefault="008639B3" w:rsidP="00836477">
            <w:pPr>
              <w:pStyle w:val="TableText"/>
              <w:rPr>
                <w:ins w:id="1171" w:author=" Vijay Parmar" w:date="2009-08-22T20:25:00Z"/>
              </w:rPr>
            </w:pPr>
            <w:ins w:id="1172" w:author=" Vijay Parmar" w:date="2009-08-22T20:26:00Z">
              <w:r>
                <w:t>The GUI Installer JAR file.</w:t>
              </w:r>
            </w:ins>
          </w:p>
        </w:tc>
      </w:tr>
      <w:tr w:rsidR="008639B3" w:rsidRPr="007966AD" w:rsidTr="00D430A8">
        <w:trPr>
          <w:cantSplit/>
          <w:ins w:id="1173" w:author=" Vijay Parmar" w:date="2009-08-22T20:26:00Z"/>
          <w:trPrChange w:id="1174" w:author=" Vijay Parmar" w:date="2009-08-22T20:27:00Z">
            <w:trPr>
              <w:cantSplit/>
            </w:trPr>
          </w:trPrChange>
        </w:trPr>
        <w:tc>
          <w:tcPr>
            <w:tcW w:w="3577" w:type="dxa"/>
            <w:vAlign w:val="center"/>
            <w:tcPrChange w:id="1175" w:author=" Vijay Parmar" w:date="2009-08-22T20:27:00Z">
              <w:tcPr>
                <w:tcW w:w="3078" w:type="dxa"/>
                <w:vAlign w:val="center"/>
              </w:tcPr>
            </w:tcPrChange>
          </w:tcPr>
          <w:p w:rsidR="008639B3" w:rsidRDefault="008639B3" w:rsidP="008639B3">
            <w:pPr>
              <w:pStyle w:val="TableText"/>
              <w:rPr>
                <w:ins w:id="1176" w:author=" Vijay Parmar" w:date="2009-08-22T20:26:00Z"/>
                <w:rStyle w:val="CodeChar0"/>
              </w:rPr>
            </w:pPr>
            <w:ins w:id="1177" w:author=" Vijay Parmar" w:date="2009-08-22T20:26:00Z">
              <w:r>
                <w:rPr>
                  <w:rStyle w:val="CodeChar0"/>
                </w:rPr>
                <w:t>Csm_install4.2.zip</w:t>
              </w:r>
            </w:ins>
          </w:p>
        </w:tc>
        <w:tc>
          <w:tcPr>
            <w:tcW w:w="4847" w:type="dxa"/>
            <w:vAlign w:val="center"/>
            <w:tcPrChange w:id="1178" w:author=" Vijay Parmar" w:date="2009-08-22T20:27:00Z">
              <w:tcPr>
                <w:tcW w:w="5346" w:type="dxa"/>
                <w:vAlign w:val="center"/>
              </w:tcPr>
            </w:tcPrChange>
          </w:tcPr>
          <w:p w:rsidR="008639B3" w:rsidRDefault="008639B3" w:rsidP="00807FA5">
            <w:pPr>
              <w:pStyle w:val="TableText"/>
              <w:rPr>
                <w:ins w:id="1179" w:author=" Vijay Parmar" w:date="2009-08-22T20:26:00Z"/>
              </w:rPr>
            </w:pPr>
            <w:ins w:id="1180" w:author=" Vijay Parmar" w:date="2009-08-22T20:26:00Z">
              <w:r>
                <w:t xml:space="preserve">The CSM </w:t>
              </w:r>
            </w:ins>
            <w:ins w:id="1181" w:author=" Vijay Parmar" w:date="2009-08-22T20:27:00Z">
              <w:r w:rsidR="00807FA5">
                <w:t xml:space="preserve">UPt install </w:t>
              </w:r>
            </w:ins>
            <w:ins w:id="1182" w:author=" Vijay Parmar" w:date="2009-08-22T20:26:00Z">
              <w:r>
                <w:t xml:space="preserve">Installer Zip </w:t>
              </w:r>
            </w:ins>
          </w:p>
        </w:tc>
      </w:tr>
      <w:tr w:rsidR="008639B3" w:rsidRPr="007966AD" w:rsidTr="00D430A8">
        <w:trPr>
          <w:cantSplit/>
          <w:ins w:id="1183" w:author=" Vijay Parmar" w:date="2009-08-22T20:26:00Z"/>
          <w:trPrChange w:id="1184" w:author=" Vijay Parmar" w:date="2009-08-22T20:27:00Z">
            <w:trPr>
              <w:cantSplit/>
            </w:trPr>
          </w:trPrChange>
        </w:trPr>
        <w:tc>
          <w:tcPr>
            <w:tcW w:w="3577" w:type="dxa"/>
            <w:vAlign w:val="center"/>
            <w:tcPrChange w:id="1185" w:author=" Vijay Parmar" w:date="2009-08-22T20:27:00Z">
              <w:tcPr>
                <w:tcW w:w="3078" w:type="dxa"/>
                <w:vAlign w:val="center"/>
              </w:tcPr>
            </w:tcPrChange>
          </w:tcPr>
          <w:p w:rsidR="008639B3" w:rsidRDefault="00807FA5" w:rsidP="008639B3">
            <w:pPr>
              <w:pStyle w:val="TableText"/>
              <w:rPr>
                <w:ins w:id="1186" w:author=" Vijay Parmar" w:date="2009-08-22T20:26:00Z"/>
                <w:rStyle w:val="CodeChar0"/>
              </w:rPr>
            </w:pPr>
            <w:ins w:id="1187" w:author=" Vijay Parmar" w:date="2009-08-22T20:26:00Z">
              <w:r>
                <w:rPr>
                  <w:rStyle w:val="CodeChar0"/>
                </w:rPr>
                <w:t>Csm_upgrade</w:t>
              </w:r>
            </w:ins>
            <w:ins w:id="1188" w:author=" Vijay Parmar" w:date="2009-08-22T20:27:00Z">
              <w:r>
                <w:rPr>
                  <w:rStyle w:val="CodeChar0"/>
                </w:rPr>
                <w:t>4.2.zip</w:t>
              </w:r>
            </w:ins>
          </w:p>
        </w:tc>
        <w:tc>
          <w:tcPr>
            <w:tcW w:w="4847" w:type="dxa"/>
            <w:vAlign w:val="center"/>
            <w:tcPrChange w:id="1189" w:author=" Vijay Parmar" w:date="2009-08-22T20:27:00Z">
              <w:tcPr>
                <w:tcW w:w="5346" w:type="dxa"/>
                <w:vAlign w:val="center"/>
              </w:tcPr>
            </w:tcPrChange>
          </w:tcPr>
          <w:p w:rsidR="008639B3" w:rsidRDefault="00807FA5" w:rsidP="00B23625">
            <w:pPr>
              <w:pStyle w:val="TableText"/>
              <w:rPr>
                <w:ins w:id="1190" w:author=" Vijay Parmar" w:date="2009-08-22T20:26:00Z"/>
              </w:rPr>
            </w:pPr>
            <w:ins w:id="1191" w:author=" Vijay Parmar" w:date="2009-08-22T20:27:00Z">
              <w:r>
                <w:t xml:space="preserve">The CSM UPT </w:t>
              </w:r>
            </w:ins>
            <w:ins w:id="1192" w:author=" Vijay Parmar" w:date="2009-08-22T21:45:00Z">
              <w:r w:rsidR="00B23625">
                <w:t>up</w:t>
              </w:r>
            </w:ins>
            <w:ins w:id="1193" w:author=" Vijay Parmar" w:date="2009-08-22T20:27:00Z">
              <w:r>
                <w:t>grade installer zip</w:t>
              </w:r>
            </w:ins>
          </w:p>
        </w:tc>
      </w:tr>
      <w:tr w:rsidR="007966AD" w:rsidRPr="007966AD" w:rsidDel="00D430A8" w:rsidTr="00D430A8">
        <w:trPr>
          <w:cantSplit/>
          <w:del w:id="1194" w:author=" Vijay Parmar" w:date="2009-08-22T20:27:00Z"/>
          <w:trPrChange w:id="1195" w:author=" Vijay Parmar" w:date="2009-08-22T20:27:00Z">
            <w:trPr>
              <w:cantSplit/>
            </w:trPr>
          </w:trPrChange>
        </w:trPr>
        <w:tc>
          <w:tcPr>
            <w:tcW w:w="3577" w:type="dxa"/>
            <w:vAlign w:val="center"/>
            <w:tcPrChange w:id="1196" w:author=" Vijay Parmar" w:date="2009-08-22T20:27:00Z">
              <w:tcPr>
                <w:tcW w:w="3078" w:type="dxa"/>
                <w:vAlign w:val="center"/>
              </w:tcPr>
            </w:tcPrChange>
          </w:tcPr>
          <w:p w:rsidR="007966AD" w:rsidRPr="007966AD" w:rsidDel="00D430A8" w:rsidRDefault="007966AD" w:rsidP="00D039D0">
            <w:pPr>
              <w:pStyle w:val="TableText"/>
              <w:rPr>
                <w:del w:id="1197" w:author=" Vijay Parmar" w:date="2009-08-22T20:27:00Z"/>
                <w:rStyle w:val="CodeChar0"/>
              </w:rPr>
            </w:pPr>
            <w:del w:id="1198" w:author=" Vijay Parmar" w:date="2009-08-22T20:27:00Z">
              <w:r w:rsidRPr="007966AD" w:rsidDel="00D430A8">
                <w:rPr>
                  <w:rStyle w:val="CodeChar0"/>
                </w:rPr>
                <w:delText xml:space="preserve">Hibernate.cfg.xml </w:delText>
              </w:r>
            </w:del>
          </w:p>
        </w:tc>
        <w:tc>
          <w:tcPr>
            <w:tcW w:w="4847" w:type="dxa"/>
            <w:vAlign w:val="center"/>
            <w:tcPrChange w:id="1199" w:author=" Vijay Parmar" w:date="2009-08-22T20:27:00Z">
              <w:tcPr>
                <w:tcW w:w="5346" w:type="dxa"/>
                <w:vAlign w:val="center"/>
              </w:tcPr>
            </w:tcPrChange>
          </w:tcPr>
          <w:p w:rsidR="007966AD" w:rsidRPr="007966AD" w:rsidDel="00D430A8" w:rsidRDefault="007966AD" w:rsidP="00D039D0">
            <w:pPr>
              <w:pStyle w:val="TableText"/>
              <w:rPr>
                <w:del w:id="1200" w:author=" Vijay Parmar" w:date="2009-08-22T20:27:00Z"/>
              </w:rPr>
            </w:pPr>
            <w:del w:id="1201" w:author=" Vijay Parmar" w:date="2009-08-22T20:27:00Z">
              <w:r w:rsidRPr="007966AD" w:rsidDel="00D430A8">
                <w:delText>The sample XML file which contains the hibernate-mapping and the database connection details.</w:delText>
              </w:r>
            </w:del>
          </w:p>
        </w:tc>
      </w:tr>
      <w:tr w:rsidR="007966AD" w:rsidRPr="007966AD" w:rsidDel="00D430A8" w:rsidTr="00D430A8">
        <w:trPr>
          <w:cantSplit/>
          <w:del w:id="1202" w:author=" Vijay Parmar" w:date="2009-08-22T20:27:00Z"/>
          <w:trPrChange w:id="1203" w:author=" Vijay Parmar" w:date="2009-08-22T20:27:00Z">
            <w:trPr>
              <w:cantSplit/>
            </w:trPr>
          </w:trPrChange>
        </w:trPr>
        <w:tc>
          <w:tcPr>
            <w:tcW w:w="3577" w:type="dxa"/>
            <w:vAlign w:val="center"/>
            <w:tcPrChange w:id="1204" w:author=" Vijay Parmar" w:date="2009-08-22T20:27:00Z">
              <w:tcPr>
                <w:tcW w:w="3078" w:type="dxa"/>
                <w:vAlign w:val="center"/>
              </w:tcPr>
            </w:tcPrChange>
          </w:tcPr>
          <w:p w:rsidR="007966AD" w:rsidRPr="007966AD" w:rsidDel="00D430A8" w:rsidRDefault="007966AD" w:rsidP="00D039D0">
            <w:pPr>
              <w:pStyle w:val="TableText"/>
              <w:rPr>
                <w:del w:id="1205" w:author=" Vijay Parmar" w:date="2009-08-22T20:27:00Z"/>
                <w:rStyle w:val="CodeChar0"/>
              </w:rPr>
            </w:pPr>
            <w:del w:id="1206" w:author=" Vijay Parmar" w:date="2009-08-22T20:27:00Z">
              <w:r w:rsidRPr="007966AD" w:rsidDel="00D430A8">
                <w:rPr>
                  <w:rStyle w:val="CodeChar0"/>
                </w:rPr>
                <w:delText>AuthSchemaMySQL.sql OR AuthSchemaOracle.sql</w:delText>
              </w:r>
            </w:del>
          </w:p>
        </w:tc>
        <w:tc>
          <w:tcPr>
            <w:tcW w:w="4847" w:type="dxa"/>
            <w:vAlign w:val="center"/>
            <w:tcPrChange w:id="1207" w:author=" Vijay Parmar" w:date="2009-08-22T20:27:00Z">
              <w:tcPr>
                <w:tcW w:w="5346" w:type="dxa"/>
                <w:vAlign w:val="center"/>
              </w:tcPr>
            </w:tcPrChange>
          </w:tcPr>
          <w:p w:rsidR="007966AD" w:rsidRPr="007966AD" w:rsidDel="00D430A8" w:rsidRDefault="007966AD" w:rsidP="00D039D0">
            <w:pPr>
              <w:pStyle w:val="TableText"/>
              <w:rPr>
                <w:del w:id="1208" w:author=" Vijay Parmar" w:date="2009-08-22T20:27:00Z"/>
              </w:rPr>
            </w:pPr>
            <w:del w:id="1209" w:author=" Vijay Parmar" w:date="2009-08-22T20:27:00Z">
              <w:r w:rsidRPr="007966AD" w:rsidDel="00D430A8">
                <w:delText>This Structured Query Language (SQL) script is used to create an instance of the Authorization database schema which will be used for the purpose of authorization</w:delText>
              </w:r>
              <w:r w:rsidR="008B318A" w:rsidRPr="007966AD" w:rsidDel="00D430A8">
                <w:delText xml:space="preserve">. </w:delText>
              </w:r>
              <w:r w:rsidRPr="007966AD" w:rsidDel="00D430A8">
                <w:delText>In the 3.0.1 and subsequent releases, this script populates the database with CSM Standard Privileges that can be used to authorize users</w:delText>
              </w:r>
              <w:r w:rsidR="008B318A" w:rsidRPr="007966AD" w:rsidDel="00D430A8">
                <w:delText xml:space="preserve">. </w:delText>
              </w:r>
              <w:r w:rsidRPr="007966AD" w:rsidDel="00D430A8">
                <w:delText>The same script can be used to create instances of authorization schema for a variety of applications.</w:delText>
              </w:r>
            </w:del>
          </w:p>
        </w:tc>
      </w:tr>
      <w:tr w:rsidR="007966AD" w:rsidRPr="007966AD" w:rsidDel="00D430A8" w:rsidTr="00D430A8">
        <w:trPr>
          <w:cantSplit/>
          <w:del w:id="1210" w:author=" Vijay Parmar" w:date="2009-08-22T20:27:00Z"/>
          <w:trPrChange w:id="1211" w:author=" Vijay Parmar" w:date="2009-08-22T20:27:00Z">
            <w:trPr>
              <w:cantSplit/>
            </w:trPr>
          </w:trPrChange>
        </w:trPr>
        <w:tc>
          <w:tcPr>
            <w:tcW w:w="3577" w:type="dxa"/>
            <w:vAlign w:val="center"/>
            <w:tcPrChange w:id="1212" w:author=" Vijay Parmar" w:date="2009-08-22T20:27:00Z">
              <w:tcPr>
                <w:tcW w:w="3078" w:type="dxa"/>
                <w:vAlign w:val="center"/>
              </w:tcPr>
            </w:tcPrChange>
          </w:tcPr>
          <w:p w:rsidR="007966AD" w:rsidRPr="007966AD" w:rsidDel="00D430A8" w:rsidRDefault="007966AD" w:rsidP="00D039D0">
            <w:pPr>
              <w:pStyle w:val="TableText"/>
              <w:rPr>
                <w:del w:id="1213" w:author=" Vijay Parmar" w:date="2009-08-22T20:27:00Z"/>
                <w:rStyle w:val="CodeChar0"/>
              </w:rPr>
            </w:pPr>
            <w:del w:id="1214" w:author=" Vijay Parmar" w:date="2009-08-22T20:27:00Z">
              <w:r w:rsidRPr="007966AD" w:rsidDel="00D430A8">
                <w:rPr>
                  <w:rStyle w:val="CodeChar0"/>
                </w:rPr>
                <w:delText>DataPrimingMySQL.sql OR DataPrimingOracle.sql</w:delText>
              </w:r>
            </w:del>
          </w:p>
        </w:tc>
        <w:tc>
          <w:tcPr>
            <w:tcW w:w="4847" w:type="dxa"/>
            <w:vAlign w:val="center"/>
            <w:tcPrChange w:id="1215" w:author=" Vijay Parmar" w:date="2009-08-22T20:27:00Z">
              <w:tcPr>
                <w:tcW w:w="5346" w:type="dxa"/>
                <w:vAlign w:val="center"/>
              </w:tcPr>
            </w:tcPrChange>
          </w:tcPr>
          <w:p w:rsidR="007966AD" w:rsidRPr="007966AD" w:rsidDel="00D430A8" w:rsidRDefault="007966AD" w:rsidP="00D039D0">
            <w:pPr>
              <w:pStyle w:val="TableText"/>
              <w:rPr>
                <w:del w:id="1216" w:author=" Vijay Parmar" w:date="2009-08-22T20:27:00Z"/>
              </w:rPr>
            </w:pPr>
            <w:del w:id="1217" w:author=" Vijay Parmar" w:date="2009-08-22T20:27:00Z">
              <w:r w:rsidRPr="007966AD" w:rsidDel="00D430A8">
                <w:delText>This SQL script is used for priming data in the UPT’s authorization schema.</w:delText>
              </w:r>
            </w:del>
          </w:p>
        </w:tc>
      </w:tr>
      <w:tr w:rsidR="007966AD" w:rsidRPr="007966AD" w:rsidDel="00D430A8" w:rsidTr="00D430A8">
        <w:trPr>
          <w:cantSplit/>
          <w:del w:id="1218" w:author=" Vijay Parmar" w:date="2009-08-22T20:27:00Z"/>
          <w:trPrChange w:id="1219" w:author=" Vijay Parmar" w:date="2009-08-22T20:27:00Z">
            <w:trPr>
              <w:cantSplit/>
            </w:trPr>
          </w:trPrChange>
        </w:trPr>
        <w:tc>
          <w:tcPr>
            <w:tcW w:w="3577" w:type="dxa"/>
            <w:vAlign w:val="center"/>
            <w:tcPrChange w:id="1220" w:author=" Vijay Parmar" w:date="2009-08-22T20:27:00Z">
              <w:tcPr>
                <w:tcW w:w="3078" w:type="dxa"/>
                <w:vAlign w:val="center"/>
              </w:tcPr>
            </w:tcPrChange>
          </w:tcPr>
          <w:p w:rsidR="007966AD" w:rsidRPr="007966AD" w:rsidDel="00D430A8" w:rsidRDefault="007966AD" w:rsidP="00D039D0">
            <w:pPr>
              <w:pStyle w:val="TableText"/>
              <w:rPr>
                <w:del w:id="1221" w:author=" Vijay Parmar" w:date="2009-08-22T20:27:00Z"/>
                <w:rStyle w:val="CodeChar0"/>
              </w:rPr>
            </w:pPr>
            <w:del w:id="1222" w:author=" Vijay Parmar" w:date="2009-08-22T20:27:00Z">
              <w:r w:rsidRPr="007966AD" w:rsidDel="00D430A8">
                <w:rPr>
                  <w:rStyle w:val="CodeChar0"/>
                </w:rPr>
                <w:delText xml:space="preserve">mysql-ds.xml OR </w:delText>
              </w:r>
              <w:r w:rsidR="00C04BC7" w:rsidDel="00D430A8">
                <w:rPr>
                  <w:rStyle w:val="CodeChar0"/>
                </w:rPr>
                <w:br/>
              </w:r>
              <w:r w:rsidRPr="007966AD" w:rsidDel="00D430A8">
                <w:rPr>
                  <w:rStyle w:val="CodeChar0"/>
                </w:rPr>
                <w:delText>oracle-ds.xml</w:delText>
              </w:r>
            </w:del>
          </w:p>
        </w:tc>
        <w:tc>
          <w:tcPr>
            <w:tcW w:w="4847" w:type="dxa"/>
            <w:vAlign w:val="center"/>
            <w:tcPrChange w:id="1223" w:author=" Vijay Parmar" w:date="2009-08-22T20:27:00Z">
              <w:tcPr>
                <w:tcW w:w="5346" w:type="dxa"/>
                <w:vAlign w:val="center"/>
              </w:tcPr>
            </w:tcPrChange>
          </w:tcPr>
          <w:p w:rsidR="007966AD" w:rsidRPr="007966AD" w:rsidDel="00D430A8" w:rsidRDefault="007966AD" w:rsidP="00D039D0">
            <w:pPr>
              <w:pStyle w:val="TableText"/>
              <w:rPr>
                <w:del w:id="1224" w:author=" Vijay Parmar" w:date="2009-08-22T20:27:00Z"/>
              </w:rPr>
            </w:pPr>
            <w:del w:id="1225" w:author=" Vijay Parmar" w:date="2009-08-22T20:27:00Z">
              <w:r w:rsidRPr="007966AD" w:rsidDel="00D430A8">
                <w:delText>This file contains information for creating a datasource. One entry is required for each database connection</w:delText>
              </w:r>
              <w:r w:rsidR="008B318A" w:rsidRPr="007966AD" w:rsidDel="00D430A8">
                <w:delText xml:space="preserve">. </w:delText>
              </w:r>
              <w:r w:rsidRPr="007966AD" w:rsidDel="00D430A8">
                <w:delText>Place this file in the JBoss deploy directory.</w:delText>
              </w:r>
            </w:del>
          </w:p>
        </w:tc>
      </w:tr>
    </w:tbl>
    <w:p w:rsidR="007F0163" w:rsidRDefault="007F0163" w:rsidP="007F0163">
      <w:pPr>
        <w:pStyle w:val="Caption"/>
      </w:pPr>
      <w:bookmarkStart w:id="1226" w:name="_Ref213645442"/>
      <w:bookmarkStart w:id="1227" w:name="_Ref213645445"/>
      <w:r>
        <w:t xml:space="preserve">Table </w:t>
      </w:r>
      <w:fldSimple w:instr=" STYLEREF 1 \s ">
        <w:r w:rsidR="00E57BAD">
          <w:rPr>
            <w:noProof/>
          </w:rPr>
          <w:t>3</w:t>
        </w:r>
      </w:fldSimple>
      <w:r>
        <w:noBreakHyphen/>
      </w:r>
      <w:fldSimple w:instr=" SEQ Table \* ARABIC \s 1 ">
        <w:ins w:id="1228" w:author=" Vijay Parmar" w:date="2009-08-24T00:37:00Z">
          <w:r w:rsidR="00E57BAD">
            <w:rPr>
              <w:noProof/>
            </w:rPr>
            <w:t>2</w:t>
          </w:r>
        </w:ins>
        <w:del w:id="1229" w:author=" Vijay Parmar" w:date="2009-08-24T00:37:00Z">
          <w:r w:rsidR="00E92FAF" w:rsidDel="00E57BAD">
            <w:rPr>
              <w:noProof/>
            </w:rPr>
            <w:delText>1</w:delText>
          </w:r>
        </w:del>
      </w:fldSimple>
      <w:r>
        <w:t xml:space="preserve"> UPT Release Contents</w:t>
      </w:r>
    </w:p>
    <w:p w:rsidR="00A028DA" w:rsidRDefault="00A028DA" w:rsidP="00A028DA">
      <w:pPr>
        <w:pStyle w:val="Heading3"/>
        <w:rPr>
          <w:ins w:id="1230" w:author=" Vijay Parmar" w:date="2009-08-23T14:30:00Z"/>
        </w:rPr>
      </w:pPr>
      <w:bookmarkStart w:id="1231" w:name="_Ref214244194"/>
      <w:bookmarkStart w:id="1232" w:name="_Ref214244197"/>
      <w:bookmarkStart w:id="1233" w:name="_Toc238804883"/>
      <w:ins w:id="1234" w:author=" Vijay Parmar" w:date="2009-08-23T14:30:00Z">
        <w:r>
          <w:lastRenderedPageBreak/>
          <w:t>Deployment Artifacts</w:t>
        </w:r>
        <w:bookmarkEnd w:id="1233"/>
      </w:ins>
    </w:p>
    <w:p w:rsidR="00A028DA" w:rsidRPr="00E52FA6" w:rsidRDefault="00A028DA" w:rsidP="00E52FA6">
      <w:pPr>
        <w:pStyle w:val="Heading3"/>
        <w:ind w:left="720"/>
        <w:rPr>
          <w:ins w:id="1235" w:author=" Vijay Parmar" w:date="2009-08-23T14:30:00Z"/>
          <w:rFonts w:ascii="Arial" w:hAnsi="Arial"/>
          <w:sz w:val="22"/>
          <w:szCs w:val="22"/>
          <w:rPrChange w:id="1236" w:author=" Vijay Parmar" w:date="2009-08-23T14:33:00Z">
            <w:rPr>
              <w:ins w:id="1237" w:author=" Vijay Parmar" w:date="2009-08-23T14:30:00Z"/>
            </w:rPr>
          </w:rPrChange>
        </w:rPr>
        <w:pPrChange w:id="1238" w:author=" Vijay Parmar" w:date="2009-08-23T14:33:00Z">
          <w:pPr>
            <w:pStyle w:val="Heading3"/>
          </w:pPr>
        </w:pPrChange>
      </w:pPr>
      <w:bookmarkStart w:id="1239" w:name="_Toc238804884"/>
      <w:ins w:id="1240" w:author=" Vijay Parmar" w:date="2009-08-23T14:30:00Z">
        <w:r w:rsidRPr="00E52FA6">
          <w:rPr>
            <w:rFonts w:ascii="Arial" w:hAnsi="Arial"/>
            <w:sz w:val="22"/>
            <w:szCs w:val="22"/>
            <w:rPrChange w:id="1241" w:author=" Vijay Parmar" w:date="2009-08-23T14:33:00Z">
              <w:rPr/>
            </w:rPrChange>
          </w:rPr>
          <w:t>A successful CSM UPT v4.2 deployment includes the following</w:t>
        </w:r>
      </w:ins>
      <w:ins w:id="1242" w:author=" Vijay Parmar" w:date="2009-08-23T14:32:00Z">
        <w:r w:rsidR="00CD149E" w:rsidRPr="00E52FA6">
          <w:rPr>
            <w:rFonts w:ascii="Arial" w:hAnsi="Arial"/>
            <w:sz w:val="22"/>
            <w:szCs w:val="22"/>
            <w:rPrChange w:id="1243" w:author=" Vijay Parmar" w:date="2009-08-23T14:33:00Z">
              <w:rPr/>
            </w:rPrChange>
          </w:rPr>
          <w:t xml:space="preserve"> files that are added or modified</w:t>
        </w:r>
      </w:ins>
      <w:ins w:id="1244" w:author=" Vijay Parmar" w:date="2009-08-23T14:33:00Z">
        <w:r w:rsidR="008A24EC">
          <w:rPr>
            <w:rFonts w:ascii="Arial" w:hAnsi="Arial"/>
            <w:sz w:val="22"/>
            <w:szCs w:val="22"/>
          </w:rPr>
          <w:t>:</w:t>
        </w:r>
      </w:ins>
      <w:bookmarkEnd w:id="1239"/>
    </w:p>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Change w:id="1245" w:author=" Vijay Parmar" w:date="2009-08-23T14:52: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2790"/>
        <w:gridCol w:w="6930"/>
        <w:tblGridChange w:id="1246">
          <w:tblGrid>
            <w:gridCol w:w="3708"/>
            <w:gridCol w:w="3426"/>
            <w:gridCol w:w="1290"/>
          </w:tblGrid>
        </w:tblGridChange>
      </w:tblGrid>
      <w:tr w:rsidR="008A24EC" w:rsidRPr="007966AD" w:rsidTr="00BE0FAE">
        <w:trPr>
          <w:cantSplit/>
          <w:tblHeader/>
          <w:ins w:id="1247" w:author=" Vijay Parmar" w:date="2009-08-23T14:31:00Z"/>
          <w:trPrChange w:id="1248" w:author=" Vijay Parmar" w:date="2009-08-23T14:52:00Z">
            <w:trPr>
              <w:cantSplit/>
              <w:tblHeader/>
            </w:trPr>
          </w:trPrChange>
        </w:trPr>
        <w:tc>
          <w:tcPr>
            <w:tcW w:w="2790" w:type="dxa"/>
            <w:shd w:val="clear" w:color="auto" w:fill="D9D9D9"/>
            <w:vAlign w:val="center"/>
            <w:tcPrChange w:id="1249" w:author=" Vijay Parmar" w:date="2009-08-23T14:52:00Z">
              <w:tcPr>
                <w:tcW w:w="3577" w:type="dxa"/>
                <w:gridSpan w:val="2"/>
                <w:shd w:val="clear" w:color="auto" w:fill="D9D9D9"/>
                <w:vAlign w:val="center"/>
              </w:tcPr>
            </w:tcPrChange>
          </w:tcPr>
          <w:p w:rsidR="00A028DA" w:rsidRPr="007966AD" w:rsidRDefault="00A028DA" w:rsidP="00A82D76">
            <w:pPr>
              <w:pStyle w:val="TableHeaderCenter"/>
              <w:rPr>
                <w:ins w:id="1250" w:author=" Vijay Parmar" w:date="2009-08-23T14:31:00Z"/>
              </w:rPr>
            </w:pPr>
            <w:ins w:id="1251" w:author=" Vijay Parmar" w:date="2009-08-23T14:31:00Z">
              <w:r w:rsidRPr="007966AD">
                <w:t>File</w:t>
              </w:r>
            </w:ins>
          </w:p>
        </w:tc>
        <w:tc>
          <w:tcPr>
            <w:tcW w:w="6930" w:type="dxa"/>
            <w:shd w:val="clear" w:color="auto" w:fill="D9D9D9"/>
            <w:vAlign w:val="center"/>
            <w:tcPrChange w:id="1252" w:author=" Vijay Parmar" w:date="2009-08-23T14:52:00Z">
              <w:tcPr>
                <w:tcW w:w="4847" w:type="dxa"/>
                <w:shd w:val="clear" w:color="auto" w:fill="D9D9D9"/>
                <w:vAlign w:val="center"/>
              </w:tcPr>
            </w:tcPrChange>
          </w:tcPr>
          <w:p w:rsidR="00A028DA" w:rsidRPr="007966AD" w:rsidRDefault="00A028DA" w:rsidP="00A82D76">
            <w:pPr>
              <w:pStyle w:val="TableHeaderCenter"/>
              <w:rPr>
                <w:ins w:id="1253" w:author=" Vijay Parmar" w:date="2009-08-23T14:31:00Z"/>
              </w:rPr>
            </w:pPr>
            <w:ins w:id="1254" w:author=" Vijay Parmar" w:date="2009-08-23T14:31:00Z">
              <w:r w:rsidRPr="007966AD">
                <w:t>Description</w:t>
              </w:r>
            </w:ins>
          </w:p>
        </w:tc>
      </w:tr>
      <w:tr w:rsidR="008A24EC" w:rsidRPr="007966AD" w:rsidTr="00BE0FAE">
        <w:trPr>
          <w:cantSplit/>
          <w:ins w:id="1255" w:author=" Vijay Parmar" w:date="2009-08-23T14:31:00Z"/>
          <w:trPrChange w:id="1256" w:author=" Vijay Parmar" w:date="2009-08-23T14:52:00Z">
            <w:trPr>
              <w:cantSplit/>
            </w:trPr>
          </w:trPrChange>
        </w:trPr>
        <w:tc>
          <w:tcPr>
            <w:tcW w:w="2790" w:type="dxa"/>
            <w:vAlign w:val="center"/>
            <w:tcPrChange w:id="1257" w:author=" Vijay Parmar" w:date="2009-08-23T14:52:00Z">
              <w:tcPr>
                <w:tcW w:w="3577" w:type="dxa"/>
                <w:gridSpan w:val="2"/>
                <w:vAlign w:val="center"/>
              </w:tcPr>
            </w:tcPrChange>
          </w:tcPr>
          <w:p w:rsidR="00A028DA" w:rsidRPr="007966AD" w:rsidRDefault="00A82D76" w:rsidP="00A82D76">
            <w:pPr>
              <w:pStyle w:val="TableText"/>
              <w:rPr>
                <w:ins w:id="1258" w:author=" Vijay Parmar" w:date="2009-08-23T14:31:00Z"/>
                <w:rStyle w:val="CodeChar0"/>
              </w:rPr>
            </w:pPr>
            <w:ins w:id="1259" w:author=" Vijay Parmar" w:date="2009-08-23T14:32:00Z">
              <w:r>
                <w:rPr>
                  <w:rStyle w:val="CodeChar0"/>
                </w:rPr>
                <w:t>uptEAR.ear</w:t>
              </w:r>
            </w:ins>
          </w:p>
        </w:tc>
        <w:tc>
          <w:tcPr>
            <w:tcW w:w="6930" w:type="dxa"/>
            <w:vAlign w:val="center"/>
            <w:tcPrChange w:id="1260" w:author=" Vijay Parmar" w:date="2009-08-23T14:52:00Z">
              <w:tcPr>
                <w:tcW w:w="4847" w:type="dxa"/>
                <w:vAlign w:val="center"/>
              </w:tcPr>
            </w:tcPrChange>
          </w:tcPr>
          <w:p w:rsidR="00A028DA" w:rsidRPr="007966AD" w:rsidRDefault="00D35DF0" w:rsidP="0014069C">
            <w:pPr>
              <w:pStyle w:val="TableText"/>
              <w:rPr>
                <w:ins w:id="1261" w:author=" Vijay Parmar" w:date="2009-08-23T14:31:00Z"/>
              </w:rPr>
            </w:pPr>
            <w:ins w:id="1262" w:author=" Vijay Parmar" w:date="2009-08-23T14:42:00Z">
              <w:r>
                <w:t xml:space="preserve">Location: </w:t>
              </w:r>
            </w:ins>
            <w:ins w:id="1263" w:author=" Vijay Parmar" w:date="2009-08-23T14:35:00Z">
              <w:r w:rsidR="00E56F64">
                <w:t>JBOSS_HOME/server/</w:t>
              </w:r>
            </w:ins>
            <w:ins w:id="1264" w:author=" Vijay Parmar" w:date="2009-08-23T14:51:00Z">
              <w:r w:rsidR="0014069C">
                <w:t xml:space="preserve">&lt;server.name&gt; </w:t>
              </w:r>
            </w:ins>
            <w:ins w:id="1265" w:author=" Vijay Parmar" w:date="2009-08-23T14:35:00Z">
              <w:r w:rsidR="00E56F64">
                <w:t>/deploy folder.</w:t>
              </w:r>
            </w:ins>
          </w:p>
        </w:tc>
      </w:tr>
      <w:tr w:rsidR="008A24EC" w:rsidRPr="007966AD" w:rsidTr="00BE0FAE">
        <w:trPr>
          <w:cantSplit/>
          <w:ins w:id="1266" w:author=" Vijay Parmar" w:date="2009-08-23T14:31:00Z"/>
          <w:trPrChange w:id="1267" w:author=" Vijay Parmar" w:date="2009-08-23T14:52:00Z">
            <w:trPr>
              <w:cantSplit/>
            </w:trPr>
          </w:trPrChange>
        </w:trPr>
        <w:tc>
          <w:tcPr>
            <w:tcW w:w="2790" w:type="dxa"/>
            <w:vAlign w:val="center"/>
            <w:tcPrChange w:id="1268" w:author=" Vijay Parmar" w:date="2009-08-23T14:52:00Z">
              <w:tcPr>
                <w:tcW w:w="3577" w:type="dxa"/>
                <w:gridSpan w:val="2"/>
                <w:vAlign w:val="center"/>
              </w:tcPr>
            </w:tcPrChange>
          </w:tcPr>
          <w:p w:rsidR="00A028DA" w:rsidRDefault="008A24EC" w:rsidP="00A82D76">
            <w:pPr>
              <w:pStyle w:val="TableText"/>
              <w:rPr>
                <w:ins w:id="1269" w:author=" Vijay Parmar" w:date="2009-08-23T14:31:00Z"/>
                <w:rStyle w:val="CodeChar0"/>
              </w:rPr>
            </w:pPr>
            <w:ins w:id="1270" w:author=" Vijay Parmar" w:date="2009-08-23T14:33:00Z">
              <w:r>
                <w:rPr>
                  <w:rStyle w:val="CodeChar0"/>
                </w:rPr>
                <w:t>login-config.xml</w:t>
              </w:r>
            </w:ins>
          </w:p>
        </w:tc>
        <w:tc>
          <w:tcPr>
            <w:tcW w:w="6930" w:type="dxa"/>
            <w:vAlign w:val="center"/>
            <w:tcPrChange w:id="1271" w:author=" Vijay Parmar" w:date="2009-08-23T14:52:00Z">
              <w:tcPr>
                <w:tcW w:w="4847" w:type="dxa"/>
                <w:vAlign w:val="center"/>
              </w:tcPr>
            </w:tcPrChange>
          </w:tcPr>
          <w:p w:rsidR="00D35DF0" w:rsidRDefault="00D35DF0" w:rsidP="00D35DF0">
            <w:pPr>
              <w:pStyle w:val="TableText"/>
              <w:rPr>
                <w:ins w:id="1272" w:author=" Vijay Parmar" w:date="2009-08-23T14:42:00Z"/>
              </w:rPr>
            </w:pPr>
            <w:ins w:id="1273" w:author=" Vijay Parmar" w:date="2009-08-23T14:42:00Z">
              <w:r>
                <w:t xml:space="preserve">Location: </w:t>
              </w:r>
            </w:ins>
            <w:ins w:id="1274" w:author=" Vijay Parmar" w:date="2009-08-23T14:41:00Z">
              <w:r w:rsidR="008E4E60">
                <w:t>JBOSS_HOME/server/</w:t>
              </w:r>
            </w:ins>
            <w:ins w:id="1275" w:author=" Vijay Parmar" w:date="2009-08-23T14:51:00Z">
              <w:r w:rsidR="0014069C">
                <w:t xml:space="preserve">&lt;server.name&gt; </w:t>
              </w:r>
            </w:ins>
            <w:ins w:id="1276" w:author=" Vijay Parmar" w:date="2009-08-23T14:41:00Z">
              <w:r>
                <w:t>/conf</w:t>
              </w:r>
            </w:ins>
            <w:ins w:id="1277" w:author=" Vijay Parmar" w:date="2009-08-23T14:42:00Z">
              <w:r>
                <w:t>.</w:t>
              </w:r>
            </w:ins>
          </w:p>
          <w:p w:rsidR="00A028DA" w:rsidRDefault="00D35DF0" w:rsidP="00D35DF0">
            <w:pPr>
              <w:pStyle w:val="TableText"/>
              <w:rPr>
                <w:ins w:id="1278" w:author=" Vijay Parmar" w:date="2009-08-23T14:31:00Z"/>
              </w:rPr>
            </w:pPr>
            <w:ins w:id="1279" w:author=" Vijay Parmar" w:date="2009-08-23T14:42:00Z">
              <w:r>
                <w:t>Modified</w:t>
              </w:r>
            </w:ins>
            <w:ins w:id="1280" w:author=" Vijay Parmar" w:date="2009-08-23T14:35:00Z">
              <w:r w:rsidR="00E56F64">
                <w:t xml:space="preserve"> and </w:t>
              </w:r>
            </w:ins>
            <w:ins w:id="1281" w:author=" Vijay Parmar" w:date="2009-08-23T14:36:00Z">
              <w:r w:rsidR="00E56F64">
                <w:t xml:space="preserve">an </w:t>
              </w:r>
            </w:ins>
            <w:ins w:id="1282" w:author=" Vijay Parmar" w:date="2009-08-23T14:35:00Z">
              <w:r w:rsidR="00E56F64">
                <w:t>A</w:t>
              </w:r>
            </w:ins>
            <w:ins w:id="1283" w:author=" Vijay Parmar" w:date="2009-08-23T14:36:00Z">
              <w:r w:rsidR="00E56F64">
                <w:t>pplication-Policy for ‘csmupt’ is added.</w:t>
              </w:r>
            </w:ins>
          </w:p>
        </w:tc>
      </w:tr>
      <w:tr w:rsidR="008A24EC" w:rsidRPr="007966AD" w:rsidTr="00BE0FAE">
        <w:trPr>
          <w:cantSplit/>
          <w:ins w:id="1284" w:author=" Vijay Parmar" w:date="2009-08-23T14:31:00Z"/>
          <w:trPrChange w:id="1285" w:author=" Vijay Parmar" w:date="2009-08-23T14:52:00Z">
            <w:trPr>
              <w:cantSplit/>
            </w:trPr>
          </w:trPrChange>
        </w:trPr>
        <w:tc>
          <w:tcPr>
            <w:tcW w:w="2790" w:type="dxa"/>
            <w:vAlign w:val="center"/>
            <w:tcPrChange w:id="1286" w:author=" Vijay Parmar" w:date="2009-08-23T14:52:00Z">
              <w:tcPr>
                <w:tcW w:w="3577" w:type="dxa"/>
                <w:gridSpan w:val="2"/>
                <w:vAlign w:val="center"/>
              </w:tcPr>
            </w:tcPrChange>
          </w:tcPr>
          <w:p w:rsidR="00A028DA" w:rsidRDefault="00E56F64" w:rsidP="00E56F64">
            <w:pPr>
              <w:pStyle w:val="TableText"/>
              <w:rPr>
                <w:ins w:id="1287" w:author=" Vijay Parmar" w:date="2009-08-23T14:31:00Z"/>
                <w:rStyle w:val="CodeChar0"/>
              </w:rPr>
            </w:pPr>
            <w:ins w:id="1288" w:author=" Vijay Parmar" w:date="2009-08-23T14:35:00Z">
              <w:r>
                <w:rPr>
                  <w:rStyle w:val="CodeChar0"/>
                </w:rPr>
                <w:t xml:space="preserve">Properties-service.xml </w:t>
              </w:r>
            </w:ins>
          </w:p>
        </w:tc>
        <w:tc>
          <w:tcPr>
            <w:tcW w:w="6930" w:type="dxa"/>
            <w:vAlign w:val="center"/>
            <w:tcPrChange w:id="1289" w:author=" Vijay Parmar" w:date="2009-08-23T14:52:00Z">
              <w:tcPr>
                <w:tcW w:w="4847" w:type="dxa"/>
                <w:vAlign w:val="center"/>
              </w:tcPr>
            </w:tcPrChange>
          </w:tcPr>
          <w:p w:rsidR="00FF623B" w:rsidRDefault="00FF623B" w:rsidP="00FF623B">
            <w:pPr>
              <w:pStyle w:val="TableText"/>
              <w:rPr>
                <w:ins w:id="1290" w:author=" Vijay Parmar" w:date="2009-08-23T14:43:00Z"/>
              </w:rPr>
            </w:pPr>
            <w:ins w:id="1291" w:author=" Vijay Parmar" w:date="2009-08-23T14:43:00Z">
              <w:r>
                <w:t xml:space="preserve">Location: </w:t>
              </w:r>
            </w:ins>
            <w:ins w:id="1292" w:author=" Vijay Parmar" w:date="2009-08-23T14:41:00Z">
              <w:r w:rsidR="008E4E60">
                <w:t>JBOSS_HOME/server/</w:t>
              </w:r>
            </w:ins>
            <w:ins w:id="1293" w:author=" Vijay Parmar" w:date="2009-08-23T14:51:00Z">
              <w:r w:rsidR="0014069C">
                <w:t xml:space="preserve">&lt;server.name&gt; </w:t>
              </w:r>
            </w:ins>
            <w:ins w:id="1294" w:author=" Vijay Parmar" w:date="2009-08-23T14:41:00Z">
              <w:r>
                <w:t>/deploy</w:t>
              </w:r>
            </w:ins>
          </w:p>
          <w:p w:rsidR="00A028DA" w:rsidRDefault="00FF623B" w:rsidP="00FF623B">
            <w:pPr>
              <w:pStyle w:val="TableText"/>
              <w:rPr>
                <w:ins w:id="1295" w:author=" Vijay Parmar" w:date="2009-08-23T14:31:00Z"/>
              </w:rPr>
            </w:pPr>
            <w:ins w:id="1296" w:author=" Vijay Parmar" w:date="2009-08-23T14:43:00Z">
              <w:r>
                <w:t>I</w:t>
              </w:r>
            </w:ins>
            <w:ins w:id="1297" w:author=" Vijay Parmar" w:date="2009-08-23T14:36:00Z">
              <w:r w:rsidR="00E56F64">
                <w:t xml:space="preserve">s modified and added a property for </w:t>
              </w:r>
            </w:ins>
            <w:ins w:id="1298" w:author=" Vijay Parmar" w:date="2009-08-23T14:37:00Z">
              <w:r w:rsidR="00E56F64">
                <w:t>‘</w:t>
              </w:r>
              <w:r w:rsidR="00E56F64" w:rsidRPr="00E56F64">
                <w:t>gov.nih.nci.security.configFile</w:t>
              </w:r>
              <w:r w:rsidR="00E56F64">
                <w:t>’ pointing to the ApplicationSecurityConfig.xml file.</w:t>
              </w:r>
            </w:ins>
          </w:p>
        </w:tc>
      </w:tr>
      <w:tr w:rsidR="008A24EC" w:rsidRPr="007966AD" w:rsidTr="00BE0FAE">
        <w:tblPrEx>
          <w:tblPrExChange w:id="1299" w:author=" Vijay Parmar" w:date="2009-08-23T14:52:00Z">
            <w:tblPrEx>
              <w:tblLayout w:type="fixed"/>
            </w:tblPrEx>
          </w:tblPrExChange>
        </w:tblPrEx>
        <w:trPr>
          <w:cantSplit/>
          <w:ins w:id="1300" w:author=" Vijay Parmar" w:date="2009-08-23T14:35:00Z"/>
          <w:trPrChange w:id="1301" w:author=" Vijay Parmar" w:date="2009-08-23T14:52:00Z">
            <w:trPr>
              <w:cantSplit/>
            </w:trPr>
          </w:trPrChange>
        </w:trPr>
        <w:tc>
          <w:tcPr>
            <w:tcW w:w="2790" w:type="dxa"/>
            <w:vAlign w:val="center"/>
            <w:tcPrChange w:id="1302" w:author=" Vijay Parmar" w:date="2009-08-23T14:52:00Z">
              <w:tcPr>
                <w:tcW w:w="3708" w:type="dxa"/>
                <w:vAlign w:val="center"/>
              </w:tcPr>
            </w:tcPrChange>
          </w:tcPr>
          <w:p w:rsidR="008A24EC" w:rsidRDefault="00E56F64" w:rsidP="008A24EC">
            <w:pPr>
              <w:pStyle w:val="TableText"/>
              <w:rPr>
                <w:ins w:id="1303" w:author=" Vijay Parmar" w:date="2009-08-23T14:35:00Z"/>
                <w:rStyle w:val="CodeChar0"/>
              </w:rPr>
            </w:pPr>
            <w:ins w:id="1304" w:author=" Vijay Parmar" w:date="2009-08-23T14:35:00Z">
              <w:r>
                <w:rPr>
                  <w:rStyle w:val="CodeChar0"/>
                </w:rPr>
                <w:t>ApplicationSecurityConfig.xml</w:t>
              </w:r>
            </w:ins>
          </w:p>
        </w:tc>
        <w:tc>
          <w:tcPr>
            <w:tcW w:w="6930" w:type="dxa"/>
            <w:vAlign w:val="center"/>
            <w:tcPrChange w:id="1305" w:author=" Vijay Parmar" w:date="2009-08-23T14:52:00Z">
              <w:tcPr>
                <w:tcW w:w="4716" w:type="dxa"/>
                <w:gridSpan w:val="2"/>
                <w:vAlign w:val="center"/>
              </w:tcPr>
            </w:tcPrChange>
          </w:tcPr>
          <w:p w:rsidR="00FF623B" w:rsidRDefault="00FF623B" w:rsidP="00FF623B">
            <w:pPr>
              <w:pStyle w:val="TableText"/>
              <w:rPr>
                <w:ins w:id="1306" w:author=" Vijay Parmar" w:date="2009-08-23T14:43:00Z"/>
              </w:rPr>
            </w:pPr>
            <w:ins w:id="1307" w:author=" Vijay Parmar" w:date="2009-08-23T14:43:00Z">
              <w:r>
                <w:t>Location: Path reacheable from within Web Applications.</w:t>
              </w:r>
            </w:ins>
          </w:p>
          <w:p w:rsidR="008A24EC" w:rsidRDefault="00E56F64" w:rsidP="00FF623B">
            <w:pPr>
              <w:pStyle w:val="TableText"/>
              <w:rPr>
                <w:ins w:id="1308" w:author=" Vijay Parmar" w:date="2009-08-23T14:35:00Z"/>
              </w:rPr>
            </w:pPr>
            <w:ins w:id="1309" w:author=" Vijay Parmar" w:date="2009-08-23T14:37:00Z">
              <w:r>
                <w:t>The CSM UPT configuration file required for CSM UPT 4.2 release. See this section for more details.</w:t>
              </w:r>
            </w:ins>
          </w:p>
        </w:tc>
      </w:tr>
      <w:tr w:rsidR="008A24EC" w:rsidRPr="007966AD" w:rsidTr="00BE0FAE">
        <w:tblPrEx>
          <w:tblPrExChange w:id="1310" w:author=" Vijay Parmar" w:date="2009-08-23T14:52:00Z">
            <w:tblPrEx>
              <w:tblLayout w:type="fixed"/>
            </w:tblPrEx>
          </w:tblPrExChange>
        </w:tblPrEx>
        <w:trPr>
          <w:cantSplit/>
          <w:ins w:id="1311" w:author=" Vijay Parmar" w:date="2009-08-23T14:34:00Z"/>
          <w:trPrChange w:id="1312" w:author=" Vijay Parmar" w:date="2009-08-23T14:52:00Z">
            <w:trPr>
              <w:cantSplit/>
            </w:trPr>
          </w:trPrChange>
        </w:trPr>
        <w:tc>
          <w:tcPr>
            <w:tcW w:w="2790" w:type="dxa"/>
            <w:vAlign w:val="center"/>
            <w:tcPrChange w:id="1313" w:author=" Vijay Parmar" w:date="2009-08-23T14:52:00Z">
              <w:tcPr>
                <w:tcW w:w="3708" w:type="dxa"/>
                <w:vAlign w:val="center"/>
              </w:tcPr>
            </w:tcPrChange>
          </w:tcPr>
          <w:p w:rsidR="008A24EC" w:rsidRDefault="008A24EC" w:rsidP="008A24EC">
            <w:pPr>
              <w:pStyle w:val="TableText"/>
              <w:rPr>
                <w:ins w:id="1314" w:author=" Vijay Parmar" w:date="2009-08-23T14:34:00Z"/>
                <w:rStyle w:val="CodeChar0"/>
              </w:rPr>
            </w:pPr>
            <w:ins w:id="1315" w:author=" Vijay Parmar" w:date="2009-08-23T14:34:00Z">
              <w:r>
                <w:rPr>
                  <w:rStyle w:val="CodeChar0"/>
                </w:rPr>
                <w:t>upt-ds.xml</w:t>
              </w:r>
            </w:ins>
          </w:p>
        </w:tc>
        <w:tc>
          <w:tcPr>
            <w:tcW w:w="6930" w:type="dxa"/>
            <w:vAlign w:val="center"/>
            <w:tcPrChange w:id="1316" w:author=" Vijay Parmar" w:date="2009-08-23T14:52:00Z">
              <w:tcPr>
                <w:tcW w:w="4716" w:type="dxa"/>
                <w:gridSpan w:val="2"/>
                <w:vAlign w:val="center"/>
              </w:tcPr>
            </w:tcPrChange>
          </w:tcPr>
          <w:p w:rsidR="008A24EC" w:rsidRDefault="00FF623B" w:rsidP="0014069C">
            <w:pPr>
              <w:pStyle w:val="TableText"/>
              <w:rPr>
                <w:ins w:id="1317" w:author=" Vijay Parmar" w:date="2009-08-23T14:34:00Z"/>
              </w:rPr>
            </w:pPr>
            <w:ins w:id="1318" w:author=" Vijay Parmar" w:date="2009-08-23T14:43:00Z">
              <w:r>
                <w:t>Location: JBOSS_HOME/server/</w:t>
              </w:r>
            </w:ins>
            <w:ins w:id="1319" w:author=" Vijay Parmar" w:date="2009-08-23T14:51:00Z">
              <w:r w:rsidR="0014069C">
                <w:t xml:space="preserve">&lt;server.name&gt; </w:t>
              </w:r>
            </w:ins>
            <w:ins w:id="1320" w:author=" Vijay Parmar" w:date="2009-08-23T14:43:00Z">
              <w:r>
                <w:t xml:space="preserve">/deploy </w:t>
              </w:r>
            </w:ins>
            <w:ins w:id="1321" w:author=" Vijay Parmar" w:date="2009-08-23T14:37:00Z">
              <w:r w:rsidR="00E56F64">
                <w:t xml:space="preserve">The Data Source configuration required for </w:t>
              </w:r>
            </w:ins>
            <w:ins w:id="1322" w:author=" Vijay Parmar" w:date="2009-08-23T14:38:00Z">
              <w:r w:rsidR="00E56F64">
                <w:t>the different installation Modes described below.</w:t>
              </w:r>
            </w:ins>
            <w:ins w:id="1323" w:author=" Vijay Parmar" w:date="2009-08-23T14:42:00Z">
              <w:r w:rsidR="008E4E60">
                <w:t xml:space="preserve"> </w:t>
              </w:r>
            </w:ins>
            <w:ins w:id="1324" w:author=" Vijay Parmar" w:date="2009-08-23T14:38:00Z">
              <w:r w:rsidR="00E56F64">
                <w:t>See details below</w:t>
              </w:r>
            </w:ins>
            <w:ins w:id="1325" w:author=" Vijay Parmar" w:date="2009-08-23T14:42:00Z">
              <w:r w:rsidR="008E4E60">
                <w:t>.</w:t>
              </w:r>
            </w:ins>
          </w:p>
        </w:tc>
      </w:tr>
      <w:tr w:rsidR="00E56F64" w:rsidRPr="007966AD" w:rsidTr="00BE0FAE">
        <w:tblPrEx>
          <w:tblPrExChange w:id="1326" w:author=" Vijay Parmar" w:date="2009-08-23T14:52:00Z">
            <w:tblPrEx>
              <w:tblLayout w:type="fixed"/>
            </w:tblPrEx>
          </w:tblPrExChange>
        </w:tblPrEx>
        <w:trPr>
          <w:cantSplit/>
          <w:ins w:id="1327" w:author=" Vijay Parmar" w:date="2009-08-23T14:35:00Z"/>
          <w:trPrChange w:id="1328" w:author=" Vijay Parmar" w:date="2009-08-23T14:52:00Z">
            <w:trPr>
              <w:cantSplit/>
            </w:trPr>
          </w:trPrChange>
        </w:trPr>
        <w:tc>
          <w:tcPr>
            <w:tcW w:w="2790" w:type="dxa"/>
            <w:vAlign w:val="center"/>
            <w:tcPrChange w:id="1329" w:author=" Vijay Parmar" w:date="2009-08-23T14:52:00Z">
              <w:tcPr>
                <w:tcW w:w="3708" w:type="dxa"/>
                <w:vAlign w:val="center"/>
              </w:tcPr>
            </w:tcPrChange>
          </w:tcPr>
          <w:p w:rsidR="00E56F64" w:rsidRDefault="00E56F64" w:rsidP="008A24EC">
            <w:pPr>
              <w:pStyle w:val="TableText"/>
              <w:rPr>
                <w:ins w:id="1330" w:author=" Vijay Parmar" w:date="2009-08-23T14:35:00Z"/>
                <w:rStyle w:val="CodeChar0"/>
              </w:rPr>
            </w:pPr>
            <w:ins w:id="1331" w:author=" Vijay Parmar" w:date="2009-08-23T14:35:00Z">
              <w:r>
                <w:rPr>
                  <w:rStyle w:val="CodeChar0"/>
                </w:rPr>
                <w:t>Csmupt31.hibernate.cfg.xml</w:t>
              </w:r>
            </w:ins>
          </w:p>
        </w:tc>
        <w:tc>
          <w:tcPr>
            <w:tcW w:w="6930" w:type="dxa"/>
            <w:vAlign w:val="center"/>
            <w:tcPrChange w:id="1332" w:author=" Vijay Parmar" w:date="2009-08-23T14:52:00Z">
              <w:tcPr>
                <w:tcW w:w="4716" w:type="dxa"/>
                <w:gridSpan w:val="2"/>
                <w:vAlign w:val="center"/>
              </w:tcPr>
            </w:tcPrChange>
          </w:tcPr>
          <w:p w:rsidR="00E56F64" w:rsidRDefault="00E56F64" w:rsidP="00E56F64">
            <w:pPr>
              <w:pStyle w:val="TableText"/>
              <w:rPr>
                <w:ins w:id="1333" w:author=" Vijay Parmar" w:date="2009-08-23T14:35:00Z"/>
              </w:rPr>
            </w:pPr>
            <w:ins w:id="1334" w:author=" Vijay Parmar" w:date="2009-08-23T14:38:00Z">
              <w:r>
                <w:t>If support for CSM UPT 3.1 is desired, the</w:t>
              </w:r>
            </w:ins>
            <w:ins w:id="1335" w:author=" Vijay Parmar" w:date="2009-08-23T14:39:00Z">
              <w:r>
                <w:t>n</w:t>
              </w:r>
            </w:ins>
            <w:ins w:id="1336" w:author=" Vijay Parmar" w:date="2009-08-23T14:38:00Z">
              <w:r>
                <w:t xml:space="preserve"> configur</w:t>
              </w:r>
            </w:ins>
            <w:ins w:id="1337" w:author=" Vijay Parmar" w:date="2009-08-23T14:39:00Z">
              <w:r>
                <w:t xml:space="preserve">e </w:t>
              </w:r>
            </w:ins>
            <w:ins w:id="1338" w:author=" Vijay Parmar" w:date="2009-08-23T14:38:00Z">
              <w:r>
                <w:t>for CSM UPT 3.1 is made</w:t>
              </w:r>
            </w:ins>
            <w:ins w:id="1339" w:author=" Vijay Parmar" w:date="2009-08-23T14:39:00Z">
              <w:r>
                <w:t>.</w:t>
              </w:r>
            </w:ins>
          </w:p>
        </w:tc>
      </w:tr>
    </w:tbl>
    <w:p w:rsidR="00A028DA" w:rsidRDefault="00A028DA" w:rsidP="00A028DA">
      <w:pPr>
        <w:pStyle w:val="Caption"/>
        <w:rPr>
          <w:ins w:id="1340" w:author=" Vijay Parmar" w:date="2009-08-23T14:32:00Z"/>
        </w:rPr>
      </w:pPr>
      <w:ins w:id="1341" w:author=" Vijay Parmar" w:date="2009-08-23T14:32:00Z">
        <w:r>
          <w:t xml:space="preserve">Table </w:t>
        </w:r>
        <w:r>
          <w:fldChar w:fldCharType="begin"/>
        </w:r>
        <w:r>
          <w:instrText xml:space="preserve"> STYLEREF 1 \s </w:instrText>
        </w:r>
        <w:r>
          <w:fldChar w:fldCharType="separate"/>
        </w:r>
        <w:r>
          <w:rPr>
            <w:noProof/>
          </w:rPr>
          <w:t>3</w:t>
        </w:r>
        <w:r>
          <w:fldChar w:fldCharType="end"/>
        </w:r>
        <w:r>
          <w:noBreakHyphen/>
          <w:t>2</w:t>
        </w:r>
        <w:r>
          <w:fldChar w:fldCharType="begin"/>
        </w:r>
        <w:r>
          <w:instrText xml:space="preserve"> SEQ Table \* ARABIC \s 1 </w:instrText>
        </w:r>
        <w:r>
          <w:fldChar w:fldCharType="separate"/>
        </w:r>
      </w:ins>
      <w:ins w:id="1342" w:author=" Vijay Parmar" w:date="2009-08-24T00:37:00Z">
        <w:r w:rsidR="00E57BAD">
          <w:rPr>
            <w:noProof/>
          </w:rPr>
          <w:t>3</w:t>
        </w:r>
      </w:ins>
      <w:ins w:id="1343" w:author=" Vijay Parmar" w:date="2009-08-23T14:32:00Z">
        <w:r>
          <w:fldChar w:fldCharType="end"/>
        </w:r>
        <w:r>
          <w:t xml:space="preserve"> UPT Deployment Artifacts</w:t>
        </w:r>
      </w:ins>
    </w:p>
    <w:p w:rsidR="00A028DA" w:rsidRPr="00A028DA" w:rsidRDefault="00A028DA" w:rsidP="00A028DA">
      <w:pPr>
        <w:pStyle w:val="BodyText"/>
        <w:tabs>
          <w:tab w:val="left" w:pos="1800"/>
        </w:tabs>
        <w:rPr>
          <w:ins w:id="1344" w:author=" Vijay Parmar" w:date="2009-08-23T14:30:00Z"/>
        </w:rPr>
        <w:pPrChange w:id="1345" w:author=" Vijay Parmar" w:date="2009-08-23T14:31:00Z">
          <w:pPr>
            <w:pStyle w:val="Heading3"/>
          </w:pPr>
        </w:pPrChange>
      </w:pPr>
      <w:ins w:id="1346" w:author=" Vijay Parmar" w:date="2009-08-23T14:31:00Z">
        <w:r>
          <w:tab/>
        </w:r>
      </w:ins>
    </w:p>
    <w:p w:rsidR="00C2222F" w:rsidRDefault="007966AD" w:rsidP="007F0163">
      <w:pPr>
        <w:pStyle w:val="Heading3"/>
      </w:pPr>
      <w:bookmarkStart w:id="1347" w:name="_Toc238804885"/>
      <w:r>
        <w:t>Installation Modes</w:t>
      </w:r>
      <w:bookmarkEnd w:id="1226"/>
      <w:bookmarkEnd w:id="1227"/>
      <w:bookmarkEnd w:id="1231"/>
      <w:bookmarkEnd w:id="1232"/>
      <w:bookmarkEnd w:id="1347"/>
    </w:p>
    <w:p w:rsidR="007966AD" w:rsidRDefault="007966AD" w:rsidP="007966AD">
      <w:pPr>
        <w:pStyle w:val="BodyText"/>
      </w:pPr>
      <w:r>
        <w:t>UPT was developed as a flexible application that can be deployed in multiple ways depending on the need or scenario. The three primary modes to install the UPT include the following and are described in</w:t>
      </w:r>
      <w:r w:rsidR="002A3C9A">
        <w:t xml:space="preserve"> more detail in sections that</w:t>
      </w:r>
      <w:r>
        <w:t xml:space="preserve"> </w:t>
      </w:r>
      <w:r w:rsidR="002A3C9A">
        <w:t>follow</w:t>
      </w:r>
      <w:r>
        <w:t>:</w:t>
      </w:r>
      <w:r w:rsidR="007F0163">
        <w:t xml:space="preserve"> </w:t>
      </w:r>
      <w:r w:rsidR="00F228E8">
        <w:fldChar w:fldCharType="begin"/>
      </w:r>
      <w:r w:rsidR="000C649E">
        <w:instrText xml:space="preserve"> XE "</w:instrText>
      </w:r>
      <w:r w:rsidR="000C649E" w:rsidRPr="000C7E9B">
        <w:instrText>deployment modes</w:instrText>
      </w:r>
      <w:r w:rsidR="000C649E">
        <w:instrText xml:space="preserve">" </w:instrText>
      </w:r>
      <w:r w:rsidR="00F228E8">
        <w:fldChar w:fldCharType="end"/>
      </w:r>
      <w:r w:rsidR="00F228E8">
        <w:fldChar w:fldCharType="begin"/>
      </w:r>
      <w:r w:rsidR="000C649E">
        <w:instrText xml:space="preserve"> XE "</w:instrText>
      </w:r>
      <w:r w:rsidR="000C649E" w:rsidRPr="000C7E9B">
        <w:instrText>installation modes</w:instrText>
      </w:r>
      <w:r w:rsidR="000C649E">
        <w:instrText xml:space="preserve">" </w:instrText>
      </w:r>
      <w:r w:rsidR="00F228E8">
        <w:fldChar w:fldCharType="end"/>
      </w:r>
    </w:p>
    <w:p w:rsidR="007966AD" w:rsidRDefault="007966AD" w:rsidP="007966AD">
      <w:pPr>
        <w:pStyle w:val="ListBullet"/>
      </w:pPr>
      <w:r>
        <w:t>Single Installation, Single Schema</w:t>
      </w:r>
    </w:p>
    <w:p w:rsidR="007966AD" w:rsidRDefault="007966AD" w:rsidP="007966AD">
      <w:pPr>
        <w:pStyle w:val="ListBullet"/>
      </w:pPr>
      <w:r>
        <w:t>Single Installation, Multiple Schemas</w:t>
      </w:r>
    </w:p>
    <w:p w:rsidR="007966AD" w:rsidRPr="007966AD" w:rsidRDefault="007966AD" w:rsidP="007966AD">
      <w:pPr>
        <w:pStyle w:val="ListBullet"/>
      </w:pPr>
      <w:r>
        <w:t>Local installation, Local schema</w:t>
      </w:r>
    </w:p>
    <w:p w:rsidR="00C2222F" w:rsidRDefault="004D49D0" w:rsidP="007966AD">
      <w:pPr>
        <w:pStyle w:val="Heading4"/>
      </w:pPr>
      <w:r>
        <w:t>Single Installation/</w:t>
      </w:r>
      <w:r w:rsidR="007966AD">
        <w:t>Single Schema</w:t>
      </w:r>
      <w:r>
        <w:t xml:space="preserve"> Deployment</w:t>
      </w:r>
    </w:p>
    <w:p w:rsidR="00C2222F" w:rsidRDefault="007966AD" w:rsidP="007966AD">
      <w:pPr>
        <w:pStyle w:val="BodyText"/>
      </w:pPr>
      <w:r w:rsidRPr="007966AD">
        <w:t>In the single installation</w:t>
      </w:r>
      <w:r w:rsidR="002A3C9A">
        <w:t>/</w:t>
      </w:r>
      <w:r w:rsidRPr="007966AD">
        <w:t xml:space="preserve">single schema deployment scheme shown in </w:t>
      </w:r>
      <w:r w:rsidR="00F228E8">
        <w:fldChar w:fldCharType="begin"/>
      </w:r>
      <w:r w:rsidR="002A3C9A">
        <w:instrText xml:space="preserve"> REF _Ref213835102 \h </w:instrText>
      </w:r>
      <w:r w:rsidR="00F228E8">
        <w:fldChar w:fldCharType="separate"/>
      </w:r>
      <w:r w:rsidR="00E92FAF">
        <w:t xml:space="preserve">Figure </w:t>
      </w:r>
      <w:r w:rsidR="00E92FAF">
        <w:rPr>
          <w:noProof/>
        </w:rPr>
        <w:t>3</w:t>
      </w:r>
      <w:r w:rsidR="00E92FAF">
        <w:noBreakHyphen/>
      </w:r>
      <w:r w:rsidR="00E92FAF">
        <w:rPr>
          <w:noProof/>
        </w:rPr>
        <w:t>33</w:t>
      </w:r>
      <w:r w:rsidR="00F228E8">
        <w:fldChar w:fldCharType="end"/>
      </w:r>
      <w:r w:rsidRPr="007966AD">
        <w:t xml:space="preserve">, there is only one instance of </w:t>
      </w:r>
      <w:r w:rsidR="002A3C9A">
        <w:t xml:space="preserve">the </w:t>
      </w:r>
      <w:r w:rsidRPr="007966AD">
        <w:t>UPT</w:t>
      </w:r>
      <w:r w:rsidR="002A3C9A">
        <w:t>,</w:t>
      </w:r>
      <w:r w:rsidRPr="007966AD">
        <w:t xml:space="preserve"> hosted on a </w:t>
      </w:r>
      <w:r w:rsidR="002A3C9A">
        <w:t>c</w:t>
      </w:r>
      <w:r w:rsidRPr="007966AD">
        <w:t xml:space="preserve">ommon JBoss </w:t>
      </w:r>
      <w:r w:rsidR="004D49D0">
        <w:t>s</w:t>
      </w:r>
      <w:r w:rsidRPr="007966AD">
        <w:t>erver.</w:t>
      </w:r>
      <w:r w:rsidR="00F228E8">
        <w:fldChar w:fldCharType="begin"/>
      </w:r>
      <w:r w:rsidR="000C649E">
        <w:instrText xml:space="preserve"> XE "</w:instrText>
      </w:r>
      <w:r w:rsidR="000C649E" w:rsidRPr="00B415C2">
        <w:instrText>JBoss:UPT deployment modes</w:instrText>
      </w:r>
      <w:r w:rsidR="000C649E">
        <w:instrText xml:space="preserve">" </w:instrText>
      </w:r>
      <w:r w:rsidR="00F228E8">
        <w:fldChar w:fldCharType="end"/>
      </w:r>
      <w:r w:rsidR="00F228E8">
        <w:fldChar w:fldCharType="begin"/>
      </w:r>
      <w:r w:rsidR="000C649E">
        <w:instrText xml:space="preserve"> XE "</w:instrText>
      </w:r>
      <w:r w:rsidR="000C649E" w:rsidRPr="003805AD">
        <w:instrText>UPT:JBoss deployment</w:instrText>
      </w:r>
      <w:r w:rsidR="000C649E">
        <w:instrText xml:space="preserve">" </w:instrText>
      </w:r>
      <w:r w:rsidR="00F228E8">
        <w:fldChar w:fldCharType="end"/>
      </w:r>
      <w:r w:rsidR="00F228E8">
        <w:fldChar w:fldCharType="begin"/>
      </w:r>
      <w:r w:rsidR="000C649E">
        <w:instrText xml:space="preserve"> XE "</w:instrText>
      </w:r>
      <w:r w:rsidR="000C649E" w:rsidRPr="0039262F">
        <w:instrText>UPT:single install/single schema</w:instrText>
      </w:r>
      <w:r w:rsidR="000C649E">
        <w:instrText xml:space="preserve">" </w:instrText>
      </w:r>
      <w:r w:rsidR="00F228E8">
        <w:fldChar w:fldCharType="end"/>
      </w:r>
    </w:p>
    <w:p w:rsidR="007966AD" w:rsidRDefault="00F228E8" w:rsidP="002A3C9A">
      <w:pPr>
        <w:pStyle w:val="GraphicAnchorMainIndent"/>
      </w:pPr>
      <w:r>
        <w:pict>
          <v:group id="_x0000_s1077" editas="canvas" style="width:358.6pt;height:244.05pt;mso-position-horizontal-relative:char;mso-position-vertical-relative:line" coordorigin="1435,9029" coordsize="7172,4881">
            <o:lock v:ext="edit" aspectratio="t"/>
            <v:shape id="_x0000_s1078" type="#_x0000_t75" style="position:absolute;left:1435;top:9029;width:7172;height:4881" o:preferrelative="f">
              <v:fill o:detectmouseclick="t"/>
              <v:path o:extrusionok="t" o:connecttype="none"/>
              <o:lock v:ext="edit" text="t"/>
            </v:shape>
            <v:rect id="_x0000_s1079" style="position:absolute;left:1435;top:13401;width:62;height:253;mso-wrap-style:none" filled="f" stroked="f">
              <v:textbox style="mso-next-textbox:#_x0000_s1079;mso-fit-shape-to-text:t" inset="0,0,0,0">
                <w:txbxContent>
                  <w:p w:rsidR="00C23B4B" w:rsidRDefault="00C23B4B" w:rsidP="007966AD">
                    <w:r>
                      <w:rPr>
                        <w:color w:val="000000"/>
                      </w:rPr>
                      <w:t xml:space="preserve"> </w:t>
                    </w:r>
                  </w:p>
                </w:txbxContent>
              </v:textbox>
            </v:rect>
            <v:shape id="_x0000_s1080" style="position:absolute;left:1627;top:9498;width:1436;height:1255" coordsize="1436,1255" path="m316,l,311r,944l1125,1255,1436,944,1436,,316,xe" stroked="f">
              <v:path arrowok="t"/>
            </v:shape>
            <v:shape id="_x0000_s1081" style="position:absolute;left:1627;top:9498;width:1436;height:311" coordsize="1436,311" path="m,311r1125,l1436,,316,,,311xe" stroked="f">
              <v:path arrowok="t"/>
            </v:shape>
            <v:shape id="_x0000_s1082" style="position:absolute;left:2752;top:9498;width:311;height:1255" coordsize="311,1255" path="m,311l311,r,944l,1255,,311xe" fillcolor="#cdcdcd" stroked="f">
              <v:path arrowok="t"/>
            </v:shape>
            <v:shape id="_x0000_s1083" style="position:absolute;left:1627;top:9498;width:1436;height:1255" coordsize="1436,1255" path="m316,l,311r,944l1125,1255,1436,944,1436,,316,xe" filled="f" strokeweight=".7pt">
              <v:path arrowok="t"/>
            </v:shape>
            <v:shape id="_x0000_s1084" style="position:absolute;left:1627;top:9498;width:1436;height:311" coordsize="1436,311" path="m,311r1125,l1436,e" filled="f" strokeweight=".7pt">
              <v:path arrowok="t"/>
            </v:shape>
            <v:line id="_x0000_s1085" style="position:absolute" from="2752,9809" to="2753,10753" strokeweight=".7pt"/>
            <v:rect id="_x0000_s1086" style="position:absolute;left:1780;top:9857;width:441;height:253;mso-wrap-style:none" filled="f" stroked="f">
              <v:textbox style="mso-next-textbox:#_x0000_s1086;mso-fit-shape-to-text:t" inset="0,0,0,0">
                <w:txbxContent>
                  <w:p w:rsidR="00C23B4B" w:rsidRDefault="00C23B4B" w:rsidP="007966AD">
                    <w:pPr>
                      <w:rPr>
                        <w:rFonts w:cs="Arial"/>
                      </w:rPr>
                    </w:pPr>
                    <w:r>
                      <w:rPr>
                        <w:rFonts w:cs="Arial"/>
                        <w:color w:val="000000"/>
                      </w:rPr>
                      <w:t>UPT</w:t>
                    </w:r>
                  </w:p>
                </w:txbxContent>
              </v:textbox>
            </v:rect>
            <v:rect id="_x0000_s1087" style="position:absolute;left:2235;top:9857;width:62;height:253;mso-wrap-style:none" filled="f" stroked="f">
              <v:textbox style="mso-next-textbox:#_x0000_s1087;mso-fit-shape-to-text:t" inset="0,0,0,0">
                <w:txbxContent>
                  <w:p w:rsidR="00C23B4B" w:rsidRDefault="00C23B4B" w:rsidP="007966AD">
                    <w:r>
                      <w:rPr>
                        <w:color w:val="000000"/>
                      </w:rPr>
                      <w:t xml:space="preserve"> </w:t>
                    </w:r>
                  </w:p>
                </w:txbxContent>
              </v:textbox>
            </v:rect>
            <v:shape id="_x0000_s1088"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089"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090"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091"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092" style="position:absolute;left:1603;top:11998;width:893;height:253;mso-wrap-style:none" filled="f" stroked="f">
              <v:textbox style="mso-next-textbox:#_x0000_s1092;mso-fit-shape-to-text:t" inset="0,0,0,0">
                <w:txbxContent>
                  <w:p w:rsidR="00C23B4B" w:rsidRDefault="00C23B4B" w:rsidP="007966AD">
                    <w:pPr>
                      <w:rPr>
                        <w:rFonts w:cs="Arial"/>
                      </w:rPr>
                    </w:pPr>
                    <w:r>
                      <w:rPr>
                        <w:rFonts w:cs="Arial"/>
                        <w:color w:val="000000"/>
                      </w:rPr>
                      <w:t xml:space="preserve">Common </w:t>
                    </w:r>
                  </w:p>
                </w:txbxContent>
              </v:textbox>
            </v:rect>
            <v:rect id="_x0000_s1093" style="position:absolute;left:1603;top:12275;width:1285;height:253;mso-wrap-style:none" filled="f" stroked="f">
              <v:textbox style="mso-next-textbox:#_x0000_s1093;mso-fit-shape-to-text:t" inset="0,0,0,0">
                <w:txbxContent>
                  <w:p w:rsidR="00C23B4B" w:rsidRDefault="00C23B4B" w:rsidP="007966AD">
                    <w:pPr>
                      <w:rPr>
                        <w:rFonts w:cs="Arial"/>
                      </w:rPr>
                    </w:pPr>
                    <w:r>
                      <w:rPr>
                        <w:rFonts w:cs="Arial"/>
                        <w:color w:val="000000"/>
                      </w:rPr>
                      <w:t>Authorization</w:t>
                    </w:r>
                  </w:p>
                </w:txbxContent>
              </v:textbox>
            </v:rect>
            <v:rect id="_x0000_s1094" style="position:absolute;left:2862;top:12275;width:62;height:253;mso-wrap-style:none" filled="f" stroked="f">
              <v:textbox style="mso-next-textbox:#_x0000_s1094;mso-fit-shape-to-text:t" inset="0,0,0,0">
                <w:txbxContent>
                  <w:p w:rsidR="00C23B4B" w:rsidRDefault="00C23B4B" w:rsidP="007966AD">
                    <w:r>
                      <w:rPr>
                        <w:color w:val="000000"/>
                      </w:rPr>
                      <w:t xml:space="preserve"> </w:t>
                    </w:r>
                  </w:p>
                </w:txbxContent>
              </v:textbox>
            </v:rect>
            <v:rect id="_x0000_s1095" style="position:absolute;left:1603;top:12553;width:942;height:253;mso-wrap-style:none" filled="f" stroked="f">
              <v:textbox style="mso-next-textbox:#_x0000_s1095;mso-fit-shape-to-text:t" inset="0,0,0,0">
                <w:txbxContent>
                  <w:p w:rsidR="00C23B4B" w:rsidRDefault="00C23B4B" w:rsidP="007966AD">
                    <w:pPr>
                      <w:rPr>
                        <w:rFonts w:cs="Arial"/>
                      </w:rPr>
                    </w:pPr>
                    <w:r>
                      <w:rPr>
                        <w:rFonts w:cs="Arial"/>
                        <w:color w:val="000000"/>
                      </w:rPr>
                      <w:t>Database</w:t>
                    </w:r>
                  </w:p>
                </w:txbxContent>
              </v:textbox>
            </v:rect>
            <v:rect id="_x0000_s1096" style="position:absolute;left:2474;top:12553;width:62;height:253;mso-wrap-style:none" filled="f" stroked="f">
              <v:textbox style="mso-next-textbox:#_x0000_s1096;mso-fit-shape-to-text:t" inset="0,0,0,0">
                <w:txbxContent>
                  <w:p w:rsidR="00C23B4B" w:rsidRDefault="00C23B4B" w:rsidP="007966AD">
                    <w:r>
                      <w:rPr>
                        <w:color w:val="000000"/>
                      </w:rPr>
                      <w:t xml:space="preserve"> </w:t>
                    </w:r>
                  </w:p>
                </w:txbxContent>
              </v:textbox>
            </v:rect>
            <v:shape id="_x0000_s1097" style="position:absolute;left:6294;top:9029;width:1258;height:1259" coordsize="1258,1259" path="m315,l,316r,943l942,1259,1258,943,1258,,315,xe" stroked="f">
              <v:path arrowok="t"/>
            </v:shape>
            <v:shape id="_x0000_s1098" style="position:absolute;left:6294;top:9029;width:1258;height:316" coordsize="1258,316" path="m,316r942,l1258,,315,,,316xe" stroked="f">
              <v:path arrowok="t"/>
            </v:shape>
            <v:shape id="_x0000_s1099" style="position:absolute;left:7236;top:9029;width:316;height:1259" coordsize="316,1259" path="m,316l316,r,943l,1259,,316xe" fillcolor="#cdcdcd" stroked="f">
              <v:path arrowok="t"/>
            </v:shape>
            <v:shape id="_x0000_s1100" style="position:absolute;left:6294;top:9029;width:1258;height:1259" coordsize="1258,1259" path="m315,l,316r,943l942,1259,1258,943,1258,,315,xe" filled="f" strokeweight=".7pt">
              <v:path arrowok="t"/>
            </v:shape>
            <v:shape id="_x0000_s1101" style="position:absolute;left:6294;top:9029;width:1258;height:316" coordsize="1258,316" path="m,316r942,l1258,e" filled="f" strokeweight=".7pt">
              <v:path arrowok="t"/>
            </v:shape>
            <v:line id="_x0000_s1102" style="position:absolute" from="7236,9345" to="7237,10288" strokeweight=".7pt"/>
            <v:rect id="_x0000_s1103" style="position:absolute;left:6447;top:9354;width:575;height:253;mso-wrap-style:none" filled="f" stroked="f">
              <v:textbox style="mso-next-textbox:#_x0000_s1103;mso-fit-shape-to-text:t" inset="0,0,0,0">
                <w:txbxContent>
                  <w:p w:rsidR="00C23B4B" w:rsidRDefault="00C23B4B" w:rsidP="007966AD">
                    <w:pPr>
                      <w:rPr>
                        <w:rFonts w:cs="Arial"/>
                      </w:rPr>
                    </w:pPr>
                    <w:r>
                      <w:rPr>
                        <w:rFonts w:cs="Arial"/>
                        <w:color w:val="000000"/>
                      </w:rPr>
                      <w:t>App 1</w:t>
                    </w:r>
                  </w:p>
                </w:txbxContent>
              </v:textbox>
            </v:rect>
            <v:rect id="_x0000_s1104" style="position:absolute;left:7035;top:9354;width:62;height:253;mso-wrap-style:none" filled="f" stroked="f">
              <v:textbox style="mso-next-textbox:#_x0000_s1104;mso-fit-shape-to-text:t" inset="0,0,0,0">
                <w:txbxContent>
                  <w:p w:rsidR="00C23B4B" w:rsidRDefault="00C23B4B" w:rsidP="007966AD">
                    <w:r>
                      <w:rPr>
                        <w:color w:val="000000"/>
                      </w:rPr>
                      <w:t xml:space="preserve"> </w:t>
                    </w:r>
                  </w:p>
                </w:txbxContent>
              </v:textbox>
            </v:rect>
            <v:shape id="_x0000_s1105" style="position:absolute;left:6475;top:11079;width:1613;height:316" coordsize="1613,316" path="m,316r1302,l1613,,312,,,316xe" stroked="f">
              <v:path arrowok="t"/>
            </v:shape>
            <v:shape id="_x0000_s1106" style="position:absolute;left:7777;top:11079;width:311;height:1259" coordsize="311,1259" path="m,316l311,r,943l,1259,,316xe" fillcolor="#cdcdcd" stroked="f">
              <v:path arrowok="t"/>
            </v:shape>
            <v:shape id="_x0000_s1107" style="position:absolute;left:6475;top:11079;width:1613;height:1259" coordsize="1613,1259" path="m312,l,316r,943l1302,1259,1613,943,1613,,312,xe" filled="f" strokeweight=".7pt">
              <v:path arrowok="t"/>
            </v:shape>
            <v:shape id="_x0000_s1108" style="position:absolute;left:6475;top:11079;width:1613;height:316" coordsize="1613,316" path="m,316r1302,l1613,e" filled="f" strokeweight=".7pt">
              <v:path arrowok="t"/>
            </v:shape>
            <v:line id="_x0000_s1109" style="position:absolute" from="7777,11395" to="7778,12338" strokeweight=".7pt"/>
            <v:rect id="_x0000_s1110" style="position:absolute;left:6629;top:11437;width:270;height:253;mso-wrap-style:none" filled="f" stroked="f">
              <v:textbox style="mso-next-textbox:#_x0000_s1110;mso-fit-shape-to-text:t" inset="0,0,0,0">
                <w:txbxContent>
                  <w:p w:rsidR="00C23B4B" w:rsidRDefault="00C23B4B" w:rsidP="007966AD">
                    <w:pPr>
                      <w:rPr>
                        <w:rFonts w:cs="Arial"/>
                        <w:noProof/>
                      </w:rPr>
                    </w:pPr>
                    <w:r>
                      <w:rPr>
                        <w:rFonts w:cs="Arial"/>
                        <w:noProof/>
                        <w:color w:val="000000"/>
                      </w:rPr>
                      <w:t>Ap</w:t>
                    </w:r>
                  </w:p>
                </w:txbxContent>
              </v:textbox>
            </v:rect>
            <v:rect id="_x0000_s1111" style="position:absolute;left:6916;top:11437;width:306;height:253;mso-wrap-style:none" filled="f" stroked="f">
              <v:textbox style="mso-next-textbox:#_x0000_s1111;mso-fit-shape-to-text:t" inset="0,0,0,0">
                <w:txbxContent>
                  <w:p w:rsidR="00C23B4B" w:rsidRDefault="00C23B4B" w:rsidP="007966AD">
                    <w:pPr>
                      <w:rPr>
                        <w:rFonts w:cs="Arial"/>
                      </w:rPr>
                    </w:pPr>
                    <w:r>
                      <w:rPr>
                        <w:rFonts w:cs="Arial"/>
                        <w:color w:val="000000"/>
                      </w:rPr>
                      <w:t>p 2</w:t>
                    </w:r>
                  </w:p>
                </w:txbxContent>
              </v:textbox>
            </v:rect>
            <v:rect id="_x0000_s1112" style="position:absolute;left:7217;top:11437;width:62;height:253;mso-wrap-style:none" filled="f" stroked="f">
              <v:textbox style="mso-next-textbox:#_x0000_s1112;mso-fit-shape-to-text:t" inset="0,0,0,0">
                <w:txbxContent>
                  <w:p w:rsidR="00C23B4B" w:rsidRDefault="00C23B4B" w:rsidP="007966AD">
                    <w:r>
                      <w:rPr>
                        <w:color w:val="000000"/>
                      </w:rPr>
                      <w:t xml:space="preserve"> </w:t>
                    </w:r>
                  </w:p>
                </w:txbxContent>
              </v:textbox>
            </v:rect>
            <v:shape id="_x0000_s1113" style="position:absolute;left:2287;top:10724;width:120;height:733" coordsize="120,733" path="m67,15r,617l67,637r,l62,642r-4,l53,642r,-5l48,637r,-5l48,15r,-5l53,5r,l58,r4,5l67,5r,5l67,15r,xm120,613l58,733,,613r120,xe" fillcolor="black" strokeweight=".25pt">
              <v:path arrowok="t"/>
              <o:lock v:ext="edit" verticies="t"/>
            </v:shape>
            <v:shape id="_x0000_s1114"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15"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16"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17"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2A3C9A" w:rsidRDefault="002A3C9A" w:rsidP="002A3C9A">
      <w:pPr>
        <w:pStyle w:val="Caption"/>
      </w:pPr>
      <w:bookmarkStart w:id="1348" w:name="_Ref213835102"/>
      <w:r>
        <w:t xml:space="preserve">Figure </w:t>
      </w:r>
      <w:fldSimple w:instr=" STYLEREF 1 \s ">
        <w:r w:rsidR="00E92FAF">
          <w:rPr>
            <w:noProof/>
          </w:rPr>
          <w:t>3</w:t>
        </w:r>
      </w:fldSimple>
      <w:r w:rsidR="002F0542">
        <w:noBreakHyphen/>
      </w:r>
      <w:fldSimple w:instr=" SEQ Figure \* ARABIC \s 1 ">
        <w:r w:rsidR="00E92FAF">
          <w:rPr>
            <w:noProof/>
          </w:rPr>
          <w:t>33</w:t>
        </w:r>
      </w:fldSimple>
      <w:bookmarkEnd w:id="1348"/>
      <w:r>
        <w:t xml:space="preserve"> Single Installation/Single Schema deployment</w:t>
      </w:r>
    </w:p>
    <w:p w:rsidR="004D49D0" w:rsidRPr="004D49D0" w:rsidRDefault="004D49D0" w:rsidP="004D49D0">
      <w:pPr>
        <w:pStyle w:val="BodyText"/>
      </w:pPr>
      <w:r>
        <w:t>In this deployment, a</w:t>
      </w:r>
      <w:r w:rsidRPr="007966AD">
        <w:t xml:space="preserve"> common 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7966AD" w:rsidRDefault="004D49D0" w:rsidP="00CD44FB">
      <w:pPr>
        <w:pStyle w:val="Heading4"/>
      </w:pPr>
      <w:r>
        <w:lastRenderedPageBreak/>
        <w:t>Single Installation/</w:t>
      </w:r>
      <w:r w:rsidR="007966AD">
        <w:t>Multiple Schema</w:t>
      </w:r>
      <w:r>
        <w:t xml:space="preserve"> Deployment</w:t>
      </w:r>
    </w:p>
    <w:p w:rsidR="004D49D0" w:rsidRDefault="007966AD" w:rsidP="00CD44FB">
      <w:pPr>
        <w:pStyle w:val="BodyText"/>
        <w:keepNext/>
      </w:pPr>
      <w:r w:rsidRPr="007966AD">
        <w:t>As in the single schema deplo</w:t>
      </w:r>
      <w:r w:rsidR="00B752D8">
        <w:t>yment, the single installation/multiple schema</w:t>
      </w:r>
      <w:r w:rsidRPr="007966AD">
        <w:t xml:space="preserve"> deployment calls for the UPT to be hosted on a single JBoss Common Server as shown in </w:t>
      </w:r>
      <w:r w:rsidR="00F228E8">
        <w:fldChar w:fldCharType="begin"/>
      </w:r>
      <w:r w:rsidR="00B752D8">
        <w:instrText xml:space="preserve"> REF _Ref213835778 \h </w:instrText>
      </w:r>
      <w:r w:rsidR="00F228E8">
        <w:fldChar w:fldCharType="separate"/>
      </w:r>
      <w:r w:rsidR="00E92FAF">
        <w:t xml:space="preserve">Figure </w:t>
      </w:r>
      <w:r w:rsidR="00E92FAF">
        <w:rPr>
          <w:noProof/>
        </w:rPr>
        <w:t>3</w:t>
      </w:r>
      <w:r w:rsidR="00E92FAF">
        <w:noBreakHyphen/>
      </w:r>
      <w:r w:rsidR="00E92FAF">
        <w:rPr>
          <w:noProof/>
        </w:rPr>
        <w:t>34</w:t>
      </w:r>
      <w:r w:rsidR="00F228E8">
        <w:fldChar w:fldCharType="end"/>
      </w:r>
      <w:r w:rsidR="00B752D8">
        <w:t xml:space="preserve"> below</w:t>
      </w:r>
      <w:r w:rsidRPr="007966AD">
        <w:t xml:space="preserve">. </w:t>
      </w:r>
      <w:r w:rsidR="00F228E8">
        <w:fldChar w:fldCharType="begin"/>
      </w:r>
      <w:r w:rsidR="000C649E">
        <w:instrText xml:space="preserve"> XE "</w:instrText>
      </w:r>
      <w:r w:rsidR="000C649E" w:rsidRPr="000368C3">
        <w:instrText>JBoss:UPT common server deployment</w:instrText>
      </w:r>
      <w:r w:rsidR="000C649E">
        <w:instrText xml:space="preserve">" </w:instrText>
      </w:r>
      <w:r w:rsidR="00F228E8">
        <w:fldChar w:fldCharType="end"/>
      </w:r>
      <w:r w:rsidR="00F228E8">
        <w:fldChar w:fldCharType="begin"/>
      </w:r>
      <w:r w:rsidR="000C649E">
        <w:instrText xml:space="preserve"> XE "</w:instrText>
      </w:r>
      <w:r w:rsidR="000C649E" w:rsidRPr="00ED055E">
        <w:instrText>UPT:JBoss common server</w:instrText>
      </w:r>
      <w:r w:rsidR="000C649E">
        <w:instrText xml:space="preserve">" </w:instrText>
      </w:r>
      <w:r w:rsidR="00F228E8">
        <w:fldChar w:fldCharType="end"/>
      </w:r>
      <w:r w:rsidR="00F228E8">
        <w:fldChar w:fldCharType="begin"/>
      </w:r>
      <w:r w:rsidR="000C649E">
        <w:instrText xml:space="preserve"> XE "</w:instrText>
      </w:r>
      <w:r w:rsidR="000C649E" w:rsidRPr="005D2D47">
        <w:instrText xml:space="preserve">UPT:multi-install/multi </w:instrText>
      </w:r>
      <w:r w:rsidR="000C649E">
        <w:instrText xml:space="preserve">schema" </w:instrText>
      </w:r>
      <w:r w:rsidR="00F228E8">
        <w:fldChar w:fldCharType="end"/>
      </w:r>
    </w:p>
    <w:p w:rsidR="004D49D0" w:rsidRDefault="00F228E8" w:rsidP="004D49D0">
      <w:pPr>
        <w:pStyle w:val="GraphicAnchorMainIndent"/>
        <w:spacing w:after="240"/>
      </w:pPr>
      <w:r>
        <w:pict>
          <v:group id="_x0000_s114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44" type="#_x0000_t16" style="position:absolute;left:2160;top:4191;width:1440;height:1260">
              <o:lock v:ext="edit" aspectratio="t"/>
              <v:textbox style="mso-next-textbox:#_x0000_s1144">
                <w:txbxContent>
                  <w:p w:rsidR="00C23B4B" w:rsidRDefault="00C23B4B" w:rsidP="004D49D0">
                    <w:pPr>
                      <w:rPr>
                        <w:rFonts w:cs="Arial"/>
                      </w:rPr>
                    </w:pPr>
                    <w:r>
                      <w:rPr>
                        <w:rFonts w:cs="Arial"/>
                      </w:rPr>
                      <w:t>UPT</w:t>
                    </w:r>
                  </w:p>
                </w:txbxContent>
              </v:textbox>
            </v:shape>
            <v:shape id="_x0000_s1145" type="#_x0000_t16" style="position:absolute;left:7920;top:3651;width:1260;height:1260">
              <o:lock v:ext="edit" aspectratio="t"/>
              <v:textbox style="mso-next-textbox:#_x0000_s1145">
                <w:txbxContent>
                  <w:p w:rsidR="00C23B4B" w:rsidRDefault="00C23B4B" w:rsidP="004D49D0">
                    <w:pPr>
                      <w:rPr>
                        <w:rFonts w:cs="Arial"/>
                      </w:rPr>
                    </w:pPr>
                    <w:r>
                      <w:rPr>
                        <w:rFonts w:cs="Arial"/>
                      </w:rPr>
                      <w:t>App 1</w:t>
                    </w:r>
                  </w:p>
                </w:txbxContent>
              </v:textbox>
            </v:shape>
            <v:line id="_x0000_s1146" style="position:absolute" from="2700,5440" to="2700,5800">
              <v:stroke endarrow="block"/>
              <o:lock v:ext="edit" aspectratio="t"/>
            </v:line>
            <v:shape id="_x0000_s1147" type="#_x0000_t22" style="position:absolute;left:7200;top:5451;width:2160;height:1440">
              <o:lock v:ext="edit" aspectratio="t"/>
              <v:textbox style="mso-next-textbox:#_x0000_s1147">
                <w:txbxContent>
                  <w:p w:rsidR="00C23B4B" w:rsidRDefault="00C23B4B" w:rsidP="004D49D0">
                    <w:pPr>
                      <w:rPr>
                        <w:rFonts w:cs="Arial"/>
                      </w:rPr>
                    </w:pPr>
                    <w:r>
                      <w:rPr>
                        <w:rFonts w:cs="Arial"/>
                      </w:rPr>
                      <w:t>Authorization database for App 1</w:t>
                    </w:r>
                  </w:p>
                </w:txbxContent>
              </v:textbox>
            </v:shape>
            <v:line id="_x0000_s1148" style="position:absolute;flip:x" from="3600,4371" to="7920,4371" strokecolor="#9c0">
              <v:stroke endarrow="block"/>
              <o:lock v:ext="edit" aspectratio="t"/>
            </v:line>
            <v:line id="_x0000_s1149" style="position:absolute;flip:x y" from="3420,5522" to="6012,7851" strokecolor="#f60">
              <v:stroke endarrow="block"/>
              <o:lock v:ext="edit" aspectratio="t"/>
            </v:line>
            <v:line id="_x0000_s1150" style="position:absolute" from="3600,4731" to="7200,5811" strokecolor="#9c0">
              <v:stroke endarrow="block"/>
              <o:lock v:ext="edit" aspectratio="t"/>
            </v:line>
            <v:line id="_x0000_s1151" style="position:absolute" from="3420,5342" to="7812,7671" strokecolor="#f60">
              <v:stroke endarrow="block"/>
              <o:lock v:ext="edit" aspectratio="t"/>
            </v:line>
            <v:line id="_x0000_s1152" style="position:absolute" from="8280,4911" to="8280,5451">
              <v:stroke endarrow="block"/>
              <o:lock v:ext="edit" aspectratio="t"/>
            </v:line>
            <v:line id="_x0000_s1153" style="position:absolute" from="7272,7888" to="7812,7888" strokecolor="#f60">
              <v:stroke endarrow="block"/>
              <o:lock v:ext="edit" aspectratio="t"/>
            </v:line>
            <v:shape id="_x0000_s1154" type="#_x0000_t22" style="position:absolute;left:7812;top:7131;width:2160;height:1440">
              <o:lock v:ext="edit" aspectratio="t"/>
              <v:textbox style="mso-next-textbox:#_x0000_s1154">
                <w:txbxContent>
                  <w:p w:rsidR="00C23B4B" w:rsidRDefault="00C23B4B" w:rsidP="004D49D0">
                    <w:pPr>
                      <w:rPr>
                        <w:rFonts w:cs="Arial"/>
                      </w:rPr>
                    </w:pPr>
                    <w:r>
                      <w:rPr>
                        <w:rFonts w:cs="Arial"/>
                      </w:rPr>
                      <w:t>Authorization database for App 2</w:t>
                    </w:r>
                  </w:p>
                </w:txbxContent>
              </v:textbox>
            </v:shape>
            <v:shape id="_x0000_s1155" type="#_x0000_t16" style="position:absolute;left:3852;top:7671;width:1440;height:1260">
              <o:lock v:ext="edit" aspectratio="t"/>
              <v:textbox style="mso-next-textbox:#_x0000_s1155">
                <w:txbxContent>
                  <w:p w:rsidR="00C23B4B" w:rsidRDefault="00C23B4B" w:rsidP="004D49D0">
                    <w:pPr>
                      <w:rPr>
                        <w:rFonts w:cs="Arial"/>
                      </w:rPr>
                    </w:pPr>
                    <w:r>
                      <w:rPr>
                        <w:rFonts w:cs="Arial"/>
                      </w:rPr>
                      <w:t>App 3</w:t>
                    </w:r>
                  </w:p>
                </w:txbxContent>
              </v:textbox>
            </v:shape>
            <v:shape id="_x0000_s1156" type="#_x0000_t22" style="position:absolute;left:1980;top:5812;width:1620;height:1913">
              <o:lock v:ext="edit" aspectratio="t"/>
              <v:textbox style="mso-next-textbox:#_x0000_s1156">
                <w:txbxContent>
                  <w:p w:rsidR="00C23B4B" w:rsidRDefault="00C23B4B" w:rsidP="004D49D0">
                    <w:pPr>
                      <w:spacing w:after="60"/>
                      <w:jc w:val="center"/>
                      <w:rPr>
                        <w:rFonts w:cs="Arial"/>
                      </w:rPr>
                    </w:pPr>
                    <w:r>
                      <w:rPr>
                        <w:rFonts w:cs="Arial"/>
                      </w:rPr>
                      <w:t>Common Authorization</w:t>
                    </w:r>
                  </w:p>
                  <w:p w:rsidR="00C23B4B" w:rsidRDefault="00C23B4B" w:rsidP="004D49D0">
                    <w:pPr>
                      <w:jc w:val="center"/>
                      <w:rPr>
                        <w:rFonts w:cs="Arial"/>
                      </w:rPr>
                    </w:pPr>
                    <w:r>
                      <w:rPr>
                        <w:rFonts w:cs="Arial"/>
                      </w:rPr>
                      <w:t>Database</w:t>
                    </w:r>
                  </w:p>
                </w:txbxContent>
              </v:textbox>
            </v:shape>
            <v:line id="_x0000_s1157" style="position:absolute;flip:x y" from="3322,5691" to="5184,7660" strokecolor="red">
              <v:stroke endarrow="block"/>
              <o:lock v:ext="edit" aspectratio="t"/>
            </v:line>
            <v:line id="_x0000_s1158" style="position:absolute;flip:x y" from="3182,7708" to="3852,8417" strokecolor="red">
              <v:stroke endarrow="block"/>
              <o:lock v:ext="edit" aspectratio="t"/>
            </v:line>
            <v:shape id="_x0000_s1159" type="#_x0000_t16" style="position:absolute;left:5832;top:7491;width:1440;height:1260">
              <o:lock v:ext="edit" aspectratio="t"/>
              <v:textbox style="mso-next-textbox:#_x0000_s1159">
                <w:txbxContent>
                  <w:p w:rsidR="00C23B4B" w:rsidRDefault="00C23B4B" w:rsidP="004D49D0">
                    <w:pPr>
                      <w:rPr>
                        <w:rFonts w:cs="Arial"/>
                      </w:rPr>
                    </w:pPr>
                    <w:r>
                      <w:rPr>
                        <w:rFonts w:cs="Arial"/>
                      </w:rPr>
                      <w:t>App 2</w:t>
                    </w:r>
                  </w:p>
                </w:txbxContent>
              </v:textbox>
            </v:shape>
            <w10:wrap type="none"/>
            <w10:anchorlock/>
          </v:group>
        </w:pict>
      </w:r>
    </w:p>
    <w:p w:rsidR="004D49D0" w:rsidRPr="004D49D0" w:rsidRDefault="004D49D0" w:rsidP="004D49D0">
      <w:pPr>
        <w:pStyle w:val="Caption"/>
      </w:pPr>
      <w:bookmarkStart w:id="1349" w:name="_Ref213835778"/>
      <w:r>
        <w:t xml:space="preserve">Figure </w:t>
      </w:r>
      <w:fldSimple w:instr=" STYLEREF 1 \s ">
        <w:r w:rsidR="00E92FAF">
          <w:rPr>
            <w:noProof/>
          </w:rPr>
          <w:t>3</w:t>
        </w:r>
      </w:fldSimple>
      <w:r w:rsidR="002F0542">
        <w:noBreakHyphen/>
      </w:r>
      <w:fldSimple w:instr=" SEQ Figure \* ARABIC \s 1 ">
        <w:r w:rsidR="00E92FAF">
          <w:rPr>
            <w:noProof/>
          </w:rPr>
          <w:t>34</w:t>
        </w:r>
      </w:fldSimple>
      <w:bookmarkEnd w:id="1349"/>
      <w:r>
        <w:t xml:space="preserve"> Single Installation/Multiple Schema deployment</w:t>
      </w:r>
    </w:p>
    <w:p w:rsidR="004D49D0" w:rsidRDefault="004D49D0" w:rsidP="007966AD">
      <w:pPr>
        <w:pStyle w:val="BodyText"/>
      </w:pPr>
      <w:r>
        <w:t>In this deployment, like with the single schema deployment, a</w:t>
      </w:r>
      <w:r w:rsidR="007966AD" w:rsidRPr="007966AD">
        <w:t xml:space="preserve"> common installation is used to administer the authorization data for all applications. </w:t>
      </w:r>
      <w:r>
        <w:t xml:space="preserve">The difference is that </w:t>
      </w:r>
      <w:r w:rsidR="007966AD" w:rsidRPr="007966AD">
        <w:t xml:space="preserve">an application </w:t>
      </w:r>
      <w:r w:rsidR="007966AD" w:rsidRPr="004D49D0">
        <w:rPr>
          <w:rStyle w:val="Emphasis"/>
        </w:rPr>
        <w:t>can</w:t>
      </w:r>
      <w:r w:rsidR="007966AD" w:rsidRPr="007966AD">
        <w:t xml:space="preserve"> use its own authorization schema on a separate database if preferred. The authorization data can sit on individual databases, and at the same time some applications can still opt to use the Common Authorization Schema. </w:t>
      </w:r>
    </w:p>
    <w:p w:rsidR="004D49D0" w:rsidRDefault="004D49D0" w:rsidP="007966AD">
      <w:pPr>
        <w:pStyle w:val="BodyText"/>
      </w:pPr>
      <w:r>
        <w:t>In the above figure, t</w:t>
      </w:r>
      <w:r w:rsidRPr="00102314">
        <w:t>he three colors of arrows correspond to the three different applications shown</w:t>
      </w:r>
      <w:r>
        <w:t xml:space="preserve">. Notice that App 1 and App 2 have their own authorization databases, where as App 3 uses the Common </w:t>
      </w:r>
      <w:r w:rsidR="008B318A">
        <w:t>Authorization</w:t>
      </w:r>
      <w:r>
        <w:t xml:space="preserve"> Database.</w:t>
      </w:r>
    </w:p>
    <w:p w:rsidR="007966AD" w:rsidRDefault="004D49D0" w:rsidP="007966AD">
      <w:pPr>
        <w:pStyle w:val="BodyText"/>
      </w:pPr>
      <w:r>
        <w:t xml:space="preserve">Deploying UPT in this way </w:t>
      </w:r>
      <w:r w:rsidR="007966AD" w:rsidRPr="007966AD">
        <w:t xml:space="preserve">requires each application to maintain its own hibernate-config file pointing to the database where its Authorization Schema is located. So when an application uses the UPT, the UPT communicates to the authorization schema </w:t>
      </w:r>
      <w:r>
        <w:t>for</w:t>
      </w:r>
      <w:r w:rsidR="007966AD" w:rsidRPr="007966AD">
        <w:t xml:space="preserve"> that application only.</w:t>
      </w:r>
    </w:p>
    <w:p w:rsidR="007966AD" w:rsidRDefault="004D49D0" w:rsidP="00CD44FB">
      <w:pPr>
        <w:pStyle w:val="Heading4"/>
      </w:pPr>
      <w:r>
        <w:lastRenderedPageBreak/>
        <w:t>Local Installation/</w:t>
      </w:r>
      <w:r w:rsidR="007966AD">
        <w:t>Local Schema</w:t>
      </w:r>
      <w:r>
        <w:t xml:space="preserve"> Deployment</w:t>
      </w:r>
    </w:p>
    <w:p w:rsidR="007966AD" w:rsidRDefault="00B752D8" w:rsidP="00CD44FB">
      <w:pPr>
        <w:pStyle w:val="BodyText"/>
        <w:keepNext/>
      </w:pPr>
      <w:r>
        <w:t>The local installation/</w:t>
      </w:r>
      <w:r w:rsidR="007966AD" w:rsidRPr="007966AD">
        <w:t>local schema deployment is the same as single installation</w:t>
      </w:r>
      <w:r>
        <w:t>/</w:t>
      </w:r>
      <w:r w:rsidR="007966AD" w:rsidRPr="007966AD">
        <w:t>single schema</w:t>
      </w:r>
      <w:r>
        <w:t xml:space="preserve"> deployment</w:t>
      </w:r>
      <w:r w:rsidR="007966AD" w:rsidRPr="007966AD">
        <w:t xml:space="preserve"> except that the UPT is hosted locally by the application as shown in </w:t>
      </w:r>
      <w:r w:rsidR="00F228E8">
        <w:fldChar w:fldCharType="begin"/>
      </w:r>
      <w:r>
        <w:instrText xml:space="preserve"> REF _Ref213835835 \h </w:instrText>
      </w:r>
      <w:r w:rsidR="00F228E8">
        <w:fldChar w:fldCharType="separate"/>
      </w:r>
      <w:r w:rsidR="00E92FAF">
        <w:t xml:space="preserve">Figure </w:t>
      </w:r>
      <w:r w:rsidR="00E92FAF">
        <w:rPr>
          <w:noProof/>
        </w:rPr>
        <w:t>3</w:t>
      </w:r>
      <w:r w:rsidR="00E92FAF">
        <w:noBreakHyphen/>
      </w:r>
      <w:r w:rsidR="00E92FAF">
        <w:rPr>
          <w:noProof/>
        </w:rPr>
        <w:t>35</w:t>
      </w:r>
      <w:r w:rsidR="00F228E8">
        <w:fldChar w:fldCharType="end"/>
      </w:r>
      <w:r>
        <w:t xml:space="preserve"> below</w:t>
      </w:r>
      <w:r w:rsidR="007966AD" w:rsidRPr="007966AD">
        <w:t>.</w:t>
      </w:r>
      <w:r w:rsidR="00F228E8">
        <w:fldChar w:fldCharType="begin"/>
      </w:r>
      <w:r w:rsidR="000C649E">
        <w:instrText xml:space="preserve"> XE "</w:instrText>
      </w:r>
      <w:r w:rsidR="000C649E" w:rsidRPr="00D7069F">
        <w:instrText xml:space="preserve">UPT:local </w:instrText>
      </w:r>
      <w:r w:rsidR="000C649E">
        <w:instrText xml:space="preserve">install/local schema" </w:instrText>
      </w:r>
      <w:r w:rsidR="00F228E8">
        <w:fldChar w:fldCharType="end"/>
      </w:r>
    </w:p>
    <w:p w:rsidR="007966AD" w:rsidRDefault="00F228E8" w:rsidP="003A6A2D">
      <w:pPr>
        <w:pStyle w:val="BodyText"/>
      </w:pPr>
      <w:r>
        <w:pict>
          <v:group id="_x0000_s1135" style="width:342pt;height:182.05pt;mso-position-horizontal-relative:char;mso-position-vertical-relative:line" coordorigin="2160,3652" coordsize="6840,3641">
            <v:shape id="_x0000_s1136" type="#_x0000_t16" style="position:absolute;left:2340;top:3652;width:1440;height:1260">
              <v:textbox style="mso-next-textbox:#_x0000_s1136">
                <w:txbxContent>
                  <w:p w:rsidR="00C23B4B" w:rsidRDefault="00C23B4B" w:rsidP="007966AD">
                    <w:pPr>
                      <w:rPr>
                        <w:rFonts w:cs="Arial"/>
                      </w:rPr>
                    </w:pPr>
                    <w:r>
                      <w:rPr>
                        <w:rFonts w:cs="Arial"/>
                      </w:rPr>
                      <w:t>UPT</w:t>
                    </w:r>
                  </w:p>
                </w:txbxContent>
              </v:textbox>
            </v:shape>
            <v:shape id="_x0000_s1137" type="#_x0000_t22" style="position:absolute;left:2160;top:5380;width:1980;height:1913">
              <v:textbox style="mso-next-textbox:#_x0000_s1137">
                <w:txbxContent>
                  <w:p w:rsidR="00C23B4B" w:rsidRDefault="00C23B4B" w:rsidP="007966AD">
                    <w:pPr>
                      <w:jc w:val="center"/>
                      <w:rPr>
                        <w:rFonts w:cs="Arial"/>
                      </w:rPr>
                    </w:pPr>
                    <w:r>
                      <w:rPr>
                        <w:rFonts w:cs="Arial"/>
                      </w:rPr>
                      <w:t>Authorization</w:t>
                    </w:r>
                  </w:p>
                  <w:p w:rsidR="00C23B4B" w:rsidRDefault="00C23B4B" w:rsidP="007966AD">
                    <w:pPr>
                      <w:jc w:val="center"/>
                      <w:rPr>
                        <w:rFonts w:cs="Arial"/>
                      </w:rPr>
                    </w:pPr>
                    <w:r>
                      <w:rPr>
                        <w:rFonts w:cs="Arial"/>
                      </w:rPr>
                      <w:t>Database</w:t>
                    </w:r>
                  </w:p>
                </w:txbxContent>
              </v:textbox>
            </v:shape>
            <v:shape id="_x0000_s1138" type="#_x0000_t16" style="position:absolute;left:7740;top:4120;width:1260;height:1260">
              <v:textbox style="mso-next-textbox:#_x0000_s1138">
                <w:txbxContent>
                  <w:p w:rsidR="00C23B4B" w:rsidRDefault="00C23B4B" w:rsidP="007966AD">
                    <w:pPr>
                      <w:rPr>
                        <w:rFonts w:cs="Arial"/>
                      </w:rPr>
                    </w:pPr>
                    <w:r>
                      <w:rPr>
                        <w:rFonts w:cs="Arial"/>
                      </w:rPr>
                      <w:t>App 1</w:t>
                    </w:r>
                  </w:p>
                </w:txbxContent>
              </v:textbox>
            </v:shape>
            <v:line id="_x0000_s1139" style="position:absolute;flip:x" from="3780,4444" to="7740,4444">
              <v:stroke endarrow="block"/>
            </v:line>
            <v:line id="_x0000_s1140" style="position:absolute;flip:x" from="4140,4768" to="7740,6208">
              <v:stroke endarrow="block"/>
            </v:line>
            <w10:wrap type="none"/>
            <w10:anchorlock/>
          </v:group>
        </w:pict>
      </w:r>
    </w:p>
    <w:p w:rsidR="007966AD" w:rsidRDefault="002A3C9A" w:rsidP="007966AD">
      <w:pPr>
        <w:pStyle w:val="Caption"/>
      </w:pPr>
      <w:bookmarkStart w:id="1350" w:name="_Ref213835835"/>
      <w:r>
        <w:t>Figure</w:t>
      </w:r>
      <w:r w:rsidR="007966AD">
        <w:t xml:space="preserve"> </w:t>
      </w:r>
      <w:fldSimple w:instr=" STYLEREF 1 \s ">
        <w:r w:rsidR="00E92FAF">
          <w:rPr>
            <w:noProof/>
          </w:rPr>
          <w:t>3</w:t>
        </w:r>
      </w:fldSimple>
      <w:r w:rsidR="002F0542">
        <w:noBreakHyphen/>
      </w:r>
      <w:fldSimple w:instr=" SEQ Figure \* ARABIC \s 1 ">
        <w:r w:rsidR="00E92FAF">
          <w:rPr>
            <w:noProof/>
          </w:rPr>
          <w:t>35</w:t>
        </w:r>
      </w:fldSimple>
      <w:bookmarkEnd w:id="1350"/>
      <w:r w:rsidR="007966AD">
        <w:t xml:space="preserve"> </w:t>
      </w:r>
      <w:r w:rsidR="00A54A8F">
        <w:t>Local Installation/Local Schema deployment</w:t>
      </w:r>
    </w:p>
    <w:p w:rsidR="00B752D8" w:rsidRPr="00B752D8" w:rsidRDefault="00B752D8" w:rsidP="00836477">
      <w:pPr>
        <w:pStyle w:val="BodyText"/>
        <w:ind w:left="360" w:firstLine="360"/>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7966AD" w:rsidRDefault="00D33DD9" w:rsidP="00836477">
      <w:pPr>
        <w:pStyle w:val="Heading3"/>
        <w:ind w:left="-360"/>
      </w:pPr>
      <w:bookmarkStart w:id="1351" w:name="_Toc238804886"/>
      <w:r>
        <w:t xml:space="preserve">UPT </w:t>
      </w:r>
      <w:r w:rsidR="007966AD">
        <w:t>Deployment Checklist</w:t>
      </w:r>
      <w:bookmarkEnd w:id="1351"/>
    </w:p>
    <w:p w:rsidR="007966AD" w:rsidRDefault="007966AD" w:rsidP="00836477">
      <w:pPr>
        <w:pStyle w:val="BodyText"/>
        <w:ind w:left="270"/>
      </w:pPr>
      <w:r>
        <w:t>Before deploying the UPT, verify the following environment and configuration conditions are met. Th</w:t>
      </w:r>
      <w:r w:rsidR="00A54A8F">
        <w:t>ese</w:t>
      </w:r>
      <w:r>
        <w:t xml:space="preserve"> software and access credentials/parameters are required.</w:t>
      </w:r>
      <w:r w:rsidR="00F228E8">
        <w:fldChar w:fldCharType="begin"/>
      </w:r>
      <w:r w:rsidR="000C649E">
        <w:instrText xml:space="preserve"> XE "</w:instrText>
      </w:r>
      <w:r w:rsidR="007F0163">
        <w:instrText>UPT:deployment</w:instrText>
      </w:r>
      <w:r w:rsidR="000C649E">
        <w:instrText xml:space="preserve">" </w:instrText>
      </w:r>
      <w:r w:rsidR="00F228E8">
        <w:fldChar w:fldCharType="end"/>
      </w:r>
      <w:r w:rsidR="00F228E8">
        <w:fldChar w:fldCharType="begin"/>
      </w:r>
      <w:r w:rsidR="000C649E">
        <w:instrText xml:space="preserve"> XE "</w:instrText>
      </w:r>
      <w:r w:rsidR="007F0163">
        <w:instrText>UPT:installation</w:instrText>
      </w:r>
      <w:r w:rsidR="000C649E">
        <w:instrText xml:space="preserve">" </w:instrText>
      </w:r>
      <w:r w:rsidR="00F228E8">
        <w:fldChar w:fldCharType="end"/>
      </w:r>
    </w:p>
    <w:p w:rsidR="007966AD" w:rsidRPr="00A54A8F" w:rsidRDefault="007966AD" w:rsidP="00A54A8F">
      <w:pPr>
        <w:pStyle w:val="BodyText"/>
        <w:rPr>
          <w:rStyle w:val="Bold"/>
        </w:rPr>
      </w:pPr>
      <w:r w:rsidRPr="00A54A8F">
        <w:rPr>
          <w:rStyle w:val="Bold"/>
        </w:rPr>
        <w:t>Environment</w:t>
      </w:r>
    </w:p>
    <w:p w:rsidR="00101283" w:rsidRDefault="00101283" w:rsidP="00A54A8F">
      <w:pPr>
        <w:pStyle w:val="ListBullet"/>
        <w:rPr>
          <w:ins w:id="1352" w:author=" Vijay Parmar" w:date="2009-08-22T20:31:00Z"/>
        </w:rPr>
      </w:pPr>
      <w:ins w:id="1353" w:author=" Vijay Parmar" w:date="2009-08-22T20:31:00Z">
        <w:r>
          <w:t>Apache Ant 1.7.0</w:t>
        </w:r>
      </w:ins>
      <w:ins w:id="1354" w:author=" Vijay Parmar" w:date="2009-08-22T20:32:00Z">
        <w:r w:rsidR="005C642C">
          <w:t xml:space="preserve"> </w:t>
        </w:r>
      </w:ins>
      <w:ins w:id="1355" w:author=" Vijay Parmar" w:date="2009-08-22T20:52:00Z">
        <w:r w:rsidR="00362407">
          <w:t>(</w:t>
        </w:r>
      </w:ins>
      <w:ins w:id="1356" w:author=" Vijay Parmar" w:date="2009-08-22T20:33:00Z">
        <w:r w:rsidR="005C642C">
          <w:t>must be pre-installed</w:t>
        </w:r>
      </w:ins>
      <w:ins w:id="1357" w:author=" Vijay Parmar" w:date="2009-08-22T20:52:00Z">
        <w:r w:rsidR="00362407">
          <w:t>)</w:t>
        </w:r>
      </w:ins>
    </w:p>
    <w:p w:rsidR="00101283" w:rsidRDefault="00101283" w:rsidP="00A54A8F">
      <w:pPr>
        <w:pStyle w:val="ListBullet"/>
        <w:rPr>
          <w:ins w:id="1358" w:author=" Vijay Parmar" w:date="2009-08-22T20:31:00Z"/>
        </w:rPr>
      </w:pPr>
      <w:ins w:id="1359" w:author=" Vijay Parmar" w:date="2009-08-22T20:31:00Z">
        <w:r>
          <w:t>JDK 1.5.0</w:t>
        </w:r>
      </w:ins>
      <w:ins w:id="1360" w:author=" Vijay Parmar" w:date="2009-08-22T20:33:00Z">
        <w:r w:rsidR="005C642C">
          <w:t xml:space="preserve"> </w:t>
        </w:r>
      </w:ins>
      <w:ins w:id="1361" w:author=" Vijay Parmar" w:date="2009-08-22T20:53:00Z">
        <w:r w:rsidR="00362407">
          <w:t>(</w:t>
        </w:r>
      </w:ins>
      <w:ins w:id="1362" w:author=" Vijay Parmar" w:date="2009-08-22T20:33:00Z">
        <w:r w:rsidR="005C642C">
          <w:t>must be pre-installed</w:t>
        </w:r>
      </w:ins>
      <w:ins w:id="1363" w:author=" Vijay Parmar" w:date="2009-08-22T20:53:00Z">
        <w:r w:rsidR="00362407">
          <w:t>)</w:t>
        </w:r>
      </w:ins>
    </w:p>
    <w:p w:rsidR="007966AD" w:rsidRDefault="007966AD" w:rsidP="00A54A8F">
      <w:pPr>
        <w:pStyle w:val="ListBullet"/>
      </w:pPr>
      <w:r>
        <w:t>JBoss 4.0</w:t>
      </w:r>
      <w:ins w:id="1364" w:author=" Vijay Parmar" w:date="2009-08-22T13:55:00Z">
        <w:r w:rsidR="00D47702">
          <w:t>.5</w:t>
        </w:r>
      </w:ins>
      <w:r>
        <w:t xml:space="preserve"> Application Server</w:t>
      </w:r>
      <w:ins w:id="1365" w:author=" Vijay Parmar" w:date="2009-08-22T20:33:00Z">
        <w:r w:rsidR="005C642C">
          <w:t xml:space="preserve"> information ( if installing UPT then JBoss will be installed for you, howeve</w:t>
        </w:r>
      </w:ins>
      <w:ins w:id="1366" w:author=" Vijay Parmar" w:date="2009-08-22T20:34:00Z">
        <w:r w:rsidR="005C642C">
          <w:t>r the port information needs to be provided at installation time)</w:t>
        </w:r>
      </w:ins>
    </w:p>
    <w:p w:rsidR="007966AD" w:rsidRDefault="007966AD" w:rsidP="00A54A8F">
      <w:pPr>
        <w:pStyle w:val="ListBullet"/>
      </w:pPr>
      <w:r>
        <w:t xml:space="preserve">MySQL </w:t>
      </w:r>
      <w:del w:id="1367" w:author=" Vijay Parmar" w:date="2009-08-22T20:34:00Z">
        <w:r w:rsidDel="00C02C20">
          <w:delText>4</w:delText>
        </w:r>
      </w:del>
      <w:ins w:id="1368" w:author=" Vijay Parmar" w:date="2009-08-22T20:34:00Z">
        <w:r w:rsidR="00C02C20">
          <w:t>5</w:t>
        </w:r>
      </w:ins>
      <w:ins w:id="1369" w:author=" Vijay Parmar" w:date="2009-08-22T20:35:00Z">
        <w:r w:rsidR="00C02C20">
          <w:t>.0.27 or higher</w:t>
        </w:r>
      </w:ins>
      <w:r>
        <w:t xml:space="preserve">.0 </w:t>
      </w:r>
      <w:del w:id="1370" w:author=" Vijay Parmar" w:date="2009-08-22T20:34:00Z">
        <w:r w:rsidRPr="00A54A8F" w:rsidDel="003A163F">
          <w:rPr>
            <w:rStyle w:val="Emphasis"/>
          </w:rPr>
          <w:delText>OR</w:delText>
        </w:r>
        <w:r w:rsidDel="003A163F">
          <w:delText xml:space="preserve"> Oracle 9i </w:delText>
        </w:r>
      </w:del>
      <w:r>
        <w:t>Database Server (with an account that can create databases</w:t>
      </w:r>
      <w:ins w:id="1371" w:author=" Vijay Parmar" w:date="2009-08-22T20:32:00Z">
        <w:r w:rsidR="005C642C">
          <w:t xml:space="preserve"> and an user account</w:t>
        </w:r>
      </w:ins>
      <w:r>
        <w:t>)</w:t>
      </w:r>
    </w:p>
    <w:p w:rsidR="007966AD" w:rsidRPr="00A54A8F" w:rsidRDefault="007966AD" w:rsidP="007966AD">
      <w:pPr>
        <w:pStyle w:val="BodyText"/>
        <w:rPr>
          <w:rStyle w:val="Bold"/>
        </w:rPr>
      </w:pPr>
      <w:r w:rsidRPr="00A54A8F">
        <w:rPr>
          <w:rStyle w:val="Bold"/>
        </w:rPr>
        <w:t>UPT Release Components</w:t>
      </w:r>
    </w:p>
    <w:p w:rsidR="007966AD" w:rsidRDefault="00C02C20" w:rsidP="00A54A8F">
      <w:pPr>
        <w:pStyle w:val="ListBullet"/>
        <w:rPr>
          <w:ins w:id="1372" w:author=" Vijay Parmar" w:date="2009-08-22T20:36:00Z"/>
        </w:rPr>
      </w:pPr>
      <w:ins w:id="1373" w:author=" Vijay Parmar" w:date="2009-08-22T20:35:00Z">
        <w:r>
          <w:t>Csm_gui_distrib</w:t>
        </w:r>
      </w:ins>
      <w:ins w:id="1374" w:author=" Vijay Parmar" w:date="2009-08-22T20:36:00Z">
        <w:r>
          <w:t>ution_4.2.jar</w:t>
        </w:r>
      </w:ins>
      <w:del w:id="1375" w:author=" Vijay Parmar" w:date="2009-08-22T13:54:00Z">
        <w:r w:rsidR="007966AD" w:rsidDel="000621CD">
          <w:delText>upt.war</w:delText>
        </w:r>
      </w:del>
      <w:del w:id="1376" w:author=" Vijay Parmar" w:date="2009-08-22T20:35:00Z">
        <w:r w:rsidR="007966AD" w:rsidDel="00C02C20">
          <w:delText xml:space="preserve"> </w:delText>
        </w:r>
      </w:del>
    </w:p>
    <w:p w:rsidR="00C02C20" w:rsidRDefault="00C02C20" w:rsidP="00A54A8F">
      <w:pPr>
        <w:pStyle w:val="ListBullet"/>
        <w:rPr>
          <w:ins w:id="1377" w:author=" Vijay Parmar" w:date="2009-08-22T20:36:00Z"/>
        </w:rPr>
      </w:pPr>
      <w:ins w:id="1378" w:author=" Vijay Parmar" w:date="2009-08-22T20:36:00Z">
        <w:r>
          <w:t>Csm_install4.2.zip</w:t>
        </w:r>
      </w:ins>
    </w:p>
    <w:p w:rsidR="00C02C20" w:rsidRDefault="00C02C20" w:rsidP="00A54A8F">
      <w:pPr>
        <w:pStyle w:val="ListBullet"/>
      </w:pPr>
      <w:ins w:id="1379" w:author=" Vijay Parmar" w:date="2009-08-22T20:36:00Z">
        <w:r>
          <w:t>Csm_upgrade4.2.zip</w:t>
        </w:r>
      </w:ins>
    </w:p>
    <w:p w:rsidR="00A9152D" w:rsidRDefault="00A9152D" w:rsidP="008E7F24">
      <w:pPr>
        <w:pStyle w:val="BodyText"/>
        <w:ind w:left="810" w:hanging="450"/>
        <w:rPr>
          <w:ins w:id="1380" w:author=" Vijay Parmar" w:date="2009-08-22T21:08:00Z"/>
          <w:b/>
        </w:rPr>
      </w:pPr>
    </w:p>
    <w:p w:rsidR="00174A59" w:rsidRDefault="00174A59" w:rsidP="00332CD0">
      <w:pPr>
        <w:pStyle w:val="BodyText"/>
        <w:ind w:left="810" w:hanging="450"/>
        <w:rPr>
          <w:ins w:id="1381" w:author=" Vijay Parmar" w:date="2009-08-22T20:54:00Z"/>
        </w:rPr>
      </w:pPr>
    </w:p>
    <w:p w:rsidR="00A82D76" w:rsidRDefault="00F228E8">
      <w:pPr>
        <w:pStyle w:val="BodyText"/>
        <w:tabs>
          <w:tab w:val="left" w:pos="360"/>
        </w:tabs>
        <w:ind w:left="810" w:hanging="450"/>
        <w:rPr>
          <w:del w:id="1382" w:author=" Vijay Parmar" w:date="2009-08-22T20:36:00Z"/>
        </w:rPr>
        <w:pPrChange w:id="1383" w:author=" Vijay Parmar" w:date="2009-08-22T20:54:00Z">
          <w:pPr>
            <w:pStyle w:val="ListBullet"/>
          </w:pPr>
        </w:pPrChange>
      </w:pPr>
      <w:bookmarkStart w:id="1384" w:name="_Toc238804887"/>
      <w:ins w:id="1385" w:author=" Vijay Parmar" w:date="2009-08-22T21:46:00Z">
        <w:r w:rsidRPr="00F228E8">
          <w:rPr>
            <w:rPrChange w:id="1386" w:author=" Vijay Parmar" w:date="2009-08-22T21:46:00Z">
              <w:rPr>
                <w:b/>
                <w:color w:val="0000FF"/>
                <w:u w:val="single"/>
              </w:rPr>
            </w:rPrChange>
          </w:rPr>
          <w:t>GUI</w:t>
        </w:r>
        <w:r w:rsidR="00B23625">
          <w:t xml:space="preserve"> installer</w:t>
        </w:r>
        <w:r w:rsidRPr="00F228E8">
          <w:rPr>
            <w:rPrChange w:id="1387" w:author=" Vijay Parmar" w:date="2009-08-22T21:46:00Z">
              <w:rPr>
                <w:b/>
                <w:color w:val="0000FF"/>
                <w:u w:val="single"/>
              </w:rPr>
            </w:rPrChange>
          </w:rPr>
          <w:t xml:space="preserve"> </w:t>
        </w:r>
        <w:r w:rsidR="00B23625">
          <w:t>-</w:t>
        </w:r>
        <w:bookmarkEnd w:id="1384"/>
        <w:r w:rsidR="00F7059B">
          <w:t xml:space="preserve"> </w:t>
        </w:r>
      </w:ins>
      <w:del w:id="1388" w:author=" Vijay Parmar" w:date="2009-08-22T20:36:00Z">
        <w:r w:rsidR="007966AD" w:rsidRPr="00B23625" w:rsidDel="00C02C20">
          <w:delText xml:space="preserve">AuthSchemaMySQL.sql  | AuthSchemaOracle.sql </w:delText>
        </w:r>
      </w:del>
    </w:p>
    <w:p w:rsidR="00A82D76" w:rsidRDefault="007966AD">
      <w:pPr>
        <w:pStyle w:val="BodyText"/>
        <w:ind w:left="810" w:hanging="450"/>
        <w:rPr>
          <w:del w:id="1389" w:author=" Vijay Parmar" w:date="2009-08-22T20:54:00Z"/>
        </w:rPr>
        <w:pPrChange w:id="1390" w:author=" Vijay Parmar" w:date="2009-08-22T20:54:00Z">
          <w:pPr>
            <w:pStyle w:val="ListBullet"/>
            <w:numPr>
              <w:numId w:val="0"/>
            </w:numPr>
            <w:tabs>
              <w:tab w:val="clear" w:pos="1440"/>
            </w:tabs>
            <w:ind w:left="0" w:firstLine="0"/>
          </w:pPr>
        </w:pPrChange>
      </w:pPr>
      <w:del w:id="1391" w:author=" Vijay Parmar" w:date="2009-08-22T20:36:00Z">
        <w:r w:rsidRPr="00B23625" w:rsidDel="00C02C20">
          <w:delText>DataPrimingMySQL.sql  | DataPrimingOracle.sql</w:delText>
        </w:r>
      </w:del>
    </w:p>
    <w:p w:rsidR="00A339F5" w:rsidRPr="00B23625" w:rsidRDefault="00A339F5" w:rsidP="00A339F5">
      <w:pPr>
        <w:pStyle w:val="Heading3"/>
        <w:rPr>
          <w:ins w:id="1392" w:author=" Vijay Parmar" w:date="2009-08-22T20:00:00Z"/>
        </w:rPr>
      </w:pPr>
      <w:bookmarkStart w:id="1393" w:name="_Toc238804888"/>
      <w:ins w:id="1394" w:author=" Vijay Parmar" w:date="2009-08-22T19:59:00Z">
        <w:r w:rsidRPr="00B23625">
          <w:t>Automated UPT Deployment</w:t>
        </w:r>
      </w:ins>
      <w:bookmarkEnd w:id="1393"/>
    </w:p>
    <w:p w:rsidR="0083229B" w:rsidRDefault="0083229B" w:rsidP="004007D5">
      <w:pPr>
        <w:pStyle w:val="BodyText"/>
        <w:rPr>
          <w:ins w:id="1395" w:author=" Vijay Parmar" w:date="2009-08-22T21:09:00Z"/>
        </w:rPr>
      </w:pPr>
    </w:p>
    <w:p w:rsidR="0083229B" w:rsidRDefault="0083229B" w:rsidP="0083229B">
      <w:pPr>
        <w:pStyle w:val="BodyText"/>
        <w:ind w:left="810" w:hanging="450"/>
        <w:rPr>
          <w:ins w:id="1396" w:author=" Vijay Parmar" w:date="2009-08-22T21:55:00Z"/>
          <w:b/>
        </w:rPr>
      </w:pPr>
      <w:ins w:id="1397" w:author=" Vijay Parmar" w:date="2009-08-22T21:09:00Z">
        <w:r w:rsidRPr="008E7F24">
          <w:rPr>
            <w:b/>
          </w:rPr>
          <w:t xml:space="preserve">Note: The CSM UPT 4.2 installation and deployment can be done either a) by using a CSM UPT GUI Installer or b) by using command line installation process. The CSM UPT 4.2 release includes the install and upgrade installer zip files along with the GUI installer JAR file. The CSM UPT GUI Installer currently supports Single Installation Single Schema install or upgrade only. For Single Installation Multiple Schema Install or upgrade, use the Command line build installation process described in </w:t>
        </w:r>
      </w:ins>
      <w:ins w:id="1398" w:author=" Vijay Parmar" w:date="2009-08-23T13:41:00Z">
        <w:r w:rsidR="00F228E8">
          <w:rPr>
            <w:b/>
          </w:rPr>
          <w:fldChar w:fldCharType="begin"/>
        </w:r>
        <w:r w:rsidR="007C1609">
          <w:rPr>
            <w:b/>
          </w:rPr>
          <w:instrText xml:space="preserve"> HYPERLINK  \l "_Installing_UPT_using_1" </w:instrText>
        </w:r>
        <w:r w:rsidR="00F228E8">
          <w:rPr>
            <w:b/>
          </w:rPr>
          <w:fldChar w:fldCharType="separate"/>
        </w:r>
        <w:r w:rsidRPr="007C1609">
          <w:rPr>
            <w:rStyle w:val="Hyperlink"/>
            <w:b/>
          </w:rPr>
          <w:t>Appendix E</w:t>
        </w:r>
        <w:r w:rsidR="00F228E8">
          <w:rPr>
            <w:b/>
          </w:rPr>
          <w:fldChar w:fldCharType="end"/>
        </w:r>
      </w:ins>
      <w:ins w:id="1399" w:author=" Vijay Parmar" w:date="2009-08-22T21:09:00Z">
        <w:r w:rsidRPr="008E7F24">
          <w:rPr>
            <w:b/>
          </w:rPr>
          <w:t>.</w:t>
        </w:r>
      </w:ins>
    </w:p>
    <w:p w:rsidR="00B418F9" w:rsidRDefault="00B418F9" w:rsidP="0083229B">
      <w:pPr>
        <w:pStyle w:val="BodyText"/>
        <w:ind w:left="810" w:hanging="450"/>
        <w:rPr>
          <w:ins w:id="1400" w:author=" Vijay Parmar" w:date="2009-08-22T21:55:00Z"/>
          <w:b/>
        </w:rPr>
      </w:pPr>
    </w:p>
    <w:p w:rsidR="002C3D7E" w:rsidRDefault="002C3D7E" w:rsidP="002C3D7E">
      <w:pPr>
        <w:pStyle w:val="Heading4"/>
        <w:rPr>
          <w:ins w:id="1401" w:author=" Vijay Parmar" w:date="2009-08-22T21:55:00Z"/>
        </w:rPr>
      </w:pPr>
      <w:ins w:id="1402" w:author=" Vijay Parmar" w:date="2009-08-22T21:55:00Z">
        <w:r>
          <w:t xml:space="preserve">GUI Installer </w:t>
        </w:r>
      </w:ins>
    </w:p>
    <w:p w:rsidR="00B418F9" w:rsidRPr="008E7F24" w:rsidRDefault="00B418F9" w:rsidP="0083229B">
      <w:pPr>
        <w:pStyle w:val="BodyText"/>
        <w:ind w:left="810" w:hanging="450"/>
        <w:rPr>
          <w:ins w:id="1403" w:author=" Vijay Parmar" w:date="2009-08-22T21:09:00Z"/>
          <w:b/>
        </w:rPr>
      </w:pPr>
    </w:p>
    <w:p w:rsidR="0083229B" w:rsidRDefault="0077546F" w:rsidP="004007D5">
      <w:pPr>
        <w:pStyle w:val="BodyText"/>
        <w:rPr>
          <w:ins w:id="1404" w:author=" Vijay Parmar" w:date="2009-08-22T21:09:00Z"/>
        </w:rPr>
      </w:pPr>
      <w:ins w:id="1405" w:author=" Vijay Parmar" w:date="2009-08-22T22:16:00Z">
        <w:r>
          <w:t xml:space="preserve">The CSM 4.2 release provides a Graphical User Interface (GUI) installer for added convenience of </w:t>
        </w:r>
      </w:ins>
      <w:ins w:id="1406" w:author=" Vijay Parmar" w:date="2009-08-22T22:17:00Z">
        <w:r>
          <w:t xml:space="preserve">deploying CSM </w:t>
        </w:r>
      </w:ins>
      <w:ins w:id="1407" w:author=" Vijay Parmar" w:date="2009-08-22T22:16:00Z">
        <w:r>
          <w:t xml:space="preserve">UPT </w:t>
        </w:r>
      </w:ins>
      <w:ins w:id="1408" w:author=" Vijay Parmar" w:date="2009-08-22T22:17:00Z">
        <w:r>
          <w:t>4.2</w:t>
        </w:r>
      </w:ins>
      <w:ins w:id="1409" w:author=" Vijay Parmar" w:date="2009-08-22T22:21:00Z">
        <w:r>
          <w:t xml:space="preserve">. The GUI Installer uses the existing CSM command line build </w:t>
        </w:r>
      </w:ins>
      <w:ins w:id="1410" w:author=" Vijay Parmar" w:date="2009-08-22T22:22:00Z">
        <w:r>
          <w:t>installer.</w:t>
        </w:r>
      </w:ins>
    </w:p>
    <w:p w:rsidR="00164094" w:rsidRDefault="00164094" w:rsidP="00164094">
      <w:pPr>
        <w:pStyle w:val="BodyText"/>
        <w:rPr>
          <w:ins w:id="1411" w:author=" Vijay Parmar" w:date="2009-08-22T22:27:00Z"/>
        </w:rPr>
      </w:pPr>
      <w:ins w:id="1412" w:author=" Vijay Parmar" w:date="2009-08-22T22:27:00Z">
        <w:r>
          <w:t xml:space="preserve">Use the following steps to </w:t>
        </w:r>
      </w:ins>
      <w:ins w:id="1413" w:author=" Vijay Parmar" w:date="2009-08-22T22:28:00Z">
        <w:r>
          <w:t>start the GUI installer and view the initial required screens.</w:t>
        </w:r>
      </w:ins>
      <w:ins w:id="1414" w:author=" Vijay Parmar" w:date="2009-08-22T22:2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164094" w:rsidRDefault="00164094" w:rsidP="00164094">
      <w:pPr>
        <w:pStyle w:val="ListNumber"/>
        <w:numPr>
          <w:ilvl w:val="0"/>
          <w:numId w:val="48"/>
        </w:numPr>
        <w:rPr>
          <w:ins w:id="1415" w:author=" Vijay Parmar" w:date="2009-08-22T22:28:00Z"/>
        </w:rPr>
      </w:pPr>
      <w:ins w:id="1416" w:author=" Vijay Parmar" w:date="2009-08-22T22:28:00Z">
        <w:r>
          <w:t xml:space="preserve">Extract the UPT release ZIP in a </w:t>
        </w:r>
      </w:ins>
      <w:ins w:id="1417" w:author=" Vijay Parmar" w:date="2009-08-22T22:29:00Z">
        <w:r>
          <w:t>&lt;&lt;upt_extrac</w:t>
        </w:r>
      </w:ins>
      <w:ins w:id="1418" w:author=" Vijay Parmar" w:date="2009-08-23T03:32:00Z">
        <w:r w:rsidR="000F48C6">
          <w:t>t</w:t>
        </w:r>
      </w:ins>
      <w:ins w:id="1419" w:author=" Vijay Parmar" w:date="2009-08-22T22:29:00Z">
        <w:r>
          <w:t xml:space="preserve">_folder&gt;&gt; </w:t>
        </w:r>
      </w:ins>
      <w:ins w:id="1420" w:author=" Vijay Parmar" w:date="2009-08-22T22:28:00Z">
        <w:r>
          <w:t>folder</w:t>
        </w:r>
      </w:ins>
      <w:ins w:id="1421" w:author=" Vijay Parmar" w:date="2009-08-22T22:29:00Z">
        <w:r>
          <w:t xml:space="preserve">. </w:t>
        </w:r>
      </w:ins>
      <w:ins w:id="1422" w:author=" Vijay Parmar" w:date="2009-08-22T22:30:00Z">
        <w:r>
          <w:t>(</w:t>
        </w:r>
      </w:ins>
      <w:ins w:id="1423" w:author=" Vijay Parmar" w:date="2009-08-22T22:29:00Z">
        <w:r>
          <w:t>Note: Replace &lt;&lt;xyz&gt;&gt; contents with actual folder name without &lt;&lt; &gt;&gt;</w:t>
        </w:r>
      </w:ins>
      <w:ins w:id="1424" w:author=" Vijay Parmar" w:date="2009-08-22T22:30:00Z">
        <w:r>
          <w:t>.)</w:t>
        </w:r>
      </w:ins>
    </w:p>
    <w:p w:rsidR="00164094" w:rsidRDefault="00164094" w:rsidP="00164094">
      <w:pPr>
        <w:pStyle w:val="ListNumber"/>
        <w:numPr>
          <w:ilvl w:val="0"/>
          <w:numId w:val="48"/>
        </w:numPr>
        <w:rPr>
          <w:ins w:id="1425" w:author=" Vijay Parmar" w:date="2009-08-22T22:30:00Z"/>
        </w:rPr>
      </w:pPr>
      <w:ins w:id="1426" w:author=" Vijay Parmar" w:date="2009-08-22T22:30:00Z">
        <w:r>
          <w:t>Open a command prompt. Go to &lt;&lt;upt_extract_folder&gt;&gt; folder.</w:t>
        </w:r>
      </w:ins>
    </w:p>
    <w:p w:rsidR="00164094" w:rsidRDefault="00164094" w:rsidP="00164094">
      <w:pPr>
        <w:pStyle w:val="ListNumber"/>
        <w:numPr>
          <w:ilvl w:val="0"/>
          <w:numId w:val="48"/>
        </w:numPr>
        <w:rPr>
          <w:ins w:id="1427" w:author=" Vijay Parmar" w:date="2009-08-22T22:32:00Z"/>
        </w:rPr>
      </w:pPr>
      <w:ins w:id="1428" w:author=" Vijay Parmar" w:date="2009-08-22T22:31:00Z">
        <w:r>
          <w:t xml:space="preserve">Exexcute the following </w:t>
        </w:r>
      </w:ins>
      <w:ins w:id="1429" w:author=" Vijay Parmar" w:date="2009-08-22T22:32:00Z">
        <w:r>
          <w:t xml:space="preserve">on command prompt: </w:t>
        </w:r>
      </w:ins>
    </w:p>
    <w:p w:rsidR="00A82D76" w:rsidRDefault="00F228E8">
      <w:pPr>
        <w:pStyle w:val="ListNumber"/>
        <w:ind w:left="1440"/>
        <w:rPr>
          <w:ins w:id="1430" w:author=" Vijay Parmar" w:date="2009-08-22T22:32:00Z"/>
          <w:rStyle w:val="CodeTextEntryChar"/>
          <w:b w:val="0"/>
          <w:rPrChange w:id="1431" w:author=" Vijay Parmar" w:date="2009-08-23T01:04:00Z">
            <w:rPr>
              <w:ins w:id="1432" w:author=" Vijay Parmar" w:date="2009-08-22T22:32:00Z"/>
              <w:rStyle w:val="CodeTextEntryChar"/>
            </w:rPr>
          </w:rPrChange>
        </w:rPr>
        <w:pPrChange w:id="1433" w:author=" Vijay Parmar" w:date="2009-08-22T22:32:00Z">
          <w:pPr>
            <w:pStyle w:val="ListNumber"/>
            <w:numPr>
              <w:numId w:val="48"/>
            </w:numPr>
            <w:ind w:left="1440" w:hanging="360"/>
          </w:pPr>
        </w:pPrChange>
      </w:pPr>
      <w:ins w:id="1434" w:author=" Vijay Parmar" w:date="2009-08-22T22:31:00Z">
        <w:r w:rsidRPr="00F228E8">
          <w:rPr>
            <w:rStyle w:val="CodeTextEntryChar"/>
            <w:b w:val="0"/>
            <w:rPrChange w:id="1435" w:author=" Vijay Parmar" w:date="2009-08-23T01:04:00Z">
              <w:rPr>
                <w:rStyle w:val="CodeTextEntryChar"/>
              </w:rPr>
            </w:rPrChange>
          </w:rPr>
          <w:t>java –jar csm_gui_distributation.4.2.jar</w:t>
        </w:r>
      </w:ins>
    </w:p>
    <w:p w:rsidR="00653C73" w:rsidRDefault="00742A58" w:rsidP="00742A58">
      <w:pPr>
        <w:pStyle w:val="ListNumber"/>
        <w:numPr>
          <w:ilvl w:val="0"/>
          <w:numId w:val="48"/>
        </w:numPr>
        <w:rPr>
          <w:ins w:id="1436" w:author=" Vijay Parmar" w:date="2009-08-23T00:50:00Z"/>
        </w:rPr>
      </w:pPr>
      <w:ins w:id="1437" w:author=" Vijay Parmar" w:date="2009-08-22T22:32:00Z">
        <w:r>
          <w:t xml:space="preserve">The GUI installer will start with </w:t>
        </w:r>
      </w:ins>
      <w:ins w:id="1438" w:author=" Vijay Parmar" w:date="2009-08-23T02:50:00Z">
        <w:r w:rsidR="00743A51">
          <w:t>Welcom screen</w:t>
        </w:r>
      </w:ins>
      <w:ins w:id="1439" w:author=" Vijay Parmar" w:date="2009-08-23T02:51:00Z">
        <w:r w:rsidR="00743A51">
          <w:t>.</w:t>
        </w:r>
      </w:ins>
      <w:ins w:id="1440" w:author=" Vijay Parmar" w:date="2009-08-22T22:48:00Z">
        <w:r w:rsidR="003419CB">
          <w:t xml:space="preserve"> Click </w:t>
        </w:r>
        <w:r w:rsidR="00F228E8" w:rsidRPr="00F228E8">
          <w:rPr>
            <w:rFonts w:ascii="Courier New" w:hAnsi="Courier New" w:cs="Courier New"/>
            <w:i/>
            <w:rPrChange w:id="1441" w:author=" Vijay Parmar" w:date="2009-08-23T01:04:00Z">
              <w:rPr>
                <w:rFonts w:ascii="Courier New" w:hAnsi="Courier New"/>
                <w:b/>
                <w:i/>
                <w:color w:val="0000FF"/>
                <w:u w:val="single"/>
              </w:rPr>
            </w:rPrChange>
          </w:rPr>
          <w:t>Next button</w:t>
        </w:r>
        <w:r w:rsidR="003419CB">
          <w:t xml:space="preserve"> to proceed to next scre</w:t>
        </w:r>
      </w:ins>
      <w:ins w:id="1442" w:author=" Vijay Parmar" w:date="2009-08-22T22:49:00Z">
        <w:r w:rsidR="003419CB">
          <w:t>en.</w:t>
        </w:r>
      </w:ins>
    </w:p>
    <w:p w:rsidR="00A82D76" w:rsidRDefault="00A82D76">
      <w:pPr>
        <w:pStyle w:val="ListNumber"/>
        <w:rPr>
          <w:ins w:id="1443" w:author=" Vijay Parmar" w:date="2009-08-22T22:49:00Z"/>
        </w:rPr>
        <w:pPrChange w:id="1444" w:author=" Vijay Parmar" w:date="2009-08-23T00:50:00Z">
          <w:pPr>
            <w:pStyle w:val="ListNumber"/>
            <w:numPr>
              <w:numId w:val="48"/>
            </w:numPr>
            <w:ind w:left="1440" w:hanging="360"/>
          </w:pPr>
        </w:pPrChange>
      </w:pPr>
    </w:p>
    <w:p w:rsidR="00F23189" w:rsidRPr="009B0411" w:rsidRDefault="00F23189" w:rsidP="00F23189">
      <w:pPr>
        <w:pStyle w:val="ListNumber"/>
        <w:numPr>
          <w:ilvl w:val="0"/>
          <w:numId w:val="48"/>
        </w:numPr>
        <w:rPr>
          <w:ins w:id="1445" w:author=" Vijay Parmar" w:date="2009-08-23T00:50:00Z"/>
        </w:rPr>
      </w:pPr>
      <w:ins w:id="1446" w:author=" Vijay Parmar" w:date="2009-08-22T22:49:00Z">
        <w:r>
          <w:t>The release notes page displays the release notes for CSM 4.2</w:t>
        </w:r>
      </w:ins>
      <w:ins w:id="1447" w:author=" Vijay Parmar" w:date="2009-08-22T22:50:00Z">
        <w:r>
          <w:t xml:space="preserve">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ins>
      <w:ins w:id="1448" w:author=" Vijay Parmar" w:date="2009-08-23T02:51:00Z">
        <w:r w:rsidR="008B4C54">
          <w:rPr>
            <w:rFonts w:ascii="Courier New" w:hAnsi="Courier New" w:cs="Courier New"/>
            <w:i/>
          </w:rPr>
          <w:t>previous</w:t>
        </w:r>
      </w:ins>
      <w:ins w:id="1449" w:author=" Vijay Parmar" w:date="2009-08-22T22:50:00Z">
        <w:r w:rsidR="00F228E8" w:rsidRPr="00F228E8">
          <w:rPr>
            <w:rFonts w:ascii="Courier New" w:hAnsi="Courier New" w:cs="Courier New"/>
            <w:i/>
            <w:rPrChange w:id="1450" w:author=" Vijay Parmar" w:date="2009-08-23T01:04:00Z">
              <w:rPr>
                <w:rFonts w:ascii="Courier New" w:hAnsi="Courier New" w:cs="Courier New"/>
                <w:b/>
                <w:i/>
              </w:rPr>
            </w:rPrChange>
          </w:rPr>
          <w:t xml:space="preserve"> button</w:t>
        </w:r>
      </w:ins>
      <w:ins w:id="1451" w:author=" Vijay Parmar" w:date="2009-08-22T22:51:00Z">
        <w:r>
          <w:rPr>
            <w:rFonts w:ascii="Courier New" w:hAnsi="Courier New" w:cs="Courier New"/>
            <w:b/>
            <w:i/>
          </w:rPr>
          <w:t xml:space="preserve"> </w:t>
        </w:r>
        <w:r w:rsidR="00F228E8" w:rsidRPr="00F228E8">
          <w:rPr>
            <w:rFonts w:cs="Arial"/>
            <w:rPrChange w:id="1452" w:author=" Vijay Parmar" w:date="2009-08-22T22:51:00Z">
              <w:rPr>
                <w:rFonts w:ascii="Courier New" w:hAnsi="Courier New" w:cs="Courier New"/>
                <w:b/>
                <w:i/>
                <w:color w:val="0000FF"/>
                <w:u w:val="single"/>
              </w:rPr>
            </w:rPrChange>
          </w:rPr>
          <w:t>to go back to previous screen.</w:t>
        </w:r>
      </w:ins>
    </w:p>
    <w:p w:rsidR="00A82D76" w:rsidRDefault="00A82D76">
      <w:pPr>
        <w:pStyle w:val="ListNumber"/>
        <w:rPr>
          <w:ins w:id="1453" w:author=" Vijay Parmar" w:date="2009-08-22T22:51:00Z"/>
        </w:rPr>
        <w:pPrChange w:id="1454" w:author=" Vijay Parmar" w:date="2009-08-23T00:50:00Z">
          <w:pPr>
            <w:pStyle w:val="ListNumber"/>
            <w:numPr>
              <w:numId w:val="48"/>
            </w:numPr>
            <w:ind w:left="1440" w:hanging="360"/>
          </w:pPr>
        </w:pPrChange>
      </w:pPr>
    </w:p>
    <w:p w:rsidR="0070759C" w:rsidRPr="00D11145" w:rsidRDefault="007829D9" w:rsidP="00F23189">
      <w:pPr>
        <w:pStyle w:val="ListNumber"/>
        <w:numPr>
          <w:ilvl w:val="0"/>
          <w:numId w:val="48"/>
        </w:numPr>
        <w:rPr>
          <w:ins w:id="1455" w:author=" Vijay Parmar" w:date="2009-08-23T01:04:00Z"/>
        </w:rPr>
      </w:pPr>
      <w:ins w:id="1456" w:author=" Vijay Parmar" w:date="2009-08-22T22:52:00Z">
        <w:r>
          <w:t>The License agreement page</w:t>
        </w:r>
        <w:r w:rsidR="0070759C">
          <w:t xml:space="preserve"> displays the license to using the CSM. Click Accept radio button a</w:t>
        </w:r>
      </w:ins>
      <w:ins w:id="1457" w:author=" Vijay Parmar" w:date="2009-08-22T22:53:00Z">
        <w:r w:rsidR="0070759C">
          <w:t xml:space="preserve">nd click </w:t>
        </w:r>
        <w:r w:rsidR="0070759C" w:rsidRPr="003419CB">
          <w:rPr>
            <w:rFonts w:ascii="Courier New" w:hAnsi="Courier New" w:cs="Courier New"/>
            <w:b/>
            <w:i/>
          </w:rPr>
          <w:t>Next button</w:t>
        </w:r>
        <w:r w:rsidR="0070759C">
          <w:t xml:space="preserve"> </w:t>
        </w:r>
      </w:ins>
      <w:ins w:id="1458" w:author=" Vijay Parmar" w:date="2009-08-22T22:52:00Z">
        <w:r w:rsidR="0070759C">
          <w:t>to proceed</w:t>
        </w:r>
      </w:ins>
      <w:ins w:id="1459" w:author=" Vijay Parmar" w:date="2009-08-22T22:53:00Z">
        <w:r w:rsidR="0070759C">
          <w:t xml:space="preserve"> to next sceen</w:t>
        </w:r>
      </w:ins>
      <w:ins w:id="1460" w:author=" Vijay Parmar" w:date="2009-08-22T22:52:00Z">
        <w:r w:rsidR="0070759C">
          <w:t xml:space="preserve">. Click </w:t>
        </w:r>
      </w:ins>
      <w:ins w:id="1461" w:author=" Vijay Parmar" w:date="2009-08-22T22:53:00Z">
        <w:r w:rsidR="006B1662">
          <w:rPr>
            <w:rFonts w:ascii="Courier New" w:hAnsi="Courier New" w:cs="Courier New"/>
            <w:b/>
            <w:i/>
          </w:rPr>
          <w:t>Quit</w:t>
        </w:r>
        <w:r w:rsidR="0070759C" w:rsidRPr="003419CB">
          <w:rPr>
            <w:rFonts w:ascii="Courier New" w:hAnsi="Courier New" w:cs="Courier New"/>
            <w:b/>
            <w:i/>
          </w:rPr>
          <w:t xml:space="preserve"> button</w:t>
        </w:r>
        <w:r w:rsidR="0070759C">
          <w:rPr>
            <w:rFonts w:ascii="Courier New" w:hAnsi="Courier New" w:cs="Courier New"/>
            <w:b/>
            <w:i/>
          </w:rPr>
          <w:t xml:space="preserve"> </w:t>
        </w:r>
        <w:r w:rsidR="00F228E8" w:rsidRPr="00F228E8">
          <w:rPr>
            <w:rFonts w:cs="Arial"/>
            <w:rPrChange w:id="1462" w:author=" Vijay Parmar" w:date="2009-08-22T22:53:00Z">
              <w:rPr>
                <w:rFonts w:ascii="Courier New" w:hAnsi="Courier New" w:cs="Courier New"/>
                <w:b/>
                <w:i/>
                <w:color w:val="0000FF"/>
                <w:u w:val="single"/>
              </w:rPr>
            </w:rPrChange>
          </w:rPr>
          <w:t>to quit the GUI Installer</w:t>
        </w:r>
        <w:r w:rsidR="0070759C">
          <w:rPr>
            <w:rFonts w:cs="Arial"/>
          </w:rPr>
          <w:t>.</w:t>
        </w:r>
      </w:ins>
      <w:ins w:id="1463" w:author=" Vijay Parmar" w:date="2009-08-23T01:17:00Z">
        <w:r w:rsidR="00200F32">
          <w:rPr>
            <w:rFonts w:cs="Arial"/>
          </w:rPr>
          <w:t xml:space="preserve"> For more information on the screen click on the </w:t>
        </w:r>
        <w:r w:rsidR="00F228E8" w:rsidRPr="00F228E8">
          <w:rPr>
            <w:rFonts w:ascii="Courier New" w:hAnsi="Courier New" w:cs="Courier New"/>
            <w:i/>
            <w:rPrChange w:id="1464" w:author=" Vijay Parmar" w:date="2009-08-23T01:17:00Z">
              <w:rPr>
                <w:rFonts w:ascii="Courier New" w:hAnsi="Courier New" w:cs="Arial"/>
                <w:b/>
                <w:i/>
              </w:rPr>
            </w:rPrChange>
          </w:rPr>
          <w:t>Help Button</w:t>
        </w:r>
        <w:r w:rsidR="00200F32">
          <w:rPr>
            <w:rFonts w:cs="Arial"/>
          </w:rPr>
          <w:t xml:space="preserve">. </w:t>
        </w:r>
      </w:ins>
    </w:p>
    <w:p w:rsidR="00A82D76" w:rsidRDefault="00A82D76">
      <w:pPr>
        <w:pStyle w:val="ListNumber"/>
        <w:rPr>
          <w:ins w:id="1465" w:author=" Vijay Parmar" w:date="2009-08-22T22:51:00Z"/>
        </w:rPr>
        <w:pPrChange w:id="1466" w:author=" Vijay Parmar" w:date="2009-08-23T01:04:00Z">
          <w:pPr>
            <w:pStyle w:val="ListNumber"/>
            <w:numPr>
              <w:numId w:val="48"/>
            </w:numPr>
            <w:ind w:left="1440" w:hanging="360"/>
          </w:pPr>
        </w:pPrChange>
      </w:pPr>
    </w:p>
    <w:p w:rsidR="00A82D76" w:rsidRDefault="00A82D76">
      <w:pPr>
        <w:pStyle w:val="ListNumber"/>
        <w:ind w:left="1440"/>
        <w:rPr>
          <w:ins w:id="1467" w:author=" Vijay Parmar" w:date="2009-08-23T00:28:00Z"/>
        </w:rPr>
        <w:pPrChange w:id="1468" w:author=" Vijay Parmar" w:date="2009-08-23T00:28:00Z">
          <w:pPr>
            <w:pStyle w:val="ListNumber"/>
            <w:numPr>
              <w:numId w:val="48"/>
            </w:numPr>
            <w:ind w:left="1440" w:hanging="360"/>
          </w:pPr>
        </w:pPrChange>
      </w:pPr>
    </w:p>
    <w:p w:rsidR="00A82D76" w:rsidRDefault="00833A67">
      <w:pPr>
        <w:pStyle w:val="ListNumber"/>
        <w:tabs>
          <w:tab w:val="left" w:pos="90"/>
        </w:tabs>
        <w:ind w:left="720"/>
        <w:rPr>
          <w:ins w:id="1469" w:author=" Vijay Parmar" w:date="2009-08-22T22:50:00Z"/>
        </w:rPr>
        <w:pPrChange w:id="1470" w:author=" Vijay Parmar" w:date="2009-08-23T02:46:00Z">
          <w:pPr>
            <w:pStyle w:val="ListNumber"/>
            <w:numPr>
              <w:numId w:val="48"/>
            </w:numPr>
            <w:ind w:left="1440" w:hanging="360"/>
          </w:pPr>
        </w:pPrChange>
      </w:pPr>
      <w:ins w:id="1471" w:author=" Vijay Parmar" w:date="2009-08-23T00:28:00Z">
        <w:r>
          <w:lastRenderedPageBreak/>
          <w:t>The next screens are related to install or upgrade</w:t>
        </w:r>
      </w:ins>
      <w:ins w:id="1472" w:author=" Vijay Parmar" w:date="2009-08-23T00:29:00Z">
        <w:r>
          <w:t xml:space="preserve"> and are explained in the following </w:t>
        </w:r>
      </w:ins>
      <w:ins w:id="1473" w:author=" Vijay Parmar" w:date="2009-08-23T01:04:00Z">
        <w:r w:rsidR="005C22D3">
          <w:t>two sections.</w:t>
        </w:r>
      </w:ins>
    </w:p>
    <w:p w:rsidR="00A82D76" w:rsidRDefault="00A82D76">
      <w:pPr>
        <w:pStyle w:val="ListNumber"/>
        <w:ind w:left="720"/>
        <w:rPr>
          <w:ins w:id="1474" w:author=" Vijay Parmar" w:date="2009-08-23T02:21:00Z"/>
        </w:rPr>
        <w:pPrChange w:id="1475" w:author=" Vijay Parmar" w:date="2009-08-23T02:21:00Z">
          <w:pPr>
            <w:pStyle w:val="ListNumber"/>
            <w:numPr>
              <w:numId w:val="94"/>
            </w:numPr>
            <w:ind w:left="1440" w:hanging="360"/>
          </w:pPr>
        </w:pPrChange>
      </w:pPr>
    </w:p>
    <w:p w:rsidR="00C95C70" w:rsidRDefault="00C95C70" w:rsidP="00C95C70">
      <w:pPr>
        <w:pStyle w:val="Heading4"/>
        <w:rPr>
          <w:ins w:id="1476" w:author=" Vijay Parmar" w:date="2009-08-22T21:47:00Z"/>
        </w:rPr>
      </w:pPr>
      <w:ins w:id="1477" w:author=" Vijay Parmar" w:date="2009-08-22T21:46:00Z">
        <w:r>
          <w:t>Using GUI Installer</w:t>
        </w:r>
      </w:ins>
      <w:ins w:id="1478" w:author=" Vijay Parmar" w:date="2009-08-23T02:38:00Z">
        <w:r w:rsidR="004C200C">
          <w:t>: Upgrade</w:t>
        </w:r>
      </w:ins>
    </w:p>
    <w:p w:rsidR="00B418F9" w:rsidRDefault="00B418F9" w:rsidP="00B418F9">
      <w:pPr>
        <w:pStyle w:val="BodyText"/>
        <w:rPr>
          <w:ins w:id="1479" w:author=" Vijay Parmar" w:date="2009-08-22T21:47:00Z"/>
        </w:rPr>
      </w:pPr>
    </w:p>
    <w:p w:rsidR="00B418F9" w:rsidRDefault="00B418F9" w:rsidP="00B418F9">
      <w:pPr>
        <w:pStyle w:val="BodyText"/>
        <w:rPr>
          <w:ins w:id="1480" w:author=" Vijay Parmar" w:date="2009-08-22T21:47:00Z"/>
        </w:rPr>
      </w:pPr>
      <w:ins w:id="1481" w:author=" Vijay Parmar" w:date="2009-08-22T21:52:00Z">
        <w:r>
          <w:t xml:space="preserve">The GUI installer </w:t>
        </w:r>
      </w:ins>
      <w:ins w:id="1482" w:author=" Vijay Parmar" w:date="2009-08-23T02:27:00Z">
        <w:r w:rsidR="00C752D0">
          <w:t>screens for ‘upgrade’ are similar to the screens of ‘install’, except for the following two screens.</w:t>
        </w:r>
      </w:ins>
      <w:ins w:id="1483" w:author=" Vijay Parmar" w:date="2009-08-23T03:33:00Z">
        <w:r w:rsidR="005C226A">
          <w:t xml:space="preserve"> See </w:t>
        </w:r>
        <w:r w:rsidR="00F228E8">
          <w:fldChar w:fldCharType="begin"/>
        </w:r>
        <w:r w:rsidR="005C226A">
          <w:instrText xml:space="preserve"> HYPERLINK  \l "_Installing_UPT_using" </w:instrText>
        </w:r>
        <w:r w:rsidR="00F228E8">
          <w:fldChar w:fldCharType="separate"/>
        </w:r>
        <w:r w:rsidR="005C226A" w:rsidRPr="002A51CC">
          <w:rPr>
            <w:rStyle w:val="Hyperlink"/>
          </w:rPr>
          <w:t>Appendi</w:t>
        </w:r>
        <w:r w:rsidR="005C226A">
          <w:rPr>
            <w:rStyle w:val="Hyperlink"/>
          </w:rPr>
          <w:t>x C</w:t>
        </w:r>
        <w:r w:rsidR="00F228E8">
          <w:fldChar w:fldCharType="end"/>
        </w:r>
        <w:r w:rsidR="005C226A">
          <w:t xml:space="preserve"> for screen shots of the GUI Installer for Install/Upgrade.</w:t>
        </w:r>
      </w:ins>
      <w:ins w:id="1484" w:author=" Vijay Parmar" w:date="2009-08-22T21:47:00Z">
        <w:r>
          <w:t xml:space="preserve">  </w:t>
        </w:r>
        <w:r w:rsidR="00F228E8">
          <w:fldChar w:fldCharType="begin"/>
        </w:r>
        <w:r>
          <w:instrText xml:space="preserve"> XE "</w:instrText>
        </w:r>
        <w:r w:rsidRPr="000C7E9B">
          <w:instrText xml:space="preserve">create </w:instrText>
        </w:r>
        <w:r>
          <w:instrText>UPT</w:instrText>
        </w:r>
        <w:r w:rsidRPr="000C7E9B">
          <w:instrText xml:space="preserve"> database</w:instrText>
        </w:r>
        <w:r>
          <w:instrText xml:space="preserve">" </w:instrText>
        </w:r>
        <w:r w:rsidR="00F228E8">
          <w:fldChar w:fldCharType="end"/>
        </w:r>
        <w:r w:rsidR="00F228E8">
          <w:fldChar w:fldCharType="begin"/>
        </w:r>
        <w:r>
          <w:instrText xml:space="preserve"> XE "</w:instrText>
        </w:r>
        <w:r w:rsidRPr="009E4846">
          <w:instrText xml:space="preserve">database:create </w:instrText>
        </w:r>
        <w:r>
          <w:instrText>UPT</w:instrText>
        </w:r>
        <w:r w:rsidRPr="009E4846">
          <w:instrText xml:space="preserve"> schema</w:instrText>
        </w:r>
        <w:r>
          <w:instrText xml:space="preserve">" </w:instrText>
        </w:r>
        <w:r w:rsidR="00F228E8">
          <w:fldChar w:fldCharType="end"/>
        </w:r>
        <w:r w:rsidR="00F228E8">
          <w:fldChar w:fldCharType="begin"/>
        </w:r>
        <w:r>
          <w:instrText xml:space="preserve"> XE "UPT:create</w:instrText>
        </w:r>
        <w:r w:rsidRPr="000C7E9B">
          <w:instrText xml:space="preserve"> schema</w:instrText>
        </w:r>
        <w:r>
          <w:instrText xml:space="preserve"> and database" </w:instrText>
        </w:r>
        <w:r w:rsidR="00F228E8">
          <w:fldChar w:fldCharType="end"/>
        </w:r>
      </w:ins>
    </w:p>
    <w:p w:rsidR="00AE4B10" w:rsidRDefault="006963B0" w:rsidP="00095093">
      <w:pPr>
        <w:pStyle w:val="ListNumber"/>
        <w:numPr>
          <w:ilvl w:val="0"/>
          <w:numId w:val="48"/>
        </w:numPr>
        <w:tabs>
          <w:tab w:val="num" w:pos="1080"/>
        </w:tabs>
        <w:rPr>
          <w:ins w:id="1485" w:author=" Vijay Parmar" w:date="2009-08-23T02:46:00Z"/>
        </w:rPr>
      </w:pPr>
      <w:ins w:id="1486" w:author=" Vijay Parmar" w:date="2009-08-23T01:05:00Z">
        <w:r>
          <w:t xml:space="preserve">On GUI Installer Step </w:t>
        </w:r>
      </w:ins>
      <w:ins w:id="1487" w:author=" Vijay Parmar" w:date="2009-08-23T02:28:00Z">
        <w:r w:rsidR="00C752D0">
          <w:t>4</w:t>
        </w:r>
      </w:ins>
      <w:ins w:id="1488" w:author=" Vijay Parmar" w:date="2009-08-23T01:05:00Z">
        <w:r>
          <w:t xml:space="preserve">, </w:t>
        </w:r>
      </w:ins>
      <w:ins w:id="1489" w:author=" Vijay Parmar" w:date="2009-08-23T02:28:00Z">
        <w:r w:rsidR="00C752D0">
          <w:t>if you select ‘upgrade’</w:t>
        </w:r>
      </w:ins>
      <w:ins w:id="1490" w:author=" Vijay Parmar" w:date="2009-08-23T01:05:00Z">
        <w:r>
          <w:t xml:space="preserve"> opti</w:t>
        </w:r>
        <w:r w:rsidR="00C752D0">
          <w:t>on</w:t>
        </w:r>
      </w:ins>
      <w:ins w:id="1491" w:author=" Vijay Parmar" w:date="2009-08-23T02:28:00Z">
        <w:r w:rsidR="00C752D0">
          <w:t>, then the installer will take you through</w:t>
        </w:r>
      </w:ins>
      <w:ins w:id="1492" w:author=" Vijay Parmar" w:date="2009-08-23T01:16:00Z">
        <w:r w:rsidR="00200F32">
          <w:t xml:space="preserve"> </w:t>
        </w:r>
      </w:ins>
      <w:ins w:id="1493" w:author=" Vijay Parmar" w:date="2009-08-23T02:29:00Z">
        <w:r w:rsidR="00E65E1E">
          <w:t>step 5 and step 7 (</w:t>
        </w:r>
        <w:r w:rsidR="00C752D0">
          <w:t>as shown in ‘install’ section below).</w:t>
        </w:r>
      </w:ins>
    </w:p>
    <w:p w:rsidR="00A82D76" w:rsidRDefault="00A82D76">
      <w:pPr>
        <w:pStyle w:val="ListNumber"/>
        <w:rPr>
          <w:ins w:id="1494" w:author=" Vijay Parmar" w:date="2009-08-23T02:30:00Z"/>
        </w:rPr>
        <w:pPrChange w:id="1495" w:author=" Vijay Parmar" w:date="2009-08-23T02:46:00Z">
          <w:pPr>
            <w:pStyle w:val="ListNumber"/>
            <w:numPr>
              <w:numId w:val="48"/>
            </w:numPr>
            <w:tabs>
              <w:tab w:val="num" w:pos="1080"/>
            </w:tabs>
            <w:ind w:left="1440" w:hanging="360"/>
          </w:pPr>
        </w:pPrChange>
      </w:pPr>
      <w:ins w:id="1496" w:author=" Vijay Parmar" w:date="2009-08-23T02:48:00Z">
        <w:r>
          <w:rPr>
            <w:noProof/>
            <w:rPrChange w:id="1497" w:author="Unknown">
              <w:rPr>
                <w:rFonts w:ascii="Courier New" w:hAnsi="Courier New"/>
                <w:b/>
                <w:i/>
                <w:noProof/>
              </w:rPr>
            </w:rPrChange>
          </w:rPr>
          <w:drawing>
            <wp:inline distT="0" distB="0" distL="0" distR="0">
              <wp:extent cx="5669280" cy="4254500"/>
              <wp:effectExtent l="19050" t="0" r="7620" b="0"/>
              <wp:docPr id="47"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b.JPG"/>
                      <pic:cNvPicPr/>
                    </pic:nvPicPr>
                    <pic:blipFill>
                      <a:blip r:embed="rId64"/>
                      <a:stretch>
                        <a:fillRect/>
                      </a:stretch>
                    </pic:blipFill>
                    <pic:spPr>
                      <a:xfrm>
                        <a:off x="0" y="0"/>
                        <a:ext cx="5669280" cy="4254500"/>
                      </a:xfrm>
                      <a:prstGeom prst="rect">
                        <a:avLst/>
                      </a:prstGeom>
                    </pic:spPr>
                  </pic:pic>
                </a:graphicData>
              </a:graphic>
            </wp:inline>
          </w:drawing>
        </w:r>
      </w:ins>
      <w:ins w:id="1498" w:author=" Vijay Parmar" w:date="2009-08-23T02:29:00Z">
        <w:r w:rsidR="00C752D0">
          <w:t xml:space="preserve"> </w:t>
        </w:r>
      </w:ins>
    </w:p>
    <w:p w:rsidR="00C752D0" w:rsidRDefault="00C752D0" w:rsidP="00095093">
      <w:pPr>
        <w:pStyle w:val="ListNumber"/>
        <w:numPr>
          <w:ilvl w:val="0"/>
          <w:numId w:val="48"/>
        </w:numPr>
        <w:tabs>
          <w:tab w:val="num" w:pos="1080"/>
        </w:tabs>
        <w:rPr>
          <w:ins w:id="1499" w:author=" Vijay Parmar" w:date="2009-08-23T02:31:00Z"/>
        </w:rPr>
      </w:pPr>
      <w:ins w:id="1500" w:author=" Vijay Parmar" w:date="2009-08-23T02:30:00Z">
        <w:r>
          <w:t xml:space="preserve">On GUI Installer Step 8, provide upgrade configuration. Select existing location where UPT is installed. Select existing JBoss folder. Provide JBoss </w:t>
        </w:r>
      </w:ins>
      <w:ins w:id="1501" w:author=" Vijay Parmar" w:date="2009-08-23T02:31:00Z">
        <w:r>
          <w:t>Server Name.</w:t>
        </w:r>
      </w:ins>
    </w:p>
    <w:p w:rsidR="00A82D76" w:rsidRDefault="00C752D0">
      <w:pPr>
        <w:pStyle w:val="ListNumber"/>
        <w:ind w:left="1440"/>
        <w:rPr>
          <w:ins w:id="1502" w:author=" Vijay Parmar" w:date="2009-08-23T02:31:00Z"/>
        </w:rPr>
        <w:pPrChange w:id="1503" w:author=" Vijay Parmar" w:date="2009-08-23T02:31:00Z">
          <w:pPr>
            <w:pStyle w:val="ListNumber"/>
            <w:numPr>
              <w:numId w:val="48"/>
            </w:numPr>
            <w:tabs>
              <w:tab w:val="num" w:pos="1080"/>
            </w:tabs>
            <w:ind w:left="1440" w:hanging="360"/>
          </w:pPr>
        </w:pPrChange>
      </w:pPr>
      <w:ins w:id="1504" w:author=" Vijay Parmar" w:date="2009-08-23T02:31:00Z">
        <w:r>
          <w:t>Since this is upgrade that includes migrating existing CSM UPT schema to latest version, provide the existing Original CSM Schema version.</w:t>
        </w:r>
      </w:ins>
    </w:p>
    <w:p w:rsidR="00A82D76" w:rsidRDefault="00A82D76">
      <w:pPr>
        <w:pStyle w:val="ListNumber"/>
        <w:ind w:left="1440"/>
        <w:rPr>
          <w:ins w:id="1505" w:author=" Vijay Parmar" w:date="2009-08-23T01:16:00Z"/>
        </w:rPr>
        <w:pPrChange w:id="1506" w:author=" Vijay Parmar" w:date="2009-08-23T02:31:00Z">
          <w:pPr>
            <w:pStyle w:val="ListNumber"/>
            <w:numPr>
              <w:numId w:val="48"/>
            </w:numPr>
            <w:tabs>
              <w:tab w:val="num" w:pos="108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77DCC" w:rsidRPr="007966AD" w:rsidTr="00EE258F">
        <w:trPr>
          <w:cantSplit/>
          <w:tblHeader/>
          <w:ins w:id="1507" w:author=" Vijay Parmar" w:date="2009-08-23T02:32:00Z"/>
        </w:trPr>
        <w:tc>
          <w:tcPr>
            <w:tcW w:w="3577" w:type="dxa"/>
            <w:shd w:val="clear" w:color="auto" w:fill="D9D9D9"/>
            <w:vAlign w:val="center"/>
          </w:tcPr>
          <w:p w:rsidR="00977DCC" w:rsidRPr="007966AD" w:rsidRDefault="00977DCC" w:rsidP="00EE258F">
            <w:pPr>
              <w:pStyle w:val="TableHeaderCenter"/>
              <w:rPr>
                <w:ins w:id="1508" w:author=" Vijay Parmar" w:date="2009-08-23T02:32:00Z"/>
              </w:rPr>
            </w:pPr>
            <w:ins w:id="1509" w:author=" Vijay Parmar" w:date="2009-08-23T02:32:00Z">
              <w:r>
                <w:lastRenderedPageBreak/>
                <w:t>Property</w:t>
              </w:r>
            </w:ins>
          </w:p>
        </w:tc>
        <w:tc>
          <w:tcPr>
            <w:tcW w:w="4847" w:type="dxa"/>
            <w:shd w:val="clear" w:color="auto" w:fill="D9D9D9"/>
            <w:vAlign w:val="center"/>
          </w:tcPr>
          <w:p w:rsidR="00977DCC" w:rsidRPr="007966AD" w:rsidRDefault="00977DCC" w:rsidP="00EE258F">
            <w:pPr>
              <w:pStyle w:val="TableHeaderCenter"/>
              <w:rPr>
                <w:ins w:id="1510" w:author=" Vijay Parmar" w:date="2009-08-23T02:32:00Z"/>
              </w:rPr>
            </w:pPr>
            <w:ins w:id="1511" w:author=" Vijay Parmar" w:date="2009-08-23T02:32:00Z">
              <w:r>
                <w:t>Sample value</w:t>
              </w:r>
            </w:ins>
          </w:p>
        </w:tc>
      </w:tr>
      <w:tr w:rsidR="00977DCC" w:rsidRPr="007966AD" w:rsidTr="00EE258F">
        <w:trPr>
          <w:cantSplit/>
          <w:ins w:id="1512" w:author=" Vijay Parmar" w:date="2009-08-23T02:32:00Z"/>
        </w:trPr>
        <w:tc>
          <w:tcPr>
            <w:tcW w:w="3577" w:type="dxa"/>
            <w:vAlign w:val="center"/>
          </w:tcPr>
          <w:p w:rsidR="00977DCC" w:rsidRPr="007966AD" w:rsidRDefault="00977DCC" w:rsidP="00977DCC">
            <w:pPr>
              <w:pStyle w:val="TableText"/>
              <w:rPr>
                <w:ins w:id="1513" w:author=" Vijay Parmar" w:date="2009-08-23T02:32:00Z"/>
                <w:rStyle w:val="CodeChar0"/>
              </w:rPr>
            </w:pPr>
            <w:ins w:id="1514" w:author=" Vijay Parmar" w:date="2009-08-23T02:32:00Z">
              <w:r>
                <w:rPr>
                  <w:rStyle w:val="CodeChar0"/>
                </w:rPr>
                <w:t>Application Root Directory</w:t>
              </w:r>
            </w:ins>
          </w:p>
        </w:tc>
        <w:tc>
          <w:tcPr>
            <w:tcW w:w="4847" w:type="dxa"/>
            <w:vAlign w:val="center"/>
          </w:tcPr>
          <w:p w:rsidR="00977DCC" w:rsidRPr="007966AD" w:rsidRDefault="00977DCC" w:rsidP="00EE258F">
            <w:pPr>
              <w:pStyle w:val="TableText"/>
              <w:rPr>
                <w:ins w:id="1515" w:author=" Vijay Parmar" w:date="2009-08-23T02:32:00Z"/>
              </w:rPr>
            </w:pPr>
            <w:ins w:id="1516" w:author=" Vijay Parmar" w:date="2009-08-23T02:32:00Z">
              <w:r>
                <w:t>C:\apps\upt</w:t>
              </w:r>
            </w:ins>
          </w:p>
        </w:tc>
      </w:tr>
      <w:tr w:rsidR="00977DCC" w:rsidRPr="007966AD" w:rsidTr="00EE258F">
        <w:trPr>
          <w:cantSplit/>
          <w:ins w:id="1517" w:author=" Vijay Parmar" w:date="2009-08-23T02:32:00Z"/>
        </w:trPr>
        <w:tc>
          <w:tcPr>
            <w:tcW w:w="3577" w:type="dxa"/>
            <w:vAlign w:val="center"/>
          </w:tcPr>
          <w:p w:rsidR="00977DCC" w:rsidRDefault="00353D6E" w:rsidP="00353D6E">
            <w:pPr>
              <w:pStyle w:val="TableText"/>
              <w:rPr>
                <w:ins w:id="1518" w:author=" Vijay Parmar" w:date="2009-08-23T02:32:00Z"/>
                <w:rStyle w:val="CodeChar0"/>
              </w:rPr>
            </w:pPr>
            <w:ins w:id="1519" w:author=" Vijay Parmar" w:date="2009-08-23T02:33:00Z">
              <w:r>
                <w:rPr>
                  <w:rStyle w:val="CodeChar0"/>
                </w:rPr>
                <w:t>JBOSS Home</w:t>
              </w:r>
            </w:ins>
          </w:p>
        </w:tc>
        <w:tc>
          <w:tcPr>
            <w:tcW w:w="4847" w:type="dxa"/>
            <w:vAlign w:val="center"/>
          </w:tcPr>
          <w:p w:rsidR="00977DCC" w:rsidRDefault="00977DCC" w:rsidP="00EE258F">
            <w:pPr>
              <w:pStyle w:val="TableText"/>
              <w:rPr>
                <w:ins w:id="1520" w:author=" Vijay Parmar" w:date="2009-08-23T02:32:00Z"/>
              </w:rPr>
            </w:pPr>
            <w:ins w:id="1521" w:author=" Vijay Parmar" w:date="2009-08-23T02:32:00Z">
              <w:r>
                <w:t>C:\apps\upt\jboss-4.0.5.GA</w:t>
              </w:r>
            </w:ins>
          </w:p>
        </w:tc>
      </w:tr>
      <w:tr w:rsidR="00353D6E" w:rsidRPr="007966AD" w:rsidTr="00EE258F">
        <w:trPr>
          <w:cantSplit/>
          <w:ins w:id="1522" w:author=" Vijay Parmar" w:date="2009-08-23T02:33:00Z"/>
        </w:trPr>
        <w:tc>
          <w:tcPr>
            <w:tcW w:w="3577" w:type="dxa"/>
            <w:vAlign w:val="center"/>
          </w:tcPr>
          <w:p w:rsidR="00353D6E" w:rsidRDefault="00353D6E" w:rsidP="00353D6E">
            <w:pPr>
              <w:pStyle w:val="TableText"/>
              <w:rPr>
                <w:ins w:id="1523" w:author=" Vijay Parmar" w:date="2009-08-23T02:33:00Z"/>
                <w:rStyle w:val="CodeChar0"/>
              </w:rPr>
            </w:pPr>
            <w:ins w:id="1524" w:author=" Vijay Parmar" w:date="2009-08-23T02:33:00Z">
              <w:r>
                <w:rPr>
                  <w:rStyle w:val="CodeChar0"/>
                </w:rPr>
                <w:t>JBoss Server Name</w:t>
              </w:r>
            </w:ins>
          </w:p>
        </w:tc>
        <w:tc>
          <w:tcPr>
            <w:tcW w:w="4847" w:type="dxa"/>
            <w:vAlign w:val="center"/>
          </w:tcPr>
          <w:p w:rsidR="00353D6E" w:rsidRDefault="00353D6E" w:rsidP="00EE258F">
            <w:pPr>
              <w:pStyle w:val="TableText"/>
              <w:rPr>
                <w:ins w:id="1525" w:author=" Vijay Parmar" w:date="2009-08-23T02:33:00Z"/>
              </w:rPr>
            </w:pPr>
          </w:p>
        </w:tc>
      </w:tr>
      <w:tr w:rsidR="00977DCC" w:rsidRPr="007966AD" w:rsidTr="00EE258F">
        <w:trPr>
          <w:cantSplit/>
          <w:ins w:id="1526" w:author=" Vijay Parmar" w:date="2009-08-23T02:32:00Z"/>
        </w:trPr>
        <w:tc>
          <w:tcPr>
            <w:tcW w:w="3577" w:type="dxa"/>
            <w:vAlign w:val="center"/>
          </w:tcPr>
          <w:p w:rsidR="00977DCC" w:rsidRDefault="00353D6E" w:rsidP="00353D6E">
            <w:pPr>
              <w:pStyle w:val="TableText"/>
              <w:rPr>
                <w:ins w:id="1527" w:author=" Vijay Parmar" w:date="2009-08-23T02:32:00Z"/>
                <w:rStyle w:val="CodeChar0"/>
              </w:rPr>
            </w:pPr>
            <w:ins w:id="1528" w:author=" Vijay Parmar" w:date="2009-08-23T02:33:00Z">
              <w:r>
                <w:rPr>
                  <w:rStyle w:val="CodeChar0"/>
                </w:rPr>
                <w:t>Original CSM Schema Version</w:t>
              </w:r>
            </w:ins>
          </w:p>
        </w:tc>
        <w:tc>
          <w:tcPr>
            <w:tcW w:w="4847" w:type="dxa"/>
            <w:vAlign w:val="center"/>
          </w:tcPr>
          <w:p w:rsidR="00977DCC" w:rsidRDefault="00977DCC" w:rsidP="00EE258F">
            <w:pPr>
              <w:pStyle w:val="TableText"/>
              <w:rPr>
                <w:ins w:id="1529" w:author=" Vijay Parmar" w:date="2009-08-23T02:32:00Z"/>
              </w:rPr>
            </w:pPr>
            <w:ins w:id="1530" w:author=" Vijay Parmar" w:date="2009-08-23T02:33:00Z">
              <w:r>
                <w:t>3.1</w:t>
              </w:r>
            </w:ins>
          </w:p>
        </w:tc>
      </w:tr>
    </w:tbl>
    <w:p w:rsidR="00A82D76" w:rsidRDefault="00A82D76">
      <w:pPr>
        <w:pStyle w:val="ListNumber"/>
        <w:rPr>
          <w:ins w:id="1531" w:author=" Vijay Parmar" w:date="2009-08-23T02:48:00Z"/>
        </w:rPr>
        <w:pPrChange w:id="1532" w:author=" Vijay Parmar" w:date="2009-08-23T02:48:00Z">
          <w:pPr>
            <w:pStyle w:val="ListNumber"/>
            <w:numPr>
              <w:numId w:val="48"/>
            </w:numPr>
            <w:tabs>
              <w:tab w:val="num" w:pos="1080"/>
            </w:tabs>
            <w:ind w:left="1440" w:hanging="360"/>
          </w:pPr>
        </w:pPrChange>
      </w:pPr>
    </w:p>
    <w:p w:rsidR="00A82D76" w:rsidRDefault="00A82D76">
      <w:pPr>
        <w:pStyle w:val="ListNumber"/>
        <w:rPr>
          <w:ins w:id="1533" w:author=" Vijay Parmar" w:date="2009-08-23T02:33:00Z"/>
        </w:rPr>
        <w:pPrChange w:id="1534" w:author=" Vijay Parmar" w:date="2009-08-23T02:48:00Z">
          <w:pPr>
            <w:pStyle w:val="ListNumber"/>
            <w:numPr>
              <w:numId w:val="48"/>
            </w:numPr>
            <w:tabs>
              <w:tab w:val="num" w:pos="1080"/>
            </w:tabs>
            <w:ind w:left="1440" w:hanging="360"/>
          </w:pPr>
        </w:pPrChange>
      </w:pPr>
      <w:ins w:id="1535" w:author=" Vijay Parmar" w:date="2009-08-23T02:48:00Z">
        <w:r>
          <w:rPr>
            <w:noProof/>
            <w:rPrChange w:id="1536" w:author="Unknown">
              <w:rPr>
                <w:rFonts w:ascii="Courier New" w:hAnsi="Courier New"/>
                <w:b/>
                <w:i/>
                <w:noProof/>
              </w:rPr>
            </w:rPrChange>
          </w:rPr>
          <w:drawing>
            <wp:inline distT="0" distB="0" distL="0" distR="0">
              <wp:extent cx="5669280" cy="4272915"/>
              <wp:effectExtent l="19050" t="0" r="7620" b="0"/>
              <wp:docPr id="48" name="Picture 47"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65"/>
                      <a:stretch>
                        <a:fillRect/>
                      </a:stretch>
                    </pic:blipFill>
                    <pic:spPr>
                      <a:xfrm>
                        <a:off x="0" y="0"/>
                        <a:ext cx="5669280" cy="4272915"/>
                      </a:xfrm>
                      <a:prstGeom prst="rect">
                        <a:avLst/>
                      </a:prstGeom>
                    </pic:spPr>
                  </pic:pic>
                </a:graphicData>
              </a:graphic>
            </wp:inline>
          </w:drawing>
        </w:r>
      </w:ins>
    </w:p>
    <w:p w:rsidR="00A82D76" w:rsidRDefault="005538F2">
      <w:pPr>
        <w:pStyle w:val="ListNumber"/>
        <w:ind w:left="1440"/>
        <w:rPr>
          <w:ins w:id="1537" w:author=" Vijay Parmar" w:date="2009-08-23T02:33:00Z"/>
        </w:rPr>
        <w:pPrChange w:id="1538" w:author=" Vijay Parmar" w:date="2009-08-23T02:24:00Z">
          <w:pPr>
            <w:pStyle w:val="ListNumber"/>
            <w:numPr>
              <w:numId w:val="48"/>
            </w:numPr>
            <w:tabs>
              <w:tab w:val="num" w:pos="1080"/>
            </w:tabs>
            <w:ind w:left="1440" w:hanging="360"/>
          </w:pPr>
        </w:pPrChange>
      </w:pPr>
      <w:ins w:id="1539" w:author=" Vijay Parmar" w:date="2009-08-23T02:33:00Z">
        <w:r>
          <w:t>Note: Rest of the ‘upgrade’ screen</w:t>
        </w:r>
      </w:ins>
      <w:ins w:id="1540" w:author=" Vijay Parmar" w:date="2009-08-23T02:38:00Z">
        <w:r w:rsidR="009A27CF">
          <w:t>’</w:t>
        </w:r>
      </w:ins>
      <w:ins w:id="1541" w:author=" Vijay Parmar" w:date="2009-08-23T02:33:00Z">
        <w:r>
          <w:t xml:space="preserve">s </w:t>
        </w:r>
      </w:ins>
      <w:ins w:id="1542" w:author=" Vijay Parmar" w:date="2009-08-23T02:38:00Z">
        <w:r w:rsidR="009A27CF">
          <w:t>are</w:t>
        </w:r>
      </w:ins>
      <w:ins w:id="1543" w:author=" Vijay Parmar" w:date="2009-08-23T02:33:00Z">
        <w:r>
          <w:t xml:space="preserve"> similar to the ‘install’ scenario shown below.</w:t>
        </w:r>
      </w:ins>
    </w:p>
    <w:p w:rsidR="00A82D76" w:rsidRDefault="00A82D76">
      <w:pPr>
        <w:pStyle w:val="ListNumber"/>
        <w:ind w:left="1440"/>
        <w:rPr>
          <w:ins w:id="1544" w:author=" Vijay Parmar" w:date="2009-08-23T02:22:00Z"/>
        </w:rPr>
        <w:pPrChange w:id="1545" w:author=" Vijay Parmar" w:date="2009-08-23T02:24:00Z">
          <w:pPr>
            <w:pStyle w:val="ListNumber"/>
            <w:numPr>
              <w:numId w:val="48"/>
            </w:numPr>
            <w:tabs>
              <w:tab w:val="num" w:pos="1080"/>
            </w:tabs>
            <w:ind w:left="1440" w:hanging="360"/>
          </w:pPr>
        </w:pPrChange>
      </w:pPr>
    </w:p>
    <w:p w:rsidR="00F26ABB" w:rsidRDefault="00F26ABB" w:rsidP="00F26ABB">
      <w:pPr>
        <w:pStyle w:val="Heading4"/>
        <w:rPr>
          <w:ins w:id="1546" w:author=" Vijay Parmar" w:date="2009-08-23T02:22:00Z"/>
        </w:rPr>
      </w:pPr>
      <w:ins w:id="1547" w:author=" Vijay Parmar" w:date="2009-08-23T02:22:00Z">
        <w:r>
          <w:t>Using GUI Installer</w:t>
        </w:r>
      </w:ins>
      <w:ins w:id="1548" w:author=" Vijay Parmar" w:date="2009-08-23T02:38:00Z">
        <w:r w:rsidR="00512A76">
          <w:t xml:space="preserve">: </w:t>
        </w:r>
      </w:ins>
      <w:ins w:id="1549" w:author=" Vijay Parmar" w:date="2009-08-23T23:42:00Z">
        <w:r w:rsidR="00AB2A9A">
          <w:t xml:space="preserve">Typical </w:t>
        </w:r>
      </w:ins>
      <w:ins w:id="1550" w:author=" Vijay Parmar" w:date="2009-08-23T02:38:00Z">
        <w:r w:rsidR="00512A76">
          <w:t>Install</w:t>
        </w:r>
      </w:ins>
      <w:ins w:id="1551" w:author=" Vijay Parmar" w:date="2009-08-23T23:42:00Z">
        <w:r w:rsidR="00E750E1">
          <w:t>/Upgrade</w:t>
        </w:r>
      </w:ins>
    </w:p>
    <w:p w:rsidR="00F26ABB" w:rsidRDefault="00F26ABB" w:rsidP="00F26ABB">
      <w:pPr>
        <w:pStyle w:val="BodyText"/>
        <w:rPr>
          <w:ins w:id="1552" w:author=" Vijay Parmar" w:date="2009-08-23T02:22:00Z"/>
        </w:rPr>
      </w:pPr>
    </w:p>
    <w:p w:rsidR="00A82D76" w:rsidRDefault="00F26ABB">
      <w:pPr>
        <w:pStyle w:val="ListNumber"/>
        <w:ind w:left="360"/>
        <w:rPr>
          <w:ins w:id="1553" w:author=" Vijay Parmar" w:date="2009-08-23T02:22:00Z"/>
        </w:rPr>
        <w:pPrChange w:id="1554" w:author=" Vijay Parmar" w:date="2009-08-23T02:34:00Z">
          <w:pPr>
            <w:pStyle w:val="ListNumber"/>
            <w:numPr>
              <w:numId w:val="48"/>
            </w:numPr>
            <w:tabs>
              <w:tab w:val="num" w:pos="1080"/>
            </w:tabs>
            <w:ind w:left="1440" w:hanging="360"/>
          </w:pPr>
        </w:pPrChange>
      </w:pPr>
      <w:ins w:id="1555" w:author=" Vijay Parmar" w:date="2009-08-23T02:22:00Z">
        <w:r>
          <w:t>The GUI installer provides screens to complete the ‘Install’ process of installing new UPT. The GUI installer will install new JBoss Application Server, deploy and configure new UPT in the container and also (re-)create UPT Schema. As noted earlier, the following steps are for Single Installation/Single</w:t>
        </w:r>
      </w:ins>
      <w:ins w:id="1556" w:author=" Vijay Parmar" w:date="2009-08-23T02:56:00Z">
        <w:r w:rsidR="00EE69C6">
          <w:t xml:space="preserve">. See </w:t>
        </w:r>
      </w:ins>
      <w:ins w:id="1557" w:author=" Vijay Parmar" w:date="2009-08-23T02:59:00Z">
        <w:r w:rsidR="00F228E8">
          <w:fldChar w:fldCharType="begin"/>
        </w:r>
        <w:r w:rsidR="002A51CC">
          <w:instrText xml:space="preserve"> HYPERLINK  \l "_Installing_UPT_using" </w:instrText>
        </w:r>
        <w:r w:rsidR="00F228E8">
          <w:fldChar w:fldCharType="separate"/>
        </w:r>
        <w:r w:rsidR="00EE69C6" w:rsidRPr="002A51CC">
          <w:rPr>
            <w:rStyle w:val="Hyperlink"/>
          </w:rPr>
          <w:t>Appendi</w:t>
        </w:r>
        <w:r w:rsidR="002A51CC">
          <w:rPr>
            <w:rStyle w:val="Hyperlink"/>
          </w:rPr>
          <w:t>x C</w:t>
        </w:r>
        <w:r w:rsidR="00F228E8">
          <w:fldChar w:fldCharType="end"/>
        </w:r>
      </w:ins>
      <w:ins w:id="1558" w:author=" Vijay Parmar" w:date="2009-08-23T02:56:00Z">
        <w:r w:rsidR="00EE69C6">
          <w:t xml:space="preserve"> for screen shots of the GUI Installer for Install/Upgrade.</w:t>
        </w:r>
      </w:ins>
    </w:p>
    <w:p w:rsidR="00A82D76" w:rsidRDefault="00A82D76">
      <w:pPr>
        <w:pStyle w:val="ListNumber"/>
        <w:rPr>
          <w:ins w:id="1559" w:author=" Vijay Parmar" w:date="2009-08-23T01:19:00Z"/>
        </w:rPr>
        <w:pPrChange w:id="1560" w:author=" Vijay Parmar" w:date="2009-08-23T02:22:00Z">
          <w:pPr>
            <w:pStyle w:val="ListNumber"/>
            <w:numPr>
              <w:numId w:val="48"/>
            </w:numPr>
            <w:tabs>
              <w:tab w:val="num" w:pos="1080"/>
            </w:tabs>
            <w:ind w:left="1440" w:hanging="360"/>
          </w:pPr>
        </w:pPrChange>
      </w:pPr>
    </w:p>
    <w:p w:rsidR="00A82D76" w:rsidRDefault="001D5CD4">
      <w:pPr>
        <w:pStyle w:val="ListNumber"/>
        <w:numPr>
          <w:ilvl w:val="0"/>
          <w:numId w:val="48"/>
        </w:numPr>
        <w:tabs>
          <w:tab w:val="num" w:pos="1080"/>
        </w:tabs>
        <w:ind w:left="1890" w:hanging="810"/>
        <w:rPr>
          <w:ins w:id="1561" w:author=" Vijay Parmar" w:date="2009-08-23T02:53:00Z"/>
        </w:rPr>
        <w:pPrChange w:id="1562" w:author=" Vijay Parmar" w:date="2009-08-23T02:19:00Z">
          <w:pPr>
            <w:pStyle w:val="ListNumber"/>
            <w:numPr>
              <w:numId w:val="48"/>
            </w:numPr>
            <w:ind w:left="1440" w:hanging="360"/>
          </w:pPr>
        </w:pPrChange>
      </w:pPr>
      <w:ins w:id="1563" w:author=" Vijay Parmar" w:date="2009-08-23T02:52:00Z">
        <w:r>
          <w:lastRenderedPageBreak/>
          <w:t xml:space="preserve">On GUI installer Step 4, </w:t>
        </w:r>
      </w:ins>
      <w:ins w:id="1564" w:author=" Vijay Parmar" w:date="2009-08-23T02:53:00Z">
        <w:r>
          <w:t>select</w:t>
        </w:r>
      </w:ins>
      <w:ins w:id="1565" w:author=" Vijay Parmar" w:date="2009-08-23T02:52:00Z">
        <w:r>
          <w:t xml:space="preserve"> ‘</w:t>
        </w:r>
      </w:ins>
      <w:ins w:id="1566" w:author=" Vijay Parmar" w:date="2009-08-23T03:33:00Z">
        <w:r w:rsidR="005254D4">
          <w:t>install’</w:t>
        </w:r>
      </w:ins>
      <w:ins w:id="1567" w:author=" Vijay Parmar" w:date="2009-08-23T02:52:00Z">
        <w:r>
          <w:t xml:space="preserve"> option</w:t>
        </w:r>
      </w:ins>
      <w:ins w:id="1568" w:author=" Vijay Parmar" w:date="2009-08-23T02:53:00Z">
        <w:r>
          <w:t xml:space="preserve">. Click </w:t>
        </w:r>
        <w:r w:rsidRPr="00A22A04">
          <w:rPr>
            <w:rFonts w:ascii="Courier New" w:hAnsi="Courier New" w:cs="Courier New"/>
            <w:i/>
          </w:rPr>
          <w:t>Next Button</w:t>
        </w:r>
        <w:r>
          <w:t xml:space="preserve"> to proceed to next screen.</w:t>
        </w:r>
      </w:ins>
    </w:p>
    <w:p w:rsidR="00E141DC" w:rsidRDefault="00E141DC" w:rsidP="00E141DC">
      <w:pPr>
        <w:pStyle w:val="ListNumber"/>
        <w:numPr>
          <w:ilvl w:val="0"/>
          <w:numId w:val="48"/>
        </w:numPr>
        <w:tabs>
          <w:tab w:val="num" w:pos="1080"/>
        </w:tabs>
        <w:ind w:left="1890" w:hanging="810"/>
        <w:rPr>
          <w:ins w:id="1569" w:author=" Vijay Parmar" w:date="2009-08-23T02:55:00Z"/>
        </w:rPr>
      </w:pPr>
      <w:ins w:id="1570" w:author=" Vijay Parmar" w:date="2009-08-23T02:53:00Z">
        <w:r>
          <w:t>On GUI installer Step 5, select</w:t>
        </w:r>
      </w:ins>
      <w:ins w:id="1571" w:author=" Vijay Parmar" w:date="2009-08-23T02:54:00Z">
        <w:r w:rsidR="00094ABF">
          <w:t xml:space="preserve"> Installation type. Currently G</w:t>
        </w:r>
      </w:ins>
      <w:ins w:id="1572" w:author=" Vijay Parmar" w:date="2009-08-23T02:55:00Z">
        <w:r w:rsidR="00094ABF">
          <w:t>UI</w:t>
        </w:r>
      </w:ins>
      <w:ins w:id="1573" w:author=" Vijay Parmar" w:date="2009-08-23T02:54:00Z">
        <w:r w:rsidR="00094ABF">
          <w:t xml:space="preserve"> installer provides ‘Typical’ (Single Installation, Single Schema) deployment option</w:t>
        </w:r>
      </w:ins>
      <w:ins w:id="1574" w:author=" Vijay Parmar" w:date="2009-08-23T02:55:00Z">
        <w:r w:rsidR="00094ABF">
          <w:t>.</w:t>
        </w:r>
      </w:ins>
      <w:ins w:id="1575" w:author=" Vijay Parmar" w:date="2009-08-23T02:54:00Z">
        <w:r w:rsidR="00094ABF">
          <w:t xml:space="preserve"> </w:t>
        </w:r>
      </w:ins>
      <w:ins w:id="1576" w:author=" Vijay Parmar" w:date="2009-08-23T02:53:00Z">
        <w:r>
          <w:t xml:space="preserve">Click </w:t>
        </w:r>
        <w:r w:rsidRPr="00A22A04">
          <w:rPr>
            <w:rFonts w:ascii="Courier New" w:hAnsi="Courier New" w:cs="Courier New"/>
            <w:i/>
          </w:rPr>
          <w:t>Next Button</w:t>
        </w:r>
        <w:r>
          <w:t xml:space="preserve"> to proceed to next screen.</w:t>
        </w:r>
      </w:ins>
    </w:p>
    <w:p w:rsidR="00A82D76" w:rsidRDefault="00A90B9F">
      <w:pPr>
        <w:pStyle w:val="ListNumber"/>
        <w:numPr>
          <w:ilvl w:val="0"/>
          <w:numId w:val="48"/>
        </w:numPr>
        <w:tabs>
          <w:tab w:val="num" w:pos="1080"/>
        </w:tabs>
        <w:ind w:left="1890" w:hanging="810"/>
        <w:rPr>
          <w:ins w:id="1577" w:author=" Vijay Parmar" w:date="2009-08-23T02:48:00Z"/>
        </w:rPr>
        <w:pPrChange w:id="1578" w:author=" Vijay Parmar" w:date="2009-08-23T02:19:00Z">
          <w:pPr>
            <w:pStyle w:val="ListNumber"/>
            <w:numPr>
              <w:numId w:val="48"/>
            </w:numPr>
            <w:ind w:left="1440" w:hanging="360"/>
          </w:pPr>
        </w:pPrChange>
      </w:pPr>
      <w:ins w:id="1579" w:author=" Vijay Parmar" w:date="2009-08-23T01:20:00Z">
        <w:r>
          <w:t xml:space="preserve">On GUI Installer Step </w:t>
        </w:r>
      </w:ins>
      <w:ins w:id="1580" w:author=" Vijay Parmar" w:date="2009-08-23T01:21:00Z">
        <w:r w:rsidR="00E74A52">
          <w:t>6</w:t>
        </w:r>
      </w:ins>
      <w:ins w:id="1581" w:author=" Vijay Parmar" w:date="2009-08-23T01:20:00Z">
        <w:r>
          <w:t xml:space="preserve">, </w:t>
        </w:r>
      </w:ins>
      <w:ins w:id="1582" w:author=" Vijay Parmar" w:date="2009-08-23T01:21:00Z">
        <w:r w:rsidR="00E74A52">
          <w:t xml:space="preserve">select the installation folder where you want to install the CSM UPT. The JBoss Application Server will be installed in this folder. </w:t>
        </w:r>
      </w:ins>
      <w:ins w:id="1583" w:author=" Vijay Parmar" w:date="2009-08-23T01:22:00Z">
        <w:r w:rsidR="00E74A52">
          <w:t xml:space="preserve">If the directory already exists, it will be overwritten. If you do not want to lose the contents of existing folder, take a back of the folder before proceeding. Click </w:t>
        </w:r>
      </w:ins>
      <w:ins w:id="1584" w:author=" Vijay Parmar" w:date="2009-08-23T01:23:00Z">
        <w:r w:rsidR="00E74A52">
          <w:t xml:space="preserve">Yes Button to overwrite in existing folder. </w:t>
        </w:r>
      </w:ins>
      <w:ins w:id="1585" w:author=" Vijay Parmar" w:date="2009-08-23T01:20:00Z">
        <w:r>
          <w:t xml:space="preserve">Click </w:t>
        </w:r>
        <w:r w:rsidRPr="00A22A04">
          <w:rPr>
            <w:rFonts w:ascii="Courier New" w:hAnsi="Courier New" w:cs="Courier New"/>
            <w:i/>
          </w:rPr>
          <w:t>Next Button</w:t>
        </w:r>
        <w:r>
          <w:t xml:space="preserve"> to proceed to next screen.</w:t>
        </w:r>
      </w:ins>
    </w:p>
    <w:p w:rsidR="00A82D76" w:rsidRDefault="00A82D76">
      <w:pPr>
        <w:pStyle w:val="ListNumber"/>
        <w:rPr>
          <w:ins w:id="1586" w:author=" Vijay Parmar" w:date="2009-08-23T01:20:00Z"/>
        </w:rPr>
        <w:pPrChange w:id="1587" w:author=" Vijay Parmar" w:date="2009-08-23T02:48:00Z">
          <w:pPr>
            <w:pStyle w:val="ListNumber"/>
            <w:numPr>
              <w:numId w:val="48"/>
            </w:numPr>
            <w:ind w:left="1440" w:hanging="360"/>
          </w:pPr>
        </w:pPrChange>
      </w:pPr>
    </w:p>
    <w:p w:rsidR="00A82D76" w:rsidRDefault="00A90B9F">
      <w:pPr>
        <w:pStyle w:val="ListNumber"/>
        <w:numPr>
          <w:ilvl w:val="0"/>
          <w:numId w:val="48"/>
        </w:numPr>
        <w:tabs>
          <w:tab w:val="num" w:pos="1080"/>
          <w:tab w:val="num" w:pos="1890"/>
        </w:tabs>
        <w:ind w:left="1890" w:hanging="450"/>
        <w:rPr>
          <w:ins w:id="1588" w:author=" Vijay Parmar" w:date="2009-08-23T01:25:00Z"/>
        </w:rPr>
        <w:pPrChange w:id="1589" w:author=" Vijay Parmar" w:date="2009-08-23T01:45:00Z">
          <w:pPr>
            <w:pStyle w:val="ListNumber"/>
            <w:numPr>
              <w:numId w:val="48"/>
            </w:numPr>
            <w:ind w:left="1440" w:hanging="360"/>
          </w:pPr>
        </w:pPrChange>
      </w:pPr>
      <w:ins w:id="1590" w:author=" Vijay Parmar" w:date="2009-08-23T01:20:00Z">
        <w:r>
          <w:t xml:space="preserve">On GUI Installer Step </w:t>
        </w:r>
      </w:ins>
      <w:ins w:id="1591" w:author=" Vijay Parmar" w:date="2009-08-23T01:24:00Z">
        <w:r w:rsidR="003D620E">
          <w:t>7</w:t>
        </w:r>
      </w:ins>
      <w:ins w:id="1592" w:author=" Vijay Parmar" w:date="2009-08-23T01:20:00Z">
        <w:r>
          <w:t>,</w:t>
        </w:r>
      </w:ins>
      <w:ins w:id="1593" w:author=" Vijay Parmar" w:date="2009-08-23T01:24:00Z">
        <w:r w:rsidR="00D57AF1">
          <w:t xml:space="preserve"> choose the server components to install. Currently the only option available is to install JBoss and Database Schema</w:t>
        </w:r>
      </w:ins>
      <w:ins w:id="1594" w:author=" Vijay Parmar" w:date="2009-08-23T01:25:00Z">
        <w:r w:rsidR="00D57AF1">
          <w:t xml:space="preserve">. </w:t>
        </w:r>
      </w:ins>
      <w:ins w:id="1595" w:author=" Vijay Parmar" w:date="2009-08-23T01:20:00Z">
        <w:r>
          <w:t xml:space="preserve"> </w:t>
        </w:r>
      </w:ins>
      <w:ins w:id="1596" w:author=" Vijay Parmar" w:date="2009-08-23T01:25:00Z">
        <w:r w:rsidR="00D57AF1">
          <w:t xml:space="preserve">Click </w:t>
        </w:r>
        <w:r w:rsidR="00D57AF1" w:rsidRPr="00A22A04">
          <w:rPr>
            <w:rFonts w:ascii="Courier New" w:hAnsi="Courier New" w:cs="Courier New"/>
            <w:i/>
          </w:rPr>
          <w:t>Next Button</w:t>
        </w:r>
        <w:r w:rsidR="00D57AF1">
          <w:t xml:space="preserve"> to proceed to next screen.</w:t>
        </w:r>
      </w:ins>
    </w:p>
    <w:p w:rsidR="00A82D76" w:rsidRDefault="00B067D9">
      <w:pPr>
        <w:pStyle w:val="ListNumber"/>
        <w:numPr>
          <w:ilvl w:val="0"/>
          <w:numId w:val="48"/>
        </w:numPr>
        <w:tabs>
          <w:tab w:val="num" w:pos="1080"/>
          <w:tab w:val="num" w:pos="1890"/>
        </w:tabs>
        <w:ind w:left="1890" w:hanging="450"/>
        <w:rPr>
          <w:ins w:id="1597" w:author=" Vijay Parmar" w:date="2009-08-23T01:29:00Z"/>
        </w:rPr>
        <w:pPrChange w:id="1598" w:author=" Vijay Parmar" w:date="2009-08-23T01:45:00Z">
          <w:pPr>
            <w:pStyle w:val="ListNumber"/>
            <w:numPr>
              <w:numId w:val="48"/>
            </w:numPr>
            <w:tabs>
              <w:tab w:val="num" w:pos="1080"/>
              <w:tab w:val="num" w:pos="1890"/>
            </w:tabs>
            <w:ind w:left="1440" w:hanging="360"/>
          </w:pPr>
        </w:pPrChange>
      </w:pPr>
      <w:ins w:id="1599" w:author=" Vijay Parmar" w:date="2009-08-23T01:25:00Z">
        <w:r>
          <w:t xml:space="preserve">On GUI Installer Step </w:t>
        </w:r>
      </w:ins>
      <w:ins w:id="1600" w:author=" Vijay Parmar" w:date="2009-08-23T01:27:00Z">
        <w:r w:rsidR="005716AC">
          <w:t>9</w:t>
        </w:r>
      </w:ins>
      <w:ins w:id="1601" w:author=" Vijay Parmar" w:date="2009-08-23T01:25:00Z">
        <w:r>
          <w:t>, c</w:t>
        </w:r>
      </w:ins>
      <w:ins w:id="1602" w:author=" Vijay Parmar" w:date="2009-08-23T01:27:00Z">
        <w:r w:rsidR="004B1C8A">
          <w:t>onfigure the JBoss application server.</w:t>
        </w:r>
      </w:ins>
      <w:ins w:id="1603" w:author=" Vijay Parmar" w:date="2009-08-23T01:28:00Z">
        <w:r w:rsidR="004B1C8A">
          <w:t xml:space="preserve"> </w:t>
        </w:r>
      </w:ins>
      <w:ins w:id="1604" w:author=" Vijay Parmar" w:date="2009-08-23T01:47:00Z">
        <w:r w:rsidR="007D6EFB">
          <w:t>The sample values for the required properties are shown below.</w:t>
        </w:r>
      </w:ins>
      <w:ins w:id="1605" w:author=" Vijay Parmar" w:date="2009-08-23T01:25:00Z">
        <w:r>
          <w:t xml:space="preserve"> Click </w:t>
        </w:r>
        <w:r w:rsidRPr="00A22A04">
          <w:rPr>
            <w:rFonts w:ascii="Courier New" w:hAnsi="Courier New" w:cs="Courier New"/>
            <w:i/>
          </w:rPr>
          <w:t>Next Button</w:t>
        </w:r>
        <w:r>
          <w:t xml:space="preserve"> to proceed to next screen.</w:t>
        </w:r>
      </w:ins>
      <w:ins w:id="1606" w:author=" Vijay Parmar" w:date="2009-08-23T01:47:00Z">
        <w:r w:rsidR="003F4553">
          <w:t xml:space="preserve"> </w:t>
        </w:r>
      </w:ins>
    </w:p>
    <w:p w:rsidR="00A82D76" w:rsidRDefault="00A82D76">
      <w:pPr>
        <w:pStyle w:val="ListNumber"/>
        <w:ind w:left="1440"/>
        <w:rPr>
          <w:ins w:id="1607" w:author=" Vijay Parmar" w:date="2009-08-23T01:29:00Z"/>
        </w:rPr>
        <w:pPrChange w:id="1608" w:author=" Vijay Parmar" w:date="2009-08-23T01:29:00Z">
          <w:pPr>
            <w:pStyle w:val="ListNumber"/>
            <w:numPr>
              <w:numId w:val="48"/>
            </w:numPr>
            <w:tabs>
              <w:tab w:val="num" w:pos="1080"/>
              <w:tab w:val="num" w:pos="1890"/>
            </w:tabs>
            <w:ind w:left="1440" w:hanging="36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E055A" w:rsidRPr="007966AD" w:rsidTr="00EE258F">
        <w:trPr>
          <w:cantSplit/>
          <w:tblHeader/>
          <w:ins w:id="1609" w:author=" Vijay Parmar" w:date="2009-08-23T01:29:00Z"/>
        </w:trPr>
        <w:tc>
          <w:tcPr>
            <w:tcW w:w="3577" w:type="dxa"/>
            <w:shd w:val="clear" w:color="auto" w:fill="D9D9D9"/>
            <w:vAlign w:val="center"/>
          </w:tcPr>
          <w:p w:rsidR="00EE055A" w:rsidRPr="007966AD" w:rsidRDefault="00EE055A" w:rsidP="00EE055A">
            <w:pPr>
              <w:pStyle w:val="TableHeaderCenter"/>
              <w:rPr>
                <w:ins w:id="1610" w:author=" Vijay Parmar" w:date="2009-08-23T01:29:00Z"/>
              </w:rPr>
            </w:pPr>
            <w:ins w:id="1611" w:author=" Vijay Parmar" w:date="2009-08-23T01:29:00Z">
              <w:r>
                <w:t>Property</w:t>
              </w:r>
            </w:ins>
          </w:p>
        </w:tc>
        <w:tc>
          <w:tcPr>
            <w:tcW w:w="4847" w:type="dxa"/>
            <w:shd w:val="clear" w:color="auto" w:fill="D9D9D9"/>
            <w:vAlign w:val="center"/>
          </w:tcPr>
          <w:p w:rsidR="002D504C" w:rsidRDefault="005E7D65">
            <w:pPr>
              <w:pStyle w:val="TableHeaderCenter"/>
              <w:rPr>
                <w:ins w:id="1612" w:author=" Vijay Parmar" w:date="2009-08-23T01:29:00Z"/>
              </w:rPr>
            </w:pPr>
            <w:ins w:id="1613" w:author=" Vijay Parmar" w:date="2009-08-23T01:33:00Z">
              <w:r>
                <w:t>Sample value</w:t>
              </w:r>
            </w:ins>
          </w:p>
        </w:tc>
      </w:tr>
      <w:tr w:rsidR="00EE055A" w:rsidRPr="007966AD" w:rsidTr="00EE258F">
        <w:trPr>
          <w:cantSplit/>
          <w:ins w:id="1614" w:author=" Vijay Parmar" w:date="2009-08-23T01:29:00Z"/>
        </w:trPr>
        <w:tc>
          <w:tcPr>
            <w:tcW w:w="3577" w:type="dxa"/>
            <w:vAlign w:val="center"/>
          </w:tcPr>
          <w:p w:rsidR="00EE055A" w:rsidRPr="007966AD" w:rsidRDefault="00EE055A" w:rsidP="00EE258F">
            <w:pPr>
              <w:pStyle w:val="TableText"/>
              <w:rPr>
                <w:ins w:id="1615" w:author=" Vijay Parmar" w:date="2009-08-23T01:29:00Z"/>
                <w:rStyle w:val="CodeChar0"/>
              </w:rPr>
            </w:pPr>
            <w:ins w:id="1616" w:author=" Vijay Parmar" w:date="2009-08-23T01:30:00Z">
              <w:r>
                <w:rPr>
                  <w:rStyle w:val="CodeChar0"/>
                </w:rPr>
                <w:t>Hostname of this server</w:t>
              </w:r>
            </w:ins>
          </w:p>
        </w:tc>
        <w:tc>
          <w:tcPr>
            <w:tcW w:w="4847" w:type="dxa"/>
            <w:vAlign w:val="center"/>
          </w:tcPr>
          <w:p w:rsidR="00EE055A" w:rsidRPr="007966AD" w:rsidRDefault="005E7D65" w:rsidP="00EE258F">
            <w:pPr>
              <w:pStyle w:val="TableText"/>
              <w:rPr>
                <w:ins w:id="1617" w:author=" Vijay Parmar" w:date="2009-08-23T01:29:00Z"/>
              </w:rPr>
            </w:pPr>
            <w:ins w:id="1618" w:author=" Vijay Parmar" w:date="2009-08-23T01:33:00Z">
              <w:r>
                <w:t>VIJAY</w:t>
              </w:r>
            </w:ins>
          </w:p>
        </w:tc>
      </w:tr>
      <w:tr w:rsidR="00EE055A" w:rsidRPr="007966AD" w:rsidTr="00EE258F">
        <w:trPr>
          <w:cantSplit/>
          <w:ins w:id="1619" w:author=" Vijay Parmar" w:date="2009-08-23T01:29:00Z"/>
        </w:trPr>
        <w:tc>
          <w:tcPr>
            <w:tcW w:w="3577" w:type="dxa"/>
            <w:vAlign w:val="center"/>
          </w:tcPr>
          <w:p w:rsidR="00EE055A" w:rsidRDefault="00EE055A" w:rsidP="00EE055A">
            <w:pPr>
              <w:pStyle w:val="TableText"/>
              <w:rPr>
                <w:ins w:id="1620" w:author=" Vijay Parmar" w:date="2009-08-23T01:29:00Z"/>
                <w:rStyle w:val="CodeChar0"/>
              </w:rPr>
            </w:pPr>
            <w:ins w:id="1621" w:author=" Vijay Parmar" w:date="2009-08-23T01:30:00Z">
              <w:r>
                <w:rPr>
                  <w:rStyle w:val="CodeChar0"/>
                </w:rPr>
                <w:t>JBoss Server Name</w:t>
              </w:r>
            </w:ins>
          </w:p>
        </w:tc>
        <w:tc>
          <w:tcPr>
            <w:tcW w:w="4847" w:type="dxa"/>
            <w:vAlign w:val="center"/>
          </w:tcPr>
          <w:p w:rsidR="00EE055A" w:rsidRDefault="005E7D65" w:rsidP="00EE258F">
            <w:pPr>
              <w:pStyle w:val="TableText"/>
              <w:rPr>
                <w:ins w:id="1622" w:author=" Vijay Parmar" w:date="2009-08-23T01:29:00Z"/>
              </w:rPr>
            </w:pPr>
            <w:ins w:id="1623" w:author=" Vijay Parmar" w:date="2009-08-23T01:33:00Z">
              <w:r>
                <w:t>Default</w:t>
              </w:r>
            </w:ins>
          </w:p>
        </w:tc>
      </w:tr>
      <w:tr w:rsidR="00EE055A" w:rsidRPr="007966AD" w:rsidTr="00EE258F">
        <w:trPr>
          <w:cantSplit/>
          <w:ins w:id="1624" w:author=" Vijay Parmar" w:date="2009-08-23T01:29:00Z"/>
        </w:trPr>
        <w:tc>
          <w:tcPr>
            <w:tcW w:w="3577" w:type="dxa"/>
            <w:vAlign w:val="center"/>
          </w:tcPr>
          <w:p w:rsidR="00EE055A" w:rsidRDefault="00EE055A" w:rsidP="00EE055A">
            <w:pPr>
              <w:pStyle w:val="TableText"/>
              <w:rPr>
                <w:ins w:id="1625" w:author=" Vijay Parmar" w:date="2009-08-23T01:29:00Z"/>
                <w:rStyle w:val="CodeChar0"/>
              </w:rPr>
            </w:pPr>
            <w:ins w:id="1626" w:author=" Vijay Parmar" w:date="2009-08-23T01:30:00Z">
              <w:r>
                <w:rPr>
                  <w:rStyle w:val="CodeChar0"/>
                </w:rPr>
                <w:t>JBoss Web Console User</w:t>
              </w:r>
            </w:ins>
          </w:p>
        </w:tc>
        <w:tc>
          <w:tcPr>
            <w:tcW w:w="4847" w:type="dxa"/>
            <w:vAlign w:val="center"/>
          </w:tcPr>
          <w:p w:rsidR="00EE055A" w:rsidRDefault="005E7D65" w:rsidP="00EE258F">
            <w:pPr>
              <w:pStyle w:val="TableText"/>
              <w:rPr>
                <w:ins w:id="1627" w:author=" Vijay Parmar" w:date="2009-08-23T01:29:00Z"/>
              </w:rPr>
            </w:pPr>
            <w:ins w:id="1628" w:author=" Vijay Parmar" w:date="2009-08-23T01:33:00Z">
              <w:r>
                <w:t>Admin</w:t>
              </w:r>
            </w:ins>
          </w:p>
        </w:tc>
      </w:tr>
      <w:tr w:rsidR="00EE055A" w:rsidRPr="007966AD" w:rsidTr="00EE258F">
        <w:trPr>
          <w:cantSplit/>
          <w:ins w:id="1629" w:author=" Vijay Parmar" w:date="2009-08-23T01:31:00Z"/>
        </w:trPr>
        <w:tc>
          <w:tcPr>
            <w:tcW w:w="3577" w:type="dxa"/>
            <w:vAlign w:val="center"/>
          </w:tcPr>
          <w:p w:rsidR="00EE055A" w:rsidRDefault="00EE055A" w:rsidP="00EE055A">
            <w:pPr>
              <w:pStyle w:val="TableText"/>
              <w:rPr>
                <w:ins w:id="1630" w:author=" Vijay Parmar" w:date="2009-08-23T01:31:00Z"/>
                <w:rStyle w:val="CodeChar0"/>
              </w:rPr>
            </w:pPr>
            <w:ins w:id="1631" w:author=" Vijay Parmar" w:date="2009-08-23T01:31:00Z">
              <w:r>
                <w:rPr>
                  <w:rStyle w:val="CodeChar0"/>
                </w:rPr>
                <w:t>JBoss Web Console Password</w:t>
              </w:r>
            </w:ins>
          </w:p>
        </w:tc>
        <w:tc>
          <w:tcPr>
            <w:tcW w:w="4847" w:type="dxa"/>
            <w:vAlign w:val="center"/>
          </w:tcPr>
          <w:p w:rsidR="00EE055A" w:rsidRDefault="005E7D65" w:rsidP="00EE258F">
            <w:pPr>
              <w:pStyle w:val="TableText"/>
              <w:rPr>
                <w:ins w:id="1632" w:author=" Vijay Parmar" w:date="2009-08-23T01:31:00Z"/>
              </w:rPr>
            </w:pPr>
            <w:ins w:id="1633" w:author=" Vijay Parmar" w:date="2009-08-23T01:33:00Z">
              <w:r>
                <w:t>Password</w:t>
              </w:r>
            </w:ins>
          </w:p>
        </w:tc>
      </w:tr>
      <w:tr w:rsidR="005E7D65" w:rsidRPr="007966AD" w:rsidTr="00EE258F">
        <w:trPr>
          <w:cantSplit/>
          <w:ins w:id="1634" w:author=" Vijay Parmar" w:date="2009-08-23T01:31:00Z"/>
        </w:trPr>
        <w:tc>
          <w:tcPr>
            <w:tcW w:w="3577" w:type="dxa"/>
            <w:vAlign w:val="center"/>
          </w:tcPr>
          <w:p w:rsidR="005E7D65" w:rsidRDefault="005E7D65" w:rsidP="00EE055A">
            <w:pPr>
              <w:pStyle w:val="TableText"/>
              <w:rPr>
                <w:ins w:id="1635" w:author=" Vijay Parmar" w:date="2009-08-23T01:31:00Z"/>
                <w:rStyle w:val="CodeChar0"/>
              </w:rPr>
            </w:pPr>
            <w:ins w:id="1636" w:author=" Vijay Parmar" w:date="2009-08-23T01:31:00Z">
              <w:r>
                <w:rPr>
                  <w:rStyle w:val="CodeChar0"/>
                </w:rPr>
                <w:t>JBoss Server JAVA_OPTS</w:t>
              </w:r>
            </w:ins>
          </w:p>
        </w:tc>
        <w:tc>
          <w:tcPr>
            <w:tcW w:w="4847" w:type="dxa"/>
            <w:vAlign w:val="center"/>
          </w:tcPr>
          <w:p w:rsidR="005E7D65" w:rsidRDefault="005E7D65" w:rsidP="00EE258F">
            <w:pPr>
              <w:pStyle w:val="TableText"/>
              <w:rPr>
                <w:ins w:id="1637" w:author=" Vijay Parmar" w:date="2009-08-23T01:31:00Z"/>
              </w:rPr>
            </w:pPr>
            <w:ins w:id="1638" w:author=" Vijay Parmar" w:date="2009-08-23T01:35:00Z">
              <w:r w:rsidRPr="005E7D65">
                <w:t>-server -Xms256m -Xmx512m -XX:ThreadStackSize=128 -XX:SurvivorRatio=10 -XX:PermSize=128m -XX:MaxPermSize=128m -Dsun.rmi.dgc.client.gcInterval=3600000 -Dsun.rmi.dgc.server.gcInterval=3600000 -Djava.awt.headless=true</w:t>
              </w:r>
            </w:ins>
          </w:p>
        </w:tc>
      </w:tr>
      <w:tr w:rsidR="005E7D65" w:rsidRPr="007966AD" w:rsidTr="00EE258F">
        <w:trPr>
          <w:cantSplit/>
          <w:ins w:id="1639" w:author=" Vijay Parmar" w:date="2009-08-23T01:31:00Z"/>
        </w:trPr>
        <w:tc>
          <w:tcPr>
            <w:tcW w:w="3577" w:type="dxa"/>
            <w:vAlign w:val="center"/>
          </w:tcPr>
          <w:p w:rsidR="005E7D65" w:rsidRDefault="005E7D65" w:rsidP="00EE055A">
            <w:pPr>
              <w:pStyle w:val="TableText"/>
              <w:rPr>
                <w:ins w:id="1640" w:author=" Vijay Parmar" w:date="2009-08-23T01:31:00Z"/>
                <w:rStyle w:val="CodeChar0"/>
              </w:rPr>
            </w:pPr>
            <w:ins w:id="1641" w:author=" Vijay Parmar" w:date="2009-08-23T01:31:00Z">
              <w:r>
                <w:rPr>
                  <w:rStyle w:val="CodeChar0"/>
                </w:rPr>
                <w:t>JBoss HTTP Port</w:t>
              </w:r>
            </w:ins>
          </w:p>
        </w:tc>
        <w:tc>
          <w:tcPr>
            <w:tcW w:w="4847" w:type="dxa"/>
            <w:vAlign w:val="center"/>
          </w:tcPr>
          <w:p w:rsidR="005E7D65" w:rsidRDefault="005E7D65" w:rsidP="00EE258F">
            <w:pPr>
              <w:pStyle w:val="TableText"/>
              <w:rPr>
                <w:ins w:id="1642" w:author=" Vijay Parmar" w:date="2009-08-23T01:31:00Z"/>
              </w:rPr>
            </w:pPr>
            <w:ins w:id="1643" w:author=" Vijay Parmar" w:date="2009-08-23T01:35:00Z">
              <w:r>
                <w:t>30210</w:t>
              </w:r>
            </w:ins>
          </w:p>
        </w:tc>
      </w:tr>
      <w:tr w:rsidR="005E7D65" w:rsidRPr="007966AD" w:rsidTr="00EE258F">
        <w:trPr>
          <w:cantSplit/>
          <w:ins w:id="1644" w:author=" Vijay Parmar" w:date="2009-08-23T01:31:00Z"/>
        </w:trPr>
        <w:tc>
          <w:tcPr>
            <w:tcW w:w="3577" w:type="dxa"/>
            <w:vAlign w:val="center"/>
          </w:tcPr>
          <w:p w:rsidR="005E7D65" w:rsidRDefault="005E7D65" w:rsidP="00EE055A">
            <w:pPr>
              <w:pStyle w:val="TableText"/>
              <w:rPr>
                <w:ins w:id="1645" w:author=" Vijay Parmar" w:date="2009-08-23T01:31:00Z"/>
                <w:rStyle w:val="CodeChar0"/>
              </w:rPr>
            </w:pPr>
            <w:ins w:id="1646" w:author=" Vijay Parmar" w:date="2009-08-23T01:31:00Z">
              <w:r>
                <w:rPr>
                  <w:rStyle w:val="CodeChar0"/>
                </w:rPr>
                <w:t>JBoss JNDI Port</w:t>
              </w:r>
            </w:ins>
          </w:p>
        </w:tc>
        <w:tc>
          <w:tcPr>
            <w:tcW w:w="4847" w:type="dxa"/>
            <w:vAlign w:val="center"/>
          </w:tcPr>
          <w:p w:rsidR="005E7D65" w:rsidRDefault="005E7D65" w:rsidP="00EE258F">
            <w:pPr>
              <w:pStyle w:val="TableText"/>
              <w:rPr>
                <w:ins w:id="1647" w:author=" Vijay Parmar" w:date="2009-08-23T01:31:00Z"/>
              </w:rPr>
            </w:pPr>
            <w:ins w:id="1648" w:author=" Vijay Parmar" w:date="2009-08-23T01:33:00Z">
              <w:r>
                <w:t>302</w:t>
              </w:r>
            </w:ins>
            <w:ins w:id="1649" w:author=" Vijay Parmar" w:date="2009-08-23T01:35:00Z">
              <w:r>
                <w:t>00</w:t>
              </w:r>
            </w:ins>
          </w:p>
        </w:tc>
      </w:tr>
      <w:tr w:rsidR="005E7D65" w:rsidRPr="007966AD" w:rsidTr="00EE258F">
        <w:trPr>
          <w:cantSplit/>
          <w:ins w:id="1650" w:author=" Vijay Parmar" w:date="2009-08-23T01:32:00Z"/>
        </w:trPr>
        <w:tc>
          <w:tcPr>
            <w:tcW w:w="3577" w:type="dxa"/>
            <w:vAlign w:val="center"/>
          </w:tcPr>
          <w:p w:rsidR="005E7D65" w:rsidRDefault="005E7D65" w:rsidP="00EE055A">
            <w:pPr>
              <w:pStyle w:val="TableText"/>
              <w:rPr>
                <w:ins w:id="1651" w:author=" Vijay Parmar" w:date="2009-08-23T01:32:00Z"/>
                <w:rStyle w:val="CodeChar0"/>
              </w:rPr>
            </w:pPr>
            <w:ins w:id="1652" w:author=" Vijay Parmar" w:date="2009-08-23T01:32:00Z">
              <w:r>
                <w:rPr>
                  <w:rStyle w:val="CodeChar0"/>
                </w:rPr>
                <w:t>JBoss RMI Port</w:t>
              </w:r>
            </w:ins>
          </w:p>
        </w:tc>
        <w:tc>
          <w:tcPr>
            <w:tcW w:w="4847" w:type="dxa"/>
            <w:vAlign w:val="center"/>
          </w:tcPr>
          <w:p w:rsidR="005E7D65" w:rsidRDefault="005E7D65" w:rsidP="005E7D65">
            <w:pPr>
              <w:pStyle w:val="TableText"/>
              <w:rPr>
                <w:ins w:id="1653" w:author=" Vijay Parmar" w:date="2009-08-23T01:32:00Z"/>
              </w:rPr>
            </w:pPr>
            <w:ins w:id="1654" w:author=" Vijay Parmar" w:date="2009-08-23T01:34:00Z">
              <w:r>
                <w:t>302</w:t>
              </w:r>
            </w:ins>
            <w:ins w:id="1655" w:author=" Vijay Parmar" w:date="2009-08-23T01:35:00Z">
              <w:r>
                <w:t>3</w:t>
              </w:r>
            </w:ins>
            <w:ins w:id="1656" w:author=" Vijay Parmar" w:date="2009-08-23T01:34:00Z">
              <w:r>
                <w:t>0</w:t>
              </w:r>
            </w:ins>
          </w:p>
        </w:tc>
      </w:tr>
      <w:tr w:rsidR="005E7D65" w:rsidRPr="007966AD" w:rsidTr="00EE258F">
        <w:trPr>
          <w:cantSplit/>
          <w:ins w:id="1657" w:author=" Vijay Parmar" w:date="2009-08-23T01:32:00Z"/>
        </w:trPr>
        <w:tc>
          <w:tcPr>
            <w:tcW w:w="3577" w:type="dxa"/>
            <w:vAlign w:val="center"/>
          </w:tcPr>
          <w:p w:rsidR="005E7D65" w:rsidRDefault="005E7D65" w:rsidP="00EE055A">
            <w:pPr>
              <w:pStyle w:val="TableText"/>
              <w:rPr>
                <w:ins w:id="1658" w:author=" Vijay Parmar" w:date="2009-08-23T01:32:00Z"/>
                <w:rStyle w:val="CodeChar0"/>
              </w:rPr>
            </w:pPr>
            <w:ins w:id="1659" w:author=" Vijay Parmar" w:date="2009-08-23T01:32:00Z">
              <w:r>
                <w:rPr>
                  <w:rStyle w:val="CodeChar0"/>
                </w:rPr>
                <w:t>JBoss EJBInvoker Port</w:t>
              </w:r>
            </w:ins>
          </w:p>
        </w:tc>
        <w:tc>
          <w:tcPr>
            <w:tcW w:w="4847" w:type="dxa"/>
            <w:vAlign w:val="center"/>
          </w:tcPr>
          <w:p w:rsidR="005E7D65" w:rsidRDefault="005E7D65" w:rsidP="005E7D65">
            <w:pPr>
              <w:pStyle w:val="TableText"/>
              <w:rPr>
                <w:ins w:id="1660" w:author=" Vijay Parmar" w:date="2009-08-23T01:32:00Z"/>
              </w:rPr>
            </w:pPr>
            <w:ins w:id="1661" w:author=" Vijay Parmar" w:date="2009-08-23T01:34:00Z">
              <w:r>
                <w:t>30</w:t>
              </w:r>
            </w:ins>
            <w:ins w:id="1662" w:author=" Vijay Parmar" w:date="2009-08-23T01:35:00Z">
              <w:r>
                <w:t>15</w:t>
              </w:r>
            </w:ins>
            <w:ins w:id="1663" w:author=" Vijay Parmar" w:date="2009-08-23T01:34:00Z">
              <w:r>
                <w:t>0</w:t>
              </w:r>
            </w:ins>
          </w:p>
        </w:tc>
      </w:tr>
      <w:tr w:rsidR="005E7D65" w:rsidRPr="007966AD" w:rsidTr="00EE258F">
        <w:trPr>
          <w:cantSplit/>
          <w:ins w:id="1664" w:author=" Vijay Parmar" w:date="2009-08-23T01:32:00Z"/>
        </w:trPr>
        <w:tc>
          <w:tcPr>
            <w:tcW w:w="3577" w:type="dxa"/>
            <w:vAlign w:val="center"/>
          </w:tcPr>
          <w:p w:rsidR="005E7D65" w:rsidRDefault="005E7D65" w:rsidP="00EE055A">
            <w:pPr>
              <w:pStyle w:val="TableText"/>
              <w:rPr>
                <w:ins w:id="1665" w:author=" Vijay Parmar" w:date="2009-08-23T01:32:00Z"/>
                <w:rStyle w:val="CodeChar0"/>
              </w:rPr>
            </w:pPr>
            <w:ins w:id="1666" w:author=" Vijay Parmar" w:date="2009-08-23T01:32:00Z">
              <w:r>
                <w:rPr>
                  <w:rStyle w:val="CodeChar0"/>
                </w:rPr>
                <w:t xml:space="preserve">JBoss CORBAORG </w:t>
              </w:r>
            </w:ins>
            <w:ins w:id="1667" w:author=" Vijay Parmar" w:date="2009-08-23T01:33:00Z">
              <w:r>
                <w:rPr>
                  <w:rStyle w:val="CodeChar0"/>
                </w:rPr>
                <w:t>p</w:t>
              </w:r>
            </w:ins>
            <w:ins w:id="1668" w:author=" Vijay Parmar" w:date="2009-08-23T01:32:00Z">
              <w:r>
                <w:rPr>
                  <w:rStyle w:val="CodeChar0"/>
                </w:rPr>
                <w:t>ort</w:t>
              </w:r>
            </w:ins>
          </w:p>
        </w:tc>
        <w:tc>
          <w:tcPr>
            <w:tcW w:w="4847" w:type="dxa"/>
            <w:vAlign w:val="center"/>
          </w:tcPr>
          <w:p w:rsidR="002D504C" w:rsidRDefault="005E7D65">
            <w:pPr>
              <w:pStyle w:val="TableText"/>
              <w:rPr>
                <w:ins w:id="1669" w:author=" Vijay Parmar" w:date="2009-08-23T01:32:00Z"/>
                <w:sz w:val="22"/>
              </w:rPr>
            </w:pPr>
            <w:ins w:id="1670" w:author=" Vijay Parmar" w:date="2009-08-23T01:34:00Z">
              <w:r>
                <w:t>30</w:t>
              </w:r>
            </w:ins>
            <w:ins w:id="1671" w:author=" Vijay Parmar" w:date="2009-08-23T01:35:00Z">
              <w:r>
                <w:t>3</w:t>
              </w:r>
            </w:ins>
            <w:ins w:id="1672" w:author=" Vijay Parmar" w:date="2009-08-23T01:34:00Z">
              <w:r>
                <w:t>50</w:t>
              </w:r>
            </w:ins>
          </w:p>
        </w:tc>
      </w:tr>
      <w:tr w:rsidR="005E7D65" w:rsidRPr="007966AD" w:rsidTr="00EE258F">
        <w:trPr>
          <w:cantSplit/>
          <w:ins w:id="1673" w:author=" Vijay Parmar" w:date="2009-08-23T01:32:00Z"/>
        </w:trPr>
        <w:tc>
          <w:tcPr>
            <w:tcW w:w="3577" w:type="dxa"/>
            <w:vAlign w:val="center"/>
          </w:tcPr>
          <w:p w:rsidR="005E7D65" w:rsidRDefault="005E7D65" w:rsidP="00EE055A">
            <w:pPr>
              <w:pStyle w:val="TableText"/>
              <w:rPr>
                <w:ins w:id="1674" w:author=" Vijay Parmar" w:date="2009-08-23T01:32:00Z"/>
                <w:rStyle w:val="CodeChar0"/>
              </w:rPr>
            </w:pPr>
            <w:ins w:id="1675" w:author=" Vijay Parmar" w:date="2009-08-23T01:32:00Z">
              <w:r>
                <w:rPr>
                  <w:rStyle w:val="CodeChar0"/>
                </w:rPr>
                <w:t>JBoss hajndi port</w:t>
              </w:r>
            </w:ins>
          </w:p>
        </w:tc>
        <w:tc>
          <w:tcPr>
            <w:tcW w:w="4847" w:type="dxa"/>
            <w:vAlign w:val="center"/>
          </w:tcPr>
          <w:p w:rsidR="005E7D65" w:rsidRDefault="005E7D65" w:rsidP="00EE258F">
            <w:pPr>
              <w:pStyle w:val="TableText"/>
              <w:rPr>
                <w:ins w:id="1676" w:author=" Vijay Parmar" w:date="2009-08-23T01:32:00Z"/>
              </w:rPr>
            </w:pPr>
            <w:ins w:id="1677" w:author=" Vijay Parmar" w:date="2009-08-23T01:35:00Z">
              <w:r>
                <w:t>30160</w:t>
              </w:r>
            </w:ins>
          </w:p>
        </w:tc>
      </w:tr>
      <w:tr w:rsidR="005E7D65" w:rsidRPr="007966AD" w:rsidTr="00EE258F">
        <w:trPr>
          <w:cantSplit/>
          <w:ins w:id="1678" w:author=" Vijay Parmar" w:date="2009-08-23T01:34:00Z"/>
        </w:trPr>
        <w:tc>
          <w:tcPr>
            <w:tcW w:w="3577" w:type="dxa"/>
            <w:vAlign w:val="center"/>
          </w:tcPr>
          <w:p w:rsidR="005E7D65" w:rsidRDefault="005E7D65" w:rsidP="005E7D65">
            <w:pPr>
              <w:pStyle w:val="TableText"/>
              <w:rPr>
                <w:ins w:id="1679" w:author=" Vijay Parmar" w:date="2009-08-23T01:34:00Z"/>
                <w:rStyle w:val="CodeChar0"/>
              </w:rPr>
            </w:pPr>
            <w:ins w:id="1680" w:author=" Vijay Parmar" w:date="2009-08-23T01:34:00Z">
              <w:r>
                <w:rPr>
                  <w:rStyle w:val="CodeChar0"/>
                </w:rPr>
                <w:t>JBoss hajrmi port</w:t>
              </w:r>
            </w:ins>
          </w:p>
        </w:tc>
        <w:tc>
          <w:tcPr>
            <w:tcW w:w="4847" w:type="dxa"/>
            <w:vAlign w:val="center"/>
          </w:tcPr>
          <w:p w:rsidR="005E7D65" w:rsidRDefault="005E7D65" w:rsidP="00EE258F">
            <w:pPr>
              <w:pStyle w:val="TableText"/>
              <w:rPr>
                <w:ins w:id="1681" w:author=" Vijay Parmar" w:date="2009-08-23T01:34:00Z"/>
              </w:rPr>
            </w:pPr>
            <w:ins w:id="1682" w:author=" Vijay Parmar" w:date="2009-08-23T01:35:00Z">
              <w:r>
                <w:t>30260</w:t>
              </w:r>
            </w:ins>
          </w:p>
        </w:tc>
      </w:tr>
      <w:tr w:rsidR="005E7D65" w:rsidRPr="007966AD" w:rsidTr="00EE258F">
        <w:trPr>
          <w:cantSplit/>
          <w:ins w:id="1683" w:author=" Vijay Parmar" w:date="2009-08-23T01:32:00Z"/>
        </w:trPr>
        <w:tc>
          <w:tcPr>
            <w:tcW w:w="3577" w:type="dxa"/>
            <w:vAlign w:val="center"/>
          </w:tcPr>
          <w:p w:rsidR="005E7D65" w:rsidRDefault="005E7D65" w:rsidP="00EE055A">
            <w:pPr>
              <w:pStyle w:val="TableText"/>
              <w:rPr>
                <w:ins w:id="1684" w:author=" Vijay Parmar" w:date="2009-08-23T01:32:00Z"/>
                <w:rStyle w:val="CodeChar0"/>
              </w:rPr>
            </w:pPr>
            <w:ins w:id="1685" w:author=" Vijay Parmar" w:date="2009-08-23T01:32:00Z">
              <w:r>
                <w:rPr>
                  <w:rStyle w:val="CodeChar0"/>
                </w:rPr>
                <w:t>JBoss JMS port</w:t>
              </w:r>
            </w:ins>
          </w:p>
        </w:tc>
        <w:tc>
          <w:tcPr>
            <w:tcW w:w="4847" w:type="dxa"/>
            <w:vAlign w:val="center"/>
          </w:tcPr>
          <w:p w:rsidR="005E7D65" w:rsidRDefault="005E7D65" w:rsidP="00EE258F">
            <w:pPr>
              <w:pStyle w:val="TableText"/>
              <w:rPr>
                <w:ins w:id="1686" w:author=" Vijay Parmar" w:date="2009-08-23T01:32:00Z"/>
              </w:rPr>
            </w:pPr>
            <w:ins w:id="1687" w:author=" Vijay Parmar" w:date="2009-08-23T01:35:00Z">
              <w:r>
                <w:t>30170</w:t>
              </w:r>
            </w:ins>
          </w:p>
        </w:tc>
      </w:tr>
    </w:tbl>
    <w:p w:rsidR="00A82D76" w:rsidRDefault="00A82D76">
      <w:pPr>
        <w:pStyle w:val="ListNumber"/>
        <w:ind w:left="1440"/>
        <w:rPr>
          <w:ins w:id="1688" w:author=" Vijay Parmar" w:date="2009-08-23T01:25:00Z"/>
        </w:rPr>
        <w:pPrChange w:id="1689" w:author=" Vijay Parmar" w:date="2009-08-23T01:29:00Z">
          <w:pPr>
            <w:pStyle w:val="ListNumber"/>
            <w:numPr>
              <w:numId w:val="48"/>
            </w:numPr>
            <w:tabs>
              <w:tab w:val="num" w:pos="1080"/>
              <w:tab w:val="num" w:pos="1890"/>
            </w:tabs>
            <w:ind w:left="1440" w:hanging="360"/>
          </w:pPr>
        </w:pPrChange>
      </w:pPr>
    </w:p>
    <w:p w:rsidR="00A82D76" w:rsidRDefault="001634D2">
      <w:pPr>
        <w:pStyle w:val="ListNumber"/>
        <w:numPr>
          <w:ilvl w:val="0"/>
          <w:numId w:val="48"/>
        </w:numPr>
        <w:tabs>
          <w:tab w:val="num" w:pos="1080"/>
          <w:tab w:val="num" w:pos="1890"/>
        </w:tabs>
        <w:ind w:left="1890" w:hanging="450"/>
        <w:rPr>
          <w:ins w:id="1690" w:author=" Vijay Parmar" w:date="2009-08-23T01:42:00Z"/>
        </w:rPr>
        <w:pPrChange w:id="1691" w:author=" Vijay Parmar" w:date="2009-08-23T01:45:00Z">
          <w:pPr>
            <w:pStyle w:val="ListNumber"/>
            <w:numPr>
              <w:numId w:val="48"/>
            </w:numPr>
            <w:ind w:left="1440" w:hanging="360"/>
          </w:pPr>
        </w:pPrChange>
      </w:pPr>
      <w:ins w:id="1692" w:author=" Vijay Parmar" w:date="2009-08-23T01:36:00Z">
        <w:r>
          <w:lastRenderedPageBreak/>
          <w:t xml:space="preserve">On GUI Installer Step 10, configure the additional JBoss application server port information. </w:t>
        </w:r>
      </w:ins>
      <w:ins w:id="1693" w:author=" Vijay Parmar" w:date="2009-08-23T01:46:00Z">
        <w:r w:rsidR="003F4553">
          <w:t xml:space="preserve">The sample values for the required properties are shown below. </w:t>
        </w:r>
      </w:ins>
      <w:ins w:id="1694" w:author=" Vijay Parmar" w:date="2009-08-23T01:36:00Z">
        <w:r>
          <w:t xml:space="preserve">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B5658D" w:rsidRPr="007966AD" w:rsidTr="00EE258F">
        <w:trPr>
          <w:cantSplit/>
          <w:tblHeader/>
          <w:ins w:id="1695" w:author=" Vijay Parmar" w:date="2009-08-23T01:42:00Z"/>
        </w:trPr>
        <w:tc>
          <w:tcPr>
            <w:tcW w:w="3577" w:type="dxa"/>
            <w:shd w:val="clear" w:color="auto" w:fill="D9D9D9"/>
            <w:vAlign w:val="center"/>
          </w:tcPr>
          <w:p w:rsidR="00B5658D" w:rsidRPr="007966AD" w:rsidRDefault="00B5658D" w:rsidP="00EE258F">
            <w:pPr>
              <w:pStyle w:val="TableHeaderCenter"/>
              <w:rPr>
                <w:ins w:id="1696" w:author=" Vijay Parmar" w:date="2009-08-23T01:42:00Z"/>
              </w:rPr>
            </w:pPr>
            <w:ins w:id="1697" w:author=" Vijay Parmar" w:date="2009-08-23T01:42:00Z">
              <w:r>
                <w:t>Property</w:t>
              </w:r>
            </w:ins>
          </w:p>
        </w:tc>
        <w:tc>
          <w:tcPr>
            <w:tcW w:w="4847" w:type="dxa"/>
            <w:shd w:val="clear" w:color="auto" w:fill="D9D9D9"/>
            <w:vAlign w:val="center"/>
          </w:tcPr>
          <w:p w:rsidR="00B5658D" w:rsidRPr="007966AD" w:rsidRDefault="00B5658D" w:rsidP="00EE258F">
            <w:pPr>
              <w:pStyle w:val="TableHeaderCenter"/>
              <w:rPr>
                <w:ins w:id="1698" w:author=" Vijay Parmar" w:date="2009-08-23T01:42:00Z"/>
              </w:rPr>
            </w:pPr>
            <w:ins w:id="1699" w:author=" Vijay Parmar" w:date="2009-08-23T01:42:00Z">
              <w:r>
                <w:t>Sample value</w:t>
              </w:r>
            </w:ins>
          </w:p>
        </w:tc>
      </w:tr>
      <w:tr w:rsidR="00B5658D" w:rsidRPr="007966AD" w:rsidTr="00EE258F">
        <w:trPr>
          <w:cantSplit/>
          <w:ins w:id="1700" w:author=" Vijay Parmar" w:date="2009-08-23T01:42:00Z"/>
        </w:trPr>
        <w:tc>
          <w:tcPr>
            <w:tcW w:w="3577" w:type="dxa"/>
            <w:vAlign w:val="center"/>
          </w:tcPr>
          <w:p w:rsidR="00B5658D" w:rsidRDefault="00B5658D" w:rsidP="00EE258F">
            <w:pPr>
              <w:pStyle w:val="TableText"/>
              <w:rPr>
                <w:ins w:id="1701" w:author=" Vijay Parmar" w:date="2009-08-23T01:42:00Z"/>
                <w:rStyle w:val="CodeChar0"/>
              </w:rPr>
            </w:pPr>
            <w:ins w:id="1702" w:author=" Vijay Parmar" w:date="2009-08-23T01:42:00Z">
              <w:r>
                <w:rPr>
                  <w:rStyle w:val="CodeChar0"/>
                </w:rPr>
                <w:t>JBoss jmx-rmi port</w:t>
              </w:r>
            </w:ins>
          </w:p>
        </w:tc>
        <w:tc>
          <w:tcPr>
            <w:tcW w:w="4847" w:type="dxa"/>
            <w:vAlign w:val="center"/>
          </w:tcPr>
          <w:p w:rsidR="00B5658D" w:rsidRDefault="00B5658D" w:rsidP="00EE258F">
            <w:pPr>
              <w:pStyle w:val="TableText"/>
              <w:rPr>
                <w:ins w:id="1703" w:author=" Vijay Parmar" w:date="2009-08-23T01:42:00Z"/>
              </w:rPr>
            </w:pPr>
            <w:ins w:id="1704" w:author=" Vijay Parmar" w:date="2009-08-23T01:42:00Z">
              <w:r>
                <w:t>30290</w:t>
              </w:r>
            </w:ins>
          </w:p>
        </w:tc>
      </w:tr>
      <w:tr w:rsidR="00B5658D" w:rsidRPr="007966AD" w:rsidTr="00EE258F">
        <w:trPr>
          <w:cantSplit/>
          <w:ins w:id="1705" w:author=" Vijay Parmar" w:date="2009-08-23T01:42:00Z"/>
        </w:trPr>
        <w:tc>
          <w:tcPr>
            <w:tcW w:w="3577" w:type="dxa"/>
            <w:vAlign w:val="center"/>
          </w:tcPr>
          <w:p w:rsidR="00B5658D" w:rsidRDefault="00B5658D" w:rsidP="00EE258F">
            <w:pPr>
              <w:pStyle w:val="TableText"/>
              <w:rPr>
                <w:ins w:id="1706" w:author=" Vijay Parmar" w:date="2009-08-23T01:42:00Z"/>
                <w:rStyle w:val="CodeChar0"/>
              </w:rPr>
            </w:pPr>
            <w:ins w:id="1707" w:author=" Vijay Parmar" w:date="2009-08-23T01:42:00Z">
              <w:r>
                <w:rPr>
                  <w:rStyle w:val="CodeChar0"/>
                </w:rPr>
                <w:t>JBoss messagin port</w:t>
              </w:r>
            </w:ins>
          </w:p>
        </w:tc>
        <w:tc>
          <w:tcPr>
            <w:tcW w:w="4847" w:type="dxa"/>
            <w:vAlign w:val="center"/>
          </w:tcPr>
          <w:p w:rsidR="00B5658D" w:rsidRDefault="00B5658D" w:rsidP="00EE258F">
            <w:pPr>
              <w:pStyle w:val="TableText"/>
              <w:rPr>
                <w:ins w:id="1708" w:author=" Vijay Parmar" w:date="2009-08-23T01:42:00Z"/>
              </w:rPr>
            </w:pPr>
            <w:ins w:id="1709" w:author=" Vijay Parmar" w:date="2009-08-23T01:42:00Z">
              <w:r>
                <w:t>30330</w:t>
              </w:r>
            </w:ins>
          </w:p>
        </w:tc>
      </w:tr>
      <w:tr w:rsidR="00B5658D" w:rsidRPr="007966AD" w:rsidTr="00EE258F">
        <w:trPr>
          <w:cantSplit/>
          <w:ins w:id="1710" w:author=" Vijay Parmar" w:date="2009-08-23T01:42:00Z"/>
        </w:trPr>
        <w:tc>
          <w:tcPr>
            <w:tcW w:w="3577" w:type="dxa"/>
            <w:vAlign w:val="center"/>
          </w:tcPr>
          <w:p w:rsidR="00B5658D" w:rsidRDefault="00B5658D" w:rsidP="00EE258F">
            <w:pPr>
              <w:pStyle w:val="TableText"/>
              <w:rPr>
                <w:ins w:id="1711" w:author=" Vijay Parmar" w:date="2009-08-23T01:42:00Z"/>
                <w:rStyle w:val="CodeChar0"/>
              </w:rPr>
            </w:pPr>
            <w:ins w:id="1712" w:author=" Vijay Parmar" w:date="2009-08-23T01:42:00Z">
              <w:r>
                <w:rPr>
                  <w:rStyle w:val="CodeChar0"/>
                </w:rPr>
                <w:t>JBoss pooledha port</w:t>
              </w:r>
            </w:ins>
          </w:p>
        </w:tc>
        <w:tc>
          <w:tcPr>
            <w:tcW w:w="4847" w:type="dxa"/>
            <w:vAlign w:val="center"/>
          </w:tcPr>
          <w:p w:rsidR="00B5658D" w:rsidRDefault="00B5658D" w:rsidP="00EE258F">
            <w:pPr>
              <w:pStyle w:val="TableText"/>
              <w:rPr>
                <w:ins w:id="1713" w:author=" Vijay Parmar" w:date="2009-08-23T01:42:00Z"/>
              </w:rPr>
            </w:pPr>
            <w:ins w:id="1714" w:author=" Vijay Parmar" w:date="2009-08-23T01:42:00Z">
              <w:r>
                <w:t>30370</w:t>
              </w:r>
            </w:ins>
          </w:p>
        </w:tc>
      </w:tr>
      <w:tr w:rsidR="00B5658D" w:rsidRPr="007966AD" w:rsidTr="00EE258F">
        <w:trPr>
          <w:cantSplit/>
          <w:ins w:id="1715" w:author=" Vijay Parmar" w:date="2009-08-23T01:42:00Z"/>
        </w:trPr>
        <w:tc>
          <w:tcPr>
            <w:tcW w:w="3577" w:type="dxa"/>
            <w:vAlign w:val="center"/>
          </w:tcPr>
          <w:p w:rsidR="00B5658D" w:rsidRDefault="00B5658D" w:rsidP="00EE258F">
            <w:pPr>
              <w:pStyle w:val="TableText"/>
              <w:rPr>
                <w:ins w:id="1716" w:author=" Vijay Parmar" w:date="2009-08-23T01:42:00Z"/>
                <w:rStyle w:val="CodeChar0"/>
              </w:rPr>
            </w:pPr>
            <w:ins w:id="1717" w:author=" Vijay Parmar" w:date="2009-08-23T01:42:00Z">
              <w:r>
                <w:rPr>
                  <w:rStyle w:val="CodeChar0"/>
                </w:rPr>
                <w:t>JBoss remoting port</w:t>
              </w:r>
            </w:ins>
          </w:p>
        </w:tc>
        <w:tc>
          <w:tcPr>
            <w:tcW w:w="4847" w:type="dxa"/>
            <w:vAlign w:val="center"/>
          </w:tcPr>
          <w:p w:rsidR="00B5658D" w:rsidRDefault="00B5658D" w:rsidP="00EE258F">
            <w:pPr>
              <w:pStyle w:val="TableText"/>
              <w:rPr>
                <w:ins w:id="1718" w:author=" Vijay Parmar" w:date="2009-08-23T01:42:00Z"/>
              </w:rPr>
            </w:pPr>
            <w:ins w:id="1719" w:author=" Vijay Parmar" w:date="2009-08-23T01:42:00Z">
              <w:r>
                <w:t>30320</w:t>
              </w:r>
            </w:ins>
          </w:p>
        </w:tc>
      </w:tr>
      <w:tr w:rsidR="00B5658D" w:rsidRPr="007966AD" w:rsidTr="00EE258F">
        <w:trPr>
          <w:cantSplit/>
          <w:ins w:id="1720" w:author=" Vijay Parmar" w:date="2009-08-23T01:42:00Z"/>
        </w:trPr>
        <w:tc>
          <w:tcPr>
            <w:tcW w:w="3577" w:type="dxa"/>
            <w:vAlign w:val="center"/>
          </w:tcPr>
          <w:p w:rsidR="00B5658D" w:rsidRDefault="00B5658D" w:rsidP="00EE258F">
            <w:pPr>
              <w:pStyle w:val="TableText"/>
              <w:rPr>
                <w:ins w:id="1721" w:author=" Vijay Parmar" w:date="2009-08-23T01:42:00Z"/>
                <w:rStyle w:val="CodeChar0"/>
              </w:rPr>
            </w:pPr>
            <w:ins w:id="1722" w:author=" Vijay Parmar" w:date="2009-08-23T01:42:00Z">
              <w:r>
                <w:rPr>
                  <w:rStyle w:val="CodeChar0"/>
                </w:rPr>
                <w:t>JBoss bind port</w:t>
              </w:r>
            </w:ins>
          </w:p>
        </w:tc>
        <w:tc>
          <w:tcPr>
            <w:tcW w:w="4847" w:type="dxa"/>
            <w:vAlign w:val="center"/>
          </w:tcPr>
          <w:p w:rsidR="00B5658D" w:rsidRDefault="00B5658D" w:rsidP="00EE258F">
            <w:pPr>
              <w:pStyle w:val="TableText"/>
              <w:rPr>
                <w:ins w:id="1723" w:author=" Vijay Parmar" w:date="2009-08-23T01:42:00Z"/>
              </w:rPr>
            </w:pPr>
            <w:ins w:id="1724" w:author=" Vijay Parmar" w:date="2009-08-23T01:42:00Z">
              <w:r>
                <w:t>0</w:t>
              </w:r>
            </w:ins>
          </w:p>
        </w:tc>
      </w:tr>
      <w:tr w:rsidR="00B5658D" w:rsidRPr="007966AD" w:rsidTr="00EE258F">
        <w:trPr>
          <w:cantSplit/>
          <w:ins w:id="1725" w:author=" Vijay Parmar" w:date="2009-08-23T01:42:00Z"/>
        </w:trPr>
        <w:tc>
          <w:tcPr>
            <w:tcW w:w="3577" w:type="dxa"/>
            <w:vAlign w:val="center"/>
          </w:tcPr>
          <w:p w:rsidR="00B5658D" w:rsidRDefault="00B5658D" w:rsidP="00EE258F">
            <w:pPr>
              <w:pStyle w:val="TableText"/>
              <w:rPr>
                <w:ins w:id="1726" w:author=" Vijay Parmar" w:date="2009-08-23T01:42:00Z"/>
                <w:rStyle w:val="CodeChar0"/>
              </w:rPr>
            </w:pPr>
            <w:ins w:id="1727" w:author=" Vijay Parmar" w:date="2009-08-23T01:42:00Z">
              <w:r>
                <w:rPr>
                  <w:rStyle w:val="CodeChar0"/>
                </w:rPr>
                <w:t>JBoss redirect Port</w:t>
              </w:r>
            </w:ins>
          </w:p>
        </w:tc>
        <w:tc>
          <w:tcPr>
            <w:tcW w:w="4847" w:type="dxa"/>
            <w:vAlign w:val="center"/>
          </w:tcPr>
          <w:p w:rsidR="00B5658D" w:rsidRDefault="00B5658D" w:rsidP="00EE258F">
            <w:pPr>
              <w:pStyle w:val="TableText"/>
              <w:rPr>
                <w:ins w:id="1728" w:author=" Vijay Parmar" w:date="2009-08-23T01:42:00Z"/>
              </w:rPr>
            </w:pPr>
            <w:ins w:id="1729" w:author=" Vijay Parmar" w:date="2009-08-23T01:42:00Z">
              <w:r>
                <w:t>11298</w:t>
              </w:r>
            </w:ins>
          </w:p>
        </w:tc>
      </w:tr>
      <w:tr w:rsidR="00B5658D" w:rsidRPr="007966AD" w:rsidTr="00EE258F">
        <w:trPr>
          <w:cantSplit/>
          <w:ins w:id="1730" w:author=" Vijay Parmar" w:date="2009-08-23T01:42:00Z"/>
        </w:trPr>
        <w:tc>
          <w:tcPr>
            <w:tcW w:w="3577" w:type="dxa"/>
            <w:vAlign w:val="center"/>
          </w:tcPr>
          <w:p w:rsidR="00B5658D" w:rsidRDefault="00B5658D" w:rsidP="00EE258F">
            <w:pPr>
              <w:pStyle w:val="TableText"/>
              <w:rPr>
                <w:ins w:id="1731" w:author=" Vijay Parmar" w:date="2009-08-23T01:42:00Z"/>
                <w:rStyle w:val="CodeChar0"/>
              </w:rPr>
            </w:pPr>
            <w:ins w:id="1732" w:author=" Vijay Parmar" w:date="2009-08-23T01:42:00Z">
              <w:r>
                <w:rPr>
                  <w:rStyle w:val="CodeChar0"/>
                </w:rPr>
                <w:t>JBoss rmiobject port</w:t>
              </w:r>
            </w:ins>
          </w:p>
        </w:tc>
        <w:tc>
          <w:tcPr>
            <w:tcW w:w="4847" w:type="dxa"/>
            <w:vAlign w:val="center"/>
          </w:tcPr>
          <w:p w:rsidR="00B5658D" w:rsidRDefault="00B5658D" w:rsidP="00EE258F">
            <w:pPr>
              <w:pStyle w:val="TableText"/>
              <w:rPr>
                <w:ins w:id="1733" w:author=" Vijay Parmar" w:date="2009-08-23T01:42:00Z"/>
              </w:rPr>
            </w:pPr>
            <w:ins w:id="1734" w:author=" Vijay Parmar" w:date="2009-08-23T01:42:00Z">
              <w:r>
                <w:t>30240</w:t>
              </w:r>
            </w:ins>
          </w:p>
        </w:tc>
      </w:tr>
      <w:tr w:rsidR="00B5658D" w:rsidRPr="007966AD" w:rsidTr="00EE258F">
        <w:trPr>
          <w:cantSplit/>
          <w:ins w:id="1735" w:author=" Vijay Parmar" w:date="2009-08-23T01:42:00Z"/>
        </w:trPr>
        <w:tc>
          <w:tcPr>
            <w:tcW w:w="3577" w:type="dxa"/>
            <w:vAlign w:val="center"/>
          </w:tcPr>
          <w:p w:rsidR="00B5658D" w:rsidRDefault="00B5658D" w:rsidP="00EE258F">
            <w:pPr>
              <w:pStyle w:val="TableText"/>
              <w:rPr>
                <w:ins w:id="1736" w:author=" Vijay Parmar" w:date="2009-08-23T01:42:00Z"/>
                <w:rStyle w:val="CodeChar0"/>
              </w:rPr>
            </w:pPr>
            <w:ins w:id="1737" w:author=" Vijay Parmar" w:date="2009-08-23T01:42:00Z">
              <w:r>
                <w:rPr>
                  <w:rStyle w:val="CodeChar0"/>
                </w:rPr>
                <w:t>JBoss snmp-trapd port</w:t>
              </w:r>
            </w:ins>
          </w:p>
        </w:tc>
        <w:tc>
          <w:tcPr>
            <w:tcW w:w="4847" w:type="dxa"/>
            <w:vAlign w:val="center"/>
          </w:tcPr>
          <w:p w:rsidR="00B5658D" w:rsidRDefault="00B5658D" w:rsidP="00EE258F">
            <w:pPr>
              <w:pStyle w:val="TableText"/>
              <w:rPr>
                <w:ins w:id="1738" w:author=" Vijay Parmar" w:date="2009-08-23T01:42:00Z"/>
              </w:rPr>
            </w:pPr>
            <w:ins w:id="1739" w:author=" Vijay Parmar" w:date="2009-08-23T01:42:00Z">
              <w:r>
                <w:t>30300</w:t>
              </w:r>
            </w:ins>
          </w:p>
        </w:tc>
      </w:tr>
      <w:tr w:rsidR="00B5658D" w:rsidRPr="007966AD" w:rsidTr="00EE258F">
        <w:trPr>
          <w:cantSplit/>
          <w:ins w:id="1740" w:author=" Vijay Parmar" w:date="2009-08-23T01:42:00Z"/>
        </w:trPr>
        <w:tc>
          <w:tcPr>
            <w:tcW w:w="3577" w:type="dxa"/>
            <w:vAlign w:val="center"/>
          </w:tcPr>
          <w:p w:rsidR="00B5658D" w:rsidRDefault="00B5658D" w:rsidP="00EE258F">
            <w:pPr>
              <w:pStyle w:val="TableText"/>
              <w:rPr>
                <w:ins w:id="1741" w:author=" Vijay Parmar" w:date="2009-08-23T01:42:00Z"/>
                <w:rStyle w:val="CodeChar0"/>
              </w:rPr>
            </w:pPr>
            <w:ins w:id="1742" w:author=" Vijay Parmar" w:date="2009-08-23T01:42:00Z">
              <w:r>
                <w:rPr>
                  <w:rStyle w:val="CodeChar0"/>
                </w:rPr>
                <w:t>JBoss SNMP port</w:t>
              </w:r>
            </w:ins>
          </w:p>
        </w:tc>
        <w:tc>
          <w:tcPr>
            <w:tcW w:w="4847" w:type="dxa"/>
            <w:vAlign w:val="center"/>
          </w:tcPr>
          <w:p w:rsidR="00B5658D" w:rsidRDefault="00B5658D" w:rsidP="00EE258F">
            <w:pPr>
              <w:pStyle w:val="TableText"/>
              <w:rPr>
                <w:ins w:id="1743" w:author=" Vijay Parmar" w:date="2009-08-23T01:42:00Z"/>
              </w:rPr>
            </w:pPr>
            <w:ins w:id="1744" w:author=" Vijay Parmar" w:date="2009-08-23T01:42:00Z">
              <w:r>
                <w:t>30310</w:t>
              </w:r>
            </w:ins>
          </w:p>
        </w:tc>
      </w:tr>
      <w:tr w:rsidR="00B5658D" w:rsidRPr="007966AD" w:rsidTr="00EE258F">
        <w:trPr>
          <w:cantSplit/>
          <w:ins w:id="1745" w:author=" Vijay Parmar" w:date="2009-08-23T01:42:00Z"/>
        </w:trPr>
        <w:tc>
          <w:tcPr>
            <w:tcW w:w="3577" w:type="dxa"/>
            <w:vAlign w:val="center"/>
          </w:tcPr>
          <w:p w:rsidR="00B5658D" w:rsidRDefault="00B5658D" w:rsidP="00EE258F">
            <w:pPr>
              <w:pStyle w:val="TableText"/>
              <w:rPr>
                <w:ins w:id="1746" w:author=" Vijay Parmar" w:date="2009-08-23T01:42:00Z"/>
                <w:rStyle w:val="CodeChar0"/>
              </w:rPr>
            </w:pPr>
            <w:ins w:id="1747" w:author=" Vijay Parmar" w:date="2009-08-23T01:42:00Z">
              <w:r>
                <w:rPr>
                  <w:rStyle w:val="CodeChar0"/>
                </w:rPr>
                <w:t>JBoss web service port</w:t>
              </w:r>
            </w:ins>
          </w:p>
        </w:tc>
        <w:tc>
          <w:tcPr>
            <w:tcW w:w="4847" w:type="dxa"/>
            <w:vAlign w:val="center"/>
          </w:tcPr>
          <w:p w:rsidR="00B5658D" w:rsidRDefault="00B5658D" w:rsidP="00EE258F">
            <w:pPr>
              <w:pStyle w:val="TableText"/>
              <w:rPr>
                <w:ins w:id="1748" w:author=" Vijay Parmar" w:date="2009-08-23T01:42:00Z"/>
              </w:rPr>
            </w:pPr>
            <w:ins w:id="1749" w:author=" Vijay Parmar" w:date="2009-08-23T01:42:00Z">
              <w:r>
                <w:t>30250</w:t>
              </w:r>
            </w:ins>
          </w:p>
        </w:tc>
      </w:tr>
    </w:tbl>
    <w:p w:rsidR="00A82D76" w:rsidRDefault="00A82D76">
      <w:pPr>
        <w:pStyle w:val="ListNumber"/>
        <w:ind w:left="1440"/>
        <w:rPr>
          <w:ins w:id="1750" w:author=" Vijay Parmar" w:date="2009-08-23T01:41:00Z"/>
        </w:rPr>
        <w:pPrChange w:id="1751" w:author=" Vijay Parmar" w:date="2009-08-23T01:42:00Z">
          <w:pPr>
            <w:pStyle w:val="ListNumber"/>
            <w:numPr>
              <w:numId w:val="48"/>
            </w:numPr>
            <w:ind w:left="1440" w:hanging="360"/>
          </w:pPr>
        </w:pPrChange>
      </w:pPr>
    </w:p>
    <w:p w:rsidR="002D504C" w:rsidRDefault="00B5658D">
      <w:pPr>
        <w:pStyle w:val="ListNumber"/>
        <w:numPr>
          <w:ilvl w:val="0"/>
          <w:numId w:val="48"/>
        </w:numPr>
        <w:tabs>
          <w:tab w:val="num" w:pos="1080"/>
          <w:tab w:val="num" w:pos="1890"/>
        </w:tabs>
        <w:rPr>
          <w:ins w:id="1752" w:author=" Vijay Parmar" w:date="2009-08-23T01:43:00Z"/>
        </w:rPr>
      </w:pPr>
      <w:ins w:id="1753" w:author=" Vijay Parmar" w:date="2009-08-23T01:41:00Z">
        <w:r>
          <w:t>On GUI Installer Step 1</w:t>
        </w:r>
      </w:ins>
      <w:ins w:id="1754" w:author=" Vijay Parmar" w:date="2009-08-23T01:42:00Z">
        <w:r>
          <w:t>1</w:t>
        </w:r>
      </w:ins>
      <w:ins w:id="1755" w:author=" Vijay Parmar" w:date="2009-08-23T01:41:00Z">
        <w:r>
          <w:t xml:space="preserve">, configure </w:t>
        </w:r>
      </w:ins>
      <w:ins w:id="1756" w:author=" Vijay Parmar" w:date="2009-08-23T01:46:00Z">
        <w:r w:rsidR="000138FB">
          <w:t>your database connection.</w:t>
        </w:r>
      </w:ins>
      <w:ins w:id="1757" w:author=" Vijay Parmar" w:date="2009-08-23T01:41:00Z">
        <w:r>
          <w:t xml:space="preserve"> </w:t>
        </w:r>
      </w:ins>
      <w:ins w:id="1758" w:author=" Vijay Parmar" w:date="2009-08-23T01:47:00Z">
        <w:r w:rsidR="007D6EFB">
          <w:t>The sample values for the required properties are shown below.</w:t>
        </w:r>
      </w:ins>
      <w:ins w:id="1759" w:author=" Vijay Parmar" w:date="2009-08-23T01:41:00Z">
        <w:r>
          <w:t xml:space="preserve"> Click </w:t>
        </w:r>
        <w:r w:rsidRPr="00A22A04">
          <w:rPr>
            <w:rFonts w:ascii="Courier New" w:hAnsi="Courier New" w:cs="Courier New"/>
            <w:i/>
          </w:rPr>
          <w:t>Next Button</w:t>
        </w:r>
        <w:r>
          <w:t xml:space="preserve"> to proceed to next screen.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03DA7" w:rsidRPr="007966AD" w:rsidTr="00EE258F">
        <w:trPr>
          <w:cantSplit/>
          <w:tblHeader/>
          <w:ins w:id="1760" w:author=" Vijay Parmar" w:date="2009-08-23T01:48:00Z"/>
        </w:trPr>
        <w:tc>
          <w:tcPr>
            <w:tcW w:w="3577" w:type="dxa"/>
            <w:shd w:val="clear" w:color="auto" w:fill="D9D9D9"/>
            <w:vAlign w:val="center"/>
          </w:tcPr>
          <w:p w:rsidR="00E03DA7" w:rsidRPr="007966AD" w:rsidRDefault="00E03DA7" w:rsidP="00EE258F">
            <w:pPr>
              <w:pStyle w:val="TableHeaderCenter"/>
              <w:rPr>
                <w:ins w:id="1761" w:author=" Vijay Parmar" w:date="2009-08-23T01:48:00Z"/>
              </w:rPr>
            </w:pPr>
            <w:ins w:id="1762" w:author=" Vijay Parmar" w:date="2009-08-23T01:48:00Z">
              <w:r>
                <w:t>Property</w:t>
              </w:r>
            </w:ins>
          </w:p>
        </w:tc>
        <w:tc>
          <w:tcPr>
            <w:tcW w:w="4847" w:type="dxa"/>
            <w:shd w:val="clear" w:color="auto" w:fill="D9D9D9"/>
            <w:vAlign w:val="center"/>
          </w:tcPr>
          <w:p w:rsidR="00E03DA7" w:rsidRPr="007966AD" w:rsidRDefault="00E03DA7" w:rsidP="00EE258F">
            <w:pPr>
              <w:pStyle w:val="TableHeaderCenter"/>
              <w:rPr>
                <w:ins w:id="1763" w:author=" Vijay Parmar" w:date="2009-08-23T01:48:00Z"/>
              </w:rPr>
            </w:pPr>
            <w:ins w:id="1764" w:author=" Vijay Parmar" w:date="2009-08-23T01:48:00Z">
              <w:r>
                <w:t>Sample value</w:t>
              </w:r>
            </w:ins>
          </w:p>
        </w:tc>
      </w:tr>
      <w:tr w:rsidR="00E03DA7" w:rsidRPr="007966AD" w:rsidTr="00EE258F">
        <w:trPr>
          <w:cantSplit/>
          <w:ins w:id="1765" w:author=" Vijay Parmar" w:date="2009-08-23T01:48:00Z"/>
        </w:trPr>
        <w:tc>
          <w:tcPr>
            <w:tcW w:w="3577" w:type="dxa"/>
            <w:vAlign w:val="center"/>
          </w:tcPr>
          <w:p w:rsidR="00E03DA7" w:rsidRDefault="00E03DA7" w:rsidP="00E03DA7">
            <w:pPr>
              <w:pStyle w:val="TableText"/>
              <w:rPr>
                <w:ins w:id="1766" w:author=" Vijay Parmar" w:date="2009-08-23T01:48:00Z"/>
                <w:rStyle w:val="CodeChar0"/>
              </w:rPr>
            </w:pPr>
            <w:ins w:id="1767" w:author=" Vijay Parmar" w:date="2009-08-23T01:48:00Z">
              <w:r>
                <w:rPr>
                  <w:rStyle w:val="CodeChar0"/>
                </w:rPr>
                <w:t>Database Host Name</w:t>
              </w:r>
            </w:ins>
          </w:p>
        </w:tc>
        <w:tc>
          <w:tcPr>
            <w:tcW w:w="4847" w:type="dxa"/>
            <w:vAlign w:val="center"/>
          </w:tcPr>
          <w:p w:rsidR="00E03DA7" w:rsidRDefault="00E03DA7" w:rsidP="00EE258F">
            <w:pPr>
              <w:pStyle w:val="TableText"/>
              <w:rPr>
                <w:ins w:id="1768" w:author=" Vijay Parmar" w:date="2009-08-23T01:48:00Z"/>
              </w:rPr>
            </w:pPr>
            <w:ins w:id="1769" w:author=" Vijay Parmar" w:date="2009-08-23T01:48:00Z">
              <w:r>
                <w:t>Localhost</w:t>
              </w:r>
            </w:ins>
          </w:p>
        </w:tc>
      </w:tr>
      <w:tr w:rsidR="00E03DA7" w:rsidRPr="007966AD" w:rsidTr="00EE258F">
        <w:trPr>
          <w:cantSplit/>
          <w:ins w:id="1770" w:author=" Vijay Parmar" w:date="2009-08-23T01:48:00Z"/>
        </w:trPr>
        <w:tc>
          <w:tcPr>
            <w:tcW w:w="3577" w:type="dxa"/>
            <w:vAlign w:val="center"/>
          </w:tcPr>
          <w:p w:rsidR="00E03DA7" w:rsidRDefault="00E03DA7" w:rsidP="00EE258F">
            <w:pPr>
              <w:pStyle w:val="TableText"/>
              <w:rPr>
                <w:ins w:id="1771" w:author=" Vijay Parmar" w:date="2009-08-23T01:48:00Z"/>
                <w:rStyle w:val="CodeChar0"/>
              </w:rPr>
            </w:pPr>
            <w:ins w:id="1772" w:author=" Vijay Parmar" w:date="2009-08-23T01:48:00Z">
              <w:r>
                <w:rPr>
                  <w:rStyle w:val="CodeChar0"/>
                </w:rPr>
                <w:t>Database port</w:t>
              </w:r>
            </w:ins>
          </w:p>
        </w:tc>
        <w:tc>
          <w:tcPr>
            <w:tcW w:w="4847" w:type="dxa"/>
            <w:vAlign w:val="center"/>
          </w:tcPr>
          <w:p w:rsidR="00E03DA7" w:rsidRDefault="00E03DA7" w:rsidP="00EE258F">
            <w:pPr>
              <w:pStyle w:val="TableText"/>
              <w:rPr>
                <w:ins w:id="1773" w:author=" Vijay Parmar" w:date="2009-08-23T01:48:00Z"/>
              </w:rPr>
            </w:pPr>
            <w:ins w:id="1774" w:author=" Vijay Parmar" w:date="2009-08-23T01:48:00Z">
              <w:r>
                <w:t>3306</w:t>
              </w:r>
            </w:ins>
          </w:p>
        </w:tc>
      </w:tr>
      <w:tr w:rsidR="00E03DA7" w:rsidRPr="007966AD" w:rsidTr="00EE258F">
        <w:trPr>
          <w:cantSplit/>
          <w:ins w:id="1775" w:author=" Vijay Parmar" w:date="2009-08-23T01:48:00Z"/>
        </w:trPr>
        <w:tc>
          <w:tcPr>
            <w:tcW w:w="3577" w:type="dxa"/>
            <w:vAlign w:val="center"/>
          </w:tcPr>
          <w:p w:rsidR="00E03DA7" w:rsidRDefault="00E03DA7" w:rsidP="00E03DA7">
            <w:pPr>
              <w:pStyle w:val="TableText"/>
              <w:rPr>
                <w:ins w:id="1776" w:author=" Vijay Parmar" w:date="2009-08-23T01:48:00Z"/>
                <w:rStyle w:val="CodeChar0"/>
              </w:rPr>
            </w:pPr>
            <w:ins w:id="1777" w:author=" Vijay Parmar" w:date="2009-08-23T01:48:00Z">
              <w:r>
                <w:rPr>
                  <w:rStyle w:val="CodeChar0"/>
                </w:rPr>
                <w:t>Database Name</w:t>
              </w:r>
            </w:ins>
          </w:p>
        </w:tc>
        <w:tc>
          <w:tcPr>
            <w:tcW w:w="4847" w:type="dxa"/>
            <w:vAlign w:val="center"/>
          </w:tcPr>
          <w:p w:rsidR="00E03DA7" w:rsidRDefault="00E03DA7" w:rsidP="00EE258F">
            <w:pPr>
              <w:pStyle w:val="TableText"/>
              <w:rPr>
                <w:ins w:id="1778" w:author=" Vijay Parmar" w:date="2009-08-23T01:48:00Z"/>
              </w:rPr>
            </w:pPr>
            <w:ins w:id="1779" w:author=" Vijay Parmar" w:date="2009-08-23T01:48:00Z">
              <w:r>
                <w:t>Uptdb</w:t>
              </w:r>
            </w:ins>
          </w:p>
        </w:tc>
      </w:tr>
      <w:tr w:rsidR="00E03DA7" w:rsidRPr="007966AD" w:rsidTr="00EE258F">
        <w:trPr>
          <w:cantSplit/>
          <w:ins w:id="1780" w:author=" Vijay Parmar" w:date="2009-08-23T01:48:00Z"/>
        </w:trPr>
        <w:tc>
          <w:tcPr>
            <w:tcW w:w="3577" w:type="dxa"/>
            <w:vAlign w:val="center"/>
          </w:tcPr>
          <w:p w:rsidR="00E03DA7" w:rsidRDefault="00E03DA7" w:rsidP="00E03DA7">
            <w:pPr>
              <w:pStyle w:val="TableText"/>
              <w:rPr>
                <w:ins w:id="1781" w:author=" Vijay Parmar" w:date="2009-08-23T01:48:00Z"/>
                <w:rStyle w:val="CodeChar0"/>
              </w:rPr>
            </w:pPr>
            <w:ins w:id="1782" w:author=" Vijay Parmar" w:date="2009-08-23T01:48:00Z">
              <w:r>
                <w:rPr>
                  <w:rStyle w:val="CodeChar0"/>
                </w:rPr>
                <w:t xml:space="preserve">Database </w:t>
              </w:r>
            </w:ins>
            <w:ins w:id="1783" w:author=" Vijay Parmar" w:date="2009-08-23T01:49:00Z">
              <w:r>
                <w:rPr>
                  <w:rStyle w:val="CodeChar0"/>
                </w:rPr>
                <w:t>Application System User</w:t>
              </w:r>
            </w:ins>
          </w:p>
        </w:tc>
        <w:tc>
          <w:tcPr>
            <w:tcW w:w="4847" w:type="dxa"/>
            <w:vAlign w:val="center"/>
          </w:tcPr>
          <w:p w:rsidR="00E03DA7" w:rsidRDefault="00E03DA7" w:rsidP="00EE258F">
            <w:pPr>
              <w:pStyle w:val="TableText"/>
              <w:rPr>
                <w:ins w:id="1784" w:author=" Vijay Parmar" w:date="2009-08-23T01:48:00Z"/>
              </w:rPr>
            </w:pPr>
            <w:ins w:id="1785" w:author=" Vijay Parmar" w:date="2009-08-23T01:48:00Z">
              <w:r>
                <w:t>Root</w:t>
              </w:r>
            </w:ins>
          </w:p>
        </w:tc>
      </w:tr>
      <w:tr w:rsidR="00E03DA7" w:rsidRPr="007966AD" w:rsidTr="00EE258F">
        <w:trPr>
          <w:cantSplit/>
          <w:ins w:id="1786" w:author=" Vijay Parmar" w:date="2009-08-23T01:48:00Z"/>
        </w:trPr>
        <w:tc>
          <w:tcPr>
            <w:tcW w:w="3577" w:type="dxa"/>
            <w:vAlign w:val="center"/>
          </w:tcPr>
          <w:p w:rsidR="00E03DA7" w:rsidRDefault="00E03DA7" w:rsidP="00E03DA7">
            <w:pPr>
              <w:pStyle w:val="TableText"/>
              <w:rPr>
                <w:ins w:id="1787" w:author=" Vijay Parmar" w:date="2009-08-23T01:48:00Z"/>
                <w:rStyle w:val="CodeChar0"/>
              </w:rPr>
            </w:pPr>
            <w:ins w:id="1788" w:author=" Vijay Parmar" w:date="2009-08-23T01:49:00Z">
              <w:r>
                <w:rPr>
                  <w:rStyle w:val="CodeChar0"/>
                </w:rPr>
                <w:t>Database Application System Password</w:t>
              </w:r>
            </w:ins>
          </w:p>
        </w:tc>
        <w:tc>
          <w:tcPr>
            <w:tcW w:w="4847" w:type="dxa"/>
            <w:vAlign w:val="center"/>
          </w:tcPr>
          <w:p w:rsidR="00E03DA7" w:rsidRDefault="00E03DA7" w:rsidP="00EE258F">
            <w:pPr>
              <w:pStyle w:val="TableText"/>
              <w:rPr>
                <w:ins w:id="1789" w:author=" Vijay Parmar" w:date="2009-08-23T01:48:00Z"/>
              </w:rPr>
            </w:pPr>
            <w:ins w:id="1790" w:author=" Vijay Parmar" w:date="2009-08-23T01:48:00Z">
              <w:r>
                <w:t>Admin</w:t>
              </w:r>
            </w:ins>
          </w:p>
        </w:tc>
      </w:tr>
      <w:tr w:rsidR="00AE0332" w:rsidRPr="007966AD" w:rsidTr="00EE258F">
        <w:trPr>
          <w:cantSplit/>
          <w:ins w:id="1791" w:author=" Vijay Parmar" w:date="2009-08-23T01:49:00Z"/>
        </w:trPr>
        <w:tc>
          <w:tcPr>
            <w:tcW w:w="3577" w:type="dxa"/>
            <w:vAlign w:val="center"/>
          </w:tcPr>
          <w:p w:rsidR="00AE0332" w:rsidRDefault="00AE0332" w:rsidP="00E03DA7">
            <w:pPr>
              <w:pStyle w:val="TableText"/>
              <w:rPr>
                <w:ins w:id="1792" w:author=" Vijay Parmar" w:date="2009-08-23T01:49:00Z"/>
                <w:rStyle w:val="CodeChar0"/>
              </w:rPr>
            </w:pPr>
            <w:ins w:id="1793" w:author=" Vijay Parmar" w:date="2009-08-23T01:49:00Z">
              <w:r>
                <w:rPr>
                  <w:rStyle w:val="CodeChar0"/>
                </w:rPr>
                <w:t>Recreate the CSM UPT Database Schema?</w:t>
              </w:r>
            </w:ins>
          </w:p>
        </w:tc>
        <w:tc>
          <w:tcPr>
            <w:tcW w:w="4847" w:type="dxa"/>
            <w:vAlign w:val="center"/>
          </w:tcPr>
          <w:p w:rsidR="00AE0332" w:rsidRDefault="00AE0332" w:rsidP="00EE258F">
            <w:pPr>
              <w:pStyle w:val="TableText"/>
              <w:rPr>
                <w:ins w:id="1794" w:author=" Vijay Parmar" w:date="2009-08-23T01:49:00Z"/>
              </w:rPr>
            </w:pPr>
            <w:ins w:id="1795" w:author=" Vijay Parmar" w:date="2009-08-23T01:49:00Z">
              <w:r>
                <w:t>Yes</w:t>
              </w:r>
            </w:ins>
          </w:p>
        </w:tc>
      </w:tr>
    </w:tbl>
    <w:p w:rsidR="00A82D76" w:rsidRDefault="00A82D76">
      <w:pPr>
        <w:pStyle w:val="ListNumber"/>
        <w:rPr>
          <w:ins w:id="1796" w:author=" Vijay Parmar" w:date="2009-08-23T01:43:00Z"/>
        </w:rPr>
        <w:pPrChange w:id="1797" w:author=" Vijay Parmar" w:date="2009-08-23T01:48:00Z">
          <w:pPr>
            <w:pStyle w:val="ListNumber"/>
            <w:numPr>
              <w:numId w:val="48"/>
            </w:numPr>
            <w:tabs>
              <w:tab w:val="num" w:pos="1080"/>
              <w:tab w:val="num" w:pos="1890"/>
            </w:tabs>
            <w:ind w:left="1440" w:hanging="360"/>
          </w:pPr>
        </w:pPrChange>
      </w:pPr>
    </w:p>
    <w:p w:rsidR="00A82D76" w:rsidRDefault="00A82D76">
      <w:pPr>
        <w:pStyle w:val="ListNumber"/>
        <w:ind w:left="1440"/>
        <w:rPr>
          <w:ins w:id="1798" w:author=" Vijay Parmar" w:date="2009-08-23T01:42:00Z"/>
        </w:rPr>
        <w:pPrChange w:id="1799" w:author=" Vijay Parmar" w:date="2009-08-23T01:43:00Z">
          <w:pPr>
            <w:pStyle w:val="ListNumber"/>
            <w:numPr>
              <w:numId w:val="48"/>
            </w:numPr>
            <w:tabs>
              <w:tab w:val="num" w:pos="1080"/>
              <w:tab w:val="num" w:pos="1890"/>
            </w:tabs>
            <w:ind w:left="1440" w:hanging="360"/>
          </w:pPr>
        </w:pPrChange>
      </w:pPr>
    </w:p>
    <w:p w:rsidR="002D504C" w:rsidRDefault="002C03D1">
      <w:pPr>
        <w:pStyle w:val="ListNumber"/>
        <w:numPr>
          <w:ilvl w:val="0"/>
          <w:numId w:val="48"/>
        </w:numPr>
        <w:tabs>
          <w:tab w:val="num" w:pos="1080"/>
          <w:tab w:val="num" w:pos="1890"/>
        </w:tabs>
        <w:rPr>
          <w:ins w:id="1800" w:author=" Vijay Parmar" w:date="2009-08-23T01:42:00Z"/>
        </w:rPr>
      </w:pPr>
      <w:ins w:id="1801" w:author=" Vijay Parmar" w:date="2009-08-23T01:42:00Z">
        <w:r>
          <w:t>On GUI Installer Step 1</w:t>
        </w:r>
        <w:r w:rsidR="00EE43DA">
          <w:t>2</w:t>
        </w:r>
        <w:r>
          <w:t xml:space="preserve">, </w:t>
        </w:r>
      </w:ins>
      <w:ins w:id="1802" w:author=" Vijay Parmar" w:date="2009-08-23T01:47:00Z">
        <w:r w:rsidR="007D6EFB">
          <w:t>choose installation type.</w:t>
        </w:r>
      </w:ins>
      <w:ins w:id="1803" w:author=" Vijay Parmar" w:date="2009-08-23T01:42:00Z">
        <w:r>
          <w:t xml:space="preserve"> </w:t>
        </w:r>
      </w:ins>
      <w:ins w:id="1804" w:author=" Vijay Parmar" w:date="2009-08-23T01:50:00Z">
        <w:r w:rsidR="008D2B18">
          <w:t xml:space="preserve">The Authentication type options are Database, LDAP or LDAPS. </w:t>
        </w:r>
      </w:ins>
      <w:ins w:id="1805" w:author=" Vijay Parmar" w:date="2009-08-23T01:52:00Z">
        <w:r w:rsidR="008D2B18">
          <w:t>Choose the type preferred.</w:t>
        </w:r>
      </w:ins>
      <w:ins w:id="1806" w:author=" Vijay Parmar" w:date="2009-08-23T01:53:00Z">
        <w:r w:rsidR="008D2B18">
          <w:t xml:space="preserve"> </w:t>
        </w:r>
      </w:ins>
      <w:ins w:id="1807" w:author=" Vijay Parmar" w:date="2009-08-23T01:42:00Z">
        <w:r>
          <w:t xml:space="preserve">Click </w:t>
        </w:r>
        <w:r w:rsidRPr="00A22A04">
          <w:rPr>
            <w:rFonts w:ascii="Courier New" w:hAnsi="Courier New" w:cs="Courier New"/>
            <w:i/>
          </w:rPr>
          <w:t>Next Button</w:t>
        </w:r>
        <w:r>
          <w:t xml:space="preserve"> to proceed to next screen. </w:t>
        </w:r>
      </w:ins>
    </w:p>
    <w:p w:rsidR="00A82D76" w:rsidRDefault="00A82D76">
      <w:pPr>
        <w:pStyle w:val="ListNumber"/>
        <w:ind w:left="1080"/>
        <w:rPr>
          <w:ins w:id="1808" w:author=" Vijay Parmar" w:date="2009-08-23T01:41:00Z"/>
        </w:rPr>
        <w:pPrChange w:id="1809" w:author=" Vijay Parmar" w:date="2009-08-23T01:53:00Z">
          <w:pPr>
            <w:pStyle w:val="ListNumber"/>
            <w:numPr>
              <w:numId w:val="48"/>
            </w:numPr>
            <w:tabs>
              <w:tab w:val="num" w:pos="1080"/>
              <w:tab w:val="num" w:pos="1890"/>
            </w:tabs>
            <w:ind w:left="1440" w:hanging="360"/>
          </w:pPr>
        </w:pPrChange>
      </w:pPr>
    </w:p>
    <w:p w:rsidR="00BF791D" w:rsidRDefault="00856960" w:rsidP="00856960">
      <w:pPr>
        <w:pStyle w:val="ListNumber"/>
        <w:numPr>
          <w:ilvl w:val="0"/>
          <w:numId w:val="48"/>
        </w:numPr>
        <w:tabs>
          <w:tab w:val="num" w:pos="1080"/>
          <w:tab w:val="num" w:pos="1890"/>
        </w:tabs>
        <w:rPr>
          <w:ins w:id="1810" w:author=" Vijay Parmar" w:date="2009-08-23T01:56:00Z"/>
        </w:rPr>
      </w:pPr>
      <w:ins w:id="1811" w:author=" Vijay Parmar" w:date="2009-08-23T01:53:00Z">
        <w:r>
          <w:t>On GUI Installer Step 1</w:t>
        </w:r>
        <w:r w:rsidR="006919EC">
          <w:t>3</w:t>
        </w:r>
      </w:ins>
      <w:ins w:id="1812" w:author=" Vijay Parmar" w:date="2009-08-23T01:56:00Z">
        <w:r w:rsidR="00BF791D">
          <w:t xml:space="preserve">, </w:t>
        </w:r>
      </w:ins>
      <w:ins w:id="1813" w:author=" Vijay Parmar" w:date="2009-08-23T01:58:00Z">
        <w:r w:rsidR="00BF791D">
          <w:t xml:space="preserve">configure LDAPS configuration for Authentication. Click </w:t>
        </w:r>
        <w:r w:rsidR="00BF791D" w:rsidRPr="00A22A04">
          <w:rPr>
            <w:rFonts w:ascii="Courier New" w:hAnsi="Courier New" w:cs="Courier New"/>
            <w:i/>
          </w:rPr>
          <w:t>Next Button</w:t>
        </w:r>
        <w:r w:rsidR="00BF791D">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814" w:author=" Vijay Parmar" w:date="2009-08-23T01:58:00Z"/>
        </w:trPr>
        <w:tc>
          <w:tcPr>
            <w:tcW w:w="3577" w:type="dxa"/>
            <w:shd w:val="clear" w:color="auto" w:fill="D9D9D9"/>
            <w:vAlign w:val="center"/>
          </w:tcPr>
          <w:p w:rsidR="009B5FD9" w:rsidRPr="007966AD" w:rsidRDefault="009B5FD9" w:rsidP="00EE258F">
            <w:pPr>
              <w:pStyle w:val="TableHeaderCenter"/>
              <w:rPr>
                <w:ins w:id="1815" w:author=" Vijay Parmar" w:date="2009-08-23T01:58:00Z"/>
              </w:rPr>
            </w:pPr>
            <w:ins w:id="1816"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817" w:author=" Vijay Parmar" w:date="2009-08-23T01:58:00Z"/>
              </w:rPr>
            </w:pPr>
            <w:ins w:id="1818" w:author=" Vijay Parmar" w:date="2009-08-23T01:58:00Z">
              <w:r>
                <w:t>Sample value</w:t>
              </w:r>
            </w:ins>
          </w:p>
        </w:tc>
      </w:tr>
      <w:tr w:rsidR="009B5FD9" w:rsidRPr="007966AD" w:rsidTr="00EE258F">
        <w:trPr>
          <w:cantSplit/>
          <w:ins w:id="1819" w:author=" Vijay Parmar" w:date="2009-08-23T01:58:00Z"/>
        </w:trPr>
        <w:tc>
          <w:tcPr>
            <w:tcW w:w="3577" w:type="dxa"/>
            <w:vAlign w:val="center"/>
          </w:tcPr>
          <w:p w:rsidR="009B5FD9" w:rsidRDefault="006C09B4" w:rsidP="006C09B4">
            <w:pPr>
              <w:pStyle w:val="TableText"/>
              <w:rPr>
                <w:ins w:id="1820" w:author=" Vijay Parmar" w:date="2009-08-23T01:58:00Z"/>
                <w:rStyle w:val="CodeChar0"/>
              </w:rPr>
            </w:pPr>
            <w:ins w:id="1821" w:author=" Vijay Parmar" w:date="2009-08-23T02:04:00Z">
              <w:r>
                <w:rPr>
                  <w:rStyle w:val="CodeChar0"/>
                </w:rPr>
                <w:t>LDAPS URL</w:t>
              </w:r>
            </w:ins>
          </w:p>
        </w:tc>
        <w:tc>
          <w:tcPr>
            <w:tcW w:w="4847" w:type="dxa"/>
            <w:vAlign w:val="center"/>
          </w:tcPr>
          <w:p w:rsidR="002D504C" w:rsidRDefault="00F460E7">
            <w:pPr>
              <w:pStyle w:val="TableText"/>
              <w:rPr>
                <w:ins w:id="1822" w:author=" Vijay Parmar" w:date="2009-08-23T01:58:00Z"/>
              </w:rPr>
            </w:pPr>
            <w:ins w:id="1823" w:author=" Vijay Parmar" w:date="2009-08-23T02:40:00Z">
              <w:r>
                <w:t>l</w:t>
              </w:r>
            </w:ins>
            <w:ins w:id="1824" w:author=" Vijay Parmar" w:date="2009-08-23T02:06:00Z">
              <w:r w:rsidR="006C09B4">
                <w:t>daps://</w:t>
              </w:r>
            </w:ins>
            <w:ins w:id="1825" w:author=" Vijay Parmar" w:date="2009-08-23T02:39:00Z">
              <w:r w:rsidR="004246E1">
                <w:t>&lt;&lt;your_institute_server&gt;&gt;</w:t>
              </w:r>
            </w:ins>
            <w:ins w:id="1826" w:author=" Vijay Parmar" w:date="2009-08-23T02:06:00Z">
              <w:r w:rsidR="006C09B4">
                <w:t>:</w:t>
              </w:r>
            </w:ins>
            <w:ins w:id="1827" w:author=" Vijay Parmar" w:date="2009-08-23T02:40:00Z">
              <w:r w:rsidR="004246E1">
                <w:t>&lt;&lt;port_number&gt;&gt;</w:t>
              </w:r>
            </w:ins>
          </w:p>
        </w:tc>
      </w:tr>
      <w:tr w:rsidR="009B5FD9" w:rsidRPr="007966AD" w:rsidTr="00EE258F">
        <w:trPr>
          <w:cantSplit/>
          <w:ins w:id="1828" w:author=" Vijay Parmar" w:date="2009-08-23T01:58:00Z"/>
        </w:trPr>
        <w:tc>
          <w:tcPr>
            <w:tcW w:w="3577" w:type="dxa"/>
            <w:vAlign w:val="center"/>
          </w:tcPr>
          <w:p w:rsidR="009B5FD9" w:rsidRDefault="006C09B4" w:rsidP="00EE258F">
            <w:pPr>
              <w:pStyle w:val="TableText"/>
              <w:rPr>
                <w:ins w:id="1829" w:author=" Vijay Parmar" w:date="2009-08-23T01:58:00Z"/>
                <w:rStyle w:val="CodeChar0"/>
              </w:rPr>
            </w:pPr>
            <w:ins w:id="1830" w:author=" Vijay Parmar" w:date="2009-08-23T02:04:00Z">
              <w:r>
                <w:rPr>
                  <w:rStyle w:val="CodeChar0"/>
                </w:rPr>
                <w:lastRenderedPageBreak/>
                <w:t>LDAPS Search Base DN</w:t>
              </w:r>
            </w:ins>
          </w:p>
        </w:tc>
        <w:tc>
          <w:tcPr>
            <w:tcW w:w="4847" w:type="dxa"/>
            <w:vAlign w:val="center"/>
          </w:tcPr>
          <w:p w:rsidR="009B5FD9" w:rsidRDefault="009C5A30" w:rsidP="00EE258F">
            <w:pPr>
              <w:pStyle w:val="TableText"/>
              <w:rPr>
                <w:ins w:id="1831" w:author=" Vijay Parmar" w:date="2009-08-23T01:58:00Z"/>
              </w:rPr>
            </w:pPr>
            <w:ins w:id="1832" w:author=" Vijay Parmar" w:date="2009-08-23T02:06:00Z">
              <w:r>
                <w:t>O</w:t>
              </w:r>
              <w:r w:rsidR="006C09B4">
                <w:t>u</w:t>
              </w:r>
            </w:ins>
            <w:ins w:id="1833" w:author=" Vijay Parmar" w:date="2009-08-23T02:08:00Z">
              <w:r>
                <w:t>=dept,o=institute</w:t>
              </w:r>
            </w:ins>
          </w:p>
        </w:tc>
      </w:tr>
      <w:tr w:rsidR="009B5FD9" w:rsidRPr="007966AD" w:rsidTr="00EE258F">
        <w:trPr>
          <w:cantSplit/>
          <w:ins w:id="1834" w:author=" Vijay Parmar" w:date="2009-08-23T01:58:00Z"/>
        </w:trPr>
        <w:tc>
          <w:tcPr>
            <w:tcW w:w="3577" w:type="dxa"/>
            <w:vAlign w:val="center"/>
          </w:tcPr>
          <w:p w:rsidR="009B5FD9" w:rsidRDefault="006C09B4" w:rsidP="00EE258F">
            <w:pPr>
              <w:pStyle w:val="TableText"/>
              <w:rPr>
                <w:ins w:id="1835" w:author=" Vijay Parmar" w:date="2009-08-23T01:58:00Z"/>
                <w:rStyle w:val="CodeChar0"/>
              </w:rPr>
            </w:pPr>
            <w:ins w:id="1836" w:author=" Vijay Parmar" w:date="2009-08-23T02:04:00Z">
              <w:r>
                <w:rPr>
                  <w:rStyle w:val="CodeChar0"/>
                </w:rPr>
                <w:t>LDAPS User ID Lable</w:t>
              </w:r>
            </w:ins>
          </w:p>
        </w:tc>
        <w:tc>
          <w:tcPr>
            <w:tcW w:w="4847" w:type="dxa"/>
            <w:vAlign w:val="center"/>
          </w:tcPr>
          <w:p w:rsidR="009B5FD9" w:rsidRDefault="009C5A30" w:rsidP="00EE258F">
            <w:pPr>
              <w:pStyle w:val="TableText"/>
              <w:rPr>
                <w:ins w:id="1837" w:author=" Vijay Parmar" w:date="2009-08-23T01:58:00Z"/>
              </w:rPr>
            </w:pPr>
            <w:ins w:id="1838" w:author=" Vijay Parmar" w:date="2009-08-23T02:09:00Z">
              <w:r>
                <w:t>cn</w:t>
              </w:r>
            </w:ins>
          </w:p>
        </w:tc>
      </w:tr>
    </w:tbl>
    <w:p w:rsidR="00A82D76" w:rsidRDefault="00A82D76">
      <w:pPr>
        <w:pStyle w:val="ListParagraph"/>
        <w:rPr>
          <w:ins w:id="1839" w:author=" Vijay Parmar" w:date="2009-08-23T01:56:00Z"/>
        </w:rPr>
        <w:pPrChange w:id="1840" w:author=" Vijay Parmar" w:date="2009-08-23T01:56: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841" w:author=" Vijay Parmar" w:date="2009-08-23T01:58:00Z"/>
        </w:rPr>
      </w:pPr>
      <w:ins w:id="1842" w:author=" Vijay Parmar" w:date="2009-08-23T01:56:00Z">
        <w:r>
          <w:t>On GUI Installer Step 14</w:t>
        </w:r>
      </w:ins>
      <w:ins w:id="1843" w:author=" Vijay Parmar" w:date="2009-08-23T01:57:00Z">
        <w:r>
          <w:t xml:space="preserve">, configure LDAP information for Authentication. </w:t>
        </w:r>
      </w:ins>
      <w:ins w:id="1844" w:author=" Vijay Parmar" w:date="2009-08-23T01:58:00Z">
        <w:r>
          <w:t xml:space="preserve">Click </w:t>
        </w:r>
        <w:r w:rsidRPr="00A22A04">
          <w:rPr>
            <w:rFonts w:ascii="Courier New" w:hAnsi="Courier New" w:cs="Courier New"/>
            <w:i/>
          </w:rPr>
          <w:t>Next Button</w:t>
        </w:r>
        <w:r>
          <w:t xml:space="preserve"> to proceed to next screen.</w:t>
        </w:r>
      </w:ins>
      <w:ins w:id="1845" w:author=" Vijay Parmar" w:date="2009-08-23T01:56:00Z">
        <w:r>
          <w:t xml:space="preserve"> </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846" w:author=" Vijay Parmar" w:date="2009-08-23T01:58:00Z"/>
        </w:trPr>
        <w:tc>
          <w:tcPr>
            <w:tcW w:w="3577" w:type="dxa"/>
            <w:shd w:val="clear" w:color="auto" w:fill="D9D9D9"/>
            <w:vAlign w:val="center"/>
          </w:tcPr>
          <w:p w:rsidR="009B5FD9" w:rsidRPr="007966AD" w:rsidRDefault="009B5FD9" w:rsidP="00EE258F">
            <w:pPr>
              <w:pStyle w:val="TableHeaderCenter"/>
              <w:rPr>
                <w:ins w:id="1847" w:author=" Vijay Parmar" w:date="2009-08-23T01:58:00Z"/>
              </w:rPr>
            </w:pPr>
            <w:ins w:id="1848"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849" w:author=" Vijay Parmar" w:date="2009-08-23T01:58:00Z"/>
              </w:rPr>
            </w:pPr>
            <w:ins w:id="1850" w:author=" Vijay Parmar" w:date="2009-08-23T01:58:00Z">
              <w:r>
                <w:t>Sample value</w:t>
              </w:r>
            </w:ins>
          </w:p>
        </w:tc>
      </w:tr>
      <w:tr w:rsidR="00616E93" w:rsidRPr="007966AD" w:rsidTr="00EE258F">
        <w:trPr>
          <w:cantSplit/>
          <w:ins w:id="1851" w:author=" Vijay Parmar" w:date="2009-08-23T01:58:00Z"/>
        </w:trPr>
        <w:tc>
          <w:tcPr>
            <w:tcW w:w="3577" w:type="dxa"/>
            <w:vAlign w:val="center"/>
          </w:tcPr>
          <w:p w:rsidR="00616E93" w:rsidRDefault="00616E93" w:rsidP="00EE258F">
            <w:pPr>
              <w:pStyle w:val="TableText"/>
              <w:rPr>
                <w:ins w:id="1852" w:author=" Vijay Parmar" w:date="2009-08-23T01:58:00Z"/>
                <w:rStyle w:val="CodeChar0"/>
              </w:rPr>
            </w:pPr>
            <w:ins w:id="1853" w:author=" Vijay Parmar" w:date="2009-08-23T02:05:00Z">
              <w:r>
                <w:rPr>
                  <w:rStyle w:val="CodeChar0"/>
                </w:rPr>
                <w:t>LDAP URL</w:t>
              </w:r>
            </w:ins>
          </w:p>
        </w:tc>
        <w:tc>
          <w:tcPr>
            <w:tcW w:w="4847" w:type="dxa"/>
            <w:vAlign w:val="center"/>
          </w:tcPr>
          <w:p w:rsidR="00616E93" w:rsidRDefault="00762C31" w:rsidP="00616E93">
            <w:pPr>
              <w:pStyle w:val="TableText"/>
              <w:rPr>
                <w:ins w:id="1854" w:author=" Vijay Parmar" w:date="2009-08-23T01:58:00Z"/>
              </w:rPr>
            </w:pPr>
            <w:ins w:id="1855" w:author=" Vijay Parmar" w:date="2009-08-23T02:40:00Z">
              <w:r>
                <w:t>l</w:t>
              </w:r>
              <w:r w:rsidR="00616E93">
                <w:t>dap://&lt;&lt;your_institute_server&gt;&gt;:&lt;&lt;port_number&gt;&gt;</w:t>
              </w:r>
            </w:ins>
          </w:p>
        </w:tc>
      </w:tr>
      <w:tr w:rsidR="00616E93" w:rsidRPr="007966AD" w:rsidTr="00EE258F">
        <w:trPr>
          <w:cantSplit/>
          <w:ins w:id="1856" w:author=" Vijay Parmar" w:date="2009-08-23T01:58:00Z"/>
        </w:trPr>
        <w:tc>
          <w:tcPr>
            <w:tcW w:w="3577" w:type="dxa"/>
            <w:vAlign w:val="center"/>
          </w:tcPr>
          <w:p w:rsidR="00616E93" w:rsidRDefault="00616E93" w:rsidP="00EE258F">
            <w:pPr>
              <w:pStyle w:val="TableText"/>
              <w:rPr>
                <w:ins w:id="1857" w:author=" Vijay Parmar" w:date="2009-08-23T01:58:00Z"/>
                <w:rStyle w:val="CodeChar0"/>
              </w:rPr>
            </w:pPr>
            <w:ins w:id="1858" w:author=" Vijay Parmar" w:date="2009-08-23T02:05:00Z">
              <w:r>
                <w:rPr>
                  <w:rStyle w:val="CodeChar0"/>
                </w:rPr>
                <w:t>LDAP Search Base DN</w:t>
              </w:r>
            </w:ins>
          </w:p>
        </w:tc>
        <w:tc>
          <w:tcPr>
            <w:tcW w:w="4847" w:type="dxa"/>
            <w:vAlign w:val="center"/>
          </w:tcPr>
          <w:p w:rsidR="00616E93" w:rsidRDefault="00616E93" w:rsidP="00AB2B55">
            <w:pPr>
              <w:pStyle w:val="TableText"/>
              <w:rPr>
                <w:ins w:id="1859" w:author=" Vijay Parmar" w:date="2009-08-23T01:58:00Z"/>
              </w:rPr>
            </w:pPr>
            <w:ins w:id="1860" w:author=" Vijay Parmar" w:date="2009-08-23T02:07:00Z">
              <w:r>
                <w:t>Ou=abc,dc=</w:t>
              </w:r>
            </w:ins>
            <w:ins w:id="1861" w:author=" Vijay Parmar" w:date="2009-08-23T02:08:00Z">
              <w:r>
                <w:t>def,dc=ghi,dc=jkl,dc=mn</w:t>
              </w:r>
            </w:ins>
          </w:p>
        </w:tc>
      </w:tr>
      <w:tr w:rsidR="00616E93" w:rsidRPr="007966AD" w:rsidTr="00EE258F">
        <w:trPr>
          <w:cantSplit/>
          <w:ins w:id="1862" w:author=" Vijay Parmar" w:date="2009-08-23T01:58:00Z"/>
        </w:trPr>
        <w:tc>
          <w:tcPr>
            <w:tcW w:w="3577" w:type="dxa"/>
            <w:vAlign w:val="center"/>
          </w:tcPr>
          <w:p w:rsidR="00616E93" w:rsidRDefault="00616E93" w:rsidP="00EE258F">
            <w:pPr>
              <w:pStyle w:val="TableText"/>
              <w:rPr>
                <w:ins w:id="1863" w:author=" Vijay Parmar" w:date="2009-08-23T01:58:00Z"/>
                <w:rStyle w:val="CodeChar0"/>
              </w:rPr>
            </w:pPr>
            <w:ins w:id="1864" w:author=" Vijay Parmar" w:date="2009-08-23T02:05:00Z">
              <w:r>
                <w:rPr>
                  <w:rStyle w:val="CodeChar0"/>
                </w:rPr>
                <w:t>LDAP User ID Label</w:t>
              </w:r>
            </w:ins>
          </w:p>
        </w:tc>
        <w:tc>
          <w:tcPr>
            <w:tcW w:w="4847" w:type="dxa"/>
            <w:vAlign w:val="center"/>
          </w:tcPr>
          <w:p w:rsidR="00616E93" w:rsidRDefault="00616E93" w:rsidP="00EE258F">
            <w:pPr>
              <w:pStyle w:val="TableText"/>
              <w:rPr>
                <w:ins w:id="1865" w:author=" Vijay Parmar" w:date="2009-08-23T01:58:00Z"/>
              </w:rPr>
            </w:pPr>
            <w:ins w:id="1866" w:author=" Vijay Parmar" w:date="2009-08-23T02:08:00Z">
              <w:r>
                <w:t>Uid</w:t>
              </w:r>
            </w:ins>
          </w:p>
        </w:tc>
      </w:tr>
      <w:tr w:rsidR="00616E93" w:rsidRPr="007966AD" w:rsidTr="00EE258F">
        <w:trPr>
          <w:cantSplit/>
          <w:ins w:id="1867" w:author=" Vijay Parmar" w:date="2009-08-23T01:58:00Z"/>
        </w:trPr>
        <w:tc>
          <w:tcPr>
            <w:tcW w:w="3577" w:type="dxa"/>
            <w:vAlign w:val="center"/>
          </w:tcPr>
          <w:p w:rsidR="00616E93" w:rsidRDefault="00616E93" w:rsidP="006C09B4">
            <w:pPr>
              <w:pStyle w:val="TableText"/>
              <w:rPr>
                <w:ins w:id="1868" w:author=" Vijay Parmar" w:date="2009-08-23T01:58:00Z"/>
                <w:rStyle w:val="CodeChar0"/>
              </w:rPr>
            </w:pPr>
            <w:ins w:id="1869" w:author=" Vijay Parmar" w:date="2009-08-23T02:05:00Z">
              <w:r>
                <w:rPr>
                  <w:rStyle w:val="CodeChar0"/>
                </w:rPr>
                <w:t>LDAP Admiin User Name</w:t>
              </w:r>
            </w:ins>
          </w:p>
        </w:tc>
        <w:tc>
          <w:tcPr>
            <w:tcW w:w="4847" w:type="dxa"/>
            <w:vAlign w:val="center"/>
          </w:tcPr>
          <w:p w:rsidR="002D504C" w:rsidRDefault="00616E93">
            <w:pPr>
              <w:pStyle w:val="TableText"/>
              <w:rPr>
                <w:ins w:id="1870" w:author=" Vijay Parmar" w:date="2009-08-23T01:58:00Z"/>
              </w:rPr>
            </w:pPr>
            <w:ins w:id="1871" w:author=" Vijay Parmar" w:date="2009-08-23T02:08:00Z">
              <w:r>
                <w:t>Uid=abcAdmin,ou=abc,dc=def,dc=ghi,dc=jkl,dc=mn</w:t>
              </w:r>
            </w:ins>
          </w:p>
        </w:tc>
      </w:tr>
      <w:tr w:rsidR="00616E93" w:rsidRPr="007966AD" w:rsidTr="00EE258F">
        <w:trPr>
          <w:cantSplit/>
          <w:ins w:id="1872" w:author=" Vijay Parmar" w:date="2009-08-23T01:58:00Z"/>
        </w:trPr>
        <w:tc>
          <w:tcPr>
            <w:tcW w:w="3577" w:type="dxa"/>
            <w:vAlign w:val="center"/>
          </w:tcPr>
          <w:p w:rsidR="00616E93" w:rsidRDefault="00616E93" w:rsidP="00EE258F">
            <w:pPr>
              <w:pStyle w:val="TableText"/>
              <w:rPr>
                <w:ins w:id="1873" w:author=" Vijay Parmar" w:date="2009-08-23T01:58:00Z"/>
                <w:rStyle w:val="CodeChar0"/>
              </w:rPr>
            </w:pPr>
            <w:ins w:id="1874" w:author=" Vijay Parmar" w:date="2009-08-23T02:05:00Z">
              <w:r>
                <w:rPr>
                  <w:rStyle w:val="CodeChar0"/>
                </w:rPr>
                <w:t>LDAP Admin Password</w:t>
              </w:r>
            </w:ins>
          </w:p>
        </w:tc>
        <w:tc>
          <w:tcPr>
            <w:tcW w:w="4847" w:type="dxa"/>
            <w:vAlign w:val="center"/>
          </w:tcPr>
          <w:p w:rsidR="00616E93" w:rsidRDefault="00616E93" w:rsidP="00EE258F">
            <w:pPr>
              <w:pStyle w:val="TableText"/>
              <w:rPr>
                <w:ins w:id="1875" w:author=" Vijay Parmar" w:date="2009-08-23T01:58:00Z"/>
              </w:rPr>
            </w:pPr>
            <w:ins w:id="1876" w:author=" Vijay Parmar" w:date="2009-08-23T02:05:00Z">
              <w:r>
                <w:t>Password</w:t>
              </w:r>
            </w:ins>
          </w:p>
        </w:tc>
      </w:tr>
    </w:tbl>
    <w:p w:rsidR="00A82D76" w:rsidRDefault="00A82D76">
      <w:pPr>
        <w:pStyle w:val="ListNumber"/>
        <w:ind w:left="1080"/>
        <w:rPr>
          <w:ins w:id="1877" w:author=" Vijay Parmar" w:date="2009-08-23T01:56:00Z"/>
        </w:rPr>
        <w:pPrChange w:id="1878" w:author=" Vijay Parmar" w:date="2009-08-23T01:58:00Z">
          <w:pPr>
            <w:pStyle w:val="ListNumber"/>
            <w:numPr>
              <w:numId w:val="48"/>
            </w:numPr>
            <w:tabs>
              <w:tab w:val="num" w:pos="1080"/>
              <w:tab w:val="num" w:pos="1890"/>
            </w:tabs>
            <w:ind w:left="1440" w:hanging="360"/>
          </w:pPr>
        </w:pPrChange>
      </w:pPr>
    </w:p>
    <w:p w:rsidR="00BF791D" w:rsidRDefault="00BF791D" w:rsidP="00BF791D">
      <w:pPr>
        <w:pStyle w:val="ListNumber"/>
        <w:numPr>
          <w:ilvl w:val="0"/>
          <w:numId w:val="48"/>
        </w:numPr>
        <w:tabs>
          <w:tab w:val="num" w:pos="1080"/>
          <w:tab w:val="num" w:pos="1890"/>
        </w:tabs>
        <w:rPr>
          <w:ins w:id="1879" w:author=" Vijay Parmar" w:date="2009-08-23T01:56:00Z"/>
        </w:rPr>
      </w:pPr>
      <w:ins w:id="1880" w:author=" Vijay Parmar" w:date="2009-08-23T01:56:00Z">
        <w:r>
          <w:t>On GUI Installer Step 15, configure MySQL database connection information for</w:t>
        </w:r>
      </w:ins>
      <w:ins w:id="1881" w:author=" Vijay Parmar" w:date="2009-08-23T01:57:00Z">
        <w:r>
          <w:t xml:space="preserve"> Authentication. </w:t>
        </w:r>
      </w:ins>
      <w:ins w:id="1882" w:author=" Vijay Parmar" w:date="2009-08-23T01:56:00Z">
        <w:r>
          <w:t xml:space="preserve"> </w:t>
        </w:r>
      </w:ins>
      <w:ins w:id="1883" w:author=" Vijay Parmar" w:date="2009-08-23T01:57:00Z">
        <w:r>
          <w:t xml:space="preserve">Click </w:t>
        </w:r>
        <w:r w:rsidRPr="00A22A04">
          <w:rPr>
            <w:rFonts w:ascii="Courier New" w:hAnsi="Courier New" w:cs="Courier New"/>
            <w:i/>
          </w:rPr>
          <w:t>Next Button</w:t>
        </w:r>
        <w:r>
          <w:t xml:space="preserve"> to proceed to next screen.</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9B5FD9" w:rsidRPr="007966AD" w:rsidTr="00EE258F">
        <w:trPr>
          <w:cantSplit/>
          <w:tblHeader/>
          <w:ins w:id="1884" w:author=" Vijay Parmar" w:date="2009-08-23T01:58:00Z"/>
        </w:trPr>
        <w:tc>
          <w:tcPr>
            <w:tcW w:w="3577" w:type="dxa"/>
            <w:shd w:val="clear" w:color="auto" w:fill="D9D9D9"/>
            <w:vAlign w:val="center"/>
          </w:tcPr>
          <w:p w:rsidR="009B5FD9" w:rsidRPr="007966AD" w:rsidRDefault="009B5FD9" w:rsidP="00EE258F">
            <w:pPr>
              <w:pStyle w:val="TableHeaderCenter"/>
              <w:rPr>
                <w:ins w:id="1885" w:author=" Vijay Parmar" w:date="2009-08-23T01:58:00Z"/>
              </w:rPr>
            </w:pPr>
            <w:ins w:id="1886" w:author=" Vijay Parmar" w:date="2009-08-23T01:58:00Z">
              <w:r>
                <w:t>Property</w:t>
              </w:r>
            </w:ins>
          </w:p>
        </w:tc>
        <w:tc>
          <w:tcPr>
            <w:tcW w:w="4847" w:type="dxa"/>
            <w:shd w:val="clear" w:color="auto" w:fill="D9D9D9"/>
            <w:vAlign w:val="center"/>
          </w:tcPr>
          <w:p w:rsidR="009B5FD9" w:rsidRPr="007966AD" w:rsidRDefault="009B5FD9" w:rsidP="00EE258F">
            <w:pPr>
              <w:pStyle w:val="TableHeaderCenter"/>
              <w:rPr>
                <w:ins w:id="1887" w:author=" Vijay Parmar" w:date="2009-08-23T01:58:00Z"/>
              </w:rPr>
            </w:pPr>
            <w:ins w:id="1888" w:author=" Vijay Parmar" w:date="2009-08-23T01:58:00Z">
              <w:r>
                <w:t>Sample value</w:t>
              </w:r>
            </w:ins>
          </w:p>
        </w:tc>
      </w:tr>
      <w:tr w:rsidR="009B5FD9" w:rsidRPr="007966AD" w:rsidTr="00EE258F">
        <w:trPr>
          <w:cantSplit/>
          <w:ins w:id="1889" w:author=" Vijay Parmar" w:date="2009-08-23T01:58:00Z"/>
        </w:trPr>
        <w:tc>
          <w:tcPr>
            <w:tcW w:w="3577" w:type="dxa"/>
            <w:vAlign w:val="center"/>
          </w:tcPr>
          <w:p w:rsidR="009B5FD9" w:rsidRDefault="009B5FD9" w:rsidP="00EE258F">
            <w:pPr>
              <w:pStyle w:val="TableText"/>
              <w:rPr>
                <w:ins w:id="1890" w:author=" Vijay Parmar" w:date="2009-08-23T01:58:00Z"/>
                <w:rStyle w:val="CodeChar0"/>
              </w:rPr>
            </w:pPr>
            <w:ins w:id="1891" w:author=" Vijay Parmar" w:date="2009-08-23T01:58:00Z">
              <w:r>
                <w:rPr>
                  <w:rStyle w:val="CodeChar0"/>
                </w:rPr>
                <w:t>Database Host Name</w:t>
              </w:r>
            </w:ins>
          </w:p>
        </w:tc>
        <w:tc>
          <w:tcPr>
            <w:tcW w:w="4847" w:type="dxa"/>
            <w:vAlign w:val="center"/>
          </w:tcPr>
          <w:p w:rsidR="009B5FD9" w:rsidRDefault="009B5FD9" w:rsidP="00EE258F">
            <w:pPr>
              <w:pStyle w:val="TableText"/>
              <w:rPr>
                <w:ins w:id="1892" w:author=" Vijay Parmar" w:date="2009-08-23T01:58:00Z"/>
              </w:rPr>
            </w:pPr>
            <w:ins w:id="1893" w:author=" Vijay Parmar" w:date="2009-08-23T01:58:00Z">
              <w:r>
                <w:t>Localhost</w:t>
              </w:r>
            </w:ins>
          </w:p>
        </w:tc>
      </w:tr>
      <w:tr w:rsidR="009B5FD9" w:rsidRPr="007966AD" w:rsidTr="00EE258F">
        <w:trPr>
          <w:cantSplit/>
          <w:ins w:id="1894" w:author=" Vijay Parmar" w:date="2009-08-23T01:58:00Z"/>
        </w:trPr>
        <w:tc>
          <w:tcPr>
            <w:tcW w:w="3577" w:type="dxa"/>
            <w:vAlign w:val="center"/>
          </w:tcPr>
          <w:p w:rsidR="009B5FD9" w:rsidRDefault="009B5FD9" w:rsidP="00EE258F">
            <w:pPr>
              <w:pStyle w:val="TableText"/>
              <w:rPr>
                <w:ins w:id="1895" w:author=" Vijay Parmar" w:date="2009-08-23T01:58:00Z"/>
                <w:rStyle w:val="CodeChar0"/>
              </w:rPr>
            </w:pPr>
            <w:ins w:id="1896" w:author=" Vijay Parmar" w:date="2009-08-23T01:58:00Z">
              <w:r>
                <w:rPr>
                  <w:rStyle w:val="CodeChar0"/>
                </w:rPr>
                <w:t>Database port</w:t>
              </w:r>
            </w:ins>
          </w:p>
        </w:tc>
        <w:tc>
          <w:tcPr>
            <w:tcW w:w="4847" w:type="dxa"/>
            <w:vAlign w:val="center"/>
          </w:tcPr>
          <w:p w:rsidR="009B5FD9" w:rsidRDefault="009B5FD9" w:rsidP="00EE258F">
            <w:pPr>
              <w:pStyle w:val="TableText"/>
              <w:rPr>
                <w:ins w:id="1897" w:author=" Vijay Parmar" w:date="2009-08-23T01:58:00Z"/>
              </w:rPr>
            </w:pPr>
            <w:ins w:id="1898" w:author=" Vijay Parmar" w:date="2009-08-23T01:58:00Z">
              <w:r>
                <w:t>3306</w:t>
              </w:r>
            </w:ins>
          </w:p>
        </w:tc>
      </w:tr>
      <w:tr w:rsidR="009B5FD9" w:rsidRPr="007966AD" w:rsidTr="00EE258F">
        <w:trPr>
          <w:cantSplit/>
          <w:ins w:id="1899" w:author=" Vijay Parmar" w:date="2009-08-23T01:58:00Z"/>
        </w:trPr>
        <w:tc>
          <w:tcPr>
            <w:tcW w:w="3577" w:type="dxa"/>
            <w:vAlign w:val="center"/>
          </w:tcPr>
          <w:p w:rsidR="009B5FD9" w:rsidRDefault="009B5FD9" w:rsidP="00EE258F">
            <w:pPr>
              <w:pStyle w:val="TableText"/>
              <w:rPr>
                <w:ins w:id="1900" w:author=" Vijay Parmar" w:date="2009-08-23T01:58:00Z"/>
                <w:rStyle w:val="CodeChar0"/>
              </w:rPr>
            </w:pPr>
            <w:ins w:id="1901" w:author=" Vijay Parmar" w:date="2009-08-23T01:58:00Z">
              <w:r>
                <w:rPr>
                  <w:rStyle w:val="CodeChar0"/>
                </w:rPr>
                <w:t>Database Name</w:t>
              </w:r>
            </w:ins>
          </w:p>
        </w:tc>
        <w:tc>
          <w:tcPr>
            <w:tcW w:w="4847" w:type="dxa"/>
            <w:vAlign w:val="center"/>
          </w:tcPr>
          <w:p w:rsidR="009B5FD9" w:rsidRDefault="009B5FD9" w:rsidP="00EE258F">
            <w:pPr>
              <w:pStyle w:val="TableText"/>
              <w:rPr>
                <w:ins w:id="1902" w:author=" Vijay Parmar" w:date="2009-08-23T01:58:00Z"/>
              </w:rPr>
            </w:pPr>
            <w:ins w:id="1903" w:author=" Vijay Parmar" w:date="2009-08-23T01:58:00Z">
              <w:r>
                <w:t>Uptdb</w:t>
              </w:r>
            </w:ins>
          </w:p>
        </w:tc>
      </w:tr>
      <w:tr w:rsidR="009B5FD9" w:rsidRPr="007966AD" w:rsidTr="00EE258F">
        <w:trPr>
          <w:cantSplit/>
          <w:ins w:id="1904" w:author=" Vijay Parmar" w:date="2009-08-23T01:58:00Z"/>
        </w:trPr>
        <w:tc>
          <w:tcPr>
            <w:tcW w:w="3577" w:type="dxa"/>
            <w:vAlign w:val="center"/>
          </w:tcPr>
          <w:p w:rsidR="009B5FD9" w:rsidRDefault="009B5FD9" w:rsidP="009B5FD9">
            <w:pPr>
              <w:pStyle w:val="TableText"/>
              <w:rPr>
                <w:ins w:id="1905" w:author=" Vijay Parmar" w:date="2009-08-23T01:58:00Z"/>
                <w:rStyle w:val="CodeChar0"/>
              </w:rPr>
            </w:pPr>
            <w:ins w:id="1906" w:author=" Vijay Parmar" w:date="2009-08-23T01:58:00Z">
              <w:r>
                <w:rPr>
                  <w:rStyle w:val="CodeChar0"/>
                </w:rPr>
                <w:t>Database Application User</w:t>
              </w:r>
            </w:ins>
          </w:p>
        </w:tc>
        <w:tc>
          <w:tcPr>
            <w:tcW w:w="4847" w:type="dxa"/>
            <w:vAlign w:val="center"/>
          </w:tcPr>
          <w:p w:rsidR="009B5FD9" w:rsidRDefault="009B5FD9" w:rsidP="00EE258F">
            <w:pPr>
              <w:pStyle w:val="TableText"/>
              <w:rPr>
                <w:ins w:id="1907" w:author=" Vijay Parmar" w:date="2009-08-23T01:58:00Z"/>
              </w:rPr>
            </w:pPr>
            <w:ins w:id="1908" w:author=" Vijay Parmar" w:date="2009-08-23T01:59:00Z">
              <w:r>
                <w:t>Upt</w:t>
              </w:r>
            </w:ins>
          </w:p>
        </w:tc>
      </w:tr>
      <w:tr w:rsidR="009B5FD9" w:rsidRPr="007966AD" w:rsidTr="00EE258F">
        <w:trPr>
          <w:cantSplit/>
          <w:ins w:id="1909" w:author=" Vijay Parmar" w:date="2009-08-23T01:58:00Z"/>
        </w:trPr>
        <w:tc>
          <w:tcPr>
            <w:tcW w:w="3577" w:type="dxa"/>
            <w:vAlign w:val="center"/>
          </w:tcPr>
          <w:p w:rsidR="009B5FD9" w:rsidRDefault="009B5FD9" w:rsidP="009B5FD9">
            <w:pPr>
              <w:pStyle w:val="TableText"/>
              <w:rPr>
                <w:ins w:id="1910" w:author=" Vijay Parmar" w:date="2009-08-23T01:58:00Z"/>
                <w:rStyle w:val="CodeChar0"/>
              </w:rPr>
            </w:pPr>
            <w:ins w:id="1911" w:author=" Vijay Parmar" w:date="2009-08-23T01:58:00Z">
              <w:r>
                <w:rPr>
                  <w:rStyle w:val="CodeChar0"/>
                </w:rPr>
                <w:t>Database Application Password</w:t>
              </w:r>
            </w:ins>
          </w:p>
        </w:tc>
        <w:tc>
          <w:tcPr>
            <w:tcW w:w="4847" w:type="dxa"/>
            <w:vAlign w:val="center"/>
          </w:tcPr>
          <w:p w:rsidR="009B5FD9" w:rsidRDefault="00B33F58" w:rsidP="00EE258F">
            <w:pPr>
              <w:pStyle w:val="TableText"/>
              <w:rPr>
                <w:ins w:id="1912" w:author=" Vijay Parmar" w:date="2009-08-23T01:58:00Z"/>
              </w:rPr>
            </w:pPr>
            <w:ins w:id="1913" w:author=" Vijay Parmar" w:date="2009-08-23T01:59:00Z">
              <w:r>
                <w:t>U</w:t>
              </w:r>
              <w:r w:rsidR="009B5FD9">
                <w:t>pt</w:t>
              </w:r>
            </w:ins>
          </w:p>
        </w:tc>
      </w:tr>
      <w:tr w:rsidR="009B5FD9" w:rsidRPr="007966AD" w:rsidTr="00EE258F">
        <w:trPr>
          <w:cantSplit/>
          <w:ins w:id="1914" w:author=" Vijay Parmar" w:date="2009-08-23T01:58:00Z"/>
        </w:trPr>
        <w:tc>
          <w:tcPr>
            <w:tcW w:w="3577" w:type="dxa"/>
            <w:vAlign w:val="center"/>
          </w:tcPr>
          <w:p w:rsidR="009B5FD9" w:rsidRDefault="009B5FD9" w:rsidP="00EE258F">
            <w:pPr>
              <w:pStyle w:val="TableText"/>
              <w:rPr>
                <w:ins w:id="1915" w:author=" Vijay Parmar" w:date="2009-08-23T01:58:00Z"/>
                <w:rStyle w:val="CodeChar0"/>
              </w:rPr>
            </w:pPr>
            <w:ins w:id="1916" w:author=" Vijay Parmar" w:date="2009-08-23T01:58:00Z">
              <w:r>
                <w:rPr>
                  <w:rStyle w:val="CodeChar0"/>
                </w:rPr>
                <w:t>Recreate the CSM UPT Database Schema?</w:t>
              </w:r>
            </w:ins>
          </w:p>
        </w:tc>
        <w:tc>
          <w:tcPr>
            <w:tcW w:w="4847" w:type="dxa"/>
            <w:vAlign w:val="center"/>
          </w:tcPr>
          <w:p w:rsidR="009B5FD9" w:rsidRDefault="009B5FD9" w:rsidP="00EE258F">
            <w:pPr>
              <w:pStyle w:val="TableText"/>
              <w:rPr>
                <w:ins w:id="1917" w:author=" Vijay Parmar" w:date="2009-08-23T01:58:00Z"/>
              </w:rPr>
            </w:pPr>
            <w:ins w:id="1918" w:author=" Vijay Parmar" w:date="2009-08-23T01:58:00Z">
              <w:r>
                <w:t>Yes</w:t>
              </w:r>
            </w:ins>
          </w:p>
        </w:tc>
      </w:tr>
    </w:tbl>
    <w:p w:rsidR="00A82D76" w:rsidRDefault="00A82D76">
      <w:pPr>
        <w:tabs>
          <w:tab w:val="left" w:pos="1710"/>
        </w:tabs>
        <w:ind w:left="1440"/>
        <w:rPr>
          <w:ins w:id="1919" w:author=" Vijay Parmar" w:date="2009-08-23T01:53:00Z"/>
        </w:rPr>
        <w:pPrChange w:id="1920" w:author=" Vijay Parmar" w:date="2009-08-23T01:55:00Z">
          <w:pPr>
            <w:pStyle w:val="ListNumber"/>
            <w:numPr>
              <w:numId w:val="48"/>
            </w:numPr>
            <w:tabs>
              <w:tab w:val="num" w:pos="1080"/>
              <w:tab w:val="num" w:pos="1890"/>
            </w:tabs>
            <w:ind w:left="1440" w:hanging="360"/>
          </w:pPr>
        </w:pPrChange>
      </w:pPr>
    </w:p>
    <w:p w:rsidR="006919EC" w:rsidRDefault="00826EEC" w:rsidP="00856960">
      <w:pPr>
        <w:pStyle w:val="ListNumber"/>
        <w:numPr>
          <w:ilvl w:val="0"/>
          <w:numId w:val="48"/>
        </w:numPr>
        <w:tabs>
          <w:tab w:val="num" w:pos="1080"/>
          <w:tab w:val="num" w:pos="1890"/>
        </w:tabs>
        <w:rPr>
          <w:ins w:id="1921" w:author=" Vijay Parmar" w:date="2009-08-23T01:53:00Z"/>
        </w:rPr>
      </w:pPr>
      <w:ins w:id="1922" w:author=" Vijay Parmar" w:date="2009-08-23T01:55:00Z">
        <w:r>
          <w:t xml:space="preserve">On GUI Installer Step </w:t>
        </w:r>
      </w:ins>
      <w:ins w:id="1923" w:author=" Vijay Parmar" w:date="2009-08-23T02:09:00Z">
        <w:r w:rsidR="004E5224">
          <w:t>16, the Installation Summary is shown. Verify the details before proceeding.</w:t>
        </w:r>
      </w:ins>
      <w:ins w:id="1924" w:author=" Vijay Parmar" w:date="2009-08-23T02:10:00Z">
        <w:r w:rsidR="00B33F58">
          <w:t xml:space="preserve"> Click </w:t>
        </w:r>
        <w:r w:rsidR="00B33F58" w:rsidRPr="00A22A04">
          <w:rPr>
            <w:rFonts w:ascii="Courier New" w:hAnsi="Courier New" w:cs="Courier New"/>
            <w:i/>
          </w:rPr>
          <w:t>Next Button</w:t>
        </w:r>
        <w:r w:rsidR="00B33F58">
          <w:t xml:space="preserve"> to proceed to next screen.</w:t>
        </w:r>
      </w:ins>
    </w:p>
    <w:p w:rsidR="00397D08" w:rsidRDefault="00397D08" w:rsidP="00397D08">
      <w:pPr>
        <w:pStyle w:val="ListNumber"/>
        <w:numPr>
          <w:ilvl w:val="0"/>
          <w:numId w:val="48"/>
        </w:numPr>
        <w:tabs>
          <w:tab w:val="num" w:pos="1080"/>
          <w:tab w:val="num" w:pos="1890"/>
        </w:tabs>
        <w:rPr>
          <w:ins w:id="1925" w:author=" Vijay Parmar" w:date="2009-08-23T02:14:00Z"/>
        </w:rPr>
      </w:pPr>
      <w:ins w:id="1926" w:author=" Vijay Parmar" w:date="2009-08-23T02:12:00Z">
        <w:r>
          <w:t xml:space="preserve">On GUI Installer Step 17, the Installation Group summary is shown. </w:t>
        </w:r>
      </w:ins>
      <w:ins w:id="1927" w:author=" Vijay Parmar" w:date="2009-08-23T02:13:00Z">
        <w:r>
          <w:t>Currently only one software is installed named ‘csmupt’.</w:t>
        </w:r>
      </w:ins>
      <w:ins w:id="1928" w:author=" Vijay Parmar" w:date="2009-08-23T02:12:00Z">
        <w:r>
          <w:t xml:space="preserve"> Click </w:t>
        </w:r>
        <w:r w:rsidRPr="00A22A04">
          <w:rPr>
            <w:rFonts w:ascii="Courier New" w:hAnsi="Courier New" w:cs="Courier New"/>
            <w:i/>
          </w:rPr>
          <w:t>Next Button</w:t>
        </w:r>
        <w:r>
          <w:t xml:space="preserve"> to proceed to </w:t>
        </w:r>
      </w:ins>
      <w:ins w:id="1929" w:author=" Vijay Parmar" w:date="2009-08-23T02:14:00Z">
        <w:r>
          <w:t>installation of the software. Note: It will take few minutes (or more depending on the network connection).</w:t>
        </w:r>
      </w:ins>
    </w:p>
    <w:p w:rsidR="00B03C09" w:rsidRDefault="00397D08" w:rsidP="00397D08">
      <w:pPr>
        <w:pStyle w:val="ListNumber"/>
        <w:numPr>
          <w:ilvl w:val="0"/>
          <w:numId w:val="48"/>
        </w:numPr>
        <w:tabs>
          <w:tab w:val="num" w:pos="1080"/>
          <w:tab w:val="num" w:pos="1890"/>
        </w:tabs>
        <w:rPr>
          <w:ins w:id="1930" w:author=" Vijay Parmar" w:date="2009-08-23T02:12:00Z"/>
        </w:rPr>
      </w:pPr>
      <w:ins w:id="1931" w:author=" Vijay Parmar" w:date="2009-08-23T02:14:00Z">
        <w:r>
          <w:t xml:space="preserve">On GUI Installer Step 18, the GUI installer </w:t>
        </w:r>
      </w:ins>
      <w:ins w:id="1932" w:author=" Vijay Parmar" w:date="2009-08-23T02:15:00Z">
        <w:r>
          <w:t>run</w:t>
        </w:r>
      </w:ins>
      <w:ins w:id="1933" w:author=" Vijay Parmar" w:date="2009-08-23T02:41:00Z">
        <w:r w:rsidR="00B03C09">
          <w:t xml:space="preserve">s </w:t>
        </w:r>
      </w:ins>
      <w:ins w:id="1934" w:author=" Vijay Parmar" w:date="2009-08-23T02:15:00Z">
        <w:r>
          <w:t>the build for install or upgrade.</w:t>
        </w:r>
      </w:ins>
      <w:ins w:id="1935" w:author=" Vijay Parmar" w:date="2009-08-23T02:41:00Z">
        <w:r w:rsidR="00B03C09">
          <w:t xml:space="preserve"> If successful, the Installer will show </w:t>
        </w:r>
      </w:ins>
      <w:ins w:id="1936" w:author=" Vijay Parmar" w:date="2009-08-23T02:42:00Z">
        <w:r w:rsidR="00B03C09">
          <w:t xml:space="preserve">Step 19. If the installation fails, refer the troubleshooting section </w:t>
        </w:r>
      </w:ins>
      <w:ins w:id="1937" w:author=" Vijay Parmar" w:date="2009-08-23T02:43:00Z">
        <w:r w:rsidR="00B03C09">
          <w:t>on the CSM Wiki site</w:t>
        </w:r>
      </w:ins>
    </w:p>
    <w:p w:rsidR="00A82D76" w:rsidRDefault="00A82D76">
      <w:pPr>
        <w:pStyle w:val="BodyText"/>
        <w:rPr>
          <w:ins w:id="1938" w:author=" Vijay Parmar" w:date="2009-08-23T01:06:00Z"/>
        </w:rPr>
        <w:pPrChange w:id="1939" w:author=" Vijay Parmar" w:date="2009-08-22T21:47:00Z">
          <w:pPr>
            <w:pStyle w:val="Heading4"/>
          </w:pPr>
        </w:pPrChange>
      </w:pPr>
    </w:p>
    <w:p w:rsidR="007966AD" w:rsidDel="009D1804" w:rsidRDefault="00D33DD9" w:rsidP="009E5F12">
      <w:pPr>
        <w:pStyle w:val="Heading3"/>
        <w:rPr>
          <w:del w:id="1940" w:author=" Vijay Parmar" w:date="2009-08-23T02:43:00Z"/>
        </w:rPr>
      </w:pPr>
      <w:del w:id="1941" w:author=" Vijay Parmar" w:date="2009-08-23T02:43:00Z">
        <w:r w:rsidDel="009D1804">
          <w:lastRenderedPageBreak/>
          <w:delText xml:space="preserve">UPT </w:delText>
        </w:r>
        <w:r w:rsidR="00EE432C" w:rsidDel="009D1804">
          <w:delText>Deployment Steps</w:delText>
        </w:r>
      </w:del>
    </w:p>
    <w:p w:rsidR="00A54A8F" w:rsidRPr="00A54A8F" w:rsidDel="009D1804" w:rsidRDefault="00A54A8F" w:rsidP="009E5F12">
      <w:pPr>
        <w:pStyle w:val="BodyText"/>
        <w:keepNext/>
        <w:rPr>
          <w:del w:id="1942" w:author=" Vijay Parmar" w:date="2009-08-23T02:43:00Z"/>
        </w:rPr>
      </w:pPr>
      <w:del w:id="1943" w:author=" Vijay Parmar" w:date="2009-08-23T02:43:00Z">
        <w:r w:rsidDel="009D1804">
          <w:delText>The sections below provide the necessary steps for deploying UPT along with instructions for completing those steps.</w:delText>
        </w:r>
        <w:r w:rsidRPr="00A54A8F" w:rsidDel="009D1804">
          <w:delText xml:space="preserve"> </w:delText>
        </w:r>
        <w:r w:rsidDel="009D1804">
          <w:delText>As you follow the deployment steps, use the files containing the name corresponding with your database.</w:delText>
        </w:r>
      </w:del>
    </w:p>
    <w:p w:rsidR="00EE432C" w:rsidDel="009D1804" w:rsidRDefault="00EE432C" w:rsidP="00EE432C">
      <w:pPr>
        <w:pStyle w:val="Heading4"/>
        <w:rPr>
          <w:del w:id="1944" w:author=" Vijay Parmar" w:date="2009-08-23T02:43:00Z"/>
        </w:rPr>
      </w:pPr>
      <w:del w:id="1945" w:author=" Vijay Parmar" w:date="2009-08-23T02:43:00Z">
        <w:r w:rsidDel="009D1804">
          <w:delText>Create and Prime MySQL Database</w:delText>
        </w:r>
      </w:del>
    </w:p>
    <w:p w:rsidR="00EE432C" w:rsidDel="009D1804" w:rsidRDefault="00A54A8F" w:rsidP="00A54A8F">
      <w:pPr>
        <w:pStyle w:val="BodyText"/>
        <w:rPr>
          <w:del w:id="1946" w:author=" Vijay Parmar" w:date="2009-08-23T02:43:00Z"/>
        </w:rPr>
      </w:pPr>
      <w:del w:id="1947" w:author=" Vijay Parmar" w:date="2009-08-23T02:43:00Z">
        <w:r w:rsidDel="009D1804">
          <w:delText>Before beginning, you must l</w:delText>
        </w:r>
        <w:r w:rsidR="00EE432C" w:rsidDel="009D1804">
          <w:delText xml:space="preserve">og into the database using an account </w:delText>
        </w:r>
        <w:r w:rsidDel="009D1804">
          <w:delText xml:space="preserve">that </w:delText>
        </w:r>
        <w:r w:rsidR="00EE432C" w:rsidDel="009D1804">
          <w:delText xml:space="preserve">has permission to create new databases. </w:delText>
        </w:r>
        <w:r w:rsidDel="009D1804">
          <w:delText>Also, m</w:delText>
        </w:r>
        <w:r w:rsidR="00EE432C" w:rsidDel="009D1804">
          <w:delText xml:space="preserve">ake sure that the database you are about to create doesn’t already exist. If it does, drop it </w:delText>
        </w:r>
        <w:r w:rsidR="003E53A8" w:rsidDel="009D1804">
          <w:delText>and</w:delText>
        </w:r>
        <w:r w:rsidR="00EE432C" w:rsidDel="009D1804">
          <w:delText xml:space="preserve"> create new one.  </w:delText>
        </w:r>
        <w:r w:rsidR="00F228E8" w:rsidDel="009D1804">
          <w:fldChar w:fldCharType="begin"/>
        </w:r>
        <w:r w:rsidR="000C649E" w:rsidDel="009D1804">
          <w:delInstrText xml:space="preserve"> XE "</w:delInstrText>
        </w:r>
        <w:r w:rsidR="000C649E" w:rsidRPr="000C7E9B" w:rsidDel="009D1804">
          <w:delInstrText xml:space="preserve">create </w:delInstrText>
        </w:r>
        <w:r w:rsidR="000C649E" w:rsidDel="009D1804">
          <w:delInstrText>UPT</w:delInstrText>
        </w:r>
        <w:r w:rsidR="000C649E" w:rsidRPr="000C7E9B" w:rsidDel="009D1804">
          <w:delInstrText xml:space="preserve"> database</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9E4846" w:rsidDel="009D1804">
          <w:delInstrText xml:space="preserve">database:create </w:delInstrText>
        </w:r>
        <w:r w:rsidR="000C649E" w:rsidDel="009D1804">
          <w:delInstrText>UPT</w:delInstrText>
        </w:r>
        <w:r w:rsidR="000C649E" w:rsidRPr="009E4846" w:rsidDel="009D1804">
          <w:delInstrText xml:space="preserve"> schema</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"UPT:create</w:delInstrText>
        </w:r>
        <w:r w:rsidR="000C649E" w:rsidRPr="000C7E9B" w:rsidDel="009D1804">
          <w:delInstrText xml:space="preserve"> schema</w:delInstrText>
        </w:r>
        <w:r w:rsidR="000C649E" w:rsidDel="009D1804">
          <w:delInstrText xml:space="preserve"> and database" </w:delInstrText>
        </w:r>
        <w:r w:rsidR="00F228E8" w:rsidDel="009D1804">
          <w:fldChar w:fldCharType="end"/>
        </w:r>
      </w:del>
    </w:p>
    <w:p w:rsidR="00EE432C" w:rsidDel="009D1804" w:rsidRDefault="00EE432C" w:rsidP="003E53A8">
      <w:pPr>
        <w:pStyle w:val="ListNumber"/>
        <w:numPr>
          <w:ilvl w:val="0"/>
          <w:numId w:val="48"/>
        </w:numPr>
        <w:rPr>
          <w:del w:id="1948" w:author=" Vijay Parmar" w:date="2009-08-23T02:43:00Z"/>
        </w:rPr>
      </w:pPr>
      <w:del w:id="1949" w:author=" Vijay Parmar" w:date="2009-08-23T02:43:00Z">
        <w:r w:rsidDel="009D1804">
          <w:delText xml:space="preserve">In the </w:delText>
        </w:r>
        <w:r w:rsidRPr="003E53A8" w:rsidDel="009D1804">
          <w:rPr>
            <w:rStyle w:val="CodeChar0"/>
          </w:rPr>
          <w:delText>AuthSchemaMySQL.sql</w:delText>
        </w:r>
        <w:r w:rsidDel="009D1804">
          <w:delText xml:space="preserve"> </w:delText>
        </w:r>
        <w:r w:rsidR="003E53A8" w:rsidDel="009D1804">
          <w:delText xml:space="preserve">script </w:delText>
        </w:r>
        <w:r w:rsidDel="009D1804">
          <w:delText>file</w:delText>
        </w:r>
        <w:r w:rsidR="003E53A8" w:rsidDel="009D1804">
          <w:delText>,</w:delText>
        </w:r>
        <w:r w:rsidDel="009D1804">
          <w:delText xml:space="preserve"> replace the </w:delText>
        </w:r>
        <w:r w:rsidRPr="003E53A8" w:rsidDel="009D1804">
          <w:rPr>
            <w:rStyle w:val="CodeChar0"/>
          </w:rPr>
          <w:delText>&lt;&lt;database_name&gt;&gt;</w:delText>
        </w:r>
        <w:r w:rsidDel="009D1804">
          <w:delText xml:space="preserve"> tag with the name </w:delText>
        </w:r>
        <w:r w:rsidR="003E53A8" w:rsidDel="009D1804">
          <w:delText>of the UPT Authorization schema, which is</w:delText>
        </w:r>
        <w:r w:rsidDel="009D1804">
          <w:delText xml:space="preserve"> </w:delText>
        </w:r>
        <w:r w:rsidRPr="003E53A8" w:rsidDel="009D1804">
          <w:rPr>
            <w:rStyle w:val="CodeTextEntryChar"/>
          </w:rPr>
          <w:delText>csmupt</w:delText>
        </w:r>
        <w:r w:rsidDel="009D1804">
          <w:delText xml:space="preserve">. </w:delText>
        </w:r>
      </w:del>
    </w:p>
    <w:p w:rsidR="00EE432C" w:rsidDel="009D1804" w:rsidRDefault="003E53A8" w:rsidP="003E53A8">
      <w:pPr>
        <w:pStyle w:val="ListNumber"/>
        <w:rPr>
          <w:del w:id="1950" w:author=" Vijay Parmar" w:date="2009-08-23T02:43:00Z"/>
        </w:rPr>
      </w:pPr>
      <w:del w:id="1951" w:author=" Vijay Parmar" w:date="2009-08-23T02:43:00Z">
        <w:r w:rsidDel="009D1804">
          <w:delText>Save and then r</w:delText>
        </w:r>
        <w:r w:rsidR="00EE432C" w:rsidDel="009D1804">
          <w:delText xml:space="preserve">un </w:delText>
        </w:r>
        <w:r w:rsidDel="009D1804">
          <w:delText>the edited from</w:delText>
        </w:r>
        <w:r w:rsidR="00EE432C" w:rsidDel="009D1804">
          <w:delText xml:space="preserve"> the database prompt. This should create a database with the given name.  </w:delText>
        </w:r>
      </w:del>
    </w:p>
    <w:p w:rsidR="00EE432C" w:rsidDel="009D1804" w:rsidRDefault="00EE432C" w:rsidP="003E53A8">
      <w:pPr>
        <w:pStyle w:val="ListNumber"/>
        <w:rPr>
          <w:del w:id="1952" w:author=" Vijay Parmar" w:date="2009-08-23T02:43:00Z"/>
        </w:rPr>
      </w:pPr>
      <w:del w:id="1953" w:author=" Vijay Parmar" w:date="2009-08-23T02:43:00Z">
        <w:r w:rsidDel="009D1804">
          <w:delText xml:space="preserve">In the </w:delText>
        </w:r>
        <w:r w:rsidRPr="003E53A8" w:rsidDel="009D1804">
          <w:rPr>
            <w:rStyle w:val="CodeChar0"/>
          </w:rPr>
          <w:delText>DataPrimingMySQL.sql</w:delText>
        </w:r>
        <w:r w:rsidDel="009D1804">
          <w:delText xml:space="preserve"> </w:delText>
        </w:r>
        <w:r w:rsidR="003E53A8" w:rsidDel="009D1804">
          <w:delText xml:space="preserve">script </w:delText>
        </w:r>
        <w:r w:rsidDel="009D1804">
          <w:delText>file</w:delText>
        </w:r>
        <w:r w:rsidR="003E53A8" w:rsidDel="009D1804">
          <w:delText xml:space="preserve"> perform the following</w:delText>
        </w:r>
        <w:r w:rsidDel="009D1804">
          <w:delText>:</w:delText>
        </w:r>
      </w:del>
    </w:p>
    <w:p w:rsidR="00EE432C" w:rsidDel="009D1804" w:rsidRDefault="003E53A8" w:rsidP="00EE432C">
      <w:pPr>
        <w:pStyle w:val="ListBullet2"/>
        <w:rPr>
          <w:del w:id="1954" w:author=" Vijay Parmar" w:date="2009-08-23T02:43:00Z"/>
        </w:rPr>
      </w:pPr>
      <w:del w:id="1955" w:author=" Vijay Parmar" w:date="2009-08-23T02:43:00Z">
        <w:r w:rsidDel="009D1804">
          <w:delText xml:space="preserve">Replace </w:delText>
        </w:r>
        <w:r w:rsidR="00EE432C" w:rsidRPr="003E53A8" w:rsidDel="009D1804">
          <w:rPr>
            <w:rStyle w:val="CodeChar0"/>
          </w:rPr>
          <w:delText>&lt;&lt;super_admin_login_id&gt;&gt;</w:delText>
        </w:r>
        <w:r w:rsidR="00EE432C" w:rsidDel="009D1804">
          <w:delText xml:space="preserve"> with the login id of the user who is going to act as the Super Admin for that particular installation</w:delText>
        </w:r>
        <w:r w:rsidDel="009D1804">
          <w:delText>.</w:delText>
        </w:r>
      </w:del>
    </w:p>
    <w:p w:rsidR="00EE432C" w:rsidDel="009D1804" w:rsidRDefault="003E53A8" w:rsidP="00EE432C">
      <w:pPr>
        <w:pStyle w:val="ListBullet2"/>
        <w:rPr>
          <w:del w:id="1956" w:author=" Vijay Parmar" w:date="2009-08-23T02:43:00Z"/>
        </w:rPr>
      </w:pPr>
      <w:del w:id="1957" w:author=" Vijay Parmar" w:date="2009-08-23T02:43:00Z">
        <w:r w:rsidDel="009D1804">
          <w:delText>P</w:delText>
        </w:r>
        <w:r w:rsidR="00EE432C" w:rsidDel="009D1804">
          <w:delText xml:space="preserve">rovide the first name and last name </w:delText>
        </w:r>
        <w:r w:rsidDel="009D1804">
          <w:delText xml:space="preserve">of the Super Admin user </w:delText>
        </w:r>
        <w:r w:rsidR="00EE432C" w:rsidDel="009D1804">
          <w:delText xml:space="preserve">by replacing </w:delText>
        </w:r>
        <w:r w:rsidR="00EE432C" w:rsidRPr="003E53A8" w:rsidDel="009D1804">
          <w:rPr>
            <w:rStyle w:val="CodeChar0"/>
          </w:rPr>
          <w:delText>&lt;&lt;super_admin_first_name&gt;&gt;</w:delText>
        </w:r>
        <w:r w:rsidR="00EE432C" w:rsidDel="009D1804">
          <w:delText xml:space="preserve"> and </w:delText>
        </w:r>
        <w:r w:rsidR="00EE432C" w:rsidRPr="003E53A8" w:rsidDel="009D1804">
          <w:rPr>
            <w:rStyle w:val="CodeChar0"/>
          </w:rPr>
          <w:delText>&lt;&lt;super_admin_last_name &gt;&gt;</w:delText>
        </w:r>
        <w:r w:rsidR="00EE432C" w:rsidDel="009D1804">
          <w:delText xml:space="preserve"> with</w:delText>
        </w:r>
        <w:r w:rsidDel="009D1804">
          <w:delText xml:space="preserve"> the appropriate values</w:delText>
        </w:r>
        <w:r w:rsidR="00EE432C" w:rsidDel="009D1804">
          <w:delText>.</w:delText>
        </w:r>
      </w:del>
    </w:p>
    <w:p w:rsidR="00EE432C" w:rsidDel="009D1804" w:rsidRDefault="00EE432C" w:rsidP="003E53A8">
      <w:pPr>
        <w:pStyle w:val="ListBullet2"/>
        <w:rPr>
          <w:del w:id="1958" w:author=" Vijay Parmar" w:date="2009-08-23T02:43:00Z"/>
        </w:rPr>
      </w:pPr>
      <w:del w:id="1959" w:author=" Vijay Parmar" w:date="2009-08-23T02:43:00Z">
        <w:r w:rsidDel="009D1804">
          <w:delText xml:space="preserve">Replace </w:delText>
        </w:r>
        <w:r w:rsidRPr="003E53A8" w:rsidDel="009D1804">
          <w:rPr>
            <w:rStyle w:val="CodeChar0"/>
          </w:rPr>
          <w:delText>&lt;&lt;application_context_name&gt;&gt;</w:delText>
        </w:r>
        <w:r w:rsidDel="009D1804">
          <w:delText xml:space="preserve"> with </w:delText>
        </w:r>
        <w:r w:rsidR="003E53A8" w:rsidDel="009D1804">
          <w:delText>the</w:delText>
        </w:r>
        <w:r w:rsidDel="009D1804">
          <w:delText xml:space="preserve"> application name of the application for which UPT is being hosted</w:delText>
        </w:r>
        <w:r w:rsidR="003E53A8" w:rsidDel="009D1804">
          <w:delText>.</w:delText>
        </w:r>
      </w:del>
    </w:p>
    <w:p w:rsidR="003E53A8" w:rsidDel="009D1804" w:rsidRDefault="003E53A8" w:rsidP="003E53A8">
      <w:pPr>
        <w:pStyle w:val="ListNumber"/>
        <w:rPr>
          <w:del w:id="1960" w:author=" Vijay Parmar" w:date="2009-08-23T02:43:00Z"/>
        </w:rPr>
      </w:pPr>
      <w:del w:id="1961" w:author=" Vijay Parmar" w:date="2009-08-23T02:43:00Z">
        <w:r w:rsidDel="009D1804">
          <w:delText>Save and then r</w:delText>
        </w:r>
        <w:r w:rsidR="00EE432C" w:rsidDel="009D1804">
          <w:delText xml:space="preserve">un the </w:delText>
        </w:r>
        <w:r w:rsidDel="009D1804">
          <w:delText xml:space="preserve">edited </w:delText>
        </w:r>
        <w:r w:rsidR="00EE432C" w:rsidDel="009D1804">
          <w:delText xml:space="preserve">script </w:delText>
        </w:r>
        <w:r w:rsidDel="009D1804">
          <w:delText>from</w:delText>
        </w:r>
        <w:r w:rsidR="00EE432C" w:rsidDel="009D1804">
          <w:delText xml:space="preserve"> the database prompt. This should populate the database with the initial data. </w:delText>
        </w:r>
      </w:del>
    </w:p>
    <w:p w:rsidR="003E53A8" w:rsidDel="009D1804" w:rsidRDefault="00EE432C" w:rsidP="003E53A8">
      <w:pPr>
        <w:pStyle w:val="ListNumber"/>
        <w:rPr>
          <w:del w:id="1962" w:author=" Vijay Parmar" w:date="2009-08-23T02:43:00Z"/>
        </w:rPr>
      </w:pPr>
      <w:del w:id="1963" w:author=" Vijay Parmar" w:date="2009-08-23T02:43:00Z">
        <w:r w:rsidDel="009D1804">
          <w:delText xml:space="preserve">Verify </w:delText>
        </w:r>
        <w:r w:rsidR="003E53A8" w:rsidDel="009D1804">
          <w:delText xml:space="preserve">population of the data </w:delText>
        </w:r>
        <w:r w:rsidDel="009D1804">
          <w:delText xml:space="preserve">by querying the </w:delText>
        </w:r>
        <w:r w:rsidRPr="003E53A8" w:rsidDel="009D1804">
          <w:rPr>
            <w:rStyle w:val="Emphasis"/>
          </w:rPr>
          <w:delText>csm_application</w:delText>
        </w:r>
        <w:r w:rsidDel="009D1804">
          <w:delText xml:space="preserve">, </w:delText>
        </w:r>
        <w:r w:rsidRPr="003E53A8" w:rsidDel="009D1804">
          <w:rPr>
            <w:rStyle w:val="Emphasis"/>
          </w:rPr>
          <w:delText>csm_user</w:delText>
        </w:r>
        <w:r w:rsidDel="009D1804">
          <w:delText xml:space="preserve">, </w:delText>
        </w:r>
        <w:r w:rsidRPr="003E53A8" w:rsidDel="009D1804">
          <w:rPr>
            <w:rStyle w:val="Emphasis"/>
          </w:rPr>
          <w:delText>csm_protection_element</w:delText>
        </w:r>
        <w:r w:rsidR="003E53A8" w:rsidDel="009D1804">
          <w:delText>,</w:delText>
        </w:r>
        <w:r w:rsidDel="009D1804">
          <w:delText xml:space="preserve"> and </w:delText>
        </w:r>
        <w:r w:rsidRPr="003E53A8" w:rsidDel="009D1804">
          <w:rPr>
            <w:rStyle w:val="Emphasis"/>
          </w:rPr>
          <w:delText>csm_user_protection_element</w:delText>
        </w:r>
        <w:r w:rsidDel="009D1804">
          <w:delText xml:space="preserve"> tables. They should have one record each. </w:delText>
        </w:r>
      </w:del>
    </w:p>
    <w:p w:rsidR="00EE432C" w:rsidDel="009D1804" w:rsidRDefault="00EE432C" w:rsidP="003E53A8">
      <w:pPr>
        <w:pStyle w:val="BodyTextIndent"/>
        <w:rPr>
          <w:del w:id="1964" w:author=" Vijay Parmar" w:date="2009-08-23T02:43:00Z"/>
        </w:rPr>
      </w:pPr>
      <w:del w:id="1965" w:author=" Vijay Parmar" w:date="2009-08-23T02:43:00Z">
        <w:r w:rsidDel="009D1804">
          <w:delText xml:space="preserve">The database will </w:delText>
        </w:r>
        <w:r w:rsidR="003E53A8" w:rsidDel="009D1804">
          <w:delText xml:space="preserve">also </w:delText>
        </w:r>
        <w:r w:rsidDel="009D1804">
          <w:delText>include CSM Standard Privileges</w:delText>
        </w:r>
        <w:r w:rsidR="003E53A8" w:rsidDel="009D1804">
          <w:delText>,</w:delText>
        </w:r>
        <w:r w:rsidDel="009D1804">
          <w:delText xml:space="preserve"> and the </w:delText>
        </w:r>
        <w:r w:rsidRPr="003E53A8" w:rsidDel="009D1804">
          <w:rPr>
            <w:rStyle w:val="Emphasis"/>
          </w:rPr>
          <w:delText>csm_privilege</w:delText>
        </w:r>
        <w:r w:rsidDel="009D1804">
          <w:delText xml:space="preserve"> table should have 7 entries.</w:delText>
        </w:r>
      </w:del>
    </w:p>
    <w:p w:rsidR="00EE432C" w:rsidDel="009D1804" w:rsidRDefault="003E53A8" w:rsidP="00EE432C">
      <w:pPr>
        <w:pStyle w:val="Heading4"/>
        <w:rPr>
          <w:del w:id="1966" w:author=" Vijay Parmar" w:date="2009-08-23T02:43:00Z"/>
        </w:rPr>
      </w:pPr>
      <w:del w:id="1967" w:author=" Vijay Parmar" w:date="2009-08-23T02:43:00Z">
        <w:r w:rsidDel="009D1804">
          <w:delText>Configure Datas</w:delText>
        </w:r>
        <w:r w:rsidR="00EE432C" w:rsidDel="009D1804">
          <w:delText>ource</w:delText>
        </w:r>
      </w:del>
    </w:p>
    <w:p w:rsidR="003E53A8" w:rsidDel="009D1804" w:rsidRDefault="003E53A8" w:rsidP="003E53A8">
      <w:pPr>
        <w:pStyle w:val="BodyText"/>
        <w:rPr>
          <w:del w:id="1968" w:author=" Vijay Parmar" w:date="2009-08-23T02:43:00Z"/>
        </w:rPr>
      </w:pPr>
      <w:del w:id="1969" w:author=" Vijay Parmar" w:date="2009-08-23T02:43:00Z">
        <w:r w:rsidDel="009D1804">
          <w:delText xml:space="preserve">Once the database has been created and primed, you must modify the </w:delText>
        </w:r>
        <w:r w:rsidRPr="003E53A8" w:rsidDel="009D1804">
          <w:rPr>
            <w:rStyle w:val="CodeChar0"/>
          </w:rPr>
          <w:delText>mysql-ds.xml</w:delText>
        </w:r>
        <w:r w:rsidDel="009D1804">
          <w:delText xml:space="preserve"> file, which contains information for creating a datasource, and then copy it to the appropriate location.</w:delText>
        </w:r>
        <w:r w:rsidR="000C649E" w:rsidRPr="000C649E" w:rsidDel="009D1804">
          <w:delText xml:space="preserve"> </w:delText>
        </w:r>
        <w:r w:rsidR="00F228E8" w:rsidDel="009D1804">
          <w:fldChar w:fldCharType="begin"/>
        </w:r>
        <w:r w:rsidR="000C649E" w:rsidDel="009D1804">
          <w:delInstrText xml:space="preserve"> XE "configure</w:delInstrText>
        </w:r>
        <w:r w:rsidR="000C649E" w:rsidRPr="000C7E9B" w:rsidDel="009D1804">
          <w:delInstrText xml:space="preserve"> </w:delInstrText>
        </w:r>
        <w:r w:rsidR="000C649E" w:rsidDel="009D1804">
          <w:delInstrText xml:space="preserve">UPT datasource" </w:delInstrText>
        </w:r>
        <w:r w:rsidR="00F228E8" w:rsidDel="009D1804">
          <w:fldChar w:fldCharType="end"/>
        </w:r>
        <w:r w:rsidR="00F228E8" w:rsidDel="009D1804">
          <w:fldChar w:fldCharType="begin"/>
        </w:r>
        <w:r w:rsidR="000C649E" w:rsidDel="009D1804">
          <w:delInstrText xml:space="preserve"> XE "UPT</w:delInstrText>
        </w:r>
        <w:r w:rsidR="00901053" w:rsidDel="009D1804">
          <w:delInstrText xml:space="preserve">:schema </w:delInstrText>
        </w:r>
        <w:r w:rsidR="000C649E" w:rsidDel="009D1804">
          <w:delInstrText xml:space="preserve">datasource" </w:delInstrText>
        </w:r>
        <w:r w:rsidR="00F228E8" w:rsidDel="009D1804">
          <w:fldChar w:fldCharType="end"/>
        </w:r>
        <w:r w:rsidR="00F228E8" w:rsidDel="009D1804">
          <w:fldChar w:fldCharType="begin"/>
        </w:r>
        <w:r w:rsidR="000C649E" w:rsidDel="009D1804">
          <w:delInstrText xml:space="preserve"> XE "</w:delInstrText>
        </w:r>
        <w:r w:rsidR="000C649E" w:rsidRPr="000C7E9B" w:rsidDel="009D1804">
          <w:delInstrText xml:space="preserve">deploy </w:delInstrText>
        </w:r>
        <w:r w:rsidR="000C649E" w:rsidDel="009D1804">
          <w:delInstrText>UPT</w:delInstrText>
        </w:r>
        <w:r w:rsidR="000C649E" w:rsidRPr="000C7E9B" w:rsidDel="009D1804">
          <w:delInstrText xml:space="preserve"> </w:delInstrText>
        </w:r>
        <w:r w:rsidR="000C649E" w:rsidDel="009D1804">
          <w:delInstrText xml:space="preserve">datasource" </w:delInstrText>
        </w:r>
        <w:r w:rsidR="00F228E8" w:rsidDel="009D1804">
          <w:fldChar w:fldCharType="end"/>
        </w:r>
      </w:del>
    </w:p>
    <w:p w:rsidR="003E53A8" w:rsidRPr="003E53A8" w:rsidDel="009D1804" w:rsidRDefault="003E53A8" w:rsidP="003E53A8">
      <w:pPr>
        <w:pStyle w:val="NoteMainbody"/>
        <w:rPr>
          <w:del w:id="1970" w:author=" Vijay Parmar" w:date="2009-08-23T02:43:00Z"/>
        </w:rPr>
      </w:pPr>
      <w:del w:id="1971" w:author=" Vijay Parmar" w:date="2009-08-23T02:43:00Z">
        <w:r w:rsidRPr="00517560" w:rsidDel="009D1804">
          <w:rPr>
            <w:rStyle w:val="Bold"/>
          </w:rPr>
          <w:delText>NOTE:</w:delText>
        </w:r>
        <w:r w:rsidDel="009D1804">
          <w:delText xml:space="preserve"> One entry for each database connection is required for the mysql-ds.xml file.</w:delText>
        </w:r>
      </w:del>
    </w:p>
    <w:p w:rsidR="00EE432C" w:rsidDel="009D1804" w:rsidRDefault="003E53A8" w:rsidP="00517560">
      <w:pPr>
        <w:pStyle w:val="ListNumber"/>
        <w:numPr>
          <w:ilvl w:val="0"/>
          <w:numId w:val="49"/>
        </w:numPr>
        <w:rPr>
          <w:del w:id="1972" w:author=" Vijay Parmar" w:date="2009-08-23T02:43:00Z"/>
        </w:rPr>
      </w:pPr>
      <w:del w:id="1973" w:author=" Vijay Parmar" w:date="2009-08-23T02:43:00Z">
        <w:r w:rsidDel="009D1804">
          <w:delText xml:space="preserve">Edit the </w:delText>
        </w:r>
        <w:r w:rsidR="00EE432C" w:rsidRPr="003E53A8" w:rsidDel="009D1804">
          <w:rPr>
            <w:rStyle w:val="CodeChar0"/>
          </w:rPr>
          <w:delText>mysql-ds.xml</w:delText>
        </w:r>
        <w:r w:rsidR="00EE432C" w:rsidDel="009D1804">
          <w:delText xml:space="preserve"> file </w:delText>
        </w:r>
        <w:r w:rsidDel="009D1804">
          <w:delText>as follows</w:delText>
        </w:r>
        <w:r w:rsidR="00EE432C" w:rsidDel="009D1804">
          <w:delText xml:space="preserve">:  </w:delText>
        </w:r>
      </w:del>
    </w:p>
    <w:p w:rsidR="00EE432C" w:rsidDel="009D1804" w:rsidRDefault="00517560" w:rsidP="00EE432C">
      <w:pPr>
        <w:pStyle w:val="ListBullet2"/>
        <w:rPr>
          <w:del w:id="1974" w:author=" Vijay Parmar" w:date="2009-08-23T02:43:00Z"/>
        </w:rPr>
      </w:pPr>
      <w:del w:id="1975" w:author=" Vijay Parmar" w:date="2009-08-23T02:43:00Z">
        <w:r w:rsidDel="009D1804">
          <w:delText>Replace t</w:delText>
        </w:r>
        <w:r w:rsidR="00EE432C" w:rsidDel="009D1804">
          <w:delText xml:space="preserve">he </w:delText>
        </w:r>
        <w:r w:rsidR="00EE432C" w:rsidRPr="00517560" w:rsidDel="009D1804">
          <w:rPr>
            <w:rStyle w:val="CodeChar0"/>
          </w:rPr>
          <w:delText>&lt;&lt;application_context_name&gt;&gt;</w:delText>
        </w:r>
        <w:r w:rsidR="00EE432C" w:rsidDel="009D1804">
          <w:delText xml:space="preserve"> tag with the name of the authorization schema</w:delText>
        </w:r>
        <w:r w:rsidDel="009D1804">
          <w:delText xml:space="preserve">, which is </w:delText>
        </w:r>
        <w:r w:rsidR="00EE432C" w:rsidRPr="00517560" w:rsidDel="009D1804">
          <w:rPr>
            <w:rStyle w:val="CodeTextEntryChar"/>
          </w:rPr>
          <w:delText>csmupt</w:delText>
        </w:r>
        <w:r w:rsidR="00EE432C" w:rsidDel="009D1804">
          <w:delText>.</w:delText>
        </w:r>
      </w:del>
    </w:p>
    <w:p w:rsidR="00EE432C" w:rsidDel="009D1804" w:rsidRDefault="00517560" w:rsidP="00EE432C">
      <w:pPr>
        <w:pStyle w:val="ListBullet2"/>
        <w:rPr>
          <w:del w:id="1976" w:author=" Vijay Parmar" w:date="2009-08-23T02:43:00Z"/>
        </w:rPr>
      </w:pPr>
      <w:del w:id="1977" w:author=" Vijay Parmar" w:date="2009-08-23T02:43:00Z">
        <w:r w:rsidDel="009D1804">
          <w:delText>Replace t</w:delText>
        </w:r>
        <w:r w:rsidR="00EE432C" w:rsidDel="009D1804">
          <w:delText xml:space="preserve">he </w:delText>
        </w:r>
        <w:r w:rsidR="00EE432C" w:rsidRPr="00517560" w:rsidDel="009D1804">
          <w:rPr>
            <w:rStyle w:val="CodeChar0"/>
          </w:rPr>
          <w:delText>&lt;&lt;database_user_id&gt;&gt;</w:delText>
        </w:r>
        <w:r w:rsidR="00EE432C" w:rsidDel="009D1804">
          <w:delText xml:space="preserve"> with the user id</w:delText>
        </w:r>
        <w:r w:rsidDel="009D1804">
          <w:delText>,</w:delText>
        </w:r>
        <w:r w:rsidR="00EE432C" w:rsidDel="009D1804">
          <w:delText xml:space="preserve"> </w:delText>
        </w:r>
        <w:r w:rsidR="00EE432C" w:rsidRPr="00517560" w:rsidDel="009D1804">
          <w:rPr>
            <w:rStyle w:val="CodeTextEntryChar"/>
          </w:rPr>
          <w:delText>ncisecurity</w:delText>
        </w:r>
        <w:r w:rsidR="00EE432C" w:rsidDel="009D1804">
          <w:delText xml:space="preserve">. </w:delText>
        </w:r>
        <w:r w:rsidDel="009D1804">
          <w:delText xml:space="preserve">And </w:delText>
        </w:r>
        <w:r w:rsidR="00EE432C" w:rsidRPr="00517560" w:rsidDel="009D1804">
          <w:rPr>
            <w:rStyle w:val="CodeChar0"/>
          </w:rPr>
          <w:delText>&lt;&lt;database_user_password&gt;&gt;</w:delText>
        </w:r>
        <w:r w:rsidR="00EE432C" w:rsidDel="009D1804">
          <w:delText xml:space="preserve"> with the password of the user account.</w:delText>
        </w:r>
      </w:del>
    </w:p>
    <w:p w:rsidR="00EE432C" w:rsidDel="009D1804" w:rsidRDefault="00517560" w:rsidP="00EE432C">
      <w:pPr>
        <w:pStyle w:val="ListBullet2"/>
        <w:rPr>
          <w:del w:id="1978" w:author=" Vijay Parmar" w:date="2009-08-23T02:43:00Z"/>
        </w:rPr>
      </w:pPr>
      <w:del w:id="1979" w:author=" Vijay Parmar" w:date="2009-08-23T02:43:00Z">
        <w:r w:rsidDel="009D1804">
          <w:lastRenderedPageBreak/>
          <w:delText>Replace t</w:delText>
        </w:r>
        <w:r w:rsidR="00EE432C" w:rsidDel="009D1804">
          <w:delText xml:space="preserve">he </w:delText>
        </w:r>
        <w:r w:rsidR="00EE432C" w:rsidRPr="00517560" w:rsidDel="009D1804">
          <w:rPr>
            <w:rStyle w:val="CodeChar0"/>
          </w:rPr>
          <w:delText>&lt;&lt;database_url&gt;&gt;</w:delText>
        </w:r>
        <w:r w:rsidR="00EE432C" w:rsidDel="009D1804">
          <w:delText xml:space="preserve"> with the URL needed to access the Authorization Schema re</w:delText>
        </w:r>
        <w:r w:rsidDel="009D1804">
          <w:delText xml:space="preserve">siding on the database server: </w:delText>
        </w:r>
        <w:r w:rsidR="00EE432C" w:rsidRPr="00B0465F" w:rsidDel="009D1804">
          <w:rPr>
            <w:rStyle w:val="CodeTextEntryChar"/>
            <w:sz w:val="20"/>
            <w:szCs w:val="20"/>
          </w:rPr>
          <w:delText>jdbc:mysql://&lt;&lt;prod _database_server_name&gt;&gt;:3306/csmupt</w:delText>
        </w:r>
      </w:del>
    </w:p>
    <w:p w:rsidR="00EE432C" w:rsidRPr="00EE432C" w:rsidDel="009D1804" w:rsidRDefault="00EE432C" w:rsidP="00B0465F">
      <w:pPr>
        <w:pStyle w:val="BodyTextIndent"/>
        <w:rPr>
          <w:del w:id="1980" w:author=" Vijay Parmar" w:date="2009-08-23T02:43:00Z"/>
        </w:rPr>
      </w:pPr>
      <w:del w:id="1981" w:author=" Vijay Parmar" w:date="2009-08-23T02:43:00Z">
        <w:r w:rsidDel="009D1804">
          <w:delText xml:space="preserve">Shown below is an example </w:delText>
        </w:r>
        <w:r w:rsidRPr="00B0465F" w:rsidDel="009D1804">
          <w:rPr>
            <w:rStyle w:val="CodeChar0"/>
          </w:rPr>
          <w:delText>mysql-ds.xml</w:delText>
        </w:r>
        <w:r w:rsidR="00BC1F4D" w:rsidDel="009D1804">
          <w:delText xml:space="preserve"> file:</w:delText>
        </w:r>
      </w:del>
    </w:p>
    <w:p w:rsidR="00EE432C" w:rsidDel="009D1804" w:rsidRDefault="00EE432C" w:rsidP="00BC1F4D">
      <w:pPr>
        <w:pStyle w:val="Classfilesample"/>
        <w:rPr>
          <w:del w:id="1982" w:author=" Vijay Parmar" w:date="2009-08-23T02:43:00Z"/>
        </w:rPr>
      </w:pPr>
      <w:del w:id="1983" w:author=" Vijay Parmar" w:date="2009-08-23T02:43:00Z">
        <w:r w:rsidDel="009D1804">
          <w:delText>&lt;?xml version="1.0" encoding="UTF-8"?&gt;</w:delText>
        </w:r>
      </w:del>
    </w:p>
    <w:p w:rsidR="00EE432C" w:rsidDel="009D1804" w:rsidRDefault="00EE432C" w:rsidP="00BC1F4D">
      <w:pPr>
        <w:pStyle w:val="Classfilesample"/>
        <w:rPr>
          <w:del w:id="1984" w:author=" Vijay Parmar" w:date="2009-08-23T02:43:00Z"/>
        </w:rPr>
      </w:pPr>
      <w:del w:id="1985" w:author=" Vijay Parmar" w:date="2009-08-23T02:43:00Z">
        <w:r w:rsidDel="009D1804">
          <w:delText>&lt;datasources&gt;</w:delText>
        </w:r>
      </w:del>
    </w:p>
    <w:p w:rsidR="00EE432C" w:rsidDel="009D1804" w:rsidRDefault="00EE432C" w:rsidP="00BC1F4D">
      <w:pPr>
        <w:pStyle w:val="Classfilesample"/>
        <w:rPr>
          <w:del w:id="1986" w:author=" Vijay Parmar" w:date="2009-08-23T02:43:00Z"/>
        </w:rPr>
      </w:pPr>
      <w:del w:id="1987" w:author=" Vijay Parmar" w:date="2009-08-23T02:43:00Z">
        <w:r w:rsidDel="009D1804">
          <w:delText xml:space="preserve">  &lt;local-tx-datasource&gt;</w:delText>
        </w:r>
      </w:del>
    </w:p>
    <w:p w:rsidR="00EE432C" w:rsidDel="009D1804" w:rsidRDefault="00EE432C" w:rsidP="00BC1F4D">
      <w:pPr>
        <w:pStyle w:val="Classfilesample"/>
        <w:rPr>
          <w:del w:id="1988" w:author=" Vijay Parmar" w:date="2009-08-23T02:43:00Z"/>
        </w:rPr>
      </w:pPr>
      <w:del w:id="1989" w:author=" Vijay Parmar" w:date="2009-08-23T02:43:00Z">
        <w:r w:rsidDel="009D1804">
          <w:delText xml:space="preserve">    &lt;jndi-name&gt;csmupt&lt;/jndi-name&gt;</w:delText>
        </w:r>
      </w:del>
    </w:p>
    <w:p w:rsidR="00EE432C" w:rsidDel="009D1804" w:rsidRDefault="00EE432C" w:rsidP="00BC1F4D">
      <w:pPr>
        <w:pStyle w:val="Classfilesample"/>
        <w:rPr>
          <w:del w:id="1990" w:author=" Vijay Parmar" w:date="2009-08-23T02:43:00Z"/>
        </w:rPr>
      </w:pPr>
      <w:del w:id="1991" w:author=" Vijay Parmar" w:date="2009-08-23T02:43:00Z">
        <w:r w:rsidDel="009D1804">
          <w:delText xml:space="preserve">    &lt;connection-url&gt;jdbc:mysql://Prod_DB.nci.nih.gov:3306/csmupt&lt;/connection-url&gt;</w:delText>
        </w:r>
      </w:del>
    </w:p>
    <w:p w:rsidR="00EE432C" w:rsidDel="009D1804" w:rsidRDefault="00EE432C" w:rsidP="00BC1F4D">
      <w:pPr>
        <w:pStyle w:val="Classfilesample"/>
        <w:rPr>
          <w:del w:id="1992" w:author=" Vijay Parmar" w:date="2009-08-23T02:43:00Z"/>
        </w:rPr>
      </w:pPr>
      <w:del w:id="1993" w:author=" Vijay Parmar" w:date="2009-08-23T02:43:00Z">
        <w:r w:rsidDel="009D1804">
          <w:delText xml:space="preserve">    &lt;driver-class&gt;org.gjt.mm.mysql.Driver&lt;/driver-class&gt;</w:delText>
        </w:r>
      </w:del>
    </w:p>
    <w:p w:rsidR="00EE432C" w:rsidDel="009D1804" w:rsidRDefault="00EE432C" w:rsidP="00BC1F4D">
      <w:pPr>
        <w:pStyle w:val="Classfilesample"/>
        <w:rPr>
          <w:del w:id="1994" w:author=" Vijay Parmar" w:date="2009-08-23T02:43:00Z"/>
        </w:rPr>
      </w:pPr>
      <w:del w:id="1995" w:author=" Vijay Parmar" w:date="2009-08-23T02:43:00Z">
        <w:r w:rsidDel="009D1804">
          <w:delText xml:space="preserve">    &lt;user-name&gt;name&lt;/user-name&gt;</w:delText>
        </w:r>
      </w:del>
    </w:p>
    <w:p w:rsidR="00EE432C" w:rsidDel="009D1804" w:rsidRDefault="00EE432C" w:rsidP="00BC1F4D">
      <w:pPr>
        <w:pStyle w:val="Classfilesample"/>
        <w:rPr>
          <w:del w:id="1996" w:author=" Vijay Parmar" w:date="2009-08-23T02:43:00Z"/>
        </w:rPr>
      </w:pPr>
      <w:del w:id="1997" w:author=" Vijay Parmar" w:date="2009-08-23T02:43:00Z">
        <w:r w:rsidDel="009D1804">
          <w:delText xml:space="preserve">    &lt;password&gt;password&lt;/password&gt;</w:delText>
        </w:r>
      </w:del>
    </w:p>
    <w:p w:rsidR="00EE432C" w:rsidDel="009D1804" w:rsidRDefault="00EE432C" w:rsidP="00BC1F4D">
      <w:pPr>
        <w:pStyle w:val="Classfilesample"/>
        <w:rPr>
          <w:del w:id="1998" w:author=" Vijay Parmar" w:date="2009-08-23T02:43:00Z"/>
        </w:rPr>
      </w:pPr>
      <w:del w:id="1999" w:author=" Vijay Parmar" w:date="2009-08-23T02:43:00Z">
        <w:r w:rsidDel="009D1804">
          <w:delText xml:space="preserve">  &lt;/local-tx-datasource&gt;  </w:delText>
        </w:r>
      </w:del>
    </w:p>
    <w:p w:rsidR="00EE432C" w:rsidDel="009D1804" w:rsidRDefault="00EE432C" w:rsidP="00BC1F4D">
      <w:pPr>
        <w:pStyle w:val="Classfilesample"/>
        <w:rPr>
          <w:del w:id="2000" w:author=" Vijay Parmar" w:date="2009-08-23T02:43:00Z"/>
        </w:rPr>
      </w:pPr>
      <w:del w:id="2001" w:author=" Vijay Parmar" w:date="2009-08-23T02:43:00Z">
        <w:r w:rsidDel="009D1804">
          <w:delText>&lt;/datasources&gt;</w:delText>
        </w:r>
      </w:del>
    </w:p>
    <w:p w:rsidR="00EE432C" w:rsidRPr="00EE432C" w:rsidDel="009D1804" w:rsidRDefault="00B0465F" w:rsidP="00B0465F">
      <w:pPr>
        <w:pStyle w:val="ListNumber"/>
        <w:rPr>
          <w:del w:id="2002" w:author=" Vijay Parmar" w:date="2009-08-23T02:43:00Z"/>
        </w:rPr>
      </w:pPr>
      <w:del w:id="2003" w:author=" Vijay Parmar" w:date="2009-08-23T02:43:00Z">
        <w:r w:rsidDel="009D1804">
          <w:delText>P</w:delText>
        </w:r>
        <w:r w:rsidR="00EE432C" w:rsidRPr="00EE432C" w:rsidDel="009D1804">
          <w:delText xml:space="preserve">lace the </w:delText>
        </w:r>
        <w:r w:rsidDel="009D1804">
          <w:delText xml:space="preserve">edited </w:delText>
        </w:r>
        <w:r w:rsidR="00EE432C" w:rsidRPr="00B0465F" w:rsidDel="009D1804">
          <w:rPr>
            <w:rStyle w:val="CodeChar0"/>
          </w:rPr>
          <w:delText>mysql-ds.xml</w:delText>
        </w:r>
        <w:r w:rsidR="00EE432C" w:rsidRPr="00EE432C" w:rsidDel="009D1804">
          <w:delText xml:space="preserve"> file </w:delText>
        </w:r>
        <w:r w:rsidDel="009D1804">
          <w:delText>in the JBoss deploy</w:delText>
        </w:r>
        <w:r w:rsidR="00BC1F4D" w:rsidDel="009D1804">
          <w:delText>ment</w:delText>
        </w:r>
        <w:r w:rsidDel="009D1804">
          <w:delText xml:space="preserve"> directory:  </w:delText>
        </w:r>
        <w:r w:rsidR="00EE432C" w:rsidRPr="00EE432C" w:rsidDel="009D1804">
          <w:rPr>
            <w:rStyle w:val="CodeChar0"/>
          </w:rPr>
          <w:delText>{jboss-home}/server/default/deploy/</w:delText>
        </w:r>
        <w:r w:rsidDel="009D1804">
          <w:rPr>
            <w:rStyle w:val="CodeChar0"/>
          </w:rPr>
          <w:delText>.</w:delText>
        </w:r>
      </w:del>
    </w:p>
    <w:p w:rsidR="00EE432C" w:rsidDel="009D1804" w:rsidRDefault="00EE432C" w:rsidP="00EE432C">
      <w:pPr>
        <w:pStyle w:val="Heading4"/>
        <w:rPr>
          <w:del w:id="2004" w:author=" Vijay Parmar" w:date="2009-08-23T02:43:00Z"/>
        </w:rPr>
      </w:pPr>
      <w:del w:id="2005" w:author=" Vijay Parmar" w:date="2009-08-23T02:43:00Z">
        <w:r w:rsidDel="009D1804">
          <w:delText>Configure the JBoss JAAS Login Parameters</w:delText>
        </w:r>
      </w:del>
    </w:p>
    <w:p w:rsidR="00EE432C" w:rsidDel="009D1804" w:rsidRDefault="00EE432C" w:rsidP="00EE432C">
      <w:pPr>
        <w:pStyle w:val="BodyText"/>
        <w:rPr>
          <w:del w:id="2006" w:author=" Vijay Parmar" w:date="2009-08-23T02:43:00Z"/>
        </w:rPr>
      </w:pPr>
      <w:del w:id="2007" w:author=" Vijay Parmar" w:date="2009-08-23T02:43:00Z">
        <w:r w:rsidRPr="00EE432C" w:rsidDel="009D1804">
          <w:delText xml:space="preserve">In order to configure the UPT to verify against the LDAP, create an entry in the </w:delText>
        </w:r>
        <w:r w:rsidRPr="00B0465F" w:rsidDel="009D1804">
          <w:rPr>
            <w:rStyle w:val="CodeChar0"/>
          </w:rPr>
          <w:delText>login-config.xml</w:delText>
        </w:r>
        <w:r w:rsidRPr="00EE432C" w:rsidDel="009D1804">
          <w:delText xml:space="preserve"> of JBoss as shown </w:delText>
        </w:r>
        <w:r w:rsidR="00BC1F4D" w:rsidDel="009D1804">
          <w:delText>in the sample below</w:delText>
        </w:r>
        <w:r w:rsidRPr="00EE432C" w:rsidDel="009D1804">
          <w:delText xml:space="preserve">. This entry configures a login-module against the UPT application context. The location of this file is </w:delText>
        </w:r>
        <w:r w:rsidRPr="00EE432C" w:rsidDel="009D1804">
          <w:rPr>
            <w:rStyle w:val="CodeChar0"/>
          </w:rPr>
          <w:delText>{jboss-home}/server/default/conf/login-config.xml</w:delText>
        </w:r>
        <w:r w:rsidRPr="00EE432C" w:rsidDel="009D1804">
          <w:delText>.</w:delText>
        </w:r>
        <w:r w:rsidR="000C649E" w:rsidDel="009D1804">
          <w:delText xml:space="preserve"> </w:delText>
        </w:r>
        <w:r w:rsidR="00F228E8" w:rsidDel="009D1804">
          <w:fldChar w:fldCharType="begin"/>
        </w:r>
        <w:r w:rsidR="000C649E" w:rsidDel="009D1804">
          <w:delInstrText xml:space="preserve"> XE "</w:delInstrText>
        </w:r>
        <w:r w:rsidR="000C649E" w:rsidRPr="00BD6E5F" w:rsidDel="009D1804">
          <w:delInstrText>JBoss:JAAS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531747" w:rsidDel="009D1804">
          <w:delInstrText>LDAP:JBoss login</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2E2948" w:rsidDel="009D1804">
          <w:delInstrText>UPT:JAAS login parameters</w:delInstrText>
        </w:r>
        <w:r w:rsidR="000C649E" w:rsidDel="009D1804">
          <w:delInstrText xml:space="preserve">" </w:delInstrText>
        </w:r>
        <w:r w:rsidR="00F228E8" w:rsidDel="009D1804">
          <w:fldChar w:fldCharType="end"/>
        </w:r>
      </w:del>
    </w:p>
    <w:p w:rsidR="00EE432C" w:rsidDel="009D1804" w:rsidRDefault="00EE432C" w:rsidP="00BC1F4D">
      <w:pPr>
        <w:pStyle w:val="Classfilesample"/>
        <w:rPr>
          <w:del w:id="2008" w:author=" Vijay Parmar" w:date="2009-08-23T02:43:00Z"/>
        </w:rPr>
      </w:pPr>
      <w:del w:id="2009" w:author=" Vijay Parmar" w:date="2009-08-23T02:43:00Z">
        <w:r w:rsidDel="009D1804">
          <w:delText>&lt;application-policy name = "csmupt"&gt;</w:delText>
        </w:r>
      </w:del>
    </w:p>
    <w:p w:rsidR="00EE432C" w:rsidDel="009D1804" w:rsidRDefault="00EE432C" w:rsidP="00BC1F4D">
      <w:pPr>
        <w:pStyle w:val="Classfilesample"/>
        <w:rPr>
          <w:del w:id="2010" w:author=" Vijay Parmar" w:date="2009-08-23T02:43:00Z"/>
        </w:rPr>
      </w:pPr>
      <w:del w:id="2011" w:author=" Vijay Parmar" w:date="2009-08-23T02:43:00Z">
        <w:r w:rsidDel="009D1804">
          <w:delText>&lt;authentication&gt;</w:delText>
        </w:r>
      </w:del>
    </w:p>
    <w:p w:rsidR="00EE432C" w:rsidDel="009D1804" w:rsidRDefault="00EE432C" w:rsidP="00BC1F4D">
      <w:pPr>
        <w:pStyle w:val="Classfilesample"/>
        <w:rPr>
          <w:del w:id="2012" w:author=" Vijay Parmar" w:date="2009-08-23T02:43:00Z"/>
        </w:rPr>
      </w:pPr>
      <w:del w:id="2013" w:author=" Vijay Parmar" w:date="2009-08-23T02:43:00Z">
        <w:r w:rsidDel="009D1804">
          <w:delText>&lt;login-module code = "gov.nih.nci.security.authentication.loginmodules.LDAPLoginModule" flag = "required" &gt;</w:delText>
        </w:r>
      </w:del>
    </w:p>
    <w:p w:rsidR="00EE432C" w:rsidDel="009D1804" w:rsidRDefault="00EE432C" w:rsidP="00BC1F4D">
      <w:pPr>
        <w:pStyle w:val="Classfilesample"/>
        <w:rPr>
          <w:del w:id="2014" w:author=" Vijay Parmar" w:date="2009-08-23T02:43:00Z"/>
        </w:rPr>
      </w:pPr>
      <w:del w:id="2015" w:author=" Vijay Parmar" w:date="2009-08-23T02:43:00Z">
        <w:r w:rsidDel="009D1804">
          <w:delText>&lt;module-option name="ldapHost"&gt;ldaps://ncids4a.nci.nih.gov:636&lt;/module-option&gt;</w:delText>
        </w:r>
        <w:r w:rsidDel="009D1804">
          <w:tab/>
        </w:r>
      </w:del>
    </w:p>
    <w:p w:rsidR="00EE432C" w:rsidDel="009D1804" w:rsidRDefault="00EE432C" w:rsidP="00BC1F4D">
      <w:pPr>
        <w:pStyle w:val="Classfilesample"/>
        <w:rPr>
          <w:del w:id="2016" w:author=" Vijay Parmar" w:date="2009-08-23T02:43:00Z"/>
        </w:rPr>
      </w:pPr>
      <w:del w:id="2017" w:author=" Vijay Parmar" w:date="2009-08-23T02:43:00Z">
        <w:r w:rsidDel="009D1804">
          <w:delText>&lt;module-option name="ldapSearchableBase"&gt;ou=nci,o=nih&lt;/module-option&gt;</w:delText>
        </w:r>
      </w:del>
    </w:p>
    <w:p w:rsidR="00EE432C" w:rsidDel="009D1804" w:rsidRDefault="00EE432C" w:rsidP="00BC1F4D">
      <w:pPr>
        <w:pStyle w:val="Classfilesample"/>
        <w:rPr>
          <w:del w:id="2018" w:author=" Vijay Parmar" w:date="2009-08-23T02:43:00Z"/>
        </w:rPr>
      </w:pPr>
      <w:del w:id="2019" w:author=" Vijay Parmar" w:date="2009-08-23T02:43:00Z">
        <w:r w:rsidDel="009D1804">
          <w:delText>&lt;module-option name="ldapUserIdLabel"&gt;cn&lt;/module-option&gt;</w:delText>
        </w:r>
      </w:del>
    </w:p>
    <w:p w:rsidR="00EE432C" w:rsidDel="009D1804" w:rsidRDefault="00EE432C" w:rsidP="00BC1F4D">
      <w:pPr>
        <w:pStyle w:val="Classfilesample"/>
        <w:rPr>
          <w:del w:id="2020" w:author=" Vijay Parmar" w:date="2009-08-23T02:43:00Z"/>
        </w:rPr>
      </w:pPr>
      <w:del w:id="2021" w:author=" Vijay Parmar" w:date="2009-08-23T02:43:00Z">
        <w:r w:rsidDel="009D1804">
          <w:delText>&lt;/login-module&gt;</w:delText>
        </w:r>
      </w:del>
    </w:p>
    <w:p w:rsidR="00EE432C" w:rsidDel="009D1804" w:rsidRDefault="00EE432C" w:rsidP="00BC1F4D">
      <w:pPr>
        <w:pStyle w:val="Classfilesample"/>
        <w:rPr>
          <w:del w:id="2022" w:author=" Vijay Parmar" w:date="2009-08-23T02:43:00Z"/>
        </w:rPr>
      </w:pPr>
      <w:del w:id="2023" w:author=" Vijay Parmar" w:date="2009-08-23T02:43:00Z">
        <w:r w:rsidDel="009D1804">
          <w:delText>&lt;/authentication&gt;</w:delText>
        </w:r>
      </w:del>
    </w:p>
    <w:p w:rsidR="00EE432C" w:rsidDel="009D1804" w:rsidRDefault="00BC1F4D" w:rsidP="00EE432C">
      <w:pPr>
        <w:pStyle w:val="BodyText"/>
        <w:rPr>
          <w:del w:id="2024" w:author=" Vijay Parmar" w:date="2009-08-23T02:43:00Z"/>
        </w:rPr>
      </w:pPr>
      <w:del w:id="2025" w:author=" Vijay Parmar" w:date="2009-08-23T02:43:00Z">
        <w:r w:rsidDel="009D1804">
          <w:delText xml:space="preserve">In the </w:delText>
        </w:r>
        <w:r w:rsidR="00EE432C" w:rsidDel="009D1804">
          <w:delText>example above:</w:delText>
        </w:r>
      </w:del>
    </w:p>
    <w:p w:rsidR="00EE432C" w:rsidDel="009D1804" w:rsidRDefault="00EE432C" w:rsidP="00EE432C">
      <w:pPr>
        <w:pStyle w:val="ListBullet"/>
        <w:rPr>
          <w:del w:id="2026" w:author=" Vijay Parmar" w:date="2009-08-23T02:43:00Z"/>
        </w:rPr>
      </w:pPr>
      <w:del w:id="2027" w:author=" Vijay Parmar" w:date="2009-08-23T02:43:00Z">
        <w:r w:rsidDel="009D1804">
          <w:delText xml:space="preserve">The </w:delText>
        </w:r>
        <w:r w:rsidRPr="00BC1F4D" w:rsidDel="009D1804">
          <w:rPr>
            <w:rStyle w:val="CodeChar0"/>
          </w:rPr>
          <w:delText>application-policy</w:delText>
        </w:r>
        <w:r w:rsidR="00BC1F4D" w:rsidRPr="00BC1F4D" w:rsidDel="009D1804">
          <w:rPr>
            <w:rStyle w:val="CodeChar0"/>
          </w:rPr>
          <w:delText xml:space="preserve"> name</w:delText>
        </w:r>
        <w:r w:rsidDel="009D1804">
          <w:delText xml:space="preserve"> is the name of the application for defining the authentication policy</w:delText>
        </w:r>
        <w:r w:rsidR="00BC1F4D" w:rsidDel="009D1804">
          <w:delText xml:space="preserve">; </w:delText>
        </w:r>
        <w:r w:rsidDel="009D1804">
          <w:delText xml:space="preserve">in this case, </w:delText>
        </w:r>
        <w:r w:rsidRPr="00BC1F4D" w:rsidDel="009D1804">
          <w:rPr>
            <w:rStyle w:val="Emphasis"/>
          </w:rPr>
          <w:delText>csmupt</w:delText>
        </w:r>
        <w:r w:rsidDel="009D1804">
          <w:delText xml:space="preserve">. </w:delText>
        </w:r>
      </w:del>
    </w:p>
    <w:p w:rsidR="00EE432C" w:rsidDel="009D1804" w:rsidRDefault="00EE432C" w:rsidP="00EE432C">
      <w:pPr>
        <w:pStyle w:val="ListBullet"/>
        <w:rPr>
          <w:del w:id="2028" w:author=" Vijay Parmar" w:date="2009-08-23T02:43:00Z"/>
        </w:rPr>
      </w:pPr>
      <w:del w:id="2029" w:author=" Vijay Parmar" w:date="2009-08-23T02:43:00Z">
        <w:r w:rsidDel="009D1804">
          <w:delText xml:space="preserve">The </w:delText>
        </w:r>
        <w:r w:rsidRPr="00BC1F4D" w:rsidDel="009D1804">
          <w:rPr>
            <w:rStyle w:val="CodeChar0"/>
          </w:rPr>
          <w:delText>login-module</w:delText>
        </w:r>
        <w:r w:rsidR="00BC1F4D" w:rsidRPr="00BC1F4D" w:rsidDel="009D1804">
          <w:rPr>
            <w:rStyle w:val="CodeChar0"/>
          </w:rPr>
          <w:delText xml:space="preserve"> code</w:delText>
        </w:r>
        <w:r w:rsidDel="009D1804">
          <w:delText xml:space="preserve"> is the LoginModule class used to perform the authentication task; in this case, it is</w:delText>
        </w:r>
        <w:r w:rsidR="00BC1F4D" w:rsidDel="009D1804">
          <w:delText xml:space="preserve"> </w:delText>
        </w:r>
        <w:r w:rsidRPr="00BC1F4D" w:rsidDel="009D1804">
          <w:rPr>
            <w:rStyle w:val="Emphasis"/>
          </w:rPr>
          <w:delText>gov.nih.nci.security.authentication.loginmodules.LDAPLoginModule</w:delText>
        </w:r>
        <w:r w:rsidDel="009D1804">
          <w:delText xml:space="preserve">. </w:delText>
        </w:r>
      </w:del>
    </w:p>
    <w:p w:rsidR="00EE432C" w:rsidDel="009D1804" w:rsidRDefault="00EE432C" w:rsidP="00EE432C">
      <w:pPr>
        <w:pStyle w:val="ListBullet"/>
        <w:rPr>
          <w:del w:id="2030" w:author=" Vijay Parmar" w:date="2009-08-23T02:43:00Z"/>
        </w:rPr>
      </w:pPr>
      <w:del w:id="2031" w:author=" Vijay Parmar" w:date="2009-08-23T02:43:00Z">
        <w:r w:rsidDel="009D1804">
          <w:delText xml:space="preserve">The </w:delText>
        </w:r>
        <w:r w:rsidRPr="00BC1F4D" w:rsidDel="009D1804">
          <w:rPr>
            <w:rStyle w:val="CodeChar0"/>
          </w:rPr>
          <w:delText>flag</w:delText>
        </w:r>
        <w:r w:rsidDel="009D1804">
          <w:delText xml:space="preserve"> provided is</w:delText>
        </w:r>
        <w:r w:rsidR="00BC1F4D" w:rsidDel="009D1804">
          <w:rPr>
            <w:rStyle w:val="Emphasis"/>
          </w:rPr>
          <w:delText xml:space="preserve"> required</w:delText>
        </w:r>
        <w:r w:rsidDel="009D1804">
          <w:delText xml:space="preserve">. </w:delText>
        </w:r>
      </w:del>
    </w:p>
    <w:p w:rsidR="00EE432C" w:rsidDel="009D1804" w:rsidRDefault="00EE432C" w:rsidP="00EE432C">
      <w:pPr>
        <w:pStyle w:val="ListBullet"/>
        <w:rPr>
          <w:del w:id="2032" w:author=" Vijay Parmar" w:date="2009-08-23T02:43:00Z"/>
        </w:rPr>
      </w:pPr>
      <w:del w:id="2033" w:author=" Vijay Parmar" w:date="2009-08-23T02:43:00Z">
        <w:r w:rsidDel="009D1804">
          <w:lastRenderedPageBreak/>
          <w:delText xml:space="preserve">The </w:delText>
        </w:r>
        <w:r w:rsidRPr="00BC1F4D" w:rsidDel="009D1804">
          <w:rPr>
            <w:rStyle w:val="CodeChar0"/>
          </w:rPr>
          <w:delText>module-options</w:delText>
        </w:r>
        <w:r w:rsidDel="009D1804">
          <w:delText xml:space="preserve"> list the parameters </w:delText>
        </w:r>
        <w:r w:rsidR="00BC1F4D" w:rsidDel="009D1804">
          <w:delText>that</w:delText>
        </w:r>
        <w:r w:rsidDel="009D1804">
          <w:delText xml:space="preserve"> are passed to the LoginModule to perform the authentication task. In this case, they </w:delText>
        </w:r>
        <w:r w:rsidR="00BC1F4D" w:rsidDel="009D1804">
          <w:delText xml:space="preserve">point </w:delText>
        </w:r>
        <w:r w:rsidDel="009D1804">
          <w:delText>to the NCICB LDAP Server:</w:delText>
        </w:r>
      </w:del>
    </w:p>
    <w:p w:rsidR="00EE432C" w:rsidRPr="00BC1F4D" w:rsidDel="009D1804" w:rsidRDefault="00EE432C" w:rsidP="00BC1F4D">
      <w:pPr>
        <w:pStyle w:val="BodyTextIndent"/>
        <w:rPr>
          <w:del w:id="2034" w:author=" Vijay Parmar" w:date="2009-08-23T02:43:00Z"/>
          <w:rStyle w:val="Emphasis"/>
        </w:rPr>
      </w:pPr>
      <w:del w:id="2035" w:author=" Vijay Parmar" w:date="2009-08-23T02:43:00Z">
        <w:r w:rsidRPr="00BC1F4D" w:rsidDel="009D1804">
          <w:rPr>
            <w:rStyle w:val="Emphasis"/>
          </w:rPr>
          <w:delText>&lt;module-option name="ldapHost"&gt;ldaps://ncids4a.nci.nih.gov:636&lt;/module-option&gt;</w:delText>
        </w:r>
      </w:del>
    </w:p>
    <w:p w:rsidR="00EE432C" w:rsidRPr="00BC1F4D" w:rsidDel="009D1804" w:rsidRDefault="00EE432C" w:rsidP="00BC1F4D">
      <w:pPr>
        <w:pStyle w:val="BodyTextIndent"/>
        <w:rPr>
          <w:del w:id="2036" w:author=" Vijay Parmar" w:date="2009-08-23T02:43:00Z"/>
          <w:rStyle w:val="Emphasis"/>
        </w:rPr>
      </w:pPr>
      <w:del w:id="2037" w:author=" Vijay Parmar" w:date="2009-08-23T02:43:00Z">
        <w:r w:rsidRPr="00BC1F4D" w:rsidDel="009D1804">
          <w:rPr>
            <w:rStyle w:val="Emphasis"/>
          </w:rPr>
          <w:delText>&lt;module-option name="ldapSearchableBase"&gt;ou=nci,o=nih&lt;/module-option&gt;</w:delText>
        </w:r>
      </w:del>
    </w:p>
    <w:p w:rsidR="00EE432C" w:rsidRPr="00EE432C" w:rsidDel="009D1804" w:rsidRDefault="00EE432C" w:rsidP="00BC1F4D">
      <w:pPr>
        <w:pStyle w:val="BodyTextIndent"/>
        <w:rPr>
          <w:del w:id="2038" w:author=" Vijay Parmar" w:date="2009-08-23T02:43:00Z"/>
          <w:rStyle w:val="Bold"/>
          <w:b w:val="0"/>
        </w:rPr>
      </w:pPr>
      <w:del w:id="2039" w:author=" Vijay Parmar" w:date="2009-08-23T02:43:00Z">
        <w:r w:rsidRPr="00BC1F4D" w:rsidDel="009D1804">
          <w:rPr>
            <w:rStyle w:val="Emphasis"/>
          </w:rPr>
          <w:delText>&lt;module-option name="ldapUserIdLabel"&gt;cn&lt;/module-option&gt;</w:delText>
        </w:r>
      </w:del>
    </w:p>
    <w:p w:rsidR="00EE432C" w:rsidDel="009D1804" w:rsidRDefault="00EE432C" w:rsidP="00EE432C">
      <w:pPr>
        <w:pStyle w:val="Heading4"/>
        <w:rPr>
          <w:del w:id="2040" w:author=" Vijay Parmar" w:date="2009-08-23T02:43:00Z"/>
        </w:rPr>
      </w:pPr>
      <w:del w:id="2041" w:author=" Vijay Parmar" w:date="2009-08-23T02:43:00Z">
        <w:r w:rsidDel="009D1804">
          <w:delText>Deploy the UPT</w:delText>
        </w:r>
      </w:del>
      <w:del w:id="2042" w:author=" Vijay Parmar" w:date="2009-08-22T13:57:00Z">
        <w:r w:rsidDel="008B51F6">
          <w:delText xml:space="preserve"> .war</w:delText>
        </w:r>
      </w:del>
      <w:del w:id="2043" w:author=" Vijay Parmar" w:date="2009-08-23T02:43:00Z">
        <w:r w:rsidDel="009D1804">
          <w:delText xml:space="preserve"> File</w:delText>
        </w:r>
      </w:del>
    </w:p>
    <w:p w:rsidR="00EE432C" w:rsidDel="009D1804" w:rsidRDefault="00EE432C" w:rsidP="00BC1F4D">
      <w:pPr>
        <w:pStyle w:val="BodyText"/>
        <w:rPr>
          <w:del w:id="2044" w:author=" Vijay Parmar" w:date="2009-08-23T02:43:00Z"/>
        </w:rPr>
      </w:pPr>
      <w:del w:id="2045" w:author=" Vijay Parmar" w:date="2009-08-23T02:43:00Z">
        <w:r w:rsidRPr="00EE432C" w:rsidDel="009D1804">
          <w:delText xml:space="preserve">Copy the </w:delText>
        </w:r>
      </w:del>
      <w:del w:id="2046" w:author=" Vijay Parmar" w:date="2009-08-22T13:57:00Z">
        <w:r w:rsidRPr="00BC1F4D" w:rsidDel="00F84470">
          <w:rPr>
            <w:rStyle w:val="CodeChar0"/>
          </w:rPr>
          <w:delText>upt.war</w:delText>
        </w:r>
      </w:del>
      <w:del w:id="2047" w:author=" Vijay Parmar" w:date="2009-08-23T02:43:00Z">
        <w:r w:rsidRPr="00EE432C" w:rsidDel="009D1804">
          <w:delText xml:space="preserve"> </w:delText>
        </w:r>
        <w:r w:rsidR="00BC1F4D" w:rsidDel="009D1804">
          <w:delText>file to</w:delText>
        </w:r>
        <w:r w:rsidRPr="00EE432C" w:rsidDel="009D1804">
          <w:delText xml:space="preserve"> the </w:delText>
        </w:r>
        <w:r w:rsidR="00BC1F4D" w:rsidDel="009D1804">
          <w:delText xml:space="preserve">JBoss deployment directory </w:delText>
        </w:r>
        <w:r w:rsidRPr="00EE432C" w:rsidDel="009D1804">
          <w:delText>found at</w:delText>
        </w:r>
        <w:r w:rsidR="00BC1F4D" w:rsidDel="009D1804">
          <w:delText>:</w:delText>
        </w:r>
        <w:r w:rsidRPr="00EE432C" w:rsidDel="009D1804">
          <w:delText xml:space="preserve"> </w:delText>
        </w:r>
        <w:r w:rsidRPr="00EE432C" w:rsidDel="009D1804">
          <w:rPr>
            <w:rStyle w:val="CodeChar0"/>
          </w:rPr>
          <w:delText>{jboss-home}/server/default/deploy/</w:delText>
        </w:r>
        <w:r w:rsidR="00BC1F4D" w:rsidRPr="00BC1F4D" w:rsidDel="009D1804">
          <w:delText>.</w:delText>
        </w:r>
        <w:r w:rsidR="00F228E8" w:rsidDel="009D1804">
          <w:fldChar w:fldCharType="begin"/>
        </w:r>
        <w:r w:rsidR="000C649E" w:rsidDel="009D1804">
          <w:delInstrText xml:space="preserve"> XE "</w:delInstrText>
        </w:r>
        <w:r w:rsidR="000C649E" w:rsidRPr="00160CC8" w:rsidDel="009D1804">
          <w:delInstrText>UPT:</w:delInstrText>
        </w:r>
        <w:r w:rsidR="00901053" w:rsidDel="009D1804">
          <w:delInstrText>deployment</w:delInstrText>
        </w:r>
        <w:r w:rsidR="000C649E" w:rsidDel="009D1804">
          <w:delInstrText xml:space="preserve">" </w:delInstrText>
        </w:r>
        <w:r w:rsidR="00F228E8" w:rsidDel="009D1804">
          <w:fldChar w:fldCharType="end"/>
        </w:r>
      </w:del>
    </w:p>
    <w:p w:rsidR="00EE432C" w:rsidDel="009D1804" w:rsidRDefault="00EE432C" w:rsidP="00EE432C">
      <w:pPr>
        <w:pStyle w:val="Heading4"/>
        <w:rPr>
          <w:del w:id="2048" w:author=" Vijay Parmar" w:date="2009-08-23T02:43:00Z"/>
        </w:rPr>
      </w:pPr>
      <w:del w:id="2049" w:author=" Vijay Parmar" w:date="2009-08-23T02:43:00Z">
        <w:r w:rsidDel="009D1804">
          <w:delText>Enable Audit Logging</w:delText>
        </w:r>
      </w:del>
    </w:p>
    <w:p w:rsidR="00EE432C" w:rsidDel="009D1804" w:rsidRDefault="00EE432C" w:rsidP="00BC1F4D">
      <w:pPr>
        <w:pStyle w:val="BodyText"/>
        <w:rPr>
          <w:del w:id="2050" w:author=" Vijay Parmar" w:date="2009-08-23T02:43:00Z"/>
        </w:rPr>
      </w:pPr>
      <w:del w:id="2051" w:author=" Vijay Parmar" w:date="2009-08-23T02:43:00Z">
        <w:r w:rsidDel="009D1804">
          <w:delText xml:space="preserve">In order to activate CLM’s </w:delText>
        </w:r>
        <w:r w:rsidR="00F73F46" w:rsidDel="009D1804">
          <w:delText>audit logging</w:delText>
        </w:r>
        <w:r w:rsidR="00BC1F4D" w:rsidDel="009D1804">
          <w:delText xml:space="preserve"> capabilities for UPT, you must follow the steps</w:delText>
        </w:r>
        <w:r w:rsidDel="009D1804">
          <w:delText xml:space="preserve"> to deploy </w:delText>
        </w:r>
        <w:r w:rsidR="00BC1F4D" w:rsidDel="009D1804">
          <w:delText xml:space="preserve">the </w:delText>
        </w:r>
        <w:r w:rsidR="00F73F46" w:rsidDel="009D1804">
          <w:delText>audit logging</w:delText>
        </w:r>
        <w:r w:rsidDel="009D1804">
          <w:delText xml:space="preserve"> service as mentioned in the </w:delText>
        </w:r>
        <w:r w:rsidR="00F228E8" w:rsidDel="009D1804">
          <w:fldChar w:fldCharType="begin"/>
        </w:r>
        <w:r w:rsidR="0058107D" w:rsidDel="009D1804">
          <w:delInstrText xml:space="preserve"> REF _Ref213838718 \h  \* MERGEFORMAT </w:delInstrText>
        </w:r>
        <w:r w:rsidR="00F228E8" w:rsidDel="009D1804">
          <w:fldChar w:fldCharType="separate"/>
        </w:r>
        <w:r w:rsidR="00E92FAF" w:rsidRPr="00E92FAF" w:rsidDel="009D1804">
          <w:rPr>
            <w:i/>
            <w:color w:val="0000FF"/>
          </w:rPr>
          <w:delText>Audit Logging</w:delText>
        </w:r>
        <w:r w:rsidR="00F228E8" w:rsidDel="009D1804">
          <w:fldChar w:fldCharType="end"/>
        </w:r>
        <w:r w:rsidR="00BC1F4D" w:rsidRPr="005F1DF3" w:rsidDel="009D1804">
          <w:rPr>
            <w:i/>
            <w:color w:val="0000FF"/>
          </w:rPr>
          <w:delText xml:space="preserve"> </w:delText>
        </w:r>
        <w:r w:rsidR="00BC1F4D" w:rsidDel="009D1804">
          <w:delText xml:space="preserve">section beginning on page </w:delText>
        </w:r>
        <w:r w:rsidR="00F228E8" w:rsidDel="009D1804">
          <w:fldChar w:fldCharType="begin"/>
        </w:r>
        <w:r w:rsidR="00BC1F4D" w:rsidDel="009D1804">
          <w:delInstrText xml:space="preserve"> PAGEREF _Ref213838721 \h </w:delInstrText>
        </w:r>
        <w:r w:rsidR="00F228E8" w:rsidDel="009D1804">
          <w:fldChar w:fldCharType="separate"/>
        </w:r>
        <w:r w:rsidR="00E92FAF" w:rsidDel="009D1804">
          <w:rPr>
            <w:noProof/>
          </w:rPr>
          <w:delText>24</w:delText>
        </w:r>
        <w:r w:rsidR="00F228E8" w:rsidDel="009D1804">
          <w:fldChar w:fldCharType="end"/>
        </w:r>
        <w:r w:rsidDel="009D1804">
          <w:delText>.</w:delText>
        </w:r>
        <w:r w:rsidR="00F228E8" w:rsidDel="009D1804">
          <w:fldChar w:fldCharType="begin"/>
        </w:r>
        <w:r w:rsidR="000C649E" w:rsidDel="009D1804">
          <w:delInstrText xml:space="preserve"> XE "</w:delInstrText>
        </w:r>
        <w:r w:rsidR="000C649E" w:rsidRPr="00471664" w:rsidDel="009D1804">
          <w:delInstrText>audit logging:enable for UPT</w:delInstrText>
        </w:r>
        <w:r w:rsidR="000C649E" w:rsidDel="009D1804">
          <w:delInstrText xml:space="preserve">" </w:delInstrText>
        </w:r>
        <w:r w:rsidR="00F228E8" w:rsidDel="009D1804">
          <w:fldChar w:fldCharType="end"/>
        </w:r>
        <w:r w:rsidR="00F228E8" w:rsidDel="009D1804">
          <w:fldChar w:fldCharType="begin"/>
        </w:r>
        <w:r w:rsidR="000C649E" w:rsidDel="009D1804">
          <w:delInstrText xml:space="preserve"> XE "</w:delInstrText>
        </w:r>
        <w:r w:rsidR="000C649E" w:rsidRPr="00C52DE8" w:rsidDel="009D1804">
          <w:delInstrText>JBoss:enable audit logging</w:delInstrText>
        </w:r>
        <w:r w:rsidR="000C649E" w:rsidDel="009D1804">
          <w:delInstrText xml:space="preserve">" </w:delInstrText>
        </w:r>
        <w:r w:rsidR="00F228E8" w:rsidDel="009D1804">
          <w:fldChar w:fldCharType="end"/>
        </w:r>
      </w:del>
    </w:p>
    <w:p w:rsidR="00EE432C" w:rsidDel="009D1804" w:rsidRDefault="00AA0AA0" w:rsidP="00EE432C">
      <w:pPr>
        <w:pStyle w:val="BodyText"/>
        <w:rPr>
          <w:del w:id="2052" w:author=" Vijay Parmar" w:date="2009-08-23T02:43:00Z"/>
        </w:rPr>
      </w:pPr>
      <w:del w:id="2053" w:author=" Vijay Parmar" w:date="2009-08-23T02:43:00Z">
        <w:r w:rsidDel="009D1804">
          <w:delText>In addition, you must place the</w:delText>
        </w:r>
        <w:r w:rsidR="00EE432C" w:rsidDel="009D1804">
          <w:delText xml:space="preserve"> </w:delText>
        </w:r>
        <w:r w:rsidR="00EE432C" w:rsidRPr="00AA0AA0" w:rsidDel="009D1804">
          <w:rPr>
            <w:rStyle w:val="CodeChar0"/>
          </w:rPr>
          <w:delText>clm.jar</w:delText>
        </w:r>
        <w:r w:rsidR="00EE432C" w:rsidDel="009D1804">
          <w:delText xml:space="preserve"> </w:delText>
        </w:r>
        <w:r w:rsidDel="009D1804">
          <w:delText xml:space="preserve">file </w:delText>
        </w:r>
        <w:r w:rsidR="00EE432C" w:rsidDel="009D1804">
          <w:delText>in the common lib directory of the JBoss server</w:delText>
        </w:r>
        <w:r w:rsidDel="009D1804">
          <w:delText>.</w:delText>
        </w:r>
      </w:del>
    </w:p>
    <w:p w:rsidR="00EE432C" w:rsidDel="009D1804" w:rsidRDefault="00EE432C" w:rsidP="00AA0AA0">
      <w:pPr>
        <w:pStyle w:val="Heading4"/>
        <w:rPr>
          <w:del w:id="2054" w:author=" Vijay Parmar" w:date="2009-08-23T02:43:00Z"/>
        </w:rPr>
      </w:pPr>
      <w:del w:id="2055" w:author=" Vijay Parmar" w:date="2009-08-23T02:43:00Z">
        <w:r w:rsidDel="009D1804">
          <w:delText>Start JBoss</w:delText>
        </w:r>
      </w:del>
    </w:p>
    <w:p w:rsidR="00EE432C" w:rsidDel="009D1804" w:rsidRDefault="00EE432C" w:rsidP="00AA0AA0">
      <w:pPr>
        <w:pStyle w:val="BodyText"/>
        <w:rPr>
          <w:del w:id="2056" w:author=" Vijay Parmar" w:date="2009-08-23T02:43:00Z"/>
        </w:rPr>
      </w:pPr>
      <w:del w:id="2057" w:author=" Vijay Parmar" w:date="2009-08-23T02:43:00Z">
        <w:r w:rsidDel="009D1804">
          <w:delText>Once the deployment</w:delText>
        </w:r>
        <w:r w:rsidR="00AA0AA0" w:rsidDel="009D1804">
          <w:delText xml:space="preserve"> steps have been</w:delText>
        </w:r>
        <w:r w:rsidDel="009D1804">
          <w:delText xml:space="preserve"> is completed, start JBoss. Check the logs to confirm there are no errors while the UPT application is deployed on the server.</w:delText>
        </w:r>
        <w:r w:rsidR="00F228E8" w:rsidDel="009D1804">
          <w:fldChar w:fldCharType="begin"/>
        </w:r>
        <w:r w:rsidR="000C649E" w:rsidDel="009D1804">
          <w:delInstrText xml:space="preserve"> XE "</w:delInstrText>
        </w:r>
        <w:r w:rsidR="000C649E" w:rsidRPr="00B36F18" w:rsidDel="009D1804">
          <w:delInstrText>JBoss:UPT deployment</w:delInstrText>
        </w:r>
        <w:r w:rsidR="000C649E" w:rsidDel="009D1804">
          <w:delInstrText xml:space="preserve">" </w:delInstrText>
        </w:r>
        <w:r w:rsidR="00F228E8" w:rsidDel="009D1804">
          <w:fldChar w:fldCharType="end"/>
        </w:r>
      </w:del>
    </w:p>
    <w:p w:rsidR="00EE432C" w:rsidDel="009D1804" w:rsidRDefault="00EE432C" w:rsidP="00EE432C">
      <w:pPr>
        <w:pStyle w:val="BodyText"/>
        <w:rPr>
          <w:del w:id="2058" w:author=" Vijay Parmar" w:date="2009-08-23T02:43:00Z"/>
        </w:rPr>
      </w:pPr>
      <w:del w:id="2059" w:author=" Vijay Parmar" w:date="2009-08-23T02:43:00Z">
        <w:r w:rsidDel="009D1804">
          <w:delText xml:space="preserve">Once the JBoss server has completed deployment, open a browser to access the UPT. The </w:delText>
        </w:r>
        <w:r w:rsidR="008B318A" w:rsidDel="009D1804">
          <w:delText>URL is</w:delText>
        </w:r>
        <w:r w:rsidR="00AA0AA0" w:rsidRPr="00AA0AA0" w:rsidDel="009D1804">
          <w:delText xml:space="preserve">: </w:delText>
        </w:r>
        <w:r w:rsidRPr="00AA0AA0" w:rsidDel="009D1804">
          <w:delText>http://&lt;&lt;jboss-server&gt;&gt;/upt</w:delText>
        </w:r>
        <w:r w:rsidDel="009D1804">
          <w:delText xml:space="preserve"> where </w:delText>
        </w:r>
        <w:r w:rsidRPr="00AA0AA0" w:rsidDel="009D1804">
          <w:rPr>
            <w:rStyle w:val="CodeChar0"/>
          </w:rPr>
          <w:delText>&lt;&lt;jboss-server&gt;&gt;</w:delText>
        </w:r>
        <w:r w:rsidDel="009D1804">
          <w:delText xml:space="preserve"> is the IP </w:delText>
        </w:r>
        <w:r w:rsidR="00AA0AA0" w:rsidDel="009D1804">
          <w:delText xml:space="preserve">Address </w:delText>
        </w:r>
        <w:r w:rsidDel="009D1804">
          <w:delText xml:space="preserve">or the DNS name of JBoss </w:delText>
        </w:r>
        <w:r w:rsidR="00AA0AA0" w:rsidDel="009D1804">
          <w:delText>s</w:delText>
        </w:r>
        <w:r w:rsidDel="009D1804">
          <w:delText>erver.</w:delText>
        </w:r>
      </w:del>
    </w:p>
    <w:p w:rsidR="00EE432C" w:rsidDel="009D1804" w:rsidRDefault="00AA0AA0" w:rsidP="00EE432C">
      <w:pPr>
        <w:pStyle w:val="BodyText"/>
        <w:rPr>
          <w:del w:id="2060" w:author=" Vijay Parmar" w:date="2009-08-23T02:43:00Z"/>
        </w:rPr>
      </w:pPr>
      <w:del w:id="2061" w:author=" Vijay Parmar" w:date="2009-08-23T02:43:00Z">
        <w:r w:rsidDel="009D1804">
          <w:delText xml:space="preserve">After the </w:delText>
        </w:r>
        <w:r w:rsidR="00EE432C" w:rsidDel="009D1804">
          <w:delText xml:space="preserve">UPT Login </w:delText>
        </w:r>
        <w:r w:rsidDel="009D1804">
          <w:delText>p</w:delText>
        </w:r>
        <w:r w:rsidR="00EE432C" w:rsidDel="009D1804">
          <w:delText xml:space="preserve">age </w:delText>
        </w:r>
        <w:r w:rsidDel="009D1804">
          <w:delText>appears,</w:delText>
        </w:r>
        <w:r w:rsidR="00EE432C" w:rsidDel="009D1804">
          <w:delText xml:space="preserve"> </w:delText>
        </w:r>
        <w:r w:rsidDel="009D1804">
          <w:delText>e</w:delText>
        </w:r>
        <w:r w:rsidR="00EE432C" w:rsidDel="009D1804">
          <w:delText xml:space="preserve">nter the UPT </w:delText>
        </w:r>
        <w:r w:rsidR="00F73F46" w:rsidDel="009D1804">
          <w:delText>application</w:delText>
        </w:r>
        <w:r w:rsidR="00EE432C" w:rsidDel="009D1804">
          <w:delText xml:space="preserve"> using the login</w:delText>
        </w:r>
        <w:r w:rsidDel="009D1804">
          <w:delText xml:space="preserve"> ID and password for the </w:delText>
        </w:r>
        <w:r w:rsidR="00EE432C" w:rsidDel="009D1804">
          <w:delText xml:space="preserve">Super Admin </w:delText>
        </w:r>
        <w:r w:rsidDel="009D1804">
          <w:delText>identified when the database was created</w:delText>
        </w:r>
        <w:r w:rsidR="00EE432C" w:rsidDel="009D1804">
          <w:delText xml:space="preserve">. Also use the UPT </w:delText>
        </w:r>
        <w:r w:rsidR="00F73F46" w:rsidDel="009D1804">
          <w:delText>application</w:delText>
        </w:r>
        <w:r w:rsidR="00EE432C" w:rsidDel="009D1804">
          <w:delText xml:space="preserve"> Name specified</w:delText>
        </w:r>
        <w:r w:rsidDel="009D1804">
          <w:delText xml:space="preserve"> for the application n</w:delText>
        </w:r>
        <w:r w:rsidR="00EE432C" w:rsidDel="009D1804">
          <w:delText>ame.</w:delText>
        </w:r>
      </w:del>
    </w:p>
    <w:p w:rsidR="00EE432C" w:rsidRDefault="00AA0AA0" w:rsidP="00EE432C">
      <w:pPr>
        <w:pStyle w:val="BodyText"/>
      </w:pPr>
      <w:del w:id="2062" w:author=" Vijay Parmar" w:date="2009-08-23T02:43:00Z">
        <w:r w:rsidDel="009D1804">
          <w:delText>Upon successful login, t</w:delText>
        </w:r>
        <w:r w:rsidR="00EE432C" w:rsidDel="009D1804">
          <w:delText xml:space="preserve">he UPT Application Home Page </w:delText>
        </w:r>
        <w:r w:rsidDel="009D1804">
          <w:delText>appears</w:delText>
        </w:r>
        <w:r w:rsidR="00EE432C" w:rsidDel="009D1804">
          <w:delText>.</w:delText>
        </w:r>
      </w:del>
    </w:p>
    <w:p w:rsidR="00EE432C" w:rsidRPr="00EE432C" w:rsidRDefault="00EE432C" w:rsidP="00EE432C">
      <w:pPr>
        <w:pStyle w:val="NoteMainbody"/>
      </w:pPr>
      <w:r w:rsidRPr="00AA0AA0">
        <w:rPr>
          <w:rStyle w:val="Bold"/>
        </w:rPr>
        <w:t>NOTE:</w:t>
      </w:r>
      <w:r>
        <w:t xml:space="preserve"> In case of any errors, follow a debugging and </w:t>
      </w:r>
      <w:r w:rsidR="00AA0AA0">
        <w:t>trouble</w:t>
      </w:r>
      <w:r>
        <w:t>shooting procedure to diagnose and solve the issues.</w:t>
      </w:r>
      <w:ins w:id="2063" w:author=" Vijay Parmar" w:date="2009-08-23T02:45:00Z">
        <w:r w:rsidR="00681C05">
          <w:t xml:space="preserve"> Refer the CSM Wiki site:  </w:t>
        </w:r>
        <w:r w:rsidR="00F228E8">
          <w:fldChar w:fldCharType="begin"/>
        </w:r>
        <w:r w:rsidR="00681C05">
          <w:instrText xml:space="preserve"> HYPERLINK "</w:instrText>
        </w:r>
        <w:r w:rsidR="00681C05" w:rsidRPr="00B03C09">
          <w:instrText>https://wiki.nci.nih.gov/display/caCORE/Common+Security+Module+%28CSM%29</w:instrText>
        </w:r>
        <w:r w:rsidR="00681C05">
          <w:instrText xml:space="preserve">" </w:instrText>
        </w:r>
        <w:r w:rsidR="00F228E8">
          <w:fldChar w:fldCharType="separate"/>
        </w:r>
        <w:r w:rsidR="00681C05" w:rsidRPr="00B642BA">
          <w:rPr>
            <w:rStyle w:val="Hyperlink"/>
          </w:rPr>
          <w:t>https://wiki.nci.nih.gov/display/caCORE/Common+Security+Module+%28CSM%29</w:t>
        </w:r>
        <w:r w:rsidR="00F228E8">
          <w:fldChar w:fldCharType="end"/>
        </w:r>
      </w:ins>
    </w:p>
    <w:p w:rsidR="00E34F61" w:rsidRDefault="00E34F61">
      <w:pPr>
        <w:rPr>
          <w:ins w:id="2064" w:author=" Vijay Parmar" w:date="2009-08-23T22:31:00Z"/>
        </w:rPr>
      </w:pPr>
      <w:ins w:id="2065" w:author=" Vijay Parmar" w:date="2009-08-23T22:31:00Z">
        <w:r>
          <w:br w:type="page"/>
        </w:r>
      </w:ins>
    </w:p>
    <w:p w:rsidR="00EE432C" w:rsidRDefault="00EE432C" w:rsidP="00EE432C">
      <w:pPr>
        <w:pStyle w:val="BodyText"/>
      </w:pPr>
    </w:p>
    <w:p w:rsidR="00747DC7" w:rsidRPr="00B23625" w:rsidRDefault="00747DC7" w:rsidP="00747DC7">
      <w:pPr>
        <w:pStyle w:val="Heading3"/>
        <w:rPr>
          <w:ins w:id="2066" w:author=" Vijay Parmar" w:date="2009-08-23T03:35:00Z"/>
        </w:rPr>
      </w:pPr>
      <w:bookmarkStart w:id="2067" w:name="_Toc238804889"/>
      <w:ins w:id="2068" w:author=" Vijay Parmar" w:date="2009-08-23T03:35:00Z">
        <w:r>
          <w:t>Command Line installer</w:t>
        </w:r>
        <w:r w:rsidRPr="0058107D">
          <w:t xml:space="preserve"> </w:t>
        </w:r>
        <w:r>
          <w:t xml:space="preserve">- </w:t>
        </w:r>
        <w:r w:rsidRPr="00B23625">
          <w:t>Automated UPT Deployment</w:t>
        </w:r>
        <w:bookmarkEnd w:id="2067"/>
      </w:ins>
    </w:p>
    <w:p w:rsidR="00E34F61" w:rsidRDefault="00E34F61" w:rsidP="00E34F61">
      <w:pPr>
        <w:pStyle w:val="Heading4"/>
        <w:rPr>
          <w:ins w:id="2069" w:author=" Vijay Parmar" w:date="2009-08-23T22:32:00Z"/>
        </w:rPr>
      </w:pPr>
      <w:ins w:id="2070" w:author=" Vijay Parmar" w:date="2009-08-23T22:32:00Z">
        <w:r>
          <w:t xml:space="preserve">Single Installation, Single Schema </w:t>
        </w:r>
      </w:ins>
      <w:ins w:id="2071" w:author=" Vijay Parmar" w:date="2009-08-23T23:09:00Z">
        <w:r w:rsidR="00B14280">
          <w:t xml:space="preserve"> - (</w:t>
        </w:r>
      </w:ins>
      <w:ins w:id="2072" w:author=" Vijay Parmar" w:date="2009-08-23T22:32:00Z">
        <w:r w:rsidR="00B14280">
          <w:t>Typical</w:t>
        </w:r>
      </w:ins>
      <w:ins w:id="2073" w:author=" Vijay Parmar" w:date="2009-08-23T23:09:00Z">
        <w:r w:rsidR="00B14280">
          <w:t>) Install</w:t>
        </w:r>
      </w:ins>
    </w:p>
    <w:p w:rsidR="00E34F61" w:rsidRDefault="00E34F61" w:rsidP="00E34F61">
      <w:pPr>
        <w:pStyle w:val="BodyText"/>
        <w:rPr>
          <w:ins w:id="2074" w:author=" Vijay Parmar" w:date="2009-08-23T22:33:00Z"/>
        </w:rPr>
      </w:pPr>
    </w:p>
    <w:p w:rsidR="00251CE8" w:rsidRDefault="00251CE8" w:rsidP="00E34F61">
      <w:pPr>
        <w:pStyle w:val="BodyText"/>
        <w:numPr>
          <w:ilvl w:val="0"/>
          <w:numId w:val="97"/>
        </w:numPr>
        <w:rPr>
          <w:ins w:id="2075" w:author=" Vijay Parmar" w:date="2009-08-23T22:41:00Z"/>
        </w:rPr>
      </w:pPr>
      <w:ins w:id="2076" w:author=" Vijay Parmar" w:date="2009-08-23T22:41:00Z">
        <w:r>
          <w:t xml:space="preserve">Extract the CSM UPT 4.2 Release install zip in a </w:t>
        </w:r>
      </w:ins>
      <w:ins w:id="2077" w:author=" Vijay Parmar" w:date="2009-08-23T23:05:00Z">
        <w:r w:rsidR="00647579" w:rsidRPr="00641DD4">
          <w:rPr>
            <w:rFonts w:ascii="Courier New" w:hAnsi="Courier New" w:cs="Courier New"/>
            <w:i/>
          </w:rPr>
          <w:t>&lt;</w:t>
        </w:r>
        <w:r w:rsidR="00647579">
          <w:rPr>
            <w:rFonts w:ascii="Courier New" w:hAnsi="Courier New" w:cs="Courier New"/>
            <w:i/>
          </w:rPr>
          <w:t>csm_install_folder&gt;</w:t>
        </w:r>
        <w:r w:rsidR="00647579" w:rsidRPr="00641DD4">
          <w:rPr>
            <w:rFonts w:ascii="Courier New" w:hAnsi="Courier New" w:cs="Courier New"/>
            <w:i/>
          </w:rPr>
          <w:t xml:space="preserve"> </w:t>
        </w:r>
      </w:ins>
      <w:ins w:id="2078" w:author=" Vijay Parmar" w:date="2009-08-23T22:56:00Z">
        <w:r w:rsidR="00AA2412">
          <w:t>folder</w:t>
        </w:r>
      </w:ins>
      <w:ins w:id="2079" w:author=" Vijay Parmar" w:date="2009-08-23T22:41:00Z">
        <w:r>
          <w:t>.</w:t>
        </w:r>
      </w:ins>
    </w:p>
    <w:p w:rsidR="00251CE8" w:rsidRDefault="00251CE8" w:rsidP="00E34F61">
      <w:pPr>
        <w:pStyle w:val="BodyText"/>
        <w:numPr>
          <w:ilvl w:val="0"/>
          <w:numId w:val="97"/>
        </w:numPr>
        <w:rPr>
          <w:ins w:id="2080" w:author=" Vijay Parmar" w:date="2009-08-23T22:41:00Z"/>
        </w:rPr>
      </w:pPr>
      <w:ins w:id="2081" w:author=" Vijay Parmar" w:date="2009-08-23T22:41:00Z">
        <w:r>
          <w:t>Modify the install.properties file available in the folder.</w:t>
        </w:r>
      </w:ins>
    </w:p>
    <w:p w:rsidR="00E34F61" w:rsidRDefault="00E34F61" w:rsidP="00E0290A">
      <w:pPr>
        <w:pStyle w:val="BodyText"/>
        <w:numPr>
          <w:ilvl w:val="0"/>
          <w:numId w:val="97"/>
        </w:numPr>
        <w:rPr>
          <w:ins w:id="2082" w:author=" Vijay Parmar" w:date="2009-08-23T22:54:00Z"/>
        </w:rPr>
      </w:pPr>
      <w:ins w:id="2083" w:author=" Vijay Parmar" w:date="2009-08-23T22:33:00Z">
        <w:r>
          <w:t>For Typical installation, the following properties are required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E0290A" w:rsidRPr="007966AD" w:rsidTr="00C23B4B">
        <w:trPr>
          <w:cantSplit/>
          <w:tblHeader/>
          <w:ins w:id="2084" w:author=" Vijay Parmar" w:date="2009-08-23T22:54:00Z"/>
        </w:trPr>
        <w:tc>
          <w:tcPr>
            <w:tcW w:w="3577" w:type="dxa"/>
            <w:shd w:val="clear" w:color="auto" w:fill="D9D9D9"/>
            <w:vAlign w:val="center"/>
          </w:tcPr>
          <w:p w:rsidR="00E0290A" w:rsidRPr="007966AD" w:rsidRDefault="00E0290A" w:rsidP="00C23B4B">
            <w:pPr>
              <w:pStyle w:val="TableHeaderCenter"/>
              <w:rPr>
                <w:ins w:id="2085" w:author=" Vijay Parmar" w:date="2009-08-23T22:54:00Z"/>
              </w:rPr>
            </w:pPr>
            <w:ins w:id="2086" w:author=" Vijay Parmar" w:date="2009-08-23T22:54:00Z">
              <w:r>
                <w:t>Property</w:t>
              </w:r>
            </w:ins>
          </w:p>
        </w:tc>
        <w:tc>
          <w:tcPr>
            <w:tcW w:w="4847" w:type="dxa"/>
            <w:shd w:val="clear" w:color="auto" w:fill="D9D9D9"/>
            <w:vAlign w:val="center"/>
          </w:tcPr>
          <w:p w:rsidR="00E0290A" w:rsidRPr="007966AD" w:rsidRDefault="00E0290A" w:rsidP="00C23B4B">
            <w:pPr>
              <w:pStyle w:val="TableHeaderCenter"/>
              <w:rPr>
                <w:ins w:id="2087" w:author=" Vijay Parmar" w:date="2009-08-23T22:54:00Z"/>
              </w:rPr>
            </w:pPr>
            <w:ins w:id="2088" w:author=" Vijay Parmar" w:date="2009-08-23T22:54:00Z">
              <w:r>
                <w:t>DescriptionSample value</w:t>
              </w:r>
            </w:ins>
          </w:p>
        </w:tc>
      </w:tr>
      <w:tr w:rsidR="00E0290A" w:rsidRPr="007966AD" w:rsidTr="00C23B4B">
        <w:trPr>
          <w:cantSplit/>
          <w:ins w:id="2089" w:author=" Vijay Parmar" w:date="2009-08-23T22:54:00Z"/>
        </w:trPr>
        <w:tc>
          <w:tcPr>
            <w:tcW w:w="3577" w:type="dxa"/>
            <w:vAlign w:val="center"/>
          </w:tcPr>
          <w:p w:rsidR="00E0290A" w:rsidRDefault="00E0290A" w:rsidP="00C23B4B">
            <w:pPr>
              <w:pStyle w:val="TableText"/>
              <w:rPr>
                <w:ins w:id="2090" w:author=" Vijay Parmar" w:date="2009-08-23T22:54:00Z"/>
                <w:rStyle w:val="CodeChar0"/>
              </w:rPr>
            </w:pPr>
            <w:ins w:id="2091" w:author=" Vijay Parmar" w:date="2009-08-23T22:54:00Z">
              <w:r>
                <w:rPr>
                  <w:rStyle w:val="CodeChar0"/>
                </w:rPr>
                <w:t>Upt.central.config=true</w:t>
              </w:r>
            </w:ins>
          </w:p>
        </w:tc>
        <w:tc>
          <w:tcPr>
            <w:tcW w:w="4847" w:type="dxa"/>
            <w:vAlign w:val="center"/>
          </w:tcPr>
          <w:p w:rsidR="00E0290A" w:rsidRDefault="00E0290A" w:rsidP="00C23B4B">
            <w:pPr>
              <w:pStyle w:val="TableText"/>
              <w:rPr>
                <w:ins w:id="2092" w:author=" Vijay Parmar" w:date="2009-08-23T22:54:00Z"/>
              </w:rPr>
            </w:pPr>
            <w:ins w:id="2093" w:author=" Vijay Parmar" w:date="2009-08-23T22:54:00Z">
              <w:r>
                <w:t>To indicate Typical installation this property value should be set ‘true’. If this property is set to true, then all upt.??.* properties will be ignored and only upt.central.* properties will be considered.</w:t>
              </w:r>
            </w:ins>
          </w:p>
        </w:tc>
      </w:tr>
      <w:tr w:rsidR="00E0290A" w:rsidRPr="007966AD" w:rsidTr="00C23B4B">
        <w:trPr>
          <w:cantSplit/>
          <w:ins w:id="2094" w:author=" Vijay Parmar" w:date="2009-08-23T22:54:00Z"/>
        </w:trPr>
        <w:tc>
          <w:tcPr>
            <w:tcW w:w="3577" w:type="dxa"/>
            <w:vAlign w:val="center"/>
          </w:tcPr>
          <w:p w:rsidR="00E0290A" w:rsidRPr="00251CE8" w:rsidRDefault="00E0290A" w:rsidP="00C23B4B">
            <w:pPr>
              <w:pStyle w:val="TableText"/>
              <w:rPr>
                <w:ins w:id="2095" w:author=" Vijay Parmar" w:date="2009-08-23T22:54:00Z"/>
                <w:rStyle w:val="CodeChar0"/>
              </w:rPr>
            </w:pPr>
            <w:ins w:id="2096" w:author=" Vijay Parmar" w:date="2009-08-23T22:54:00Z">
              <w:r w:rsidRPr="00251CE8">
                <w:rPr>
                  <w:rStyle w:val="CodeChar0"/>
                </w:rPr>
                <w:t>upt.31.installed=true</w:t>
              </w:r>
              <w:r>
                <w:rPr>
                  <w:rStyle w:val="CodeChar0"/>
                </w:rPr>
                <w:t>/false</w:t>
              </w:r>
            </w:ins>
          </w:p>
          <w:p w:rsidR="00E0290A" w:rsidRPr="00251CE8" w:rsidRDefault="00E0290A" w:rsidP="00C23B4B">
            <w:pPr>
              <w:pStyle w:val="TableText"/>
              <w:rPr>
                <w:ins w:id="2097" w:author=" Vijay Parmar" w:date="2009-08-23T22:54:00Z"/>
                <w:rStyle w:val="CodeChar0"/>
              </w:rPr>
            </w:pPr>
            <w:ins w:id="2098" w:author=" Vijay Parmar" w:date="2009-08-23T22:54:00Z">
              <w:r w:rsidRPr="00251CE8">
                <w:rPr>
                  <w:rStyle w:val="CodeChar0"/>
                </w:rPr>
                <w:t>upt.32.installed=true</w:t>
              </w:r>
              <w:r>
                <w:rPr>
                  <w:rStyle w:val="CodeChar0"/>
                </w:rPr>
                <w:t>/false</w:t>
              </w:r>
            </w:ins>
          </w:p>
          <w:p w:rsidR="00E0290A" w:rsidRPr="00251CE8" w:rsidRDefault="00E0290A" w:rsidP="00C23B4B">
            <w:pPr>
              <w:pStyle w:val="TableText"/>
              <w:rPr>
                <w:ins w:id="2099" w:author=" Vijay Parmar" w:date="2009-08-23T22:54:00Z"/>
                <w:rStyle w:val="CodeChar0"/>
              </w:rPr>
            </w:pPr>
            <w:ins w:id="2100" w:author=" Vijay Parmar" w:date="2009-08-23T22:54:00Z">
              <w:r w:rsidRPr="00251CE8">
                <w:rPr>
                  <w:rStyle w:val="CodeChar0"/>
                </w:rPr>
                <w:t>upt.40.installed=true</w:t>
              </w:r>
              <w:r>
                <w:rPr>
                  <w:rStyle w:val="CodeChar0"/>
                </w:rPr>
                <w:t>/false</w:t>
              </w:r>
            </w:ins>
          </w:p>
          <w:p w:rsidR="00E0290A" w:rsidRPr="00251CE8" w:rsidRDefault="00E0290A" w:rsidP="00C23B4B">
            <w:pPr>
              <w:pStyle w:val="TableText"/>
              <w:rPr>
                <w:ins w:id="2101" w:author=" Vijay Parmar" w:date="2009-08-23T22:54:00Z"/>
                <w:rStyle w:val="CodeChar0"/>
              </w:rPr>
            </w:pPr>
            <w:ins w:id="2102" w:author=" Vijay Parmar" w:date="2009-08-23T22:54:00Z">
              <w:r w:rsidRPr="00251CE8">
                <w:rPr>
                  <w:rStyle w:val="CodeChar0"/>
                </w:rPr>
                <w:t>upt.41.installed=true</w:t>
              </w:r>
              <w:r>
                <w:rPr>
                  <w:rStyle w:val="CodeChar0"/>
                </w:rPr>
                <w:t>/false</w:t>
              </w:r>
            </w:ins>
          </w:p>
          <w:p w:rsidR="00E0290A" w:rsidRDefault="00E0290A" w:rsidP="00C23B4B">
            <w:pPr>
              <w:pStyle w:val="TableText"/>
              <w:rPr>
                <w:ins w:id="2103" w:author=" Vijay Parmar" w:date="2009-08-23T22:54:00Z"/>
                <w:rStyle w:val="CodeChar0"/>
              </w:rPr>
            </w:pPr>
            <w:ins w:id="2104" w:author=" Vijay Parmar" w:date="2009-08-23T22:54:00Z">
              <w:r w:rsidRPr="00251CE8">
                <w:rPr>
                  <w:rStyle w:val="CodeChar0"/>
                </w:rPr>
                <w:t>upt.42.installed=true</w:t>
              </w:r>
              <w:r>
                <w:rPr>
                  <w:rStyle w:val="CodeChar0"/>
                </w:rPr>
                <w:t>/false</w:t>
              </w:r>
            </w:ins>
          </w:p>
        </w:tc>
        <w:tc>
          <w:tcPr>
            <w:tcW w:w="4847" w:type="dxa"/>
            <w:vAlign w:val="center"/>
          </w:tcPr>
          <w:p w:rsidR="00E0290A" w:rsidRDefault="00E0290A" w:rsidP="00C23B4B">
            <w:pPr>
              <w:pStyle w:val="TableText"/>
              <w:rPr>
                <w:ins w:id="2105" w:author=" Vijay Parmar" w:date="2009-08-23T22:54:00Z"/>
              </w:rPr>
            </w:pPr>
            <w:ins w:id="2106" w:author=" Vijay Parmar" w:date="2009-08-23T22:54:00Z">
              <w:r>
                <w:t>To include or exclude support for a particular CSM version, set the particular property value as true/false. A property value true indicates this installation will support this CSM Version.</w:t>
              </w:r>
            </w:ins>
          </w:p>
        </w:tc>
      </w:tr>
      <w:tr w:rsidR="00E0290A" w:rsidRPr="007966AD" w:rsidTr="00C23B4B">
        <w:trPr>
          <w:cantSplit/>
          <w:ins w:id="2107" w:author=" Vijay Parmar" w:date="2009-08-23T22:54:00Z"/>
        </w:trPr>
        <w:tc>
          <w:tcPr>
            <w:tcW w:w="3577" w:type="dxa"/>
            <w:vAlign w:val="center"/>
          </w:tcPr>
          <w:p w:rsidR="00E0290A" w:rsidRDefault="00E0290A" w:rsidP="00C23B4B">
            <w:pPr>
              <w:pStyle w:val="TableText"/>
              <w:rPr>
                <w:ins w:id="2108" w:author=" Vijay Parmar" w:date="2009-08-23T22:54:00Z"/>
                <w:rStyle w:val="CodeChar0"/>
              </w:rPr>
            </w:pPr>
            <w:ins w:id="2109" w:author=" Vijay Parmar" w:date="2009-08-23T22:54:00Z">
              <w:r>
                <w:rPr>
                  <w:rStyle w:val="CodeChar0"/>
                </w:rPr>
                <w:t xml:space="preserve">All </w:t>
              </w:r>
              <w:r w:rsidRPr="00555234">
                <w:rPr>
                  <w:rStyle w:val="CodeChar0"/>
                </w:rPr>
                <w:t>upt.central.</w:t>
              </w:r>
              <w:r>
                <w:rPr>
                  <w:rStyle w:val="CodeChar0"/>
                </w:rPr>
                <w:t>database.* properties</w:t>
              </w:r>
            </w:ins>
          </w:p>
        </w:tc>
        <w:tc>
          <w:tcPr>
            <w:tcW w:w="4847" w:type="dxa"/>
            <w:vAlign w:val="center"/>
          </w:tcPr>
          <w:p w:rsidR="00E0290A" w:rsidRDefault="00E0290A" w:rsidP="00C23B4B">
            <w:pPr>
              <w:pStyle w:val="TableText"/>
              <w:rPr>
                <w:ins w:id="2110" w:author=" Vijay Parmar" w:date="2009-08-23T22:54:00Z"/>
              </w:rPr>
            </w:pPr>
            <w:ins w:id="2111" w:author=" Vijay Parmar" w:date="2009-08-23T22:54:00Z">
              <w:r>
                <w:t>Specify Database connection properties</w:t>
              </w:r>
            </w:ins>
          </w:p>
        </w:tc>
      </w:tr>
      <w:tr w:rsidR="00E0290A" w:rsidRPr="007966AD" w:rsidTr="00C23B4B">
        <w:trPr>
          <w:cantSplit/>
          <w:ins w:id="2112" w:author=" Vijay Parmar" w:date="2009-08-23T22:54:00Z"/>
        </w:trPr>
        <w:tc>
          <w:tcPr>
            <w:tcW w:w="3577" w:type="dxa"/>
            <w:vAlign w:val="center"/>
          </w:tcPr>
          <w:p w:rsidR="00E0290A" w:rsidRDefault="00E0290A" w:rsidP="00C23B4B">
            <w:pPr>
              <w:pStyle w:val="TableText"/>
              <w:rPr>
                <w:ins w:id="2113" w:author=" Vijay Parmar" w:date="2009-08-23T22:54:00Z"/>
                <w:rStyle w:val="CodeChar0"/>
              </w:rPr>
            </w:pPr>
            <w:ins w:id="2114" w:author=" Vijay Parmar" w:date="2009-08-23T22:54:00Z">
              <w:r>
                <w:rPr>
                  <w:rStyle w:val="CodeChar0"/>
                </w:rPr>
                <w:t xml:space="preserve">All JBoss.* properties  </w:t>
              </w:r>
            </w:ins>
          </w:p>
        </w:tc>
        <w:tc>
          <w:tcPr>
            <w:tcW w:w="4847" w:type="dxa"/>
            <w:vAlign w:val="center"/>
          </w:tcPr>
          <w:p w:rsidR="00E0290A" w:rsidRDefault="00E0290A" w:rsidP="00C23B4B">
            <w:pPr>
              <w:pStyle w:val="TableText"/>
              <w:rPr>
                <w:ins w:id="2115" w:author=" Vijay Parmar" w:date="2009-08-23T22:54:00Z"/>
              </w:rPr>
            </w:pPr>
            <w:ins w:id="2116" w:author=" Vijay Parmar" w:date="2009-08-23T22:54:00Z">
              <w:r>
                <w:t>Specify JBoss configuration properties</w:t>
              </w:r>
            </w:ins>
          </w:p>
        </w:tc>
      </w:tr>
      <w:tr w:rsidR="00E0290A" w:rsidRPr="007966AD" w:rsidTr="00C23B4B">
        <w:trPr>
          <w:cantSplit/>
          <w:ins w:id="2117" w:author=" Vijay Parmar" w:date="2009-08-23T22:54:00Z"/>
        </w:trPr>
        <w:tc>
          <w:tcPr>
            <w:tcW w:w="3577" w:type="dxa"/>
            <w:vAlign w:val="center"/>
          </w:tcPr>
          <w:p w:rsidR="00E0290A" w:rsidRDefault="00B14280" w:rsidP="00C23B4B">
            <w:pPr>
              <w:pStyle w:val="TableText"/>
              <w:rPr>
                <w:ins w:id="2118" w:author=" Vijay Parmar" w:date="2009-08-23T23:12:00Z"/>
                <w:rStyle w:val="CodeChar0"/>
              </w:rPr>
            </w:pPr>
            <w:ins w:id="2119" w:author=" Vijay Parmar" w:date="2009-08-23T23:12:00Z">
              <w:r>
                <w:rPr>
                  <w:rStyle w:val="CodeChar0"/>
                </w:rPr>
                <w:t>Application.base.path.linux</w:t>
              </w:r>
            </w:ins>
          </w:p>
          <w:p w:rsidR="00B14280" w:rsidRDefault="00B14280" w:rsidP="00C23B4B">
            <w:pPr>
              <w:pStyle w:val="TableText"/>
              <w:rPr>
                <w:ins w:id="2120" w:author=" Vijay Parmar" w:date="2009-08-23T22:54:00Z"/>
                <w:rStyle w:val="CodeChar0"/>
              </w:rPr>
            </w:pPr>
            <w:ins w:id="2121" w:author=" Vijay Parmar" w:date="2009-08-23T23:12:00Z">
              <w:r>
                <w:rPr>
                  <w:rStyle w:val="CodeChar0"/>
                </w:rPr>
                <w:t>Application.base.path.windows</w:t>
              </w:r>
            </w:ins>
          </w:p>
        </w:tc>
        <w:tc>
          <w:tcPr>
            <w:tcW w:w="4847" w:type="dxa"/>
            <w:vAlign w:val="center"/>
          </w:tcPr>
          <w:p w:rsidR="00E0290A" w:rsidRDefault="00B14280" w:rsidP="00C23B4B">
            <w:pPr>
              <w:pStyle w:val="TableText"/>
              <w:rPr>
                <w:ins w:id="2122" w:author=" Vijay Parmar" w:date="2009-08-23T22:54:00Z"/>
              </w:rPr>
            </w:pPr>
            <w:ins w:id="2123" w:author=" Vijay Parmar" w:date="2009-08-23T23:12:00Z">
              <w:r>
                <w:t>Specify the path where you want to install the JBoss/CSM UPT.</w:t>
              </w:r>
            </w:ins>
          </w:p>
        </w:tc>
      </w:tr>
    </w:tbl>
    <w:p w:rsidR="00E0290A" w:rsidRDefault="00E0290A" w:rsidP="00E0290A">
      <w:pPr>
        <w:pStyle w:val="BodyText"/>
        <w:ind w:left="1080"/>
        <w:rPr>
          <w:ins w:id="2124" w:author=" Vijay Parmar" w:date="2009-08-23T22:54:00Z"/>
        </w:rPr>
      </w:pPr>
    </w:p>
    <w:p w:rsidR="00E0290A" w:rsidRDefault="00E0290A" w:rsidP="00E0290A">
      <w:pPr>
        <w:pStyle w:val="BodyText"/>
        <w:rPr>
          <w:ins w:id="2125" w:author=" Vijay Parmar" w:date="2009-08-23T22:54:00Z"/>
        </w:rPr>
      </w:pPr>
      <w:ins w:id="2126" w:author=" Vijay Parmar" w:date="2009-08-23T22:54:00Z">
        <w:r>
          <w:t>The following are properties optional / conditional depending on the Authentication type specified.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E0290A" w:rsidRPr="007966AD" w:rsidTr="00C23B4B">
        <w:trPr>
          <w:cantSplit/>
          <w:tblHeader/>
          <w:ins w:id="2127" w:author=" Vijay Parmar" w:date="2009-08-23T22:54:00Z"/>
        </w:trPr>
        <w:tc>
          <w:tcPr>
            <w:tcW w:w="3577" w:type="dxa"/>
            <w:shd w:val="clear" w:color="auto" w:fill="D9D9D9"/>
            <w:vAlign w:val="center"/>
          </w:tcPr>
          <w:p w:rsidR="00E0290A" w:rsidRPr="007966AD" w:rsidRDefault="00E0290A" w:rsidP="00C23B4B">
            <w:pPr>
              <w:pStyle w:val="TableHeaderCenter"/>
              <w:rPr>
                <w:ins w:id="2128" w:author=" Vijay Parmar" w:date="2009-08-23T22:54:00Z"/>
              </w:rPr>
            </w:pPr>
            <w:ins w:id="2129" w:author=" Vijay Parmar" w:date="2009-08-23T22:54:00Z">
              <w:r>
                <w:t>Property</w:t>
              </w:r>
            </w:ins>
          </w:p>
        </w:tc>
        <w:tc>
          <w:tcPr>
            <w:tcW w:w="4847" w:type="dxa"/>
            <w:shd w:val="clear" w:color="auto" w:fill="D9D9D9"/>
            <w:vAlign w:val="center"/>
          </w:tcPr>
          <w:p w:rsidR="00E0290A" w:rsidRPr="007966AD" w:rsidRDefault="00E0290A" w:rsidP="00C23B4B">
            <w:pPr>
              <w:pStyle w:val="TableHeaderCenter"/>
              <w:rPr>
                <w:ins w:id="2130" w:author=" Vijay Parmar" w:date="2009-08-23T22:54:00Z"/>
              </w:rPr>
            </w:pPr>
            <w:ins w:id="2131" w:author=" Vijay Parmar" w:date="2009-08-23T22:54:00Z">
              <w:r>
                <w:t>Description</w:t>
              </w:r>
            </w:ins>
          </w:p>
        </w:tc>
      </w:tr>
      <w:tr w:rsidR="00E0290A" w:rsidRPr="007966AD" w:rsidTr="00C23B4B">
        <w:trPr>
          <w:cantSplit/>
          <w:ins w:id="2132" w:author=" Vijay Parmar" w:date="2009-08-23T22:54:00Z"/>
        </w:trPr>
        <w:tc>
          <w:tcPr>
            <w:tcW w:w="3577" w:type="dxa"/>
            <w:vAlign w:val="center"/>
          </w:tcPr>
          <w:p w:rsidR="00E0290A" w:rsidRDefault="00E0290A" w:rsidP="00C23B4B">
            <w:pPr>
              <w:pStyle w:val="TableText"/>
              <w:rPr>
                <w:ins w:id="2133" w:author=" Vijay Parmar" w:date="2009-08-23T22:54:00Z"/>
                <w:rStyle w:val="CodeChar0"/>
              </w:rPr>
            </w:pPr>
            <w:ins w:id="2134" w:author=" Vijay Parmar" w:date="2009-08-23T22:54:00Z">
              <w:r>
                <w:rPr>
                  <w:rStyle w:val="CodeChar0"/>
                </w:rPr>
                <w:t>Upt.central.ldap.*</w:t>
              </w:r>
            </w:ins>
          </w:p>
        </w:tc>
        <w:tc>
          <w:tcPr>
            <w:tcW w:w="4847" w:type="dxa"/>
            <w:vAlign w:val="center"/>
          </w:tcPr>
          <w:p w:rsidR="00E0290A" w:rsidRDefault="00E0290A" w:rsidP="00C23B4B">
            <w:pPr>
              <w:pStyle w:val="TableText"/>
              <w:rPr>
                <w:ins w:id="2135" w:author=" Vijay Parmar" w:date="2009-08-23T22:54:00Z"/>
              </w:rPr>
            </w:pPr>
            <w:ins w:id="2136" w:author=" Vijay Parmar" w:date="2009-08-23T22:54:00Z">
              <w:r>
                <w:t xml:space="preserve">Only required If </w:t>
              </w:r>
              <w:r w:rsidRPr="009762AC">
                <w:t>upt.central.authentication.type=</w:t>
              </w:r>
              <w:r>
                <w:t>ldap</w:t>
              </w:r>
            </w:ins>
          </w:p>
        </w:tc>
      </w:tr>
      <w:tr w:rsidR="00E0290A" w:rsidRPr="007966AD" w:rsidTr="00C23B4B">
        <w:trPr>
          <w:cantSplit/>
          <w:ins w:id="2137" w:author=" Vijay Parmar" w:date="2009-08-23T22:54:00Z"/>
        </w:trPr>
        <w:tc>
          <w:tcPr>
            <w:tcW w:w="3577" w:type="dxa"/>
            <w:vAlign w:val="center"/>
          </w:tcPr>
          <w:p w:rsidR="00E0290A" w:rsidRDefault="00E0290A" w:rsidP="00C23B4B">
            <w:pPr>
              <w:pStyle w:val="TableText"/>
              <w:rPr>
                <w:ins w:id="2138" w:author=" Vijay Parmar" w:date="2009-08-23T22:54:00Z"/>
                <w:rStyle w:val="CodeChar0"/>
              </w:rPr>
            </w:pPr>
            <w:ins w:id="2139" w:author=" Vijay Parmar" w:date="2009-08-23T22:54:00Z">
              <w:r>
                <w:rPr>
                  <w:rStyle w:val="CodeChar0"/>
                </w:rPr>
                <w:t>Upt.central.ldaps.*</w:t>
              </w:r>
            </w:ins>
          </w:p>
        </w:tc>
        <w:tc>
          <w:tcPr>
            <w:tcW w:w="4847" w:type="dxa"/>
            <w:vAlign w:val="center"/>
          </w:tcPr>
          <w:p w:rsidR="00E0290A" w:rsidRDefault="00E0290A" w:rsidP="00C23B4B">
            <w:pPr>
              <w:pStyle w:val="TableText"/>
              <w:rPr>
                <w:ins w:id="2140" w:author=" Vijay Parmar" w:date="2009-08-23T22:54:00Z"/>
              </w:rPr>
            </w:pPr>
            <w:ins w:id="2141" w:author=" Vijay Parmar" w:date="2009-08-23T22:54:00Z">
              <w:r>
                <w:t xml:space="preserve">Only required if </w:t>
              </w:r>
              <w:r w:rsidRPr="009762AC">
                <w:t>upt.centr</w:t>
              </w:r>
              <w:r>
                <w:t>al.authentication.type=ldaps</w:t>
              </w:r>
            </w:ins>
          </w:p>
        </w:tc>
      </w:tr>
    </w:tbl>
    <w:p w:rsidR="00E0290A" w:rsidRDefault="00E0290A" w:rsidP="00E0290A">
      <w:pPr>
        <w:pStyle w:val="BodyText"/>
        <w:ind w:left="0"/>
        <w:rPr>
          <w:ins w:id="2142" w:author=" Vijay Parmar" w:date="2009-08-23T23:13:00Z"/>
        </w:rPr>
        <w:pPrChange w:id="2143" w:author=" Vijay Parmar" w:date="2009-08-23T22:54:00Z">
          <w:pPr>
            <w:pStyle w:val="Heading4"/>
          </w:pPr>
        </w:pPrChange>
      </w:pPr>
    </w:p>
    <w:p w:rsidR="00743A2C" w:rsidRDefault="00743A2C" w:rsidP="00E0290A">
      <w:pPr>
        <w:pStyle w:val="BodyText"/>
        <w:ind w:left="0"/>
        <w:rPr>
          <w:ins w:id="2144" w:author=" Vijay Parmar" w:date="2009-08-23T23:13:00Z"/>
        </w:rPr>
        <w:pPrChange w:id="2145" w:author=" Vijay Parmar" w:date="2009-08-23T22:54:00Z">
          <w:pPr>
            <w:pStyle w:val="Heading4"/>
          </w:pPr>
        </w:pPrChange>
      </w:pPr>
    </w:p>
    <w:p w:rsidR="00743A2C" w:rsidRDefault="00743A2C" w:rsidP="00E0290A">
      <w:pPr>
        <w:pStyle w:val="BodyText"/>
        <w:ind w:left="0"/>
        <w:rPr>
          <w:ins w:id="2146" w:author=" Vijay Parmar" w:date="2009-08-23T23:13:00Z"/>
        </w:rPr>
        <w:pPrChange w:id="2147" w:author=" Vijay Parmar" w:date="2009-08-23T22:54:00Z">
          <w:pPr>
            <w:pStyle w:val="Heading4"/>
          </w:pPr>
        </w:pPrChange>
      </w:pPr>
    </w:p>
    <w:p w:rsidR="00743A2C" w:rsidRDefault="00743A2C" w:rsidP="00E0290A">
      <w:pPr>
        <w:pStyle w:val="BodyText"/>
        <w:ind w:left="0"/>
        <w:rPr>
          <w:ins w:id="2148" w:author=" Vijay Parmar" w:date="2009-08-23T23:13:00Z"/>
        </w:rPr>
        <w:pPrChange w:id="2149" w:author=" Vijay Parmar" w:date="2009-08-23T22:54:00Z">
          <w:pPr>
            <w:pStyle w:val="Heading4"/>
          </w:pPr>
        </w:pPrChange>
      </w:pPr>
    </w:p>
    <w:p w:rsidR="00743A2C" w:rsidRDefault="00743A2C" w:rsidP="00E0290A">
      <w:pPr>
        <w:pStyle w:val="BodyText"/>
        <w:ind w:left="0"/>
        <w:rPr>
          <w:ins w:id="2150" w:author=" Vijay Parmar" w:date="2009-08-23T23:13:00Z"/>
        </w:rPr>
        <w:pPrChange w:id="2151" w:author=" Vijay Parmar" w:date="2009-08-23T22:54:00Z">
          <w:pPr>
            <w:pStyle w:val="Heading4"/>
          </w:pPr>
        </w:pPrChange>
      </w:pPr>
    </w:p>
    <w:p w:rsidR="00743A2C" w:rsidRDefault="00743A2C" w:rsidP="00E0290A">
      <w:pPr>
        <w:pStyle w:val="BodyText"/>
        <w:ind w:left="0"/>
        <w:rPr>
          <w:ins w:id="2152" w:author=" Vijay Parmar" w:date="2009-08-23T23:13:00Z"/>
        </w:rPr>
        <w:pPrChange w:id="2153" w:author=" Vijay Parmar" w:date="2009-08-23T22:54:00Z">
          <w:pPr>
            <w:pStyle w:val="Heading4"/>
          </w:pPr>
        </w:pPrChange>
      </w:pPr>
    </w:p>
    <w:p w:rsidR="00743A2C" w:rsidRDefault="00743A2C" w:rsidP="00E0290A">
      <w:pPr>
        <w:pStyle w:val="BodyText"/>
        <w:ind w:left="0"/>
        <w:rPr>
          <w:ins w:id="2154" w:author=" Vijay Parmar" w:date="2009-08-23T23:13:00Z"/>
        </w:rPr>
        <w:pPrChange w:id="2155" w:author=" Vijay Parmar" w:date="2009-08-23T22:54:00Z">
          <w:pPr>
            <w:pStyle w:val="Heading4"/>
          </w:pPr>
        </w:pPrChange>
      </w:pPr>
    </w:p>
    <w:p w:rsidR="00743A2C" w:rsidRDefault="00743A2C" w:rsidP="00E0290A">
      <w:pPr>
        <w:pStyle w:val="BodyText"/>
        <w:ind w:left="0"/>
        <w:rPr>
          <w:ins w:id="2156" w:author=" Vijay Parmar" w:date="2009-08-23T22:53:00Z"/>
        </w:rPr>
        <w:pPrChange w:id="2157" w:author=" Vijay Parmar" w:date="2009-08-23T22:54:00Z">
          <w:pPr>
            <w:pStyle w:val="Heading4"/>
          </w:pPr>
        </w:pPrChange>
      </w:pPr>
    </w:p>
    <w:p w:rsidR="00E0290A" w:rsidRDefault="00E0290A" w:rsidP="00E0290A">
      <w:pPr>
        <w:pStyle w:val="BodyText"/>
        <w:numPr>
          <w:ilvl w:val="0"/>
          <w:numId w:val="97"/>
        </w:numPr>
        <w:rPr>
          <w:ins w:id="2158" w:author=" Vijay Parmar" w:date="2009-08-23T22:54:00Z"/>
        </w:rPr>
        <w:pPrChange w:id="2159" w:author=" Vijay Parmar" w:date="2009-08-23T22:53:00Z">
          <w:pPr>
            <w:pStyle w:val="Heading4"/>
          </w:pPr>
        </w:pPrChange>
      </w:pPr>
      <w:ins w:id="2160" w:author=" Vijay Parmar" w:date="2009-08-23T22:54:00Z">
        <w:r>
          <w:lastRenderedPageBreak/>
          <w:t>Run the Ant Build ‘install’ target</w:t>
        </w:r>
      </w:ins>
    </w:p>
    <w:p w:rsidR="00E0290A" w:rsidRDefault="00AA2412" w:rsidP="00E0290A">
      <w:pPr>
        <w:pStyle w:val="BodyText"/>
        <w:ind w:left="1080"/>
        <w:rPr>
          <w:ins w:id="2161" w:author=" Vijay Parmar" w:date="2009-08-23T22:57:00Z"/>
        </w:rPr>
        <w:pPrChange w:id="2162" w:author=" Vijay Parmar" w:date="2009-08-23T22:54:00Z">
          <w:pPr>
            <w:pStyle w:val="Heading4"/>
          </w:pPr>
        </w:pPrChange>
      </w:pPr>
      <w:ins w:id="2163" w:author=" Vijay Parmar" w:date="2009-08-23T22:57:00Z">
        <w:r>
          <w:t xml:space="preserve">On a </w:t>
        </w:r>
      </w:ins>
      <w:ins w:id="2164" w:author=" Vijay Parmar" w:date="2009-08-23T22:54:00Z">
        <w:r w:rsidR="007872DC">
          <w:t>command prompt</w:t>
        </w:r>
      </w:ins>
      <w:ins w:id="2165" w:author=" Vijay Parmar" w:date="2009-08-23T23:05:00Z">
        <w:r w:rsidR="007872DC">
          <w:t>, g</w:t>
        </w:r>
      </w:ins>
      <w:ins w:id="2166" w:author=" Vijay Parmar" w:date="2009-08-23T22:54:00Z">
        <w:r w:rsidR="00E0290A">
          <w:t xml:space="preserve">o to </w:t>
        </w:r>
      </w:ins>
      <w:ins w:id="2167" w:author=" Vijay Parmar" w:date="2009-08-23T23:05:00Z">
        <w:r w:rsidR="00647579" w:rsidRPr="00641DD4">
          <w:rPr>
            <w:rFonts w:ascii="Courier New" w:hAnsi="Courier New" w:cs="Courier New"/>
            <w:i/>
          </w:rPr>
          <w:t>&lt;</w:t>
        </w:r>
        <w:r w:rsidR="00647579">
          <w:rPr>
            <w:rFonts w:ascii="Courier New" w:hAnsi="Courier New" w:cs="Courier New"/>
            <w:i/>
          </w:rPr>
          <w:t>csm_install_folder&gt;</w:t>
        </w:r>
        <w:r w:rsidR="00647579" w:rsidRPr="00641DD4">
          <w:rPr>
            <w:rFonts w:ascii="Courier New" w:hAnsi="Courier New" w:cs="Courier New"/>
            <w:i/>
          </w:rPr>
          <w:t xml:space="preserve"> </w:t>
        </w:r>
      </w:ins>
      <w:ins w:id="2168" w:author=" Vijay Parmar" w:date="2009-08-23T22:56:00Z">
        <w:r>
          <w:t xml:space="preserve"> folder</w:t>
        </w:r>
      </w:ins>
      <w:ins w:id="2169" w:author=" Vijay Parmar" w:date="2009-08-23T22:57:00Z">
        <w:r>
          <w:t>. Invoke the ‘install’ target using Ant.</w:t>
        </w:r>
      </w:ins>
    </w:p>
    <w:p w:rsidR="00AA2412" w:rsidRPr="00641DD4" w:rsidRDefault="00641DD4" w:rsidP="00E0290A">
      <w:pPr>
        <w:pStyle w:val="BodyText"/>
        <w:ind w:left="1080"/>
        <w:rPr>
          <w:ins w:id="2170" w:author=" Vijay Parmar" w:date="2009-08-23T22:57:00Z"/>
          <w:rFonts w:ascii="Courier New" w:hAnsi="Courier New" w:cs="Courier New"/>
          <w:i/>
          <w:rPrChange w:id="2171" w:author=" Vijay Parmar" w:date="2009-08-23T22:58:00Z">
            <w:rPr>
              <w:ins w:id="2172" w:author=" Vijay Parmar" w:date="2009-08-23T22:57:00Z"/>
            </w:rPr>
          </w:rPrChange>
        </w:rPr>
        <w:pPrChange w:id="2173" w:author=" Vijay Parmar" w:date="2009-08-23T22:54:00Z">
          <w:pPr>
            <w:pStyle w:val="Heading4"/>
          </w:pPr>
        </w:pPrChange>
      </w:pPr>
      <w:ins w:id="2174" w:author=" Vijay Parmar" w:date="2009-08-23T22:57:00Z">
        <w:r w:rsidRPr="00641DD4">
          <w:rPr>
            <w:rFonts w:ascii="Courier New" w:hAnsi="Courier New" w:cs="Courier New"/>
            <w:i/>
            <w:rPrChange w:id="2175" w:author=" Vijay Parmar" w:date="2009-08-23T22:58:00Z">
              <w:rPr/>
            </w:rPrChange>
          </w:rPr>
          <w:t xml:space="preserve">CD </w:t>
        </w:r>
      </w:ins>
      <w:ins w:id="2176" w:author=" Vijay Parmar" w:date="2009-08-23T23:05:00Z">
        <w:r w:rsidR="00647579" w:rsidRPr="00641DD4">
          <w:rPr>
            <w:rFonts w:ascii="Courier New" w:hAnsi="Courier New" w:cs="Courier New"/>
            <w:i/>
          </w:rPr>
          <w:t>&lt;</w:t>
        </w:r>
        <w:r w:rsidR="00647579">
          <w:rPr>
            <w:rFonts w:ascii="Courier New" w:hAnsi="Courier New" w:cs="Courier New"/>
            <w:i/>
          </w:rPr>
          <w:t>csm_install_folder&gt;</w:t>
        </w:r>
      </w:ins>
    </w:p>
    <w:p w:rsidR="00641DD4" w:rsidRPr="00641DD4" w:rsidRDefault="00641DD4" w:rsidP="00E0290A">
      <w:pPr>
        <w:pStyle w:val="BodyText"/>
        <w:ind w:left="1080"/>
        <w:rPr>
          <w:ins w:id="2177" w:author=" Vijay Parmar" w:date="2009-08-23T22:32:00Z"/>
          <w:rFonts w:ascii="Courier New" w:hAnsi="Courier New" w:cs="Courier New"/>
          <w:i/>
          <w:rPrChange w:id="2178" w:author=" Vijay Parmar" w:date="2009-08-23T22:58:00Z">
            <w:rPr>
              <w:ins w:id="2179" w:author=" Vijay Parmar" w:date="2009-08-23T22:32:00Z"/>
            </w:rPr>
          </w:rPrChange>
        </w:rPr>
        <w:pPrChange w:id="2180" w:author=" Vijay Parmar" w:date="2009-08-23T22:54:00Z">
          <w:pPr>
            <w:pStyle w:val="Heading4"/>
          </w:pPr>
        </w:pPrChange>
      </w:pPr>
      <w:ins w:id="2181" w:author=" Vijay Parmar" w:date="2009-08-23T22:57:00Z">
        <w:r w:rsidRPr="00641DD4">
          <w:rPr>
            <w:rFonts w:ascii="Courier New" w:hAnsi="Courier New" w:cs="Courier New"/>
            <w:i/>
            <w:rPrChange w:id="2182" w:author=" Vijay Parmar" w:date="2009-08-23T22:58:00Z">
              <w:rPr/>
            </w:rPrChange>
          </w:rPr>
          <w:t>Ant install &lt;click enter&gt;</w:t>
        </w:r>
      </w:ins>
    </w:p>
    <w:p w:rsidR="00AA2412" w:rsidRPr="00B14280" w:rsidRDefault="00B14280" w:rsidP="00E34F61">
      <w:pPr>
        <w:pStyle w:val="Heading4"/>
        <w:rPr>
          <w:ins w:id="2183" w:author=" Vijay Parmar" w:date="2009-08-23T22:58:00Z"/>
          <w:b w:val="0"/>
          <w:rPrChange w:id="2184" w:author=" Vijay Parmar" w:date="2009-08-23T23:10:00Z">
            <w:rPr>
              <w:ins w:id="2185" w:author=" Vijay Parmar" w:date="2009-08-23T22:58:00Z"/>
            </w:rPr>
          </w:rPrChange>
        </w:rPr>
      </w:pPr>
      <w:ins w:id="2186" w:author=" Vijay Parmar" w:date="2009-08-23T23:09:00Z">
        <w:r w:rsidRPr="00B14280">
          <w:rPr>
            <w:b w:val="0"/>
            <w:rPrChange w:id="2187" w:author=" Vijay Parmar" w:date="2009-08-23T23:10:00Z">
              <w:rPr/>
            </w:rPrChange>
          </w:rPr>
          <w:tab/>
          <w:t xml:space="preserve">On successful </w:t>
        </w:r>
      </w:ins>
      <w:ins w:id="2188" w:author=" Vijay Parmar" w:date="2009-08-23T23:10:00Z">
        <w:r w:rsidRPr="00B14280">
          <w:rPr>
            <w:b w:val="0"/>
            <w:rPrChange w:id="2189" w:author=" Vijay Parmar" w:date="2009-08-23T23:10:00Z">
              <w:rPr/>
            </w:rPrChange>
          </w:rPr>
          <w:t>completion of the install script</w:t>
        </w:r>
        <w:r>
          <w:rPr>
            <w:b w:val="0"/>
          </w:rPr>
          <w:t xml:space="preserve">, the installer will </w:t>
        </w:r>
      </w:ins>
      <w:ins w:id="2190" w:author=" Vijay Parmar" w:date="2009-08-23T23:13:00Z">
        <w:r w:rsidR="00743A2C">
          <w:rPr>
            <w:b w:val="0"/>
          </w:rPr>
          <w:t>install a new JBoss Application server at the specified application.base.path. A new UPT is deployed as an .EAR file and configured appropriately. Database is recreated as specified in the Database properties.</w:t>
        </w:r>
      </w:ins>
    </w:p>
    <w:p w:rsidR="006212CF" w:rsidRDefault="006212CF" w:rsidP="006212CF">
      <w:pPr>
        <w:pStyle w:val="BodyText"/>
        <w:rPr>
          <w:ins w:id="2191" w:author=" Vijay Parmar" w:date="2009-08-23T22:58:00Z"/>
        </w:rPr>
        <w:pPrChange w:id="2192" w:author=" Vijay Parmar" w:date="2009-08-23T22:58:00Z">
          <w:pPr>
            <w:pStyle w:val="Heading4"/>
          </w:pPr>
        </w:pPrChange>
      </w:pPr>
    </w:p>
    <w:p w:rsidR="00E34F61" w:rsidRDefault="00E34F61" w:rsidP="00E34F61">
      <w:pPr>
        <w:pStyle w:val="Heading4"/>
        <w:rPr>
          <w:ins w:id="2193" w:author=" Vijay Parmar" w:date="2009-08-23T22:32:00Z"/>
        </w:rPr>
      </w:pPr>
      <w:ins w:id="2194" w:author=" Vijay Parmar" w:date="2009-08-23T22:32:00Z">
        <w:r>
          <w:t xml:space="preserve">Single Installation, Mulitple </w:t>
        </w:r>
        <w:r w:rsidR="004E2DEC">
          <w:t>Schema Deployment</w:t>
        </w:r>
      </w:ins>
      <w:ins w:id="2195" w:author=" Vijay Parmar" w:date="2009-08-23T23:29:00Z">
        <w:r w:rsidR="003F0C90">
          <w:t xml:space="preserve"> - Install</w:t>
        </w:r>
      </w:ins>
    </w:p>
    <w:p w:rsidR="00E34F61" w:rsidRPr="00E34F61" w:rsidRDefault="00E34F61" w:rsidP="00E34F61">
      <w:pPr>
        <w:pStyle w:val="BodyText"/>
        <w:rPr>
          <w:ins w:id="2196" w:author=" Vijay Parmar" w:date="2009-08-23T22:32:00Z"/>
        </w:rPr>
        <w:pPrChange w:id="2197" w:author=" Vijay Parmar" w:date="2009-08-23T22:32:00Z">
          <w:pPr>
            <w:pStyle w:val="Heading4"/>
          </w:pPr>
        </w:pPrChange>
      </w:pPr>
    </w:p>
    <w:p w:rsidR="00A676FE" w:rsidRDefault="00A676FE" w:rsidP="00A676FE">
      <w:pPr>
        <w:pStyle w:val="BodyText"/>
        <w:numPr>
          <w:ilvl w:val="0"/>
          <w:numId w:val="98"/>
        </w:numPr>
        <w:rPr>
          <w:ins w:id="2198" w:author=" Vijay Parmar" w:date="2009-08-23T22:47:00Z"/>
        </w:rPr>
      </w:pPr>
      <w:ins w:id="2199" w:author=" Vijay Parmar" w:date="2009-08-23T22:47:00Z">
        <w:r>
          <w:t xml:space="preserve">Extract the CSM UPT 4.2 Release install zip in a </w:t>
        </w:r>
      </w:ins>
      <w:ins w:id="2200" w:author=" Vijay Parmar" w:date="2009-08-23T23:00:00Z">
        <w:r w:rsidR="00F61FAB" w:rsidRPr="00641DD4">
          <w:rPr>
            <w:rFonts w:ascii="Courier New" w:hAnsi="Courier New" w:cs="Courier New"/>
            <w:i/>
          </w:rPr>
          <w:t>&lt;</w:t>
        </w:r>
        <w:r w:rsidR="00F61FAB">
          <w:rPr>
            <w:rFonts w:ascii="Courier New" w:hAnsi="Courier New" w:cs="Courier New"/>
            <w:i/>
          </w:rPr>
          <w:t>csm_install_folder&gt;</w:t>
        </w:r>
        <w:r w:rsidR="00F61FAB" w:rsidRPr="00641DD4">
          <w:rPr>
            <w:rFonts w:ascii="Courier New" w:hAnsi="Courier New" w:cs="Courier New"/>
            <w:i/>
          </w:rPr>
          <w:t xml:space="preserve"> </w:t>
        </w:r>
      </w:ins>
      <w:ins w:id="2201" w:author=" Vijay Parmar" w:date="2009-08-23T22:47:00Z">
        <w:r>
          <w:t>folder.</w:t>
        </w:r>
      </w:ins>
    </w:p>
    <w:p w:rsidR="00A676FE" w:rsidRDefault="00A676FE" w:rsidP="00A676FE">
      <w:pPr>
        <w:pStyle w:val="BodyText"/>
        <w:numPr>
          <w:ilvl w:val="0"/>
          <w:numId w:val="98"/>
        </w:numPr>
        <w:rPr>
          <w:ins w:id="2202" w:author=" Vijay Parmar" w:date="2009-08-23T22:47:00Z"/>
        </w:rPr>
      </w:pPr>
      <w:ins w:id="2203" w:author=" Vijay Parmar" w:date="2009-08-23T22:47:00Z">
        <w:r>
          <w:t>Modify the install.properties file available in the folder.</w:t>
        </w:r>
      </w:ins>
    </w:p>
    <w:p w:rsidR="00A676FE" w:rsidRDefault="00A676FE" w:rsidP="00A676FE">
      <w:pPr>
        <w:pStyle w:val="BodyText"/>
        <w:numPr>
          <w:ilvl w:val="0"/>
          <w:numId w:val="98"/>
        </w:numPr>
        <w:rPr>
          <w:ins w:id="2204" w:author=" Vijay Parmar" w:date="2009-08-23T22:58:00Z"/>
        </w:rPr>
      </w:pPr>
      <w:ins w:id="2205" w:author=" Vijay Parmar" w:date="2009-08-23T22:47:00Z">
        <w:r>
          <w:t>For Non-Typical installation, the following properties are required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AC760B" w:rsidRPr="007966AD" w:rsidTr="00C23B4B">
        <w:trPr>
          <w:cantSplit/>
          <w:tblHeader/>
          <w:ins w:id="2206" w:author=" Vijay Parmar" w:date="2009-08-23T22:58:00Z"/>
        </w:trPr>
        <w:tc>
          <w:tcPr>
            <w:tcW w:w="3577" w:type="dxa"/>
            <w:shd w:val="clear" w:color="auto" w:fill="D9D9D9"/>
            <w:vAlign w:val="center"/>
          </w:tcPr>
          <w:p w:rsidR="00AC760B" w:rsidRPr="007966AD" w:rsidRDefault="00AC760B" w:rsidP="00C23B4B">
            <w:pPr>
              <w:pStyle w:val="TableHeaderCenter"/>
              <w:rPr>
                <w:ins w:id="2207" w:author=" Vijay Parmar" w:date="2009-08-23T22:58:00Z"/>
              </w:rPr>
            </w:pPr>
            <w:ins w:id="2208" w:author=" Vijay Parmar" w:date="2009-08-23T22:58:00Z">
              <w:r>
                <w:t>Property</w:t>
              </w:r>
            </w:ins>
          </w:p>
        </w:tc>
        <w:tc>
          <w:tcPr>
            <w:tcW w:w="4847" w:type="dxa"/>
            <w:shd w:val="clear" w:color="auto" w:fill="D9D9D9"/>
            <w:vAlign w:val="center"/>
          </w:tcPr>
          <w:p w:rsidR="00AC760B" w:rsidRPr="007966AD" w:rsidRDefault="00AC760B" w:rsidP="00C23B4B">
            <w:pPr>
              <w:pStyle w:val="TableHeaderCenter"/>
              <w:rPr>
                <w:ins w:id="2209" w:author=" Vijay Parmar" w:date="2009-08-23T22:58:00Z"/>
              </w:rPr>
            </w:pPr>
            <w:ins w:id="2210" w:author=" Vijay Parmar" w:date="2009-08-23T22:58:00Z">
              <w:r>
                <w:t>DescriptionSample value</w:t>
              </w:r>
            </w:ins>
          </w:p>
        </w:tc>
      </w:tr>
      <w:tr w:rsidR="00AC760B" w:rsidRPr="007966AD" w:rsidTr="00C23B4B">
        <w:trPr>
          <w:cantSplit/>
          <w:ins w:id="2211" w:author=" Vijay Parmar" w:date="2009-08-23T22:58:00Z"/>
        </w:trPr>
        <w:tc>
          <w:tcPr>
            <w:tcW w:w="3577" w:type="dxa"/>
            <w:vAlign w:val="center"/>
          </w:tcPr>
          <w:p w:rsidR="00AC760B" w:rsidRDefault="00AC760B" w:rsidP="00C23B4B">
            <w:pPr>
              <w:pStyle w:val="TableText"/>
              <w:rPr>
                <w:ins w:id="2212" w:author=" Vijay Parmar" w:date="2009-08-23T22:58:00Z"/>
                <w:rStyle w:val="CodeChar0"/>
              </w:rPr>
            </w:pPr>
            <w:ins w:id="2213" w:author=" Vijay Parmar" w:date="2009-08-23T22:58:00Z">
              <w:r>
                <w:rPr>
                  <w:rStyle w:val="CodeChar0"/>
                </w:rPr>
                <w:t>Upt.central.config=false</w:t>
              </w:r>
            </w:ins>
          </w:p>
        </w:tc>
        <w:tc>
          <w:tcPr>
            <w:tcW w:w="4847" w:type="dxa"/>
            <w:vAlign w:val="center"/>
          </w:tcPr>
          <w:p w:rsidR="00AC760B" w:rsidRDefault="00AC760B" w:rsidP="00C23B4B">
            <w:pPr>
              <w:pStyle w:val="TableText"/>
              <w:rPr>
                <w:ins w:id="2214" w:author=" Vijay Parmar" w:date="2009-08-23T22:58:00Z"/>
              </w:rPr>
            </w:pPr>
            <w:ins w:id="2215" w:author=" Vijay Parmar" w:date="2009-08-23T22:58:00Z">
              <w:r>
                <w:t>To indicate Non-Typical installation this property value should be set ‘false’. If this property is set to true, then all upt.central.* properties will be ignored and only upt.??.* properties will be considered.</w:t>
              </w:r>
            </w:ins>
          </w:p>
        </w:tc>
      </w:tr>
      <w:tr w:rsidR="00AC760B" w:rsidRPr="007966AD" w:rsidTr="00C23B4B">
        <w:trPr>
          <w:cantSplit/>
          <w:ins w:id="2216" w:author=" Vijay Parmar" w:date="2009-08-23T22:58:00Z"/>
        </w:trPr>
        <w:tc>
          <w:tcPr>
            <w:tcW w:w="3577" w:type="dxa"/>
            <w:vAlign w:val="center"/>
          </w:tcPr>
          <w:p w:rsidR="00AC760B" w:rsidRPr="00251CE8" w:rsidRDefault="00AC760B" w:rsidP="00C23B4B">
            <w:pPr>
              <w:pStyle w:val="TableText"/>
              <w:rPr>
                <w:ins w:id="2217" w:author=" Vijay Parmar" w:date="2009-08-23T22:58:00Z"/>
                <w:rStyle w:val="CodeChar0"/>
              </w:rPr>
            </w:pPr>
            <w:ins w:id="2218" w:author=" Vijay Parmar" w:date="2009-08-23T22:58:00Z">
              <w:r w:rsidRPr="00251CE8">
                <w:rPr>
                  <w:rStyle w:val="CodeChar0"/>
                </w:rPr>
                <w:t>upt.31.installed=true</w:t>
              </w:r>
              <w:r>
                <w:rPr>
                  <w:rStyle w:val="CodeChar0"/>
                </w:rPr>
                <w:t>/false</w:t>
              </w:r>
            </w:ins>
          </w:p>
          <w:p w:rsidR="00AC760B" w:rsidRPr="00251CE8" w:rsidRDefault="00AC760B" w:rsidP="00C23B4B">
            <w:pPr>
              <w:pStyle w:val="TableText"/>
              <w:rPr>
                <w:ins w:id="2219" w:author=" Vijay Parmar" w:date="2009-08-23T22:58:00Z"/>
                <w:rStyle w:val="CodeChar0"/>
              </w:rPr>
            </w:pPr>
            <w:ins w:id="2220" w:author=" Vijay Parmar" w:date="2009-08-23T22:58:00Z">
              <w:r w:rsidRPr="00251CE8">
                <w:rPr>
                  <w:rStyle w:val="CodeChar0"/>
                </w:rPr>
                <w:t>upt.32.installed=true</w:t>
              </w:r>
              <w:r>
                <w:rPr>
                  <w:rStyle w:val="CodeChar0"/>
                </w:rPr>
                <w:t>/false</w:t>
              </w:r>
            </w:ins>
          </w:p>
          <w:p w:rsidR="00AC760B" w:rsidRPr="00251CE8" w:rsidRDefault="00AC760B" w:rsidP="00C23B4B">
            <w:pPr>
              <w:pStyle w:val="TableText"/>
              <w:rPr>
                <w:ins w:id="2221" w:author=" Vijay Parmar" w:date="2009-08-23T22:58:00Z"/>
                <w:rStyle w:val="CodeChar0"/>
              </w:rPr>
            </w:pPr>
            <w:ins w:id="2222" w:author=" Vijay Parmar" w:date="2009-08-23T22:58:00Z">
              <w:r w:rsidRPr="00251CE8">
                <w:rPr>
                  <w:rStyle w:val="CodeChar0"/>
                </w:rPr>
                <w:t>upt.40.installed=true</w:t>
              </w:r>
              <w:r>
                <w:rPr>
                  <w:rStyle w:val="CodeChar0"/>
                </w:rPr>
                <w:t>/false</w:t>
              </w:r>
            </w:ins>
          </w:p>
          <w:p w:rsidR="00AC760B" w:rsidRPr="00251CE8" w:rsidRDefault="00AC760B" w:rsidP="00C23B4B">
            <w:pPr>
              <w:pStyle w:val="TableText"/>
              <w:rPr>
                <w:ins w:id="2223" w:author=" Vijay Parmar" w:date="2009-08-23T22:58:00Z"/>
                <w:rStyle w:val="CodeChar0"/>
              </w:rPr>
            </w:pPr>
            <w:ins w:id="2224" w:author=" Vijay Parmar" w:date="2009-08-23T22:58:00Z">
              <w:r w:rsidRPr="00251CE8">
                <w:rPr>
                  <w:rStyle w:val="CodeChar0"/>
                </w:rPr>
                <w:t>upt.41.installed=true</w:t>
              </w:r>
              <w:r>
                <w:rPr>
                  <w:rStyle w:val="CodeChar0"/>
                </w:rPr>
                <w:t>/false</w:t>
              </w:r>
            </w:ins>
          </w:p>
          <w:p w:rsidR="00AC760B" w:rsidRDefault="00AC760B" w:rsidP="00C23B4B">
            <w:pPr>
              <w:pStyle w:val="TableText"/>
              <w:rPr>
                <w:ins w:id="2225" w:author=" Vijay Parmar" w:date="2009-08-23T22:58:00Z"/>
                <w:rStyle w:val="CodeChar0"/>
              </w:rPr>
            </w:pPr>
            <w:ins w:id="2226" w:author=" Vijay Parmar" w:date="2009-08-23T22:58:00Z">
              <w:r w:rsidRPr="00251CE8">
                <w:rPr>
                  <w:rStyle w:val="CodeChar0"/>
                </w:rPr>
                <w:t>upt.42.installed=true</w:t>
              </w:r>
              <w:r>
                <w:rPr>
                  <w:rStyle w:val="CodeChar0"/>
                </w:rPr>
                <w:t>/false</w:t>
              </w:r>
            </w:ins>
          </w:p>
        </w:tc>
        <w:tc>
          <w:tcPr>
            <w:tcW w:w="4847" w:type="dxa"/>
            <w:vAlign w:val="center"/>
          </w:tcPr>
          <w:p w:rsidR="00AC760B" w:rsidRDefault="00AC760B" w:rsidP="00C23B4B">
            <w:pPr>
              <w:pStyle w:val="TableText"/>
              <w:rPr>
                <w:ins w:id="2227" w:author=" Vijay Parmar" w:date="2009-08-23T22:58:00Z"/>
              </w:rPr>
            </w:pPr>
            <w:ins w:id="2228" w:author=" Vijay Parmar" w:date="2009-08-23T22:58:00Z">
              <w:r>
                <w:t>To include support for a particular CSM version, set the particular property value as true. A property value false indicates this installation will not support particular CSM Version.</w:t>
              </w:r>
            </w:ins>
          </w:p>
          <w:p w:rsidR="00AC760B" w:rsidRDefault="00AC760B" w:rsidP="00C23B4B">
            <w:pPr>
              <w:pStyle w:val="TableText"/>
              <w:rPr>
                <w:ins w:id="2229" w:author=" Vijay Parmar" w:date="2009-08-23T22:58:00Z"/>
              </w:rPr>
            </w:pPr>
            <w:ins w:id="2230" w:author=" Vijay Parmar" w:date="2009-08-23T22:58:00Z">
              <w:r>
                <w:t xml:space="preserve">Note: if property is true, then corresponding upt.??.* properties must be configured appropriately. </w:t>
              </w:r>
            </w:ins>
          </w:p>
          <w:p w:rsidR="00AC760B" w:rsidRDefault="00AC760B" w:rsidP="00C23B4B">
            <w:pPr>
              <w:pStyle w:val="TableText"/>
              <w:rPr>
                <w:ins w:id="2231" w:author=" Vijay Parmar" w:date="2009-08-23T22:58:00Z"/>
              </w:rPr>
            </w:pPr>
          </w:p>
          <w:p w:rsidR="00AC760B" w:rsidRDefault="00AC760B" w:rsidP="00C23B4B">
            <w:pPr>
              <w:pStyle w:val="TableText"/>
              <w:rPr>
                <w:ins w:id="2232" w:author=" Vijay Parmar" w:date="2009-08-23T22:58:00Z"/>
              </w:rPr>
            </w:pPr>
            <w:ins w:id="2233" w:author=" Vijay Parmar" w:date="2009-08-23T22:58:00Z">
              <w:r>
                <w:t>For example: if upt.32.installed=true, then rest of the upt.32.* properties must be set correctly.</w:t>
              </w:r>
            </w:ins>
          </w:p>
        </w:tc>
      </w:tr>
      <w:tr w:rsidR="00AC760B" w:rsidRPr="007966AD" w:rsidTr="00C23B4B">
        <w:trPr>
          <w:cantSplit/>
          <w:ins w:id="2234" w:author=" Vijay Parmar" w:date="2009-08-23T22:58:00Z"/>
        </w:trPr>
        <w:tc>
          <w:tcPr>
            <w:tcW w:w="3577" w:type="dxa"/>
            <w:vAlign w:val="center"/>
          </w:tcPr>
          <w:p w:rsidR="00AC760B" w:rsidRDefault="00AC760B" w:rsidP="00C23B4B">
            <w:pPr>
              <w:pStyle w:val="TableText"/>
              <w:rPr>
                <w:ins w:id="2235" w:author=" Vijay Parmar" w:date="2009-08-23T22:58:00Z"/>
                <w:rStyle w:val="CodeChar0"/>
              </w:rPr>
            </w:pPr>
            <w:ins w:id="2236" w:author=" Vijay Parmar" w:date="2009-08-23T22:58:00Z">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ins>
          </w:p>
        </w:tc>
        <w:tc>
          <w:tcPr>
            <w:tcW w:w="4847" w:type="dxa"/>
            <w:vAlign w:val="center"/>
          </w:tcPr>
          <w:p w:rsidR="00F61FAB" w:rsidRDefault="00AC760B" w:rsidP="00C23B4B">
            <w:pPr>
              <w:pStyle w:val="TableText"/>
              <w:rPr>
                <w:ins w:id="2237" w:author=" Vijay Parmar" w:date="2009-08-23T23:03:00Z"/>
              </w:rPr>
            </w:pPr>
            <w:ins w:id="2238" w:author=" Vijay Parmar" w:date="2009-08-23T22:58:00Z">
              <w:r>
                <w:t>Specify Database connection properties for supported CSM UPT version</w:t>
              </w:r>
            </w:ins>
            <w:ins w:id="2239" w:author=" Vijay Parmar" w:date="2009-08-23T23:03:00Z">
              <w:r w:rsidR="00F61FAB">
                <w:t>.</w:t>
              </w:r>
            </w:ins>
          </w:p>
          <w:p w:rsidR="00AC760B" w:rsidRDefault="00F61FAB" w:rsidP="00F61FAB">
            <w:pPr>
              <w:pStyle w:val="TableText"/>
              <w:rPr>
                <w:ins w:id="2240" w:author=" Vijay Parmar" w:date="2009-08-23T22:58:00Z"/>
              </w:rPr>
            </w:pPr>
            <w:ins w:id="2241" w:author=" Vijay Parmar" w:date="2009-08-23T23:03:00Z">
              <w:r>
                <w:t>Note:</w:t>
              </w:r>
            </w:ins>
            <w:ins w:id="2242" w:author=" Vijay Parmar" w:date="2009-08-23T23:04:00Z">
              <w:r>
                <w:t xml:space="preserve"> The ?? could be any of the following: </w:t>
              </w:r>
            </w:ins>
            <w:ins w:id="2243" w:author=" Vijay Parmar" w:date="2009-08-23T23:02:00Z">
              <w:r>
                <w:t xml:space="preserve">31, 32, 40, 41, 42. </w:t>
              </w:r>
            </w:ins>
          </w:p>
        </w:tc>
      </w:tr>
      <w:tr w:rsidR="00AC760B" w:rsidRPr="007966AD" w:rsidTr="00C23B4B">
        <w:trPr>
          <w:cantSplit/>
          <w:ins w:id="2244" w:author=" Vijay Parmar" w:date="2009-08-23T22:58:00Z"/>
        </w:trPr>
        <w:tc>
          <w:tcPr>
            <w:tcW w:w="3577" w:type="dxa"/>
            <w:vAlign w:val="center"/>
          </w:tcPr>
          <w:p w:rsidR="00AC760B" w:rsidRDefault="00AC760B" w:rsidP="00C23B4B">
            <w:pPr>
              <w:pStyle w:val="TableText"/>
              <w:rPr>
                <w:ins w:id="2245" w:author=" Vijay Parmar" w:date="2009-08-23T22:58:00Z"/>
                <w:rStyle w:val="CodeChar0"/>
              </w:rPr>
            </w:pPr>
            <w:ins w:id="2246" w:author=" Vijay Parmar" w:date="2009-08-23T22:58:00Z">
              <w:r>
                <w:rPr>
                  <w:rStyle w:val="CodeChar0"/>
                </w:rPr>
                <w:t xml:space="preserve">All JBoss.* properties  </w:t>
              </w:r>
            </w:ins>
          </w:p>
        </w:tc>
        <w:tc>
          <w:tcPr>
            <w:tcW w:w="4847" w:type="dxa"/>
            <w:vAlign w:val="center"/>
          </w:tcPr>
          <w:p w:rsidR="00AC760B" w:rsidRDefault="00AC760B" w:rsidP="00C23B4B">
            <w:pPr>
              <w:pStyle w:val="TableText"/>
              <w:rPr>
                <w:ins w:id="2247" w:author=" Vijay Parmar" w:date="2009-08-23T22:58:00Z"/>
              </w:rPr>
            </w:pPr>
            <w:ins w:id="2248" w:author=" Vijay Parmar" w:date="2009-08-23T22:58:00Z">
              <w:r>
                <w:t>Specify JBoss configuration properties</w:t>
              </w:r>
            </w:ins>
          </w:p>
        </w:tc>
      </w:tr>
      <w:tr w:rsidR="007E4589" w:rsidRPr="007966AD" w:rsidTr="00C23B4B">
        <w:trPr>
          <w:cantSplit/>
          <w:ins w:id="2249" w:author=" Vijay Parmar" w:date="2009-08-23T22:58:00Z"/>
        </w:trPr>
        <w:tc>
          <w:tcPr>
            <w:tcW w:w="3577" w:type="dxa"/>
            <w:vAlign w:val="center"/>
          </w:tcPr>
          <w:p w:rsidR="007E4589" w:rsidRDefault="007E4589" w:rsidP="00C23B4B">
            <w:pPr>
              <w:pStyle w:val="TableText"/>
              <w:rPr>
                <w:ins w:id="2250" w:author=" Vijay Parmar" w:date="2009-08-23T23:13:00Z"/>
                <w:rStyle w:val="CodeChar0"/>
              </w:rPr>
            </w:pPr>
            <w:ins w:id="2251" w:author=" Vijay Parmar" w:date="2009-08-23T23:13:00Z">
              <w:r>
                <w:rPr>
                  <w:rStyle w:val="CodeChar0"/>
                </w:rPr>
                <w:t>Application.base.path.linux</w:t>
              </w:r>
            </w:ins>
          </w:p>
          <w:p w:rsidR="007E4589" w:rsidRDefault="007E4589" w:rsidP="00C23B4B">
            <w:pPr>
              <w:pStyle w:val="TableText"/>
              <w:rPr>
                <w:ins w:id="2252" w:author=" Vijay Parmar" w:date="2009-08-23T22:58:00Z"/>
                <w:rStyle w:val="CodeChar0"/>
              </w:rPr>
            </w:pPr>
            <w:ins w:id="2253" w:author=" Vijay Parmar" w:date="2009-08-23T23:13:00Z">
              <w:r>
                <w:rPr>
                  <w:rStyle w:val="CodeChar0"/>
                </w:rPr>
                <w:t>Application.base.path.windows</w:t>
              </w:r>
            </w:ins>
          </w:p>
        </w:tc>
        <w:tc>
          <w:tcPr>
            <w:tcW w:w="4847" w:type="dxa"/>
            <w:vAlign w:val="center"/>
          </w:tcPr>
          <w:p w:rsidR="007E4589" w:rsidRDefault="007E4589" w:rsidP="00C23B4B">
            <w:pPr>
              <w:pStyle w:val="TableText"/>
              <w:rPr>
                <w:ins w:id="2254" w:author=" Vijay Parmar" w:date="2009-08-23T22:58:00Z"/>
              </w:rPr>
            </w:pPr>
            <w:ins w:id="2255" w:author=" Vijay Parmar" w:date="2009-08-23T23:13:00Z">
              <w:r>
                <w:t>Specify the path where you want to install the JBoss/CSM UPT.</w:t>
              </w:r>
            </w:ins>
          </w:p>
        </w:tc>
      </w:tr>
    </w:tbl>
    <w:p w:rsidR="00AC760B" w:rsidRDefault="00AC760B" w:rsidP="00AC760B">
      <w:pPr>
        <w:pStyle w:val="BodyText"/>
        <w:ind w:left="1080"/>
        <w:rPr>
          <w:ins w:id="2256" w:author=" Vijay Parmar" w:date="2009-08-23T22:58:00Z"/>
        </w:rPr>
        <w:pPrChange w:id="2257" w:author=" Vijay Parmar" w:date="2009-08-23T22:58:00Z">
          <w:pPr>
            <w:pStyle w:val="BodyText"/>
            <w:numPr>
              <w:numId w:val="98"/>
            </w:numPr>
            <w:ind w:left="1080" w:hanging="360"/>
          </w:pPr>
        </w:pPrChange>
      </w:pPr>
      <w:ins w:id="2258" w:author=" Vijay Parmar" w:date="2009-08-23T22:58:00Z">
        <w:r>
          <w:t>The following are properties optional / conditional depending on the Authentication type specified.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AC760B" w:rsidRPr="007966AD" w:rsidTr="00C23B4B">
        <w:trPr>
          <w:cantSplit/>
          <w:tblHeader/>
          <w:ins w:id="2259" w:author=" Vijay Parmar" w:date="2009-08-23T22:58:00Z"/>
        </w:trPr>
        <w:tc>
          <w:tcPr>
            <w:tcW w:w="3577" w:type="dxa"/>
            <w:shd w:val="clear" w:color="auto" w:fill="D9D9D9"/>
            <w:vAlign w:val="center"/>
          </w:tcPr>
          <w:p w:rsidR="00AC760B" w:rsidRPr="007966AD" w:rsidRDefault="00AC760B" w:rsidP="00C23B4B">
            <w:pPr>
              <w:pStyle w:val="TableHeaderCenter"/>
              <w:rPr>
                <w:ins w:id="2260" w:author=" Vijay Parmar" w:date="2009-08-23T22:58:00Z"/>
              </w:rPr>
            </w:pPr>
            <w:ins w:id="2261" w:author=" Vijay Parmar" w:date="2009-08-23T22:58:00Z">
              <w:r>
                <w:lastRenderedPageBreak/>
                <w:t>Property</w:t>
              </w:r>
            </w:ins>
          </w:p>
        </w:tc>
        <w:tc>
          <w:tcPr>
            <w:tcW w:w="4847" w:type="dxa"/>
            <w:shd w:val="clear" w:color="auto" w:fill="D9D9D9"/>
            <w:vAlign w:val="center"/>
          </w:tcPr>
          <w:p w:rsidR="00AC760B" w:rsidRPr="007966AD" w:rsidRDefault="00AC760B" w:rsidP="00C23B4B">
            <w:pPr>
              <w:pStyle w:val="TableHeaderCenter"/>
              <w:rPr>
                <w:ins w:id="2262" w:author=" Vijay Parmar" w:date="2009-08-23T22:58:00Z"/>
              </w:rPr>
            </w:pPr>
            <w:ins w:id="2263" w:author=" Vijay Parmar" w:date="2009-08-23T22:58:00Z">
              <w:r>
                <w:t>Description</w:t>
              </w:r>
            </w:ins>
          </w:p>
        </w:tc>
      </w:tr>
      <w:tr w:rsidR="00AC760B" w:rsidRPr="007966AD" w:rsidTr="00C23B4B">
        <w:trPr>
          <w:cantSplit/>
          <w:ins w:id="2264" w:author=" Vijay Parmar" w:date="2009-08-23T22:58:00Z"/>
        </w:trPr>
        <w:tc>
          <w:tcPr>
            <w:tcW w:w="3577" w:type="dxa"/>
            <w:vAlign w:val="center"/>
          </w:tcPr>
          <w:p w:rsidR="00AC760B" w:rsidRDefault="00AC760B" w:rsidP="00C23B4B">
            <w:pPr>
              <w:pStyle w:val="TableText"/>
              <w:rPr>
                <w:ins w:id="2265" w:author=" Vijay Parmar" w:date="2009-08-23T22:58:00Z"/>
                <w:rStyle w:val="CodeChar0"/>
              </w:rPr>
            </w:pPr>
            <w:ins w:id="2266" w:author=" Vijay Parmar" w:date="2009-08-23T22:58:00Z">
              <w:r>
                <w:rPr>
                  <w:rStyle w:val="CodeChar0"/>
                </w:rPr>
                <w:t>Upt.??.ldap.*</w:t>
              </w:r>
            </w:ins>
          </w:p>
        </w:tc>
        <w:tc>
          <w:tcPr>
            <w:tcW w:w="4847" w:type="dxa"/>
            <w:vAlign w:val="center"/>
          </w:tcPr>
          <w:p w:rsidR="00AC760B" w:rsidRDefault="00AC760B" w:rsidP="00C23B4B">
            <w:pPr>
              <w:pStyle w:val="TableText"/>
              <w:rPr>
                <w:ins w:id="2267" w:author=" Vijay Parmar" w:date="2009-08-23T22:58:00Z"/>
              </w:rPr>
            </w:pPr>
            <w:ins w:id="2268" w:author=" Vijay Parmar" w:date="2009-08-23T22:58:00Z">
              <w:r>
                <w:t xml:space="preserve">Only required If </w:t>
              </w:r>
              <w:r w:rsidRPr="009762AC">
                <w:t>upt.</w:t>
              </w:r>
              <w:r>
                <w:t>??</w:t>
              </w:r>
              <w:r w:rsidRPr="009762AC">
                <w:t>.authentication.type=</w:t>
              </w:r>
              <w:r>
                <w:t>ldap. Specify LDAP properties for supported CSM UPT version.</w:t>
              </w:r>
            </w:ins>
          </w:p>
        </w:tc>
      </w:tr>
      <w:tr w:rsidR="00AC760B" w:rsidRPr="007966AD" w:rsidTr="00C23B4B">
        <w:trPr>
          <w:cantSplit/>
          <w:ins w:id="2269" w:author=" Vijay Parmar" w:date="2009-08-23T22:58:00Z"/>
        </w:trPr>
        <w:tc>
          <w:tcPr>
            <w:tcW w:w="3577" w:type="dxa"/>
            <w:vAlign w:val="center"/>
          </w:tcPr>
          <w:p w:rsidR="00AC760B" w:rsidRDefault="00AC760B" w:rsidP="00C23B4B">
            <w:pPr>
              <w:pStyle w:val="TableText"/>
              <w:rPr>
                <w:ins w:id="2270" w:author=" Vijay Parmar" w:date="2009-08-23T22:58:00Z"/>
                <w:rStyle w:val="CodeChar0"/>
              </w:rPr>
            </w:pPr>
            <w:ins w:id="2271" w:author=" Vijay Parmar" w:date="2009-08-23T22:58:00Z">
              <w:r>
                <w:rPr>
                  <w:rStyle w:val="CodeChar0"/>
                </w:rPr>
                <w:t>Upt.??.ldaps.*</w:t>
              </w:r>
            </w:ins>
          </w:p>
        </w:tc>
        <w:tc>
          <w:tcPr>
            <w:tcW w:w="4847" w:type="dxa"/>
            <w:vAlign w:val="center"/>
          </w:tcPr>
          <w:p w:rsidR="00AC760B" w:rsidRDefault="00AC760B" w:rsidP="00C23B4B">
            <w:pPr>
              <w:pStyle w:val="TableText"/>
              <w:rPr>
                <w:ins w:id="2272" w:author=" Vijay Parmar" w:date="2009-08-23T22:58:00Z"/>
              </w:rPr>
            </w:pPr>
            <w:ins w:id="2273" w:author=" Vijay Parmar" w:date="2009-08-23T22:58:00Z">
              <w:r>
                <w:t xml:space="preserve">Only required if </w:t>
              </w:r>
              <w:r w:rsidRPr="009762AC">
                <w:t>upt.centr</w:t>
              </w:r>
              <w:r>
                <w:t>al.authentication.type=ldaps. Specify LDAPS properties for supported CSM UPT version</w:t>
              </w:r>
            </w:ins>
          </w:p>
        </w:tc>
      </w:tr>
    </w:tbl>
    <w:p w:rsidR="00AC760B" w:rsidRDefault="00AC760B" w:rsidP="00AC760B">
      <w:pPr>
        <w:pStyle w:val="BodyText"/>
        <w:rPr>
          <w:ins w:id="2274" w:author=" Vijay Parmar" w:date="2009-08-23T22:58:00Z"/>
        </w:rPr>
        <w:pPrChange w:id="2275" w:author=" Vijay Parmar" w:date="2009-08-23T22:58:00Z">
          <w:pPr>
            <w:pStyle w:val="BodyText"/>
            <w:numPr>
              <w:numId w:val="98"/>
            </w:numPr>
            <w:ind w:left="1080" w:hanging="360"/>
          </w:pPr>
        </w:pPrChange>
      </w:pPr>
    </w:p>
    <w:p w:rsidR="00005952" w:rsidDel="00E34F61" w:rsidRDefault="00005952" w:rsidP="00EE432C">
      <w:pPr>
        <w:pStyle w:val="BodyText"/>
        <w:rPr>
          <w:del w:id="2276" w:author=" Vijay Parmar" w:date="2009-08-23T22:31:00Z"/>
        </w:rPr>
      </w:pPr>
    </w:p>
    <w:p w:rsidR="00EE432C" w:rsidDel="00AC760B" w:rsidRDefault="00EE432C" w:rsidP="00EE432C">
      <w:pPr>
        <w:pStyle w:val="BodyText"/>
        <w:rPr>
          <w:del w:id="2277" w:author=" Vijay Parmar" w:date="2009-08-23T22:58:00Z"/>
        </w:rPr>
      </w:pPr>
    </w:p>
    <w:p w:rsidR="00AC760B" w:rsidRDefault="00AC760B" w:rsidP="00AC760B">
      <w:pPr>
        <w:pStyle w:val="BodyText"/>
        <w:numPr>
          <w:ilvl w:val="0"/>
          <w:numId w:val="97"/>
        </w:numPr>
        <w:rPr>
          <w:ins w:id="2278" w:author=" Vijay Parmar" w:date="2009-08-23T22:58:00Z"/>
        </w:rPr>
        <w:pPrChange w:id="2279" w:author=" Vijay Parmar" w:date="2009-08-23T23:06:00Z">
          <w:pPr>
            <w:pStyle w:val="BodyText"/>
            <w:ind w:left="1080"/>
          </w:pPr>
        </w:pPrChange>
      </w:pPr>
      <w:ins w:id="2280" w:author=" Vijay Parmar" w:date="2009-08-23T22:58:00Z">
        <w:r>
          <w:t>Run the Ant Build ‘install’ target</w:t>
        </w:r>
      </w:ins>
      <w:ins w:id="2281" w:author=" Vijay Parmar" w:date="2009-08-23T23:06:00Z">
        <w:r w:rsidR="000759DA">
          <w:t xml:space="preserve">. </w:t>
        </w:r>
      </w:ins>
      <w:ins w:id="2282" w:author=" Vijay Parmar" w:date="2009-08-23T22:58:00Z">
        <w:r>
          <w:t>On a command prompt</w:t>
        </w:r>
      </w:ins>
      <w:ins w:id="2283" w:author=" Vijay Parmar" w:date="2009-08-23T22:59:00Z">
        <w:r w:rsidR="001A03FC">
          <w:t>, g</w:t>
        </w:r>
      </w:ins>
      <w:ins w:id="2284" w:author=" Vijay Parmar" w:date="2009-08-23T22:58:00Z">
        <w:r>
          <w:t>o to &lt;csmupt_install</w:t>
        </w:r>
      </w:ins>
      <w:ins w:id="2285" w:author=" Vijay Parmar" w:date="2009-08-23T23:00:00Z">
        <w:r w:rsidR="00F61FAB">
          <w:t>_folder</w:t>
        </w:r>
      </w:ins>
      <w:ins w:id="2286" w:author=" Vijay Parmar" w:date="2009-08-23T22:58:00Z">
        <w:r>
          <w:t>&gt; folder. Invoke the ‘install’ target using Ant.</w:t>
        </w:r>
      </w:ins>
    </w:p>
    <w:p w:rsidR="00AC760B" w:rsidRPr="00641DD4" w:rsidRDefault="00AC760B" w:rsidP="00AC760B">
      <w:pPr>
        <w:pStyle w:val="BodyText"/>
        <w:ind w:left="1080"/>
        <w:rPr>
          <w:ins w:id="2287" w:author=" Vijay Parmar" w:date="2009-08-23T22:58:00Z"/>
          <w:rFonts w:ascii="Courier New" w:hAnsi="Courier New" w:cs="Courier New"/>
          <w:i/>
        </w:rPr>
      </w:pPr>
      <w:ins w:id="2288" w:author=" Vijay Parmar" w:date="2009-08-23T22:58:00Z">
        <w:r w:rsidRPr="00641DD4">
          <w:rPr>
            <w:rFonts w:ascii="Courier New" w:hAnsi="Courier New" w:cs="Courier New"/>
            <w:i/>
          </w:rPr>
          <w:t>CD &lt;csmupt_install</w:t>
        </w:r>
      </w:ins>
      <w:ins w:id="2289" w:author=" Vijay Parmar" w:date="2009-08-23T23:00:00Z">
        <w:r w:rsidR="00BF2FAC">
          <w:rPr>
            <w:rFonts w:ascii="Courier New" w:hAnsi="Courier New" w:cs="Courier New"/>
            <w:i/>
          </w:rPr>
          <w:t>_folder</w:t>
        </w:r>
      </w:ins>
      <w:ins w:id="2290" w:author=" Vijay Parmar" w:date="2009-08-23T22:58:00Z">
        <w:r w:rsidRPr="00641DD4">
          <w:rPr>
            <w:rFonts w:ascii="Courier New" w:hAnsi="Courier New" w:cs="Courier New"/>
            <w:i/>
          </w:rPr>
          <w:t>&gt;</w:t>
        </w:r>
      </w:ins>
      <w:ins w:id="2291" w:author=" Vijay Parmar" w:date="2009-08-23T23:00:00Z">
        <w:r w:rsidR="00EE548F">
          <w:rPr>
            <w:rFonts w:ascii="Courier New" w:hAnsi="Courier New" w:cs="Courier New"/>
            <w:i/>
          </w:rPr>
          <w:t xml:space="preserve"> </w:t>
        </w:r>
        <w:r w:rsidR="00EE548F" w:rsidRPr="00641DD4">
          <w:rPr>
            <w:rFonts w:ascii="Courier New" w:hAnsi="Courier New" w:cs="Courier New"/>
            <w:i/>
          </w:rPr>
          <w:t>&lt;click enter&gt;</w:t>
        </w:r>
      </w:ins>
    </w:p>
    <w:p w:rsidR="00AC760B" w:rsidRPr="00641DD4" w:rsidRDefault="00AC760B" w:rsidP="00AC760B">
      <w:pPr>
        <w:pStyle w:val="BodyText"/>
        <w:ind w:left="1080"/>
        <w:rPr>
          <w:ins w:id="2292" w:author=" Vijay Parmar" w:date="2009-08-23T22:58:00Z"/>
          <w:rFonts w:ascii="Courier New" w:hAnsi="Courier New" w:cs="Courier New"/>
          <w:i/>
        </w:rPr>
      </w:pPr>
      <w:ins w:id="2293" w:author=" Vijay Parmar" w:date="2009-08-23T22:58:00Z">
        <w:r w:rsidRPr="00641DD4">
          <w:rPr>
            <w:rFonts w:ascii="Courier New" w:hAnsi="Courier New" w:cs="Courier New"/>
            <w:i/>
          </w:rPr>
          <w:t xml:space="preserve">Ant install </w:t>
        </w:r>
      </w:ins>
      <w:ins w:id="2294" w:author=" Vijay Parmar" w:date="2009-08-23T23:00:00Z">
        <w:r w:rsidR="00EE548F" w:rsidRPr="00641DD4">
          <w:rPr>
            <w:rFonts w:ascii="Courier New" w:hAnsi="Courier New" w:cs="Courier New"/>
            <w:i/>
          </w:rPr>
          <w:t>&lt;click enter&gt;</w:t>
        </w:r>
      </w:ins>
    </w:p>
    <w:p w:rsidR="00EE432C" w:rsidRDefault="00EE432C" w:rsidP="00003027">
      <w:pPr>
        <w:pStyle w:val="BodyText"/>
        <w:ind w:left="0"/>
        <w:rPr>
          <w:ins w:id="2295" w:author=" Vijay Parmar" w:date="2009-08-23T23:06:00Z"/>
        </w:rPr>
        <w:pPrChange w:id="2296" w:author=" Vijay Parmar" w:date="2009-08-23T22:59:00Z">
          <w:pPr>
            <w:pStyle w:val="BodyText"/>
          </w:pPr>
        </w:pPrChange>
      </w:pPr>
    </w:p>
    <w:p w:rsidR="00270C87" w:rsidRDefault="00C23B4B" w:rsidP="00EB00B4">
      <w:pPr>
        <w:pStyle w:val="BodyText"/>
        <w:ind w:firstLine="45"/>
        <w:rPr>
          <w:ins w:id="2297" w:author=" Vijay Parmar" w:date="2009-08-23T23:28:00Z"/>
        </w:rPr>
        <w:pPrChange w:id="2298" w:author=" Vijay Parmar" w:date="2009-08-23T23:41:00Z">
          <w:pPr>
            <w:pStyle w:val="BodyText"/>
          </w:pPr>
        </w:pPrChange>
      </w:pPr>
      <w:ins w:id="2299" w:author=" Vijay Parmar" w:date="2009-08-23T23:14:00Z">
        <w:r w:rsidRPr="00C23B4B">
          <w:rPr>
            <w:rPrChange w:id="2300" w:author=" Vijay Parmar" w:date="2009-08-23T23:15:00Z">
              <w:rPr>
                <w:b/>
              </w:rPr>
            </w:rPrChange>
          </w:rPr>
          <w:t xml:space="preserve">On successful completion of the install script, the installer will install a new JBoss Application server at the specified application.base.path. A new UPT is deployed as an .EAR file and configured appropriately. Database is </w:t>
        </w:r>
      </w:ins>
      <w:ins w:id="2301" w:author=" Vijay Parmar" w:date="2009-08-23T23:27:00Z">
        <w:r w:rsidR="009B02FD">
          <w:t>(</w:t>
        </w:r>
      </w:ins>
      <w:ins w:id="2302" w:author=" Vijay Parmar" w:date="2009-08-23T23:14:00Z">
        <w:r w:rsidRPr="00C23B4B">
          <w:rPr>
            <w:rPrChange w:id="2303" w:author=" Vijay Parmar" w:date="2009-08-23T23:15:00Z">
              <w:rPr>
                <w:b/>
              </w:rPr>
            </w:rPrChange>
          </w:rPr>
          <w:t>re</w:t>
        </w:r>
      </w:ins>
      <w:ins w:id="2304" w:author=" Vijay Parmar" w:date="2009-08-23T23:27:00Z">
        <w:r w:rsidR="009B02FD">
          <w:t>)</w:t>
        </w:r>
      </w:ins>
      <w:ins w:id="2305" w:author=" Vijay Parmar" w:date="2009-08-23T23:14:00Z">
        <w:r w:rsidRPr="00C23B4B">
          <w:rPr>
            <w:rPrChange w:id="2306" w:author=" Vijay Parmar" w:date="2009-08-23T23:15:00Z">
              <w:rPr>
                <w:b/>
              </w:rPr>
            </w:rPrChange>
          </w:rPr>
          <w:t>created as specified in the Database properties.</w:t>
        </w:r>
      </w:ins>
    </w:p>
    <w:p w:rsidR="003F0C90" w:rsidRDefault="003F0C90" w:rsidP="00003027">
      <w:pPr>
        <w:pStyle w:val="BodyText"/>
        <w:ind w:left="0"/>
        <w:rPr>
          <w:ins w:id="2307" w:author=" Vijay Parmar" w:date="2009-08-23T23:28:00Z"/>
        </w:rPr>
        <w:pPrChange w:id="2308" w:author=" Vijay Parmar" w:date="2009-08-23T22:59:00Z">
          <w:pPr>
            <w:pStyle w:val="BodyText"/>
          </w:pPr>
        </w:pPrChange>
      </w:pPr>
    </w:p>
    <w:p w:rsidR="003F0C90" w:rsidRDefault="003F0C90" w:rsidP="00003027">
      <w:pPr>
        <w:pStyle w:val="BodyText"/>
        <w:ind w:left="0"/>
        <w:rPr>
          <w:ins w:id="2309" w:author=" Vijay Parmar" w:date="2009-08-23T23:28:00Z"/>
        </w:rPr>
        <w:pPrChange w:id="2310" w:author=" Vijay Parmar" w:date="2009-08-23T22:59:00Z">
          <w:pPr>
            <w:pStyle w:val="BodyText"/>
          </w:pPr>
        </w:pPrChange>
      </w:pPr>
    </w:p>
    <w:p w:rsidR="003F0C90" w:rsidRDefault="003F0C90" w:rsidP="003F0C90">
      <w:pPr>
        <w:pStyle w:val="Heading4"/>
        <w:rPr>
          <w:ins w:id="2311" w:author=" Vijay Parmar" w:date="2009-08-23T23:29:00Z"/>
        </w:rPr>
      </w:pPr>
      <w:ins w:id="2312" w:author=" Vijay Parmar" w:date="2009-08-23T23:29:00Z">
        <w:r>
          <w:t xml:space="preserve">Single Installation, Single </w:t>
        </w:r>
      </w:ins>
      <w:ins w:id="2313" w:author=" Vijay Parmar" w:date="2009-08-23T23:35:00Z">
        <w:r w:rsidR="004C7AF8">
          <w:t xml:space="preserve">Schema </w:t>
        </w:r>
      </w:ins>
      <w:ins w:id="2314" w:author=" Vijay Parmar" w:date="2009-08-23T23:29:00Z">
        <w:r>
          <w:t>(Typical)</w:t>
        </w:r>
      </w:ins>
      <w:ins w:id="2315" w:author=" Vijay Parmar" w:date="2009-08-23T23:43:00Z">
        <w:r w:rsidR="004C7AF8">
          <w:t xml:space="preserve"> -</w:t>
        </w:r>
      </w:ins>
      <w:ins w:id="2316" w:author=" Vijay Parmar" w:date="2009-08-23T23:29:00Z">
        <w:r>
          <w:t xml:space="preserve"> </w:t>
        </w:r>
      </w:ins>
      <w:ins w:id="2317" w:author=" Vijay Parmar" w:date="2009-08-23T23:30:00Z">
        <w:r>
          <w:t>Upgrade</w:t>
        </w:r>
      </w:ins>
    </w:p>
    <w:p w:rsidR="003F0C90" w:rsidRDefault="003F0C90" w:rsidP="003F0C90">
      <w:pPr>
        <w:pStyle w:val="BodyText"/>
        <w:rPr>
          <w:ins w:id="2318" w:author=" Vijay Parmar" w:date="2009-08-23T23:29:00Z"/>
        </w:rPr>
      </w:pPr>
    </w:p>
    <w:p w:rsidR="003F0C90" w:rsidRDefault="003F0C90" w:rsidP="00E10025">
      <w:pPr>
        <w:pStyle w:val="BodyText"/>
        <w:numPr>
          <w:ilvl w:val="0"/>
          <w:numId w:val="99"/>
        </w:numPr>
        <w:rPr>
          <w:ins w:id="2319" w:author=" Vijay Parmar" w:date="2009-08-23T23:29:00Z"/>
        </w:rPr>
        <w:pPrChange w:id="2320" w:author=" Vijay Parmar" w:date="2009-08-23T23:32:00Z">
          <w:pPr>
            <w:pStyle w:val="BodyText"/>
            <w:numPr>
              <w:numId w:val="97"/>
            </w:numPr>
            <w:ind w:left="1080" w:hanging="360"/>
          </w:pPr>
        </w:pPrChange>
      </w:pPr>
      <w:ins w:id="2321" w:author=" Vijay Parmar" w:date="2009-08-23T23:29:00Z">
        <w:r>
          <w:t xml:space="preserve">Extract the CSM UPT 4.2 Release install zip in a </w:t>
        </w:r>
        <w:r w:rsidRPr="00641DD4">
          <w:rPr>
            <w:rFonts w:ascii="Courier New" w:hAnsi="Courier New" w:cs="Courier New"/>
            <w:i/>
          </w:rPr>
          <w:t>&lt;</w:t>
        </w:r>
        <w:r>
          <w:rPr>
            <w:rFonts w:ascii="Courier New" w:hAnsi="Courier New" w:cs="Courier New"/>
            <w:i/>
          </w:rPr>
          <w:t>csm_install_folder&gt;</w:t>
        </w:r>
        <w:r w:rsidRPr="00641DD4">
          <w:rPr>
            <w:rFonts w:ascii="Courier New" w:hAnsi="Courier New" w:cs="Courier New"/>
            <w:i/>
          </w:rPr>
          <w:t xml:space="preserve"> </w:t>
        </w:r>
        <w:r>
          <w:t>folder.</w:t>
        </w:r>
      </w:ins>
    </w:p>
    <w:p w:rsidR="003F0C90" w:rsidRDefault="003F0C90" w:rsidP="00E10025">
      <w:pPr>
        <w:pStyle w:val="BodyText"/>
        <w:numPr>
          <w:ilvl w:val="0"/>
          <w:numId w:val="99"/>
        </w:numPr>
        <w:rPr>
          <w:ins w:id="2322" w:author=" Vijay Parmar" w:date="2009-08-23T23:29:00Z"/>
        </w:rPr>
        <w:pPrChange w:id="2323" w:author=" Vijay Parmar" w:date="2009-08-23T23:32:00Z">
          <w:pPr>
            <w:pStyle w:val="BodyText"/>
            <w:numPr>
              <w:numId w:val="97"/>
            </w:numPr>
            <w:ind w:left="1080" w:hanging="360"/>
          </w:pPr>
        </w:pPrChange>
      </w:pPr>
      <w:ins w:id="2324" w:author=" Vijay Parmar" w:date="2009-08-23T23:29:00Z">
        <w:r>
          <w:t xml:space="preserve">Modify the </w:t>
        </w:r>
      </w:ins>
      <w:ins w:id="2325" w:author=" Vijay Parmar" w:date="2009-08-23T23:30:00Z">
        <w:r>
          <w:t>upgrade</w:t>
        </w:r>
      </w:ins>
      <w:ins w:id="2326" w:author=" Vijay Parmar" w:date="2009-08-23T23:29:00Z">
        <w:r>
          <w:t>.properties file available in the folder.</w:t>
        </w:r>
      </w:ins>
    </w:p>
    <w:p w:rsidR="003F0C90" w:rsidRDefault="003F0C90" w:rsidP="00E10025">
      <w:pPr>
        <w:pStyle w:val="BodyText"/>
        <w:numPr>
          <w:ilvl w:val="0"/>
          <w:numId w:val="99"/>
        </w:numPr>
        <w:rPr>
          <w:ins w:id="2327" w:author=" Vijay Parmar" w:date="2009-08-23T23:29:00Z"/>
        </w:rPr>
        <w:pPrChange w:id="2328" w:author=" Vijay Parmar" w:date="2009-08-23T23:32:00Z">
          <w:pPr>
            <w:pStyle w:val="BodyText"/>
            <w:numPr>
              <w:numId w:val="97"/>
            </w:numPr>
            <w:ind w:left="1080" w:hanging="360"/>
          </w:pPr>
        </w:pPrChange>
      </w:pPr>
      <w:ins w:id="2329" w:author=" Vijay Parmar" w:date="2009-08-23T23:29:00Z">
        <w:r>
          <w:t xml:space="preserve">For Typical </w:t>
        </w:r>
      </w:ins>
      <w:ins w:id="2330" w:author=" Vijay Parmar" w:date="2009-08-23T23:30:00Z">
        <w:r w:rsidR="0034313B">
          <w:t>upgrade</w:t>
        </w:r>
      </w:ins>
      <w:ins w:id="2331" w:author=" Vijay Parmar" w:date="2009-08-23T23:32:00Z">
        <w:r w:rsidR="00CA76F4">
          <w:t xml:space="preserve"> installation</w:t>
        </w:r>
      </w:ins>
      <w:ins w:id="2332" w:author=" Vijay Parmar" w:date="2009-08-23T23:29:00Z">
        <w:r>
          <w:t>, the following properties are required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Change w:id="2333" w:author=" Vijay Parmar" w:date="2009-08-23T23:31:00Z">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PrChange>
      </w:tblPr>
      <w:tblGrid>
        <w:gridCol w:w="3888"/>
        <w:gridCol w:w="4536"/>
        <w:tblGridChange w:id="2334">
          <w:tblGrid>
            <w:gridCol w:w="4897"/>
            <w:gridCol w:w="3527"/>
          </w:tblGrid>
        </w:tblGridChange>
      </w:tblGrid>
      <w:tr w:rsidR="003F0C90" w:rsidRPr="007966AD" w:rsidTr="0034313B">
        <w:trPr>
          <w:cantSplit/>
          <w:tblHeader/>
          <w:ins w:id="2335" w:author=" Vijay Parmar" w:date="2009-08-23T23:29:00Z"/>
          <w:trPrChange w:id="2336" w:author=" Vijay Parmar" w:date="2009-08-23T23:31:00Z">
            <w:trPr>
              <w:cantSplit/>
              <w:tblHeader/>
            </w:trPr>
          </w:trPrChange>
        </w:trPr>
        <w:tc>
          <w:tcPr>
            <w:tcW w:w="3888" w:type="dxa"/>
            <w:shd w:val="clear" w:color="auto" w:fill="D9D9D9"/>
            <w:vAlign w:val="center"/>
            <w:tcPrChange w:id="2337" w:author=" Vijay Parmar" w:date="2009-08-23T23:31:00Z">
              <w:tcPr>
                <w:tcW w:w="3577" w:type="dxa"/>
                <w:shd w:val="clear" w:color="auto" w:fill="D9D9D9"/>
                <w:vAlign w:val="center"/>
              </w:tcPr>
            </w:tcPrChange>
          </w:tcPr>
          <w:p w:rsidR="003F0C90" w:rsidRPr="007966AD" w:rsidRDefault="003F0C90" w:rsidP="003D369F">
            <w:pPr>
              <w:pStyle w:val="TableHeaderCenter"/>
              <w:rPr>
                <w:ins w:id="2338" w:author=" Vijay Parmar" w:date="2009-08-23T23:29:00Z"/>
              </w:rPr>
            </w:pPr>
            <w:ins w:id="2339" w:author=" Vijay Parmar" w:date="2009-08-23T23:29:00Z">
              <w:r>
                <w:t>Property</w:t>
              </w:r>
            </w:ins>
          </w:p>
        </w:tc>
        <w:tc>
          <w:tcPr>
            <w:tcW w:w="4536" w:type="dxa"/>
            <w:shd w:val="clear" w:color="auto" w:fill="D9D9D9"/>
            <w:vAlign w:val="center"/>
            <w:tcPrChange w:id="2340" w:author=" Vijay Parmar" w:date="2009-08-23T23:31:00Z">
              <w:tcPr>
                <w:tcW w:w="4847" w:type="dxa"/>
                <w:shd w:val="clear" w:color="auto" w:fill="D9D9D9"/>
                <w:vAlign w:val="center"/>
              </w:tcPr>
            </w:tcPrChange>
          </w:tcPr>
          <w:p w:rsidR="003F0C90" w:rsidRPr="007966AD" w:rsidRDefault="003F0C90" w:rsidP="003D369F">
            <w:pPr>
              <w:pStyle w:val="TableHeaderCenter"/>
              <w:rPr>
                <w:ins w:id="2341" w:author=" Vijay Parmar" w:date="2009-08-23T23:29:00Z"/>
              </w:rPr>
            </w:pPr>
            <w:ins w:id="2342" w:author=" Vijay Parmar" w:date="2009-08-23T23:29:00Z">
              <w:r>
                <w:t>DescriptionSample value</w:t>
              </w:r>
            </w:ins>
          </w:p>
        </w:tc>
      </w:tr>
      <w:tr w:rsidR="003F0C90" w:rsidRPr="007966AD" w:rsidTr="0034313B">
        <w:trPr>
          <w:cantSplit/>
          <w:ins w:id="2343" w:author=" Vijay Parmar" w:date="2009-08-23T23:29:00Z"/>
          <w:trPrChange w:id="2344" w:author=" Vijay Parmar" w:date="2009-08-23T23:31:00Z">
            <w:trPr>
              <w:cantSplit/>
            </w:trPr>
          </w:trPrChange>
        </w:trPr>
        <w:tc>
          <w:tcPr>
            <w:tcW w:w="3888" w:type="dxa"/>
            <w:vAlign w:val="center"/>
            <w:tcPrChange w:id="2345" w:author=" Vijay Parmar" w:date="2009-08-23T23:31:00Z">
              <w:tcPr>
                <w:tcW w:w="3577" w:type="dxa"/>
                <w:vAlign w:val="center"/>
              </w:tcPr>
            </w:tcPrChange>
          </w:tcPr>
          <w:p w:rsidR="003F0C90" w:rsidRDefault="003F0C90" w:rsidP="003D369F">
            <w:pPr>
              <w:pStyle w:val="TableText"/>
              <w:rPr>
                <w:ins w:id="2346" w:author=" Vijay Parmar" w:date="2009-08-23T23:29:00Z"/>
                <w:rStyle w:val="CodeChar0"/>
              </w:rPr>
            </w:pPr>
            <w:ins w:id="2347" w:author=" Vijay Parmar" w:date="2009-08-23T23:29:00Z">
              <w:r>
                <w:rPr>
                  <w:rStyle w:val="CodeChar0"/>
                </w:rPr>
                <w:t>Upt.central.config=true</w:t>
              </w:r>
            </w:ins>
          </w:p>
        </w:tc>
        <w:tc>
          <w:tcPr>
            <w:tcW w:w="4536" w:type="dxa"/>
            <w:vAlign w:val="center"/>
            <w:tcPrChange w:id="2348" w:author=" Vijay Parmar" w:date="2009-08-23T23:31:00Z">
              <w:tcPr>
                <w:tcW w:w="4847" w:type="dxa"/>
                <w:vAlign w:val="center"/>
              </w:tcPr>
            </w:tcPrChange>
          </w:tcPr>
          <w:p w:rsidR="003F0C90" w:rsidRDefault="003F0C90" w:rsidP="003D369F">
            <w:pPr>
              <w:pStyle w:val="TableText"/>
              <w:rPr>
                <w:ins w:id="2349" w:author=" Vijay Parmar" w:date="2009-08-23T23:29:00Z"/>
              </w:rPr>
            </w:pPr>
            <w:ins w:id="2350" w:author=" Vijay Parmar" w:date="2009-08-23T23:29:00Z">
              <w:r>
                <w:t>To indicate Typical installation this property value should be set ‘true’. If this property is set to true, then all upt.??.* properties will be ignored and only upt.central.* properties will be considered.</w:t>
              </w:r>
            </w:ins>
          </w:p>
        </w:tc>
      </w:tr>
      <w:tr w:rsidR="0034313B" w:rsidRPr="007966AD" w:rsidTr="0034313B">
        <w:trPr>
          <w:cantSplit/>
          <w:ins w:id="2351" w:author=" Vijay Parmar" w:date="2009-08-23T23:30:00Z"/>
          <w:trPrChange w:id="2352" w:author=" Vijay Parmar" w:date="2009-08-23T23:31:00Z">
            <w:trPr>
              <w:cantSplit/>
            </w:trPr>
          </w:trPrChange>
        </w:trPr>
        <w:tc>
          <w:tcPr>
            <w:tcW w:w="3888" w:type="dxa"/>
            <w:vAlign w:val="center"/>
            <w:tcPrChange w:id="2353" w:author=" Vijay Parmar" w:date="2009-08-23T23:31:00Z">
              <w:tcPr>
                <w:tcW w:w="3577" w:type="dxa"/>
                <w:vAlign w:val="center"/>
              </w:tcPr>
            </w:tcPrChange>
          </w:tcPr>
          <w:p w:rsidR="0034313B" w:rsidRDefault="0034313B" w:rsidP="003D369F">
            <w:pPr>
              <w:pStyle w:val="TableText"/>
              <w:rPr>
                <w:ins w:id="2354" w:author=" Vijay Parmar" w:date="2009-08-23T23:30:00Z"/>
                <w:rStyle w:val="CodeChar0"/>
              </w:rPr>
            </w:pPr>
            <w:ins w:id="2355" w:author=" Vijay Parmar" w:date="2009-08-23T23:31:00Z">
              <w:r w:rsidRPr="0034313B">
                <w:rPr>
                  <w:rStyle w:val="CodeChar0"/>
                </w:rPr>
                <w:t>upgrade.upt.central.db.previous.version</w:t>
              </w:r>
            </w:ins>
          </w:p>
        </w:tc>
        <w:tc>
          <w:tcPr>
            <w:tcW w:w="4536" w:type="dxa"/>
            <w:vAlign w:val="center"/>
            <w:tcPrChange w:id="2356" w:author=" Vijay Parmar" w:date="2009-08-23T23:31:00Z">
              <w:tcPr>
                <w:tcW w:w="4847" w:type="dxa"/>
                <w:vAlign w:val="center"/>
              </w:tcPr>
            </w:tcPrChange>
          </w:tcPr>
          <w:p w:rsidR="0034313B" w:rsidRDefault="0034313B" w:rsidP="0034313B">
            <w:pPr>
              <w:pStyle w:val="TableText"/>
              <w:rPr>
                <w:ins w:id="2357" w:author=" Vijay Parmar" w:date="2009-08-23T23:30:00Z"/>
              </w:rPr>
            </w:pPr>
            <w:ins w:id="2358" w:author=" Vijay Parmar" w:date="2009-08-23T23:31:00Z">
              <w:r>
                <w:t>Specify the original existing version of the CSM UPT schema that needs to be upgraded to latest CSM 4.2 schema.</w:t>
              </w:r>
            </w:ins>
          </w:p>
        </w:tc>
      </w:tr>
      <w:tr w:rsidR="003F0C90" w:rsidRPr="007966AD" w:rsidTr="0034313B">
        <w:trPr>
          <w:cantSplit/>
          <w:ins w:id="2359" w:author=" Vijay Parmar" w:date="2009-08-23T23:29:00Z"/>
          <w:trPrChange w:id="2360" w:author=" Vijay Parmar" w:date="2009-08-23T23:31:00Z">
            <w:trPr>
              <w:cantSplit/>
            </w:trPr>
          </w:trPrChange>
        </w:trPr>
        <w:tc>
          <w:tcPr>
            <w:tcW w:w="3888" w:type="dxa"/>
            <w:vAlign w:val="center"/>
            <w:tcPrChange w:id="2361" w:author=" Vijay Parmar" w:date="2009-08-23T23:31:00Z">
              <w:tcPr>
                <w:tcW w:w="3577" w:type="dxa"/>
                <w:vAlign w:val="center"/>
              </w:tcPr>
            </w:tcPrChange>
          </w:tcPr>
          <w:p w:rsidR="003F0C90" w:rsidRPr="00251CE8" w:rsidRDefault="003F0C90" w:rsidP="003D369F">
            <w:pPr>
              <w:pStyle w:val="TableText"/>
              <w:rPr>
                <w:ins w:id="2362" w:author=" Vijay Parmar" w:date="2009-08-23T23:29:00Z"/>
                <w:rStyle w:val="CodeChar0"/>
              </w:rPr>
            </w:pPr>
            <w:ins w:id="2363" w:author=" Vijay Parmar" w:date="2009-08-23T23:29:00Z">
              <w:r w:rsidRPr="00251CE8">
                <w:rPr>
                  <w:rStyle w:val="CodeChar0"/>
                </w:rPr>
                <w:t>upt.31.installed=true</w:t>
              </w:r>
              <w:r>
                <w:rPr>
                  <w:rStyle w:val="CodeChar0"/>
                </w:rPr>
                <w:t>/false</w:t>
              </w:r>
            </w:ins>
          </w:p>
          <w:p w:rsidR="003F0C90" w:rsidRPr="00251CE8" w:rsidRDefault="003F0C90" w:rsidP="003D369F">
            <w:pPr>
              <w:pStyle w:val="TableText"/>
              <w:rPr>
                <w:ins w:id="2364" w:author=" Vijay Parmar" w:date="2009-08-23T23:29:00Z"/>
                <w:rStyle w:val="CodeChar0"/>
              </w:rPr>
            </w:pPr>
            <w:ins w:id="2365" w:author=" Vijay Parmar" w:date="2009-08-23T23:29:00Z">
              <w:r w:rsidRPr="00251CE8">
                <w:rPr>
                  <w:rStyle w:val="CodeChar0"/>
                </w:rPr>
                <w:t>upt.32.installed=true</w:t>
              </w:r>
              <w:r>
                <w:rPr>
                  <w:rStyle w:val="CodeChar0"/>
                </w:rPr>
                <w:t>/false</w:t>
              </w:r>
            </w:ins>
          </w:p>
          <w:p w:rsidR="003F0C90" w:rsidRPr="00251CE8" w:rsidRDefault="003F0C90" w:rsidP="003D369F">
            <w:pPr>
              <w:pStyle w:val="TableText"/>
              <w:rPr>
                <w:ins w:id="2366" w:author=" Vijay Parmar" w:date="2009-08-23T23:29:00Z"/>
                <w:rStyle w:val="CodeChar0"/>
              </w:rPr>
            </w:pPr>
            <w:ins w:id="2367" w:author=" Vijay Parmar" w:date="2009-08-23T23:29:00Z">
              <w:r w:rsidRPr="00251CE8">
                <w:rPr>
                  <w:rStyle w:val="CodeChar0"/>
                </w:rPr>
                <w:t>upt.40.installed=true</w:t>
              </w:r>
              <w:r>
                <w:rPr>
                  <w:rStyle w:val="CodeChar0"/>
                </w:rPr>
                <w:t>/false</w:t>
              </w:r>
            </w:ins>
          </w:p>
          <w:p w:rsidR="003F0C90" w:rsidRPr="00251CE8" w:rsidRDefault="003F0C90" w:rsidP="003D369F">
            <w:pPr>
              <w:pStyle w:val="TableText"/>
              <w:rPr>
                <w:ins w:id="2368" w:author=" Vijay Parmar" w:date="2009-08-23T23:29:00Z"/>
                <w:rStyle w:val="CodeChar0"/>
              </w:rPr>
            </w:pPr>
            <w:ins w:id="2369" w:author=" Vijay Parmar" w:date="2009-08-23T23:29:00Z">
              <w:r w:rsidRPr="00251CE8">
                <w:rPr>
                  <w:rStyle w:val="CodeChar0"/>
                </w:rPr>
                <w:t>upt.41.installed=true</w:t>
              </w:r>
              <w:r>
                <w:rPr>
                  <w:rStyle w:val="CodeChar0"/>
                </w:rPr>
                <w:t>/false</w:t>
              </w:r>
            </w:ins>
          </w:p>
          <w:p w:rsidR="003F0C90" w:rsidRDefault="003F0C90" w:rsidP="003D369F">
            <w:pPr>
              <w:pStyle w:val="TableText"/>
              <w:rPr>
                <w:ins w:id="2370" w:author=" Vijay Parmar" w:date="2009-08-23T23:29:00Z"/>
                <w:rStyle w:val="CodeChar0"/>
              </w:rPr>
            </w:pPr>
            <w:ins w:id="2371" w:author=" Vijay Parmar" w:date="2009-08-23T23:29:00Z">
              <w:r w:rsidRPr="00251CE8">
                <w:rPr>
                  <w:rStyle w:val="CodeChar0"/>
                </w:rPr>
                <w:t>upt.42.installed=true</w:t>
              </w:r>
              <w:r>
                <w:rPr>
                  <w:rStyle w:val="CodeChar0"/>
                </w:rPr>
                <w:t>/false</w:t>
              </w:r>
            </w:ins>
          </w:p>
        </w:tc>
        <w:tc>
          <w:tcPr>
            <w:tcW w:w="4536" w:type="dxa"/>
            <w:vAlign w:val="center"/>
            <w:tcPrChange w:id="2372" w:author=" Vijay Parmar" w:date="2009-08-23T23:31:00Z">
              <w:tcPr>
                <w:tcW w:w="4847" w:type="dxa"/>
                <w:vAlign w:val="center"/>
              </w:tcPr>
            </w:tcPrChange>
          </w:tcPr>
          <w:p w:rsidR="003F0C90" w:rsidRDefault="003F0C90" w:rsidP="003D369F">
            <w:pPr>
              <w:pStyle w:val="TableText"/>
              <w:rPr>
                <w:ins w:id="2373" w:author=" Vijay Parmar" w:date="2009-08-23T23:29:00Z"/>
              </w:rPr>
            </w:pPr>
            <w:ins w:id="2374" w:author=" Vijay Parmar" w:date="2009-08-23T23:29:00Z">
              <w:r>
                <w:t>To include or exclude support for a particular CSM version, set the particular property value as true/false. A property value true indicates this installation will support this CSM Version.</w:t>
              </w:r>
            </w:ins>
          </w:p>
        </w:tc>
      </w:tr>
      <w:tr w:rsidR="003F0C90" w:rsidRPr="007966AD" w:rsidTr="0034313B">
        <w:trPr>
          <w:cantSplit/>
          <w:ins w:id="2375" w:author=" Vijay Parmar" w:date="2009-08-23T23:29:00Z"/>
          <w:trPrChange w:id="2376" w:author=" Vijay Parmar" w:date="2009-08-23T23:31:00Z">
            <w:trPr>
              <w:cantSplit/>
            </w:trPr>
          </w:trPrChange>
        </w:trPr>
        <w:tc>
          <w:tcPr>
            <w:tcW w:w="3888" w:type="dxa"/>
            <w:vAlign w:val="center"/>
            <w:tcPrChange w:id="2377" w:author=" Vijay Parmar" w:date="2009-08-23T23:31:00Z">
              <w:tcPr>
                <w:tcW w:w="3577" w:type="dxa"/>
                <w:vAlign w:val="center"/>
              </w:tcPr>
            </w:tcPrChange>
          </w:tcPr>
          <w:p w:rsidR="003F0C90" w:rsidRDefault="003F0C90" w:rsidP="003D369F">
            <w:pPr>
              <w:pStyle w:val="TableText"/>
              <w:rPr>
                <w:ins w:id="2378" w:author=" Vijay Parmar" w:date="2009-08-23T23:29:00Z"/>
                <w:rStyle w:val="CodeChar0"/>
              </w:rPr>
            </w:pPr>
            <w:ins w:id="2379" w:author=" Vijay Parmar" w:date="2009-08-23T23:29:00Z">
              <w:r>
                <w:rPr>
                  <w:rStyle w:val="CodeChar0"/>
                </w:rPr>
                <w:lastRenderedPageBreak/>
                <w:t xml:space="preserve">All </w:t>
              </w:r>
              <w:r w:rsidRPr="00555234">
                <w:rPr>
                  <w:rStyle w:val="CodeChar0"/>
                </w:rPr>
                <w:t>upt.central.</w:t>
              </w:r>
              <w:r>
                <w:rPr>
                  <w:rStyle w:val="CodeChar0"/>
                </w:rPr>
                <w:t>database.* properties</w:t>
              </w:r>
            </w:ins>
          </w:p>
        </w:tc>
        <w:tc>
          <w:tcPr>
            <w:tcW w:w="4536" w:type="dxa"/>
            <w:vAlign w:val="center"/>
            <w:tcPrChange w:id="2380" w:author=" Vijay Parmar" w:date="2009-08-23T23:31:00Z">
              <w:tcPr>
                <w:tcW w:w="4847" w:type="dxa"/>
                <w:vAlign w:val="center"/>
              </w:tcPr>
            </w:tcPrChange>
          </w:tcPr>
          <w:p w:rsidR="003F0C90" w:rsidRDefault="003F0C90" w:rsidP="003D369F">
            <w:pPr>
              <w:pStyle w:val="TableText"/>
              <w:rPr>
                <w:ins w:id="2381" w:author=" Vijay Parmar" w:date="2009-08-23T23:29:00Z"/>
              </w:rPr>
            </w:pPr>
            <w:ins w:id="2382" w:author=" Vijay Parmar" w:date="2009-08-23T23:29:00Z">
              <w:r>
                <w:t>Specify Database connection properties</w:t>
              </w:r>
            </w:ins>
          </w:p>
        </w:tc>
      </w:tr>
      <w:tr w:rsidR="003F0C90" w:rsidRPr="007966AD" w:rsidTr="0034313B">
        <w:trPr>
          <w:cantSplit/>
          <w:ins w:id="2383" w:author=" Vijay Parmar" w:date="2009-08-23T23:29:00Z"/>
          <w:trPrChange w:id="2384" w:author=" Vijay Parmar" w:date="2009-08-23T23:31:00Z">
            <w:trPr>
              <w:cantSplit/>
            </w:trPr>
          </w:trPrChange>
        </w:trPr>
        <w:tc>
          <w:tcPr>
            <w:tcW w:w="3888" w:type="dxa"/>
            <w:vAlign w:val="center"/>
            <w:tcPrChange w:id="2385" w:author=" Vijay Parmar" w:date="2009-08-23T23:31:00Z">
              <w:tcPr>
                <w:tcW w:w="3577" w:type="dxa"/>
                <w:vAlign w:val="center"/>
              </w:tcPr>
            </w:tcPrChange>
          </w:tcPr>
          <w:p w:rsidR="003F0C90" w:rsidRDefault="003F0C90" w:rsidP="003D369F">
            <w:pPr>
              <w:pStyle w:val="TableText"/>
              <w:rPr>
                <w:ins w:id="2386" w:author=" Vijay Parmar" w:date="2009-08-23T23:29:00Z"/>
                <w:rStyle w:val="CodeChar0"/>
              </w:rPr>
            </w:pPr>
            <w:ins w:id="2387" w:author=" Vijay Parmar" w:date="2009-08-23T23:29:00Z">
              <w:r>
                <w:rPr>
                  <w:rStyle w:val="CodeChar0"/>
                </w:rPr>
                <w:t xml:space="preserve">All JBoss.* properties  </w:t>
              </w:r>
            </w:ins>
          </w:p>
        </w:tc>
        <w:tc>
          <w:tcPr>
            <w:tcW w:w="4536" w:type="dxa"/>
            <w:vAlign w:val="center"/>
            <w:tcPrChange w:id="2388" w:author=" Vijay Parmar" w:date="2009-08-23T23:31:00Z">
              <w:tcPr>
                <w:tcW w:w="4847" w:type="dxa"/>
                <w:vAlign w:val="center"/>
              </w:tcPr>
            </w:tcPrChange>
          </w:tcPr>
          <w:p w:rsidR="003F0C90" w:rsidRDefault="003F0C90" w:rsidP="003D369F">
            <w:pPr>
              <w:pStyle w:val="TableText"/>
              <w:rPr>
                <w:ins w:id="2389" w:author=" Vijay Parmar" w:date="2009-08-23T23:29:00Z"/>
              </w:rPr>
            </w:pPr>
            <w:ins w:id="2390" w:author=" Vijay Parmar" w:date="2009-08-23T23:29:00Z">
              <w:r>
                <w:t>Specify JBoss configuration properties</w:t>
              </w:r>
            </w:ins>
          </w:p>
        </w:tc>
      </w:tr>
      <w:tr w:rsidR="003F0C90" w:rsidRPr="007966AD" w:rsidTr="0034313B">
        <w:trPr>
          <w:cantSplit/>
          <w:ins w:id="2391" w:author=" Vijay Parmar" w:date="2009-08-23T23:29:00Z"/>
          <w:trPrChange w:id="2392" w:author=" Vijay Parmar" w:date="2009-08-23T23:31:00Z">
            <w:trPr>
              <w:cantSplit/>
            </w:trPr>
          </w:trPrChange>
        </w:trPr>
        <w:tc>
          <w:tcPr>
            <w:tcW w:w="3888" w:type="dxa"/>
            <w:vAlign w:val="center"/>
            <w:tcPrChange w:id="2393" w:author=" Vijay Parmar" w:date="2009-08-23T23:31:00Z">
              <w:tcPr>
                <w:tcW w:w="3577" w:type="dxa"/>
                <w:vAlign w:val="center"/>
              </w:tcPr>
            </w:tcPrChange>
          </w:tcPr>
          <w:p w:rsidR="003F0C90" w:rsidRDefault="003F0C90" w:rsidP="003D369F">
            <w:pPr>
              <w:pStyle w:val="TableText"/>
              <w:rPr>
                <w:ins w:id="2394" w:author=" Vijay Parmar" w:date="2009-08-23T23:29:00Z"/>
                <w:rStyle w:val="CodeChar0"/>
              </w:rPr>
            </w:pPr>
            <w:ins w:id="2395" w:author=" Vijay Parmar" w:date="2009-08-23T23:29:00Z">
              <w:r>
                <w:rPr>
                  <w:rStyle w:val="CodeChar0"/>
                </w:rPr>
                <w:t>Application.base.path.linux</w:t>
              </w:r>
            </w:ins>
          </w:p>
          <w:p w:rsidR="003F0C90" w:rsidRDefault="003F0C90" w:rsidP="003D369F">
            <w:pPr>
              <w:pStyle w:val="TableText"/>
              <w:rPr>
                <w:ins w:id="2396" w:author=" Vijay Parmar" w:date="2009-08-23T23:29:00Z"/>
                <w:rStyle w:val="CodeChar0"/>
              </w:rPr>
            </w:pPr>
            <w:ins w:id="2397" w:author=" Vijay Parmar" w:date="2009-08-23T23:29:00Z">
              <w:r>
                <w:rPr>
                  <w:rStyle w:val="CodeChar0"/>
                </w:rPr>
                <w:t>Application.base.path.windows</w:t>
              </w:r>
            </w:ins>
          </w:p>
        </w:tc>
        <w:tc>
          <w:tcPr>
            <w:tcW w:w="4536" w:type="dxa"/>
            <w:vAlign w:val="center"/>
            <w:tcPrChange w:id="2398" w:author=" Vijay Parmar" w:date="2009-08-23T23:31:00Z">
              <w:tcPr>
                <w:tcW w:w="4847" w:type="dxa"/>
                <w:vAlign w:val="center"/>
              </w:tcPr>
            </w:tcPrChange>
          </w:tcPr>
          <w:p w:rsidR="003F0C90" w:rsidRDefault="003F0C90" w:rsidP="003D369F">
            <w:pPr>
              <w:pStyle w:val="TableText"/>
              <w:rPr>
                <w:ins w:id="2399" w:author=" Vijay Parmar" w:date="2009-08-23T23:29:00Z"/>
              </w:rPr>
            </w:pPr>
            <w:ins w:id="2400" w:author=" Vijay Parmar" w:date="2009-08-23T23:29:00Z">
              <w:r>
                <w:t>Specify the path where you want to install the JBoss/CSM UPT.</w:t>
              </w:r>
            </w:ins>
          </w:p>
        </w:tc>
      </w:tr>
    </w:tbl>
    <w:p w:rsidR="003F0C90" w:rsidRDefault="003F0C90" w:rsidP="003F0C90">
      <w:pPr>
        <w:pStyle w:val="BodyText"/>
        <w:ind w:left="1080"/>
        <w:rPr>
          <w:ins w:id="2401" w:author=" Vijay Parmar" w:date="2009-08-23T23:29:00Z"/>
        </w:rPr>
      </w:pPr>
    </w:p>
    <w:p w:rsidR="003F0C90" w:rsidRDefault="003F0C90" w:rsidP="003F0C90">
      <w:pPr>
        <w:pStyle w:val="BodyText"/>
        <w:rPr>
          <w:ins w:id="2402" w:author=" Vijay Parmar" w:date="2009-08-23T23:29:00Z"/>
        </w:rPr>
      </w:pPr>
      <w:ins w:id="2403" w:author=" Vijay Parmar" w:date="2009-08-23T23:29:00Z">
        <w:r>
          <w:t>The following are properties optional / conditional depending on the Authentication type specified.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3F0C90" w:rsidRPr="007966AD" w:rsidTr="003D369F">
        <w:trPr>
          <w:cantSplit/>
          <w:tblHeader/>
          <w:ins w:id="2404" w:author=" Vijay Parmar" w:date="2009-08-23T23:29:00Z"/>
        </w:trPr>
        <w:tc>
          <w:tcPr>
            <w:tcW w:w="3577" w:type="dxa"/>
            <w:shd w:val="clear" w:color="auto" w:fill="D9D9D9"/>
            <w:vAlign w:val="center"/>
          </w:tcPr>
          <w:p w:rsidR="003F0C90" w:rsidRPr="007966AD" w:rsidRDefault="003F0C90" w:rsidP="003D369F">
            <w:pPr>
              <w:pStyle w:val="TableHeaderCenter"/>
              <w:rPr>
                <w:ins w:id="2405" w:author=" Vijay Parmar" w:date="2009-08-23T23:29:00Z"/>
              </w:rPr>
            </w:pPr>
            <w:ins w:id="2406" w:author=" Vijay Parmar" w:date="2009-08-23T23:29:00Z">
              <w:r>
                <w:t>Property</w:t>
              </w:r>
            </w:ins>
          </w:p>
        </w:tc>
        <w:tc>
          <w:tcPr>
            <w:tcW w:w="4847" w:type="dxa"/>
            <w:shd w:val="clear" w:color="auto" w:fill="D9D9D9"/>
            <w:vAlign w:val="center"/>
          </w:tcPr>
          <w:p w:rsidR="003F0C90" w:rsidRPr="007966AD" w:rsidRDefault="003F0C90" w:rsidP="003D369F">
            <w:pPr>
              <w:pStyle w:val="TableHeaderCenter"/>
              <w:rPr>
                <w:ins w:id="2407" w:author=" Vijay Parmar" w:date="2009-08-23T23:29:00Z"/>
              </w:rPr>
            </w:pPr>
            <w:ins w:id="2408" w:author=" Vijay Parmar" w:date="2009-08-23T23:29:00Z">
              <w:r>
                <w:t>Description</w:t>
              </w:r>
            </w:ins>
          </w:p>
        </w:tc>
      </w:tr>
      <w:tr w:rsidR="003F0C90" w:rsidRPr="007966AD" w:rsidTr="003D369F">
        <w:trPr>
          <w:cantSplit/>
          <w:ins w:id="2409" w:author=" Vijay Parmar" w:date="2009-08-23T23:29:00Z"/>
        </w:trPr>
        <w:tc>
          <w:tcPr>
            <w:tcW w:w="3577" w:type="dxa"/>
            <w:vAlign w:val="center"/>
          </w:tcPr>
          <w:p w:rsidR="003F0C90" w:rsidRDefault="003F0C90" w:rsidP="003D369F">
            <w:pPr>
              <w:pStyle w:val="TableText"/>
              <w:rPr>
                <w:ins w:id="2410" w:author=" Vijay Parmar" w:date="2009-08-23T23:29:00Z"/>
                <w:rStyle w:val="CodeChar0"/>
              </w:rPr>
            </w:pPr>
            <w:ins w:id="2411" w:author=" Vijay Parmar" w:date="2009-08-23T23:29:00Z">
              <w:r>
                <w:rPr>
                  <w:rStyle w:val="CodeChar0"/>
                </w:rPr>
                <w:t>Upt.central.ldap.*</w:t>
              </w:r>
            </w:ins>
          </w:p>
        </w:tc>
        <w:tc>
          <w:tcPr>
            <w:tcW w:w="4847" w:type="dxa"/>
            <w:vAlign w:val="center"/>
          </w:tcPr>
          <w:p w:rsidR="003F0C90" w:rsidRDefault="003F0C90" w:rsidP="003D369F">
            <w:pPr>
              <w:pStyle w:val="TableText"/>
              <w:rPr>
                <w:ins w:id="2412" w:author=" Vijay Parmar" w:date="2009-08-23T23:29:00Z"/>
              </w:rPr>
            </w:pPr>
            <w:ins w:id="2413" w:author=" Vijay Parmar" w:date="2009-08-23T23:29:00Z">
              <w:r>
                <w:t xml:space="preserve">Only required If </w:t>
              </w:r>
              <w:r w:rsidRPr="009762AC">
                <w:t>upt.central.authentication.type=</w:t>
              </w:r>
              <w:r>
                <w:t>ldap</w:t>
              </w:r>
            </w:ins>
          </w:p>
        </w:tc>
      </w:tr>
      <w:tr w:rsidR="003F0C90" w:rsidRPr="007966AD" w:rsidTr="003D369F">
        <w:trPr>
          <w:cantSplit/>
          <w:ins w:id="2414" w:author=" Vijay Parmar" w:date="2009-08-23T23:29:00Z"/>
        </w:trPr>
        <w:tc>
          <w:tcPr>
            <w:tcW w:w="3577" w:type="dxa"/>
            <w:vAlign w:val="center"/>
          </w:tcPr>
          <w:p w:rsidR="003F0C90" w:rsidRDefault="003F0C90" w:rsidP="003D369F">
            <w:pPr>
              <w:pStyle w:val="TableText"/>
              <w:rPr>
                <w:ins w:id="2415" w:author=" Vijay Parmar" w:date="2009-08-23T23:29:00Z"/>
                <w:rStyle w:val="CodeChar0"/>
              </w:rPr>
            </w:pPr>
            <w:ins w:id="2416" w:author=" Vijay Parmar" w:date="2009-08-23T23:29:00Z">
              <w:r>
                <w:rPr>
                  <w:rStyle w:val="CodeChar0"/>
                </w:rPr>
                <w:t>Upt.central.ldaps.*</w:t>
              </w:r>
            </w:ins>
          </w:p>
        </w:tc>
        <w:tc>
          <w:tcPr>
            <w:tcW w:w="4847" w:type="dxa"/>
            <w:vAlign w:val="center"/>
          </w:tcPr>
          <w:p w:rsidR="003F0C90" w:rsidRDefault="003F0C90" w:rsidP="003D369F">
            <w:pPr>
              <w:pStyle w:val="TableText"/>
              <w:rPr>
                <w:ins w:id="2417" w:author=" Vijay Parmar" w:date="2009-08-23T23:29:00Z"/>
              </w:rPr>
            </w:pPr>
            <w:ins w:id="2418" w:author=" Vijay Parmar" w:date="2009-08-23T23:29:00Z">
              <w:r>
                <w:t xml:space="preserve">Only required if </w:t>
              </w:r>
              <w:r w:rsidRPr="009762AC">
                <w:t>upt.centr</w:t>
              </w:r>
              <w:r>
                <w:t>al.authentication.type=ldaps</w:t>
              </w:r>
            </w:ins>
          </w:p>
        </w:tc>
      </w:tr>
    </w:tbl>
    <w:p w:rsidR="003F0C90" w:rsidRDefault="003F0C90" w:rsidP="003F0C90">
      <w:pPr>
        <w:pStyle w:val="BodyText"/>
        <w:ind w:left="0"/>
        <w:rPr>
          <w:ins w:id="2419" w:author=" Vijay Parmar" w:date="2009-08-23T23:29:00Z"/>
        </w:rPr>
      </w:pPr>
    </w:p>
    <w:p w:rsidR="003F0C90" w:rsidRDefault="003F0C90" w:rsidP="0012050D">
      <w:pPr>
        <w:pStyle w:val="BodyText"/>
        <w:numPr>
          <w:ilvl w:val="0"/>
          <w:numId w:val="99"/>
        </w:numPr>
        <w:rPr>
          <w:ins w:id="2420" w:author=" Vijay Parmar" w:date="2009-08-23T23:29:00Z"/>
        </w:rPr>
        <w:pPrChange w:id="2421" w:author=" Vijay Parmar" w:date="2009-08-23T23:32:00Z">
          <w:pPr>
            <w:pStyle w:val="BodyText"/>
            <w:numPr>
              <w:numId w:val="97"/>
            </w:numPr>
            <w:ind w:left="1080" w:hanging="360"/>
          </w:pPr>
        </w:pPrChange>
      </w:pPr>
      <w:ins w:id="2422" w:author=" Vijay Parmar" w:date="2009-08-23T23:29:00Z">
        <w:r>
          <w:t>Run the Ant Build ‘</w:t>
        </w:r>
      </w:ins>
      <w:ins w:id="2423" w:author=" Vijay Parmar" w:date="2009-08-23T23:33:00Z">
        <w:r w:rsidR="00A95DEC">
          <w:t>upgrade</w:t>
        </w:r>
        <w:r w:rsidR="00A95DEC">
          <w:t>’</w:t>
        </w:r>
      </w:ins>
      <w:ins w:id="2424" w:author=" Vijay Parmar" w:date="2009-08-23T23:29:00Z">
        <w:r>
          <w:t xml:space="preserve"> target</w:t>
        </w:r>
      </w:ins>
    </w:p>
    <w:p w:rsidR="003F0C90" w:rsidRDefault="003F0C90" w:rsidP="003F0C90">
      <w:pPr>
        <w:pStyle w:val="BodyText"/>
        <w:ind w:left="1080"/>
        <w:rPr>
          <w:ins w:id="2425" w:author=" Vijay Parmar" w:date="2009-08-23T23:29:00Z"/>
        </w:rPr>
      </w:pPr>
      <w:ins w:id="2426" w:author=" Vijay Parmar" w:date="2009-08-23T23:29:00Z">
        <w:r>
          <w:t xml:space="preserve">On a command prompt, go to </w:t>
        </w:r>
        <w:r w:rsidRPr="00641DD4">
          <w:rPr>
            <w:rFonts w:ascii="Courier New" w:hAnsi="Courier New" w:cs="Courier New"/>
            <w:i/>
          </w:rPr>
          <w:t>&lt;</w:t>
        </w:r>
        <w:r>
          <w:rPr>
            <w:rFonts w:ascii="Courier New" w:hAnsi="Courier New" w:cs="Courier New"/>
            <w:i/>
          </w:rPr>
          <w:t>csm_install_folder&gt;</w:t>
        </w:r>
        <w:r w:rsidRPr="00641DD4">
          <w:rPr>
            <w:rFonts w:ascii="Courier New" w:hAnsi="Courier New" w:cs="Courier New"/>
            <w:i/>
          </w:rPr>
          <w:t xml:space="preserve"> </w:t>
        </w:r>
        <w:r>
          <w:t xml:space="preserve"> folder. Invoke the ‘install’ target using Ant.</w:t>
        </w:r>
      </w:ins>
    </w:p>
    <w:p w:rsidR="003F0C90" w:rsidRPr="00641DD4" w:rsidRDefault="003F0C90" w:rsidP="003F0C90">
      <w:pPr>
        <w:pStyle w:val="BodyText"/>
        <w:ind w:left="1080"/>
        <w:rPr>
          <w:ins w:id="2427" w:author=" Vijay Parmar" w:date="2009-08-23T23:29:00Z"/>
          <w:rFonts w:ascii="Courier New" w:hAnsi="Courier New" w:cs="Courier New"/>
          <w:i/>
        </w:rPr>
      </w:pPr>
      <w:ins w:id="2428" w:author=" Vijay Parmar" w:date="2009-08-23T23:29:00Z">
        <w:r w:rsidRPr="00641DD4">
          <w:rPr>
            <w:rFonts w:ascii="Courier New" w:hAnsi="Courier New" w:cs="Courier New"/>
            <w:i/>
          </w:rPr>
          <w:t>CD &lt;</w:t>
        </w:r>
        <w:r>
          <w:rPr>
            <w:rFonts w:ascii="Courier New" w:hAnsi="Courier New" w:cs="Courier New"/>
            <w:i/>
          </w:rPr>
          <w:t>csm_install_folder&gt;</w:t>
        </w:r>
      </w:ins>
    </w:p>
    <w:p w:rsidR="003F0C90" w:rsidRPr="00641DD4" w:rsidRDefault="003F0C90" w:rsidP="003F0C90">
      <w:pPr>
        <w:pStyle w:val="BodyText"/>
        <w:ind w:left="1080"/>
        <w:rPr>
          <w:ins w:id="2429" w:author=" Vijay Parmar" w:date="2009-08-23T23:29:00Z"/>
          <w:rFonts w:ascii="Courier New" w:hAnsi="Courier New" w:cs="Courier New"/>
          <w:i/>
        </w:rPr>
      </w:pPr>
      <w:ins w:id="2430" w:author=" Vijay Parmar" w:date="2009-08-23T23:29:00Z">
        <w:r w:rsidRPr="00641DD4">
          <w:rPr>
            <w:rFonts w:ascii="Courier New" w:hAnsi="Courier New" w:cs="Courier New"/>
            <w:i/>
          </w:rPr>
          <w:t xml:space="preserve">Ant </w:t>
        </w:r>
      </w:ins>
      <w:ins w:id="2431" w:author=" Vijay Parmar" w:date="2009-08-23T23:33:00Z">
        <w:r w:rsidR="00A95DEC">
          <w:rPr>
            <w:rFonts w:ascii="Courier New" w:hAnsi="Courier New" w:cs="Courier New"/>
            <w:i/>
          </w:rPr>
          <w:t>upgrade</w:t>
        </w:r>
      </w:ins>
      <w:ins w:id="2432" w:author=" Vijay Parmar" w:date="2009-08-23T23:29:00Z">
        <w:r w:rsidRPr="00641DD4">
          <w:rPr>
            <w:rFonts w:ascii="Courier New" w:hAnsi="Courier New" w:cs="Courier New"/>
            <w:i/>
          </w:rPr>
          <w:t xml:space="preserve"> &lt;click enter&gt;</w:t>
        </w:r>
      </w:ins>
    </w:p>
    <w:p w:rsidR="003F0C90" w:rsidRPr="00F4756A" w:rsidRDefault="003F0C90" w:rsidP="003F0C90">
      <w:pPr>
        <w:pStyle w:val="Heading4"/>
        <w:rPr>
          <w:ins w:id="2433" w:author=" Vijay Parmar" w:date="2009-08-23T23:29:00Z"/>
          <w:rFonts w:ascii="Arial" w:hAnsi="Arial" w:cs="Arial"/>
          <w:b w:val="0"/>
          <w:sz w:val="22"/>
          <w:rPrChange w:id="2434" w:author=" Vijay Parmar" w:date="2009-08-23T23:37:00Z">
            <w:rPr>
              <w:ins w:id="2435" w:author=" Vijay Parmar" w:date="2009-08-23T23:29:00Z"/>
              <w:b w:val="0"/>
            </w:rPr>
          </w:rPrChange>
        </w:rPr>
      </w:pPr>
      <w:ins w:id="2436" w:author=" Vijay Parmar" w:date="2009-08-23T23:29:00Z">
        <w:r w:rsidRPr="00F4756A">
          <w:rPr>
            <w:rFonts w:ascii="Arial" w:hAnsi="Arial" w:cs="Arial"/>
            <w:b w:val="0"/>
            <w:sz w:val="22"/>
            <w:rPrChange w:id="2437" w:author=" Vijay Parmar" w:date="2009-08-23T23:37:00Z">
              <w:rPr>
                <w:b w:val="0"/>
              </w:rPr>
            </w:rPrChange>
          </w:rPr>
          <w:tab/>
          <w:t xml:space="preserve">On successful completion of the </w:t>
        </w:r>
      </w:ins>
      <w:ins w:id="2438" w:author=" Vijay Parmar" w:date="2009-08-23T23:33:00Z">
        <w:r w:rsidR="005D6B6B" w:rsidRPr="00F4756A">
          <w:rPr>
            <w:rFonts w:ascii="Arial" w:hAnsi="Arial" w:cs="Arial"/>
            <w:b w:val="0"/>
            <w:sz w:val="22"/>
            <w:rPrChange w:id="2439" w:author=" Vijay Parmar" w:date="2009-08-23T23:37:00Z">
              <w:rPr>
                <w:b w:val="0"/>
              </w:rPr>
            </w:rPrChange>
          </w:rPr>
          <w:t>upgrade</w:t>
        </w:r>
      </w:ins>
      <w:ins w:id="2440" w:author=" Vijay Parmar" w:date="2009-08-23T23:29:00Z">
        <w:r w:rsidRPr="00F4756A">
          <w:rPr>
            <w:rFonts w:ascii="Arial" w:hAnsi="Arial" w:cs="Arial"/>
            <w:b w:val="0"/>
            <w:sz w:val="22"/>
            <w:rPrChange w:id="2441" w:author=" Vijay Parmar" w:date="2009-08-23T23:37:00Z">
              <w:rPr>
                <w:b w:val="0"/>
              </w:rPr>
            </w:rPrChange>
          </w:rPr>
          <w:t xml:space="preserve"> script, the installer will </w:t>
        </w:r>
      </w:ins>
      <w:ins w:id="2442" w:author=" Vijay Parmar" w:date="2009-08-23T23:33:00Z">
        <w:r w:rsidR="005D6B6B" w:rsidRPr="00F4756A">
          <w:rPr>
            <w:rFonts w:ascii="Arial" w:hAnsi="Arial" w:cs="Arial"/>
            <w:b w:val="0"/>
            <w:sz w:val="22"/>
            <w:rPrChange w:id="2443" w:author=" Vijay Parmar" w:date="2009-08-23T23:37:00Z">
              <w:rPr>
                <w:b w:val="0"/>
              </w:rPr>
            </w:rPrChange>
          </w:rPr>
          <w:t xml:space="preserve">upgrade the existing JBoss </w:t>
        </w:r>
      </w:ins>
      <w:ins w:id="2444" w:author=" Vijay Parmar" w:date="2009-08-23T23:29:00Z">
        <w:r w:rsidRPr="00F4756A">
          <w:rPr>
            <w:rFonts w:ascii="Arial" w:hAnsi="Arial" w:cs="Arial"/>
            <w:b w:val="0"/>
            <w:sz w:val="22"/>
            <w:rPrChange w:id="2445" w:author=" Vijay Parmar" w:date="2009-08-23T23:37:00Z">
              <w:rPr>
                <w:b w:val="0"/>
              </w:rPr>
            </w:rPrChange>
          </w:rPr>
          <w:t>Application server at the specified application.base.path. A new UPT is deployed as an .EAR file and conf</w:t>
        </w:r>
        <w:r w:rsidR="005D6B6B" w:rsidRPr="00F4756A">
          <w:rPr>
            <w:rFonts w:ascii="Arial" w:hAnsi="Arial" w:cs="Arial"/>
            <w:b w:val="0"/>
            <w:sz w:val="22"/>
            <w:rPrChange w:id="2446" w:author=" Vijay Parmar" w:date="2009-08-23T23:37:00Z">
              <w:rPr>
                <w:b w:val="0"/>
              </w:rPr>
            </w:rPrChange>
          </w:rPr>
          <w:t xml:space="preserve">igured appropriately. Database </w:t>
        </w:r>
      </w:ins>
      <w:ins w:id="2447" w:author=" Vijay Parmar" w:date="2009-08-23T23:34:00Z">
        <w:r w:rsidR="005D6B6B" w:rsidRPr="00F4756A">
          <w:rPr>
            <w:rFonts w:ascii="Arial" w:hAnsi="Arial" w:cs="Arial"/>
            <w:b w:val="0"/>
            <w:sz w:val="22"/>
            <w:rPrChange w:id="2448" w:author=" Vijay Parmar" w:date="2009-08-23T23:37:00Z">
              <w:rPr>
                <w:b w:val="0"/>
              </w:rPr>
            </w:rPrChange>
          </w:rPr>
          <w:t>Schema (</w:t>
        </w:r>
        <w:r w:rsidR="005D6B6B" w:rsidRPr="00F4756A">
          <w:rPr>
            <w:rFonts w:ascii="Arial" w:hAnsi="Arial" w:cs="Arial"/>
            <w:b w:val="0"/>
            <w:sz w:val="22"/>
            <w:rPrChange w:id="2449" w:author=" Vijay Parmar" w:date="2009-08-23T23:37:00Z">
              <w:rPr>
                <w:b w:val="0"/>
              </w:rPr>
            </w:rPrChange>
          </w:rPr>
          <w:t>as speci</w:t>
        </w:r>
        <w:r w:rsidR="005D6B6B" w:rsidRPr="00F4756A">
          <w:rPr>
            <w:rFonts w:ascii="Arial" w:hAnsi="Arial" w:cs="Arial"/>
            <w:b w:val="0"/>
            <w:sz w:val="22"/>
            <w:rPrChange w:id="2450" w:author=" Vijay Parmar" w:date="2009-08-23T23:37:00Z">
              <w:rPr>
                <w:b w:val="0"/>
              </w:rPr>
            </w:rPrChange>
          </w:rPr>
          <w:t>fied in the Database properties) is migrated to the CSM 4.2 version.</w:t>
        </w:r>
      </w:ins>
    </w:p>
    <w:p w:rsidR="003F0C90" w:rsidRDefault="003F0C90" w:rsidP="003F0C90">
      <w:pPr>
        <w:pStyle w:val="BodyText"/>
        <w:rPr>
          <w:ins w:id="2451" w:author=" Vijay Parmar" w:date="2009-08-23T23:29:00Z"/>
        </w:rPr>
      </w:pPr>
    </w:p>
    <w:p w:rsidR="003F0C90" w:rsidRDefault="003F0C90" w:rsidP="003F0C90">
      <w:pPr>
        <w:pStyle w:val="Heading4"/>
        <w:rPr>
          <w:ins w:id="2452" w:author=" Vijay Parmar" w:date="2009-08-23T23:29:00Z"/>
        </w:rPr>
      </w:pPr>
      <w:ins w:id="2453" w:author=" Vijay Parmar" w:date="2009-08-23T23:29:00Z">
        <w:r>
          <w:t xml:space="preserve">Single Installation, Mulitple Schema Deployment - </w:t>
        </w:r>
      </w:ins>
      <w:ins w:id="2454" w:author=" Vijay Parmar" w:date="2009-08-23T23:35:00Z">
        <w:r w:rsidR="00577E5E">
          <w:t>Upgrade</w:t>
        </w:r>
      </w:ins>
    </w:p>
    <w:p w:rsidR="003F0C90" w:rsidRPr="00E34F61" w:rsidRDefault="003F0C90" w:rsidP="003F0C90">
      <w:pPr>
        <w:pStyle w:val="BodyText"/>
        <w:rPr>
          <w:ins w:id="2455" w:author=" Vijay Parmar" w:date="2009-08-23T23:29:00Z"/>
        </w:rPr>
      </w:pPr>
    </w:p>
    <w:p w:rsidR="003F0C90" w:rsidRDefault="003F0C90" w:rsidP="00DF1944">
      <w:pPr>
        <w:pStyle w:val="BodyText"/>
        <w:numPr>
          <w:ilvl w:val="0"/>
          <w:numId w:val="100"/>
        </w:numPr>
        <w:rPr>
          <w:ins w:id="2456" w:author=" Vijay Parmar" w:date="2009-08-23T23:36:00Z"/>
        </w:rPr>
        <w:pPrChange w:id="2457" w:author=" Vijay Parmar" w:date="2009-08-23T23:36:00Z">
          <w:pPr>
            <w:pStyle w:val="BodyText"/>
            <w:numPr>
              <w:numId w:val="98"/>
            </w:numPr>
            <w:ind w:left="1080" w:hanging="360"/>
          </w:pPr>
        </w:pPrChange>
      </w:pPr>
      <w:ins w:id="2458" w:author=" Vijay Parmar" w:date="2009-08-23T23:29:00Z">
        <w:r>
          <w:t xml:space="preserve">Extract the CSM UPT 4.2 Release install zip in a </w:t>
        </w:r>
        <w:r w:rsidRPr="00641DD4">
          <w:rPr>
            <w:rFonts w:ascii="Courier New" w:hAnsi="Courier New" w:cs="Courier New"/>
            <w:i/>
          </w:rPr>
          <w:t>&lt;</w:t>
        </w:r>
        <w:r>
          <w:rPr>
            <w:rFonts w:ascii="Courier New" w:hAnsi="Courier New" w:cs="Courier New"/>
            <w:i/>
          </w:rPr>
          <w:t>csm_install_folder&gt;</w:t>
        </w:r>
        <w:r w:rsidRPr="00641DD4">
          <w:rPr>
            <w:rFonts w:ascii="Courier New" w:hAnsi="Courier New" w:cs="Courier New"/>
            <w:i/>
          </w:rPr>
          <w:t xml:space="preserve"> </w:t>
        </w:r>
        <w:r>
          <w:t>folder.</w:t>
        </w:r>
      </w:ins>
    </w:p>
    <w:p w:rsidR="00DF1944" w:rsidRDefault="003F0C90" w:rsidP="00DF1944">
      <w:pPr>
        <w:pStyle w:val="BodyText"/>
        <w:numPr>
          <w:ilvl w:val="0"/>
          <w:numId w:val="100"/>
        </w:numPr>
        <w:rPr>
          <w:ins w:id="2459" w:author=" Vijay Parmar" w:date="2009-08-23T23:36:00Z"/>
        </w:rPr>
        <w:pPrChange w:id="2460" w:author=" Vijay Parmar" w:date="2009-08-23T23:36:00Z">
          <w:pPr>
            <w:pStyle w:val="BodyText"/>
            <w:numPr>
              <w:numId w:val="98"/>
            </w:numPr>
            <w:ind w:left="1080" w:hanging="360"/>
          </w:pPr>
        </w:pPrChange>
      </w:pPr>
      <w:ins w:id="2461" w:author=" Vijay Parmar" w:date="2009-08-23T23:29:00Z">
        <w:r>
          <w:t>Modify the install.properties file available in the folder.</w:t>
        </w:r>
      </w:ins>
    </w:p>
    <w:p w:rsidR="003F0C90" w:rsidRDefault="003F0C90" w:rsidP="00DF1944">
      <w:pPr>
        <w:pStyle w:val="BodyText"/>
        <w:numPr>
          <w:ilvl w:val="0"/>
          <w:numId w:val="100"/>
        </w:numPr>
        <w:rPr>
          <w:ins w:id="2462" w:author=" Vijay Parmar" w:date="2009-08-23T23:29:00Z"/>
        </w:rPr>
        <w:pPrChange w:id="2463" w:author=" Vijay Parmar" w:date="2009-08-23T23:36:00Z">
          <w:pPr>
            <w:pStyle w:val="BodyText"/>
            <w:numPr>
              <w:numId w:val="98"/>
            </w:numPr>
            <w:ind w:left="1080" w:hanging="360"/>
          </w:pPr>
        </w:pPrChange>
      </w:pPr>
      <w:ins w:id="2464" w:author=" Vijay Parmar" w:date="2009-08-23T23:29:00Z">
        <w:r>
          <w:t xml:space="preserve">For Non-Typical </w:t>
        </w:r>
      </w:ins>
      <w:ins w:id="2465" w:author=" Vijay Parmar" w:date="2009-08-23T23:36:00Z">
        <w:r w:rsidR="00B53118">
          <w:t xml:space="preserve">upgrade </w:t>
        </w:r>
      </w:ins>
      <w:ins w:id="2466" w:author=" Vijay Parmar" w:date="2009-08-23T23:29:00Z">
        <w:r>
          <w:t>installation, the following properties are required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3F0C90" w:rsidRPr="007966AD" w:rsidTr="003D369F">
        <w:trPr>
          <w:cantSplit/>
          <w:tblHeader/>
          <w:ins w:id="2467" w:author=" Vijay Parmar" w:date="2009-08-23T23:29:00Z"/>
        </w:trPr>
        <w:tc>
          <w:tcPr>
            <w:tcW w:w="3577" w:type="dxa"/>
            <w:shd w:val="clear" w:color="auto" w:fill="D9D9D9"/>
            <w:vAlign w:val="center"/>
          </w:tcPr>
          <w:p w:rsidR="003F0C90" w:rsidRPr="007966AD" w:rsidRDefault="003F0C90" w:rsidP="003D369F">
            <w:pPr>
              <w:pStyle w:val="TableHeaderCenter"/>
              <w:rPr>
                <w:ins w:id="2468" w:author=" Vijay Parmar" w:date="2009-08-23T23:29:00Z"/>
              </w:rPr>
            </w:pPr>
            <w:ins w:id="2469" w:author=" Vijay Parmar" w:date="2009-08-23T23:29:00Z">
              <w:r>
                <w:t>Property</w:t>
              </w:r>
            </w:ins>
          </w:p>
        </w:tc>
        <w:tc>
          <w:tcPr>
            <w:tcW w:w="4847" w:type="dxa"/>
            <w:shd w:val="clear" w:color="auto" w:fill="D9D9D9"/>
            <w:vAlign w:val="center"/>
          </w:tcPr>
          <w:p w:rsidR="003F0C90" w:rsidRPr="007966AD" w:rsidRDefault="003F0C90" w:rsidP="003D369F">
            <w:pPr>
              <w:pStyle w:val="TableHeaderCenter"/>
              <w:rPr>
                <w:ins w:id="2470" w:author=" Vijay Parmar" w:date="2009-08-23T23:29:00Z"/>
              </w:rPr>
            </w:pPr>
            <w:ins w:id="2471" w:author=" Vijay Parmar" w:date="2009-08-23T23:29:00Z">
              <w:r>
                <w:t>DescriptionSample value</w:t>
              </w:r>
            </w:ins>
          </w:p>
        </w:tc>
      </w:tr>
      <w:tr w:rsidR="003F0C90" w:rsidRPr="007966AD" w:rsidTr="003D369F">
        <w:trPr>
          <w:cantSplit/>
          <w:ins w:id="2472" w:author=" Vijay Parmar" w:date="2009-08-23T23:29:00Z"/>
        </w:trPr>
        <w:tc>
          <w:tcPr>
            <w:tcW w:w="3577" w:type="dxa"/>
            <w:vAlign w:val="center"/>
          </w:tcPr>
          <w:p w:rsidR="003F0C90" w:rsidRDefault="003F0C90" w:rsidP="003D369F">
            <w:pPr>
              <w:pStyle w:val="TableText"/>
              <w:rPr>
                <w:ins w:id="2473" w:author=" Vijay Parmar" w:date="2009-08-23T23:29:00Z"/>
                <w:rStyle w:val="CodeChar0"/>
              </w:rPr>
            </w:pPr>
            <w:ins w:id="2474" w:author=" Vijay Parmar" w:date="2009-08-23T23:29:00Z">
              <w:r>
                <w:rPr>
                  <w:rStyle w:val="CodeChar0"/>
                </w:rPr>
                <w:t>Upt.central.config=false</w:t>
              </w:r>
            </w:ins>
          </w:p>
        </w:tc>
        <w:tc>
          <w:tcPr>
            <w:tcW w:w="4847" w:type="dxa"/>
            <w:vAlign w:val="center"/>
          </w:tcPr>
          <w:p w:rsidR="003F0C90" w:rsidRDefault="003F0C90" w:rsidP="003D369F">
            <w:pPr>
              <w:pStyle w:val="TableText"/>
              <w:rPr>
                <w:ins w:id="2475" w:author=" Vijay Parmar" w:date="2009-08-23T23:29:00Z"/>
              </w:rPr>
            </w:pPr>
            <w:ins w:id="2476" w:author=" Vijay Parmar" w:date="2009-08-23T23:29:00Z">
              <w:r>
                <w:t>To indicate Non-Typical installation this property value should be set ‘false’. If this property is set to true, then all upt.central.* properties will be ignored and only upt.??.* properties will be considered.</w:t>
              </w:r>
            </w:ins>
          </w:p>
        </w:tc>
      </w:tr>
      <w:tr w:rsidR="003F0C90" w:rsidRPr="007966AD" w:rsidTr="003D369F">
        <w:trPr>
          <w:cantSplit/>
          <w:ins w:id="2477" w:author=" Vijay Parmar" w:date="2009-08-23T23:29:00Z"/>
        </w:trPr>
        <w:tc>
          <w:tcPr>
            <w:tcW w:w="3577" w:type="dxa"/>
            <w:vAlign w:val="center"/>
          </w:tcPr>
          <w:p w:rsidR="003F0C90" w:rsidRPr="00251CE8" w:rsidRDefault="003F0C90" w:rsidP="003D369F">
            <w:pPr>
              <w:pStyle w:val="TableText"/>
              <w:rPr>
                <w:ins w:id="2478" w:author=" Vijay Parmar" w:date="2009-08-23T23:29:00Z"/>
                <w:rStyle w:val="CodeChar0"/>
              </w:rPr>
            </w:pPr>
            <w:ins w:id="2479" w:author=" Vijay Parmar" w:date="2009-08-23T23:29:00Z">
              <w:r w:rsidRPr="00251CE8">
                <w:rPr>
                  <w:rStyle w:val="CodeChar0"/>
                </w:rPr>
                <w:lastRenderedPageBreak/>
                <w:t>upt.31.installed=true</w:t>
              </w:r>
              <w:r>
                <w:rPr>
                  <w:rStyle w:val="CodeChar0"/>
                </w:rPr>
                <w:t>/false</w:t>
              </w:r>
            </w:ins>
          </w:p>
          <w:p w:rsidR="003F0C90" w:rsidRPr="00251CE8" w:rsidRDefault="003F0C90" w:rsidP="003D369F">
            <w:pPr>
              <w:pStyle w:val="TableText"/>
              <w:rPr>
                <w:ins w:id="2480" w:author=" Vijay Parmar" w:date="2009-08-23T23:29:00Z"/>
                <w:rStyle w:val="CodeChar0"/>
              </w:rPr>
            </w:pPr>
            <w:ins w:id="2481" w:author=" Vijay Parmar" w:date="2009-08-23T23:29:00Z">
              <w:r w:rsidRPr="00251CE8">
                <w:rPr>
                  <w:rStyle w:val="CodeChar0"/>
                </w:rPr>
                <w:t>upt.32.installed=true</w:t>
              </w:r>
              <w:r>
                <w:rPr>
                  <w:rStyle w:val="CodeChar0"/>
                </w:rPr>
                <w:t>/false</w:t>
              </w:r>
            </w:ins>
          </w:p>
          <w:p w:rsidR="003F0C90" w:rsidRPr="00251CE8" w:rsidRDefault="003F0C90" w:rsidP="003D369F">
            <w:pPr>
              <w:pStyle w:val="TableText"/>
              <w:rPr>
                <w:ins w:id="2482" w:author=" Vijay Parmar" w:date="2009-08-23T23:29:00Z"/>
                <w:rStyle w:val="CodeChar0"/>
              </w:rPr>
            </w:pPr>
            <w:ins w:id="2483" w:author=" Vijay Parmar" w:date="2009-08-23T23:29:00Z">
              <w:r w:rsidRPr="00251CE8">
                <w:rPr>
                  <w:rStyle w:val="CodeChar0"/>
                </w:rPr>
                <w:t>upt.40.installed=true</w:t>
              </w:r>
              <w:r>
                <w:rPr>
                  <w:rStyle w:val="CodeChar0"/>
                </w:rPr>
                <w:t>/false</w:t>
              </w:r>
            </w:ins>
          </w:p>
          <w:p w:rsidR="003F0C90" w:rsidRPr="00251CE8" w:rsidRDefault="003F0C90" w:rsidP="003D369F">
            <w:pPr>
              <w:pStyle w:val="TableText"/>
              <w:rPr>
                <w:ins w:id="2484" w:author=" Vijay Parmar" w:date="2009-08-23T23:29:00Z"/>
                <w:rStyle w:val="CodeChar0"/>
              </w:rPr>
            </w:pPr>
            <w:ins w:id="2485" w:author=" Vijay Parmar" w:date="2009-08-23T23:29:00Z">
              <w:r w:rsidRPr="00251CE8">
                <w:rPr>
                  <w:rStyle w:val="CodeChar0"/>
                </w:rPr>
                <w:t>upt.41.installed=true</w:t>
              </w:r>
              <w:r>
                <w:rPr>
                  <w:rStyle w:val="CodeChar0"/>
                </w:rPr>
                <w:t>/false</w:t>
              </w:r>
            </w:ins>
          </w:p>
          <w:p w:rsidR="003F0C90" w:rsidRDefault="003F0C90" w:rsidP="003D369F">
            <w:pPr>
              <w:pStyle w:val="TableText"/>
              <w:rPr>
                <w:ins w:id="2486" w:author=" Vijay Parmar" w:date="2009-08-23T23:29:00Z"/>
                <w:rStyle w:val="CodeChar0"/>
              </w:rPr>
            </w:pPr>
            <w:ins w:id="2487" w:author=" Vijay Parmar" w:date="2009-08-23T23:29:00Z">
              <w:r w:rsidRPr="00251CE8">
                <w:rPr>
                  <w:rStyle w:val="CodeChar0"/>
                </w:rPr>
                <w:t>upt.42.installed=true</w:t>
              </w:r>
              <w:r>
                <w:rPr>
                  <w:rStyle w:val="CodeChar0"/>
                </w:rPr>
                <w:t>/false</w:t>
              </w:r>
            </w:ins>
          </w:p>
        </w:tc>
        <w:tc>
          <w:tcPr>
            <w:tcW w:w="4847" w:type="dxa"/>
            <w:vAlign w:val="center"/>
          </w:tcPr>
          <w:p w:rsidR="003F0C90" w:rsidRDefault="003F0C90" w:rsidP="003D369F">
            <w:pPr>
              <w:pStyle w:val="TableText"/>
              <w:rPr>
                <w:ins w:id="2488" w:author=" Vijay Parmar" w:date="2009-08-23T23:29:00Z"/>
              </w:rPr>
            </w:pPr>
            <w:ins w:id="2489" w:author=" Vijay Parmar" w:date="2009-08-23T23:29:00Z">
              <w:r>
                <w:t>To include support for a particular CSM version, set the particular property value as true. A property value false indicates this installation will not support particular CSM Version.</w:t>
              </w:r>
            </w:ins>
          </w:p>
          <w:p w:rsidR="003F0C90" w:rsidRDefault="003F0C90" w:rsidP="003D369F">
            <w:pPr>
              <w:pStyle w:val="TableText"/>
              <w:rPr>
                <w:ins w:id="2490" w:author=" Vijay Parmar" w:date="2009-08-23T23:29:00Z"/>
              </w:rPr>
            </w:pPr>
            <w:ins w:id="2491" w:author=" Vijay Parmar" w:date="2009-08-23T23:29:00Z">
              <w:r>
                <w:t xml:space="preserve">Note: if property is true, then corresponding upt.??.* properties must be configured appropriately. </w:t>
              </w:r>
            </w:ins>
          </w:p>
          <w:p w:rsidR="003F0C90" w:rsidRDefault="003F0C90" w:rsidP="003D369F">
            <w:pPr>
              <w:pStyle w:val="TableText"/>
              <w:rPr>
                <w:ins w:id="2492" w:author=" Vijay Parmar" w:date="2009-08-23T23:29:00Z"/>
              </w:rPr>
            </w:pPr>
          </w:p>
          <w:p w:rsidR="003F0C90" w:rsidRDefault="003F0C90" w:rsidP="003D369F">
            <w:pPr>
              <w:pStyle w:val="TableText"/>
              <w:rPr>
                <w:ins w:id="2493" w:author=" Vijay Parmar" w:date="2009-08-23T23:29:00Z"/>
              </w:rPr>
            </w:pPr>
            <w:ins w:id="2494" w:author=" Vijay Parmar" w:date="2009-08-23T23:29:00Z">
              <w:r>
                <w:t>For example: if upt.32.installed=true, then rest of the upt.32.* properties must be set correctly.</w:t>
              </w:r>
            </w:ins>
          </w:p>
        </w:tc>
      </w:tr>
      <w:tr w:rsidR="003F0C90" w:rsidRPr="007966AD" w:rsidTr="003D369F">
        <w:trPr>
          <w:cantSplit/>
          <w:ins w:id="2495" w:author=" Vijay Parmar" w:date="2009-08-23T23:29:00Z"/>
        </w:trPr>
        <w:tc>
          <w:tcPr>
            <w:tcW w:w="3577" w:type="dxa"/>
            <w:vAlign w:val="center"/>
          </w:tcPr>
          <w:p w:rsidR="003F0C90" w:rsidRDefault="003F0C90" w:rsidP="003D369F">
            <w:pPr>
              <w:pStyle w:val="TableText"/>
              <w:rPr>
                <w:ins w:id="2496" w:author=" Vijay Parmar" w:date="2009-08-23T23:29:00Z"/>
                <w:rStyle w:val="CodeChar0"/>
              </w:rPr>
            </w:pPr>
            <w:ins w:id="2497" w:author=" Vijay Parmar" w:date="2009-08-23T23:29:00Z">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ins>
          </w:p>
        </w:tc>
        <w:tc>
          <w:tcPr>
            <w:tcW w:w="4847" w:type="dxa"/>
            <w:vAlign w:val="center"/>
          </w:tcPr>
          <w:p w:rsidR="003F0C90" w:rsidRDefault="003F0C90" w:rsidP="003D369F">
            <w:pPr>
              <w:pStyle w:val="TableText"/>
              <w:rPr>
                <w:ins w:id="2498" w:author=" Vijay Parmar" w:date="2009-08-23T23:29:00Z"/>
              </w:rPr>
            </w:pPr>
            <w:ins w:id="2499" w:author=" Vijay Parmar" w:date="2009-08-23T23:29:00Z">
              <w:r>
                <w:t>Specify Database connection properties for supported CSM UPT version.</w:t>
              </w:r>
            </w:ins>
          </w:p>
          <w:p w:rsidR="003F0C90" w:rsidRDefault="003F0C90" w:rsidP="003D369F">
            <w:pPr>
              <w:pStyle w:val="TableText"/>
              <w:rPr>
                <w:ins w:id="2500" w:author=" Vijay Parmar" w:date="2009-08-23T23:29:00Z"/>
              </w:rPr>
            </w:pPr>
            <w:ins w:id="2501" w:author=" Vijay Parmar" w:date="2009-08-23T23:29:00Z">
              <w:r>
                <w:t xml:space="preserve">Note: The ?? could be any of the following: 31, 32, 40, 41, 42. </w:t>
              </w:r>
            </w:ins>
          </w:p>
        </w:tc>
      </w:tr>
      <w:tr w:rsidR="003F0C90" w:rsidRPr="007966AD" w:rsidTr="003D369F">
        <w:trPr>
          <w:cantSplit/>
          <w:ins w:id="2502" w:author=" Vijay Parmar" w:date="2009-08-23T23:29:00Z"/>
        </w:trPr>
        <w:tc>
          <w:tcPr>
            <w:tcW w:w="3577" w:type="dxa"/>
            <w:vAlign w:val="center"/>
          </w:tcPr>
          <w:p w:rsidR="003F0C90" w:rsidRDefault="003F0C90" w:rsidP="003D369F">
            <w:pPr>
              <w:pStyle w:val="TableText"/>
              <w:rPr>
                <w:ins w:id="2503" w:author=" Vijay Parmar" w:date="2009-08-23T23:29:00Z"/>
                <w:rStyle w:val="CodeChar0"/>
              </w:rPr>
            </w:pPr>
            <w:ins w:id="2504" w:author=" Vijay Parmar" w:date="2009-08-23T23:29:00Z">
              <w:r>
                <w:rPr>
                  <w:rStyle w:val="CodeChar0"/>
                </w:rPr>
                <w:t xml:space="preserve">All JBoss.* properties  </w:t>
              </w:r>
            </w:ins>
          </w:p>
        </w:tc>
        <w:tc>
          <w:tcPr>
            <w:tcW w:w="4847" w:type="dxa"/>
            <w:vAlign w:val="center"/>
          </w:tcPr>
          <w:p w:rsidR="003F0C90" w:rsidRDefault="003F0C90" w:rsidP="003D369F">
            <w:pPr>
              <w:pStyle w:val="TableText"/>
              <w:rPr>
                <w:ins w:id="2505" w:author=" Vijay Parmar" w:date="2009-08-23T23:29:00Z"/>
              </w:rPr>
            </w:pPr>
            <w:ins w:id="2506" w:author=" Vijay Parmar" w:date="2009-08-23T23:29:00Z">
              <w:r>
                <w:t>Specify JBoss configuration properties</w:t>
              </w:r>
            </w:ins>
          </w:p>
        </w:tc>
      </w:tr>
      <w:tr w:rsidR="003F0C90" w:rsidRPr="007966AD" w:rsidTr="003D369F">
        <w:trPr>
          <w:cantSplit/>
          <w:ins w:id="2507" w:author=" Vijay Parmar" w:date="2009-08-23T23:29:00Z"/>
        </w:trPr>
        <w:tc>
          <w:tcPr>
            <w:tcW w:w="3577" w:type="dxa"/>
            <w:vAlign w:val="center"/>
          </w:tcPr>
          <w:p w:rsidR="003F0C90" w:rsidRDefault="003F0C90" w:rsidP="003D369F">
            <w:pPr>
              <w:pStyle w:val="TableText"/>
              <w:rPr>
                <w:ins w:id="2508" w:author=" Vijay Parmar" w:date="2009-08-23T23:29:00Z"/>
                <w:rStyle w:val="CodeChar0"/>
              </w:rPr>
            </w:pPr>
            <w:ins w:id="2509" w:author=" Vijay Parmar" w:date="2009-08-23T23:29:00Z">
              <w:r>
                <w:rPr>
                  <w:rStyle w:val="CodeChar0"/>
                </w:rPr>
                <w:t>Application.base.path.linux</w:t>
              </w:r>
            </w:ins>
          </w:p>
          <w:p w:rsidR="003F0C90" w:rsidRDefault="003F0C90" w:rsidP="003D369F">
            <w:pPr>
              <w:pStyle w:val="TableText"/>
              <w:rPr>
                <w:ins w:id="2510" w:author=" Vijay Parmar" w:date="2009-08-23T23:29:00Z"/>
                <w:rStyle w:val="CodeChar0"/>
              </w:rPr>
            </w:pPr>
            <w:ins w:id="2511" w:author=" Vijay Parmar" w:date="2009-08-23T23:29:00Z">
              <w:r>
                <w:rPr>
                  <w:rStyle w:val="CodeChar0"/>
                </w:rPr>
                <w:t>Application.base.path.windows</w:t>
              </w:r>
            </w:ins>
          </w:p>
        </w:tc>
        <w:tc>
          <w:tcPr>
            <w:tcW w:w="4847" w:type="dxa"/>
            <w:vAlign w:val="center"/>
          </w:tcPr>
          <w:p w:rsidR="003F0C90" w:rsidRDefault="003F0C90" w:rsidP="003D369F">
            <w:pPr>
              <w:pStyle w:val="TableText"/>
              <w:rPr>
                <w:ins w:id="2512" w:author=" Vijay Parmar" w:date="2009-08-23T23:29:00Z"/>
              </w:rPr>
            </w:pPr>
            <w:ins w:id="2513" w:author=" Vijay Parmar" w:date="2009-08-23T23:29:00Z">
              <w:r>
                <w:t>Specify the path where you want to install the JBoss/CSM UPT.</w:t>
              </w:r>
            </w:ins>
          </w:p>
        </w:tc>
      </w:tr>
    </w:tbl>
    <w:p w:rsidR="003F0C90" w:rsidRDefault="003F0C90" w:rsidP="003F0C90">
      <w:pPr>
        <w:pStyle w:val="BodyText"/>
        <w:ind w:left="1080"/>
        <w:rPr>
          <w:ins w:id="2514" w:author=" Vijay Parmar" w:date="2009-08-23T23:29:00Z"/>
        </w:rPr>
      </w:pPr>
      <w:ins w:id="2515" w:author=" Vijay Parmar" w:date="2009-08-23T23:29:00Z">
        <w:r>
          <w:t>The following are properties optional / conditional depending on the Authentication type specified.</w:t>
        </w:r>
      </w:ins>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4847"/>
      </w:tblGrid>
      <w:tr w:rsidR="003F0C90" w:rsidRPr="007966AD" w:rsidTr="003D369F">
        <w:trPr>
          <w:cantSplit/>
          <w:tblHeader/>
          <w:ins w:id="2516" w:author=" Vijay Parmar" w:date="2009-08-23T23:29:00Z"/>
        </w:trPr>
        <w:tc>
          <w:tcPr>
            <w:tcW w:w="3577" w:type="dxa"/>
            <w:shd w:val="clear" w:color="auto" w:fill="D9D9D9"/>
            <w:vAlign w:val="center"/>
          </w:tcPr>
          <w:p w:rsidR="003F0C90" w:rsidRPr="007966AD" w:rsidRDefault="003F0C90" w:rsidP="003D369F">
            <w:pPr>
              <w:pStyle w:val="TableHeaderCenter"/>
              <w:rPr>
                <w:ins w:id="2517" w:author=" Vijay Parmar" w:date="2009-08-23T23:29:00Z"/>
              </w:rPr>
            </w:pPr>
            <w:ins w:id="2518" w:author=" Vijay Parmar" w:date="2009-08-23T23:29:00Z">
              <w:r>
                <w:t>Property</w:t>
              </w:r>
            </w:ins>
          </w:p>
        </w:tc>
        <w:tc>
          <w:tcPr>
            <w:tcW w:w="4847" w:type="dxa"/>
            <w:shd w:val="clear" w:color="auto" w:fill="D9D9D9"/>
            <w:vAlign w:val="center"/>
          </w:tcPr>
          <w:p w:rsidR="003F0C90" w:rsidRPr="007966AD" w:rsidRDefault="003F0C90" w:rsidP="003D369F">
            <w:pPr>
              <w:pStyle w:val="TableHeaderCenter"/>
              <w:rPr>
                <w:ins w:id="2519" w:author=" Vijay Parmar" w:date="2009-08-23T23:29:00Z"/>
              </w:rPr>
            </w:pPr>
            <w:ins w:id="2520" w:author=" Vijay Parmar" w:date="2009-08-23T23:29:00Z">
              <w:r>
                <w:t>Description</w:t>
              </w:r>
            </w:ins>
          </w:p>
        </w:tc>
      </w:tr>
      <w:tr w:rsidR="003F0C90" w:rsidRPr="007966AD" w:rsidTr="003D369F">
        <w:trPr>
          <w:cantSplit/>
          <w:ins w:id="2521" w:author=" Vijay Parmar" w:date="2009-08-23T23:29:00Z"/>
        </w:trPr>
        <w:tc>
          <w:tcPr>
            <w:tcW w:w="3577" w:type="dxa"/>
            <w:vAlign w:val="center"/>
          </w:tcPr>
          <w:p w:rsidR="003F0C90" w:rsidRDefault="003F0C90" w:rsidP="003D369F">
            <w:pPr>
              <w:pStyle w:val="TableText"/>
              <w:rPr>
                <w:ins w:id="2522" w:author=" Vijay Parmar" w:date="2009-08-23T23:29:00Z"/>
                <w:rStyle w:val="CodeChar0"/>
              </w:rPr>
            </w:pPr>
            <w:ins w:id="2523" w:author=" Vijay Parmar" w:date="2009-08-23T23:29:00Z">
              <w:r>
                <w:rPr>
                  <w:rStyle w:val="CodeChar0"/>
                </w:rPr>
                <w:t>Upt.??.ldap.*</w:t>
              </w:r>
            </w:ins>
          </w:p>
        </w:tc>
        <w:tc>
          <w:tcPr>
            <w:tcW w:w="4847" w:type="dxa"/>
            <w:vAlign w:val="center"/>
          </w:tcPr>
          <w:p w:rsidR="003F0C90" w:rsidRDefault="003F0C90" w:rsidP="003D369F">
            <w:pPr>
              <w:pStyle w:val="TableText"/>
              <w:rPr>
                <w:ins w:id="2524" w:author=" Vijay Parmar" w:date="2009-08-23T23:29:00Z"/>
              </w:rPr>
            </w:pPr>
            <w:ins w:id="2525" w:author=" Vijay Parmar" w:date="2009-08-23T23:29:00Z">
              <w:r>
                <w:t xml:space="preserve">Only required If </w:t>
              </w:r>
              <w:r w:rsidRPr="009762AC">
                <w:t>upt.</w:t>
              </w:r>
              <w:r>
                <w:t>??</w:t>
              </w:r>
              <w:r w:rsidRPr="009762AC">
                <w:t>.authentication.type=</w:t>
              </w:r>
              <w:r>
                <w:t>ldap. Specify LDAP properties for supported CSM UPT version.</w:t>
              </w:r>
            </w:ins>
          </w:p>
        </w:tc>
      </w:tr>
      <w:tr w:rsidR="003F0C90" w:rsidRPr="007966AD" w:rsidTr="003D369F">
        <w:trPr>
          <w:cantSplit/>
          <w:ins w:id="2526" w:author=" Vijay Parmar" w:date="2009-08-23T23:29:00Z"/>
        </w:trPr>
        <w:tc>
          <w:tcPr>
            <w:tcW w:w="3577" w:type="dxa"/>
            <w:vAlign w:val="center"/>
          </w:tcPr>
          <w:p w:rsidR="003F0C90" w:rsidRDefault="003F0C90" w:rsidP="003D369F">
            <w:pPr>
              <w:pStyle w:val="TableText"/>
              <w:rPr>
                <w:ins w:id="2527" w:author=" Vijay Parmar" w:date="2009-08-23T23:29:00Z"/>
                <w:rStyle w:val="CodeChar0"/>
              </w:rPr>
            </w:pPr>
            <w:ins w:id="2528" w:author=" Vijay Parmar" w:date="2009-08-23T23:29:00Z">
              <w:r>
                <w:rPr>
                  <w:rStyle w:val="CodeChar0"/>
                </w:rPr>
                <w:t>Upt.??.ldaps.*</w:t>
              </w:r>
            </w:ins>
          </w:p>
        </w:tc>
        <w:tc>
          <w:tcPr>
            <w:tcW w:w="4847" w:type="dxa"/>
            <w:vAlign w:val="center"/>
          </w:tcPr>
          <w:p w:rsidR="003F0C90" w:rsidRDefault="003F0C90" w:rsidP="003D369F">
            <w:pPr>
              <w:pStyle w:val="TableText"/>
              <w:rPr>
                <w:ins w:id="2529" w:author=" Vijay Parmar" w:date="2009-08-23T23:29:00Z"/>
              </w:rPr>
            </w:pPr>
            <w:ins w:id="2530" w:author=" Vijay Parmar" w:date="2009-08-23T23:29:00Z">
              <w:r>
                <w:t xml:space="preserve">Only required if </w:t>
              </w:r>
              <w:r w:rsidRPr="009762AC">
                <w:t>upt.centr</w:t>
              </w:r>
              <w:r>
                <w:t>al.authentication.type=ldaps. Specify LDAPS properties for supported CSM UPT version</w:t>
              </w:r>
            </w:ins>
          </w:p>
        </w:tc>
      </w:tr>
    </w:tbl>
    <w:p w:rsidR="003F0C90" w:rsidRDefault="003F0C90" w:rsidP="003F0C90">
      <w:pPr>
        <w:pStyle w:val="BodyText"/>
        <w:rPr>
          <w:ins w:id="2531" w:author=" Vijay Parmar" w:date="2009-08-23T23:29:00Z"/>
        </w:rPr>
      </w:pPr>
    </w:p>
    <w:p w:rsidR="003F0C90" w:rsidRDefault="003F0C90" w:rsidP="00DF1944">
      <w:pPr>
        <w:pStyle w:val="BodyText"/>
        <w:numPr>
          <w:ilvl w:val="0"/>
          <w:numId w:val="100"/>
        </w:numPr>
        <w:rPr>
          <w:ins w:id="2532" w:author=" Vijay Parmar" w:date="2009-08-23T23:29:00Z"/>
        </w:rPr>
        <w:pPrChange w:id="2533" w:author=" Vijay Parmar" w:date="2009-08-23T23:36:00Z">
          <w:pPr>
            <w:pStyle w:val="BodyText"/>
            <w:numPr>
              <w:numId w:val="97"/>
            </w:numPr>
            <w:ind w:left="1080" w:hanging="360"/>
          </w:pPr>
        </w:pPrChange>
      </w:pPr>
      <w:ins w:id="2534" w:author=" Vijay Parmar" w:date="2009-08-23T23:29:00Z">
        <w:r>
          <w:t>Run the Ant Build ‘install’ target. On a command prompt, go to &lt;csmupt_install_folder&gt; folder. Invoke the ‘install’ target using Ant.</w:t>
        </w:r>
      </w:ins>
    </w:p>
    <w:p w:rsidR="003F0C90" w:rsidRPr="00641DD4" w:rsidRDefault="003F0C90" w:rsidP="003F0C90">
      <w:pPr>
        <w:pStyle w:val="BodyText"/>
        <w:ind w:left="1080"/>
        <w:rPr>
          <w:ins w:id="2535" w:author=" Vijay Parmar" w:date="2009-08-23T23:29:00Z"/>
          <w:rFonts w:ascii="Courier New" w:hAnsi="Courier New" w:cs="Courier New"/>
          <w:i/>
        </w:rPr>
      </w:pPr>
      <w:ins w:id="2536" w:author=" Vijay Parmar" w:date="2009-08-23T23:29:00Z">
        <w:r w:rsidRPr="00641DD4">
          <w:rPr>
            <w:rFonts w:ascii="Courier New" w:hAnsi="Courier New" w:cs="Courier New"/>
            <w:i/>
          </w:rPr>
          <w:t>CD &lt;csmupt_install</w:t>
        </w:r>
        <w:r>
          <w:rPr>
            <w:rFonts w:ascii="Courier New" w:hAnsi="Courier New" w:cs="Courier New"/>
            <w:i/>
          </w:rPr>
          <w:t>_folder</w:t>
        </w:r>
        <w:r w:rsidRPr="00641DD4">
          <w:rPr>
            <w:rFonts w:ascii="Courier New" w:hAnsi="Courier New" w:cs="Courier New"/>
            <w:i/>
          </w:rPr>
          <w:t>&gt;</w:t>
        </w:r>
        <w:r>
          <w:rPr>
            <w:rFonts w:ascii="Courier New" w:hAnsi="Courier New" w:cs="Courier New"/>
            <w:i/>
          </w:rPr>
          <w:t xml:space="preserve"> </w:t>
        </w:r>
        <w:r w:rsidRPr="00641DD4">
          <w:rPr>
            <w:rFonts w:ascii="Courier New" w:hAnsi="Courier New" w:cs="Courier New"/>
            <w:i/>
          </w:rPr>
          <w:t>&lt;click enter&gt;</w:t>
        </w:r>
      </w:ins>
    </w:p>
    <w:p w:rsidR="003F0C90" w:rsidRPr="00641DD4" w:rsidRDefault="003F0C90" w:rsidP="003F0C90">
      <w:pPr>
        <w:pStyle w:val="BodyText"/>
        <w:ind w:left="1080"/>
        <w:rPr>
          <w:ins w:id="2537" w:author=" Vijay Parmar" w:date="2009-08-23T23:29:00Z"/>
          <w:rFonts w:ascii="Courier New" w:hAnsi="Courier New" w:cs="Courier New"/>
          <w:i/>
        </w:rPr>
      </w:pPr>
      <w:ins w:id="2538" w:author=" Vijay Parmar" w:date="2009-08-23T23:29:00Z">
        <w:r w:rsidRPr="00641DD4">
          <w:rPr>
            <w:rFonts w:ascii="Courier New" w:hAnsi="Courier New" w:cs="Courier New"/>
            <w:i/>
          </w:rPr>
          <w:t xml:space="preserve">Ant </w:t>
        </w:r>
      </w:ins>
      <w:ins w:id="2539" w:author=" Vijay Parmar" w:date="2009-08-23T23:36:00Z">
        <w:r w:rsidR="00F4756A">
          <w:rPr>
            <w:rFonts w:ascii="Courier New" w:hAnsi="Courier New" w:cs="Courier New"/>
            <w:i/>
          </w:rPr>
          <w:t>upgrade</w:t>
        </w:r>
      </w:ins>
      <w:ins w:id="2540" w:author=" Vijay Parmar" w:date="2009-08-23T23:29:00Z">
        <w:r w:rsidRPr="00641DD4">
          <w:rPr>
            <w:rFonts w:ascii="Courier New" w:hAnsi="Courier New" w:cs="Courier New"/>
            <w:i/>
          </w:rPr>
          <w:t xml:space="preserve"> &lt;click enter&gt;</w:t>
        </w:r>
      </w:ins>
    </w:p>
    <w:p w:rsidR="003F0C90" w:rsidRDefault="003F0C90" w:rsidP="003F0C90">
      <w:pPr>
        <w:pStyle w:val="BodyText"/>
        <w:ind w:left="0"/>
        <w:rPr>
          <w:ins w:id="2541" w:author=" Vijay Parmar" w:date="2009-08-23T23:29:00Z"/>
        </w:rPr>
      </w:pPr>
    </w:p>
    <w:p w:rsidR="003F0C90" w:rsidRDefault="003F0C90" w:rsidP="00424E52">
      <w:pPr>
        <w:pStyle w:val="BodyText"/>
        <w:ind w:firstLine="45"/>
        <w:rPr>
          <w:ins w:id="2542" w:author=" Vijay Parmar" w:date="2009-08-23T23:29:00Z"/>
        </w:rPr>
        <w:pPrChange w:id="2543" w:author=" Vijay Parmar" w:date="2009-08-23T23:37:00Z">
          <w:pPr>
            <w:pStyle w:val="BodyText"/>
            <w:ind w:left="0"/>
          </w:pPr>
        </w:pPrChange>
      </w:pPr>
      <w:ins w:id="2544" w:author=" Vijay Parmar" w:date="2009-08-23T23:29:00Z">
        <w:r w:rsidRPr="00C23B4B">
          <w:t xml:space="preserve">On successful completion of the </w:t>
        </w:r>
      </w:ins>
      <w:ins w:id="2545" w:author=" Vijay Parmar" w:date="2009-08-23T23:37:00Z">
        <w:r w:rsidR="00F4756A">
          <w:t>upgrade</w:t>
        </w:r>
      </w:ins>
      <w:ins w:id="2546" w:author=" Vijay Parmar" w:date="2009-08-23T23:29:00Z">
        <w:r w:rsidRPr="00C23B4B">
          <w:t xml:space="preserve"> script, the installer will </w:t>
        </w:r>
      </w:ins>
      <w:ins w:id="2547" w:author=" Vijay Parmar" w:date="2009-08-23T23:37:00Z">
        <w:r w:rsidR="00424E52">
          <w:t xml:space="preserve">update the existing </w:t>
        </w:r>
      </w:ins>
      <w:ins w:id="2548" w:author=" Vijay Parmar" w:date="2009-08-23T23:29:00Z">
        <w:r w:rsidRPr="00C23B4B">
          <w:t xml:space="preserve">JBoss Application server at the specified application.base.path. A new UPT is deployed as an .EAR file and configured appropriately. </w:t>
        </w:r>
      </w:ins>
      <w:ins w:id="2549" w:author=" Vijay Parmar" w:date="2009-08-23T23:38:00Z">
        <w:r w:rsidR="00F23550">
          <w:t xml:space="preserve">The configured database schema for UPTxx versions are updated with minor </w:t>
        </w:r>
      </w:ins>
      <w:ins w:id="2550" w:author=" Vijay Parmar" w:date="2009-08-23T23:39:00Z">
        <w:r w:rsidR="00F23550">
          <w:t>data modifications</w:t>
        </w:r>
      </w:ins>
      <w:ins w:id="2551" w:author=" Vijay Parmar" w:date="2009-08-23T23:40:00Z">
        <w:r w:rsidR="003328C6">
          <w:t xml:space="preserve"> while still ma</w:t>
        </w:r>
      </w:ins>
      <w:ins w:id="2552" w:author=" Vijay Parmar" w:date="2009-08-23T23:41:00Z">
        <w:r w:rsidR="003328C6">
          <w:t>in</w:t>
        </w:r>
      </w:ins>
      <w:ins w:id="2553" w:author=" Vijay Parmar" w:date="2009-08-23T23:40:00Z">
        <w:r w:rsidR="003328C6">
          <w:t>taining their CSM Version</w:t>
        </w:r>
      </w:ins>
      <w:ins w:id="2554" w:author=" Vijay Parmar" w:date="2009-08-23T23:39:00Z">
        <w:r w:rsidR="00F23550">
          <w:t xml:space="preserve">. The </w:t>
        </w:r>
      </w:ins>
      <w:ins w:id="2555" w:author=" Vijay Parmar" w:date="2009-08-23T23:40:00Z">
        <w:r w:rsidR="0086124F">
          <w:t>schema for UPTxx is</w:t>
        </w:r>
      </w:ins>
      <w:ins w:id="2556" w:author=" Vijay Parmar" w:date="2009-08-23T23:39:00Z">
        <w:r w:rsidR="00F23550">
          <w:t xml:space="preserve"> NOT migrated to latest CSM version 4.2.</w:t>
        </w:r>
      </w:ins>
    </w:p>
    <w:p w:rsidR="003F0C90" w:rsidRDefault="003F0C90" w:rsidP="00003027">
      <w:pPr>
        <w:pStyle w:val="BodyText"/>
        <w:ind w:left="0"/>
        <w:rPr>
          <w:ins w:id="2557" w:author=" Vijay Parmar" w:date="2009-08-23T23:28:00Z"/>
        </w:rPr>
        <w:pPrChange w:id="2558" w:author=" Vijay Parmar" w:date="2009-08-23T22:59:00Z">
          <w:pPr>
            <w:pStyle w:val="BodyText"/>
          </w:pPr>
        </w:pPrChange>
      </w:pPr>
    </w:p>
    <w:p w:rsidR="003F0C90" w:rsidRDefault="003F0C90" w:rsidP="00003027">
      <w:pPr>
        <w:pStyle w:val="BodyText"/>
        <w:ind w:left="0"/>
        <w:rPr>
          <w:ins w:id="2559" w:author=" Vijay Parmar" w:date="2009-08-23T23:28:00Z"/>
        </w:rPr>
        <w:pPrChange w:id="2560" w:author=" Vijay Parmar" w:date="2009-08-23T22:59:00Z">
          <w:pPr>
            <w:pStyle w:val="BodyText"/>
          </w:pPr>
        </w:pPrChange>
      </w:pPr>
    </w:p>
    <w:p w:rsidR="003F0C90" w:rsidRPr="00C23B4B" w:rsidRDefault="003F0C90" w:rsidP="00003027">
      <w:pPr>
        <w:pStyle w:val="BodyText"/>
        <w:ind w:left="0"/>
        <w:pPrChange w:id="2561" w:author=" Vijay Parmar" w:date="2009-08-23T22:59:00Z">
          <w:pPr>
            <w:pStyle w:val="BodyText"/>
          </w:pPr>
        </w:pPrChange>
      </w:pPr>
    </w:p>
    <w:p w:rsidR="00EE432C" w:rsidDel="007913B8" w:rsidRDefault="00EE432C" w:rsidP="00EE432C">
      <w:pPr>
        <w:pStyle w:val="BodyText"/>
        <w:rPr>
          <w:del w:id="2562" w:author=" Vijay Parmar" w:date="2009-08-23T22:58:00Z"/>
        </w:rPr>
      </w:pPr>
    </w:p>
    <w:p w:rsidR="00EE432C" w:rsidRPr="00EE432C" w:rsidDel="007913B8" w:rsidRDefault="00EE432C" w:rsidP="00EE432C">
      <w:pPr>
        <w:pStyle w:val="BodyText"/>
        <w:rPr>
          <w:del w:id="2563" w:author=" Vijay Parmar" w:date="2009-08-23T22:58:00Z"/>
        </w:rPr>
      </w:pPr>
    </w:p>
    <w:p w:rsidR="004E6839" w:rsidRPr="00A97E6B" w:rsidRDefault="004E6839" w:rsidP="007913B8">
      <w:pPr>
        <w:pStyle w:val="BodyText"/>
        <w:ind w:left="0"/>
        <w:pPrChange w:id="2564" w:author=" Vijay Parmar" w:date="2009-08-23T22:58:00Z">
          <w:pPr>
            <w:pStyle w:val="BodyText"/>
          </w:pPr>
        </w:pPrChange>
      </w:pPr>
    </w:p>
    <w:p w:rsidR="00590CE4" w:rsidRPr="00A97E6B" w:rsidDel="007913B8" w:rsidRDefault="00590CE4" w:rsidP="00FE0B65">
      <w:pPr>
        <w:pStyle w:val="BodyText"/>
        <w:rPr>
          <w:del w:id="2565" w:author=" Vijay Parmar" w:date="2009-08-23T22:58:00Z"/>
        </w:rPr>
        <w:sectPr w:rsidR="00590CE4" w:rsidRPr="00A97E6B" w:rsidDel="007913B8" w:rsidSect="00A57346">
          <w:pgSz w:w="12240" w:h="15840" w:code="1"/>
          <w:pgMar w:top="1440" w:right="1440" w:bottom="1440" w:left="1440" w:header="720" w:footer="720" w:gutter="432"/>
          <w:cols w:space="720"/>
          <w:titlePg/>
          <w:docGrid w:linePitch="360"/>
        </w:sectPr>
      </w:pPr>
    </w:p>
    <w:p w:rsidR="00590CE4" w:rsidRDefault="00E4295D" w:rsidP="005337C4">
      <w:pPr>
        <w:pStyle w:val="Heading1"/>
      </w:pPr>
      <w:bookmarkStart w:id="2566" w:name="_Ref213636229"/>
      <w:bookmarkStart w:id="2567" w:name="_Ref213636233"/>
      <w:bookmarkStart w:id="2568" w:name="_Ref98147122"/>
      <w:bookmarkStart w:id="2569" w:name="_Ref98147127"/>
      <w:bookmarkStart w:id="2570" w:name="_Toc238804890"/>
      <w:r>
        <w:lastRenderedPageBreak/>
        <w:t xml:space="preserve">CSM </w:t>
      </w:r>
      <w:r w:rsidR="00894D4B">
        <w:t xml:space="preserve">Security </w:t>
      </w:r>
      <w:r>
        <w:t>Web Services</w:t>
      </w:r>
      <w:bookmarkEnd w:id="2566"/>
      <w:bookmarkEnd w:id="2567"/>
      <w:bookmarkEnd w:id="2570"/>
    </w:p>
    <w:p w:rsidR="00E4295D" w:rsidRPr="00E4295D" w:rsidRDefault="00E4295D" w:rsidP="00E4295D">
      <w:pPr>
        <w:pStyle w:val="BodyText"/>
      </w:pPr>
      <w:r w:rsidRPr="00E4295D">
        <w:t xml:space="preserve">The </w:t>
      </w:r>
      <w:r w:rsidR="00894D4B">
        <w:t>CSM</w:t>
      </w:r>
      <w:r w:rsidRPr="00E4295D">
        <w:t xml:space="preserve"> Security Web Services are introduced to exp</w:t>
      </w:r>
      <w:r w:rsidR="00894D4B">
        <w:t xml:space="preserve">ose the CSM authentication and </w:t>
      </w:r>
      <w:r w:rsidR="005D04D2">
        <w:t>a</w:t>
      </w:r>
      <w:r w:rsidRPr="00E4295D">
        <w:t>uthorization service features. The Security Web Services currently provide only two operations</w:t>
      </w:r>
      <w:r w:rsidR="00894D4B">
        <w:t>:</w:t>
      </w:r>
      <w:r w:rsidRPr="00E4295D">
        <w:t xml:space="preserve"> Login and CheckPermission. The operations are exposed versions available in CSM API’s.</w:t>
      </w:r>
      <w:r w:rsidR="00F228E8">
        <w:fldChar w:fldCharType="begin"/>
      </w:r>
      <w:r w:rsidR="000C649E">
        <w:instrText xml:space="preserve"> XE "</w:instrText>
      </w:r>
      <w:r w:rsidR="000C649E" w:rsidRPr="00E54B03">
        <w:instrText>security:web services</w:instrText>
      </w:r>
      <w:r w:rsidR="000C649E">
        <w:instrText xml:space="preserve">" </w:instrText>
      </w:r>
      <w:r w:rsidR="00F228E8">
        <w:fldChar w:fldCharType="end"/>
      </w:r>
      <w:r w:rsidR="00F228E8">
        <w:fldChar w:fldCharType="begin"/>
      </w:r>
      <w:r w:rsidR="000C649E">
        <w:instrText xml:space="preserve"> XE "</w:instrText>
      </w:r>
      <w:r w:rsidR="000C649E" w:rsidRPr="008A34AC">
        <w:instrText>security:WSDL</w:instrText>
      </w:r>
      <w:r w:rsidR="000C649E">
        <w:instrText xml:space="preserve">" </w:instrText>
      </w:r>
      <w:r w:rsidR="00F228E8">
        <w:fldChar w:fldCharType="end"/>
      </w:r>
    </w:p>
    <w:p w:rsidR="00590CE4" w:rsidRDefault="005D04D2" w:rsidP="00F65603">
      <w:pPr>
        <w:pStyle w:val="Heading2"/>
      </w:pPr>
      <w:bookmarkStart w:id="2571" w:name="_Toc238804891"/>
      <w:bookmarkEnd w:id="2568"/>
      <w:bookmarkEnd w:id="2569"/>
      <w:r>
        <w:t xml:space="preserve">Security </w:t>
      </w:r>
      <w:r w:rsidR="00F65603">
        <w:t>Web Service WSDL</w:t>
      </w:r>
      <w:bookmarkEnd w:id="2571"/>
    </w:p>
    <w:p w:rsidR="00590CE4" w:rsidRDefault="00F65603" w:rsidP="00F65603">
      <w:pPr>
        <w:pStyle w:val="BodyText"/>
      </w:pPr>
      <w:r w:rsidRPr="00F65603">
        <w:t xml:space="preserve">The CSM Security Web Service WSDL is </w:t>
      </w:r>
      <w:r w:rsidR="005D04D2">
        <w:t xml:space="preserve">diagramed in </w:t>
      </w:r>
      <w:r w:rsidR="00F228E8">
        <w:fldChar w:fldCharType="begin"/>
      </w:r>
      <w:r w:rsidR="005D04D2">
        <w:instrText xml:space="preserve"> REF _Ref213839450 \h </w:instrText>
      </w:r>
      <w:r w:rsidR="00F228E8">
        <w:fldChar w:fldCharType="separate"/>
      </w:r>
      <w:r w:rsidR="00E92FAF">
        <w:t xml:space="preserve">Figure </w:t>
      </w:r>
      <w:r w:rsidR="00E92FAF">
        <w:rPr>
          <w:noProof/>
        </w:rPr>
        <w:t>4</w:t>
      </w:r>
      <w:r w:rsidR="00E92FAF">
        <w:noBreakHyphen/>
      </w:r>
      <w:r w:rsidR="00E92FAF">
        <w:rPr>
          <w:noProof/>
        </w:rPr>
        <w:t>1</w:t>
      </w:r>
      <w:r w:rsidR="00F228E8">
        <w:fldChar w:fldCharType="end"/>
      </w:r>
      <w:r w:rsidRPr="00F65603">
        <w:t xml:space="preserve"> below. </w:t>
      </w:r>
    </w:p>
    <w:p w:rsidR="00F65603" w:rsidRDefault="00257618" w:rsidP="00A57346">
      <w:pPr>
        <w:pStyle w:val="GraphicAnchorMain"/>
        <w:rPr>
          <w:noProof/>
        </w:rPr>
      </w:pPr>
      <w:r>
        <w:rPr>
          <w:noProof/>
        </w:rPr>
        <w:drawing>
          <wp:inline distT="0" distB="0" distL="0" distR="0">
            <wp:extent cx="6323965" cy="2247265"/>
            <wp:effectExtent l="19050" t="0" r="63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6323965" cy="2247265"/>
                    </a:xfrm>
                    <a:prstGeom prst="rect">
                      <a:avLst/>
                    </a:prstGeom>
                    <a:noFill/>
                    <a:ln w="9525">
                      <a:noFill/>
                      <a:miter lim="800000"/>
                      <a:headEnd/>
                      <a:tailEnd/>
                    </a:ln>
                  </pic:spPr>
                </pic:pic>
              </a:graphicData>
            </a:graphic>
          </wp:inline>
        </w:drawing>
      </w:r>
    </w:p>
    <w:p w:rsidR="00F65603" w:rsidRDefault="002A3C9A" w:rsidP="00F65603">
      <w:pPr>
        <w:pStyle w:val="Caption"/>
      </w:pPr>
      <w:bookmarkStart w:id="2572" w:name="_Ref213839450"/>
      <w:r>
        <w:t>Figure</w:t>
      </w:r>
      <w:r w:rsidR="00F65603">
        <w:t xml:space="preserve"> </w:t>
      </w:r>
      <w:fldSimple w:instr=" STYLEREF 1 \s ">
        <w:r w:rsidR="00E92FAF">
          <w:rPr>
            <w:noProof/>
          </w:rPr>
          <w:t>4</w:t>
        </w:r>
      </w:fldSimple>
      <w:r w:rsidR="002F0542">
        <w:noBreakHyphen/>
      </w:r>
      <w:fldSimple w:instr=" SEQ Figure \* ARABIC \s 1 ">
        <w:r w:rsidR="00E92FAF">
          <w:rPr>
            <w:noProof/>
          </w:rPr>
          <w:t>1</w:t>
        </w:r>
      </w:fldSimple>
      <w:bookmarkEnd w:id="2572"/>
      <w:r w:rsidR="00F65603">
        <w:t xml:space="preserve"> Security Web Service WSDL</w:t>
      </w:r>
    </w:p>
    <w:p w:rsidR="005D04D2" w:rsidRPr="005D04D2" w:rsidRDefault="005D04D2" w:rsidP="005D04D2">
      <w:pPr>
        <w:pStyle w:val="BodyText"/>
      </w:pPr>
      <w:r w:rsidRPr="00F65603">
        <w:t>The name of the exposed web service is ‘SecurityService’</w:t>
      </w:r>
      <w:r>
        <w:t xml:space="preserve"> and provides two operations, which are discussed in more detail in the next section. </w:t>
      </w:r>
    </w:p>
    <w:p w:rsidR="005D04D2" w:rsidRDefault="005D04D2" w:rsidP="005D04D2">
      <w:pPr>
        <w:pStyle w:val="Heading2"/>
      </w:pPr>
      <w:bookmarkStart w:id="2573" w:name="_Toc238804892"/>
      <w:r>
        <w:t>Security Web Service Operations</w:t>
      </w:r>
      <w:bookmarkEnd w:id="2573"/>
    </w:p>
    <w:p w:rsidR="005D04D2" w:rsidRPr="005D04D2" w:rsidRDefault="005D04D2" w:rsidP="005D04D2">
      <w:pPr>
        <w:pStyle w:val="BodyText"/>
      </w:pPr>
      <w:r>
        <w:t>The CSM Security Web Service provides two operations: Login and Check Permission. They are detailed in the sections below.</w:t>
      </w:r>
    </w:p>
    <w:p w:rsidR="00F65603" w:rsidRDefault="00F65603" w:rsidP="00F65603">
      <w:pPr>
        <w:pStyle w:val="Heading3"/>
      </w:pPr>
      <w:bookmarkStart w:id="2574" w:name="_Toc238804893"/>
      <w:r>
        <w:t>Login Operation</w:t>
      </w:r>
      <w:bookmarkEnd w:id="2574"/>
    </w:p>
    <w:p w:rsidR="00F65603" w:rsidRDefault="00F65603" w:rsidP="00F65603">
      <w:pPr>
        <w:pStyle w:val="BodyText"/>
      </w:pPr>
      <w:r w:rsidRPr="00F65603">
        <w:t>The Login web service operation is a request/response operation.</w:t>
      </w:r>
      <w:r w:rsidR="00F228E8">
        <w:fldChar w:fldCharType="begin"/>
      </w:r>
      <w:r w:rsidR="000C649E">
        <w:instrText xml:space="preserve"> XE "</w:instrText>
      </w:r>
      <w:r w:rsidR="000C649E" w:rsidRPr="0027619E">
        <w:instrText>security:login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login operation</w:instrText>
      </w:r>
      <w:r w:rsidR="000C649E">
        <w:instrText xml:space="preserve">" </w:instrText>
      </w:r>
      <w:r w:rsidR="00F228E8">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F65603" w:rsidRDefault="00F65603" w:rsidP="00F65603">
      <w:pPr>
        <w:pStyle w:val="BodyText"/>
      </w:pPr>
      <w:r>
        <w:t>The below example shows the Schema (XSD) for Authentication:</w:t>
      </w:r>
    </w:p>
    <w:p w:rsidR="00F65603" w:rsidRPr="00F65603" w:rsidRDefault="00F65603" w:rsidP="005D04D2">
      <w:pPr>
        <w:pStyle w:val="Classfilesample"/>
      </w:pPr>
      <w:r w:rsidRPr="00F65603">
        <w:t xml:space="preserve">&lt;xs:schema targetNamespace="http://security.nci.nih.gov/ws/authentication" </w:t>
      </w:r>
    </w:p>
    <w:p w:rsidR="00F65603" w:rsidRPr="00F65603" w:rsidRDefault="00F65603" w:rsidP="005D04D2">
      <w:pPr>
        <w:pStyle w:val="Classfilesample"/>
      </w:pPr>
      <w:r w:rsidRPr="00F65603">
        <w:t xml:space="preserve">   xmlns:authentication="http://security.nci.nih.gov/ws/authentication" </w:t>
      </w:r>
    </w:p>
    <w:p w:rsidR="00F65603" w:rsidRPr="00F65603" w:rsidRDefault="00F65603" w:rsidP="005D04D2">
      <w:pPr>
        <w:pStyle w:val="Classfilesample"/>
      </w:pPr>
      <w:r w:rsidRPr="00F65603">
        <w:t xml:space="preserve">   elementFormDefault="qualified"</w:t>
      </w:r>
    </w:p>
    <w:p w:rsidR="00F65603" w:rsidRPr="00F65603" w:rsidRDefault="00F65603" w:rsidP="005D04D2">
      <w:pPr>
        <w:pStyle w:val="Classfilesample"/>
      </w:pPr>
      <w:r w:rsidRPr="00F65603">
        <w:t xml:space="preserve">   attributeFormDefault="qualified" </w:t>
      </w:r>
    </w:p>
    <w:p w:rsidR="00F65603" w:rsidRPr="00F65603" w:rsidRDefault="00F65603" w:rsidP="005D04D2">
      <w:pPr>
        <w:pStyle w:val="Classfilesample"/>
      </w:pPr>
      <w:r w:rsidRPr="00F65603">
        <w:lastRenderedPageBreak/>
        <w:t xml:space="preserve">   version=".1"&gt;</w:t>
      </w:r>
    </w:p>
    <w:p w:rsidR="00F65603" w:rsidRPr="00F65603" w:rsidRDefault="00F65603" w:rsidP="005D04D2">
      <w:pPr>
        <w:pStyle w:val="Classfilesample"/>
      </w:pPr>
      <w:r w:rsidRPr="00F65603">
        <w:t>&lt;xs:element name="LoginRequest" type="authentication:LoginRequest"/&gt;</w:t>
      </w:r>
    </w:p>
    <w:p w:rsidR="00F65603" w:rsidRPr="00F65603" w:rsidRDefault="00F65603" w:rsidP="005D04D2">
      <w:pPr>
        <w:pStyle w:val="Classfilesample"/>
      </w:pPr>
      <w:r w:rsidRPr="00F65603">
        <w:t xml:space="preserve">  &lt;xs:complexType name="LoginRequest"&gt;</w:t>
      </w:r>
    </w:p>
    <w:p w:rsidR="00F65603" w:rsidRPr="00F65603" w:rsidRDefault="00F65603" w:rsidP="005D04D2">
      <w:pPr>
        <w:pStyle w:val="Classfilesample"/>
      </w:pPr>
      <w:r w:rsidRPr="00F65603">
        <w:t xml:space="preserve">   &lt;xs:sequence&gt;</w:t>
      </w:r>
    </w:p>
    <w:p w:rsidR="00F65603" w:rsidRPr="00F65603" w:rsidRDefault="00F65603" w:rsidP="005D04D2">
      <w:pPr>
        <w:pStyle w:val="Classfilesample"/>
      </w:pPr>
      <w:r w:rsidRPr="00F65603">
        <w:t xml:space="preserve">    &lt;xs:element name="UserName" type="xs:string"/&gt;</w:t>
      </w:r>
    </w:p>
    <w:p w:rsidR="00F65603" w:rsidRPr="00F65603" w:rsidRDefault="00F65603" w:rsidP="005D04D2">
      <w:pPr>
        <w:pStyle w:val="Classfilesample"/>
      </w:pPr>
      <w:r w:rsidRPr="00F65603">
        <w:t xml:space="preserve">    &lt;xs:element name="Password" type="xs:string"/&gt;</w:t>
      </w:r>
    </w:p>
    <w:p w:rsidR="00F65603" w:rsidRPr="00F65603" w:rsidRDefault="00F65603" w:rsidP="005D04D2">
      <w:pPr>
        <w:pStyle w:val="Classfilesample"/>
      </w:pPr>
      <w:r w:rsidRPr="00F65603">
        <w:t xml:space="preserve">    &lt;xs:element name="ApplicationContext" type="xs:string"/&gt;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LoginRequest messa</w:t>
      </w:r>
      <w:r w:rsidR="005D04D2">
        <w:t>ge consists of three parameters:</w:t>
      </w:r>
      <w:r w:rsidRPr="00F65603">
        <w:t xml:space="preserve"> User</w:t>
      </w:r>
      <w:r w:rsidR="005D04D2">
        <w:t>N</w:t>
      </w:r>
      <w:r w:rsidRPr="00F65603">
        <w:t xml:space="preserve">ame, </w:t>
      </w:r>
      <w:r w:rsidR="005D04D2">
        <w:t>P</w:t>
      </w:r>
      <w:r w:rsidRPr="00F65603">
        <w:t>assword and ApplicationContext</w:t>
      </w:r>
      <w:r w:rsidR="008B318A" w:rsidRPr="00F65603">
        <w:t xml:space="preserve">. </w:t>
      </w:r>
      <w:r w:rsidRPr="00F65603">
        <w:t xml:space="preserve">The Apache AXIS framework validates all request and response messages against the Schema specified in the </w:t>
      </w:r>
      <w:r w:rsidR="008B318A" w:rsidRPr="00F65603">
        <w:t>Security</w:t>
      </w:r>
      <w:r w:rsidR="005D04D2" w:rsidRPr="005D04D2">
        <w:t xml:space="preserve"> </w:t>
      </w:r>
      <w:r w:rsidR="005D04D2">
        <w:t>Web Services</w:t>
      </w:r>
      <w:r w:rsidRPr="00F65603">
        <w:t xml:space="preserve"> WSDL.</w:t>
      </w:r>
    </w:p>
    <w:p w:rsidR="00F65603" w:rsidRPr="00F65603" w:rsidRDefault="00F65603" w:rsidP="00FE0B65">
      <w:pPr>
        <w:pStyle w:val="BodyText"/>
      </w:pPr>
      <w:r w:rsidRPr="00F65603">
        <w:t>When the LoginRequest message is received by the web service operation, the User credentials from the LoginRequest message are used by the CSM API to authenticate the user against privilege</w:t>
      </w:r>
      <w:r w:rsidR="005D04D2">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F65603" w:rsidRDefault="00F65603" w:rsidP="00F65603">
      <w:pPr>
        <w:pStyle w:val="Heading3"/>
      </w:pPr>
      <w:bookmarkStart w:id="2575" w:name="_Toc238804894"/>
      <w:r>
        <w:t>CheckPermission Operation</w:t>
      </w:r>
      <w:bookmarkEnd w:id="2575"/>
    </w:p>
    <w:p w:rsidR="00F65603" w:rsidRDefault="005D04D2" w:rsidP="00F65603">
      <w:pPr>
        <w:pStyle w:val="BodyText"/>
      </w:pPr>
      <w:r>
        <w:t xml:space="preserve">The </w:t>
      </w:r>
      <w:r w:rsidR="008B318A">
        <w:t>CheckP</w:t>
      </w:r>
      <w:r w:rsidR="008B318A" w:rsidRPr="00F65603">
        <w:t>ermiss</w:t>
      </w:r>
      <w:r w:rsidR="008B318A">
        <w:t>i</w:t>
      </w:r>
      <w:r w:rsidR="008B318A" w:rsidRPr="00F65603">
        <w:t>on</w:t>
      </w:r>
      <w:r w:rsidR="00F65603" w:rsidRPr="00F65603">
        <w:t xml:space="preserve"> web service operation is a request/response operation. </w:t>
      </w:r>
      <w:r w:rsidR="00F228E8">
        <w:fldChar w:fldCharType="begin"/>
      </w:r>
      <w:r w:rsidR="000C649E">
        <w:instrText xml:space="preserve"> XE "</w:instrText>
      </w:r>
      <w:r w:rsidR="000C649E" w:rsidRPr="00FE4641">
        <w:instrText>security:check permission operation</w:instrText>
      </w:r>
      <w:r w:rsidR="000C649E">
        <w:instrText xml:space="preserve">" </w:instrText>
      </w:r>
      <w:r w:rsidR="00F228E8">
        <w:fldChar w:fldCharType="end"/>
      </w:r>
      <w:r w:rsidR="00F228E8">
        <w:fldChar w:fldCharType="begin"/>
      </w:r>
      <w:r w:rsidR="000C649E">
        <w:instrText xml:space="preserve"> XE "</w:instrText>
      </w:r>
      <w:r w:rsidR="000C649E" w:rsidRPr="000C7E9B">
        <w:instrText>check permission operation</w:instrText>
      </w:r>
      <w:r w:rsidR="000C649E">
        <w:instrText xml:space="preserve">" </w:instrText>
      </w:r>
      <w:r w:rsidR="00F228E8">
        <w:fldChar w:fldCharType="end"/>
      </w:r>
      <w:r w:rsidR="00F65603" w:rsidRPr="00F65603">
        <w:t>This operation receives a CheckPermissionRequestMessage, performs a permission check and responds with CheckPermissionResponseMessage. If there are any problems</w:t>
      </w:r>
      <w:r>
        <w:t>,</w:t>
      </w:r>
      <w:r w:rsidR="00F65603" w:rsidRPr="00F65603">
        <w:t xml:space="preserve"> the web service operation will return a SOAP Fault response error message indicating an error code and the error details.</w:t>
      </w:r>
    </w:p>
    <w:p w:rsidR="00F65603" w:rsidRDefault="00F65603" w:rsidP="00F65603">
      <w:pPr>
        <w:pStyle w:val="BodyText"/>
      </w:pPr>
      <w:r>
        <w:t>The example below shows the Schema for Authorization.</w:t>
      </w:r>
    </w:p>
    <w:p w:rsidR="00F65603" w:rsidRDefault="00F65603" w:rsidP="005D04D2">
      <w:pPr>
        <w:pStyle w:val="Classfilesample"/>
      </w:pPr>
      <w:r>
        <w:t>&lt;xs:schema targetNamespace="http://security.nci.nih.gov/ws/authorization"</w:t>
      </w:r>
    </w:p>
    <w:p w:rsidR="00F65603" w:rsidRDefault="00F65603" w:rsidP="005D04D2">
      <w:pPr>
        <w:pStyle w:val="Classfilesample"/>
      </w:pPr>
      <w:r>
        <w:t xml:space="preserve">  xmlns:authorization="http://security.nci.nih.gov/ws/authorization"</w:t>
      </w:r>
    </w:p>
    <w:p w:rsidR="00F65603" w:rsidRDefault="00F65603" w:rsidP="005D04D2">
      <w:pPr>
        <w:pStyle w:val="Classfilesample"/>
      </w:pPr>
      <w:r>
        <w:t xml:space="preserve">  elementFormDefault="qualified"</w:t>
      </w:r>
    </w:p>
    <w:p w:rsidR="00F65603" w:rsidRDefault="00F65603" w:rsidP="005D04D2">
      <w:pPr>
        <w:pStyle w:val="Classfilesample"/>
      </w:pPr>
      <w:r>
        <w:t xml:space="preserve">  attributeFormDefault="qualified" version=".1"&gt;</w:t>
      </w:r>
    </w:p>
    <w:p w:rsidR="00F65603" w:rsidRDefault="00F65603" w:rsidP="005D04D2">
      <w:pPr>
        <w:pStyle w:val="Classfilesample"/>
      </w:pPr>
      <w:r>
        <w:t>&lt;xs:element name="CheckPermissionRequest" type="authorization:CheckPermissionRequest"/&gt;</w:t>
      </w:r>
    </w:p>
    <w:p w:rsidR="00F65603" w:rsidRDefault="00F65603" w:rsidP="005D04D2">
      <w:pPr>
        <w:pStyle w:val="Classfilesample"/>
      </w:pPr>
      <w:r>
        <w:t>&lt;xs:complexType name="CheckPermissionRequest"&gt;</w:t>
      </w:r>
    </w:p>
    <w:p w:rsidR="00F65603" w:rsidRDefault="00F65603" w:rsidP="005D04D2">
      <w:pPr>
        <w:pStyle w:val="Classfilesample"/>
      </w:pPr>
      <w:r>
        <w:t xml:space="preserve">    &lt;xs:sequence&gt;</w:t>
      </w:r>
    </w:p>
    <w:p w:rsidR="00F65603" w:rsidRDefault="00F65603" w:rsidP="005D04D2">
      <w:pPr>
        <w:pStyle w:val="Classfilesample"/>
      </w:pPr>
      <w:r>
        <w:t xml:space="preserve">      &lt;xs:choice&gt;</w:t>
      </w:r>
    </w:p>
    <w:p w:rsidR="00F65603" w:rsidRDefault="00F65603" w:rsidP="005D04D2">
      <w:pPr>
        <w:pStyle w:val="Classfilesample"/>
      </w:pPr>
      <w:r>
        <w:tab/>
        <w:t>&lt;xs:element name="UserName" type="xs:string"/&gt;</w:t>
      </w:r>
    </w:p>
    <w:p w:rsidR="00F65603" w:rsidRDefault="00F65603" w:rsidP="005D04D2">
      <w:pPr>
        <w:pStyle w:val="Classfilesample"/>
      </w:pPr>
      <w:r>
        <w:tab/>
        <w:t>&lt;xs:element name="GroupName" type="xs:string"/&gt;</w:t>
      </w:r>
    </w:p>
    <w:p w:rsidR="00F65603" w:rsidRDefault="00F65603" w:rsidP="005D04D2">
      <w:pPr>
        <w:pStyle w:val="Classfilesample"/>
      </w:pPr>
      <w:r>
        <w:t xml:space="preserve">      &lt;/xs:choice&gt;</w:t>
      </w:r>
    </w:p>
    <w:p w:rsidR="00F65603" w:rsidRDefault="00F65603" w:rsidP="005D04D2">
      <w:pPr>
        <w:pStyle w:val="Classfilesample"/>
      </w:pPr>
      <w:r>
        <w:t xml:space="preserve">      &lt;xs:element name="ObjectId" type="xs:string"/&gt;</w:t>
      </w:r>
    </w:p>
    <w:p w:rsidR="00F65603" w:rsidRDefault="00F65603" w:rsidP="005D04D2">
      <w:pPr>
        <w:pStyle w:val="Classfilesample"/>
      </w:pPr>
      <w:r>
        <w:t xml:space="preserve">      &lt;xs:element name="Attribute" type="xs:string" nillable="true"/&gt;</w:t>
      </w:r>
    </w:p>
    <w:p w:rsidR="00F65603" w:rsidRDefault="00F65603" w:rsidP="00FE0B65">
      <w:pPr>
        <w:pStyle w:val="BodyText"/>
      </w:pPr>
    </w:p>
    <w:p w:rsidR="005D04D2" w:rsidRDefault="00F65603" w:rsidP="00FE0B65">
      <w:pPr>
        <w:pStyle w:val="BodyText"/>
      </w:pPr>
      <w:r w:rsidRPr="00F65603">
        <w:t xml:space="preserve">As displayed in the </w:t>
      </w:r>
      <w:r>
        <w:t>example above, t</w:t>
      </w:r>
      <w:r w:rsidRPr="00F65603">
        <w:t>he CheckPermission re</w:t>
      </w:r>
      <w:r w:rsidR="005D04D2">
        <w:t>quest message consists of UserName or GroupN</w:t>
      </w:r>
      <w:r w:rsidRPr="00F65603">
        <w:t>ame, ObjectId, Attribute, Privilege and ApplicationContext</w:t>
      </w:r>
      <w:r w:rsidR="008B318A" w:rsidRPr="00F65603">
        <w:t xml:space="preserve">. </w:t>
      </w:r>
      <w:r w:rsidRPr="00F65603">
        <w:t xml:space="preserve">The Apache AXIS framework validates all request and response messages against the Schema specified in the Security WS WSDL. </w:t>
      </w:r>
    </w:p>
    <w:p w:rsidR="00F65603" w:rsidRPr="00F65603" w:rsidRDefault="00F65603" w:rsidP="00FE0B65">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F65603" w:rsidRDefault="00F65603" w:rsidP="00F65603">
      <w:pPr>
        <w:pStyle w:val="Heading2"/>
      </w:pPr>
      <w:bookmarkStart w:id="2576" w:name="_Toc238804895"/>
      <w:r>
        <w:t>Workflow for CSM Security Web Service</w:t>
      </w:r>
      <w:bookmarkEnd w:id="2576"/>
    </w:p>
    <w:p w:rsidR="00F65603" w:rsidRDefault="00F65603" w:rsidP="00F65603">
      <w:pPr>
        <w:pStyle w:val="BodyText"/>
      </w:pPr>
      <w:r>
        <w:t xml:space="preserve">This workflow section outlines the basic steps, both strategic and technical, for successful CSM Security Web Services integration.   </w:t>
      </w:r>
      <w:r w:rsidR="00F228E8">
        <w:fldChar w:fldCharType="begin"/>
      </w:r>
      <w:r w:rsidR="00DB6B0E">
        <w:instrText xml:space="preserve"> XE "</w:instrText>
      </w:r>
      <w:r w:rsidR="00DB6B0E" w:rsidRPr="004450FD">
        <w:instrText>security:workflow</w:instrText>
      </w:r>
      <w:r w:rsidR="00DB6B0E">
        <w:instrText xml:space="preserve">" </w:instrText>
      </w:r>
      <w:r w:rsidR="00F228E8">
        <w:fldChar w:fldCharType="end"/>
      </w:r>
      <w:r w:rsidR="00F228E8">
        <w:fldChar w:fldCharType="begin"/>
      </w:r>
      <w:r w:rsidR="00DB6B0E">
        <w:instrText xml:space="preserve"> XE "</w:instrText>
      </w:r>
      <w:r w:rsidR="00DB6B0E" w:rsidRPr="007707C1">
        <w:instrText>workflow:security web service</w:instrText>
      </w:r>
      <w:r w:rsidR="00DB6B0E">
        <w:instrText xml:space="preserve">" </w:instrText>
      </w:r>
      <w:r w:rsidR="00F228E8">
        <w:fldChar w:fldCharType="end"/>
      </w:r>
    </w:p>
    <w:p w:rsidR="00F65603" w:rsidRDefault="00F65603" w:rsidP="005D04D2">
      <w:pPr>
        <w:pStyle w:val="ListNumber"/>
        <w:numPr>
          <w:ilvl w:val="0"/>
          <w:numId w:val="50"/>
        </w:numPr>
      </w:pPr>
      <w:r>
        <w:t xml:space="preserve">Read the deployment steps from this </w:t>
      </w:r>
      <w:r w:rsidR="005D04D2">
        <w:t>chapter</w:t>
      </w:r>
      <w:r>
        <w:t xml:space="preserve"> </w:t>
      </w:r>
      <w:r w:rsidR="005D04D2">
        <w:t>as well as the rest of this guide.</w:t>
      </w:r>
      <w:r>
        <w:t xml:space="preserve"> It provides an overview, workflow, and specific deployment and integration steps.</w:t>
      </w:r>
    </w:p>
    <w:p w:rsidR="00F65603" w:rsidRDefault="00F65603" w:rsidP="005D04D2">
      <w:pPr>
        <w:pStyle w:val="ListNumber"/>
      </w:pPr>
      <w:r>
        <w:t xml:space="preserve">Determine the security requirements and provision security with CSM’s UPT. </w:t>
      </w:r>
    </w:p>
    <w:p w:rsidR="00F65603" w:rsidRDefault="00F65603" w:rsidP="005D04D2">
      <w:pPr>
        <w:pStyle w:val="ListNumber"/>
      </w:pPr>
      <w:r>
        <w:t>After the Security Web Service is deployed and use</w:t>
      </w:r>
      <w:r w:rsidR="005D04D2">
        <w:t>r security provisioned with UPT,</w:t>
      </w:r>
      <w:r>
        <w:t xml:space="preserve"> </w:t>
      </w:r>
      <w:r w:rsidR="005D04D2">
        <w:t>t</w:t>
      </w:r>
      <w:r>
        <w:t xml:space="preserve">he Security Web Service is ready </w:t>
      </w:r>
      <w:r w:rsidR="005D04D2">
        <w:t>for operation</w:t>
      </w:r>
      <w:r>
        <w:t xml:space="preserve"> and consumption</w:t>
      </w:r>
      <w:r w:rsidR="005D04D2">
        <w:t>.</w:t>
      </w:r>
    </w:p>
    <w:p w:rsidR="00F65603" w:rsidRDefault="00F65603" w:rsidP="005D04D2">
      <w:pPr>
        <w:pStyle w:val="ListNumber"/>
      </w:pPr>
      <w:r>
        <w:t>Using the CSM Web Services Interface use the authentication and authorization operation exposed.</w:t>
      </w:r>
    </w:p>
    <w:p w:rsidR="00F65603" w:rsidRDefault="00F65603" w:rsidP="005D04D2">
      <w:pPr>
        <w:pStyle w:val="ListNumber"/>
      </w:pPr>
      <w:r>
        <w:t xml:space="preserve">Using the LoginRequestMessage invoke and consume </w:t>
      </w:r>
      <w:r w:rsidR="005D04D2">
        <w:t xml:space="preserve">the </w:t>
      </w:r>
      <w:r>
        <w:t>Login Web Service Operation.</w:t>
      </w:r>
    </w:p>
    <w:p w:rsidR="00F65603" w:rsidRPr="00F65603" w:rsidRDefault="00F65603" w:rsidP="005D04D2">
      <w:pPr>
        <w:pStyle w:val="ListNumber"/>
      </w:pPr>
      <w:r>
        <w:t>Using the CheckPermissionRequestMessage invoke and consume the CheckPermission Web Service operation.</w:t>
      </w:r>
    </w:p>
    <w:p w:rsidR="00F65603" w:rsidRDefault="00F65603" w:rsidP="00F65603">
      <w:pPr>
        <w:pStyle w:val="Heading2"/>
      </w:pPr>
      <w:bookmarkStart w:id="2577" w:name="_Toc238804896"/>
      <w:r>
        <w:t>Installation of CSM Security Web Service</w:t>
      </w:r>
      <w:bookmarkEnd w:id="2577"/>
    </w:p>
    <w:p w:rsidR="00F65603" w:rsidRDefault="005D04D2" w:rsidP="00F65603">
      <w:pPr>
        <w:pStyle w:val="BodyText"/>
      </w:pPr>
      <w:r>
        <w:t>The sections below provide the basic steps for installing the CSM Security Web Service as well as instructions for completing each step.</w:t>
      </w:r>
      <w:r w:rsidR="00F62D1C">
        <w:t xml:space="preserve"> As you follow the deployment steps, use the files containing the name corresponding with your database.</w:t>
      </w:r>
    </w:p>
    <w:p w:rsidR="00F65603" w:rsidRDefault="00F65603" w:rsidP="00F65603">
      <w:pPr>
        <w:pStyle w:val="Heading3"/>
      </w:pPr>
      <w:bookmarkStart w:id="2578" w:name="_Toc238804897"/>
      <w:r>
        <w:t>Create and Prime Database</w:t>
      </w:r>
      <w:bookmarkEnd w:id="2578"/>
    </w:p>
    <w:p w:rsidR="00F65603" w:rsidRDefault="00F62D1C" w:rsidP="00F65603">
      <w:pPr>
        <w:pStyle w:val="BodyText"/>
      </w:pPr>
      <w:r>
        <w:t>Before beginning, you must l</w:t>
      </w:r>
      <w:r w:rsidR="00F65603">
        <w:t xml:space="preserve">og into the database using an account </w:t>
      </w:r>
      <w:r>
        <w:t>that</w:t>
      </w:r>
      <w:r w:rsidR="00F65603">
        <w:t xml:space="preserve"> has permission to create new databases. Make sure that the database you are about to create </w:t>
      </w:r>
      <w:r>
        <w:t>does not</w:t>
      </w:r>
      <w:r w:rsidR="00F65603">
        <w:t xml:space="preserve"> already exist. If it does, drop it to create </w:t>
      </w:r>
      <w:r>
        <w:t xml:space="preserve">the </w:t>
      </w:r>
      <w:r w:rsidR="00F65603">
        <w:t xml:space="preserve">new one.  </w:t>
      </w:r>
      <w:r w:rsidR="00F228E8">
        <w:fldChar w:fldCharType="begin"/>
      </w:r>
      <w:r w:rsidR="00DB6B0E">
        <w:instrText xml:space="preserve"> XE "</w:instrText>
      </w:r>
      <w:r w:rsidR="00DB6B0E" w:rsidRPr="000C7E9B">
        <w:instrText xml:space="preserve">create </w:instrText>
      </w:r>
      <w:r w:rsidR="00DB6B0E">
        <w:instrText>security</w:instrText>
      </w:r>
      <w:r w:rsidR="00DB6B0E" w:rsidRPr="000C7E9B">
        <w:instrText xml:space="preserve"> database</w:instrText>
      </w:r>
      <w:r w:rsidR="00DB6B0E">
        <w:instrText xml:space="preserve">" </w:instrText>
      </w:r>
      <w:r w:rsidR="00F228E8">
        <w:fldChar w:fldCharType="end"/>
      </w:r>
      <w:r w:rsidR="00F228E8">
        <w:fldChar w:fldCharType="begin"/>
      </w:r>
      <w:r w:rsidR="00DB6B0E">
        <w:instrText xml:space="preserve"> XE "</w:instrText>
      </w:r>
      <w:r w:rsidR="00DB6B0E" w:rsidRPr="009E4846">
        <w:instrText xml:space="preserve">database:create </w:instrText>
      </w:r>
      <w:r w:rsidR="00DB6B0E">
        <w:instrText>security authorization</w:instrText>
      </w:r>
      <w:r w:rsidR="00DB6B0E" w:rsidRPr="009E4846">
        <w:instrText xml:space="preserve"> schema</w:instrText>
      </w:r>
      <w:r w:rsidR="00DB6B0E">
        <w:instrText xml:space="preserve">" </w:instrText>
      </w:r>
      <w:r w:rsidR="00F228E8">
        <w:fldChar w:fldCharType="end"/>
      </w:r>
      <w:r w:rsidR="00F228E8">
        <w:fldChar w:fldCharType="begin"/>
      </w:r>
      <w:r w:rsidR="00DB6B0E">
        <w:instrText xml:space="preserve"> XE "</w:instrText>
      </w:r>
      <w:r w:rsidR="00DB6B0E" w:rsidRPr="000C7E9B">
        <w:instrText>authorization schema</w:instrText>
      </w:r>
      <w:r w:rsidR="00DB6B0E">
        <w:instrText xml:space="preserve">:security" </w:instrText>
      </w:r>
      <w:r w:rsidR="00F228E8">
        <w:fldChar w:fldCharType="end"/>
      </w:r>
    </w:p>
    <w:p w:rsidR="00F65603" w:rsidRDefault="00F65603" w:rsidP="00F62D1C">
      <w:pPr>
        <w:pStyle w:val="ListNumber"/>
        <w:numPr>
          <w:ilvl w:val="0"/>
          <w:numId w:val="51"/>
        </w:numPr>
      </w:pPr>
      <w:r>
        <w:t xml:space="preserve">In the </w:t>
      </w:r>
      <w:r w:rsidRPr="00F62D1C">
        <w:rPr>
          <w:rStyle w:val="CodeChar0"/>
        </w:rPr>
        <w:t>AuthSchemaMySQL.sql</w:t>
      </w:r>
      <w:r>
        <w:t xml:space="preserve"> file replace the </w:t>
      </w:r>
      <w:r w:rsidRPr="00F62D1C">
        <w:rPr>
          <w:rStyle w:val="CodeChar0"/>
        </w:rPr>
        <w:t>&lt;&lt;database_name&gt;&gt;</w:t>
      </w:r>
      <w:r>
        <w:t xml:space="preserve"> </w:t>
      </w:r>
      <w:r w:rsidR="00F62D1C">
        <w:t>tag with the target application</w:t>
      </w:r>
      <w:r>
        <w:t xml:space="preserve"> scheme</w:t>
      </w:r>
      <w:r w:rsidR="00F62D1C">
        <w:t>:</w:t>
      </w:r>
      <w:r>
        <w:t xml:space="preserve"> </w:t>
      </w:r>
      <w:r w:rsidRPr="00F62D1C">
        <w:rPr>
          <w:rStyle w:val="CodeTextEntryChar"/>
        </w:rPr>
        <w:t>csmupt</w:t>
      </w:r>
      <w:r>
        <w:t>.</w:t>
      </w:r>
    </w:p>
    <w:p w:rsidR="00F65603" w:rsidRDefault="00F62D1C" w:rsidP="00F62D1C">
      <w:pPr>
        <w:pStyle w:val="ListNumber"/>
      </w:pPr>
      <w:r>
        <w:t>Save and then r</w:t>
      </w:r>
      <w:r w:rsidR="00F65603">
        <w:t xml:space="preserve">un this script </w:t>
      </w:r>
      <w:r>
        <w:t>from</w:t>
      </w:r>
      <w:r w:rsidR="00F65603">
        <w:t xml:space="preserve"> the database prompt. This should create a database with the given name.  </w:t>
      </w:r>
    </w:p>
    <w:p w:rsidR="00F65603" w:rsidRDefault="00F65603" w:rsidP="00F62D1C">
      <w:pPr>
        <w:pStyle w:val="ListNumber"/>
      </w:pPr>
      <w:r>
        <w:t xml:space="preserve">In the </w:t>
      </w:r>
      <w:r w:rsidRPr="00F62D1C">
        <w:rPr>
          <w:rStyle w:val="CodeChar0"/>
        </w:rPr>
        <w:t>DataPrimingMySQL.sql</w:t>
      </w:r>
      <w:r>
        <w:t xml:space="preserve"> file, </w:t>
      </w:r>
      <w:r w:rsidR="00F62D1C">
        <w:t>perform the following</w:t>
      </w:r>
      <w:r>
        <w:t>:</w:t>
      </w:r>
    </w:p>
    <w:p w:rsidR="00F65603" w:rsidRDefault="00F62D1C" w:rsidP="00F65603">
      <w:pPr>
        <w:pStyle w:val="ListBullet2"/>
      </w:pPr>
      <w:r>
        <w:lastRenderedPageBreak/>
        <w:t>Replace t</w:t>
      </w:r>
      <w:r w:rsidR="00F65603">
        <w:t xml:space="preserve">he </w:t>
      </w:r>
      <w:r w:rsidR="00F65603" w:rsidRPr="00F62D1C">
        <w:rPr>
          <w:rStyle w:val="CodeChar0"/>
        </w:rPr>
        <w:t>&lt;&lt;super_admin_login_id&gt;&gt;</w:t>
      </w:r>
      <w:r w:rsidR="00F65603">
        <w:t xml:space="preserve"> with the login id of the user who is going to act as the Super Admin for that particular installation. For example “doej” for John Doe admin.</w:t>
      </w:r>
    </w:p>
    <w:p w:rsidR="00F65603" w:rsidRDefault="00F62D1C" w:rsidP="00F65603">
      <w:pPr>
        <w:pStyle w:val="ListBullet2"/>
      </w:pPr>
      <w:r>
        <w:t>Provide the first name and last name of the Super Admin user by replacing</w:t>
      </w:r>
      <w:r w:rsidR="00F65603">
        <w:t xml:space="preserve"> </w:t>
      </w:r>
      <w:r w:rsidR="00F65603" w:rsidRPr="00F62D1C">
        <w:rPr>
          <w:rStyle w:val="CodeChar0"/>
        </w:rPr>
        <w:t>&lt;&lt;super_admin_first_name&gt;&gt;</w:t>
      </w:r>
      <w:r w:rsidR="00F65603">
        <w:t xml:space="preserve"> and </w:t>
      </w:r>
      <w:r w:rsidR="00F65603" w:rsidRPr="00F62D1C">
        <w:rPr>
          <w:rStyle w:val="CodeChar0"/>
        </w:rPr>
        <w:t>&lt;&lt;super_admin_last_name &gt;&gt;</w:t>
      </w:r>
      <w:r w:rsidR="00F65603">
        <w:t xml:space="preserve"> with </w:t>
      </w:r>
      <w:r>
        <w:t>the appropriate values</w:t>
      </w:r>
      <w:r w:rsidR="00F65603">
        <w:t>.</w:t>
      </w:r>
    </w:p>
    <w:p w:rsidR="00F65603" w:rsidRDefault="00F65603" w:rsidP="00F62D1C">
      <w:pPr>
        <w:pStyle w:val="ListBullet2"/>
      </w:pPr>
      <w:r>
        <w:t xml:space="preserve">Replace the </w:t>
      </w:r>
      <w:r w:rsidRPr="00F62D1C">
        <w:rPr>
          <w:rStyle w:val="CodeChar0"/>
        </w:rPr>
        <w:t>&lt;&lt;application_context_name&gt;&gt;</w:t>
      </w:r>
      <w:r>
        <w:t xml:space="preserve"> with a test application entry</w:t>
      </w:r>
      <w:r w:rsidR="00F62D1C">
        <w:t xml:space="preserve"> such as </w:t>
      </w:r>
      <w:r w:rsidRPr="00F62D1C">
        <w:rPr>
          <w:rStyle w:val="CodeTextEntryChar"/>
        </w:rPr>
        <w:t>abc_app</w:t>
      </w:r>
      <w:r w:rsidR="008B318A">
        <w:t xml:space="preserve">. </w:t>
      </w:r>
      <w:r>
        <w:t xml:space="preserve">For example: </w:t>
      </w:r>
      <w:r w:rsidR="00F62D1C">
        <w:t xml:space="preserve">the </w:t>
      </w:r>
      <w:r w:rsidR="00F73F46">
        <w:t>application</w:t>
      </w:r>
      <w:r>
        <w:t xml:space="preserve"> name is ‘abc_app’ and application schema name is ‘abc_app’. For the sake of this document we will use schema ‘abc_app’ and the application as ‘abc_app’.</w:t>
      </w:r>
    </w:p>
    <w:p w:rsidR="00F62D1C" w:rsidRDefault="00F62D1C" w:rsidP="00F62D1C">
      <w:pPr>
        <w:pStyle w:val="ListNumber"/>
      </w:pPr>
      <w:r>
        <w:t>Save and then r</w:t>
      </w:r>
      <w:r w:rsidR="00F65603">
        <w:t xml:space="preserve">un the </w:t>
      </w:r>
      <w:r>
        <w:t xml:space="preserve">edited </w:t>
      </w:r>
      <w:r w:rsidR="00F65603">
        <w:t xml:space="preserve">script </w:t>
      </w:r>
      <w:r>
        <w:t xml:space="preserve">from </w:t>
      </w:r>
      <w:r w:rsidR="00F65603">
        <w:t xml:space="preserve">the database prompt. This should populate the database with the initial data. </w:t>
      </w:r>
    </w:p>
    <w:p w:rsidR="00F62D1C" w:rsidRDefault="00F65603" w:rsidP="00F62D1C">
      <w:pPr>
        <w:pStyle w:val="ListNumber"/>
      </w:pPr>
      <w:r>
        <w:t xml:space="preserve">Verify </w:t>
      </w:r>
      <w:r w:rsidR="00F62D1C">
        <w:t xml:space="preserve">the population of the data </w:t>
      </w:r>
      <w:r>
        <w:t xml:space="preserve">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rsidR="00F62D1C">
        <w:t>,</w:t>
      </w:r>
      <w:r>
        <w:t xml:space="preserve"> and </w:t>
      </w:r>
      <w:r w:rsidRPr="00F62D1C">
        <w:rPr>
          <w:rStyle w:val="Emphasis"/>
        </w:rPr>
        <w:t>user_protection_element</w:t>
      </w:r>
      <w:r>
        <w:t xml:space="preserve"> tables. They should have one record each. </w:t>
      </w:r>
    </w:p>
    <w:p w:rsidR="00F65603" w:rsidRPr="00F65603" w:rsidRDefault="00F65603" w:rsidP="00F62D1C">
      <w:pPr>
        <w:pStyle w:val="BodyText"/>
      </w:pPr>
      <w:r>
        <w:t xml:space="preserve">The database will </w:t>
      </w:r>
      <w:r w:rsidR="00F62D1C">
        <w:t xml:space="preserve">also </w:t>
      </w:r>
      <w:r>
        <w:t xml:space="preserve">include CSM Standard Privileges and the </w:t>
      </w:r>
      <w:r w:rsidRPr="00F62D1C">
        <w:rPr>
          <w:rStyle w:val="Emphasis"/>
        </w:rPr>
        <w:t>privilege</w:t>
      </w:r>
      <w:r>
        <w:t xml:space="preserve"> table should have 7 entries.</w:t>
      </w:r>
    </w:p>
    <w:p w:rsidR="00F65603" w:rsidRDefault="00BC1D16" w:rsidP="00BC1D16">
      <w:pPr>
        <w:pStyle w:val="Heading3"/>
      </w:pPr>
      <w:bookmarkStart w:id="2579" w:name="_Toc238804898"/>
      <w:r>
        <w:t>Configure Datasource</w:t>
      </w:r>
      <w:bookmarkEnd w:id="2579"/>
    </w:p>
    <w:p w:rsidR="00337DDF" w:rsidRDefault="00337DDF" w:rsidP="00337DDF">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00DB6B0E" w:rsidRPr="00DB6B0E">
        <w:t xml:space="preserve"> </w:t>
      </w:r>
      <w:r w:rsidR="00F228E8">
        <w:fldChar w:fldCharType="begin"/>
      </w:r>
      <w:r w:rsidR="00DB6B0E">
        <w:instrText xml:space="preserve"> XE "configure</w:instrText>
      </w:r>
      <w:r w:rsidR="00DB6B0E" w:rsidRPr="000C7E9B">
        <w:instrText xml:space="preserve"> </w:instrText>
      </w:r>
      <w:r w:rsidR="00DB6B0E">
        <w:instrText xml:space="preserve">security datasource" </w:instrText>
      </w:r>
      <w:r w:rsidR="00F228E8">
        <w:fldChar w:fldCharType="end"/>
      </w:r>
      <w:r w:rsidR="00F228E8">
        <w:fldChar w:fldCharType="begin"/>
      </w:r>
      <w:r w:rsidR="00DB6B0E">
        <w:instrText xml:space="preserve"> XE "security</w:instrText>
      </w:r>
      <w:r w:rsidR="00DB6B0E" w:rsidRPr="00796476">
        <w:instrText>:</w:instrText>
      </w:r>
      <w:r w:rsidR="00DB6B0E">
        <w:instrText xml:space="preserve">datasource"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 xml:space="preserve"> </w:instrText>
      </w:r>
      <w:r w:rsidR="00DB6B0E">
        <w:instrText xml:space="preserve">datasource" </w:instrText>
      </w:r>
      <w:r w:rsidR="00F228E8">
        <w:fldChar w:fldCharType="end"/>
      </w:r>
    </w:p>
    <w:p w:rsidR="00BC1D16" w:rsidRDefault="00337DDF" w:rsidP="00337DDF">
      <w:pPr>
        <w:pStyle w:val="ListNumber"/>
        <w:numPr>
          <w:ilvl w:val="0"/>
          <w:numId w:val="52"/>
        </w:numPr>
      </w:pPr>
      <w:r>
        <w:t xml:space="preserve">Edit the </w:t>
      </w:r>
      <w:r w:rsidRPr="003E53A8">
        <w:rPr>
          <w:rStyle w:val="CodeChar0"/>
        </w:rPr>
        <w:t>mysql-ds.xml</w:t>
      </w:r>
      <w:r>
        <w:t xml:space="preserve"> file as follows:</w:t>
      </w:r>
      <w:r w:rsidR="00BC1D16">
        <w:t xml:space="preserve">  </w:t>
      </w:r>
    </w:p>
    <w:p w:rsidR="00337DDF" w:rsidRDefault="00337DDF" w:rsidP="00337DDF">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BC1D16" w:rsidRDefault="00337DDF" w:rsidP="00337DDF">
      <w:pPr>
        <w:pStyle w:val="ListBullet2"/>
      </w:pPr>
      <w:r>
        <w:t xml:space="preserve">Replace the </w:t>
      </w:r>
      <w:r w:rsidRPr="00517560">
        <w:rPr>
          <w:rStyle w:val="CodeChar0"/>
        </w:rPr>
        <w:t>&lt;&lt;database_url&gt;&gt;</w:t>
      </w:r>
      <w:r>
        <w:t xml:space="preserve"> with the URL needed to access the </w:t>
      </w:r>
      <w:r w:rsidR="00BC1D16">
        <w:t>Authorization Schema residing on the database server</w:t>
      </w:r>
      <w:r>
        <w:t>:</w:t>
      </w:r>
      <w:r w:rsidR="00BC1D16">
        <w:t xml:space="preserve"> </w:t>
      </w:r>
      <w:r w:rsidR="00BC1D16" w:rsidRPr="00337DDF">
        <w:rPr>
          <w:rStyle w:val="CodeChar0"/>
          <w:sz w:val="20"/>
          <w:szCs w:val="20"/>
        </w:rPr>
        <w:t>jdbc:mysql://&lt;&lt;stage_database_server_name&gt;&gt;:&lt;&lt;port&gt;&gt;/&lt;&lt;database_name&gt;&gt;</w:t>
      </w:r>
    </w:p>
    <w:p w:rsidR="00BC1D16" w:rsidRDefault="00BC1D16" w:rsidP="00CD44FB">
      <w:pPr>
        <w:pStyle w:val="BodyTextIndent"/>
      </w:pPr>
      <w:r>
        <w:t xml:space="preserve">Shown below is an example </w:t>
      </w:r>
      <w:r w:rsidRPr="00337DDF">
        <w:rPr>
          <w:rStyle w:val="CodeChar0"/>
        </w:rPr>
        <w:t>mysql-ds.xml</w:t>
      </w:r>
      <w:r>
        <w:t xml:space="preserve"> file.</w:t>
      </w:r>
    </w:p>
    <w:p w:rsidR="00BC1D16" w:rsidRDefault="00BC1D16" w:rsidP="00337DDF">
      <w:pPr>
        <w:pStyle w:val="Classfilesample"/>
      </w:pPr>
      <w:r>
        <w:t>&lt;?xml version="1.0" encoding="UTF-8"?&gt;</w:t>
      </w:r>
    </w:p>
    <w:p w:rsidR="00BC1D16" w:rsidRDefault="00BC1D16" w:rsidP="00337DDF">
      <w:pPr>
        <w:pStyle w:val="Classfilesample"/>
      </w:pPr>
      <w:r>
        <w:t>&lt;datasources&gt;</w:t>
      </w:r>
    </w:p>
    <w:p w:rsidR="00BC1D16" w:rsidRDefault="00BC1D16" w:rsidP="00337DDF">
      <w:pPr>
        <w:pStyle w:val="Classfilesample"/>
      </w:pPr>
      <w:r>
        <w:t xml:space="preserve">  &lt;local-tx-datasource&gt;</w:t>
      </w:r>
    </w:p>
    <w:p w:rsidR="00BC1D16" w:rsidRDefault="00BC1D16" w:rsidP="00337DDF">
      <w:pPr>
        <w:pStyle w:val="Classfilesample"/>
      </w:pPr>
      <w:r>
        <w:t xml:space="preserve">    &lt;jndi-name&gt;abc_app_ds&lt;/jndi-name&gt;</w:t>
      </w:r>
    </w:p>
    <w:p w:rsidR="00BC1D16" w:rsidRDefault="00BC1D16" w:rsidP="00337DDF">
      <w:pPr>
        <w:pStyle w:val="Classfilesample"/>
      </w:pPr>
      <w:r>
        <w:t xml:space="preserve">    &lt;connection-url&gt; jdbc:mysql://&lt;&lt;database_server_name&gt;&gt;:&lt;&lt;port&gt;&gt;/&lt;&lt;database_name&gt;&gt;&lt;/connection-url&gt;</w:t>
      </w:r>
    </w:p>
    <w:p w:rsidR="00BC1D16" w:rsidRDefault="00BC1D16" w:rsidP="00337DDF">
      <w:pPr>
        <w:pStyle w:val="Classfilesample"/>
      </w:pPr>
      <w:r>
        <w:t xml:space="preserve">   &lt;driver-class&gt;org.gjt.mm.mysql.Driver&lt;/driver-class&gt;</w:t>
      </w:r>
    </w:p>
    <w:p w:rsidR="00BC1D16" w:rsidRDefault="00BC1D16" w:rsidP="00337DDF">
      <w:pPr>
        <w:pStyle w:val="Classfilesample"/>
      </w:pPr>
      <w:r>
        <w:t xml:space="preserve">    &lt;user-name&gt;name&lt;/user-name&gt;</w:t>
      </w:r>
    </w:p>
    <w:p w:rsidR="00BC1D16" w:rsidRDefault="00BC1D16" w:rsidP="00337DDF">
      <w:pPr>
        <w:pStyle w:val="Classfilesample"/>
      </w:pPr>
      <w:r>
        <w:t xml:space="preserve">    &lt;password&gt;password&lt;/password&gt;</w:t>
      </w:r>
    </w:p>
    <w:p w:rsidR="00BC1D16" w:rsidRDefault="00BC1D16" w:rsidP="00337DDF">
      <w:pPr>
        <w:pStyle w:val="Classfilesample"/>
      </w:pPr>
      <w:r>
        <w:t xml:space="preserve">  &lt;/local-tx-datasource&gt;  </w:t>
      </w:r>
    </w:p>
    <w:p w:rsidR="00BC1D16" w:rsidRPr="00BC1D16" w:rsidRDefault="00BC1D16" w:rsidP="00337DDF">
      <w:pPr>
        <w:pStyle w:val="Classfilesample"/>
      </w:pPr>
      <w:r>
        <w:lastRenderedPageBreak/>
        <w:t>&lt;/datasources&gt;</w:t>
      </w:r>
    </w:p>
    <w:p w:rsidR="00F65603" w:rsidRPr="00BC1D16" w:rsidRDefault="00BC1D16" w:rsidP="00337DDF">
      <w:pPr>
        <w:pStyle w:val="ListNumber"/>
      </w:pPr>
      <w:r w:rsidRPr="00BC1D16">
        <w:t xml:space="preserve">Place the </w:t>
      </w:r>
      <w:r w:rsidRPr="00337DDF">
        <w:rPr>
          <w:rStyle w:val="CodeChar0"/>
        </w:rPr>
        <w:t>mysql-ds.xml</w:t>
      </w:r>
      <w:r w:rsidRPr="00BC1D16">
        <w:t xml:space="preserve"> file in the JBoss deploy</w:t>
      </w:r>
      <w:r w:rsidR="00337DDF">
        <w:t>ment</w:t>
      </w:r>
      <w:r w:rsidRPr="00BC1D16">
        <w:t xml:space="preserve"> directory</w:t>
      </w:r>
      <w:r w:rsidR="00337DDF">
        <w:t xml:space="preserve"> located at: </w:t>
      </w:r>
      <w:r w:rsidRPr="00BC1D16">
        <w:t xml:space="preserve"> </w:t>
      </w:r>
      <w:r w:rsidRPr="00BC1D16">
        <w:rPr>
          <w:rStyle w:val="CodeChar0"/>
        </w:rPr>
        <w:t>{jboss-home}/server/default/deploy/</w:t>
      </w:r>
      <w:r w:rsidRPr="00BC1D16">
        <w:t xml:space="preserve">   </w:t>
      </w:r>
    </w:p>
    <w:p w:rsidR="00F65603" w:rsidRDefault="00BC1D16" w:rsidP="00BC1D16">
      <w:pPr>
        <w:pStyle w:val="Heading3"/>
      </w:pPr>
      <w:bookmarkStart w:id="2580" w:name="_Toc238804899"/>
      <w:r>
        <w:t>Configure JBoss JAAS Login Parameters</w:t>
      </w:r>
      <w:bookmarkEnd w:id="2580"/>
    </w:p>
    <w:p w:rsidR="00337DDF" w:rsidRDefault="00337DDF" w:rsidP="00337DDF">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00DB6B0E" w:rsidRPr="00DB6B0E">
        <w:t xml:space="preserve"> </w:t>
      </w:r>
      <w:r w:rsidR="00F228E8">
        <w:fldChar w:fldCharType="begin"/>
      </w:r>
      <w:r w:rsidR="00DB6B0E">
        <w:instrText xml:space="preserve"> XE "</w:instrText>
      </w:r>
      <w:r w:rsidR="00DB6B0E" w:rsidRPr="00BD6E5F">
        <w:instrText>JBoss:JAAS login</w:instrText>
      </w:r>
      <w:r w:rsidR="00DB6B0E">
        <w:instrText xml:space="preserve">" </w:instrText>
      </w:r>
      <w:r w:rsidR="00F228E8">
        <w:fldChar w:fldCharType="end"/>
      </w:r>
      <w:r w:rsidR="00F228E8">
        <w:fldChar w:fldCharType="begin"/>
      </w:r>
      <w:r w:rsidR="00DB6B0E">
        <w:instrText xml:space="preserve"> XE "</w:instrText>
      </w:r>
      <w:r w:rsidR="00DB6B0E" w:rsidRPr="00531747">
        <w:instrText>LDAP:JBoss login</w:instrText>
      </w:r>
      <w:r w:rsidR="00DB6B0E">
        <w:instrText xml:space="preserve">" </w:instrText>
      </w:r>
      <w:r w:rsidR="00F228E8">
        <w:fldChar w:fldCharType="end"/>
      </w:r>
      <w:r w:rsidR="00F228E8">
        <w:fldChar w:fldCharType="begin"/>
      </w:r>
      <w:r w:rsidR="00DB6B0E">
        <w:instrText xml:space="preserve"> XE "security</w:instrText>
      </w:r>
      <w:r w:rsidR="00DB6B0E" w:rsidRPr="002E2948">
        <w:instrText>:JAAS login parameters</w:instrText>
      </w:r>
      <w:r w:rsidR="00DB6B0E">
        <w:instrText xml:space="preserve">" </w:instrText>
      </w:r>
      <w:r w:rsidR="00F228E8">
        <w:fldChar w:fldCharType="end"/>
      </w:r>
    </w:p>
    <w:p w:rsidR="00BC1D16" w:rsidRDefault="00BC1D16" w:rsidP="00BC1D16">
      <w:pPr>
        <w:pStyle w:val="BodyText"/>
      </w:pPr>
      <w:r>
        <w:t xml:space="preserve">Shown below is an example </w:t>
      </w:r>
      <w:r w:rsidRPr="00337DDF">
        <w:rPr>
          <w:rStyle w:val="CodeChar0"/>
        </w:rPr>
        <w:t>login-config.xml</w:t>
      </w:r>
      <w:r>
        <w:t xml:space="preserve"> entry</w:t>
      </w:r>
      <w:r w:rsidR="00337DDF">
        <w:t xml:space="preserve"> for “abc_app”</w:t>
      </w:r>
      <w:r>
        <w:t>.</w:t>
      </w:r>
    </w:p>
    <w:p w:rsidR="00BC1D16" w:rsidRDefault="00BC1D16" w:rsidP="00337DDF">
      <w:pPr>
        <w:pStyle w:val="Classfilesample"/>
      </w:pPr>
      <w:r>
        <w:t>&lt;application-policy name = "abc_app"&gt;</w:t>
      </w:r>
    </w:p>
    <w:p w:rsidR="00BC1D16" w:rsidRDefault="00BC1D16" w:rsidP="00337DDF">
      <w:pPr>
        <w:pStyle w:val="Classfilesample"/>
      </w:pPr>
      <w:r>
        <w:t xml:space="preserve">  &lt;authentication&gt;</w:t>
      </w:r>
    </w:p>
    <w:p w:rsidR="00BC1D16" w:rsidRDefault="00BC1D16" w:rsidP="00337DDF">
      <w:pPr>
        <w:pStyle w:val="Classfilesample"/>
      </w:pPr>
      <w:r>
        <w:t xml:space="preserve">    &lt;login-module code = "gov.nih.nci.security.authentication.loginmodules.LDAPLoginModule" flag = "required" &gt;</w:t>
      </w:r>
    </w:p>
    <w:p w:rsidR="00BC1D16" w:rsidRDefault="00BC1D16" w:rsidP="00337DDF">
      <w:pPr>
        <w:pStyle w:val="Classfilesample"/>
      </w:pPr>
      <w:r>
        <w:t>&lt;module-option name="ldapHost"&gt;ldaps://ncids4a.nci.nih.gov:636&lt;/module-option&gt;</w:t>
      </w:r>
    </w:p>
    <w:p w:rsidR="00BC1D16" w:rsidRDefault="00BC1D16" w:rsidP="00337DDF">
      <w:pPr>
        <w:pStyle w:val="Classfilesample"/>
      </w:pPr>
      <w:r>
        <w:t>&lt;module-option name="ldapSearchableBase"&gt;ou=nci,o=nih&lt;/module-option&gt;</w:t>
      </w:r>
    </w:p>
    <w:p w:rsidR="00BC1D16" w:rsidRDefault="00BC1D16" w:rsidP="00337DDF">
      <w:pPr>
        <w:pStyle w:val="Classfilesample"/>
      </w:pPr>
      <w:r>
        <w:t xml:space="preserve">      &lt;module-option name="ldapUserIdLabel"&gt;cn&lt;/module-option&gt;</w:t>
      </w:r>
    </w:p>
    <w:p w:rsidR="00BC1D16" w:rsidRDefault="00BC1D16" w:rsidP="00337DDF">
      <w:pPr>
        <w:pStyle w:val="Classfilesample"/>
      </w:pPr>
      <w:r>
        <w:t xml:space="preserve">    &lt;/login-module&gt;</w:t>
      </w:r>
    </w:p>
    <w:p w:rsidR="00BC1D16" w:rsidRDefault="00BC1D16" w:rsidP="00337DDF">
      <w:pPr>
        <w:pStyle w:val="Classfilesample"/>
      </w:pPr>
      <w:r>
        <w:t xml:space="preserve">  &lt;/authentication&gt;</w:t>
      </w:r>
    </w:p>
    <w:p w:rsidR="00BC1D16" w:rsidRDefault="00BC1D16" w:rsidP="00337DDF">
      <w:pPr>
        <w:pStyle w:val="Classfilesample"/>
      </w:pPr>
      <w:r>
        <w:t>&lt;/application-policy&gt;</w:t>
      </w:r>
    </w:p>
    <w:p w:rsidR="00BC1D16" w:rsidRDefault="00BC1D16" w:rsidP="00BC1D16">
      <w:pPr>
        <w:pStyle w:val="BodyText"/>
      </w:pPr>
    </w:p>
    <w:p w:rsidR="00BC1D16" w:rsidRDefault="00BC1D16" w:rsidP="00BC1D16">
      <w:pPr>
        <w:pStyle w:val="BodyText"/>
      </w:pPr>
      <w:r>
        <w:t>As shown in the</w:t>
      </w:r>
      <w:r w:rsidR="00337DDF">
        <w:t xml:space="preserve"> example</w:t>
      </w:r>
      <w:r>
        <w:t xml:space="preserve"> above:</w:t>
      </w:r>
    </w:p>
    <w:p w:rsidR="00BC1D16" w:rsidRDefault="00BC1D16" w:rsidP="00337DDF">
      <w:pPr>
        <w:pStyle w:val="ListBullet"/>
      </w:pPr>
      <w:r>
        <w:t xml:space="preserve">The </w:t>
      </w:r>
      <w:r w:rsidRPr="00337DDF">
        <w:rPr>
          <w:rStyle w:val="CodeChar0"/>
        </w:rPr>
        <w:t xml:space="preserve">application-policy </w:t>
      </w:r>
      <w:r w:rsidR="00337DDF" w:rsidRPr="00337DDF">
        <w:rPr>
          <w:rStyle w:val="CodeChar0"/>
        </w:rPr>
        <w:t>name</w:t>
      </w:r>
      <w:r w:rsidR="00337DDF">
        <w:t xml:space="preserve"> </w:t>
      </w:r>
      <w:r>
        <w:t>is the name of the application for defining the authentication policy</w:t>
      </w:r>
      <w:r w:rsidR="00337DDF">
        <w:t xml:space="preserve">. In this case, </w:t>
      </w:r>
      <w:r w:rsidRPr="00337DDF">
        <w:rPr>
          <w:rStyle w:val="Emphasis"/>
        </w:rPr>
        <w:t>abc_app</w:t>
      </w:r>
      <w:r>
        <w:t xml:space="preserve">. </w:t>
      </w:r>
    </w:p>
    <w:p w:rsidR="00BC1D16" w:rsidRDefault="00BC1D16" w:rsidP="00337DDF">
      <w:pPr>
        <w:pStyle w:val="ListBullet"/>
      </w:pPr>
      <w:r>
        <w:t xml:space="preserve">The </w:t>
      </w:r>
      <w:r w:rsidRPr="00337DDF">
        <w:rPr>
          <w:rStyle w:val="CodeChar0"/>
        </w:rPr>
        <w:t xml:space="preserve">login-module </w:t>
      </w:r>
      <w:r w:rsidR="00337DDF" w:rsidRPr="00337DDF">
        <w:rPr>
          <w:rStyle w:val="CodeChar0"/>
        </w:rPr>
        <w:t>code</w:t>
      </w:r>
      <w:r w:rsidR="00337DDF">
        <w:t xml:space="preserve"> </w:t>
      </w:r>
      <w:r>
        <w:t xml:space="preserve">is the LoginModule class </w:t>
      </w:r>
      <w:r w:rsidR="00337DDF">
        <w:t>that</w:t>
      </w:r>
      <w:r>
        <w:t xml:space="preserve"> is used to perform the authentication task</w:t>
      </w:r>
      <w:r w:rsidR="00337DDF">
        <w:t xml:space="preserve">. In this case it is: </w:t>
      </w:r>
      <w:r w:rsidRPr="00337DDF">
        <w:rPr>
          <w:rStyle w:val="Emphasis"/>
        </w:rPr>
        <w:t>gov.nih.nci.security.authentication.loginmodules.LDAPLoginModule</w:t>
      </w:r>
      <w:r>
        <w:t xml:space="preserve">. </w:t>
      </w:r>
    </w:p>
    <w:p w:rsidR="00BC1D16" w:rsidRDefault="00BC1D16" w:rsidP="00337DDF">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BC1D16" w:rsidRDefault="00BC1D16" w:rsidP="00337DDF">
      <w:pPr>
        <w:pStyle w:val="ListBullet"/>
      </w:pPr>
      <w:r>
        <w:t xml:space="preserve">The </w:t>
      </w:r>
      <w:r w:rsidRPr="00337DDF">
        <w:rPr>
          <w:rStyle w:val="CodeChar0"/>
        </w:rPr>
        <w:t>module-options</w:t>
      </w:r>
      <w:r>
        <w:t xml:space="preserve"> list the parameters </w:t>
      </w:r>
      <w:r w:rsidR="00337DDF">
        <w:t>that</w:t>
      </w:r>
      <w:r>
        <w:t xml:space="preserve"> are passed to the LoginModule to perform the authentication task. In this case, they </w:t>
      </w:r>
      <w:r w:rsidR="00337DDF">
        <w:t>point</w:t>
      </w:r>
      <w:r>
        <w:t xml:space="preserve"> to the NCICB LDAP Server:</w:t>
      </w:r>
    </w:p>
    <w:p w:rsidR="00BC1D16" w:rsidRPr="00337DDF" w:rsidRDefault="00BC1D16" w:rsidP="00BC1D16">
      <w:pPr>
        <w:pStyle w:val="BodyTextIndent"/>
        <w:rPr>
          <w:rStyle w:val="Emphasis"/>
        </w:rPr>
      </w:pPr>
      <w:r w:rsidRPr="00337DDF">
        <w:rPr>
          <w:rStyle w:val="Emphasis"/>
        </w:rPr>
        <w:t>&lt;module-option name="ldapHost"&gt;ldaps://ncids4a.nci.nih.gov:636&lt;/module-option&gt;</w:t>
      </w:r>
    </w:p>
    <w:p w:rsidR="00BC1D16" w:rsidRPr="00337DDF" w:rsidRDefault="00BC1D16" w:rsidP="00BC1D16">
      <w:pPr>
        <w:pStyle w:val="BodyTextIndent"/>
        <w:rPr>
          <w:rStyle w:val="Emphasis"/>
        </w:rPr>
      </w:pPr>
      <w:r w:rsidRPr="00337DDF">
        <w:rPr>
          <w:rStyle w:val="Emphasis"/>
        </w:rPr>
        <w:t>&lt;module-option name="ldapSearchableBase"&gt;ou=nci,o=nih&lt;/module-option&gt;</w:t>
      </w:r>
    </w:p>
    <w:p w:rsidR="00BC1D16" w:rsidRDefault="00BC1D16" w:rsidP="00BC1D16">
      <w:pPr>
        <w:pStyle w:val="BodyTextIndent"/>
      </w:pPr>
      <w:r w:rsidRPr="00337DDF">
        <w:rPr>
          <w:rStyle w:val="Emphasis"/>
        </w:rPr>
        <w:t>&lt;module-option name="ldapUserIdLabel"&gt;cn&lt;/module-option&gt;</w:t>
      </w:r>
    </w:p>
    <w:p w:rsidR="00BC1D16" w:rsidRDefault="00337DDF" w:rsidP="00BC1D16">
      <w:pPr>
        <w:pStyle w:val="BodyText"/>
      </w:pPr>
      <w:r>
        <w:t>Y</w:t>
      </w:r>
      <w:r w:rsidR="00BC1D16">
        <w:t xml:space="preserve">ou can also point to a RDBMS database </w:t>
      </w:r>
      <w:r>
        <w:t>using</w:t>
      </w:r>
      <w:r w:rsidR="00BC1D16">
        <w:t xml:space="preserve"> the username and password. </w:t>
      </w:r>
    </w:p>
    <w:p w:rsidR="00BC1D16" w:rsidRDefault="00BC1D16" w:rsidP="00BC1D16">
      <w:pPr>
        <w:pStyle w:val="Heading3"/>
      </w:pPr>
      <w:bookmarkStart w:id="2581" w:name="_Toc238804900"/>
      <w:r>
        <w:lastRenderedPageBreak/>
        <w:t>Deploy the Security WS .war File</w:t>
      </w:r>
      <w:bookmarkEnd w:id="2581"/>
    </w:p>
    <w:p w:rsidR="00BC1D16" w:rsidRDefault="00BC1D16" w:rsidP="00337DDF">
      <w:pPr>
        <w:pStyle w:val="BodyText"/>
      </w:pPr>
      <w:r w:rsidRPr="00BC1D16">
        <w:t xml:space="preserve">Copy the </w:t>
      </w:r>
      <w:r w:rsidRPr="00337DDF">
        <w:rPr>
          <w:rStyle w:val="CodeChar0"/>
        </w:rPr>
        <w:t>securityws.war</w:t>
      </w:r>
      <w:r w:rsidRPr="00BC1D16">
        <w:t xml:space="preserve"> </w:t>
      </w:r>
      <w:r w:rsidR="00337DDF">
        <w:t>into</w:t>
      </w:r>
      <w:r w:rsidRPr="00BC1D16">
        <w:t xml:space="preserve"> the deployment directory of JBoss</w:t>
      </w:r>
      <w:r w:rsidR="00337DDF">
        <w:t xml:space="preserve"> located at: </w:t>
      </w:r>
      <w:r w:rsidRPr="00BC1D16">
        <w:t xml:space="preserve"> </w:t>
      </w:r>
      <w:r w:rsidRPr="00337DDF">
        <w:rPr>
          <w:rStyle w:val="CodeChar0"/>
        </w:rPr>
        <w:t>{jboss-home}/server/default/deploy/</w:t>
      </w:r>
      <w:r w:rsidR="00337DDF">
        <w:t>.</w:t>
      </w:r>
      <w:r w:rsidR="00DB6B0E">
        <w:t xml:space="preserve"> </w:t>
      </w:r>
      <w:r w:rsidR="00F228E8">
        <w:fldChar w:fldCharType="begin"/>
      </w:r>
      <w:r w:rsidR="00DB6B0E">
        <w:instrText xml:space="preserve"> XE "</w:instrText>
      </w:r>
      <w:r w:rsidR="00DB6B0E" w:rsidRPr="00845CA4">
        <w:instrText xml:space="preserve">JBoss:deploy </w:instrText>
      </w:r>
      <w:r w:rsidR="00DB6B0E">
        <w:instrText>security</w:instrText>
      </w:r>
      <w:r w:rsidR="00DB6B0E" w:rsidRPr="00845CA4">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0C7E9B">
        <w:instrText xml:space="preserve">deploy </w:instrText>
      </w:r>
      <w:r w:rsidR="00DB6B0E">
        <w:instrText>security</w:instrText>
      </w:r>
      <w:r w:rsidR="00DB6B0E" w:rsidRPr="000C7E9B">
        <w:instrText>ws.war file</w:instrText>
      </w:r>
      <w:r w:rsidR="00DB6B0E">
        <w:instrText xml:space="preserve">" </w:instrText>
      </w:r>
      <w:r w:rsidR="00F228E8">
        <w:fldChar w:fldCharType="end"/>
      </w:r>
      <w:r w:rsidR="00F228E8">
        <w:fldChar w:fldCharType="begin"/>
      </w:r>
      <w:r w:rsidR="00DB6B0E">
        <w:instrText xml:space="preserve"> XE "</w:instrText>
      </w:r>
      <w:r w:rsidR="00DB6B0E" w:rsidRPr="00700B8C">
        <w:instrText xml:space="preserve">security:deploy </w:instrText>
      </w:r>
      <w:r w:rsidR="00DB6B0E">
        <w:instrText>security</w:instrText>
      </w:r>
      <w:r w:rsidR="00DB6B0E" w:rsidRPr="00700B8C">
        <w:instrText>ws.war file</w:instrText>
      </w:r>
      <w:r w:rsidR="00DB6B0E">
        <w:instrText xml:space="preserve">" </w:instrText>
      </w:r>
      <w:r w:rsidR="00F228E8">
        <w:fldChar w:fldCharType="end"/>
      </w:r>
    </w:p>
    <w:p w:rsidR="00BC1D16" w:rsidRDefault="00BC1D16" w:rsidP="00BC1D16">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F65603" w:rsidRDefault="00F65603"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FE0B65">
      <w:pPr>
        <w:pStyle w:val="BodyText"/>
      </w:pPr>
    </w:p>
    <w:p w:rsidR="006C3F8C" w:rsidRDefault="006C3F8C" w:rsidP="00590CE4">
      <w:pPr>
        <w:pStyle w:val="BodyText"/>
        <w:sectPr w:rsidR="006C3F8C" w:rsidSect="00A57346">
          <w:pgSz w:w="12240" w:h="15840" w:code="1"/>
          <w:pgMar w:top="1440" w:right="1440" w:bottom="1440" w:left="1440" w:header="720" w:footer="720" w:gutter="432"/>
          <w:cols w:space="720"/>
          <w:titlePg/>
          <w:docGrid w:linePitch="360"/>
        </w:sectPr>
      </w:pPr>
    </w:p>
    <w:p w:rsidR="00590CE4" w:rsidRDefault="00BC1D16" w:rsidP="005337C4">
      <w:pPr>
        <w:pStyle w:val="Heading1"/>
      </w:pPr>
      <w:bookmarkStart w:id="2582" w:name="_Ref213636277"/>
      <w:bookmarkStart w:id="2583" w:name="_Ref213636281"/>
      <w:bookmarkStart w:id="2584" w:name="_Toc238804901"/>
      <w:r>
        <w:lastRenderedPageBreak/>
        <w:t>CSM Instance Level and Attribute Level Security</w:t>
      </w:r>
      <w:bookmarkEnd w:id="2582"/>
      <w:bookmarkEnd w:id="2583"/>
      <w:bookmarkEnd w:id="2584"/>
    </w:p>
    <w:p w:rsidR="000C6000" w:rsidRDefault="00BC1D16" w:rsidP="00BC1D16">
      <w:pPr>
        <w:pStyle w:val="BodyText"/>
      </w:pPr>
      <w:r>
        <w:t xml:space="preserve">Previously CSM APIs provided instance level and attribute level security. However this security is provided in the java tier. </w:t>
      </w:r>
      <w:r w:rsidR="00F228E8">
        <w:fldChar w:fldCharType="begin"/>
      </w:r>
      <w:r w:rsidR="00A6073E">
        <w:instrText xml:space="preserve"> XE "</w:instrText>
      </w:r>
      <w:r w:rsidR="00A6073E" w:rsidRPr="00CF26D4">
        <w:instrText>security:overview</w:instrText>
      </w:r>
      <w:r w:rsidR="00A6073E">
        <w:instrText xml:space="preserve">" </w:instrText>
      </w:r>
      <w:r w:rsidR="00F228E8">
        <w:fldChar w:fldCharType="end"/>
      </w:r>
      <w:r w:rsidR="00F228E8">
        <w:fldChar w:fldCharType="begin"/>
      </w:r>
      <w:r w:rsidR="00A6073E">
        <w:instrText xml:space="preserve"> XE "</w:instrText>
      </w:r>
      <w:r w:rsidR="00A6073E" w:rsidRPr="0047360C">
        <w:instrText>overview:security</w:instrText>
      </w:r>
      <w:r w:rsidR="00A6073E">
        <w:instrText xml:space="preserve">" </w:instrText>
      </w:r>
      <w:r w:rsidR="00F228E8">
        <w:fldChar w:fldCharType="end"/>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r w:rsidR="00F228E8">
        <w:fldChar w:fldCharType="begin"/>
      </w:r>
      <w:r w:rsidR="00A6073E">
        <w:instrText xml:space="preserve"> XE "</w:instrText>
      </w:r>
      <w:r w:rsidR="00A6073E" w:rsidRPr="006B1E51">
        <w:instrText>security:attribute level</w:instrText>
      </w:r>
      <w:r w:rsidR="00A6073E">
        <w:instrText xml:space="preserve">" </w:instrText>
      </w:r>
      <w:r w:rsidR="00F228E8">
        <w:fldChar w:fldCharType="end"/>
      </w:r>
    </w:p>
    <w:p w:rsidR="000C6000" w:rsidRDefault="00BC1D16" w:rsidP="00BC1D16">
      <w:pPr>
        <w:pStyle w:val="BodyText"/>
      </w:pPr>
      <w:r>
        <w:t>The typical flow of events in</w:t>
      </w:r>
      <w:r w:rsidR="000C6000">
        <w:t xml:space="preserve"> the </w:t>
      </w:r>
      <w:r>
        <w:t>case of instance leve</w:t>
      </w:r>
      <w:r w:rsidR="000C6000">
        <w:t xml:space="preserve">l security would be </w:t>
      </w:r>
      <w:r w:rsidR="008E3C61">
        <w:t>something like this:</w:t>
      </w:r>
    </w:p>
    <w:p w:rsidR="000C6000" w:rsidRDefault="00BC1D16" w:rsidP="000C6000">
      <w:pPr>
        <w:pStyle w:val="ListBullet"/>
      </w:pPr>
      <w:r>
        <w:t xml:space="preserve">The user fires a business query on the database to obtain </w:t>
      </w:r>
      <w:r w:rsidR="000C6000">
        <w:t>a</w:t>
      </w:r>
      <w:r>
        <w:t xml:space="preserve"> result</w:t>
      </w:r>
      <w:r w:rsidR="000C6000">
        <w:t xml:space="preserve"> </w:t>
      </w:r>
      <w:r>
        <w:t xml:space="preserve">set. </w:t>
      </w:r>
    </w:p>
    <w:p w:rsidR="008E3C61" w:rsidRDefault="008E3C61" w:rsidP="000C6000">
      <w:pPr>
        <w:pStyle w:val="ListBullet"/>
      </w:pPr>
      <w:r>
        <w:t>T</w:t>
      </w:r>
      <w:r w:rsidR="00BC1D16">
        <w:t>he entire result</w:t>
      </w:r>
      <w:r>
        <w:t xml:space="preserve"> set is iterated through in J</w:t>
      </w:r>
      <w:r w:rsidR="00BC1D16">
        <w:t>ava</w:t>
      </w:r>
      <w:r>
        <w:t>,</w:t>
      </w:r>
      <w:r w:rsidR="00BC1D16">
        <w:t xml:space="preserve"> and for each and every record in it, a call is made to the CSM APIs to check </w:t>
      </w:r>
      <w:r>
        <w:t>whether or not</w:t>
      </w:r>
      <w:r w:rsidR="00BC1D16">
        <w:t xml:space="preserve"> the user or groups </w:t>
      </w:r>
      <w:r>
        <w:t>have</w:t>
      </w:r>
      <w:r w:rsidR="00BC1D16">
        <w:t xml:space="preserve"> access to that particular instance. </w:t>
      </w:r>
    </w:p>
    <w:p w:rsidR="00BC1D16" w:rsidRDefault="008E3C61" w:rsidP="008E3C61">
      <w:pPr>
        <w:pStyle w:val="BodyText"/>
      </w:pPr>
      <w:r>
        <w:t xml:space="preserve">In the case of attribute filtering, </w:t>
      </w:r>
      <w:r w:rsidR="00BC1D16">
        <w:t>for each of the accessible object</w:t>
      </w:r>
      <w:r>
        <w:t>s</w:t>
      </w:r>
      <w:r w:rsidR="00BC1D16">
        <w:t xml:space="preserve"> in the result</w:t>
      </w:r>
      <w:r>
        <w:t xml:space="preserve"> </w:t>
      </w:r>
      <w:r w:rsidR="00BC1D16">
        <w:t xml:space="preserve">set you </w:t>
      </w:r>
      <w:r>
        <w:t xml:space="preserve">would </w:t>
      </w:r>
      <w:r w:rsidR="00BC1D16">
        <w:t>need to invoke the CSM APIs to check which attributes the user or groups can see.</w:t>
      </w:r>
    </w:p>
    <w:p w:rsidR="00BC1D16" w:rsidRDefault="00BC1D16" w:rsidP="00BC1D16">
      <w:pPr>
        <w:pStyle w:val="BodyText"/>
      </w:pPr>
      <w:r>
        <w:t xml:space="preserve">In the both the </w:t>
      </w:r>
      <w:r w:rsidR="008E3C61">
        <w:t>situations</w:t>
      </w:r>
      <w:r>
        <w:t xml:space="preserve"> mentioned above, there are several issues</w:t>
      </w:r>
      <w:r w:rsidR="008E3C61">
        <w:t>:</w:t>
      </w:r>
    </w:p>
    <w:p w:rsidR="00BC1D16" w:rsidRDefault="00BC1D16" w:rsidP="005F1DF3">
      <w:pPr>
        <w:pStyle w:val="ListNumber"/>
        <w:numPr>
          <w:ilvl w:val="0"/>
          <w:numId w:val="76"/>
        </w:numPr>
      </w:pPr>
      <w:r>
        <w:t>The entire result set is to be returned from the database to the application resulting in network traffic and latency</w:t>
      </w:r>
      <w:r w:rsidR="008E3C61">
        <w:t>.</w:t>
      </w:r>
    </w:p>
    <w:p w:rsidR="00BC1D16" w:rsidRDefault="00BC1D16" w:rsidP="008E3C61">
      <w:pPr>
        <w:pStyle w:val="ListNumber"/>
      </w:pPr>
      <w:r>
        <w:t>Once the result</w:t>
      </w:r>
      <w:r w:rsidR="008E3C61">
        <w:t xml:space="preserve"> </w:t>
      </w:r>
      <w:r>
        <w:t>set is obtained, it n</w:t>
      </w:r>
      <w:r w:rsidR="008E3C61">
        <w:t>eeds to be iterated through in J</w:t>
      </w:r>
      <w:r>
        <w:t>ava</w:t>
      </w:r>
      <w:r w:rsidR="008E3C61">
        <w:t>,</w:t>
      </w:r>
      <w:r>
        <w:t xml:space="preserve"> adding to processing time</w:t>
      </w:r>
      <w:r w:rsidR="008E3C61">
        <w:t>.</w:t>
      </w:r>
    </w:p>
    <w:p w:rsidR="00BC1D16" w:rsidRDefault="00BC1D16" w:rsidP="008E3C61">
      <w:pPr>
        <w:pStyle w:val="ListNumber"/>
      </w:pPr>
      <w:r>
        <w:t>For each record there is a database call to CSM to determine if the user or groups has access or not.</w:t>
      </w:r>
    </w:p>
    <w:p w:rsidR="00BC1D16" w:rsidRPr="00BC1D16" w:rsidRDefault="008E3C61" w:rsidP="00BC1D16">
      <w:pPr>
        <w:pStyle w:val="BodyText"/>
      </w:pPr>
      <w:r>
        <w:t xml:space="preserve">The design of </w:t>
      </w:r>
      <w:r w:rsidR="00BC1D16">
        <w:t xml:space="preserve">CSM </w:t>
      </w:r>
      <w:r>
        <w:t>v</w:t>
      </w:r>
      <w:r w:rsidR="00BC1D16">
        <w:t xml:space="preserve">4.0 </w:t>
      </w:r>
      <w:r>
        <w:t>and higher address</w:t>
      </w:r>
      <w:r w:rsidR="00BC1D16">
        <w:t xml:space="preserve"> all the performance issues mentioned above</w:t>
      </w:r>
      <w:r w:rsidR="008B318A">
        <w:t xml:space="preserve">. </w:t>
      </w:r>
      <w:r>
        <w:t>Details on how CSM provides Instance Level and Attribute Level security are discussed in the sections that follow.</w:t>
      </w:r>
    </w:p>
    <w:p w:rsidR="00EB0159" w:rsidRDefault="00BC1D16" w:rsidP="00BC1D16">
      <w:pPr>
        <w:pStyle w:val="Heading2"/>
      </w:pPr>
      <w:bookmarkStart w:id="2585" w:name="_Toc238804902"/>
      <w:r>
        <w:t>Instance Level Security</w:t>
      </w:r>
      <w:bookmarkEnd w:id="2585"/>
    </w:p>
    <w:p w:rsidR="005D0051" w:rsidRDefault="00BC1D16" w:rsidP="00BC1D16">
      <w:pPr>
        <w:pStyle w:val="Heading3"/>
      </w:pPr>
      <w:bookmarkStart w:id="2586" w:name="_Toc238804903"/>
      <w:r>
        <w:t>Requirements Addressed</w:t>
      </w:r>
      <w:bookmarkEnd w:id="2586"/>
    </w:p>
    <w:p w:rsidR="00865911" w:rsidRDefault="007B4341" w:rsidP="00865911">
      <w:pPr>
        <w:pStyle w:val="BodyText"/>
        <w:ind w:left="270" w:firstLine="450"/>
      </w:pPr>
      <w:r>
        <w:t xml:space="preserve">The following functional requirements are addressed and provided as part of </w:t>
      </w:r>
      <w:r w:rsidR="008E3C61">
        <w:t>CSM’s</w:t>
      </w:r>
      <w:r>
        <w:t xml:space="preserve"> instance level security solution</w:t>
      </w:r>
      <w:r w:rsidR="008E3C61">
        <w:t>.</w:t>
      </w:r>
      <w:r w:rsidR="00A6073E" w:rsidRPr="00A6073E">
        <w:t xml:space="preserve"> </w:t>
      </w:r>
      <w:r w:rsidR="00F228E8">
        <w:fldChar w:fldCharType="begin"/>
      </w:r>
      <w:r w:rsidR="00A6073E">
        <w:instrText xml:space="preserve"> XE "</w:instrText>
      </w:r>
      <w:r w:rsidR="00A6073E" w:rsidRPr="00A0793D">
        <w:instrText>security:instance level</w:instrText>
      </w:r>
      <w:r w:rsidR="00A6073E">
        <w:instrText xml:space="preserve">" </w:instrText>
      </w:r>
      <w:r w:rsidR="00F228E8">
        <w:fldChar w:fldCharType="end"/>
      </w:r>
    </w:p>
    <w:p w:rsidR="00865911" w:rsidRDefault="007B4341" w:rsidP="00A425A4">
      <w:pPr>
        <w:pStyle w:val="BodyText"/>
        <w:rPr>
          <w:rStyle w:val="Bold"/>
        </w:rPr>
      </w:pPr>
      <w:r w:rsidRPr="008E3C61">
        <w:rPr>
          <w:rStyle w:val="Bold"/>
        </w:rPr>
        <w:t>Direct Instance Level Security</w:t>
      </w:r>
    </w:p>
    <w:p w:rsidR="00A82D76" w:rsidRDefault="007B4341">
      <w:pPr>
        <w:pStyle w:val="BodyText"/>
        <w:ind w:left="1260"/>
        <w:pPrChange w:id="2587" w:author=" Vijay Parmar" w:date="2009-08-22T20:37:00Z">
          <w:pPr>
            <w:pStyle w:val="BodyText"/>
          </w:pPr>
        </w:pPrChange>
      </w:pPr>
      <w:r>
        <w:t>Direct Instance Level Security can be defined as where security for a particul</w:t>
      </w:r>
      <w:r w:rsidR="008E3C61">
        <w:t>ar instance is dependent on it</w:t>
      </w:r>
      <w:r>
        <w:t>self. A user or group(s) has access to a particular object based on the value of one of its attribute</w:t>
      </w:r>
      <w:r w:rsidR="008E3C61">
        <w:t>s</w:t>
      </w:r>
      <w:r>
        <w:t xml:space="preserve">. There is no relation or association with another object. This type of instance level security is </w:t>
      </w:r>
      <w:r w:rsidR="008B318A">
        <w:t>ad hoc</w:t>
      </w:r>
      <w:r>
        <w:t xml:space="preserve"> and dependant on the associations done between that instance and the user or group(s) by security admin</w:t>
      </w:r>
      <w:r w:rsidR="008E3C61">
        <w:t>istrators.</w:t>
      </w:r>
    </w:p>
    <w:p w:rsidR="00A82D76" w:rsidRDefault="007B4341">
      <w:pPr>
        <w:pStyle w:val="BodyText"/>
        <w:ind w:left="1170"/>
        <w:pPrChange w:id="2588" w:author=" Vijay Parmar" w:date="2009-08-22T20:37:00Z">
          <w:pPr>
            <w:pStyle w:val="BodyText"/>
          </w:pPr>
        </w:pPrChange>
      </w:pPr>
      <w:r>
        <w:t xml:space="preserve">For </w:t>
      </w:r>
      <w:r w:rsidR="008E3C61">
        <w:t>example,</w:t>
      </w:r>
      <w:r>
        <w:t xml:space="preserve"> </w:t>
      </w:r>
      <w:r w:rsidR="008E3C61">
        <w:t>o</w:t>
      </w:r>
      <w:r>
        <w:t xml:space="preserve">ut of 456 patients in the patient table, user ABC has access to </w:t>
      </w:r>
      <w:r w:rsidR="008E3C61">
        <w:t>a specifically</w:t>
      </w:r>
      <w:r>
        <w:t xml:space="preserve"> assigned 28 </w:t>
      </w:r>
      <w:r w:rsidR="008E3C61">
        <w:t xml:space="preserve">patients, </w:t>
      </w:r>
      <w:r>
        <w:t>based on the patient id.</w:t>
      </w:r>
    </w:p>
    <w:p w:rsidR="007B4341" w:rsidRDefault="007B4341" w:rsidP="007B4341">
      <w:pPr>
        <w:pStyle w:val="BodyText"/>
      </w:pPr>
      <w:r>
        <w:lastRenderedPageBreak/>
        <w:t>Here out of the total patients in that database, the security admin</w:t>
      </w:r>
      <w:r w:rsidR="008E3C61">
        <w:t>istrator</w:t>
      </w:r>
      <w:r>
        <w:t xml:space="preserve"> has assigned 28 patient ids to user ABC. Based on this</w:t>
      </w:r>
      <w:r w:rsidR="008E3C61">
        <w:t>,</w:t>
      </w:r>
      <w:r>
        <w:t xml:space="preserve"> the solution should filter any query fired on </w:t>
      </w:r>
      <w:r w:rsidR="008E3C61">
        <w:t>the</w:t>
      </w:r>
      <w:r>
        <w:t xml:space="preserve"> patient table such that for user ABC only those 28 records are accessible. This example also applies for group(s) where groups G1, G2,</w:t>
      </w:r>
      <w:r w:rsidR="008E3C61">
        <w:t xml:space="preserve"> and</w:t>
      </w:r>
      <w:r>
        <w:t xml:space="preserve"> G3 have access to 28 patients based on patient id</w:t>
      </w:r>
      <w:r w:rsidR="008B318A">
        <w:t xml:space="preserve">. </w:t>
      </w:r>
      <w:r>
        <w:t xml:space="preserve">The results </w:t>
      </w:r>
      <w:r w:rsidR="008E3C61">
        <w:t xml:space="preserve">would be the same for those groups as they are for the example user. </w:t>
      </w:r>
    </w:p>
    <w:p w:rsidR="00A82D76" w:rsidRDefault="007B4341">
      <w:pPr>
        <w:pStyle w:val="BodyText"/>
        <w:ind w:left="0"/>
        <w:rPr>
          <w:rStyle w:val="Bold"/>
        </w:rPr>
        <w:pPrChange w:id="2589" w:author=" Vijay Parmar" w:date="2009-08-22T20:38:00Z">
          <w:pPr>
            <w:pStyle w:val="BodyText"/>
          </w:pPr>
        </w:pPrChange>
      </w:pPr>
      <w:r w:rsidRPr="008E3C61">
        <w:rPr>
          <w:rStyle w:val="Bold"/>
        </w:rPr>
        <w:t>Cross Dependant Instance Level Security</w:t>
      </w:r>
    </w:p>
    <w:p w:rsidR="007B4341" w:rsidRDefault="008E3C61" w:rsidP="007B4341">
      <w:pPr>
        <w:pStyle w:val="BodyText"/>
      </w:pPr>
      <w:r>
        <w:t>C</w:t>
      </w:r>
      <w:r w:rsidR="007B4341">
        <w:t>ross Dependant Instance Level Security can be defined as where security for a particular instance is dependent on some other object. A user or group(s) has access to a particular object based on its association to some other higher level object</w:t>
      </w:r>
      <w:r>
        <w:t>, to</w:t>
      </w:r>
      <w:r w:rsidR="007B4341">
        <w:t xml:space="preserve"> which the user has been granted access. There is an association with another object which is generally higher up in the data graph. This type of instance level security is based on the relationship between the queried tables to the table to which the security is assigned. This type of security is used generally whe</w:t>
      </w:r>
      <w:r>
        <w:t>re it is much easier to assign</w:t>
      </w:r>
      <w:r w:rsidR="007B4341">
        <w:t xml:space="preserve"> and manage security at a </w:t>
      </w:r>
      <w:r>
        <w:t>the higher</w:t>
      </w:r>
      <w:r w:rsidR="007B4341">
        <w:t xml:space="preserve"> level of data </w:t>
      </w:r>
    </w:p>
    <w:p w:rsidR="007B4341" w:rsidRDefault="007B4341" w:rsidP="007B4341">
      <w:pPr>
        <w:pStyle w:val="BodyText"/>
      </w:pPr>
      <w:r>
        <w:t xml:space="preserve">For </w:t>
      </w:r>
      <w:r w:rsidR="008E3C61">
        <w:t>example, a</w:t>
      </w:r>
      <w:r>
        <w:t xml:space="preserve"> </w:t>
      </w:r>
      <w:r w:rsidR="008E3C61">
        <w:t>u</w:t>
      </w:r>
      <w:r>
        <w:t xml:space="preserve">ser or </w:t>
      </w:r>
      <w:r w:rsidR="001953B7">
        <w:t>group(s) has</w:t>
      </w:r>
      <w:r w:rsidR="008E3C61">
        <w:t xml:space="preserve"> access to only those l</w:t>
      </w:r>
      <w:r>
        <w:t xml:space="preserve">ab </w:t>
      </w:r>
      <w:r w:rsidR="008E3C61">
        <w:t>r</w:t>
      </w:r>
      <w:r>
        <w:t xml:space="preserve">esults </w:t>
      </w:r>
      <w:r w:rsidR="00096BB5">
        <w:t>that</w:t>
      </w:r>
      <w:r>
        <w:t xml:space="preserve"> are associated to </w:t>
      </w:r>
      <w:r w:rsidR="008E3C61">
        <w:t>a particular s</w:t>
      </w:r>
      <w:r>
        <w:t xml:space="preserve">tudy </w:t>
      </w:r>
      <w:r w:rsidR="008E3C61">
        <w:t>to which the u</w:t>
      </w:r>
      <w:r>
        <w:t xml:space="preserve">ser or </w:t>
      </w:r>
      <w:r w:rsidR="008E3C61">
        <w:t>g</w:t>
      </w:r>
      <w:r>
        <w:t xml:space="preserve">roups(s) </w:t>
      </w:r>
      <w:r w:rsidR="008E3C61">
        <w:t xml:space="preserve">have </w:t>
      </w:r>
      <w:r>
        <w:t>access.</w:t>
      </w:r>
    </w:p>
    <w:p w:rsidR="007B4341" w:rsidRDefault="007B4341" w:rsidP="007B4341">
      <w:pPr>
        <w:pStyle w:val="BodyText"/>
      </w:pPr>
      <w:r>
        <w:t xml:space="preserve">Here in this example there can be </w:t>
      </w:r>
      <w:r w:rsidR="008E3C61">
        <w:t>thousands</w:t>
      </w:r>
      <w:r>
        <w:t xml:space="preserve"> of </w:t>
      </w:r>
      <w:r w:rsidR="00096BB5">
        <w:t>l</w:t>
      </w:r>
      <w:r>
        <w:t xml:space="preserve">ab </w:t>
      </w:r>
      <w:r w:rsidR="00096BB5">
        <w:t>r</w:t>
      </w:r>
      <w:r>
        <w:t xml:space="preserve">esults </w:t>
      </w:r>
      <w:r w:rsidR="00096BB5">
        <w:t>whereas the number of s</w:t>
      </w:r>
      <w:r>
        <w:t xml:space="preserve">tudies could be </w:t>
      </w:r>
      <w:r w:rsidR="00096BB5">
        <w:t>less than 100</w:t>
      </w:r>
      <w:r>
        <w:t xml:space="preserve">. Also as per the business rule, if </w:t>
      </w:r>
      <w:r w:rsidR="00096BB5">
        <w:t>u</w:t>
      </w:r>
      <w:r>
        <w:t xml:space="preserve">ser or </w:t>
      </w:r>
      <w:r w:rsidR="00096BB5">
        <w:t>g</w:t>
      </w:r>
      <w:r>
        <w:t>rou</w:t>
      </w:r>
      <w:r w:rsidR="00096BB5">
        <w:t>p(s) is assigned access to the s</w:t>
      </w:r>
      <w:r>
        <w:t xml:space="preserve">tudy then the </w:t>
      </w:r>
      <w:r w:rsidR="00096BB5">
        <w:t>u</w:t>
      </w:r>
      <w:r>
        <w:t xml:space="preserve">ser or group(s) can access everything associated to </w:t>
      </w:r>
      <w:r w:rsidR="00096BB5">
        <w:t>with that</w:t>
      </w:r>
      <w:r>
        <w:t xml:space="preserve"> study. </w:t>
      </w:r>
      <w:r w:rsidR="00096BB5">
        <w:t>I</w:t>
      </w:r>
      <w:r>
        <w:t xml:space="preserve">n </w:t>
      </w:r>
      <w:r w:rsidR="00096BB5">
        <w:t xml:space="preserve">this case it is presumed that </w:t>
      </w:r>
      <w:r>
        <w:t>the assignment and management o</w:t>
      </w:r>
      <w:r w:rsidR="00096BB5">
        <w:t>f security is much easier for the s</w:t>
      </w:r>
      <w:r>
        <w:t>tudies as they are less in number.</w:t>
      </w:r>
    </w:p>
    <w:p w:rsidR="00A82D76" w:rsidRDefault="007B4341">
      <w:pPr>
        <w:pStyle w:val="BodyText"/>
        <w:ind w:left="0"/>
        <w:rPr>
          <w:rStyle w:val="Bold"/>
        </w:rPr>
        <w:pPrChange w:id="2590" w:author=" Vijay Parmar" w:date="2009-08-22T20:38:00Z">
          <w:pPr>
            <w:pStyle w:val="BodyText"/>
          </w:pPr>
        </w:pPrChange>
      </w:pPr>
      <w:r w:rsidRPr="00096BB5">
        <w:rPr>
          <w:rStyle w:val="Bold"/>
        </w:rPr>
        <w:t>Instance Level Security at User or Group Level</w:t>
      </w:r>
    </w:p>
    <w:p w:rsidR="007B4341" w:rsidRDefault="007B4341" w:rsidP="007B4341">
      <w:pPr>
        <w:pStyle w:val="BodyText"/>
      </w:pPr>
      <w:r>
        <w:t xml:space="preserve">In CSM v4.0 the Instance Level Security was supported at User level only. </w:t>
      </w:r>
      <w:r w:rsidR="00096BB5">
        <w:t xml:space="preserve">As of v4.1, CSM </w:t>
      </w:r>
      <w:r>
        <w:t>supports Instance Level Security at group level</w:t>
      </w:r>
      <w:r w:rsidR="00096BB5">
        <w:t xml:space="preserve">, which </w:t>
      </w:r>
      <w:r>
        <w:t>allows groups to be considered when performin</w:t>
      </w:r>
      <w:r w:rsidR="00096BB5">
        <w:t>g instance level security. An a</w:t>
      </w:r>
      <w:r>
        <w:t>dministrator can provision groups using UPT</w:t>
      </w:r>
      <w:r w:rsidR="00096BB5">
        <w:t>,</w:t>
      </w:r>
      <w:r>
        <w:t xml:space="preserve"> and associate roles with </w:t>
      </w:r>
      <w:r w:rsidR="00096BB5">
        <w:t xml:space="preserve">those </w:t>
      </w:r>
      <w:r>
        <w:t xml:space="preserve">groups. </w:t>
      </w:r>
      <w:r w:rsidR="008B318A">
        <w:t xml:space="preserve">This way, administrators can design the application’s instance level security at the group level out of the box. </w:t>
      </w:r>
      <w:r w:rsidR="00096BB5">
        <w:t>This</w:t>
      </w:r>
      <w:r>
        <w:t xml:space="preserve"> simplifies</w:t>
      </w:r>
      <w:r w:rsidR="00096BB5">
        <w:t xml:space="preserve"> and</w:t>
      </w:r>
      <w:r>
        <w:t xml:space="preserve"> reduces the effort involved for respective applications. </w:t>
      </w:r>
    </w:p>
    <w:p w:rsidR="007B4341" w:rsidRDefault="007B4341" w:rsidP="007B4341">
      <w:pPr>
        <w:pStyle w:val="BodyText"/>
      </w:pPr>
      <w:r>
        <w:t xml:space="preserve">Another goal of this requirement is to ensure caGrid compatibility for instance level security. Instance level security within CSM should work with groups </w:t>
      </w:r>
      <w:r w:rsidR="00096BB5">
        <w:t xml:space="preserve">as </w:t>
      </w:r>
      <w:r>
        <w:t xml:space="preserve">defined in the Grid Grouper </w:t>
      </w:r>
      <w:r w:rsidR="00F73F46">
        <w:t>application</w:t>
      </w:r>
      <w:r>
        <w:t>.</w:t>
      </w:r>
    </w:p>
    <w:p w:rsidR="0058107D" w:rsidRDefault="007B4341" w:rsidP="0058107D">
      <w:pPr>
        <w:pStyle w:val="BodyText"/>
        <w:ind w:left="0"/>
        <w:rPr>
          <w:rStyle w:val="Bold"/>
        </w:rPr>
      </w:pPr>
      <w:r w:rsidRPr="00096BB5">
        <w:rPr>
          <w:rStyle w:val="Bold"/>
        </w:rPr>
        <w:t xml:space="preserve">Support </w:t>
      </w:r>
      <w:r w:rsidR="00096BB5" w:rsidRPr="00096BB5">
        <w:rPr>
          <w:rStyle w:val="Bold"/>
        </w:rPr>
        <w:t>N</w:t>
      </w:r>
      <w:r w:rsidRPr="00096BB5">
        <w:rPr>
          <w:rStyle w:val="Bold"/>
        </w:rPr>
        <w:t xml:space="preserve">on-CSM </w:t>
      </w:r>
      <w:r w:rsidR="00096BB5" w:rsidRPr="00096BB5">
        <w:rPr>
          <w:rStyle w:val="Bold"/>
        </w:rPr>
        <w:t>C</w:t>
      </w:r>
      <w:r w:rsidRPr="00096BB5">
        <w:rPr>
          <w:rStyle w:val="Bold"/>
        </w:rPr>
        <w:t xml:space="preserve">ustom </w:t>
      </w:r>
      <w:r w:rsidR="00096BB5" w:rsidRPr="00096BB5">
        <w:rPr>
          <w:rStyle w:val="Bold"/>
        </w:rPr>
        <w:t>D</w:t>
      </w:r>
      <w:r w:rsidRPr="00096BB5">
        <w:rPr>
          <w:rStyle w:val="Bold"/>
        </w:rPr>
        <w:t xml:space="preserve">omain </w:t>
      </w:r>
      <w:r w:rsidR="00096BB5" w:rsidRPr="00096BB5">
        <w:rPr>
          <w:rStyle w:val="Bold"/>
        </w:rPr>
        <w:t>O</w:t>
      </w:r>
      <w:r w:rsidRPr="00096BB5">
        <w:rPr>
          <w:rStyle w:val="Bold"/>
        </w:rPr>
        <w:t xml:space="preserve">bject </w:t>
      </w:r>
      <w:r w:rsidR="00096BB5" w:rsidRPr="00096BB5">
        <w:rPr>
          <w:rStyle w:val="Bold"/>
        </w:rPr>
        <w:t>F</w:t>
      </w:r>
      <w:r w:rsidRPr="00096BB5">
        <w:rPr>
          <w:rStyle w:val="Bold"/>
        </w:rPr>
        <w:t>ilters</w:t>
      </w:r>
    </w:p>
    <w:p w:rsidR="007B4341" w:rsidRDefault="00096BB5" w:rsidP="007B4341">
      <w:pPr>
        <w:pStyle w:val="BodyText"/>
      </w:pPr>
      <w:r>
        <w:t>CSM v4.1</w:t>
      </w:r>
      <w:r w:rsidR="007B4341">
        <w:t xml:space="preserve"> supports the non-CSM custom filters defined for respective domain objects. The non-CSM custom filters can be defi</w:t>
      </w:r>
      <w:r>
        <w:t>ned using HBM</w:t>
      </w:r>
      <w:r w:rsidR="007B4341">
        <w:t xml:space="preserve"> or via @Filter annotations.</w:t>
      </w:r>
    </w:p>
    <w:p w:rsidR="0058107D" w:rsidRDefault="007B4341" w:rsidP="0058107D">
      <w:pPr>
        <w:pStyle w:val="BodyText"/>
        <w:ind w:left="0"/>
        <w:rPr>
          <w:rStyle w:val="Bold"/>
        </w:rPr>
      </w:pPr>
      <w:r w:rsidRPr="00096BB5">
        <w:rPr>
          <w:rStyle w:val="Bold"/>
        </w:rPr>
        <w:t xml:space="preserve">Integration of Instance Level Security for an SDK </w:t>
      </w:r>
      <w:r w:rsidR="00096BB5" w:rsidRPr="00096BB5">
        <w:rPr>
          <w:rStyle w:val="Bold"/>
        </w:rPr>
        <w:t>G</w:t>
      </w:r>
      <w:r w:rsidRPr="00096BB5">
        <w:rPr>
          <w:rStyle w:val="Bold"/>
        </w:rPr>
        <w:t xml:space="preserve">enerated </w:t>
      </w:r>
      <w:r w:rsidR="00096BB5" w:rsidRPr="00096BB5">
        <w:rPr>
          <w:rStyle w:val="Bold"/>
        </w:rPr>
        <w:t>S</w:t>
      </w:r>
      <w:r w:rsidRPr="00096BB5">
        <w:rPr>
          <w:rStyle w:val="Bold"/>
        </w:rPr>
        <w:t>ystem</w:t>
      </w:r>
    </w:p>
    <w:p w:rsidR="007B4341" w:rsidRDefault="00096BB5" w:rsidP="007B4341">
      <w:pPr>
        <w:pStyle w:val="BodyText"/>
      </w:pPr>
      <w:r>
        <w:t>CSM’s</w:t>
      </w:r>
      <w:r w:rsidR="007B4341">
        <w:t xml:space="preserve"> instance level solution is integrated with </w:t>
      </w:r>
      <w:r>
        <w:t xml:space="preserve">the caCORE </w:t>
      </w:r>
      <w:r w:rsidR="007B4341">
        <w:t xml:space="preserve">SDK so that it can be provided as an out of the box solution for SDK generated systems. </w:t>
      </w:r>
    </w:p>
    <w:p w:rsidR="007B4341" w:rsidRPr="00096BB5" w:rsidRDefault="007B4341" w:rsidP="003859C3">
      <w:pPr>
        <w:pStyle w:val="BodyText"/>
        <w:ind w:left="0"/>
        <w:rPr>
          <w:rStyle w:val="Bold"/>
        </w:rPr>
      </w:pPr>
      <w:r w:rsidRPr="00096BB5">
        <w:rPr>
          <w:rStyle w:val="Bold"/>
        </w:rPr>
        <w:t>Insta</w:t>
      </w:r>
      <w:r w:rsidR="00096BB5" w:rsidRPr="00096BB5">
        <w:rPr>
          <w:rStyle w:val="Bold"/>
        </w:rPr>
        <w:t>nce Level Security Support for Non-</w:t>
      </w:r>
      <w:r w:rsidRPr="00096BB5">
        <w:rPr>
          <w:rStyle w:val="Bold"/>
        </w:rPr>
        <w:t xml:space="preserve">SDK </w:t>
      </w:r>
      <w:r w:rsidR="00096BB5" w:rsidRPr="00096BB5">
        <w:rPr>
          <w:rStyle w:val="Bold"/>
        </w:rPr>
        <w:t>S</w:t>
      </w:r>
      <w:r w:rsidRPr="00096BB5">
        <w:rPr>
          <w:rStyle w:val="Bold"/>
        </w:rPr>
        <w:t>ystem</w:t>
      </w:r>
      <w:r w:rsidR="00096BB5" w:rsidRPr="00096BB5">
        <w:rPr>
          <w:rStyle w:val="Bold"/>
        </w:rPr>
        <w:t>s</w:t>
      </w:r>
    </w:p>
    <w:p w:rsidR="00BC1D16" w:rsidRDefault="00096BB5" w:rsidP="007B4341">
      <w:pPr>
        <w:pStyle w:val="BodyText"/>
        <w:rPr>
          <w:ins w:id="2591" w:author=" Vijay Parmar" w:date="2009-08-19T11:41:00Z"/>
        </w:rPr>
      </w:pPr>
      <w:r>
        <w:t>CSM is adaptable for Non-</w:t>
      </w:r>
      <w:r w:rsidR="007B4341">
        <w:t>SDK systems with minor modifications if required. The general principle should be same as for an SDK generated system. It can be assumed that users will need to configure the solution and adapt it for their application.</w:t>
      </w:r>
    </w:p>
    <w:p w:rsidR="002F4FBE" w:rsidRDefault="002F4FBE" w:rsidP="007B4341">
      <w:pPr>
        <w:pStyle w:val="BodyText"/>
      </w:pPr>
    </w:p>
    <w:p w:rsidR="007B4341" w:rsidRDefault="007B4341" w:rsidP="007B4341">
      <w:pPr>
        <w:pStyle w:val="Heading3"/>
      </w:pPr>
      <w:bookmarkStart w:id="2592" w:name="_Toc238804904"/>
      <w:r>
        <w:t>Overall Design</w:t>
      </w:r>
      <w:bookmarkEnd w:id="2592"/>
    </w:p>
    <w:p w:rsidR="007B4341" w:rsidRDefault="007B4341" w:rsidP="007B4341">
      <w:pPr>
        <w:pStyle w:val="BodyText"/>
      </w:pPr>
      <w:r>
        <w:t xml:space="preserve">In order to provide instance level security, CSM utilizes the filter capability provided by </w:t>
      </w:r>
      <w:r w:rsidR="00854D0C">
        <w:t>H</w:t>
      </w:r>
      <w:r>
        <w:t xml:space="preserve">ibernate. These filters contain filtering queries </w:t>
      </w:r>
      <w:r w:rsidR="00854D0C">
        <w:t>that</w:t>
      </w:r>
      <w:r>
        <w:t xml:space="preserve"> are injected to the actual business queries</w:t>
      </w:r>
      <w:r w:rsidR="00854D0C">
        <w:t>,</w:t>
      </w:r>
      <w:r>
        <w:t xml:space="preserve"> which are fired by the user. These filters are applied at </w:t>
      </w:r>
      <w:r w:rsidR="00854D0C">
        <w:t xml:space="preserve">the </w:t>
      </w:r>
      <w:r>
        <w:t xml:space="preserve">class level. So </w:t>
      </w:r>
      <w:r w:rsidR="00854D0C">
        <w:t xml:space="preserve">that </w:t>
      </w:r>
      <w:r>
        <w:t xml:space="preserve">whenever </w:t>
      </w:r>
      <w:r w:rsidR="00854D0C">
        <w:t xml:space="preserve">the </w:t>
      </w:r>
      <w:r>
        <w:t>class is queried</w:t>
      </w:r>
      <w:r w:rsidR="00854D0C">
        <w:t>,</w:t>
      </w:r>
      <w:r>
        <w:t xml:space="preserve"> the attached filter is appended to the actual business query directly by Hibernate. </w:t>
      </w:r>
      <w:r w:rsidR="00F228E8">
        <w:fldChar w:fldCharType="begin"/>
      </w:r>
      <w:r w:rsidR="00A6073E">
        <w:instrText xml:space="preserve"> XE "</w:instrText>
      </w:r>
      <w:r w:rsidR="00A6073E" w:rsidRPr="002C356A">
        <w:instrText>instance level security:overall design</w:instrText>
      </w:r>
      <w:r w:rsidR="00A6073E">
        <w:instrText xml:space="preserve">" </w:instrText>
      </w:r>
      <w:r w:rsidR="00F228E8">
        <w:fldChar w:fldCharType="end"/>
      </w:r>
    </w:p>
    <w:p w:rsidR="00C30D19" w:rsidRDefault="007B4341" w:rsidP="007B4341">
      <w:pPr>
        <w:pStyle w:val="BodyText"/>
      </w:pPr>
      <w:r>
        <w:t>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w:t>
      </w:r>
      <w:r w:rsidR="008B318A">
        <w:t xml:space="preserve">. </w:t>
      </w:r>
      <w:r>
        <w:t xml:space="preserve">These filters are stored in the CSM database. </w:t>
      </w:r>
    </w:p>
    <w:p w:rsidR="007B4341" w:rsidRDefault="007B4341" w:rsidP="007B4341">
      <w:pPr>
        <w:pStyle w:val="BodyText"/>
      </w:pPr>
      <w:r>
        <w:t>The custom (non-CSM) filters defined via HBM files or by using @filter annotati</w:t>
      </w:r>
      <w:r w:rsidR="00C30D19">
        <w:t>ons are also considered. At run</w:t>
      </w:r>
      <w:r>
        <w:t>time</w:t>
      </w:r>
      <w:r w:rsidR="00C30D19">
        <w:t>,</w:t>
      </w:r>
      <w:r>
        <w:t xml:space="preserve"> the client application calls CSM’s helper methods</w:t>
      </w:r>
      <w:r w:rsidR="00C30D19">
        <w:t>,</w:t>
      </w:r>
      <w:r>
        <w:t xml:space="preserve"> which retrieve these filters from the CSM Database. They also inject these filter</w:t>
      </w:r>
      <w:r w:rsidR="00C30D19">
        <w:t>s</w:t>
      </w:r>
      <w:r>
        <w:t xml:space="preserve"> into hibernate configuration for the appropriate classes. </w:t>
      </w:r>
    </w:p>
    <w:p w:rsidR="007B4341" w:rsidRDefault="007B4341" w:rsidP="007B4341">
      <w:pPr>
        <w:pStyle w:val="BodyText"/>
      </w:pPr>
      <w:r>
        <w:t>Now since these filters are to be applied for a particular user or groups, the user name or group names are passed as parameters to these filters. So at runtime</w:t>
      </w:r>
      <w:r w:rsidR="00C30D19">
        <w:t>,</w:t>
      </w:r>
      <w:r>
        <w:t xml:space="preserve"> filter queries are injected into the actual user or group queries. This combined query is fired at the database and the resulting data is filtered based on the instances on which the user or group has access.</w:t>
      </w:r>
    </w:p>
    <w:p w:rsidR="007B4341" w:rsidRDefault="007B4341" w:rsidP="007B4341">
      <w:pPr>
        <w:pStyle w:val="Heading3"/>
      </w:pPr>
      <w:bookmarkStart w:id="2593" w:name="_Toc238804905"/>
      <w:r>
        <w:t>Provisioning Instance Level Security</w:t>
      </w:r>
      <w:bookmarkEnd w:id="2593"/>
    </w:p>
    <w:p w:rsidR="00E2492B" w:rsidRDefault="007B4341" w:rsidP="007B4341">
      <w:pPr>
        <w:pStyle w:val="BodyText"/>
      </w:pPr>
      <w:r>
        <w:t>A new menu tab has been added to UPT for the purpose of provisioning Instance Level Security</w:t>
      </w:r>
      <w:r w:rsidR="008B318A">
        <w:t xml:space="preserve">. </w:t>
      </w:r>
      <w:r w:rsidR="00F228E8">
        <w:fldChar w:fldCharType="begin"/>
      </w:r>
      <w:r w:rsidR="00A6073E">
        <w:instrText xml:space="preserve"> XE "</w:instrText>
      </w:r>
      <w:r w:rsidR="00A6073E" w:rsidRPr="001A3219">
        <w:instrText>instance level security:provisioning</w:instrText>
      </w:r>
      <w:r w:rsidR="00A6073E">
        <w:instrText xml:space="preserve">" </w:instrText>
      </w:r>
      <w:r w:rsidR="00F228E8">
        <w:fldChar w:fldCharType="end"/>
      </w:r>
      <w:r>
        <w:t xml:space="preserve">This tab lets </w:t>
      </w:r>
      <w:r w:rsidR="00C30D19">
        <w:t>you</w:t>
      </w:r>
      <w:r>
        <w:t xml:space="preserve"> configure the filter clauses for various classes in </w:t>
      </w:r>
      <w:r w:rsidR="00C30D19">
        <w:t>your</w:t>
      </w:r>
      <w:r>
        <w:t xml:space="preserve"> application. Once the filtering clauses are configured</w:t>
      </w:r>
      <w:r w:rsidR="00C30D19">
        <w:t>,</w:t>
      </w:r>
      <w:r>
        <w:t xml:space="preserve"> </w:t>
      </w:r>
      <w:r w:rsidR="00C30D19">
        <w:t xml:space="preserve">an Admin </w:t>
      </w:r>
      <w:r>
        <w:t>can create Protection Elements for the Instances of Objects on which the users have access</w:t>
      </w:r>
      <w:r w:rsidR="00C30D19">
        <w:t>,</w:t>
      </w:r>
      <w:r>
        <w:t xml:space="preserve"> and assign them access. The following activity diagram</w:t>
      </w:r>
      <w:r w:rsidR="00315838">
        <w:t xml:space="preserve"> (</w:t>
      </w:r>
      <w:r w:rsidR="00F228E8">
        <w:fldChar w:fldCharType="begin"/>
      </w:r>
      <w:r w:rsidR="00315838">
        <w:instrText xml:space="preserve"> REF _Ref213847254 \h </w:instrText>
      </w:r>
      <w:r w:rsidR="00F228E8">
        <w:fldChar w:fldCharType="separate"/>
      </w:r>
      <w:r w:rsidR="00E92FAF">
        <w:t xml:space="preserve">Figure </w:t>
      </w:r>
      <w:r w:rsidR="00E92FAF">
        <w:rPr>
          <w:noProof/>
        </w:rPr>
        <w:t>5</w:t>
      </w:r>
      <w:r w:rsidR="00E92FAF">
        <w:noBreakHyphen/>
      </w:r>
      <w:r w:rsidR="00E92FAF">
        <w:rPr>
          <w:noProof/>
        </w:rPr>
        <w:t>1</w:t>
      </w:r>
      <w:r w:rsidR="00F228E8">
        <w:fldChar w:fldCharType="end"/>
      </w:r>
      <w:r w:rsidR="00315838">
        <w:t>)</w:t>
      </w:r>
      <w:r>
        <w:t xml:space="preserve"> shows how</w:t>
      </w:r>
      <w:r w:rsidR="00315838">
        <w:t xml:space="preserve"> the filter clause functionality under the </w:t>
      </w:r>
      <w:r>
        <w:t xml:space="preserve">new </w:t>
      </w:r>
      <w:r w:rsidR="00315838">
        <w:t xml:space="preserve">Instance Level menu </w:t>
      </w:r>
      <w:r>
        <w:t>tab</w:t>
      </w:r>
      <w:r w:rsidR="00315838">
        <w:t xml:space="preserve"> works</w:t>
      </w:r>
      <w:r>
        <w:t xml:space="preserve"> </w:t>
      </w:r>
    </w:p>
    <w:p w:rsidR="00E2492B" w:rsidRDefault="00257618" w:rsidP="00B24995">
      <w:pPr>
        <w:pStyle w:val="GraphicAnchorMain"/>
      </w:pPr>
      <w:r>
        <w:rPr>
          <w:noProof/>
        </w:rPr>
        <w:lastRenderedPageBreak/>
        <w:drawing>
          <wp:inline distT="0" distB="0" distL="0" distR="0">
            <wp:extent cx="6565900" cy="6643370"/>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srcRect/>
                    <a:stretch>
                      <a:fillRect/>
                    </a:stretch>
                  </pic:blipFill>
                  <pic:spPr bwMode="auto">
                    <a:xfrm>
                      <a:off x="0" y="0"/>
                      <a:ext cx="6565900" cy="6643370"/>
                    </a:xfrm>
                    <a:prstGeom prst="rect">
                      <a:avLst/>
                    </a:prstGeom>
                    <a:noFill/>
                    <a:ln w="9525">
                      <a:noFill/>
                      <a:miter lim="800000"/>
                      <a:headEnd/>
                      <a:tailEnd/>
                    </a:ln>
                  </pic:spPr>
                </pic:pic>
              </a:graphicData>
            </a:graphic>
          </wp:inline>
        </w:drawing>
      </w:r>
    </w:p>
    <w:p w:rsidR="00E2492B" w:rsidRDefault="00E2492B" w:rsidP="00E2492B">
      <w:pPr>
        <w:pStyle w:val="Caption"/>
      </w:pPr>
      <w:bookmarkStart w:id="2594" w:name="_Ref213847254"/>
      <w:r>
        <w:t xml:space="preserve">Figure </w:t>
      </w:r>
      <w:fldSimple w:instr=" STYLEREF 1 \s ">
        <w:r w:rsidR="00E92FAF">
          <w:rPr>
            <w:noProof/>
          </w:rPr>
          <w:t>5</w:t>
        </w:r>
      </w:fldSimple>
      <w:r w:rsidR="002F0542">
        <w:noBreakHyphen/>
      </w:r>
      <w:fldSimple w:instr=" SEQ Figure \* ARABIC \s 1 ">
        <w:r w:rsidR="00E92FAF">
          <w:rPr>
            <w:noProof/>
          </w:rPr>
          <w:t>1</w:t>
        </w:r>
      </w:fldSimple>
      <w:bookmarkEnd w:id="2594"/>
      <w:r>
        <w:t xml:space="preserve"> Instance Level Activity Flow</w:t>
      </w:r>
    </w:p>
    <w:p w:rsidR="007B4341" w:rsidRDefault="007B4341" w:rsidP="007B4341">
      <w:pPr>
        <w:pStyle w:val="BodyText"/>
      </w:pPr>
      <w:r>
        <w:t xml:space="preserve">The details for </w:t>
      </w:r>
      <w:r w:rsidR="00E2492B">
        <w:t>performing these</w:t>
      </w:r>
      <w:r>
        <w:t xml:space="preserve"> operations are provided in the</w:t>
      </w:r>
      <w:r w:rsidR="00C30D19">
        <w:t xml:space="preserve"> UPT chapter of this document, in</w:t>
      </w:r>
      <w:r>
        <w:t xml:space="preserve"> </w:t>
      </w:r>
      <w:fldSimple w:instr=" REF _Ref213843567 \h  \* MERGEFORMAT ">
        <w:r w:rsidR="00E92FAF" w:rsidRPr="00E92FAF">
          <w:rPr>
            <w:i/>
            <w:color w:val="0000FF"/>
          </w:rPr>
          <w:t>Instance Level Security</w:t>
        </w:r>
      </w:fldSimple>
      <w:r w:rsidR="00C30D19">
        <w:t xml:space="preserve"> on page </w:t>
      </w:r>
      <w:r w:rsidR="00F228E8">
        <w:fldChar w:fldCharType="begin"/>
      </w:r>
      <w:r w:rsidR="00C30D19">
        <w:instrText xml:space="preserve"> PAGEREF _Ref213843570 \h </w:instrText>
      </w:r>
      <w:r w:rsidR="00F228E8">
        <w:fldChar w:fldCharType="separate"/>
      </w:r>
      <w:r w:rsidR="00E92FAF">
        <w:rPr>
          <w:noProof/>
        </w:rPr>
        <w:t>62</w:t>
      </w:r>
      <w:r w:rsidR="00F228E8">
        <w:fldChar w:fldCharType="end"/>
      </w:r>
      <w:r w:rsidR="00C30D19">
        <w:t>.</w:t>
      </w:r>
      <w:r w:rsidR="00F228E8">
        <w:fldChar w:fldCharType="begin"/>
      </w:r>
      <w:r w:rsidR="00A6073E">
        <w:instrText xml:space="preserve"> XE "</w:instrText>
      </w:r>
      <w:r w:rsidR="00A6073E" w:rsidRPr="00141237">
        <w:instrText>instance level security:activity flow</w:instrText>
      </w:r>
      <w:r w:rsidR="00A6073E">
        <w:instrText xml:space="preserve">" </w:instrText>
      </w:r>
      <w:r w:rsidR="00F228E8">
        <w:fldChar w:fldCharType="end"/>
      </w:r>
    </w:p>
    <w:p w:rsidR="007B4341" w:rsidRDefault="00C30D19" w:rsidP="007B4341">
      <w:pPr>
        <w:pStyle w:val="BodyText"/>
      </w:pPr>
      <w:r>
        <w:t>In addition,</w:t>
      </w:r>
      <w:r w:rsidR="007B4341">
        <w:t xml:space="preserve"> </w:t>
      </w:r>
      <w:r>
        <w:t xml:space="preserve">the </w:t>
      </w:r>
      <w:r w:rsidR="007B4341">
        <w:t>Protection Element has been enhanced to now include a new value field</w:t>
      </w:r>
      <w:r>
        <w:t>,</w:t>
      </w:r>
      <w:r w:rsidR="007B4341">
        <w:t xml:space="preserve"> which the admins can use to provide values for the instances on which users have access.</w:t>
      </w:r>
    </w:p>
    <w:p w:rsidR="007B4341" w:rsidRDefault="00C30D19" w:rsidP="007B4341">
      <w:pPr>
        <w:pStyle w:val="BodyText"/>
      </w:pPr>
      <w:r>
        <w:t xml:space="preserve">The sections </w:t>
      </w:r>
      <w:r w:rsidR="00315838">
        <w:t xml:space="preserve">that follow </w:t>
      </w:r>
      <w:r>
        <w:t xml:space="preserve">provide a </w:t>
      </w:r>
      <w:r w:rsidR="007B4341">
        <w:t>workflow for provisioning instance level security</w:t>
      </w:r>
      <w:r>
        <w:t>.</w:t>
      </w:r>
    </w:p>
    <w:p w:rsidR="007B4341" w:rsidRDefault="007B4341" w:rsidP="007B4341">
      <w:pPr>
        <w:pStyle w:val="Heading4"/>
      </w:pPr>
      <w:r>
        <w:lastRenderedPageBreak/>
        <w:t>Uploading an Application File</w:t>
      </w:r>
    </w:p>
    <w:p w:rsidR="007B4341" w:rsidRDefault="007B4341" w:rsidP="007B4341">
      <w:pPr>
        <w:pStyle w:val="BodyText"/>
      </w:pPr>
      <w:r>
        <w:t xml:space="preserve">The first step is to upload a file which contains the </w:t>
      </w:r>
      <w:r w:rsidR="00C30D19">
        <w:t>H</w:t>
      </w:r>
      <w:r>
        <w:t>ibernate files along with the domain objects. This file should be a valid java archive and contain the following</w:t>
      </w:r>
      <w:r w:rsidR="00C30D19">
        <w:t>.</w:t>
      </w:r>
    </w:p>
    <w:p w:rsidR="007B4341" w:rsidRDefault="007B4341" w:rsidP="00C30D19">
      <w:pPr>
        <w:pStyle w:val="ListBullet"/>
      </w:pPr>
      <w:r>
        <w:t>Hibernate Configuration File – with database connection information</w:t>
      </w:r>
      <w:r w:rsidR="008C29D3">
        <w:t>.</w:t>
      </w:r>
      <w:r w:rsidR="008C29D3" w:rsidRPr="008C29D3">
        <w:t xml:space="preserve"> </w:t>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7B4341" w:rsidRDefault="007B4341" w:rsidP="00C30D19">
      <w:pPr>
        <w:pStyle w:val="ListBullet"/>
      </w:pPr>
      <w:r>
        <w:t>Hibernate Mapping files if not using annotations.</w:t>
      </w:r>
    </w:p>
    <w:p w:rsidR="007B4341" w:rsidRDefault="007B4341" w:rsidP="00C30D19">
      <w:pPr>
        <w:pStyle w:val="ListBullet"/>
      </w:pPr>
      <w:r>
        <w:t>Domain Objects Or Domain Objects with Hibernate Annotations.</w:t>
      </w:r>
    </w:p>
    <w:p w:rsidR="007B4341" w:rsidRDefault="00C30D19" w:rsidP="00C30D19">
      <w:pPr>
        <w:pStyle w:val="NoteMainbody"/>
      </w:pPr>
      <w:r w:rsidRPr="00C30D19">
        <w:rPr>
          <w:rStyle w:val="Bold"/>
        </w:rPr>
        <w:t>NOTE</w:t>
      </w:r>
      <w:r w:rsidR="007B4341" w:rsidRPr="00C30D19">
        <w:rPr>
          <w:rStyle w:val="Bold"/>
        </w:rPr>
        <w:t>:</w:t>
      </w:r>
      <w:r w:rsidR="007B4341">
        <w:t xml:space="preserve"> </w:t>
      </w:r>
      <w:ins w:id="2595" w:author=" Vijay Parmar" w:date="2009-08-23T03:39:00Z">
        <w:r w:rsidR="00DC5316">
          <w:t>Since</w:t>
        </w:r>
      </w:ins>
      <w:del w:id="2596" w:author=" Vijay Parmar" w:date="2009-08-23T03:40:00Z">
        <w:r w:rsidDel="00DC5316">
          <w:delText>As of</w:delText>
        </w:r>
      </w:del>
      <w:r>
        <w:t xml:space="preserve"> </w:t>
      </w:r>
      <w:r w:rsidR="007B4341">
        <w:t>CSM v.4.1</w:t>
      </w:r>
      <w:r>
        <w:t>,</w:t>
      </w:r>
      <w:r w:rsidR="007B4341">
        <w:t xml:space="preserve"> the Hibernate </w:t>
      </w:r>
      <w:r>
        <w:t>a</w:t>
      </w:r>
      <w:r w:rsidR="007B4341">
        <w:t>nnotations</w:t>
      </w:r>
      <w:r>
        <w:t xml:space="preserve"> and</w:t>
      </w:r>
      <w:r w:rsidR="007B4341">
        <w:t xml:space="preserve"> @Filter annotations are supported with the Instance Level Security feature.</w:t>
      </w:r>
    </w:p>
    <w:p w:rsidR="007B4341" w:rsidRDefault="007B4341" w:rsidP="007B4341">
      <w:pPr>
        <w:pStyle w:val="BodyText"/>
      </w:pPr>
      <w:r>
        <w:t xml:space="preserve">In </w:t>
      </w:r>
      <w:r w:rsidR="00C30D19">
        <w:t xml:space="preserve">the </w:t>
      </w:r>
      <w:r>
        <w:t>case of an SDK generated system, there are two jar files generated containing the Hibernate and Domain Objects separately. In this case</w:t>
      </w:r>
      <w:r w:rsidR="00C30D19">
        <w:t>,</w:t>
      </w:r>
      <w:r>
        <w:t xml:space="preserve"> both </w:t>
      </w:r>
      <w:r w:rsidR="00C30D19">
        <w:t xml:space="preserve">of </w:t>
      </w:r>
      <w:r>
        <w:t>these files have to be uploaded.</w:t>
      </w:r>
    </w:p>
    <w:p w:rsidR="007B4341" w:rsidRDefault="00C30D19" w:rsidP="007B4341">
      <w:pPr>
        <w:pStyle w:val="BodyText"/>
      </w:pPr>
      <w:r>
        <w:t>In addition,</w:t>
      </w:r>
      <w:r w:rsidR="007B4341">
        <w:t xml:space="preserve"> a fully qualify hibernate configuration file name should be provided along with the files. Once the file is successfully uploaded a success message is given to the user.</w:t>
      </w:r>
    </w:p>
    <w:p w:rsidR="007B4341" w:rsidRDefault="007B4341" w:rsidP="007B4341">
      <w:pPr>
        <w:pStyle w:val="Heading4"/>
      </w:pPr>
      <w:r>
        <w:t>Creating a Filter Clause</w:t>
      </w:r>
    </w:p>
    <w:p w:rsidR="007B4341" w:rsidRDefault="007B4341" w:rsidP="007B4341">
      <w:pPr>
        <w:pStyle w:val="BodyText"/>
      </w:pPr>
      <w:r>
        <w:t xml:space="preserve">Once the file containing </w:t>
      </w:r>
      <w:r w:rsidR="00C30D19">
        <w:t xml:space="preserve">the </w:t>
      </w:r>
      <w:r>
        <w:t>Hibernate information is uploaded</w:t>
      </w:r>
      <w:r w:rsidR="00C30D19">
        <w:t>,</w:t>
      </w:r>
      <w:r>
        <w:t xml:space="preserve"> we can use it to create filter clause</w:t>
      </w:r>
      <w:r w:rsidR="00C30D19">
        <w:t>s</w:t>
      </w:r>
      <w:r>
        <w:t xml:space="preserve"> for different objects.</w:t>
      </w:r>
      <w:r w:rsidR="00F228E8">
        <w:fldChar w:fldCharType="begin"/>
      </w:r>
      <w:r w:rsidR="00A6073E">
        <w:instrText xml:space="preserve"> XE "</w:instrText>
      </w:r>
      <w:r w:rsidR="00A6073E" w:rsidRPr="00347DEE">
        <w:instrText>filter clause</w:instrText>
      </w:r>
      <w:r w:rsidR="007F0163">
        <w:instrText>s</w:instrText>
      </w:r>
      <w:r w:rsidR="00A6073E">
        <w:instrText xml:space="preserve">" </w:instrText>
      </w:r>
      <w:r w:rsidR="00F228E8">
        <w:fldChar w:fldCharType="end"/>
      </w:r>
      <w:r w:rsidR="00F228E8">
        <w:fldChar w:fldCharType="begin"/>
      </w:r>
      <w:r w:rsidR="00A6073E">
        <w:instrText xml:space="preserve"> XE "</w:instrText>
      </w:r>
      <w:r w:rsidR="00A6073E" w:rsidRPr="00347DEE">
        <w:instrText>create filter clause</w:instrText>
      </w:r>
      <w:r w:rsidR="00A6073E">
        <w:instrText xml:space="preserve">" </w:instrText>
      </w:r>
      <w:r w:rsidR="00F228E8">
        <w:fldChar w:fldCharType="end"/>
      </w:r>
      <w:r w:rsidR="00F228E8">
        <w:fldChar w:fldCharType="begin"/>
      </w:r>
      <w:r w:rsidR="00A6073E">
        <w:instrText xml:space="preserve"> XE "</w:instrText>
      </w:r>
      <w:r w:rsidR="00A6073E" w:rsidRPr="00494705">
        <w:instrText>security:create filter clause</w:instrText>
      </w:r>
      <w:r w:rsidR="00A6073E">
        <w:instrText xml:space="preserve">" </w:instrText>
      </w:r>
      <w:r w:rsidR="00F228E8">
        <w:fldChar w:fldCharType="end"/>
      </w:r>
    </w:p>
    <w:p w:rsidR="007B4341" w:rsidRDefault="007B4341" w:rsidP="007B4341">
      <w:pPr>
        <w:pStyle w:val="BodyText"/>
      </w:pPr>
      <w:r>
        <w:t>On the filter clause screen,</w:t>
      </w:r>
      <w:r w:rsidR="00C30D19">
        <w:t xml:space="preserve"> the</w:t>
      </w:r>
      <w:r>
        <w:t xml:space="preserve"> user first has to select the class for which </w:t>
      </w:r>
      <w:r w:rsidR="00C30D19">
        <w:t>they want</w:t>
      </w:r>
      <w:r>
        <w:t xml:space="preserve"> to add the filter. Once the class is selected, the </w:t>
      </w:r>
      <w:r w:rsidR="00653A5A">
        <w:t>Filter Chain drop-down list</w:t>
      </w:r>
      <w:r>
        <w:t xml:space="preserve"> is automatically populated with the associated classes. </w:t>
      </w:r>
    </w:p>
    <w:p w:rsidR="007B4341" w:rsidRDefault="007B4341" w:rsidP="007B4341">
      <w:pPr>
        <w:pStyle w:val="NoteMainbody"/>
      </w:pPr>
      <w:r w:rsidRPr="00C30D19">
        <w:rPr>
          <w:rStyle w:val="Bold"/>
        </w:rPr>
        <w:t>NOTE:</w:t>
      </w:r>
      <w:r>
        <w:t xml:space="preserve"> There is an entry for the master class itself in the list. This is to allow for direct instance level security.</w:t>
      </w:r>
    </w:p>
    <w:p w:rsidR="007B4341" w:rsidRDefault="007B4341" w:rsidP="007B4341">
      <w:pPr>
        <w:pStyle w:val="BodyText"/>
      </w:pPr>
      <w:r>
        <w:t>If you want to provision a</w:t>
      </w:r>
      <w:r w:rsidR="00653A5A">
        <w:t xml:space="preserve"> Direct Instance Level Security, </w:t>
      </w:r>
      <w:r>
        <w:t xml:space="preserve">select the class itself </w:t>
      </w:r>
      <w:r w:rsidR="00653A5A">
        <w:t>from</w:t>
      </w:r>
      <w:r>
        <w:t xml:space="preserve"> the </w:t>
      </w:r>
      <w:r w:rsidR="00653A5A">
        <w:t>Filter Chain drop-down list</w:t>
      </w:r>
      <w:r>
        <w:t xml:space="preserve"> and </w:t>
      </w:r>
      <w:r w:rsidR="00653A5A">
        <w:t xml:space="preserve">click </w:t>
      </w:r>
      <w:r w:rsidR="00653A5A" w:rsidRPr="00653A5A">
        <w:rPr>
          <w:rStyle w:val="Bold"/>
        </w:rPr>
        <w:t>Done</w:t>
      </w:r>
      <w:r>
        <w:t xml:space="preserve">. </w:t>
      </w:r>
    </w:p>
    <w:p w:rsidR="007B4341" w:rsidRDefault="007B4341" w:rsidP="007B4341">
      <w:pPr>
        <w:pStyle w:val="BodyText"/>
      </w:pPr>
      <w:r>
        <w:t>In case of Cross Dependant Security, sel</w:t>
      </w:r>
      <w:r w:rsidR="00653A5A">
        <w:t xml:space="preserve">ect the associated class from the Filter Chain drop-down list. </w:t>
      </w:r>
      <w:r>
        <w:t xml:space="preserve">Note that you can drill down the class hierarchy by </w:t>
      </w:r>
      <w:r w:rsidR="00653A5A">
        <w:t>clicking</w:t>
      </w:r>
      <w:r>
        <w:t xml:space="preserve"> the Add button</w:t>
      </w:r>
      <w:r w:rsidR="00653A5A">
        <w:t xml:space="preserve"> located in the Filter Chain section of the Filter Clause Details form</w:t>
      </w:r>
      <w:r>
        <w:t>. This bring</w:t>
      </w:r>
      <w:r w:rsidR="00653A5A">
        <w:t>s</w:t>
      </w:r>
      <w:r>
        <w:t xml:space="preserve"> the associated child classes. Once you have reached the final class on which the security for the class is dependant</w:t>
      </w:r>
      <w:r w:rsidR="00653A5A">
        <w:t>,</w:t>
      </w:r>
      <w:r>
        <w:t xml:space="preserve"> you can </w:t>
      </w:r>
      <w:r w:rsidR="00653A5A">
        <w:t xml:space="preserve">click </w:t>
      </w:r>
      <w:r w:rsidR="00653A5A" w:rsidRPr="00653A5A">
        <w:rPr>
          <w:rStyle w:val="Bold"/>
        </w:rPr>
        <w:t>D</w:t>
      </w:r>
      <w:r w:rsidRPr="00653A5A">
        <w:rPr>
          <w:rStyle w:val="Bold"/>
        </w:rPr>
        <w:t>one</w:t>
      </w:r>
      <w:r>
        <w:t>.</w:t>
      </w:r>
    </w:p>
    <w:p w:rsidR="007B4341" w:rsidRDefault="007B4341" w:rsidP="007B4341">
      <w:pPr>
        <w:pStyle w:val="BodyText"/>
      </w:pPr>
      <w:r>
        <w:t xml:space="preserve">On pressing </w:t>
      </w:r>
      <w:r w:rsidR="00653A5A">
        <w:t xml:space="preserve">Done, </w:t>
      </w:r>
      <w:r>
        <w:t xml:space="preserve">the attribute list is populated with the attributes from the last class in the filter chain. Select the attribute </w:t>
      </w:r>
      <w:r w:rsidR="00E2492B">
        <w:t xml:space="preserve">on </w:t>
      </w:r>
      <w:r>
        <w:t>whose value the user will be granted access.</w:t>
      </w:r>
    </w:p>
    <w:p w:rsidR="007B4341" w:rsidRDefault="007B4341" w:rsidP="007B4341">
      <w:pPr>
        <w:pStyle w:val="BodyText"/>
      </w:pPr>
      <w:r>
        <w:t xml:space="preserve">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w:t>
      </w:r>
      <w:r w:rsidR="008B318A">
        <w:t>Hence you can provide an alias that will be used to determine to which protection elements the user has been granted access.</w:t>
      </w:r>
    </w:p>
    <w:p w:rsidR="004B0217" w:rsidRDefault="007B4341" w:rsidP="007B4341">
      <w:pPr>
        <w:pStyle w:val="BodyText"/>
        <w:rPr>
          <w:ins w:id="2597" w:author=" Vijay Parmar" w:date="2009-08-23T03:41:00Z"/>
        </w:rPr>
      </w:pPr>
      <w:r>
        <w:lastRenderedPageBreak/>
        <w:t xml:space="preserve">Once everything is selected, </w:t>
      </w:r>
      <w:r w:rsidR="00E2492B">
        <w:t>click</w:t>
      </w:r>
      <w:del w:id="2598" w:author=" Vijay Parmar" w:date="2009-08-23T03:40:00Z">
        <w:r w:rsidR="00E2492B" w:rsidDel="004B0217">
          <w:delText>ing</w:delText>
        </w:r>
      </w:del>
      <w:r>
        <w:t xml:space="preserve"> </w:t>
      </w:r>
      <w:r w:rsidRPr="00E2492B">
        <w:rPr>
          <w:rStyle w:val="Bold"/>
        </w:rPr>
        <w:t>Add</w:t>
      </w:r>
      <w:r>
        <w:t xml:space="preserve"> </w:t>
      </w:r>
      <w:r w:rsidR="00E2492B">
        <w:t xml:space="preserve">at the bottom of the </w:t>
      </w:r>
      <w:r>
        <w:t>filter</w:t>
      </w:r>
      <w:r w:rsidR="00E2492B">
        <w:t xml:space="preserve"> form</w:t>
      </w:r>
      <w:r>
        <w:t xml:space="preserve"> </w:t>
      </w:r>
      <w:ins w:id="2599" w:author=" Vijay Parmar" w:date="2009-08-23T03:40:00Z">
        <w:r w:rsidR="004B0217">
          <w:t xml:space="preserve">to </w:t>
        </w:r>
      </w:ins>
      <w:r>
        <w:t>create</w:t>
      </w:r>
      <w:del w:id="2600" w:author=" Vijay Parmar" w:date="2009-08-23T03:40:00Z">
        <w:r w:rsidR="00E2492B" w:rsidDel="004B0217">
          <w:delText>s</w:delText>
        </w:r>
      </w:del>
      <w:r>
        <w:t xml:space="preserve"> the filter. </w:t>
      </w:r>
    </w:p>
    <w:p w:rsidR="004B0217" w:rsidRDefault="004B0217" w:rsidP="007B4341">
      <w:pPr>
        <w:pStyle w:val="BodyText"/>
        <w:rPr>
          <w:ins w:id="2601" w:author=" Vijay Parmar" w:date="2009-08-23T03:42:00Z"/>
        </w:rPr>
      </w:pPr>
      <w:ins w:id="2602" w:author=" Vijay Parmar" w:date="2009-08-23T03:41:00Z">
        <w:r>
          <w:t xml:space="preserve">Once the ‘Add’ button is clicked, depending on whether the Instance Level </w:t>
        </w:r>
      </w:ins>
      <w:ins w:id="2603" w:author=" Vijay Parmar" w:date="2009-08-23T03:42:00Z">
        <w:r>
          <w:t>Query Performance Enhancement feature is enabled for the secured object</w:t>
        </w:r>
      </w:ins>
      <w:ins w:id="2604" w:author=" Vijay Parmar" w:date="2009-08-23T03:44:00Z">
        <w:r>
          <w:t xml:space="preserve"> and attribute</w:t>
        </w:r>
      </w:ins>
      <w:ins w:id="2605" w:author=" Vijay Parmar" w:date="2009-08-23T03:42:00Z">
        <w:r>
          <w:t>, the filtering SQL statements are generated differently and displayed back to the user.</w:t>
        </w:r>
      </w:ins>
    </w:p>
    <w:p w:rsidR="004B0217" w:rsidRDefault="004B0217" w:rsidP="007B4341">
      <w:pPr>
        <w:pStyle w:val="BodyText"/>
        <w:rPr>
          <w:ins w:id="2606" w:author=" Vijay Parmar" w:date="2009-08-23T03:43:00Z"/>
        </w:rPr>
      </w:pPr>
      <w:ins w:id="2607" w:author=" Vijay Parmar" w:date="2009-08-23T03:43:00Z">
        <w:r>
          <w:t xml:space="preserve">If the instance level security query performance enhancement feature is enabled for the secured object and </w:t>
        </w:r>
      </w:ins>
      <w:ins w:id="2608" w:author=" Vijay Parmar" w:date="2009-08-23T03:44:00Z">
        <w:r>
          <w:t>a</w:t>
        </w:r>
      </w:ins>
      <w:ins w:id="2609" w:author=" Vijay Parmar" w:date="2009-08-23T03:43:00Z">
        <w:r>
          <w:t>ttribute</w:t>
        </w:r>
      </w:ins>
      <w:ins w:id="2610" w:author=" Vijay Parmar" w:date="2009-08-23T03:44:00Z">
        <w:r>
          <w:t xml:space="preserve"> and an ‘active’ entry is available in the CSM_MAPPING table</w:t>
        </w:r>
      </w:ins>
      <w:ins w:id="2611" w:author=" Vijay Parmar" w:date="2009-08-23T03:43:00Z">
        <w:r>
          <w:t xml:space="preserve">, then the </w:t>
        </w:r>
      </w:ins>
      <w:ins w:id="2612" w:author=" Vijay Parmar" w:date="2009-08-23T03:44:00Z">
        <w:r>
          <w:t>filter generation process also involves creating temporary Instance tables and views</w:t>
        </w:r>
      </w:ins>
      <w:ins w:id="2613" w:author=" Vijay Parmar" w:date="2009-08-23T03:45:00Z">
        <w:r>
          <w:t>. See the section Using Instance Level Query Performance Enhancements for more information.</w:t>
        </w:r>
      </w:ins>
    </w:p>
    <w:p w:rsidR="00E2492B" w:rsidRDefault="007B4341" w:rsidP="007B4341">
      <w:pPr>
        <w:pStyle w:val="BodyText"/>
      </w:pPr>
      <w:r>
        <w:t>Once the filter is created</w:t>
      </w:r>
      <w:r w:rsidR="00E2492B">
        <w:t>, the</w:t>
      </w:r>
      <w:r>
        <w:t xml:space="preserve"> filtering SQL</w:t>
      </w:r>
      <w:r w:rsidR="00E2492B">
        <w:t xml:space="preserve"> statements</w:t>
      </w:r>
      <w:r>
        <w:t xml:space="preserve"> </w:t>
      </w:r>
      <w:r w:rsidR="00E2492B">
        <w:t xml:space="preserve">are </w:t>
      </w:r>
      <w:r>
        <w:t xml:space="preserve">generated and displayed back to the user. </w:t>
      </w:r>
    </w:p>
    <w:p w:rsidR="007B4341" w:rsidRDefault="007B4341" w:rsidP="007B4341">
      <w:pPr>
        <w:pStyle w:val="BodyText"/>
      </w:pPr>
      <w:r>
        <w:t xml:space="preserve">The generated SQL </w:t>
      </w:r>
      <w:r w:rsidR="00E2492B">
        <w:t xml:space="preserve">statements </w:t>
      </w:r>
      <w:r>
        <w:t xml:space="preserve">are for User and Group level filtering. Note that these fields are kept editable to allow users to modify the SQL in case if they want to optimize it further. The </w:t>
      </w:r>
      <w:r w:rsidR="00E2492B">
        <w:t>User SQL generated</w:t>
      </w:r>
      <w:r>
        <w:t xml:space="preserve"> will be used if instance level security is being done </w:t>
      </w:r>
      <w:r w:rsidR="00E2492B">
        <w:t>at the</w:t>
      </w:r>
      <w:r>
        <w:t xml:space="preserve"> user level. The SQL generated for Group will be used when instance level security is being doing for group level. Both SQL </w:t>
      </w:r>
      <w:r w:rsidR="00E2492B">
        <w:t xml:space="preserve">statements </w:t>
      </w:r>
      <w:r>
        <w:t>are different and special att</w:t>
      </w:r>
      <w:r w:rsidR="00E2492B">
        <w:t>ention must</w:t>
      </w:r>
      <w:r>
        <w:t xml:space="preserve"> be paid while editing any of the SQL filter query.</w:t>
      </w:r>
    </w:p>
    <w:p w:rsidR="007B4341" w:rsidRDefault="007B4341" w:rsidP="007B4341">
      <w:pPr>
        <w:pStyle w:val="Heading4"/>
      </w:pPr>
      <w:r>
        <w:t>Creating Protection Element</w:t>
      </w:r>
      <w:r w:rsidR="00E2492B">
        <w:t>s</w:t>
      </w:r>
    </w:p>
    <w:p w:rsidR="007B4341" w:rsidRDefault="007B4341" w:rsidP="007B4341">
      <w:pPr>
        <w:pStyle w:val="BodyText"/>
      </w:pPr>
      <w:r>
        <w:t>Once the security filters have been created, you need to provision the actual instances on which the user has access. This is done by creating protection elements for these instances and providing access to the users.</w:t>
      </w:r>
      <w:r w:rsidR="00F228E8">
        <w:fldChar w:fldCharType="begin"/>
      </w:r>
      <w:r w:rsidR="004B7991">
        <w:instrText xml:space="preserve"> XE "</w:instrText>
      </w:r>
      <w:r w:rsidR="004B7991" w:rsidRPr="00EE77D5">
        <w:instrText>protection element:create</w:instrText>
      </w:r>
      <w:r w:rsidR="004B7991">
        <w:instrText xml:space="preserve">" </w:instrText>
      </w:r>
      <w:r w:rsidR="00F228E8">
        <w:fldChar w:fldCharType="end"/>
      </w:r>
      <w:r w:rsidR="00F228E8">
        <w:fldChar w:fldCharType="begin"/>
      </w:r>
      <w:r w:rsidR="004B7991">
        <w:instrText xml:space="preserve"> XE "</w:instrText>
      </w:r>
      <w:r w:rsidR="004B7991" w:rsidRPr="00347DEE">
        <w:instrText>create protection element</w:instrText>
      </w:r>
      <w:r w:rsidR="004B7991">
        <w:instrText xml:space="preserve">" </w:instrText>
      </w:r>
      <w:r w:rsidR="00F228E8">
        <w:fldChar w:fldCharType="end"/>
      </w:r>
      <w:r w:rsidR="00F228E8">
        <w:fldChar w:fldCharType="begin"/>
      </w:r>
      <w:r w:rsidR="004B7991">
        <w:instrText xml:space="preserve"> XE "</w:instrText>
      </w:r>
      <w:r w:rsidR="004B7991" w:rsidRPr="00DE64D9">
        <w:instrText>security:protection element</w:instrText>
      </w:r>
      <w:r w:rsidR="004B7991">
        <w:instrText xml:space="preserve">" </w:instrText>
      </w:r>
      <w:r w:rsidR="00F228E8">
        <w:fldChar w:fldCharType="end"/>
      </w:r>
    </w:p>
    <w:p w:rsidR="007B4341" w:rsidRDefault="00E2492B" w:rsidP="007B4341">
      <w:pPr>
        <w:pStyle w:val="BodyText"/>
      </w:pPr>
      <w:r>
        <w:t>The following table provides descriptions of the Protection Element f</w:t>
      </w:r>
      <w:r w:rsidR="007B4341">
        <w:t xml:space="preserve">ields </w:t>
      </w:r>
      <w:r>
        <w:t>that an Admin must populate when creating a Protection Element</w:t>
      </w:r>
      <w:r w:rsidR="007B434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7B4341" w:rsidRPr="007B4341" w:rsidTr="00B518D5">
        <w:trPr>
          <w:cantSplit/>
          <w:tblHeader/>
        </w:trPr>
        <w:tc>
          <w:tcPr>
            <w:tcW w:w="3168" w:type="dxa"/>
            <w:shd w:val="clear" w:color="auto" w:fill="D9D9D9"/>
            <w:vAlign w:val="center"/>
          </w:tcPr>
          <w:p w:rsidR="007B4341" w:rsidRPr="007B4341" w:rsidRDefault="007B4341" w:rsidP="00D039D0">
            <w:pPr>
              <w:pStyle w:val="TableHeaderCenter"/>
            </w:pPr>
            <w:r w:rsidRPr="007B4341">
              <w:t>Field Name</w:t>
            </w:r>
          </w:p>
        </w:tc>
        <w:tc>
          <w:tcPr>
            <w:tcW w:w="5256" w:type="dxa"/>
            <w:shd w:val="clear" w:color="auto" w:fill="D9D9D9"/>
            <w:vAlign w:val="center"/>
          </w:tcPr>
          <w:p w:rsidR="007B4341" w:rsidRPr="007B4341" w:rsidRDefault="007B4341" w:rsidP="00D039D0">
            <w:pPr>
              <w:pStyle w:val="TableHeaderCenter"/>
            </w:pPr>
            <w:r w:rsidRPr="007B4341">
              <w:t>Description</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Name</w:t>
            </w:r>
          </w:p>
        </w:tc>
        <w:tc>
          <w:tcPr>
            <w:tcW w:w="5256" w:type="dxa"/>
            <w:vAlign w:val="center"/>
          </w:tcPr>
          <w:p w:rsidR="007B4341" w:rsidRPr="007B4341" w:rsidRDefault="007B4341" w:rsidP="00D039D0">
            <w:pPr>
              <w:pStyle w:val="TableText"/>
            </w:pPr>
            <w:r w:rsidRPr="007B4341">
              <w:t xml:space="preserve">Distinct name </w:t>
            </w:r>
            <w:r w:rsidR="00E2492B">
              <w:t xml:space="preserve">that uniquely </w:t>
            </w:r>
            <w:r w:rsidR="008B318A">
              <w:t>identifies</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Description</w:t>
            </w:r>
          </w:p>
        </w:tc>
        <w:tc>
          <w:tcPr>
            <w:tcW w:w="5256" w:type="dxa"/>
            <w:vAlign w:val="center"/>
          </w:tcPr>
          <w:p w:rsidR="007B4341" w:rsidRPr="007B4341" w:rsidRDefault="007B4341" w:rsidP="00D039D0">
            <w:pPr>
              <w:pStyle w:val="TableText"/>
            </w:pPr>
            <w:r w:rsidRPr="007B4341">
              <w:t xml:space="preserve">Description </w:t>
            </w:r>
            <w:r w:rsidR="00E2492B">
              <w:t>of</w:t>
            </w:r>
            <w:r w:rsidRPr="007B4341">
              <w:t xml:space="preserve"> the Protection Element</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Type</w:t>
            </w:r>
          </w:p>
        </w:tc>
        <w:tc>
          <w:tcPr>
            <w:tcW w:w="5256" w:type="dxa"/>
            <w:vAlign w:val="center"/>
          </w:tcPr>
          <w:p w:rsidR="007B4341" w:rsidRPr="007B4341" w:rsidRDefault="007B4341" w:rsidP="00D039D0">
            <w:pPr>
              <w:pStyle w:val="TableText"/>
            </w:pPr>
            <w:r w:rsidRPr="007B4341">
              <w:t>Can be left blank</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Object Id</w:t>
            </w:r>
          </w:p>
        </w:tc>
        <w:tc>
          <w:tcPr>
            <w:tcW w:w="5256" w:type="dxa"/>
            <w:vAlign w:val="center"/>
          </w:tcPr>
          <w:p w:rsidR="007B4341" w:rsidRPr="007B4341" w:rsidRDefault="007B4341" w:rsidP="00D039D0">
            <w:pPr>
              <w:pStyle w:val="TableText"/>
            </w:pPr>
            <w:r w:rsidRPr="007B4341">
              <w:t>The target class name on which the security of the master class depends. If an alias class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Attribute</w:t>
            </w:r>
          </w:p>
        </w:tc>
        <w:tc>
          <w:tcPr>
            <w:tcW w:w="5256" w:type="dxa"/>
            <w:vAlign w:val="center"/>
          </w:tcPr>
          <w:p w:rsidR="007B4341" w:rsidRPr="007B4341" w:rsidRDefault="007B4341" w:rsidP="00D039D0">
            <w:pPr>
              <w:pStyle w:val="TableText"/>
            </w:pPr>
            <w:r w:rsidRPr="007B4341">
              <w:t>The name of the attribute of the target class on which the security of the master class depends. If an alias attribute name is used then the alias should be entered here</w:t>
            </w:r>
          </w:p>
        </w:tc>
      </w:tr>
      <w:tr w:rsidR="007B4341" w:rsidRPr="007B4341" w:rsidTr="00B518D5">
        <w:trPr>
          <w:cantSplit/>
        </w:trPr>
        <w:tc>
          <w:tcPr>
            <w:tcW w:w="3168" w:type="dxa"/>
            <w:vAlign w:val="center"/>
          </w:tcPr>
          <w:p w:rsidR="007B4341" w:rsidRPr="007B4341" w:rsidRDefault="007B4341" w:rsidP="00D039D0">
            <w:pPr>
              <w:pStyle w:val="TableText"/>
            </w:pPr>
            <w:r w:rsidRPr="007B4341">
              <w:t>Protection Element Value</w:t>
            </w:r>
          </w:p>
        </w:tc>
        <w:tc>
          <w:tcPr>
            <w:tcW w:w="5256" w:type="dxa"/>
            <w:vAlign w:val="center"/>
          </w:tcPr>
          <w:p w:rsidR="007B4341" w:rsidRPr="007B4341" w:rsidRDefault="007B4341" w:rsidP="00D039D0">
            <w:pPr>
              <w:pStyle w:val="TableText"/>
            </w:pPr>
            <w:r w:rsidRPr="007B4341">
              <w:t>The actual value of the attribute on which user has access.</w:t>
            </w:r>
          </w:p>
        </w:tc>
      </w:tr>
      <w:tr w:rsidR="007B4341" w:rsidRPr="007B4341" w:rsidTr="00B518D5">
        <w:trPr>
          <w:cantSplit/>
        </w:trPr>
        <w:tc>
          <w:tcPr>
            <w:tcW w:w="3168" w:type="dxa"/>
            <w:vAlign w:val="center"/>
          </w:tcPr>
          <w:p w:rsidR="007B4341" w:rsidRPr="007B4341" w:rsidRDefault="007B4341" w:rsidP="00D039D0">
            <w:pPr>
              <w:pStyle w:val="TableText"/>
            </w:pPr>
            <w:r w:rsidRPr="007B4341">
              <w:t>Update Date</w:t>
            </w:r>
          </w:p>
        </w:tc>
        <w:tc>
          <w:tcPr>
            <w:tcW w:w="5256" w:type="dxa"/>
            <w:vAlign w:val="center"/>
          </w:tcPr>
          <w:p w:rsidR="007B4341" w:rsidRPr="007B4341" w:rsidRDefault="007B4341" w:rsidP="00D039D0">
            <w:pPr>
              <w:pStyle w:val="TableText"/>
            </w:pPr>
            <w:r w:rsidRPr="007B4341">
              <w:t>Date when the protection element was last updated</w:t>
            </w:r>
          </w:p>
        </w:tc>
      </w:tr>
    </w:tbl>
    <w:p w:rsidR="005D0051" w:rsidRDefault="002A3C9A" w:rsidP="007B4341">
      <w:pPr>
        <w:pStyle w:val="Caption"/>
      </w:pPr>
      <w:r>
        <w:t>Figure</w:t>
      </w:r>
      <w:r w:rsidR="007B4341">
        <w:t xml:space="preserve"> </w:t>
      </w:r>
      <w:fldSimple w:instr=" STYLEREF 1 \s ">
        <w:r w:rsidR="00E92FAF">
          <w:rPr>
            <w:noProof/>
          </w:rPr>
          <w:t>5</w:t>
        </w:r>
      </w:fldSimple>
      <w:r w:rsidR="002F0542">
        <w:noBreakHyphen/>
      </w:r>
      <w:fldSimple w:instr=" SEQ Figure \* ARABIC \s 1 ">
        <w:r w:rsidR="00E92FAF">
          <w:rPr>
            <w:noProof/>
          </w:rPr>
          <w:t>2</w:t>
        </w:r>
      </w:fldSimple>
      <w:r w:rsidR="007B4341">
        <w:t xml:space="preserve"> Protection Element Fields</w:t>
      </w:r>
    </w:p>
    <w:p w:rsidR="00EB0159" w:rsidRDefault="007B4341" w:rsidP="007B4341">
      <w:pPr>
        <w:pStyle w:val="Heading3"/>
      </w:pPr>
      <w:bookmarkStart w:id="2614" w:name="_Toc238804906"/>
      <w:r>
        <w:lastRenderedPageBreak/>
        <w:t>Using Instance Level Security</w:t>
      </w:r>
      <w:bookmarkEnd w:id="2614"/>
    </w:p>
    <w:p w:rsidR="007B4341" w:rsidRDefault="00315838" w:rsidP="007B4341">
      <w:pPr>
        <w:pStyle w:val="BodyText"/>
      </w:pPr>
      <w:r>
        <w:t>In order for the c</w:t>
      </w:r>
      <w:r w:rsidR="007B4341">
        <w:t xml:space="preserve">lient application to inject Instance Level Security, CSM provides a helper class which assists them. This class contains methods which allow the user to add </w:t>
      </w:r>
      <w:r>
        <w:t>these filters to the Hibernate C</w:t>
      </w:r>
      <w:r w:rsidR="007B4341">
        <w:t>onfiguration at the time of loading of the system</w:t>
      </w:r>
      <w:r>
        <w:t>,</w:t>
      </w:r>
      <w:r w:rsidR="007B4341">
        <w:t xml:space="preserve"> and also initialize and pa</w:t>
      </w:r>
      <w:r>
        <w:t>rameterize these filters at run</w:t>
      </w:r>
      <w:r w:rsidR="007B4341">
        <w:t xml:space="preserve">time for </w:t>
      </w:r>
      <w:r>
        <w:t>the</w:t>
      </w:r>
      <w:r w:rsidR="007B4341">
        <w:t xml:space="preserve"> particular user or group(s) firing the query.</w:t>
      </w:r>
    </w:p>
    <w:p w:rsidR="007B4341" w:rsidRPr="00F50754" w:rsidRDefault="007B4341" w:rsidP="00315838">
      <w:pPr>
        <w:pStyle w:val="BodyText"/>
        <w:keepNext/>
        <w:rPr>
          <w:rStyle w:val="Bold"/>
        </w:rPr>
      </w:pPr>
      <w:r w:rsidRPr="00F50754">
        <w:rPr>
          <w:rStyle w:val="Bold"/>
        </w:rPr>
        <w:t>To add filters when using i</w:t>
      </w:r>
      <w:r w:rsidR="00F50754">
        <w:rPr>
          <w:rStyle w:val="Bold"/>
        </w:rPr>
        <w:t>nstance level security for user:</w:t>
      </w:r>
    </w:p>
    <w:p w:rsidR="007B4341" w:rsidRDefault="007B4341" w:rsidP="00315838">
      <w:pPr>
        <w:pStyle w:val="Classfilesample"/>
      </w:pPr>
      <w:r>
        <w:t>public static void addFilters( AuthorizationManager authorizationManager, Configuration configuration)</w:t>
      </w:r>
    </w:p>
    <w:p w:rsidR="007B4341" w:rsidRDefault="007B4341" w:rsidP="00315838">
      <w:pPr>
        <w:pStyle w:val="Classfilesample"/>
      </w:pPr>
      <w:r>
        <w:t>public static void addFilters(AuthorizationManager authorizationManager,Configuration configuration, List&lt;String&gt; definedFilterNamesList)</w:t>
      </w:r>
    </w:p>
    <w:p w:rsidR="007B4341" w:rsidRPr="00F50754" w:rsidRDefault="007B4341" w:rsidP="007B4341">
      <w:pPr>
        <w:pStyle w:val="BodyText"/>
        <w:rPr>
          <w:rStyle w:val="Bold"/>
        </w:rPr>
      </w:pPr>
      <w:r w:rsidRPr="00F50754">
        <w:rPr>
          <w:rStyle w:val="Bold"/>
        </w:rPr>
        <w:t>To add filters when using ins</w:t>
      </w:r>
      <w:r w:rsidR="00F50754">
        <w:rPr>
          <w:rStyle w:val="Bold"/>
        </w:rPr>
        <w:t>tance level security for groups:</w:t>
      </w:r>
    </w:p>
    <w:p w:rsidR="007B4341" w:rsidRDefault="007B4341" w:rsidP="00315838">
      <w:pPr>
        <w:pStyle w:val="Classfilesample"/>
      </w:pPr>
      <w:r>
        <w:t>public static void addFiltersForGroups( AuthorizationManager authorizationManager, Configuration configuration)</w:t>
      </w:r>
    </w:p>
    <w:p w:rsidR="007B4341" w:rsidRDefault="007B4341" w:rsidP="00315838">
      <w:pPr>
        <w:pStyle w:val="Classfilesample"/>
      </w:pPr>
      <w:r>
        <w:t>public static void addFiltersForGroups(AuthorizationManager authorizationManager,Configuration configuration, List&lt;String&gt; definedFilterNamesList)</w:t>
      </w:r>
    </w:p>
    <w:p w:rsidR="007B4341" w:rsidRDefault="00045344" w:rsidP="007B4341">
      <w:pPr>
        <w:pStyle w:val="BodyText"/>
      </w:pPr>
      <w:r>
        <w:t>One</w:t>
      </w:r>
      <w:r w:rsidR="007B4341">
        <w:t xml:space="preserve"> </w:t>
      </w:r>
      <w:r>
        <w:t xml:space="preserve">of these </w:t>
      </w:r>
      <w:r w:rsidR="007B4341">
        <w:t xml:space="preserve">methods should be called only once for an application just after the Hibernate Configuration object is created </w:t>
      </w:r>
      <w:r w:rsidR="00315838">
        <w:t>(</w:t>
      </w:r>
      <w:r w:rsidR="007B4341">
        <w:t>by reading the configuration file</w:t>
      </w:r>
      <w:r w:rsidR="00315838">
        <w:t>)</w:t>
      </w:r>
      <w:r w:rsidR="007B4341">
        <w:t xml:space="preserve"> and before the Session Factory Method is created. The methods inject the security filters </w:t>
      </w:r>
      <w:r w:rsidR="00315838">
        <w:t xml:space="preserve">that have been </w:t>
      </w:r>
      <w:r w:rsidR="007B4341">
        <w:t xml:space="preserve">created for this application. </w:t>
      </w:r>
      <w:r w:rsidR="008C29D3">
        <w:t>CSM</w:t>
      </w:r>
      <w:r w:rsidR="007B4341">
        <w:t xml:space="preserve"> retrieves a list of all the filters </w:t>
      </w:r>
      <w:r w:rsidR="00315838">
        <w:t>that</w:t>
      </w:r>
      <w:r w:rsidR="007B4341">
        <w:t xml:space="preserve"> have been defined for </w:t>
      </w:r>
      <w:r w:rsidR="00315838">
        <w:t>the</w:t>
      </w:r>
      <w:r w:rsidR="007B4341">
        <w:t xml:space="preserve"> application from the CSM Database.</w:t>
      </w:r>
    </w:p>
    <w:p w:rsidR="007B4341" w:rsidRDefault="007B4341" w:rsidP="007B4341">
      <w:pPr>
        <w:pStyle w:val="BodyText"/>
      </w:pPr>
      <w:r>
        <w:t>Since the non-CSM custom filters defined in HBM or via @Fil</w:t>
      </w:r>
      <w:r w:rsidR="00315838">
        <w:t>ter annotations are supported, i</w:t>
      </w:r>
      <w:r>
        <w:t xml:space="preserve">f the </w:t>
      </w:r>
      <w:r w:rsidRPr="00315838">
        <w:rPr>
          <w:rStyle w:val="Emphasis"/>
        </w:rPr>
        <w:t>definedFilterNamesList</w:t>
      </w:r>
      <w:r>
        <w:t xml:space="preserve"> parameter is passed while adding filters</w:t>
      </w:r>
      <w:r w:rsidR="00315838">
        <w:t>,</w:t>
      </w:r>
      <w:r>
        <w:t xml:space="preserve"> then the named fi</w:t>
      </w:r>
      <w:r w:rsidR="00315838">
        <w:t>lters will be added as well to the p</w:t>
      </w:r>
      <w:r>
        <w:t>ersistent classes.</w:t>
      </w:r>
    </w:p>
    <w:p w:rsidR="007B4341" w:rsidRDefault="00315838" w:rsidP="007B4341">
      <w:pPr>
        <w:pStyle w:val="BodyText"/>
      </w:pPr>
      <w:r>
        <w:t>After that, f</w:t>
      </w:r>
      <w:r w:rsidR="007B4341">
        <w:t>or each filter in the list,</w:t>
      </w:r>
      <w:r w:rsidR="001E1FCA">
        <w:t xml:space="preserve">CSM </w:t>
      </w:r>
      <w:r w:rsidR="007B4341">
        <w:t xml:space="preserve"> creates a new FilterDefinition (Hibernate) object. </w:t>
      </w:r>
      <w:r w:rsidR="001E1FCA">
        <w:t xml:space="preserve">CSM </w:t>
      </w:r>
      <w:r>
        <w:t>then retrieves the p</w:t>
      </w:r>
      <w:r w:rsidR="007B4341">
        <w:t xml:space="preserve">ersistent </w:t>
      </w:r>
      <w:r>
        <w:t>c</w:t>
      </w:r>
      <w:r w:rsidR="007B4341">
        <w:t>lass from the passed Configuration Object using the class name for</w:t>
      </w:r>
      <w:r w:rsidR="008C29D3">
        <w:t xml:space="preserve"> which the filter is defined. CSM</w:t>
      </w:r>
      <w:r w:rsidR="007B4341">
        <w:t xml:space="preserve"> then adds the filter to the persistent class by setting the filtering query.</w:t>
      </w:r>
    </w:p>
    <w:p w:rsidR="00F50754" w:rsidRPr="00F50754" w:rsidRDefault="00F50754" w:rsidP="00F50754">
      <w:pPr>
        <w:pStyle w:val="BodyText"/>
        <w:rPr>
          <w:rStyle w:val="Bold"/>
        </w:rPr>
      </w:pPr>
      <w:r w:rsidRPr="00F50754">
        <w:rPr>
          <w:rStyle w:val="Bold"/>
        </w:rPr>
        <w:t>To initialize filters when i</w:t>
      </w:r>
      <w:r>
        <w:rPr>
          <w:rStyle w:val="Bold"/>
        </w:rPr>
        <w:t>nstance level security for user:</w:t>
      </w:r>
    </w:p>
    <w:p w:rsidR="00F50754" w:rsidRDefault="00F50754" w:rsidP="00315838">
      <w:pPr>
        <w:pStyle w:val="Classfilesample"/>
      </w:pPr>
      <w:r>
        <w:t>public static void initializeFilters (String userName, Session session, AuthorizationManager authorizationManager)</w:t>
      </w:r>
    </w:p>
    <w:p w:rsidR="00F50754" w:rsidRDefault="00F50754" w:rsidP="00315838">
      <w:pPr>
        <w:pStyle w:val="Classfilesample"/>
      </w:pPr>
      <w:r>
        <w:t>public static v</w:t>
      </w:r>
      <w:r w:rsidR="00A861AA">
        <w:t>oid initializeFilters(String</w:t>
      </w:r>
      <w:r>
        <w:t xml:space="preserve"> groupNames, Session session, AuthorizationManager authorizationManager, Map&lt;String,String&gt; definedFilterNamesMap)</w:t>
      </w:r>
    </w:p>
    <w:p w:rsidR="00F50754" w:rsidRPr="00F50754" w:rsidRDefault="00F50754" w:rsidP="00F50754">
      <w:pPr>
        <w:pStyle w:val="BodyText"/>
        <w:rPr>
          <w:rStyle w:val="Bold"/>
        </w:rPr>
      </w:pPr>
      <w:r w:rsidRPr="00F50754">
        <w:rPr>
          <w:rStyle w:val="Bold"/>
        </w:rPr>
        <w:t>To initialize filters when ins</w:t>
      </w:r>
      <w:r>
        <w:rPr>
          <w:rStyle w:val="Bold"/>
        </w:rPr>
        <w:t>tance level security for groups:</w:t>
      </w:r>
    </w:p>
    <w:p w:rsidR="00F50754" w:rsidRDefault="00F50754" w:rsidP="00315838">
      <w:pPr>
        <w:pStyle w:val="Classfilesample"/>
      </w:pPr>
      <w:r>
        <w:t>public static void initializeFiltersForGroups(String[] groupNames, Session session, AuthorizationManager authorizationManager)</w:t>
      </w:r>
    </w:p>
    <w:p w:rsidR="00F50754" w:rsidRDefault="00F50754" w:rsidP="00315838">
      <w:pPr>
        <w:pStyle w:val="Classfilesample"/>
      </w:pPr>
      <w:r>
        <w:t>public static void initializeFiltersForGroups(String[] groupNames, Session session, AuthorizationManager authorizationManager, Map&lt;String,String&gt; definedFilterNamesMap)</w:t>
      </w:r>
    </w:p>
    <w:p w:rsidR="00F50754" w:rsidRDefault="00F50754" w:rsidP="00F50754">
      <w:pPr>
        <w:pStyle w:val="BodyText"/>
      </w:pPr>
      <w:r>
        <w:t xml:space="preserve">One of these methods should be invoked after obtaining the Session from the SessionFactory and just before executing the user query. This method initializes the filters that are already added to the </w:t>
      </w:r>
      <w:r w:rsidR="008B318A">
        <w:t>SessionFactory</w:t>
      </w:r>
      <w:r>
        <w:t xml:space="preserve">. This method first obtains the list </w:t>
      </w:r>
      <w:r>
        <w:lastRenderedPageBreak/>
        <w:t>of all the defined filters from the SessionFactory in the passe</w:t>
      </w:r>
      <w:r w:rsidR="00045344">
        <w:t>d</w:t>
      </w:r>
      <w:r>
        <w:t xml:space="preserve">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w:t>
      </w:r>
      <w:r w:rsidR="00045344">
        <w:t>s</w:t>
      </w:r>
      <w:r>
        <w:t xml:space="preserve">. It retrieves the </w:t>
      </w:r>
      <w:r w:rsidR="00F73F46" w:rsidRPr="00045344">
        <w:rPr>
          <w:rStyle w:val="Emphasis"/>
        </w:rPr>
        <w:t>application</w:t>
      </w:r>
      <w:r w:rsidRPr="00045344">
        <w:rPr>
          <w:rStyle w:val="Emphasis"/>
        </w:rPr>
        <w:t xml:space="preserve"> </w:t>
      </w:r>
      <w:r w:rsidR="00045344" w:rsidRPr="00045344">
        <w:rPr>
          <w:rStyle w:val="Emphasis"/>
        </w:rPr>
        <w:t>n</w:t>
      </w:r>
      <w:r w:rsidRPr="00045344">
        <w:rPr>
          <w:rStyle w:val="Emphasis"/>
        </w:rPr>
        <w:t>ame</w:t>
      </w:r>
      <w:r>
        <w:t xml:space="preserve"> from the passed Authorization Manager.</w:t>
      </w:r>
    </w:p>
    <w:p w:rsidR="00F50754" w:rsidRDefault="00F50754" w:rsidP="00F50754">
      <w:pPr>
        <w:pStyle w:val="BodyText"/>
      </w:pPr>
      <w:r>
        <w:t>It is important to note that the instance level security filters can be added or initial</w:t>
      </w:r>
      <w:r w:rsidR="00045344">
        <w:t>ized for a u</w:t>
      </w:r>
      <w:r>
        <w:t xml:space="preserve">ser or groups exclusively. </w:t>
      </w:r>
      <w:r w:rsidR="00045344">
        <w:t xml:space="preserve">Meaning that </w:t>
      </w:r>
      <w:r>
        <w:t xml:space="preserve">if the </w:t>
      </w:r>
      <w:r w:rsidRPr="00045344">
        <w:rPr>
          <w:rStyle w:val="Emphasis"/>
        </w:rPr>
        <w:t>addFilter</w:t>
      </w:r>
      <w:r>
        <w:t xml:space="preserve"> method is invoked for groups</w:t>
      </w:r>
      <w:r w:rsidR="00045344">
        <w:t>,</w:t>
      </w:r>
      <w:r>
        <w:t xml:space="preserve"> then the Group(s) based instance level security filter </w:t>
      </w:r>
      <w:r w:rsidR="008B318A">
        <w:t>queries are</w:t>
      </w:r>
      <w:r w:rsidR="00045344">
        <w:t xml:space="preserve"> </w:t>
      </w:r>
      <w:r>
        <w:t xml:space="preserve">added. As mentioned </w:t>
      </w:r>
      <w:r w:rsidR="00045344">
        <w:t>above, the decision to utilize u</w:t>
      </w:r>
      <w:r>
        <w:t xml:space="preserve">ser or group based instance level security </w:t>
      </w:r>
      <w:r w:rsidR="00045344">
        <w:t>must be</w:t>
      </w:r>
      <w:r>
        <w:t xml:space="preserve"> made before adding the filters to </w:t>
      </w:r>
      <w:r w:rsidR="00045344">
        <w:t xml:space="preserve">the </w:t>
      </w:r>
      <w:r>
        <w:t>Hibernate session and should not be used interchangeably.</w:t>
      </w:r>
    </w:p>
    <w:p w:rsidR="00707391" w:rsidRDefault="004A2BD2" w:rsidP="004A2BD2">
      <w:pPr>
        <w:pStyle w:val="Heading3"/>
        <w:rPr>
          <w:ins w:id="2615" w:author=" Vijay Parmar" w:date="2009-08-21T23:24:00Z"/>
        </w:rPr>
      </w:pPr>
      <w:bookmarkStart w:id="2616" w:name="_Toc238804907"/>
      <w:ins w:id="2617" w:author=" Vijay Parmar" w:date="2009-08-21T23:22:00Z">
        <w:r>
          <w:t xml:space="preserve">Using Instance Level Query Performance </w:t>
        </w:r>
        <w:commentRangeStart w:id="2618"/>
        <w:r>
          <w:t>Enhancements</w:t>
        </w:r>
      </w:ins>
      <w:commentRangeEnd w:id="2618"/>
      <w:ins w:id="2619" w:author=" Vijay Parmar" w:date="2009-08-22T13:59:00Z">
        <w:r w:rsidR="00161DBD">
          <w:rPr>
            <w:rStyle w:val="CommentReference"/>
            <w:rFonts w:ascii="Arial" w:hAnsi="Arial" w:cs="Times New Roman"/>
            <w:bCs w:val="0"/>
          </w:rPr>
          <w:commentReference w:id="2618"/>
        </w:r>
      </w:ins>
      <w:bookmarkEnd w:id="2616"/>
      <w:ins w:id="2620" w:author=" Vijay Parmar" w:date="2009-08-21T23:23:00Z">
        <w:r w:rsidR="00553D62">
          <w:t xml:space="preserve"> </w:t>
        </w:r>
      </w:ins>
    </w:p>
    <w:p w:rsidR="00A82D76" w:rsidRDefault="00A82D76">
      <w:pPr>
        <w:pStyle w:val="BodyText"/>
        <w:rPr>
          <w:ins w:id="2621" w:author=" Vijay Parmar" w:date="2009-08-23T03:49:00Z"/>
        </w:rPr>
        <w:pPrChange w:id="2622" w:author=" Vijay Parmar" w:date="2009-08-21T23:23:00Z">
          <w:pPr>
            <w:pStyle w:val="Heading3"/>
          </w:pPr>
        </w:pPrChange>
      </w:pPr>
    </w:p>
    <w:p w:rsidR="00AC0D25" w:rsidRDefault="00AC0D25" w:rsidP="00AC0D25">
      <w:pPr>
        <w:pStyle w:val="BodyText"/>
        <w:rPr>
          <w:ins w:id="2623" w:author=" Vijay Parmar" w:date="2009-08-23T03:49:00Z"/>
        </w:rPr>
      </w:pPr>
      <w:ins w:id="2624" w:author=" Vijay Parmar" w:date="2009-08-23T03:49:00Z">
        <w:r>
          <w:t xml:space="preserve">The following table provides descriptions of the CSM_MAPPING table fields. </w:t>
        </w:r>
      </w:ins>
    </w:p>
    <w:p w:rsidR="00A82D76" w:rsidRDefault="00A82D76">
      <w:pPr>
        <w:pStyle w:val="BodyText"/>
        <w:rPr>
          <w:ins w:id="2625" w:author=" Vijay Parmar" w:date="2009-08-23T03:49:00Z"/>
        </w:rPr>
        <w:pPrChange w:id="2626" w:author=" Vijay Parmar" w:date="2009-08-21T23:23:00Z">
          <w:pPr>
            <w:pStyle w:val="Heading3"/>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AC0D25" w:rsidRPr="007B4341" w:rsidTr="002D504C">
        <w:trPr>
          <w:cantSplit/>
          <w:tblHeader/>
          <w:ins w:id="2627" w:author=" Vijay Parmar" w:date="2009-08-23T03:49:00Z"/>
        </w:trPr>
        <w:tc>
          <w:tcPr>
            <w:tcW w:w="3168" w:type="dxa"/>
            <w:shd w:val="clear" w:color="auto" w:fill="D9D9D9"/>
            <w:vAlign w:val="center"/>
          </w:tcPr>
          <w:p w:rsidR="00AC0D25" w:rsidRPr="007B4341" w:rsidRDefault="00AC0D25" w:rsidP="002D504C">
            <w:pPr>
              <w:pStyle w:val="TableHeaderCenter"/>
              <w:rPr>
                <w:ins w:id="2628" w:author=" Vijay Parmar" w:date="2009-08-23T03:49:00Z"/>
              </w:rPr>
            </w:pPr>
            <w:ins w:id="2629" w:author=" Vijay Parmar" w:date="2009-08-23T03:49:00Z">
              <w:r w:rsidRPr="007B4341">
                <w:t>Field Name</w:t>
              </w:r>
            </w:ins>
          </w:p>
        </w:tc>
        <w:tc>
          <w:tcPr>
            <w:tcW w:w="5256" w:type="dxa"/>
            <w:shd w:val="clear" w:color="auto" w:fill="D9D9D9"/>
            <w:vAlign w:val="center"/>
          </w:tcPr>
          <w:p w:rsidR="00AC0D25" w:rsidRPr="007B4341" w:rsidRDefault="00AC0D25" w:rsidP="002D504C">
            <w:pPr>
              <w:pStyle w:val="TableHeaderCenter"/>
              <w:rPr>
                <w:ins w:id="2630" w:author=" Vijay Parmar" w:date="2009-08-23T03:49:00Z"/>
              </w:rPr>
            </w:pPr>
            <w:ins w:id="2631" w:author=" Vijay Parmar" w:date="2009-08-23T03:49:00Z">
              <w:r w:rsidRPr="007B4341">
                <w:t>Description</w:t>
              </w:r>
            </w:ins>
          </w:p>
        </w:tc>
      </w:tr>
      <w:tr w:rsidR="00AC0D25" w:rsidRPr="007B4341" w:rsidTr="002D504C">
        <w:trPr>
          <w:cantSplit/>
          <w:ins w:id="2632" w:author=" Vijay Parmar" w:date="2009-08-23T03:49:00Z"/>
        </w:trPr>
        <w:tc>
          <w:tcPr>
            <w:tcW w:w="3168" w:type="dxa"/>
            <w:vAlign w:val="center"/>
          </w:tcPr>
          <w:p w:rsidR="00AC0D25" w:rsidRPr="007B4341" w:rsidRDefault="00AC0D25" w:rsidP="002D504C">
            <w:pPr>
              <w:pStyle w:val="TableText"/>
              <w:rPr>
                <w:ins w:id="2633" w:author=" Vijay Parmar" w:date="2009-08-23T03:49:00Z"/>
              </w:rPr>
            </w:pPr>
            <w:ins w:id="2634" w:author=" Vijay Parmar" w:date="2009-08-23T03:49:00Z">
              <w:r w:rsidRPr="007B4341">
                <w:t>Protection Element Name</w:t>
              </w:r>
            </w:ins>
          </w:p>
        </w:tc>
        <w:tc>
          <w:tcPr>
            <w:tcW w:w="5256" w:type="dxa"/>
            <w:vAlign w:val="center"/>
          </w:tcPr>
          <w:p w:rsidR="00AC0D25" w:rsidRPr="007B4341" w:rsidRDefault="00AC0D25" w:rsidP="002D504C">
            <w:pPr>
              <w:pStyle w:val="TableText"/>
              <w:rPr>
                <w:ins w:id="2635" w:author=" Vijay Parmar" w:date="2009-08-23T03:49:00Z"/>
              </w:rPr>
            </w:pPr>
            <w:ins w:id="2636" w:author=" Vijay Parmar" w:date="2009-08-23T03:49:00Z">
              <w:r w:rsidRPr="007B4341">
                <w:t xml:space="preserve">Distinct name </w:t>
              </w:r>
              <w:r>
                <w:t>that uniquely identifies</w:t>
              </w:r>
              <w:r w:rsidRPr="007B4341">
                <w:t xml:space="preserve"> the Protection Element</w:t>
              </w:r>
            </w:ins>
          </w:p>
        </w:tc>
      </w:tr>
      <w:tr w:rsidR="00AC0D25" w:rsidRPr="007B4341" w:rsidTr="002D504C">
        <w:trPr>
          <w:cantSplit/>
          <w:ins w:id="2637" w:author=" Vijay Parmar" w:date="2009-08-23T03:49:00Z"/>
        </w:trPr>
        <w:tc>
          <w:tcPr>
            <w:tcW w:w="3168" w:type="dxa"/>
            <w:vAlign w:val="center"/>
          </w:tcPr>
          <w:p w:rsidR="00AC0D25" w:rsidRPr="007B4341" w:rsidRDefault="00AC0D25" w:rsidP="002D504C">
            <w:pPr>
              <w:pStyle w:val="TableText"/>
              <w:rPr>
                <w:ins w:id="2638" w:author=" Vijay Parmar" w:date="2009-08-23T03:49:00Z"/>
              </w:rPr>
            </w:pPr>
            <w:ins w:id="2639" w:author=" Vijay Parmar" w:date="2009-08-23T03:49:00Z">
              <w:r w:rsidRPr="007B4341">
                <w:t>Protection Element Description</w:t>
              </w:r>
            </w:ins>
          </w:p>
        </w:tc>
        <w:tc>
          <w:tcPr>
            <w:tcW w:w="5256" w:type="dxa"/>
            <w:vAlign w:val="center"/>
          </w:tcPr>
          <w:p w:rsidR="00AC0D25" w:rsidRPr="007B4341" w:rsidRDefault="00AC0D25" w:rsidP="002D504C">
            <w:pPr>
              <w:pStyle w:val="TableText"/>
              <w:rPr>
                <w:ins w:id="2640" w:author=" Vijay Parmar" w:date="2009-08-23T03:49:00Z"/>
              </w:rPr>
            </w:pPr>
            <w:ins w:id="2641" w:author=" Vijay Parmar" w:date="2009-08-23T03:49:00Z">
              <w:r w:rsidRPr="007B4341">
                <w:t xml:space="preserve">Description </w:t>
              </w:r>
              <w:r>
                <w:t>of</w:t>
              </w:r>
              <w:r w:rsidRPr="007B4341">
                <w:t xml:space="preserve"> the Protection Element</w:t>
              </w:r>
            </w:ins>
          </w:p>
        </w:tc>
      </w:tr>
      <w:tr w:rsidR="00AC0D25" w:rsidRPr="007B4341" w:rsidTr="002D504C">
        <w:trPr>
          <w:cantSplit/>
          <w:ins w:id="2642" w:author=" Vijay Parmar" w:date="2009-08-23T03:49:00Z"/>
        </w:trPr>
        <w:tc>
          <w:tcPr>
            <w:tcW w:w="3168" w:type="dxa"/>
            <w:vAlign w:val="center"/>
          </w:tcPr>
          <w:p w:rsidR="00AC0D25" w:rsidRPr="007B4341" w:rsidRDefault="00AC0D25" w:rsidP="002D504C">
            <w:pPr>
              <w:pStyle w:val="TableText"/>
              <w:rPr>
                <w:ins w:id="2643" w:author=" Vijay Parmar" w:date="2009-08-23T03:49:00Z"/>
              </w:rPr>
            </w:pPr>
            <w:ins w:id="2644" w:author=" Vijay Parmar" w:date="2009-08-23T03:49:00Z">
              <w:r w:rsidRPr="007B4341">
                <w:t>Protection Element Type</w:t>
              </w:r>
            </w:ins>
          </w:p>
        </w:tc>
        <w:tc>
          <w:tcPr>
            <w:tcW w:w="5256" w:type="dxa"/>
            <w:vAlign w:val="center"/>
          </w:tcPr>
          <w:p w:rsidR="00AC0D25" w:rsidRPr="007B4341" w:rsidRDefault="00AC0D25" w:rsidP="002D504C">
            <w:pPr>
              <w:pStyle w:val="TableText"/>
              <w:rPr>
                <w:ins w:id="2645" w:author=" Vijay Parmar" w:date="2009-08-23T03:49:00Z"/>
              </w:rPr>
            </w:pPr>
            <w:ins w:id="2646" w:author=" Vijay Parmar" w:date="2009-08-23T03:49:00Z">
              <w:r w:rsidRPr="007B4341">
                <w:t>Can be left blank</w:t>
              </w:r>
            </w:ins>
          </w:p>
        </w:tc>
      </w:tr>
      <w:tr w:rsidR="00AC0D25" w:rsidRPr="007B4341" w:rsidTr="002D504C">
        <w:trPr>
          <w:cantSplit/>
          <w:ins w:id="2647" w:author=" Vijay Parmar" w:date="2009-08-23T03:49:00Z"/>
        </w:trPr>
        <w:tc>
          <w:tcPr>
            <w:tcW w:w="3168" w:type="dxa"/>
            <w:vAlign w:val="center"/>
          </w:tcPr>
          <w:p w:rsidR="00AC0D25" w:rsidRPr="007B4341" w:rsidRDefault="00AC0D25" w:rsidP="002D504C">
            <w:pPr>
              <w:pStyle w:val="TableText"/>
              <w:rPr>
                <w:ins w:id="2648" w:author=" Vijay Parmar" w:date="2009-08-23T03:49:00Z"/>
              </w:rPr>
            </w:pPr>
            <w:ins w:id="2649" w:author=" Vijay Parmar" w:date="2009-08-23T03:49:00Z">
              <w:r w:rsidRPr="007B4341">
                <w:t>Protection Element Object Id</w:t>
              </w:r>
            </w:ins>
          </w:p>
        </w:tc>
        <w:tc>
          <w:tcPr>
            <w:tcW w:w="5256" w:type="dxa"/>
            <w:vAlign w:val="center"/>
          </w:tcPr>
          <w:p w:rsidR="00AC0D25" w:rsidRPr="007B4341" w:rsidRDefault="00AC0D25" w:rsidP="002D504C">
            <w:pPr>
              <w:pStyle w:val="TableText"/>
              <w:rPr>
                <w:ins w:id="2650" w:author=" Vijay Parmar" w:date="2009-08-23T03:49:00Z"/>
              </w:rPr>
            </w:pPr>
            <w:ins w:id="2651" w:author=" Vijay Parmar" w:date="2009-08-23T03:49:00Z">
              <w:r w:rsidRPr="007B4341">
                <w:t>The target class name on which the security of the master class depends. If an alias class name is used, then the alias should be entered here.</w:t>
              </w:r>
            </w:ins>
          </w:p>
        </w:tc>
      </w:tr>
      <w:tr w:rsidR="00AC0D25" w:rsidRPr="007B4341" w:rsidTr="002D504C">
        <w:trPr>
          <w:cantSplit/>
          <w:ins w:id="2652" w:author=" Vijay Parmar" w:date="2009-08-23T03:49:00Z"/>
        </w:trPr>
        <w:tc>
          <w:tcPr>
            <w:tcW w:w="3168" w:type="dxa"/>
            <w:vAlign w:val="center"/>
          </w:tcPr>
          <w:p w:rsidR="00AC0D25" w:rsidRPr="007B4341" w:rsidRDefault="00AC0D25" w:rsidP="002D504C">
            <w:pPr>
              <w:pStyle w:val="TableText"/>
              <w:rPr>
                <w:ins w:id="2653" w:author=" Vijay Parmar" w:date="2009-08-23T03:49:00Z"/>
              </w:rPr>
            </w:pPr>
            <w:ins w:id="2654" w:author=" Vijay Parmar" w:date="2009-08-23T03:49:00Z">
              <w:r w:rsidRPr="007B4341">
                <w:t>Protection Element Attribute</w:t>
              </w:r>
            </w:ins>
          </w:p>
        </w:tc>
        <w:tc>
          <w:tcPr>
            <w:tcW w:w="5256" w:type="dxa"/>
            <w:vAlign w:val="center"/>
          </w:tcPr>
          <w:p w:rsidR="00AC0D25" w:rsidRPr="007B4341" w:rsidRDefault="00AC0D25" w:rsidP="002D504C">
            <w:pPr>
              <w:pStyle w:val="TableText"/>
              <w:rPr>
                <w:ins w:id="2655" w:author=" Vijay Parmar" w:date="2009-08-23T03:49:00Z"/>
              </w:rPr>
            </w:pPr>
            <w:ins w:id="2656" w:author=" Vijay Parmar" w:date="2009-08-23T03:49:00Z">
              <w:r w:rsidRPr="007B4341">
                <w:t>The name of the attribute of the target class on which the security of the master class depends. If an alias attribute name is used then the alias should be entered here</w:t>
              </w:r>
            </w:ins>
          </w:p>
        </w:tc>
      </w:tr>
      <w:tr w:rsidR="00AC0D25" w:rsidRPr="007B4341" w:rsidTr="002D504C">
        <w:trPr>
          <w:cantSplit/>
          <w:ins w:id="2657" w:author=" Vijay Parmar" w:date="2009-08-23T03:49:00Z"/>
        </w:trPr>
        <w:tc>
          <w:tcPr>
            <w:tcW w:w="3168" w:type="dxa"/>
            <w:vAlign w:val="center"/>
          </w:tcPr>
          <w:p w:rsidR="00AC0D25" w:rsidRPr="007B4341" w:rsidRDefault="00AC0D25" w:rsidP="002D504C">
            <w:pPr>
              <w:pStyle w:val="TableText"/>
              <w:rPr>
                <w:ins w:id="2658" w:author=" Vijay Parmar" w:date="2009-08-23T03:49:00Z"/>
              </w:rPr>
            </w:pPr>
            <w:ins w:id="2659" w:author=" Vijay Parmar" w:date="2009-08-23T03:49:00Z">
              <w:r w:rsidRPr="007B4341">
                <w:t>Protection Element Value</w:t>
              </w:r>
            </w:ins>
          </w:p>
        </w:tc>
        <w:tc>
          <w:tcPr>
            <w:tcW w:w="5256" w:type="dxa"/>
            <w:vAlign w:val="center"/>
          </w:tcPr>
          <w:p w:rsidR="00AC0D25" w:rsidRPr="007B4341" w:rsidRDefault="00AC0D25" w:rsidP="002D504C">
            <w:pPr>
              <w:pStyle w:val="TableText"/>
              <w:rPr>
                <w:ins w:id="2660" w:author=" Vijay Parmar" w:date="2009-08-23T03:49:00Z"/>
              </w:rPr>
            </w:pPr>
            <w:ins w:id="2661" w:author=" Vijay Parmar" w:date="2009-08-23T03:49:00Z">
              <w:r w:rsidRPr="007B4341">
                <w:t>The actual value of the attribute on which user has access.</w:t>
              </w:r>
            </w:ins>
          </w:p>
        </w:tc>
      </w:tr>
      <w:tr w:rsidR="00AC0D25" w:rsidRPr="007B4341" w:rsidTr="002D504C">
        <w:trPr>
          <w:cantSplit/>
          <w:ins w:id="2662" w:author=" Vijay Parmar" w:date="2009-08-23T03:49:00Z"/>
        </w:trPr>
        <w:tc>
          <w:tcPr>
            <w:tcW w:w="3168" w:type="dxa"/>
            <w:vAlign w:val="center"/>
          </w:tcPr>
          <w:p w:rsidR="00AC0D25" w:rsidRPr="007B4341" w:rsidRDefault="00AC0D25" w:rsidP="002D504C">
            <w:pPr>
              <w:pStyle w:val="TableText"/>
              <w:rPr>
                <w:ins w:id="2663" w:author=" Vijay Parmar" w:date="2009-08-23T03:49:00Z"/>
              </w:rPr>
            </w:pPr>
            <w:ins w:id="2664" w:author=" Vijay Parmar" w:date="2009-08-23T03:49:00Z">
              <w:r w:rsidRPr="007B4341">
                <w:t>Update Date</w:t>
              </w:r>
            </w:ins>
          </w:p>
        </w:tc>
        <w:tc>
          <w:tcPr>
            <w:tcW w:w="5256" w:type="dxa"/>
            <w:vAlign w:val="center"/>
          </w:tcPr>
          <w:p w:rsidR="00AC0D25" w:rsidRPr="007B4341" w:rsidRDefault="00AC0D25" w:rsidP="002D504C">
            <w:pPr>
              <w:pStyle w:val="TableText"/>
              <w:rPr>
                <w:ins w:id="2665" w:author=" Vijay Parmar" w:date="2009-08-23T03:49:00Z"/>
              </w:rPr>
            </w:pPr>
            <w:ins w:id="2666" w:author=" Vijay Parmar" w:date="2009-08-23T03:49:00Z">
              <w:r w:rsidRPr="007B4341">
                <w:t>Date when the protection element was last updated</w:t>
              </w:r>
            </w:ins>
          </w:p>
        </w:tc>
      </w:tr>
    </w:tbl>
    <w:p w:rsidR="00A82D76" w:rsidRDefault="00A82D76">
      <w:pPr>
        <w:pStyle w:val="BodyText"/>
        <w:rPr>
          <w:ins w:id="2667" w:author=" Vijay Parmar" w:date="2009-08-21T23:22:00Z"/>
        </w:rPr>
        <w:pPrChange w:id="2668" w:author=" Vijay Parmar" w:date="2009-08-21T23:23:00Z">
          <w:pPr>
            <w:pStyle w:val="Heading3"/>
          </w:pPr>
        </w:pPrChange>
      </w:pPr>
    </w:p>
    <w:p w:rsidR="004A2BD2" w:rsidRDefault="004A2BD2" w:rsidP="00F50754">
      <w:pPr>
        <w:pStyle w:val="Heading3"/>
        <w:rPr>
          <w:ins w:id="2669" w:author=" Vijay Parmar" w:date="2009-08-21T23:22:00Z"/>
        </w:rPr>
      </w:pPr>
    </w:p>
    <w:p w:rsidR="00F50754" w:rsidRDefault="00F50754" w:rsidP="00F50754">
      <w:pPr>
        <w:pStyle w:val="Heading3"/>
      </w:pPr>
      <w:bookmarkStart w:id="2670" w:name="_Toc238804908"/>
      <w:r>
        <w:t>Known Issues</w:t>
      </w:r>
      <w:bookmarkEnd w:id="2670"/>
    </w:p>
    <w:p w:rsidR="00F50754" w:rsidRPr="00045344" w:rsidRDefault="00F50754" w:rsidP="00F50754">
      <w:pPr>
        <w:pStyle w:val="BodyText"/>
        <w:rPr>
          <w:rStyle w:val="Bold"/>
        </w:rPr>
      </w:pPr>
      <w:r w:rsidRPr="00045344">
        <w:rPr>
          <w:rStyle w:val="Bold"/>
        </w:rPr>
        <w:t>In case of  eager loading</w:t>
      </w:r>
      <w:r w:rsidR="00045344">
        <w:rPr>
          <w:rStyle w:val="Bold"/>
        </w:rPr>
        <w:t>,</w:t>
      </w:r>
      <w:r w:rsidRPr="00045344">
        <w:rPr>
          <w:rStyle w:val="Bold"/>
        </w:rPr>
        <w:t xml:space="preserve"> filtering of the child object doesn’t work</w:t>
      </w:r>
      <w:r w:rsidR="00045344">
        <w:rPr>
          <w:rStyle w:val="Bold"/>
        </w:rPr>
        <w:t>.</w:t>
      </w:r>
    </w:p>
    <w:p w:rsidR="00F50754" w:rsidRDefault="00F50754" w:rsidP="00F50754">
      <w:pPr>
        <w:pStyle w:val="BodyText"/>
      </w:pPr>
      <w:r>
        <w:t>Hibernate</w:t>
      </w:r>
      <w:r w:rsidR="00045344">
        <w:t>,</w:t>
      </w:r>
      <w:r>
        <w:t xml:space="preserve"> by default</w:t>
      </w:r>
      <w:r w:rsidR="00045344">
        <w:t>,</w:t>
      </w:r>
      <w:r>
        <w:t xml:space="preserve"> inject</w:t>
      </w:r>
      <w:r w:rsidR="00045344">
        <w:t>s</w:t>
      </w:r>
      <w:r>
        <w:t xml:space="preserve"> only the filter for the parent object</w:t>
      </w:r>
      <w:r w:rsidR="00B342EA">
        <w:t>.</w:t>
      </w:r>
      <w:r>
        <w:t xml:space="preserve"> </w:t>
      </w:r>
      <w:r w:rsidR="00B342EA">
        <w:t xml:space="preserve">In </w:t>
      </w:r>
      <w:r w:rsidR="00045344">
        <w:t>the case where</w:t>
      </w:r>
      <w:r>
        <w:t xml:space="preserve"> you have the eager loading mode set to </w:t>
      </w:r>
      <w:r w:rsidR="00B342EA">
        <w:t>“</w:t>
      </w:r>
      <w:r w:rsidRPr="00B342EA">
        <w:t>true</w:t>
      </w:r>
      <w:r w:rsidR="00B342EA">
        <w:t>”</w:t>
      </w:r>
      <w:r w:rsidR="00045344">
        <w:t>, the child object</w:t>
      </w:r>
      <w:r w:rsidR="00B342EA">
        <w:t>s</w:t>
      </w:r>
      <w:r>
        <w:t xml:space="preserve"> (the associated objects which are </w:t>
      </w:r>
      <w:r w:rsidR="00045344">
        <w:t xml:space="preserve">being </w:t>
      </w:r>
      <w:r>
        <w:t xml:space="preserve">eagerly loaded) filter </w:t>
      </w:r>
      <w:r w:rsidR="00045344">
        <w:t>is</w:t>
      </w:r>
      <w:r>
        <w:t xml:space="preserve"> not injected. SDK by default comes with eager loading set to </w:t>
      </w:r>
      <w:r w:rsidR="00B342EA">
        <w:t>“</w:t>
      </w:r>
      <w:r w:rsidRPr="00B342EA">
        <w:t>false</w:t>
      </w:r>
      <w:r w:rsidR="00B342EA">
        <w:t>”</w:t>
      </w:r>
      <w:r w:rsidR="00045344">
        <w:t>,</w:t>
      </w:r>
      <w:r>
        <w:t xml:space="preserve"> leaving up to the users to explicitly turn it on.</w:t>
      </w:r>
    </w:p>
    <w:p w:rsidR="00F50754" w:rsidRPr="00045344" w:rsidRDefault="00F50754" w:rsidP="00F50754">
      <w:pPr>
        <w:pStyle w:val="BodyText"/>
        <w:rPr>
          <w:rStyle w:val="Bold"/>
        </w:rPr>
      </w:pPr>
      <w:r w:rsidRPr="00045344">
        <w:rPr>
          <w:rStyle w:val="Bold"/>
        </w:rPr>
        <w:t>Multiple filters on a single object will be always AND</w:t>
      </w:r>
      <w:r w:rsidR="00045344">
        <w:rPr>
          <w:rStyle w:val="Bold"/>
        </w:rPr>
        <w:t>-</w:t>
      </w:r>
      <w:r w:rsidRPr="00045344">
        <w:rPr>
          <w:rStyle w:val="Bold"/>
        </w:rPr>
        <w:t xml:space="preserve">ed </w:t>
      </w:r>
    </w:p>
    <w:p w:rsidR="00F50754" w:rsidRDefault="00F50754" w:rsidP="00F50754">
      <w:pPr>
        <w:pStyle w:val="BodyText"/>
      </w:pPr>
      <w:r>
        <w:t xml:space="preserve">If you have multiple filters defined for a single domain object, Hibernate </w:t>
      </w:r>
      <w:r w:rsidR="00045344">
        <w:t>will</w:t>
      </w:r>
      <w:r>
        <w:t xml:space="preserve"> inject all of them with </w:t>
      </w:r>
      <w:r w:rsidR="00045344">
        <w:t>“</w:t>
      </w:r>
      <w:r>
        <w:t>AND</w:t>
      </w:r>
      <w:r w:rsidR="00045344">
        <w:t>”</w:t>
      </w:r>
      <w:r>
        <w:t xml:space="preserve"> conditions between them. </w:t>
      </w:r>
      <w:r w:rsidR="008B318A">
        <w:t xml:space="preserve">This is the default behavior of </w:t>
      </w:r>
      <w:r w:rsidR="008B318A">
        <w:lastRenderedPageBreak/>
        <w:t>Hibernate and would require programmatic enhancements to handle the OR-ing of filters.</w:t>
      </w:r>
    </w:p>
    <w:p w:rsidR="00F50754" w:rsidRPr="00045344" w:rsidRDefault="00F50754" w:rsidP="00F50754">
      <w:pPr>
        <w:pStyle w:val="BodyText"/>
        <w:rPr>
          <w:rStyle w:val="Bold"/>
        </w:rPr>
      </w:pPr>
      <w:r w:rsidRPr="00045344">
        <w:rPr>
          <w:rStyle w:val="Bold"/>
        </w:rPr>
        <w:t>Filtering in</w:t>
      </w:r>
      <w:r w:rsidR="00045344">
        <w:rPr>
          <w:rStyle w:val="Bold"/>
        </w:rPr>
        <w:t xml:space="preserve"> the </w:t>
      </w:r>
      <w:r w:rsidRPr="00045344">
        <w:rPr>
          <w:rStyle w:val="Bold"/>
        </w:rPr>
        <w:t>case of inheritance needs to be further investigated</w:t>
      </w:r>
    </w:p>
    <w:p w:rsidR="00F50754" w:rsidRDefault="00F50754" w:rsidP="00F50754">
      <w:pPr>
        <w:pStyle w:val="BodyText"/>
      </w:pPr>
      <w:r>
        <w:t>Hibernate DTD has a limitation</w:t>
      </w:r>
      <w:r w:rsidR="00045344">
        <w:t xml:space="preserve"> of</w:t>
      </w:r>
      <w:r>
        <w:t xml:space="preserve"> not allowing </w:t>
      </w:r>
      <w:r w:rsidR="00045344">
        <w:t xml:space="preserve">a </w:t>
      </w:r>
      <w:r>
        <w:t xml:space="preserve">user to add a filter for the inherited classes. The DTD allows filters only to be added to the super class. However Hibernate API allows </w:t>
      </w:r>
      <w:r w:rsidR="00045344">
        <w:t xml:space="preserve">the addition </w:t>
      </w:r>
      <w:r>
        <w:t>of these filters. This issue will be investigated in detail during implementation</w:t>
      </w:r>
      <w:r w:rsidR="00045344">
        <w:t>,</w:t>
      </w:r>
      <w:r>
        <w:t xml:space="preserve"> and </w:t>
      </w:r>
      <w:r w:rsidR="00045344">
        <w:t xml:space="preserve">the </w:t>
      </w:r>
      <w:r>
        <w:t>results will be posted accordingly.</w:t>
      </w:r>
    </w:p>
    <w:p w:rsidR="00F50754" w:rsidRDefault="00F50754" w:rsidP="00F50754">
      <w:pPr>
        <w:pStyle w:val="Heading2"/>
      </w:pPr>
      <w:bookmarkStart w:id="2671" w:name="_Toc238804909"/>
      <w:r>
        <w:t>Attribute Level Security</w:t>
      </w:r>
      <w:bookmarkEnd w:id="2671"/>
    </w:p>
    <w:p w:rsidR="00F50754" w:rsidRDefault="00F50754" w:rsidP="00F50754">
      <w:pPr>
        <w:pStyle w:val="Heading3"/>
      </w:pPr>
      <w:bookmarkStart w:id="2672" w:name="_Toc238804910"/>
      <w:r>
        <w:t>Requirements Addressed</w:t>
      </w:r>
      <w:bookmarkEnd w:id="2672"/>
    </w:p>
    <w:p w:rsidR="00F50754" w:rsidRDefault="00F50754" w:rsidP="00F50754">
      <w:pPr>
        <w:pStyle w:val="BodyText"/>
      </w:pPr>
      <w:r>
        <w:t xml:space="preserve">The following functional requirements </w:t>
      </w:r>
      <w:r w:rsidR="001D0A8E">
        <w:t>have been</w:t>
      </w:r>
      <w:r>
        <w:t xml:space="preserve"> addressed and </w:t>
      </w:r>
      <w:r w:rsidR="001D0A8E">
        <w:t xml:space="preserve">are </w:t>
      </w:r>
      <w:r>
        <w:t xml:space="preserve">provided as part of </w:t>
      </w:r>
      <w:r w:rsidR="001D0A8E">
        <w:t>CSM’s</w:t>
      </w:r>
      <w:r>
        <w:t xml:space="preserve"> attribute level security solution</w:t>
      </w:r>
      <w:r w:rsidR="001D0A8E">
        <w:t>.</w:t>
      </w:r>
      <w:r w:rsidR="004B7991" w:rsidRPr="004B7991">
        <w:t xml:space="preserve"> </w:t>
      </w:r>
      <w:r w:rsidR="00F228E8">
        <w:fldChar w:fldCharType="begin"/>
      </w:r>
      <w:r w:rsidR="004B7991">
        <w:instrText xml:space="preserve"> XE "</w:instrText>
      </w:r>
      <w:r w:rsidR="004B7991" w:rsidRPr="00A0793D">
        <w:instrText>security:</w:instrText>
      </w:r>
      <w:r w:rsidR="004B7991">
        <w:instrText>attribute</w:instrText>
      </w:r>
      <w:r w:rsidR="004B7991" w:rsidRPr="00A0793D">
        <w:instrText xml:space="preserve"> level</w:instrText>
      </w:r>
      <w:r w:rsidR="004B7991">
        <w:instrText xml:space="preserve">" </w:instrText>
      </w:r>
      <w:r w:rsidR="00F228E8">
        <w:fldChar w:fldCharType="end"/>
      </w:r>
    </w:p>
    <w:p w:rsidR="00F50754" w:rsidRPr="001D0A8E" w:rsidRDefault="00F50754" w:rsidP="00F50754">
      <w:pPr>
        <w:pStyle w:val="BodyText"/>
        <w:rPr>
          <w:rStyle w:val="Bold"/>
        </w:rPr>
      </w:pPr>
      <w:r w:rsidRPr="001D0A8E">
        <w:rPr>
          <w:rStyle w:val="Bold"/>
        </w:rPr>
        <w:t>Attribute Level Security</w:t>
      </w:r>
    </w:p>
    <w:p w:rsidR="00F50754" w:rsidRDefault="001D0A8E" w:rsidP="00F50754">
      <w:pPr>
        <w:pStyle w:val="BodyText"/>
      </w:pPr>
      <w:r>
        <w:t xml:space="preserve">CSM </w:t>
      </w:r>
      <w:r w:rsidR="00F50754">
        <w:t xml:space="preserve">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F50754" w:rsidRDefault="001D0A8E" w:rsidP="00F50754">
      <w:pPr>
        <w:pStyle w:val="BodyText"/>
      </w:pPr>
      <w:r>
        <w:t>For example,</w:t>
      </w:r>
      <w:r w:rsidR="00F50754">
        <w:t xml:space="preserve"> </w:t>
      </w:r>
      <w:r>
        <w:t>a</w:t>
      </w:r>
      <w:r w:rsidR="00F50754">
        <w:t xml:space="preserve"> Patient object has the following five attributes</w:t>
      </w:r>
      <w:r>
        <w:t>:</w:t>
      </w:r>
      <w:r w:rsidR="00F50754">
        <w:t xml:space="preserve"> Name, Address, Social Security</w:t>
      </w:r>
      <w:r>
        <w:t xml:space="preserve"> Number</w:t>
      </w:r>
      <w:r w:rsidR="00F50754">
        <w:t>, Phone Number</w:t>
      </w:r>
      <w:r>
        <w:t>,</w:t>
      </w:r>
      <w:r w:rsidR="00F50754">
        <w:t xml:space="preserve"> and Disease. </w:t>
      </w:r>
      <w:r>
        <w:t>A</w:t>
      </w:r>
      <w:r w:rsidR="00F50754">
        <w:t xml:space="preserve"> researcher who has access to all</w:t>
      </w:r>
      <w:r>
        <w:t xml:space="preserve"> of</w:t>
      </w:r>
      <w:r w:rsidR="00F50754">
        <w:t xml:space="preserve"> the attributes except Social Security</w:t>
      </w:r>
      <w:r>
        <w:t xml:space="preserve"> Number</w:t>
      </w:r>
      <w:r w:rsidR="00F50754">
        <w:t xml:space="preserve"> should be able to see the Patient object with all attributes </w:t>
      </w:r>
      <w:r>
        <w:t>filled with data except the Social Security Number attribute.</w:t>
      </w:r>
    </w:p>
    <w:p w:rsidR="00F50754" w:rsidRPr="001D0A8E" w:rsidRDefault="001D0A8E" w:rsidP="00F50754">
      <w:pPr>
        <w:pStyle w:val="BodyText"/>
        <w:rPr>
          <w:rStyle w:val="Bold"/>
        </w:rPr>
      </w:pPr>
      <w:r>
        <w:rPr>
          <w:rStyle w:val="Bold"/>
        </w:rPr>
        <w:t>B</w:t>
      </w:r>
      <w:r w:rsidR="00F50754" w:rsidRPr="001D0A8E">
        <w:rPr>
          <w:rStyle w:val="Bold"/>
        </w:rPr>
        <w:t xml:space="preserve">oth </w:t>
      </w:r>
      <w:r>
        <w:rPr>
          <w:rStyle w:val="Bold"/>
        </w:rPr>
        <w:t>S</w:t>
      </w:r>
      <w:r w:rsidR="00F50754" w:rsidRPr="001D0A8E">
        <w:rPr>
          <w:rStyle w:val="Bold"/>
        </w:rPr>
        <w:t xml:space="preserve">ingle or </w:t>
      </w:r>
      <w:r>
        <w:rPr>
          <w:rStyle w:val="Bold"/>
        </w:rPr>
        <w:t>M</w:t>
      </w:r>
      <w:r w:rsidR="00F50754" w:rsidRPr="001D0A8E">
        <w:rPr>
          <w:rStyle w:val="Bold"/>
        </w:rPr>
        <w:t xml:space="preserve">any </w:t>
      </w:r>
      <w:r>
        <w:rPr>
          <w:rStyle w:val="Bold"/>
        </w:rPr>
        <w:t>O</w:t>
      </w:r>
      <w:r w:rsidR="00F50754" w:rsidRPr="001D0A8E">
        <w:rPr>
          <w:rStyle w:val="Bold"/>
        </w:rPr>
        <w:t xml:space="preserve">bject </w:t>
      </w:r>
      <w:r>
        <w:rPr>
          <w:rStyle w:val="Bold"/>
        </w:rPr>
        <w:t>R</w:t>
      </w:r>
      <w:r w:rsidR="00F50754" w:rsidRPr="001D0A8E">
        <w:rPr>
          <w:rStyle w:val="Bold"/>
        </w:rPr>
        <w:t>etrieval</w:t>
      </w:r>
    </w:p>
    <w:p w:rsidR="00F50754" w:rsidRDefault="001D0A8E" w:rsidP="00F50754">
      <w:pPr>
        <w:pStyle w:val="BodyText"/>
      </w:pPr>
      <w:r>
        <w:t>CSM provides</w:t>
      </w:r>
      <w:r w:rsidR="00F50754">
        <w:t xml:space="preserve"> Attribute level security both for queries </w:t>
      </w:r>
      <w:r>
        <w:t>that</w:t>
      </w:r>
      <w:r w:rsidR="00F50754">
        <w:t xml:space="preserve"> result in a single object being returned from the database as well as a list of objects being returned from the database. In case of the list</w:t>
      </w:r>
      <w:r>
        <w:t>,</w:t>
      </w:r>
      <w:r w:rsidR="00F50754">
        <w:t xml:space="preserve"> each object in the list should be filtered based </w:t>
      </w:r>
      <w:r>
        <w:t xml:space="preserve">on the </w:t>
      </w:r>
      <w:r w:rsidR="00F50754">
        <w:t xml:space="preserve">attributes to which the user has access. </w:t>
      </w:r>
    </w:p>
    <w:p w:rsidR="00F50754" w:rsidRPr="001D0A8E" w:rsidRDefault="001D0A8E" w:rsidP="00F50754">
      <w:pPr>
        <w:pStyle w:val="BodyText"/>
        <w:rPr>
          <w:rStyle w:val="Bold"/>
        </w:rPr>
      </w:pPr>
      <w:r>
        <w:rPr>
          <w:rStyle w:val="Bold"/>
        </w:rPr>
        <w:t>Runtime D</w:t>
      </w:r>
      <w:r w:rsidR="00F50754" w:rsidRPr="001D0A8E">
        <w:rPr>
          <w:rStyle w:val="Bold"/>
        </w:rPr>
        <w:t xml:space="preserve">ecision of </w:t>
      </w:r>
      <w:r>
        <w:rPr>
          <w:rStyle w:val="Bold"/>
        </w:rPr>
        <w:t>S</w:t>
      </w:r>
      <w:r w:rsidR="00F50754" w:rsidRPr="001D0A8E">
        <w:rPr>
          <w:rStyle w:val="Bold"/>
        </w:rPr>
        <w:t xml:space="preserve">trict or </w:t>
      </w:r>
      <w:r>
        <w:rPr>
          <w:rStyle w:val="Bold"/>
        </w:rPr>
        <w:t>L</w:t>
      </w:r>
      <w:r w:rsidR="00F50754" w:rsidRPr="001D0A8E">
        <w:rPr>
          <w:rStyle w:val="Bold"/>
        </w:rPr>
        <w:t xml:space="preserve">enient </w:t>
      </w:r>
      <w:r>
        <w:rPr>
          <w:rStyle w:val="Bold"/>
        </w:rPr>
        <w:t>B</w:t>
      </w:r>
      <w:r w:rsidR="00F50754" w:rsidRPr="001D0A8E">
        <w:rPr>
          <w:rStyle w:val="Bold"/>
        </w:rPr>
        <w:t>ehavior</w:t>
      </w:r>
    </w:p>
    <w:p w:rsidR="00F50754" w:rsidRDefault="00F50754" w:rsidP="00F50754">
      <w:pPr>
        <w:pStyle w:val="BodyText"/>
      </w:pPr>
      <w:r>
        <w:t>By default</w:t>
      </w:r>
      <w:r w:rsidR="00EB42E4">
        <w:t>,</w:t>
      </w:r>
      <w:r>
        <w:t xml:space="preserve"> the CSM Instance and Attribute level security denies access to all attributes of an object instance unless</w:t>
      </w:r>
      <w:r w:rsidR="00EB42E4">
        <w:t xml:space="preserve"> the user/g</w:t>
      </w:r>
      <w:r>
        <w:t xml:space="preserve">roup is provisioned to gain access on particular attributes. This is the default strict behavior of the attribute level security feature of CSM. This new feature allows applications to configure attribute level security to enforce </w:t>
      </w:r>
      <w:r w:rsidR="00EB42E4">
        <w:t xml:space="preserve">either </w:t>
      </w:r>
      <w:r>
        <w:t xml:space="preserve">strict behavior or lenient behavior. Lenient behavior </w:t>
      </w:r>
      <w:r w:rsidR="00EB42E4">
        <w:t>allows</w:t>
      </w:r>
      <w:r>
        <w:t xml:space="preserve"> access to all associations within Parent and Child objects while securing access to</w:t>
      </w:r>
      <w:r w:rsidR="00EB42E4">
        <w:t xml:space="preserve"> the</w:t>
      </w:r>
      <w:r>
        <w:t xml:space="preserve"> rest of the attributes of an </w:t>
      </w:r>
      <w:r w:rsidR="008B318A">
        <w:t>object</w:t>
      </w:r>
      <w:r>
        <w:t xml:space="preserve"> based on the user</w:t>
      </w:r>
      <w:r w:rsidR="00EB42E4">
        <w:t>/group</w:t>
      </w:r>
      <w:r>
        <w:t xml:space="preserve"> security provisioning done via UPT.</w:t>
      </w:r>
    </w:p>
    <w:p w:rsidR="00F50754" w:rsidRPr="00EB42E4" w:rsidRDefault="00EB42E4" w:rsidP="00F50754">
      <w:pPr>
        <w:pStyle w:val="BodyText"/>
        <w:rPr>
          <w:rStyle w:val="Bold"/>
        </w:rPr>
      </w:pPr>
      <w:r w:rsidRPr="00EB42E4">
        <w:rPr>
          <w:rStyle w:val="Bold"/>
        </w:rPr>
        <w:t>A</w:t>
      </w:r>
      <w:r>
        <w:rPr>
          <w:rStyle w:val="Bold"/>
        </w:rPr>
        <w:t>utomatically P</w:t>
      </w:r>
      <w:r w:rsidRPr="00EB42E4">
        <w:rPr>
          <w:rStyle w:val="Bold"/>
        </w:rPr>
        <w:t>rovide</w:t>
      </w:r>
      <w:r w:rsidR="00F50754" w:rsidRPr="00EB42E4">
        <w:rPr>
          <w:rStyle w:val="Bold"/>
        </w:rPr>
        <w:t xml:space="preserve"> Attribute Level Security for SDK </w:t>
      </w:r>
      <w:r w:rsidRPr="00EB42E4">
        <w:rPr>
          <w:rStyle w:val="Bold"/>
        </w:rPr>
        <w:t>G</w:t>
      </w:r>
      <w:r w:rsidR="00F50754" w:rsidRPr="00EB42E4">
        <w:rPr>
          <w:rStyle w:val="Bold"/>
        </w:rPr>
        <w:t xml:space="preserve">enerated </w:t>
      </w:r>
      <w:r w:rsidRPr="00EB42E4">
        <w:rPr>
          <w:rStyle w:val="Bold"/>
        </w:rPr>
        <w:t>S</w:t>
      </w:r>
      <w:r w:rsidR="00F50754" w:rsidRPr="00EB42E4">
        <w:rPr>
          <w:rStyle w:val="Bold"/>
        </w:rPr>
        <w:t>ystem</w:t>
      </w:r>
      <w:r>
        <w:rPr>
          <w:rStyle w:val="Bold"/>
        </w:rPr>
        <w:t>s</w:t>
      </w:r>
    </w:p>
    <w:p w:rsidR="00F50754" w:rsidRDefault="00F50754" w:rsidP="00F50754">
      <w:pPr>
        <w:pStyle w:val="BodyText"/>
      </w:pPr>
      <w:r>
        <w:t xml:space="preserve">Attribute Level Security is integrated with </w:t>
      </w:r>
      <w:r w:rsidR="00EB42E4">
        <w:t xml:space="preserve">the caCORE </w:t>
      </w:r>
      <w:r>
        <w:t>SDK so that it can be provided as an out of the box solution for SDK generated systems.</w:t>
      </w:r>
    </w:p>
    <w:p w:rsidR="00F50754" w:rsidRPr="00EB42E4" w:rsidRDefault="00EB42E4" w:rsidP="00F50754">
      <w:pPr>
        <w:pStyle w:val="BodyText"/>
        <w:rPr>
          <w:rStyle w:val="Bold"/>
        </w:rPr>
      </w:pPr>
      <w:r w:rsidRPr="00EB42E4">
        <w:rPr>
          <w:rStyle w:val="Bold"/>
        </w:rPr>
        <w:t>P</w:t>
      </w:r>
      <w:r w:rsidR="00F50754" w:rsidRPr="00EB42E4">
        <w:rPr>
          <w:rStyle w:val="Bold"/>
        </w:rPr>
        <w:t>rovide Attribute Level S</w:t>
      </w:r>
      <w:r>
        <w:rPr>
          <w:rStyle w:val="Bold"/>
        </w:rPr>
        <w:t>ecurity Support for Non-</w:t>
      </w:r>
      <w:r w:rsidR="00F50754" w:rsidRPr="00EB42E4">
        <w:rPr>
          <w:rStyle w:val="Bold"/>
        </w:rPr>
        <w:t xml:space="preserve">SDK </w:t>
      </w:r>
      <w:r>
        <w:rPr>
          <w:rStyle w:val="Bold"/>
        </w:rPr>
        <w:t>Generated S</w:t>
      </w:r>
      <w:r w:rsidR="00F50754" w:rsidRPr="00EB42E4">
        <w:rPr>
          <w:rStyle w:val="Bold"/>
        </w:rPr>
        <w:t>ystem</w:t>
      </w:r>
      <w:r>
        <w:rPr>
          <w:rStyle w:val="Bold"/>
        </w:rPr>
        <w:t>s</w:t>
      </w:r>
    </w:p>
    <w:p w:rsidR="00F50754" w:rsidRDefault="00EB42E4" w:rsidP="00F50754">
      <w:pPr>
        <w:pStyle w:val="BodyText"/>
      </w:pPr>
      <w:r>
        <w:t>CSM is adaptable for no</w:t>
      </w:r>
      <w:r w:rsidR="00F50754">
        <w:t xml:space="preserve">n SDK </w:t>
      </w:r>
      <w:r>
        <w:t xml:space="preserve">generated </w:t>
      </w:r>
      <w:r w:rsidR="00F50754">
        <w:t xml:space="preserve">systems with minor modifications if required. The general principle </w:t>
      </w:r>
      <w:r>
        <w:t>is</w:t>
      </w:r>
      <w:r w:rsidR="00F50754">
        <w:t xml:space="preserve"> </w:t>
      </w:r>
      <w:r>
        <w:t xml:space="preserve">the </w:t>
      </w:r>
      <w:r w:rsidR="00F50754">
        <w:t xml:space="preserve">same as for an SDK generated system. It can </w:t>
      </w:r>
      <w:r w:rsidR="00F50754">
        <w:lastRenderedPageBreak/>
        <w:t>be assumed that users will need to configure the solution and adapt it for their application.</w:t>
      </w:r>
    </w:p>
    <w:p w:rsidR="00F50754" w:rsidRDefault="00F50754" w:rsidP="00F50754">
      <w:pPr>
        <w:pStyle w:val="Heading3"/>
      </w:pPr>
      <w:bookmarkStart w:id="2673" w:name="_Toc238804911"/>
      <w:r>
        <w:t>Overall Design</w:t>
      </w:r>
      <w:bookmarkEnd w:id="2673"/>
    </w:p>
    <w:p w:rsidR="00F50754" w:rsidRDefault="00F50754" w:rsidP="00F50754">
      <w:pPr>
        <w:pStyle w:val="BodyText"/>
      </w:pPr>
      <w:r>
        <w:t xml:space="preserve">CSM </w:t>
      </w:r>
      <w:r w:rsidR="008B318A">
        <w:t>utilizes</w:t>
      </w:r>
      <w:r>
        <w:t xml:space="preserve"> the SessionInterceptor feature provided by Hibernate to inject attribute level security. It traps a user session during the loading of an object from the underlying database. During the load process it intercepts the incoming stream of result data and checks </w:t>
      </w:r>
      <w:r w:rsidR="00EB42E4">
        <w:t>to see</w:t>
      </w:r>
      <w:r>
        <w:t xml:space="preserve"> which attributes the user has access to. If </w:t>
      </w:r>
      <w:r w:rsidR="00EB42E4">
        <w:t xml:space="preserve">the user does not have access to an attribute, </w:t>
      </w:r>
      <w:r>
        <w:t xml:space="preserve">it nullifies the attribute value such that the resulting </w:t>
      </w:r>
      <w:r w:rsidR="00EB42E4">
        <w:t xml:space="preserve">data </w:t>
      </w:r>
      <w:r>
        <w:t>contains value</w:t>
      </w:r>
      <w:r w:rsidR="00EB42E4">
        <w:t>s</w:t>
      </w:r>
      <w:r>
        <w:t xml:space="preserve"> for only those attributes </w:t>
      </w:r>
      <w:r w:rsidR="00EB42E4">
        <w:t>to</w:t>
      </w:r>
      <w:r>
        <w:t xml:space="preserve"> which </w:t>
      </w:r>
      <w:r w:rsidR="00EB42E4">
        <w:t xml:space="preserve">the user has </w:t>
      </w:r>
      <w:r>
        <w:t>access.</w:t>
      </w:r>
      <w:r w:rsidR="00F228E8">
        <w:fldChar w:fldCharType="begin"/>
      </w:r>
      <w:r w:rsidR="004B7991">
        <w:instrText xml:space="preserve"> XE "</w:instrText>
      </w:r>
      <w:r w:rsidR="004B7991" w:rsidRPr="003A2D45">
        <w:instrText>attribute level security:overall design</w:instrText>
      </w:r>
      <w:r w:rsidR="004B7991">
        <w:instrText xml:space="preserve">" </w:instrText>
      </w:r>
      <w:r w:rsidR="00F228E8">
        <w:fldChar w:fldCharType="end"/>
      </w:r>
    </w:p>
    <w:p w:rsidR="00F50754" w:rsidRDefault="00F50754" w:rsidP="00F50754">
      <w:pPr>
        <w:pStyle w:val="BodyText"/>
      </w:pPr>
      <w:r>
        <w:t xml:space="preserve">Since it would need to access </w:t>
      </w:r>
      <w:r w:rsidR="00EB42E4">
        <w:t xml:space="preserve">the </w:t>
      </w:r>
      <w:r>
        <w:t xml:space="preserve">CSM table to check if user has access to an attribute every time an object is loaded, the solution implements a cache </w:t>
      </w:r>
      <w:r w:rsidR="00EB42E4">
        <w:t>that</w:t>
      </w:r>
      <w:r>
        <w:t xml:space="preserve"> holds the users attribute access map. The interceptor looks up against this cache to inject attribute level security</w:t>
      </w:r>
      <w:r w:rsidR="00EB42E4">
        <w:t>,</w:t>
      </w:r>
      <w:r>
        <w:t xml:space="preserve"> speeding up the overall filtering process.</w:t>
      </w:r>
    </w:p>
    <w:p w:rsidR="00F50754" w:rsidRDefault="00F50754" w:rsidP="00F50754">
      <w:pPr>
        <w:pStyle w:val="Heading3"/>
      </w:pPr>
      <w:bookmarkStart w:id="2674" w:name="_Toc238804912"/>
      <w:r>
        <w:t>Strict Or Lenient Behavior</w:t>
      </w:r>
      <w:bookmarkEnd w:id="2674"/>
    </w:p>
    <w:p w:rsidR="00F50754" w:rsidRDefault="00F50754" w:rsidP="00F50754">
      <w:pPr>
        <w:pStyle w:val="BodyText"/>
      </w:pPr>
      <w:r>
        <w:t xml:space="preserve">This is a new feature added </w:t>
      </w:r>
      <w:r w:rsidR="00EB42E4">
        <w:t>in the</w:t>
      </w:r>
      <w:r>
        <w:t xml:space="preserve"> CSM v4.1 version. This feature for attribute level security was reques</w:t>
      </w:r>
      <w:r w:rsidR="00EB42E4">
        <w:t>ted and provided for caCORE SDK, though</w:t>
      </w:r>
      <w:r>
        <w:t xml:space="preserve"> </w:t>
      </w:r>
      <w:r w:rsidR="00EB42E4">
        <w:t>i</w:t>
      </w:r>
      <w:r>
        <w:t xml:space="preserve">t can also be used by non-SDK </w:t>
      </w:r>
      <w:r w:rsidR="00EB42E4">
        <w:t xml:space="preserve">generated </w:t>
      </w:r>
      <w:r>
        <w:t>systems. The default behavior is the strict behavior that was introduced in CSM v4.0. In the strict behavior</w:t>
      </w:r>
      <w:r w:rsidR="00EB42E4">
        <w:t>,</w:t>
      </w:r>
      <w:r>
        <w:t xml:space="preserve"> the attribute level security feature restricts access to all attributes of an object to which a user/groups </w:t>
      </w:r>
      <w:r w:rsidR="00EB42E4">
        <w:t>does not</w:t>
      </w:r>
      <w:r>
        <w:t xml:space="preserve"> have access. </w:t>
      </w:r>
      <w:r w:rsidR="00F228E8">
        <w:fldChar w:fldCharType="begin"/>
      </w:r>
      <w:r w:rsidR="004B7991">
        <w:instrText xml:space="preserve"> XE "</w:instrText>
      </w:r>
      <w:r w:rsidR="004B7991" w:rsidRPr="00347DEE">
        <w:instrText>strict behavior</w:instrText>
      </w:r>
      <w:r w:rsidR="004B7991">
        <w:instrText xml:space="preserve">" </w:instrText>
      </w:r>
      <w:r w:rsidR="00F228E8">
        <w:fldChar w:fldCharType="end"/>
      </w:r>
      <w:r w:rsidR="00F228E8">
        <w:fldChar w:fldCharType="begin"/>
      </w:r>
      <w:r w:rsidR="004B7991">
        <w:instrText xml:space="preserve"> XE "</w:instrText>
      </w:r>
      <w:r w:rsidR="004B7991" w:rsidRPr="00347DEE">
        <w:instrText>lenient behavior</w:instrText>
      </w:r>
      <w:r w:rsidR="004B7991">
        <w:instrText xml:space="preserve">" </w:instrText>
      </w:r>
      <w:r w:rsidR="00F228E8">
        <w:fldChar w:fldCharType="end"/>
      </w:r>
    </w:p>
    <w:p w:rsidR="00F50754" w:rsidRDefault="00F50754" w:rsidP="00F50754">
      <w:pPr>
        <w:pStyle w:val="BodyText"/>
      </w:pPr>
      <w:r>
        <w:t xml:space="preserve">The new lenient behavior allows access to those attributes of an object that are of </w:t>
      </w:r>
      <w:r w:rsidR="00EB42E4">
        <w:t xml:space="preserve">an </w:t>
      </w:r>
      <w:r>
        <w:t xml:space="preserve">association type. This feature is, as mentioned above, </w:t>
      </w:r>
      <w:r w:rsidR="00EB42E4">
        <w:t>implemented</w:t>
      </w:r>
      <w:r>
        <w:t xml:space="preserve"> by the caCORE SDK to </w:t>
      </w:r>
      <w:r w:rsidR="00EB42E4">
        <w:t>support</w:t>
      </w:r>
      <w:r>
        <w:t xml:space="preserve"> the</w:t>
      </w:r>
      <w:r w:rsidR="00EB42E4">
        <w:t xml:space="preserve"> new Writeable API</w:t>
      </w:r>
      <w:r>
        <w:t xml:space="preserve"> feature of SDK. The lenient behavior ignores attributes of association type and hence leaves intact any associations between parent and child objects.</w:t>
      </w:r>
    </w:p>
    <w:p w:rsidR="00F50754" w:rsidRDefault="00F50754" w:rsidP="00F50754">
      <w:pPr>
        <w:pStyle w:val="Heading3"/>
      </w:pPr>
      <w:bookmarkStart w:id="2675" w:name="_Toc238804913"/>
      <w:r>
        <w:t>Provisioning Attribute Level Security</w:t>
      </w:r>
      <w:bookmarkEnd w:id="2675"/>
    </w:p>
    <w:p w:rsidR="00F50754" w:rsidRDefault="00F50754" w:rsidP="00F50754">
      <w:pPr>
        <w:pStyle w:val="BodyText"/>
      </w:pPr>
      <w:r>
        <w:t>There are new special changes in the UPT for provisioning of Attribute Level Security</w:t>
      </w:r>
      <w:r w:rsidR="008B318A">
        <w:t xml:space="preserve">. </w:t>
      </w:r>
      <w:r>
        <w:t xml:space="preserve">If attribute level security is turned on, by default all object attributes are </w:t>
      </w:r>
      <w:r w:rsidR="00F228E8">
        <w:fldChar w:fldCharType="begin"/>
      </w:r>
      <w:r w:rsidR="004B7991">
        <w:instrText xml:space="preserve"> XE "</w:instrText>
      </w:r>
      <w:r w:rsidR="004B7991" w:rsidRPr="00383EB4">
        <w:instrText>provisioning:attribute level security</w:instrText>
      </w:r>
      <w:r w:rsidR="004B7991">
        <w:instrText xml:space="preserve">" </w:instrText>
      </w:r>
      <w:r w:rsidR="00F228E8">
        <w:fldChar w:fldCharType="end"/>
      </w:r>
      <w:r w:rsidR="00F228E8">
        <w:fldChar w:fldCharType="begin"/>
      </w:r>
      <w:r w:rsidR="004B7991">
        <w:instrText xml:space="preserve"> XE "</w:instrText>
      </w:r>
      <w:r w:rsidR="004B7991" w:rsidRPr="004D3325">
        <w:instrText>attribute level security:provisioning</w:instrText>
      </w:r>
      <w:r w:rsidR="004B7991">
        <w:instrText xml:space="preserve">" </w:instrText>
      </w:r>
      <w:r w:rsidR="00F228E8">
        <w:fldChar w:fldCharType="end"/>
      </w:r>
      <w:r>
        <w:t xml:space="preserve">secured. </w:t>
      </w:r>
      <w:r w:rsidR="00EB42E4">
        <w:t>I</w:t>
      </w:r>
      <w:r>
        <w:t xml:space="preserve">f you want to grant </w:t>
      </w:r>
      <w:r w:rsidR="00EB42E4">
        <w:t xml:space="preserve">a user </w:t>
      </w:r>
      <w:r>
        <w:t>access to an attribute</w:t>
      </w:r>
      <w:r w:rsidR="00EB42E4">
        <w:t>,</w:t>
      </w:r>
      <w:r>
        <w:t xml:space="preserve"> you </w:t>
      </w:r>
      <w:r w:rsidR="00EB42E4">
        <w:t>must</w:t>
      </w:r>
      <w:r>
        <w:t xml:space="preserve"> create a protection element for that attribute and</w:t>
      </w:r>
      <w:r w:rsidR="00EB42E4">
        <w:t xml:space="preserve"> then</w:t>
      </w:r>
      <w:r>
        <w:t xml:space="preserve"> grant </w:t>
      </w:r>
      <w:r w:rsidR="00EB42E4">
        <w:t xml:space="preserve">the user </w:t>
      </w:r>
      <w:r>
        <w:t xml:space="preserve">access to it like any other protection element. </w:t>
      </w:r>
    </w:p>
    <w:p w:rsidR="00F50754" w:rsidRDefault="00EB42E4" w:rsidP="00F50754">
      <w:pPr>
        <w:pStyle w:val="BodyText"/>
      </w:pPr>
      <w:r>
        <w:t xml:space="preserve">The following table provides descriptions of the </w:t>
      </w:r>
      <w:r w:rsidR="00F50754">
        <w:t xml:space="preserve">Protection Element </w:t>
      </w:r>
      <w:r>
        <w:t>f</w:t>
      </w:r>
      <w:r w:rsidR="00F50754">
        <w:t xml:space="preserve">ields </w:t>
      </w:r>
      <w:r>
        <w:t>that an Admin must complete when creating</w:t>
      </w:r>
      <w:r w:rsidR="00B342EA">
        <w:t xml:space="preserve">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F50754" w:rsidRPr="00F50754" w:rsidTr="00B518D5">
        <w:trPr>
          <w:cantSplit/>
          <w:tblHeader/>
        </w:trPr>
        <w:tc>
          <w:tcPr>
            <w:tcW w:w="3078" w:type="dxa"/>
            <w:shd w:val="clear" w:color="auto" w:fill="D9D9D9"/>
          </w:tcPr>
          <w:p w:rsidR="00F50754" w:rsidRPr="00F50754" w:rsidRDefault="00F50754" w:rsidP="00D039D0">
            <w:pPr>
              <w:pStyle w:val="TableHeaderCenter"/>
            </w:pPr>
            <w:r w:rsidRPr="00F50754">
              <w:t>Field Name</w:t>
            </w:r>
          </w:p>
        </w:tc>
        <w:tc>
          <w:tcPr>
            <w:tcW w:w="5346" w:type="dxa"/>
            <w:shd w:val="clear" w:color="auto" w:fill="D9D9D9"/>
          </w:tcPr>
          <w:p w:rsidR="00F50754" w:rsidRPr="00F50754" w:rsidRDefault="00F50754" w:rsidP="00D039D0">
            <w:pPr>
              <w:pStyle w:val="TableHeaderCenter"/>
            </w:pPr>
            <w:r w:rsidRPr="00F50754">
              <w:t>Description</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Name</w:t>
            </w:r>
          </w:p>
        </w:tc>
        <w:tc>
          <w:tcPr>
            <w:tcW w:w="5346" w:type="dxa"/>
            <w:vAlign w:val="center"/>
          </w:tcPr>
          <w:p w:rsidR="00F50754" w:rsidRPr="00F50754" w:rsidRDefault="00F50754" w:rsidP="00D039D0">
            <w:pPr>
              <w:pStyle w:val="TableText"/>
            </w:pPr>
            <w:r w:rsidRPr="00F50754">
              <w:t>Distinct name which can identify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Description</w:t>
            </w:r>
          </w:p>
        </w:tc>
        <w:tc>
          <w:tcPr>
            <w:tcW w:w="5346" w:type="dxa"/>
            <w:vAlign w:val="center"/>
          </w:tcPr>
          <w:p w:rsidR="00F50754" w:rsidRPr="00F50754" w:rsidRDefault="00F50754" w:rsidP="00D039D0">
            <w:pPr>
              <w:pStyle w:val="TableText"/>
            </w:pPr>
            <w:r w:rsidRPr="00F50754">
              <w:t>Description for the Protection Element</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Type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Object Id</w:t>
            </w:r>
          </w:p>
        </w:tc>
        <w:tc>
          <w:tcPr>
            <w:tcW w:w="5346" w:type="dxa"/>
            <w:vAlign w:val="center"/>
          </w:tcPr>
          <w:p w:rsidR="00F50754" w:rsidRPr="00F50754" w:rsidRDefault="00F50754" w:rsidP="00D039D0">
            <w:pPr>
              <w:pStyle w:val="TableText"/>
            </w:pPr>
            <w:r w:rsidRPr="00F50754">
              <w:t>The class name on whose attribute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t>Protection Element Attribute</w:t>
            </w:r>
          </w:p>
        </w:tc>
        <w:tc>
          <w:tcPr>
            <w:tcW w:w="5346" w:type="dxa"/>
            <w:vAlign w:val="center"/>
          </w:tcPr>
          <w:p w:rsidR="00F50754" w:rsidRPr="00F50754" w:rsidRDefault="00F50754" w:rsidP="00D039D0">
            <w:pPr>
              <w:pStyle w:val="TableText"/>
            </w:pPr>
            <w:r w:rsidRPr="00F50754">
              <w:t>The attribute name on which the user is to be granted access</w:t>
            </w:r>
          </w:p>
        </w:tc>
      </w:tr>
      <w:tr w:rsidR="00F50754" w:rsidRPr="00F50754" w:rsidTr="00B518D5">
        <w:trPr>
          <w:cantSplit/>
        </w:trPr>
        <w:tc>
          <w:tcPr>
            <w:tcW w:w="3078" w:type="dxa"/>
            <w:vAlign w:val="center"/>
          </w:tcPr>
          <w:p w:rsidR="00F50754" w:rsidRPr="00F50754" w:rsidRDefault="00F50754" w:rsidP="00D039D0">
            <w:pPr>
              <w:pStyle w:val="TableText"/>
            </w:pPr>
            <w:r w:rsidRPr="00F50754">
              <w:lastRenderedPageBreak/>
              <w:t>Protection Element Value</w:t>
            </w:r>
          </w:p>
        </w:tc>
        <w:tc>
          <w:tcPr>
            <w:tcW w:w="5346" w:type="dxa"/>
            <w:vAlign w:val="center"/>
          </w:tcPr>
          <w:p w:rsidR="00F50754" w:rsidRPr="00F50754" w:rsidRDefault="00F50754" w:rsidP="00D039D0">
            <w:pPr>
              <w:pStyle w:val="TableText"/>
            </w:pPr>
            <w:r w:rsidRPr="00F50754">
              <w:t>Can be left blank</w:t>
            </w:r>
          </w:p>
        </w:tc>
      </w:tr>
      <w:tr w:rsidR="00F50754" w:rsidRPr="00F50754" w:rsidTr="00B518D5">
        <w:trPr>
          <w:cantSplit/>
        </w:trPr>
        <w:tc>
          <w:tcPr>
            <w:tcW w:w="3078" w:type="dxa"/>
            <w:vAlign w:val="center"/>
          </w:tcPr>
          <w:p w:rsidR="00F50754" w:rsidRPr="00F50754" w:rsidRDefault="00F50754" w:rsidP="00D039D0">
            <w:pPr>
              <w:pStyle w:val="TableText"/>
            </w:pPr>
            <w:r w:rsidRPr="00F50754">
              <w:t>Update Date</w:t>
            </w:r>
          </w:p>
        </w:tc>
        <w:tc>
          <w:tcPr>
            <w:tcW w:w="5346" w:type="dxa"/>
            <w:vAlign w:val="center"/>
          </w:tcPr>
          <w:p w:rsidR="00F50754" w:rsidRPr="00F50754" w:rsidRDefault="00F50754" w:rsidP="00D039D0">
            <w:pPr>
              <w:pStyle w:val="TableText"/>
            </w:pPr>
            <w:r w:rsidRPr="00F50754">
              <w:t>Date when the protection element was last updated</w:t>
            </w:r>
          </w:p>
        </w:tc>
      </w:tr>
    </w:tbl>
    <w:p w:rsidR="00F50754" w:rsidRDefault="002A3C9A" w:rsidP="00F50754">
      <w:pPr>
        <w:pStyle w:val="Caption"/>
      </w:pPr>
      <w:r>
        <w:t>Figure</w:t>
      </w:r>
      <w:r w:rsidR="00F50754">
        <w:t xml:space="preserve"> </w:t>
      </w:r>
      <w:fldSimple w:instr=" STYLEREF 1 \s ">
        <w:r w:rsidR="00E92FAF">
          <w:rPr>
            <w:noProof/>
          </w:rPr>
          <w:t>5</w:t>
        </w:r>
      </w:fldSimple>
      <w:r w:rsidR="002F0542">
        <w:noBreakHyphen/>
      </w:r>
      <w:fldSimple w:instr=" SEQ Figure \* ARABIC \s 1 ">
        <w:r w:rsidR="00E92FAF">
          <w:rPr>
            <w:noProof/>
          </w:rPr>
          <w:t>3</w:t>
        </w:r>
      </w:fldSimple>
      <w:r w:rsidR="00F50754">
        <w:t xml:space="preserve"> Protection Element Fields</w:t>
      </w:r>
    </w:p>
    <w:p w:rsidR="00F50754" w:rsidRDefault="00F50754" w:rsidP="00F50754">
      <w:pPr>
        <w:pStyle w:val="Heading3"/>
      </w:pPr>
      <w:bookmarkStart w:id="2676" w:name="_Toc238804914"/>
      <w:r>
        <w:t>Using Attribute Level Security</w:t>
      </w:r>
      <w:bookmarkEnd w:id="2676"/>
    </w:p>
    <w:p w:rsidR="00F50754" w:rsidRDefault="00F50754" w:rsidP="00F50754">
      <w:pPr>
        <w:pStyle w:val="BodyText"/>
      </w:pPr>
      <w:r>
        <w:t>In order to use</w:t>
      </w:r>
      <w:r w:rsidR="00B342EA">
        <w:t xml:space="preserve"> Attribute Level Security, the c</w:t>
      </w:r>
      <w:r>
        <w:t xml:space="preserve">lient </w:t>
      </w:r>
      <w:r w:rsidR="00F73F46">
        <w:t>application</w:t>
      </w:r>
      <w:r>
        <w:t xml:space="preserve"> </w:t>
      </w:r>
      <w:r w:rsidR="00B342EA">
        <w:t>must</w:t>
      </w:r>
      <w:r>
        <w:t xml:space="preserve"> attach the attribute level Session interceptor to its session</w:t>
      </w:r>
      <w:r w:rsidR="008B318A">
        <w:t xml:space="preserve">. </w:t>
      </w:r>
      <w:r>
        <w:t>This can be done</w:t>
      </w:r>
      <w:r w:rsidR="00B342EA">
        <w:t xml:space="preserve"> when</w:t>
      </w:r>
      <w:r>
        <w:t xml:space="preserve"> obtaining the Hibernate Session from the SessionFactory object</w:t>
      </w:r>
      <w:r w:rsidR="00B342EA">
        <w:t>,</w:t>
      </w:r>
      <w:r>
        <w:t xml:space="preserve"> as shown </w:t>
      </w:r>
      <w:r w:rsidR="00B342EA">
        <w:t xml:space="preserve">in the examples </w:t>
      </w:r>
      <w:r>
        <w:t>below. Once the session interceptor is in place</w:t>
      </w:r>
      <w:r w:rsidR="00B342EA">
        <w:t>,</w:t>
      </w:r>
      <w:r>
        <w:t xml:space="preserve"> it will inject Attribute level security every time an object is loaded from the database for a query.</w:t>
      </w:r>
    </w:p>
    <w:p w:rsidR="00F50754" w:rsidRPr="00F50754" w:rsidRDefault="00F50754" w:rsidP="00F50754">
      <w:pPr>
        <w:pStyle w:val="BodyText"/>
        <w:rPr>
          <w:rStyle w:val="Bold"/>
        </w:rPr>
      </w:pPr>
      <w:r w:rsidRPr="00F50754">
        <w:rPr>
          <w:rStyle w:val="Bold"/>
        </w:rPr>
        <w:t xml:space="preserve">The default strict behavior is implemented as </w:t>
      </w:r>
      <w:r w:rsidR="00B342EA">
        <w:rPr>
          <w:rStyle w:val="Bold"/>
        </w:rPr>
        <w:t>follows:</w:t>
      </w:r>
    </w:p>
    <w:p w:rsidR="00F50754" w:rsidRDefault="00F50754" w:rsidP="00B342EA">
      <w:pPr>
        <w:pStyle w:val="Classfilesample"/>
      </w:pPr>
      <w:r>
        <w:t xml:space="preserve"> // default strict behavior</w:t>
      </w:r>
    </w:p>
    <w:p w:rsidR="00F50754" w:rsidRDefault="00F50754" w:rsidP="00B342EA">
      <w:pPr>
        <w:pStyle w:val="Classfilesample"/>
      </w:pPr>
      <w:r>
        <w:t xml:space="preserve">Session session = sessionFactory.openSession(new AttributeSecuritySessionInterceptor()); </w:t>
      </w:r>
    </w:p>
    <w:p w:rsidR="00F50754" w:rsidRDefault="00F50754" w:rsidP="00B342EA">
      <w:pPr>
        <w:pStyle w:val="Classfilesample"/>
      </w:pPr>
      <w:r>
        <w:t>Session session = sessionFactory.openSession(new AttributeSecuritySessionInterceptor(false));</w:t>
      </w:r>
    </w:p>
    <w:p w:rsidR="00F50754" w:rsidRPr="00F50754" w:rsidRDefault="00F50754" w:rsidP="00F50754">
      <w:pPr>
        <w:pStyle w:val="BodyText"/>
        <w:rPr>
          <w:rStyle w:val="Bold"/>
        </w:rPr>
      </w:pPr>
      <w:r w:rsidRPr="00F50754">
        <w:rPr>
          <w:rStyle w:val="Bold"/>
        </w:rPr>
        <w:t>The lenient behavior is implemented as</w:t>
      </w:r>
      <w:r w:rsidR="00B342EA">
        <w:rPr>
          <w:rStyle w:val="Bold"/>
        </w:rPr>
        <w:t xml:space="preserve"> follows:</w:t>
      </w:r>
    </w:p>
    <w:p w:rsidR="00F50754" w:rsidRDefault="00F50754" w:rsidP="00B342EA">
      <w:pPr>
        <w:pStyle w:val="Classfilesample"/>
      </w:pPr>
      <w:r>
        <w:t xml:space="preserve"> // lenient behavior</w:t>
      </w:r>
    </w:p>
    <w:p w:rsidR="00F50754" w:rsidRDefault="00F50754" w:rsidP="00B342EA">
      <w:pPr>
        <w:pStyle w:val="Classfilesample"/>
      </w:pPr>
      <w:r>
        <w:t>Session session = sessionFactory.openSession(new AttributeSecuritySessionInterceptor(true));</w:t>
      </w:r>
    </w:p>
    <w:p w:rsidR="00F50754" w:rsidRPr="00F50754" w:rsidRDefault="00F50754" w:rsidP="00F50754">
      <w:pPr>
        <w:pStyle w:val="BodyText"/>
        <w:keepNext/>
        <w:rPr>
          <w:rStyle w:val="Bold"/>
        </w:rPr>
      </w:pPr>
      <w:r w:rsidRPr="00F50754">
        <w:rPr>
          <w:rStyle w:val="Bold"/>
        </w:rPr>
        <w:t>To inject custom interceptors along with CSM’s attribute level security intercept</w:t>
      </w:r>
      <w:r w:rsidR="00B342EA">
        <w:rPr>
          <w:rStyle w:val="Bold"/>
        </w:rPr>
        <w:t>or:</w:t>
      </w:r>
    </w:p>
    <w:p w:rsidR="00F50754" w:rsidRDefault="00F50754" w:rsidP="00B342EA">
      <w:pPr>
        <w:pStyle w:val="Classfilesample"/>
      </w:pPr>
      <w:r>
        <w:t>// inject custom Interceptors</w:t>
      </w:r>
    </w:p>
    <w:p w:rsidR="00F50754" w:rsidRDefault="00F50754" w:rsidP="00B342EA">
      <w:pPr>
        <w:pStyle w:val="Classfilesample"/>
      </w:pPr>
      <w:r>
        <w:t>List&lt;Interceptor&gt; interceptors = new ArrayList&lt;Interceptor&gt;();</w:t>
      </w:r>
    </w:p>
    <w:p w:rsidR="00F50754" w:rsidRDefault="00F50754" w:rsidP="00B342EA">
      <w:pPr>
        <w:pStyle w:val="Classfilesample"/>
      </w:pPr>
      <w:r>
        <w:t>Interceptors.add(new AttributeSecurityInterceptor(true));</w:t>
      </w:r>
    </w:p>
    <w:p w:rsidR="00F50754" w:rsidRDefault="00F50754" w:rsidP="00B342EA">
      <w:pPr>
        <w:pStyle w:val="Classfilesample"/>
      </w:pPr>
      <w:r>
        <w:t>Interceptors.add(new ObjectStateInterceptor());</w:t>
      </w:r>
    </w:p>
    <w:p w:rsidR="00F50754" w:rsidRPr="00F50754" w:rsidRDefault="00F50754" w:rsidP="00B342EA">
      <w:pPr>
        <w:pStyle w:val="Classfilesample"/>
      </w:pPr>
      <w:r>
        <w:t>Session session = sessionFactory.openSession(new new GenericSecurityInterceptor(interceptors));</w:t>
      </w:r>
    </w:p>
    <w:p w:rsidR="00F50754" w:rsidRDefault="00F50754" w:rsidP="00B342EA">
      <w:pPr>
        <w:pStyle w:val="Heading3"/>
      </w:pPr>
      <w:bookmarkStart w:id="2677" w:name="_Toc238804915"/>
      <w:r>
        <w:t>Known Issues</w:t>
      </w:r>
      <w:bookmarkEnd w:id="2677"/>
    </w:p>
    <w:p w:rsidR="00F50754" w:rsidRPr="00B342EA" w:rsidRDefault="00F50754" w:rsidP="00B342EA">
      <w:pPr>
        <w:pStyle w:val="BodyText"/>
        <w:keepNext/>
        <w:rPr>
          <w:rStyle w:val="Bold"/>
        </w:rPr>
      </w:pPr>
      <w:r w:rsidRPr="00B342EA">
        <w:rPr>
          <w:rStyle w:val="Bold"/>
        </w:rPr>
        <w:t xml:space="preserve">In </w:t>
      </w:r>
      <w:r w:rsidR="00B342EA" w:rsidRPr="00B342EA">
        <w:rPr>
          <w:rStyle w:val="Bold"/>
        </w:rPr>
        <w:t xml:space="preserve">the case of  eager loading, </w:t>
      </w:r>
      <w:r w:rsidRPr="00B342EA">
        <w:rPr>
          <w:rStyle w:val="Bold"/>
        </w:rPr>
        <w:t xml:space="preserve">attribute filtering happens only for </w:t>
      </w:r>
      <w:r w:rsidR="00B342EA" w:rsidRPr="00B342EA">
        <w:rPr>
          <w:rStyle w:val="Bold"/>
        </w:rPr>
        <w:t xml:space="preserve">the </w:t>
      </w:r>
      <w:r w:rsidRPr="00B342EA">
        <w:rPr>
          <w:rStyle w:val="Bold"/>
        </w:rPr>
        <w:t>parent object</w:t>
      </w:r>
      <w:r w:rsidR="00B342EA">
        <w:rPr>
          <w:rStyle w:val="Bold"/>
        </w:rPr>
        <w:t>.</w:t>
      </w:r>
    </w:p>
    <w:p w:rsidR="00F50754" w:rsidRDefault="00F50754" w:rsidP="00F50754">
      <w:pPr>
        <w:pStyle w:val="BodyText"/>
      </w:pPr>
      <w:r>
        <w:t xml:space="preserve">The </w:t>
      </w:r>
      <w:r w:rsidRPr="00B342EA">
        <w:rPr>
          <w:rStyle w:val="Emphasis"/>
        </w:rPr>
        <w:t>onLoad</w:t>
      </w:r>
      <w:r>
        <w:t xml:space="preserve"> method is invoked for each record returned from the database. However this works only for the parent object</w:t>
      </w:r>
      <w:r w:rsidR="00B342EA">
        <w:t>.</w:t>
      </w:r>
      <w:r>
        <w:t xml:space="preserve"> </w:t>
      </w:r>
      <w:r w:rsidR="00B342EA">
        <w:t xml:space="preserve">If </w:t>
      </w:r>
      <w:r>
        <w:t xml:space="preserve">you have eager loading set to </w:t>
      </w:r>
      <w:r w:rsidR="00B342EA">
        <w:t>“</w:t>
      </w:r>
      <w:r>
        <w:t>true</w:t>
      </w:r>
      <w:r w:rsidR="00B342EA">
        <w:t>”</w:t>
      </w:r>
      <w:r>
        <w:t xml:space="preserve">, the child object’s </w:t>
      </w:r>
      <w:r w:rsidR="00B342EA">
        <w:t xml:space="preserve">attributes </w:t>
      </w:r>
      <w:r>
        <w:t>(the associated objects which are eagerly loaded) aren’t filtered. SDK</w:t>
      </w:r>
      <w:r w:rsidR="00B342EA">
        <w:t>,</w:t>
      </w:r>
      <w:r>
        <w:t xml:space="preserve"> by default</w:t>
      </w:r>
      <w:r w:rsidR="00B342EA">
        <w:t>,</w:t>
      </w:r>
      <w:r>
        <w:t xml:space="preserve"> comes with eager loading set to </w:t>
      </w:r>
      <w:r w:rsidR="00B342EA">
        <w:t>“</w:t>
      </w:r>
      <w:r>
        <w:t>false</w:t>
      </w:r>
      <w:r w:rsidR="00B342EA">
        <w:t>”,</w:t>
      </w:r>
      <w:r>
        <w:t xml:space="preserve"> leaving up to the users to explicitly turn it on.</w:t>
      </w:r>
    </w:p>
    <w:p w:rsidR="00F50754" w:rsidRPr="00B342EA" w:rsidRDefault="00F50754" w:rsidP="00F50754">
      <w:pPr>
        <w:pStyle w:val="BodyText"/>
        <w:rPr>
          <w:rStyle w:val="Bold"/>
        </w:rPr>
      </w:pPr>
      <w:r w:rsidRPr="00B342EA">
        <w:rPr>
          <w:rStyle w:val="Bold"/>
        </w:rPr>
        <w:t>Primitive attribute type filtering is not possible</w:t>
      </w:r>
      <w:r w:rsidR="00B342EA">
        <w:rPr>
          <w:rStyle w:val="Bold"/>
        </w:rPr>
        <w:t>.</w:t>
      </w:r>
    </w:p>
    <w:p w:rsidR="00F50754" w:rsidRDefault="00F50754" w:rsidP="00F50754">
      <w:pPr>
        <w:pStyle w:val="BodyText"/>
      </w:pPr>
      <w:r>
        <w:t xml:space="preserve">Since a primitive data type cannot be set to null, the current attribute solution </w:t>
      </w:r>
      <w:r w:rsidR="00B342EA">
        <w:t>does not</w:t>
      </w:r>
      <w:r>
        <w:t xml:space="preserve"> work if the domain objects contain primitive data types as attribute</w:t>
      </w:r>
      <w:r w:rsidR="00B342EA">
        <w:t>s</w:t>
      </w:r>
      <w:r>
        <w:t xml:space="preserve">. The default </w:t>
      </w:r>
      <w:r>
        <w:lastRenderedPageBreak/>
        <w:t>values for primitive</w:t>
      </w:r>
      <w:r w:rsidR="00B342EA">
        <w:t xml:space="preserve"> data types</w:t>
      </w:r>
      <w:r>
        <w:t xml:space="preserve"> (0 for int, false f</w:t>
      </w:r>
      <w:r w:rsidR="00B342EA">
        <w:t>or a boolean) can be</w:t>
      </w:r>
      <w:r>
        <w:t xml:space="preserve"> valid value</w:t>
      </w:r>
      <w:r w:rsidR="00B342EA">
        <w:t>s</w:t>
      </w:r>
      <w:r>
        <w:t xml:space="preserve">, </w:t>
      </w:r>
      <w:r w:rsidR="00B342EA">
        <w:t xml:space="preserve">meaning that </w:t>
      </w:r>
      <w:r>
        <w:t>setting primitive attributes to their default values is also not an option.</w:t>
      </w:r>
    </w:p>
    <w:p w:rsidR="00F50754" w:rsidRPr="00B342EA" w:rsidRDefault="00F50754" w:rsidP="00F50754">
      <w:pPr>
        <w:pStyle w:val="BodyText"/>
        <w:rPr>
          <w:rStyle w:val="Bold"/>
        </w:rPr>
      </w:pPr>
      <w:r w:rsidRPr="00B342EA">
        <w:rPr>
          <w:rStyle w:val="Bold"/>
        </w:rPr>
        <w:t xml:space="preserve">Filtering on queries with projection on certain attributes </w:t>
      </w:r>
      <w:r w:rsidR="00B342EA">
        <w:rPr>
          <w:rStyle w:val="Bold"/>
        </w:rPr>
        <w:t>will not</w:t>
      </w:r>
      <w:r w:rsidRPr="00B342EA">
        <w:rPr>
          <w:rStyle w:val="Bold"/>
        </w:rPr>
        <w:t xml:space="preserve"> work</w:t>
      </w:r>
      <w:r w:rsidR="00B342EA">
        <w:rPr>
          <w:rStyle w:val="Bold"/>
        </w:rPr>
        <w:t>.</w:t>
      </w:r>
    </w:p>
    <w:p w:rsidR="00F50754" w:rsidRDefault="00B342EA" w:rsidP="00F50754">
      <w:pPr>
        <w:pStyle w:val="BodyText"/>
      </w:pPr>
      <w:r>
        <w:t>For queries</w:t>
      </w:r>
      <w:r w:rsidR="00F50754">
        <w:t xml:space="preserve"> where the user </w:t>
      </w:r>
      <w:r>
        <w:t>has</w:t>
      </w:r>
      <w:r w:rsidR="00F50754">
        <w:t xml:space="preserve"> set a project on certain attributes of the object rather than returning the whole object back, </w:t>
      </w:r>
      <w:r>
        <w:t>the CSM attribute level security</w:t>
      </w:r>
      <w:r w:rsidR="00F50754">
        <w:t xml:space="preserve"> </w:t>
      </w:r>
      <w:r>
        <w:t xml:space="preserve">will not </w:t>
      </w:r>
      <w:r w:rsidR="00F50754">
        <w:t xml:space="preserve">work. This is because in </w:t>
      </w:r>
      <w:r>
        <w:t xml:space="preserve">the </w:t>
      </w:r>
      <w:r w:rsidR="00F50754">
        <w:t>case of projections, Hibernate returns the attribute value</w:t>
      </w:r>
      <w:r>
        <w:t>s</w:t>
      </w:r>
      <w:r w:rsidR="00F50754">
        <w:t xml:space="preserve"> directly from the database as Java data types. As a result, the </w:t>
      </w:r>
      <w:r w:rsidR="00F50754" w:rsidRPr="005048BE">
        <w:rPr>
          <w:rStyle w:val="Emphasis"/>
        </w:rPr>
        <w:t>onLoad</w:t>
      </w:r>
      <w:r w:rsidR="00F50754">
        <w:t xml:space="preserve"> method of the session interceptor is not invoked</w:t>
      </w:r>
      <w:r w:rsidR="005048BE">
        <w:t>,</w:t>
      </w:r>
      <w:r w:rsidR="00F50754">
        <w:t xml:space="preserve"> thereby not injecting the attribute level security.</w:t>
      </w:r>
    </w:p>
    <w:p w:rsidR="00F50754" w:rsidRDefault="004C4378" w:rsidP="007B4341">
      <w:pPr>
        <w:pStyle w:val="BodyText"/>
      </w:pPr>
      <w:r>
        <w:br w:type="page"/>
      </w:r>
    </w:p>
    <w:p w:rsidR="00F50754" w:rsidRDefault="00F50754" w:rsidP="007B4341">
      <w:pPr>
        <w:pStyle w:val="BodyText"/>
      </w:pPr>
    </w:p>
    <w:p w:rsidR="00F50754" w:rsidRDefault="00F50754" w:rsidP="007B4341">
      <w:pPr>
        <w:pStyle w:val="BodyText"/>
      </w:pPr>
    </w:p>
    <w:p w:rsidR="00F50754" w:rsidRPr="007B4341" w:rsidRDefault="00F50754" w:rsidP="007B4341">
      <w:pPr>
        <w:pStyle w:val="BodyText"/>
      </w:pPr>
    </w:p>
    <w:p w:rsidR="00B62631" w:rsidRDefault="00B62631" w:rsidP="00590CE4">
      <w:pPr>
        <w:pStyle w:val="BodyText"/>
      </w:pPr>
    </w:p>
    <w:p w:rsidR="00AB2F90" w:rsidRDefault="00AB2F90" w:rsidP="00590CE4">
      <w:pPr>
        <w:pStyle w:val="BodyText"/>
        <w:sectPr w:rsidR="00AB2F90" w:rsidSect="00A57346">
          <w:pgSz w:w="12240" w:h="15840" w:code="1"/>
          <w:pgMar w:top="1440" w:right="1440" w:bottom="1440" w:left="1440" w:header="720" w:footer="720" w:gutter="432"/>
          <w:cols w:space="720"/>
          <w:titlePg/>
          <w:docGrid w:linePitch="360"/>
        </w:sectPr>
      </w:pPr>
    </w:p>
    <w:p w:rsidR="00590CE4" w:rsidRDefault="005F5F70" w:rsidP="005337C4">
      <w:pPr>
        <w:pStyle w:val="Heading1"/>
      </w:pPr>
      <w:bookmarkStart w:id="2678" w:name="_Ref213636322"/>
      <w:bookmarkStart w:id="2679" w:name="_Ref213636326"/>
      <w:bookmarkStart w:id="2680" w:name="_Toc238804916"/>
      <w:r>
        <w:lastRenderedPageBreak/>
        <w:t>Acegi</w:t>
      </w:r>
      <w:r w:rsidR="00C20D27">
        <w:t xml:space="preserve"> Adapter</w:t>
      </w:r>
      <w:bookmarkEnd w:id="2678"/>
      <w:bookmarkEnd w:id="2679"/>
      <w:bookmarkEnd w:id="2680"/>
    </w:p>
    <w:p w:rsidR="005F5F70" w:rsidRDefault="00C20D27" w:rsidP="00C20D27">
      <w:pPr>
        <w:pStyle w:val="BodyText"/>
      </w:pPr>
      <w:r>
        <w:t xml:space="preserve">The </w:t>
      </w:r>
      <w:r w:rsidR="005F5F70">
        <w:t>Acegi</w:t>
      </w:r>
      <w:r>
        <w:t xml:space="preserve"> Framework  is quickly becoming the preferred framework for many Spring  framework powered applications to implement security. Acegi Security is the de</w:t>
      </w:r>
      <w:r w:rsidR="005F5F70">
        <w:t>-</w:t>
      </w:r>
      <w:r>
        <w:t xml:space="preserve">facto standard for security in Spring Framework. Existing applications and new applications wanting to leverage CSM can </w:t>
      </w:r>
      <w:r w:rsidR="005F5F70">
        <w:t xml:space="preserve">now </w:t>
      </w:r>
      <w:r>
        <w:t xml:space="preserve">do so </w:t>
      </w:r>
      <w:r w:rsidR="005F5F70">
        <w:t xml:space="preserve">using </w:t>
      </w:r>
      <w:r>
        <w:t xml:space="preserve">the CSM Acegi Adapter. </w:t>
      </w:r>
    </w:p>
    <w:p w:rsidR="00C20D27" w:rsidRDefault="00C20D27" w:rsidP="00C20D27">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C20D27" w:rsidRDefault="00C20D27" w:rsidP="00C20D27">
      <w:pPr>
        <w:pStyle w:val="Heading2"/>
      </w:pPr>
      <w:bookmarkStart w:id="2681" w:name="_Toc238804917"/>
      <w:r>
        <w:t>Implementation</w:t>
      </w:r>
      <w:bookmarkEnd w:id="2681"/>
    </w:p>
    <w:p w:rsidR="00C20D27" w:rsidRDefault="00C20D27" w:rsidP="00C20D27">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C20D27" w:rsidRDefault="00257618" w:rsidP="00B24995">
      <w:pPr>
        <w:pStyle w:val="GraphicAnchorMain"/>
      </w:pPr>
      <w:r>
        <w:rPr>
          <w:noProof/>
        </w:rPr>
        <w:drawing>
          <wp:inline distT="0" distB="0" distL="0" distR="0">
            <wp:extent cx="5828030" cy="3657600"/>
            <wp:effectExtent l="19050" t="0" r="1270" b="0"/>
            <wp:docPr id="41"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69"/>
                    <a:srcRect/>
                    <a:stretch>
                      <a:fillRect/>
                    </a:stretch>
                  </pic:blipFill>
                  <pic:spPr bwMode="auto">
                    <a:xfrm>
                      <a:off x="0" y="0"/>
                      <a:ext cx="5828030" cy="3657600"/>
                    </a:xfrm>
                    <a:prstGeom prst="rect">
                      <a:avLst/>
                    </a:prstGeom>
                    <a:noFill/>
                    <a:ln w="9525">
                      <a:noFill/>
                      <a:miter lim="800000"/>
                      <a:headEnd/>
                      <a:tailEnd/>
                    </a:ln>
                  </pic:spPr>
                </pic:pic>
              </a:graphicData>
            </a:graphic>
          </wp:inline>
        </w:drawing>
      </w:r>
    </w:p>
    <w:p w:rsidR="005F5F70" w:rsidRDefault="005F5F70" w:rsidP="005F5F70">
      <w:pPr>
        <w:pStyle w:val="Caption"/>
      </w:pPr>
      <w:bookmarkStart w:id="2682" w:name="_Ref213849871"/>
      <w:r>
        <w:t xml:space="preserve">Figure </w:t>
      </w:r>
      <w:fldSimple w:instr=" STYLEREF 1 \s ">
        <w:r w:rsidR="00E92FAF">
          <w:rPr>
            <w:noProof/>
          </w:rPr>
          <w:t>6</w:t>
        </w:r>
      </w:fldSimple>
      <w:r w:rsidR="002F0542">
        <w:noBreakHyphen/>
      </w:r>
      <w:fldSimple w:instr=" SEQ Figure \* ARABIC \s 1 ">
        <w:r w:rsidR="00E92FAF">
          <w:rPr>
            <w:noProof/>
          </w:rPr>
          <w:t>1</w:t>
        </w:r>
      </w:fldSimple>
      <w:bookmarkEnd w:id="2682"/>
      <w:r>
        <w:t xml:space="preserve"> Authentication and Authorization in Acegi framework</w:t>
      </w:r>
    </w:p>
    <w:p w:rsidR="00C20D27" w:rsidRDefault="00F228E8" w:rsidP="00C20D27">
      <w:pPr>
        <w:pStyle w:val="BodyText"/>
      </w:pPr>
      <w:r>
        <w:fldChar w:fldCharType="begin"/>
      </w:r>
      <w:r w:rsidR="005F5F70">
        <w:instrText xml:space="preserve"> REF _Ref213849871 \h </w:instrText>
      </w:r>
      <w:r>
        <w:fldChar w:fldCharType="separate"/>
      </w:r>
      <w:r w:rsidR="00E92FAF">
        <w:t xml:space="preserve">Figure </w:t>
      </w:r>
      <w:r w:rsidR="00E92FAF">
        <w:rPr>
          <w:noProof/>
        </w:rPr>
        <w:t>6</w:t>
      </w:r>
      <w:r w:rsidR="00E92FAF">
        <w:noBreakHyphen/>
      </w:r>
      <w:r w:rsidR="00E92FAF">
        <w:rPr>
          <w:noProof/>
        </w:rPr>
        <w:t>1</w:t>
      </w:r>
      <w:r>
        <w:fldChar w:fldCharType="end"/>
      </w:r>
      <w:r w:rsidR="00C20D27">
        <w:t xml:space="preserve"> demonstrates the control flow by Acegi for authentication and authorization. The CSM Acegi Adapter uses this approach to provide CSM </w:t>
      </w:r>
      <w:r w:rsidR="005F5F70">
        <w:t>security</w:t>
      </w:r>
      <w:r w:rsidR="00C20D27">
        <w:t xml:space="preserve">. </w:t>
      </w:r>
      <w:r w:rsidR="00C20D27">
        <w:lastRenderedPageBreak/>
        <w:t>Authentication is implemented by extending</w:t>
      </w:r>
      <w:r w:rsidR="005F5F70">
        <w:t xml:space="preserve"> this design. Acegi provides i</w:t>
      </w:r>
      <w:r w:rsidR="00C20D27">
        <w:t>nterceptors which can be configured through Acegi Security Configurations in Spring. For a detailed understanding of the Acegi Frameworks Authentication and Authorization implementation by CSM</w:t>
      </w:r>
      <w:r w:rsidR="000B7EEE">
        <w:t xml:space="preserve">, see </w:t>
      </w:r>
      <w:r w:rsidR="00C20D27">
        <w:t xml:space="preserve">the </w:t>
      </w:r>
      <w:r w:rsidR="000B7EEE">
        <w:t xml:space="preserve">sections that follow. </w:t>
      </w:r>
    </w:p>
    <w:p w:rsidR="00C20D27" w:rsidRDefault="00C20D27" w:rsidP="005F5F70">
      <w:pPr>
        <w:pStyle w:val="NoteMainbody"/>
      </w:pPr>
      <w:r w:rsidRPr="005F5F70">
        <w:rPr>
          <w:rStyle w:val="Bold"/>
        </w:rPr>
        <w:t xml:space="preserve">NOTE: </w:t>
      </w:r>
      <w:r w:rsidR="005F5F70">
        <w:t>D</w:t>
      </w:r>
      <w:r>
        <w:t>etailed explanation</w:t>
      </w:r>
      <w:r w:rsidR="005F5F70">
        <w:t>s</w:t>
      </w:r>
      <w:r>
        <w:t xml:space="preserve"> of Acegi interfaces implemented by CSM Acegi Adapter </w:t>
      </w:r>
      <w:r w:rsidR="005F5F70">
        <w:t>are</w:t>
      </w:r>
      <w:r>
        <w:t xml:space="preserve"> beyond the scope of this guide. Refer the Acegi Security CSM Adapter Design document for details</w:t>
      </w:r>
      <w:r w:rsidR="005F5F70">
        <w:t>,</w:t>
      </w:r>
      <w:r>
        <w:t xml:space="preserve"> and check out </w:t>
      </w:r>
      <w:r w:rsidR="005F5F70">
        <w:t>A</w:t>
      </w:r>
      <w:r>
        <w:t xml:space="preserve">cegi security reference documentation, available at: </w:t>
      </w:r>
      <w:hyperlink r:id="rId70" w:history="1">
        <w:r w:rsidRPr="00C20D27">
          <w:rPr>
            <w:rStyle w:val="Hyperlink"/>
          </w:rPr>
          <w:t>http://www.acegisecurity.org/guide/springsecurity.html</w:t>
        </w:r>
      </w:hyperlink>
      <w:r>
        <w:t>.</w:t>
      </w:r>
    </w:p>
    <w:p w:rsidR="00C20D27" w:rsidRDefault="00C20D27" w:rsidP="00C20D27">
      <w:pPr>
        <w:pStyle w:val="BodyText"/>
      </w:pPr>
      <w:r>
        <w:t>Currently the CSM Acegi Adapter implementation provides Method Level and Method Parameter Level security.</w:t>
      </w:r>
    </w:p>
    <w:p w:rsidR="00C20D27" w:rsidRDefault="00C20D27" w:rsidP="00C20D27">
      <w:pPr>
        <w:pStyle w:val="Heading3"/>
      </w:pPr>
      <w:bookmarkStart w:id="2683" w:name="_Toc238804918"/>
      <w:r>
        <w:t>Method Level Security</w:t>
      </w:r>
      <w:bookmarkEnd w:id="2683"/>
    </w:p>
    <w:p w:rsidR="00C20D27" w:rsidRDefault="00C20D27" w:rsidP="00C20D27">
      <w:pPr>
        <w:pStyle w:val="BodyText"/>
      </w:pPr>
      <w:r>
        <w:t>The current out of box implementation of the CSM Acegi Adapter provides method level security. The Adapter implements Acegi’s MethodInterceptor</w:t>
      </w:r>
      <w:r w:rsidR="005F5F70">
        <w:t>.</w:t>
      </w:r>
      <w:r>
        <w:t xml:space="preserve"> The CSMMethodSecurityInterceptor, CSM’s custom implementation of the MethodInterceptor, enables security at method level by intercepting method calls on the secured bean specified in the MethodDefinitionSource. All the methods </w:t>
      </w:r>
      <w:r w:rsidR="005F5F70">
        <w:t>are</w:t>
      </w:r>
      <w:r>
        <w:t xml:space="preserve"> intercepted for each secured bean</w:t>
      </w:r>
      <w:r w:rsidR="008B318A">
        <w:t xml:space="preserve">. </w:t>
      </w:r>
      <w:r>
        <w:t xml:space="preserve">Please see the Workflow and Integrating and Configuring sections </w:t>
      </w:r>
      <w:r w:rsidR="005F5F70">
        <w:t xml:space="preserve">below </w:t>
      </w:r>
      <w:r>
        <w:t>for more details.</w:t>
      </w:r>
    </w:p>
    <w:p w:rsidR="00C20D27" w:rsidRDefault="00C20D27" w:rsidP="00C20D27">
      <w:pPr>
        <w:pStyle w:val="Heading3"/>
      </w:pPr>
      <w:bookmarkStart w:id="2684" w:name="_Toc238804919"/>
      <w:r>
        <w:t>Method Parameter Level Security</w:t>
      </w:r>
      <w:bookmarkEnd w:id="2684"/>
    </w:p>
    <w:p w:rsidR="00C20D27" w:rsidRDefault="00C20D27" w:rsidP="00C20D27">
      <w:pPr>
        <w:pStyle w:val="BodyText"/>
      </w:pPr>
      <w:r>
        <w:t>In this implementation</w:t>
      </w:r>
      <w:r w:rsidR="005F5F70">
        <w:t>,</w:t>
      </w:r>
      <w:r>
        <w:t xml:space="preserve"> the CSM Acegi Adapter provides method parameter level security. Applications that need method parameter level security have to implement CSM’s SecurityHelpe</w:t>
      </w:r>
      <w:r w:rsidR="005F5F70">
        <w:t>r. The SecurityHelper interface</w:t>
      </w:r>
      <w:r>
        <w:t xml:space="preserve"> provided by CSM, allows the application to control authorization. Refer the CSM API source for more details. </w:t>
      </w:r>
    </w:p>
    <w:p w:rsidR="00C20D27" w:rsidRDefault="00C20D27" w:rsidP="00C20D27">
      <w:pPr>
        <w:pStyle w:val="Heading2"/>
      </w:pPr>
      <w:bookmarkStart w:id="2685" w:name="_Toc238804920"/>
      <w:r>
        <w:t>Workflow</w:t>
      </w:r>
      <w:bookmarkEnd w:id="2685"/>
    </w:p>
    <w:p w:rsidR="005F5F70" w:rsidRDefault="005F5F70" w:rsidP="00C20D27">
      <w:pPr>
        <w:pStyle w:val="BodyText"/>
      </w:pPr>
      <w:r>
        <w:t>Below is a basic list of steps needed to implement the CSM Acegi Adapter.</w:t>
      </w:r>
      <w:r w:rsidR="00F228E8">
        <w:fldChar w:fldCharType="begin"/>
      </w:r>
      <w:r w:rsidR="00A6073E">
        <w:instrText xml:space="preserve"> XE "</w:instrText>
      </w:r>
      <w:r w:rsidR="00A6073E" w:rsidRPr="003E2CE5">
        <w:instrText>workflow:Acegi</w:instrText>
      </w:r>
      <w:r w:rsidR="00A6073E">
        <w:instrText xml:space="preserve">" </w:instrText>
      </w:r>
      <w:r w:rsidR="00F228E8">
        <w:fldChar w:fldCharType="end"/>
      </w:r>
    </w:p>
    <w:p w:rsidR="00C20D27" w:rsidRDefault="00C20D27" w:rsidP="005F5F70">
      <w:pPr>
        <w:pStyle w:val="ListNumber"/>
        <w:numPr>
          <w:ilvl w:val="0"/>
          <w:numId w:val="53"/>
        </w:numPr>
      </w:pPr>
      <w:r>
        <w:t>Determine the level of security required</w:t>
      </w:r>
      <w:r w:rsidR="005F5F70">
        <w:t xml:space="preserve"> for your application: Method L</w:t>
      </w:r>
      <w:r>
        <w:t>evel, Object Parameter Level</w:t>
      </w:r>
      <w:r w:rsidR="005F5F70">
        <w:t>,</w:t>
      </w:r>
      <w:r>
        <w:t xml:space="preserve"> etc.</w:t>
      </w:r>
    </w:p>
    <w:p w:rsidR="00C20D27" w:rsidRDefault="00C20D27" w:rsidP="005F5F70">
      <w:pPr>
        <w:pStyle w:val="ListNumber"/>
        <w:numPr>
          <w:ilvl w:val="0"/>
          <w:numId w:val="53"/>
        </w:numPr>
      </w:pPr>
      <w:r>
        <w:t>Define the beans that need to be protected</w:t>
      </w:r>
      <w:r w:rsidR="005F5F70">
        <w:t>.</w:t>
      </w:r>
    </w:p>
    <w:p w:rsidR="00C20D27" w:rsidRDefault="00C20D27" w:rsidP="005F5F70">
      <w:pPr>
        <w:pStyle w:val="ListNumber"/>
        <w:numPr>
          <w:ilvl w:val="0"/>
          <w:numId w:val="53"/>
        </w:numPr>
      </w:pPr>
      <w:r>
        <w:t>Define appropriate Security Interceptors.</w:t>
      </w:r>
    </w:p>
    <w:p w:rsidR="00C20D27" w:rsidRDefault="00C20D27" w:rsidP="005F5F70">
      <w:pPr>
        <w:pStyle w:val="ListNumber"/>
        <w:numPr>
          <w:ilvl w:val="0"/>
          <w:numId w:val="53"/>
        </w:numPr>
      </w:pPr>
      <w:r>
        <w:t>Define Security Interceptors for various beans that need protection.</w:t>
      </w:r>
    </w:p>
    <w:p w:rsidR="00C20D27" w:rsidRDefault="00C20D27" w:rsidP="005F5F70">
      <w:pPr>
        <w:pStyle w:val="ListNumber"/>
        <w:numPr>
          <w:ilvl w:val="0"/>
          <w:numId w:val="53"/>
        </w:numPr>
      </w:pPr>
      <w:r>
        <w:t>Configure the</w:t>
      </w:r>
      <w:r w:rsidR="005F5F70" w:rsidRPr="005F5F70">
        <w:t xml:space="preserve"> </w:t>
      </w:r>
      <w:r w:rsidR="005F5F70">
        <w:t>Acegi security configuration file:</w:t>
      </w:r>
      <w:r w:rsidR="00384012">
        <w:t xml:space="preserve"> </w:t>
      </w:r>
      <w:r w:rsidRPr="005F5F70">
        <w:rPr>
          <w:rStyle w:val="CodeChar0"/>
        </w:rPr>
        <w:t>csm-acegi-security.xml</w:t>
      </w:r>
      <w:r>
        <w:t>.</w:t>
      </w:r>
    </w:p>
    <w:p w:rsidR="00C20D27" w:rsidRDefault="00C20D27" w:rsidP="005F5F70">
      <w:pPr>
        <w:pStyle w:val="ListNumber"/>
        <w:numPr>
          <w:ilvl w:val="0"/>
          <w:numId w:val="53"/>
        </w:numPr>
      </w:pPr>
      <w:r>
        <w:t>Configure a JAAS LoginModule for the Application Context.</w:t>
      </w:r>
    </w:p>
    <w:p w:rsidR="00C20D27" w:rsidRDefault="00C20D27" w:rsidP="005F5F70">
      <w:pPr>
        <w:pStyle w:val="ListNumber"/>
        <w:numPr>
          <w:ilvl w:val="0"/>
          <w:numId w:val="53"/>
        </w:numPr>
      </w:pPr>
      <w:r>
        <w:t xml:space="preserve">Configure </w:t>
      </w:r>
      <w:r w:rsidR="00384012">
        <w:t>d</w:t>
      </w:r>
      <w:r>
        <w:t>atabase properties.</w:t>
      </w:r>
    </w:p>
    <w:p w:rsidR="00C20D27" w:rsidRDefault="00384012" w:rsidP="005F5F70">
      <w:pPr>
        <w:pStyle w:val="ListNumber"/>
        <w:numPr>
          <w:ilvl w:val="0"/>
          <w:numId w:val="53"/>
        </w:numPr>
      </w:pPr>
      <w:r>
        <w:t>Configure u</w:t>
      </w:r>
      <w:r w:rsidR="00C20D27">
        <w:t>ser provisioning using CSM UPT.</w:t>
      </w:r>
    </w:p>
    <w:p w:rsidR="00C20D27" w:rsidRDefault="00C20D27" w:rsidP="00384012">
      <w:pPr>
        <w:pStyle w:val="Heading2"/>
        <w:keepLines/>
      </w:pPr>
      <w:bookmarkStart w:id="2686" w:name="_Toc238804921"/>
      <w:r>
        <w:lastRenderedPageBreak/>
        <w:t>Integrating and Configuring</w:t>
      </w:r>
      <w:bookmarkEnd w:id="2686"/>
      <w:r>
        <w:t xml:space="preserve"> </w:t>
      </w:r>
    </w:p>
    <w:p w:rsidR="00C20D27" w:rsidRDefault="00C20D27" w:rsidP="00384012">
      <w:pPr>
        <w:pStyle w:val="BodyText"/>
        <w:keepNext/>
        <w:keepLines/>
      </w:pPr>
      <w:r>
        <w:t>This section serves as a guide to help developers integrate applications with CSM Acegi Adapter. It outlines a step by step process that addresses what developers need to know in order to successfully integrate CSM’s Acegi Adapter into their applications</w:t>
      </w:r>
      <w:r w:rsidR="00384012">
        <w:t xml:space="preserve">. This includes: </w:t>
      </w:r>
      <w:r w:rsidR="00F228E8">
        <w:fldChar w:fldCharType="begin"/>
      </w:r>
      <w:r w:rsidR="00A6073E">
        <w:instrText xml:space="preserve"> XE "</w:instrText>
      </w:r>
      <w:r w:rsidR="00A6073E" w:rsidRPr="006F7358">
        <w:instrText>security:integrating Acegi</w:instrText>
      </w:r>
      <w:r w:rsidR="00A6073E">
        <w:instrText xml:space="preserve">" </w:instrText>
      </w:r>
      <w:r w:rsidR="00F228E8">
        <w:fldChar w:fldCharType="end"/>
      </w:r>
      <w:r w:rsidR="00F228E8">
        <w:fldChar w:fldCharType="begin"/>
      </w:r>
      <w:r w:rsidR="008C29D3">
        <w:instrText xml:space="preserve"> XE "</w:instrText>
      </w:r>
      <w:r w:rsidR="008C29D3" w:rsidRPr="00565F47">
        <w:instrText>Hibernate configuration file</w:instrText>
      </w:r>
      <w:r w:rsidR="008C29D3">
        <w:instrText xml:space="preserve">" </w:instrText>
      </w:r>
      <w:r w:rsidR="00F228E8">
        <w:fldChar w:fldCharType="end"/>
      </w:r>
    </w:p>
    <w:p w:rsidR="00C20D27" w:rsidRDefault="00C20D27" w:rsidP="00384012">
      <w:pPr>
        <w:pStyle w:val="ListBullet"/>
      </w:pPr>
      <w:r>
        <w:t xml:space="preserve">Configure Acegi Security  in </w:t>
      </w:r>
      <w:r w:rsidRPr="008C29D3">
        <w:rPr>
          <w:rStyle w:val="CodeChar0"/>
        </w:rPr>
        <w:t>csm-acegi-security.xml</w:t>
      </w:r>
      <w:r w:rsidR="008C29D3">
        <w:t>.</w:t>
      </w:r>
    </w:p>
    <w:p w:rsidR="00C20D27" w:rsidRDefault="00C20D27" w:rsidP="00384012">
      <w:pPr>
        <w:pStyle w:val="ListBullet"/>
      </w:pPr>
      <w:r>
        <w:t>Database properties and configuration</w:t>
      </w:r>
      <w:r w:rsidR="008C29D3">
        <w:t>.</w:t>
      </w:r>
    </w:p>
    <w:p w:rsidR="00C20D27" w:rsidRDefault="00C20D27" w:rsidP="00384012">
      <w:pPr>
        <w:pStyle w:val="ListBullet2"/>
      </w:pPr>
      <w:r>
        <w:t>Configure Datasource OR</w:t>
      </w:r>
    </w:p>
    <w:p w:rsidR="00C20D27" w:rsidRDefault="00C20D27" w:rsidP="00384012">
      <w:pPr>
        <w:pStyle w:val="ListBullet2"/>
      </w:pPr>
      <w:r>
        <w:t>Configure Hibernate configuration file</w:t>
      </w:r>
      <w:r w:rsidR="008C29D3">
        <w:t>.</w:t>
      </w:r>
    </w:p>
    <w:p w:rsidR="00C20D27" w:rsidRDefault="00C20D27" w:rsidP="00384012">
      <w:pPr>
        <w:pStyle w:val="ListBullet"/>
      </w:pPr>
      <w:r>
        <w:t>LDAP properties and configuration</w:t>
      </w:r>
      <w:r w:rsidR="008C29D3">
        <w:t>.</w:t>
      </w:r>
    </w:p>
    <w:p w:rsidR="00C20D27" w:rsidRDefault="00C20D27" w:rsidP="00384012">
      <w:pPr>
        <w:pStyle w:val="ListBullet"/>
      </w:pPr>
      <w:r>
        <w:t>Provision user access authorization policy</w:t>
      </w:r>
      <w:r w:rsidR="008C29D3">
        <w:t>.</w:t>
      </w:r>
    </w:p>
    <w:p w:rsidR="00C20D27" w:rsidRDefault="00C20D27" w:rsidP="00C20D27">
      <w:pPr>
        <w:pStyle w:val="Heading3"/>
      </w:pPr>
      <w:bookmarkStart w:id="2687" w:name="_Toc238804922"/>
      <w:r>
        <w:t>Configure Acegi Security</w:t>
      </w:r>
      <w:bookmarkEnd w:id="2687"/>
    </w:p>
    <w:p w:rsidR="00C20D27" w:rsidRDefault="00384012" w:rsidP="00C20D27">
      <w:pPr>
        <w:pStyle w:val="BodyText"/>
      </w:pPr>
      <w:r>
        <w:t xml:space="preserve">This section provides instructions for </w:t>
      </w:r>
      <w:r w:rsidR="008B318A">
        <w:t>configuring</w:t>
      </w:r>
      <w:r>
        <w:t xml:space="preserve"> Acegi Security</w:t>
      </w:r>
      <w:r w:rsidR="008B318A">
        <w:t xml:space="preserve">. </w:t>
      </w:r>
      <w:r>
        <w:t xml:space="preserve">The examples used in this section are taken from a sample configuration file, which has been provided in full in </w:t>
      </w:r>
      <w:fldSimple w:instr=" REF _Ref213636435 \w \h  \* MERGEFORMAT ">
        <w:r w:rsidR="00E92FAF">
          <w:rPr>
            <w:i/>
            <w:color w:val="0000FF"/>
          </w:rPr>
          <w:t>Appendix A</w:t>
        </w:r>
      </w:fldSimple>
      <w:r w:rsidRPr="00384012">
        <w:rPr>
          <w:i/>
          <w:color w:val="0000FF"/>
        </w:rPr>
        <w:t xml:space="preserve">, </w:t>
      </w:r>
      <w:fldSimple w:instr=" REF _Ref213636435 \h  \* MERGEFORMAT ">
        <w:r w:rsidR="00E92FAF" w:rsidRPr="00E92FAF">
          <w:rPr>
            <w:i/>
            <w:color w:val="0000FF"/>
          </w:rPr>
          <w:t>CSM/ACEGI Sample Configuration File</w:t>
        </w:r>
      </w:fldSimple>
      <w:r>
        <w:t xml:space="preserve"> on page </w:t>
      </w:r>
      <w:r w:rsidR="00F228E8">
        <w:fldChar w:fldCharType="begin"/>
      </w:r>
      <w:r>
        <w:instrText xml:space="preserve"> PAGEREF _Ref213636435 \h </w:instrText>
      </w:r>
      <w:r w:rsidR="00F228E8">
        <w:fldChar w:fldCharType="separate"/>
      </w:r>
      <w:r w:rsidR="00E92FAF">
        <w:rPr>
          <w:noProof/>
        </w:rPr>
        <w:t>105</w:t>
      </w:r>
      <w:r w:rsidR="00F228E8">
        <w:fldChar w:fldCharType="end"/>
      </w:r>
      <w:r>
        <w:t>.</w:t>
      </w:r>
    </w:p>
    <w:p w:rsidR="00384012" w:rsidRDefault="00384012" w:rsidP="00C20D27">
      <w:pPr>
        <w:pStyle w:val="BodyText"/>
      </w:pPr>
    </w:p>
    <w:p w:rsidR="00C20D27" w:rsidRPr="00384012" w:rsidRDefault="00384012" w:rsidP="00384012">
      <w:pPr>
        <w:pStyle w:val="BodyText"/>
        <w:rPr>
          <w:rStyle w:val="Bold"/>
        </w:rPr>
      </w:pPr>
      <w:r>
        <w:rPr>
          <w:rStyle w:val="Bold"/>
        </w:rPr>
        <w:t xml:space="preserve">1) </w:t>
      </w:r>
      <w:r w:rsidR="00C20D27" w:rsidRPr="00384012">
        <w:rPr>
          <w:rStyle w:val="Bold"/>
        </w:rPr>
        <w:t>Define the beans that need to be protected.</w:t>
      </w:r>
    </w:p>
    <w:p w:rsidR="00C20D27" w:rsidRDefault="00C20D27" w:rsidP="00C20D27">
      <w:pPr>
        <w:pStyle w:val="BodyText"/>
      </w:pPr>
      <w:r>
        <w:t xml:space="preserve">Example from Appendix A: </w:t>
      </w:r>
    </w:p>
    <w:p w:rsidR="00C20D27" w:rsidRPr="00C20D27" w:rsidRDefault="00C20D27" w:rsidP="00C20D27">
      <w:pPr>
        <w:pStyle w:val="Code"/>
      </w:pPr>
      <w:r w:rsidRPr="00C20D27">
        <w:t>&lt;bean id='applicationService' class='test.gov.nih.nci.security.acegi.sdk.ApplicationServiceImpl' /&gt; .</w:t>
      </w:r>
    </w:p>
    <w:p w:rsidR="00C20D27" w:rsidRDefault="00C20D27" w:rsidP="00C20D27">
      <w:pPr>
        <w:pStyle w:val="BodyText"/>
      </w:pPr>
      <w:r>
        <w:t>This configuration secure</w:t>
      </w:r>
      <w:r w:rsidR="00384012">
        <w:t>s the</w:t>
      </w:r>
      <w:r>
        <w:t xml:space="preserve"> ApplicationServiceImpl class and intercept</w:t>
      </w:r>
      <w:r w:rsidR="00384012">
        <w:t>s</w:t>
      </w:r>
      <w:r>
        <w:t xml:space="preserve"> all </w:t>
      </w:r>
      <w:r w:rsidR="00384012">
        <w:t xml:space="preserve">of </w:t>
      </w:r>
      <w:r>
        <w:t>its method calls.</w:t>
      </w:r>
    </w:p>
    <w:p w:rsidR="00384012" w:rsidRDefault="00384012" w:rsidP="00C20D27">
      <w:pPr>
        <w:pStyle w:val="BodyText"/>
      </w:pPr>
    </w:p>
    <w:p w:rsidR="00384012" w:rsidRPr="00384012" w:rsidRDefault="00384012" w:rsidP="00C20D27">
      <w:pPr>
        <w:pStyle w:val="BodyText"/>
        <w:rPr>
          <w:rStyle w:val="Bold"/>
        </w:rPr>
      </w:pPr>
      <w:r w:rsidRPr="00384012">
        <w:rPr>
          <w:rStyle w:val="Bold"/>
        </w:rPr>
        <w:t xml:space="preserve">2) </w:t>
      </w:r>
      <w:r w:rsidR="00C20D27" w:rsidRPr="00384012">
        <w:rPr>
          <w:rStyle w:val="Bold"/>
        </w:rPr>
        <w:t xml:space="preserve">Define the SecurityHelper Impl Class. </w:t>
      </w:r>
    </w:p>
    <w:p w:rsidR="00C20D27" w:rsidRDefault="00C20D27" w:rsidP="00C20D27">
      <w:pPr>
        <w:pStyle w:val="BodyText"/>
      </w:pPr>
      <w:r>
        <w:t>This class needs to be implemented by the developers that want to integrate CSM Adap</w:t>
      </w:r>
      <w:r w:rsidR="00384012">
        <w:t>ter into their new or existing a</w:t>
      </w:r>
      <w:r>
        <w:t>pplication with Acegi Security Framework. In this implementation it is a custom CSMMethodSecurityInterceptor that intercepts any method calls on the ‘applicationService’ bean.</w:t>
      </w:r>
    </w:p>
    <w:p w:rsidR="00C20D27" w:rsidRDefault="00C20D27" w:rsidP="00C20D27">
      <w:pPr>
        <w:pStyle w:val="BodyText"/>
      </w:pPr>
      <w:r>
        <w:t xml:space="preserve">Example: </w:t>
      </w:r>
    </w:p>
    <w:p w:rsidR="00C20D27" w:rsidRDefault="00C20D27" w:rsidP="00C20D27">
      <w:pPr>
        <w:pStyle w:val="Code"/>
      </w:pPr>
      <w:r>
        <w:t>&lt;bean id='securityHelper' class='test.gov.nih.nci.security.acegi.sdk.SecurityHelperImpl' /&gt;</w:t>
      </w:r>
    </w:p>
    <w:p w:rsidR="00384012" w:rsidRDefault="00384012" w:rsidP="00384012">
      <w:pPr>
        <w:pStyle w:val="BodyText"/>
      </w:pPr>
    </w:p>
    <w:p w:rsidR="00C20D27" w:rsidRPr="00384012" w:rsidRDefault="00384012" w:rsidP="00384012">
      <w:pPr>
        <w:pStyle w:val="BodyText"/>
        <w:keepNext/>
        <w:keepLines/>
        <w:rPr>
          <w:rStyle w:val="Bold"/>
        </w:rPr>
      </w:pPr>
      <w:r w:rsidRPr="00384012">
        <w:rPr>
          <w:rStyle w:val="Bold"/>
        </w:rPr>
        <w:lastRenderedPageBreak/>
        <w:t xml:space="preserve">3) </w:t>
      </w:r>
      <w:r w:rsidR="00C20D27" w:rsidRPr="00384012">
        <w:rPr>
          <w:rStyle w:val="Bold"/>
        </w:rPr>
        <w:t>List the beans that need to be protected by the ‘securityInterceptor’ for the ‘autoProxyCreator’.</w:t>
      </w:r>
    </w:p>
    <w:p w:rsidR="00C20D27" w:rsidRDefault="00C20D27" w:rsidP="00384012">
      <w:pPr>
        <w:pStyle w:val="BodyText"/>
        <w:keepNext/>
        <w:keepLines/>
      </w:pPr>
      <w:r>
        <w:t xml:space="preserve">Example: </w:t>
      </w:r>
    </w:p>
    <w:p w:rsidR="00C20D27" w:rsidRDefault="00C20D27" w:rsidP="00384012">
      <w:pPr>
        <w:pStyle w:val="Code"/>
        <w:keepNext/>
      </w:pPr>
      <w:r>
        <w:t>&lt;bean id='autoProxyCreator' class='org.springframework.aop.framework.autoproxy.BeanNameAutoProxyCreator'&gt;</w:t>
      </w:r>
    </w:p>
    <w:p w:rsidR="00C20D27" w:rsidRDefault="00C20D27" w:rsidP="00C20D27">
      <w:pPr>
        <w:pStyle w:val="Code"/>
      </w:pPr>
      <w:r>
        <w:t>&lt;property name='interceptorNames'&gt;</w:t>
      </w:r>
    </w:p>
    <w:p w:rsidR="00C20D27" w:rsidRDefault="00C20D27" w:rsidP="00C20D27">
      <w:pPr>
        <w:pStyle w:val="Code"/>
      </w:pPr>
      <w:r>
        <w:tab/>
      </w:r>
      <w:r>
        <w:tab/>
        <w:t>&lt;list&gt;</w:t>
      </w:r>
    </w:p>
    <w:p w:rsidR="00C20D27" w:rsidRDefault="00C20D27" w:rsidP="00C20D27">
      <w:pPr>
        <w:pStyle w:val="Code"/>
      </w:pPr>
      <w:r>
        <w:tab/>
      </w:r>
      <w:r>
        <w:tab/>
      </w:r>
      <w:r>
        <w:tab/>
        <w:t>&lt;value&gt;securityInterceptor&lt;/value&gt;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ab/>
        <w:t>&lt;property name='beanNames'&gt;</w:t>
      </w:r>
    </w:p>
    <w:p w:rsidR="00C20D27" w:rsidRDefault="00C20D27" w:rsidP="00C20D27">
      <w:pPr>
        <w:pStyle w:val="Code"/>
      </w:pPr>
      <w:r>
        <w:tab/>
      </w:r>
      <w:r>
        <w:tab/>
        <w:t>&lt;list&gt;</w:t>
      </w:r>
    </w:p>
    <w:p w:rsidR="00C20D27" w:rsidRDefault="00C20D27" w:rsidP="00C20D27">
      <w:pPr>
        <w:pStyle w:val="Code"/>
      </w:pPr>
      <w:r>
        <w:tab/>
      </w:r>
      <w:r>
        <w:tab/>
      </w:r>
      <w:r>
        <w:tab/>
        <w:t>&lt;value&gt;applicationService&lt;/value&gt;</w:t>
      </w:r>
    </w:p>
    <w:p w:rsidR="00C20D27" w:rsidRDefault="00C20D27" w:rsidP="00C20D27">
      <w:pPr>
        <w:pStyle w:val="Code"/>
      </w:pPr>
      <w:r>
        <w:tab/>
      </w:r>
      <w:r>
        <w:tab/>
        <w:t>&lt;/list&gt;</w:t>
      </w:r>
    </w:p>
    <w:p w:rsidR="00C20D27" w:rsidRDefault="00C20D27" w:rsidP="00C20D27">
      <w:pPr>
        <w:pStyle w:val="Code"/>
      </w:pPr>
      <w:r>
        <w:tab/>
        <w:t>&lt;/property&gt;</w:t>
      </w:r>
    </w:p>
    <w:p w:rsidR="00C20D27" w:rsidRDefault="00C20D27" w:rsidP="00C20D27">
      <w:pPr>
        <w:pStyle w:val="Code"/>
      </w:pPr>
      <w:r>
        <w:t>&lt;/bean&gt;</w:t>
      </w:r>
    </w:p>
    <w:p w:rsidR="00384012" w:rsidRDefault="00384012" w:rsidP="00C20D27">
      <w:pPr>
        <w:pStyle w:val="BodyText"/>
      </w:pPr>
    </w:p>
    <w:p w:rsidR="00C20D27" w:rsidRPr="00384012" w:rsidRDefault="00384012" w:rsidP="00C20D27">
      <w:pPr>
        <w:pStyle w:val="BodyText"/>
        <w:rPr>
          <w:rStyle w:val="Bold"/>
        </w:rPr>
      </w:pPr>
      <w:r w:rsidRPr="00384012">
        <w:rPr>
          <w:rStyle w:val="Bold"/>
        </w:rPr>
        <w:t xml:space="preserve">4) </w:t>
      </w:r>
      <w:r w:rsidR="00C20D27" w:rsidRPr="00384012">
        <w:rPr>
          <w:rStyle w:val="Bold"/>
        </w:rPr>
        <w:t>Specify the Application Context that will be used for CSM’s Authentication and Authorization service.</w:t>
      </w:r>
    </w:p>
    <w:p w:rsidR="00C20D27" w:rsidRDefault="00C20D27" w:rsidP="00C20D27">
      <w:pPr>
        <w:pStyle w:val="BodyText"/>
      </w:pPr>
      <w:r>
        <w:t xml:space="preserve">Example: </w:t>
      </w:r>
    </w:p>
    <w:p w:rsidR="00C20D27" w:rsidRDefault="00C20D27" w:rsidP="00C20D27">
      <w:pPr>
        <w:pStyle w:val="Code"/>
      </w:pPr>
      <w:r>
        <w:t xml:space="preserve">&lt;bean id="userDetailsService" </w:t>
      </w:r>
      <w:r>
        <w:tab/>
      </w:r>
      <w:r>
        <w:tab/>
        <w:t>class="gov.nih.nci.security.acegi.authentication.CSMUserDetailsService"&gt;</w:t>
      </w:r>
    </w:p>
    <w:p w:rsidR="00C20D27" w:rsidRDefault="00C20D27" w:rsidP="00C20D27">
      <w:pPr>
        <w:pStyle w:val="Code"/>
      </w:pPr>
      <w:r>
        <w:t>&lt;!-- Specify the Application Context required by CSM --&gt;</w:t>
      </w:r>
    </w:p>
    <w:p w:rsidR="00C20D27" w:rsidRDefault="00C20D27" w:rsidP="00C20D27">
      <w:pPr>
        <w:pStyle w:val="Code"/>
      </w:pPr>
      <w:r>
        <w:tab/>
        <w:t>&lt;property name="csmApplicationContext"&gt;</w:t>
      </w:r>
    </w:p>
    <w:p w:rsidR="00C20D27" w:rsidRDefault="00C20D27" w:rsidP="00C20D27">
      <w:pPr>
        <w:pStyle w:val="Code"/>
      </w:pPr>
      <w:r>
        <w:tab/>
      </w:r>
      <w:r>
        <w:tab/>
        <w:t>&lt;value&gt;acegitest&lt;/value&gt;</w:t>
      </w:r>
    </w:p>
    <w:p w:rsidR="00C20D27" w:rsidRDefault="00C20D27" w:rsidP="00C20D27">
      <w:pPr>
        <w:pStyle w:val="Code"/>
      </w:pPr>
      <w:r>
        <w:tab/>
        <w:t>&lt;/property&gt;</w:t>
      </w:r>
    </w:p>
    <w:p w:rsidR="00C20D27" w:rsidRDefault="00C20D27" w:rsidP="00C20D27">
      <w:pPr>
        <w:pStyle w:val="Code"/>
      </w:pPr>
      <w:r>
        <w:t>&lt;/bean&gt;</w:t>
      </w:r>
    </w:p>
    <w:p w:rsidR="00C20D27" w:rsidRDefault="00C20D27" w:rsidP="00C20D27">
      <w:pPr>
        <w:pStyle w:val="BodyText"/>
      </w:pPr>
    </w:p>
    <w:p w:rsidR="00C20D27" w:rsidRDefault="002B4F91" w:rsidP="002B4F91">
      <w:pPr>
        <w:pStyle w:val="Heading3"/>
      </w:pPr>
      <w:bookmarkStart w:id="2688" w:name="_Toc238804923"/>
      <w:r>
        <w:t>Database P</w:t>
      </w:r>
      <w:r w:rsidR="00C20D27">
        <w:t>ro</w:t>
      </w:r>
      <w:r>
        <w:t>perties and C</w:t>
      </w:r>
      <w:r w:rsidR="00C20D27">
        <w:t>onfiguration</w:t>
      </w:r>
      <w:bookmarkEnd w:id="2688"/>
    </w:p>
    <w:p w:rsidR="0034792E" w:rsidRDefault="0034792E" w:rsidP="0034792E">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F228E8">
        <w:fldChar w:fldCharType="begin"/>
      </w:r>
      <w:r w:rsidR="00A6073E">
        <w:instrText xml:space="preserve"> XE "</w:instrText>
      </w:r>
      <w:r w:rsidR="00A6073E" w:rsidRPr="00CD0FE2">
        <w:instrText>database:configuring for Acegi</w:instrText>
      </w:r>
      <w:r w:rsidR="00A6073E">
        <w:instrText xml:space="preserve">" </w:instrText>
      </w:r>
      <w:r w:rsidR="00F228E8">
        <w:fldChar w:fldCharType="end"/>
      </w:r>
    </w:p>
    <w:p w:rsidR="0034792E" w:rsidRDefault="0034792E" w:rsidP="0034792E">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C20D27" w:rsidRDefault="0034792E" w:rsidP="0034792E">
      <w:pPr>
        <w:pStyle w:val="NoteMainbody"/>
      </w:pPr>
      <w:r w:rsidRPr="002B30BB">
        <w:rPr>
          <w:rStyle w:val="Bold"/>
        </w:rPr>
        <w:t>NOTE:</w:t>
      </w:r>
      <w:r>
        <w:t xml:space="preserve"> The Authorization Schema used by the run-time API and the UPT must be the same. </w:t>
      </w:r>
      <w:r w:rsidR="00384012">
        <w:t>The sections that follow provide the instructions needed</w:t>
      </w:r>
      <w:r>
        <w:t>.</w:t>
      </w:r>
    </w:p>
    <w:p w:rsidR="00C20D27" w:rsidRDefault="00C20D27" w:rsidP="002B4F91">
      <w:pPr>
        <w:pStyle w:val="Heading4"/>
      </w:pPr>
      <w:r>
        <w:t>Create and Prime Database</w:t>
      </w:r>
    </w:p>
    <w:p w:rsidR="0034792E" w:rsidRDefault="0034792E" w:rsidP="00C20D27">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C20D27" w:rsidRDefault="00C20D27" w:rsidP="0034792E">
      <w:pPr>
        <w:pStyle w:val="ListNumber"/>
        <w:numPr>
          <w:ilvl w:val="0"/>
          <w:numId w:val="54"/>
        </w:numPr>
      </w:pPr>
      <w:r>
        <w:lastRenderedPageBreak/>
        <w:t xml:space="preserve">Log into the database using an account id </w:t>
      </w:r>
      <w:r w:rsidR="0034792E">
        <w:t>that</w:t>
      </w:r>
      <w:r>
        <w:t xml:space="preserve"> has permission to create new databases. </w:t>
      </w:r>
    </w:p>
    <w:p w:rsidR="00C20D27" w:rsidRDefault="00C20D27" w:rsidP="0034792E">
      <w:pPr>
        <w:pStyle w:val="ListNumbe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w:t>
      </w:r>
      <w:r w:rsidR="0034792E">
        <w:t>f the authorization schema (e.g.,</w:t>
      </w:r>
      <w:r>
        <w:t xml:space="preserve"> </w:t>
      </w:r>
      <w:r w:rsidRPr="0034792E">
        <w:rPr>
          <w:rStyle w:val="Emphasis"/>
        </w:rPr>
        <w:t>acegitest</w:t>
      </w:r>
      <w:r>
        <w:t>).</w:t>
      </w:r>
    </w:p>
    <w:p w:rsidR="00C20D27" w:rsidRDefault="0034792E" w:rsidP="0034792E">
      <w:pPr>
        <w:pStyle w:val="ListNumber"/>
      </w:pPr>
      <w:r>
        <w:t>Save and then r</w:t>
      </w:r>
      <w:r w:rsidR="00C20D27">
        <w:t xml:space="preserve">un this script </w:t>
      </w:r>
      <w:r>
        <w:t>from</w:t>
      </w:r>
      <w:r w:rsidR="00C20D27">
        <w:t xml:space="preserve"> the database prompt. This should create a database with the given name. The database will include CSM Standard Privileges.</w:t>
      </w:r>
    </w:p>
    <w:p w:rsidR="0034792E" w:rsidRDefault="0034792E" w:rsidP="0034792E">
      <w:pPr>
        <w:pStyle w:val="ListNumber"/>
      </w:pPr>
      <w:r>
        <w:t>I</w:t>
      </w:r>
      <w:r w:rsidR="00C20D27">
        <w:t xml:space="preserve">n the </w:t>
      </w:r>
      <w:r w:rsidR="00C20D27" w:rsidRPr="0034792E">
        <w:rPr>
          <w:rStyle w:val="CodeChar0"/>
        </w:rPr>
        <w:t>DataPrimingMySQL.sql</w:t>
      </w:r>
      <w:r w:rsidR="00C20D27">
        <w:t xml:space="preserve"> or </w:t>
      </w:r>
      <w:r w:rsidR="00C20D27" w:rsidRPr="0034792E">
        <w:rPr>
          <w:rStyle w:val="CodeChar0"/>
        </w:rPr>
        <w:t>DataPrimingOracle.sql</w:t>
      </w:r>
      <w:r>
        <w:t xml:space="preserve"> file, perform the following: </w:t>
      </w:r>
    </w:p>
    <w:p w:rsidR="00C20D27" w:rsidRDefault="0034792E" w:rsidP="0034792E">
      <w:pPr>
        <w:pStyle w:val="ListBullet2"/>
      </w:pPr>
      <w:r>
        <w:t>R</w:t>
      </w:r>
      <w:r w:rsidR="00C20D27">
        <w:t xml:space="preserve">eplace the </w:t>
      </w:r>
      <w:r w:rsidR="00C20D27" w:rsidRPr="0034792E">
        <w:rPr>
          <w:rStyle w:val="CodeChar0"/>
        </w:rPr>
        <w:t>&lt;&lt;application_context_name&gt;&gt;</w:t>
      </w:r>
      <w:r w:rsidR="00C20D27">
        <w:t xml:space="preserve"> with the name of application. This is the key to derive security for the application. This will be called application context name.</w:t>
      </w:r>
    </w:p>
    <w:p w:rsidR="0034792E" w:rsidRDefault="0034792E" w:rsidP="0034792E">
      <w:pPr>
        <w:pStyle w:val="ListBullet2"/>
      </w:pPr>
      <w:r>
        <w:t>R</w:t>
      </w:r>
      <w:r w:rsidR="00C20D27">
        <w:t xml:space="preserve">eplace the </w:t>
      </w:r>
      <w:r w:rsidR="00C20D27" w:rsidRPr="0034792E">
        <w:rPr>
          <w:rStyle w:val="CodeChar0"/>
        </w:rPr>
        <w:t>&lt;&lt;super_admin_login_id&gt;&gt;</w:t>
      </w:r>
      <w:r>
        <w:t>” with the login id of the Super Admin.</w:t>
      </w:r>
    </w:p>
    <w:p w:rsidR="0034792E" w:rsidRDefault="0034792E" w:rsidP="0034792E">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w:t>
      </w:r>
      <w:r w:rsidR="000029DD">
        <w:t>last name</w:t>
      </w:r>
      <w:r>
        <w:t xml:space="preserve">. </w:t>
      </w:r>
    </w:p>
    <w:p w:rsidR="0034792E" w:rsidRDefault="0034792E" w:rsidP="0034792E">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34792E" w:rsidRDefault="0034792E" w:rsidP="0034792E">
      <w:pPr>
        <w:pStyle w:val="ListNumber"/>
      </w:pPr>
      <w:r>
        <w:t>Save and then r</w:t>
      </w:r>
      <w:r w:rsidR="00C20D27">
        <w:t xml:space="preserve">un this script </w:t>
      </w:r>
      <w:r>
        <w:t xml:space="preserve">from </w:t>
      </w:r>
      <w:r w:rsidR="00C20D27">
        <w:t xml:space="preserve">the database prompt. This should populate the database with the initial data. </w:t>
      </w:r>
    </w:p>
    <w:p w:rsidR="00C20D27" w:rsidRDefault="00C20D27" w:rsidP="0034792E">
      <w:pPr>
        <w:pStyle w:val="ListNumber"/>
      </w:pPr>
      <w:r>
        <w:t>Verify this by querying the application table. It should include one record only.</w:t>
      </w:r>
    </w:p>
    <w:p w:rsidR="00C20D27" w:rsidRDefault="00C20D27" w:rsidP="002B4F91">
      <w:pPr>
        <w:pStyle w:val="Heading4"/>
      </w:pPr>
      <w:r>
        <w:t>Configure Datasource</w:t>
      </w:r>
    </w:p>
    <w:p w:rsidR="0034792E" w:rsidRDefault="0034792E" w:rsidP="00C20D27">
      <w:pPr>
        <w:pStyle w:val="BodyText"/>
      </w:pPr>
      <w:r>
        <w:t xml:space="preserve">Use the steps below to modify the database file that contains information for creating a datasource. </w:t>
      </w:r>
    </w:p>
    <w:p w:rsidR="00C20D27" w:rsidRDefault="0034792E" w:rsidP="0034792E">
      <w:pPr>
        <w:pStyle w:val="NoteMainbody"/>
      </w:pPr>
      <w:r w:rsidRPr="00A5156A">
        <w:rPr>
          <w:rStyle w:val="Bold"/>
        </w:rPr>
        <w:t>NOTE:</w:t>
      </w:r>
      <w:r>
        <w:t xml:space="preserve"> One entry is required for each database connection.</w:t>
      </w:r>
    </w:p>
    <w:p w:rsidR="00C20D27" w:rsidRDefault="00C20D27" w:rsidP="0034792E">
      <w:pPr>
        <w:pStyle w:val="ListNumber"/>
        <w:numPr>
          <w:ilvl w:val="0"/>
          <w:numId w:val="55"/>
        </w:numPr>
      </w:pPr>
      <w:r>
        <w:t xml:space="preserve">Modify the provided </w:t>
      </w:r>
      <w:r w:rsidRPr="0034792E">
        <w:rPr>
          <w:rStyle w:val="CodeChar0"/>
        </w:rPr>
        <w:t>mysql-ds.xml</w:t>
      </w:r>
      <w:r>
        <w:t xml:space="preserve"> or </w:t>
      </w:r>
      <w:r w:rsidRPr="0034792E">
        <w:rPr>
          <w:rStyle w:val="CodeChar0"/>
        </w:rPr>
        <w:t>oracle-ds.xml</w:t>
      </w:r>
      <w:r>
        <w:t xml:space="preserve"> file</w:t>
      </w:r>
      <w:r w:rsidR="0034792E">
        <w:t xml:space="preserve"> as follows</w:t>
      </w:r>
      <w:r>
        <w:t>:</w:t>
      </w:r>
    </w:p>
    <w:p w:rsidR="00C20D27" w:rsidRDefault="0034792E" w:rsidP="0034792E">
      <w:pPr>
        <w:pStyle w:val="ListNumber2"/>
        <w:numPr>
          <w:ilvl w:val="0"/>
          <w:numId w:val="56"/>
        </w:numPr>
      </w:pPr>
      <w:r>
        <w:t>Replace t</w:t>
      </w:r>
      <w:r w:rsidR="00C20D27">
        <w:t xml:space="preserve">he </w:t>
      </w:r>
      <w:r w:rsidR="00C20D27" w:rsidRPr="0034792E">
        <w:rPr>
          <w:rStyle w:val="CodeChar0"/>
        </w:rPr>
        <w:t>&lt;&lt;application_context_name&gt;&gt;</w:t>
      </w:r>
      <w:r w:rsidR="00C20D27">
        <w:t xml:space="preserve"> tag with the name of the auth</w:t>
      </w:r>
      <w:r>
        <w:t xml:space="preserve">orization schema (for example, </w:t>
      </w:r>
      <w:r w:rsidR="00C20D27" w:rsidRPr="0034792E">
        <w:rPr>
          <w:rStyle w:val="Emphasis"/>
        </w:rPr>
        <w:t>acegitest</w:t>
      </w:r>
      <w:r w:rsidR="00C20D27">
        <w:t>).</w:t>
      </w:r>
    </w:p>
    <w:p w:rsidR="00C20D27" w:rsidRDefault="0034792E" w:rsidP="002B4F91">
      <w:pPr>
        <w:pStyle w:val="ListNumber2"/>
      </w:pPr>
      <w:r>
        <w:t>Replace t</w:t>
      </w:r>
      <w:r w:rsidR="00C20D27">
        <w:t xml:space="preserve">he </w:t>
      </w:r>
      <w:r w:rsidR="00C20D27" w:rsidRPr="0034792E">
        <w:rPr>
          <w:rStyle w:val="CodeChar0"/>
        </w:rPr>
        <w:t>&lt;&lt;database_user_id&gt;&gt;</w:t>
      </w:r>
      <w:r w:rsidR="00C20D27">
        <w:t xml:space="preserve"> </w:t>
      </w:r>
      <w:r>
        <w:t xml:space="preserve">and </w:t>
      </w:r>
      <w:r w:rsidRPr="0034792E">
        <w:rPr>
          <w:rStyle w:val="CodeChar0"/>
        </w:rPr>
        <w:t>&lt;&lt;database_user_password&gt;&gt;</w:t>
      </w:r>
      <w:r>
        <w:t xml:space="preserve"> </w:t>
      </w:r>
      <w:r w:rsidR="00C20D27">
        <w:t xml:space="preserve">with the user id and with the password of the user account </w:t>
      </w:r>
      <w:r>
        <w:t xml:space="preserve">that </w:t>
      </w:r>
      <w:r w:rsidR="00C20D27">
        <w:t xml:space="preserve">will be used to access the Authorization Schema created in </w:t>
      </w:r>
      <w:r>
        <w:t xml:space="preserve">the section </w:t>
      </w:r>
      <w:r w:rsidR="00C20D27">
        <w:t>above.</w:t>
      </w:r>
    </w:p>
    <w:p w:rsidR="00C20D27" w:rsidRDefault="0034792E" w:rsidP="002B4F91">
      <w:pPr>
        <w:pStyle w:val="ListNumber2"/>
      </w:pPr>
      <w:r>
        <w:t>Replace t</w:t>
      </w:r>
      <w:r w:rsidR="00C20D27">
        <w:t xml:space="preserve">he </w:t>
      </w:r>
      <w:r w:rsidR="00C20D27" w:rsidRPr="0034792E">
        <w:rPr>
          <w:rStyle w:val="CodeChar0"/>
        </w:rPr>
        <w:t>&lt;&lt;database_url&gt;&gt;</w:t>
      </w:r>
      <w:r w:rsidR="00C20D27">
        <w:t xml:space="preserve"> with the URL needed to access the Authorization Schema residing on the database server.</w:t>
      </w:r>
    </w:p>
    <w:p w:rsidR="00C20D27" w:rsidRDefault="00C20D27" w:rsidP="00A5156A">
      <w:pPr>
        <w:pStyle w:val="ListNumber"/>
      </w:pPr>
      <w:r>
        <w:t>Place the</w:t>
      </w:r>
      <w:r w:rsidR="00A5156A">
        <w:t xml:space="preserve"> edited</w:t>
      </w:r>
      <w:r>
        <w:t xml:space="preserve"> </w:t>
      </w:r>
      <w:r w:rsidRPr="00A5156A">
        <w:rPr>
          <w:rStyle w:val="CodeChar0"/>
        </w:rPr>
        <w:t>mysql-ds.xml</w:t>
      </w:r>
      <w:r>
        <w:t xml:space="preserve"> or </w:t>
      </w:r>
      <w:r w:rsidRPr="00A5156A">
        <w:rPr>
          <w:rStyle w:val="CodeChar0"/>
        </w:rPr>
        <w:t>oracle-ds.xml</w:t>
      </w:r>
      <w:r>
        <w:t xml:space="preserve"> file</w:t>
      </w:r>
      <w:r w:rsidR="00A5156A">
        <w:t xml:space="preserve"> in the JBoss deploy</w:t>
      </w:r>
      <w:r w:rsidR="00850726">
        <w:t>ment</w:t>
      </w:r>
      <w:r w:rsidR="00A5156A">
        <w:t xml:space="preserve"> directory located at:</w:t>
      </w:r>
      <w:r w:rsidR="00850726">
        <w:br/>
      </w:r>
      <w:r w:rsidR="00A5156A">
        <w:t xml:space="preserve"> </w:t>
      </w:r>
      <w:r w:rsidR="00850726" w:rsidRPr="00EE432C">
        <w:rPr>
          <w:rStyle w:val="CodeChar0"/>
        </w:rPr>
        <w:t>{jboss-home}/server/default/deploy/</w:t>
      </w:r>
      <w:r w:rsidR="00850726" w:rsidRPr="00850726">
        <w:t>.</w:t>
      </w:r>
    </w:p>
    <w:p w:rsidR="00A5156A" w:rsidRDefault="00A5156A" w:rsidP="00A5156A">
      <w:pPr>
        <w:pStyle w:val="BodyText"/>
      </w:pPr>
      <w:r>
        <w:t>Shown below is an example of the</w:t>
      </w:r>
      <w:r w:rsidRPr="00A5156A">
        <w:rPr>
          <w:rStyle w:val="CodeChar0"/>
        </w:rPr>
        <w:t xml:space="preserve"> mysql-ds.xml</w:t>
      </w:r>
      <w:r>
        <w:t xml:space="preserve"> file.</w:t>
      </w:r>
    </w:p>
    <w:p w:rsidR="00A5156A" w:rsidRDefault="00A5156A" w:rsidP="00A5156A">
      <w:pPr>
        <w:pStyle w:val="Classfilesample"/>
      </w:pPr>
      <w:r>
        <w:lastRenderedPageBreak/>
        <w:t>&lt;datasources&gt;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&lt;jndi-name&gt;csmupt&lt;/jndi-name&gt;</w:t>
      </w:r>
    </w:p>
    <w:p w:rsidR="00A5156A" w:rsidRDefault="00A5156A" w:rsidP="00A5156A">
      <w:pPr>
        <w:pStyle w:val="Classfilesample"/>
      </w:pPr>
      <w:r>
        <w:t xml:space="preserve">    &lt;connection-url&gt;jdbc:mysql://mysql_db:3306/csmupt&lt;/connection-url&gt;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 xml:space="preserve">  &lt;local-tx-datasource&gt;</w:t>
      </w:r>
    </w:p>
    <w:p w:rsidR="00A5156A" w:rsidRDefault="00A5156A" w:rsidP="00A5156A">
      <w:pPr>
        <w:pStyle w:val="Classfilesample"/>
      </w:pPr>
      <w:r>
        <w:t xml:space="preserve">    &lt;jndi-name&gt;acegitest&lt;/jndi-name&gt;</w:t>
      </w:r>
    </w:p>
    <w:p w:rsidR="00A5156A" w:rsidRDefault="00A5156A" w:rsidP="00A5156A">
      <w:pPr>
        <w:pStyle w:val="Classfilesample"/>
      </w:pPr>
      <w:r>
        <w:t xml:space="preserve">    &lt;connection-url&gt;jdbc:mysql://mysql_db:3306/csd&lt;/connection-url&gt;</w:t>
      </w:r>
    </w:p>
    <w:p w:rsidR="00A5156A" w:rsidRDefault="00A5156A" w:rsidP="00A5156A">
      <w:pPr>
        <w:pStyle w:val="Classfilesample"/>
      </w:pPr>
      <w:r>
        <w:t xml:space="preserve">    &lt;driver-class&gt;org.gjt.mm.mysql.Driver&lt;/driver-class&gt;</w:t>
      </w:r>
    </w:p>
    <w:p w:rsidR="00A5156A" w:rsidRDefault="00A5156A" w:rsidP="00A5156A">
      <w:pPr>
        <w:pStyle w:val="Classfilesample"/>
      </w:pPr>
      <w:r>
        <w:t xml:space="preserve">    &lt;user-name&gt;name&lt;/user-name&gt;</w:t>
      </w:r>
    </w:p>
    <w:p w:rsidR="00A5156A" w:rsidRDefault="00A5156A" w:rsidP="00A5156A">
      <w:pPr>
        <w:pStyle w:val="Classfilesample"/>
      </w:pPr>
      <w:r>
        <w:t xml:space="preserve">    &lt;password&gt;password&lt;/password&gt;</w:t>
      </w:r>
    </w:p>
    <w:p w:rsidR="00A5156A" w:rsidRDefault="00A5156A" w:rsidP="00A5156A">
      <w:pPr>
        <w:pStyle w:val="Classfilesample"/>
      </w:pPr>
      <w:r>
        <w:t xml:space="preserve">  &lt;/local-tx-datasource&gt;</w:t>
      </w:r>
    </w:p>
    <w:p w:rsidR="00A5156A" w:rsidRDefault="00A5156A" w:rsidP="00A5156A">
      <w:pPr>
        <w:pStyle w:val="Classfilesample"/>
      </w:pPr>
      <w:r>
        <w:t>&lt;/datasources&gt;</w:t>
      </w:r>
    </w:p>
    <w:p w:rsidR="00C20D27" w:rsidRDefault="00C20D27" w:rsidP="002B4F91">
      <w:pPr>
        <w:pStyle w:val="Heading4"/>
      </w:pPr>
      <w:r>
        <w:t xml:space="preserve">Configure Hibernate Configuration </w:t>
      </w:r>
      <w:r w:rsidR="00A5156A">
        <w:t>F</w:t>
      </w:r>
      <w:r>
        <w:t>ile</w:t>
      </w:r>
    </w:p>
    <w:p w:rsidR="00A5156A" w:rsidRDefault="00A5156A" w:rsidP="00A5156A">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F228E8">
        <w:fldChar w:fldCharType="begin"/>
      </w:r>
      <w:r w:rsidR="00A6073E">
        <w:instrText xml:space="preserve"> XE "</w:instrText>
      </w:r>
      <w:r w:rsidR="00A6073E" w:rsidRPr="00ED35E2">
        <w:instrText>Hibernate configuration file</w:instrText>
      </w:r>
      <w:r w:rsidR="00A6073E">
        <w:instrText xml:space="preserve">" </w:instrText>
      </w:r>
      <w:r w:rsidR="00F228E8">
        <w:fldChar w:fldCharType="end"/>
      </w:r>
    </w:p>
    <w:p w:rsidR="00A5156A" w:rsidRDefault="00A5156A" w:rsidP="00A5156A">
      <w:pPr>
        <w:pStyle w:val="NoteMainbody"/>
      </w:pPr>
      <w:r w:rsidRPr="00A5156A">
        <w:rPr>
          <w:rStyle w:val="Bold"/>
        </w:rPr>
        <w:t>NOTE:</w:t>
      </w:r>
      <w:r>
        <w:t xml:space="preserve"> One entry is required for each database connection.</w:t>
      </w:r>
    </w:p>
    <w:p w:rsidR="00C20D27" w:rsidRDefault="00C20D27" w:rsidP="000B7EEE">
      <w:pPr>
        <w:pStyle w:val="BodyText"/>
      </w:pPr>
      <w:r>
        <w:t>Modify the provided</w:t>
      </w:r>
      <w:r w:rsidR="00A5156A">
        <w:t xml:space="preserve"> </w:t>
      </w:r>
      <w:r w:rsidR="00A5156A" w:rsidRPr="00A5156A">
        <w:rPr>
          <w:rStyle w:val="CodeChar0"/>
        </w:rPr>
        <w:t>acegitest.</w:t>
      </w:r>
      <w:r w:rsidR="005D6016">
        <w:rPr>
          <w:rStyle w:val="CodeChar0"/>
        </w:rPr>
        <w:t>csm.new</w:t>
      </w:r>
      <w:r w:rsidR="00A5156A" w:rsidRPr="00A5156A">
        <w:rPr>
          <w:rStyle w:val="CodeChar0"/>
        </w:rPr>
        <w:t>.hibhernate.xml</w:t>
      </w:r>
      <w:r>
        <w:t xml:space="preserve"> </w:t>
      </w:r>
      <w:r w:rsidR="00A5156A">
        <w:t>as follows</w:t>
      </w:r>
      <w:r>
        <w:t>:</w:t>
      </w:r>
    </w:p>
    <w:p w:rsidR="00C20D27" w:rsidRDefault="00A5156A" w:rsidP="000B7EEE">
      <w:pPr>
        <w:pStyle w:val="ListNumber"/>
        <w:numPr>
          <w:ilvl w:val="0"/>
          <w:numId w:val="79"/>
        </w:numPr>
      </w:pPr>
      <w:r>
        <w:t>Replace t</w:t>
      </w:r>
      <w:r w:rsidR="00C20D27">
        <w:t xml:space="preserve">he </w:t>
      </w:r>
      <w:r w:rsidRPr="00A5156A">
        <w:rPr>
          <w:rStyle w:val="CodeChar0"/>
        </w:rPr>
        <w:t>connection.url</w:t>
      </w:r>
      <w:r w:rsidR="00C20D27">
        <w:t xml:space="preserve"> </w:t>
      </w:r>
      <w:r>
        <w:t xml:space="preserve">property name </w:t>
      </w:r>
      <w:r w:rsidR="00C20D27">
        <w:t xml:space="preserve">with </w:t>
      </w:r>
      <w:r>
        <w:t>URL needed to access the Authorization Schema residing on the database server</w:t>
      </w:r>
      <w:r w:rsidR="00850726">
        <w:t>,</w:t>
      </w:r>
      <w:r>
        <w:t xml:space="preserve"> followed by the</w:t>
      </w:r>
      <w:r w:rsidR="00C20D27">
        <w:t xml:space="preserve"> name of the authorization schema</w:t>
      </w:r>
      <w:r w:rsidR="00850726">
        <w:t>.</w:t>
      </w:r>
    </w:p>
    <w:p w:rsidR="00C20D27" w:rsidRDefault="00850726" w:rsidP="000B7EEE">
      <w:pPr>
        <w:pStyle w:val="ListNumber"/>
        <w:numPr>
          <w:ilvl w:val="0"/>
          <w:numId w:val="79"/>
        </w:numPr>
      </w:pPr>
      <w:r>
        <w:t>Replace t</w:t>
      </w:r>
      <w:r w:rsidR="00C20D27">
        <w:t xml:space="preserve">he </w:t>
      </w:r>
      <w:r w:rsidR="00A5156A" w:rsidRPr="00A5156A">
        <w:rPr>
          <w:rStyle w:val="CodeChar0"/>
        </w:rPr>
        <w:t>connection.username</w:t>
      </w:r>
      <w:r w:rsidR="00C20D27">
        <w:t xml:space="preserve"> </w:t>
      </w:r>
      <w:r w:rsidR="00A5156A">
        <w:t xml:space="preserve"> and </w:t>
      </w:r>
      <w:r w:rsidR="00A5156A" w:rsidRPr="00A5156A">
        <w:rPr>
          <w:rStyle w:val="CodeChar0"/>
        </w:rPr>
        <w:t>connection.password</w:t>
      </w:r>
      <w:r w:rsidR="00A5156A">
        <w:t xml:space="preserve"> property names </w:t>
      </w:r>
      <w:r w:rsidR="00C20D27">
        <w:t xml:space="preserve">with the user id and </w:t>
      </w:r>
      <w:r w:rsidR="00A5156A">
        <w:t xml:space="preserve">password of the user account that </w:t>
      </w:r>
      <w:r w:rsidR="00C20D27">
        <w:t xml:space="preserve">will be used to access the Authorization Schema created in </w:t>
      </w:r>
      <w:r w:rsidR="00A5156A">
        <w:t>the section</w:t>
      </w:r>
      <w:r w:rsidR="00C20D27">
        <w:t xml:space="preserve"> above.</w:t>
      </w:r>
    </w:p>
    <w:p w:rsidR="00C20D27" w:rsidRDefault="000B7EEE" w:rsidP="00850726">
      <w:pPr>
        <w:pStyle w:val="BodyText"/>
        <w:keepNext/>
        <w:keepLines/>
      </w:pPr>
      <w:r>
        <w:t>B</w:t>
      </w:r>
      <w:r w:rsidR="00850726">
        <w:t>elow</w:t>
      </w:r>
      <w:r w:rsidR="00C20D27">
        <w:t xml:space="preserve"> is an example of </w:t>
      </w:r>
      <w:r w:rsidR="00850726">
        <w:t xml:space="preserve">an </w:t>
      </w:r>
      <w:r w:rsidR="00C20D27" w:rsidRPr="00850726">
        <w:rPr>
          <w:rStyle w:val="CodeChar0"/>
        </w:rPr>
        <w:t>acegitest.</w:t>
      </w:r>
      <w:r w:rsidR="00791367">
        <w:rPr>
          <w:rStyle w:val="CodeChar0"/>
        </w:rPr>
        <w:t>csm.new</w:t>
      </w:r>
      <w:r w:rsidR="00C20D27" w:rsidRPr="00850726">
        <w:rPr>
          <w:rStyle w:val="CodeChar0"/>
        </w:rPr>
        <w:t>.hibhernate.xml</w:t>
      </w:r>
      <w:r w:rsidR="00C20D27">
        <w:t xml:space="preserve"> file </w:t>
      </w:r>
      <w:r w:rsidR="00850726">
        <w:t xml:space="preserve">configured </w:t>
      </w:r>
      <w:r w:rsidR="00C20D27">
        <w:t>for application context</w:t>
      </w:r>
      <w:r w:rsidR="001E2910">
        <w:t xml:space="preserve"> name </w:t>
      </w:r>
      <w:r w:rsidR="001E2910" w:rsidRPr="001E2910">
        <w:rPr>
          <w:rStyle w:val="Emphasis"/>
        </w:rPr>
        <w:t>acegitest</w:t>
      </w:r>
      <w:r w:rsidR="00850726">
        <w:t>:</w:t>
      </w:r>
    </w:p>
    <w:p w:rsidR="002B4F91" w:rsidRPr="002B4F91" w:rsidRDefault="002B4F91" w:rsidP="00850726">
      <w:pPr>
        <w:pStyle w:val="Classfilesample"/>
        <w:keepNext/>
        <w:ind w:left="720"/>
      </w:pPr>
      <w:r w:rsidRPr="002B4F91">
        <w:t>&lt;?xml version='1.0' encoding='UTF-8'?&gt;</w:t>
      </w:r>
    </w:p>
    <w:p w:rsidR="002B4F91" w:rsidRPr="002B4F91" w:rsidRDefault="002B4F91" w:rsidP="00850726">
      <w:pPr>
        <w:pStyle w:val="Classfilesample"/>
        <w:ind w:left="720"/>
      </w:pPr>
      <w:r w:rsidRPr="002B4F91">
        <w:t>&lt;!DOCTYPE hibernate-configuration PUBLIC  "-//Hibernate/Hibernate Configuration DTD  2.0//EN" "http://hibernate.sourceforge.net/hibernate-configuration-2.0.dtd"&gt;</w:t>
      </w:r>
    </w:p>
    <w:p w:rsidR="002B4F91" w:rsidRPr="002B4F91" w:rsidRDefault="002B4F91" w:rsidP="00850726">
      <w:pPr>
        <w:pStyle w:val="Classfilesample"/>
        <w:ind w:left="720"/>
      </w:pPr>
      <w:r w:rsidRPr="002B4F91">
        <w:t>&lt;hibernate-configuration&gt;</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r w:rsidRPr="002B4F91">
        <w:t xml:space="preserve">        &lt;property name="connection.url"&gt;jdbc:mysql://&lt;&lt;server&gt;&gt;:&lt;&lt;port&gt;&gt;/acegitest&lt;/property&gt;</w:t>
      </w:r>
    </w:p>
    <w:p w:rsidR="002B4F91" w:rsidRPr="002B4F91" w:rsidRDefault="002B4F91" w:rsidP="00850726">
      <w:pPr>
        <w:pStyle w:val="Classfilesample"/>
        <w:ind w:left="720"/>
      </w:pPr>
      <w:r w:rsidRPr="002B4F91">
        <w:t xml:space="preserve">        &lt;property name="dialect"&gt;org.hibernate.dialect.MySQLDialect&lt;/property&gt;</w:t>
      </w:r>
    </w:p>
    <w:p w:rsidR="002B4F91" w:rsidRPr="002B4F91" w:rsidRDefault="002B4F91" w:rsidP="00850726">
      <w:pPr>
        <w:pStyle w:val="Classfilesample"/>
        <w:ind w:left="720"/>
      </w:pPr>
      <w:r w:rsidRPr="002B4F91">
        <w:lastRenderedPageBreak/>
        <w:t xml:space="preserve">        &lt;property name="connection.username"&gt;USERNAME&lt;/property&gt;</w:t>
      </w:r>
    </w:p>
    <w:p w:rsidR="002B4F91" w:rsidRPr="002B4F91" w:rsidRDefault="002B4F91" w:rsidP="00850726">
      <w:pPr>
        <w:pStyle w:val="Classfilesample"/>
        <w:ind w:left="720"/>
      </w:pPr>
      <w:r w:rsidRPr="002B4F91">
        <w:t xml:space="preserve">        &lt;property name="connection.password"&gt;PASSWORD&lt;/property&gt;</w:t>
      </w:r>
    </w:p>
    <w:p w:rsidR="002B4F91" w:rsidRPr="002B4F91" w:rsidRDefault="002B4F91" w:rsidP="00850726">
      <w:pPr>
        <w:pStyle w:val="Classfilesample"/>
        <w:ind w:left="720"/>
      </w:pPr>
      <w:r w:rsidRPr="002B4F91">
        <w:t xml:space="preserve">        &lt;property name="connection.driver_class"&gt;org.gjt.mm.mysql.Driver&lt;/property&gt;</w:t>
      </w:r>
    </w:p>
    <w:p w:rsidR="002B4F91" w:rsidRPr="002B4F91" w:rsidRDefault="002B4F91" w:rsidP="00850726">
      <w:pPr>
        <w:pStyle w:val="Classfilesample"/>
        <w:ind w:left="720"/>
      </w:pPr>
      <w:r w:rsidRPr="002B4F91">
        <w:t xml:space="preserve">         &lt;property name="hibernate.show_sql"&gt;false&lt;/property&gt;</w:t>
      </w:r>
    </w:p>
    <w:p w:rsidR="002B4F91" w:rsidRPr="002B4F91" w:rsidRDefault="002B4F91" w:rsidP="00850726">
      <w:pPr>
        <w:pStyle w:val="Classfilesample"/>
        <w:ind w:left="720"/>
      </w:pPr>
      <w:r w:rsidRPr="002B4F91">
        <w:t xml:space="preserve">        &lt;property name="connection.zeroDateTimeBehavior"&gt;convertToNull&lt;/property&gt;</w:t>
      </w:r>
    </w:p>
    <w:p w:rsidR="002B4F91" w:rsidRPr="002B4F91" w:rsidRDefault="002B4F91" w:rsidP="00850726">
      <w:pPr>
        <w:pStyle w:val="Classfilesample"/>
        <w:ind w:left="720"/>
      </w:pPr>
      <w:r w:rsidRPr="002B4F91">
        <w:t xml:space="preserve">          &lt;property name="hibernate.cache.use_query_cache"&gt;false&lt;/property&gt;</w:t>
      </w:r>
    </w:p>
    <w:p w:rsidR="002B4F91" w:rsidRPr="002B4F91" w:rsidRDefault="002B4F91" w:rsidP="00850726">
      <w:pPr>
        <w:pStyle w:val="Classfilesample"/>
        <w:ind w:left="720"/>
      </w:pPr>
      <w:r w:rsidRPr="002B4F91">
        <w:t xml:space="preserve">        &lt;property name="hibernate.cache.use_second_level_cache"&gt;false&lt;/property&gt;   </w:t>
      </w:r>
    </w:p>
    <w:p w:rsidR="002B4F91" w:rsidRPr="002B4F91" w:rsidRDefault="002B4F91" w:rsidP="00850726">
      <w:pPr>
        <w:pStyle w:val="Classfilesample"/>
        <w:ind w:left="720"/>
      </w:pPr>
      <w:r w:rsidRPr="002B4F91">
        <w:t xml:space="preserve">    </w:t>
      </w:r>
    </w:p>
    <w:p w:rsidR="002B4F91" w:rsidRPr="002B4F91" w:rsidRDefault="002B4F91" w:rsidP="00850726">
      <w:pPr>
        <w:pStyle w:val="Classfilesample"/>
        <w:ind w:left="720"/>
      </w:pPr>
      <w:r w:rsidRPr="002B4F91">
        <w:t xml:space="preserve">        &lt;mapping resource="gov/nih/nci/security/authorization/domainobjects/Privilege.hbm.xml"/&gt;</w:t>
      </w:r>
    </w:p>
    <w:p w:rsidR="002B4F91" w:rsidRPr="002B4F91" w:rsidRDefault="002B4F91" w:rsidP="00850726">
      <w:pPr>
        <w:pStyle w:val="Classfilesample"/>
        <w:ind w:left="720"/>
      </w:pPr>
      <w:r w:rsidRPr="002B4F91">
        <w:t xml:space="preserve">        &lt;mapping resource="gov/nih/nci/security/authorization/domainobjects/Application.hbm.xml"/&gt;</w:t>
      </w:r>
    </w:p>
    <w:p w:rsidR="002B4F91" w:rsidRPr="002B4F91" w:rsidRDefault="002B4F91" w:rsidP="00850726">
      <w:pPr>
        <w:pStyle w:val="Classfilesample"/>
        <w:ind w:left="720"/>
      </w:pPr>
      <w:r w:rsidRPr="002B4F91">
        <w:t xml:space="preserve">        &lt;mapping resource="gov/nih/nci/security/authorization/domainobjects/Role.hbm.xml"/&gt;</w:t>
      </w:r>
    </w:p>
    <w:p w:rsidR="002B4F91" w:rsidRPr="002B4F91" w:rsidRDefault="002B4F91" w:rsidP="00850726">
      <w:pPr>
        <w:pStyle w:val="Classfilesample"/>
        <w:ind w:left="720"/>
      </w:pPr>
      <w:r w:rsidRPr="002B4F91">
        <w:t xml:space="preserve">        &lt;mapping resource="gov/nih/nci/security/dao/hibernate/RolePrivilege.hbm.xml"/&gt;</w:t>
      </w:r>
    </w:p>
    <w:p w:rsidR="002B4F91" w:rsidRPr="002B4F91" w:rsidRDefault="002B4F91" w:rsidP="00850726">
      <w:pPr>
        <w:pStyle w:val="Classfilesample"/>
        <w:ind w:left="720"/>
      </w:pPr>
      <w:r w:rsidRPr="002B4F91">
        <w:t xml:space="preserve">        &lt;mapping resource="gov/nih/nci/security/dao/hibernate/UserGroup.hbm.xml"/&gt;</w:t>
      </w:r>
    </w:p>
    <w:p w:rsidR="002B4F91" w:rsidRPr="002B4F91" w:rsidRDefault="002B4F91" w:rsidP="00850726">
      <w:pPr>
        <w:pStyle w:val="Classfilesample"/>
        <w:ind w:left="720"/>
      </w:pPr>
      <w:r w:rsidRPr="002B4F91">
        <w:t xml:space="preserve">        &lt;mapping resource="gov/nih/nci/security/dao/hibernate/ProtectionGroupProtectionElement.hbm.xml"/&gt;     </w:t>
      </w:r>
    </w:p>
    <w:p w:rsidR="002B4F91" w:rsidRPr="002B4F91" w:rsidRDefault="002B4F91" w:rsidP="00850726">
      <w:pPr>
        <w:pStyle w:val="Classfilesample"/>
        <w:ind w:left="720"/>
      </w:pPr>
      <w:r w:rsidRPr="002B4F91">
        <w:t xml:space="preserve">        &lt;mapping resource="gov/nih/nci/security/authorization/domainobjects/Group.hbm.xml"/&gt;</w:t>
      </w:r>
    </w:p>
    <w:p w:rsidR="002B4F91" w:rsidRPr="002B4F91" w:rsidRDefault="002B4F91" w:rsidP="00850726">
      <w:pPr>
        <w:pStyle w:val="Classfilesample"/>
        <w:ind w:left="720"/>
      </w:pPr>
      <w:r w:rsidRPr="002B4F91">
        <w:t xml:space="preserve">        &lt;mapping resource="gov/nih/nci/security/authorization/domainobjects/User.hbm.xml"/&gt;</w:t>
      </w:r>
    </w:p>
    <w:p w:rsidR="002B4F91" w:rsidRPr="002B4F91" w:rsidRDefault="002B4F91" w:rsidP="00850726">
      <w:pPr>
        <w:pStyle w:val="Classfilesample"/>
        <w:ind w:left="720"/>
      </w:pPr>
      <w:r w:rsidRPr="002B4F91">
        <w:t xml:space="preserve">        &lt;mapping resource="gov/nih/nci/security/authorization/domainobjects/ProtectionGroup.hbm.xml"/&gt;</w:t>
      </w:r>
    </w:p>
    <w:p w:rsidR="002B4F91" w:rsidRPr="002B4F91" w:rsidRDefault="002B4F91" w:rsidP="00850726">
      <w:pPr>
        <w:pStyle w:val="Classfilesample"/>
        <w:ind w:left="720"/>
      </w:pPr>
      <w:r w:rsidRPr="002B4F91">
        <w:t xml:space="preserve">        &lt;mapping resource="gov/nih/nci/security/authorization/domainobjects/ProtectionElement.hbm.xml"/&gt;</w:t>
      </w:r>
    </w:p>
    <w:p w:rsidR="002B4F91" w:rsidRPr="002B4F91" w:rsidRDefault="002B4F91" w:rsidP="00850726">
      <w:pPr>
        <w:pStyle w:val="Classfilesample"/>
        <w:ind w:left="720"/>
      </w:pPr>
      <w:r w:rsidRPr="002B4F91">
        <w:t xml:space="preserve">        &lt;mapping resource="gov/nih/nci/security/authorization/domainobjects/UserGroupRoleProtectionGroup.hbm.xml"/&gt;</w:t>
      </w:r>
    </w:p>
    <w:p w:rsidR="002B4F91" w:rsidRPr="002B4F91" w:rsidRDefault="002B4F91" w:rsidP="00850726">
      <w:pPr>
        <w:pStyle w:val="Classfilesample"/>
        <w:ind w:left="720"/>
      </w:pPr>
      <w:r w:rsidRPr="002B4F91">
        <w:t xml:space="preserve">        &lt;mapping resource="gov/nih/nci/security/authorization/domainobjects/UserProtectionElement.hbm.xml"/&gt;</w:t>
      </w:r>
    </w:p>
    <w:p w:rsidR="002B4F91" w:rsidRPr="002B4F91" w:rsidRDefault="002B4F91" w:rsidP="00850726">
      <w:pPr>
        <w:pStyle w:val="Classfilesample"/>
        <w:ind w:left="720"/>
      </w:pPr>
      <w:r w:rsidRPr="002B4F91">
        <w:tab/>
        <w:t xml:space="preserve">        </w:t>
      </w:r>
    </w:p>
    <w:p w:rsidR="002B4F91" w:rsidRPr="002B4F91" w:rsidRDefault="002B4F91" w:rsidP="00850726">
      <w:pPr>
        <w:pStyle w:val="Classfilesample"/>
        <w:ind w:left="720"/>
      </w:pPr>
      <w:r w:rsidRPr="002B4F91">
        <w:t xml:space="preserve">    &lt;/session-factory&gt;</w:t>
      </w:r>
    </w:p>
    <w:p w:rsidR="002B4F91" w:rsidRPr="002B4F91" w:rsidRDefault="002B4F91" w:rsidP="00850726">
      <w:pPr>
        <w:pStyle w:val="Classfilesample"/>
        <w:ind w:left="720"/>
      </w:pPr>
    </w:p>
    <w:p w:rsidR="00C20D27" w:rsidRPr="002B4F91" w:rsidRDefault="002B4F91" w:rsidP="00850726">
      <w:pPr>
        <w:pStyle w:val="Classfilesample"/>
        <w:ind w:left="720"/>
      </w:pPr>
      <w:r w:rsidRPr="002B4F91">
        <w:t>&lt;/hibernate-configuration&gt;</w:t>
      </w:r>
    </w:p>
    <w:p w:rsidR="00C20D27" w:rsidRDefault="00C20D27" w:rsidP="004C4378">
      <w:pPr>
        <w:pStyle w:val="Heading4"/>
      </w:pPr>
      <w:r>
        <w:t>Configure JAAS LoginModule</w:t>
      </w:r>
    </w:p>
    <w:p w:rsidR="00C20D27" w:rsidRDefault="00C20D27" w:rsidP="004C4378">
      <w:pPr>
        <w:pStyle w:val="BodyText"/>
        <w:keepNext/>
      </w:pPr>
      <w:r>
        <w:t>Developers can configure a login module for each application by making an entry in the JAAS configuration file for that application name or context.</w:t>
      </w:r>
      <w:r w:rsidR="00F228E8">
        <w:fldChar w:fldCharType="begin"/>
      </w:r>
      <w:r w:rsidR="00A6073E">
        <w:instrText xml:space="preserve"> XE "</w:instrText>
      </w:r>
      <w:r w:rsidR="00A6073E" w:rsidRPr="00BA3D27">
        <w:instrText>JAAS:login module</w:instrText>
      </w:r>
      <w:r w:rsidR="00A6073E">
        <w:instrText xml:space="preserve">" </w:instrText>
      </w:r>
      <w:r w:rsidR="00F228E8">
        <w:fldChar w:fldCharType="end"/>
      </w:r>
      <w:r w:rsidR="00F228E8">
        <w:fldChar w:fldCharType="begin"/>
      </w:r>
      <w:r w:rsidR="00A6073E">
        <w:instrText xml:space="preserve"> XE "</w:instrText>
      </w:r>
      <w:r w:rsidR="00A6073E" w:rsidRPr="007F4444">
        <w:instrText>login module:JAAS</w:instrText>
      </w:r>
      <w:r w:rsidR="00A6073E">
        <w:instrText xml:space="preserve">" </w:instrText>
      </w:r>
      <w:r w:rsidR="00F228E8">
        <w:fldChar w:fldCharType="end"/>
      </w:r>
    </w:p>
    <w:p w:rsidR="00C20D27" w:rsidRDefault="00C20D27" w:rsidP="00C20D27">
      <w:pPr>
        <w:pStyle w:val="BodyText"/>
      </w:pPr>
      <w:r>
        <w:t xml:space="preserve">The general format for making an entry into the configuration files is shown in </w:t>
      </w:r>
      <w:r w:rsidR="00850726">
        <w:t>the following example:</w:t>
      </w:r>
    </w:p>
    <w:p w:rsidR="002B4F91" w:rsidRPr="002B4F91" w:rsidRDefault="002B4F91" w:rsidP="00850726">
      <w:pPr>
        <w:pStyle w:val="Classfilesample"/>
      </w:pPr>
      <w:r w:rsidRPr="002B4F91">
        <w:t>Application 1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lastRenderedPageBreak/>
        <w:t xml:space="preserve">          ModuleClass  Flag    ModuleOptions;</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 xml:space="preserve">      };</w:t>
      </w:r>
    </w:p>
    <w:p w:rsidR="002B4F91" w:rsidRPr="002B4F91" w:rsidRDefault="002B4F91" w:rsidP="00850726">
      <w:pPr>
        <w:pStyle w:val="Classfilesample"/>
      </w:pPr>
      <w:r w:rsidRPr="002B4F91">
        <w:t>Application 2 {</w:t>
      </w:r>
    </w:p>
    <w:p w:rsidR="002B4F91" w:rsidRPr="002B4F91" w:rsidRDefault="002B4F91" w:rsidP="00850726">
      <w:pPr>
        <w:pStyle w:val="Classfilesample"/>
      </w:pPr>
      <w:r w:rsidRPr="002B4F91">
        <w:t xml:space="preserve">          ModuleClass  Flag    ModuleOptions;</w:t>
      </w:r>
    </w:p>
    <w:p w:rsidR="002B4F91" w:rsidRPr="002B4F91" w:rsidRDefault="002B4F91" w:rsidP="00850726">
      <w:pPr>
        <w:pStyle w:val="Classfilesample"/>
      </w:pPr>
      <w:r w:rsidRPr="002B4F91">
        <w:t xml:space="preserve">          ...</w:t>
      </w:r>
    </w:p>
    <w:p w:rsidR="00C20D27" w:rsidRPr="002B4F91" w:rsidRDefault="002B4F91" w:rsidP="00850726">
      <w:pPr>
        <w:pStyle w:val="Classfilesample"/>
      </w:pPr>
      <w:r w:rsidRPr="002B4F91">
        <w:t xml:space="preserve">      };</w:t>
      </w:r>
    </w:p>
    <w:p w:rsidR="00850726" w:rsidRDefault="00850726" w:rsidP="00C20D27">
      <w:pPr>
        <w:pStyle w:val="BodyText"/>
      </w:pPr>
    </w:p>
    <w:p w:rsidR="00C20D27" w:rsidRDefault="00C20D27" w:rsidP="00C20D27">
      <w:pPr>
        <w:pStyle w:val="BodyText"/>
      </w:pPr>
      <w:r>
        <w:t xml:space="preserve">For </w:t>
      </w:r>
      <w:r w:rsidRPr="001E2910">
        <w:rPr>
          <w:rStyle w:val="Emphasis"/>
        </w:rPr>
        <w:t>acegitest</w:t>
      </w:r>
      <w:r>
        <w:t xml:space="preserve">, which uses RDBMSLoginModule, the JAAS configuration file entry is </w:t>
      </w:r>
      <w:r w:rsidR="00850726">
        <w:t>as the below example shows:</w:t>
      </w:r>
      <w:r w:rsidR="00F228E8">
        <w:fldChar w:fldCharType="begin"/>
      </w:r>
      <w:r w:rsidR="00A6073E">
        <w:instrText xml:space="preserve"> XE "</w:instrText>
      </w:r>
      <w:r w:rsidR="00A6073E" w:rsidRPr="003549B2">
        <w:instrText>RDBMS:login module</w:instrText>
      </w:r>
      <w:r w:rsidR="00A6073E">
        <w:instrText xml:space="preserve">" </w:instrText>
      </w:r>
      <w:r w:rsidR="00F228E8">
        <w:fldChar w:fldCharType="end"/>
      </w:r>
    </w:p>
    <w:p w:rsidR="00850726" w:rsidRPr="00D5600E" w:rsidRDefault="00850726" w:rsidP="00850726">
      <w:pPr>
        <w:autoSpaceDE w:val="0"/>
        <w:autoSpaceDN w:val="0"/>
        <w:spacing w:after="60"/>
        <w:ind w:left="1440"/>
        <w:rPr>
          <w:rFonts w:cs="Courier New"/>
          <w:sz w:val="20"/>
          <w:szCs w:val="20"/>
        </w:rPr>
      </w:pPr>
      <w:r>
        <w:rPr>
          <w:rFonts w:cs="Courier New"/>
          <w:sz w:val="20"/>
          <w:szCs w:val="20"/>
        </w:rPr>
        <w:t>acegitest</w:t>
      </w:r>
    </w:p>
    <w:p w:rsidR="00850726" w:rsidRPr="00D5600E" w:rsidRDefault="00850726" w:rsidP="00850726">
      <w:pPr>
        <w:autoSpaceDE w:val="0"/>
        <w:autoSpaceDN w:val="0"/>
        <w:spacing w:after="60"/>
        <w:ind w:left="1440"/>
        <w:rPr>
          <w:rFonts w:cs="Courier New"/>
          <w:sz w:val="20"/>
          <w:szCs w:val="20"/>
        </w:rPr>
      </w:pPr>
      <w:r w:rsidRPr="00D5600E">
        <w:rPr>
          <w:rFonts w:cs="Courier New"/>
          <w:sz w:val="20"/>
          <w:szCs w:val="20"/>
          <w:highlight w:val="white"/>
        </w:rPr>
        <w:t>{</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850726" w:rsidRPr="00D5600E" w:rsidRDefault="00850726" w:rsidP="00850726">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850726" w:rsidRPr="00D5600E" w:rsidRDefault="00850726" w:rsidP="00850726">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850726" w:rsidRDefault="00850726" w:rsidP="00850726">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850726" w:rsidRPr="00D5600E" w:rsidRDefault="00850726" w:rsidP="00850726">
      <w:pPr>
        <w:autoSpaceDE w:val="0"/>
        <w:autoSpaceDN w:val="0"/>
        <w:spacing w:after="60"/>
        <w:ind w:left="1920"/>
        <w:rPr>
          <w:rFonts w:cs="Courier New"/>
          <w:sz w:val="20"/>
          <w:szCs w:val="20"/>
        </w:rPr>
      </w:pPr>
      <w:r w:rsidRPr="001A1FF3">
        <w:rPr>
          <w:rFonts w:cs="Courier New"/>
          <w:sz w:val="20"/>
          <w:szCs w:val="20"/>
        </w:rPr>
        <w:t>encryption-enabled="YES";</w:t>
      </w:r>
    </w:p>
    <w:p w:rsidR="00850726" w:rsidRPr="00D5600E" w:rsidRDefault="00850726" w:rsidP="00850726">
      <w:pPr>
        <w:ind w:left="1440"/>
        <w:rPr>
          <w:sz w:val="20"/>
          <w:szCs w:val="20"/>
        </w:rPr>
      </w:pPr>
      <w:r w:rsidRPr="00D5600E">
        <w:rPr>
          <w:rFonts w:cs="Courier New"/>
          <w:sz w:val="20"/>
          <w:szCs w:val="20"/>
          <w:highlight w:val="white"/>
        </w:rPr>
        <w:t>}</w:t>
      </w:r>
    </w:p>
    <w:p w:rsidR="00850726" w:rsidRDefault="00850726" w:rsidP="00C20D27">
      <w:pPr>
        <w:pStyle w:val="BodyText"/>
      </w:pPr>
    </w:p>
    <w:p w:rsidR="00C20D27" w:rsidRDefault="00C20D27" w:rsidP="00C20D27">
      <w:pPr>
        <w:pStyle w:val="BodyText"/>
      </w:pPr>
      <w:r>
        <w:t xml:space="preserve">The configuration file </w:t>
      </w:r>
      <w:r w:rsidR="00850726">
        <w:t>entry shown above contains the following information</w:t>
      </w:r>
    </w:p>
    <w:p w:rsidR="00C20D27" w:rsidRDefault="00C20D27" w:rsidP="00850726">
      <w:pPr>
        <w:pStyle w:val="ListBullet"/>
      </w:pPr>
      <w:r>
        <w:t xml:space="preserve">The </w:t>
      </w:r>
      <w:r w:rsidRPr="00850726">
        <w:rPr>
          <w:rStyle w:val="Bold"/>
        </w:rPr>
        <w:t>application</w:t>
      </w:r>
      <w:r>
        <w:t xml:space="preserve"> is </w:t>
      </w:r>
      <w:r w:rsidRPr="00850726">
        <w:rPr>
          <w:rStyle w:val="Emphasis"/>
        </w:rPr>
        <w:t>acegitest</w:t>
      </w:r>
      <w:r>
        <w:t xml:space="preserve">. </w:t>
      </w:r>
    </w:p>
    <w:p w:rsidR="00C20D27" w:rsidRDefault="00C20D27" w:rsidP="00850726">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C20D27" w:rsidRDefault="00C20D27" w:rsidP="00850726">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C20D27" w:rsidRDefault="00C20D27" w:rsidP="00850726">
      <w:pPr>
        <w:pStyle w:val="ListBullet"/>
      </w:pPr>
      <w:r>
        <w:t xml:space="preserve">The </w:t>
      </w:r>
      <w:r w:rsidRPr="00850726">
        <w:rPr>
          <w:rStyle w:val="Bold"/>
        </w:rPr>
        <w:t>ModuleOptions</w:t>
      </w:r>
      <w:r>
        <w:t xml:space="preserve"> are a set of parameters </w:t>
      </w:r>
      <w:r w:rsidR="00850726">
        <w:t xml:space="preserve">that are </w:t>
      </w:r>
      <w:r>
        <w:t>passed to the ModuleClass to perform its actions.</w:t>
      </w:r>
    </w:p>
    <w:p w:rsidR="00AA2DE3" w:rsidRDefault="00C20D27" w:rsidP="00B24995">
      <w:pPr>
        <w:pStyle w:val="BodyTextIndent"/>
        <w:keepNext/>
        <w:keepLines/>
      </w:pPr>
      <w:r>
        <w:t>In the prototype, the database details as well as the query are passed as parameters:</w:t>
      </w:r>
    </w:p>
    <w:p w:rsidR="00C20D27" w:rsidRDefault="00C20D27" w:rsidP="00B24995">
      <w:pPr>
        <w:pStyle w:val="ListBullet2"/>
        <w:keepNext/>
        <w:keepLines/>
      </w:pPr>
      <w:r w:rsidRPr="00850726">
        <w:rPr>
          <w:rStyle w:val="Emphasis"/>
        </w:rPr>
        <w:t>d</w:t>
      </w:r>
      <w:r w:rsidR="00850726" w:rsidRPr="00850726">
        <w:rPr>
          <w:rStyle w:val="Emphasis"/>
        </w:rPr>
        <w:t xml:space="preserve">river=" org.gjt.mm.mysql.Driver </w:t>
      </w:r>
      <w:r w:rsidRPr="00850726">
        <w:rPr>
          <w:rStyle w:val="Emphasis"/>
        </w:rPr>
        <w:t>"</w:t>
      </w:r>
    </w:p>
    <w:p w:rsidR="00C20D27" w:rsidRPr="00AA2DE3" w:rsidRDefault="00C20D27" w:rsidP="005A4A36">
      <w:pPr>
        <w:pStyle w:val="ListBullet2"/>
        <w:rPr>
          <w:rStyle w:val="Emphasis"/>
        </w:rPr>
      </w:pPr>
      <w:r w:rsidRPr="00AA2DE3">
        <w:rPr>
          <w:rStyle w:val="Emphasis"/>
        </w:rPr>
        <w:t>url=" jdbc:mysql://&lt;&lt;server&gt;&gt;:&lt;&lt;port&gt;&gt;/acegitest "</w:t>
      </w:r>
    </w:p>
    <w:p w:rsidR="00C20D27" w:rsidRPr="00AA2DE3" w:rsidRDefault="00C20D27" w:rsidP="005A4A36">
      <w:pPr>
        <w:pStyle w:val="ListBullet2"/>
        <w:rPr>
          <w:rStyle w:val="Emphasis"/>
        </w:rPr>
      </w:pPr>
      <w:r w:rsidRPr="00AA2DE3">
        <w:rPr>
          <w:rStyle w:val="Emphasis"/>
        </w:rPr>
        <w:t>user="USERNAME"</w:t>
      </w:r>
    </w:p>
    <w:p w:rsidR="00C20D27" w:rsidRPr="00AA2DE3" w:rsidRDefault="00C20D27" w:rsidP="005A4A36">
      <w:pPr>
        <w:pStyle w:val="ListBullet2"/>
        <w:rPr>
          <w:rStyle w:val="Emphasis"/>
        </w:rPr>
      </w:pPr>
      <w:r w:rsidRPr="00AA2DE3">
        <w:rPr>
          <w:rStyle w:val="Emphasis"/>
        </w:rPr>
        <w:t>passwd="PASSWORD"</w:t>
      </w:r>
    </w:p>
    <w:p w:rsidR="00C20D27" w:rsidRPr="00AA2DE3" w:rsidRDefault="00C20D27" w:rsidP="005A4A36">
      <w:pPr>
        <w:pStyle w:val="ListBullet2"/>
        <w:rPr>
          <w:rStyle w:val="Emphasis"/>
        </w:rPr>
      </w:pPr>
      <w:r w:rsidRPr="00AA2DE3">
        <w:rPr>
          <w:rStyle w:val="Emphasis"/>
        </w:rPr>
        <w:t>query="SELECT * FROM users WHERE username=? and password=?"</w:t>
      </w:r>
    </w:p>
    <w:p w:rsidR="00C20D27" w:rsidRPr="00AA2DE3" w:rsidRDefault="00C20D27" w:rsidP="005A4A36">
      <w:pPr>
        <w:pStyle w:val="ListBullet2"/>
        <w:rPr>
          <w:rStyle w:val="Emphasis"/>
        </w:rPr>
      </w:pPr>
      <w:r w:rsidRPr="00AA2DE3">
        <w:rPr>
          <w:rStyle w:val="Emphasis"/>
        </w:rPr>
        <w:t>encryption-enabled="YES"</w:t>
      </w:r>
    </w:p>
    <w:p w:rsidR="00C20D27" w:rsidRDefault="00C20D27" w:rsidP="00C20D27">
      <w:pPr>
        <w:pStyle w:val="BodyText"/>
      </w:pPr>
      <w:r>
        <w:lastRenderedPageBreak/>
        <w:t xml:space="preserve">As shown </w:t>
      </w:r>
      <w:r w:rsidR="00AA2DE3">
        <w:t xml:space="preserve">in the example, since the </w:t>
      </w:r>
      <w:r w:rsidRPr="00AA2DE3">
        <w:rPr>
          <w:rStyle w:val="Emphasis"/>
        </w:rPr>
        <w:t>acegitest</w:t>
      </w:r>
      <w:r>
        <w:t xml:space="preserve"> application has only one credential provider, only one corresponding entry </w:t>
      </w:r>
      <w:r w:rsidR="00AA2DE3">
        <w:t>is</w:t>
      </w:r>
      <w:r>
        <w:t xml:space="preserve"> made in the configuration file. If the application uses multiple credential providers, </w:t>
      </w:r>
      <w:r w:rsidR="00AA2DE3">
        <w:t>the LoginModule</w:t>
      </w:r>
      <w:r>
        <w:t xml:space="preserve">s can be stacked. </w:t>
      </w:r>
      <w:r w:rsidR="00AA2DE3">
        <w:t>In addition, a</w:t>
      </w:r>
      <w:r>
        <w:t xml:space="preserve"> single configuration file can contain entries for multiple applications.</w:t>
      </w:r>
    </w:p>
    <w:p w:rsidR="00C20D27" w:rsidRDefault="00C20D27" w:rsidP="00AA2DE3">
      <w:pPr>
        <w:pStyle w:val="Heading3"/>
      </w:pPr>
      <w:bookmarkStart w:id="2689" w:name="_Toc238804924"/>
      <w:r>
        <w:t>User provisioning via UPT</w:t>
      </w:r>
      <w:bookmarkEnd w:id="2689"/>
    </w:p>
    <w:p w:rsidR="00AA2DE3" w:rsidRPr="00AA2DE3" w:rsidRDefault="00AA2DE3" w:rsidP="00AA2DE3">
      <w:pPr>
        <w:pStyle w:val="BodyText"/>
      </w:pPr>
      <w:r>
        <w:t>The following steps need to be completed in order to provide User Provisioning through UPT:</w:t>
      </w:r>
      <w:r w:rsidR="00F228E8">
        <w:fldChar w:fldCharType="begin"/>
      </w:r>
      <w:r w:rsidR="00A6073E">
        <w:instrText xml:space="preserve"> XE "</w:instrText>
      </w:r>
      <w:r w:rsidR="00A6073E" w:rsidRPr="00ED35E2">
        <w:instrText>user provisioning</w:instrText>
      </w:r>
      <w:r w:rsidR="00A6073E">
        <w:instrText xml:space="preserve">" </w:instrText>
      </w:r>
      <w:r w:rsidR="00F228E8">
        <w:fldChar w:fldCharType="end"/>
      </w:r>
    </w:p>
    <w:p w:rsidR="00C20D27" w:rsidRDefault="00C20D27" w:rsidP="00AA2DE3">
      <w:pPr>
        <w:pStyle w:val="ListBullet"/>
      </w:pPr>
      <w:r>
        <w:t>Create Protection Elements for objects that need to be secured.</w:t>
      </w:r>
    </w:p>
    <w:p w:rsidR="00C20D27" w:rsidRDefault="00C20D27" w:rsidP="00AA2DE3">
      <w:pPr>
        <w:pStyle w:val="ListBullet"/>
      </w:pPr>
      <w:r>
        <w:t>Create Protection Group for the Protection Elements.</w:t>
      </w:r>
    </w:p>
    <w:p w:rsidR="00C20D27" w:rsidRDefault="00C20D27" w:rsidP="00AA2DE3">
      <w:pPr>
        <w:pStyle w:val="ListBullet"/>
      </w:pPr>
      <w:r>
        <w:t>Create a Role with Privilege assigned to it.</w:t>
      </w:r>
    </w:p>
    <w:p w:rsidR="00C20D27" w:rsidRDefault="00C20D27" w:rsidP="00AA2DE3">
      <w:pPr>
        <w:pStyle w:val="ListBullet"/>
      </w:pPr>
      <w:r>
        <w:t>Create a User.</w:t>
      </w:r>
    </w:p>
    <w:p w:rsidR="00590CE4" w:rsidRPr="00FE0B65" w:rsidRDefault="00C20D27" w:rsidP="00AA2DE3">
      <w:pPr>
        <w:pStyle w:val="ListBullet"/>
      </w:pPr>
      <w:r>
        <w:t>Assign Protection Group and Role to the Users that are allowed access.</w:t>
      </w:r>
    </w:p>
    <w:p w:rsidR="00D17F1B" w:rsidRDefault="00D17F1B" w:rsidP="00590CE4">
      <w:pPr>
        <w:pStyle w:val="BodyText"/>
      </w:pPr>
    </w:p>
    <w:p w:rsidR="00D17F1B" w:rsidRDefault="004C4378" w:rsidP="00590CE4">
      <w:pPr>
        <w:pStyle w:val="BodyText"/>
      </w:pPr>
      <w:r>
        <w:br w:type="page"/>
      </w:r>
    </w:p>
    <w:p w:rsidR="00D17F1B" w:rsidRDefault="00D17F1B" w:rsidP="00590CE4">
      <w:pPr>
        <w:pStyle w:val="BodyText"/>
      </w:pPr>
    </w:p>
    <w:p w:rsidR="00C20D27" w:rsidRDefault="00C20D27" w:rsidP="00590CE4">
      <w:pPr>
        <w:pStyle w:val="BodyText"/>
        <w:sectPr w:rsidR="00C20D27" w:rsidSect="00A57346">
          <w:pgSz w:w="12240" w:h="15840" w:code="1"/>
          <w:pgMar w:top="1440" w:right="1440" w:bottom="1440" w:left="1440" w:header="720" w:footer="720" w:gutter="432"/>
          <w:cols w:space="720"/>
          <w:titlePg/>
          <w:docGrid w:linePitch="360"/>
        </w:sectPr>
      </w:pPr>
    </w:p>
    <w:p w:rsidR="00D17F1B" w:rsidRDefault="00CF79F8" w:rsidP="00C20D27">
      <w:pPr>
        <w:pStyle w:val="Heading1"/>
      </w:pPr>
      <w:bookmarkStart w:id="2690" w:name="_Ref213636380"/>
      <w:bookmarkStart w:id="2691" w:name="_Ref213636384"/>
      <w:bookmarkStart w:id="2692" w:name="_Toc238804925"/>
      <w:r>
        <w:lastRenderedPageBreak/>
        <w:t xml:space="preserve">CSM </w:t>
      </w:r>
      <w:r w:rsidR="00C20D27">
        <w:t>caGrid Authentication</w:t>
      </w:r>
      <w:bookmarkEnd w:id="2690"/>
      <w:bookmarkEnd w:id="2691"/>
      <w:bookmarkEnd w:id="2692"/>
    </w:p>
    <w:p w:rsidR="00CF79F8" w:rsidRDefault="00CF79F8" w:rsidP="00CF79F8">
      <w:pPr>
        <w:pStyle w:val="BodyText"/>
      </w:pPr>
      <w:r>
        <w:t xml:space="preserve">caGrid  is a core infrastructure project of the cancer </w:t>
      </w:r>
      <w:r w:rsidR="008B318A">
        <w:t>Bioinformatics</w:t>
      </w:r>
      <w:r>
        <w:t xml:space="preserve"> Grid. It consists of architectural components and tools </w:t>
      </w:r>
      <w:r w:rsidR="002F3ECF">
        <w:t>that enable any application</w:t>
      </w:r>
      <w:r>
        <w:t xml:space="preserve"> to be deployed on the grid as a node. It also provides tools for discovering </w:t>
      </w:r>
      <w:r w:rsidR="002F3ECF">
        <w:t>existing grid</w:t>
      </w:r>
      <w:r>
        <w:t xml:space="preserve"> services and invoking them. </w:t>
      </w:r>
    </w:p>
    <w:p w:rsidR="00CF79F8" w:rsidRDefault="00CF79F8" w:rsidP="00CF79F8">
      <w:pPr>
        <w:pStyle w:val="BodyText"/>
      </w:pPr>
      <w:r>
        <w:t>In order to be able to securely invoke grid services, the caGrid architecture needs to authenticate and authorize the user trying to make the service call. This require</w:t>
      </w:r>
      <w:r w:rsidR="002F3ECF">
        <w:t>s</w:t>
      </w:r>
      <w:r>
        <w:t xml:space="preserve"> both a</w:t>
      </w:r>
      <w:r w:rsidR="002F3ECF">
        <w:t>n</w:t>
      </w:r>
      <w:r>
        <w:t xml:space="preserve"> authoring mechanism to provide appropriate permissions to the user</w:t>
      </w:r>
      <w:r w:rsidR="002F3ECF">
        <w:t>,</w:t>
      </w:r>
      <w:r>
        <w:t xml:space="preserve"> and a run</w:t>
      </w:r>
      <w:r w:rsidR="002F3ECF">
        <w:t>time mechanism to verify the</w:t>
      </w:r>
      <w:r>
        <w:t xml:space="preserve"> granted permission</w:t>
      </w:r>
      <w:r w:rsidR="002F3ECF">
        <w:t>s</w:t>
      </w:r>
      <w:r>
        <w:t>.</w:t>
      </w:r>
    </w:p>
    <w:p w:rsidR="00C20D27" w:rsidRDefault="008B318A" w:rsidP="00CF79F8">
      <w:pPr>
        <w:pStyle w:val="BodyText"/>
      </w:pPr>
      <w:r>
        <w:t>The CSM capabilities for this solution described in this chapter provide information on how CSM can be leveraged in the caGrid environment.</w:t>
      </w:r>
    </w:p>
    <w:p w:rsidR="00CF79F8" w:rsidRDefault="00CF79F8" w:rsidP="00CF79F8">
      <w:pPr>
        <w:pStyle w:val="Heading2"/>
      </w:pPr>
      <w:bookmarkStart w:id="2693" w:name="_Toc238804926"/>
      <w:r>
        <w:t>Authentication</w:t>
      </w:r>
      <w:r w:rsidR="002F3ECF">
        <w:t xml:space="preserve"> for caGrid</w:t>
      </w:r>
      <w:bookmarkEnd w:id="2693"/>
    </w:p>
    <w:p w:rsidR="00CF79F8" w:rsidRDefault="00CF79F8" w:rsidP="00CF79F8">
      <w:pPr>
        <w:pStyle w:val="BodyText"/>
      </w:pPr>
      <w:r w:rsidRPr="00CF79F8">
        <w:t xml:space="preserve">CSM is </w:t>
      </w:r>
      <w:r w:rsidR="002F3ECF">
        <w:t>designed</w:t>
      </w:r>
      <w:r w:rsidRPr="00CF79F8">
        <w:t xml:space="preserve"> to return a subject for a user upon authentication. </w:t>
      </w:r>
      <w:r w:rsidR="002F3ECF">
        <w:t>The returned subject contains user</w:t>
      </w:r>
      <w:r w:rsidRPr="00CF79F8">
        <w:t xml:space="preserve"> attributes like Last Name, First Name</w:t>
      </w:r>
      <w:r w:rsidR="002F3ECF">
        <w:t>,</w:t>
      </w:r>
      <w:r w:rsidRPr="00CF79F8">
        <w:t xml:space="preserve"> and Email Id</w:t>
      </w:r>
      <w:r w:rsidR="002F3ECF">
        <w:t>,</w:t>
      </w:r>
      <w:r w:rsidRPr="00CF79F8">
        <w:t xml:space="preserve"> </w:t>
      </w:r>
      <w:r w:rsidR="002F3ECF">
        <w:t xml:space="preserve">which </w:t>
      </w:r>
      <w:r w:rsidRPr="00CF79F8">
        <w:t>are required to prepare the SAML</w:t>
      </w:r>
      <w:r w:rsidR="002F3ECF">
        <w:t xml:space="preserve"> which is to be sent to Dorian.</w:t>
      </w:r>
      <w:r w:rsidR="00F228E8">
        <w:fldChar w:fldCharType="begin"/>
      </w:r>
      <w:r w:rsidR="00A6073E">
        <w:instrText xml:space="preserve"> XE "</w:instrText>
      </w:r>
      <w:r w:rsidR="00A6073E" w:rsidRPr="00FC50EA">
        <w:instrText>authentication:caGrid</w:instrText>
      </w:r>
      <w:r w:rsidR="00A6073E">
        <w:instrText xml:space="preserve">" </w:instrText>
      </w:r>
      <w:r w:rsidR="00F228E8">
        <w:fldChar w:fldCharType="end"/>
      </w:r>
      <w:r w:rsidR="00F228E8">
        <w:fldChar w:fldCharType="begin"/>
      </w:r>
      <w:r w:rsidR="00A6073E">
        <w:instrText xml:space="preserve"> XE "</w:instrText>
      </w:r>
      <w:r w:rsidR="00A6073E" w:rsidRPr="00ED35E2">
        <w:instrText>caGrid authentication</w:instrText>
      </w:r>
      <w:r w:rsidR="00A6073E">
        <w:instrText xml:space="preserve">" </w:instrText>
      </w:r>
      <w:r w:rsidR="00F228E8">
        <w:fldChar w:fldCharType="end"/>
      </w:r>
    </w:p>
    <w:p w:rsidR="00CF79F8" w:rsidRDefault="00CF79F8" w:rsidP="00CF79F8">
      <w:pPr>
        <w:pStyle w:val="Heading3"/>
      </w:pPr>
      <w:bookmarkStart w:id="2694" w:name="_Toc238804927"/>
      <w:r>
        <w:t>CSM Configuration for I</w:t>
      </w:r>
      <w:r w:rsidR="00F259B9">
        <w:t>D</w:t>
      </w:r>
      <w:r>
        <w:t>P/Authentication Service</w:t>
      </w:r>
      <w:bookmarkEnd w:id="2694"/>
    </w:p>
    <w:p w:rsidR="00CF79F8" w:rsidRDefault="00CF79F8" w:rsidP="00CF79F8">
      <w:pPr>
        <w:pStyle w:val="BodyText"/>
      </w:pPr>
      <w:r w:rsidRPr="00CF79F8">
        <w:t xml:space="preserve">CSM </w:t>
      </w:r>
      <w:r w:rsidR="002F3ECF">
        <w:t xml:space="preserve">has been </w:t>
      </w:r>
      <w:r w:rsidRPr="00CF79F8">
        <w:t xml:space="preserve">integrated into the caGrid IDP module to </w:t>
      </w:r>
      <w:r w:rsidR="002F3ECF">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rsidR="002F3ECF">
        <w:t xml:space="preserve">that </w:t>
      </w:r>
      <w:r w:rsidRPr="00CF79F8">
        <w:t xml:space="preserve">can be used to map </w:t>
      </w:r>
      <w:r w:rsidR="002F3ECF">
        <w:t>the attributes</w:t>
      </w:r>
      <w:r w:rsidRPr="00CF79F8">
        <w:t xml:space="preserve"> to individual credential providers. These attributes are returned as CSM currently return</w:t>
      </w:r>
      <w:r w:rsidR="002F3ECF">
        <w:t>s</w:t>
      </w:r>
      <w:r w:rsidRPr="00CF79F8">
        <w:t xml:space="preserve"> Principles in a JAAS Subject as part of the following new method added to the AuthenticationManager</w:t>
      </w:r>
      <w:r>
        <w:t>.</w:t>
      </w:r>
    </w:p>
    <w:p w:rsidR="00CF79F8" w:rsidRPr="00CF79F8" w:rsidRDefault="00CF79F8" w:rsidP="002F3ECF">
      <w:pPr>
        <w:pStyle w:val="Classfilesample"/>
      </w:pPr>
      <w:r w:rsidRPr="00CF79F8">
        <w:t>public Subject authenticate(String userName, String password) throws CSException, CSLoginException, CSInputException, CSConfigurationException, CSInsufficientAttributesException;</w:t>
      </w:r>
    </w:p>
    <w:p w:rsidR="00CF79F8" w:rsidRDefault="002F3ECF" w:rsidP="00CF79F8">
      <w:pPr>
        <w:pStyle w:val="BodyText"/>
      </w:pPr>
      <w:r>
        <w:t>Listed below</w:t>
      </w:r>
      <w:r w:rsidR="00CF79F8">
        <w:t xml:space="preserve"> are the attributes that are returned and their corresponding PrincipleNames</w:t>
      </w:r>
      <w:r>
        <w:t>:</w:t>
      </w:r>
    </w:p>
    <w:p w:rsidR="00CF79F8" w:rsidRDefault="00CF79F8" w:rsidP="002F3ECF">
      <w:pPr>
        <w:pStyle w:val="ListBullet"/>
      </w:pPr>
      <w:r>
        <w:t>First Name - gov.nih.nci.security.authentication.principal.FirstNamePrincipal</w:t>
      </w:r>
    </w:p>
    <w:p w:rsidR="00CF79F8" w:rsidRDefault="00CF79F8" w:rsidP="002F3ECF">
      <w:pPr>
        <w:pStyle w:val="ListBullet"/>
      </w:pPr>
      <w:r>
        <w:t>Last Name - gov.nih.nci.security.authentication.principal.LastNamePrincipal</w:t>
      </w:r>
    </w:p>
    <w:p w:rsidR="00CF79F8" w:rsidRDefault="00F259B9" w:rsidP="002F3ECF">
      <w:pPr>
        <w:pStyle w:val="ListBullet"/>
      </w:pPr>
      <w:r>
        <w:t xml:space="preserve">Email Id </w:t>
      </w:r>
      <w:r w:rsidR="00CF79F8">
        <w:t>- gov.nih.nci.security.authentication.principal.EmailIdPrincipal</w:t>
      </w:r>
    </w:p>
    <w:p w:rsidR="00CF79F8" w:rsidRDefault="00CF79F8" w:rsidP="002F3ECF">
      <w:pPr>
        <w:pStyle w:val="ListBullet"/>
      </w:pPr>
      <w:r>
        <w:t>First Name - gov.nih.nci.security.authentication.principal.LoginIdPrincipal</w:t>
      </w:r>
    </w:p>
    <w:p w:rsidR="00D17F1B" w:rsidRDefault="00CF79F8" w:rsidP="00CF79F8">
      <w:pPr>
        <w:pStyle w:val="BodyText"/>
      </w:pPr>
      <w:r>
        <w:t xml:space="preserve">Both RDBMSLoginModule and LDAPLoginModule have been updated to return these attributes. </w:t>
      </w:r>
      <w:r w:rsidR="002F3ECF">
        <w:t xml:space="preserve">The next </w:t>
      </w:r>
      <w:r>
        <w:t xml:space="preserve">two sections talk about how </w:t>
      </w:r>
      <w:r w:rsidR="002F3ECF">
        <w:t xml:space="preserve">this </w:t>
      </w:r>
      <w:r>
        <w:t>is done.</w:t>
      </w:r>
    </w:p>
    <w:p w:rsidR="00CF79F8" w:rsidRDefault="00F259B9" w:rsidP="00F259B9">
      <w:pPr>
        <w:pStyle w:val="Heading4"/>
      </w:pPr>
      <w:r>
        <w:t>Configuring RDBMS Login Module for CSM/caGrid IDP Integration</w:t>
      </w:r>
    </w:p>
    <w:p w:rsidR="00F259B9" w:rsidRDefault="00F259B9" w:rsidP="00F259B9">
      <w:pPr>
        <w:pStyle w:val="BodyText"/>
      </w:pPr>
      <w:r w:rsidRPr="00F259B9">
        <w:t>If an application uses an RDMBS Server from which the user attributes are to be retrieved</w:t>
      </w:r>
      <w:r w:rsidR="002F3ECF">
        <w:t>,</w:t>
      </w:r>
      <w:r w:rsidRPr="00F259B9">
        <w:t xml:space="preserve"> the attribute mapping </w:t>
      </w:r>
      <w:r w:rsidR="002F3ECF">
        <w:t xml:space="preserve">described above </w:t>
      </w:r>
      <w:r w:rsidRPr="00F259B9">
        <w:t xml:space="preserve">should be added in the JAAS login-config file. </w:t>
      </w:r>
      <w:r w:rsidR="00F228E8">
        <w:fldChar w:fldCharType="begin"/>
      </w:r>
      <w:r w:rsidR="00A6073E">
        <w:instrText xml:space="preserve"> XE "RDBMS</w:instrText>
      </w:r>
      <w:r w:rsidR="00A6073E" w:rsidRPr="00AB6815">
        <w:instrText>:configuring for caGrid integration</w:instrText>
      </w:r>
      <w:r w:rsidR="00A6073E">
        <w:instrText xml:space="preserve">" </w:instrText>
      </w:r>
      <w:r w:rsidR="00F228E8">
        <w:fldChar w:fldCharType="end"/>
      </w:r>
      <w:r w:rsidR="00F228E8">
        <w:fldChar w:fldCharType="begin"/>
      </w:r>
      <w:r w:rsidR="00A6073E">
        <w:instrText xml:space="preserve"> XE "RDBMS</w:instrText>
      </w:r>
      <w:r w:rsidR="00A6073E" w:rsidRPr="00886365">
        <w:instrText>:login module</w:instrText>
      </w:r>
      <w:r w:rsidR="00A6073E">
        <w:instrText xml:space="preserve">" </w:instrText>
      </w:r>
      <w:r w:rsidR="00F228E8">
        <w:fldChar w:fldCharType="end"/>
      </w:r>
    </w:p>
    <w:p w:rsidR="00CF79F8" w:rsidRDefault="002F3ECF" w:rsidP="00F259B9">
      <w:pPr>
        <w:pStyle w:val="BodyText"/>
      </w:pPr>
      <w:r>
        <w:lastRenderedPageBreak/>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2F3ECF">
        <w:rPr>
          <w:rStyle w:val="CodeChar0"/>
        </w:rPr>
        <w:t>login.conf</w:t>
      </w:r>
      <w:r w:rsidR="00F259B9" w:rsidRPr="00F259B9">
        <w:t xml:space="preserve"> file</w:t>
      </w:r>
      <w:r w:rsidR="00F259B9">
        <w:t>:</w:t>
      </w:r>
    </w:p>
    <w:p w:rsidR="000F63AA" w:rsidRDefault="000F63AA" w:rsidP="000F63AA">
      <w:pPr>
        <w:pStyle w:val="Classfilesample"/>
      </w:pPr>
      <w:r>
        <w:t>RDBMSGRID{</w:t>
      </w:r>
    </w:p>
    <w:p w:rsidR="000F63AA" w:rsidRDefault="000F63AA" w:rsidP="000F63AA">
      <w:pPr>
        <w:pStyle w:val="Classfilesample"/>
      </w:pPr>
      <w:r>
        <w:t xml:space="preserve">  gov.nih.nci.security.authentication.loginmodules.RDBMSLoginModule Required</w:t>
      </w:r>
    </w:p>
    <w:p w:rsidR="000F63AA" w:rsidRDefault="000F63AA" w:rsidP="000F63AA">
      <w:pPr>
        <w:pStyle w:val="Classfilesample"/>
      </w:pPr>
      <w:r>
        <w:t xml:space="preserve">  driver="org.gjt.mm.mysql.Driver" </w:t>
      </w:r>
    </w:p>
    <w:p w:rsidR="000F63AA" w:rsidRDefault="000F63AA" w:rsidP="000F63AA">
      <w:pPr>
        <w:pStyle w:val="Classfilesample"/>
      </w:pPr>
      <w:r>
        <w:t xml:space="preserve">  url="jdbc:mysql://mysql_db_server:3620/CSMAuthSchema"</w:t>
      </w:r>
    </w:p>
    <w:p w:rsidR="000F63AA" w:rsidRDefault="000F63AA" w:rsidP="000F63AA">
      <w:pPr>
        <w:pStyle w:val="Classfilesample"/>
      </w:pPr>
      <w:r>
        <w:t xml:space="preserve">  user="USER " </w:t>
      </w:r>
    </w:p>
    <w:p w:rsidR="000F63AA" w:rsidRDefault="000F63AA" w:rsidP="000F63AA">
      <w:pPr>
        <w:pStyle w:val="Classfilesample"/>
      </w:pPr>
      <w:r>
        <w:t xml:space="preserve">  passwd="PASSWORD" </w:t>
      </w:r>
    </w:p>
    <w:p w:rsidR="000F63AA" w:rsidRDefault="000F63AA" w:rsidP="000F63AA">
      <w:pPr>
        <w:pStyle w:val="Classfilesample"/>
      </w:pPr>
      <w:r>
        <w:t xml:space="preserve">  TABLE_NAME="CSM_USER"</w:t>
      </w:r>
    </w:p>
    <w:p w:rsidR="000F63AA" w:rsidRDefault="000F63AA" w:rsidP="000F63AA">
      <w:pPr>
        <w:pStyle w:val="Classfilesample"/>
      </w:pPr>
      <w:r>
        <w:t xml:space="preserve">  USER_LOGIN_ID="LOGIN_NAME"</w:t>
      </w:r>
    </w:p>
    <w:p w:rsidR="000F63AA" w:rsidRDefault="000F63AA" w:rsidP="000F63AA">
      <w:pPr>
        <w:pStyle w:val="Classfilesample"/>
      </w:pPr>
      <w:r>
        <w:t xml:space="preserve">  USER_PASSWORD="PASSWORD"</w:t>
      </w:r>
    </w:p>
    <w:p w:rsidR="000F63AA" w:rsidRDefault="000F63AA" w:rsidP="000F63AA">
      <w:pPr>
        <w:pStyle w:val="Classfilesample"/>
      </w:pPr>
      <w:r>
        <w:t xml:space="preserve">  USER_FIRST_NAME="FIRST_NAME"</w:t>
      </w:r>
    </w:p>
    <w:p w:rsidR="000F63AA" w:rsidRDefault="000F63AA" w:rsidP="000F63AA">
      <w:pPr>
        <w:pStyle w:val="Classfilesample"/>
      </w:pPr>
      <w:r>
        <w:t xml:space="preserve">  USER_LAST_NAME="LAST_NAME"</w:t>
      </w:r>
    </w:p>
    <w:p w:rsidR="000F63AA" w:rsidRDefault="000F63AA" w:rsidP="000F63AA">
      <w:pPr>
        <w:pStyle w:val="Classfilesample"/>
      </w:pPr>
      <w:r>
        <w:t xml:space="preserve">  USER_EMAIL_ID="EMAIL_ID";</w:t>
      </w:r>
    </w:p>
    <w:p w:rsidR="000F63AA" w:rsidRDefault="000F63AA" w:rsidP="000F63AA">
      <w:pPr>
        <w:pStyle w:val="Classfilesample"/>
      </w:pPr>
      <w:r>
        <w:t>};</w:t>
      </w:r>
    </w:p>
    <w:p w:rsidR="00F259B9" w:rsidRDefault="000F63AA" w:rsidP="00F259B9">
      <w:pPr>
        <w:pStyle w:val="BodyText"/>
      </w:pPr>
      <w:r>
        <w:t>Where:</w:t>
      </w:r>
    </w:p>
    <w:p w:rsidR="00F259B9" w:rsidRDefault="00F259B9" w:rsidP="000F63AA">
      <w:pPr>
        <w:pStyle w:val="ListBullet"/>
      </w:pPr>
      <w:r>
        <w:t>TABLE_NAME is the name of the table where the attributes can be found</w:t>
      </w:r>
    </w:p>
    <w:p w:rsidR="00F259B9" w:rsidRDefault="00F259B9" w:rsidP="000F63AA">
      <w:pPr>
        <w:pStyle w:val="ListBullet"/>
      </w:pPr>
      <w:r>
        <w:t>USER_LOGIN_ID is the name of the column in the table storing the user’s login id</w:t>
      </w:r>
    </w:p>
    <w:p w:rsidR="00F259B9" w:rsidRDefault="00F259B9" w:rsidP="000F63AA">
      <w:pPr>
        <w:pStyle w:val="ListBullet"/>
      </w:pPr>
      <w:r>
        <w:t>USER_PASSWORD is the name of the column in the table storing the user’s password</w:t>
      </w:r>
    </w:p>
    <w:p w:rsidR="00F259B9" w:rsidRDefault="00F259B9" w:rsidP="000F63AA">
      <w:pPr>
        <w:pStyle w:val="ListBullet"/>
      </w:pPr>
      <w:r>
        <w:t>USER_FIRST_NAME= is the name of the column in the table storing the user’s first name</w:t>
      </w:r>
    </w:p>
    <w:p w:rsidR="00F259B9" w:rsidRDefault="00F259B9" w:rsidP="000F63AA">
      <w:pPr>
        <w:pStyle w:val="ListBullet"/>
      </w:pPr>
      <w:r>
        <w:t>USER_LAST_NAME= is the name of the column in the table storing the user’s last name</w:t>
      </w:r>
    </w:p>
    <w:p w:rsidR="00F259B9" w:rsidRDefault="00F259B9" w:rsidP="000F63AA">
      <w:pPr>
        <w:pStyle w:val="ListBullet"/>
      </w:pPr>
      <w:r>
        <w:t>USER_EMAIL_ID= is the name of the column in the table storing the user’s email id</w:t>
      </w:r>
    </w:p>
    <w:p w:rsidR="00CF79F8" w:rsidRDefault="00F259B9" w:rsidP="00F259B9">
      <w:pPr>
        <w:pStyle w:val="NoteMainbody"/>
      </w:pPr>
      <w:r w:rsidRPr="000F63AA">
        <w:rPr>
          <w:rStyle w:val="Bold"/>
        </w:rPr>
        <w:t>NOTE:</w:t>
      </w:r>
      <w:r>
        <w:t xml:space="preserve"> In order to activate CLM’s </w:t>
      </w:r>
      <w:r w:rsidR="00F73F46">
        <w:t>audit logging</w:t>
      </w:r>
      <w:r>
        <w:t xml:space="preserve"> capabilities for the </w:t>
      </w:r>
      <w:r w:rsidR="00F73F46">
        <w:t>authentication service</w:t>
      </w:r>
      <w:r>
        <w:t xml:space="preserve">, the user needs to follow the steps to deploy </w:t>
      </w:r>
      <w:r w:rsidR="00F73F46">
        <w:t>audit logging</w:t>
      </w:r>
      <w:r>
        <w:t xml:space="preserve"> service as mentioned in the </w:t>
      </w:r>
      <w:fldSimple w:instr=" REF _Ref213644940 \h  \* MERGEFORMAT ">
        <w:r w:rsidR="00E92FAF" w:rsidRPr="00E92FAF">
          <w:rPr>
            <w:i/>
            <w:color w:val="0000FF"/>
          </w:rPr>
          <w:t>Audit Logging</w:t>
        </w:r>
      </w:fldSimple>
      <w:r w:rsidR="008B318A">
        <w:t xml:space="preserve"> </w:t>
      </w:r>
      <w:r>
        <w:t xml:space="preserve">section </w:t>
      </w:r>
      <w:r w:rsidR="000F63AA">
        <w:t xml:space="preserve">on page </w:t>
      </w:r>
      <w:r w:rsidR="00F228E8">
        <w:fldChar w:fldCharType="begin"/>
      </w:r>
      <w:r w:rsidR="000F63AA">
        <w:instrText xml:space="preserve"> PAGEREF _Ref213644940 \h </w:instrText>
      </w:r>
      <w:r w:rsidR="00F228E8">
        <w:fldChar w:fldCharType="separate"/>
      </w:r>
      <w:r w:rsidR="00E92FAF">
        <w:rPr>
          <w:noProof/>
        </w:rPr>
        <w:t>24</w:t>
      </w:r>
      <w:r w:rsidR="00F228E8">
        <w:fldChar w:fldCharType="end"/>
      </w:r>
      <w:r>
        <w:t>.</w:t>
      </w:r>
    </w:p>
    <w:p w:rsidR="00CF79F8" w:rsidRDefault="00F259B9" w:rsidP="00F259B9">
      <w:pPr>
        <w:pStyle w:val="Heading4"/>
      </w:pPr>
      <w:r>
        <w:t>Configuring LDAP Login Module for CSM/caGrid IDP Integration</w:t>
      </w:r>
    </w:p>
    <w:p w:rsidR="00F259B9" w:rsidRDefault="00F259B9" w:rsidP="00F259B9">
      <w:pPr>
        <w:pStyle w:val="BodyText"/>
      </w:pPr>
      <w:r w:rsidRPr="00F259B9">
        <w:t>If an application uses an LDAP Server from which the user attributes are to be retrieved</w:t>
      </w:r>
      <w:r w:rsidR="000F63AA">
        <w:t>,</w:t>
      </w:r>
      <w:r w:rsidRPr="00F259B9">
        <w:t xml:space="preserve"> the attribute mapping </w:t>
      </w:r>
      <w:r w:rsidR="000F63AA">
        <w:t xml:space="preserve">described above </w:t>
      </w:r>
      <w:r w:rsidRPr="00F259B9">
        <w:t xml:space="preserve">should be added </w:t>
      </w:r>
      <w:r w:rsidR="000F63AA">
        <w:t xml:space="preserve">to </w:t>
      </w:r>
      <w:r w:rsidRPr="00F259B9">
        <w:t xml:space="preserve"> the JAAS login-config file. </w:t>
      </w:r>
      <w:r w:rsidR="00F228E8">
        <w:fldChar w:fldCharType="begin"/>
      </w:r>
      <w:r w:rsidR="00A6073E">
        <w:instrText xml:space="preserve"> XE "</w:instrText>
      </w:r>
      <w:r w:rsidR="00A6073E" w:rsidRPr="00AB6815">
        <w:instrText>LDAP:configuring for caGrid integration</w:instrText>
      </w:r>
      <w:r w:rsidR="00A6073E">
        <w:instrText xml:space="preserve">" </w:instrText>
      </w:r>
      <w:r w:rsidR="00F228E8">
        <w:fldChar w:fldCharType="end"/>
      </w:r>
      <w:r w:rsidR="00F228E8">
        <w:fldChar w:fldCharType="begin"/>
      </w:r>
      <w:r w:rsidR="00A6073E">
        <w:instrText xml:space="preserve"> XE "</w:instrText>
      </w:r>
      <w:r w:rsidR="00A6073E" w:rsidRPr="00886365">
        <w:instrText>LDAP:login module</w:instrText>
      </w:r>
      <w:r w:rsidR="00A6073E">
        <w:instrText xml:space="preserve">" </w:instrText>
      </w:r>
      <w:r w:rsidR="00F228E8">
        <w:fldChar w:fldCharType="end"/>
      </w:r>
    </w:p>
    <w:p w:rsidR="00CF79F8" w:rsidRDefault="000F63AA" w:rsidP="00F259B9">
      <w:pPr>
        <w:pStyle w:val="BodyText"/>
        <w:keepNext/>
        <w:keepLines/>
      </w:pPr>
      <w:r>
        <w:t>Below</w:t>
      </w:r>
      <w:r w:rsidR="00F259B9" w:rsidRPr="00F259B9">
        <w:t xml:space="preserve"> is a sample entry for the </w:t>
      </w:r>
      <w:r>
        <w:t>attribute mapping</w:t>
      </w:r>
      <w:r w:rsidR="00F259B9" w:rsidRPr="00F259B9">
        <w:t xml:space="preserve"> in </w:t>
      </w:r>
      <w:r>
        <w:t xml:space="preserve">the </w:t>
      </w:r>
      <w:r w:rsidR="00F259B9" w:rsidRPr="00F259B9">
        <w:t xml:space="preserve">JAAS </w:t>
      </w:r>
      <w:r w:rsidR="00F259B9" w:rsidRPr="000F63AA">
        <w:rPr>
          <w:rStyle w:val="CodeChar0"/>
        </w:rPr>
        <w:t>login.conf</w:t>
      </w:r>
      <w:r w:rsidR="00F259B9" w:rsidRPr="00F259B9">
        <w:t xml:space="preserve"> file</w:t>
      </w:r>
      <w:r w:rsidR="00F259B9">
        <w:t>:</w:t>
      </w:r>
    </w:p>
    <w:p w:rsidR="000F63AA" w:rsidRDefault="000F63AA" w:rsidP="000F63AA">
      <w:pPr>
        <w:pStyle w:val="Classfilesample"/>
      </w:pPr>
      <w:r>
        <w:t>LDAPGRID{</w:t>
      </w:r>
    </w:p>
    <w:p w:rsidR="000F63AA" w:rsidRDefault="000F63AA" w:rsidP="000F63AA">
      <w:pPr>
        <w:pStyle w:val="Classfilesample"/>
      </w:pPr>
      <w:r>
        <w:t xml:space="preserve">  gov.nih.nci.security.authentication.loginmodules.LDAPLoginModule Required</w:t>
      </w:r>
    </w:p>
    <w:p w:rsidR="000F63AA" w:rsidRDefault="000F63AA" w:rsidP="000F63AA">
      <w:pPr>
        <w:pStyle w:val="Classfilesample"/>
      </w:pPr>
      <w:r>
        <w:t xml:space="preserve">  ldapHost="ldap://ncicbds-dev.nci.nih.gov:389"</w:t>
      </w:r>
    </w:p>
    <w:p w:rsidR="000F63AA" w:rsidRDefault="000F63AA" w:rsidP="000F63AA">
      <w:pPr>
        <w:pStyle w:val="Classfilesample"/>
      </w:pPr>
      <w:r>
        <w:t xml:space="preserve">  ldapSearchableBase="ou=csm,dc=ncicb-dev,dc=nci,dc=nih,dc=gov"</w:t>
      </w:r>
    </w:p>
    <w:p w:rsidR="000F63AA" w:rsidRDefault="000F63AA" w:rsidP="000F63AA">
      <w:pPr>
        <w:pStyle w:val="Classfilesample"/>
      </w:pPr>
      <w:r>
        <w:lastRenderedPageBreak/>
        <w:t xml:space="preserve">  ldapUserIdLabel="uid"</w:t>
      </w:r>
    </w:p>
    <w:p w:rsidR="000F63AA" w:rsidRDefault="000F63AA" w:rsidP="000F63AA">
      <w:pPr>
        <w:pStyle w:val="Classfilesample"/>
      </w:pPr>
      <w:r>
        <w:t xml:space="preserve">  ldapAdminUserName="uid=csmAdmin,ou=csm,dc=ncicb-dev,dc=nci,dc=nih,dc=gov"</w:t>
      </w:r>
    </w:p>
    <w:p w:rsidR="000F63AA" w:rsidRDefault="000F63AA" w:rsidP="000F63AA">
      <w:pPr>
        <w:pStyle w:val="Classfilesample"/>
      </w:pPr>
      <w:r>
        <w:t xml:space="preserve">  ldapAdminPassword="PASSWORD"</w:t>
      </w:r>
    </w:p>
    <w:p w:rsidR="000F63AA" w:rsidRDefault="000F63AA" w:rsidP="000F63AA">
      <w:pPr>
        <w:pStyle w:val="Classfilesample"/>
      </w:pPr>
      <w:r>
        <w:t xml:space="preserve">  USER_FIRST_NAME="givenName"</w:t>
      </w:r>
    </w:p>
    <w:p w:rsidR="000F63AA" w:rsidRDefault="000F63AA" w:rsidP="000F63AA">
      <w:pPr>
        <w:pStyle w:val="Classfilesample"/>
      </w:pPr>
      <w:r>
        <w:t xml:space="preserve">  USER_LAST_NAME="sn"</w:t>
      </w:r>
    </w:p>
    <w:p w:rsidR="000F63AA" w:rsidRDefault="000F63AA" w:rsidP="000F63AA">
      <w:pPr>
        <w:pStyle w:val="Classfilesample"/>
      </w:pPr>
      <w:r>
        <w:t xml:space="preserve">  USER_EMAIL_ID="mail";</w:t>
      </w:r>
    </w:p>
    <w:p w:rsidR="000F63AA" w:rsidRDefault="000F63AA" w:rsidP="000F63AA">
      <w:pPr>
        <w:pStyle w:val="Classfilesample"/>
      </w:pPr>
      <w:r>
        <w:t>};</w:t>
      </w:r>
    </w:p>
    <w:p w:rsidR="00F259B9" w:rsidRDefault="00F259B9" w:rsidP="00F259B9">
      <w:pPr>
        <w:pStyle w:val="BodyText"/>
      </w:pPr>
      <w:r>
        <w:t>Where</w:t>
      </w:r>
      <w:r w:rsidR="000F63AA">
        <w:t>:</w:t>
      </w:r>
      <w:r>
        <w:t xml:space="preserve"> </w:t>
      </w:r>
    </w:p>
    <w:p w:rsidR="00F259B9" w:rsidRDefault="00F259B9" w:rsidP="000F63AA">
      <w:pPr>
        <w:pStyle w:val="ListBullet"/>
      </w:pPr>
      <w:r>
        <w:t>USER_FIRST_NAME is the ldap attribute which stores the first name</w:t>
      </w:r>
    </w:p>
    <w:p w:rsidR="00F259B9" w:rsidRDefault="00F259B9" w:rsidP="000F63AA">
      <w:pPr>
        <w:pStyle w:val="ListBullet"/>
      </w:pPr>
      <w:r>
        <w:t>USER_LAST_NAME is the ldap attribute which stores the last name</w:t>
      </w:r>
    </w:p>
    <w:p w:rsidR="00CF79F8" w:rsidRDefault="00F259B9" w:rsidP="000F63AA">
      <w:pPr>
        <w:pStyle w:val="ListBullet"/>
      </w:pPr>
      <w:r>
        <w:t>USER_EMAIL_ID is the ldap attribute which stores the email id</w:t>
      </w:r>
    </w:p>
    <w:p w:rsidR="00CF79F8" w:rsidRDefault="00F259B9" w:rsidP="00F259B9">
      <w:pPr>
        <w:pStyle w:val="Heading2"/>
      </w:pPr>
      <w:bookmarkStart w:id="2695" w:name="_Toc238804928"/>
      <w:r>
        <w:t>Authorization</w:t>
      </w:r>
      <w:r w:rsidR="002F3ECF">
        <w:t xml:space="preserve"> for caGrid</w:t>
      </w:r>
      <w:bookmarkEnd w:id="2695"/>
    </w:p>
    <w:p w:rsidR="00F259B9" w:rsidRDefault="00F259B9" w:rsidP="00F259B9">
      <w:pPr>
        <w:pStyle w:val="Heading3"/>
      </w:pPr>
      <w:bookmarkStart w:id="2696" w:name="_Toc238804929"/>
      <w:r>
        <w:t>Using Grid Group Names for Check Permission</w:t>
      </w:r>
      <w:bookmarkEnd w:id="2696"/>
    </w:p>
    <w:p w:rsidR="00F259B9" w:rsidRDefault="00F259B9" w:rsidP="00F259B9">
      <w:pPr>
        <w:pStyle w:val="BodyText"/>
      </w:pPr>
      <w:r>
        <w:t xml:space="preserve">As part of the CSM caGrid Integration, CSM allows users to check permission using the Grid Grouper Group Name. </w:t>
      </w:r>
      <w:r w:rsidR="000F63AA">
        <w:t>In e</w:t>
      </w:r>
      <w:r>
        <w:t>arlier</w:t>
      </w:r>
      <w:r w:rsidR="000F63AA">
        <w:t xml:space="preserve"> versions of CSM,</w:t>
      </w:r>
      <w:r>
        <w:t xml:space="preserve"> the check permission method took only </w:t>
      </w:r>
      <w:r w:rsidR="000F63AA">
        <w:t xml:space="preserve">the </w:t>
      </w:r>
      <w:r>
        <w:t xml:space="preserve">user name and checked permission for that particular user. However new methods have been introduced which can take in a group name and check permission against the group name. </w:t>
      </w:r>
      <w:r w:rsidR="00F228E8">
        <w:fldChar w:fldCharType="begin"/>
      </w:r>
      <w:r w:rsidR="00A6073E">
        <w:instrText xml:space="preserve"> XE "</w:instrText>
      </w:r>
      <w:r w:rsidR="00A6073E" w:rsidRPr="00ED35E2">
        <w:instrText>caGrid authorization</w:instrText>
      </w:r>
      <w:r w:rsidR="00A6073E">
        <w:instrText xml:space="preserve">" </w:instrText>
      </w:r>
      <w:r w:rsidR="00F228E8">
        <w:fldChar w:fldCharType="end"/>
      </w:r>
      <w:r w:rsidR="00F228E8">
        <w:fldChar w:fldCharType="begin"/>
      </w:r>
      <w:r w:rsidR="00A6073E">
        <w:instrText xml:space="preserve"> XE "</w:instrText>
      </w:r>
      <w:r w:rsidR="00A6073E" w:rsidRPr="00ED35E2">
        <w:instrText>Grid Grouper</w:instrText>
      </w:r>
      <w:r w:rsidR="00A6073E">
        <w:instrText xml:space="preserve">" </w:instrText>
      </w:r>
      <w:r w:rsidR="00F228E8">
        <w:fldChar w:fldCharType="end"/>
      </w:r>
    </w:p>
    <w:p w:rsidR="00F259B9" w:rsidRDefault="00F259B9" w:rsidP="00F259B9">
      <w:pPr>
        <w:pStyle w:val="BodyText"/>
      </w:pPr>
      <w:r>
        <w:t xml:space="preserve">Alternatively there are two </w:t>
      </w:r>
      <w:r w:rsidR="000F63AA">
        <w:t xml:space="preserve">other </w:t>
      </w:r>
      <w:r>
        <w:t xml:space="preserve">methods provided </w:t>
      </w:r>
      <w:r w:rsidR="000F63AA">
        <w:t>that return</w:t>
      </w:r>
      <w:r>
        <w:t xml:space="preserve"> the list of all the groups which have the </w:t>
      </w:r>
      <w:r w:rsidR="000F63AA">
        <w:t>same noted</w:t>
      </w:r>
      <w:r>
        <w:t xml:space="preserve"> privilege on a particular resource. </w:t>
      </w:r>
    </w:p>
    <w:p w:rsidR="00F259B9" w:rsidRPr="00F259B9" w:rsidRDefault="000F63AA" w:rsidP="00F259B9">
      <w:pPr>
        <w:pStyle w:val="BodyText"/>
      </w:pPr>
      <w:r>
        <w:t>Below</w:t>
      </w:r>
      <w:r w:rsidR="00F259B9">
        <w:t xml:space="preserve"> are the method definition</w:t>
      </w:r>
      <w:r>
        <w:t xml:space="preserve">s. </w:t>
      </w:r>
      <w:r w:rsidR="00F259B9">
        <w:t xml:space="preserve">More details are provided in the </w:t>
      </w:r>
      <w:r w:rsidR="008B318A">
        <w:t>Javadocs</w:t>
      </w:r>
      <w:r>
        <w:t>.</w:t>
      </w:r>
    </w:p>
    <w:p w:rsidR="00F259B9" w:rsidRDefault="00F259B9" w:rsidP="000F63AA">
      <w:pPr>
        <w:pStyle w:val="Classfilesample"/>
      </w:pPr>
      <w:r>
        <w:t>public boolean checkPermissionForGroup(String groupName, String objectId, String attributeName, String privilegeName) throws CSException;</w:t>
      </w:r>
    </w:p>
    <w:p w:rsidR="00F259B9" w:rsidRDefault="00F259B9" w:rsidP="000F63AA">
      <w:pPr>
        <w:pStyle w:val="Classfilesample"/>
      </w:pPr>
      <w:r>
        <w:t>public boolean checkPermissionForGroup(String groupName, String objectId, String privilegeName) throws CSException;</w:t>
      </w:r>
    </w:p>
    <w:p w:rsidR="00F259B9" w:rsidRDefault="00F259B9" w:rsidP="000F63AA">
      <w:pPr>
        <w:pStyle w:val="Classfilesample"/>
      </w:pPr>
      <w:r>
        <w:t>public List getAccessibleGroups(String objectId, String privilegeName) throws CSException;</w:t>
      </w:r>
    </w:p>
    <w:p w:rsidR="00CF79F8" w:rsidRDefault="00F259B9" w:rsidP="000F63AA">
      <w:pPr>
        <w:pStyle w:val="Classfilesample"/>
      </w:pPr>
      <w:r>
        <w:t>public List getAccessibleGroups(String objectId, String attributeName, String privilegeName) throws CSException;</w:t>
      </w:r>
    </w:p>
    <w:p w:rsidR="00CF79F8" w:rsidRDefault="00F259B9" w:rsidP="00F259B9">
      <w:pPr>
        <w:pStyle w:val="NoteMainbody"/>
      </w:pPr>
      <w:r w:rsidRPr="000F63AA">
        <w:rPr>
          <w:rStyle w:val="Bold"/>
        </w:rPr>
        <w:t>NOTE:</w:t>
      </w:r>
      <w:r w:rsidRPr="00F259B9">
        <w:t xml:space="preserve"> </w:t>
      </w:r>
      <w:r>
        <w:t>I</w:t>
      </w:r>
      <w:r w:rsidRPr="00F259B9">
        <w:t>f you are using Group level security</w:t>
      </w:r>
      <w:r w:rsidR="000F63AA">
        <w:t>,</w:t>
      </w:r>
      <w:r w:rsidRPr="00F259B9">
        <w:t xml:space="preserve"> </w:t>
      </w:r>
      <w:r w:rsidR="000F63AA">
        <w:t xml:space="preserve">at the time of provisioning you will need to make sure that the group name provided </w:t>
      </w:r>
      <w:r w:rsidRPr="00F259B9">
        <w:t>to the group (via UPT) is same as the Grid Grouper group name</w:t>
      </w:r>
      <w:r>
        <w:t>.</w:t>
      </w:r>
      <w:r w:rsidR="00F228E8">
        <w:fldChar w:fldCharType="begin"/>
      </w:r>
      <w:r w:rsidR="00A6073E">
        <w:instrText xml:space="preserve"> XE "</w:instrText>
      </w:r>
      <w:r w:rsidR="00A6073E" w:rsidRPr="00ED35E2">
        <w:instrText>group level security for caGrid</w:instrText>
      </w:r>
      <w:r w:rsidR="00A6073E">
        <w:instrText xml:space="preserve">" </w:instrText>
      </w:r>
      <w:r w:rsidR="00F228E8">
        <w:fldChar w:fldCharType="end"/>
      </w:r>
    </w:p>
    <w:p w:rsidR="0087618C" w:rsidRDefault="004C4378" w:rsidP="0087618C">
      <w:pPr>
        <w:pStyle w:val="BodyText"/>
      </w:pPr>
      <w:r>
        <w:br w:type="page"/>
      </w:r>
    </w:p>
    <w:p w:rsidR="00CF79F8" w:rsidRDefault="00CF79F8" w:rsidP="00590CE4">
      <w:pPr>
        <w:pStyle w:val="BodyText"/>
      </w:pPr>
    </w:p>
    <w:p w:rsidR="00416C7F" w:rsidRDefault="00416C7F" w:rsidP="00590CE4">
      <w:pPr>
        <w:pStyle w:val="BodyText"/>
      </w:pPr>
    </w:p>
    <w:p w:rsidR="00416C7F" w:rsidRDefault="00416C7F" w:rsidP="00590CE4">
      <w:pPr>
        <w:pStyle w:val="BodyText"/>
        <w:sectPr w:rsidR="00416C7F" w:rsidSect="00A57346">
          <w:pgSz w:w="12240" w:h="15840" w:code="1"/>
          <w:pgMar w:top="1440" w:right="1440" w:bottom="1440" w:left="1440" w:header="720" w:footer="720" w:gutter="432"/>
          <w:cols w:space="720"/>
          <w:titlePg/>
          <w:docGrid w:linePitch="360"/>
        </w:sectPr>
      </w:pPr>
    </w:p>
    <w:p w:rsidR="00910D82" w:rsidRDefault="001F2658" w:rsidP="00960CE9">
      <w:pPr>
        <w:pStyle w:val="Heading9"/>
      </w:pPr>
      <w:bookmarkStart w:id="2697" w:name="_Ref213636435"/>
      <w:bookmarkStart w:id="2698" w:name="_Ref213636438"/>
      <w:bookmarkStart w:id="2699" w:name="_Toc238804930"/>
      <w:r>
        <w:lastRenderedPageBreak/>
        <w:t>CSM/ACEGI Sample Configuration File</w:t>
      </w:r>
      <w:bookmarkEnd w:id="2697"/>
      <w:bookmarkEnd w:id="2698"/>
      <w:bookmarkEnd w:id="2699"/>
    </w:p>
    <w:p w:rsidR="00DB76B7" w:rsidRDefault="00F228E8" w:rsidP="001F2658">
      <w:pPr>
        <w:pStyle w:val="BodyText"/>
      </w:pPr>
      <w:r>
        <w:fldChar w:fldCharType="begin"/>
      </w:r>
      <w:r w:rsidR="00A6073E">
        <w:instrText xml:space="preserve"> XE "</w:instrText>
      </w:r>
      <w:r w:rsidR="00A6073E" w:rsidRPr="00ED35E2">
        <w:instrText>Acegi configuration file</w:instrText>
      </w:r>
      <w:r w:rsidR="00A6073E">
        <w:instrText xml:space="preserve">" </w:instrText>
      </w:r>
      <w:r>
        <w:fldChar w:fldCharType="end"/>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1F2658" w:rsidRPr="00DB76B7" w:rsidRDefault="001F2658" w:rsidP="001F2658">
      <w:pPr>
        <w:autoSpaceDE w:val="0"/>
        <w:autoSpaceDN w:val="0"/>
        <w:adjustRightInd w:val="0"/>
        <w:rPr>
          <w:rFonts w:ascii="Times New Roman" w:hAnsi="Times New Roman"/>
          <w:color w:val="000000"/>
          <w:szCs w:val="22"/>
          <w:highlight w:val="white"/>
        </w:rPr>
      </w:pPr>
    </w:p>
    <w:p w:rsidR="001F2658" w:rsidRPr="00DB76B7" w:rsidRDefault="001F2658" w:rsidP="001F2658">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1F2658" w:rsidRPr="001F2658" w:rsidRDefault="001F2658" w:rsidP="001F2658">
      <w:pPr>
        <w:pStyle w:val="BodyText"/>
      </w:pP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D17F1B" w:rsidP="00590CE4">
      <w:pPr>
        <w:pStyle w:val="BodyText"/>
      </w:pPr>
      <w:r>
        <w:br w:type="page"/>
      </w:r>
    </w:p>
    <w:p w:rsidR="005D0051" w:rsidRDefault="005D0051" w:rsidP="00590CE4">
      <w:pPr>
        <w:pStyle w:val="BodyText"/>
      </w:pPr>
    </w:p>
    <w:p w:rsidR="0087618C" w:rsidRDefault="0087618C" w:rsidP="00590CE4">
      <w:pPr>
        <w:pStyle w:val="BodyText"/>
        <w:sectPr w:rsidR="0087618C" w:rsidSect="00A57346">
          <w:headerReference w:type="even" r:id="rId71"/>
          <w:headerReference w:type="default" r:id="rId72"/>
          <w:headerReference w:type="first" r:id="rId73"/>
          <w:pgSz w:w="12240" w:h="15840" w:code="1"/>
          <w:pgMar w:top="1440" w:right="1440" w:bottom="1440" w:left="1440" w:header="720" w:footer="720" w:gutter="432"/>
          <w:cols w:space="720"/>
          <w:titlePg/>
          <w:docGrid w:linePitch="360"/>
        </w:sectPr>
      </w:pPr>
    </w:p>
    <w:p w:rsidR="0087618C" w:rsidRDefault="0087618C" w:rsidP="0087618C">
      <w:pPr>
        <w:pStyle w:val="Heading9"/>
      </w:pPr>
      <w:bookmarkStart w:id="2700" w:name="_Ref213914181"/>
      <w:bookmarkStart w:id="2701" w:name="_Ref213914184"/>
      <w:bookmarkStart w:id="2702" w:name="_Toc238804931"/>
      <w:r>
        <w:lastRenderedPageBreak/>
        <w:t>Migrating to CSM v4.</w:t>
      </w:r>
      <w:del w:id="2703" w:author=" Vijay Parmar" w:date="2009-08-22T14:18:00Z">
        <w:r w:rsidDel="00743B47">
          <w:delText>1</w:delText>
        </w:r>
      </w:del>
      <w:bookmarkEnd w:id="2700"/>
      <w:bookmarkEnd w:id="2701"/>
      <w:ins w:id="2704" w:author=" Vijay Parmar" w:date="2009-08-22T14:18:00Z">
        <w:r w:rsidR="00743B47">
          <w:t>2</w:t>
        </w:r>
      </w:ins>
      <w:bookmarkEnd w:id="2702"/>
    </w:p>
    <w:p w:rsidR="0087618C" w:rsidRDefault="0087618C" w:rsidP="0087618C">
      <w:pPr>
        <w:pStyle w:val="BodyText"/>
      </w:pPr>
      <w:r>
        <w:t>In order to take advantage of the features added to CSM for version 4.</w:t>
      </w:r>
      <w:ins w:id="2705" w:author=" Vijay Parmar" w:date="2009-08-21T23:00:00Z">
        <w:r w:rsidR="003E6E27">
          <w:t>2</w:t>
        </w:r>
      </w:ins>
      <w:del w:id="2706" w:author=" Vijay Parmar" w:date="2009-08-21T23:00:00Z">
        <w:r w:rsidDel="003E6E27">
          <w:delText>1</w:delText>
        </w:r>
      </w:del>
      <w:r>
        <w:t xml:space="preserve">, </w:t>
      </w:r>
      <w:del w:id="2707" w:author=" Vijay Parmar" w:date="2009-08-21T23:00:00Z">
        <w:r w:rsidDel="003E6E27">
          <w:delText xml:space="preserve"> </w:delText>
        </w:r>
      </w:del>
      <w:r>
        <w:t xml:space="preserve">if you are using an earlier version of CSM, you must migrate your existing authorization schema up to the new version.  </w:t>
      </w:r>
    </w:p>
    <w:p w:rsidR="0087618C" w:rsidRDefault="002D504C" w:rsidP="002D504C">
      <w:pPr>
        <w:pStyle w:val="BodyText"/>
      </w:pPr>
      <w:ins w:id="2708" w:author=" Vijay Parmar" w:date="2009-08-23T13:06:00Z">
        <w:r>
          <w:t xml:space="preserve">Note: </w:t>
        </w:r>
      </w:ins>
      <w:r w:rsidR="0087618C">
        <w:t>If you are using CSM 3.2, you must first migrate the schema to v4.0</w:t>
      </w:r>
      <w:ins w:id="2709" w:author=" Vijay Parmar" w:date="2009-08-21T23:01:00Z">
        <w:r w:rsidR="003E6E27">
          <w:t xml:space="preserve">, </w:t>
        </w:r>
      </w:ins>
      <w:del w:id="2710" w:author=" Vijay Parmar" w:date="2009-08-21T23:01:00Z">
        <w:r w:rsidR="0087618C" w:rsidDel="003E6E27">
          <w:delText xml:space="preserve"> and </w:delText>
        </w:r>
      </w:del>
      <w:r w:rsidR="0087618C">
        <w:t xml:space="preserve">then migrate </w:t>
      </w:r>
      <w:del w:id="2711" w:author=" Vijay Parmar" w:date="2009-08-21T23:01:00Z">
        <w:r w:rsidR="0087618C" w:rsidDel="003E6E27">
          <w:delText xml:space="preserve">again </w:delText>
        </w:r>
      </w:del>
      <w:r w:rsidR="0087618C">
        <w:t>to 4.1</w:t>
      </w:r>
      <w:ins w:id="2712" w:author=" Vijay Parmar" w:date="2009-08-21T23:01:00Z">
        <w:r w:rsidR="003E6E27">
          <w:t xml:space="preserve"> and then again migrate to 4.2 version</w:t>
        </w:r>
      </w:ins>
      <w:r w:rsidR="008B318A">
        <w:t xml:space="preserve">. </w:t>
      </w:r>
      <w:r w:rsidR="0087618C">
        <w:t>You cannot migrate an authorization schema for CSM 3.2 directly to CSM 4.</w:t>
      </w:r>
      <w:ins w:id="2713" w:author=" Vijay Parmar" w:date="2009-08-21T23:01:00Z">
        <w:r w:rsidR="003E6E27">
          <w:t>2</w:t>
        </w:r>
      </w:ins>
      <w:ins w:id="2714" w:author=" Vijay Parmar" w:date="2009-08-23T13:06:00Z">
        <w:r>
          <w:t xml:space="preserve"> using the following method of manually executing Migration Scripts for each version.</w:t>
        </w:r>
      </w:ins>
      <w:del w:id="2715" w:author=" Vijay Parmar" w:date="2009-08-21T23:01:00Z">
        <w:r w:rsidR="0087618C" w:rsidDel="003E6E27">
          <w:delText>1</w:delText>
        </w:r>
      </w:del>
      <w:del w:id="2716" w:author=" Vijay Parmar" w:date="2009-08-23T13:07:00Z">
        <w:r w:rsidR="008B318A" w:rsidDel="002D504C">
          <w:delText>.</w:delText>
        </w:r>
      </w:del>
      <w:r w:rsidR="008B318A">
        <w:t xml:space="preserve"> </w:t>
      </w:r>
      <w:r w:rsidR="0087618C">
        <w:t>If you are currently using CSM 4.</w:t>
      </w:r>
      <w:del w:id="2717" w:author=" Vijay Parmar" w:date="2009-08-21T23:01:00Z">
        <w:r w:rsidR="0087618C" w:rsidDel="009E77A3">
          <w:delText>0</w:delText>
        </w:r>
      </w:del>
      <w:ins w:id="2718" w:author=" Vijay Parmar" w:date="2009-08-21T23:01:00Z">
        <w:r w:rsidR="009E77A3">
          <w:t>1</w:t>
        </w:r>
      </w:ins>
      <w:r w:rsidR="0087618C">
        <w:t>, you can migrate directly to CSM 4.</w:t>
      </w:r>
      <w:del w:id="2719" w:author=" Vijay Parmar" w:date="2009-08-21T23:01:00Z">
        <w:r w:rsidR="0087618C" w:rsidDel="009E77A3">
          <w:delText>1</w:delText>
        </w:r>
      </w:del>
      <w:ins w:id="2720" w:author=" Vijay Parmar" w:date="2009-08-21T23:01:00Z">
        <w:r w:rsidR="009E77A3">
          <w:t>2</w:t>
        </w:r>
      </w:ins>
      <w:r w:rsidR="0087618C">
        <w:t xml:space="preserve">.  </w:t>
      </w:r>
    </w:p>
    <w:p w:rsidR="0087618C" w:rsidRPr="0087618C" w:rsidRDefault="0087618C" w:rsidP="0087618C">
      <w:pPr>
        <w:pStyle w:val="BodyText"/>
      </w:pPr>
      <w:r>
        <w:t>The sections in this appendix provide detailed instructions for each migration.</w:t>
      </w:r>
    </w:p>
    <w:p w:rsidR="0087618C" w:rsidRDefault="0087618C" w:rsidP="0087618C">
      <w:pPr>
        <w:pStyle w:val="Heading2"/>
      </w:pPr>
      <w:bookmarkStart w:id="2721" w:name="_Toc238804932"/>
      <w:r>
        <w:t>Migrating from CSM v3.2 to CSM 4.0</w:t>
      </w:r>
      <w:bookmarkEnd w:id="2721"/>
    </w:p>
    <w:p w:rsidR="0087618C" w:rsidRPr="000F63AA" w:rsidRDefault="0087618C" w:rsidP="0087618C">
      <w:pPr>
        <w:pStyle w:val="BodyText"/>
      </w:pPr>
      <w:del w:id="2722" w:author=" Vijay Parmar" w:date="2009-08-23T13:38:00Z">
        <w:r w:rsidDel="00AC7707">
          <w:delText>CSM allows you to choose whether to use a MySQL database or an Oracle Database for your Authorization Schema</w:delText>
        </w:r>
        <w:r w:rsidR="008B318A" w:rsidDel="00AC7707">
          <w:delText xml:space="preserve">. </w:delText>
        </w:r>
      </w:del>
      <w:r>
        <w:t>The sections that follow provide instructions for migrating each type of database from CSM 3.2 to CSM 4.0.</w:t>
      </w:r>
      <w:r w:rsidR="00A6073E" w:rsidRPr="00A6073E">
        <w:t xml:space="preserve"> </w:t>
      </w:r>
      <w:r w:rsidR="00F228E8">
        <w:fldChar w:fldCharType="begin"/>
      </w:r>
      <w:r w:rsidR="00A6073E">
        <w:instrText xml:space="preserve"> XE "</w:instrText>
      </w:r>
      <w:r w:rsidR="00A6073E" w:rsidRPr="00AF10ED">
        <w:instrText xml:space="preserve">migrating to CSM </w:instrText>
      </w:r>
      <w:r w:rsidR="001F7747">
        <w:instrText>4.1</w:instrText>
      </w:r>
      <w:r w:rsidR="00A6073E">
        <w:instrText xml:space="preserve">" </w:instrText>
      </w:r>
      <w:r w:rsidR="00F228E8">
        <w:fldChar w:fldCharType="end"/>
      </w:r>
    </w:p>
    <w:p w:rsidR="0087618C" w:rsidRDefault="0087618C" w:rsidP="0087618C">
      <w:pPr>
        <w:pStyle w:val="Heading3"/>
        <w:keepLines/>
      </w:pPr>
      <w:bookmarkStart w:id="2723" w:name="_Toc238804933"/>
      <w:r>
        <w:t>MySQL Migration – CSM 3.2 to CSM 4.0</w:t>
      </w:r>
      <w:bookmarkEnd w:id="2723"/>
    </w:p>
    <w:p w:rsidR="0087618C" w:rsidRDefault="0087618C" w:rsidP="0087618C">
      <w:pPr>
        <w:pStyle w:val="BodyText"/>
      </w:pPr>
      <w:r>
        <w:t xml:space="preserve">The following procedure provides the steps needed to update the MySQL database from an existing CSM 3.2 authorization schema to a CSM 4.0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89"/>
        </w:numPr>
      </w:pPr>
      <w:r>
        <w:t>Obtain the CSM API v4.</w:t>
      </w:r>
      <w:del w:id="2724" w:author=" Vijay Parmar" w:date="2009-08-23T13:29:00Z">
        <w:r w:rsidDel="00982B91">
          <w:delText xml:space="preserve">0 </w:delText>
        </w:r>
      </w:del>
      <w:ins w:id="2725" w:author=" Vijay Parmar" w:date="2009-08-23T13:29:00Z">
        <w:r w:rsidR="00982B91">
          <w:t xml:space="preserve">2 </w:t>
        </w:r>
      </w:ins>
      <w:r>
        <w:t xml:space="preserve">Release from NCICB Download Center located at: </w:t>
      </w:r>
      <w:hyperlink r:id="rId74" w:history="1">
        <w:r w:rsidRPr="00A008F4">
          <w:rPr>
            <w:rStyle w:val="Hyperlink"/>
          </w:rPr>
          <w:t>http://ncicb.nci.nih.gov/download</w:t>
        </w:r>
      </w:hyperlink>
      <w:r>
        <w:t xml:space="preserve">. </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nScript4.0</w:t>
      </w:r>
      <w:r w:rsidRPr="00A008F4">
        <w:rPr>
          <w:rStyle w:val="CodeChar0"/>
        </w:rPr>
        <w:t>MySQL.sql</w:t>
      </w:r>
      <w:r>
        <w:t xml:space="preserve"> in the CSM API v4.</w:t>
      </w:r>
      <w:del w:id="2726" w:author=" Vijay Parmar" w:date="2009-08-23T13:29:00Z">
        <w:r w:rsidDel="00A43174">
          <w:delText xml:space="preserve">0 </w:delText>
        </w:r>
      </w:del>
      <w:ins w:id="2727" w:author=" Vijay Parmar" w:date="2009-08-23T13:29:00Z">
        <w:r w:rsidR="00A43174">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 xml:space="preserve">mysql --user=[user_name] --password=[password] -h [hostname] [auth_schema] &lt; MigrationScript4.0MySQL.sql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[MigrationScript4.0MySQL.sql]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t>Verify that there are no errors in the SQL Script executed. Also make sure that the database has been appropriately updated.</w:t>
      </w:r>
    </w:p>
    <w:p w:rsidR="0087618C" w:rsidDel="00A43174" w:rsidRDefault="0087618C" w:rsidP="0087618C">
      <w:pPr>
        <w:pStyle w:val="Heading3"/>
        <w:rPr>
          <w:del w:id="2728" w:author=" Vijay Parmar" w:date="2009-08-23T13:29:00Z"/>
        </w:rPr>
      </w:pPr>
      <w:del w:id="2729" w:author=" Vijay Parmar" w:date="2009-08-23T13:29:00Z">
        <w:r w:rsidDel="00A43174">
          <w:lastRenderedPageBreak/>
          <w:delText>Oracle Migration – CSM 3.2 to CSM 4.0</w:delText>
        </w:r>
      </w:del>
    </w:p>
    <w:p w:rsidR="0087618C" w:rsidDel="00A43174" w:rsidRDefault="0087618C" w:rsidP="0087618C">
      <w:pPr>
        <w:pStyle w:val="BodyText"/>
        <w:rPr>
          <w:del w:id="2730" w:author=" Vijay Parmar" w:date="2009-08-23T13:29:00Z"/>
        </w:rPr>
      </w:pPr>
      <w:del w:id="2731" w:author=" Vijay Parmar" w:date="2009-08-23T13:29:00Z">
        <w:r w:rsidDel="00A43174">
          <w:delText xml:space="preserve">The following procedure provides the steps needed to update the Oracle database from an existing CSM 3.2 authorization schema to a CSM 4.0 authorization schema. </w:delText>
        </w:r>
        <w:r w:rsidR="00F228E8" w:rsidDel="00A43174">
          <w:fldChar w:fldCharType="begin"/>
        </w:r>
        <w:r w:rsidR="00A6073E" w:rsidDel="00A43174">
          <w:delInstrText xml:space="preserve"> XE "</w:delInstrText>
        </w:r>
        <w:r w:rsidR="00A6073E" w:rsidRPr="00ED35E2" w:rsidDel="00A43174">
          <w:delInstrText>oracle migration</w:delInstrText>
        </w:r>
        <w:r w:rsidR="00A6073E" w:rsidDel="00A43174">
          <w:delInstrText xml:space="preserve">" </w:delInstrText>
        </w:r>
        <w:r w:rsidR="00F228E8" w:rsidDel="00A43174">
          <w:fldChar w:fldCharType="end"/>
        </w:r>
      </w:del>
    </w:p>
    <w:p w:rsidR="0087618C" w:rsidDel="00A43174" w:rsidRDefault="0087618C" w:rsidP="00A6073E">
      <w:pPr>
        <w:pStyle w:val="ListNumber"/>
        <w:numPr>
          <w:ilvl w:val="0"/>
          <w:numId w:val="87"/>
        </w:numPr>
        <w:rPr>
          <w:del w:id="2732" w:author=" Vijay Parmar" w:date="2009-08-23T13:29:00Z"/>
        </w:rPr>
      </w:pPr>
      <w:del w:id="2733" w:author=" Vijay Parmar" w:date="2009-08-23T13:29:00Z">
        <w:r w:rsidDel="00A43174">
          <w:delText xml:space="preserve">Obtain the CSM API v4.0 Release from NCICB Download Center located at: </w:delText>
        </w:r>
        <w:r w:rsidR="00F228E8" w:rsidDel="00A43174">
          <w:fldChar w:fldCharType="begin"/>
        </w:r>
        <w:r w:rsidR="002251CA" w:rsidDel="00A43174">
          <w:delInstrText>HYPERLINK "http://ncicb.nci.nih.gov/download"</w:delInstrText>
        </w:r>
        <w:r w:rsidR="00F228E8" w:rsidDel="00A43174">
          <w:fldChar w:fldCharType="separate"/>
        </w:r>
        <w:r w:rsidRPr="00A008F4" w:rsidDel="00A43174">
          <w:rPr>
            <w:rStyle w:val="Hyperlink"/>
          </w:rPr>
          <w:delText>http://ncicb.nci.nih.gov/download</w:delText>
        </w:r>
        <w:r w:rsidR="00F228E8" w:rsidDel="00A43174">
          <w:fldChar w:fldCharType="end"/>
        </w:r>
        <w:r w:rsidDel="00A43174">
          <w:delText>.</w:delText>
        </w:r>
      </w:del>
    </w:p>
    <w:p w:rsidR="0087618C" w:rsidDel="00A43174" w:rsidRDefault="0087618C" w:rsidP="0087618C">
      <w:pPr>
        <w:pStyle w:val="ListNumber"/>
        <w:numPr>
          <w:ilvl w:val="0"/>
          <w:numId w:val="14"/>
        </w:numPr>
        <w:rPr>
          <w:del w:id="2734" w:author=" Vijay Parmar" w:date="2009-08-23T13:29:00Z"/>
        </w:rPr>
      </w:pPr>
      <w:del w:id="2735" w:author=" Vijay Parmar" w:date="2009-08-23T13:29:00Z">
        <w:r w:rsidDel="00A43174">
          <w:delText>Log onto the Oracle Server, into the Schema where the CSM Database is present. using SQL Plus or TOAD or any other tool.</w:delText>
        </w:r>
      </w:del>
    </w:p>
    <w:p w:rsidR="0087618C" w:rsidDel="00A43174" w:rsidRDefault="0087618C" w:rsidP="0087618C">
      <w:pPr>
        <w:pStyle w:val="ListNumber"/>
        <w:numPr>
          <w:ilvl w:val="0"/>
          <w:numId w:val="14"/>
        </w:numPr>
        <w:rPr>
          <w:del w:id="2736" w:author=" Vijay Parmar" w:date="2009-08-23T13:29:00Z"/>
        </w:rPr>
      </w:pPr>
      <w:del w:id="2737" w:author=" Vijay Parmar" w:date="2009-08-23T13:29:00Z">
        <w:r w:rsidDel="00A43174">
          <w:delText>Copy all the SQL commands from</w:delText>
        </w:r>
        <w:r w:rsidRPr="00A008F4" w:rsidDel="00A43174">
          <w:rPr>
            <w:rStyle w:val="CodeChar0"/>
          </w:rPr>
          <w:delText xml:space="preserve"> MigrationScript4.0Oracle.sql</w:delText>
        </w:r>
        <w:r w:rsidDel="00A43174">
          <w:delText xml:space="preserve"> file in the CSM API v4.0 Release, and paste them onto the SQL Editor/Console. </w:delText>
        </w:r>
      </w:del>
    </w:p>
    <w:p w:rsidR="0087618C" w:rsidDel="00A43174" w:rsidRDefault="0087618C" w:rsidP="0087618C">
      <w:pPr>
        <w:pStyle w:val="ListNumber"/>
        <w:numPr>
          <w:ilvl w:val="0"/>
          <w:numId w:val="14"/>
        </w:numPr>
        <w:rPr>
          <w:del w:id="2738" w:author=" Vijay Parmar" w:date="2009-08-23T13:29:00Z"/>
        </w:rPr>
      </w:pPr>
      <w:del w:id="2739" w:author=" Vijay Parmar" w:date="2009-08-23T13:29:00Z">
        <w:r w:rsidDel="00A43174">
          <w:delText>Execute all of the copied commands in a batch.</w:delText>
        </w:r>
      </w:del>
    </w:p>
    <w:p w:rsidR="0087618C" w:rsidDel="00A43174" w:rsidRDefault="0087618C" w:rsidP="0087618C">
      <w:pPr>
        <w:pStyle w:val="ListNumber"/>
        <w:numPr>
          <w:ilvl w:val="0"/>
          <w:numId w:val="14"/>
        </w:numPr>
        <w:rPr>
          <w:del w:id="2740" w:author=" Vijay Parmar" w:date="2009-08-23T13:29:00Z"/>
        </w:rPr>
      </w:pPr>
      <w:del w:id="2741" w:author=" Vijay Parmar" w:date="2009-08-23T13:29:00Z">
        <w:r w:rsidDel="00A43174">
          <w:delText>Verify that there are no errors in the SQL Script executed. Also make sure that the database has been appropriately updated.</w:delText>
        </w:r>
      </w:del>
    </w:p>
    <w:p w:rsidR="0087618C" w:rsidRPr="001F2658" w:rsidRDefault="0087618C" w:rsidP="0087618C">
      <w:pPr>
        <w:pStyle w:val="Heading2"/>
      </w:pPr>
      <w:bookmarkStart w:id="2742" w:name="_Toc238804934"/>
      <w:r>
        <w:t>Migrating from CSM v4.0 to CSM v4.1</w:t>
      </w:r>
      <w:bookmarkEnd w:id="2742"/>
    </w:p>
    <w:p w:rsidR="0087618C" w:rsidRPr="000F63AA" w:rsidRDefault="0087618C" w:rsidP="0087618C">
      <w:pPr>
        <w:pStyle w:val="BodyText"/>
      </w:pPr>
      <w:del w:id="2743" w:author=" Vijay Parmar" w:date="2009-08-23T13:38:00Z">
        <w:r w:rsidDel="00F651CA">
          <w:delText>CSM allows you to choose whether to use a MySQL database or an Oracle Database for your Authorization Schema</w:delText>
        </w:r>
        <w:r w:rsidR="008B318A" w:rsidDel="00F651CA">
          <w:delText xml:space="preserve">. </w:delText>
        </w:r>
      </w:del>
      <w:r>
        <w:t>The sections that follow provide instructions for migrating each type of database from CSM 4.0 to CSM 4.1.</w:t>
      </w:r>
      <w:r w:rsidR="00A6073E" w:rsidRPr="00A6073E">
        <w:t xml:space="preserve"> </w:t>
      </w:r>
      <w:r w:rsidR="00F228E8">
        <w:fldChar w:fldCharType="begin"/>
      </w:r>
      <w:r w:rsidR="00A6073E">
        <w:instrText xml:space="preserve"> XE "</w:instrText>
      </w:r>
      <w:r w:rsidR="00A6073E" w:rsidRPr="00AF10ED">
        <w:instrText>migrating to CSM 4.1</w:instrText>
      </w:r>
      <w:r w:rsidR="00A6073E">
        <w:instrText xml:space="preserve">" </w:instrText>
      </w:r>
      <w:r w:rsidR="00F228E8">
        <w:fldChar w:fldCharType="end"/>
      </w:r>
    </w:p>
    <w:p w:rsidR="0087618C" w:rsidRDefault="0087618C" w:rsidP="0087618C">
      <w:pPr>
        <w:pStyle w:val="Heading3"/>
      </w:pPr>
      <w:bookmarkStart w:id="2744" w:name="_Toc238804935"/>
      <w:r>
        <w:t>MySQL Migration – CSM 4.0 to CSM 4.1</w:t>
      </w:r>
      <w:bookmarkEnd w:id="2744"/>
    </w:p>
    <w:p w:rsidR="0087618C" w:rsidRDefault="0087618C" w:rsidP="0087618C">
      <w:pPr>
        <w:pStyle w:val="BodyText"/>
      </w:pPr>
      <w:r>
        <w:t xml:space="preserve">The following procedure provides the steps needed to update the MySQL database from an existing CSM 4.0 authorization schema to a CSM 4.1 authorization schema: </w:t>
      </w:r>
      <w:r w:rsidR="00F228E8">
        <w:fldChar w:fldCharType="begin"/>
      </w:r>
      <w:r w:rsidR="00A6073E">
        <w:instrText xml:space="preserve"> XE "</w:instrText>
      </w:r>
      <w:r w:rsidR="00A6073E" w:rsidRPr="00ED35E2">
        <w:instrText>MySQL migration</w:instrText>
      </w:r>
      <w:r w:rsidR="00A6073E">
        <w:instrText xml:space="preserve">" </w:instrText>
      </w:r>
      <w:r w:rsidR="00F228E8">
        <w:fldChar w:fldCharType="end"/>
      </w:r>
    </w:p>
    <w:p w:rsidR="0087618C" w:rsidRDefault="0087618C" w:rsidP="00CD44FB">
      <w:pPr>
        <w:pStyle w:val="ListNumber"/>
        <w:numPr>
          <w:ilvl w:val="0"/>
          <w:numId w:val="90"/>
        </w:numPr>
      </w:pPr>
      <w:r>
        <w:t>Obtain the CSM API v4.</w:t>
      </w:r>
      <w:del w:id="2745" w:author=" Vijay Parmar" w:date="2009-08-23T13:29:00Z">
        <w:r w:rsidDel="00006215">
          <w:delText xml:space="preserve">0 </w:delText>
        </w:r>
      </w:del>
      <w:ins w:id="2746" w:author=" Vijay Parmar" w:date="2009-08-23T13:29:00Z">
        <w:r w:rsidR="00006215">
          <w:t xml:space="preserve">2 </w:t>
        </w:r>
      </w:ins>
      <w:r>
        <w:t xml:space="preserve">Release from NCICB Download Center located at: </w:t>
      </w:r>
      <w:hyperlink r:id="rId75" w:history="1">
        <w:r w:rsidRPr="00A008F4">
          <w:rPr>
            <w:rStyle w:val="Hyperlink"/>
          </w:rPr>
          <w:t>http://ncicb.nci.nih.gov/download</w:t>
        </w:r>
      </w:hyperlink>
      <w:r>
        <w:t>.</w:t>
      </w:r>
    </w:p>
    <w:p w:rsidR="0087618C" w:rsidRDefault="0087618C" w:rsidP="0087618C">
      <w:pPr>
        <w:pStyle w:val="ListNumber"/>
        <w:numPr>
          <w:ilvl w:val="0"/>
          <w:numId w:val="14"/>
        </w:numPr>
      </w:pPr>
      <w:r>
        <w:t xml:space="preserve">In the </w:t>
      </w:r>
      <w:r w:rsidRPr="00A008F4">
        <w:rPr>
          <w:rStyle w:val="CodeChar0"/>
        </w:rPr>
        <w:t>Migratio</w:t>
      </w:r>
      <w:r>
        <w:rPr>
          <w:rStyle w:val="CodeChar0"/>
        </w:rPr>
        <w:t>nScript4.1</w:t>
      </w:r>
      <w:r w:rsidRPr="00A008F4">
        <w:rPr>
          <w:rStyle w:val="CodeChar0"/>
        </w:rPr>
        <w:t>MySQL.sql</w:t>
      </w:r>
      <w:r>
        <w:t xml:space="preserve"> in the CSM API v4.</w:t>
      </w:r>
      <w:del w:id="2747" w:author=" Vijay Parmar" w:date="2009-08-23T13:29:00Z">
        <w:r w:rsidDel="00006215">
          <w:delText xml:space="preserve">1 </w:delText>
        </w:r>
      </w:del>
      <w:ins w:id="2748" w:author=" Vijay Parmar" w:date="2009-08-23T13:29:00Z">
        <w:r w:rsidR="00006215">
          <w:t xml:space="preserve">2 </w:t>
        </w:r>
      </w:ins>
      <w:r>
        <w:t xml:space="preserve">release, replace the </w:t>
      </w:r>
      <w:r w:rsidRPr="00A008F4">
        <w:rPr>
          <w:rStyle w:val="CodeChar0"/>
        </w:rPr>
        <w:t>&lt;&lt;database_name&gt;&gt;</w:t>
      </w:r>
      <w:r>
        <w:t xml:space="preserve"> tag with the name of the database.</w:t>
      </w:r>
    </w:p>
    <w:p w:rsidR="0087618C" w:rsidRDefault="0087618C" w:rsidP="0087618C">
      <w:pPr>
        <w:pStyle w:val="ListNumber"/>
        <w:numPr>
          <w:ilvl w:val="0"/>
          <w:numId w:val="14"/>
        </w:numPr>
      </w:pPr>
      <w:r>
        <w:t xml:space="preserve">Go to the directory that contains the executables for MySQL and provide the following command: </w:t>
      </w:r>
    </w:p>
    <w:p w:rsidR="0087618C" w:rsidRDefault="0087618C" w:rsidP="0087618C">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87618C" w:rsidRDefault="0087618C" w:rsidP="0087618C">
      <w:pPr>
        <w:pStyle w:val="BodyTextIndent"/>
      </w:pPr>
      <w:r w:rsidRPr="00A008F4">
        <w:rPr>
          <w:rStyle w:val="CodeChar0"/>
          <w:rFonts w:ascii="Arial" w:hAnsi="Arial"/>
        </w:rPr>
        <w:t>Where:</w:t>
      </w:r>
    </w:p>
    <w:p w:rsidR="0087618C" w:rsidRDefault="0087618C" w:rsidP="0087618C">
      <w:pPr>
        <w:pStyle w:val="ListBullet2"/>
      </w:pPr>
      <w:r>
        <w:rPr>
          <w:rStyle w:val="CodeChar0"/>
        </w:rPr>
        <w:t>[</w:t>
      </w:r>
      <w:r w:rsidRPr="00A008F4">
        <w:rPr>
          <w:rStyle w:val="CodeChar0"/>
        </w:rPr>
        <w:t>user_name]</w:t>
      </w:r>
      <w:r>
        <w:t xml:space="preserve"> is the user name used to connect the MySQL database.</w:t>
      </w:r>
    </w:p>
    <w:p w:rsidR="0087618C" w:rsidRDefault="0087618C" w:rsidP="0087618C">
      <w:pPr>
        <w:pStyle w:val="ListBullet2"/>
      </w:pPr>
      <w:r w:rsidRPr="00A008F4">
        <w:rPr>
          <w:rStyle w:val="CodeChar0"/>
        </w:rPr>
        <w:t>[password]</w:t>
      </w:r>
      <w:r>
        <w:t xml:space="preserve"> is the password for the user name entered.</w:t>
      </w:r>
    </w:p>
    <w:p w:rsidR="0087618C" w:rsidRDefault="0087618C" w:rsidP="0087618C">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87618C" w:rsidRDefault="0087618C" w:rsidP="0087618C">
      <w:pPr>
        <w:pStyle w:val="ListBullet2"/>
      </w:pPr>
      <w:r w:rsidRPr="00A008F4">
        <w:rPr>
          <w:rStyle w:val="CodeChar0"/>
        </w:rPr>
        <w:t>[auth_schema]</w:t>
      </w:r>
      <w:r>
        <w:t xml:space="preserve"> is the name of the database created with the new authorization schema. </w:t>
      </w:r>
    </w:p>
    <w:p w:rsidR="0087618C" w:rsidRDefault="0087618C" w:rsidP="0087618C">
      <w:pPr>
        <w:pStyle w:val="ListBullet2"/>
      </w:pPr>
      <w:r w:rsidRPr="00A008F4">
        <w:rPr>
          <w:rStyle w:val="CodeChar0"/>
        </w:rPr>
        <w:t>[MigrationScript4.</w:t>
      </w:r>
      <w:del w:id="2749" w:author=" Vijay Parmar" w:date="2009-08-23T12:53:00Z">
        <w:r w:rsidRPr="00A008F4" w:rsidDel="00484A22">
          <w:rPr>
            <w:rStyle w:val="CodeChar0"/>
          </w:rPr>
          <w:delText>0MySQL</w:delText>
        </w:r>
      </w:del>
      <w:ins w:id="2750" w:author=" Vijay Parmar" w:date="2009-08-23T12:53:00Z">
        <w:r w:rsidR="00484A22">
          <w:rPr>
            <w:rStyle w:val="CodeChar0"/>
          </w:rPr>
          <w:t>1</w:t>
        </w:r>
        <w:r w:rsidR="00484A22" w:rsidRPr="00A008F4">
          <w:rPr>
            <w:rStyle w:val="CodeChar0"/>
          </w:rPr>
          <w:t>MySQL</w:t>
        </w:r>
      </w:ins>
      <w:r w:rsidRPr="00A008F4">
        <w:rPr>
          <w:rStyle w:val="CodeChar0"/>
        </w:rPr>
        <w:t>.sql]</w:t>
      </w:r>
      <w:r>
        <w:t xml:space="preserve"> is the file containing the data exported from the old schema, which needs to be loaded into the new schema</w:t>
      </w:r>
    </w:p>
    <w:p w:rsidR="0087618C" w:rsidRPr="00F259B9" w:rsidRDefault="0087618C" w:rsidP="0087618C">
      <w:pPr>
        <w:pStyle w:val="ListNumber"/>
        <w:numPr>
          <w:ilvl w:val="0"/>
          <w:numId w:val="14"/>
        </w:numPr>
      </w:pPr>
      <w:r>
        <w:lastRenderedPageBreak/>
        <w:t>Verify that there are no errors in the SQL Script executed. Also make sure that the database has been appropriately updated.</w:t>
      </w:r>
    </w:p>
    <w:p w:rsidR="0087618C" w:rsidDel="00006215" w:rsidRDefault="0087618C" w:rsidP="0087618C">
      <w:pPr>
        <w:pStyle w:val="Heading3"/>
        <w:rPr>
          <w:del w:id="2751" w:author=" Vijay Parmar" w:date="2009-08-23T13:29:00Z"/>
        </w:rPr>
      </w:pPr>
      <w:del w:id="2752" w:author=" Vijay Parmar" w:date="2009-08-23T13:29:00Z">
        <w:r w:rsidDel="00006215">
          <w:delText>Oracle Migration – CSM 4.0 to CSM 4.1</w:delText>
        </w:r>
      </w:del>
    </w:p>
    <w:p w:rsidR="0087618C" w:rsidDel="00006215" w:rsidRDefault="0087618C" w:rsidP="0087618C">
      <w:pPr>
        <w:pStyle w:val="BodyText"/>
        <w:rPr>
          <w:del w:id="2753" w:author=" Vijay Parmar" w:date="2009-08-23T13:29:00Z"/>
        </w:rPr>
      </w:pPr>
      <w:del w:id="2754" w:author=" Vijay Parmar" w:date="2009-08-23T13:29:00Z">
        <w:r w:rsidDel="00006215">
          <w:delText>The following procedure provides the steps needed to update the Oracle</w:delText>
        </w:r>
        <w:r w:rsidR="00A6073E" w:rsidDel="00006215">
          <w:delText xml:space="preserve"> database from an existing CSM 4.0</w:delText>
        </w:r>
        <w:r w:rsidDel="00006215">
          <w:delText xml:space="preserve"> a</w:delText>
        </w:r>
        <w:r w:rsidR="00A6073E" w:rsidDel="00006215">
          <w:delText>uthorization schema to a CSM 4.1</w:delText>
        </w:r>
        <w:r w:rsidDel="00006215">
          <w:delText xml:space="preserve"> authorization schema. </w:delText>
        </w:r>
        <w:r w:rsidR="00F228E8" w:rsidDel="00006215">
          <w:fldChar w:fldCharType="begin"/>
        </w:r>
        <w:r w:rsidR="00A6073E" w:rsidDel="00006215">
          <w:delInstrText xml:space="preserve"> XE "</w:delInstrText>
        </w:r>
        <w:r w:rsidR="00A6073E" w:rsidRPr="00ED35E2" w:rsidDel="00006215">
          <w:delInstrText>Oracle migration</w:delInstrText>
        </w:r>
        <w:r w:rsidR="00A6073E" w:rsidDel="00006215">
          <w:delInstrText xml:space="preserve">" </w:delInstrText>
        </w:r>
        <w:r w:rsidR="00F228E8" w:rsidDel="00006215">
          <w:fldChar w:fldCharType="end"/>
        </w:r>
      </w:del>
    </w:p>
    <w:p w:rsidR="0087618C" w:rsidDel="00006215" w:rsidRDefault="0087618C" w:rsidP="00A6073E">
      <w:pPr>
        <w:pStyle w:val="ListNumber"/>
        <w:numPr>
          <w:ilvl w:val="0"/>
          <w:numId w:val="86"/>
        </w:numPr>
        <w:rPr>
          <w:del w:id="2755" w:author=" Vijay Parmar" w:date="2009-08-23T13:29:00Z"/>
        </w:rPr>
      </w:pPr>
      <w:del w:id="2756" w:author=" Vijay Parmar" w:date="2009-08-23T13:29:00Z">
        <w:r w:rsidDel="00006215">
          <w:delText xml:space="preserve">Obtain the CSM API v4.1 Release from NCICB Download Center located at: </w:delText>
        </w:r>
        <w:r w:rsidR="00F228E8" w:rsidDel="00006215">
          <w:fldChar w:fldCharType="begin"/>
        </w:r>
        <w:r w:rsidR="002251CA" w:rsidDel="00006215">
          <w:delInstrText>HYPERLINK "http://ncicb.nci.nih.gov/download"</w:delInstrText>
        </w:r>
        <w:r w:rsidR="00F228E8" w:rsidDel="00006215">
          <w:fldChar w:fldCharType="separate"/>
        </w:r>
        <w:r w:rsidRPr="00A008F4" w:rsidDel="00006215">
          <w:rPr>
            <w:rStyle w:val="Hyperlink"/>
          </w:rPr>
          <w:delText>http://ncicb.nci.nih.gov/download</w:delText>
        </w:r>
        <w:r w:rsidR="00F228E8" w:rsidDel="00006215">
          <w:fldChar w:fldCharType="end"/>
        </w:r>
        <w:r w:rsidDel="00006215">
          <w:delText>.</w:delText>
        </w:r>
      </w:del>
    </w:p>
    <w:p w:rsidR="0087618C" w:rsidDel="00006215" w:rsidRDefault="0087618C" w:rsidP="0087618C">
      <w:pPr>
        <w:pStyle w:val="ListNumber"/>
        <w:numPr>
          <w:ilvl w:val="0"/>
          <w:numId w:val="14"/>
        </w:numPr>
        <w:rPr>
          <w:del w:id="2757" w:author=" Vijay Parmar" w:date="2009-08-23T13:29:00Z"/>
        </w:rPr>
      </w:pPr>
      <w:del w:id="2758" w:author=" Vijay Parmar" w:date="2009-08-23T13:29:00Z">
        <w:r w:rsidDel="00006215">
          <w:delText>Log onto the Oracle Server, into the Schema where the CSM Database is present. using SQL Plus or TOAD or any other tool.</w:delText>
        </w:r>
      </w:del>
    </w:p>
    <w:p w:rsidR="0087618C" w:rsidDel="00006215" w:rsidRDefault="0087618C" w:rsidP="0087618C">
      <w:pPr>
        <w:pStyle w:val="ListNumber"/>
        <w:numPr>
          <w:ilvl w:val="0"/>
          <w:numId w:val="14"/>
        </w:numPr>
        <w:rPr>
          <w:del w:id="2759" w:author=" Vijay Parmar" w:date="2009-08-23T13:29:00Z"/>
        </w:rPr>
      </w:pPr>
      <w:del w:id="2760" w:author=" Vijay Parmar" w:date="2009-08-23T13:29:00Z">
        <w:r w:rsidDel="00006215">
          <w:delText>Copy all the SQL commands from</w:delText>
        </w:r>
        <w:r w:rsidRPr="00A008F4" w:rsidDel="00006215">
          <w:rPr>
            <w:rStyle w:val="CodeChar0"/>
          </w:rPr>
          <w:delText xml:space="preserve"> </w:delText>
        </w:r>
        <w:r w:rsidDel="00006215">
          <w:rPr>
            <w:rStyle w:val="CodeChar0"/>
          </w:rPr>
          <w:delText>MigrationScript4.1</w:delText>
        </w:r>
        <w:r w:rsidRPr="00A008F4" w:rsidDel="00006215">
          <w:rPr>
            <w:rStyle w:val="CodeChar0"/>
          </w:rPr>
          <w:delText>Oracle.sql</w:delText>
        </w:r>
        <w:r w:rsidDel="00006215">
          <w:delText xml:space="preserve"> file in the CSM API v4.1 Release, and paste them onto the SQL Editor/Console. </w:delText>
        </w:r>
      </w:del>
    </w:p>
    <w:p w:rsidR="0087618C" w:rsidDel="00006215" w:rsidRDefault="0087618C" w:rsidP="0087618C">
      <w:pPr>
        <w:pStyle w:val="ListNumber"/>
        <w:numPr>
          <w:ilvl w:val="0"/>
          <w:numId w:val="14"/>
        </w:numPr>
        <w:rPr>
          <w:del w:id="2761" w:author=" Vijay Parmar" w:date="2009-08-23T13:29:00Z"/>
        </w:rPr>
      </w:pPr>
      <w:del w:id="2762" w:author=" Vijay Parmar" w:date="2009-08-23T13:29:00Z">
        <w:r w:rsidDel="00006215">
          <w:delText>Execute all of the copied commands in a batch.</w:delText>
        </w:r>
      </w:del>
    </w:p>
    <w:p w:rsidR="0087618C" w:rsidDel="00006215" w:rsidRDefault="0087618C" w:rsidP="0087618C">
      <w:pPr>
        <w:pStyle w:val="ListNumber"/>
        <w:numPr>
          <w:ilvl w:val="0"/>
          <w:numId w:val="14"/>
        </w:numPr>
        <w:rPr>
          <w:del w:id="2763" w:author=" Vijay Parmar" w:date="2009-08-23T13:29:00Z"/>
        </w:rPr>
      </w:pPr>
      <w:del w:id="2764" w:author=" Vijay Parmar" w:date="2009-08-23T13:29:00Z">
        <w:r w:rsidDel="00006215">
          <w:delText>Verify that there are no errors in the SQL Script executed. Also make sure that the database has been appropriately updated.</w:delText>
        </w:r>
      </w:del>
    </w:p>
    <w:p w:rsidR="00BF0B53" w:rsidRPr="001F2658" w:rsidRDefault="00BF0B53" w:rsidP="00BF0B53">
      <w:pPr>
        <w:pStyle w:val="Heading2"/>
        <w:rPr>
          <w:ins w:id="2765" w:author=" Vijay Parmar" w:date="2009-08-23T12:50:00Z"/>
        </w:rPr>
      </w:pPr>
      <w:bookmarkStart w:id="2766" w:name="_Toc238804936"/>
      <w:ins w:id="2767" w:author=" Vijay Parmar" w:date="2009-08-23T12:50:00Z">
        <w:r>
          <w:t>Migrating from CSM v4.1 to CSM v4.2</w:t>
        </w:r>
        <w:bookmarkEnd w:id="2766"/>
      </w:ins>
    </w:p>
    <w:p w:rsidR="00BF0B53" w:rsidRPr="000F63AA" w:rsidRDefault="00BF0B53" w:rsidP="00BF0B53">
      <w:pPr>
        <w:pStyle w:val="BodyText"/>
        <w:rPr>
          <w:ins w:id="2768" w:author=" Vijay Parmar" w:date="2009-08-23T12:50:00Z"/>
        </w:rPr>
      </w:pPr>
      <w:ins w:id="2769" w:author=" Vijay Parmar" w:date="2009-08-23T12:50:00Z">
        <w:r>
          <w:t>The sections that follow provide instructions for migrating each type of database from CSM 4.</w:t>
        </w:r>
        <w:r w:rsidR="0010304B">
          <w:t>1</w:t>
        </w:r>
        <w:r>
          <w:t xml:space="preserve"> to CSM 4.</w:t>
        </w:r>
        <w:r w:rsidR="0010304B">
          <w:t>2</w:t>
        </w:r>
        <w:r>
          <w:t>.</w:t>
        </w:r>
        <w:r w:rsidRPr="00A6073E">
          <w:t xml:space="preserve"> </w:t>
        </w:r>
        <w:r w:rsidR="00F228E8">
          <w:fldChar w:fldCharType="begin"/>
        </w:r>
        <w:r>
          <w:instrText xml:space="preserve"> XE "</w:instrText>
        </w:r>
        <w:r w:rsidRPr="00AF10ED">
          <w:instrText>migrating to CSM 4.1</w:instrText>
        </w:r>
        <w:r>
          <w:instrText xml:space="preserve">" </w:instrText>
        </w:r>
        <w:r w:rsidR="00F228E8">
          <w:fldChar w:fldCharType="end"/>
        </w:r>
      </w:ins>
    </w:p>
    <w:p w:rsidR="00BF0B53" w:rsidRDefault="00BF0B53" w:rsidP="00BF0B53">
      <w:pPr>
        <w:pStyle w:val="Heading3"/>
        <w:rPr>
          <w:ins w:id="2770" w:author=" Vijay Parmar" w:date="2009-08-23T12:50:00Z"/>
        </w:rPr>
      </w:pPr>
      <w:bookmarkStart w:id="2771" w:name="_Toc238804937"/>
      <w:ins w:id="2772" w:author=" Vijay Parmar" w:date="2009-08-23T12:50:00Z">
        <w:r>
          <w:t>MySQL Migration – CSM 4.</w:t>
        </w:r>
      </w:ins>
      <w:ins w:id="2773" w:author=" Vijay Parmar" w:date="2009-08-23T12:52:00Z">
        <w:r w:rsidR="00484A22">
          <w:t>1</w:t>
        </w:r>
      </w:ins>
      <w:ins w:id="2774" w:author=" Vijay Parmar" w:date="2009-08-23T12:50:00Z">
        <w:r>
          <w:t xml:space="preserve"> to CSM 4.</w:t>
        </w:r>
        <w:r w:rsidR="00DB0A35">
          <w:t>2</w:t>
        </w:r>
        <w:bookmarkEnd w:id="2771"/>
      </w:ins>
    </w:p>
    <w:p w:rsidR="00BF0B53" w:rsidRDefault="00BF0B53" w:rsidP="00BF0B53">
      <w:pPr>
        <w:pStyle w:val="BodyText"/>
        <w:rPr>
          <w:ins w:id="2775" w:author=" Vijay Parmar" w:date="2009-08-23T12:50:00Z"/>
        </w:rPr>
      </w:pPr>
      <w:ins w:id="2776" w:author=" Vijay Parmar" w:date="2009-08-23T12:50:00Z">
        <w:r>
          <w:t>The following procedure provides the steps needed to update the MySQL database from an existing CSM 4.</w:t>
        </w:r>
      </w:ins>
      <w:ins w:id="2777" w:author=" Vijay Parmar" w:date="2009-08-23T12:52:00Z">
        <w:r w:rsidR="00484A22">
          <w:t>1</w:t>
        </w:r>
      </w:ins>
      <w:ins w:id="2778" w:author=" Vijay Parmar" w:date="2009-08-23T12:50:00Z">
        <w:r>
          <w:t xml:space="preserve"> authorization schema to a CSM 4.1 authorization schema: </w:t>
        </w:r>
        <w:r w:rsidR="00F228E8">
          <w:fldChar w:fldCharType="begin"/>
        </w:r>
        <w:r>
          <w:instrText xml:space="preserve"> XE "</w:instrText>
        </w:r>
        <w:r w:rsidRPr="00ED35E2">
          <w:instrText>MySQL migration</w:instrText>
        </w:r>
        <w:r>
          <w:instrText xml:space="preserve">" </w:instrText>
        </w:r>
        <w:r w:rsidR="00F228E8">
          <w:fldChar w:fldCharType="end"/>
        </w:r>
      </w:ins>
    </w:p>
    <w:p w:rsidR="00BF0B53" w:rsidRDefault="00BF0B53" w:rsidP="00BF0B53">
      <w:pPr>
        <w:pStyle w:val="ListNumber"/>
        <w:numPr>
          <w:ilvl w:val="0"/>
          <w:numId w:val="90"/>
        </w:numPr>
        <w:rPr>
          <w:ins w:id="2779" w:author=" Vijay Parmar" w:date="2009-08-23T12:50:00Z"/>
        </w:rPr>
      </w:pPr>
      <w:ins w:id="2780" w:author=" Vijay Parmar" w:date="2009-08-23T12:50:00Z">
        <w:r>
          <w:t>Obtain the CSM API v4.</w:t>
        </w:r>
      </w:ins>
      <w:ins w:id="2781" w:author=" Vijay Parmar" w:date="2009-08-23T12:52:00Z">
        <w:r w:rsidR="00484A22">
          <w:t>2</w:t>
        </w:r>
      </w:ins>
      <w:ins w:id="2782" w:author=" Vijay Parmar" w:date="2009-08-23T12:50:00Z">
        <w:r>
          <w:t xml:space="preserve"> Release from NCICB Download Center located at: </w:t>
        </w:r>
        <w:r w:rsidR="00F228E8">
          <w:fldChar w:fldCharType="begin"/>
        </w:r>
        <w:r>
          <w:instrText>HYPERLINK "http://ncicb.nci.nih.gov/download"</w:instrText>
        </w:r>
        <w:r w:rsidR="00F228E8">
          <w:fldChar w:fldCharType="separate"/>
        </w:r>
        <w:r w:rsidRPr="00A008F4">
          <w:rPr>
            <w:rStyle w:val="Hyperlink"/>
          </w:rPr>
          <w:t>http://ncicb.nci.nih.gov/download</w:t>
        </w:r>
        <w:r w:rsidR="00F228E8">
          <w:fldChar w:fldCharType="end"/>
        </w:r>
        <w:r>
          <w:t>.</w:t>
        </w:r>
      </w:ins>
    </w:p>
    <w:p w:rsidR="00BF0B53" w:rsidRDefault="00BF0B53" w:rsidP="00BF0B53">
      <w:pPr>
        <w:pStyle w:val="ListNumber"/>
        <w:numPr>
          <w:ilvl w:val="0"/>
          <w:numId w:val="14"/>
        </w:numPr>
        <w:rPr>
          <w:ins w:id="2783" w:author=" Vijay Parmar" w:date="2009-08-23T12:50:00Z"/>
        </w:rPr>
      </w:pPr>
      <w:ins w:id="2784" w:author=" Vijay Parmar" w:date="2009-08-23T12:50:00Z">
        <w:r>
          <w:t xml:space="preserve">In the </w:t>
        </w:r>
        <w:r w:rsidRPr="00A008F4">
          <w:rPr>
            <w:rStyle w:val="CodeChar0"/>
          </w:rPr>
          <w:t>Migratio</w:t>
        </w:r>
        <w:r>
          <w:rPr>
            <w:rStyle w:val="CodeChar0"/>
          </w:rPr>
          <w:t>nScript4.</w:t>
        </w:r>
        <w:r w:rsidR="009E0AFC">
          <w:rPr>
            <w:rStyle w:val="CodeChar0"/>
          </w:rPr>
          <w:t>2</w:t>
        </w:r>
        <w:r w:rsidRPr="00A008F4">
          <w:rPr>
            <w:rStyle w:val="CodeChar0"/>
          </w:rPr>
          <w:t>MySQL.sql</w:t>
        </w:r>
        <w:r>
          <w:t xml:space="preserve"> in the CSM API v4.</w:t>
        </w:r>
        <w:r w:rsidR="009E0AFC">
          <w:t>2</w:t>
        </w:r>
        <w:r>
          <w:t xml:space="preserve"> release, replace the </w:t>
        </w:r>
        <w:r w:rsidRPr="00A008F4">
          <w:rPr>
            <w:rStyle w:val="CodeChar0"/>
          </w:rPr>
          <w:t>&lt;&lt;database_name&gt;&gt;</w:t>
        </w:r>
        <w:r>
          <w:t xml:space="preserve"> tag with the name of the database.</w:t>
        </w:r>
      </w:ins>
    </w:p>
    <w:p w:rsidR="00BF0B53" w:rsidRDefault="00BF0B53" w:rsidP="00BF0B53">
      <w:pPr>
        <w:pStyle w:val="ListNumber"/>
        <w:numPr>
          <w:ilvl w:val="0"/>
          <w:numId w:val="14"/>
        </w:numPr>
        <w:rPr>
          <w:ins w:id="2785" w:author=" Vijay Parmar" w:date="2009-08-23T12:50:00Z"/>
        </w:rPr>
      </w:pPr>
      <w:ins w:id="2786" w:author=" Vijay Parmar" w:date="2009-08-23T12:50:00Z">
        <w:r>
          <w:t xml:space="preserve">Go to the directory that contains the executables for MySQL and provide the following command: </w:t>
        </w:r>
      </w:ins>
    </w:p>
    <w:p w:rsidR="00BF0B53" w:rsidRDefault="00BF0B53" w:rsidP="00BF0B53">
      <w:pPr>
        <w:pStyle w:val="BodyTextIndent"/>
        <w:rPr>
          <w:ins w:id="2787" w:author=" Vijay Parmar" w:date="2009-08-23T12:50:00Z"/>
          <w:rStyle w:val="CodeChar0"/>
        </w:rPr>
      </w:pPr>
      <w:ins w:id="2788" w:author=" Vijay Parmar" w:date="2009-08-23T12:50:00Z">
        <w:r w:rsidRPr="00A008F4">
          <w:rPr>
            <w:rStyle w:val="CodeChar0"/>
          </w:rPr>
          <w:t>mysql --user=[user_name] --password=[password] -h [hostname] [a</w:t>
        </w:r>
        <w:r>
          <w:rPr>
            <w:rStyle w:val="CodeChar0"/>
          </w:rPr>
          <w:t>uth_schema] &lt; MigrationScript4.</w:t>
        </w:r>
      </w:ins>
      <w:ins w:id="2789" w:author=" Vijay Parmar" w:date="2009-08-23T12:52:00Z">
        <w:r w:rsidR="00484A22">
          <w:rPr>
            <w:rStyle w:val="CodeChar0"/>
          </w:rPr>
          <w:t>2</w:t>
        </w:r>
      </w:ins>
      <w:ins w:id="2790" w:author=" Vijay Parmar" w:date="2009-08-23T12:50:00Z">
        <w:r w:rsidRPr="00A008F4">
          <w:rPr>
            <w:rStyle w:val="CodeChar0"/>
          </w:rPr>
          <w:t xml:space="preserve">MySQL.sql </w:t>
        </w:r>
      </w:ins>
    </w:p>
    <w:p w:rsidR="00BF0B53" w:rsidRDefault="00BF0B53" w:rsidP="00BF0B53">
      <w:pPr>
        <w:pStyle w:val="BodyTextIndent"/>
        <w:rPr>
          <w:ins w:id="2791" w:author=" Vijay Parmar" w:date="2009-08-23T12:50:00Z"/>
        </w:rPr>
      </w:pPr>
      <w:ins w:id="2792" w:author=" Vijay Parmar" w:date="2009-08-23T12:50:00Z">
        <w:r w:rsidRPr="00A008F4">
          <w:rPr>
            <w:rStyle w:val="CodeChar0"/>
            <w:rFonts w:ascii="Arial" w:hAnsi="Arial"/>
          </w:rPr>
          <w:t>Where:</w:t>
        </w:r>
      </w:ins>
    </w:p>
    <w:p w:rsidR="00BF0B53" w:rsidRDefault="00BF0B53" w:rsidP="00BF0B53">
      <w:pPr>
        <w:pStyle w:val="ListBullet2"/>
        <w:rPr>
          <w:ins w:id="2793" w:author=" Vijay Parmar" w:date="2009-08-23T12:50:00Z"/>
        </w:rPr>
      </w:pPr>
      <w:ins w:id="2794" w:author=" Vijay Parmar" w:date="2009-08-23T12:50:00Z">
        <w:r>
          <w:rPr>
            <w:rStyle w:val="CodeChar0"/>
          </w:rPr>
          <w:t>[</w:t>
        </w:r>
        <w:r w:rsidRPr="00A008F4">
          <w:rPr>
            <w:rStyle w:val="CodeChar0"/>
          </w:rPr>
          <w:t>user_name]</w:t>
        </w:r>
        <w:r>
          <w:t xml:space="preserve"> is the user name used to connect the MySQL database.</w:t>
        </w:r>
      </w:ins>
    </w:p>
    <w:p w:rsidR="00BF0B53" w:rsidRDefault="00BF0B53" w:rsidP="00BF0B53">
      <w:pPr>
        <w:pStyle w:val="ListBullet2"/>
        <w:rPr>
          <w:ins w:id="2795" w:author=" Vijay Parmar" w:date="2009-08-23T12:50:00Z"/>
        </w:rPr>
      </w:pPr>
      <w:ins w:id="2796" w:author=" Vijay Parmar" w:date="2009-08-23T12:50:00Z">
        <w:r w:rsidRPr="00A008F4">
          <w:rPr>
            <w:rStyle w:val="CodeChar0"/>
          </w:rPr>
          <w:t>[password]</w:t>
        </w:r>
        <w:r>
          <w:t xml:space="preserve"> is the password for the user name entered.</w:t>
        </w:r>
      </w:ins>
    </w:p>
    <w:p w:rsidR="00BF0B53" w:rsidRDefault="00BF0B53" w:rsidP="00BF0B53">
      <w:pPr>
        <w:pStyle w:val="ListBullet2"/>
        <w:rPr>
          <w:ins w:id="2797" w:author=" Vijay Parmar" w:date="2009-08-23T12:50:00Z"/>
        </w:rPr>
      </w:pPr>
      <w:ins w:id="2798" w:author=" Vijay Parmar" w:date="2009-08-23T12:50:00Z">
        <w:r w:rsidRPr="00A008F4">
          <w:rPr>
            <w:rStyle w:val="CodeChar0"/>
          </w:rPr>
          <w:t>[hostname]</w:t>
        </w:r>
        <w:r>
          <w:t xml:space="preserve"> is the host URL where the MySQL database is hosted. If you are running this command from the same machine where MySQL is hosted, you do not need to provide this parameter.</w:t>
        </w:r>
      </w:ins>
    </w:p>
    <w:p w:rsidR="00BF0B53" w:rsidRDefault="00BF0B53" w:rsidP="00BF0B53">
      <w:pPr>
        <w:pStyle w:val="ListBullet2"/>
        <w:rPr>
          <w:ins w:id="2799" w:author=" Vijay Parmar" w:date="2009-08-23T12:50:00Z"/>
        </w:rPr>
      </w:pPr>
      <w:ins w:id="2800" w:author=" Vijay Parmar" w:date="2009-08-23T12:50:00Z">
        <w:r w:rsidRPr="00A008F4">
          <w:rPr>
            <w:rStyle w:val="CodeChar0"/>
          </w:rPr>
          <w:t>[auth_schema]</w:t>
        </w:r>
        <w:r>
          <w:t xml:space="preserve"> is the name of the database created with the new authorization schema. </w:t>
        </w:r>
      </w:ins>
    </w:p>
    <w:p w:rsidR="00BF0B53" w:rsidRDefault="00BF0B53" w:rsidP="00BF0B53">
      <w:pPr>
        <w:pStyle w:val="ListBullet2"/>
        <w:rPr>
          <w:ins w:id="2801" w:author=" Vijay Parmar" w:date="2009-08-23T12:50:00Z"/>
        </w:rPr>
      </w:pPr>
      <w:ins w:id="2802" w:author=" Vijay Parmar" w:date="2009-08-23T12:50:00Z">
        <w:r w:rsidRPr="00A008F4">
          <w:rPr>
            <w:rStyle w:val="CodeChar0"/>
          </w:rPr>
          <w:lastRenderedPageBreak/>
          <w:t>[MigrationScript4.</w:t>
        </w:r>
      </w:ins>
      <w:ins w:id="2803" w:author=" Vijay Parmar" w:date="2009-08-23T12:53:00Z">
        <w:r w:rsidR="00484A22">
          <w:rPr>
            <w:rStyle w:val="CodeChar0"/>
          </w:rPr>
          <w:t>2</w:t>
        </w:r>
      </w:ins>
      <w:ins w:id="2804" w:author=" Vijay Parmar" w:date="2009-08-23T12:50:00Z">
        <w:r w:rsidRPr="00A008F4">
          <w:rPr>
            <w:rStyle w:val="CodeChar0"/>
          </w:rPr>
          <w:t>MySQL.sql]</w:t>
        </w:r>
        <w:r>
          <w:t xml:space="preserve"> is the file containing the data exported from the old schema, which needs to be loaded into the new schema</w:t>
        </w:r>
      </w:ins>
    </w:p>
    <w:p w:rsidR="00BF0B53" w:rsidRPr="00F259B9" w:rsidRDefault="00BF0B53" w:rsidP="00BF0B53">
      <w:pPr>
        <w:pStyle w:val="ListNumber"/>
        <w:numPr>
          <w:ilvl w:val="0"/>
          <w:numId w:val="14"/>
        </w:numPr>
        <w:rPr>
          <w:ins w:id="2805" w:author=" Vijay Parmar" w:date="2009-08-23T12:50:00Z"/>
        </w:rPr>
      </w:pPr>
      <w:ins w:id="2806" w:author=" Vijay Parmar" w:date="2009-08-23T12:50:00Z">
        <w:r>
          <w:t>Verify that there are no errors in the SQL Script executed. Also make sure that the database has been appropriately updated.</w:t>
        </w:r>
      </w:ins>
    </w:p>
    <w:p w:rsidR="0087618C" w:rsidRDefault="004C4378" w:rsidP="0087618C">
      <w:pPr>
        <w:pStyle w:val="BodyText"/>
      </w:pPr>
      <w:r>
        <w:br w:type="page"/>
      </w:r>
    </w:p>
    <w:p w:rsidR="000C4ADE" w:rsidRDefault="00443619" w:rsidP="000C4ADE">
      <w:pPr>
        <w:pStyle w:val="Heading9"/>
        <w:rPr>
          <w:ins w:id="2807" w:author=" Vijay Parmar" w:date="2009-08-23T02:58:00Z"/>
        </w:rPr>
      </w:pPr>
      <w:bookmarkStart w:id="2808" w:name="_Toc238804938"/>
      <w:ins w:id="2809" w:author=" Vijay Parmar" w:date="2009-08-23T03:30:00Z">
        <w:r>
          <w:lastRenderedPageBreak/>
          <w:t>GUI Installer Screens</w:t>
        </w:r>
      </w:ins>
      <w:bookmarkEnd w:id="2808"/>
    </w:p>
    <w:bookmarkStart w:id="2810" w:name="_Installing_UPT_using"/>
    <w:bookmarkEnd w:id="2810"/>
    <w:p w:rsidR="000E4192" w:rsidRDefault="00F228E8" w:rsidP="000E4192">
      <w:pPr>
        <w:pStyle w:val="BodyText"/>
        <w:rPr>
          <w:ins w:id="2811" w:author=" Vijay Parmar" w:date="2009-08-22T14:22:00Z"/>
        </w:rPr>
      </w:pPr>
      <w:ins w:id="2812" w:author=" Vijay Parmar" w:date="2009-08-22T14:22:00Z">
        <w:r>
          <w:fldChar w:fldCharType="begin"/>
        </w:r>
        <w:r w:rsidR="000E4192">
          <w:instrText xml:space="preserve"> XE "</w:instrText>
        </w:r>
        <w:r w:rsidR="000E4192" w:rsidRPr="00ED35E2">
          <w:instrText>Acegi configuration file</w:instrText>
        </w:r>
        <w:r w:rsidR="000E4192">
          <w:instrText xml:space="preserve">" </w:instrText>
        </w:r>
        <w:r>
          <w:fldChar w:fldCharType="end"/>
        </w:r>
      </w:ins>
    </w:p>
    <w:p w:rsidR="003D1CC6" w:rsidRDefault="003D1CC6" w:rsidP="00741044">
      <w:pPr>
        <w:pStyle w:val="ListNumber"/>
        <w:numPr>
          <w:ilvl w:val="0"/>
          <w:numId w:val="95"/>
        </w:numPr>
        <w:rPr>
          <w:ins w:id="2813" w:author=" Vijay Parmar" w:date="2009-08-23T03:01:00Z"/>
        </w:rPr>
      </w:pPr>
      <w:ins w:id="2814" w:author=" Vijay Parmar" w:date="2009-08-23T03:01:00Z">
        <w:r>
          <w:t>Extract the UPT release ZIP in a &lt;&lt;upt_extrac_folder&gt;&gt; folder. (Note: Replace &lt;&lt;xyz&gt;&gt; contents with actual folder name without &lt;&lt; &gt;&gt;.)</w:t>
        </w:r>
      </w:ins>
    </w:p>
    <w:p w:rsidR="003D1CC6" w:rsidRDefault="003D1CC6" w:rsidP="003D1CC6">
      <w:pPr>
        <w:pStyle w:val="ListNumber"/>
        <w:numPr>
          <w:ilvl w:val="0"/>
          <w:numId w:val="48"/>
        </w:numPr>
        <w:rPr>
          <w:ins w:id="2815" w:author=" Vijay Parmar" w:date="2009-08-23T03:01:00Z"/>
        </w:rPr>
      </w:pPr>
      <w:ins w:id="2816" w:author=" Vijay Parmar" w:date="2009-08-23T03:01:00Z">
        <w:r>
          <w:t>Open a command prompt. Go to &lt;&lt;upt_extract_folder&gt;&gt; folder.</w:t>
        </w:r>
      </w:ins>
    </w:p>
    <w:p w:rsidR="003D1CC6" w:rsidRDefault="003D1CC6" w:rsidP="003D1CC6">
      <w:pPr>
        <w:pStyle w:val="ListNumber"/>
        <w:numPr>
          <w:ilvl w:val="0"/>
          <w:numId w:val="48"/>
        </w:numPr>
        <w:rPr>
          <w:ins w:id="2817" w:author=" Vijay Parmar" w:date="2009-08-23T03:01:00Z"/>
        </w:rPr>
      </w:pPr>
      <w:ins w:id="2818" w:author=" Vijay Parmar" w:date="2009-08-23T03:01:00Z">
        <w:r>
          <w:t>Ex</w:t>
        </w:r>
      </w:ins>
      <w:ins w:id="2819" w:author=" Vijay Parmar" w:date="2009-08-23T12:54:00Z">
        <w:r w:rsidR="00A43B29">
          <w:t>e</w:t>
        </w:r>
      </w:ins>
      <w:ins w:id="2820" w:author=" Vijay Parmar" w:date="2009-08-23T03:01:00Z">
        <w:r>
          <w:t xml:space="preserve">cute the following on command prompt: </w:t>
        </w:r>
      </w:ins>
    </w:p>
    <w:p w:rsidR="003D1CC6" w:rsidRPr="00C16440" w:rsidRDefault="003D1CC6" w:rsidP="003D1CC6">
      <w:pPr>
        <w:pStyle w:val="ListNumber"/>
        <w:ind w:left="1440"/>
        <w:rPr>
          <w:ins w:id="2821" w:author=" Vijay Parmar" w:date="2009-08-23T03:01:00Z"/>
          <w:rStyle w:val="CodeTextEntryChar"/>
          <w:b w:val="0"/>
        </w:rPr>
      </w:pPr>
      <w:ins w:id="2822" w:author=" Vijay Parmar" w:date="2009-08-23T03:01:00Z">
        <w:r w:rsidRPr="00C16440">
          <w:rPr>
            <w:rStyle w:val="CodeTextEntryChar"/>
            <w:b w:val="0"/>
          </w:rPr>
          <w:t>java –jar csm_gui_distributation.4.2.jar</w:t>
        </w:r>
      </w:ins>
    </w:p>
    <w:p w:rsidR="003D1CC6" w:rsidRDefault="003D1CC6" w:rsidP="003D1CC6">
      <w:pPr>
        <w:pStyle w:val="ListNumber"/>
        <w:numPr>
          <w:ilvl w:val="0"/>
          <w:numId w:val="48"/>
        </w:numPr>
        <w:rPr>
          <w:ins w:id="2823" w:author=" Vijay Parmar" w:date="2009-08-23T03:01:00Z"/>
        </w:rPr>
      </w:pPr>
      <w:ins w:id="2824" w:author=" Vijay Parmar" w:date="2009-08-23T03:01:00Z">
        <w:r>
          <w:t xml:space="preserve">The GUI installer will start with Welcom screen. Click </w:t>
        </w:r>
        <w:r w:rsidRPr="00C16440">
          <w:rPr>
            <w:rFonts w:ascii="Courier New" w:hAnsi="Courier New" w:cs="Courier New"/>
            <w:i/>
          </w:rPr>
          <w:t>Next button</w:t>
        </w:r>
        <w:r>
          <w:t xml:space="preserve"> to proceed to next screen.</w:t>
        </w:r>
      </w:ins>
    </w:p>
    <w:p w:rsidR="003D1CC6" w:rsidRDefault="00A82D76" w:rsidP="003D1CC6">
      <w:pPr>
        <w:pStyle w:val="ListNumber"/>
        <w:rPr>
          <w:ins w:id="2825" w:author=" Vijay Parmar" w:date="2009-08-23T03:01:00Z"/>
        </w:rPr>
      </w:pPr>
      <w:ins w:id="2826" w:author=" Vijay Parmar" w:date="2009-08-23T03:21:00Z">
        <w:r>
          <w:rPr>
            <w:noProof/>
            <w:rPrChange w:id="2827" w:author="Unknown">
              <w:rPr>
                <w:rFonts w:ascii="Courier New" w:hAnsi="Courier New" w:cs="Arial"/>
                <w:b/>
                <w:bCs/>
                <w:i/>
                <w:noProof/>
                <w:sz w:val="28"/>
                <w:szCs w:val="26"/>
              </w:rPr>
            </w:rPrChange>
          </w:rPr>
          <w:drawing>
            <wp:inline distT="0" distB="0" distL="0" distR="0">
              <wp:extent cx="5669280" cy="2773680"/>
              <wp:effectExtent l="19050" t="0" r="7620" b="0"/>
              <wp:docPr id="56"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JPG"/>
                      <pic:cNvPicPr/>
                    </pic:nvPicPr>
                    <pic:blipFill>
                      <a:blip r:embed="rId76"/>
                      <a:stretch>
                        <a:fillRect/>
                      </a:stretch>
                    </pic:blipFill>
                    <pic:spPr>
                      <a:xfrm>
                        <a:off x="0" y="0"/>
                        <a:ext cx="5669280" cy="2773680"/>
                      </a:xfrm>
                      <a:prstGeom prst="rect">
                        <a:avLst/>
                      </a:prstGeom>
                    </pic:spPr>
                  </pic:pic>
                </a:graphicData>
              </a:graphic>
            </wp:inline>
          </w:drawing>
        </w:r>
      </w:ins>
    </w:p>
    <w:p w:rsidR="003D1CC6" w:rsidRPr="009B0411" w:rsidRDefault="003D1CC6" w:rsidP="003D1CC6">
      <w:pPr>
        <w:pStyle w:val="ListNumber"/>
        <w:numPr>
          <w:ilvl w:val="0"/>
          <w:numId w:val="48"/>
        </w:numPr>
        <w:rPr>
          <w:ins w:id="2828" w:author=" Vijay Parmar" w:date="2009-08-23T03:01:00Z"/>
        </w:rPr>
      </w:pPr>
      <w:ins w:id="2829" w:author=" Vijay Parmar" w:date="2009-08-23T03:01:00Z">
        <w:r>
          <w:t xml:space="preserve">The release notes page displays the release notes for CSM 4.2 release. Click </w:t>
        </w:r>
        <w:r w:rsidRPr="003419CB">
          <w:rPr>
            <w:rFonts w:ascii="Courier New" w:hAnsi="Courier New" w:cs="Courier New"/>
            <w:b/>
            <w:i/>
          </w:rPr>
          <w:t>Next button</w:t>
        </w:r>
        <w:r>
          <w:rPr>
            <w:rFonts w:ascii="Courier New" w:hAnsi="Courier New" w:cs="Courier New"/>
            <w:b/>
            <w:i/>
          </w:rPr>
          <w:t xml:space="preserve"> </w:t>
        </w:r>
        <w:r>
          <w:t xml:space="preserve">to proceed to next screen. Click </w:t>
        </w:r>
        <w:r>
          <w:rPr>
            <w:rFonts w:ascii="Courier New" w:hAnsi="Courier New" w:cs="Courier New"/>
            <w:i/>
          </w:rPr>
          <w:t>previous</w:t>
        </w:r>
        <w:r w:rsidRPr="00C16440">
          <w:rPr>
            <w:rFonts w:ascii="Courier New" w:hAnsi="Courier New" w:cs="Courier New"/>
            <w:i/>
          </w:rPr>
          <w:t xml:space="preserve"> button</w:t>
        </w:r>
        <w:r>
          <w:rPr>
            <w:rFonts w:ascii="Courier New" w:hAnsi="Courier New" w:cs="Courier New"/>
            <w:b/>
            <w:i/>
          </w:rPr>
          <w:t xml:space="preserve"> </w:t>
        </w:r>
        <w:r w:rsidRPr="0058107D">
          <w:rPr>
            <w:rFonts w:cs="Arial"/>
          </w:rPr>
          <w:t>to go back to previous screen.</w:t>
        </w:r>
      </w:ins>
    </w:p>
    <w:p w:rsidR="003D1CC6" w:rsidRPr="0070759C" w:rsidRDefault="00A82D76" w:rsidP="003D1CC6">
      <w:pPr>
        <w:pStyle w:val="ListNumber"/>
        <w:rPr>
          <w:ins w:id="2830" w:author=" Vijay Parmar" w:date="2009-08-23T03:01:00Z"/>
        </w:rPr>
      </w:pPr>
      <w:ins w:id="2831" w:author=" Vijay Parmar" w:date="2009-08-23T03:21:00Z">
        <w:r>
          <w:rPr>
            <w:noProof/>
            <w:rPrChange w:id="2832" w:author="Unknown">
              <w:rPr>
                <w:rFonts w:ascii="Courier New" w:hAnsi="Courier New" w:cs="Arial"/>
                <w:b/>
                <w:bCs/>
                <w:i/>
                <w:noProof/>
                <w:sz w:val="28"/>
                <w:szCs w:val="26"/>
              </w:rPr>
            </w:rPrChange>
          </w:rPr>
          <w:lastRenderedPageBreak/>
          <w:drawing>
            <wp:inline distT="0" distB="0" distL="0" distR="0">
              <wp:extent cx="5669280" cy="4274185"/>
              <wp:effectExtent l="19050" t="0" r="7620" b="0"/>
              <wp:docPr id="57"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2.JPG"/>
                      <pic:cNvPicPr/>
                    </pic:nvPicPr>
                    <pic:blipFill>
                      <a:blip r:embed="rId77"/>
                      <a:stretch>
                        <a:fillRect/>
                      </a:stretch>
                    </pic:blipFill>
                    <pic:spPr>
                      <a:xfrm>
                        <a:off x="0" y="0"/>
                        <a:ext cx="5669280" cy="4274185"/>
                      </a:xfrm>
                      <a:prstGeom prst="rect">
                        <a:avLst/>
                      </a:prstGeom>
                    </pic:spPr>
                  </pic:pic>
                </a:graphicData>
              </a:graphic>
            </wp:inline>
          </w:drawing>
        </w:r>
      </w:ins>
    </w:p>
    <w:p w:rsidR="003D1CC6" w:rsidRPr="00D11145" w:rsidRDefault="003D1CC6" w:rsidP="003D1CC6">
      <w:pPr>
        <w:pStyle w:val="ListNumber"/>
        <w:numPr>
          <w:ilvl w:val="0"/>
          <w:numId w:val="48"/>
        </w:numPr>
        <w:rPr>
          <w:ins w:id="2833" w:author=" Vijay Parmar" w:date="2009-08-23T03:01:00Z"/>
        </w:rPr>
      </w:pPr>
      <w:ins w:id="2834" w:author=" Vijay Parmar" w:date="2009-08-23T03:01:00Z">
        <w:r>
          <w:t xml:space="preserve">The License agreement page displays the license to using the CSM. Click Accept radio button and click </w:t>
        </w:r>
        <w:r w:rsidRPr="003419CB">
          <w:rPr>
            <w:rFonts w:ascii="Courier New" w:hAnsi="Courier New" w:cs="Courier New"/>
            <w:b/>
            <w:i/>
          </w:rPr>
          <w:t>Next button</w:t>
        </w:r>
        <w:r>
          <w:t xml:space="preserve"> to proceed to next sceen. Click </w:t>
        </w:r>
        <w:r>
          <w:rPr>
            <w:rFonts w:ascii="Courier New" w:hAnsi="Courier New" w:cs="Courier New"/>
            <w:b/>
            <w:i/>
          </w:rPr>
          <w:t>Quit</w:t>
        </w:r>
        <w:r w:rsidRPr="003419CB">
          <w:rPr>
            <w:rFonts w:ascii="Courier New" w:hAnsi="Courier New" w:cs="Courier New"/>
            <w:b/>
            <w:i/>
          </w:rPr>
          <w:t xml:space="preserve"> button</w:t>
        </w:r>
        <w:r>
          <w:rPr>
            <w:rFonts w:ascii="Courier New" w:hAnsi="Courier New" w:cs="Courier New"/>
            <w:b/>
            <w:i/>
          </w:rPr>
          <w:t xml:space="preserve"> </w:t>
        </w:r>
        <w:r w:rsidRPr="0058107D">
          <w:rPr>
            <w:rFonts w:cs="Arial"/>
          </w:rPr>
          <w:t>to quit the GUI Installer</w:t>
        </w:r>
        <w:r>
          <w:rPr>
            <w:rFonts w:cs="Arial"/>
          </w:rPr>
          <w:t xml:space="preserve">. For more information on the screen click on the </w:t>
        </w:r>
        <w:r w:rsidRPr="00200F32">
          <w:rPr>
            <w:rFonts w:ascii="Courier New" w:hAnsi="Courier New" w:cs="Courier New"/>
            <w:i/>
          </w:rPr>
          <w:t>Help Button</w:t>
        </w:r>
        <w:r>
          <w:rPr>
            <w:rFonts w:cs="Arial"/>
          </w:rPr>
          <w:t xml:space="preserve">. </w:t>
        </w:r>
      </w:ins>
    </w:p>
    <w:p w:rsidR="003D1CC6" w:rsidRPr="0070759C" w:rsidRDefault="00A82D76" w:rsidP="003D1CC6">
      <w:pPr>
        <w:pStyle w:val="ListNumber"/>
        <w:rPr>
          <w:ins w:id="2835" w:author=" Vijay Parmar" w:date="2009-08-23T03:01:00Z"/>
        </w:rPr>
      </w:pPr>
      <w:ins w:id="2836" w:author=" Vijay Parmar" w:date="2009-08-23T03:02:00Z">
        <w:r>
          <w:rPr>
            <w:noProof/>
            <w:rPrChange w:id="2837" w:author="Unknown">
              <w:rPr>
                <w:rFonts w:ascii="Courier New" w:hAnsi="Courier New" w:cs="Arial"/>
                <w:b/>
                <w:bCs/>
                <w:i/>
                <w:noProof/>
                <w:sz w:val="28"/>
                <w:szCs w:val="26"/>
              </w:rPr>
            </w:rPrChange>
          </w:rPr>
          <w:lastRenderedPageBreak/>
          <w:drawing>
            <wp:inline distT="0" distB="0" distL="0" distR="0">
              <wp:extent cx="5669280" cy="4239260"/>
              <wp:effectExtent l="19050" t="0" r="7620" b="0"/>
              <wp:docPr id="5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3.JPG"/>
                      <pic:cNvPicPr/>
                    </pic:nvPicPr>
                    <pic:blipFill>
                      <a:blip r:embed="rId78"/>
                      <a:stretch>
                        <a:fillRect/>
                      </a:stretch>
                    </pic:blipFill>
                    <pic:spPr>
                      <a:xfrm>
                        <a:off x="0" y="0"/>
                        <a:ext cx="5669280" cy="4239260"/>
                      </a:xfrm>
                      <a:prstGeom prst="rect">
                        <a:avLst/>
                      </a:prstGeom>
                    </pic:spPr>
                  </pic:pic>
                </a:graphicData>
              </a:graphic>
            </wp:inline>
          </w:drawing>
        </w:r>
      </w:ins>
    </w:p>
    <w:p w:rsidR="00A82D76" w:rsidRDefault="00A82D76">
      <w:pPr>
        <w:rPr>
          <w:ins w:id="2838" w:author=" Vijay Parmar" w:date="2009-08-23T03:01:00Z"/>
        </w:rPr>
        <w:pPrChange w:id="2839" w:author=" Vijay Parmar" w:date="2009-08-23T03:22:00Z">
          <w:pPr>
            <w:pStyle w:val="ListNumber"/>
            <w:ind w:left="1440"/>
          </w:pPr>
        </w:pPrChange>
      </w:pPr>
    </w:p>
    <w:p w:rsidR="003D1CC6" w:rsidRDefault="003D1CC6" w:rsidP="003D1CC6">
      <w:pPr>
        <w:pStyle w:val="ListNumber"/>
        <w:numPr>
          <w:ilvl w:val="0"/>
          <w:numId w:val="48"/>
        </w:numPr>
        <w:tabs>
          <w:tab w:val="num" w:pos="1080"/>
        </w:tabs>
        <w:rPr>
          <w:ins w:id="2840" w:author=" Vijay Parmar" w:date="2009-08-23T03:01:00Z"/>
        </w:rPr>
      </w:pPr>
      <w:ins w:id="2841" w:author=" Vijay Parmar" w:date="2009-08-23T03:01:00Z">
        <w:r>
          <w:t xml:space="preserve">On GUI Installer Step 4, </w:t>
        </w:r>
      </w:ins>
      <w:ins w:id="2842" w:author=" Vijay Parmar" w:date="2009-08-23T03:08:00Z">
        <w:r w:rsidR="00986536">
          <w:t>select</w:t>
        </w:r>
      </w:ins>
      <w:ins w:id="2843" w:author=" Vijay Parmar" w:date="2009-08-23T03:02:00Z">
        <w:r w:rsidR="006729D7">
          <w:t xml:space="preserve"> Installation type</w:t>
        </w:r>
      </w:ins>
      <w:ins w:id="2844" w:author=" Vijay Parmar" w:date="2009-08-23T03:01:00Z">
        <w:r>
          <w:t>.</w:t>
        </w:r>
      </w:ins>
    </w:p>
    <w:p w:rsidR="00986536" w:rsidRDefault="00A82D76" w:rsidP="003D1CC6">
      <w:pPr>
        <w:pStyle w:val="ListNumber"/>
        <w:rPr>
          <w:ins w:id="2845" w:author=" Vijay Parmar" w:date="2009-08-23T03:09:00Z"/>
        </w:rPr>
      </w:pPr>
      <w:ins w:id="2846" w:author=" Vijay Parmar" w:date="2009-08-23T03:22:00Z">
        <w:r>
          <w:rPr>
            <w:noProof/>
            <w:rPrChange w:id="2847" w:author="Unknown">
              <w:rPr>
                <w:rFonts w:ascii="Courier New" w:hAnsi="Courier New"/>
                <w:b/>
                <w:i/>
                <w:noProof/>
              </w:rPr>
            </w:rPrChange>
          </w:rPr>
          <w:drawing>
            <wp:inline distT="0" distB="0" distL="0" distR="0">
              <wp:extent cx="5669280" cy="2773045"/>
              <wp:effectExtent l="19050" t="0" r="7620" b="0"/>
              <wp:docPr id="58"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4.JPG"/>
                      <pic:cNvPicPr/>
                    </pic:nvPicPr>
                    <pic:blipFill>
                      <a:blip r:embed="rId79"/>
                      <a:stretch>
                        <a:fillRect/>
                      </a:stretch>
                    </pic:blipFill>
                    <pic:spPr>
                      <a:xfrm>
                        <a:off x="0" y="0"/>
                        <a:ext cx="5669280" cy="2773045"/>
                      </a:xfrm>
                      <a:prstGeom prst="rect">
                        <a:avLst/>
                      </a:prstGeom>
                    </pic:spPr>
                  </pic:pic>
                </a:graphicData>
              </a:graphic>
            </wp:inline>
          </w:drawing>
        </w:r>
      </w:ins>
      <w:ins w:id="2848" w:author=" Vijay Parmar" w:date="2009-08-23T03:01:00Z">
        <w:r w:rsidR="003D1CC6">
          <w:t xml:space="preserve"> </w:t>
        </w:r>
      </w:ins>
    </w:p>
    <w:p w:rsidR="00986536" w:rsidRDefault="00986536">
      <w:pPr>
        <w:rPr>
          <w:ins w:id="2849" w:author=" Vijay Parmar" w:date="2009-08-23T03:09:00Z"/>
        </w:rPr>
      </w:pPr>
      <w:ins w:id="2850" w:author=" Vijay Parmar" w:date="2009-08-23T03:09:00Z">
        <w:r>
          <w:br w:type="page"/>
        </w:r>
      </w:ins>
    </w:p>
    <w:p w:rsidR="003D1CC6" w:rsidRDefault="003D1CC6" w:rsidP="003D1CC6">
      <w:pPr>
        <w:pStyle w:val="ListNumber"/>
        <w:rPr>
          <w:ins w:id="2851" w:author=" Vijay Parmar" w:date="2009-08-23T03:01:00Z"/>
        </w:rPr>
      </w:pPr>
    </w:p>
    <w:p w:rsidR="003D1CC6" w:rsidRDefault="003D1CC6" w:rsidP="003D1CC6">
      <w:pPr>
        <w:pStyle w:val="ListNumber"/>
        <w:numPr>
          <w:ilvl w:val="0"/>
          <w:numId w:val="48"/>
        </w:numPr>
        <w:tabs>
          <w:tab w:val="num" w:pos="1080"/>
        </w:tabs>
        <w:ind w:left="1890" w:hanging="810"/>
        <w:rPr>
          <w:ins w:id="2852" w:author=" Vijay Parmar" w:date="2009-08-23T03:09:00Z"/>
        </w:rPr>
      </w:pPr>
      <w:ins w:id="2853" w:author=" Vijay Parmar" w:date="2009-08-23T03:01:00Z">
        <w:r>
          <w:t xml:space="preserve">On GUI installer Step 5, select Installation type. Currently GUI installer provides ‘Typical’ (Single Installation, Single Schema) deployment option. Click </w:t>
        </w:r>
        <w:r w:rsidRPr="00A22A04">
          <w:rPr>
            <w:rFonts w:ascii="Courier New" w:hAnsi="Courier New" w:cs="Courier New"/>
            <w:i/>
          </w:rPr>
          <w:t>Next Button</w:t>
        </w:r>
        <w:r>
          <w:t xml:space="preserve"> to proceed to next screen.</w:t>
        </w:r>
      </w:ins>
    </w:p>
    <w:p w:rsidR="00A82D76" w:rsidRDefault="00A82D76">
      <w:pPr>
        <w:pStyle w:val="ListNumber"/>
        <w:rPr>
          <w:ins w:id="2854" w:author=" Vijay Parmar" w:date="2009-08-23T03:10:00Z"/>
        </w:rPr>
        <w:pPrChange w:id="2855" w:author=" Vijay Parmar" w:date="2009-08-23T03:22:00Z">
          <w:pPr/>
        </w:pPrChange>
      </w:pPr>
      <w:ins w:id="2856" w:author=" Vijay Parmar" w:date="2009-08-23T03:22:00Z">
        <w:r>
          <w:rPr>
            <w:noProof/>
            <w:rPrChange w:id="2857" w:author="Unknown">
              <w:rPr>
                <w:rFonts w:ascii="Courier New" w:hAnsi="Courier New"/>
                <w:b/>
                <w:i/>
                <w:noProof/>
              </w:rPr>
            </w:rPrChange>
          </w:rPr>
          <w:drawing>
            <wp:inline distT="0" distB="0" distL="0" distR="0">
              <wp:extent cx="5669280" cy="2724150"/>
              <wp:effectExtent l="19050" t="0" r="7620" b="0"/>
              <wp:docPr id="59"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5.JPG"/>
                      <pic:cNvPicPr/>
                    </pic:nvPicPr>
                    <pic:blipFill>
                      <a:blip r:embed="rId80"/>
                      <a:stretch>
                        <a:fillRect/>
                      </a:stretch>
                    </pic:blipFill>
                    <pic:spPr>
                      <a:xfrm>
                        <a:off x="0" y="0"/>
                        <a:ext cx="5669280" cy="2724150"/>
                      </a:xfrm>
                      <a:prstGeom prst="rect">
                        <a:avLst/>
                      </a:prstGeom>
                    </pic:spPr>
                  </pic:pic>
                </a:graphicData>
              </a:graphic>
            </wp:inline>
          </w:drawing>
        </w:r>
      </w:ins>
    </w:p>
    <w:p w:rsidR="00A82D76" w:rsidRDefault="00A82D76">
      <w:pPr>
        <w:pStyle w:val="ListNumber"/>
        <w:rPr>
          <w:ins w:id="2858" w:author=" Vijay Parmar" w:date="2009-08-23T03:01:00Z"/>
        </w:rPr>
        <w:pPrChange w:id="2859" w:author=" Vijay Parmar" w:date="2009-08-23T03:09:00Z">
          <w:pPr>
            <w:pStyle w:val="ListNumber"/>
            <w:numPr>
              <w:numId w:val="48"/>
            </w:numPr>
            <w:tabs>
              <w:tab w:val="num" w:pos="1080"/>
            </w:tabs>
            <w:ind w:left="1890" w:hanging="810"/>
          </w:pPr>
        </w:pPrChange>
      </w:pPr>
    </w:p>
    <w:p w:rsidR="003D1CC6" w:rsidRDefault="003D1CC6" w:rsidP="003D1CC6">
      <w:pPr>
        <w:pStyle w:val="ListNumber"/>
        <w:numPr>
          <w:ilvl w:val="0"/>
          <w:numId w:val="48"/>
        </w:numPr>
        <w:tabs>
          <w:tab w:val="num" w:pos="1080"/>
        </w:tabs>
        <w:ind w:left="1890" w:hanging="810"/>
        <w:rPr>
          <w:ins w:id="2860" w:author=" Vijay Parmar" w:date="2009-08-23T03:01:00Z"/>
        </w:rPr>
      </w:pPr>
      <w:ins w:id="2861" w:author=" Vijay Parmar" w:date="2009-08-23T03:01:00Z">
        <w:r>
          <w:t xml:space="preserve">On GUI Installer Step 6, select the installation folder where you want to install the CSM UPT. The JBoss Application Server will be installed in this folder. If the directory already exists, it will be overwritten. If you do not want to lose the contents of existing folder, take a back of the folder before proceeding. Click Yes Button to overwrite in existing folder. Click </w:t>
        </w:r>
        <w:r w:rsidRPr="00A22A04">
          <w:rPr>
            <w:rFonts w:ascii="Courier New" w:hAnsi="Courier New" w:cs="Courier New"/>
            <w:i/>
          </w:rPr>
          <w:t>Next Button</w:t>
        </w:r>
        <w:r>
          <w:t xml:space="preserve"> to proceed to next screen.</w:t>
        </w:r>
      </w:ins>
    </w:p>
    <w:p w:rsidR="003D1CC6" w:rsidRDefault="00A82D76" w:rsidP="003D1CC6">
      <w:pPr>
        <w:pStyle w:val="ListNumber"/>
        <w:rPr>
          <w:ins w:id="2862" w:author=" Vijay Parmar" w:date="2009-08-23T03:01:00Z"/>
        </w:rPr>
      </w:pPr>
      <w:ins w:id="2863" w:author=" Vijay Parmar" w:date="2009-08-23T03:23:00Z">
        <w:r>
          <w:rPr>
            <w:noProof/>
            <w:rPrChange w:id="2864" w:author="Unknown">
              <w:rPr>
                <w:rFonts w:ascii="Courier New" w:hAnsi="Courier New"/>
                <w:b/>
                <w:i/>
                <w:noProof/>
              </w:rPr>
            </w:rPrChange>
          </w:rPr>
          <w:drawing>
            <wp:inline distT="0" distB="0" distL="0" distR="0">
              <wp:extent cx="5669280" cy="2734945"/>
              <wp:effectExtent l="19050" t="0" r="7620" b="0"/>
              <wp:docPr id="60"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6.JPG"/>
                      <pic:cNvPicPr/>
                    </pic:nvPicPr>
                    <pic:blipFill>
                      <a:blip r:embed="rId81"/>
                      <a:stretch>
                        <a:fillRect/>
                      </a:stretch>
                    </pic:blipFill>
                    <pic:spPr>
                      <a:xfrm>
                        <a:off x="0" y="0"/>
                        <a:ext cx="5669280" cy="273494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ind w:left="1890" w:hanging="450"/>
        <w:rPr>
          <w:ins w:id="2865" w:author=" Vijay Parmar" w:date="2009-08-23T03:23:00Z"/>
        </w:rPr>
      </w:pPr>
      <w:ins w:id="2866" w:author=" Vijay Parmar" w:date="2009-08-23T03:01:00Z">
        <w:r>
          <w:lastRenderedPageBreak/>
          <w:t xml:space="preserve">On GUI Installer Step 7, choose the server components to install. Currently the only option available is to install JBoss and Database Schema.  Click </w:t>
        </w:r>
        <w:r w:rsidRPr="00A22A04">
          <w:rPr>
            <w:rFonts w:ascii="Courier New" w:hAnsi="Courier New" w:cs="Courier New"/>
            <w:i/>
          </w:rPr>
          <w:t>Next Button</w:t>
        </w:r>
        <w:r>
          <w:t xml:space="preserve"> to proceed to next screen.</w:t>
        </w:r>
      </w:ins>
    </w:p>
    <w:p w:rsidR="00A82D76" w:rsidRDefault="00A82D76">
      <w:pPr>
        <w:pStyle w:val="ListNumber"/>
        <w:rPr>
          <w:ins w:id="2867" w:author=" Vijay Parmar" w:date="2009-08-23T03:01:00Z"/>
        </w:rPr>
        <w:pPrChange w:id="2868" w:author=" Vijay Parmar" w:date="2009-08-23T03:23:00Z">
          <w:pPr>
            <w:pStyle w:val="ListNumber"/>
            <w:numPr>
              <w:numId w:val="48"/>
            </w:numPr>
            <w:tabs>
              <w:tab w:val="num" w:pos="1080"/>
              <w:tab w:val="num" w:pos="1890"/>
            </w:tabs>
            <w:ind w:left="1890" w:hanging="450"/>
          </w:pPr>
        </w:pPrChange>
      </w:pPr>
      <w:ins w:id="2869" w:author=" Vijay Parmar" w:date="2009-08-23T03:23:00Z">
        <w:r>
          <w:rPr>
            <w:noProof/>
            <w:rPrChange w:id="2870" w:author="Unknown">
              <w:rPr>
                <w:rFonts w:ascii="Courier New" w:hAnsi="Courier New"/>
                <w:b/>
                <w:i/>
                <w:noProof/>
              </w:rPr>
            </w:rPrChange>
          </w:rPr>
          <w:drawing>
            <wp:inline distT="0" distB="0" distL="0" distR="0">
              <wp:extent cx="5669280" cy="2770505"/>
              <wp:effectExtent l="19050" t="0" r="7620" b="0"/>
              <wp:docPr id="61"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7.JPG"/>
                      <pic:cNvPicPr/>
                    </pic:nvPicPr>
                    <pic:blipFill>
                      <a:blip r:embed="rId82"/>
                      <a:stretch>
                        <a:fillRect/>
                      </a:stretch>
                    </pic:blipFill>
                    <pic:spPr>
                      <a:xfrm>
                        <a:off x="0" y="0"/>
                        <a:ext cx="5669280" cy="2770505"/>
                      </a:xfrm>
                      <a:prstGeom prst="rect">
                        <a:avLst/>
                      </a:prstGeom>
                    </pic:spPr>
                  </pic:pic>
                </a:graphicData>
              </a:graphic>
            </wp:inline>
          </w:drawing>
        </w:r>
      </w:ins>
    </w:p>
    <w:p w:rsidR="00546D2D" w:rsidRDefault="00546D2D" w:rsidP="00546D2D">
      <w:pPr>
        <w:pStyle w:val="ListNumber"/>
        <w:numPr>
          <w:ilvl w:val="0"/>
          <w:numId w:val="48"/>
        </w:numPr>
        <w:tabs>
          <w:tab w:val="num" w:pos="1080"/>
        </w:tabs>
        <w:rPr>
          <w:ins w:id="2871" w:author=" Vijay Parmar" w:date="2009-08-23T03:29:00Z"/>
        </w:rPr>
      </w:pPr>
      <w:ins w:id="2872" w:author=" Vijay Parmar" w:date="2009-08-23T03:29:00Z">
        <w:r>
          <w:t>On GUI Installer Step 8, provide upgrade configuration. Select existing location where UPT is installed. Select existing JBoss folder. Provide JBoss Server Name.</w:t>
        </w:r>
      </w:ins>
    </w:p>
    <w:p w:rsidR="00546D2D" w:rsidRDefault="00546D2D" w:rsidP="00546D2D">
      <w:pPr>
        <w:pStyle w:val="ListNumber"/>
        <w:ind w:left="1440"/>
        <w:rPr>
          <w:ins w:id="2873" w:author=" Vijay Parmar" w:date="2009-08-23T03:29:00Z"/>
        </w:rPr>
      </w:pPr>
      <w:ins w:id="2874" w:author=" Vijay Parmar" w:date="2009-08-23T03:29:00Z">
        <w:r>
          <w:t>Since this is upgrade that includes migrating existing CSM UPT schema to latest version, provide the existing Original CSM Schema version.</w:t>
        </w:r>
      </w:ins>
    </w:p>
    <w:p w:rsidR="00A82D76" w:rsidRDefault="00A82D76">
      <w:pPr>
        <w:pStyle w:val="ListNumber"/>
        <w:rPr>
          <w:ins w:id="2875" w:author=" Vijay Parmar" w:date="2009-08-23T03:30:00Z"/>
        </w:rPr>
        <w:pPrChange w:id="2876" w:author=" Vijay Parmar" w:date="2009-08-23T03:29:00Z">
          <w:pPr>
            <w:pStyle w:val="ListNumber"/>
            <w:numPr>
              <w:numId w:val="48"/>
            </w:numPr>
            <w:tabs>
              <w:tab w:val="num" w:pos="1080"/>
              <w:tab w:val="num" w:pos="1890"/>
            </w:tabs>
            <w:ind w:left="1890" w:hanging="450"/>
          </w:pPr>
        </w:pPrChange>
      </w:pPr>
      <w:ins w:id="2877" w:author=" Vijay Parmar" w:date="2009-08-23T03:30:00Z">
        <w:r>
          <w:rPr>
            <w:noProof/>
            <w:rPrChange w:id="2878" w:author="Unknown">
              <w:rPr>
                <w:rFonts w:ascii="Courier New" w:hAnsi="Courier New"/>
                <w:b/>
                <w:i/>
                <w:noProof/>
              </w:rPr>
            </w:rPrChange>
          </w:rPr>
          <w:drawing>
            <wp:inline distT="0" distB="0" distL="0" distR="0">
              <wp:extent cx="5669280" cy="2798445"/>
              <wp:effectExtent l="19050" t="0" r="7620" b="0"/>
              <wp:docPr id="73"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8.JPG"/>
                      <pic:cNvPicPr/>
                    </pic:nvPicPr>
                    <pic:blipFill>
                      <a:blip r:embed="rId83"/>
                      <a:stretch>
                        <a:fillRect/>
                      </a:stretch>
                    </pic:blipFill>
                    <pic:spPr>
                      <a:xfrm>
                        <a:off x="0" y="0"/>
                        <a:ext cx="5669280" cy="2798445"/>
                      </a:xfrm>
                      <a:prstGeom prst="rect">
                        <a:avLst/>
                      </a:prstGeom>
                    </pic:spPr>
                  </pic:pic>
                </a:graphicData>
              </a:graphic>
            </wp:inline>
          </w:drawing>
        </w:r>
      </w:ins>
    </w:p>
    <w:p w:rsidR="00A82D76" w:rsidRDefault="00A82D76">
      <w:pPr>
        <w:pStyle w:val="ListNumber"/>
        <w:rPr>
          <w:ins w:id="2879" w:author=" Vijay Parmar" w:date="2009-08-23T03:28:00Z"/>
        </w:rPr>
        <w:pPrChange w:id="2880" w:author=" Vijay Parmar" w:date="2009-08-23T03:29:00Z">
          <w:pPr>
            <w:pStyle w:val="ListNumber"/>
            <w:numPr>
              <w:numId w:val="48"/>
            </w:numPr>
            <w:tabs>
              <w:tab w:val="num" w:pos="1080"/>
              <w:tab w:val="num" w:pos="1890"/>
            </w:tabs>
            <w:ind w:left="1890" w:hanging="450"/>
          </w:pPr>
        </w:pPrChange>
      </w:pPr>
    </w:p>
    <w:p w:rsidR="00A82D76" w:rsidRDefault="003D1CC6">
      <w:pPr>
        <w:pStyle w:val="ListNumber"/>
        <w:numPr>
          <w:ilvl w:val="0"/>
          <w:numId w:val="48"/>
        </w:numPr>
        <w:tabs>
          <w:tab w:val="num" w:pos="1080"/>
        </w:tabs>
        <w:ind w:left="1890" w:hanging="450"/>
        <w:rPr>
          <w:ins w:id="2881" w:author=" Vijay Parmar" w:date="2009-08-23T03:01:00Z"/>
        </w:rPr>
        <w:pPrChange w:id="2882" w:author=" Vijay Parmar" w:date="2009-08-23T03:29:00Z">
          <w:pPr>
            <w:pStyle w:val="ListNumber"/>
            <w:numPr>
              <w:numId w:val="48"/>
            </w:numPr>
            <w:tabs>
              <w:tab w:val="num" w:pos="1080"/>
              <w:tab w:val="num" w:pos="1890"/>
            </w:tabs>
            <w:ind w:left="1890" w:hanging="450"/>
          </w:pPr>
        </w:pPrChange>
      </w:pPr>
      <w:ins w:id="2883" w:author=" Vijay Parmar" w:date="2009-08-23T03:01:00Z">
        <w:r>
          <w:t xml:space="preserve">On GUI Installer Step 9, configure the JBoss application server.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884" w:author=" Vijay Parmar" w:date="2009-08-23T03:01:00Z"/>
        </w:rPr>
        <w:pPrChange w:id="2885" w:author=" Vijay Parmar" w:date="2009-08-23T03:23:00Z">
          <w:pPr>
            <w:pStyle w:val="ListNumber"/>
            <w:ind w:left="1440"/>
          </w:pPr>
        </w:pPrChange>
      </w:pPr>
      <w:ins w:id="2886" w:author=" Vijay Parmar" w:date="2009-08-23T03:23:00Z">
        <w:r>
          <w:rPr>
            <w:noProof/>
            <w:rPrChange w:id="2887" w:author="Unknown">
              <w:rPr>
                <w:rFonts w:ascii="Courier New" w:hAnsi="Courier New"/>
                <w:b/>
                <w:i/>
                <w:noProof/>
              </w:rPr>
            </w:rPrChange>
          </w:rPr>
          <w:lastRenderedPageBreak/>
          <w:drawing>
            <wp:inline distT="0" distB="0" distL="0" distR="0">
              <wp:extent cx="5669280" cy="3235325"/>
              <wp:effectExtent l="19050" t="0" r="7620" b="0"/>
              <wp:docPr id="62"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9.JPG"/>
                      <pic:cNvPicPr/>
                    </pic:nvPicPr>
                    <pic:blipFill>
                      <a:blip r:embed="rId84"/>
                      <a:stretch>
                        <a:fillRect/>
                      </a:stretch>
                    </pic:blipFill>
                    <pic:spPr>
                      <a:xfrm>
                        <a:off x="0" y="0"/>
                        <a:ext cx="5669280" cy="3235325"/>
                      </a:xfrm>
                      <a:prstGeom prst="rect">
                        <a:avLst/>
                      </a:prstGeom>
                    </pic:spPr>
                  </pic:pic>
                </a:graphicData>
              </a:graphic>
            </wp:inline>
          </w:drawing>
        </w:r>
      </w:ins>
    </w:p>
    <w:p w:rsidR="003D1CC6" w:rsidRDefault="003D1CC6" w:rsidP="003D1CC6">
      <w:pPr>
        <w:pStyle w:val="ListNumber"/>
        <w:ind w:left="1440"/>
        <w:rPr>
          <w:ins w:id="2888" w:author=" Vijay Parmar" w:date="2009-08-23T03:23:00Z"/>
        </w:rPr>
      </w:pPr>
    </w:p>
    <w:p w:rsidR="001B67FD" w:rsidRDefault="001B67FD" w:rsidP="003D1CC6">
      <w:pPr>
        <w:pStyle w:val="ListNumber"/>
        <w:ind w:left="1440"/>
        <w:rPr>
          <w:ins w:id="2889" w:author=" Vijay Parmar" w:date="2009-08-23T03:01:00Z"/>
        </w:rPr>
      </w:pPr>
    </w:p>
    <w:p w:rsidR="003D1CC6" w:rsidRDefault="003D1CC6" w:rsidP="003D1CC6">
      <w:pPr>
        <w:pStyle w:val="ListNumber"/>
        <w:numPr>
          <w:ilvl w:val="0"/>
          <w:numId w:val="48"/>
        </w:numPr>
        <w:tabs>
          <w:tab w:val="num" w:pos="1080"/>
          <w:tab w:val="num" w:pos="1890"/>
        </w:tabs>
        <w:ind w:left="1890" w:hanging="450"/>
        <w:rPr>
          <w:ins w:id="2890" w:author=" Vijay Parmar" w:date="2009-08-23T03:01:00Z"/>
        </w:rPr>
      </w:pPr>
      <w:ins w:id="2891" w:author=" Vijay Parmar" w:date="2009-08-23T03:01:00Z">
        <w:r>
          <w:t xml:space="preserve">On GUI Installer Step 10, configure the additional JBoss application server port information. The sample values for the required properties are shown below. Click </w:t>
        </w:r>
        <w:r w:rsidRPr="00A22A04">
          <w:rPr>
            <w:rFonts w:ascii="Courier New" w:hAnsi="Courier New" w:cs="Courier New"/>
            <w:i/>
          </w:rPr>
          <w:t>Next Button</w:t>
        </w:r>
        <w:r>
          <w:t xml:space="preserve"> to proceed to next screen. </w:t>
        </w:r>
      </w:ins>
    </w:p>
    <w:p w:rsidR="00A82D76" w:rsidRDefault="00A82D76">
      <w:pPr>
        <w:pStyle w:val="ListNumber"/>
        <w:rPr>
          <w:ins w:id="2892" w:author=" Vijay Parmar" w:date="2009-08-23T03:01:00Z"/>
        </w:rPr>
        <w:pPrChange w:id="2893" w:author=" Vijay Parmar" w:date="2009-08-23T03:24:00Z">
          <w:pPr>
            <w:pStyle w:val="ListNumber"/>
            <w:ind w:left="1440"/>
          </w:pPr>
        </w:pPrChange>
      </w:pPr>
      <w:ins w:id="2894" w:author=" Vijay Parmar" w:date="2009-08-23T03:24:00Z">
        <w:r>
          <w:rPr>
            <w:noProof/>
            <w:rPrChange w:id="2895" w:author="Unknown">
              <w:rPr>
                <w:rFonts w:ascii="Courier New" w:hAnsi="Courier New"/>
                <w:b/>
                <w:i/>
                <w:noProof/>
              </w:rPr>
            </w:rPrChange>
          </w:rPr>
          <w:drawing>
            <wp:inline distT="0" distB="0" distL="0" distR="0">
              <wp:extent cx="5669280" cy="2834640"/>
              <wp:effectExtent l="19050" t="0" r="7620" b="0"/>
              <wp:docPr id="63"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0.JPG"/>
                      <pic:cNvPicPr/>
                    </pic:nvPicPr>
                    <pic:blipFill>
                      <a:blip r:embed="rId85"/>
                      <a:stretch>
                        <a:fillRect/>
                      </a:stretch>
                    </pic:blipFill>
                    <pic:spPr>
                      <a:xfrm>
                        <a:off x="0" y="0"/>
                        <a:ext cx="5669280" cy="283464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896" w:author=" Vijay Parmar" w:date="2009-08-23T03:01:00Z"/>
        </w:rPr>
      </w:pPr>
      <w:ins w:id="2897" w:author=" Vijay Parmar" w:date="2009-08-23T03:01:00Z">
        <w:r>
          <w:t xml:space="preserve">On GUI Installer Step 11, configure your database connection. The sample values for the required properties are shown below. Click </w:t>
        </w:r>
        <w:r w:rsidRPr="00A22A04">
          <w:rPr>
            <w:rFonts w:ascii="Courier New" w:hAnsi="Courier New" w:cs="Courier New"/>
            <w:i/>
          </w:rPr>
          <w:t>Next Button</w:t>
        </w:r>
        <w:r>
          <w:t xml:space="preserve"> to proceed to next screen. </w:t>
        </w:r>
      </w:ins>
    </w:p>
    <w:p w:rsidR="003D1CC6" w:rsidRDefault="00A82D76" w:rsidP="003D1CC6">
      <w:pPr>
        <w:pStyle w:val="ListNumber"/>
        <w:rPr>
          <w:ins w:id="2898" w:author=" Vijay Parmar" w:date="2009-08-23T03:01:00Z"/>
        </w:rPr>
      </w:pPr>
      <w:ins w:id="2899" w:author=" Vijay Parmar" w:date="2009-08-23T03:24:00Z">
        <w:r>
          <w:rPr>
            <w:noProof/>
            <w:rPrChange w:id="2900" w:author="Unknown">
              <w:rPr>
                <w:rFonts w:ascii="Courier New" w:hAnsi="Courier New"/>
                <w:b/>
                <w:i/>
                <w:noProof/>
              </w:rPr>
            </w:rPrChange>
          </w:rPr>
          <w:lastRenderedPageBreak/>
          <w:drawing>
            <wp:inline distT="0" distB="0" distL="0" distR="0">
              <wp:extent cx="5669280" cy="3070225"/>
              <wp:effectExtent l="19050" t="0" r="7620" b="0"/>
              <wp:docPr id="64"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1.JPG"/>
                      <pic:cNvPicPr/>
                    </pic:nvPicPr>
                    <pic:blipFill>
                      <a:blip r:embed="rId86"/>
                      <a:stretch>
                        <a:fillRect/>
                      </a:stretch>
                    </pic:blipFill>
                    <pic:spPr>
                      <a:xfrm>
                        <a:off x="0" y="0"/>
                        <a:ext cx="5669280" cy="3070225"/>
                      </a:xfrm>
                      <a:prstGeom prst="rect">
                        <a:avLst/>
                      </a:prstGeom>
                    </pic:spPr>
                  </pic:pic>
                </a:graphicData>
              </a:graphic>
            </wp:inline>
          </w:drawing>
        </w:r>
      </w:ins>
    </w:p>
    <w:p w:rsidR="001B67FD" w:rsidRDefault="001B67FD" w:rsidP="003D1CC6">
      <w:pPr>
        <w:pStyle w:val="ListNumber"/>
        <w:ind w:left="1440"/>
        <w:rPr>
          <w:ins w:id="2901" w:author=" Vijay Parmar" w:date="2009-08-23T03:01:00Z"/>
        </w:rPr>
      </w:pPr>
    </w:p>
    <w:p w:rsidR="003D1CC6" w:rsidRDefault="003D1CC6" w:rsidP="003D1CC6">
      <w:pPr>
        <w:pStyle w:val="ListNumber"/>
        <w:numPr>
          <w:ilvl w:val="0"/>
          <w:numId w:val="48"/>
        </w:numPr>
        <w:tabs>
          <w:tab w:val="num" w:pos="1080"/>
          <w:tab w:val="num" w:pos="1890"/>
        </w:tabs>
        <w:rPr>
          <w:ins w:id="2902" w:author=" Vijay Parmar" w:date="2009-08-23T03:01:00Z"/>
        </w:rPr>
      </w:pPr>
      <w:ins w:id="2903" w:author=" Vijay Parmar" w:date="2009-08-23T03:01:00Z">
        <w:r>
          <w:t xml:space="preserve">On GUI Installer Step 12, choose installation type. The Authentication type options are Database, LDAP or LDAPS. Choose the type preferred. Click </w:t>
        </w:r>
        <w:r w:rsidRPr="00A22A04">
          <w:rPr>
            <w:rFonts w:ascii="Courier New" w:hAnsi="Courier New" w:cs="Courier New"/>
            <w:i/>
          </w:rPr>
          <w:t>Next Button</w:t>
        </w:r>
        <w:r>
          <w:t xml:space="preserve"> to proceed to next screen. </w:t>
        </w:r>
      </w:ins>
    </w:p>
    <w:p w:rsidR="00A82D76" w:rsidRDefault="00A82D76">
      <w:pPr>
        <w:pStyle w:val="ListNumber"/>
        <w:rPr>
          <w:ins w:id="2904" w:author=" Vijay Parmar" w:date="2009-08-23T03:01:00Z"/>
        </w:rPr>
        <w:pPrChange w:id="2905" w:author=" Vijay Parmar" w:date="2009-08-23T03:25:00Z">
          <w:pPr>
            <w:pStyle w:val="ListNumber"/>
            <w:ind w:left="1080"/>
          </w:pPr>
        </w:pPrChange>
      </w:pPr>
      <w:ins w:id="2906" w:author=" Vijay Parmar" w:date="2009-08-23T03:25:00Z">
        <w:r>
          <w:rPr>
            <w:noProof/>
            <w:rPrChange w:id="2907" w:author="Unknown">
              <w:rPr>
                <w:rFonts w:ascii="Courier New" w:hAnsi="Courier New"/>
                <w:b/>
                <w:i/>
                <w:noProof/>
              </w:rPr>
            </w:rPrChange>
          </w:rPr>
          <w:drawing>
            <wp:inline distT="0" distB="0" distL="0" distR="0">
              <wp:extent cx="5669280" cy="2740660"/>
              <wp:effectExtent l="19050" t="0" r="7620" b="0"/>
              <wp:docPr id="65"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2.JPG"/>
                      <pic:cNvPicPr/>
                    </pic:nvPicPr>
                    <pic:blipFill>
                      <a:blip r:embed="rId87"/>
                      <a:stretch>
                        <a:fillRect/>
                      </a:stretch>
                    </pic:blipFill>
                    <pic:spPr>
                      <a:xfrm>
                        <a:off x="0" y="0"/>
                        <a:ext cx="5669280" cy="274066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08" w:author=" Vijay Parmar" w:date="2009-08-23T03:01:00Z"/>
        </w:rPr>
      </w:pPr>
      <w:ins w:id="2909" w:author=" Vijay Parmar" w:date="2009-08-23T03:01:00Z">
        <w:r>
          <w:t xml:space="preserve">On GUI Installer Step 13, configure LDAPS configuration for Authentication. Click </w:t>
        </w:r>
        <w:r w:rsidRPr="00A22A04">
          <w:rPr>
            <w:rFonts w:ascii="Courier New" w:hAnsi="Courier New" w:cs="Courier New"/>
            <w:i/>
          </w:rPr>
          <w:t>Next Button</w:t>
        </w:r>
        <w:r>
          <w:t xml:space="preserve"> to proceed to next screen.</w:t>
        </w:r>
      </w:ins>
    </w:p>
    <w:p w:rsidR="00A82D76" w:rsidRDefault="00A82D76">
      <w:pPr>
        <w:rPr>
          <w:ins w:id="2910" w:author=" Vijay Parmar" w:date="2009-08-23T03:01:00Z"/>
        </w:rPr>
        <w:pPrChange w:id="2911" w:author=" Vijay Parmar" w:date="2009-08-23T03:25:00Z">
          <w:pPr>
            <w:pStyle w:val="ListParagraph"/>
          </w:pPr>
        </w:pPrChange>
      </w:pPr>
      <w:ins w:id="2912" w:author=" Vijay Parmar" w:date="2009-08-23T03:25:00Z">
        <w:r>
          <w:rPr>
            <w:noProof/>
            <w:rPrChange w:id="2913" w:author="Unknown">
              <w:rPr>
                <w:rFonts w:ascii="Courier New" w:hAnsi="Courier New"/>
                <w:b/>
                <w:i/>
                <w:noProof/>
              </w:rPr>
            </w:rPrChange>
          </w:rPr>
          <w:lastRenderedPageBreak/>
          <w:drawing>
            <wp:inline distT="0" distB="0" distL="0" distR="0">
              <wp:extent cx="5669280" cy="2767965"/>
              <wp:effectExtent l="19050" t="0" r="7620" b="0"/>
              <wp:docPr id="66"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3.JPG"/>
                      <pic:cNvPicPr/>
                    </pic:nvPicPr>
                    <pic:blipFill>
                      <a:blip r:embed="rId88"/>
                      <a:stretch>
                        <a:fillRect/>
                      </a:stretch>
                    </pic:blipFill>
                    <pic:spPr>
                      <a:xfrm>
                        <a:off x="0" y="0"/>
                        <a:ext cx="5669280" cy="276796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14" w:author=" Vijay Parmar" w:date="2009-08-23T03:01:00Z"/>
        </w:rPr>
      </w:pPr>
      <w:ins w:id="2915" w:author=" Vijay Parmar" w:date="2009-08-23T03:01:00Z">
        <w:r>
          <w:t xml:space="preserve">On GUI Installer Step 14, configure LDAP information for Authentication. Click </w:t>
        </w:r>
        <w:r w:rsidRPr="00A22A04">
          <w:rPr>
            <w:rFonts w:ascii="Courier New" w:hAnsi="Courier New" w:cs="Courier New"/>
            <w:i/>
          </w:rPr>
          <w:t>Next Button</w:t>
        </w:r>
        <w:r>
          <w:t xml:space="preserve"> to proceed to next screen. </w:t>
        </w:r>
      </w:ins>
    </w:p>
    <w:p w:rsidR="00A82D76" w:rsidRDefault="00A82D76">
      <w:pPr>
        <w:pStyle w:val="ListNumber"/>
        <w:rPr>
          <w:ins w:id="2916" w:author=" Vijay Parmar" w:date="2009-08-23T03:01:00Z"/>
        </w:rPr>
        <w:pPrChange w:id="2917" w:author=" Vijay Parmar" w:date="2009-08-23T03:25:00Z">
          <w:pPr>
            <w:pStyle w:val="ListNumber"/>
            <w:ind w:left="1080"/>
          </w:pPr>
        </w:pPrChange>
      </w:pPr>
      <w:ins w:id="2918" w:author=" Vijay Parmar" w:date="2009-08-23T03:25:00Z">
        <w:r>
          <w:rPr>
            <w:noProof/>
            <w:rPrChange w:id="2919" w:author="Unknown">
              <w:rPr>
                <w:rFonts w:ascii="Courier New" w:hAnsi="Courier New"/>
                <w:b/>
                <w:i/>
                <w:noProof/>
              </w:rPr>
            </w:rPrChange>
          </w:rPr>
          <w:drawing>
            <wp:inline distT="0" distB="0" distL="0" distR="0">
              <wp:extent cx="5669280" cy="2759710"/>
              <wp:effectExtent l="19050" t="0" r="7620" b="0"/>
              <wp:docPr id="67"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4.JPG"/>
                      <pic:cNvPicPr/>
                    </pic:nvPicPr>
                    <pic:blipFill>
                      <a:blip r:embed="rId89"/>
                      <a:stretch>
                        <a:fillRect/>
                      </a:stretch>
                    </pic:blipFill>
                    <pic:spPr>
                      <a:xfrm>
                        <a:off x="0" y="0"/>
                        <a:ext cx="5669280" cy="275971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20" w:author=" Vijay Parmar" w:date="2009-08-23T03:01:00Z"/>
        </w:rPr>
      </w:pPr>
      <w:ins w:id="2921" w:author=" Vijay Parmar" w:date="2009-08-23T03:01:00Z">
        <w:r>
          <w:t xml:space="preserve">On GUI Installer Step 15, configure MySQL database connection information for Authentication.  Click </w:t>
        </w:r>
        <w:r w:rsidRPr="00A22A04">
          <w:rPr>
            <w:rFonts w:ascii="Courier New" w:hAnsi="Courier New" w:cs="Courier New"/>
            <w:i/>
          </w:rPr>
          <w:t>Next Button</w:t>
        </w:r>
        <w:r>
          <w:t xml:space="preserve"> to proceed to next screen.</w:t>
        </w:r>
      </w:ins>
    </w:p>
    <w:p w:rsidR="00A82D76" w:rsidRDefault="00A82D76">
      <w:pPr>
        <w:tabs>
          <w:tab w:val="left" w:pos="1710"/>
        </w:tabs>
        <w:rPr>
          <w:ins w:id="2922" w:author=" Vijay Parmar" w:date="2009-08-23T03:01:00Z"/>
        </w:rPr>
        <w:pPrChange w:id="2923" w:author=" Vijay Parmar" w:date="2009-08-23T03:25:00Z">
          <w:pPr>
            <w:tabs>
              <w:tab w:val="left" w:pos="1710"/>
            </w:tabs>
            <w:ind w:left="1440"/>
          </w:pPr>
        </w:pPrChange>
      </w:pPr>
      <w:ins w:id="2924" w:author=" Vijay Parmar" w:date="2009-08-23T03:25:00Z">
        <w:r>
          <w:rPr>
            <w:noProof/>
            <w:rPrChange w:id="2925" w:author="Unknown">
              <w:rPr>
                <w:rFonts w:ascii="Courier New" w:hAnsi="Courier New"/>
                <w:b/>
                <w:i/>
                <w:noProof/>
              </w:rPr>
            </w:rPrChange>
          </w:rPr>
          <w:lastRenderedPageBreak/>
          <w:drawing>
            <wp:inline distT="0" distB="0" distL="0" distR="0">
              <wp:extent cx="5669280" cy="2748280"/>
              <wp:effectExtent l="19050" t="0" r="7620" b="0"/>
              <wp:docPr id="68"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5.JPG"/>
                      <pic:cNvPicPr/>
                    </pic:nvPicPr>
                    <pic:blipFill>
                      <a:blip r:embed="rId90"/>
                      <a:stretch>
                        <a:fillRect/>
                      </a:stretch>
                    </pic:blipFill>
                    <pic:spPr>
                      <a:xfrm>
                        <a:off x="0" y="0"/>
                        <a:ext cx="5669280" cy="2748280"/>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26" w:author=" Vijay Parmar" w:date="2009-08-23T03:25:00Z"/>
        </w:rPr>
      </w:pPr>
      <w:ins w:id="2927" w:author=" Vijay Parmar" w:date="2009-08-23T03:01:00Z">
        <w:r>
          <w:t xml:space="preserve">On GUI Installer Step 16, the Installation Summary is shown. Verify the details before proceeding. Click </w:t>
        </w:r>
        <w:r w:rsidRPr="00A22A04">
          <w:rPr>
            <w:rFonts w:ascii="Courier New" w:hAnsi="Courier New" w:cs="Courier New"/>
            <w:i/>
          </w:rPr>
          <w:t>Next Button</w:t>
        </w:r>
        <w:r>
          <w:t xml:space="preserve"> to proceed to next screen.</w:t>
        </w:r>
      </w:ins>
    </w:p>
    <w:p w:rsidR="00A82D76" w:rsidRDefault="00A82D76">
      <w:pPr>
        <w:pStyle w:val="ListNumber"/>
        <w:rPr>
          <w:ins w:id="2928" w:author=" Vijay Parmar" w:date="2009-08-23T03:01:00Z"/>
        </w:rPr>
        <w:pPrChange w:id="2929" w:author=" Vijay Parmar" w:date="2009-08-23T03:25:00Z">
          <w:pPr>
            <w:pStyle w:val="ListNumber"/>
            <w:numPr>
              <w:numId w:val="48"/>
            </w:numPr>
            <w:tabs>
              <w:tab w:val="num" w:pos="1080"/>
              <w:tab w:val="num" w:pos="1890"/>
            </w:tabs>
            <w:ind w:left="1440" w:hanging="360"/>
          </w:pPr>
        </w:pPrChange>
      </w:pPr>
      <w:ins w:id="2930" w:author=" Vijay Parmar" w:date="2009-08-23T03:25:00Z">
        <w:r>
          <w:rPr>
            <w:noProof/>
            <w:rPrChange w:id="2931" w:author="Unknown">
              <w:rPr>
                <w:rFonts w:ascii="Courier New" w:hAnsi="Courier New"/>
                <w:b/>
                <w:i/>
                <w:noProof/>
              </w:rPr>
            </w:rPrChange>
          </w:rPr>
          <w:drawing>
            <wp:inline distT="0" distB="0" distL="0" distR="0">
              <wp:extent cx="5669280" cy="2901315"/>
              <wp:effectExtent l="19050" t="0" r="7620" b="0"/>
              <wp:docPr id="69"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6.JPG"/>
                      <pic:cNvPicPr/>
                    </pic:nvPicPr>
                    <pic:blipFill>
                      <a:blip r:embed="rId91"/>
                      <a:stretch>
                        <a:fillRect/>
                      </a:stretch>
                    </pic:blipFill>
                    <pic:spPr>
                      <a:xfrm>
                        <a:off x="0" y="0"/>
                        <a:ext cx="5669280" cy="290131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32" w:author=" Vijay Parmar" w:date="2009-08-23T03:25:00Z"/>
        </w:rPr>
      </w:pPr>
      <w:ins w:id="2933" w:author=" Vijay Parmar" w:date="2009-08-23T03:01:00Z">
        <w:r>
          <w:t xml:space="preserve">On GUI Installer Step 17, the Installation Group summary is shown. Currently only one software is installed named ‘csmupt’. Click </w:t>
        </w:r>
        <w:r w:rsidRPr="00A22A04">
          <w:rPr>
            <w:rFonts w:ascii="Courier New" w:hAnsi="Courier New" w:cs="Courier New"/>
            <w:i/>
          </w:rPr>
          <w:t>Next Button</w:t>
        </w:r>
        <w:r>
          <w:t xml:space="preserve"> to proceed to installation of the software. Note: It will take few minutes (or more depending on the network connection).</w:t>
        </w:r>
      </w:ins>
    </w:p>
    <w:p w:rsidR="00A82D76" w:rsidRDefault="00A82D76">
      <w:pPr>
        <w:pStyle w:val="ListNumber"/>
        <w:rPr>
          <w:ins w:id="2934" w:author=" Vijay Parmar" w:date="2009-08-23T03:01:00Z"/>
        </w:rPr>
        <w:pPrChange w:id="2935" w:author=" Vijay Parmar" w:date="2009-08-23T03:26:00Z">
          <w:pPr>
            <w:pStyle w:val="ListNumber"/>
            <w:numPr>
              <w:numId w:val="48"/>
            </w:numPr>
            <w:tabs>
              <w:tab w:val="num" w:pos="1080"/>
              <w:tab w:val="num" w:pos="1890"/>
            </w:tabs>
            <w:ind w:left="1440" w:hanging="360"/>
          </w:pPr>
        </w:pPrChange>
      </w:pPr>
      <w:ins w:id="2936" w:author=" Vijay Parmar" w:date="2009-08-23T03:26:00Z">
        <w:r>
          <w:rPr>
            <w:noProof/>
            <w:rPrChange w:id="2937" w:author="Unknown">
              <w:rPr>
                <w:rFonts w:ascii="Courier New" w:hAnsi="Courier New"/>
                <w:b/>
                <w:i/>
                <w:noProof/>
              </w:rPr>
            </w:rPrChange>
          </w:rPr>
          <w:lastRenderedPageBreak/>
          <w:drawing>
            <wp:inline distT="0" distB="0" distL="0" distR="0">
              <wp:extent cx="5669280" cy="3109595"/>
              <wp:effectExtent l="19050" t="0" r="7620" b="0"/>
              <wp:docPr id="70"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7.JPG"/>
                      <pic:cNvPicPr/>
                    </pic:nvPicPr>
                    <pic:blipFill>
                      <a:blip r:embed="rId92"/>
                      <a:stretch>
                        <a:fillRect/>
                      </a:stretch>
                    </pic:blipFill>
                    <pic:spPr>
                      <a:xfrm>
                        <a:off x="0" y="0"/>
                        <a:ext cx="5669280" cy="3109595"/>
                      </a:xfrm>
                      <a:prstGeom prst="rect">
                        <a:avLst/>
                      </a:prstGeom>
                    </pic:spPr>
                  </pic:pic>
                </a:graphicData>
              </a:graphic>
            </wp:inline>
          </w:drawing>
        </w:r>
      </w:ins>
    </w:p>
    <w:p w:rsidR="003D1CC6" w:rsidRDefault="003D1CC6" w:rsidP="003D1CC6">
      <w:pPr>
        <w:pStyle w:val="ListNumber"/>
        <w:numPr>
          <w:ilvl w:val="0"/>
          <w:numId w:val="48"/>
        </w:numPr>
        <w:tabs>
          <w:tab w:val="num" w:pos="1080"/>
          <w:tab w:val="num" w:pos="1890"/>
        </w:tabs>
        <w:rPr>
          <w:ins w:id="2938" w:author=" Vijay Parmar" w:date="2009-08-23T03:01:00Z"/>
        </w:rPr>
      </w:pPr>
      <w:ins w:id="2939" w:author=" Vijay Parmar" w:date="2009-08-23T03:01:00Z">
        <w:r>
          <w:t>On GUI Installer Step 18, the GUI installer runs the build for install or upgrade. If successful, the Installer will show Step 19. If the installation fails, refer the troubleshooting section on the CSM Wiki site</w:t>
        </w:r>
      </w:ins>
    </w:p>
    <w:p w:rsidR="00A82D76" w:rsidRDefault="00A82D76">
      <w:pPr>
        <w:pStyle w:val="BodyText"/>
        <w:ind w:left="0"/>
        <w:rPr>
          <w:ins w:id="2940" w:author=" Vijay Parmar" w:date="2009-08-23T03:26:00Z"/>
        </w:rPr>
        <w:pPrChange w:id="2941" w:author=" Vijay Parmar" w:date="2009-08-23T03:00:00Z">
          <w:pPr>
            <w:pStyle w:val="Heading9"/>
          </w:pPr>
        </w:pPrChange>
      </w:pPr>
      <w:ins w:id="2942" w:author=" Vijay Parmar" w:date="2009-08-23T03:26:00Z">
        <w:r>
          <w:rPr>
            <w:noProof/>
            <w:rPrChange w:id="2943" w:author="Unknown">
              <w:rPr>
                <w:rFonts w:ascii="Courier New" w:hAnsi="Courier New"/>
                <w:i/>
                <w:noProof/>
              </w:rPr>
            </w:rPrChange>
          </w:rPr>
          <w:drawing>
            <wp:inline distT="0" distB="0" distL="0" distR="0">
              <wp:extent cx="5669280" cy="4250690"/>
              <wp:effectExtent l="19050" t="0" r="7620" b="0"/>
              <wp:docPr id="71"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8.JPG"/>
                      <pic:cNvPicPr/>
                    </pic:nvPicPr>
                    <pic:blipFill>
                      <a:blip r:embed="rId93"/>
                      <a:stretch>
                        <a:fillRect/>
                      </a:stretch>
                    </pic:blipFill>
                    <pic:spPr>
                      <a:xfrm>
                        <a:off x="0" y="0"/>
                        <a:ext cx="5669280" cy="4250690"/>
                      </a:xfrm>
                      <a:prstGeom prst="rect">
                        <a:avLst/>
                      </a:prstGeom>
                    </pic:spPr>
                  </pic:pic>
                </a:graphicData>
              </a:graphic>
            </wp:inline>
          </w:drawing>
        </w:r>
      </w:ins>
    </w:p>
    <w:p w:rsidR="001B67FD" w:rsidRDefault="001B67FD" w:rsidP="001B67FD">
      <w:pPr>
        <w:pStyle w:val="ListNumber"/>
        <w:numPr>
          <w:ilvl w:val="0"/>
          <w:numId w:val="48"/>
        </w:numPr>
        <w:tabs>
          <w:tab w:val="num" w:pos="1080"/>
          <w:tab w:val="num" w:pos="1890"/>
        </w:tabs>
        <w:rPr>
          <w:ins w:id="2944" w:author=" Vijay Parmar" w:date="2009-08-23T03:26:00Z"/>
        </w:rPr>
      </w:pPr>
      <w:ins w:id="2945" w:author=" Vijay Parmar" w:date="2009-08-23T03:26:00Z">
        <w:r>
          <w:lastRenderedPageBreak/>
          <w:t xml:space="preserve">On GUI Installer Step 19, the GUI installer </w:t>
        </w:r>
        <w:r w:rsidR="008B0D46">
          <w:t xml:space="preserve">shows the </w:t>
        </w:r>
      </w:ins>
      <w:ins w:id="2946" w:author=" Vijay Parmar" w:date="2009-08-23T03:27:00Z">
        <w:r w:rsidR="008B0D46">
          <w:t>Installation finished screen. It shows the location of the uninstaller. Also provides an option to generate an automated installation script. Click Done Button to exit the GUI installer.</w:t>
        </w:r>
      </w:ins>
    </w:p>
    <w:p w:rsidR="00A82D76" w:rsidRDefault="00A82D76">
      <w:pPr>
        <w:pStyle w:val="BodyText"/>
        <w:ind w:left="0"/>
        <w:rPr>
          <w:ins w:id="2947" w:author=" Vijay Parmar" w:date="2009-08-22T14:22:00Z"/>
        </w:rPr>
        <w:pPrChange w:id="2948" w:author=" Vijay Parmar" w:date="2009-08-23T03:00:00Z">
          <w:pPr>
            <w:pStyle w:val="Heading9"/>
          </w:pPr>
        </w:pPrChange>
      </w:pPr>
      <w:ins w:id="2949" w:author=" Vijay Parmar" w:date="2009-08-23T03:26:00Z">
        <w:r>
          <w:rPr>
            <w:noProof/>
            <w:rPrChange w:id="2950" w:author="Unknown">
              <w:rPr>
                <w:rFonts w:ascii="Courier New" w:hAnsi="Courier New"/>
                <w:i/>
                <w:noProof/>
              </w:rPr>
            </w:rPrChange>
          </w:rPr>
          <w:drawing>
            <wp:inline distT="0" distB="0" distL="0" distR="0">
              <wp:extent cx="5669280" cy="2779395"/>
              <wp:effectExtent l="19050" t="0" r="7620" b="0"/>
              <wp:docPr id="72"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Screens19.JPG"/>
                      <pic:cNvPicPr/>
                    </pic:nvPicPr>
                    <pic:blipFill>
                      <a:blip r:embed="rId94"/>
                      <a:stretch>
                        <a:fillRect/>
                      </a:stretch>
                    </pic:blipFill>
                    <pic:spPr>
                      <a:xfrm>
                        <a:off x="0" y="0"/>
                        <a:ext cx="5669280" cy="2779395"/>
                      </a:xfrm>
                      <a:prstGeom prst="rect">
                        <a:avLst/>
                      </a:prstGeom>
                    </pic:spPr>
                  </pic:pic>
                </a:graphicData>
              </a:graphic>
            </wp:inline>
          </w:drawing>
        </w:r>
      </w:ins>
    </w:p>
    <w:p w:rsidR="00E80D8F" w:rsidRDefault="00E80D8F" w:rsidP="00E80D8F">
      <w:pPr>
        <w:pStyle w:val="Heading9"/>
        <w:rPr>
          <w:ins w:id="2951" w:author=" Vijay Parmar" w:date="2009-08-22T20:55:00Z"/>
        </w:rPr>
      </w:pPr>
      <w:bookmarkStart w:id="2952" w:name="_Installing_UPT_using_1"/>
      <w:bookmarkStart w:id="2953" w:name="_Toc238804939"/>
      <w:bookmarkEnd w:id="2952"/>
      <w:ins w:id="2954" w:author=" Vijay Parmar" w:date="2009-08-22T20:55:00Z">
        <w:r>
          <w:lastRenderedPageBreak/>
          <w:t>Installing UPT using command line installer</w:t>
        </w:r>
        <w:bookmarkEnd w:id="2953"/>
      </w:ins>
    </w:p>
    <w:p w:rsidR="00E80D8F" w:rsidRPr="00E80D8F" w:rsidRDefault="00E80D8F" w:rsidP="00E80D8F">
      <w:pPr>
        <w:pStyle w:val="BodyText"/>
        <w:rPr>
          <w:ins w:id="2955" w:author=" Vijay Parmar" w:date="2009-08-22T20:55:00Z"/>
        </w:rPr>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342AC2" w:rsidRDefault="00342AC2" w:rsidP="00342AC2">
      <w:pPr>
        <w:pStyle w:val="Heading9"/>
        <w:rPr>
          <w:ins w:id="2956" w:author=" Vijay Parmar" w:date="2009-08-23T14:53:00Z"/>
        </w:rPr>
      </w:pPr>
      <w:bookmarkStart w:id="2957" w:name="_Toc238804940"/>
      <w:ins w:id="2958" w:author=" Vijay Parmar" w:date="2009-08-23T14:53:00Z">
        <w:r>
          <w:lastRenderedPageBreak/>
          <w:t xml:space="preserve">Sample </w:t>
        </w:r>
      </w:ins>
      <w:ins w:id="2959" w:author=" Vijay Parmar" w:date="2009-08-23T14:54:00Z">
        <w:r>
          <w:t xml:space="preserve">Local - </w:t>
        </w:r>
      </w:ins>
      <w:ins w:id="2960" w:author=" Vijay Parmar" w:date="2009-08-23T14:53:00Z">
        <w:r>
          <w:t>Single Installation Single</w:t>
        </w:r>
      </w:ins>
      <w:ins w:id="2961" w:author=" Vijay Parmar" w:date="2009-08-23T14:54:00Z">
        <w:r>
          <w:t>/</w:t>
        </w:r>
      </w:ins>
      <w:ins w:id="2962" w:author=" Vijay Parmar" w:date="2009-08-23T14:53:00Z">
        <w:r>
          <w:t xml:space="preserve"> Schema </w:t>
        </w:r>
      </w:ins>
      <w:ins w:id="2963" w:author=" Vijay Parmar" w:date="2009-08-23T14:54:00Z">
        <w:r>
          <w:t>Deployment</w:t>
        </w:r>
      </w:ins>
      <w:bookmarkEnd w:id="2957"/>
    </w:p>
    <w:p w:rsidR="00416C7F" w:rsidRDefault="00416C7F" w:rsidP="00590CE4">
      <w:pPr>
        <w:pStyle w:val="BodyText"/>
      </w:pPr>
    </w:p>
    <w:p w:rsidR="00416C7F" w:rsidRDefault="00416C7F" w:rsidP="00590CE4">
      <w:pPr>
        <w:pStyle w:val="BodyText"/>
      </w:pPr>
    </w:p>
    <w:p w:rsidR="00416C7F" w:rsidRDefault="003D4C4E" w:rsidP="00590CE4">
      <w:pPr>
        <w:pStyle w:val="BodyText"/>
        <w:rPr>
          <w:ins w:id="2964" w:author=" Vijay Parmar" w:date="2009-08-23T14:54:00Z"/>
        </w:rPr>
      </w:pPr>
      <w:ins w:id="2965" w:author=" Vijay Parmar" w:date="2009-08-23T14:54:00Z">
        <w:r>
          <w:t xml:space="preserve">A sample local </w:t>
        </w:r>
      </w:ins>
      <w:ins w:id="2966" w:author=" Vijay Parmar" w:date="2009-08-23T15:04:00Z">
        <w:r w:rsidR="00F1210C">
          <w:t xml:space="preserve">deployment </w:t>
        </w:r>
      </w:ins>
      <w:ins w:id="2967" w:author=" Vijay Parmar" w:date="2009-08-23T14:54:00Z">
        <w:r>
          <w:t>of UPT 4.2 with Single installation and Single Schema configuration</w:t>
        </w:r>
      </w:ins>
      <w:ins w:id="2968" w:author=" Vijay Parmar" w:date="2009-08-23T15:04:00Z">
        <w:r w:rsidR="00F1210C">
          <w:t xml:space="preserve"> is shown in this appendix</w:t>
        </w:r>
      </w:ins>
      <w:ins w:id="2969" w:author=" Vijay Parmar" w:date="2009-08-23T15:02:00Z">
        <w:r>
          <w:t xml:space="preserve">. This </w:t>
        </w:r>
      </w:ins>
      <w:ins w:id="2970" w:author=" Vijay Parmar" w:date="2009-08-23T15:04:00Z">
        <w:r w:rsidR="005E5BBC">
          <w:t xml:space="preserve">UPT </w:t>
        </w:r>
      </w:ins>
      <w:ins w:id="2971" w:author=" Vijay Parmar" w:date="2009-08-23T15:05:00Z">
        <w:r w:rsidR="002A01FA">
          <w:t xml:space="preserve">4.2 </w:t>
        </w:r>
      </w:ins>
      <w:ins w:id="2972" w:author=" Vijay Parmar" w:date="2009-08-23T15:02:00Z">
        <w:r>
          <w:t>deployment supports CSM v3.1, v3.2, v4.0, v4.1 and v4.2</w:t>
        </w:r>
      </w:ins>
      <w:ins w:id="2973" w:author=" Vijay Parmar" w:date="2009-08-23T15:03:00Z">
        <w:r>
          <w:t xml:space="preserve"> CSM schemas and applications. The deployment</w:t>
        </w:r>
      </w:ins>
      <w:ins w:id="2974" w:author=" Vijay Parmar" w:date="2009-08-23T14:54:00Z">
        <w:r>
          <w:t xml:space="preserve"> includes the following </w:t>
        </w:r>
      </w:ins>
      <w:ins w:id="2975" w:author=" Vijay Parmar" w:date="2009-08-23T14:55:00Z">
        <w:r>
          <w:t>configurations</w:t>
        </w:r>
      </w:ins>
      <w:ins w:id="2976" w:author=" Vijay Parmar" w:date="2009-08-23T15:02:00Z">
        <w:r>
          <w:t>:</w:t>
        </w:r>
      </w:ins>
    </w:p>
    <w:p w:rsidR="003D4C4E" w:rsidRDefault="003D4C4E" w:rsidP="003D4C4E">
      <w:pPr>
        <w:pStyle w:val="BodyText"/>
        <w:numPr>
          <w:ilvl w:val="0"/>
          <w:numId w:val="96"/>
        </w:numPr>
        <w:rPr>
          <w:ins w:id="2977" w:author=" Vijay Parmar" w:date="2009-08-23T15:01:00Z"/>
        </w:rPr>
        <w:pPrChange w:id="2978" w:author=" Vijay Parmar" w:date="2009-08-23T14:54:00Z">
          <w:pPr>
            <w:pStyle w:val="BodyText"/>
          </w:pPr>
        </w:pPrChange>
      </w:pPr>
      <w:ins w:id="2979" w:author=" Vijay Parmar" w:date="2009-08-23T15:01:00Z">
        <w:r>
          <w:t>JBOSS_HOME/server/&lt;jboss.server.name&gt;/conf/</w:t>
        </w:r>
      </w:ins>
      <w:ins w:id="2980" w:author=" Vijay Parmar" w:date="2009-08-23T14:55:00Z">
        <w:r>
          <w:t>Login-config.xml</w:t>
        </w:r>
      </w:ins>
    </w:p>
    <w:p w:rsidR="003D4C4E" w:rsidRDefault="003D4C4E" w:rsidP="003D4C4E">
      <w:pPr>
        <w:pStyle w:val="BodyText"/>
        <w:rPr>
          <w:ins w:id="2981" w:author=" Vijay Parmar" w:date="2009-08-23T15:06:00Z"/>
        </w:rPr>
      </w:pPr>
    </w:p>
    <w:p w:rsidR="00C2621C" w:rsidRPr="00E762C7" w:rsidRDefault="00C2621C" w:rsidP="00C2621C">
      <w:pPr>
        <w:autoSpaceDE w:val="0"/>
        <w:autoSpaceDN w:val="0"/>
        <w:adjustRightInd w:val="0"/>
        <w:rPr>
          <w:ins w:id="2982" w:author=" Vijay Parmar" w:date="2009-08-23T15:06:00Z"/>
          <w:rFonts w:ascii="Times New Roman" w:hAnsi="Times New Roman"/>
          <w:color w:val="000000"/>
          <w:sz w:val="20"/>
          <w:highlight w:val="white"/>
          <w:rPrChange w:id="2983" w:author=" Vijay Parmar" w:date="2009-08-23T15:27:00Z">
            <w:rPr>
              <w:ins w:id="2984" w:author=" Vijay Parmar" w:date="2009-08-23T15:06:00Z"/>
              <w:rFonts w:ascii="Times New Roman" w:hAnsi="Times New Roman"/>
              <w:color w:val="000000"/>
              <w:sz w:val="24"/>
              <w:highlight w:val="white"/>
            </w:rPr>
          </w:rPrChange>
        </w:rPr>
      </w:pPr>
      <w:ins w:id="2985" w:author=" Vijay Parmar" w:date="2009-08-23T15:06:00Z">
        <w:r w:rsidRPr="00E762C7">
          <w:rPr>
            <w:rFonts w:ascii="Times New Roman" w:hAnsi="Times New Roman"/>
            <w:color w:val="008080"/>
            <w:sz w:val="20"/>
            <w:highlight w:val="white"/>
            <w:rPrChange w:id="2986" w:author=" Vijay Parmar" w:date="2009-08-23T15:27:00Z">
              <w:rPr>
                <w:rFonts w:ascii="Times New Roman" w:hAnsi="Times New Roman"/>
                <w:color w:val="008080"/>
                <w:sz w:val="24"/>
                <w:highlight w:val="white"/>
              </w:rPr>
            </w:rPrChange>
          </w:rPr>
          <w:t>&lt;?xml version="1.0" encoding="UTF-8"?&gt;</w:t>
        </w:r>
      </w:ins>
    </w:p>
    <w:p w:rsidR="00C2621C" w:rsidRPr="00E762C7" w:rsidRDefault="00C2621C" w:rsidP="00C2621C">
      <w:pPr>
        <w:autoSpaceDE w:val="0"/>
        <w:autoSpaceDN w:val="0"/>
        <w:adjustRightInd w:val="0"/>
        <w:rPr>
          <w:ins w:id="2987" w:author=" Vijay Parmar" w:date="2009-08-23T15:06:00Z"/>
          <w:rFonts w:ascii="Times New Roman" w:hAnsi="Times New Roman"/>
          <w:color w:val="000000"/>
          <w:sz w:val="20"/>
          <w:highlight w:val="white"/>
          <w:rPrChange w:id="2988" w:author=" Vijay Parmar" w:date="2009-08-23T15:27:00Z">
            <w:rPr>
              <w:ins w:id="2989" w:author=" Vijay Parmar" w:date="2009-08-23T15:06:00Z"/>
              <w:rFonts w:ascii="Times New Roman" w:hAnsi="Times New Roman"/>
              <w:color w:val="000000"/>
              <w:sz w:val="24"/>
              <w:highlight w:val="white"/>
            </w:rPr>
          </w:rPrChange>
        </w:rPr>
      </w:pPr>
      <w:ins w:id="2990" w:author=" Vijay Parmar" w:date="2009-08-23T15:06:00Z">
        <w:r w:rsidRPr="00E762C7">
          <w:rPr>
            <w:rFonts w:ascii="Times New Roman" w:hAnsi="Times New Roman"/>
            <w:color w:val="0000FF"/>
            <w:sz w:val="20"/>
            <w:highlight w:val="white"/>
            <w:rPrChange w:id="2991"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2992"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2993"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994"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FF0000"/>
            <w:sz w:val="20"/>
            <w:highlight w:val="white"/>
            <w:rPrChange w:id="2995"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2996"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2997" w:author=" Vijay Parmar" w:date="2009-08-23T15:27:00Z">
              <w:rPr>
                <w:rFonts w:ascii="Times New Roman" w:hAnsi="Times New Roman"/>
                <w:color w:val="000000"/>
                <w:sz w:val="24"/>
                <w:highlight w:val="white"/>
              </w:rPr>
            </w:rPrChange>
          </w:rPr>
          <w:t>csmupt</w:t>
        </w:r>
        <w:r w:rsidRPr="00E762C7">
          <w:rPr>
            <w:rFonts w:ascii="Times New Roman" w:hAnsi="Times New Roman"/>
            <w:color w:val="0000FF"/>
            <w:sz w:val="20"/>
            <w:highlight w:val="white"/>
            <w:rPrChange w:id="2998"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2999"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3000"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01" w:author=" Vijay Parmar" w:date="2009-08-23T15:06:00Z"/>
          <w:rFonts w:ascii="Times New Roman" w:hAnsi="Times New Roman"/>
          <w:color w:val="000000"/>
          <w:sz w:val="20"/>
          <w:highlight w:val="white"/>
          <w:rPrChange w:id="3002" w:author=" Vijay Parmar" w:date="2009-08-23T15:27:00Z">
            <w:rPr>
              <w:ins w:id="3003" w:author=" Vijay Parmar" w:date="2009-08-23T15:06:00Z"/>
              <w:rFonts w:ascii="Times New Roman" w:hAnsi="Times New Roman"/>
              <w:color w:val="000000"/>
              <w:sz w:val="24"/>
              <w:highlight w:val="white"/>
            </w:rPr>
          </w:rPrChange>
        </w:rPr>
      </w:pPr>
      <w:ins w:id="3004" w:author=" Vijay Parmar" w:date="2009-08-23T15:06:00Z">
        <w:r w:rsidRPr="00E762C7">
          <w:rPr>
            <w:rFonts w:ascii="Times New Roman" w:hAnsi="Times New Roman"/>
            <w:color w:val="0000FF"/>
            <w:sz w:val="20"/>
            <w:highlight w:val="white"/>
            <w:rPrChange w:id="300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06" w:author=" Vijay Parmar" w:date="2009-08-23T15:27:00Z">
              <w:rPr>
                <w:rFonts w:ascii="Times New Roman" w:hAnsi="Times New Roman"/>
                <w:color w:val="800000"/>
                <w:sz w:val="24"/>
                <w:highlight w:val="white"/>
              </w:rPr>
            </w:rPrChange>
          </w:rPr>
          <w:t>login-module</w:t>
        </w:r>
        <w:r w:rsidRPr="00E762C7">
          <w:rPr>
            <w:rFonts w:ascii="Times New Roman" w:hAnsi="Times New Roman"/>
            <w:color w:val="FF0000"/>
            <w:sz w:val="20"/>
            <w:highlight w:val="white"/>
            <w:rPrChange w:id="3007" w:author=" Vijay Parmar" w:date="2009-08-23T15:27:00Z">
              <w:rPr>
                <w:rFonts w:ascii="Times New Roman" w:hAnsi="Times New Roman"/>
                <w:color w:val="FF0000"/>
                <w:sz w:val="24"/>
                <w:highlight w:val="white"/>
              </w:rPr>
            </w:rPrChange>
          </w:rPr>
          <w:t xml:space="preserve"> code</w:t>
        </w:r>
        <w:r w:rsidRPr="00E762C7">
          <w:rPr>
            <w:rFonts w:ascii="Times New Roman" w:hAnsi="Times New Roman"/>
            <w:color w:val="0000FF"/>
            <w:sz w:val="20"/>
            <w:highlight w:val="white"/>
            <w:rPrChange w:id="3008"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09" w:author=" Vijay Parmar" w:date="2009-08-23T15:27:00Z">
              <w:rPr>
                <w:rFonts w:ascii="Times New Roman" w:hAnsi="Times New Roman"/>
                <w:color w:val="000000"/>
                <w:sz w:val="24"/>
                <w:highlight w:val="white"/>
              </w:rPr>
            </w:rPrChange>
          </w:rPr>
          <w:t>gov.nih.nci.security.authentication.loginmodules.RDBMSLoginModule</w:t>
        </w:r>
        <w:r w:rsidRPr="00E762C7">
          <w:rPr>
            <w:rFonts w:ascii="Times New Roman" w:hAnsi="Times New Roman"/>
            <w:color w:val="0000FF"/>
            <w:sz w:val="20"/>
            <w:highlight w:val="white"/>
            <w:rPrChange w:id="3010" w:author=" Vijay Parmar" w:date="2009-08-23T15:27:00Z">
              <w:rPr>
                <w:rFonts w:ascii="Times New Roman" w:hAnsi="Times New Roman"/>
                <w:color w:val="0000FF"/>
                <w:sz w:val="24"/>
                <w:highlight w:val="white"/>
              </w:rPr>
            </w:rPrChange>
          </w:rPr>
          <w:t>"</w:t>
        </w:r>
        <w:r w:rsidRPr="00E762C7">
          <w:rPr>
            <w:rFonts w:ascii="Times New Roman" w:hAnsi="Times New Roman"/>
            <w:color w:val="FF0000"/>
            <w:sz w:val="20"/>
            <w:highlight w:val="white"/>
            <w:rPrChange w:id="3011" w:author=" Vijay Parmar" w:date="2009-08-23T15:27:00Z">
              <w:rPr>
                <w:rFonts w:ascii="Times New Roman" w:hAnsi="Times New Roman"/>
                <w:color w:val="FF0000"/>
                <w:sz w:val="24"/>
                <w:highlight w:val="white"/>
              </w:rPr>
            </w:rPrChange>
          </w:rPr>
          <w:t xml:space="preserve"> flag</w:t>
        </w:r>
        <w:r w:rsidRPr="00E762C7">
          <w:rPr>
            <w:rFonts w:ascii="Times New Roman" w:hAnsi="Times New Roman"/>
            <w:color w:val="0000FF"/>
            <w:sz w:val="20"/>
            <w:highlight w:val="white"/>
            <w:rPrChange w:id="3012"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13" w:author=" Vijay Parmar" w:date="2009-08-23T15:27:00Z">
              <w:rPr>
                <w:rFonts w:ascii="Times New Roman" w:hAnsi="Times New Roman"/>
                <w:color w:val="000000"/>
                <w:sz w:val="24"/>
                <w:highlight w:val="white"/>
              </w:rPr>
            </w:rPrChange>
          </w:rPr>
          <w:t>required</w:t>
        </w:r>
        <w:r w:rsidRPr="00E762C7">
          <w:rPr>
            <w:rFonts w:ascii="Times New Roman" w:hAnsi="Times New Roman"/>
            <w:color w:val="0000FF"/>
            <w:sz w:val="20"/>
            <w:highlight w:val="white"/>
            <w:rPrChange w:id="3014"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15" w:author=" Vijay Parmar" w:date="2009-08-23T15:06:00Z"/>
          <w:rFonts w:ascii="Times New Roman" w:hAnsi="Times New Roman"/>
          <w:color w:val="000000"/>
          <w:sz w:val="20"/>
          <w:highlight w:val="white"/>
          <w:rPrChange w:id="3016" w:author=" Vijay Parmar" w:date="2009-08-23T15:27:00Z">
            <w:rPr>
              <w:ins w:id="3017" w:author=" Vijay Parmar" w:date="2009-08-23T15:06:00Z"/>
              <w:rFonts w:ascii="Times New Roman" w:hAnsi="Times New Roman"/>
              <w:color w:val="000000"/>
              <w:sz w:val="24"/>
              <w:highlight w:val="white"/>
            </w:rPr>
          </w:rPrChange>
        </w:rPr>
      </w:pPr>
      <w:ins w:id="3018" w:author=" Vijay Parmar" w:date="2009-08-23T15:06:00Z">
        <w:r w:rsidRPr="00E762C7">
          <w:rPr>
            <w:rFonts w:ascii="Times New Roman" w:hAnsi="Times New Roman"/>
            <w:color w:val="000000"/>
            <w:sz w:val="20"/>
            <w:highlight w:val="white"/>
            <w:rPrChange w:id="3019"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02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2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22"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23"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24" w:author=" Vijay Parmar" w:date="2009-08-23T15:27:00Z">
              <w:rPr>
                <w:rFonts w:ascii="Times New Roman" w:hAnsi="Times New Roman"/>
                <w:color w:val="000000"/>
                <w:sz w:val="24"/>
                <w:highlight w:val="white"/>
              </w:rPr>
            </w:rPrChange>
          </w:rPr>
          <w:t>driver</w:t>
        </w:r>
        <w:r w:rsidRPr="00E762C7">
          <w:rPr>
            <w:rFonts w:ascii="Times New Roman" w:hAnsi="Times New Roman"/>
            <w:color w:val="0000FF"/>
            <w:sz w:val="20"/>
            <w:highlight w:val="white"/>
            <w:rPrChange w:id="3025"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026" w:author=" Vijay Parmar" w:date="2009-08-23T15:27: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3027"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28"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029"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30" w:author=" Vijay Parmar" w:date="2009-08-23T15:06:00Z"/>
          <w:rFonts w:ascii="Times New Roman" w:hAnsi="Times New Roman"/>
          <w:color w:val="000000"/>
          <w:sz w:val="20"/>
          <w:highlight w:val="white"/>
          <w:rPrChange w:id="3031" w:author=" Vijay Parmar" w:date="2009-08-23T15:27:00Z">
            <w:rPr>
              <w:ins w:id="3032" w:author=" Vijay Parmar" w:date="2009-08-23T15:06:00Z"/>
              <w:rFonts w:ascii="Times New Roman" w:hAnsi="Times New Roman"/>
              <w:color w:val="000000"/>
              <w:sz w:val="24"/>
              <w:highlight w:val="white"/>
            </w:rPr>
          </w:rPrChange>
        </w:rPr>
      </w:pPr>
      <w:ins w:id="3033" w:author=" Vijay Parmar" w:date="2009-08-23T15:06:00Z">
        <w:r w:rsidRPr="00E762C7">
          <w:rPr>
            <w:rFonts w:ascii="Times New Roman" w:hAnsi="Times New Roman"/>
            <w:color w:val="000000"/>
            <w:sz w:val="20"/>
            <w:highlight w:val="white"/>
            <w:rPrChange w:id="3034"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03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3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37"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38"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39" w:author=" Vijay Parmar" w:date="2009-08-23T15:27:00Z">
              <w:rPr>
                <w:rFonts w:ascii="Times New Roman" w:hAnsi="Times New Roman"/>
                <w:color w:val="000000"/>
                <w:sz w:val="24"/>
                <w:highlight w:val="white"/>
              </w:rPr>
            </w:rPrChange>
          </w:rPr>
          <w:t>url</w:t>
        </w:r>
        <w:r w:rsidRPr="00E762C7">
          <w:rPr>
            <w:rFonts w:ascii="Times New Roman" w:hAnsi="Times New Roman"/>
            <w:color w:val="0000FF"/>
            <w:sz w:val="20"/>
            <w:highlight w:val="white"/>
            <w:rPrChange w:id="3040"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041" w:author=" Vijay Parmar" w:date="2009-08-23T15:27: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3042"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43"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044"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45" w:author=" Vijay Parmar" w:date="2009-08-23T15:06:00Z"/>
          <w:rFonts w:ascii="Times New Roman" w:hAnsi="Times New Roman"/>
          <w:color w:val="000000"/>
          <w:sz w:val="20"/>
          <w:highlight w:val="white"/>
          <w:rPrChange w:id="3046" w:author=" Vijay Parmar" w:date="2009-08-23T15:27:00Z">
            <w:rPr>
              <w:ins w:id="3047" w:author=" Vijay Parmar" w:date="2009-08-23T15:06:00Z"/>
              <w:rFonts w:ascii="Times New Roman" w:hAnsi="Times New Roman"/>
              <w:color w:val="000000"/>
              <w:sz w:val="24"/>
              <w:highlight w:val="white"/>
            </w:rPr>
          </w:rPrChange>
        </w:rPr>
      </w:pPr>
      <w:ins w:id="3048" w:author=" Vijay Parmar" w:date="2009-08-23T15:06:00Z">
        <w:r w:rsidRPr="00E762C7">
          <w:rPr>
            <w:rFonts w:ascii="Times New Roman" w:hAnsi="Times New Roman"/>
            <w:color w:val="000000"/>
            <w:sz w:val="20"/>
            <w:highlight w:val="white"/>
            <w:rPrChange w:id="3049"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05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5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52"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53"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54" w:author=" Vijay Parmar" w:date="2009-08-23T15:27:00Z">
              <w:rPr>
                <w:rFonts w:ascii="Times New Roman" w:hAnsi="Times New Roman"/>
                <w:color w:val="000000"/>
                <w:sz w:val="24"/>
                <w:highlight w:val="white"/>
              </w:rPr>
            </w:rPrChange>
          </w:rPr>
          <w:t>user</w:t>
        </w:r>
        <w:r w:rsidRPr="00E762C7">
          <w:rPr>
            <w:rFonts w:ascii="Times New Roman" w:hAnsi="Times New Roman"/>
            <w:color w:val="0000FF"/>
            <w:sz w:val="20"/>
            <w:highlight w:val="white"/>
            <w:rPrChange w:id="3055"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056"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3057"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58"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059"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60" w:author=" Vijay Parmar" w:date="2009-08-23T15:06:00Z"/>
          <w:rFonts w:ascii="Times New Roman" w:hAnsi="Times New Roman"/>
          <w:color w:val="000000"/>
          <w:sz w:val="20"/>
          <w:highlight w:val="white"/>
          <w:rPrChange w:id="3061" w:author=" Vijay Parmar" w:date="2009-08-23T15:27:00Z">
            <w:rPr>
              <w:ins w:id="3062" w:author=" Vijay Parmar" w:date="2009-08-23T15:06:00Z"/>
              <w:rFonts w:ascii="Times New Roman" w:hAnsi="Times New Roman"/>
              <w:color w:val="000000"/>
              <w:sz w:val="24"/>
              <w:highlight w:val="white"/>
            </w:rPr>
          </w:rPrChange>
        </w:rPr>
      </w:pPr>
      <w:ins w:id="3063" w:author=" Vijay Parmar" w:date="2009-08-23T15:06:00Z">
        <w:r w:rsidRPr="00E762C7">
          <w:rPr>
            <w:rFonts w:ascii="Times New Roman" w:hAnsi="Times New Roman"/>
            <w:color w:val="000000"/>
            <w:sz w:val="20"/>
            <w:highlight w:val="white"/>
            <w:rPrChange w:id="3064"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06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6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67"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68"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69" w:author=" Vijay Parmar" w:date="2009-08-23T15:27:00Z">
              <w:rPr>
                <w:rFonts w:ascii="Times New Roman" w:hAnsi="Times New Roman"/>
                <w:color w:val="000000"/>
                <w:sz w:val="24"/>
                <w:highlight w:val="white"/>
              </w:rPr>
            </w:rPrChange>
          </w:rPr>
          <w:t>passwd</w:t>
        </w:r>
        <w:r w:rsidRPr="00E762C7">
          <w:rPr>
            <w:rFonts w:ascii="Times New Roman" w:hAnsi="Times New Roman"/>
            <w:color w:val="0000FF"/>
            <w:sz w:val="20"/>
            <w:highlight w:val="white"/>
            <w:rPrChange w:id="3070"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071" w:author=" Vijay Parmar" w:date="2009-08-23T15:27: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3072"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73"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074"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ind w:left="720"/>
        <w:rPr>
          <w:ins w:id="3075" w:author=" Vijay Parmar" w:date="2009-08-23T15:07:00Z"/>
          <w:rFonts w:ascii="Times New Roman" w:hAnsi="Times New Roman"/>
          <w:color w:val="0000FF"/>
          <w:sz w:val="20"/>
          <w:highlight w:val="white"/>
          <w:rPrChange w:id="3076" w:author=" Vijay Parmar" w:date="2009-08-23T15:27:00Z">
            <w:rPr>
              <w:ins w:id="3077" w:author=" Vijay Parmar" w:date="2009-08-23T15:07:00Z"/>
              <w:rFonts w:ascii="Times New Roman" w:hAnsi="Times New Roman"/>
              <w:color w:val="0000FF"/>
              <w:sz w:val="24"/>
              <w:highlight w:val="white"/>
            </w:rPr>
          </w:rPrChange>
        </w:rPr>
        <w:pPrChange w:id="3078" w:author=" Vijay Parmar" w:date="2009-08-23T15:07:00Z">
          <w:pPr>
            <w:autoSpaceDE w:val="0"/>
            <w:autoSpaceDN w:val="0"/>
            <w:adjustRightInd w:val="0"/>
          </w:pPr>
        </w:pPrChange>
      </w:pPr>
      <w:ins w:id="3079" w:author=" Vijay Parmar" w:date="2009-08-23T15:06:00Z">
        <w:r w:rsidRPr="00E762C7">
          <w:rPr>
            <w:rFonts w:ascii="Times New Roman" w:hAnsi="Times New Roman"/>
            <w:color w:val="0000FF"/>
            <w:sz w:val="20"/>
            <w:highlight w:val="white"/>
            <w:rPrChange w:id="3080"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81"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82"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83"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84" w:author=" Vijay Parmar" w:date="2009-08-23T15:27:00Z">
              <w:rPr>
                <w:rFonts w:ascii="Times New Roman" w:hAnsi="Times New Roman"/>
                <w:color w:val="000000"/>
                <w:sz w:val="24"/>
                <w:highlight w:val="white"/>
              </w:rPr>
            </w:rPrChange>
          </w:rPr>
          <w:t>query</w:t>
        </w:r>
        <w:r w:rsidRPr="00E762C7">
          <w:rPr>
            <w:rFonts w:ascii="Times New Roman" w:hAnsi="Times New Roman"/>
            <w:color w:val="0000FF"/>
            <w:sz w:val="20"/>
            <w:highlight w:val="white"/>
            <w:rPrChange w:id="3085"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086" w:author=" Vijay Parmar" w:date="2009-08-23T15:27:00Z">
              <w:rPr>
                <w:rFonts w:ascii="Times New Roman" w:hAnsi="Times New Roman"/>
                <w:color w:val="000000"/>
                <w:sz w:val="24"/>
                <w:highlight w:val="white"/>
              </w:rPr>
            </w:rPrChange>
          </w:rPr>
          <w:t>SELECT * FROM CSM_USER WHERE LOGIN_NAME=? and PASSWORD=?</w:t>
        </w:r>
        <w:r w:rsidRPr="00E762C7">
          <w:rPr>
            <w:rFonts w:ascii="Times New Roman" w:hAnsi="Times New Roman"/>
            <w:color w:val="0000FF"/>
            <w:sz w:val="20"/>
            <w:highlight w:val="white"/>
            <w:rPrChange w:id="3087"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88"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089"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090" w:author=" Vijay Parmar" w:date="2009-08-23T15:06:00Z"/>
          <w:rFonts w:ascii="Times New Roman" w:hAnsi="Times New Roman"/>
          <w:color w:val="000000"/>
          <w:sz w:val="20"/>
          <w:highlight w:val="white"/>
          <w:rPrChange w:id="3091" w:author=" Vijay Parmar" w:date="2009-08-23T15:27:00Z">
            <w:rPr>
              <w:ins w:id="3092" w:author=" Vijay Parmar" w:date="2009-08-23T15:06:00Z"/>
              <w:rFonts w:ascii="Times New Roman" w:hAnsi="Times New Roman"/>
              <w:color w:val="000000"/>
              <w:sz w:val="24"/>
              <w:highlight w:val="white"/>
            </w:rPr>
          </w:rPrChange>
        </w:rPr>
      </w:pPr>
      <w:ins w:id="3093" w:author=" Vijay Parmar" w:date="2009-08-23T15:06:00Z">
        <w:r w:rsidRPr="00E762C7">
          <w:rPr>
            <w:rFonts w:ascii="Times New Roman" w:hAnsi="Times New Roman"/>
            <w:color w:val="000000"/>
            <w:sz w:val="20"/>
            <w:highlight w:val="white"/>
            <w:rPrChange w:id="3094" w:author=" Vijay Parmar" w:date="2009-08-23T15:27: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095"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096"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FF0000"/>
            <w:sz w:val="20"/>
            <w:highlight w:val="white"/>
            <w:rPrChange w:id="3097" w:author=" Vijay Parmar" w:date="2009-08-23T15:27:00Z">
              <w:rPr>
                <w:rFonts w:ascii="Times New Roman" w:hAnsi="Times New Roman"/>
                <w:color w:val="FF0000"/>
                <w:sz w:val="24"/>
                <w:highlight w:val="white"/>
              </w:rPr>
            </w:rPrChange>
          </w:rPr>
          <w:t xml:space="preserve"> name</w:t>
        </w:r>
        <w:r w:rsidRPr="00E762C7">
          <w:rPr>
            <w:rFonts w:ascii="Times New Roman" w:hAnsi="Times New Roman"/>
            <w:color w:val="0000FF"/>
            <w:sz w:val="20"/>
            <w:highlight w:val="white"/>
            <w:rPrChange w:id="3098" w:author=" Vijay Parmar" w:date="2009-08-23T15:27:00Z">
              <w:rPr>
                <w:rFonts w:ascii="Times New Roman" w:hAnsi="Times New Roman"/>
                <w:color w:val="0000FF"/>
                <w:sz w:val="24"/>
                <w:highlight w:val="white"/>
              </w:rPr>
            </w:rPrChange>
          </w:rPr>
          <w:t>="</w:t>
        </w:r>
        <w:r w:rsidRPr="00E762C7">
          <w:rPr>
            <w:rFonts w:ascii="Times New Roman" w:hAnsi="Times New Roman"/>
            <w:color w:val="000000"/>
            <w:sz w:val="20"/>
            <w:highlight w:val="white"/>
            <w:rPrChange w:id="3099" w:author=" Vijay Parmar" w:date="2009-08-23T15:27:00Z">
              <w:rPr>
                <w:rFonts w:ascii="Times New Roman" w:hAnsi="Times New Roman"/>
                <w:color w:val="000000"/>
                <w:sz w:val="24"/>
                <w:highlight w:val="white"/>
              </w:rPr>
            </w:rPrChange>
          </w:rPr>
          <w:t>encryption-enabled</w:t>
        </w:r>
        <w:r w:rsidRPr="00E762C7">
          <w:rPr>
            <w:rFonts w:ascii="Times New Roman" w:hAnsi="Times New Roman"/>
            <w:color w:val="0000FF"/>
            <w:sz w:val="20"/>
            <w:highlight w:val="white"/>
            <w:rPrChange w:id="3100" w:author=" Vijay Parmar" w:date="2009-08-23T15:27: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101" w:author=" Vijay Parmar" w:date="2009-08-23T15:27:00Z">
              <w:rPr>
                <w:rFonts w:ascii="Times New Roman" w:hAnsi="Times New Roman"/>
                <w:color w:val="000000"/>
                <w:sz w:val="24"/>
                <w:highlight w:val="white"/>
              </w:rPr>
            </w:rPrChange>
          </w:rPr>
          <w:t>YES</w:t>
        </w:r>
        <w:r w:rsidRPr="00E762C7">
          <w:rPr>
            <w:rFonts w:ascii="Times New Roman" w:hAnsi="Times New Roman"/>
            <w:color w:val="0000FF"/>
            <w:sz w:val="20"/>
            <w:highlight w:val="white"/>
            <w:rPrChange w:id="3102"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03" w:author=" Vijay Parmar" w:date="2009-08-23T15:27:00Z">
              <w:rPr>
                <w:rFonts w:ascii="Times New Roman" w:hAnsi="Times New Roman"/>
                <w:color w:val="800000"/>
                <w:sz w:val="24"/>
                <w:highlight w:val="white"/>
              </w:rPr>
            </w:rPrChange>
          </w:rPr>
          <w:t>module-option</w:t>
        </w:r>
        <w:r w:rsidRPr="00E762C7">
          <w:rPr>
            <w:rFonts w:ascii="Times New Roman" w:hAnsi="Times New Roman"/>
            <w:color w:val="0000FF"/>
            <w:sz w:val="20"/>
            <w:highlight w:val="white"/>
            <w:rPrChange w:id="3104" w:author=" Vijay Parmar" w:date="2009-08-23T15:27:00Z">
              <w:rPr>
                <w:rFonts w:ascii="Times New Roman" w:hAnsi="Times New Roman"/>
                <w:color w:val="0000FF"/>
                <w:sz w:val="24"/>
                <w:highlight w:val="white"/>
              </w:rPr>
            </w:rPrChange>
          </w:rPr>
          <w:t>&gt;</w:t>
        </w:r>
      </w:ins>
    </w:p>
    <w:p w:rsidR="00C2621C" w:rsidRPr="00E762C7" w:rsidRDefault="00C2621C" w:rsidP="00C2621C">
      <w:pPr>
        <w:autoSpaceDE w:val="0"/>
        <w:autoSpaceDN w:val="0"/>
        <w:adjustRightInd w:val="0"/>
        <w:rPr>
          <w:ins w:id="3105" w:author=" Vijay Parmar" w:date="2009-08-23T15:06:00Z"/>
          <w:rFonts w:ascii="Times New Roman" w:hAnsi="Times New Roman"/>
          <w:color w:val="000000"/>
          <w:sz w:val="20"/>
          <w:highlight w:val="white"/>
          <w:rPrChange w:id="3106" w:author=" Vijay Parmar" w:date="2009-08-23T15:27:00Z">
            <w:rPr>
              <w:ins w:id="3107" w:author=" Vijay Parmar" w:date="2009-08-23T15:06:00Z"/>
              <w:rFonts w:ascii="Times New Roman" w:hAnsi="Times New Roman"/>
              <w:color w:val="000000"/>
              <w:sz w:val="24"/>
              <w:highlight w:val="white"/>
            </w:rPr>
          </w:rPrChange>
        </w:rPr>
      </w:pPr>
      <w:ins w:id="3108" w:author=" Vijay Parmar" w:date="2009-08-23T15:06:00Z">
        <w:r w:rsidRPr="00E762C7">
          <w:rPr>
            <w:rFonts w:ascii="Times New Roman" w:hAnsi="Times New Roman"/>
            <w:color w:val="0000FF"/>
            <w:sz w:val="20"/>
            <w:highlight w:val="white"/>
            <w:rPrChange w:id="3109"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10" w:author=" Vijay Parmar" w:date="2009-08-23T15:27:00Z">
              <w:rPr>
                <w:rFonts w:ascii="Times New Roman" w:hAnsi="Times New Roman"/>
                <w:color w:val="800000"/>
                <w:sz w:val="24"/>
                <w:highlight w:val="white"/>
              </w:rPr>
            </w:rPrChange>
          </w:rPr>
          <w:t>login-module</w:t>
        </w:r>
        <w:r w:rsidRPr="00E762C7">
          <w:rPr>
            <w:rFonts w:ascii="Times New Roman" w:hAnsi="Times New Roman"/>
            <w:color w:val="0000FF"/>
            <w:sz w:val="20"/>
            <w:highlight w:val="white"/>
            <w:rPrChange w:id="3111" w:author=" Vijay Parmar" w:date="2009-08-23T15:27:00Z">
              <w:rPr>
                <w:rFonts w:ascii="Times New Roman" w:hAnsi="Times New Roman"/>
                <w:color w:val="0000FF"/>
                <w:sz w:val="24"/>
                <w:highlight w:val="white"/>
              </w:rPr>
            </w:rPrChange>
          </w:rPr>
          <w:t>&gt;</w:t>
        </w:r>
      </w:ins>
    </w:p>
    <w:p w:rsidR="00C2621C" w:rsidRPr="00E762C7" w:rsidRDefault="00C2621C" w:rsidP="00FA59D0">
      <w:pPr>
        <w:autoSpaceDE w:val="0"/>
        <w:autoSpaceDN w:val="0"/>
        <w:adjustRightInd w:val="0"/>
        <w:rPr>
          <w:ins w:id="3112" w:author=" Vijay Parmar" w:date="2009-08-23T15:05:00Z"/>
          <w:sz w:val="18"/>
          <w:rPrChange w:id="3113" w:author=" Vijay Parmar" w:date="2009-08-23T15:27:00Z">
            <w:rPr>
              <w:ins w:id="3114" w:author=" Vijay Parmar" w:date="2009-08-23T15:05:00Z"/>
            </w:rPr>
          </w:rPrChange>
        </w:rPr>
        <w:pPrChange w:id="3115" w:author=" Vijay Parmar" w:date="2009-08-23T15:09:00Z">
          <w:pPr>
            <w:pStyle w:val="BodyText"/>
          </w:pPr>
        </w:pPrChange>
      </w:pPr>
      <w:ins w:id="3116" w:author=" Vijay Parmar" w:date="2009-08-23T15:06:00Z">
        <w:r w:rsidRPr="00E762C7">
          <w:rPr>
            <w:rFonts w:ascii="Times New Roman" w:hAnsi="Times New Roman"/>
            <w:color w:val="0000FF"/>
            <w:sz w:val="20"/>
            <w:highlight w:val="white"/>
            <w:rPrChange w:id="3117" w:author=" Vijay Parmar" w:date="2009-08-23T15:27: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18" w:author=" Vijay Parmar" w:date="2009-08-23T15:27:00Z">
              <w:rPr>
                <w:rFonts w:ascii="Times New Roman" w:hAnsi="Times New Roman"/>
                <w:color w:val="800000"/>
                <w:sz w:val="24"/>
                <w:highlight w:val="white"/>
              </w:rPr>
            </w:rPrChange>
          </w:rPr>
          <w:t>authentication</w:t>
        </w:r>
        <w:r w:rsidRPr="00E762C7">
          <w:rPr>
            <w:rFonts w:ascii="Times New Roman" w:hAnsi="Times New Roman"/>
            <w:color w:val="0000FF"/>
            <w:sz w:val="20"/>
            <w:highlight w:val="white"/>
            <w:rPrChange w:id="3119"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3120" w:author=" Vijay Parmar" w:date="2009-08-23T15:27:00Z">
              <w:rPr>
                <w:rFonts w:ascii="Times New Roman" w:hAnsi="Times New Roman"/>
                <w:color w:val="800000"/>
                <w:sz w:val="24"/>
                <w:highlight w:val="white"/>
              </w:rPr>
            </w:rPrChange>
          </w:rPr>
          <w:t>application-policy</w:t>
        </w:r>
        <w:r w:rsidRPr="00E762C7">
          <w:rPr>
            <w:rFonts w:ascii="Times New Roman" w:hAnsi="Times New Roman"/>
            <w:color w:val="0000FF"/>
            <w:sz w:val="20"/>
            <w:highlight w:val="white"/>
            <w:rPrChange w:id="3121" w:author=" Vijay Parmar" w:date="2009-08-23T15:27:00Z">
              <w:rPr>
                <w:rFonts w:ascii="Times New Roman" w:hAnsi="Times New Roman"/>
                <w:color w:val="0000FF"/>
                <w:sz w:val="24"/>
                <w:highlight w:val="white"/>
              </w:rPr>
            </w:rPrChange>
          </w:rPr>
          <w:t>&gt;&lt;/</w:t>
        </w:r>
        <w:r w:rsidRPr="00E762C7">
          <w:rPr>
            <w:rFonts w:ascii="Times New Roman" w:hAnsi="Times New Roman"/>
            <w:color w:val="800000"/>
            <w:sz w:val="20"/>
            <w:highlight w:val="white"/>
            <w:rPrChange w:id="3122" w:author=" Vijay Parmar" w:date="2009-08-23T15:27:00Z">
              <w:rPr>
                <w:rFonts w:ascii="Times New Roman" w:hAnsi="Times New Roman"/>
                <w:color w:val="800000"/>
                <w:sz w:val="24"/>
                <w:highlight w:val="white"/>
              </w:rPr>
            </w:rPrChange>
          </w:rPr>
          <w:t>policy</w:t>
        </w:r>
        <w:r w:rsidRPr="00E762C7">
          <w:rPr>
            <w:rFonts w:ascii="Times New Roman" w:hAnsi="Times New Roman"/>
            <w:color w:val="0000FF"/>
            <w:sz w:val="20"/>
            <w:highlight w:val="white"/>
            <w:rPrChange w:id="3123" w:author=" Vijay Parmar" w:date="2009-08-23T15:27:00Z">
              <w:rPr>
                <w:rFonts w:ascii="Times New Roman" w:hAnsi="Times New Roman"/>
                <w:color w:val="0000FF"/>
                <w:sz w:val="24"/>
                <w:highlight w:val="white"/>
              </w:rPr>
            </w:rPrChange>
          </w:rPr>
          <w:t>&gt;</w:t>
        </w:r>
      </w:ins>
    </w:p>
    <w:p w:rsidR="00C2621C" w:rsidRDefault="00C2621C" w:rsidP="003D4C4E">
      <w:pPr>
        <w:pStyle w:val="BodyText"/>
        <w:rPr>
          <w:ins w:id="3124" w:author=" Vijay Parmar" w:date="2009-08-23T14:55:00Z"/>
        </w:rPr>
      </w:pPr>
    </w:p>
    <w:p w:rsidR="003D4C4E" w:rsidRDefault="003D4C4E" w:rsidP="003D4C4E">
      <w:pPr>
        <w:pStyle w:val="BodyText"/>
        <w:numPr>
          <w:ilvl w:val="0"/>
          <w:numId w:val="96"/>
        </w:numPr>
        <w:rPr>
          <w:ins w:id="3125" w:author=" Vijay Parmar" w:date="2009-08-23T15:08:00Z"/>
        </w:rPr>
      </w:pPr>
      <w:ins w:id="3126" w:author=" Vijay Parmar" w:date="2009-08-23T15:01:00Z">
        <w:r>
          <w:t>JBOSS_HOME/server/&lt;jboss.server.name&gt;/deploy/Properties-service.xml</w:t>
        </w:r>
      </w:ins>
    </w:p>
    <w:p w:rsidR="00AC3886" w:rsidRDefault="00AC3886" w:rsidP="00AC3886">
      <w:pPr>
        <w:autoSpaceDE w:val="0"/>
        <w:autoSpaceDN w:val="0"/>
        <w:adjustRightInd w:val="0"/>
        <w:rPr>
          <w:ins w:id="3127" w:author=" Vijay Parmar" w:date="2009-08-23T15:08:00Z"/>
          <w:rFonts w:ascii="Times New Roman" w:hAnsi="Times New Roman"/>
          <w:color w:val="000000"/>
          <w:sz w:val="24"/>
          <w:highlight w:val="white"/>
        </w:rPr>
      </w:pPr>
      <w:ins w:id="3128" w:author=" Vijay Parmar" w:date="2009-08-23T15:08:00Z">
        <w:r>
          <w:rPr>
            <w:rFonts w:ascii="Times New Roman" w:hAnsi="Times New Roman"/>
            <w:color w:val="008080"/>
            <w:sz w:val="24"/>
            <w:highlight w:val="white"/>
          </w:rPr>
          <w:t>&lt;?xml version="1.0" encoding="UTF-8"?&gt;</w:t>
        </w:r>
      </w:ins>
    </w:p>
    <w:p w:rsidR="00AC3886" w:rsidRDefault="00AC3886" w:rsidP="00AC3886">
      <w:pPr>
        <w:autoSpaceDE w:val="0"/>
        <w:autoSpaceDN w:val="0"/>
        <w:adjustRightInd w:val="0"/>
        <w:rPr>
          <w:ins w:id="3129" w:author=" Vijay Parmar" w:date="2009-08-23T15:08:00Z"/>
          <w:rFonts w:ascii="Times New Roman" w:hAnsi="Times New Roman"/>
          <w:color w:val="000000"/>
          <w:sz w:val="24"/>
          <w:highlight w:val="white"/>
        </w:rPr>
      </w:pPr>
      <w:ins w:id="3130"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server</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FF0000"/>
            <w:sz w:val="24"/>
            <w:highlight w:val="white"/>
          </w:rPr>
          <w:t xml:space="preserve"> code</w:t>
        </w:r>
        <w:r>
          <w:rPr>
            <w:rFonts w:ascii="Times New Roman" w:hAnsi="Times New Roman"/>
            <w:color w:val="0000FF"/>
            <w:sz w:val="24"/>
            <w:highlight w:val="white"/>
          </w:rPr>
          <w:t>="</w:t>
        </w:r>
        <w:r>
          <w:rPr>
            <w:rFonts w:ascii="Times New Roman" w:hAnsi="Times New Roman"/>
            <w:color w:val="000000"/>
            <w:sz w:val="24"/>
            <w:highlight w:val="white"/>
          </w:rPr>
          <w:t>org.jboss.varia.property.SystemPropertiesService</w:t>
        </w:r>
        <w:r>
          <w:rPr>
            <w:rFonts w:ascii="Times New Roman" w:hAnsi="Times New Roman"/>
            <w:color w:val="0000FF"/>
            <w:sz w:val="24"/>
            <w:highlight w:val="white"/>
          </w:rPr>
          <w:t>"</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jboss:type=Service,name=SystemProperties</w:t>
        </w:r>
        <w:r>
          <w:rPr>
            <w:rFonts w:ascii="Times New Roman" w:hAnsi="Times New Roman"/>
            <w:color w:val="0000FF"/>
            <w:sz w:val="24"/>
            <w:highlight w:val="white"/>
          </w:rPr>
          <w:t>"&gt;</w:t>
        </w:r>
      </w:ins>
    </w:p>
    <w:p w:rsidR="00AC3886" w:rsidRDefault="00AC3886" w:rsidP="00AC3886">
      <w:pPr>
        <w:autoSpaceDE w:val="0"/>
        <w:autoSpaceDN w:val="0"/>
        <w:adjustRightInd w:val="0"/>
        <w:rPr>
          <w:ins w:id="3131" w:author=" Vijay Parmar" w:date="2009-08-23T15:08:00Z"/>
          <w:rFonts w:ascii="Times New Roman" w:hAnsi="Times New Roman"/>
          <w:color w:val="000000"/>
          <w:sz w:val="24"/>
          <w:highlight w:val="white"/>
        </w:rPr>
      </w:pPr>
      <w:ins w:id="3132" w:author=" Vijay Parmar" w:date="2009-08-23T15:09:00Z">
        <w:r>
          <w:rPr>
            <w:rFonts w:ascii="Times New Roman" w:hAnsi="Times New Roman"/>
            <w:color w:val="000000"/>
            <w:sz w:val="24"/>
            <w:highlight w:val="white"/>
          </w:rPr>
          <w:t xml:space="preserve"> </w:t>
        </w:r>
        <w:r>
          <w:rPr>
            <w:rFonts w:ascii="Times New Roman" w:hAnsi="Times New Roman"/>
            <w:color w:val="000000"/>
            <w:sz w:val="24"/>
            <w:highlight w:val="white"/>
          </w:rPr>
          <w:tab/>
        </w:r>
      </w:ins>
      <w:ins w:id="3133"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FF0000"/>
            <w:sz w:val="24"/>
            <w:highlight w:val="white"/>
          </w:rPr>
          <w:t xml:space="preserve"> name</w:t>
        </w:r>
        <w:r>
          <w:rPr>
            <w:rFonts w:ascii="Times New Roman" w:hAnsi="Times New Roman"/>
            <w:color w:val="0000FF"/>
            <w:sz w:val="24"/>
            <w:highlight w:val="white"/>
          </w:rPr>
          <w:t>="</w:t>
        </w:r>
        <w:r>
          <w:rPr>
            <w:rFonts w:ascii="Times New Roman" w:hAnsi="Times New Roman"/>
            <w:color w:val="000000"/>
            <w:sz w:val="24"/>
            <w:highlight w:val="white"/>
          </w:rPr>
          <w:t>Properties</w:t>
        </w:r>
        <w:r>
          <w:rPr>
            <w:rFonts w:ascii="Times New Roman" w:hAnsi="Times New Roman"/>
            <w:color w:val="0000FF"/>
            <w:sz w:val="24"/>
            <w:highlight w:val="white"/>
          </w:rPr>
          <w:t>"&gt;</w:t>
        </w:r>
      </w:ins>
      <w:ins w:id="3134" w:author=" Vijay Parmar" w:date="2009-08-23T15:09:00Z">
        <w:r>
          <w:rPr>
            <w:rFonts w:ascii="Times New Roman" w:hAnsi="Times New Roman"/>
            <w:color w:val="000000"/>
            <w:sz w:val="24"/>
            <w:highlight w:val="white"/>
          </w:rPr>
          <w:t>gov</w:t>
        </w:r>
      </w:ins>
      <w:ins w:id="3135" w:author=" Vijay Parmar" w:date="2009-08-23T15:08:00Z">
        <w:r>
          <w:rPr>
            <w:rFonts w:ascii="Times New Roman" w:hAnsi="Times New Roman"/>
            <w:color w:val="000000"/>
            <w:sz w:val="24"/>
            <w:highlight w:val="white"/>
          </w:rPr>
          <w:t>.nih.nci.security.configFile=c:/apps/upt/jboss-4.0.5.GA/server/default/csmconfig/ApplicationSecurityConfig.xml</w:t>
        </w:r>
      </w:ins>
    </w:p>
    <w:p w:rsidR="00AC3886" w:rsidRDefault="00AC3886" w:rsidP="00AC3886">
      <w:pPr>
        <w:autoSpaceDE w:val="0"/>
        <w:autoSpaceDN w:val="0"/>
        <w:adjustRightInd w:val="0"/>
        <w:rPr>
          <w:ins w:id="3136" w:author=" Vijay Parmar" w:date="2009-08-23T15:08:00Z"/>
          <w:rFonts w:ascii="Times New Roman" w:hAnsi="Times New Roman"/>
          <w:color w:val="000000"/>
          <w:sz w:val="24"/>
          <w:highlight w:val="white"/>
        </w:rPr>
      </w:pPr>
      <w:ins w:id="3137" w:author=" Vijay Parmar" w:date="2009-08-23T15:09:00Z">
        <w:r>
          <w:rPr>
            <w:rFonts w:ascii="Times New Roman" w:hAnsi="Times New Roman"/>
            <w:color w:val="000000"/>
            <w:sz w:val="24"/>
            <w:highlight w:val="white"/>
          </w:rPr>
          <w:t xml:space="preserve"> </w:t>
        </w:r>
      </w:ins>
      <w:ins w:id="3138" w:author=" Vijay Parmar" w:date="2009-08-23T15:08:00Z">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attribute</w:t>
        </w:r>
        <w:r>
          <w:rPr>
            <w:rFonts w:ascii="Times New Roman" w:hAnsi="Times New Roman"/>
            <w:color w:val="0000FF"/>
            <w:sz w:val="24"/>
            <w:highlight w:val="white"/>
          </w:rPr>
          <w:t>&gt;</w:t>
        </w:r>
      </w:ins>
    </w:p>
    <w:p w:rsidR="00AC3886" w:rsidRDefault="00AC3886" w:rsidP="00AC3886">
      <w:pPr>
        <w:autoSpaceDE w:val="0"/>
        <w:autoSpaceDN w:val="0"/>
        <w:adjustRightInd w:val="0"/>
        <w:rPr>
          <w:ins w:id="3139" w:author=" Vijay Parmar" w:date="2009-08-23T15:08:00Z"/>
          <w:rFonts w:ascii="Times New Roman" w:hAnsi="Times New Roman"/>
          <w:color w:val="000000"/>
          <w:sz w:val="24"/>
          <w:highlight w:val="white"/>
        </w:rPr>
      </w:pPr>
      <w:ins w:id="3140" w:author=" Vijay Parmar" w:date="2009-08-23T15:08:00Z">
        <w:r>
          <w:rPr>
            <w:rFonts w:ascii="Times New Roman" w:hAnsi="Times New Roman"/>
            <w:color w:val="0000FF"/>
            <w:sz w:val="24"/>
            <w:highlight w:val="white"/>
          </w:rPr>
          <w:t>&lt;/</w:t>
        </w:r>
        <w:r>
          <w:rPr>
            <w:rFonts w:ascii="Times New Roman" w:hAnsi="Times New Roman"/>
            <w:color w:val="800000"/>
            <w:sz w:val="24"/>
            <w:highlight w:val="white"/>
          </w:rPr>
          <w:t>mbean</w:t>
        </w:r>
        <w:r>
          <w:rPr>
            <w:rFonts w:ascii="Times New Roman" w:hAnsi="Times New Roman"/>
            <w:color w:val="0000FF"/>
            <w:sz w:val="24"/>
            <w:highlight w:val="white"/>
          </w:rPr>
          <w:t>&gt;&lt;/</w:t>
        </w:r>
        <w:r>
          <w:rPr>
            <w:rFonts w:ascii="Times New Roman" w:hAnsi="Times New Roman"/>
            <w:color w:val="800000"/>
            <w:sz w:val="24"/>
            <w:highlight w:val="white"/>
          </w:rPr>
          <w:t>server</w:t>
        </w:r>
        <w:r>
          <w:rPr>
            <w:rFonts w:ascii="Times New Roman" w:hAnsi="Times New Roman"/>
            <w:color w:val="0000FF"/>
            <w:sz w:val="24"/>
            <w:highlight w:val="white"/>
          </w:rPr>
          <w:t>&gt;</w:t>
        </w:r>
      </w:ins>
    </w:p>
    <w:p w:rsidR="00AC3886" w:rsidRDefault="00AC3886" w:rsidP="00AC3886">
      <w:pPr>
        <w:pStyle w:val="BodyText"/>
        <w:ind w:left="0"/>
        <w:rPr>
          <w:ins w:id="3141" w:author=" Vijay Parmar" w:date="2009-08-23T15:01:00Z"/>
        </w:rPr>
        <w:pPrChange w:id="3142" w:author=" Vijay Parmar" w:date="2009-08-23T15:08:00Z">
          <w:pPr>
            <w:pStyle w:val="BodyText"/>
            <w:numPr>
              <w:numId w:val="96"/>
            </w:numPr>
            <w:ind w:left="1080" w:hanging="360"/>
          </w:pPr>
        </w:pPrChange>
      </w:pPr>
    </w:p>
    <w:p w:rsidR="003D4C4E" w:rsidRDefault="003D4C4E" w:rsidP="003D4C4E">
      <w:pPr>
        <w:pStyle w:val="BodyText"/>
        <w:numPr>
          <w:ilvl w:val="0"/>
          <w:numId w:val="96"/>
        </w:numPr>
        <w:rPr>
          <w:ins w:id="3143" w:author=" Vijay Parmar" w:date="2009-08-23T15:09:00Z"/>
        </w:rPr>
      </w:pPr>
      <w:ins w:id="3144" w:author=" Vijay Parmar" w:date="2009-08-23T15:01:00Z">
        <w:r>
          <w:t>JBOSS_HOME/server/&lt;jboss.server.name&gt;/</w:t>
        </w:r>
      </w:ins>
      <w:ins w:id="3145" w:author=" Vijay Parmar" w:date="2009-08-23T15:02:00Z">
        <w:r>
          <w:t>deploy/upt-ds.xml</w:t>
        </w:r>
      </w:ins>
    </w:p>
    <w:p w:rsidR="0057232F" w:rsidRDefault="0057232F" w:rsidP="0057232F">
      <w:pPr>
        <w:pStyle w:val="BodyText"/>
        <w:ind w:left="0"/>
        <w:rPr>
          <w:ins w:id="3146" w:author=" Vijay Parmar" w:date="2009-08-23T15:09:00Z"/>
        </w:rPr>
        <w:pPrChange w:id="3147" w:author=" Vijay Parmar" w:date="2009-08-23T15:09:00Z">
          <w:pPr>
            <w:pStyle w:val="BodyText"/>
            <w:numPr>
              <w:numId w:val="96"/>
            </w:numPr>
            <w:ind w:left="1080" w:hanging="360"/>
          </w:pPr>
        </w:pPrChange>
      </w:pPr>
    </w:p>
    <w:p w:rsidR="0057232F" w:rsidRPr="00E762C7" w:rsidRDefault="0057232F" w:rsidP="0057232F">
      <w:pPr>
        <w:autoSpaceDE w:val="0"/>
        <w:autoSpaceDN w:val="0"/>
        <w:adjustRightInd w:val="0"/>
        <w:rPr>
          <w:ins w:id="3148" w:author=" Vijay Parmar" w:date="2009-08-23T15:11:00Z"/>
          <w:rFonts w:ascii="Times New Roman" w:hAnsi="Times New Roman"/>
          <w:color w:val="000000"/>
          <w:sz w:val="20"/>
          <w:highlight w:val="white"/>
          <w:rPrChange w:id="3149" w:author=" Vijay Parmar" w:date="2009-08-23T15:28:00Z">
            <w:rPr>
              <w:ins w:id="3150" w:author=" Vijay Parmar" w:date="2009-08-23T15:11:00Z"/>
              <w:rFonts w:ascii="Times New Roman" w:hAnsi="Times New Roman"/>
              <w:color w:val="000000"/>
              <w:sz w:val="24"/>
              <w:highlight w:val="white"/>
            </w:rPr>
          </w:rPrChange>
        </w:rPr>
      </w:pPr>
      <w:ins w:id="3151" w:author=" Vijay Parmar" w:date="2009-08-23T15:11:00Z">
        <w:r w:rsidRPr="00E762C7">
          <w:rPr>
            <w:rFonts w:ascii="Times New Roman" w:hAnsi="Times New Roman"/>
            <w:color w:val="008080"/>
            <w:sz w:val="20"/>
            <w:highlight w:val="white"/>
            <w:rPrChange w:id="3152" w:author=" Vijay Parmar" w:date="2009-08-23T15:28:00Z">
              <w:rPr>
                <w:rFonts w:ascii="Times New Roman" w:hAnsi="Times New Roman"/>
                <w:color w:val="008080"/>
                <w:sz w:val="24"/>
                <w:highlight w:val="white"/>
              </w:rPr>
            </w:rPrChange>
          </w:rPr>
          <w:t>&lt;?xml version="1.0" encoding="UTF-8"?&gt;</w:t>
        </w:r>
      </w:ins>
    </w:p>
    <w:p w:rsidR="0057232F" w:rsidRPr="00E762C7" w:rsidRDefault="0057232F" w:rsidP="0057232F">
      <w:pPr>
        <w:autoSpaceDE w:val="0"/>
        <w:autoSpaceDN w:val="0"/>
        <w:adjustRightInd w:val="0"/>
        <w:rPr>
          <w:ins w:id="3153" w:author=" Vijay Parmar" w:date="2009-08-23T15:11:00Z"/>
          <w:rFonts w:ascii="Times New Roman" w:hAnsi="Times New Roman"/>
          <w:color w:val="000000"/>
          <w:sz w:val="20"/>
          <w:highlight w:val="white"/>
          <w:rPrChange w:id="3154" w:author=" Vijay Parmar" w:date="2009-08-23T15:28:00Z">
            <w:rPr>
              <w:ins w:id="3155" w:author=" Vijay Parmar" w:date="2009-08-23T15:11:00Z"/>
              <w:rFonts w:ascii="Times New Roman" w:hAnsi="Times New Roman"/>
              <w:color w:val="000000"/>
              <w:sz w:val="24"/>
              <w:highlight w:val="white"/>
            </w:rPr>
          </w:rPrChange>
        </w:rPr>
      </w:pPr>
      <w:ins w:id="3156" w:author=" Vijay Parmar" w:date="2009-08-23T15:11:00Z">
        <w:r w:rsidRPr="00E762C7">
          <w:rPr>
            <w:rFonts w:ascii="Times New Roman" w:hAnsi="Times New Roman"/>
            <w:color w:val="0000FF"/>
            <w:sz w:val="20"/>
            <w:highlight w:val="white"/>
            <w:rPrChange w:id="3157"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58"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3159"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160" w:author=" Vijay Parmar" w:date="2009-08-23T15:11:00Z"/>
          <w:rFonts w:ascii="Times New Roman" w:hAnsi="Times New Roman"/>
          <w:color w:val="000000"/>
          <w:sz w:val="20"/>
          <w:highlight w:val="white"/>
          <w:rPrChange w:id="3161" w:author=" Vijay Parmar" w:date="2009-08-23T15:28:00Z">
            <w:rPr>
              <w:ins w:id="3162" w:author=" Vijay Parmar" w:date="2009-08-23T15:11:00Z"/>
              <w:rFonts w:ascii="Times New Roman" w:hAnsi="Times New Roman"/>
              <w:color w:val="000000"/>
              <w:sz w:val="24"/>
              <w:highlight w:val="white"/>
            </w:rPr>
          </w:rPrChange>
        </w:rPr>
      </w:pPr>
      <w:ins w:id="3163" w:author=" Vijay Parmar" w:date="2009-08-23T15:11:00Z">
        <w:r w:rsidRPr="00E762C7">
          <w:rPr>
            <w:rFonts w:ascii="Times New Roman" w:hAnsi="Times New Roman"/>
            <w:color w:val="0000FF"/>
            <w:sz w:val="20"/>
            <w:highlight w:val="white"/>
            <w:rPrChange w:id="3164"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65"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3166"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167" w:author=" Vijay Parmar" w:date="2009-08-23T15:11:00Z"/>
          <w:rFonts w:ascii="Times New Roman" w:hAnsi="Times New Roman"/>
          <w:color w:val="000000"/>
          <w:sz w:val="20"/>
          <w:highlight w:val="white"/>
          <w:rPrChange w:id="3168" w:author=" Vijay Parmar" w:date="2009-08-23T15:28:00Z">
            <w:rPr>
              <w:ins w:id="3169" w:author=" Vijay Parmar" w:date="2009-08-23T15:11:00Z"/>
              <w:rFonts w:ascii="Times New Roman" w:hAnsi="Times New Roman"/>
              <w:color w:val="000000"/>
              <w:sz w:val="24"/>
              <w:highlight w:val="white"/>
            </w:rPr>
          </w:rPrChange>
        </w:rPr>
      </w:pPr>
      <w:ins w:id="3170" w:author=" Vijay Parmar" w:date="2009-08-23T15:11:00Z">
        <w:r w:rsidRPr="00E762C7">
          <w:rPr>
            <w:rFonts w:ascii="Times New Roman" w:hAnsi="Times New Roman"/>
            <w:color w:val="000000"/>
            <w:sz w:val="20"/>
            <w:highlight w:val="white"/>
            <w:rPrChange w:id="3171"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3172"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17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74"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3175"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176" w:author=" Vijay Parmar" w:date="2009-08-23T15:28:00Z">
              <w:rPr>
                <w:rFonts w:ascii="Times New Roman" w:hAnsi="Times New Roman"/>
                <w:color w:val="000000"/>
                <w:sz w:val="24"/>
                <w:highlight w:val="white"/>
              </w:rPr>
            </w:rPrChange>
          </w:rPr>
          <w:t>csmupt31</w:t>
        </w:r>
        <w:r w:rsidRPr="00E762C7">
          <w:rPr>
            <w:rFonts w:ascii="Times New Roman" w:hAnsi="Times New Roman"/>
            <w:color w:val="0000FF"/>
            <w:sz w:val="20"/>
            <w:highlight w:val="white"/>
            <w:rPrChange w:id="3177"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78" w:author=" Vijay Parmar" w:date="2009-08-23T15:28:00Z">
              <w:rPr>
                <w:rFonts w:ascii="Times New Roman" w:hAnsi="Times New Roman"/>
                <w:color w:val="800000"/>
                <w:sz w:val="24"/>
                <w:highlight w:val="white"/>
              </w:rPr>
            </w:rPrChange>
          </w:rPr>
          <w:t>jndi-name</w:t>
        </w:r>
        <w:r w:rsidRPr="00E762C7">
          <w:rPr>
            <w:rFonts w:ascii="Times New Roman" w:hAnsi="Times New Roman"/>
            <w:color w:val="0000FF"/>
            <w:sz w:val="20"/>
            <w:highlight w:val="white"/>
            <w:rPrChange w:id="3179"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180" w:author=" Vijay Parmar" w:date="2009-08-23T15:11:00Z"/>
          <w:rFonts w:ascii="Times New Roman" w:hAnsi="Times New Roman"/>
          <w:color w:val="000000"/>
          <w:sz w:val="20"/>
          <w:highlight w:val="white"/>
          <w:rPrChange w:id="3181" w:author=" Vijay Parmar" w:date="2009-08-23T15:28:00Z">
            <w:rPr>
              <w:ins w:id="3182" w:author=" Vijay Parmar" w:date="2009-08-23T15:11:00Z"/>
              <w:rFonts w:ascii="Times New Roman" w:hAnsi="Times New Roman"/>
              <w:color w:val="000000"/>
              <w:sz w:val="24"/>
              <w:highlight w:val="white"/>
            </w:rPr>
          </w:rPrChange>
        </w:rPr>
      </w:pPr>
      <w:ins w:id="3183" w:author=" Vijay Parmar" w:date="2009-08-23T15:11:00Z">
        <w:r w:rsidRPr="00E762C7">
          <w:rPr>
            <w:rFonts w:ascii="Times New Roman" w:hAnsi="Times New Roman"/>
            <w:color w:val="000000"/>
            <w:sz w:val="20"/>
            <w:highlight w:val="white"/>
            <w:rPrChange w:id="3184"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3185"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186"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87"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3188"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189" w:author=" Vijay Parmar" w:date="2009-08-23T15:28:00Z">
              <w:rPr>
                <w:rFonts w:ascii="Times New Roman" w:hAnsi="Times New Roman"/>
                <w:color w:val="000000"/>
                <w:sz w:val="24"/>
                <w:highlight w:val="white"/>
              </w:rPr>
            </w:rPrChange>
          </w:rPr>
          <w:t>org.gjt.mm.mysql.Driver</w:t>
        </w:r>
        <w:r w:rsidRPr="00E762C7">
          <w:rPr>
            <w:rFonts w:ascii="Times New Roman" w:hAnsi="Times New Roman"/>
            <w:color w:val="0000FF"/>
            <w:sz w:val="20"/>
            <w:highlight w:val="white"/>
            <w:rPrChange w:id="3190"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191" w:author=" Vijay Parmar" w:date="2009-08-23T15:28:00Z">
              <w:rPr>
                <w:rFonts w:ascii="Times New Roman" w:hAnsi="Times New Roman"/>
                <w:color w:val="800000"/>
                <w:sz w:val="24"/>
                <w:highlight w:val="white"/>
              </w:rPr>
            </w:rPrChange>
          </w:rPr>
          <w:t>driver-class</w:t>
        </w:r>
        <w:r w:rsidRPr="00E762C7">
          <w:rPr>
            <w:rFonts w:ascii="Times New Roman" w:hAnsi="Times New Roman"/>
            <w:color w:val="0000FF"/>
            <w:sz w:val="20"/>
            <w:highlight w:val="white"/>
            <w:rPrChange w:id="3192"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193" w:author=" Vijay Parmar" w:date="2009-08-23T15:11:00Z"/>
          <w:rFonts w:ascii="Times New Roman" w:hAnsi="Times New Roman"/>
          <w:color w:val="000000"/>
          <w:sz w:val="20"/>
          <w:highlight w:val="white"/>
          <w:rPrChange w:id="3194" w:author=" Vijay Parmar" w:date="2009-08-23T15:28:00Z">
            <w:rPr>
              <w:ins w:id="3195" w:author=" Vijay Parmar" w:date="2009-08-23T15:11:00Z"/>
              <w:rFonts w:ascii="Times New Roman" w:hAnsi="Times New Roman"/>
              <w:color w:val="000000"/>
              <w:sz w:val="24"/>
              <w:highlight w:val="white"/>
            </w:rPr>
          </w:rPrChange>
        </w:rPr>
      </w:pPr>
      <w:ins w:id="3196" w:author=" Vijay Parmar" w:date="2009-08-23T15:11:00Z">
        <w:r w:rsidRPr="00E762C7">
          <w:rPr>
            <w:rFonts w:ascii="Times New Roman" w:hAnsi="Times New Roman"/>
            <w:color w:val="000000"/>
            <w:sz w:val="20"/>
            <w:highlight w:val="white"/>
            <w:rPrChange w:id="3197"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3198"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19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00"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3201"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202" w:author=" Vijay Parmar" w:date="2009-08-23T15:28:00Z">
              <w:rPr>
                <w:rFonts w:ascii="Times New Roman" w:hAnsi="Times New Roman"/>
                <w:color w:val="000000"/>
                <w:sz w:val="24"/>
                <w:highlight w:val="white"/>
              </w:rPr>
            </w:rPrChange>
          </w:rPr>
          <w:t>jdbc:mysql://localhost:3306/uptdb</w:t>
        </w:r>
        <w:r w:rsidRPr="00E762C7">
          <w:rPr>
            <w:rFonts w:ascii="Times New Roman" w:hAnsi="Times New Roman"/>
            <w:color w:val="0000FF"/>
            <w:sz w:val="20"/>
            <w:highlight w:val="white"/>
            <w:rPrChange w:id="3203"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04" w:author=" Vijay Parmar" w:date="2009-08-23T15:28:00Z">
              <w:rPr>
                <w:rFonts w:ascii="Times New Roman" w:hAnsi="Times New Roman"/>
                <w:color w:val="800000"/>
                <w:sz w:val="24"/>
                <w:highlight w:val="white"/>
              </w:rPr>
            </w:rPrChange>
          </w:rPr>
          <w:t>connection-url</w:t>
        </w:r>
        <w:r w:rsidRPr="00E762C7">
          <w:rPr>
            <w:rFonts w:ascii="Times New Roman" w:hAnsi="Times New Roman"/>
            <w:color w:val="0000FF"/>
            <w:sz w:val="20"/>
            <w:highlight w:val="white"/>
            <w:rPrChange w:id="3205"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206" w:author=" Vijay Parmar" w:date="2009-08-23T15:11:00Z"/>
          <w:rFonts w:ascii="Times New Roman" w:hAnsi="Times New Roman"/>
          <w:color w:val="000000"/>
          <w:sz w:val="20"/>
          <w:highlight w:val="white"/>
          <w:rPrChange w:id="3207" w:author=" Vijay Parmar" w:date="2009-08-23T15:28:00Z">
            <w:rPr>
              <w:ins w:id="3208" w:author=" Vijay Parmar" w:date="2009-08-23T15:11:00Z"/>
              <w:rFonts w:ascii="Times New Roman" w:hAnsi="Times New Roman"/>
              <w:color w:val="000000"/>
              <w:sz w:val="24"/>
              <w:highlight w:val="white"/>
            </w:rPr>
          </w:rPrChange>
        </w:rPr>
      </w:pPr>
      <w:ins w:id="3209" w:author=" Vijay Parmar" w:date="2009-08-23T15:11:00Z">
        <w:r w:rsidRPr="00E762C7">
          <w:rPr>
            <w:rFonts w:ascii="Times New Roman" w:hAnsi="Times New Roman"/>
            <w:color w:val="000000"/>
            <w:sz w:val="20"/>
            <w:highlight w:val="white"/>
            <w:rPrChange w:id="3210" w:author=" Vijay Parmar" w:date="2009-08-23T15:28:00Z">
              <w:rPr>
                <w:rFonts w:ascii="Times New Roman" w:hAnsi="Times New Roman"/>
                <w:color w:val="000000"/>
                <w:sz w:val="24"/>
                <w:highlight w:val="white"/>
              </w:rPr>
            </w:rPrChange>
          </w:rPr>
          <w:lastRenderedPageBreak/>
          <w:tab/>
        </w:r>
        <w:r w:rsidRPr="00E762C7">
          <w:rPr>
            <w:rFonts w:ascii="Times New Roman" w:hAnsi="Times New Roman"/>
            <w:color w:val="000000"/>
            <w:sz w:val="20"/>
            <w:highlight w:val="white"/>
            <w:rPrChange w:id="3211"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212"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13"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3214"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215"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3216"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17" w:author=" Vijay Parmar" w:date="2009-08-23T15:28:00Z">
              <w:rPr>
                <w:rFonts w:ascii="Times New Roman" w:hAnsi="Times New Roman"/>
                <w:color w:val="800000"/>
                <w:sz w:val="24"/>
                <w:highlight w:val="white"/>
              </w:rPr>
            </w:rPrChange>
          </w:rPr>
          <w:t>user-name</w:t>
        </w:r>
        <w:r w:rsidRPr="00E762C7">
          <w:rPr>
            <w:rFonts w:ascii="Times New Roman" w:hAnsi="Times New Roman"/>
            <w:color w:val="0000FF"/>
            <w:sz w:val="20"/>
            <w:highlight w:val="white"/>
            <w:rPrChange w:id="3218"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219" w:author=" Vijay Parmar" w:date="2009-08-23T15:11:00Z"/>
          <w:rFonts w:ascii="Times New Roman" w:hAnsi="Times New Roman"/>
          <w:color w:val="000000"/>
          <w:sz w:val="20"/>
          <w:highlight w:val="white"/>
          <w:rPrChange w:id="3220" w:author=" Vijay Parmar" w:date="2009-08-23T15:28:00Z">
            <w:rPr>
              <w:ins w:id="3221" w:author=" Vijay Parmar" w:date="2009-08-23T15:11:00Z"/>
              <w:rFonts w:ascii="Times New Roman" w:hAnsi="Times New Roman"/>
              <w:color w:val="000000"/>
              <w:sz w:val="24"/>
              <w:highlight w:val="white"/>
            </w:rPr>
          </w:rPrChange>
        </w:rPr>
      </w:pPr>
      <w:ins w:id="3222" w:author=" Vijay Parmar" w:date="2009-08-23T15:11:00Z">
        <w:r w:rsidRPr="00E762C7">
          <w:rPr>
            <w:rFonts w:ascii="Times New Roman" w:hAnsi="Times New Roman"/>
            <w:color w:val="000000"/>
            <w:sz w:val="20"/>
            <w:highlight w:val="white"/>
            <w:rPrChange w:id="3223" w:author=" Vijay Parmar" w:date="2009-08-23T15:28:00Z">
              <w:rPr>
                <w:rFonts w:ascii="Times New Roman" w:hAnsi="Times New Roman"/>
                <w:color w:val="000000"/>
                <w:sz w:val="24"/>
                <w:highlight w:val="white"/>
              </w:rPr>
            </w:rPrChange>
          </w:rPr>
          <w:tab/>
        </w:r>
        <w:r w:rsidRPr="00E762C7">
          <w:rPr>
            <w:rFonts w:ascii="Times New Roman" w:hAnsi="Times New Roman"/>
            <w:color w:val="000000"/>
            <w:sz w:val="20"/>
            <w:highlight w:val="white"/>
            <w:rPrChange w:id="3224" w:author=" Vijay Parmar" w:date="2009-08-23T15:28:00Z">
              <w:rPr>
                <w:rFonts w:ascii="Times New Roman" w:hAnsi="Times New Roman"/>
                <w:color w:val="000000"/>
                <w:sz w:val="24"/>
                <w:highlight w:val="white"/>
              </w:rPr>
            </w:rPrChange>
          </w:rPr>
          <w:tab/>
        </w:r>
        <w:r w:rsidRPr="00E762C7">
          <w:rPr>
            <w:rFonts w:ascii="Times New Roman" w:hAnsi="Times New Roman"/>
            <w:color w:val="0000FF"/>
            <w:sz w:val="20"/>
            <w:highlight w:val="white"/>
            <w:rPrChange w:id="3225"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26"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3227"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highlight w:val="white"/>
            <w:rPrChange w:id="3228" w:author=" Vijay Parmar" w:date="2009-08-23T15:28:00Z">
              <w:rPr>
                <w:rFonts w:ascii="Times New Roman" w:hAnsi="Times New Roman"/>
                <w:color w:val="000000"/>
                <w:sz w:val="24"/>
                <w:highlight w:val="white"/>
              </w:rPr>
            </w:rPrChange>
          </w:rPr>
          <w:t>upt</w:t>
        </w:r>
        <w:r w:rsidRPr="00E762C7">
          <w:rPr>
            <w:rFonts w:ascii="Times New Roman" w:hAnsi="Times New Roman"/>
            <w:color w:val="0000FF"/>
            <w:sz w:val="20"/>
            <w:highlight w:val="white"/>
            <w:rPrChange w:id="322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30" w:author=" Vijay Parmar" w:date="2009-08-23T15:28:00Z">
              <w:rPr>
                <w:rFonts w:ascii="Times New Roman" w:hAnsi="Times New Roman"/>
                <w:color w:val="800000"/>
                <w:sz w:val="24"/>
                <w:highlight w:val="white"/>
              </w:rPr>
            </w:rPrChange>
          </w:rPr>
          <w:t>password</w:t>
        </w:r>
        <w:r w:rsidRPr="00E762C7">
          <w:rPr>
            <w:rFonts w:ascii="Times New Roman" w:hAnsi="Times New Roman"/>
            <w:color w:val="0000FF"/>
            <w:sz w:val="20"/>
            <w:highlight w:val="white"/>
            <w:rPrChange w:id="3231" w:author=" Vijay Parmar" w:date="2009-08-23T15:28:00Z">
              <w:rPr>
                <w:rFonts w:ascii="Times New Roman" w:hAnsi="Times New Roman"/>
                <w:color w:val="0000FF"/>
                <w:sz w:val="24"/>
                <w:highlight w:val="white"/>
              </w:rPr>
            </w:rPrChange>
          </w:rPr>
          <w:t>&gt;</w:t>
        </w:r>
      </w:ins>
    </w:p>
    <w:p w:rsidR="0057232F" w:rsidRPr="00E762C7" w:rsidRDefault="0057232F" w:rsidP="0057232F">
      <w:pPr>
        <w:autoSpaceDE w:val="0"/>
        <w:autoSpaceDN w:val="0"/>
        <w:adjustRightInd w:val="0"/>
        <w:rPr>
          <w:ins w:id="3232" w:author=" Vijay Parmar" w:date="2009-08-23T15:11:00Z"/>
          <w:rFonts w:ascii="Times New Roman" w:hAnsi="Times New Roman"/>
          <w:color w:val="000000"/>
          <w:sz w:val="20"/>
          <w:highlight w:val="white"/>
          <w:rPrChange w:id="3233" w:author=" Vijay Parmar" w:date="2009-08-23T15:28:00Z">
            <w:rPr>
              <w:ins w:id="3234" w:author=" Vijay Parmar" w:date="2009-08-23T15:11:00Z"/>
              <w:rFonts w:ascii="Times New Roman" w:hAnsi="Times New Roman"/>
              <w:color w:val="000000"/>
              <w:sz w:val="24"/>
              <w:highlight w:val="white"/>
            </w:rPr>
          </w:rPrChange>
        </w:rPr>
      </w:pPr>
      <w:ins w:id="3235" w:author=" Vijay Parmar" w:date="2009-08-23T15:11:00Z">
        <w:r w:rsidRPr="00E762C7">
          <w:rPr>
            <w:rFonts w:ascii="Times New Roman" w:hAnsi="Times New Roman"/>
            <w:color w:val="0000FF"/>
            <w:sz w:val="20"/>
            <w:highlight w:val="white"/>
            <w:rPrChange w:id="3236"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37" w:author=" Vijay Parmar" w:date="2009-08-23T15:28:00Z">
              <w:rPr>
                <w:rFonts w:ascii="Times New Roman" w:hAnsi="Times New Roman"/>
                <w:color w:val="800000"/>
                <w:sz w:val="24"/>
                <w:highlight w:val="white"/>
              </w:rPr>
            </w:rPrChange>
          </w:rPr>
          <w:t>local-tx-datasource</w:t>
        </w:r>
        <w:r w:rsidRPr="00E762C7">
          <w:rPr>
            <w:rFonts w:ascii="Times New Roman" w:hAnsi="Times New Roman"/>
            <w:color w:val="0000FF"/>
            <w:sz w:val="20"/>
            <w:highlight w:val="white"/>
            <w:rPrChange w:id="3238" w:author=" Vijay Parmar" w:date="2009-08-23T15:28:00Z">
              <w:rPr>
                <w:rFonts w:ascii="Times New Roman" w:hAnsi="Times New Roman"/>
                <w:color w:val="0000FF"/>
                <w:sz w:val="24"/>
                <w:highlight w:val="white"/>
              </w:rPr>
            </w:rPrChange>
          </w:rPr>
          <w:t>&gt;</w:t>
        </w:r>
      </w:ins>
    </w:p>
    <w:p w:rsidR="0057232F" w:rsidRPr="00E762C7" w:rsidRDefault="0057232F" w:rsidP="0057232F">
      <w:pPr>
        <w:pStyle w:val="BodyText"/>
        <w:ind w:left="0"/>
        <w:rPr>
          <w:ins w:id="3239" w:author=" Vijay Parmar" w:date="2009-08-23T15:01:00Z"/>
          <w:sz w:val="18"/>
          <w:rPrChange w:id="3240" w:author=" Vijay Parmar" w:date="2009-08-23T15:28:00Z">
            <w:rPr>
              <w:ins w:id="3241" w:author=" Vijay Parmar" w:date="2009-08-23T15:01:00Z"/>
            </w:rPr>
          </w:rPrChange>
        </w:rPr>
        <w:pPrChange w:id="3242" w:author=" Vijay Parmar" w:date="2009-08-23T15:09:00Z">
          <w:pPr>
            <w:pStyle w:val="BodyText"/>
            <w:numPr>
              <w:numId w:val="96"/>
            </w:numPr>
            <w:ind w:left="1080" w:hanging="360"/>
          </w:pPr>
        </w:pPrChange>
      </w:pPr>
      <w:ins w:id="3243" w:author=" Vijay Parmar" w:date="2009-08-23T15:11:00Z">
        <w:r w:rsidRPr="00E762C7">
          <w:rPr>
            <w:rFonts w:ascii="Times New Roman" w:hAnsi="Times New Roman"/>
            <w:color w:val="0000FF"/>
            <w:sz w:val="20"/>
            <w:highlight w:val="white"/>
            <w:rPrChange w:id="3244"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highlight w:val="white"/>
            <w:rPrChange w:id="3245" w:author=" Vijay Parmar" w:date="2009-08-23T15:28:00Z">
              <w:rPr>
                <w:rFonts w:ascii="Times New Roman" w:hAnsi="Times New Roman"/>
                <w:color w:val="800000"/>
                <w:sz w:val="24"/>
                <w:highlight w:val="white"/>
              </w:rPr>
            </w:rPrChange>
          </w:rPr>
          <w:t>datasources</w:t>
        </w:r>
        <w:r w:rsidRPr="00E762C7">
          <w:rPr>
            <w:rFonts w:ascii="Times New Roman" w:hAnsi="Times New Roman"/>
            <w:color w:val="0000FF"/>
            <w:sz w:val="20"/>
            <w:highlight w:val="white"/>
            <w:rPrChange w:id="3246" w:author=" Vijay Parmar" w:date="2009-08-23T15:28:00Z">
              <w:rPr>
                <w:rFonts w:ascii="Times New Roman" w:hAnsi="Times New Roman"/>
                <w:color w:val="0000FF"/>
                <w:sz w:val="24"/>
                <w:highlight w:val="white"/>
              </w:rPr>
            </w:rPrChange>
          </w:rPr>
          <w:t>&gt;</w:t>
        </w:r>
      </w:ins>
    </w:p>
    <w:p w:rsidR="00B0603B" w:rsidRDefault="003D4C4E" w:rsidP="00B93D1A">
      <w:pPr>
        <w:pStyle w:val="BodyText"/>
        <w:numPr>
          <w:ilvl w:val="0"/>
          <w:numId w:val="96"/>
        </w:numPr>
        <w:rPr>
          <w:ins w:id="3247" w:author=" Vijay Parmar" w:date="2009-08-23T15:19:00Z"/>
        </w:rPr>
      </w:pPr>
      <w:ins w:id="3248" w:author=" Vijay Parmar" w:date="2009-08-23T15:02:00Z">
        <w:r>
          <w:t>JBOSS_HOME/server/&lt;jboss.server.name&gt;/csmconfig/ApplicationSecurityConfig.xml</w:t>
        </w:r>
      </w:ins>
    </w:p>
    <w:p w:rsidR="00B93D1A" w:rsidRPr="00E762C7" w:rsidRDefault="00B93D1A" w:rsidP="00B93D1A">
      <w:pPr>
        <w:autoSpaceDE w:val="0"/>
        <w:autoSpaceDN w:val="0"/>
        <w:adjustRightInd w:val="0"/>
        <w:ind w:left="720"/>
        <w:rPr>
          <w:ins w:id="3249" w:author=" Vijay Parmar" w:date="2009-08-23T15:19:00Z"/>
          <w:rFonts w:ascii="Times New Roman" w:hAnsi="Times New Roman"/>
          <w:color w:val="000000"/>
          <w:sz w:val="20"/>
          <w:szCs w:val="20"/>
          <w:highlight w:val="white"/>
          <w:rPrChange w:id="3250" w:author=" Vijay Parmar" w:date="2009-08-23T15:28:00Z">
            <w:rPr>
              <w:ins w:id="3251" w:author=" Vijay Parmar" w:date="2009-08-23T15:19:00Z"/>
              <w:color w:val="000000"/>
              <w:highlight w:val="white"/>
            </w:rPr>
          </w:rPrChange>
        </w:rPr>
        <w:pPrChange w:id="3252" w:author=" Vijay Parmar" w:date="2009-08-23T15:19:00Z">
          <w:pPr>
            <w:pStyle w:val="ListParagraph"/>
            <w:numPr>
              <w:numId w:val="96"/>
            </w:numPr>
            <w:autoSpaceDE w:val="0"/>
            <w:autoSpaceDN w:val="0"/>
            <w:adjustRightInd w:val="0"/>
            <w:ind w:left="1080" w:hanging="360"/>
          </w:pPr>
        </w:pPrChange>
      </w:pPr>
      <w:ins w:id="3253" w:author=" Vijay Parmar" w:date="2009-08-23T15:19:00Z">
        <w:r w:rsidRPr="00E762C7">
          <w:rPr>
            <w:rFonts w:ascii="Times New Roman" w:hAnsi="Times New Roman"/>
            <w:color w:val="008080"/>
            <w:sz w:val="20"/>
            <w:szCs w:val="20"/>
            <w:highlight w:val="white"/>
            <w:rPrChange w:id="3254" w:author=" Vijay Parmar" w:date="2009-08-23T15:28:00Z">
              <w:rPr>
                <w:highlight w:val="white"/>
              </w:rPr>
            </w:rPrChange>
          </w:rPr>
          <w:t>&lt;?xml version="1.0" encoding="UTF-8"?&gt;</w:t>
        </w:r>
      </w:ins>
    </w:p>
    <w:p w:rsidR="00B93D1A" w:rsidRPr="00E762C7" w:rsidRDefault="00B93D1A" w:rsidP="00B93D1A">
      <w:pPr>
        <w:autoSpaceDE w:val="0"/>
        <w:autoSpaceDN w:val="0"/>
        <w:adjustRightInd w:val="0"/>
        <w:ind w:left="720"/>
        <w:rPr>
          <w:ins w:id="3255" w:author=" Vijay Parmar" w:date="2009-08-23T15:19:00Z"/>
          <w:rFonts w:ascii="Times New Roman" w:hAnsi="Times New Roman"/>
          <w:color w:val="000000"/>
          <w:sz w:val="20"/>
          <w:szCs w:val="20"/>
          <w:highlight w:val="white"/>
          <w:rPrChange w:id="3256" w:author=" Vijay Parmar" w:date="2009-08-23T15:28:00Z">
            <w:rPr>
              <w:ins w:id="3257" w:author=" Vijay Parmar" w:date="2009-08-23T15:19:00Z"/>
              <w:color w:val="000000"/>
              <w:highlight w:val="white"/>
            </w:rPr>
          </w:rPrChange>
        </w:rPr>
        <w:pPrChange w:id="3258" w:author=" Vijay Parmar" w:date="2009-08-23T15:19:00Z">
          <w:pPr>
            <w:pStyle w:val="ListParagraph"/>
            <w:numPr>
              <w:numId w:val="96"/>
            </w:numPr>
            <w:autoSpaceDE w:val="0"/>
            <w:autoSpaceDN w:val="0"/>
            <w:adjustRightInd w:val="0"/>
            <w:ind w:left="1080" w:hanging="360"/>
          </w:pPr>
        </w:pPrChange>
      </w:pPr>
      <w:ins w:id="3259" w:author=" Vijay Parmar" w:date="2009-08-23T15:19:00Z">
        <w:r w:rsidRPr="00E762C7">
          <w:rPr>
            <w:rFonts w:ascii="Times New Roman" w:hAnsi="Times New Roman"/>
            <w:color w:val="0000FF"/>
            <w:sz w:val="20"/>
            <w:szCs w:val="20"/>
            <w:highlight w:val="white"/>
            <w:rPrChange w:id="3260" w:author=" Vijay Parmar" w:date="2009-08-23T15:28:00Z">
              <w:rPr>
                <w:color w:val="0000FF"/>
                <w:highlight w:val="white"/>
              </w:rPr>
            </w:rPrChange>
          </w:rPr>
          <w:t>&lt;</w:t>
        </w:r>
        <w:r w:rsidRPr="00E762C7">
          <w:rPr>
            <w:rFonts w:ascii="Times New Roman" w:hAnsi="Times New Roman"/>
            <w:color w:val="800000"/>
            <w:sz w:val="20"/>
            <w:szCs w:val="20"/>
            <w:highlight w:val="white"/>
            <w:rPrChange w:id="3261" w:author=" Vijay Parmar" w:date="2009-08-23T15:28:00Z">
              <w:rPr>
                <w:highlight w:val="white"/>
              </w:rPr>
            </w:rPrChange>
          </w:rPr>
          <w:t>security-config</w:t>
        </w:r>
        <w:r w:rsidRPr="00E762C7">
          <w:rPr>
            <w:rFonts w:ascii="Times New Roman" w:hAnsi="Times New Roman"/>
            <w:color w:val="FF0000"/>
            <w:sz w:val="20"/>
            <w:szCs w:val="20"/>
            <w:highlight w:val="white"/>
            <w:rPrChange w:id="3262" w:author=" Vijay Parmar" w:date="2009-08-23T15:28:00Z">
              <w:rPr>
                <w:color w:val="FF0000"/>
                <w:highlight w:val="white"/>
              </w:rPr>
            </w:rPrChange>
          </w:rPr>
          <w:t xml:space="preserve"> xmlns:xsi</w:t>
        </w:r>
        <w:r w:rsidRPr="00E762C7">
          <w:rPr>
            <w:rFonts w:ascii="Times New Roman" w:hAnsi="Times New Roman"/>
            <w:color w:val="0000FF"/>
            <w:sz w:val="20"/>
            <w:szCs w:val="20"/>
            <w:highlight w:val="white"/>
            <w:rPrChange w:id="3263" w:author=" Vijay Parmar" w:date="2009-08-23T15:28:00Z">
              <w:rPr>
                <w:color w:val="0000FF"/>
                <w:highlight w:val="white"/>
              </w:rPr>
            </w:rPrChange>
          </w:rPr>
          <w:t>="</w:t>
        </w:r>
        <w:r w:rsidRPr="00E762C7">
          <w:rPr>
            <w:rFonts w:ascii="Times New Roman" w:hAnsi="Times New Roman"/>
            <w:color w:val="000000"/>
            <w:sz w:val="20"/>
            <w:szCs w:val="20"/>
            <w:highlight w:val="white"/>
            <w:rPrChange w:id="3264" w:author=" Vijay Parmar" w:date="2009-08-23T15:28:00Z">
              <w:rPr>
                <w:color w:val="000000"/>
                <w:highlight w:val="white"/>
              </w:rPr>
            </w:rPrChange>
          </w:rPr>
          <w:t>http://www.w3.org/2001/XMLSchema-instance</w:t>
        </w:r>
        <w:r w:rsidRPr="00E762C7">
          <w:rPr>
            <w:rFonts w:ascii="Times New Roman" w:hAnsi="Times New Roman"/>
            <w:color w:val="0000FF"/>
            <w:sz w:val="20"/>
            <w:szCs w:val="20"/>
            <w:highlight w:val="white"/>
            <w:rPrChange w:id="326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66" w:author=" Vijay Parmar" w:date="2009-08-23T15:19:00Z"/>
          <w:rFonts w:ascii="Times New Roman" w:hAnsi="Times New Roman"/>
          <w:color w:val="000000"/>
          <w:sz w:val="20"/>
          <w:szCs w:val="20"/>
          <w:highlight w:val="white"/>
          <w:rPrChange w:id="3267" w:author=" Vijay Parmar" w:date="2009-08-23T15:28:00Z">
            <w:rPr>
              <w:ins w:id="3268" w:author=" Vijay Parmar" w:date="2009-08-23T15:19:00Z"/>
              <w:highlight w:val="white"/>
            </w:rPr>
          </w:rPrChange>
        </w:rPr>
        <w:pPrChange w:id="3269" w:author=" Vijay Parmar" w:date="2009-08-23T15:19:00Z">
          <w:pPr>
            <w:pStyle w:val="ListParagraph"/>
            <w:numPr>
              <w:numId w:val="96"/>
            </w:numPr>
            <w:autoSpaceDE w:val="0"/>
            <w:autoSpaceDN w:val="0"/>
            <w:adjustRightInd w:val="0"/>
            <w:ind w:left="1080" w:hanging="360"/>
          </w:pPr>
        </w:pPrChange>
      </w:pPr>
      <w:ins w:id="3270" w:author=" Vijay Parmar" w:date="2009-08-23T15:19:00Z">
        <w:r w:rsidRPr="00E762C7">
          <w:rPr>
            <w:rFonts w:ascii="Times New Roman" w:hAnsi="Times New Roman"/>
            <w:color w:val="000000"/>
            <w:sz w:val="20"/>
            <w:szCs w:val="20"/>
            <w:highlight w:val="white"/>
            <w:rPrChange w:id="3271" w:author=" Vijay Parmar" w:date="2009-08-23T15:28:00Z">
              <w:rPr>
                <w:highlight w:val="white"/>
              </w:rPr>
            </w:rPrChange>
          </w:rPr>
          <w:tab/>
        </w:r>
        <w:r w:rsidRPr="00E762C7">
          <w:rPr>
            <w:rFonts w:ascii="Times New Roman" w:hAnsi="Times New Roman"/>
            <w:color w:val="0000FF"/>
            <w:sz w:val="20"/>
            <w:szCs w:val="20"/>
            <w:highlight w:val="white"/>
            <w:rPrChange w:id="3272" w:author=" Vijay Parmar" w:date="2009-08-23T15:28:00Z">
              <w:rPr>
                <w:color w:val="0000FF"/>
                <w:highlight w:val="white"/>
              </w:rPr>
            </w:rPrChange>
          </w:rPr>
          <w:t>&lt;</w:t>
        </w:r>
        <w:r w:rsidRPr="00E762C7">
          <w:rPr>
            <w:rFonts w:ascii="Times New Roman" w:hAnsi="Times New Roman"/>
            <w:color w:val="800000"/>
            <w:sz w:val="20"/>
            <w:szCs w:val="20"/>
            <w:highlight w:val="white"/>
            <w:rPrChange w:id="3273"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3274" w:author=" Vijay Parmar" w:date="2009-08-23T15:28:00Z">
              <w:rPr>
                <w:color w:val="0000FF"/>
                <w:highlight w:val="white"/>
              </w:rPr>
            </w:rPrChange>
          </w:rPr>
          <w:t>&gt;</w:t>
        </w:r>
        <w:r w:rsidRPr="00E762C7">
          <w:rPr>
            <w:rFonts w:ascii="Times New Roman" w:hAnsi="Times New Roman"/>
            <w:color w:val="000000"/>
            <w:sz w:val="20"/>
            <w:szCs w:val="20"/>
            <w:highlight w:val="white"/>
            <w:rPrChange w:id="3275" w:author=" Vijay Parmar" w:date="2009-08-23T15:28:00Z">
              <w:rPr>
                <w:highlight w:val="white"/>
              </w:rPr>
            </w:rPrChange>
          </w:rPr>
          <w:t>csmupt</w:t>
        </w:r>
        <w:r w:rsidRPr="00E762C7">
          <w:rPr>
            <w:rFonts w:ascii="Times New Roman" w:hAnsi="Times New Roman"/>
            <w:color w:val="0000FF"/>
            <w:sz w:val="20"/>
            <w:szCs w:val="20"/>
            <w:highlight w:val="white"/>
            <w:rPrChange w:id="3276" w:author=" Vijay Parmar" w:date="2009-08-23T15:28:00Z">
              <w:rPr>
                <w:color w:val="0000FF"/>
                <w:highlight w:val="white"/>
              </w:rPr>
            </w:rPrChange>
          </w:rPr>
          <w:t>&lt;/</w:t>
        </w:r>
        <w:r w:rsidRPr="00E762C7">
          <w:rPr>
            <w:rFonts w:ascii="Times New Roman" w:hAnsi="Times New Roman"/>
            <w:color w:val="800000"/>
            <w:sz w:val="20"/>
            <w:szCs w:val="20"/>
            <w:highlight w:val="white"/>
            <w:rPrChange w:id="3277" w:author=" Vijay Parmar" w:date="2009-08-23T15:28:00Z">
              <w:rPr>
                <w:color w:val="800000"/>
                <w:highlight w:val="white"/>
              </w:rPr>
            </w:rPrChange>
          </w:rPr>
          <w:t>upt-context-name</w:t>
        </w:r>
        <w:r w:rsidRPr="00E762C7">
          <w:rPr>
            <w:rFonts w:ascii="Times New Roman" w:hAnsi="Times New Roman"/>
            <w:color w:val="0000FF"/>
            <w:sz w:val="20"/>
            <w:szCs w:val="20"/>
            <w:highlight w:val="white"/>
            <w:rPrChange w:id="327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79" w:author=" Vijay Parmar" w:date="2009-08-23T15:19:00Z"/>
          <w:rFonts w:ascii="Times New Roman" w:hAnsi="Times New Roman"/>
          <w:color w:val="000000"/>
          <w:sz w:val="20"/>
          <w:szCs w:val="20"/>
          <w:highlight w:val="white"/>
          <w:rPrChange w:id="3280" w:author=" Vijay Parmar" w:date="2009-08-23T15:28:00Z">
            <w:rPr>
              <w:ins w:id="3281" w:author=" Vijay Parmar" w:date="2009-08-23T15:19:00Z"/>
              <w:highlight w:val="white"/>
            </w:rPr>
          </w:rPrChange>
        </w:rPr>
        <w:pPrChange w:id="3282" w:author=" Vijay Parmar" w:date="2009-08-23T15:19:00Z">
          <w:pPr>
            <w:pStyle w:val="ListParagraph"/>
            <w:numPr>
              <w:numId w:val="96"/>
            </w:numPr>
            <w:autoSpaceDE w:val="0"/>
            <w:autoSpaceDN w:val="0"/>
            <w:adjustRightInd w:val="0"/>
            <w:ind w:left="1080" w:hanging="360"/>
          </w:pPr>
        </w:pPrChange>
      </w:pPr>
      <w:ins w:id="3283" w:author=" Vijay Parmar" w:date="2009-08-23T15:19:00Z">
        <w:r w:rsidRPr="00E762C7">
          <w:rPr>
            <w:rFonts w:ascii="Times New Roman" w:hAnsi="Times New Roman"/>
            <w:color w:val="000000"/>
            <w:sz w:val="20"/>
            <w:szCs w:val="20"/>
            <w:highlight w:val="white"/>
            <w:rPrChange w:id="3284" w:author=" Vijay Parmar" w:date="2009-08-23T15:28:00Z">
              <w:rPr>
                <w:highlight w:val="white"/>
              </w:rPr>
            </w:rPrChange>
          </w:rPr>
          <w:tab/>
        </w:r>
        <w:r w:rsidRPr="00E762C7">
          <w:rPr>
            <w:rFonts w:ascii="Times New Roman" w:hAnsi="Times New Roman"/>
            <w:color w:val="0000FF"/>
            <w:sz w:val="20"/>
            <w:szCs w:val="20"/>
            <w:highlight w:val="white"/>
            <w:rPrChange w:id="3285" w:author=" Vijay Parmar" w:date="2009-08-23T15:28:00Z">
              <w:rPr>
                <w:color w:val="0000FF"/>
                <w:highlight w:val="white"/>
              </w:rPr>
            </w:rPrChange>
          </w:rPr>
          <w:t>&lt;</w:t>
        </w:r>
        <w:r w:rsidRPr="00E762C7">
          <w:rPr>
            <w:rFonts w:ascii="Times New Roman" w:hAnsi="Times New Roman"/>
            <w:color w:val="800000"/>
            <w:sz w:val="20"/>
            <w:szCs w:val="20"/>
            <w:highlight w:val="white"/>
            <w:rPrChange w:id="3286" w:author=" Vijay Parmar" w:date="2009-08-23T15:28:00Z">
              <w:rPr>
                <w:color w:val="800000"/>
                <w:highlight w:val="white"/>
              </w:rPr>
            </w:rPrChange>
          </w:rPr>
          <w:t>application-list</w:t>
        </w:r>
        <w:r w:rsidRPr="00E762C7">
          <w:rPr>
            <w:rFonts w:ascii="Times New Roman" w:hAnsi="Times New Roman"/>
            <w:color w:val="0000FF"/>
            <w:sz w:val="20"/>
            <w:szCs w:val="20"/>
            <w:highlight w:val="white"/>
            <w:rPrChange w:id="328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88" w:author=" Vijay Parmar" w:date="2009-08-23T15:19:00Z"/>
          <w:rFonts w:ascii="Times New Roman" w:hAnsi="Times New Roman"/>
          <w:color w:val="000000"/>
          <w:sz w:val="20"/>
          <w:szCs w:val="20"/>
          <w:highlight w:val="white"/>
          <w:rPrChange w:id="3289" w:author=" Vijay Parmar" w:date="2009-08-23T15:28:00Z">
            <w:rPr>
              <w:ins w:id="3290" w:author=" Vijay Parmar" w:date="2009-08-23T15:19:00Z"/>
              <w:highlight w:val="white"/>
            </w:rPr>
          </w:rPrChange>
        </w:rPr>
        <w:pPrChange w:id="3291" w:author=" Vijay Parmar" w:date="2009-08-23T15:19:00Z">
          <w:pPr>
            <w:pStyle w:val="ListParagraph"/>
            <w:numPr>
              <w:numId w:val="96"/>
            </w:numPr>
            <w:autoSpaceDE w:val="0"/>
            <w:autoSpaceDN w:val="0"/>
            <w:adjustRightInd w:val="0"/>
            <w:ind w:left="1080" w:hanging="360"/>
          </w:pPr>
        </w:pPrChange>
      </w:pPr>
      <w:ins w:id="3292" w:author=" Vijay Parmar" w:date="2009-08-23T15:19:00Z">
        <w:r w:rsidRPr="00E762C7">
          <w:rPr>
            <w:rFonts w:ascii="Times New Roman" w:hAnsi="Times New Roman"/>
            <w:color w:val="000000"/>
            <w:sz w:val="20"/>
            <w:szCs w:val="20"/>
            <w:highlight w:val="white"/>
            <w:rPrChange w:id="3293" w:author=" Vijay Parmar" w:date="2009-08-23T15:28:00Z">
              <w:rPr>
                <w:highlight w:val="white"/>
              </w:rPr>
            </w:rPrChange>
          </w:rPr>
          <w:tab/>
        </w:r>
        <w:r w:rsidRPr="00E762C7">
          <w:rPr>
            <w:rFonts w:ascii="Times New Roman" w:hAnsi="Times New Roman"/>
            <w:color w:val="0000FF"/>
            <w:sz w:val="20"/>
            <w:szCs w:val="20"/>
            <w:highlight w:val="white"/>
            <w:rPrChange w:id="3294" w:author=" Vijay Parmar" w:date="2009-08-23T15:28:00Z">
              <w:rPr>
                <w:color w:val="0000FF"/>
                <w:highlight w:val="white"/>
              </w:rPr>
            </w:rPrChange>
          </w:rPr>
          <w:t>&lt;</w:t>
        </w:r>
        <w:r w:rsidRPr="00E762C7">
          <w:rPr>
            <w:rFonts w:ascii="Times New Roman" w:hAnsi="Times New Roman"/>
            <w:color w:val="800000"/>
            <w:sz w:val="20"/>
            <w:szCs w:val="20"/>
            <w:highlight w:val="white"/>
            <w:rPrChange w:id="3295"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329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297" w:author=" Vijay Parmar" w:date="2009-08-23T15:19:00Z"/>
          <w:rFonts w:ascii="Times New Roman" w:hAnsi="Times New Roman"/>
          <w:color w:val="000000"/>
          <w:sz w:val="20"/>
          <w:szCs w:val="20"/>
          <w:highlight w:val="white"/>
          <w:rPrChange w:id="3298" w:author=" Vijay Parmar" w:date="2009-08-23T15:28:00Z">
            <w:rPr>
              <w:ins w:id="3299" w:author=" Vijay Parmar" w:date="2009-08-23T15:19:00Z"/>
              <w:highlight w:val="white"/>
            </w:rPr>
          </w:rPrChange>
        </w:rPr>
        <w:pPrChange w:id="3300" w:author=" Vijay Parmar" w:date="2009-08-23T15:19:00Z">
          <w:pPr>
            <w:pStyle w:val="ListParagraph"/>
            <w:numPr>
              <w:numId w:val="96"/>
            </w:numPr>
            <w:autoSpaceDE w:val="0"/>
            <w:autoSpaceDN w:val="0"/>
            <w:adjustRightInd w:val="0"/>
            <w:ind w:left="1080" w:hanging="360"/>
          </w:pPr>
        </w:pPrChange>
      </w:pPr>
      <w:ins w:id="3301" w:author=" Vijay Parmar" w:date="2009-08-23T15:19:00Z">
        <w:r w:rsidRPr="00E762C7">
          <w:rPr>
            <w:rFonts w:ascii="Times New Roman" w:hAnsi="Times New Roman"/>
            <w:color w:val="000000"/>
            <w:sz w:val="20"/>
            <w:szCs w:val="20"/>
            <w:highlight w:val="white"/>
            <w:rPrChange w:id="3302" w:author=" Vijay Parmar" w:date="2009-08-23T15:28:00Z">
              <w:rPr>
                <w:highlight w:val="white"/>
              </w:rPr>
            </w:rPrChange>
          </w:rPr>
          <w:tab/>
          <w:t xml:space="preserve"> </w:t>
        </w:r>
        <w:r w:rsidRPr="00E762C7">
          <w:rPr>
            <w:rFonts w:ascii="Times New Roman" w:hAnsi="Times New Roman"/>
            <w:color w:val="000000"/>
            <w:sz w:val="20"/>
            <w:szCs w:val="20"/>
            <w:highlight w:val="white"/>
            <w:rPrChange w:id="3303" w:author=" Vijay Parmar" w:date="2009-08-23T15:28:00Z">
              <w:rPr>
                <w:highlight w:val="white"/>
              </w:rPr>
            </w:rPrChange>
          </w:rPr>
          <w:tab/>
        </w:r>
        <w:r w:rsidRPr="00E762C7">
          <w:rPr>
            <w:rFonts w:ascii="Times New Roman" w:hAnsi="Times New Roman"/>
            <w:color w:val="0000FF"/>
            <w:sz w:val="20"/>
            <w:szCs w:val="20"/>
            <w:highlight w:val="white"/>
            <w:rPrChange w:id="3304" w:author=" Vijay Parmar" w:date="2009-08-23T15:28:00Z">
              <w:rPr>
                <w:color w:val="0000FF"/>
                <w:highlight w:val="white"/>
              </w:rPr>
            </w:rPrChange>
          </w:rPr>
          <w:t>&lt;</w:t>
        </w:r>
        <w:r w:rsidRPr="00E762C7">
          <w:rPr>
            <w:rFonts w:ascii="Times New Roman" w:hAnsi="Times New Roman"/>
            <w:color w:val="800000"/>
            <w:sz w:val="20"/>
            <w:szCs w:val="20"/>
            <w:highlight w:val="white"/>
            <w:rPrChange w:id="3305"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06" w:author=" Vijay Parmar" w:date="2009-08-23T15:28:00Z">
              <w:rPr>
                <w:color w:val="0000FF"/>
                <w:highlight w:val="white"/>
              </w:rPr>
            </w:rPrChange>
          </w:rPr>
          <w:t>&gt;</w:t>
        </w:r>
        <w:r w:rsidRPr="00E762C7">
          <w:rPr>
            <w:rFonts w:ascii="Times New Roman" w:hAnsi="Times New Roman"/>
            <w:color w:val="000000"/>
            <w:sz w:val="20"/>
            <w:szCs w:val="20"/>
            <w:highlight w:val="white"/>
            <w:rPrChange w:id="3307" w:author=" Vijay Parmar" w:date="2009-08-23T15:28:00Z">
              <w:rPr>
                <w:highlight w:val="white"/>
              </w:rPr>
            </w:rPrChange>
          </w:rPr>
          <w:t>csmupt</w:t>
        </w:r>
        <w:r w:rsidRPr="00E762C7">
          <w:rPr>
            <w:rFonts w:ascii="Times New Roman" w:hAnsi="Times New Roman"/>
            <w:color w:val="0000FF"/>
            <w:sz w:val="20"/>
            <w:szCs w:val="20"/>
            <w:highlight w:val="white"/>
            <w:rPrChange w:id="3308" w:author=" Vijay Parmar" w:date="2009-08-23T15:28:00Z">
              <w:rPr>
                <w:color w:val="0000FF"/>
                <w:highlight w:val="white"/>
              </w:rPr>
            </w:rPrChange>
          </w:rPr>
          <w:t>&lt;/</w:t>
        </w:r>
        <w:r w:rsidRPr="00E762C7">
          <w:rPr>
            <w:rFonts w:ascii="Times New Roman" w:hAnsi="Times New Roman"/>
            <w:color w:val="800000"/>
            <w:sz w:val="20"/>
            <w:szCs w:val="20"/>
            <w:highlight w:val="white"/>
            <w:rPrChange w:id="3309"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31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11" w:author=" Vijay Parmar" w:date="2009-08-23T15:19:00Z"/>
          <w:rFonts w:ascii="Times New Roman" w:hAnsi="Times New Roman"/>
          <w:color w:val="000000"/>
          <w:sz w:val="20"/>
          <w:szCs w:val="20"/>
          <w:highlight w:val="white"/>
          <w:rPrChange w:id="3312" w:author=" Vijay Parmar" w:date="2009-08-23T15:28:00Z">
            <w:rPr>
              <w:ins w:id="3313" w:author=" Vijay Parmar" w:date="2009-08-23T15:19:00Z"/>
              <w:highlight w:val="white"/>
            </w:rPr>
          </w:rPrChange>
        </w:rPr>
        <w:pPrChange w:id="3314" w:author=" Vijay Parmar" w:date="2009-08-23T15:19:00Z">
          <w:pPr>
            <w:pStyle w:val="ListParagraph"/>
            <w:numPr>
              <w:numId w:val="96"/>
            </w:numPr>
            <w:autoSpaceDE w:val="0"/>
            <w:autoSpaceDN w:val="0"/>
            <w:adjustRightInd w:val="0"/>
            <w:ind w:left="1080" w:hanging="360"/>
          </w:pPr>
        </w:pPrChange>
      </w:pPr>
      <w:ins w:id="3315" w:author=" Vijay Parmar" w:date="2009-08-23T15:19:00Z">
        <w:r w:rsidRPr="00E762C7">
          <w:rPr>
            <w:rFonts w:ascii="Times New Roman" w:hAnsi="Times New Roman"/>
            <w:color w:val="000000"/>
            <w:sz w:val="20"/>
            <w:szCs w:val="20"/>
            <w:highlight w:val="white"/>
            <w:rPrChange w:id="3316" w:author=" Vijay Parmar" w:date="2009-08-23T15:28:00Z">
              <w:rPr>
                <w:highlight w:val="white"/>
              </w:rPr>
            </w:rPrChange>
          </w:rPr>
          <w:tab/>
        </w:r>
        <w:r w:rsidRPr="00E762C7">
          <w:rPr>
            <w:rFonts w:ascii="Times New Roman" w:hAnsi="Times New Roman"/>
            <w:color w:val="000000"/>
            <w:sz w:val="20"/>
            <w:szCs w:val="20"/>
            <w:highlight w:val="white"/>
            <w:rPrChange w:id="3317" w:author=" Vijay Parmar" w:date="2009-08-23T15:28:00Z">
              <w:rPr>
                <w:highlight w:val="white"/>
              </w:rPr>
            </w:rPrChange>
          </w:rPr>
          <w:tab/>
        </w:r>
        <w:r w:rsidRPr="00E762C7">
          <w:rPr>
            <w:rFonts w:ascii="Times New Roman" w:hAnsi="Times New Roman"/>
            <w:color w:val="0000FF"/>
            <w:sz w:val="20"/>
            <w:szCs w:val="20"/>
            <w:highlight w:val="white"/>
            <w:rPrChange w:id="3318" w:author=" Vijay Parmar" w:date="2009-08-23T15:28:00Z">
              <w:rPr>
                <w:color w:val="0000FF"/>
                <w:highlight w:val="white"/>
              </w:rPr>
            </w:rPrChange>
          </w:rPr>
          <w:t>&lt;</w:t>
        </w:r>
        <w:r w:rsidRPr="00E762C7">
          <w:rPr>
            <w:rFonts w:ascii="Times New Roman" w:hAnsi="Times New Roman"/>
            <w:color w:val="800000"/>
            <w:sz w:val="20"/>
            <w:szCs w:val="20"/>
            <w:highlight w:val="white"/>
            <w:rPrChange w:id="3319"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332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21" w:author=" Vijay Parmar" w:date="2009-08-23T15:19:00Z"/>
          <w:rFonts w:ascii="Times New Roman" w:hAnsi="Times New Roman"/>
          <w:color w:val="000000"/>
          <w:sz w:val="20"/>
          <w:szCs w:val="20"/>
          <w:highlight w:val="white"/>
          <w:rPrChange w:id="3322" w:author=" Vijay Parmar" w:date="2009-08-23T15:28:00Z">
            <w:rPr>
              <w:ins w:id="3323" w:author=" Vijay Parmar" w:date="2009-08-23T15:19:00Z"/>
              <w:highlight w:val="white"/>
            </w:rPr>
          </w:rPrChange>
        </w:rPr>
        <w:pPrChange w:id="3324" w:author=" Vijay Parmar" w:date="2009-08-23T15:19:00Z">
          <w:pPr>
            <w:pStyle w:val="ListParagraph"/>
            <w:numPr>
              <w:numId w:val="96"/>
            </w:numPr>
            <w:autoSpaceDE w:val="0"/>
            <w:autoSpaceDN w:val="0"/>
            <w:adjustRightInd w:val="0"/>
            <w:ind w:left="1080" w:hanging="360"/>
          </w:pPr>
        </w:pPrChange>
      </w:pPr>
      <w:ins w:id="3325" w:author=" Vijay Parmar" w:date="2009-08-23T15:19:00Z">
        <w:r w:rsidRPr="00E762C7">
          <w:rPr>
            <w:rFonts w:ascii="Times New Roman" w:hAnsi="Times New Roman"/>
            <w:color w:val="000000"/>
            <w:sz w:val="20"/>
            <w:szCs w:val="20"/>
            <w:highlight w:val="white"/>
            <w:rPrChange w:id="3326" w:author=" Vijay Parmar" w:date="2009-08-23T15:28:00Z">
              <w:rPr>
                <w:highlight w:val="white"/>
              </w:rPr>
            </w:rPrChange>
          </w:rPr>
          <w:tab/>
        </w:r>
        <w:r w:rsidRPr="00E762C7">
          <w:rPr>
            <w:rFonts w:ascii="Times New Roman" w:hAnsi="Times New Roman"/>
            <w:color w:val="000000"/>
            <w:sz w:val="20"/>
            <w:szCs w:val="20"/>
            <w:highlight w:val="white"/>
            <w:rPrChange w:id="3327" w:author=" Vijay Parmar" w:date="2009-08-23T15:28:00Z">
              <w:rPr>
                <w:highlight w:val="white"/>
              </w:rPr>
            </w:rPrChange>
          </w:rPr>
          <w:tab/>
        </w:r>
        <w:r w:rsidRPr="00E762C7">
          <w:rPr>
            <w:rFonts w:ascii="Times New Roman" w:hAnsi="Times New Roman"/>
            <w:color w:val="0000FF"/>
            <w:sz w:val="20"/>
            <w:szCs w:val="20"/>
            <w:highlight w:val="white"/>
            <w:rPrChange w:id="3328" w:author=" Vijay Parmar" w:date="2009-08-23T15:28:00Z">
              <w:rPr>
                <w:color w:val="0000FF"/>
                <w:highlight w:val="white"/>
              </w:rPr>
            </w:rPrChange>
          </w:rPr>
          <w:t>&lt;</w:t>
        </w:r>
        <w:r w:rsidRPr="00E762C7">
          <w:rPr>
            <w:rFonts w:ascii="Times New Roman" w:hAnsi="Times New Roman"/>
            <w:color w:val="800000"/>
            <w:sz w:val="20"/>
            <w:szCs w:val="20"/>
            <w:highlight w:val="white"/>
            <w:rPrChange w:id="3329" w:author=" Vijay Parmar" w:date="2009-08-23T15:28:00Z">
              <w:rPr>
                <w:color w:val="800000"/>
                <w:highlight w:val="white"/>
              </w:rPr>
            </w:rPrChange>
          </w:rPr>
          <w:t>authentication-provider-class</w:t>
        </w:r>
        <w:r w:rsidRPr="00E762C7">
          <w:rPr>
            <w:rFonts w:ascii="Times New Roman" w:hAnsi="Times New Roman"/>
            <w:color w:val="0000FF"/>
            <w:sz w:val="20"/>
            <w:szCs w:val="20"/>
            <w:highlight w:val="white"/>
            <w:rPrChange w:id="333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31" w:author=" Vijay Parmar" w:date="2009-08-23T15:19:00Z"/>
          <w:rFonts w:ascii="Times New Roman" w:hAnsi="Times New Roman"/>
          <w:color w:val="000000"/>
          <w:sz w:val="20"/>
          <w:szCs w:val="20"/>
          <w:highlight w:val="white"/>
          <w:rPrChange w:id="3332" w:author=" Vijay Parmar" w:date="2009-08-23T15:28:00Z">
            <w:rPr>
              <w:ins w:id="3333" w:author=" Vijay Parmar" w:date="2009-08-23T15:19:00Z"/>
              <w:highlight w:val="white"/>
            </w:rPr>
          </w:rPrChange>
        </w:rPr>
        <w:pPrChange w:id="3334" w:author=" Vijay Parmar" w:date="2009-08-23T15:19:00Z">
          <w:pPr>
            <w:pStyle w:val="ListParagraph"/>
            <w:numPr>
              <w:numId w:val="96"/>
            </w:numPr>
            <w:autoSpaceDE w:val="0"/>
            <w:autoSpaceDN w:val="0"/>
            <w:adjustRightInd w:val="0"/>
            <w:ind w:left="1080" w:hanging="360"/>
          </w:pPr>
        </w:pPrChange>
      </w:pPr>
      <w:ins w:id="3335" w:author=" Vijay Parmar" w:date="2009-08-23T15:19:00Z">
        <w:r w:rsidRPr="00E762C7">
          <w:rPr>
            <w:rFonts w:ascii="Times New Roman" w:hAnsi="Times New Roman"/>
            <w:color w:val="000000"/>
            <w:sz w:val="20"/>
            <w:szCs w:val="20"/>
            <w:highlight w:val="white"/>
            <w:rPrChange w:id="3336" w:author=" Vijay Parmar" w:date="2009-08-23T15:28:00Z">
              <w:rPr>
                <w:highlight w:val="white"/>
              </w:rPr>
            </w:rPrChange>
          </w:rPr>
          <w:tab/>
        </w:r>
        <w:r w:rsidRPr="00E762C7">
          <w:rPr>
            <w:rFonts w:ascii="Times New Roman" w:hAnsi="Times New Roman"/>
            <w:color w:val="000000"/>
            <w:sz w:val="20"/>
            <w:szCs w:val="20"/>
            <w:highlight w:val="white"/>
            <w:rPrChange w:id="3337" w:author=" Vijay Parmar" w:date="2009-08-23T15:28:00Z">
              <w:rPr>
                <w:highlight w:val="white"/>
              </w:rPr>
            </w:rPrChange>
          </w:rPr>
          <w:tab/>
        </w:r>
        <w:r w:rsidRPr="00E762C7">
          <w:rPr>
            <w:rFonts w:ascii="Times New Roman" w:hAnsi="Times New Roman"/>
            <w:color w:val="000000"/>
            <w:sz w:val="20"/>
            <w:szCs w:val="20"/>
            <w:highlight w:val="white"/>
            <w:rPrChange w:id="3338" w:author=" Vijay Parmar" w:date="2009-08-23T15:28:00Z">
              <w:rPr>
                <w:highlight w:val="white"/>
              </w:rPr>
            </w:rPrChange>
          </w:rPr>
          <w:tab/>
        </w:r>
        <w:r w:rsidRPr="00E762C7">
          <w:rPr>
            <w:rFonts w:ascii="Times New Roman" w:hAnsi="Times New Roman"/>
            <w:color w:val="0000FF"/>
            <w:sz w:val="20"/>
            <w:szCs w:val="20"/>
            <w:highlight w:val="white"/>
            <w:rPrChange w:id="3339" w:author=" Vijay Parmar" w:date="2009-08-23T15:28:00Z">
              <w:rPr>
                <w:color w:val="0000FF"/>
                <w:highlight w:val="white"/>
              </w:rPr>
            </w:rPrChange>
          </w:rPr>
          <w:t>&lt;</w:t>
        </w:r>
        <w:r w:rsidRPr="00E762C7">
          <w:rPr>
            <w:rFonts w:ascii="Times New Roman" w:hAnsi="Times New Roman"/>
            <w:color w:val="800000"/>
            <w:sz w:val="20"/>
            <w:szCs w:val="20"/>
            <w:highlight w:val="white"/>
            <w:rPrChange w:id="3340"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3341" w:author=" Vijay Parmar" w:date="2009-08-23T15:28:00Z">
              <w:rPr>
                <w:color w:val="0000FF"/>
                <w:highlight w:val="white"/>
              </w:rPr>
            </w:rPrChange>
          </w:rPr>
          <w:t>&gt;</w:t>
        </w:r>
        <w:r w:rsidRPr="00E762C7">
          <w:rPr>
            <w:rFonts w:ascii="Times New Roman" w:hAnsi="Times New Roman"/>
            <w:color w:val="000000"/>
            <w:sz w:val="20"/>
            <w:szCs w:val="20"/>
            <w:highlight w:val="white"/>
            <w:rPrChange w:id="3342" w:author=" Vijay Parmar" w:date="2009-08-23T15:28:00Z">
              <w:rPr>
                <w:highlight w:val="white"/>
              </w:rPr>
            </w:rPrChange>
          </w:rPr>
          <w:t>6000</w:t>
        </w:r>
        <w:r w:rsidRPr="00E762C7">
          <w:rPr>
            <w:rFonts w:ascii="Times New Roman" w:hAnsi="Times New Roman"/>
            <w:color w:val="0000FF"/>
            <w:sz w:val="20"/>
            <w:szCs w:val="20"/>
            <w:highlight w:val="white"/>
            <w:rPrChange w:id="3343" w:author=" Vijay Parmar" w:date="2009-08-23T15:28:00Z">
              <w:rPr>
                <w:color w:val="0000FF"/>
                <w:highlight w:val="white"/>
              </w:rPr>
            </w:rPrChange>
          </w:rPr>
          <w:t>&lt;/</w:t>
        </w:r>
        <w:r w:rsidRPr="00E762C7">
          <w:rPr>
            <w:rFonts w:ascii="Times New Roman" w:hAnsi="Times New Roman"/>
            <w:color w:val="800000"/>
            <w:sz w:val="20"/>
            <w:szCs w:val="20"/>
            <w:highlight w:val="white"/>
            <w:rPrChange w:id="3344" w:author=" Vijay Parmar" w:date="2009-08-23T15:28:00Z">
              <w:rPr>
                <w:color w:val="800000"/>
                <w:highlight w:val="white"/>
              </w:rPr>
            </w:rPrChange>
          </w:rPr>
          <w:t>lockout-time</w:t>
        </w:r>
        <w:r w:rsidRPr="00E762C7">
          <w:rPr>
            <w:rFonts w:ascii="Times New Roman" w:hAnsi="Times New Roman"/>
            <w:color w:val="0000FF"/>
            <w:sz w:val="20"/>
            <w:szCs w:val="20"/>
            <w:highlight w:val="white"/>
            <w:rPrChange w:id="334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46" w:author=" Vijay Parmar" w:date="2009-08-23T15:19:00Z"/>
          <w:rFonts w:ascii="Times New Roman" w:hAnsi="Times New Roman"/>
          <w:color w:val="000000"/>
          <w:sz w:val="20"/>
          <w:szCs w:val="20"/>
          <w:highlight w:val="white"/>
          <w:rPrChange w:id="3347" w:author=" Vijay Parmar" w:date="2009-08-23T15:28:00Z">
            <w:rPr>
              <w:ins w:id="3348" w:author=" Vijay Parmar" w:date="2009-08-23T15:19:00Z"/>
              <w:highlight w:val="white"/>
            </w:rPr>
          </w:rPrChange>
        </w:rPr>
        <w:pPrChange w:id="3349" w:author=" Vijay Parmar" w:date="2009-08-23T15:19:00Z">
          <w:pPr>
            <w:pStyle w:val="ListParagraph"/>
            <w:numPr>
              <w:numId w:val="96"/>
            </w:numPr>
            <w:autoSpaceDE w:val="0"/>
            <w:autoSpaceDN w:val="0"/>
            <w:adjustRightInd w:val="0"/>
            <w:ind w:left="1080" w:hanging="360"/>
          </w:pPr>
        </w:pPrChange>
      </w:pPr>
      <w:ins w:id="3350" w:author=" Vijay Parmar" w:date="2009-08-23T15:19:00Z">
        <w:r w:rsidRPr="00E762C7">
          <w:rPr>
            <w:rFonts w:ascii="Times New Roman" w:hAnsi="Times New Roman"/>
            <w:color w:val="000000"/>
            <w:sz w:val="20"/>
            <w:szCs w:val="20"/>
            <w:highlight w:val="white"/>
            <w:rPrChange w:id="3351" w:author=" Vijay Parmar" w:date="2009-08-23T15:28:00Z">
              <w:rPr>
                <w:highlight w:val="white"/>
              </w:rPr>
            </w:rPrChange>
          </w:rPr>
          <w:tab/>
        </w:r>
        <w:r w:rsidRPr="00E762C7">
          <w:rPr>
            <w:rFonts w:ascii="Times New Roman" w:hAnsi="Times New Roman"/>
            <w:color w:val="000000"/>
            <w:sz w:val="20"/>
            <w:szCs w:val="20"/>
            <w:highlight w:val="white"/>
            <w:rPrChange w:id="3352" w:author=" Vijay Parmar" w:date="2009-08-23T15:28:00Z">
              <w:rPr>
                <w:highlight w:val="white"/>
              </w:rPr>
            </w:rPrChange>
          </w:rPr>
          <w:tab/>
        </w:r>
        <w:r w:rsidRPr="00E762C7">
          <w:rPr>
            <w:rFonts w:ascii="Times New Roman" w:hAnsi="Times New Roman"/>
            <w:color w:val="000000"/>
            <w:sz w:val="20"/>
            <w:szCs w:val="20"/>
            <w:highlight w:val="white"/>
            <w:rPrChange w:id="3353" w:author=" Vijay Parmar" w:date="2009-08-23T15:28:00Z">
              <w:rPr>
                <w:highlight w:val="white"/>
              </w:rPr>
            </w:rPrChange>
          </w:rPr>
          <w:tab/>
        </w:r>
        <w:r w:rsidRPr="00E762C7">
          <w:rPr>
            <w:rFonts w:ascii="Times New Roman" w:hAnsi="Times New Roman"/>
            <w:color w:val="0000FF"/>
            <w:sz w:val="20"/>
            <w:szCs w:val="20"/>
            <w:highlight w:val="white"/>
            <w:rPrChange w:id="3354" w:author=" Vijay Parmar" w:date="2009-08-23T15:28:00Z">
              <w:rPr>
                <w:color w:val="0000FF"/>
                <w:highlight w:val="white"/>
              </w:rPr>
            </w:rPrChange>
          </w:rPr>
          <w:t>&lt;</w:t>
        </w:r>
        <w:r w:rsidRPr="00E762C7">
          <w:rPr>
            <w:rFonts w:ascii="Times New Roman" w:hAnsi="Times New Roman"/>
            <w:color w:val="800000"/>
            <w:sz w:val="20"/>
            <w:szCs w:val="20"/>
            <w:highlight w:val="white"/>
            <w:rPrChange w:id="3355"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3356" w:author=" Vijay Parmar" w:date="2009-08-23T15:28:00Z">
              <w:rPr>
                <w:color w:val="0000FF"/>
                <w:highlight w:val="white"/>
              </w:rPr>
            </w:rPrChange>
          </w:rPr>
          <w:t>&gt;</w:t>
        </w:r>
        <w:r w:rsidRPr="00E762C7">
          <w:rPr>
            <w:rFonts w:ascii="Times New Roman" w:hAnsi="Times New Roman"/>
            <w:color w:val="000000"/>
            <w:sz w:val="20"/>
            <w:szCs w:val="20"/>
            <w:highlight w:val="white"/>
            <w:rPrChange w:id="3357" w:author=" Vijay Parmar" w:date="2009-08-23T15:28:00Z">
              <w:rPr>
                <w:highlight w:val="white"/>
              </w:rPr>
            </w:rPrChange>
          </w:rPr>
          <w:t>6000</w:t>
        </w:r>
        <w:r w:rsidRPr="00E762C7">
          <w:rPr>
            <w:rFonts w:ascii="Times New Roman" w:hAnsi="Times New Roman"/>
            <w:color w:val="0000FF"/>
            <w:sz w:val="20"/>
            <w:szCs w:val="20"/>
            <w:highlight w:val="white"/>
            <w:rPrChange w:id="3358" w:author=" Vijay Parmar" w:date="2009-08-23T15:28:00Z">
              <w:rPr>
                <w:color w:val="0000FF"/>
                <w:highlight w:val="white"/>
              </w:rPr>
            </w:rPrChange>
          </w:rPr>
          <w:t>&lt;/</w:t>
        </w:r>
        <w:r w:rsidRPr="00E762C7">
          <w:rPr>
            <w:rFonts w:ascii="Times New Roman" w:hAnsi="Times New Roman"/>
            <w:color w:val="800000"/>
            <w:sz w:val="20"/>
            <w:szCs w:val="20"/>
            <w:highlight w:val="white"/>
            <w:rPrChange w:id="3359" w:author=" Vijay Parmar" w:date="2009-08-23T15:28:00Z">
              <w:rPr>
                <w:color w:val="800000"/>
                <w:highlight w:val="white"/>
              </w:rPr>
            </w:rPrChange>
          </w:rPr>
          <w:t>allowed-login-time</w:t>
        </w:r>
        <w:r w:rsidRPr="00E762C7">
          <w:rPr>
            <w:rFonts w:ascii="Times New Roman" w:hAnsi="Times New Roman"/>
            <w:color w:val="0000FF"/>
            <w:sz w:val="20"/>
            <w:szCs w:val="20"/>
            <w:highlight w:val="white"/>
            <w:rPrChange w:id="336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61" w:author=" Vijay Parmar" w:date="2009-08-23T15:19:00Z"/>
          <w:rFonts w:ascii="Times New Roman" w:hAnsi="Times New Roman"/>
          <w:color w:val="000000"/>
          <w:sz w:val="20"/>
          <w:szCs w:val="20"/>
          <w:highlight w:val="white"/>
          <w:rPrChange w:id="3362" w:author=" Vijay Parmar" w:date="2009-08-23T15:28:00Z">
            <w:rPr>
              <w:ins w:id="3363" w:author=" Vijay Parmar" w:date="2009-08-23T15:19:00Z"/>
              <w:highlight w:val="white"/>
            </w:rPr>
          </w:rPrChange>
        </w:rPr>
        <w:pPrChange w:id="3364" w:author=" Vijay Parmar" w:date="2009-08-23T15:19:00Z">
          <w:pPr>
            <w:pStyle w:val="ListParagraph"/>
            <w:numPr>
              <w:numId w:val="96"/>
            </w:numPr>
            <w:autoSpaceDE w:val="0"/>
            <w:autoSpaceDN w:val="0"/>
            <w:adjustRightInd w:val="0"/>
            <w:ind w:left="1080" w:hanging="360"/>
          </w:pPr>
        </w:pPrChange>
      </w:pPr>
      <w:ins w:id="3365" w:author=" Vijay Parmar" w:date="2009-08-23T15:19:00Z">
        <w:r w:rsidRPr="00E762C7">
          <w:rPr>
            <w:rFonts w:ascii="Times New Roman" w:hAnsi="Times New Roman"/>
            <w:color w:val="000000"/>
            <w:sz w:val="20"/>
            <w:szCs w:val="20"/>
            <w:highlight w:val="white"/>
            <w:rPrChange w:id="3366" w:author=" Vijay Parmar" w:date="2009-08-23T15:28:00Z">
              <w:rPr>
                <w:highlight w:val="white"/>
              </w:rPr>
            </w:rPrChange>
          </w:rPr>
          <w:tab/>
        </w:r>
        <w:r w:rsidRPr="00E762C7">
          <w:rPr>
            <w:rFonts w:ascii="Times New Roman" w:hAnsi="Times New Roman"/>
            <w:color w:val="000000"/>
            <w:sz w:val="20"/>
            <w:szCs w:val="20"/>
            <w:highlight w:val="white"/>
            <w:rPrChange w:id="3367" w:author=" Vijay Parmar" w:date="2009-08-23T15:28:00Z">
              <w:rPr>
                <w:highlight w:val="white"/>
              </w:rPr>
            </w:rPrChange>
          </w:rPr>
          <w:tab/>
        </w:r>
        <w:r w:rsidRPr="00E762C7">
          <w:rPr>
            <w:rFonts w:ascii="Times New Roman" w:hAnsi="Times New Roman"/>
            <w:color w:val="000000"/>
            <w:sz w:val="20"/>
            <w:szCs w:val="20"/>
            <w:highlight w:val="white"/>
            <w:rPrChange w:id="3368" w:author=" Vijay Parmar" w:date="2009-08-23T15:28:00Z">
              <w:rPr>
                <w:highlight w:val="white"/>
              </w:rPr>
            </w:rPrChange>
          </w:rPr>
          <w:tab/>
        </w:r>
        <w:r w:rsidRPr="00E762C7">
          <w:rPr>
            <w:rFonts w:ascii="Times New Roman" w:hAnsi="Times New Roman"/>
            <w:color w:val="0000FF"/>
            <w:sz w:val="20"/>
            <w:szCs w:val="20"/>
            <w:highlight w:val="white"/>
            <w:rPrChange w:id="3369" w:author=" Vijay Parmar" w:date="2009-08-23T15:28:00Z">
              <w:rPr>
                <w:color w:val="0000FF"/>
                <w:highlight w:val="white"/>
              </w:rPr>
            </w:rPrChange>
          </w:rPr>
          <w:t>&lt;</w:t>
        </w:r>
        <w:r w:rsidRPr="00E762C7">
          <w:rPr>
            <w:rFonts w:ascii="Times New Roman" w:hAnsi="Times New Roman"/>
            <w:color w:val="800000"/>
            <w:sz w:val="20"/>
            <w:szCs w:val="20"/>
            <w:highlight w:val="white"/>
            <w:rPrChange w:id="3370"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3371" w:author=" Vijay Parmar" w:date="2009-08-23T15:28:00Z">
              <w:rPr>
                <w:color w:val="0000FF"/>
                <w:highlight w:val="white"/>
              </w:rPr>
            </w:rPrChange>
          </w:rPr>
          <w:t>&gt;</w:t>
        </w:r>
        <w:r w:rsidRPr="00E762C7">
          <w:rPr>
            <w:rFonts w:ascii="Times New Roman" w:hAnsi="Times New Roman"/>
            <w:color w:val="000000"/>
            <w:sz w:val="20"/>
            <w:szCs w:val="20"/>
            <w:highlight w:val="white"/>
            <w:rPrChange w:id="3372" w:author=" Vijay Parmar" w:date="2009-08-23T15:28:00Z">
              <w:rPr>
                <w:highlight w:val="white"/>
              </w:rPr>
            </w:rPrChange>
          </w:rPr>
          <w:t>3</w:t>
        </w:r>
        <w:r w:rsidRPr="00E762C7">
          <w:rPr>
            <w:rFonts w:ascii="Times New Roman" w:hAnsi="Times New Roman"/>
            <w:color w:val="0000FF"/>
            <w:sz w:val="20"/>
            <w:szCs w:val="20"/>
            <w:highlight w:val="white"/>
            <w:rPrChange w:id="3373" w:author=" Vijay Parmar" w:date="2009-08-23T15:28:00Z">
              <w:rPr>
                <w:color w:val="0000FF"/>
                <w:highlight w:val="white"/>
              </w:rPr>
            </w:rPrChange>
          </w:rPr>
          <w:t>&lt;/</w:t>
        </w:r>
        <w:r w:rsidRPr="00E762C7">
          <w:rPr>
            <w:rFonts w:ascii="Times New Roman" w:hAnsi="Times New Roman"/>
            <w:color w:val="800000"/>
            <w:sz w:val="20"/>
            <w:szCs w:val="20"/>
            <w:highlight w:val="white"/>
            <w:rPrChange w:id="3374" w:author=" Vijay Parmar" w:date="2009-08-23T15:28:00Z">
              <w:rPr>
                <w:color w:val="800000"/>
                <w:highlight w:val="white"/>
              </w:rPr>
            </w:rPrChange>
          </w:rPr>
          <w:t>allowed-attempts</w:t>
        </w:r>
        <w:r w:rsidRPr="00E762C7">
          <w:rPr>
            <w:rFonts w:ascii="Times New Roman" w:hAnsi="Times New Roman"/>
            <w:color w:val="0000FF"/>
            <w:sz w:val="20"/>
            <w:szCs w:val="20"/>
            <w:highlight w:val="white"/>
            <w:rPrChange w:id="337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76" w:author=" Vijay Parmar" w:date="2009-08-23T15:19:00Z"/>
          <w:rFonts w:ascii="Times New Roman" w:hAnsi="Times New Roman"/>
          <w:color w:val="000000"/>
          <w:sz w:val="20"/>
          <w:szCs w:val="20"/>
          <w:highlight w:val="white"/>
          <w:rPrChange w:id="3377" w:author=" Vijay Parmar" w:date="2009-08-23T15:28:00Z">
            <w:rPr>
              <w:ins w:id="3378" w:author=" Vijay Parmar" w:date="2009-08-23T15:19:00Z"/>
              <w:highlight w:val="white"/>
            </w:rPr>
          </w:rPrChange>
        </w:rPr>
        <w:pPrChange w:id="3379" w:author=" Vijay Parmar" w:date="2009-08-23T15:19:00Z">
          <w:pPr>
            <w:pStyle w:val="ListParagraph"/>
            <w:numPr>
              <w:numId w:val="96"/>
            </w:numPr>
            <w:autoSpaceDE w:val="0"/>
            <w:autoSpaceDN w:val="0"/>
            <w:adjustRightInd w:val="0"/>
            <w:ind w:left="1080" w:hanging="360"/>
          </w:pPr>
        </w:pPrChange>
      </w:pPr>
      <w:ins w:id="3380" w:author=" Vijay Parmar" w:date="2009-08-23T15:19:00Z">
        <w:r w:rsidRPr="00E762C7">
          <w:rPr>
            <w:rFonts w:ascii="Times New Roman" w:hAnsi="Times New Roman"/>
            <w:color w:val="000000"/>
            <w:sz w:val="20"/>
            <w:szCs w:val="20"/>
            <w:highlight w:val="white"/>
            <w:rPrChange w:id="3381" w:author=" Vijay Parmar" w:date="2009-08-23T15:28:00Z">
              <w:rPr>
                <w:highlight w:val="white"/>
              </w:rPr>
            </w:rPrChange>
          </w:rPr>
          <w:tab/>
        </w:r>
        <w:r w:rsidRPr="00E762C7">
          <w:rPr>
            <w:rFonts w:ascii="Times New Roman" w:hAnsi="Times New Roman"/>
            <w:color w:val="000000"/>
            <w:sz w:val="20"/>
            <w:szCs w:val="20"/>
            <w:highlight w:val="white"/>
            <w:rPrChange w:id="3382" w:author=" Vijay Parmar" w:date="2009-08-23T15:28:00Z">
              <w:rPr>
                <w:highlight w:val="white"/>
              </w:rPr>
            </w:rPrChange>
          </w:rPr>
          <w:tab/>
        </w:r>
        <w:r w:rsidRPr="00E762C7">
          <w:rPr>
            <w:rFonts w:ascii="Times New Roman" w:hAnsi="Times New Roman"/>
            <w:color w:val="0000FF"/>
            <w:sz w:val="20"/>
            <w:szCs w:val="20"/>
            <w:highlight w:val="white"/>
            <w:rPrChange w:id="3383" w:author=" Vijay Parmar" w:date="2009-08-23T15:28:00Z">
              <w:rPr>
                <w:color w:val="0000FF"/>
                <w:highlight w:val="white"/>
              </w:rPr>
            </w:rPrChange>
          </w:rPr>
          <w:t>&lt;/</w:t>
        </w:r>
        <w:r w:rsidRPr="00E762C7">
          <w:rPr>
            <w:rFonts w:ascii="Times New Roman" w:hAnsi="Times New Roman"/>
            <w:color w:val="800000"/>
            <w:sz w:val="20"/>
            <w:szCs w:val="20"/>
            <w:highlight w:val="white"/>
            <w:rPrChange w:id="3384" w:author=" Vijay Parmar" w:date="2009-08-23T15:28:00Z">
              <w:rPr>
                <w:color w:val="800000"/>
                <w:highlight w:val="white"/>
              </w:rPr>
            </w:rPrChange>
          </w:rPr>
          <w:t>authentication</w:t>
        </w:r>
        <w:r w:rsidRPr="00E762C7">
          <w:rPr>
            <w:rFonts w:ascii="Times New Roman" w:hAnsi="Times New Roman"/>
            <w:color w:val="0000FF"/>
            <w:sz w:val="20"/>
            <w:szCs w:val="20"/>
            <w:highlight w:val="white"/>
            <w:rPrChange w:id="338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86" w:author=" Vijay Parmar" w:date="2009-08-23T15:19:00Z"/>
          <w:rFonts w:ascii="Times New Roman" w:hAnsi="Times New Roman"/>
          <w:color w:val="000000"/>
          <w:sz w:val="20"/>
          <w:szCs w:val="20"/>
          <w:highlight w:val="white"/>
          <w:rPrChange w:id="3387" w:author=" Vijay Parmar" w:date="2009-08-23T15:28:00Z">
            <w:rPr>
              <w:ins w:id="3388" w:author=" Vijay Parmar" w:date="2009-08-23T15:19:00Z"/>
              <w:highlight w:val="white"/>
            </w:rPr>
          </w:rPrChange>
        </w:rPr>
        <w:pPrChange w:id="3389" w:author=" Vijay Parmar" w:date="2009-08-23T15:19:00Z">
          <w:pPr>
            <w:pStyle w:val="ListParagraph"/>
            <w:numPr>
              <w:numId w:val="96"/>
            </w:numPr>
            <w:autoSpaceDE w:val="0"/>
            <w:autoSpaceDN w:val="0"/>
            <w:adjustRightInd w:val="0"/>
            <w:ind w:left="1080" w:hanging="360"/>
          </w:pPr>
        </w:pPrChange>
      </w:pPr>
      <w:ins w:id="3390" w:author=" Vijay Parmar" w:date="2009-08-23T15:19:00Z">
        <w:r w:rsidRPr="00E762C7">
          <w:rPr>
            <w:rFonts w:ascii="Times New Roman" w:hAnsi="Times New Roman"/>
            <w:color w:val="000000"/>
            <w:sz w:val="20"/>
            <w:szCs w:val="20"/>
            <w:highlight w:val="white"/>
            <w:rPrChange w:id="3391" w:author=" Vijay Parmar" w:date="2009-08-23T15:28:00Z">
              <w:rPr>
                <w:highlight w:val="white"/>
              </w:rPr>
            </w:rPrChange>
          </w:rPr>
          <w:tab/>
        </w:r>
        <w:r w:rsidRPr="00E762C7">
          <w:rPr>
            <w:rFonts w:ascii="Times New Roman" w:hAnsi="Times New Roman"/>
            <w:color w:val="000000"/>
            <w:sz w:val="20"/>
            <w:szCs w:val="20"/>
            <w:highlight w:val="white"/>
            <w:rPrChange w:id="3392" w:author=" Vijay Parmar" w:date="2009-08-23T15:28:00Z">
              <w:rPr>
                <w:highlight w:val="white"/>
              </w:rPr>
            </w:rPrChange>
          </w:rPr>
          <w:tab/>
        </w:r>
        <w:r w:rsidRPr="00E762C7">
          <w:rPr>
            <w:rFonts w:ascii="Times New Roman" w:hAnsi="Times New Roman"/>
            <w:color w:val="0000FF"/>
            <w:sz w:val="20"/>
            <w:szCs w:val="20"/>
            <w:highlight w:val="white"/>
            <w:rPrChange w:id="3393" w:author=" Vijay Parmar" w:date="2009-08-23T15:28:00Z">
              <w:rPr>
                <w:color w:val="0000FF"/>
                <w:highlight w:val="white"/>
              </w:rPr>
            </w:rPrChange>
          </w:rPr>
          <w:t>&lt;</w:t>
        </w:r>
        <w:r w:rsidRPr="00E762C7">
          <w:rPr>
            <w:rFonts w:ascii="Times New Roman" w:hAnsi="Times New Roman"/>
            <w:color w:val="800000"/>
            <w:sz w:val="20"/>
            <w:szCs w:val="20"/>
            <w:highlight w:val="white"/>
            <w:rPrChange w:id="3394"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39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396" w:author=" Vijay Parmar" w:date="2009-08-23T15:19:00Z"/>
          <w:rFonts w:ascii="Times New Roman" w:hAnsi="Times New Roman"/>
          <w:color w:val="000000"/>
          <w:sz w:val="20"/>
          <w:szCs w:val="20"/>
          <w:highlight w:val="white"/>
          <w:rPrChange w:id="3397" w:author=" Vijay Parmar" w:date="2009-08-23T15:28:00Z">
            <w:rPr>
              <w:ins w:id="3398" w:author=" Vijay Parmar" w:date="2009-08-23T15:19:00Z"/>
              <w:highlight w:val="white"/>
            </w:rPr>
          </w:rPrChange>
        </w:rPr>
        <w:pPrChange w:id="3399" w:author=" Vijay Parmar" w:date="2009-08-23T15:20:00Z">
          <w:pPr>
            <w:pStyle w:val="ListParagraph"/>
            <w:numPr>
              <w:numId w:val="96"/>
            </w:numPr>
            <w:autoSpaceDE w:val="0"/>
            <w:autoSpaceDN w:val="0"/>
            <w:adjustRightInd w:val="0"/>
            <w:ind w:left="1080" w:hanging="360"/>
          </w:pPr>
        </w:pPrChange>
      </w:pPr>
      <w:ins w:id="3400" w:author=" Vijay Parmar" w:date="2009-08-23T15:19:00Z">
        <w:r w:rsidRPr="00E762C7">
          <w:rPr>
            <w:rFonts w:ascii="Times New Roman" w:hAnsi="Times New Roman"/>
            <w:color w:val="000000"/>
            <w:sz w:val="20"/>
            <w:szCs w:val="20"/>
            <w:highlight w:val="white"/>
            <w:rPrChange w:id="3401" w:author=" Vijay Parmar" w:date="2009-08-23T15:28:00Z">
              <w:rPr>
                <w:highlight w:val="white"/>
              </w:rPr>
            </w:rPrChange>
          </w:rPr>
          <w:tab/>
        </w:r>
        <w:r w:rsidRPr="00E762C7">
          <w:rPr>
            <w:rFonts w:ascii="Times New Roman" w:hAnsi="Times New Roman"/>
            <w:color w:val="000000"/>
            <w:sz w:val="20"/>
            <w:szCs w:val="20"/>
            <w:highlight w:val="white"/>
            <w:rPrChange w:id="3402" w:author=" Vijay Parmar" w:date="2009-08-23T15:28:00Z">
              <w:rPr>
                <w:highlight w:val="white"/>
              </w:rPr>
            </w:rPrChange>
          </w:rPr>
          <w:tab/>
        </w:r>
        <w:r w:rsidRPr="00E762C7">
          <w:rPr>
            <w:rFonts w:ascii="Times New Roman" w:hAnsi="Times New Roman"/>
            <w:color w:val="000000"/>
            <w:sz w:val="20"/>
            <w:szCs w:val="20"/>
            <w:highlight w:val="white"/>
            <w:rPrChange w:id="3403" w:author=" Vijay Parmar" w:date="2009-08-23T15:28:00Z">
              <w:rPr>
                <w:highlight w:val="white"/>
              </w:rPr>
            </w:rPrChange>
          </w:rPr>
          <w:tab/>
        </w:r>
        <w:r w:rsidRPr="00E762C7">
          <w:rPr>
            <w:rFonts w:ascii="Times New Roman" w:hAnsi="Times New Roman"/>
            <w:color w:val="0000FF"/>
            <w:sz w:val="20"/>
            <w:szCs w:val="20"/>
            <w:highlight w:val="white"/>
            <w:rPrChange w:id="3404" w:author=" Vijay Parmar" w:date="2009-08-23T15:28:00Z">
              <w:rPr>
                <w:color w:val="0000FF"/>
                <w:highlight w:val="white"/>
              </w:rPr>
            </w:rPrChange>
          </w:rPr>
          <w:t>&lt;</w:t>
        </w:r>
        <w:r w:rsidRPr="00E762C7">
          <w:rPr>
            <w:rFonts w:ascii="Times New Roman" w:hAnsi="Times New Roman"/>
            <w:color w:val="800000"/>
            <w:sz w:val="20"/>
            <w:szCs w:val="20"/>
            <w:highlight w:val="white"/>
            <w:rPrChange w:id="3405"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40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07" w:author=" Vijay Parmar" w:date="2009-08-23T15:19:00Z"/>
          <w:rFonts w:ascii="Times New Roman" w:hAnsi="Times New Roman"/>
          <w:color w:val="000000"/>
          <w:sz w:val="20"/>
          <w:szCs w:val="20"/>
          <w:highlight w:val="white"/>
          <w:rPrChange w:id="3408" w:author=" Vijay Parmar" w:date="2009-08-23T15:28:00Z">
            <w:rPr>
              <w:ins w:id="3409" w:author=" Vijay Parmar" w:date="2009-08-23T15:19:00Z"/>
              <w:highlight w:val="white"/>
            </w:rPr>
          </w:rPrChange>
        </w:rPr>
        <w:pPrChange w:id="3410" w:author=" Vijay Parmar" w:date="2009-08-23T15:20:00Z">
          <w:pPr>
            <w:pStyle w:val="ListParagraph"/>
            <w:numPr>
              <w:numId w:val="96"/>
            </w:numPr>
            <w:autoSpaceDE w:val="0"/>
            <w:autoSpaceDN w:val="0"/>
            <w:adjustRightInd w:val="0"/>
            <w:ind w:left="1080" w:hanging="360"/>
          </w:pPr>
        </w:pPrChange>
      </w:pPr>
      <w:ins w:id="3411" w:author=" Vijay Parmar" w:date="2009-08-23T15:19:00Z">
        <w:r w:rsidRPr="00E762C7">
          <w:rPr>
            <w:rFonts w:ascii="Times New Roman" w:hAnsi="Times New Roman"/>
            <w:color w:val="000000"/>
            <w:sz w:val="20"/>
            <w:szCs w:val="20"/>
            <w:highlight w:val="white"/>
            <w:rPrChange w:id="3412" w:author=" Vijay Parmar" w:date="2009-08-23T15:28:00Z">
              <w:rPr>
                <w:highlight w:val="white"/>
              </w:rPr>
            </w:rPrChange>
          </w:rPr>
          <w:tab/>
        </w:r>
        <w:r w:rsidRPr="00E762C7">
          <w:rPr>
            <w:rFonts w:ascii="Times New Roman" w:hAnsi="Times New Roman"/>
            <w:color w:val="000000"/>
            <w:sz w:val="20"/>
            <w:szCs w:val="20"/>
            <w:highlight w:val="white"/>
            <w:rPrChange w:id="3413" w:author=" Vijay Parmar" w:date="2009-08-23T15:28:00Z">
              <w:rPr>
                <w:highlight w:val="white"/>
              </w:rPr>
            </w:rPrChange>
          </w:rPr>
          <w:tab/>
        </w:r>
        <w:r w:rsidRPr="00E762C7">
          <w:rPr>
            <w:rFonts w:ascii="Times New Roman" w:hAnsi="Times New Roman"/>
            <w:color w:val="000000"/>
            <w:sz w:val="20"/>
            <w:szCs w:val="20"/>
            <w:highlight w:val="white"/>
            <w:rPrChange w:id="3414" w:author=" Vijay Parmar" w:date="2009-08-23T15:28:00Z">
              <w:rPr>
                <w:highlight w:val="white"/>
              </w:rPr>
            </w:rPrChange>
          </w:rPr>
          <w:tab/>
        </w:r>
        <w:r w:rsidRPr="00E762C7">
          <w:rPr>
            <w:rFonts w:ascii="Times New Roman" w:hAnsi="Times New Roman"/>
            <w:color w:val="0000FF"/>
            <w:sz w:val="20"/>
            <w:szCs w:val="20"/>
            <w:highlight w:val="white"/>
            <w:rPrChange w:id="3415" w:author=" Vijay Parmar" w:date="2009-08-23T15:28:00Z">
              <w:rPr>
                <w:color w:val="0000FF"/>
                <w:highlight w:val="white"/>
              </w:rPr>
            </w:rPrChange>
          </w:rPr>
          <w:t>&lt;/</w:t>
        </w:r>
        <w:r w:rsidRPr="00E762C7">
          <w:rPr>
            <w:rFonts w:ascii="Times New Roman" w:hAnsi="Times New Roman"/>
            <w:color w:val="800000"/>
            <w:sz w:val="20"/>
            <w:szCs w:val="20"/>
            <w:highlight w:val="white"/>
            <w:rPrChange w:id="3416"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41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18" w:author=" Vijay Parmar" w:date="2009-08-23T15:19:00Z"/>
          <w:rFonts w:ascii="Times New Roman" w:hAnsi="Times New Roman"/>
          <w:color w:val="000000"/>
          <w:sz w:val="20"/>
          <w:szCs w:val="20"/>
          <w:highlight w:val="white"/>
          <w:rPrChange w:id="3419" w:author=" Vijay Parmar" w:date="2009-08-23T15:28:00Z">
            <w:rPr>
              <w:ins w:id="3420" w:author=" Vijay Parmar" w:date="2009-08-23T15:19:00Z"/>
              <w:highlight w:val="white"/>
            </w:rPr>
          </w:rPrChange>
        </w:rPr>
        <w:pPrChange w:id="3421" w:author=" Vijay Parmar" w:date="2009-08-23T15:20:00Z">
          <w:pPr>
            <w:pStyle w:val="ListParagraph"/>
            <w:numPr>
              <w:numId w:val="96"/>
            </w:numPr>
            <w:autoSpaceDE w:val="0"/>
            <w:autoSpaceDN w:val="0"/>
            <w:adjustRightInd w:val="0"/>
            <w:ind w:left="1080" w:hanging="360"/>
          </w:pPr>
        </w:pPrChange>
      </w:pPr>
      <w:ins w:id="3422" w:author=" Vijay Parmar" w:date="2009-08-23T15:19:00Z">
        <w:r w:rsidRPr="00E762C7">
          <w:rPr>
            <w:rFonts w:ascii="Times New Roman" w:hAnsi="Times New Roman"/>
            <w:color w:val="000000"/>
            <w:sz w:val="20"/>
            <w:szCs w:val="20"/>
            <w:highlight w:val="white"/>
            <w:rPrChange w:id="3423" w:author=" Vijay Parmar" w:date="2009-08-23T15:28:00Z">
              <w:rPr>
                <w:highlight w:val="white"/>
              </w:rPr>
            </w:rPrChange>
          </w:rPr>
          <w:tab/>
        </w:r>
        <w:r w:rsidRPr="00E762C7">
          <w:rPr>
            <w:rFonts w:ascii="Times New Roman" w:hAnsi="Times New Roman"/>
            <w:color w:val="000000"/>
            <w:sz w:val="20"/>
            <w:szCs w:val="20"/>
            <w:highlight w:val="white"/>
            <w:rPrChange w:id="3424" w:author=" Vijay Parmar" w:date="2009-08-23T15:28:00Z">
              <w:rPr>
                <w:highlight w:val="white"/>
              </w:rPr>
            </w:rPrChange>
          </w:rPr>
          <w:tab/>
        </w:r>
        <w:r w:rsidRPr="00E762C7">
          <w:rPr>
            <w:rFonts w:ascii="Times New Roman" w:hAnsi="Times New Roman"/>
            <w:color w:val="000000"/>
            <w:sz w:val="20"/>
            <w:szCs w:val="20"/>
            <w:highlight w:val="white"/>
            <w:rPrChange w:id="3425" w:author=" Vijay Parmar" w:date="2009-08-23T15:28:00Z">
              <w:rPr>
                <w:highlight w:val="white"/>
              </w:rPr>
            </w:rPrChange>
          </w:rPr>
          <w:tab/>
        </w:r>
        <w:r w:rsidRPr="00E762C7">
          <w:rPr>
            <w:rFonts w:ascii="Times New Roman" w:hAnsi="Times New Roman"/>
            <w:color w:val="0000FF"/>
            <w:sz w:val="20"/>
            <w:szCs w:val="20"/>
            <w:highlight w:val="white"/>
            <w:rPrChange w:id="3426" w:author=" Vijay Parmar" w:date="2009-08-23T15:28:00Z">
              <w:rPr>
                <w:color w:val="0000FF"/>
                <w:highlight w:val="white"/>
              </w:rPr>
            </w:rPrChange>
          </w:rPr>
          <w:t>&lt;</w:t>
        </w:r>
        <w:r w:rsidRPr="00E762C7">
          <w:rPr>
            <w:rFonts w:ascii="Times New Roman" w:hAnsi="Times New Roman"/>
            <w:color w:val="800000"/>
            <w:sz w:val="20"/>
            <w:szCs w:val="20"/>
            <w:highlight w:val="white"/>
            <w:rPrChange w:id="3427"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428" w:author=" Vijay Parmar" w:date="2009-08-23T15:28:00Z">
              <w:rPr>
                <w:color w:val="0000FF"/>
                <w:highlight w:val="white"/>
              </w:rPr>
            </w:rPrChange>
          </w:rPr>
          <w:t>&gt;</w:t>
        </w:r>
        <w:r w:rsidRPr="00E762C7">
          <w:rPr>
            <w:rFonts w:ascii="Times New Roman" w:hAnsi="Times New Roman"/>
            <w:color w:val="000000"/>
            <w:sz w:val="20"/>
            <w:szCs w:val="20"/>
            <w:highlight w:val="white"/>
            <w:rPrChange w:id="3429" w:author=" Vijay Parmar" w:date="2009-08-23T15:28:00Z">
              <w:rPr>
                <w:highlight w:val="white"/>
              </w:rPr>
            </w:rPrChange>
          </w:rPr>
          <w:t>c:/apps/upt/jboss-4.0.5.GA/server/default/csmconfig/csmupt31.hibernate.cfg.xml</w:t>
        </w:r>
        <w:r w:rsidRPr="00E762C7">
          <w:rPr>
            <w:rFonts w:ascii="Times New Roman" w:hAnsi="Times New Roman"/>
            <w:color w:val="0000FF"/>
            <w:sz w:val="20"/>
            <w:szCs w:val="20"/>
            <w:highlight w:val="white"/>
            <w:rPrChange w:id="3430" w:author=" Vijay Parmar" w:date="2009-08-23T15:28:00Z">
              <w:rPr>
                <w:color w:val="0000FF"/>
                <w:highlight w:val="white"/>
              </w:rPr>
            </w:rPrChange>
          </w:rPr>
          <w:t>&lt;/</w:t>
        </w:r>
        <w:r w:rsidRPr="00E762C7">
          <w:rPr>
            <w:rFonts w:ascii="Times New Roman" w:hAnsi="Times New Roman"/>
            <w:color w:val="800000"/>
            <w:sz w:val="20"/>
            <w:szCs w:val="20"/>
            <w:highlight w:val="white"/>
            <w:rPrChange w:id="343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43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33" w:author=" Vijay Parmar" w:date="2009-08-23T15:19:00Z"/>
          <w:rFonts w:ascii="Times New Roman" w:hAnsi="Times New Roman"/>
          <w:color w:val="000000"/>
          <w:sz w:val="20"/>
          <w:szCs w:val="20"/>
          <w:highlight w:val="white"/>
          <w:rPrChange w:id="3434" w:author=" Vijay Parmar" w:date="2009-08-23T15:28:00Z">
            <w:rPr>
              <w:ins w:id="3435" w:author=" Vijay Parmar" w:date="2009-08-23T15:19:00Z"/>
              <w:highlight w:val="white"/>
            </w:rPr>
          </w:rPrChange>
        </w:rPr>
        <w:pPrChange w:id="3436" w:author=" Vijay Parmar" w:date="2009-08-23T15:20:00Z">
          <w:pPr>
            <w:pStyle w:val="ListParagraph"/>
            <w:numPr>
              <w:numId w:val="96"/>
            </w:numPr>
            <w:autoSpaceDE w:val="0"/>
            <w:autoSpaceDN w:val="0"/>
            <w:adjustRightInd w:val="0"/>
            <w:ind w:left="1080" w:hanging="360"/>
          </w:pPr>
        </w:pPrChange>
      </w:pPr>
      <w:ins w:id="3437" w:author=" Vijay Parmar" w:date="2009-08-23T15:19:00Z">
        <w:r w:rsidRPr="00E762C7">
          <w:rPr>
            <w:rFonts w:ascii="Times New Roman" w:hAnsi="Times New Roman"/>
            <w:color w:val="000000"/>
            <w:sz w:val="20"/>
            <w:szCs w:val="20"/>
            <w:highlight w:val="white"/>
            <w:rPrChange w:id="3438" w:author=" Vijay Parmar" w:date="2009-08-23T15:28:00Z">
              <w:rPr>
                <w:highlight w:val="white"/>
              </w:rPr>
            </w:rPrChange>
          </w:rPr>
          <w:tab/>
        </w:r>
        <w:r w:rsidRPr="00E762C7">
          <w:rPr>
            <w:rFonts w:ascii="Times New Roman" w:hAnsi="Times New Roman"/>
            <w:color w:val="000000"/>
            <w:sz w:val="20"/>
            <w:szCs w:val="20"/>
            <w:highlight w:val="white"/>
            <w:rPrChange w:id="3439" w:author=" Vijay Parmar" w:date="2009-08-23T15:28:00Z">
              <w:rPr>
                <w:highlight w:val="white"/>
              </w:rPr>
            </w:rPrChange>
          </w:rPr>
          <w:tab/>
        </w:r>
        <w:r w:rsidRPr="00E762C7">
          <w:rPr>
            <w:rFonts w:ascii="Times New Roman" w:hAnsi="Times New Roman"/>
            <w:color w:val="0000FF"/>
            <w:sz w:val="20"/>
            <w:szCs w:val="20"/>
            <w:highlight w:val="white"/>
            <w:rPrChange w:id="3440" w:author=" Vijay Parmar" w:date="2009-08-23T15:28:00Z">
              <w:rPr>
                <w:color w:val="0000FF"/>
                <w:highlight w:val="white"/>
              </w:rPr>
            </w:rPrChange>
          </w:rPr>
          <w:t>&lt;/</w:t>
        </w:r>
        <w:r w:rsidRPr="00E762C7">
          <w:rPr>
            <w:rFonts w:ascii="Times New Roman" w:hAnsi="Times New Roman"/>
            <w:color w:val="800000"/>
            <w:sz w:val="20"/>
            <w:szCs w:val="20"/>
            <w:highlight w:val="white"/>
            <w:rPrChange w:id="3441"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44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43" w:author=" Vijay Parmar" w:date="2009-08-23T15:19:00Z"/>
          <w:rFonts w:ascii="Times New Roman" w:hAnsi="Times New Roman"/>
          <w:color w:val="000000"/>
          <w:sz w:val="20"/>
          <w:szCs w:val="20"/>
          <w:highlight w:val="white"/>
          <w:rPrChange w:id="3444" w:author=" Vijay Parmar" w:date="2009-08-23T15:28:00Z">
            <w:rPr>
              <w:ins w:id="3445" w:author=" Vijay Parmar" w:date="2009-08-23T15:19:00Z"/>
              <w:color w:val="000000"/>
              <w:highlight w:val="white"/>
            </w:rPr>
          </w:rPrChange>
        </w:rPr>
        <w:pPrChange w:id="3446" w:author=" Vijay Parmar" w:date="2009-08-23T15:20:00Z">
          <w:pPr>
            <w:pStyle w:val="ListParagraph"/>
            <w:numPr>
              <w:numId w:val="96"/>
            </w:numPr>
            <w:autoSpaceDE w:val="0"/>
            <w:autoSpaceDN w:val="0"/>
            <w:adjustRightInd w:val="0"/>
            <w:ind w:left="1080" w:hanging="360"/>
          </w:pPr>
        </w:pPrChange>
      </w:pPr>
      <w:ins w:id="3447" w:author=" Vijay Parmar" w:date="2009-08-23T15:19:00Z">
        <w:r w:rsidRPr="00E762C7">
          <w:rPr>
            <w:rFonts w:ascii="Times New Roman" w:hAnsi="Times New Roman"/>
            <w:color w:val="000000"/>
            <w:sz w:val="20"/>
            <w:szCs w:val="20"/>
            <w:highlight w:val="white"/>
            <w:rPrChange w:id="3448" w:author=" Vijay Parmar" w:date="2009-08-23T15:28:00Z">
              <w:rPr>
                <w:color w:val="000000"/>
                <w:highlight w:val="white"/>
              </w:rPr>
            </w:rPrChange>
          </w:rPr>
          <w:tab/>
        </w:r>
        <w:r w:rsidRPr="00E762C7">
          <w:rPr>
            <w:rFonts w:ascii="Times New Roman" w:hAnsi="Times New Roman"/>
            <w:color w:val="0000FF"/>
            <w:sz w:val="20"/>
            <w:szCs w:val="20"/>
            <w:highlight w:val="white"/>
            <w:rPrChange w:id="3449" w:author=" Vijay Parmar" w:date="2009-08-23T15:28:00Z">
              <w:rPr>
                <w:highlight w:val="white"/>
              </w:rPr>
            </w:rPrChange>
          </w:rPr>
          <w:t>&lt;/</w:t>
        </w:r>
        <w:r w:rsidRPr="00E762C7">
          <w:rPr>
            <w:rFonts w:ascii="Times New Roman" w:hAnsi="Times New Roman"/>
            <w:color w:val="800000"/>
            <w:sz w:val="20"/>
            <w:szCs w:val="20"/>
            <w:highlight w:val="white"/>
            <w:rPrChange w:id="3450" w:author=" Vijay Parmar" w:date="2009-08-23T15:28:00Z">
              <w:rPr>
                <w:color w:val="800000"/>
                <w:highlight w:val="white"/>
              </w:rPr>
            </w:rPrChange>
          </w:rPr>
          <w:t>application</w:t>
        </w:r>
        <w:r w:rsidRPr="00E762C7">
          <w:rPr>
            <w:rFonts w:ascii="Times New Roman" w:hAnsi="Times New Roman"/>
            <w:color w:val="0000FF"/>
            <w:sz w:val="20"/>
            <w:szCs w:val="20"/>
            <w:highlight w:val="white"/>
            <w:rPrChange w:id="3451" w:author=" Vijay Parmar" w:date="2009-08-23T15:28:00Z">
              <w:rPr>
                <w:highlight w:val="white"/>
              </w:rPr>
            </w:rPrChange>
          </w:rPr>
          <w:t>&gt;</w:t>
        </w:r>
      </w:ins>
    </w:p>
    <w:p w:rsidR="00B93D1A" w:rsidRPr="00E762C7" w:rsidRDefault="00B93D1A" w:rsidP="00B93D1A">
      <w:pPr>
        <w:autoSpaceDE w:val="0"/>
        <w:autoSpaceDN w:val="0"/>
        <w:adjustRightInd w:val="0"/>
        <w:ind w:left="720"/>
        <w:rPr>
          <w:ins w:id="3452" w:author=" Vijay Parmar" w:date="2009-08-23T15:19:00Z"/>
          <w:rFonts w:ascii="Times New Roman" w:hAnsi="Times New Roman"/>
          <w:color w:val="000000"/>
          <w:sz w:val="20"/>
          <w:szCs w:val="20"/>
          <w:highlight w:val="white"/>
          <w:rPrChange w:id="3453" w:author=" Vijay Parmar" w:date="2009-08-23T15:28:00Z">
            <w:rPr>
              <w:ins w:id="3454" w:author=" Vijay Parmar" w:date="2009-08-23T15:19:00Z"/>
              <w:color w:val="000000"/>
              <w:highlight w:val="white"/>
            </w:rPr>
          </w:rPrChange>
        </w:rPr>
        <w:pPrChange w:id="3455" w:author=" Vijay Parmar" w:date="2009-08-23T15:20:00Z">
          <w:pPr>
            <w:pStyle w:val="ListParagraph"/>
            <w:numPr>
              <w:numId w:val="96"/>
            </w:numPr>
            <w:autoSpaceDE w:val="0"/>
            <w:autoSpaceDN w:val="0"/>
            <w:adjustRightInd w:val="0"/>
            <w:ind w:left="1080" w:hanging="360"/>
          </w:pPr>
        </w:pPrChange>
      </w:pPr>
      <w:ins w:id="3456" w:author=" Vijay Parmar" w:date="2009-08-23T15:19:00Z">
        <w:r w:rsidRPr="00E762C7">
          <w:rPr>
            <w:rFonts w:ascii="Times New Roman" w:hAnsi="Times New Roman"/>
            <w:color w:val="0000FF"/>
            <w:sz w:val="20"/>
            <w:szCs w:val="20"/>
            <w:highlight w:val="white"/>
            <w:rPrChange w:id="3457" w:author=" Vijay Parmar" w:date="2009-08-23T15:28:00Z">
              <w:rPr>
                <w:color w:val="0000FF"/>
                <w:highlight w:val="white"/>
              </w:rPr>
            </w:rPrChange>
          </w:rPr>
          <w:t>&lt;/</w:t>
        </w:r>
        <w:r w:rsidRPr="00E762C7">
          <w:rPr>
            <w:rFonts w:ascii="Times New Roman" w:hAnsi="Times New Roman"/>
            <w:color w:val="800000"/>
            <w:sz w:val="20"/>
            <w:szCs w:val="20"/>
            <w:highlight w:val="white"/>
            <w:rPrChange w:id="3458" w:author=" Vijay Parmar" w:date="2009-08-23T15:28:00Z">
              <w:rPr>
                <w:highlight w:val="white"/>
              </w:rPr>
            </w:rPrChange>
          </w:rPr>
          <w:t>application-list</w:t>
        </w:r>
        <w:r w:rsidRPr="00E762C7">
          <w:rPr>
            <w:rFonts w:ascii="Times New Roman" w:hAnsi="Times New Roman"/>
            <w:color w:val="0000FF"/>
            <w:sz w:val="20"/>
            <w:szCs w:val="20"/>
            <w:highlight w:val="white"/>
            <w:rPrChange w:id="345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60" w:author=" Vijay Parmar" w:date="2009-08-23T15:19:00Z"/>
          <w:rFonts w:ascii="Times New Roman" w:hAnsi="Times New Roman"/>
          <w:color w:val="000000"/>
          <w:sz w:val="20"/>
          <w:szCs w:val="20"/>
          <w:highlight w:val="white"/>
          <w:rPrChange w:id="3461" w:author=" Vijay Parmar" w:date="2009-08-23T15:28:00Z">
            <w:rPr>
              <w:ins w:id="3462" w:author=" Vijay Parmar" w:date="2009-08-23T15:19:00Z"/>
              <w:color w:val="000000"/>
              <w:highlight w:val="white"/>
            </w:rPr>
          </w:rPrChange>
        </w:rPr>
        <w:pPrChange w:id="3463" w:author=" Vijay Parmar" w:date="2009-08-23T15:20:00Z">
          <w:pPr>
            <w:pStyle w:val="ListParagraph"/>
            <w:numPr>
              <w:numId w:val="96"/>
            </w:numPr>
            <w:autoSpaceDE w:val="0"/>
            <w:autoSpaceDN w:val="0"/>
            <w:adjustRightInd w:val="0"/>
            <w:ind w:left="1080" w:hanging="360"/>
          </w:pPr>
        </w:pPrChange>
      </w:pPr>
      <w:ins w:id="3464" w:author=" Vijay Parmar" w:date="2009-08-23T15:19:00Z">
        <w:r w:rsidRPr="00E762C7">
          <w:rPr>
            <w:rFonts w:ascii="Times New Roman" w:hAnsi="Times New Roman"/>
            <w:color w:val="0000FF"/>
            <w:sz w:val="20"/>
            <w:szCs w:val="20"/>
            <w:highlight w:val="white"/>
            <w:rPrChange w:id="3465" w:author=" Vijay Parmar" w:date="2009-08-23T15:28:00Z">
              <w:rPr>
                <w:color w:val="0000FF"/>
                <w:highlight w:val="white"/>
              </w:rPr>
            </w:rPrChange>
          </w:rPr>
          <w:t>&lt;</w:t>
        </w:r>
        <w:r w:rsidRPr="00E762C7">
          <w:rPr>
            <w:rFonts w:ascii="Times New Roman" w:hAnsi="Times New Roman"/>
            <w:color w:val="800000"/>
            <w:sz w:val="20"/>
            <w:szCs w:val="20"/>
            <w:highlight w:val="white"/>
            <w:rPrChange w:id="3466" w:author=" Vijay Parmar" w:date="2009-08-23T15:28:00Z">
              <w:rPr>
                <w:highlight w:val="white"/>
              </w:rPr>
            </w:rPrChange>
          </w:rPr>
          <w:t>backwards-compatibility</w:t>
        </w:r>
        <w:r w:rsidRPr="00E762C7">
          <w:rPr>
            <w:rFonts w:ascii="Times New Roman" w:hAnsi="Times New Roman"/>
            <w:color w:val="0000FF"/>
            <w:sz w:val="20"/>
            <w:szCs w:val="20"/>
            <w:highlight w:val="white"/>
            <w:rPrChange w:id="346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68" w:author=" Vijay Parmar" w:date="2009-08-23T15:19:00Z"/>
          <w:rFonts w:ascii="Times New Roman" w:hAnsi="Times New Roman"/>
          <w:color w:val="000000"/>
          <w:sz w:val="20"/>
          <w:szCs w:val="20"/>
          <w:highlight w:val="white"/>
          <w:rPrChange w:id="3469" w:author=" Vijay Parmar" w:date="2009-08-23T15:28:00Z">
            <w:rPr>
              <w:ins w:id="3470" w:author=" Vijay Parmar" w:date="2009-08-23T15:19:00Z"/>
              <w:color w:val="000000"/>
              <w:highlight w:val="white"/>
            </w:rPr>
          </w:rPrChange>
        </w:rPr>
        <w:pPrChange w:id="3471" w:author=" Vijay Parmar" w:date="2009-08-23T15:20:00Z">
          <w:pPr>
            <w:pStyle w:val="ListParagraph"/>
            <w:numPr>
              <w:numId w:val="96"/>
            </w:numPr>
            <w:autoSpaceDE w:val="0"/>
            <w:autoSpaceDN w:val="0"/>
            <w:adjustRightInd w:val="0"/>
            <w:ind w:left="1080" w:hanging="360"/>
          </w:pPr>
        </w:pPrChange>
      </w:pPr>
      <w:ins w:id="3472" w:author=" Vijay Parmar" w:date="2009-08-23T15:19:00Z">
        <w:r w:rsidRPr="00E762C7">
          <w:rPr>
            <w:rFonts w:ascii="Times New Roman" w:hAnsi="Times New Roman"/>
            <w:color w:val="0000FF"/>
            <w:sz w:val="20"/>
            <w:szCs w:val="20"/>
            <w:highlight w:val="white"/>
            <w:rPrChange w:id="3473" w:author=" Vijay Parmar" w:date="2009-08-23T15:28:00Z">
              <w:rPr>
                <w:color w:val="0000FF"/>
                <w:highlight w:val="white"/>
              </w:rPr>
            </w:rPrChange>
          </w:rPr>
          <w:t>&lt;</w:t>
        </w:r>
        <w:r w:rsidRPr="00E762C7">
          <w:rPr>
            <w:rFonts w:ascii="Times New Roman" w:hAnsi="Times New Roman"/>
            <w:color w:val="800000"/>
            <w:sz w:val="20"/>
            <w:szCs w:val="20"/>
            <w:highlight w:val="white"/>
            <w:rPrChange w:id="3474"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3475" w:author=" Vijay Parmar" w:date="2009-08-23T15:28:00Z">
              <w:rPr>
                <w:color w:val="0000FF"/>
                <w:highlight w:val="white"/>
              </w:rPr>
            </w:rPrChange>
          </w:rPr>
          <w:t>&gt;</w:t>
        </w:r>
        <w:r w:rsidRPr="00E762C7">
          <w:rPr>
            <w:rFonts w:ascii="Times New Roman" w:hAnsi="Times New Roman"/>
            <w:color w:val="000000"/>
            <w:sz w:val="20"/>
            <w:szCs w:val="20"/>
            <w:highlight w:val="white"/>
            <w:rPrChange w:id="3476" w:author=" Vijay Parmar" w:date="2009-08-23T15:28:00Z">
              <w:rPr>
                <w:color w:val="000000"/>
                <w:highlight w:val="white"/>
              </w:rPr>
            </w:rPrChange>
          </w:rPr>
          <w:t>uptlogin</w:t>
        </w:r>
        <w:r w:rsidRPr="00E762C7">
          <w:rPr>
            <w:rFonts w:ascii="Times New Roman" w:hAnsi="Times New Roman"/>
            <w:color w:val="0000FF"/>
            <w:sz w:val="20"/>
            <w:szCs w:val="20"/>
            <w:highlight w:val="white"/>
            <w:rPrChange w:id="3477" w:author=" Vijay Parmar" w:date="2009-08-23T15:28:00Z">
              <w:rPr>
                <w:color w:val="0000FF"/>
                <w:highlight w:val="white"/>
              </w:rPr>
            </w:rPrChange>
          </w:rPr>
          <w:t>&lt;/</w:t>
        </w:r>
        <w:r w:rsidRPr="00E762C7">
          <w:rPr>
            <w:rFonts w:ascii="Times New Roman" w:hAnsi="Times New Roman"/>
            <w:color w:val="800000"/>
            <w:sz w:val="20"/>
            <w:szCs w:val="20"/>
            <w:highlight w:val="white"/>
            <w:rPrChange w:id="3478" w:author=" Vijay Parmar" w:date="2009-08-23T15:28:00Z">
              <w:rPr>
                <w:highlight w:val="white"/>
              </w:rPr>
            </w:rPrChange>
          </w:rPr>
          <w:t>login-application-context-name</w:t>
        </w:r>
        <w:r w:rsidRPr="00E762C7">
          <w:rPr>
            <w:rFonts w:ascii="Times New Roman" w:hAnsi="Times New Roman"/>
            <w:color w:val="0000FF"/>
            <w:sz w:val="20"/>
            <w:szCs w:val="20"/>
            <w:highlight w:val="white"/>
            <w:rPrChange w:id="347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80" w:author=" Vijay Parmar" w:date="2009-08-23T15:19:00Z"/>
          <w:rFonts w:ascii="Times New Roman" w:hAnsi="Times New Roman"/>
          <w:color w:val="000000"/>
          <w:sz w:val="20"/>
          <w:szCs w:val="20"/>
          <w:highlight w:val="white"/>
          <w:rPrChange w:id="3481" w:author=" Vijay Parmar" w:date="2009-08-23T15:28:00Z">
            <w:rPr>
              <w:ins w:id="3482" w:author=" Vijay Parmar" w:date="2009-08-23T15:19:00Z"/>
              <w:highlight w:val="white"/>
            </w:rPr>
          </w:rPrChange>
        </w:rPr>
        <w:pPrChange w:id="3483" w:author=" Vijay Parmar" w:date="2009-08-23T15:20:00Z">
          <w:pPr>
            <w:pStyle w:val="ListParagraph"/>
            <w:numPr>
              <w:numId w:val="96"/>
            </w:numPr>
            <w:autoSpaceDE w:val="0"/>
            <w:autoSpaceDN w:val="0"/>
            <w:adjustRightInd w:val="0"/>
            <w:ind w:left="1080" w:hanging="360"/>
          </w:pPr>
        </w:pPrChange>
      </w:pPr>
      <w:ins w:id="3484" w:author=" Vijay Parmar" w:date="2009-08-23T15:19:00Z">
        <w:r w:rsidRPr="00E762C7">
          <w:rPr>
            <w:rFonts w:ascii="Times New Roman" w:hAnsi="Times New Roman"/>
            <w:color w:val="000000"/>
            <w:sz w:val="20"/>
            <w:szCs w:val="20"/>
            <w:highlight w:val="white"/>
            <w:rPrChange w:id="3485" w:author=" Vijay Parmar" w:date="2009-08-23T15:28:00Z">
              <w:rPr>
                <w:highlight w:val="white"/>
              </w:rPr>
            </w:rPrChange>
          </w:rPr>
          <w:tab/>
        </w:r>
        <w:r w:rsidRPr="00E762C7">
          <w:rPr>
            <w:rFonts w:ascii="Times New Roman" w:hAnsi="Times New Roman"/>
            <w:color w:val="0000FF"/>
            <w:sz w:val="20"/>
            <w:szCs w:val="20"/>
            <w:highlight w:val="white"/>
            <w:rPrChange w:id="3486" w:author=" Vijay Parmar" w:date="2009-08-23T15:28:00Z">
              <w:rPr>
                <w:color w:val="0000FF"/>
                <w:highlight w:val="white"/>
              </w:rPr>
            </w:rPrChange>
          </w:rPr>
          <w:t>&lt;</w:t>
        </w:r>
        <w:r w:rsidRPr="00E762C7">
          <w:rPr>
            <w:rFonts w:ascii="Times New Roman" w:hAnsi="Times New Roman"/>
            <w:color w:val="800000"/>
            <w:sz w:val="20"/>
            <w:szCs w:val="20"/>
            <w:highlight w:val="white"/>
            <w:rPrChange w:id="3487"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3488" w:author=" Vijay Parmar" w:date="2009-08-23T15:28:00Z">
              <w:rPr>
                <w:color w:val="0000FF"/>
                <w:highlight w:val="white"/>
              </w:rPr>
            </w:rPrChange>
          </w:rPr>
          <w:t>&gt;</w:t>
        </w:r>
        <w:r w:rsidRPr="00E762C7">
          <w:rPr>
            <w:rFonts w:ascii="Times New Roman" w:hAnsi="Times New Roman"/>
            <w:color w:val="000000"/>
            <w:sz w:val="20"/>
            <w:szCs w:val="20"/>
            <w:highlight w:val="white"/>
            <w:rPrChange w:id="3489" w:author=" Vijay Parmar" w:date="2009-08-23T15:28:00Z">
              <w:rPr>
                <w:highlight w:val="white"/>
              </w:rPr>
            </w:rPrChange>
          </w:rPr>
          <w:t>false</w:t>
        </w:r>
        <w:r w:rsidRPr="00E762C7">
          <w:rPr>
            <w:rFonts w:ascii="Times New Roman" w:hAnsi="Times New Roman"/>
            <w:color w:val="0000FF"/>
            <w:sz w:val="20"/>
            <w:szCs w:val="20"/>
            <w:highlight w:val="white"/>
            <w:rPrChange w:id="3490" w:author=" Vijay Parmar" w:date="2009-08-23T15:28:00Z">
              <w:rPr>
                <w:color w:val="0000FF"/>
                <w:highlight w:val="white"/>
              </w:rPr>
            </w:rPrChange>
          </w:rPr>
          <w:t>&lt;/</w:t>
        </w:r>
        <w:r w:rsidRPr="00E762C7">
          <w:rPr>
            <w:rFonts w:ascii="Times New Roman" w:hAnsi="Times New Roman"/>
            <w:color w:val="800000"/>
            <w:sz w:val="20"/>
            <w:szCs w:val="20"/>
            <w:highlight w:val="white"/>
            <w:rPrChange w:id="3491" w:author=" Vijay Parmar" w:date="2009-08-23T15:28:00Z">
              <w:rPr>
                <w:color w:val="800000"/>
                <w:highlight w:val="white"/>
              </w:rPr>
            </w:rPrChange>
          </w:rPr>
          <w:t>central-upt-configuration</w:t>
        </w:r>
        <w:r w:rsidRPr="00E762C7">
          <w:rPr>
            <w:rFonts w:ascii="Times New Roman" w:hAnsi="Times New Roman"/>
            <w:color w:val="0000FF"/>
            <w:sz w:val="20"/>
            <w:szCs w:val="20"/>
            <w:highlight w:val="white"/>
            <w:rPrChange w:id="349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493" w:author=" Vijay Parmar" w:date="2009-08-23T15:19:00Z"/>
          <w:rFonts w:ascii="Times New Roman" w:hAnsi="Times New Roman"/>
          <w:color w:val="000000"/>
          <w:sz w:val="20"/>
          <w:szCs w:val="20"/>
          <w:highlight w:val="white"/>
          <w:rPrChange w:id="3494" w:author=" Vijay Parmar" w:date="2009-08-23T15:28:00Z">
            <w:rPr>
              <w:ins w:id="3495" w:author=" Vijay Parmar" w:date="2009-08-23T15:19:00Z"/>
              <w:highlight w:val="white"/>
            </w:rPr>
          </w:rPrChange>
        </w:rPr>
        <w:pPrChange w:id="3496" w:author=" Vijay Parmar" w:date="2009-08-23T15:20:00Z">
          <w:pPr>
            <w:pStyle w:val="ListParagraph"/>
            <w:numPr>
              <w:numId w:val="96"/>
            </w:numPr>
            <w:autoSpaceDE w:val="0"/>
            <w:autoSpaceDN w:val="0"/>
            <w:adjustRightInd w:val="0"/>
            <w:ind w:left="1080" w:hanging="360"/>
          </w:pPr>
        </w:pPrChange>
      </w:pPr>
      <w:ins w:id="3497" w:author=" Vijay Parmar" w:date="2009-08-23T15:19:00Z">
        <w:r w:rsidRPr="00E762C7">
          <w:rPr>
            <w:rFonts w:ascii="Times New Roman" w:hAnsi="Times New Roman"/>
            <w:color w:val="000000"/>
            <w:sz w:val="20"/>
            <w:szCs w:val="20"/>
            <w:highlight w:val="white"/>
            <w:rPrChange w:id="3498" w:author=" Vijay Parmar" w:date="2009-08-23T15:28:00Z">
              <w:rPr>
                <w:highlight w:val="white"/>
              </w:rPr>
            </w:rPrChange>
          </w:rPr>
          <w:tab/>
        </w:r>
        <w:r w:rsidRPr="00E762C7">
          <w:rPr>
            <w:rFonts w:ascii="Times New Roman" w:hAnsi="Times New Roman"/>
            <w:color w:val="0000FF"/>
            <w:sz w:val="20"/>
            <w:szCs w:val="20"/>
            <w:highlight w:val="white"/>
            <w:rPrChange w:id="3499" w:author=" Vijay Parmar" w:date="2009-08-23T15:28:00Z">
              <w:rPr>
                <w:color w:val="0000FF"/>
                <w:highlight w:val="white"/>
              </w:rPr>
            </w:rPrChange>
          </w:rPr>
          <w:t>&lt;</w:t>
        </w:r>
        <w:r w:rsidRPr="00E762C7">
          <w:rPr>
            <w:rFonts w:ascii="Times New Roman" w:hAnsi="Times New Roman"/>
            <w:color w:val="800000"/>
            <w:sz w:val="20"/>
            <w:szCs w:val="20"/>
            <w:highlight w:val="white"/>
            <w:rPrChange w:id="3500"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350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02" w:author=" Vijay Parmar" w:date="2009-08-23T15:19:00Z"/>
          <w:rFonts w:ascii="Times New Roman" w:hAnsi="Times New Roman"/>
          <w:color w:val="000000"/>
          <w:sz w:val="20"/>
          <w:szCs w:val="20"/>
          <w:highlight w:val="white"/>
          <w:rPrChange w:id="3503" w:author=" Vijay Parmar" w:date="2009-08-23T15:28:00Z">
            <w:rPr>
              <w:ins w:id="3504" w:author=" Vijay Parmar" w:date="2009-08-23T15:19:00Z"/>
              <w:highlight w:val="white"/>
            </w:rPr>
          </w:rPrChange>
        </w:rPr>
        <w:pPrChange w:id="3505" w:author=" Vijay Parmar" w:date="2009-08-23T15:20:00Z">
          <w:pPr>
            <w:pStyle w:val="ListParagraph"/>
            <w:numPr>
              <w:numId w:val="96"/>
            </w:numPr>
            <w:autoSpaceDE w:val="0"/>
            <w:autoSpaceDN w:val="0"/>
            <w:adjustRightInd w:val="0"/>
            <w:ind w:left="1080" w:hanging="360"/>
          </w:pPr>
        </w:pPrChange>
      </w:pPr>
      <w:ins w:id="3506" w:author=" Vijay Parmar" w:date="2009-08-23T15:19:00Z">
        <w:r w:rsidRPr="00E762C7">
          <w:rPr>
            <w:rFonts w:ascii="Times New Roman" w:hAnsi="Times New Roman"/>
            <w:color w:val="000000"/>
            <w:sz w:val="20"/>
            <w:szCs w:val="20"/>
            <w:highlight w:val="white"/>
            <w:rPrChange w:id="3507" w:author=" Vijay Parmar" w:date="2009-08-23T15:28:00Z">
              <w:rPr>
                <w:highlight w:val="white"/>
              </w:rPr>
            </w:rPrChange>
          </w:rPr>
          <w:tab/>
        </w:r>
        <w:r w:rsidRPr="00E762C7">
          <w:rPr>
            <w:rFonts w:ascii="Times New Roman" w:hAnsi="Times New Roman"/>
            <w:color w:val="0000FF"/>
            <w:sz w:val="20"/>
            <w:szCs w:val="20"/>
            <w:highlight w:val="white"/>
            <w:rPrChange w:id="3508" w:author=" Vijay Parmar" w:date="2009-08-23T15:28:00Z">
              <w:rPr>
                <w:color w:val="0000FF"/>
                <w:highlight w:val="white"/>
              </w:rPr>
            </w:rPrChange>
          </w:rPr>
          <w:t>&lt;</w:t>
        </w:r>
        <w:r w:rsidRPr="00E762C7">
          <w:rPr>
            <w:rFonts w:ascii="Times New Roman" w:hAnsi="Times New Roman"/>
            <w:color w:val="800000"/>
            <w:sz w:val="20"/>
            <w:szCs w:val="20"/>
            <w:highlight w:val="white"/>
            <w:rPrChange w:id="350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51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11" w:author=" Vijay Parmar" w:date="2009-08-23T15:19:00Z"/>
          <w:rFonts w:ascii="Times New Roman" w:hAnsi="Times New Roman"/>
          <w:color w:val="000000"/>
          <w:sz w:val="20"/>
          <w:szCs w:val="20"/>
          <w:highlight w:val="white"/>
          <w:rPrChange w:id="3512" w:author=" Vijay Parmar" w:date="2009-08-23T15:28:00Z">
            <w:rPr>
              <w:ins w:id="3513" w:author=" Vijay Parmar" w:date="2009-08-23T15:19:00Z"/>
              <w:highlight w:val="white"/>
            </w:rPr>
          </w:rPrChange>
        </w:rPr>
        <w:pPrChange w:id="3514" w:author=" Vijay Parmar" w:date="2009-08-23T15:20:00Z">
          <w:pPr>
            <w:pStyle w:val="ListParagraph"/>
            <w:numPr>
              <w:numId w:val="96"/>
            </w:numPr>
            <w:autoSpaceDE w:val="0"/>
            <w:autoSpaceDN w:val="0"/>
            <w:adjustRightInd w:val="0"/>
            <w:ind w:left="1080" w:hanging="360"/>
          </w:pPr>
        </w:pPrChange>
      </w:pPr>
      <w:ins w:id="3515" w:author=" Vijay Parmar" w:date="2009-08-23T15:19:00Z">
        <w:r w:rsidRPr="00E762C7">
          <w:rPr>
            <w:rFonts w:ascii="Times New Roman" w:hAnsi="Times New Roman"/>
            <w:color w:val="000000"/>
            <w:sz w:val="20"/>
            <w:szCs w:val="20"/>
            <w:highlight w:val="white"/>
            <w:rPrChange w:id="3516" w:author=" Vijay Parmar" w:date="2009-08-23T15:28:00Z">
              <w:rPr>
                <w:highlight w:val="white"/>
              </w:rPr>
            </w:rPrChange>
          </w:rPr>
          <w:tab/>
          <w:t xml:space="preserve">  </w:t>
        </w:r>
        <w:r w:rsidRPr="00E762C7">
          <w:rPr>
            <w:rFonts w:ascii="Times New Roman" w:hAnsi="Times New Roman"/>
            <w:color w:val="0000FF"/>
            <w:sz w:val="20"/>
            <w:szCs w:val="20"/>
            <w:highlight w:val="white"/>
            <w:rPrChange w:id="3517" w:author=" Vijay Parmar" w:date="2009-08-23T15:28:00Z">
              <w:rPr>
                <w:color w:val="0000FF"/>
                <w:highlight w:val="white"/>
              </w:rPr>
            </w:rPrChange>
          </w:rPr>
          <w:t>&lt;</w:t>
        </w:r>
        <w:r w:rsidRPr="00E762C7">
          <w:rPr>
            <w:rFonts w:ascii="Times New Roman" w:hAnsi="Times New Roman"/>
            <w:color w:val="800000"/>
            <w:sz w:val="20"/>
            <w:szCs w:val="20"/>
            <w:highlight w:val="white"/>
            <w:rPrChange w:id="351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519" w:author=" Vijay Parmar" w:date="2009-08-23T15:28:00Z">
              <w:rPr>
                <w:color w:val="0000FF"/>
                <w:highlight w:val="white"/>
              </w:rPr>
            </w:rPrChange>
          </w:rPr>
          <w:t>&gt;</w:t>
        </w:r>
        <w:r w:rsidRPr="00E762C7">
          <w:rPr>
            <w:rFonts w:ascii="Times New Roman" w:hAnsi="Times New Roman"/>
            <w:color w:val="000000"/>
            <w:sz w:val="20"/>
            <w:szCs w:val="20"/>
            <w:highlight w:val="white"/>
            <w:rPrChange w:id="3520" w:author=" Vijay Parmar" w:date="2009-08-23T15:28:00Z">
              <w:rPr>
                <w:highlight w:val="white"/>
              </w:rPr>
            </w:rPrChange>
          </w:rPr>
          <w:t>csmupt42</w:t>
        </w:r>
        <w:r w:rsidRPr="00E762C7">
          <w:rPr>
            <w:rFonts w:ascii="Times New Roman" w:hAnsi="Times New Roman"/>
            <w:color w:val="0000FF"/>
            <w:sz w:val="20"/>
            <w:szCs w:val="20"/>
            <w:highlight w:val="white"/>
            <w:rPrChange w:id="3521" w:author=" Vijay Parmar" w:date="2009-08-23T15:28:00Z">
              <w:rPr>
                <w:color w:val="0000FF"/>
                <w:highlight w:val="white"/>
              </w:rPr>
            </w:rPrChange>
          </w:rPr>
          <w:t>&lt;/</w:t>
        </w:r>
        <w:r w:rsidRPr="00E762C7">
          <w:rPr>
            <w:rFonts w:ascii="Times New Roman" w:hAnsi="Times New Roman"/>
            <w:color w:val="800000"/>
            <w:sz w:val="20"/>
            <w:szCs w:val="20"/>
            <w:highlight w:val="white"/>
            <w:rPrChange w:id="3522"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52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24" w:author=" Vijay Parmar" w:date="2009-08-23T15:19:00Z"/>
          <w:rFonts w:ascii="Times New Roman" w:hAnsi="Times New Roman"/>
          <w:color w:val="000000"/>
          <w:sz w:val="20"/>
          <w:szCs w:val="20"/>
          <w:highlight w:val="white"/>
          <w:rPrChange w:id="3525" w:author=" Vijay Parmar" w:date="2009-08-23T15:28:00Z">
            <w:rPr>
              <w:ins w:id="3526" w:author=" Vijay Parmar" w:date="2009-08-23T15:19:00Z"/>
              <w:highlight w:val="white"/>
            </w:rPr>
          </w:rPrChange>
        </w:rPr>
        <w:pPrChange w:id="3527" w:author=" Vijay Parmar" w:date="2009-08-23T15:20:00Z">
          <w:pPr>
            <w:pStyle w:val="ListParagraph"/>
            <w:numPr>
              <w:numId w:val="96"/>
            </w:numPr>
            <w:autoSpaceDE w:val="0"/>
            <w:autoSpaceDN w:val="0"/>
            <w:adjustRightInd w:val="0"/>
            <w:ind w:left="1080" w:hanging="360"/>
          </w:pPr>
        </w:pPrChange>
      </w:pPr>
      <w:ins w:id="3528" w:author=" Vijay Parmar" w:date="2009-08-23T15:19:00Z">
        <w:r w:rsidRPr="00E762C7">
          <w:rPr>
            <w:rFonts w:ascii="Times New Roman" w:hAnsi="Times New Roman"/>
            <w:color w:val="000000"/>
            <w:sz w:val="20"/>
            <w:szCs w:val="20"/>
            <w:highlight w:val="white"/>
            <w:rPrChange w:id="3529" w:author=" Vijay Parmar" w:date="2009-08-23T15:28:00Z">
              <w:rPr>
                <w:highlight w:val="white"/>
              </w:rPr>
            </w:rPrChange>
          </w:rPr>
          <w:tab/>
          <w:t xml:space="preserve">  </w:t>
        </w:r>
        <w:r w:rsidRPr="00E762C7">
          <w:rPr>
            <w:rFonts w:ascii="Times New Roman" w:hAnsi="Times New Roman"/>
            <w:color w:val="0000FF"/>
            <w:sz w:val="20"/>
            <w:szCs w:val="20"/>
            <w:highlight w:val="white"/>
            <w:rPrChange w:id="3530" w:author=" Vijay Parmar" w:date="2009-08-23T15:28:00Z">
              <w:rPr>
                <w:color w:val="0000FF"/>
                <w:highlight w:val="white"/>
              </w:rPr>
            </w:rPrChange>
          </w:rPr>
          <w:t>&lt;</w:t>
        </w:r>
        <w:r w:rsidRPr="00E762C7">
          <w:rPr>
            <w:rFonts w:ascii="Times New Roman" w:hAnsi="Times New Roman"/>
            <w:color w:val="800000"/>
            <w:sz w:val="20"/>
            <w:szCs w:val="20"/>
            <w:highlight w:val="white"/>
            <w:rPrChange w:id="3531"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532" w:author=" Vijay Parmar" w:date="2009-08-23T15:28:00Z">
              <w:rPr>
                <w:color w:val="0000FF"/>
                <w:highlight w:val="white"/>
              </w:rPr>
            </w:rPrChange>
          </w:rPr>
          <w:t>&gt;</w:t>
        </w:r>
        <w:r w:rsidRPr="00E762C7">
          <w:rPr>
            <w:rFonts w:ascii="Times New Roman" w:hAnsi="Times New Roman"/>
            <w:color w:val="000000"/>
            <w:sz w:val="20"/>
            <w:szCs w:val="20"/>
            <w:highlight w:val="white"/>
            <w:rPrChange w:id="3533" w:author=" Vijay Parmar" w:date="2009-08-23T15:28:00Z">
              <w:rPr>
                <w:highlight w:val="white"/>
              </w:rPr>
            </w:rPrChange>
          </w:rPr>
          <w:t>upt42</w:t>
        </w:r>
        <w:r w:rsidRPr="00E762C7">
          <w:rPr>
            <w:rFonts w:ascii="Times New Roman" w:hAnsi="Times New Roman"/>
            <w:color w:val="0000FF"/>
            <w:sz w:val="20"/>
            <w:szCs w:val="20"/>
            <w:highlight w:val="white"/>
            <w:rPrChange w:id="3534" w:author=" Vijay Parmar" w:date="2009-08-23T15:28:00Z">
              <w:rPr>
                <w:color w:val="0000FF"/>
                <w:highlight w:val="white"/>
              </w:rPr>
            </w:rPrChange>
          </w:rPr>
          <w:t>&lt;/</w:t>
        </w:r>
        <w:r w:rsidRPr="00E762C7">
          <w:rPr>
            <w:rFonts w:ascii="Times New Roman" w:hAnsi="Times New Roman"/>
            <w:color w:val="800000"/>
            <w:sz w:val="20"/>
            <w:szCs w:val="20"/>
            <w:highlight w:val="white"/>
            <w:rPrChange w:id="3535"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53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37" w:author=" Vijay Parmar" w:date="2009-08-23T15:19:00Z"/>
          <w:rFonts w:ascii="Times New Roman" w:hAnsi="Times New Roman"/>
          <w:color w:val="000000"/>
          <w:sz w:val="20"/>
          <w:szCs w:val="20"/>
          <w:highlight w:val="white"/>
          <w:rPrChange w:id="3538" w:author=" Vijay Parmar" w:date="2009-08-23T15:28:00Z">
            <w:rPr>
              <w:ins w:id="3539" w:author=" Vijay Parmar" w:date="2009-08-23T15:19:00Z"/>
              <w:highlight w:val="white"/>
            </w:rPr>
          </w:rPrChange>
        </w:rPr>
        <w:pPrChange w:id="3540" w:author=" Vijay Parmar" w:date="2009-08-23T15:20:00Z">
          <w:pPr>
            <w:pStyle w:val="ListParagraph"/>
            <w:numPr>
              <w:numId w:val="96"/>
            </w:numPr>
            <w:autoSpaceDE w:val="0"/>
            <w:autoSpaceDN w:val="0"/>
            <w:adjustRightInd w:val="0"/>
            <w:ind w:left="1080" w:hanging="360"/>
          </w:pPr>
        </w:pPrChange>
      </w:pPr>
      <w:ins w:id="3541" w:author=" Vijay Parmar" w:date="2009-08-23T15:19:00Z">
        <w:r w:rsidRPr="00E762C7">
          <w:rPr>
            <w:rFonts w:ascii="Times New Roman" w:hAnsi="Times New Roman"/>
            <w:color w:val="000000"/>
            <w:sz w:val="20"/>
            <w:szCs w:val="20"/>
            <w:highlight w:val="white"/>
            <w:rPrChange w:id="3542" w:author=" Vijay Parmar" w:date="2009-08-23T15:28:00Z">
              <w:rPr>
                <w:highlight w:val="white"/>
              </w:rPr>
            </w:rPrChange>
          </w:rPr>
          <w:tab/>
          <w:t xml:space="preserve">  </w:t>
        </w:r>
        <w:r w:rsidRPr="00E762C7">
          <w:rPr>
            <w:rFonts w:ascii="Times New Roman" w:hAnsi="Times New Roman"/>
            <w:color w:val="0000FF"/>
            <w:sz w:val="20"/>
            <w:szCs w:val="20"/>
            <w:highlight w:val="white"/>
            <w:rPrChange w:id="3543" w:author=" Vijay Parmar" w:date="2009-08-23T15:28:00Z">
              <w:rPr>
                <w:color w:val="0000FF"/>
                <w:highlight w:val="white"/>
              </w:rPr>
            </w:rPrChange>
          </w:rPr>
          <w:t>&lt;</w:t>
        </w:r>
        <w:r w:rsidRPr="00E762C7">
          <w:rPr>
            <w:rFonts w:ascii="Times New Roman" w:hAnsi="Times New Roman"/>
            <w:color w:val="800000"/>
            <w:sz w:val="20"/>
            <w:szCs w:val="20"/>
            <w:highlight w:val="white"/>
            <w:rPrChange w:id="3544"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54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46" w:author=" Vijay Parmar" w:date="2009-08-23T15:19:00Z"/>
          <w:rFonts w:ascii="Times New Roman" w:hAnsi="Times New Roman"/>
          <w:color w:val="000000"/>
          <w:sz w:val="20"/>
          <w:szCs w:val="20"/>
          <w:highlight w:val="white"/>
          <w:rPrChange w:id="3547" w:author=" Vijay Parmar" w:date="2009-08-23T15:28:00Z">
            <w:rPr>
              <w:ins w:id="3548" w:author=" Vijay Parmar" w:date="2009-08-23T15:19:00Z"/>
              <w:highlight w:val="white"/>
            </w:rPr>
          </w:rPrChange>
        </w:rPr>
        <w:pPrChange w:id="3549" w:author=" Vijay Parmar" w:date="2009-08-23T15:20:00Z">
          <w:pPr>
            <w:pStyle w:val="ListParagraph"/>
            <w:numPr>
              <w:numId w:val="96"/>
            </w:numPr>
            <w:autoSpaceDE w:val="0"/>
            <w:autoSpaceDN w:val="0"/>
            <w:adjustRightInd w:val="0"/>
            <w:ind w:left="1080" w:hanging="360"/>
          </w:pPr>
        </w:pPrChange>
      </w:pPr>
      <w:ins w:id="3550" w:author=" Vijay Parmar" w:date="2009-08-23T15:19:00Z">
        <w:r w:rsidRPr="00E762C7">
          <w:rPr>
            <w:rFonts w:ascii="Times New Roman" w:hAnsi="Times New Roman"/>
            <w:color w:val="000000"/>
            <w:sz w:val="20"/>
            <w:szCs w:val="20"/>
            <w:highlight w:val="white"/>
            <w:rPrChange w:id="3551" w:author=" Vijay Parmar" w:date="2009-08-23T15:28:00Z">
              <w:rPr>
                <w:highlight w:val="white"/>
              </w:rPr>
            </w:rPrChange>
          </w:rPr>
          <w:tab/>
          <w:t xml:space="preserve">     </w:t>
        </w:r>
        <w:r w:rsidRPr="00E762C7">
          <w:rPr>
            <w:rFonts w:ascii="Times New Roman" w:hAnsi="Times New Roman"/>
            <w:color w:val="0000FF"/>
            <w:sz w:val="20"/>
            <w:szCs w:val="20"/>
            <w:highlight w:val="white"/>
            <w:rPrChange w:id="3552" w:author=" Vijay Parmar" w:date="2009-08-23T15:28:00Z">
              <w:rPr>
                <w:color w:val="0000FF"/>
                <w:highlight w:val="white"/>
              </w:rPr>
            </w:rPrChange>
          </w:rPr>
          <w:t>&lt;</w:t>
        </w:r>
        <w:r w:rsidRPr="00E762C7">
          <w:rPr>
            <w:rFonts w:ascii="Times New Roman" w:hAnsi="Times New Roman"/>
            <w:color w:val="800000"/>
            <w:sz w:val="20"/>
            <w:szCs w:val="20"/>
            <w:highlight w:val="white"/>
            <w:rPrChange w:id="3553"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554" w:author=" Vijay Parmar" w:date="2009-08-23T15:28:00Z">
              <w:rPr>
                <w:color w:val="0000FF"/>
                <w:highlight w:val="white"/>
              </w:rPr>
            </w:rPrChange>
          </w:rPr>
          <w:t>&gt;</w:t>
        </w:r>
        <w:r w:rsidRPr="00E762C7">
          <w:rPr>
            <w:rFonts w:ascii="Times New Roman" w:hAnsi="Times New Roman"/>
            <w:color w:val="000000"/>
            <w:sz w:val="20"/>
            <w:szCs w:val="20"/>
            <w:highlight w:val="white"/>
            <w:rPrChange w:id="3555" w:author=" Vijay Parmar" w:date="2009-08-23T15:28:00Z">
              <w:rPr>
                <w:highlight w:val="white"/>
              </w:rPr>
            </w:rPrChange>
          </w:rPr>
          <w:t>String</w:t>
        </w:r>
        <w:r w:rsidRPr="00E762C7">
          <w:rPr>
            <w:rFonts w:ascii="Times New Roman" w:hAnsi="Times New Roman"/>
            <w:color w:val="0000FF"/>
            <w:sz w:val="20"/>
            <w:szCs w:val="20"/>
            <w:highlight w:val="white"/>
            <w:rPrChange w:id="3556" w:author=" Vijay Parmar" w:date="2009-08-23T15:28:00Z">
              <w:rPr>
                <w:color w:val="0000FF"/>
                <w:highlight w:val="white"/>
              </w:rPr>
            </w:rPrChange>
          </w:rPr>
          <w:t>&lt;/</w:t>
        </w:r>
        <w:r w:rsidRPr="00E762C7">
          <w:rPr>
            <w:rFonts w:ascii="Times New Roman" w:hAnsi="Times New Roman"/>
            <w:color w:val="800000"/>
            <w:sz w:val="20"/>
            <w:szCs w:val="20"/>
            <w:highlight w:val="white"/>
            <w:rPrChange w:id="3557"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55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59" w:author=" Vijay Parmar" w:date="2009-08-23T15:19:00Z"/>
          <w:rFonts w:ascii="Times New Roman" w:hAnsi="Times New Roman"/>
          <w:color w:val="000000"/>
          <w:sz w:val="20"/>
          <w:szCs w:val="20"/>
          <w:highlight w:val="white"/>
          <w:rPrChange w:id="3560" w:author=" Vijay Parmar" w:date="2009-08-23T15:28:00Z">
            <w:rPr>
              <w:ins w:id="3561" w:author=" Vijay Parmar" w:date="2009-08-23T15:19:00Z"/>
              <w:highlight w:val="white"/>
            </w:rPr>
          </w:rPrChange>
        </w:rPr>
        <w:pPrChange w:id="3562" w:author=" Vijay Parmar" w:date="2009-08-23T15:20:00Z">
          <w:pPr>
            <w:pStyle w:val="ListParagraph"/>
            <w:numPr>
              <w:numId w:val="96"/>
            </w:numPr>
            <w:autoSpaceDE w:val="0"/>
            <w:autoSpaceDN w:val="0"/>
            <w:adjustRightInd w:val="0"/>
            <w:ind w:left="1080" w:hanging="360"/>
          </w:pPr>
        </w:pPrChange>
      </w:pPr>
      <w:ins w:id="3563" w:author=" Vijay Parmar" w:date="2009-08-23T15:19:00Z">
        <w:r w:rsidRPr="00E762C7">
          <w:rPr>
            <w:rFonts w:ascii="Times New Roman" w:hAnsi="Times New Roman"/>
            <w:color w:val="000000"/>
            <w:sz w:val="20"/>
            <w:szCs w:val="20"/>
            <w:highlight w:val="white"/>
            <w:rPrChange w:id="3564" w:author=" Vijay Parmar" w:date="2009-08-23T15:28:00Z">
              <w:rPr>
                <w:highlight w:val="white"/>
              </w:rPr>
            </w:rPrChange>
          </w:rPr>
          <w:tab/>
          <w:t xml:space="preserve">      </w:t>
        </w:r>
        <w:r w:rsidRPr="00E762C7">
          <w:rPr>
            <w:rFonts w:ascii="Times New Roman" w:hAnsi="Times New Roman"/>
            <w:color w:val="0000FF"/>
            <w:sz w:val="20"/>
            <w:szCs w:val="20"/>
            <w:highlight w:val="white"/>
            <w:rPrChange w:id="3565" w:author=" Vijay Parmar" w:date="2009-08-23T15:28:00Z">
              <w:rPr>
                <w:color w:val="0000FF"/>
                <w:highlight w:val="white"/>
              </w:rPr>
            </w:rPrChange>
          </w:rPr>
          <w:t>&lt;</w:t>
        </w:r>
        <w:r w:rsidRPr="00E762C7">
          <w:rPr>
            <w:rFonts w:ascii="Times New Roman" w:hAnsi="Times New Roman"/>
            <w:color w:val="800000"/>
            <w:sz w:val="20"/>
            <w:szCs w:val="20"/>
            <w:highlight w:val="white"/>
            <w:rPrChange w:id="356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567" w:author=" Vijay Parmar" w:date="2009-08-23T15:28:00Z">
              <w:rPr>
                <w:color w:val="0000FF"/>
                <w:highlight w:val="white"/>
              </w:rPr>
            </w:rPrChange>
          </w:rPr>
          <w:t>&gt;</w:t>
        </w:r>
        <w:r w:rsidRPr="00E762C7">
          <w:rPr>
            <w:rFonts w:ascii="Times New Roman" w:hAnsi="Times New Roman"/>
            <w:color w:val="000000"/>
            <w:sz w:val="20"/>
            <w:szCs w:val="20"/>
            <w:highlight w:val="white"/>
            <w:rPrChange w:id="3568" w:author=" Vijay Parmar" w:date="2009-08-23T15:28:00Z">
              <w:rPr>
                <w:highlight w:val="white"/>
              </w:rPr>
            </w:rPrChange>
          </w:rPr>
          <w:t>placeholder_string_val</w:t>
        </w:r>
        <w:r w:rsidRPr="00E762C7">
          <w:rPr>
            <w:rFonts w:ascii="Times New Roman" w:hAnsi="Times New Roman"/>
            <w:color w:val="0000FF"/>
            <w:sz w:val="20"/>
            <w:szCs w:val="20"/>
            <w:highlight w:val="white"/>
            <w:rPrChange w:id="3569" w:author=" Vijay Parmar" w:date="2009-08-23T15:28:00Z">
              <w:rPr>
                <w:color w:val="0000FF"/>
                <w:highlight w:val="white"/>
              </w:rPr>
            </w:rPrChange>
          </w:rPr>
          <w:t>&lt;/</w:t>
        </w:r>
        <w:r w:rsidRPr="00E762C7">
          <w:rPr>
            <w:rFonts w:ascii="Times New Roman" w:hAnsi="Times New Roman"/>
            <w:color w:val="800000"/>
            <w:sz w:val="20"/>
            <w:szCs w:val="20"/>
            <w:highlight w:val="white"/>
            <w:rPrChange w:id="3570"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57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72" w:author=" Vijay Parmar" w:date="2009-08-23T15:19:00Z"/>
          <w:rFonts w:ascii="Times New Roman" w:hAnsi="Times New Roman"/>
          <w:color w:val="000000"/>
          <w:sz w:val="20"/>
          <w:szCs w:val="20"/>
          <w:highlight w:val="white"/>
          <w:rPrChange w:id="3573" w:author=" Vijay Parmar" w:date="2009-08-23T15:28:00Z">
            <w:rPr>
              <w:ins w:id="3574" w:author=" Vijay Parmar" w:date="2009-08-23T15:19:00Z"/>
              <w:highlight w:val="white"/>
            </w:rPr>
          </w:rPrChange>
        </w:rPr>
        <w:pPrChange w:id="3575" w:author=" Vijay Parmar" w:date="2009-08-23T15:20:00Z">
          <w:pPr>
            <w:pStyle w:val="ListParagraph"/>
            <w:numPr>
              <w:numId w:val="96"/>
            </w:numPr>
            <w:autoSpaceDE w:val="0"/>
            <w:autoSpaceDN w:val="0"/>
            <w:adjustRightInd w:val="0"/>
            <w:ind w:left="1080" w:hanging="360"/>
          </w:pPr>
        </w:pPrChange>
      </w:pPr>
      <w:ins w:id="3576" w:author=" Vijay Parmar" w:date="2009-08-23T15:19:00Z">
        <w:r w:rsidRPr="00E762C7">
          <w:rPr>
            <w:rFonts w:ascii="Times New Roman" w:hAnsi="Times New Roman"/>
            <w:color w:val="000000"/>
            <w:sz w:val="20"/>
            <w:szCs w:val="20"/>
            <w:highlight w:val="white"/>
            <w:rPrChange w:id="3577" w:author=" Vijay Parmar" w:date="2009-08-23T15:28:00Z">
              <w:rPr>
                <w:highlight w:val="white"/>
              </w:rPr>
            </w:rPrChange>
          </w:rPr>
          <w:tab/>
          <w:t xml:space="preserve">   </w:t>
        </w:r>
        <w:r w:rsidRPr="00E762C7">
          <w:rPr>
            <w:rFonts w:ascii="Times New Roman" w:hAnsi="Times New Roman"/>
            <w:color w:val="0000FF"/>
            <w:sz w:val="20"/>
            <w:szCs w:val="20"/>
            <w:highlight w:val="white"/>
            <w:rPrChange w:id="3578" w:author=" Vijay Parmar" w:date="2009-08-23T15:28:00Z">
              <w:rPr>
                <w:color w:val="0000FF"/>
                <w:highlight w:val="white"/>
              </w:rPr>
            </w:rPrChange>
          </w:rPr>
          <w:t>&lt;/</w:t>
        </w:r>
        <w:r w:rsidRPr="00E762C7">
          <w:rPr>
            <w:rFonts w:ascii="Times New Roman" w:hAnsi="Times New Roman"/>
            <w:color w:val="800000"/>
            <w:sz w:val="20"/>
            <w:szCs w:val="20"/>
            <w:highlight w:val="white"/>
            <w:rPrChange w:id="3579"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58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81" w:author=" Vijay Parmar" w:date="2009-08-23T15:19:00Z"/>
          <w:rFonts w:ascii="Times New Roman" w:hAnsi="Times New Roman"/>
          <w:color w:val="000000"/>
          <w:sz w:val="20"/>
          <w:szCs w:val="20"/>
          <w:highlight w:val="white"/>
          <w:rPrChange w:id="3582" w:author=" Vijay Parmar" w:date="2009-08-23T15:28:00Z">
            <w:rPr>
              <w:ins w:id="3583" w:author=" Vijay Parmar" w:date="2009-08-23T15:19:00Z"/>
              <w:color w:val="000000"/>
              <w:highlight w:val="white"/>
            </w:rPr>
          </w:rPrChange>
        </w:rPr>
        <w:pPrChange w:id="3584" w:author=" Vijay Parmar" w:date="2009-08-23T15:20:00Z">
          <w:pPr>
            <w:pStyle w:val="ListParagraph"/>
            <w:numPr>
              <w:numId w:val="96"/>
            </w:numPr>
            <w:autoSpaceDE w:val="0"/>
            <w:autoSpaceDN w:val="0"/>
            <w:adjustRightInd w:val="0"/>
            <w:ind w:left="1080" w:hanging="360"/>
          </w:pPr>
        </w:pPrChange>
      </w:pPr>
      <w:ins w:id="3585" w:author=" Vijay Parmar" w:date="2009-08-23T15:19:00Z">
        <w:r w:rsidRPr="00E762C7">
          <w:rPr>
            <w:rFonts w:ascii="Times New Roman" w:hAnsi="Times New Roman"/>
            <w:color w:val="000000"/>
            <w:sz w:val="20"/>
            <w:szCs w:val="20"/>
            <w:highlight w:val="white"/>
            <w:rPrChange w:id="3586" w:author=" Vijay Parmar" w:date="2009-08-23T15:28:00Z">
              <w:rPr>
                <w:color w:val="000000"/>
                <w:highlight w:val="white"/>
              </w:rPr>
            </w:rPrChange>
          </w:rPr>
          <w:tab/>
        </w:r>
        <w:r w:rsidRPr="00E762C7">
          <w:rPr>
            <w:rFonts w:ascii="Times New Roman" w:hAnsi="Times New Roman"/>
            <w:color w:val="0000FF"/>
            <w:sz w:val="20"/>
            <w:szCs w:val="20"/>
            <w:highlight w:val="white"/>
            <w:rPrChange w:id="3587" w:author=" Vijay Parmar" w:date="2009-08-23T15:28:00Z">
              <w:rPr>
                <w:highlight w:val="white"/>
              </w:rPr>
            </w:rPrChange>
          </w:rPr>
          <w:t>&lt;/</w:t>
        </w:r>
        <w:r w:rsidRPr="00E762C7">
          <w:rPr>
            <w:rFonts w:ascii="Times New Roman" w:hAnsi="Times New Roman"/>
            <w:color w:val="800000"/>
            <w:sz w:val="20"/>
            <w:szCs w:val="20"/>
            <w:highlight w:val="white"/>
            <w:rPrChange w:id="3588"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589" w:author=" Vijay Parmar" w:date="2009-08-23T15:28:00Z">
              <w:rPr>
                <w:highlight w:val="white"/>
              </w:rPr>
            </w:rPrChange>
          </w:rPr>
          <w:t>&gt;</w:t>
        </w:r>
      </w:ins>
    </w:p>
    <w:p w:rsidR="00B93D1A" w:rsidRPr="00E762C7" w:rsidRDefault="00B93D1A" w:rsidP="00B93D1A">
      <w:pPr>
        <w:autoSpaceDE w:val="0"/>
        <w:autoSpaceDN w:val="0"/>
        <w:adjustRightInd w:val="0"/>
        <w:ind w:left="720"/>
        <w:rPr>
          <w:ins w:id="3590" w:author=" Vijay Parmar" w:date="2009-08-23T15:19:00Z"/>
          <w:rFonts w:ascii="Times New Roman" w:hAnsi="Times New Roman"/>
          <w:color w:val="000000"/>
          <w:sz w:val="20"/>
          <w:szCs w:val="20"/>
          <w:highlight w:val="white"/>
          <w:rPrChange w:id="3591" w:author=" Vijay Parmar" w:date="2009-08-23T15:28:00Z">
            <w:rPr>
              <w:ins w:id="3592" w:author=" Vijay Parmar" w:date="2009-08-23T15:19:00Z"/>
              <w:highlight w:val="white"/>
            </w:rPr>
          </w:rPrChange>
        </w:rPr>
        <w:pPrChange w:id="3593" w:author=" Vijay Parmar" w:date="2009-08-23T15:20:00Z">
          <w:pPr>
            <w:pStyle w:val="ListParagraph"/>
            <w:numPr>
              <w:numId w:val="96"/>
            </w:numPr>
            <w:autoSpaceDE w:val="0"/>
            <w:autoSpaceDN w:val="0"/>
            <w:adjustRightInd w:val="0"/>
            <w:ind w:left="1080" w:hanging="360"/>
          </w:pPr>
        </w:pPrChange>
      </w:pPr>
      <w:ins w:id="3594" w:author=" Vijay Parmar" w:date="2009-08-23T15:19:00Z">
        <w:r w:rsidRPr="00E762C7">
          <w:rPr>
            <w:rFonts w:ascii="Times New Roman" w:hAnsi="Times New Roman"/>
            <w:color w:val="000000"/>
            <w:sz w:val="20"/>
            <w:szCs w:val="20"/>
            <w:highlight w:val="white"/>
            <w:rPrChange w:id="3595" w:author=" Vijay Parmar" w:date="2009-08-23T15:28:00Z">
              <w:rPr>
                <w:highlight w:val="white"/>
              </w:rPr>
            </w:rPrChange>
          </w:rPr>
          <w:tab/>
        </w:r>
        <w:r w:rsidRPr="00E762C7">
          <w:rPr>
            <w:rFonts w:ascii="Times New Roman" w:hAnsi="Times New Roman"/>
            <w:color w:val="0000FF"/>
            <w:sz w:val="20"/>
            <w:szCs w:val="20"/>
            <w:highlight w:val="white"/>
            <w:rPrChange w:id="3596" w:author=" Vijay Parmar" w:date="2009-08-23T15:28:00Z">
              <w:rPr>
                <w:color w:val="0000FF"/>
                <w:highlight w:val="white"/>
              </w:rPr>
            </w:rPrChange>
          </w:rPr>
          <w:t>&lt;</w:t>
        </w:r>
        <w:r w:rsidRPr="00E762C7">
          <w:rPr>
            <w:rFonts w:ascii="Times New Roman" w:hAnsi="Times New Roman"/>
            <w:color w:val="800000"/>
            <w:sz w:val="20"/>
            <w:szCs w:val="20"/>
            <w:highlight w:val="white"/>
            <w:rPrChange w:id="3597"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59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599" w:author=" Vijay Parmar" w:date="2009-08-23T15:19:00Z"/>
          <w:rFonts w:ascii="Times New Roman" w:hAnsi="Times New Roman"/>
          <w:color w:val="000000"/>
          <w:sz w:val="20"/>
          <w:szCs w:val="20"/>
          <w:highlight w:val="white"/>
          <w:rPrChange w:id="3600" w:author=" Vijay Parmar" w:date="2009-08-23T15:28:00Z">
            <w:rPr>
              <w:ins w:id="3601" w:author=" Vijay Parmar" w:date="2009-08-23T15:19:00Z"/>
              <w:highlight w:val="white"/>
            </w:rPr>
          </w:rPrChange>
        </w:rPr>
        <w:pPrChange w:id="3602" w:author=" Vijay Parmar" w:date="2009-08-23T15:20:00Z">
          <w:pPr>
            <w:pStyle w:val="ListParagraph"/>
            <w:numPr>
              <w:numId w:val="96"/>
            </w:numPr>
            <w:autoSpaceDE w:val="0"/>
            <w:autoSpaceDN w:val="0"/>
            <w:adjustRightInd w:val="0"/>
            <w:ind w:left="1080" w:hanging="360"/>
          </w:pPr>
        </w:pPrChange>
      </w:pPr>
      <w:ins w:id="3603" w:author=" Vijay Parmar" w:date="2009-08-23T15:19:00Z">
        <w:r w:rsidRPr="00E762C7">
          <w:rPr>
            <w:rFonts w:ascii="Times New Roman" w:hAnsi="Times New Roman"/>
            <w:color w:val="000000"/>
            <w:sz w:val="20"/>
            <w:szCs w:val="20"/>
            <w:highlight w:val="white"/>
            <w:rPrChange w:id="3604" w:author=" Vijay Parmar" w:date="2009-08-23T15:28:00Z">
              <w:rPr>
                <w:highlight w:val="white"/>
              </w:rPr>
            </w:rPrChange>
          </w:rPr>
          <w:tab/>
          <w:t xml:space="preserve">  </w:t>
        </w:r>
        <w:r w:rsidRPr="00E762C7">
          <w:rPr>
            <w:rFonts w:ascii="Times New Roman" w:hAnsi="Times New Roman"/>
            <w:color w:val="0000FF"/>
            <w:sz w:val="20"/>
            <w:szCs w:val="20"/>
            <w:highlight w:val="white"/>
            <w:rPrChange w:id="3605" w:author=" Vijay Parmar" w:date="2009-08-23T15:28:00Z">
              <w:rPr>
                <w:color w:val="0000FF"/>
                <w:highlight w:val="white"/>
              </w:rPr>
            </w:rPrChange>
          </w:rPr>
          <w:t>&lt;</w:t>
        </w:r>
        <w:r w:rsidRPr="00E762C7">
          <w:rPr>
            <w:rFonts w:ascii="Times New Roman" w:hAnsi="Times New Roman"/>
            <w:color w:val="800000"/>
            <w:sz w:val="20"/>
            <w:szCs w:val="20"/>
            <w:highlight w:val="white"/>
            <w:rPrChange w:id="3606"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607" w:author=" Vijay Parmar" w:date="2009-08-23T15:28:00Z">
              <w:rPr>
                <w:color w:val="0000FF"/>
                <w:highlight w:val="white"/>
              </w:rPr>
            </w:rPrChange>
          </w:rPr>
          <w:t>&gt;</w:t>
        </w:r>
        <w:r w:rsidRPr="00E762C7">
          <w:rPr>
            <w:rFonts w:ascii="Times New Roman" w:hAnsi="Times New Roman"/>
            <w:color w:val="000000"/>
            <w:sz w:val="20"/>
            <w:szCs w:val="20"/>
            <w:highlight w:val="white"/>
            <w:rPrChange w:id="3608" w:author=" Vijay Parmar" w:date="2009-08-23T15:28:00Z">
              <w:rPr>
                <w:highlight w:val="white"/>
              </w:rPr>
            </w:rPrChange>
          </w:rPr>
          <w:t>csmupt31</w:t>
        </w:r>
        <w:r w:rsidRPr="00E762C7">
          <w:rPr>
            <w:rFonts w:ascii="Times New Roman" w:hAnsi="Times New Roman"/>
            <w:color w:val="0000FF"/>
            <w:sz w:val="20"/>
            <w:szCs w:val="20"/>
            <w:highlight w:val="white"/>
            <w:rPrChange w:id="3609" w:author=" Vijay Parmar" w:date="2009-08-23T15:28:00Z">
              <w:rPr>
                <w:color w:val="0000FF"/>
                <w:highlight w:val="white"/>
              </w:rPr>
            </w:rPrChange>
          </w:rPr>
          <w:t>&lt;/</w:t>
        </w:r>
        <w:r w:rsidRPr="00E762C7">
          <w:rPr>
            <w:rFonts w:ascii="Times New Roman" w:hAnsi="Times New Roman"/>
            <w:color w:val="800000"/>
            <w:sz w:val="20"/>
            <w:szCs w:val="20"/>
            <w:highlight w:val="white"/>
            <w:rPrChange w:id="3610"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61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12" w:author=" Vijay Parmar" w:date="2009-08-23T15:19:00Z"/>
          <w:rFonts w:ascii="Times New Roman" w:hAnsi="Times New Roman"/>
          <w:color w:val="000000"/>
          <w:sz w:val="20"/>
          <w:szCs w:val="20"/>
          <w:highlight w:val="white"/>
          <w:rPrChange w:id="3613" w:author=" Vijay Parmar" w:date="2009-08-23T15:28:00Z">
            <w:rPr>
              <w:ins w:id="3614" w:author=" Vijay Parmar" w:date="2009-08-23T15:19:00Z"/>
              <w:highlight w:val="white"/>
            </w:rPr>
          </w:rPrChange>
        </w:rPr>
        <w:pPrChange w:id="3615" w:author=" Vijay Parmar" w:date="2009-08-23T15:20:00Z">
          <w:pPr>
            <w:pStyle w:val="ListParagraph"/>
            <w:numPr>
              <w:numId w:val="96"/>
            </w:numPr>
            <w:autoSpaceDE w:val="0"/>
            <w:autoSpaceDN w:val="0"/>
            <w:adjustRightInd w:val="0"/>
            <w:ind w:left="1080" w:hanging="360"/>
          </w:pPr>
        </w:pPrChange>
      </w:pPr>
      <w:ins w:id="3616" w:author=" Vijay Parmar" w:date="2009-08-23T15:19:00Z">
        <w:r w:rsidRPr="00E762C7">
          <w:rPr>
            <w:rFonts w:ascii="Times New Roman" w:hAnsi="Times New Roman"/>
            <w:color w:val="000000"/>
            <w:sz w:val="20"/>
            <w:szCs w:val="20"/>
            <w:highlight w:val="white"/>
            <w:rPrChange w:id="3617" w:author=" Vijay Parmar" w:date="2009-08-23T15:28:00Z">
              <w:rPr>
                <w:highlight w:val="white"/>
              </w:rPr>
            </w:rPrChange>
          </w:rPr>
          <w:tab/>
          <w:t xml:space="preserve">  </w:t>
        </w:r>
        <w:r w:rsidRPr="00E762C7">
          <w:rPr>
            <w:rFonts w:ascii="Times New Roman" w:hAnsi="Times New Roman"/>
            <w:color w:val="0000FF"/>
            <w:sz w:val="20"/>
            <w:szCs w:val="20"/>
            <w:highlight w:val="white"/>
            <w:rPrChange w:id="3618" w:author=" Vijay Parmar" w:date="2009-08-23T15:28:00Z">
              <w:rPr>
                <w:color w:val="0000FF"/>
                <w:highlight w:val="white"/>
              </w:rPr>
            </w:rPrChange>
          </w:rPr>
          <w:t>&lt;</w:t>
        </w:r>
        <w:r w:rsidRPr="00E762C7">
          <w:rPr>
            <w:rFonts w:ascii="Times New Roman" w:hAnsi="Times New Roman"/>
            <w:color w:val="800000"/>
            <w:sz w:val="20"/>
            <w:szCs w:val="20"/>
            <w:highlight w:val="white"/>
            <w:rPrChange w:id="3619"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620" w:author=" Vijay Parmar" w:date="2009-08-23T15:28:00Z">
              <w:rPr>
                <w:color w:val="0000FF"/>
                <w:highlight w:val="white"/>
              </w:rPr>
            </w:rPrChange>
          </w:rPr>
          <w:t>&gt;</w:t>
        </w:r>
        <w:r w:rsidRPr="00E762C7">
          <w:rPr>
            <w:rFonts w:ascii="Times New Roman" w:hAnsi="Times New Roman"/>
            <w:color w:val="000000"/>
            <w:sz w:val="20"/>
            <w:szCs w:val="20"/>
            <w:highlight w:val="white"/>
            <w:rPrChange w:id="3621" w:author=" Vijay Parmar" w:date="2009-08-23T15:28:00Z">
              <w:rPr>
                <w:highlight w:val="white"/>
              </w:rPr>
            </w:rPrChange>
          </w:rPr>
          <w:t>upt31</w:t>
        </w:r>
        <w:r w:rsidRPr="00E762C7">
          <w:rPr>
            <w:rFonts w:ascii="Times New Roman" w:hAnsi="Times New Roman"/>
            <w:color w:val="0000FF"/>
            <w:sz w:val="20"/>
            <w:szCs w:val="20"/>
            <w:highlight w:val="white"/>
            <w:rPrChange w:id="3622" w:author=" Vijay Parmar" w:date="2009-08-23T15:28:00Z">
              <w:rPr>
                <w:color w:val="0000FF"/>
                <w:highlight w:val="white"/>
              </w:rPr>
            </w:rPrChange>
          </w:rPr>
          <w:t>&lt;/</w:t>
        </w:r>
        <w:r w:rsidRPr="00E762C7">
          <w:rPr>
            <w:rFonts w:ascii="Times New Roman" w:hAnsi="Times New Roman"/>
            <w:color w:val="800000"/>
            <w:sz w:val="20"/>
            <w:szCs w:val="20"/>
            <w:highlight w:val="white"/>
            <w:rPrChange w:id="3623"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62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25" w:author=" Vijay Parmar" w:date="2009-08-23T15:19:00Z"/>
          <w:rFonts w:ascii="Times New Roman" w:hAnsi="Times New Roman"/>
          <w:color w:val="000000"/>
          <w:sz w:val="20"/>
          <w:szCs w:val="20"/>
          <w:highlight w:val="white"/>
          <w:rPrChange w:id="3626" w:author=" Vijay Parmar" w:date="2009-08-23T15:28:00Z">
            <w:rPr>
              <w:ins w:id="3627" w:author=" Vijay Parmar" w:date="2009-08-23T15:19:00Z"/>
              <w:highlight w:val="white"/>
            </w:rPr>
          </w:rPrChange>
        </w:rPr>
        <w:pPrChange w:id="3628" w:author=" Vijay Parmar" w:date="2009-08-23T15:20:00Z">
          <w:pPr>
            <w:pStyle w:val="ListParagraph"/>
            <w:numPr>
              <w:numId w:val="96"/>
            </w:numPr>
            <w:autoSpaceDE w:val="0"/>
            <w:autoSpaceDN w:val="0"/>
            <w:adjustRightInd w:val="0"/>
            <w:ind w:left="1080" w:hanging="360"/>
          </w:pPr>
        </w:pPrChange>
      </w:pPr>
      <w:ins w:id="3629" w:author=" Vijay Parmar" w:date="2009-08-23T15:19:00Z">
        <w:r w:rsidRPr="00E762C7">
          <w:rPr>
            <w:rFonts w:ascii="Times New Roman" w:hAnsi="Times New Roman"/>
            <w:color w:val="000000"/>
            <w:sz w:val="20"/>
            <w:szCs w:val="20"/>
            <w:highlight w:val="white"/>
            <w:rPrChange w:id="3630" w:author=" Vijay Parmar" w:date="2009-08-23T15:28:00Z">
              <w:rPr>
                <w:highlight w:val="white"/>
              </w:rPr>
            </w:rPrChange>
          </w:rPr>
          <w:tab/>
          <w:t xml:space="preserve">  </w:t>
        </w:r>
        <w:r w:rsidRPr="00E762C7">
          <w:rPr>
            <w:rFonts w:ascii="Times New Roman" w:hAnsi="Times New Roman"/>
            <w:color w:val="0000FF"/>
            <w:sz w:val="20"/>
            <w:szCs w:val="20"/>
            <w:highlight w:val="white"/>
            <w:rPrChange w:id="3631" w:author=" Vijay Parmar" w:date="2009-08-23T15:28:00Z">
              <w:rPr>
                <w:color w:val="0000FF"/>
                <w:highlight w:val="white"/>
              </w:rPr>
            </w:rPrChange>
          </w:rPr>
          <w:t>&lt;</w:t>
        </w:r>
        <w:r w:rsidRPr="00E762C7">
          <w:rPr>
            <w:rFonts w:ascii="Times New Roman" w:hAnsi="Times New Roman"/>
            <w:color w:val="800000"/>
            <w:sz w:val="20"/>
            <w:szCs w:val="20"/>
            <w:highlight w:val="white"/>
            <w:rPrChange w:id="3632"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63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34" w:author=" Vijay Parmar" w:date="2009-08-23T15:19:00Z"/>
          <w:rFonts w:ascii="Times New Roman" w:hAnsi="Times New Roman"/>
          <w:color w:val="000000"/>
          <w:sz w:val="20"/>
          <w:szCs w:val="20"/>
          <w:highlight w:val="white"/>
          <w:rPrChange w:id="3635" w:author=" Vijay Parmar" w:date="2009-08-23T15:28:00Z">
            <w:rPr>
              <w:ins w:id="3636" w:author=" Vijay Parmar" w:date="2009-08-23T15:19:00Z"/>
              <w:highlight w:val="white"/>
            </w:rPr>
          </w:rPrChange>
        </w:rPr>
        <w:pPrChange w:id="3637" w:author=" Vijay Parmar" w:date="2009-08-23T15:20:00Z">
          <w:pPr>
            <w:pStyle w:val="ListParagraph"/>
            <w:numPr>
              <w:numId w:val="96"/>
            </w:numPr>
            <w:autoSpaceDE w:val="0"/>
            <w:autoSpaceDN w:val="0"/>
            <w:adjustRightInd w:val="0"/>
            <w:ind w:left="1080" w:hanging="360"/>
          </w:pPr>
        </w:pPrChange>
      </w:pPr>
      <w:ins w:id="3638" w:author=" Vijay Parmar" w:date="2009-08-23T15:19:00Z">
        <w:r w:rsidRPr="00E762C7">
          <w:rPr>
            <w:rFonts w:ascii="Times New Roman" w:hAnsi="Times New Roman"/>
            <w:color w:val="000000"/>
            <w:sz w:val="20"/>
            <w:szCs w:val="20"/>
            <w:highlight w:val="white"/>
            <w:rPrChange w:id="3639" w:author=" Vijay Parmar" w:date="2009-08-23T15:28:00Z">
              <w:rPr>
                <w:highlight w:val="white"/>
              </w:rPr>
            </w:rPrChange>
          </w:rPr>
          <w:tab/>
          <w:t xml:space="preserve">     </w:t>
        </w:r>
        <w:r w:rsidRPr="00E762C7">
          <w:rPr>
            <w:rFonts w:ascii="Times New Roman" w:hAnsi="Times New Roman"/>
            <w:color w:val="0000FF"/>
            <w:sz w:val="20"/>
            <w:szCs w:val="20"/>
            <w:highlight w:val="white"/>
            <w:rPrChange w:id="3640" w:author=" Vijay Parmar" w:date="2009-08-23T15:28:00Z">
              <w:rPr>
                <w:color w:val="0000FF"/>
                <w:highlight w:val="white"/>
              </w:rPr>
            </w:rPrChange>
          </w:rPr>
          <w:t>&lt;</w:t>
        </w:r>
        <w:r w:rsidRPr="00E762C7">
          <w:rPr>
            <w:rFonts w:ascii="Times New Roman" w:hAnsi="Times New Roman"/>
            <w:color w:val="800000"/>
            <w:sz w:val="20"/>
            <w:szCs w:val="20"/>
            <w:highlight w:val="white"/>
            <w:rPrChange w:id="3641"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642" w:author=" Vijay Parmar" w:date="2009-08-23T15:28:00Z">
              <w:rPr>
                <w:color w:val="0000FF"/>
                <w:highlight w:val="white"/>
              </w:rPr>
            </w:rPrChange>
          </w:rPr>
          <w:t>&gt;</w:t>
        </w:r>
        <w:r w:rsidRPr="00E762C7">
          <w:rPr>
            <w:rFonts w:ascii="Times New Roman" w:hAnsi="Times New Roman"/>
            <w:color w:val="000000"/>
            <w:sz w:val="20"/>
            <w:szCs w:val="20"/>
            <w:highlight w:val="white"/>
            <w:rPrChange w:id="3643" w:author=" Vijay Parmar" w:date="2009-08-23T15:28:00Z">
              <w:rPr>
                <w:highlight w:val="white"/>
              </w:rPr>
            </w:rPrChange>
          </w:rPr>
          <w:t>String</w:t>
        </w:r>
        <w:r w:rsidRPr="00E762C7">
          <w:rPr>
            <w:rFonts w:ascii="Times New Roman" w:hAnsi="Times New Roman"/>
            <w:color w:val="0000FF"/>
            <w:sz w:val="20"/>
            <w:szCs w:val="20"/>
            <w:highlight w:val="white"/>
            <w:rPrChange w:id="3644" w:author=" Vijay Parmar" w:date="2009-08-23T15:28:00Z">
              <w:rPr>
                <w:color w:val="0000FF"/>
                <w:highlight w:val="white"/>
              </w:rPr>
            </w:rPrChange>
          </w:rPr>
          <w:t>&lt;/</w:t>
        </w:r>
        <w:r w:rsidRPr="00E762C7">
          <w:rPr>
            <w:rFonts w:ascii="Times New Roman" w:hAnsi="Times New Roman"/>
            <w:color w:val="800000"/>
            <w:sz w:val="20"/>
            <w:szCs w:val="20"/>
            <w:highlight w:val="white"/>
            <w:rPrChange w:id="3645"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64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47" w:author=" Vijay Parmar" w:date="2009-08-23T15:19:00Z"/>
          <w:rFonts w:ascii="Times New Roman" w:hAnsi="Times New Roman"/>
          <w:color w:val="000000"/>
          <w:sz w:val="20"/>
          <w:szCs w:val="20"/>
          <w:highlight w:val="white"/>
          <w:rPrChange w:id="3648" w:author=" Vijay Parmar" w:date="2009-08-23T15:28:00Z">
            <w:rPr>
              <w:ins w:id="3649" w:author=" Vijay Parmar" w:date="2009-08-23T15:19:00Z"/>
              <w:highlight w:val="white"/>
            </w:rPr>
          </w:rPrChange>
        </w:rPr>
        <w:pPrChange w:id="3650" w:author=" Vijay Parmar" w:date="2009-08-23T15:20:00Z">
          <w:pPr>
            <w:pStyle w:val="ListParagraph"/>
            <w:numPr>
              <w:numId w:val="96"/>
            </w:numPr>
            <w:autoSpaceDE w:val="0"/>
            <w:autoSpaceDN w:val="0"/>
            <w:adjustRightInd w:val="0"/>
            <w:ind w:left="1080" w:hanging="360"/>
          </w:pPr>
        </w:pPrChange>
      </w:pPr>
      <w:ins w:id="3651" w:author=" Vijay Parmar" w:date="2009-08-23T15:19:00Z">
        <w:r w:rsidRPr="00E762C7">
          <w:rPr>
            <w:rFonts w:ascii="Times New Roman" w:hAnsi="Times New Roman"/>
            <w:color w:val="000000"/>
            <w:sz w:val="20"/>
            <w:szCs w:val="20"/>
            <w:highlight w:val="white"/>
            <w:rPrChange w:id="3652" w:author=" Vijay Parmar" w:date="2009-08-23T15:28:00Z">
              <w:rPr>
                <w:highlight w:val="white"/>
              </w:rPr>
            </w:rPrChange>
          </w:rPr>
          <w:tab/>
          <w:t xml:space="preserve">      </w:t>
        </w:r>
        <w:r w:rsidRPr="00E762C7">
          <w:rPr>
            <w:rFonts w:ascii="Times New Roman" w:hAnsi="Times New Roman"/>
            <w:color w:val="0000FF"/>
            <w:sz w:val="20"/>
            <w:szCs w:val="20"/>
            <w:highlight w:val="white"/>
            <w:rPrChange w:id="3653" w:author=" Vijay Parmar" w:date="2009-08-23T15:28:00Z">
              <w:rPr>
                <w:color w:val="0000FF"/>
                <w:highlight w:val="white"/>
              </w:rPr>
            </w:rPrChange>
          </w:rPr>
          <w:t>&lt;</w:t>
        </w:r>
        <w:r w:rsidRPr="00E762C7">
          <w:rPr>
            <w:rFonts w:ascii="Times New Roman" w:hAnsi="Times New Roman"/>
            <w:color w:val="800000"/>
            <w:sz w:val="20"/>
            <w:szCs w:val="20"/>
            <w:highlight w:val="white"/>
            <w:rPrChange w:id="3654"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655" w:author=" Vijay Parmar" w:date="2009-08-23T15:28:00Z">
              <w:rPr>
                <w:color w:val="0000FF"/>
                <w:highlight w:val="white"/>
              </w:rPr>
            </w:rPrChange>
          </w:rPr>
          <w:t>&gt;</w:t>
        </w:r>
        <w:r w:rsidRPr="00E762C7">
          <w:rPr>
            <w:rFonts w:ascii="Times New Roman" w:hAnsi="Times New Roman"/>
            <w:color w:val="000000"/>
            <w:sz w:val="20"/>
            <w:szCs w:val="20"/>
            <w:highlight w:val="white"/>
            <w:rPrChange w:id="3656" w:author=" Vijay Parmar" w:date="2009-08-23T15:28:00Z">
              <w:rPr>
                <w:highlight w:val="white"/>
              </w:rPr>
            </w:rPrChange>
          </w:rPr>
          <w:t>csmupt31.hibernate.cfg.xml</w:t>
        </w:r>
        <w:r w:rsidRPr="00E762C7">
          <w:rPr>
            <w:rFonts w:ascii="Times New Roman" w:hAnsi="Times New Roman"/>
            <w:color w:val="0000FF"/>
            <w:sz w:val="20"/>
            <w:szCs w:val="20"/>
            <w:highlight w:val="white"/>
            <w:rPrChange w:id="3657" w:author=" Vijay Parmar" w:date="2009-08-23T15:28:00Z">
              <w:rPr>
                <w:color w:val="0000FF"/>
                <w:highlight w:val="white"/>
              </w:rPr>
            </w:rPrChange>
          </w:rPr>
          <w:t>&lt;/</w:t>
        </w:r>
        <w:r w:rsidRPr="00E762C7">
          <w:rPr>
            <w:rFonts w:ascii="Times New Roman" w:hAnsi="Times New Roman"/>
            <w:color w:val="800000"/>
            <w:sz w:val="20"/>
            <w:szCs w:val="20"/>
            <w:highlight w:val="white"/>
            <w:rPrChange w:id="3658"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65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60" w:author=" Vijay Parmar" w:date="2009-08-23T15:19:00Z"/>
          <w:rFonts w:ascii="Times New Roman" w:hAnsi="Times New Roman"/>
          <w:color w:val="000000"/>
          <w:sz w:val="20"/>
          <w:szCs w:val="20"/>
          <w:highlight w:val="white"/>
          <w:rPrChange w:id="3661" w:author=" Vijay Parmar" w:date="2009-08-23T15:28:00Z">
            <w:rPr>
              <w:ins w:id="3662" w:author=" Vijay Parmar" w:date="2009-08-23T15:19:00Z"/>
              <w:highlight w:val="white"/>
            </w:rPr>
          </w:rPrChange>
        </w:rPr>
        <w:pPrChange w:id="3663" w:author=" Vijay Parmar" w:date="2009-08-23T15:20:00Z">
          <w:pPr>
            <w:pStyle w:val="ListParagraph"/>
            <w:numPr>
              <w:numId w:val="96"/>
            </w:numPr>
            <w:autoSpaceDE w:val="0"/>
            <w:autoSpaceDN w:val="0"/>
            <w:adjustRightInd w:val="0"/>
            <w:ind w:left="1080" w:hanging="360"/>
          </w:pPr>
        </w:pPrChange>
      </w:pPr>
      <w:ins w:id="3664" w:author=" Vijay Parmar" w:date="2009-08-23T15:19:00Z">
        <w:r w:rsidRPr="00E762C7">
          <w:rPr>
            <w:rFonts w:ascii="Times New Roman" w:hAnsi="Times New Roman"/>
            <w:color w:val="000000"/>
            <w:sz w:val="20"/>
            <w:szCs w:val="20"/>
            <w:highlight w:val="white"/>
            <w:rPrChange w:id="3665" w:author=" Vijay Parmar" w:date="2009-08-23T15:28:00Z">
              <w:rPr>
                <w:highlight w:val="white"/>
              </w:rPr>
            </w:rPrChange>
          </w:rPr>
          <w:tab/>
          <w:t xml:space="preserve">   </w:t>
        </w:r>
        <w:r w:rsidRPr="00E762C7">
          <w:rPr>
            <w:rFonts w:ascii="Times New Roman" w:hAnsi="Times New Roman"/>
            <w:color w:val="0000FF"/>
            <w:sz w:val="20"/>
            <w:szCs w:val="20"/>
            <w:highlight w:val="white"/>
            <w:rPrChange w:id="3666" w:author=" Vijay Parmar" w:date="2009-08-23T15:28:00Z">
              <w:rPr>
                <w:color w:val="0000FF"/>
                <w:highlight w:val="white"/>
              </w:rPr>
            </w:rPrChange>
          </w:rPr>
          <w:t>&lt;/</w:t>
        </w:r>
        <w:r w:rsidRPr="00E762C7">
          <w:rPr>
            <w:rFonts w:ascii="Times New Roman" w:hAnsi="Times New Roman"/>
            <w:color w:val="800000"/>
            <w:sz w:val="20"/>
            <w:szCs w:val="20"/>
            <w:highlight w:val="white"/>
            <w:rPrChange w:id="3667"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66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69" w:author=" Vijay Parmar" w:date="2009-08-23T15:19:00Z"/>
          <w:rFonts w:ascii="Times New Roman" w:hAnsi="Times New Roman"/>
          <w:color w:val="000000"/>
          <w:sz w:val="20"/>
          <w:szCs w:val="20"/>
          <w:highlight w:val="white"/>
          <w:rPrChange w:id="3670" w:author=" Vijay Parmar" w:date="2009-08-23T15:28:00Z">
            <w:rPr>
              <w:ins w:id="3671" w:author=" Vijay Parmar" w:date="2009-08-23T15:19:00Z"/>
              <w:color w:val="000000"/>
              <w:highlight w:val="white"/>
            </w:rPr>
          </w:rPrChange>
        </w:rPr>
        <w:pPrChange w:id="3672" w:author=" Vijay Parmar" w:date="2009-08-23T15:20:00Z">
          <w:pPr>
            <w:pStyle w:val="ListParagraph"/>
            <w:numPr>
              <w:numId w:val="96"/>
            </w:numPr>
            <w:autoSpaceDE w:val="0"/>
            <w:autoSpaceDN w:val="0"/>
            <w:adjustRightInd w:val="0"/>
            <w:ind w:left="1080" w:hanging="360"/>
          </w:pPr>
        </w:pPrChange>
      </w:pPr>
      <w:ins w:id="3673" w:author=" Vijay Parmar" w:date="2009-08-23T15:19:00Z">
        <w:r w:rsidRPr="00E762C7">
          <w:rPr>
            <w:rFonts w:ascii="Times New Roman" w:hAnsi="Times New Roman"/>
            <w:color w:val="000000"/>
            <w:sz w:val="20"/>
            <w:szCs w:val="20"/>
            <w:highlight w:val="white"/>
            <w:rPrChange w:id="3674" w:author=" Vijay Parmar" w:date="2009-08-23T15:28:00Z">
              <w:rPr>
                <w:color w:val="000000"/>
                <w:highlight w:val="white"/>
              </w:rPr>
            </w:rPrChange>
          </w:rPr>
          <w:tab/>
        </w:r>
        <w:r w:rsidRPr="00E762C7">
          <w:rPr>
            <w:rFonts w:ascii="Times New Roman" w:hAnsi="Times New Roman"/>
            <w:color w:val="0000FF"/>
            <w:sz w:val="20"/>
            <w:szCs w:val="20"/>
            <w:highlight w:val="white"/>
            <w:rPrChange w:id="3675" w:author=" Vijay Parmar" w:date="2009-08-23T15:28:00Z">
              <w:rPr>
                <w:highlight w:val="white"/>
              </w:rPr>
            </w:rPrChange>
          </w:rPr>
          <w:t>&lt;/</w:t>
        </w:r>
        <w:r w:rsidRPr="00E762C7">
          <w:rPr>
            <w:rFonts w:ascii="Times New Roman" w:hAnsi="Times New Roman"/>
            <w:color w:val="800000"/>
            <w:sz w:val="20"/>
            <w:szCs w:val="20"/>
            <w:highlight w:val="white"/>
            <w:rPrChange w:id="3676"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677" w:author=" Vijay Parmar" w:date="2009-08-23T15:28:00Z">
              <w:rPr>
                <w:highlight w:val="white"/>
              </w:rPr>
            </w:rPrChange>
          </w:rPr>
          <w:t>&gt;</w:t>
        </w:r>
      </w:ins>
    </w:p>
    <w:p w:rsidR="00B93D1A" w:rsidRPr="00E762C7" w:rsidRDefault="00B93D1A" w:rsidP="00B93D1A">
      <w:pPr>
        <w:autoSpaceDE w:val="0"/>
        <w:autoSpaceDN w:val="0"/>
        <w:adjustRightInd w:val="0"/>
        <w:ind w:left="720"/>
        <w:rPr>
          <w:ins w:id="3678" w:author=" Vijay Parmar" w:date="2009-08-23T15:19:00Z"/>
          <w:rFonts w:ascii="Times New Roman" w:hAnsi="Times New Roman"/>
          <w:color w:val="000000"/>
          <w:sz w:val="20"/>
          <w:szCs w:val="20"/>
          <w:highlight w:val="white"/>
          <w:rPrChange w:id="3679" w:author=" Vijay Parmar" w:date="2009-08-23T15:28:00Z">
            <w:rPr>
              <w:ins w:id="3680" w:author=" Vijay Parmar" w:date="2009-08-23T15:19:00Z"/>
              <w:highlight w:val="white"/>
            </w:rPr>
          </w:rPrChange>
        </w:rPr>
        <w:pPrChange w:id="3681" w:author=" Vijay Parmar" w:date="2009-08-23T15:20:00Z">
          <w:pPr>
            <w:pStyle w:val="ListParagraph"/>
            <w:numPr>
              <w:numId w:val="96"/>
            </w:numPr>
            <w:autoSpaceDE w:val="0"/>
            <w:autoSpaceDN w:val="0"/>
            <w:adjustRightInd w:val="0"/>
            <w:ind w:left="1080" w:hanging="360"/>
          </w:pPr>
        </w:pPrChange>
      </w:pPr>
      <w:ins w:id="3682" w:author=" Vijay Parmar" w:date="2009-08-23T15:19:00Z">
        <w:r w:rsidRPr="00E762C7">
          <w:rPr>
            <w:rFonts w:ascii="Times New Roman" w:hAnsi="Times New Roman"/>
            <w:color w:val="000000"/>
            <w:sz w:val="20"/>
            <w:szCs w:val="20"/>
            <w:highlight w:val="white"/>
            <w:rPrChange w:id="3683" w:author=" Vijay Parmar" w:date="2009-08-23T15:28:00Z">
              <w:rPr>
                <w:highlight w:val="white"/>
              </w:rPr>
            </w:rPrChange>
          </w:rPr>
          <w:tab/>
        </w:r>
        <w:r w:rsidRPr="00E762C7">
          <w:rPr>
            <w:rFonts w:ascii="Times New Roman" w:hAnsi="Times New Roman"/>
            <w:color w:val="0000FF"/>
            <w:sz w:val="20"/>
            <w:szCs w:val="20"/>
            <w:highlight w:val="white"/>
            <w:rPrChange w:id="3684" w:author=" Vijay Parmar" w:date="2009-08-23T15:28:00Z">
              <w:rPr>
                <w:color w:val="0000FF"/>
                <w:highlight w:val="white"/>
              </w:rPr>
            </w:rPrChange>
          </w:rPr>
          <w:t>&lt;</w:t>
        </w:r>
        <w:r w:rsidRPr="00E762C7">
          <w:rPr>
            <w:rFonts w:ascii="Times New Roman" w:hAnsi="Times New Roman"/>
            <w:color w:val="800000"/>
            <w:sz w:val="20"/>
            <w:szCs w:val="20"/>
            <w:highlight w:val="white"/>
            <w:rPrChange w:id="3685"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68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687" w:author=" Vijay Parmar" w:date="2009-08-23T15:19:00Z"/>
          <w:rFonts w:ascii="Times New Roman" w:hAnsi="Times New Roman"/>
          <w:color w:val="000000"/>
          <w:sz w:val="20"/>
          <w:szCs w:val="20"/>
          <w:highlight w:val="white"/>
          <w:rPrChange w:id="3688" w:author=" Vijay Parmar" w:date="2009-08-23T15:28:00Z">
            <w:rPr>
              <w:ins w:id="3689" w:author=" Vijay Parmar" w:date="2009-08-23T15:19:00Z"/>
              <w:highlight w:val="white"/>
            </w:rPr>
          </w:rPrChange>
        </w:rPr>
        <w:pPrChange w:id="3690" w:author=" Vijay Parmar" w:date="2009-08-23T15:20:00Z">
          <w:pPr>
            <w:pStyle w:val="ListParagraph"/>
            <w:numPr>
              <w:numId w:val="96"/>
            </w:numPr>
            <w:autoSpaceDE w:val="0"/>
            <w:autoSpaceDN w:val="0"/>
            <w:adjustRightInd w:val="0"/>
            <w:ind w:left="1080" w:hanging="360"/>
          </w:pPr>
        </w:pPrChange>
      </w:pPr>
      <w:ins w:id="3691" w:author=" Vijay Parmar" w:date="2009-08-23T15:19:00Z">
        <w:r w:rsidRPr="00E762C7">
          <w:rPr>
            <w:rFonts w:ascii="Times New Roman" w:hAnsi="Times New Roman"/>
            <w:color w:val="000000"/>
            <w:sz w:val="20"/>
            <w:szCs w:val="20"/>
            <w:highlight w:val="white"/>
            <w:rPrChange w:id="3692" w:author=" Vijay Parmar" w:date="2009-08-23T15:28:00Z">
              <w:rPr>
                <w:highlight w:val="white"/>
              </w:rPr>
            </w:rPrChange>
          </w:rPr>
          <w:tab/>
          <w:t xml:space="preserve"> </w:t>
        </w:r>
        <w:r w:rsidRPr="00E762C7">
          <w:rPr>
            <w:rFonts w:ascii="Times New Roman" w:hAnsi="Times New Roman"/>
            <w:color w:val="0000FF"/>
            <w:sz w:val="20"/>
            <w:szCs w:val="20"/>
            <w:highlight w:val="white"/>
            <w:rPrChange w:id="3693" w:author=" Vijay Parmar" w:date="2009-08-23T15:28:00Z">
              <w:rPr>
                <w:color w:val="0000FF"/>
                <w:highlight w:val="white"/>
              </w:rPr>
            </w:rPrChange>
          </w:rPr>
          <w:t>&lt;</w:t>
        </w:r>
        <w:r w:rsidRPr="00E762C7">
          <w:rPr>
            <w:rFonts w:ascii="Times New Roman" w:hAnsi="Times New Roman"/>
            <w:color w:val="800000"/>
            <w:sz w:val="20"/>
            <w:szCs w:val="20"/>
            <w:highlight w:val="white"/>
            <w:rPrChange w:id="369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695" w:author=" Vijay Parmar" w:date="2009-08-23T15:28:00Z">
              <w:rPr>
                <w:color w:val="0000FF"/>
                <w:highlight w:val="white"/>
              </w:rPr>
            </w:rPrChange>
          </w:rPr>
          <w:t>&gt;</w:t>
        </w:r>
        <w:r w:rsidRPr="00E762C7">
          <w:rPr>
            <w:rFonts w:ascii="Times New Roman" w:hAnsi="Times New Roman"/>
            <w:color w:val="000000"/>
            <w:sz w:val="20"/>
            <w:szCs w:val="20"/>
            <w:highlight w:val="white"/>
            <w:rPrChange w:id="3696" w:author=" Vijay Parmar" w:date="2009-08-23T15:28:00Z">
              <w:rPr>
                <w:highlight w:val="white"/>
              </w:rPr>
            </w:rPrChange>
          </w:rPr>
          <w:t>csmupt32</w:t>
        </w:r>
        <w:r w:rsidRPr="00E762C7">
          <w:rPr>
            <w:rFonts w:ascii="Times New Roman" w:hAnsi="Times New Roman"/>
            <w:color w:val="0000FF"/>
            <w:sz w:val="20"/>
            <w:szCs w:val="20"/>
            <w:highlight w:val="white"/>
            <w:rPrChange w:id="3697" w:author=" Vijay Parmar" w:date="2009-08-23T15:28:00Z">
              <w:rPr>
                <w:color w:val="0000FF"/>
                <w:highlight w:val="white"/>
              </w:rPr>
            </w:rPrChange>
          </w:rPr>
          <w:t>&lt;/</w:t>
        </w:r>
        <w:r w:rsidRPr="00E762C7">
          <w:rPr>
            <w:rFonts w:ascii="Times New Roman" w:hAnsi="Times New Roman"/>
            <w:color w:val="800000"/>
            <w:sz w:val="20"/>
            <w:szCs w:val="20"/>
            <w:highlight w:val="white"/>
            <w:rPrChange w:id="369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69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00" w:author=" Vijay Parmar" w:date="2009-08-23T15:19:00Z"/>
          <w:rFonts w:ascii="Times New Roman" w:hAnsi="Times New Roman"/>
          <w:color w:val="000000"/>
          <w:sz w:val="20"/>
          <w:szCs w:val="20"/>
          <w:highlight w:val="white"/>
          <w:rPrChange w:id="3701" w:author=" Vijay Parmar" w:date="2009-08-23T15:28:00Z">
            <w:rPr>
              <w:ins w:id="3702" w:author=" Vijay Parmar" w:date="2009-08-23T15:19:00Z"/>
              <w:highlight w:val="white"/>
            </w:rPr>
          </w:rPrChange>
        </w:rPr>
        <w:pPrChange w:id="3703" w:author=" Vijay Parmar" w:date="2009-08-23T15:20:00Z">
          <w:pPr>
            <w:pStyle w:val="ListParagraph"/>
            <w:numPr>
              <w:numId w:val="96"/>
            </w:numPr>
            <w:autoSpaceDE w:val="0"/>
            <w:autoSpaceDN w:val="0"/>
            <w:adjustRightInd w:val="0"/>
            <w:ind w:left="1080" w:hanging="360"/>
          </w:pPr>
        </w:pPrChange>
      </w:pPr>
      <w:ins w:id="3704" w:author=" Vijay Parmar" w:date="2009-08-23T15:19:00Z">
        <w:r w:rsidRPr="00E762C7">
          <w:rPr>
            <w:rFonts w:ascii="Times New Roman" w:hAnsi="Times New Roman"/>
            <w:color w:val="000000"/>
            <w:sz w:val="20"/>
            <w:szCs w:val="20"/>
            <w:highlight w:val="white"/>
            <w:rPrChange w:id="3705" w:author=" Vijay Parmar" w:date="2009-08-23T15:28:00Z">
              <w:rPr>
                <w:highlight w:val="white"/>
              </w:rPr>
            </w:rPrChange>
          </w:rPr>
          <w:tab/>
          <w:t xml:space="preserve"> </w:t>
        </w:r>
        <w:r w:rsidRPr="00E762C7">
          <w:rPr>
            <w:rFonts w:ascii="Times New Roman" w:hAnsi="Times New Roman"/>
            <w:color w:val="0000FF"/>
            <w:sz w:val="20"/>
            <w:szCs w:val="20"/>
            <w:highlight w:val="white"/>
            <w:rPrChange w:id="3706" w:author=" Vijay Parmar" w:date="2009-08-23T15:28:00Z">
              <w:rPr>
                <w:color w:val="0000FF"/>
                <w:highlight w:val="white"/>
              </w:rPr>
            </w:rPrChange>
          </w:rPr>
          <w:t>&lt;</w:t>
        </w:r>
        <w:r w:rsidRPr="00E762C7">
          <w:rPr>
            <w:rFonts w:ascii="Times New Roman" w:hAnsi="Times New Roman"/>
            <w:color w:val="800000"/>
            <w:sz w:val="20"/>
            <w:szCs w:val="20"/>
            <w:highlight w:val="white"/>
            <w:rPrChange w:id="370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708" w:author=" Vijay Parmar" w:date="2009-08-23T15:28:00Z">
              <w:rPr>
                <w:color w:val="0000FF"/>
                <w:highlight w:val="white"/>
              </w:rPr>
            </w:rPrChange>
          </w:rPr>
          <w:t>&gt;</w:t>
        </w:r>
        <w:r w:rsidRPr="00E762C7">
          <w:rPr>
            <w:rFonts w:ascii="Times New Roman" w:hAnsi="Times New Roman"/>
            <w:color w:val="000000"/>
            <w:sz w:val="20"/>
            <w:szCs w:val="20"/>
            <w:highlight w:val="white"/>
            <w:rPrChange w:id="3709" w:author=" Vijay Parmar" w:date="2009-08-23T15:28:00Z">
              <w:rPr>
                <w:highlight w:val="white"/>
              </w:rPr>
            </w:rPrChange>
          </w:rPr>
          <w:t>upt32</w:t>
        </w:r>
        <w:r w:rsidRPr="00E762C7">
          <w:rPr>
            <w:rFonts w:ascii="Times New Roman" w:hAnsi="Times New Roman"/>
            <w:color w:val="0000FF"/>
            <w:sz w:val="20"/>
            <w:szCs w:val="20"/>
            <w:highlight w:val="white"/>
            <w:rPrChange w:id="3710" w:author=" Vijay Parmar" w:date="2009-08-23T15:28:00Z">
              <w:rPr>
                <w:color w:val="0000FF"/>
                <w:highlight w:val="white"/>
              </w:rPr>
            </w:rPrChange>
          </w:rPr>
          <w:t>&lt;/</w:t>
        </w:r>
        <w:r w:rsidRPr="00E762C7">
          <w:rPr>
            <w:rFonts w:ascii="Times New Roman" w:hAnsi="Times New Roman"/>
            <w:color w:val="800000"/>
            <w:sz w:val="20"/>
            <w:szCs w:val="20"/>
            <w:highlight w:val="white"/>
            <w:rPrChange w:id="3711"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71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13" w:author=" Vijay Parmar" w:date="2009-08-23T15:19:00Z"/>
          <w:rFonts w:ascii="Times New Roman" w:hAnsi="Times New Roman"/>
          <w:color w:val="000000"/>
          <w:sz w:val="20"/>
          <w:szCs w:val="20"/>
          <w:highlight w:val="white"/>
          <w:rPrChange w:id="3714" w:author=" Vijay Parmar" w:date="2009-08-23T15:28:00Z">
            <w:rPr>
              <w:ins w:id="3715" w:author=" Vijay Parmar" w:date="2009-08-23T15:19:00Z"/>
              <w:highlight w:val="white"/>
            </w:rPr>
          </w:rPrChange>
        </w:rPr>
        <w:pPrChange w:id="3716" w:author=" Vijay Parmar" w:date="2009-08-23T15:20:00Z">
          <w:pPr>
            <w:pStyle w:val="ListParagraph"/>
            <w:numPr>
              <w:numId w:val="96"/>
            </w:numPr>
            <w:autoSpaceDE w:val="0"/>
            <w:autoSpaceDN w:val="0"/>
            <w:adjustRightInd w:val="0"/>
            <w:ind w:left="1080" w:hanging="360"/>
          </w:pPr>
        </w:pPrChange>
      </w:pPr>
      <w:ins w:id="3717" w:author=" Vijay Parmar" w:date="2009-08-23T15:19:00Z">
        <w:r w:rsidRPr="00E762C7">
          <w:rPr>
            <w:rFonts w:ascii="Times New Roman" w:hAnsi="Times New Roman"/>
            <w:color w:val="000000"/>
            <w:sz w:val="20"/>
            <w:szCs w:val="20"/>
            <w:highlight w:val="white"/>
            <w:rPrChange w:id="3718" w:author=" Vijay Parmar" w:date="2009-08-23T15:28:00Z">
              <w:rPr>
                <w:highlight w:val="white"/>
              </w:rPr>
            </w:rPrChange>
          </w:rPr>
          <w:tab/>
          <w:t xml:space="preserve"> </w:t>
        </w:r>
        <w:r w:rsidRPr="00E762C7">
          <w:rPr>
            <w:rFonts w:ascii="Times New Roman" w:hAnsi="Times New Roman"/>
            <w:color w:val="0000FF"/>
            <w:sz w:val="20"/>
            <w:szCs w:val="20"/>
            <w:highlight w:val="white"/>
            <w:rPrChange w:id="3719" w:author=" Vijay Parmar" w:date="2009-08-23T15:28:00Z">
              <w:rPr>
                <w:color w:val="0000FF"/>
                <w:highlight w:val="white"/>
              </w:rPr>
            </w:rPrChange>
          </w:rPr>
          <w:t>&lt;</w:t>
        </w:r>
        <w:r w:rsidRPr="00E762C7">
          <w:rPr>
            <w:rFonts w:ascii="Times New Roman" w:hAnsi="Times New Roman"/>
            <w:color w:val="800000"/>
            <w:sz w:val="20"/>
            <w:szCs w:val="20"/>
            <w:highlight w:val="white"/>
            <w:rPrChange w:id="372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72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22" w:author=" Vijay Parmar" w:date="2009-08-23T15:19:00Z"/>
          <w:rFonts w:ascii="Times New Roman" w:hAnsi="Times New Roman"/>
          <w:color w:val="000000"/>
          <w:sz w:val="20"/>
          <w:szCs w:val="20"/>
          <w:highlight w:val="white"/>
          <w:rPrChange w:id="3723" w:author=" Vijay Parmar" w:date="2009-08-23T15:28:00Z">
            <w:rPr>
              <w:ins w:id="3724" w:author=" Vijay Parmar" w:date="2009-08-23T15:19:00Z"/>
              <w:highlight w:val="white"/>
            </w:rPr>
          </w:rPrChange>
        </w:rPr>
        <w:pPrChange w:id="3725" w:author=" Vijay Parmar" w:date="2009-08-23T15:20:00Z">
          <w:pPr>
            <w:pStyle w:val="ListParagraph"/>
            <w:numPr>
              <w:numId w:val="96"/>
            </w:numPr>
            <w:autoSpaceDE w:val="0"/>
            <w:autoSpaceDN w:val="0"/>
            <w:adjustRightInd w:val="0"/>
            <w:ind w:left="1080" w:hanging="360"/>
          </w:pPr>
        </w:pPrChange>
      </w:pPr>
      <w:ins w:id="3726" w:author=" Vijay Parmar" w:date="2009-08-23T15:19:00Z">
        <w:r w:rsidRPr="00E762C7">
          <w:rPr>
            <w:rFonts w:ascii="Times New Roman" w:hAnsi="Times New Roman"/>
            <w:color w:val="000000"/>
            <w:sz w:val="20"/>
            <w:szCs w:val="20"/>
            <w:highlight w:val="white"/>
            <w:rPrChange w:id="3727" w:author=" Vijay Parmar" w:date="2009-08-23T15:28:00Z">
              <w:rPr>
                <w:highlight w:val="white"/>
              </w:rPr>
            </w:rPrChange>
          </w:rPr>
          <w:tab/>
          <w:t xml:space="preserve"> </w:t>
        </w:r>
        <w:r w:rsidRPr="00E762C7">
          <w:rPr>
            <w:rFonts w:ascii="Times New Roman" w:hAnsi="Times New Roman"/>
            <w:color w:val="0000FF"/>
            <w:sz w:val="20"/>
            <w:szCs w:val="20"/>
            <w:highlight w:val="white"/>
            <w:rPrChange w:id="3728" w:author=" Vijay Parmar" w:date="2009-08-23T15:28:00Z">
              <w:rPr>
                <w:color w:val="0000FF"/>
                <w:highlight w:val="white"/>
              </w:rPr>
            </w:rPrChange>
          </w:rPr>
          <w:t>&lt;</w:t>
        </w:r>
        <w:r w:rsidRPr="00E762C7">
          <w:rPr>
            <w:rFonts w:ascii="Times New Roman" w:hAnsi="Times New Roman"/>
            <w:color w:val="800000"/>
            <w:sz w:val="20"/>
            <w:szCs w:val="20"/>
            <w:highlight w:val="white"/>
            <w:rPrChange w:id="3729"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730" w:author=" Vijay Parmar" w:date="2009-08-23T15:28:00Z">
              <w:rPr>
                <w:color w:val="0000FF"/>
                <w:highlight w:val="white"/>
              </w:rPr>
            </w:rPrChange>
          </w:rPr>
          <w:t>&gt;</w:t>
        </w:r>
        <w:r w:rsidRPr="00E762C7">
          <w:rPr>
            <w:rFonts w:ascii="Times New Roman" w:hAnsi="Times New Roman"/>
            <w:color w:val="000000"/>
            <w:sz w:val="20"/>
            <w:szCs w:val="20"/>
            <w:highlight w:val="white"/>
            <w:rPrChange w:id="3731" w:author=" Vijay Parmar" w:date="2009-08-23T15:28:00Z">
              <w:rPr>
                <w:highlight w:val="white"/>
              </w:rPr>
            </w:rPrChange>
          </w:rPr>
          <w:t>String</w:t>
        </w:r>
        <w:r w:rsidRPr="00E762C7">
          <w:rPr>
            <w:rFonts w:ascii="Times New Roman" w:hAnsi="Times New Roman"/>
            <w:color w:val="0000FF"/>
            <w:sz w:val="20"/>
            <w:szCs w:val="20"/>
            <w:highlight w:val="white"/>
            <w:rPrChange w:id="3732" w:author=" Vijay Parmar" w:date="2009-08-23T15:28:00Z">
              <w:rPr>
                <w:color w:val="0000FF"/>
                <w:highlight w:val="white"/>
              </w:rPr>
            </w:rPrChange>
          </w:rPr>
          <w:t>&lt;/</w:t>
        </w:r>
        <w:r w:rsidRPr="00E762C7">
          <w:rPr>
            <w:rFonts w:ascii="Times New Roman" w:hAnsi="Times New Roman"/>
            <w:color w:val="800000"/>
            <w:sz w:val="20"/>
            <w:szCs w:val="20"/>
            <w:highlight w:val="white"/>
            <w:rPrChange w:id="3733"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73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35" w:author=" Vijay Parmar" w:date="2009-08-23T15:19:00Z"/>
          <w:rFonts w:ascii="Times New Roman" w:hAnsi="Times New Roman"/>
          <w:color w:val="000000"/>
          <w:sz w:val="20"/>
          <w:szCs w:val="20"/>
          <w:highlight w:val="white"/>
          <w:rPrChange w:id="3736" w:author=" Vijay Parmar" w:date="2009-08-23T15:28:00Z">
            <w:rPr>
              <w:ins w:id="3737" w:author=" Vijay Parmar" w:date="2009-08-23T15:19:00Z"/>
              <w:highlight w:val="white"/>
            </w:rPr>
          </w:rPrChange>
        </w:rPr>
        <w:pPrChange w:id="3738" w:author=" Vijay Parmar" w:date="2009-08-23T15:20:00Z">
          <w:pPr>
            <w:pStyle w:val="ListParagraph"/>
            <w:numPr>
              <w:numId w:val="96"/>
            </w:numPr>
            <w:autoSpaceDE w:val="0"/>
            <w:autoSpaceDN w:val="0"/>
            <w:adjustRightInd w:val="0"/>
            <w:ind w:left="1080" w:hanging="360"/>
          </w:pPr>
        </w:pPrChange>
      </w:pPr>
      <w:ins w:id="3739" w:author=" Vijay Parmar" w:date="2009-08-23T15:19:00Z">
        <w:r w:rsidRPr="00E762C7">
          <w:rPr>
            <w:rFonts w:ascii="Times New Roman" w:hAnsi="Times New Roman"/>
            <w:color w:val="000000"/>
            <w:sz w:val="20"/>
            <w:szCs w:val="20"/>
            <w:highlight w:val="white"/>
            <w:rPrChange w:id="3740" w:author=" Vijay Parmar" w:date="2009-08-23T15:28:00Z">
              <w:rPr>
                <w:highlight w:val="white"/>
              </w:rPr>
            </w:rPrChange>
          </w:rPr>
          <w:tab/>
          <w:t xml:space="preserve">   </w:t>
        </w:r>
        <w:r w:rsidRPr="00E762C7">
          <w:rPr>
            <w:rFonts w:ascii="Times New Roman" w:hAnsi="Times New Roman"/>
            <w:color w:val="0000FF"/>
            <w:sz w:val="20"/>
            <w:szCs w:val="20"/>
            <w:highlight w:val="white"/>
            <w:rPrChange w:id="3741" w:author=" Vijay Parmar" w:date="2009-08-23T15:28:00Z">
              <w:rPr>
                <w:color w:val="0000FF"/>
                <w:highlight w:val="white"/>
              </w:rPr>
            </w:rPrChange>
          </w:rPr>
          <w:t>&lt;</w:t>
        </w:r>
        <w:r w:rsidRPr="00E762C7">
          <w:rPr>
            <w:rFonts w:ascii="Times New Roman" w:hAnsi="Times New Roman"/>
            <w:color w:val="800000"/>
            <w:sz w:val="20"/>
            <w:szCs w:val="20"/>
            <w:highlight w:val="white"/>
            <w:rPrChange w:id="3742"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743" w:author=" Vijay Parmar" w:date="2009-08-23T15:28:00Z">
              <w:rPr>
                <w:color w:val="0000FF"/>
                <w:highlight w:val="white"/>
              </w:rPr>
            </w:rPrChange>
          </w:rPr>
          <w:t>&gt;</w:t>
        </w:r>
        <w:r w:rsidRPr="00E762C7">
          <w:rPr>
            <w:rFonts w:ascii="Times New Roman" w:hAnsi="Times New Roman"/>
            <w:color w:val="000000"/>
            <w:sz w:val="20"/>
            <w:szCs w:val="20"/>
            <w:highlight w:val="white"/>
            <w:rPrChange w:id="3744" w:author=" Vijay Parmar" w:date="2009-08-23T15:28:00Z">
              <w:rPr>
                <w:highlight w:val="white"/>
              </w:rPr>
            </w:rPrChange>
          </w:rPr>
          <w:t>placeholder_string_val</w:t>
        </w:r>
        <w:r w:rsidRPr="00E762C7">
          <w:rPr>
            <w:rFonts w:ascii="Times New Roman" w:hAnsi="Times New Roman"/>
            <w:color w:val="0000FF"/>
            <w:sz w:val="20"/>
            <w:szCs w:val="20"/>
            <w:highlight w:val="white"/>
            <w:rPrChange w:id="3745" w:author=" Vijay Parmar" w:date="2009-08-23T15:28:00Z">
              <w:rPr>
                <w:color w:val="0000FF"/>
                <w:highlight w:val="white"/>
              </w:rPr>
            </w:rPrChange>
          </w:rPr>
          <w:t>&lt;/</w:t>
        </w:r>
        <w:r w:rsidRPr="00E762C7">
          <w:rPr>
            <w:rFonts w:ascii="Times New Roman" w:hAnsi="Times New Roman"/>
            <w:color w:val="800000"/>
            <w:sz w:val="20"/>
            <w:szCs w:val="20"/>
            <w:highlight w:val="white"/>
            <w:rPrChange w:id="374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74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48" w:author=" Vijay Parmar" w:date="2009-08-23T15:19:00Z"/>
          <w:rFonts w:ascii="Times New Roman" w:hAnsi="Times New Roman"/>
          <w:color w:val="000000"/>
          <w:sz w:val="20"/>
          <w:szCs w:val="20"/>
          <w:highlight w:val="white"/>
          <w:rPrChange w:id="3749" w:author=" Vijay Parmar" w:date="2009-08-23T15:28:00Z">
            <w:rPr>
              <w:ins w:id="3750" w:author=" Vijay Parmar" w:date="2009-08-23T15:19:00Z"/>
              <w:highlight w:val="white"/>
            </w:rPr>
          </w:rPrChange>
        </w:rPr>
        <w:pPrChange w:id="3751" w:author=" Vijay Parmar" w:date="2009-08-23T15:20:00Z">
          <w:pPr>
            <w:pStyle w:val="ListParagraph"/>
            <w:numPr>
              <w:numId w:val="96"/>
            </w:numPr>
            <w:autoSpaceDE w:val="0"/>
            <w:autoSpaceDN w:val="0"/>
            <w:adjustRightInd w:val="0"/>
            <w:ind w:left="1080" w:hanging="360"/>
          </w:pPr>
        </w:pPrChange>
      </w:pPr>
      <w:ins w:id="3752" w:author=" Vijay Parmar" w:date="2009-08-23T15:19:00Z">
        <w:r w:rsidRPr="00E762C7">
          <w:rPr>
            <w:rFonts w:ascii="Times New Roman" w:hAnsi="Times New Roman"/>
            <w:color w:val="000000"/>
            <w:sz w:val="20"/>
            <w:szCs w:val="20"/>
            <w:highlight w:val="white"/>
            <w:rPrChange w:id="3753" w:author=" Vijay Parmar" w:date="2009-08-23T15:28:00Z">
              <w:rPr>
                <w:highlight w:val="white"/>
              </w:rPr>
            </w:rPrChange>
          </w:rPr>
          <w:tab/>
          <w:t xml:space="preserve">  </w:t>
        </w:r>
        <w:r w:rsidRPr="00E762C7">
          <w:rPr>
            <w:rFonts w:ascii="Times New Roman" w:hAnsi="Times New Roman"/>
            <w:color w:val="0000FF"/>
            <w:sz w:val="20"/>
            <w:szCs w:val="20"/>
            <w:highlight w:val="white"/>
            <w:rPrChange w:id="3754" w:author=" Vijay Parmar" w:date="2009-08-23T15:28:00Z">
              <w:rPr>
                <w:color w:val="0000FF"/>
                <w:highlight w:val="white"/>
              </w:rPr>
            </w:rPrChange>
          </w:rPr>
          <w:t>&lt;/</w:t>
        </w:r>
        <w:r w:rsidRPr="00E762C7">
          <w:rPr>
            <w:rFonts w:ascii="Times New Roman" w:hAnsi="Times New Roman"/>
            <w:color w:val="800000"/>
            <w:sz w:val="20"/>
            <w:szCs w:val="20"/>
            <w:highlight w:val="white"/>
            <w:rPrChange w:id="375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75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57" w:author=" Vijay Parmar" w:date="2009-08-23T15:19:00Z"/>
          <w:rFonts w:ascii="Times New Roman" w:hAnsi="Times New Roman"/>
          <w:color w:val="000000"/>
          <w:sz w:val="20"/>
          <w:szCs w:val="20"/>
          <w:highlight w:val="white"/>
          <w:rPrChange w:id="3758" w:author=" Vijay Parmar" w:date="2009-08-23T15:28:00Z">
            <w:rPr>
              <w:ins w:id="3759" w:author=" Vijay Parmar" w:date="2009-08-23T15:19:00Z"/>
              <w:color w:val="000000"/>
              <w:highlight w:val="white"/>
            </w:rPr>
          </w:rPrChange>
        </w:rPr>
        <w:pPrChange w:id="3760" w:author=" Vijay Parmar" w:date="2009-08-23T15:20:00Z">
          <w:pPr>
            <w:pStyle w:val="ListParagraph"/>
            <w:numPr>
              <w:numId w:val="96"/>
            </w:numPr>
            <w:autoSpaceDE w:val="0"/>
            <w:autoSpaceDN w:val="0"/>
            <w:adjustRightInd w:val="0"/>
            <w:ind w:left="1080" w:hanging="360"/>
          </w:pPr>
        </w:pPrChange>
      </w:pPr>
      <w:ins w:id="3761" w:author=" Vijay Parmar" w:date="2009-08-23T15:19:00Z">
        <w:r w:rsidRPr="00E762C7">
          <w:rPr>
            <w:rFonts w:ascii="Times New Roman" w:hAnsi="Times New Roman"/>
            <w:color w:val="000000"/>
            <w:sz w:val="20"/>
            <w:szCs w:val="20"/>
            <w:highlight w:val="white"/>
            <w:rPrChange w:id="3762" w:author=" Vijay Parmar" w:date="2009-08-23T15:28:00Z">
              <w:rPr>
                <w:color w:val="000000"/>
                <w:highlight w:val="white"/>
              </w:rPr>
            </w:rPrChange>
          </w:rPr>
          <w:tab/>
        </w:r>
        <w:r w:rsidRPr="00E762C7">
          <w:rPr>
            <w:rFonts w:ascii="Times New Roman" w:hAnsi="Times New Roman"/>
            <w:color w:val="0000FF"/>
            <w:sz w:val="20"/>
            <w:szCs w:val="20"/>
            <w:highlight w:val="white"/>
            <w:rPrChange w:id="3763" w:author=" Vijay Parmar" w:date="2009-08-23T15:28:00Z">
              <w:rPr>
                <w:highlight w:val="white"/>
              </w:rPr>
            </w:rPrChange>
          </w:rPr>
          <w:t>&lt;/</w:t>
        </w:r>
        <w:r w:rsidRPr="00E762C7">
          <w:rPr>
            <w:rFonts w:ascii="Times New Roman" w:hAnsi="Times New Roman"/>
            <w:color w:val="800000"/>
            <w:sz w:val="20"/>
            <w:szCs w:val="20"/>
            <w:highlight w:val="white"/>
            <w:rPrChange w:id="376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765" w:author=" Vijay Parmar" w:date="2009-08-23T15:28:00Z">
              <w:rPr>
                <w:highlight w:val="white"/>
              </w:rPr>
            </w:rPrChange>
          </w:rPr>
          <w:t>&gt;</w:t>
        </w:r>
      </w:ins>
    </w:p>
    <w:p w:rsidR="00B93D1A" w:rsidRPr="00E762C7" w:rsidRDefault="00B93D1A" w:rsidP="00B93D1A">
      <w:pPr>
        <w:autoSpaceDE w:val="0"/>
        <w:autoSpaceDN w:val="0"/>
        <w:adjustRightInd w:val="0"/>
        <w:ind w:left="720"/>
        <w:rPr>
          <w:ins w:id="3766" w:author=" Vijay Parmar" w:date="2009-08-23T15:19:00Z"/>
          <w:rFonts w:ascii="Times New Roman" w:hAnsi="Times New Roman"/>
          <w:color w:val="000000"/>
          <w:sz w:val="20"/>
          <w:szCs w:val="20"/>
          <w:highlight w:val="white"/>
          <w:rPrChange w:id="3767" w:author=" Vijay Parmar" w:date="2009-08-23T15:28:00Z">
            <w:rPr>
              <w:ins w:id="3768" w:author=" Vijay Parmar" w:date="2009-08-23T15:19:00Z"/>
              <w:highlight w:val="white"/>
            </w:rPr>
          </w:rPrChange>
        </w:rPr>
        <w:pPrChange w:id="3769" w:author=" Vijay Parmar" w:date="2009-08-23T15:20:00Z">
          <w:pPr>
            <w:pStyle w:val="ListParagraph"/>
            <w:numPr>
              <w:numId w:val="96"/>
            </w:numPr>
            <w:autoSpaceDE w:val="0"/>
            <w:autoSpaceDN w:val="0"/>
            <w:adjustRightInd w:val="0"/>
            <w:ind w:left="1080" w:hanging="360"/>
          </w:pPr>
        </w:pPrChange>
      </w:pPr>
      <w:ins w:id="3770" w:author=" Vijay Parmar" w:date="2009-08-23T15:19:00Z">
        <w:r w:rsidRPr="00E762C7">
          <w:rPr>
            <w:rFonts w:ascii="Times New Roman" w:hAnsi="Times New Roman"/>
            <w:color w:val="000000"/>
            <w:sz w:val="20"/>
            <w:szCs w:val="20"/>
            <w:highlight w:val="white"/>
            <w:rPrChange w:id="3771" w:author=" Vijay Parmar" w:date="2009-08-23T15:28:00Z">
              <w:rPr>
                <w:highlight w:val="white"/>
              </w:rPr>
            </w:rPrChange>
          </w:rPr>
          <w:tab/>
        </w:r>
        <w:r w:rsidRPr="00E762C7">
          <w:rPr>
            <w:rFonts w:ascii="Times New Roman" w:hAnsi="Times New Roman"/>
            <w:color w:val="0000FF"/>
            <w:sz w:val="20"/>
            <w:szCs w:val="20"/>
            <w:highlight w:val="white"/>
            <w:rPrChange w:id="3772" w:author=" Vijay Parmar" w:date="2009-08-23T15:28:00Z">
              <w:rPr>
                <w:color w:val="0000FF"/>
                <w:highlight w:val="white"/>
              </w:rPr>
            </w:rPrChange>
          </w:rPr>
          <w:t>&lt;</w:t>
        </w:r>
        <w:r w:rsidRPr="00E762C7">
          <w:rPr>
            <w:rFonts w:ascii="Times New Roman" w:hAnsi="Times New Roman"/>
            <w:color w:val="800000"/>
            <w:sz w:val="20"/>
            <w:szCs w:val="20"/>
            <w:highlight w:val="white"/>
            <w:rPrChange w:id="377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77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75" w:author=" Vijay Parmar" w:date="2009-08-23T15:19:00Z"/>
          <w:rFonts w:ascii="Times New Roman" w:hAnsi="Times New Roman"/>
          <w:color w:val="000000"/>
          <w:sz w:val="20"/>
          <w:szCs w:val="20"/>
          <w:highlight w:val="white"/>
          <w:rPrChange w:id="3776" w:author=" Vijay Parmar" w:date="2009-08-23T15:28:00Z">
            <w:rPr>
              <w:ins w:id="3777" w:author=" Vijay Parmar" w:date="2009-08-23T15:19:00Z"/>
              <w:highlight w:val="white"/>
            </w:rPr>
          </w:rPrChange>
        </w:rPr>
        <w:pPrChange w:id="3778" w:author=" Vijay Parmar" w:date="2009-08-23T15:20:00Z">
          <w:pPr>
            <w:pStyle w:val="ListParagraph"/>
            <w:numPr>
              <w:numId w:val="96"/>
            </w:numPr>
            <w:autoSpaceDE w:val="0"/>
            <w:autoSpaceDN w:val="0"/>
            <w:adjustRightInd w:val="0"/>
            <w:ind w:left="1080" w:hanging="360"/>
          </w:pPr>
        </w:pPrChange>
      </w:pPr>
      <w:ins w:id="3779" w:author=" Vijay Parmar" w:date="2009-08-23T15:19:00Z">
        <w:r w:rsidRPr="00E762C7">
          <w:rPr>
            <w:rFonts w:ascii="Times New Roman" w:hAnsi="Times New Roman"/>
            <w:color w:val="000000"/>
            <w:sz w:val="20"/>
            <w:szCs w:val="20"/>
            <w:highlight w:val="white"/>
            <w:rPrChange w:id="3780" w:author=" Vijay Parmar" w:date="2009-08-23T15:28:00Z">
              <w:rPr>
                <w:highlight w:val="white"/>
              </w:rPr>
            </w:rPrChange>
          </w:rPr>
          <w:lastRenderedPageBreak/>
          <w:tab/>
        </w:r>
        <w:r w:rsidRPr="00E762C7">
          <w:rPr>
            <w:rFonts w:ascii="Times New Roman" w:hAnsi="Times New Roman"/>
            <w:color w:val="000000"/>
            <w:sz w:val="20"/>
            <w:szCs w:val="20"/>
            <w:highlight w:val="white"/>
            <w:rPrChange w:id="3781" w:author=" Vijay Parmar" w:date="2009-08-23T15:28:00Z">
              <w:rPr>
                <w:highlight w:val="white"/>
              </w:rPr>
            </w:rPrChange>
          </w:rPr>
          <w:tab/>
        </w:r>
        <w:r w:rsidRPr="00E762C7">
          <w:rPr>
            <w:rFonts w:ascii="Times New Roman" w:hAnsi="Times New Roman"/>
            <w:color w:val="000000"/>
            <w:sz w:val="20"/>
            <w:szCs w:val="20"/>
            <w:highlight w:val="white"/>
            <w:rPrChange w:id="3782" w:author=" Vijay Parmar" w:date="2009-08-23T15:28:00Z">
              <w:rPr>
                <w:highlight w:val="white"/>
              </w:rPr>
            </w:rPrChange>
          </w:rPr>
          <w:tab/>
        </w:r>
        <w:r w:rsidRPr="00E762C7">
          <w:rPr>
            <w:rFonts w:ascii="Times New Roman" w:hAnsi="Times New Roman"/>
            <w:color w:val="0000FF"/>
            <w:sz w:val="20"/>
            <w:szCs w:val="20"/>
            <w:highlight w:val="white"/>
            <w:rPrChange w:id="3783" w:author=" Vijay Parmar" w:date="2009-08-23T15:28:00Z">
              <w:rPr>
                <w:color w:val="0000FF"/>
                <w:highlight w:val="white"/>
              </w:rPr>
            </w:rPrChange>
          </w:rPr>
          <w:t>&lt;</w:t>
        </w:r>
        <w:r w:rsidRPr="00E762C7">
          <w:rPr>
            <w:rFonts w:ascii="Times New Roman" w:hAnsi="Times New Roman"/>
            <w:color w:val="800000"/>
            <w:sz w:val="20"/>
            <w:szCs w:val="20"/>
            <w:highlight w:val="white"/>
            <w:rPrChange w:id="3784"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785" w:author=" Vijay Parmar" w:date="2009-08-23T15:28:00Z">
              <w:rPr>
                <w:color w:val="0000FF"/>
                <w:highlight w:val="white"/>
              </w:rPr>
            </w:rPrChange>
          </w:rPr>
          <w:t>&gt;</w:t>
        </w:r>
        <w:r w:rsidRPr="00E762C7">
          <w:rPr>
            <w:rFonts w:ascii="Times New Roman" w:hAnsi="Times New Roman"/>
            <w:color w:val="000000"/>
            <w:sz w:val="20"/>
            <w:szCs w:val="20"/>
            <w:highlight w:val="white"/>
            <w:rPrChange w:id="3786" w:author=" Vijay Parmar" w:date="2009-08-23T15:28:00Z">
              <w:rPr>
                <w:highlight w:val="white"/>
              </w:rPr>
            </w:rPrChange>
          </w:rPr>
          <w:t>csmupt40</w:t>
        </w:r>
        <w:r w:rsidRPr="00E762C7">
          <w:rPr>
            <w:rFonts w:ascii="Times New Roman" w:hAnsi="Times New Roman"/>
            <w:color w:val="0000FF"/>
            <w:sz w:val="20"/>
            <w:szCs w:val="20"/>
            <w:highlight w:val="white"/>
            <w:rPrChange w:id="3787" w:author=" Vijay Parmar" w:date="2009-08-23T15:28:00Z">
              <w:rPr>
                <w:color w:val="0000FF"/>
                <w:highlight w:val="white"/>
              </w:rPr>
            </w:rPrChange>
          </w:rPr>
          <w:t>&lt;/</w:t>
        </w:r>
        <w:r w:rsidRPr="00E762C7">
          <w:rPr>
            <w:rFonts w:ascii="Times New Roman" w:hAnsi="Times New Roman"/>
            <w:color w:val="800000"/>
            <w:sz w:val="20"/>
            <w:szCs w:val="20"/>
            <w:highlight w:val="white"/>
            <w:rPrChange w:id="378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78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790" w:author=" Vijay Parmar" w:date="2009-08-23T15:19:00Z"/>
          <w:rFonts w:ascii="Times New Roman" w:hAnsi="Times New Roman"/>
          <w:color w:val="000000"/>
          <w:sz w:val="20"/>
          <w:szCs w:val="20"/>
          <w:highlight w:val="white"/>
          <w:rPrChange w:id="3791" w:author=" Vijay Parmar" w:date="2009-08-23T15:28:00Z">
            <w:rPr>
              <w:ins w:id="3792" w:author=" Vijay Parmar" w:date="2009-08-23T15:19:00Z"/>
              <w:highlight w:val="white"/>
            </w:rPr>
          </w:rPrChange>
        </w:rPr>
        <w:pPrChange w:id="3793" w:author=" Vijay Parmar" w:date="2009-08-23T15:20:00Z">
          <w:pPr>
            <w:pStyle w:val="ListParagraph"/>
            <w:numPr>
              <w:numId w:val="96"/>
            </w:numPr>
            <w:autoSpaceDE w:val="0"/>
            <w:autoSpaceDN w:val="0"/>
            <w:adjustRightInd w:val="0"/>
            <w:ind w:left="1080" w:hanging="360"/>
          </w:pPr>
        </w:pPrChange>
      </w:pPr>
      <w:ins w:id="3794" w:author=" Vijay Parmar" w:date="2009-08-23T15:19:00Z">
        <w:r w:rsidRPr="00E762C7">
          <w:rPr>
            <w:rFonts w:ascii="Times New Roman" w:hAnsi="Times New Roman"/>
            <w:color w:val="000000"/>
            <w:sz w:val="20"/>
            <w:szCs w:val="20"/>
            <w:highlight w:val="white"/>
            <w:rPrChange w:id="3795" w:author=" Vijay Parmar" w:date="2009-08-23T15:28:00Z">
              <w:rPr>
                <w:highlight w:val="white"/>
              </w:rPr>
            </w:rPrChange>
          </w:rPr>
          <w:tab/>
        </w:r>
        <w:r w:rsidRPr="00E762C7">
          <w:rPr>
            <w:rFonts w:ascii="Times New Roman" w:hAnsi="Times New Roman"/>
            <w:color w:val="000000"/>
            <w:sz w:val="20"/>
            <w:szCs w:val="20"/>
            <w:highlight w:val="white"/>
            <w:rPrChange w:id="3796" w:author=" Vijay Parmar" w:date="2009-08-23T15:28:00Z">
              <w:rPr>
                <w:highlight w:val="white"/>
              </w:rPr>
            </w:rPrChange>
          </w:rPr>
          <w:tab/>
        </w:r>
        <w:r w:rsidRPr="00E762C7">
          <w:rPr>
            <w:rFonts w:ascii="Times New Roman" w:hAnsi="Times New Roman"/>
            <w:color w:val="000000"/>
            <w:sz w:val="20"/>
            <w:szCs w:val="20"/>
            <w:highlight w:val="white"/>
            <w:rPrChange w:id="3797" w:author=" Vijay Parmar" w:date="2009-08-23T15:28:00Z">
              <w:rPr>
                <w:highlight w:val="white"/>
              </w:rPr>
            </w:rPrChange>
          </w:rPr>
          <w:tab/>
        </w:r>
        <w:r w:rsidRPr="00E762C7">
          <w:rPr>
            <w:rFonts w:ascii="Times New Roman" w:hAnsi="Times New Roman"/>
            <w:color w:val="0000FF"/>
            <w:sz w:val="20"/>
            <w:szCs w:val="20"/>
            <w:highlight w:val="white"/>
            <w:rPrChange w:id="3798" w:author=" Vijay Parmar" w:date="2009-08-23T15:28:00Z">
              <w:rPr>
                <w:color w:val="0000FF"/>
                <w:highlight w:val="white"/>
              </w:rPr>
            </w:rPrChange>
          </w:rPr>
          <w:t>&lt;</w:t>
        </w:r>
        <w:r w:rsidRPr="00E762C7">
          <w:rPr>
            <w:rFonts w:ascii="Times New Roman" w:hAnsi="Times New Roman"/>
            <w:color w:val="800000"/>
            <w:sz w:val="20"/>
            <w:szCs w:val="20"/>
            <w:highlight w:val="white"/>
            <w:rPrChange w:id="3799"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800" w:author=" Vijay Parmar" w:date="2009-08-23T15:28:00Z">
              <w:rPr>
                <w:color w:val="0000FF"/>
                <w:highlight w:val="white"/>
              </w:rPr>
            </w:rPrChange>
          </w:rPr>
          <w:t>&gt;</w:t>
        </w:r>
        <w:r w:rsidRPr="00E762C7">
          <w:rPr>
            <w:rFonts w:ascii="Times New Roman" w:hAnsi="Times New Roman"/>
            <w:color w:val="000000"/>
            <w:sz w:val="20"/>
            <w:szCs w:val="20"/>
            <w:highlight w:val="white"/>
            <w:rPrChange w:id="3801" w:author=" Vijay Parmar" w:date="2009-08-23T15:28:00Z">
              <w:rPr>
                <w:highlight w:val="white"/>
              </w:rPr>
            </w:rPrChange>
          </w:rPr>
          <w:t>upt40</w:t>
        </w:r>
        <w:r w:rsidRPr="00E762C7">
          <w:rPr>
            <w:rFonts w:ascii="Times New Roman" w:hAnsi="Times New Roman"/>
            <w:color w:val="0000FF"/>
            <w:sz w:val="20"/>
            <w:szCs w:val="20"/>
            <w:highlight w:val="white"/>
            <w:rPrChange w:id="3802" w:author=" Vijay Parmar" w:date="2009-08-23T15:28:00Z">
              <w:rPr>
                <w:color w:val="0000FF"/>
                <w:highlight w:val="white"/>
              </w:rPr>
            </w:rPrChange>
          </w:rPr>
          <w:t>&lt;/</w:t>
        </w:r>
        <w:r w:rsidRPr="00E762C7">
          <w:rPr>
            <w:rFonts w:ascii="Times New Roman" w:hAnsi="Times New Roman"/>
            <w:color w:val="800000"/>
            <w:sz w:val="20"/>
            <w:szCs w:val="20"/>
            <w:highlight w:val="white"/>
            <w:rPrChange w:id="3803"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80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05" w:author=" Vijay Parmar" w:date="2009-08-23T15:19:00Z"/>
          <w:rFonts w:ascii="Times New Roman" w:hAnsi="Times New Roman"/>
          <w:color w:val="000000"/>
          <w:sz w:val="20"/>
          <w:szCs w:val="20"/>
          <w:highlight w:val="white"/>
          <w:rPrChange w:id="3806" w:author=" Vijay Parmar" w:date="2009-08-23T15:28:00Z">
            <w:rPr>
              <w:ins w:id="3807" w:author=" Vijay Parmar" w:date="2009-08-23T15:19:00Z"/>
              <w:highlight w:val="white"/>
            </w:rPr>
          </w:rPrChange>
        </w:rPr>
        <w:pPrChange w:id="3808" w:author=" Vijay Parmar" w:date="2009-08-23T15:20:00Z">
          <w:pPr>
            <w:pStyle w:val="ListParagraph"/>
            <w:numPr>
              <w:numId w:val="96"/>
            </w:numPr>
            <w:autoSpaceDE w:val="0"/>
            <w:autoSpaceDN w:val="0"/>
            <w:adjustRightInd w:val="0"/>
            <w:ind w:left="1080" w:hanging="360"/>
          </w:pPr>
        </w:pPrChange>
      </w:pPr>
      <w:ins w:id="3809" w:author=" Vijay Parmar" w:date="2009-08-23T15:19:00Z">
        <w:r w:rsidRPr="00E762C7">
          <w:rPr>
            <w:rFonts w:ascii="Times New Roman" w:hAnsi="Times New Roman"/>
            <w:color w:val="000000"/>
            <w:sz w:val="20"/>
            <w:szCs w:val="20"/>
            <w:highlight w:val="white"/>
            <w:rPrChange w:id="3810" w:author=" Vijay Parmar" w:date="2009-08-23T15:28:00Z">
              <w:rPr>
                <w:highlight w:val="white"/>
              </w:rPr>
            </w:rPrChange>
          </w:rPr>
          <w:tab/>
        </w:r>
        <w:r w:rsidRPr="00E762C7">
          <w:rPr>
            <w:rFonts w:ascii="Times New Roman" w:hAnsi="Times New Roman"/>
            <w:color w:val="000000"/>
            <w:sz w:val="20"/>
            <w:szCs w:val="20"/>
            <w:highlight w:val="white"/>
            <w:rPrChange w:id="3811" w:author=" Vijay Parmar" w:date="2009-08-23T15:28:00Z">
              <w:rPr>
                <w:highlight w:val="white"/>
              </w:rPr>
            </w:rPrChange>
          </w:rPr>
          <w:tab/>
        </w:r>
        <w:r w:rsidRPr="00E762C7">
          <w:rPr>
            <w:rFonts w:ascii="Times New Roman" w:hAnsi="Times New Roman"/>
            <w:color w:val="000000"/>
            <w:sz w:val="20"/>
            <w:szCs w:val="20"/>
            <w:highlight w:val="white"/>
            <w:rPrChange w:id="3812" w:author=" Vijay Parmar" w:date="2009-08-23T15:28:00Z">
              <w:rPr>
                <w:highlight w:val="white"/>
              </w:rPr>
            </w:rPrChange>
          </w:rPr>
          <w:tab/>
        </w:r>
        <w:r w:rsidRPr="00E762C7">
          <w:rPr>
            <w:rFonts w:ascii="Times New Roman" w:hAnsi="Times New Roman"/>
            <w:color w:val="0000FF"/>
            <w:sz w:val="20"/>
            <w:szCs w:val="20"/>
            <w:highlight w:val="white"/>
            <w:rPrChange w:id="3813" w:author=" Vijay Parmar" w:date="2009-08-23T15:28:00Z">
              <w:rPr>
                <w:color w:val="0000FF"/>
                <w:highlight w:val="white"/>
              </w:rPr>
            </w:rPrChange>
          </w:rPr>
          <w:t>&lt;</w:t>
        </w:r>
        <w:r w:rsidRPr="00E762C7">
          <w:rPr>
            <w:rFonts w:ascii="Times New Roman" w:hAnsi="Times New Roman"/>
            <w:color w:val="800000"/>
            <w:sz w:val="20"/>
            <w:szCs w:val="20"/>
            <w:highlight w:val="white"/>
            <w:rPrChange w:id="3814"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815"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16" w:author=" Vijay Parmar" w:date="2009-08-23T15:19:00Z"/>
          <w:rFonts w:ascii="Times New Roman" w:hAnsi="Times New Roman"/>
          <w:color w:val="000000"/>
          <w:sz w:val="20"/>
          <w:szCs w:val="20"/>
          <w:highlight w:val="white"/>
          <w:rPrChange w:id="3817" w:author=" Vijay Parmar" w:date="2009-08-23T15:28:00Z">
            <w:rPr>
              <w:ins w:id="3818" w:author=" Vijay Parmar" w:date="2009-08-23T15:19:00Z"/>
              <w:highlight w:val="white"/>
            </w:rPr>
          </w:rPrChange>
        </w:rPr>
        <w:pPrChange w:id="3819" w:author=" Vijay Parmar" w:date="2009-08-23T15:20:00Z">
          <w:pPr>
            <w:pStyle w:val="ListParagraph"/>
            <w:numPr>
              <w:numId w:val="96"/>
            </w:numPr>
            <w:autoSpaceDE w:val="0"/>
            <w:autoSpaceDN w:val="0"/>
            <w:adjustRightInd w:val="0"/>
            <w:ind w:left="1080" w:hanging="360"/>
          </w:pPr>
        </w:pPrChange>
      </w:pPr>
      <w:ins w:id="3820" w:author=" Vijay Parmar" w:date="2009-08-23T15:19:00Z">
        <w:r w:rsidRPr="00E762C7">
          <w:rPr>
            <w:rFonts w:ascii="Times New Roman" w:hAnsi="Times New Roman"/>
            <w:color w:val="000000"/>
            <w:sz w:val="20"/>
            <w:szCs w:val="20"/>
            <w:highlight w:val="white"/>
            <w:rPrChange w:id="3821" w:author=" Vijay Parmar" w:date="2009-08-23T15:28:00Z">
              <w:rPr>
                <w:highlight w:val="white"/>
              </w:rPr>
            </w:rPrChange>
          </w:rPr>
          <w:tab/>
        </w:r>
        <w:r w:rsidRPr="00E762C7">
          <w:rPr>
            <w:rFonts w:ascii="Times New Roman" w:hAnsi="Times New Roman"/>
            <w:color w:val="0000FF"/>
            <w:sz w:val="20"/>
            <w:szCs w:val="20"/>
            <w:highlight w:val="white"/>
            <w:rPrChange w:id="3822" w:author=" Vijay Parmar" w:date="2009-08-23T15:28:00Z">
              <w:rPr>
                <w:color w:val="0000FF"/>
                <w:highlight w:val="white"/>
              </w:rPr>
            </w:rPrChange>
          </w:rPr>
          <w:t>&lt;</w:t>
        </w:r>
        <w:r w:rsidRPr="00E762C7">
          <w:rPr>
            <w:rFonts w:ascii="Times New Roman" w:hAnsi="Times New Roman"/>
            <w:color w:val="800000"/>
            <w:sz w:val="20"/>
            <w:szCs w:val="20"/>
            <w:highlight w:val="white"/>
            <w:rPrChange w:id="3823"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824" w:author=" Vijay Parmar" w:date="2009-08-23T15:28:00Z">
              <w:rPr>
                <w:color w:val="0000FF"/>
                <w:highlight w:val="white"/>
              </w:rPr>
            </w:rPrChange>
          </w:rPr>
          <w:t>&gt;</w:t>
        </w:r>
        <w:r w:rsidRPr="00E762C7">
          <w:rPr>
            <w:rFonts w:ascii="Times New Roman" w:hAnsi="Times New Roman"/>
            <w:color w:val="000000"/>
            <w:sz w:val="20"/>
            <w:szCs w:val="20"/>
            <w:highlight w:val="white"/>
            <w:rPrChange w:id="3825" w:author=" Vijay Parmar" w:date="2009-08-23T15:28:00Z">
              <w:rPr>
                <w:highlight w:val="white"/>
              </w:rPr>
            </w:rPrChange>
          </w:rPr>
          <w:t>String</w:t>
        </w:r>
        <w:r w:rsidRPr="00E762C7">
          <w:rPr>
            <w:rFonts w:ascii="Times New Roman" w:hAnsi="Times New Roman"/>
            <w:color w:val="0000FF"/>
            <w:sz w:val="20"/>
            <w:szCs w:val="20"/>
            <w:highlight w:val="white"/>
            <w:rPrChange w:id="3826" w:author=" Vijay Parmar" w:date="2009-08-23T15:28:00Z">
              <w:rPr>
                <w:color w:val="0000FF"/>
                <w:highlight w:val="white"/>
              </w:rPr>
            </w:rPrChange>
          </w:rPr>
          <w:t>&lt;/</w:t>
        </w:r>
        <w:r w:rsidRPr="00E762C7">
          <w:rPr>
            <w:rFonts w:ascii="Times New Roman" w:hAnsi="Times New Roman"/>
            <w:color w:val="800000"/>
            <w:sz w:val="20"/>
            <w:szCs w:val="20"/>
            <w:highlight w:val="white"/>
            <w:rPrChange w:id="3827"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82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29" w:author=" Vijay Parmar" w:date="2009-08-23T15:19:00Z"/>
          <w:rFonts w:ascii="Times New Roman" w:hAnsi="Times New Roman"/>
          <w:color w:val="000000"/>
          <w:sz w:val="20"/>
          <w:szCs w:val="20"/>
          <w:highlight w:val="white"/>
          <w:rPrChange w:id="3830" w:author=" Vijay Parmar" w:date="2009-08-23T15:28:00Z">
            <w:rPr>
              <w:ins w:id="3831" w:author=" Vijay Parmar" w:date="2009-08-23T15:19:00Z"/>
              <w:highlight w:val="white"/>
            </w:rPr>
          </w:rPrChange>
        </w:rPr>
        <w:pPrChange w:id="3832" w:author=" Vijay Parmar" w:date="2009-08-23T15:20:00Z">
          <w:pPr>
            <w:pStyle w:val="ListParagraph"/>
            <w:numPr>
              <w:numId w:val="96"/>
            </w:numPr>
            <w:autoSpaceDE w:val="0"/>
            <w:autoSpaceDN w:val="0"/>
            <w:adjustRightInd w:val="0"/>
            <w:ind w:left="1080" w:hanging="360"/>
          </w:pPr>
        </w:pPrChange>
      </w:pPr>
      <w:ins w:id="3833" w:author=" Vijay Parmar" w:date="2009-08-23T15:19:00Z">
        <w:r w:rsidRPr="00E762C7">
          <w:rPr>
            <w:rFonts w:ascii="Times New Roman" w:hAnsi="Times New Roman"/>
            <w:color w:val="000000"/>
            <w:sz w:val="20"/>
            <w:szCs w:val="20"/>
            <w:highlight w:val="white"/>
            <w:rPrChange w:id="3834" w:author=" Vijay Parmar" w:date="2009-08-23T15:28:00Z">
              <w:rPr>
                <w:highlight w:val="white"/>
              </w:rPr>
            </w:rPrChange>
          </w:rPr>
          <w:tab/>
        </w:r>
        <w:r w:rsidRPr="00E762C7">
          <w:rPr>
            <w:rFonts w:ascii="Times New Roman" w:hAnsi="Times New Roman"/>
            <w:color w:val="0000FF"/>
            <w:sz w:val="20"/>
            <w:szCs w:val="20"/>
            <w:highlight w:val="white"/>
            <w:rPrChange w:id="3835" w:author=" Vijay Parmar" w:date="2009-08-23T15:28:00Z">
              <w:rPr>
                <w:color w:val="0000FF"/>
                <w:highlight w:val="white"/>
              </w:rPr>
            </w:rPrChange>
          </w:rPr>
          <w:t>&lt;</w:t>
        </w:r>
        <w:r w:rsidRPr="00E762C7">
          <w:rPr>
            <w:rFonts w:ascii="Times New Roman" w:hAnsi="Times New Roman"/>
            <w:color w:val="800000"/>
            <w:sz w:val="20"/>
            <w:szCs w:val="20"/>
            <w:highlight w:val="white"/>
            <w:rPrChange w:id="3836"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837" w:author=" Vijay Parmar" w:date="2009-08-23T15:28:00Z">
              <w:rPr>
                <w:color w:val="0000FF"/>
                <w:highlight w:val="white"/>
              </w:rPr>
            </w:rPrChange>
          </w:rPr>
          <w:t>&gt;</w:t>
        </w:r>
        <w:r w:rsidRPr="00E762C7">
          <w:rPr>
            <w:rFonts w:ascii="Times New Roman" w:hAnsi="Times New Roman"/>
            <w:color w:val="000000"/>
            <w:sz w:val="20"/>
            <w:szCs w:val="20"/>
            <w:highlight w:val="white"/>
            <w:rPrChange w:id="3838" w:author=" Vijay Parmar" w:date="2009-08-23T15:28:00Z">
              <w:rPr>
                <w:highlight w:val="white"/>
              </w:rPr>
            </w:rPrChange>
          </w:rPr>
          <w:t>placeholder_string_val</w:t>
        </w:r>
        <w:r w:rsidRPr="00E762C7">
          <w:rPr>
            <w:rFonts w:ascii="Times New Roman" w:hAnsi="Times New Roman"/>
            <w:color w:val="0000FF"/>
            <w:sz w:val="20"/>
            <w:szCs w:val="20"/>
            <w:highlight w:val="white"/>
            <w:rPrChange w:id="3839" w:author=" Vijay Parmar" w:date="2009-08-23T15:28:00Z">
              <w:rPr>
                <w:color w:val="0000FF"/>
                <w:highlight w:val="white"/>
              </w:rPr>
            </w:rPrChange>
          </w:rPr>
          <w:t>&lt;/</w:t>
        </w:r>
        <w:r w:rsidRPr="00E762C7">
          <w:rPr>
            <w:rFonts w:ascii="Times New Roman" w:hAnsi="Times New Roman"/>
            <w:color w:val="800000"/>
            <w:sz w:val="20"/>
            <w:szCs w:val="20"/>
            <w:highlight w:val="white"/>
            <w:rPrChange w:id="3840"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84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42" w:author=" Vijay Parmar" w:date="2009-08-23T15:19:00Z"/>
          <w:rFonts w:ascii="Times New Roman" w:hAnsi="Times New Roman"/>
          <w:color w:val="000000"/>
          <w:sz w:val="20"/>
          <w:szCs w:val="20"/>
          <w:highlight w:val="white"/>
          <w:rPrChange w:id="3843" w:author=" Vijay Parmar" w:date="2009-08-23T15:28:00Z">
            <w:rPr>
              <w:ins w:id="3844" w:author=" Vijay Parmar" w:date="2009-08-23T15:19:00Z"/>
              <w:highlight w:val="white"/>
            </w:rPr>
          </w:rPrChange>
        </w:rPr>
        <w:pPrChange w:id="3845" w:author=" Vijay Parmar" w:date="2009-08-23T15:20:00Z">
          <w:pPr>
            <w:pStyle w:val="ListParagraph"/>
            <w:numPr>
              <w:numId w:val="96"/>
            </w:numPr>
            <w:autoSpaceDE w:val="0"/>
            <w:autoSpaceDN w:val="0"/>
            <w:adjustRightInd w:val="0"/>
            <w:ind w:left="1080" w:hanging="360"/>
          </w:pPr>
        </w:pPrChange>
      </w:pPr>
      <w:ins w:id="3846" w:author=" Vijay Parmar" w:date="2009-08-23T15:19:00Z">
        <w:r w:rsidRPr="00E762C7">
          <w:rPr>
            <w:rFonts w:ascii="Times New Roman" w:hAnsi="Times New Roman"/>
            <w:color w:val="000000"/>
            <w:sz w:val="20"/>
            <w:szCs w:val="20"/>
            <w:highlight w:val="white"/>
            <w:rPrChange w:id="3847" w:author=" Vijay Parmar" w:date="2009-08-23T15:28:00Z">
              <w:rPr>
                <w:highlight w:val="white"/>
              </w:rPr>
            </w:rPrChange>
          </w:rPr>
          <w:tab/>
        </w:r>
        <w:r w:rsidRPr="00E762C7">
          <w:rPr>
            <w:rFonts w:ascii="Times New Roman" w:hAnsi="Times New Roman"/>
            <w:color w:val="000000"/>
            <w:sz w:val="20"/>
            <w:szCs w:val="20"/>
            <w:highlight w:val="white"/>
            <w:rPrChange w:id="3848" w:author=" Vijay Parmar" w:date="2009-08-23T15:28:00Z">
              <w:rPr>
                <w:highlight w:val="white"/>
              </w:rPr>
            </w:rPrChange>
          </w:rPr>
          <w:tab/>
        </w:r>
        <w:r w:rsidRPr="00E762C7">
          <w:rPr>
            <w:rFonts w:ascii="Times New Roman" w:hAnsi="Times New Roman"/>
            <w:color w:val="0000FF"/>
            <w:sz w:val="20"/>
            <w:szCs w:val="20"/>
            <w:highlight w:val="white"/>
            <w:rPrChange w:id="3849" w:author=" Vijay Parmar" w:date="2009-08-23T15:28:00Z">
              <w:rPr>
                <w:color w:val="0000FF"/>
                <w:highlight w:val="white"/>
              </w:rPr>
            </w:rPrChange>
          </w:rPr>
          <w:t>&lt;/</w:t>
        </w:r>
        <w:r w:rsidRPr="00E762C7">
          <w:rPr>
            <w:rFonts w:ascii="Times New Roman" w:hAnsi="Times New Roman"/>
            <w:color w:val="800000"/>
            <w:sz w:val="20"/>
            <w:szCs w:val="20"/>
            <w:highlight w:val="white"/>
            <w:rPrChange w:id="3850"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85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52" w:author=" Vijay Parmar" w:date="2009-08-23T15:19:00Z"/>
          <w:rFonts w:ascii="Times New Roman" w:hAnsi="Times New Roman"/>
          <w:color w:val="000000"/>
          <w:sz w:val="20"/>
          <w:szCs w:val="20"/>
          <w:highlight w:val="white"/>
          <w:rPrChange w:id="3853" w:author=" Vijay Parmar" w:date="2009-08-23T15:28:00Z">
            <w:rPr>
              <w:ins w:id="3854" w:author=" Vijay Parmar" w:date="2009-08-23T15:19:00Z"/>
              <w:color w:val="000000"/>
              <w:highlight w:val="white"/>
            </w:rPr>
          </w:rPrChange>
        </w:rPr>
        <w:pPrChange w:id="3855" w:author=" Vijay Parmar" w:date="2009-08-23T15:20:00Z">
          <w:pPr>
            <w:pStyle w:val="ListParagraph"/>
            <w:numPr>
              <w:numId w:val="96"/>
            </w:numPr>
            <w:autoSpaceDE w:val="0"/>
            <w:autoSpaceDN w:val="0"/>
            <w:adjustRightInd w:val="0"/>
            <w:ind w:left="1080" w:hanging="360"/>
          </w:pPr>
        </w:pPrChange>
      </w:pPr>
      <w:ins w:id="3856" w:author=" Vijay Parmar" w:date="2009-08-23T15:19:00Z">
        <w:r w:rsidRPr="00E762C7">
          <w:rPr>
            <w:rFonts w:ascii="Times New Roman" w:hAnsi="Times New Roman"/>
            <w:color w:val="000000"/>
            <w:sz w:val="20"/>
            <w:szCs w:val="20"/>
            <w:highlight w:val="white"/>
            <w:rPrChange w:id="3857" w:author=" Vijay Parmar" w:date="2009-08-23T15:28:00Z">
              <w:rPr>
                <w:color w:val="000000"/>
                <w:highlight w:val="white"/>
              </w:rPr>
            </w:rPrChange>
          </w:rPr>
          <w:tab/>
        </w:r>
        <w:r w:rsidRPr="00E762C7">
          <w:rPr>
            <w:rFonts w:ascii="Times New Roman" w:hAnsi="Times New Roman"/>
            <w:color w:val="0000FF"/>
            <w:sz w:val="20"/>
            <w:szCs w:val="20"/>
            <w:highlight w:val="white"/>
            <w:rPrChange w:id="3858" w:author=" Vijay Parmar" w:date="2009-08-23T15:28:00Z">
              <w:rPr>
                <w:highlight w:val="white"/>
              </w:rPr>
            </w:rPrChange>
          </w:rPr>
          <w:t>&lt;/</w:t>
        </w:r>
        <w:r w:rsidRPr="00E762C7">
          <w:rPr>
            <w:rFonts w:ascii="Times New Roman" w:hAnsi="Times New Roman"/>
            <w:color w:val="800000"/>
            <w:sz w:val="20"/>
            <w:szCs w:val="20"/>
            <w:highlight w:val="white"/>
            <w:rPrChange w:id="3859"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860" w:author=" Vijay Parmar" w:date="2009-08-23T15:28:00Z">
              <w:rPr>
                <w:highlight w:val="white"/>
              </w:rPr>
            </w:rPrChange>
          </w:rPr>
          <w:t>&gt;</w:t>
        </w:r>
      </w:ins>
    </w:p>
    <w:p w:rsidR="00B93D1A" w:rsidRPr="00E762C7" w:rsidRDefault="00B93D1A" w:rsidP="00B93D1A">
      <w:pPr>
        <w:autoSpaceDE w:val="0"/>
        <w:autoSpaceDN w:val="0"/>
        <w:adjustRightInd w:val="0"/>
        <w:ind w:left="720"/>
        <w:rPr>
          <w:ins w:id="3861" w:author=" Vijay Parmar" w:date="2009-08-23T15:19:00Z"/>
          <w:rFonts w:ascii="Times New Roman" w:hAnsi="Times New Roman"/>
          <w:color w:val="000000"/>
          <w:sz w:val="20"/>
          <w:szCs w:val="20"/>
          <w:highlight w:val="white"/>
          <w:rPrChange w:id="3862" w:author=" Vijay Parmar" w:date="2009-08-23T15:28:00Z">
            <w:rPr>
              <w:ins w:id="3863" w:author=" Vijay Parmar" w:date="2009-08-23T15:19:00Z"/>
              <w:highlight w:val="white"/>
            </w:rPr>
          </w:rPrChange>
        </w:rPr>
        <w:pPrChange w:id="3864" w:author=" Vijay Parmar" w:date="2009-08-23T15:20:00Z">
          <w:pPr>
            <w:pStyle w:val="ListParagraph"/>
            <w:numPr>
              <w:numId w:val="96"/>
            </w:numPr>
            <w:autoSpaceDE w:val="0"/>
            <w:autoSpaceDN w:val="0"/>
            <w:adjustRightInd w:val="0"/>
            <w:ind w:left="1080" w:hanging="360"/>
          </w:pPr>
        </w:pPrChange>
      </w:pPr>
      <w:ins w:id="3865" w:author=" Vijay Parmar" w:date="2009-08-23T15:19:00Z">
        <w:r w:rsidRPr="00E762C7">
          <w:rPr>
            <w:rFonts w:ascii="Times New Roman" w:hAnsi="Times New Roman"/>
            <w:color w:val="000000"/>
            <w:sz w:val="20"/>
            <w:szCs w:val="20"/>
            <w:highlight w:val="white"/>
            <w:rPrChange w:id="3866" w:author=" Vijay Parmar" w:date="2009-08-23T15:28:00Z">
              <w:rPr>
                <w:highlight w:val="white"/>
              </w:rPr>
            </w:rPrChange>
          </w:rPr>
          <w:tab/>
        </w:r>
        <w:r w:rsidRPr="00E762C7">
          <w:rPr>
            <w:rFonts w:ascii="Times New Roman" w:hAnsi="Times New Roman"/>
            <w:color w:val="0000FF"/>
            <w:sz w:val="20"/>
            <w:szCs w:val="20"/>
            <w:highlight w:val="white"/>
            <w:rPrChange w:id="3867" w:author=" Vijay Parmar" w:date="2009-08-23T15:28:00Z">
              <w:rPr>
                <w:color w:val="0000FF"/>
                <w:highlight w:val="white"/>
              </w:rPr>
            </w:rPrChange>
          </w:rPr>
          <w:t>&lt;</w:t>
        </w:r>
        <w:r w:rsidRPr="00E762C7">
          <w:rPr>
            <w:rFonts w:ascii="Times New Roman" w:hAnsi="Times New Roman"/>
            <w:color w:val="800000"/>
            <w:sz w:val="20"/>
            <w:szCs w:val="20"/>
            <w:highlight w:val="white"/>
            <w:rPrChange w:id="3868"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86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70" w:author=" Vijay Parmar" w:date="2009-08-23T15:19:00Z"/>
          <w:rFonts w:ascii="Times New Roman" w:hAnsi="Times New Roman"/>
          <w:color w:val="000000"/>
          <w:sz w:val="20"/>
          <w:szCs w:val="20"/>
          <w:highlight w:val="white"/>
          <w:rPrChange w:id="3871" w:author=" Vijay Parmar" w:date="2009-08-23T15:28:00Z">
            <w:rPr>
              <w:ins w:id="3872" w:author=" Vijay Parmar" w:date="2009-08-23T15:19:00Z"/>
              <w:highlight w:val="white"/>
            </w:rPr>
          </w:rPrChange>
        </w:rPr>
        <w:pPrChange w:id="3873" w:author=" Vijay Parmar" w:date="2009-08-23T15:20:00Z">
          <w:pPr>
            <w:pStyle w:val="ListParagraph"/>
            <w:numPr>
              <w:numId w:val="96"/>
            </w:numPr>
            <w:autoSpaceDE w:val="0"/>
            <w:autoSpaceDN w:val="0"/>
            <w:adjustRightInd w:val="0"/>
            <w:ind w:left="1080" w:hanging="360"/>
          </w:pPr>
        </w:pPrChange>
      </w:pPr>
      <w:ins w:id="3874" w:author=" Vijay Parmar" w:date="2009-08-23T15:19:00Z">
        <w:r w:rsidRPr="00E762C7">
          <w:rPr>
            <w:rFonts w:ascii="Times New Roman" w:hAnsi="Times New Roman"/>
            <w:color w:val="000000"/>
            <w:sz w:val="20"/>
            <w:szCs w:val="20"/>
            <w:highlight w:val="white"/>
            <w:rPrChange w:id="3875" w:author=" Vijay Parmar" w:date="2009-08-23T15:28:00Z">
              <w:rPr>
                <w:highlight w:val="white"/>
              </w:rPr>
            </w:rPrChange>
          </w:rPr>
          <w:tab/>
        </w:r>
        <w:r w:rsidRPr="00E762C7">
          <w:rPr>
            <w:rFonts w:ascii="Times New Roman" w:hAnsi="Times New Roman"/>
            <w:color w:val="000000"/>
            <w:sz w:val="20"/>
            <w:szCs w:val="20"/>
            <w:highlight w:val="white"/>
            <w:rPrChange w:id="3876" w:author=" Vijay Parmar" w:date="2009-08-23T15:28:00Z">
              <w:rPr>
                <w:highlight w:val="white"/>
              </w:rPr>
            </w:rPrChange>
          </w:rPr>
          <w:tab/>
        </w:r>
        <w:r w:rsidRPr="00E762C7">
          <w:rPr>
            <w:rFonts w:ascii="Times New Roman" w:hAnsi="Times New Roman"/>
            <w:color w:val="0000FF"/>
            <w:sz w:val="20"/>
            <w:szCs w:val="20"/>
            <w:highlight w:val="white"/>
            <w:rPrChange w:id="3877" w:author=" Vijay Parmar" w:date="2009-08-23T15:28:00Z">
              <w:rPr>
                <w:color w:val="0000FF"/>
                <w:highlight w:val="white"/>
              </w:rPr>
            </w:rPrChange>
          </w:rPr>
          <w:t>&lt;</w:t>
        </w:r>
        <w:r w:rsidRPr="00E762C7">
          <w:rPr>
            <w:rFonts w:ascii="Times New Roman" w:hAnsi="Times New Roman"/>
            <w:color w:val="800000"/>
            <w:sz w:val="20"/>
            <w:szCs w:val="20"/>
            <w:highlight w:val="white"/>
            <w:rPrChange w:id="3878"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879" w:author=" Vijay Parmar" w:date="2009-08-23T15:28:00Z">
              <w:rPr>
                <w:color w:val="0000FF"/>
                <w:highlight w:val="white"/>
              </w:rPr>
            </w:rPrChange>
          </w:rPr>
          <w:t>&gt;</w:t>
        </w:r>
        <w:r w:rsidRPr="00E762C7">
          <w:rPr>
            <w:rFonts w:ascii="Times New Roman" w:hAnsi="Times New Roman"/>
            <w:color w:val="000000"/>
            <w:sz w:val="20"/>
            <w:szCs w:val="20"/>
            <w:highlight w:val="white"/>
            <w:rPrChange w:id="3880" w:author=" Vijay Parmar" w:date="2009-08-23T15:28:00Z">
              <w:rPr>
                <w:highlight w:val="white"/>
              </w:rPr>
            </w:rPrChange>
          </w:rPr>
          <w:t>csmupt41</w:t>
        </w:r>
        <w:r w:rsidRPr="00E762C7">
          <w:rPr>
            <w:rFonts w:ascii="Times New Roman" w:hAnsi="Times New Roman"/>
            <w:color w:val="0000FF"/>
            <w:sz w:val="20"/>
            <w:szCs w:val="20"/>
            <w:highlight w:val="white"/>
            <w:rPrChange w:id="3881" w:author=" Vijay Parmar" w:date="2009-08-23T15:28:00Z">
              <w:rPr>
                <w:color w:val="0000FF"/>
                <w:highlight w:val="white"/>
              </w:rPr>
            </w:rPrChange>
          </w:rPr>
          <w:t>&lt;/</w:t>
        </w:r>
        <w:r w:rsidRPr="00E762C7">
          <w:rPr>
            <w:rFonts w:ascii="Times New Roman" w:hAnsi="Times New Roman"/>
            <w:color w:val="800000"/>
            <w:sz w:val="20"/>
            <w:szCs w:val="20"/>
            <w:highlight w:val="white"/>
            <w:rPrChange w:id="3882"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883"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84" w:author=" Vijay Parmar" w:date="2009-08-23T15:19:00Z"/>
          <w:rFonts w:ascii="Times New Roman" w:hAnsi="Times New Roman"/>
          <w:color w:val="000000"/>
          <w:sz w:val="20"/>
          <w:szCs w:val="20"/>
          <w:highlight w:val="white"/>
          <w:rPrChange w:id="3885" w:author=" Vijay Parmar" w:date="2009-08-23T15:28:00Z">
            <w:rPr>
              <w:ins w:id="3886" w:author=" Vijay Parmar" w:date="2009-08-23T15:19:00Z"/>
              <w:highlight w:val="white"/>
            </w:rPr>
          </w:rPrChange>
        </w:rPr>
        <w:pPrChange w:id="3887" w:author=" Vijay Parmar" w:date="2009-08-23T15:20:00Z">
          <w:pPr>
            <w:pStyle w:val="ListParagraph"/>
            <w:numPr>
              <w:numId w:val="96"/>
            </w:numPr>
            <w:autoSpaceDE w:val="0"/>
            <w:autoSpaceDN w:val="0"/>
            <w:adjustRightInd w:val="0"/>
            <w:ind w:left="1080" w:hanging="360"/>
          </w:pPr>
        </w:pPrChange>
      </w:pPr>
      <w:ins w:id="3888" w:author=" Vijay Parmar" w:date="2009-08-23T15:19:00Z">
        <w:r w:rsidRPr="00E762C7">
          <w:rPr>
            <w:rFonts w:ascii="Times New Roman" w:hAnsi="Times New Roman"/>
            <w:color w:val="000000"/>
            <w:sz w:val="20"/>
            <w:szCs w:val="20"/>
            <w:highlight w:val="white"/>
            <w:rPrChange w:id="3889" w:author=" Vijay Parmar" w:date="2009-08-23T15:28:00Z">
              <w:rPr>
                <w:highlight w:val="white"/>
              </w:rPr>
            </w:rPrChange>
          </w:rPr>
          <w:tab/>
        </w:r>
        <w:r w:rsidRPr="00E762C7">
          <w:rPr>
            <w:rFonts w:ascii="Times New Roman" w:hAnsi="Times New Roman"/>
            <w:color w:val="000000"/>
            <w:sz w:val="20"/>
            <w:szCs w:val="20"/>
            <w:highlight w:val="white"/>
            <w:rPrChange w:id="3890" w:author=" Vijay Parmar" w:date="2009-08-23T15:28:00Z">
              <w:rPr>
                <w:highlight w:val="white"/>
              </w:rPr>
            </w:rPrChange>
          </w:rPr>
          <w:tab/>
        </w:r>
        <w:r w:rsidRPr="00E762C7">
          <w:rPr>
            <w:rFonts w:ascii="Times New Roman" w:hAnsi="Times New Roman"/>
            <w:color w:val="0000FF"/>
            <w:sz w:val="20"/>
            <w:szCs w:val="20"/>
            <w:highlight w:val="white"/>
            <w:rPrChange w:id="3891" w:author=" Vijay Parmar" w:date="2009-08-23T15:28:00Z">
              <w:rPr>
                <w:color w:val="0000FF"/>
                <w:highlight w:val="white"/>
              </w:rPr>
            </w:rPrChange>
          </w:rPr>
          <w:t>&lt;</w:t>
        </w:r>
        <w:r w:rsidRPr="00E762C7">
          <w:rPr>
            <w:rFonts w:ascii="Times New Roman" w:hAnsi="Times New Roman"/>
            <w:color w:val="800000"/>
            <w:sz w:val="20"/>
            <w:szCs w:val="20"/>
            <w:highlight w:val="white"/>
            <w:rPrChange w:id="3892"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893" w:author=" Vijay Parmar" w:date="2009-08-23T15:28:00Z">
              <w:rPr>
                <w:color w:val="0000FF"/>
                <w:highlight w:val="white"/>
              </w:rPr>
            </w:rPrChange>
          </w:rPr>
          <w:t>&gt;</w:t>
        </w:r>
        <w:r w:rsidRPr="00E762C7">
          <w:rPr>
            <w:rFonts w:ascii="Times New Roman" w:hAnsi="Times New Roman"/>
            <w:color w:val="000000"/>
            <w:sz w:val="20"/>
            <w:szCs w:val="20"/>
            <w:highlight w:val="white"/>
            <w:rPrChange w:id="3894" w:author=" Vijay Parmar" w:date="2009-08-23T15:28:00Z">
              <w:rPr>
                <w:highlight w:val="white"/>
              </w:rPr>
            </w:rPrChange>
          </w:rPr>
          <w:t>upt41</w:t>
        </w:r>
        <w:r w:rsidRPr="00E762C7">
          <w:rPr>
            <w:rFonts w:ascii="Times New Roman" w:hAnsi="Times New Roman"/>
            <w:color w:val="0000FF"/>
            <w:sz w:val="20"/>
            <w:szCs w:val="20"/>
            <w:highlight w:val="white"/>
            <w:rPrChange w:id="3895" w:author=" Vijay Parmar" w:date="2009-08-23T15:28:00Z">
              <w:rPr>
                <w:color w:val="0000FF"/>
                <w:highlight w:val="white"/>
              </w:rPr>
            </w:rPrChange>
          </w:rPr>
          <w:t>&lt;/</w:t>
        </w:r>
        <w:r w:rsidRPr="00E762C7">
          <w:rPr>
            <w:rFonts w:ascii="Times New Roman" w:hAnsi="Times New Roman"/>
            <w:color w:val="800000"/>
            <w:sz w:val="20"/>
            <w:szCs w:val="20"/>
            <w:highlight w:val="white"/>
            <w:rPrChange w:id="3896"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89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898" w:author=" Vijay Parmar" w:date="2009-08-23T15:19:00Z"/>
          <w:rFonts w:ascii="Times New Roman" w:hAnsi="Times New Roman"/>
          <w:color w:val="000000"/>
          <w:sz w:val="20"/>
          <w:szCs w:val="20"/>
          <w:highlight w:val="white"/>
          <w:rPrChange w:id="3899" w:author=" Vijay Parmar" w:date="2009-08-23T15:28:00Z">
            <w:rPr>
              <w:ins w:id="3900" w:author=" Vijay Parmar" w:date="2009-08-23T15:19:00Z"/>
              <w:highlight w:val="white"/>
            </w:rPr>
          </w:rPrChange>
        </w:rPr>
        <w:pPrChange w:id="3901" w:author=" Vijay Parmar" w:date="2009-08-23T15:20:00Z">
          <w:pPr>
            <w:pStyle w:val="ListParagraph"/>
            <w:numPr>
              <w:numId w:val="96"/>
            </w:numPr>
            <w:autoSpaceDE w:val="0"/>
            <w:autoSpaceDN w:val="0"/>
            <w:adjustRightInd w:val="0"/>
            <w:ind w:left="1080" w:hanging="360"/>
          </w:pPr>
        </w:pPrChange>
      </w:pPr>
      <w:ins w:id="3902" w:author=" Vijay Parmar" w:date="2009-08-23T15:19:00Z">
        <w:r w:rsidRPr="00E762C7">
          <w:rPr>
            <w:rFonts w:ascii="Times New Roman" w:hAnsi="Times New Roman"/>
            <w:color w:val="000000"/>
            <w:sz w:val="20"/>
            <w:szCs w:val="20"/>
            <w:highlight w:val="white"/>
            <w:rPrChange w:id="3903" w:author=" Vijay Parmar" w:date="2009-08-23T15:28:00Z">
              <w:rPr>
                <w:highlight w:val="white"/>
              </w:rPr>
            </w:rPrChange>
          </w:rPr>
          <w:tab/>
        </w:r>
        <w:r w:rsidRPr="00E762C7">
          <w:rPr>
            <w:rFonts w:ascii="Times New Roman" w:hAnsi="Times New Roman"/>
            <w:color w:val="000000"/>
            <w:sz w:val="20"/>
            <w:szCs w:val="20"/>
            <w:highlight w:val="white"/>
            <w:rPrChange w:id="3904" w:author=" Vijay Parmar" w:date="2009-08-23T15:28:00Z">
              <w:rPr>
                <w:highlight w:val="white"/>
              </w:rPr>
            </w:rPrChange>
          </w:rPr>
          <w:tab/>
        </w:r>
        <w:r w:rsidRPr="00E762C7">
          <w:rPr>
            <w:rFonts w:ascii="Times New Roman" w:hAnsi="Times New Roman"/>
            <w:color w:val="0000FF"/>
            <w:sz w:val="20"/>
            <w:szCs w:val="20"/>
            <w:highlight w:val="white"/>
            <w:rPrChange w:id="3905" w:author=" Vijay Parmar" w:date="2009-08-23T15:28:00Z">
              <w:rPr>
                <w:color w:val="0000FF"/>
                <w:highlight w:val="white"/>
              </w:rPr>
            </w:rPrChange>
          </w:rPr>
          <w:t>&lt;</w:t>
        </w:r>
        <w:r w:rsidRPr="00E762C7">
          <w:rPr>
            <w:rFonts w:ascii="Times New Roman" w:hAnsi="Times New Roman"/>
            <w:color w:val="800000"/>
            <w:sz w:val="20"/>
            <w:szCs w:val="20"/>
            <w:highlight w:val="white"/>
            <w:rPrChange w:id="3906"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907"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08" w:author=" Vijay Parmar" w:date="2009-08-23T15:19:00Z"/>
          <w:rFonts w:ascii="Times New Roman" w:hAnsi="Times New Roman"/>
          <w:color w:val="000000"/>
          <w:sz w:val="20"/>
          <w:szCs w:val="20"/>
          <w:highlight w:val="white"/>
          <w:rPrChange w:id="3909" w:author=" Vijay Parmar" w:date="2009-08-23T15:28:00Z">
            <w:rPr>
              <w:ins w:id="3910" w:author=" Vijay Parmar" w:date="2009-08-23T15:19:00Z"/>
              <w:highlight w:val="white"/>
            </w:rPr>
          </w:rPrChange>
        </w:rPr>
        <w:pPrChange w:id="3911" w:author=" Vijay Parmar" w:date="2009-08-23T15:20:00Z">
          <w:pPr>
            <w:pStyle w:val="ListParagraph"/>
            <w:numPr>
              <w:numId w:val="96"/>
            </w:numPr>
            <w:autoSpaceDE w:val="0"/>
            <w:autoSpaceDN w:val="0"/>
            <w:adjustRightInd w:val="0"/>
            <w:ind w:left="1080" w:hanging="360"/>
          </w:pPr>
        </w:pPrChange>
      </w:pPr>
      <w:ins w:id="3912" w:author=" Vijay Parmar" w:date="2009-08-23T15:19:00Z">
        <w:r w:rsidRPr="00E762C7">
          <w:rPr>
            <w:rFonts w:ascii="Times New Roman" w:hAnsi="Times New Roman"/>
            <w:color w:val="000000"/>
            <w:sz w:val="20"/>
            <w:szCs w:val="20"/>
            <w:highlight w:val="white"/>
            <w:rPrChange w:id="3913" w:author=" Vijay Parmar" w:date="2009-08-23T15:28:00Z">
              <w:rPr>
                <w:highlight w:val="white"/>
              </w:rPr>
            </w:rPrChange>
          </w:rPr>
          <w:tab/>
        </w:r>
        <w:r w:rsidRPr="00E762C7">
          <w:rPr>
            <w:rFonts w:ascii="Times New Roman" w:hAnsi="Times New Roman"/>
            <w:color w:val="000000"/>
            <w:sz w:val="20"/>
            <w:szCs w:val="20"/>
            <w:highlight w:val="white"/>
            <w:rPrChange w:id="3914" w:author=" Vijay Parmar" w:date="2009-08-23T15:28:00Z">
              <w:rPr>
                <w:highlight w:val="white"/>
              </w:rPr>
            </w:rPrChange>
          </w:rPr>
          <w:tab/>
          <w:t xml:space="preserve">  </w:t>
        </w:r>
        <w:r w:rsidRPr="00E762C7">
          <w:rPr>
            <w:rFonts w:ascii="Times New Roman" w:hAnsi="Times New Roman"/>
            <w:color w:val="0000FF"/>
            <w:sz w:val="20"/>
            <w:szCs w:val="20"/>
            <w:highlight w:val="white"/>
            <w:rPrChange w:id="3915" w:author=" Vijay Parmar" w:date="2009-08-23T15:28:00Z">
              <w:rPr>
                <w:color w:val="0000FF"/>
                <w:highlight w:val="white"/>
              </w:rPr>
            </w:rPrChange>
          </w:rPr>
          <w:t>&lt;</w:t>
        </w:r>
        <w:r w:rsidRPr="00E762C7">
          <w:rPr>
            <w:rFonts w:ascii="Times New Roman" w:hAnsi="Times New Roman"/>
            <w:color w:val="800000"/>
            <w:sz w:val="20"/>
            <w:szCs w:val="20"/>
            <w:highlight w:val="white"/>
            <w:rPrChange w:id="3916"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917" w:author=" Vijay Parmar" w:date="2009-08-23T15:28:00Z">
              <w:rPr>
                <w:color w:val="0000FF"/>
                <w:highlight w:val="white"/>
              </w:rPr>
            </w:rPrChange>
          </w:rPr>
          <w:t>&gt;</w:t>
        </w:r>
        <w:r w:rsidRPr="00E762C7">
          <w:rPr>
            <w:rFonts w:ascii="Times New Roman" w:hAnsi="Times New Roman"/>
            <w:color w:val="000000"/>
            <w:sz w:val="20"/>
            <w:szCs w:val="20"/>
            <w:highlight w:val="white"/>
            <w:rPrChange w:id="3918" w:author=" Vijay Parmar" w:date="2009-08-23T15:28:00Z">
              <w:rPr>
                <w:highlight w:val="white"/>
              </w:rPr>
            </w:rPrChange>
          </w:rPr>
          <w:t>String</w:t>
        </w:r>
        <w:r w:rsidRPr="00E762C7">
          <w:rPr>
            <w:rFonts w:ascii="Times New Roman" w:hAnsi="Times New Roman"/>
            <w:color w:val="0000FF"/>
            <w:sz w:val="20"/>
            <w:szCs w:val="20"/>
            <w:highlight w:val="white"/>
            <w:rPrChange w:id="3919" w:author=" Vijay Parmar" w:date="2009-08-23T15:28:00Z">
              <w:rPr>
                <w:color w:val="0000FF"/>
                <w:highlight w:val="white"/>
              </w:rPr>
            </w:rPrChange>
          </w:rPr>
          <w:t>&lt;/</w:t>
        </w:r>
        <w:r w:rsidRPr="00E762C7">
          <w:rPr>
            <w:rFonts w:ascii="Times New Roman" w:hAnsi="Times New Roman"/>
            <w:color w:val="800000"/>
            <w:sz w:val="20"/>
            <w:szCs w:val="20"/>
            <w:highlight w:val="white"/>
            <w:rPrChange w:id="3920"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3921"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22" w:author=" Vijay Parmar" w:date="2009-08-23T15:19:00Z"/>
          <w:rFonts w:ascii="Times New Roman" w:hAnsi="Times New Roman"/>
          <w:color w:val="000000"/>
          <w:sz w:val="20"/>
          <w:szCs w:val="20"/>
          <w:highlight w:val="white"/>
          <w:rPrChange w:id="3923" w:author=" Vijay Parmar" w:date="2009-08-23T15:28:00Z">
            <w:rPr>
              <w:ins w:id="3924" w:author=" Vijay Parmar" w:date="2009-08-23T15:19:00Z"/>
              <w:highlight w:val="white"/>
            </w:rPr>
          </w:rPrChange>
        </w:rPr>
        <w:pPrChange w:id="3925" w:author=" Vijay Parmar" w:date="2009-08-23T15:20:00Z">
          <w:pPr>
            <w:pStyle w:val="ListParagraph"/>
            <w:numPr>
              <w:numId w:val="96"/>
            </w:numPr>
            <w:autoSpaceDE w:val="0"/>
            <w:autoSpaceDN w:val="0"/>
            <w:adjustRightInd w:val="0"/>
            <w:ind w:left="1080" w:hanging="360"/>
          </w:pPr>
        </w:pPrChange>
      </w:pPr>
      <w:ins w:id="3926" w:author=" Vijay Parmar" w:date="2009-08-23T15:19:00Z">
        <w:r w:rsidRPr="00E762C7">
          <w:rPr>
            <w:rFonts w:ascii="Times New Roman" w:hAnsi="Times New Roman"/>
            <w:color w:val="000000"/>
            <w:sz w:val="20"/>
            <w:szCs w:val="20"/>
            <w:highlight w:val="white"/>
            <w:rPrChange w:id="3927" w:author=" Vijay Parmar" w:date="2009-08-23T15:28:00Z">
              <w:rPr>
                <w:highlight w:val="white"/>
              </w:rPr>
            </w:rPrChange>
          </w:rPr>
          <w:tab/>
        </w:r>
        <w:r w:rsidRPr="00E762C7">
          <w:rPr>
            <w:rFonts w:ascii="Times New Roman" w:hAnsi="Times New Roman"/>
            <w:color w:val="000000"/>
            <w:sz w:val="20"/>
            <w:szCs w:val="20"/>
            <w:highlight w:val="white"/>
            <w:rPrChange w:id="3928" w:author=" Vijay Parmar" w:date="2009-08-23T15:28:00Z">
              <w:rPr>
                <w:highlight w:val="white"/>
              </w:rPr>
            </w:rPrChange>
          </w:rPr>
          <w:tab/>
        </w:r>
        <w:r w:rsidRPr="00E762C7">
          <w:rPr>
            <w:rFonts w:ascii="Times New Roman" w:hAnsi="Times New Roman"/>
            <w:color w:val="000000"/>
            <w:sz w:val="20"/>
            <w:szCs w:val="20"/>
            <w:highlight w:val="white"/>
            <w:rPrChange w:id="3929" w:author=" Vijay Parmar" w:date="2009-08-23T15:28:00Z">
              <w:rPr>
                <w:highlight w:val="white"/>
              </w:rPr>
            </w:rPrChange>
          </w:rPr>
          <w:tab/>
        </w:r>
        <w:r w:rsidRPr="00E762C7">
          <w:rPr>
            <w:rFonts w:ascii="Times New Roman" w:hAnsi="Times New Roman"/>
            <w:color w:val="0000FF"/>
            <w:sz w:val="20"/>
            <w:szCs w:val="20"/>
            <w:highlight w:val="white"/>
            <w:rPrChange w:id="3930" w:author=" Vijay Parmar" w:date="2009-08-23T15:28:00Z">
              <w:rPr>
                <w:color w:val="0000FF"/>
                <w:highlight w:val="white"/>
              </w:rPr>
            </w:rPrChange>
          </w:rPr>
          <w:t>&lt;</w:t>
        </w:r>
        <w:r w:rsidRPr="00E762C7">
          <w:rPr>
            <w:rFonts w:ascii="Times New Roman" w:hAnsi="Times New Roman"/>
            <w:color w:val="800000"/>
            <w:sz w:val="20"/>
            <w:szCs w:val="20"/>
            <w:highlight w:val="white"/>
            <w:rPrChange w:id="3931"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932" w:author=" Vijay Parmar" w:date="2009-08-23T15:28:00Z">
              <w:rPr>
                <w:color w:val="0000FF"/>
                <w:highlight w:val="white"/>
              </w:rPr>
            </w:rPrChange>
          </w:rPr>
          <w:t>&gt;</w:t>
        </w:r>
        <w:r w:rsidRPr="00E762C7">
          <w:rPr>
            <w:rFonts w:ascii="Times New Roman" w:hAnsi="Times New Roman"/>
            <w:color w:val="000000"/>
            <w:sz w:val="20"/>
            <w:szCs w:val="20"/>
            <w:highlight w:val="white"/>
            <w:rPrChange w:id="3933" w:author=" Vijay Parmar" w:date="2009-08-23T15:28:00Z">
              <w:rPr>
                <w:highlight w:val="white"/>
              </w:rPr>
            </w:rPrChange>
          </w:rPr>
          <w:t>placeholder_string_val</w:t>
        </w:r>
        <w:r w:rsidRPr="00E762C7">
          <w:rPr>
            <w:rFonts w:ascii="Times New Roman" w:hAnsi="Times New Roman"/>
            <w:color w:val="0000FF"/>
            <w:sz w:val="20"/>
            <w:szCs w:val="20"/>
            <w:highlight w:val="white"/>
            <w:rPrChange w:id="3934" w:author=" Vijay Parmar" w:date="2009-08-23T15:28:00Z">
              <w:rPr>
                <w:color w:val="0000FF"/>
                <w:highlight w:val="white"/>
              </w:rPr>
            </w:rPrChange>
          </w:rPr>
          <w:t>&lt;/</w:t>
        </w:r>
        <w:r w:rsidRPr="00E762C7">
          <w:rPr>
            <w:rFonts w:ascii="Times New Roman" w:hAnsi="Times New Roman"/>
            <w:color w:val="800000"/>
            <w:sz w:val="20"/>
            <w:szCs w:val="20"/>
            <w:highlight w:val="white"/>
            <w:rPrChange w:id="3935" w:author=" Vijay Parmar" w:date="2009-08-23T15:28:00Z">
              <w:rPr>
                <w:color w:val="800000"/>
                <w:highlight w:val="white"/>
              </w:rPr>
            </w:rPrChange>
          </w:rPr>
          <w:t>hibernate-config-file</w:t>
        </w:r>
        <w:r w:rsidRPr="00E762C7">
          <w:rPr>
            <w:rFonts w:ascii="Times New Roman" w:hAnsi="Times New Roman"/>
            <w:color w:val="0000FF"/>
            <w:sz w:val="20"/>
            <w:szCs w:val="20"/>
            <w:highlight w:val="white"/>
            <w:rPrChange w:id="393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37" w:author=" Vijay Parmar" w:date="2009-08-23T15:19:00Z"/>
          <w:rFonts w:ascii="Times New Roman" w:hAnsi="Times New Roman"/>
          <w:color w:val="000000"/>
          <w:sz w:val="20"/>
          <w:szCs w:val="20"/>
          <w:highlight w:val="white"/>
          <w:rPrChange w:id="3938" w:author=" Vijay Parmar" w:date="2009-08-23T15:28:00Z">
            <w:rPr>
              <w:ins w:id="3939" w:author=" Vijay Parmar" w:date="2009-08-23T15:19:00Z"/>
              <w:highlight w:val="white"/>
            </w:rPr>
          </w:rPrChange>
        </w:rPr>
        <w:pPrChange w:id="3940" w:author=" Vijay Parmar" w:date="2009-08-23T15:20:00Z">
          <w:pPr>
            <w:pStyle w:val="ListParagraph"/>
            <w:numPr>
              <w:numId w:val="96"/>
            </w:numPr>
            <w:autoSpaceDE w:val="0"/>
            <w:autoSpaceDN w:val="0"/>
            <w:adjustRightInd w:val="0"/>
            <w:ind w:left="1080" w:hanging="360"/>
          </w:pPr>
        </w:pPrChange>
      </w:pPr>
      <w:ins w:id="3941" w:author=" Vijay Parmar" w:date="2009-08-23T15:19:00Z">
        <w:r w:rsidRPr="00E762C7">
          <w:rPr>
            <w:rFonts w:ascii="Times New Roman" w:hAnsi="Times New Roman"/>
            <w:color w:val="000000"/>
            <w:sz w:val="20"/>
            <w:szCs w:val="20"/>
            <w:highlight w:val="white"/>
            <w:rPrChange w:id="3942" w:author=" Vijay Parmar" w:date="2009-08-23T15:28:00Z">
              <w:rPr>
                <w:highlight w:val="white"/>
              </w:rPr>
            </w:rPrChange>
          </w:rPr>
          <w:tab/>
        </w:r>
        <w:r w:rsidRPr="00E762C7">
          <w:rPr>
            <w:rFonts w:ascii="Times New Roman" w:hAnsi="Times New Roman"/>
            <w:color w:val="000000"/>
            <w:sz w:val="20"/>
            <w:szCs w:val="20"/>
            <w:highlight w:val="white"/>
            <w:rPrChange w:id="3943" w:author=" Vijay Parmar" w:date="2009-08-23T15:28:00Z">
              <w:rPr>
                <w:highlight w:val="white"/>
              </w:rPr>
            </w:rPrChange>
          </w:rPr>
          <w:tab/>
        </w:r>
        <w:r w:rsidRPr="00E762C7">
          <w:rPr>
            <w:rFonts w:ascii="Times New Roman" w:hAnsi="Times New Roman"/>
            <w:color w:val="0000FF"/>
            <w:sz w:val="20"/>
            <w:szCs w:val="20"/>
            <w:highlight w:val="white"/>
            <w:rPrChange w:id="3944" w:author=" Vijay Parmar" w:date="2009-08-23T15:28:00Z">
              <w:rPr>
                <w:color w:val="0000FF"/>
                <w:highlight w:val="white"/>
              </w:rPr>
            </w:rPrChange>
          </w:rPr>
          <w:t>&lt;/</w:t>
        </w:r>
        <w:r w:rsidRPr="00E762C7">
          <w:rPr>
            <w:rFonts w:ascii="Times New Roman" w:hAnsi="Times New Roman"/>
            <w:color w:val="800000"/>
            <w:sz w:val="20"/>
            <w:szCs w:val="20"/>
            <w:highlight w:val="white"/>
            <w:rPrChange w:id="3945"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3946"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47" w:author=" Vijay Parmar" w:date="2009-08-23T15:19:00Z"/>
          <w:rFonts w:ascii="Times New Roman" w:hAnsi="Times New Roman"/>
          <w:color w:val="000000"/>
          <w:sz w:val="20"/>
          <w:szCs w:val="20"/>
          <w:highlight w:val="white"/>
          <w:rPrChange w:id="3948" w:author=" Vijay Parmar" w:date="2009-08-23T15:28:00Z">
            <w:rPr>
              <w:ins w:id="3949" w:author=" Vijay Parmar" w:date="2009-08-23T15:19:00Z"/>
              <w:color w:val="000000"/>
              <w:highlight w:val="white"/>
            </w:rPr>
          </w:rPrChange>
        </w:rPr>
        <w:pPrChange w:id="3950" w:author=" Vijay Parmar" w:date="2009-08-23T15:20:00Z">
          <w:pPr>
            <w:pStyle w:val="ListParagraph"/>
            <w:numPr>
              <w:numId w:val="96"/>
            </w:numPr>
            <w:autoSpaceDE w:val="0"/>
            <w:autoSpaceDN w:val="0"/>
            <w:adjustRightInd w:val="0"/>
            <w:ind w:left="1080" w:hanging="360"/>
          </w:pPr>
        </w:pPrChange>
      </w:pPr>
      <w:ins w:id="3951" w:author=" Vijay Parmar" w:date="2009-08-23T15:19:00Z">
        <w:r w:rsidRPr="00E762C7">
          <w:rPr>
            <w:rFonts w:ascii="Times New Roman" w:hAnsi="Times New Roman"/>
            <w:color w:val="000000"/>
            <w:sz w:val="20"/>
            <w:szCs w:val="20"/>
            <w:highlight w:val="white"/>
            <w:rPrChange w:id="3952" w:author=" Vijay Parmar" w:date="2009-08-23T15:28:00Z">
              <w:rPr>
                <w:color w:val="000000"/>
                <w:highlight w:val="white"/>
              </w:rPr>
            </w:rPrChange>
          </w:rPr>
          <w:tab/>
        </w:r>
        <w:r w:rsidRPr="00E762C7">
          <w:rPr>
            <w:rFonts w:ascii="Times New Roman" w:hAnsi="Times New Roman"/>
            <w:color w:val="0000FF"/>
            <w:sz w:val="20"/>
            <w:szCs w:val="20"/>
            <w:highlight w:val="white"/>
            <w:rPrChange w:id="3953" w:author=" Vijay Parmar" w:date="2009-08-23T15:28:00Z">
              <w:rPr>
                <w:highlight w:val="white"/>
              </w:rPr>
            </w:rPrChange>
          </w:rPr>
          <w:t>&lt;/</w:t>
        </w:r>
        <w:r w:rsidRPr="00E762C7">
          <w:rPr>
            <w:rFonts w:ascii="Times New Roman" w:hAnsi="Times New Roman"/>
            <w:color w:val="800000"/>
            <w:sz w:val="20"/>
            <w:szCs w:val="20"/>
            <w:highlight w:val="white"/>
            <w:rPrChange w:id="3954"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955" w:author=" Vijay Parmar" w:date="2009-08-23T15:28:00Z">
              <w:rPr>
                <w:highlight w:val="white"/>
              </w:rPr>
            </w:rPrChange>
          </w:rPr>
          <w:t>&gt;</w:t>
        </w:r>
      </w:ins>
    </w:p>
    <w:p w:rsidR="00B93D1A" w:rsidRPr="00E762C7" w:rsidRDefault="00B93D1A" w:rsidP="00B93D1A">
      <w:pPr>
        <w:autoSpaceDE w:val="0"/>
        <w:autoSpaceDN w:val="0"/>
        <w:adjustRightInd w:val="0"/>
        <w:ind w:left="720"/>
        <w:rPr>
          <w:ins w:id="3956" w:author=" Vijay Parmar" w:date="2009-08-23T15:19:00Z"/>
          <w:rFonts w:ascii="Times New Roman" w:hAnsi="Times New Roman"/>
          <w:color w:val="000000"/>
          <w:sz w:val="20"/>
          <w:szCs w:val="20"/>
          <w:highlight w:val="white"/>
          <w:rPrChange w:id="3957" w:author=" Vijay Parmar" w:date="2009-08-23T15:28:00Z">
            <w:rPr>
              <w:ins w:id="3958" w:author=" Vijay Parmar" w:date="2009-08-23T15:19:00Z"/>
              <w:highlight w:val="white"/>
            </w:rPr>
          </w:rPrChange>
        </w:rPr>
        <w:pPrChange w:id="3959" w:author=" Vijay Parmar" w:date="2009-08-23T15:20:00Z">
          <w:pPr>
            <w:pStyle w:val="ListParagraph"/>
            <w:numPr>
              <w:numId w:val="96"/>
            </w:numPr>
            <w:autoSpaceDE w:val="0"/>
            <w:autoSpaceDN w:val="0"/>
            <w:adjustRightInd w:val="0"/>
            <w:ind w:left="1080" w:hanging="360"/>
          </w:pPr>
        </w:pPrChange>
      </w:pPr>
      <w:ins w:id="3960" w:author=" Vijay Parmar" w:date="2009-08-23T15:19:00Z">
        <w:r w:rsidRPr="00E762C7">
          <w:rPr>
            <w:rFonts w:ascii="Times New Roman" w:hAnsi="Times New Roman"/>
            <w:color w:val="000000"/>
            <w:sz w:val="20"/>
            <w:szCs w:val="20"/>
            <w:highlight w:val="white"/>
            <w:rPrChange w:id="3961" w:author=" Vijay Parmar" w:date="2009-08-23T15:28:00Z">
              <w:rPr>
                <w:highlight w:val="white"/>
              </w:rPr>
            </w:rPrChange>
          </w:rPr>
          <w:tab/>
        </w:r>
        <w:r w:rsidRPr="00E762C7">
          <w:rPr>
            <w:rFonts w:ascii="Times New Roman" w:hAnsi="Times New Roman"/>
            <w:color w:val="0000FF"/>
            <w:sz w:val="20"/>
            <w:szCs w:val="20"/>
            <w:highlight w:val="white"/>
            <w:rPrChange w:id="3962" w:author=" Vijay Parmar" w:date="2009-08-23T15:28:00Z">
              <w:rPr>
                <w:color w:val="0000FF"/>
                <w:highlight w:val="white"/>
              </w:rPr>
            </w:rPrChange>
          </w:rPr>
          <w:t>&lt;</w:t>
        </w:r>
        <w:r w:rsidRPr="00E762C7">
          <w:rPr>
            <w:rFonts w:ascii="Times New Roman" w:hAnsi="Times New Roman"/>
            <w:color w:val="800000"/>
            <w:sz w:val="20"/>
            <w:szCs w:val="20"/>
            <w:highlight w:val="white"/>
            <w:rPrChange w:id="3963"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3964"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65" w:author=" Vijay Parmar" w:date="2009-08-23T15:19:00Z"/>
          <w:rFonts w:ascii="Times New Roman" w:hAnsi="Times New Roman"/>
          <w:color w:val="000000"/>
          <w:sz w:val="20"/>
          <w:szCs w:val="20"/>
          <w:highlight w:val="white"/>
          <w:rPrChange w:id="3966" w:author=" Vijay Parmar" w:date="2009-08-23T15:28:00Z">
            <w:rPr>
              <w:ins w:id="3967" w:author=" Vijay Parmar" w:date="2009-08-23T15:19:00Z"/>
              <w:highlight w:val="white"/>
            </w:rPr>
          </w:rPrChange>
        </w:rPr>
        <w:pPrChange w:id="3968" w:author=" Vijay Parmar" w:date="2009-08-23T15:20:00Z">
          <w:pPr>
            <w:pStyle w:val="ListParagraph"/>
            <w:numPr>
              <w:numId w:val="96"/>
            </w:numPr>
            <w:autoSpaceDE w:val="0"/>
            <w:autoSpaceDN w:val="0"/>
            <w:adjustRightInd w:val="0"/>
            <w:ind w:left="1080" w:hanging="360"/>
          </w:pPr>
        </w:pPrChange>
      </w:pPr>
      <w:ins w:id="3969" w:author=" Vijay Parmar" w:date="2009-08-23T15:19:00Z">
        <w:r w:rsidRPr="00E762C7">
          <w:rPr>
            <w:rFonts w:ascii="Times New Roman" w:hAnsi="Times New Roman"/>
            <w:color w:val="000000"/>
            <w:sz w:val="20"/>
            <w:szCs w:val="20"/>
            <w:highlight w:val="white"/>
            <w:rPrChange w:id="3970" w:author=" Vijay Parmar" w:date="2009-08-23T15:28:00Z">
              <w:rPr>
                <w:highlight w:val="white"/>
              </w:rPr>
            </w:rPrChange>
          </w:rPr>
          <w:tab/>
        </w:r>
        <w:r w:rsidRPr="00E762C7">
          <w:rPr>
            <w:rFonts w:ascii="Times New Roman" w:hAnsi="Times New Roman"/>
            <w:color w:val="000000"/>
            <w:sz w:val="20"/>
            <w:szCs w:val="20"/>
            <w:highlight w:val="white"/>
            <w:rPrChange w:id="3971" w:author=" Vijay Parmar" w:date="2009-08-23T15:28:00Z">
              <w:rPr>
                <w:highlight w:val="white"/>
              </w:rPr>
            </w:rPrChange>
          </w:rPr>
          <w:tab/>
        </w:r>
        <w:r w:rsidRPr="00E762C7">
          <w:rPr>
            <w:rFonts w:ascii="Times New Roman" w:hAnsi="Times New Roman"/>
            <w:color w:val="0000FF"/>
            <w:sz w:val="20"/>
            <w:szCs w:val="20"/>
            <w:highlight w:val="white"/>
            <w:rPrChange w:id="3972" w:author=" Vijay Parmar" w:date="2009-08-23T15:28:00Z">
              <w:rPr>
                <w:color w:val="0000FF"/>
                <w:highlight w:val="white"/>
              </w:rPr>
            </w:rPrChange>
          </w:rPr>
          <w:t>&lt;</w:t>
        </w:r>
        <w:r w:rsidRPr="00E762C7">
          <w:rPr>
            <w:rFonts w:ascii="Times New Roman" w:hAnsi="Times New Roman"/>
            <w:color w:val="800000"/>
            <w:sz w:val="20"/>
            <w:szCs w:val="20"/>
            <w:highlight w:val="white"/>
            <w:rPrChange w:id="3973"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974" w:author=" Vijay Parmar" w:date="2009-08-23T15:28:00Z">
              <w:rPr>
                <w:color w:val="0000FF"/>
                <w:highlight w:val="white"/>
              </w:rPr>
            </w:rPrChange>
          </w:rPr>
          <w:t>&gt;</w:t>
        </w:r>
        <w:r w:rsidRPr="00E762C7">
          <w:rPr>
            <w:rFonts w:ascii="Times New Roman" w:hAnsi="Times New Roman"/>
            <w:color w:val="000000"/>
            <w:sz w:val="20"/>
            <w:szCs w:val="20"/>
            <w:highlight w:val="white"/>
            <w:rPrChange w:id="3975" w:author=" Vijay Parmar" w:date="2009-08-23T15:28:00Z">
              <w:rPr>
                <w:highlight w:val="white"/>
              </w:rPr>
            </w:rPrChange>
          </w:rPr>
          <w:t>csmupt42</w:t>
        </w:r>
        <w:r w:rsidRPr="00E762C7">
          <w:rPr>
            <w:rFonts w:ascii="Times New Roman" w:hAnsi="Times New Roman"/>
            <w:color w:val="0000FF"/>
            <w:sz w:val="20"/>
            <w:szCs w:val="20"/>
            <w:highlight w:val="white"/>
            <w:rPrChange w:id="3976" w:author=" Vijay Parmar" w:date="2009-08-23T15:28:00Z">
              <w:rPr>
                <w:color w:val="0000FF"/>
                <w:highlight w:val="white"/>
              </w:rPr>
            </w:rPrChange>
          </w:rPr>
          <w:t>&lt;/</w:t>
        </w:r>
        <w:r w:rsidRPr="00E762C7">
          <w:rPr>
            <w:rFonts w:ascii="Times New Roman" w:hAnsi="Times New Roman"/>
            <w:color w:val="800000"/>
            <w:sz w:val="20"/>
            <w:szCs w:val="20"/>
            <w:highlight w:val="white"/>
            <w:rPrChange w:id="3977" w:author=" Vijay Parmar" w:date="2009-08-23T15:28:00Z">
              <w:rPr>
                <w:color w:val="800000"/>
                <w:highlight w:val="white"/>
              </w:rPr>
            </w:rPrChange>
          </w:rPr>
          <w:t>context-name</w:t>
        </w:r>
        <w:r w:rsidRPr="00E762C7">
          <w:rPr>
            <w:rFonts w:ascii="Times New Roman" w:hAnsi="Times New Roman"/>
            <w:color w:val="0000FF"/>
            <w:sz w:val="20"/>
            <w:szCs w:val="20"/>
            <w:highlight w:val="white"/>
            <w:rPrChange w:id="3978"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79" w:author=" Vijay Parmar" w:date="2009-08-23T15:19:00Z"/>
          <w:rFonts w:ascii="Times New Roman" w:hAnsi="Times New Roman"/>
          <w:color w:val="000000"/>
          <w:sz w:val="20"/>
          <w:szCs w:val="20"/>
          <w:highlight w:val="white"/>
          <w:rPrChange w:id="3980" w:author=" Vijay Parmar" w:date="2009-08-23T15:28:00Z">
            <w:rPr>
              <w:ins w:id="3981" w:author=" Vijay Parmar" w:date="2009-08-23T15:19:00Z"/>
              <w:highlight w:val="white"/>
            </w:rPr>
          </w:rPrChange>
        </w:rPr>
        <w:pPrChange w:id="3982" w:author=" Vijay Parmar" w:date="2009-08-23T15:20:00Z">
          <w:pPr>
            <w:pStyle w:val="ListParagraph"/>
            <w:numPr>
              <w:numId w:val="96"/>
            </w:numPr>
            <w:autoSpaceDE w:val="0"/>
            <w:autoSpaceDN w:val="0"/>
            <w:adjustRightInd w:val="0"/>
            <w:ind w:left="1080" w:hanging="360"/>
          </w:pPr>
        </w:pPrChange>
      </w:pPr>
      <w:ins w:id="3983" w:author=" Vijay Parmar" w:date="2009-08-23T15:19:00Z">
        <w:r w:rsidRPr="00E762C7">
          <w:rPr>
            <w:rFonts w:ascii="Times New Roman" w:hAnsi="Times New Roman"/>
            <w:color w:val="000000"/>
            <w:sz w:val="20"/>
            <w:szCs w:val="20"/>
            <w:highlight w:val="white"/>
            <w:rPrChange w:id="3984" w:author=" Vijay Parmar" w:date="2009-08-23T15:28:00Z">
              <w:rPr>
                <w:highlight w:val="white"/>
              </w:rPr>
            </w:rPrChange>
          </w:rPr>
          <w:tab/>
        </w:r>
        <w:r w:rsidRPr="00E762C7">
          <w:rPr>
            <w:rFonts w:ascii="Times New Roman" w:hAnsi="Times New Roman"/>
            <w:color w:val="000000"/>
            <w:sz w:val="20"/>
            <w:szCs w:val="20"/>
            <w:highlight w:val="white"/>
            <w:rPrChange w:id="3985" w:author=" Vijay Parmar" w:date="2009-08-23T15:28:00Z">
              <w:rPr>
                <w:highlight w:val="white"/>
              </w:rPr>
            </w:rPrChange>
          </w:rPr>
          <w:tab/>
        </w:r>
        <w:r w:rsidRPr="00E762C7">
          <w:rPr>
            <w:rFonts w:ascii="Times New Roman" w:hAnsi="Times New Roman"/>
            <w:color w:val="0000FF"/>
            <w:sz w:val="20"/>
            <w:szCs w:val="20"/>
            <w:highlight w:val="white"/>
            <w:rPrChange w:id="3986" w:author=" Vijay Parmar" w:date="2009-08-23T15:28:00Z">
              <w:rPr>
                <w:color w:val="0000FF"/>
                <w:highlight w:val="white"/>
              </w:rPr>
            </w:rPrChange>
          </w:rPr>
          <w:t>&lt;</w:t>
        </w:r>
        <w:r w:rsidRPr="00E762C7">
          <w:rPr>
            <w:rFonts w:ascii="Times New Roman" w:hAnsi="Times New Roman"/>
            <w:color w:val="800000"/>
            <w:sz w:val="20"/>
            <w:szCs w:val="20"/>
            <w:highlight w:val="white"/>
            <w:rPrChange w:id="3987"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988" w:author=" Vijay Parmar" w:date="2009-08-23T15:28:00Z">
              <w:rPr>
                <w:color w:val="0000FF"/>
                <w:highlight w:val="white"/>
              </w:rPr>
            </w:rPrChange>
          </w:rPr>
          <w:t>&gt;</w:t>
        </w:r>
        <w:r w:rsidRPr="00E762C7">
          <w:rPr>
            <w:rFonts w:ascii="Times New Roman" w:hAnsi="Times New Roman"/>
            <w:color w:val="000000"/>
            <w:sz w:val="20"/>
            <w:szCs w:val="20"/>
            <w:highlight w:val="white"/>
            <w:rPrChange w:id="3989" w:author=" Vijay Parmar" w:date="2009-08-23T15:28:00Z">
              <w:rPr>
                <w:highlight w:val="white"/>
              </w:rPr>
            </w:rPrChange>
          </w:rPr>
          <w:t>upt42</w:t>
        </w:r>
        <w:r w:rsidRPr="00E762C7">
          <w:rPr>
            <w:rFonts w:ascii="Times New Roman" w:hAnsi="Times New Roman"/>
            <w:color w:val="0000FF"/>
            <w:sz w:val="20"/>
            <w:szCs w:val="20"/>
            <w:highlight w:val="white"/>
            <w:rPrChange w:id="3990" w:author=" Vijay Parmar" w:date="2009-08-23T15:28:00Z">
              <w:rPr>
                <w:color w:val="0000FF"/>
                <w:highlight w:val="white"/>
              </w:rPr>
            </w:rPrChange>
          </w:rPr>
          <w:t>&lt;/</w:t>
        </w:r>
        <w:r w:rsidRPr="00E762C7">
          <w:rPr>
            <w:rFonts w:ascii="Times New Roman" w:hAnsi="Times New Roman"/>
            <w:color w:val="800000"/>
            <w:sz w:val="20"/>
            <w:szCs w:val="20"/>
            <w:highlight w:val="white"/>
            <w:rPrChange w:id="3991" w:author=" Vijay Parmar" w:date="2009-08-23T15:28:00Z">
              <w:rPr>
                <w:color w:val="800000"/>
                <w:highlight w:val="white"/>
              </w:rPr>
            </w:rPrChange>
          </w:rPr>
          <w:t>url-context-name</w:t>
        </w:r>
        <w:r w:rsidRPr="00E762C7">
          <w:rPr>
            <w:rFonts w:ascii="Times New Roman" w:hAnsi="Times New Roman"/>
            <w:color w:val="0000FF"/>
            <w:sz w:val="20"/>
            <w:szCs w:val="20"/>
            <w:highlight w:val="white"/>
            <w:rPrChange w:id="399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3993" w:author=" Vijay Parmar" w:date="2009-08-23T15:19:00Z"/>
          <w:rFonts w:ascii="Times New Roman" w:hAnsi="Times New Roman"/>
          <w:color w:val="000000"/>
          <w:sz w:val="20"/>
          <w:szCs w:val="20"/>
          <w:highlight w:val="white"/>
          <w:rPrChange w:id="3994" w:author=" Vijay Parmar" w:date="2009-08-23T15:28:00Z">
            <w:rPr>
              <w:ins w:id="3995" w:author=" Vijay Parmar" w:date="2009-08-23T15:19:00Z"/>
              <w:highlight w:val="white"/>
            </w:rPr>
          </w:rPrChange>
        </w:rPr>
        <w:pPrChange w:id="3996" w:author=" Vijay Parmar" w:date="2009-08-23T15:21:00Z">
          <w:pPr>
            <w:pStyle w:val="ListParagraph"/>
            <w:numPr>
              <w:numId w:val="96"/>
            </w:numPr>
            <w:autoSpaceDE w:val="0"/>
            <w:autoSpaceDN w:val="0"/>
            <w:adjustRightInd w:val="0"/>
            <w:ind w:left="1080" w:hanging="360"/>
          </w:pPr>
        </w:pPrChange>
      </w:pPr>
      <w:ins w:id="3997" w:author=" Vijay Parmar" w:date="2009-08-23T15:19:00Z">
        <w:r w:rsidRPr="00E762C7">
          <w:rPr>
            <w:rFonts w:ascii="Times New Roman" w:hAnsi="Times New Roman"/>
            <w:color w:val="000000"/>
            <w:sz w:val="20"/>
            <w:szCs w:val="20"/>
            <w:highlight w:val="white"/>
            <w:rPrChange w:id="3998" w:author=" Vijay Parmar" w:date="2009-08-23T15:28:00Z">
              <w:rPr>
                <w:highlight w:val="white"/>
              </w:rPr>
            </w:rPrChange>
          </w:rPr>
          <w:tab/>
        </w:r>
        <w:r w:rsidRPr="00E762C7">
          <w:rPr>
            <w:rFonts w:ascii="Times New Roman" w:hAnsi="Times New Roman"/>
            <w:color w:val="000000"/>
            <w:sz w:val="20"/>
            <w:szCs w:val="20"/>
            <w:highlight w:val="white"/>
            <w:rPrChange w:id="3999" w:author=" Vijay Parmar" w:date="2009-08-23T15:28:00Z">
              <w:rPr>
                <w:highlight w:val="white"/>
              </w:rPr>
            </w:rPrChange>
          </w:rPr>
          <w:tab/>
        </w:r>
        <w:r w:rsidRPr="00E762C7">
          <w:rPr>
            <w:rFonts w:ascii="Times New Roman" w:hAnsi="Times New Roman"/>
            <w:color w:val="0000FF"/>
            <w:sz w:val="20"/>
            <w:szCs w:val="20"/>
            <w:highlight w:val="white"/>
            <w:rPrChange w:id="4000" w:author=" Vijay Parmar" w:date="2009-08-23T15:28:00Z">
              <w:rPr>
                <w:color w:val="0000FF"/>
                <w:highlight w:val="white"/>
              </w:rPr>
            </w:rPrChange>
          </w:rPr>
          <w:t>&lt;</w:t>
        </w:r>
        <w:r w:rsidRPr="00E762C7">
          <w:rPr>
            <w:rFonts w:ascii="Times New Roman" w:hAnsi="Times New Roman"/>
            <w:color w:val="800000"/>
            <w:sz w:val="20"/>
            <w:szCs w:val="20"/>
            <w:highlight w:val="white"/>
            <w:rPrChange w:id="4001"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4002"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4003" w:author=" Vijay Parmar" w:date="2009-08-23T15:21:00Z"/>
          <w:rFonts w:ascii="Times New Roman" w:hAnsi="Times New Roman"/>
          <w:color w:val="0000FF"/>
          <w:sz w:val="20"/>
          <w:szCs w:val="20"/>
          <w:highlight w:val="white"/>
          <w:rPrChange w:id="4004" w:author=" Vijay Parmar" w:date="2009-08-23T15:28:00Z">
            <w:rPr>
              <w:ins w:id="4005" w:author=" Vijay Parmar" w:date="2009-08-23T15:21:00Z"/>
              <w:rFonts w:ascii="Times New Roman" w:hAnsi="Times New Roman"/>
              <w:color w:val="0000FF"/>
              <w:sz w:val="24"/>
              <w:highlight w:val="white"/>
            </w:rPr>
          </w:rPrChange>
        </w:rPr>
        <w:pPrChange w:id="4006" w:author=" Vijay Parmar" w:date="2009-08-23T15:21:00Z">
          <w:pPr>
            <w:pStyle w:val="ListParagraph"/>
            <w:numPr>
              <w:numId w:val="96"/>
            </w:numPr>
            <w:autoSpaceDE w:val="0"/>
            <w:autoSpaceDN w:val="0"/>
            <w:adjustRightInd w:val="0"/>
            <w:ind w:left="1080" w:hanging="360"/>
          </w:pPr>
        </w:pPrChange>
      </w:pPr>
      <w:ins w:id="4007" w:author=" Vijay Parmar" w:date="2009-08-23T15:19:00Z">
        <w:r w:rsidRPr="00E762C7">
          <w:rPr>
            <w:rFonts w:ascii="Times New Roman" w:hAnsi="Times New Roman"/>
            <w:color w:val="000000"/>
            <w:sz w:val="20"/>
            <w:szCs w:val="20"/>
            <w:highlight w:val="white"/>
            <w:rPrChange w:id="4008" w:author=" Vijay Parmar" w:date="2009-08-23T15:28:00Z">
              <w:rPr>
                <w:highlight w:val="white"/>
              </w:rPr>
            </w:rPrChange>
          </w:rPr>
          <w:t xml:space="preserve">   </w:t>
        </w:r>
        <w:r w:rsidRPr="00E762C7">
          <w:rPr>
            <w:rFonts w:ascii="Times New Roman" w:hAnsi="Times New Roman"/>
            <w:color w:val="0000FF"/>
            <w:sz w:val="20"/>
            <w:szCs w:val="20"/>
            <w:highlight w:val="white"/>
            <w:rPrChange w:id="4009" w:author=" Vijay Parmar" w:date="2009-08-23T15:28:00Z">
              <w:rPr>
                <w:color w:val="0000FF"/>
                <w:highlight w:val="white"/>
              </w:rPr>
            </w:rPrChange>
          </w:rPr>
          <w:t>&lt;</w:t>
        </w:r>
        <w:r w:rsidRPr="00E762C7">
          <w:rPr>
            <w:rFonts w:ascii="Times New Roman" w:hAnsi="Times New Roman"/>
            <w:color w:val="800000"/>
            <w:sz w:val="20"/>
            <w:szCs w:val="20"/>
            <w:highlight w:val="white"/>
            <w:rPrChange w:id="4010" w:author=" Vijay Parmar" w:date="2009-08-23T15:28:00Z">
              <w:rPr>
                <w:color w:val="800000"/>
                <w:highlight w:val="white"/>
              </w:rPr>
            </w:rPrChange>
          </w:rPr>
          <w:t>authorization-provider-class</w:t>
        </w:r>
        <w:r w:rsidRPr="00E762C7">
          <w:rPr>
            <w:rFonts w:ascii="Times New Roman" w:hAnsi="Times New Roman"/>
            <w:color w:val="0000FF"/>
            <w:sz w:val="20"/>
            <w:szCs w:val="20"/>
            <w:highlight w:val="white"/>
            <w:rPrChange w:id="4011" w:author=" Vijay Parmar" w:date="2009-08-23T15:28:00Z">
              <w:rPr>
                <w:color w:val="0000FF"/>
                <w:highlight w:val="white"/>
              </w:rPr>
            </w:rPrChange>
          </w:rPr>
          <w:t>&gt;</w:t>
        </w:r>
        <w:r w:rsidRPr="00E762C7">
          <w:rPr>
            <w:rFonts w:ascii="Times New Roman" w:hAnsi="Times New Roman"/>
            <w:color w:val="000000"/>
            <w:sz w:val="20"/>
            <w:szCs w:val="20"/>
            <w:highlight w:val="white"/>
            <w:rPrChange w:id="4012" w:author=" Vijay Parmar" w:date="2009-08-23T15:28:00Z">
              <w:rPr>
                <w:highlight w:val="white"/>
              </w:rPr>
            </w:rPrChange>
          </w:rPr>
          <w:t>String</w:t>
        </w:r>
        <w:r w:rsidRPr="00E762C7">
          <w:rPr>
            <w:rFonts w:ascii="Times New Roman" w:hAnsi="Times New Roman"/>
            <w:color w:val="0000FF"/>
            <w:sz w:val="20"/>
            <w:szCs w:val="20"/>
            <w:highlight w:val="white"/>
            <w:rPrChange w:id="4013" w:author=" Vijay Parmar" w:date="2009-08-23T15:28:00Z">
              <w:rPr>
                <w:color w:val="0000FF"/>
                <w:highlight w:val="white"/>
              </w:rPr>
            </w:rPrChange>
          </w:rPr>
          <w:t>&lt;/</w:t>
        </w:r>
        <w:r w:rsidRPr="00E762C7">
          <w:rPr>
            <w:rFonts w:ascii="Times New Roman" w:hAnsi="Times New Roman"/>
            <w:color w:val="800000"/>
            <w:sz w:val="20"/>
            <w:szCs w:val="20"/>
            <w:highlight w:val="white"/>
            <w:rPrChange w:id="4014" w:author=" Vijay Parmar" w:date="2009-08-23T15:28:00Z">
              <w:rPr>
                <w:color w:val="800000"/>
                <w:highlight w:val="white"/>
              </w:rPr>
            </w:rPrChange>
          </w:rPr>
          <w:t>authorization-provider-</w:t>
        </w:r>
      </w:ins>
      <w:ins w:id="4015" w:author=" Vijay Parmar" w:date="2009-08-23T15:21:00Z">
        <w:r w:rsidRPr="00E762C7">
          <w:rPr>
            <w:rFonts w:ascii="Times New Roman" w:hAnsi="Times New Roman"/>
            <w:color w:val="800000"/>
            <w:sz w:val="20"/>
            <w:szCs w:val="20"/>
            <w:highlight w:val="white"/>
            <w:rPrChange w:id="4016" w:author=" Vijay Parmar" w:date="2009-08-23T15:28:00Z">
              <w:rPr>
                <w:rFonts w:ascii="Times New Roman" w:hAnsi="Times New Roman"/>
                <w:color w:val="800000"/>
                <w:sz w:val="24"/>
                <w:highlight w:val="white"/>
              </w:rPr>
            </w:rPrChange>
          </w:rPr>
          <w:t>c</w:t>
        </w:r>
      </w:ins>
      <w:ins w:id="4017" w:author=" Vijay Parmar" w:date="2009-08-23T15:19:00Z">
        <w:r w:rsidRPr="00E762C7">
          <w:rPr>
            <w:rFonts w:ascii="Times New Roman" w:hAnsi="Times New Roman"/>
            <w:color w:val="800000"/>
            <w:sz w:val="20"/>
            <w:szCs w:val="20"/>
            <w:highlight w:val="white"/>
            <w:rPrChange w:id="4018" w:author=" Vijay Parmar" w:date="2009-08-23T15:28:00Z">
              <w:rPr>
                <w:color w:val="800000"/>
                <w:highlight w:val="white"/>
              </w:rPr>
            </w:rPrChange>
          </w:rPr>
          <w:t>lass</w:t>
        </w:r>
        <w:r w:rsidRPr="00E762C7">
          <w:rPr>
            <w:rFonts w:ascii="Times New Roman" w:hAnsi="Times New Roman"/>
            <w:color w:val="0000FF"/>
            <w:sz w:val="20"/>
            <w:szCs w:val="20"/>
            <w:highlight w:val="white"/>
            <w:rPrChange w:id="4019"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4020" w:author=" Vijay Parmar" w:date="2009-08-23T15:19:00Z"/>
          <w:rFonts w:ascii="Times New Roman" w:hAnsi="Times New Roman"/>
          <w:color w:val="000000"/>
          <w:sz w:val="20"/>
          <w:szCs w:val="20"/>
          <w:highlight w:val="white"/>
          <w:rPrChange w:id="4021" w:author=" Vijay Parmar" w:date="2009-08-23T15:28:00Z">
            <w:rPr>
              <w:ins w:id="4022" w:author=" Vijay Parmar" w:date="2009-08-23T15:19:00Z"/>
              <w:rFonts w:ascii="Times New Roman" w:hAnsi="Times New Roman"/>
              <w:color w:val="000000"/>
              <w:sz w:val="24"/>
              <w:highlight w:val="white"/>
            </w:rPr>
          </w:rPrChange>
        </w:rPr>
        <w:pPrChange w:id="4023" w:author=" Vijay Parmar" w:date="2009-08-23T15:21:00Z">
          <w:pPr>
            <w:pStyle w:val="ListParagraph"/>
            <w:numPr>
              <w:numId w:val="96"/>
            </w:numPr>
            <w:autoSpaceDE w:val="0"/>
            <w:autoSpaceDN w:val="0"/>
            <w:adjustRightInd w:val="0"/>
            <w:ind w:left="1080" w:hanging="360"/>
          </w:pPr>
        </w:pPrChange>
      </w:pPr>
      <w:ins w:id="4024" w:author=" Vijay Parmar" w:date="2009-08-23T15:19:00Z">
        <w:r w:rsidRPr="00E762C7">
          <w:rPr>
            <w:rFonts w:ascii="Times New Roman" w:hAnsi="Times New Roman"/>
            <w:color w:val="0000FF"/>
            <w:sz w:val="20"/>
            <w:szCs w:val="20"/>
            <w:highlight w:val="white"/>
            <w:rPrChange w:id="4025"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4026"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4027" w:author=" Vijay Parmar" w:date="2009-08-23T15:28:00Z">
              <w:rPr>
                <w:rFonts w:ascii="Times New Roman" w:hAnsi="Times New Roman"/>
                <w:color w:val="0000FF"/>
                <w:sz w:val="24"/>
                <w:highlight w:val="white"/>
              </w:rPr>
            </w:rPrChange>
          </w:rPr>
          <w:t>&gt;</w:t>
        </w:r>
        <w:r w:rsidRPr="00E762C7">
          <w:rPr>
            <w:rFonts w:ascii="Times New Roman" w:hAnsi="Times New Roman"/>
            <w:color w:val="000000"/>
            <w:sz w:val="20"/>
            <w:szCs w:val="20"/>
            <w:highlight w:val="white"/>
            <w:rPrChange w:id="4028" w:author=" Vijay Parmar" w:date="2009-08-23T15:28:00Z">
              <w:rPr>
                <w:rFonts w:ascii="Times New Roman" w:hAnsi="Times New Roman"/>
                <w:color w:val="000000"/>
                <w:sz w:val="24"/>
                <w:highlight w:val="white"/>
              </w:rPr>
            </w:rPrChange>
          </w:rPr>
          <w:t>placeholder_string_val</w:t>
        </w:r>
        <w:r w:rsidRPr="00E762C7">
          <w:rPr>
            <w:rFonts w:ascii="Times New Roman" w:hAnsi="Times New Roman"/>
            <w:color w:val="0000FF"/>
            <w:sz w:val="20"/>
            <w:szCs w:val="20"/>
            <w:highlight w:val="white"/>
            <w:rPrChange w:id="4029" w:author=" Vijay Parmar" w:date="2009-08-23T15:28:00Z">
              <w:rPr>
                <w:rFonts w:ascii="Times New Roman" w:hAnsi="Times New Roman"/>
                <w:color w:val="0000FF"/>
                <w:sz w:val="24"/>
                <w:highlight w:val="white"/>
              </w:rPr>
            </w:rPrChange>
          </w:rPr>
          <w:t>&lt;/</w:t>
        </w:r>
        <w:r w:rsidRPr="00E762C7">
          <w:rPr>
            <w:rFonts w:ascii="Times New Roman" w:hAnsi="Times New Roman"/>
            <w:color w:val="800000"/>
            <w:sz w:val="20"/>
            <w:szCs w:val="20"/>
            <w:highlight w:val="white"/>
            <w:rPrChange w:id="4030" w:author=" Vijay Parmar" w:date="2009-08-23T15:28:00Z">
              <w:rPr>
                <w:rFonts w:ascii="Times New Roman" w:hAnsi="Times New Roman"/>
                <w:color w:val="800000"/>
                <w:sz w:val="24"/>
                <w:highlight w:val="white"/>
              </w:rPr>
            </w:rPrChange>
          </w:rPr>
          <w:t>hibernate-config-file</w:t>
        </w:r>
        <w:r w:rsidRPr="00E762C7">
          <w:rPr>
            <w:rFonts w:ascii="Times New Roman" w:hAnsi="Times New Roman"/>
            <w:color w:val="0000FF"/>
            <w:sz w:val="20"/>
            <w:szCs w:val="20"/>
            <w:highlight w:val="white"/>
            <w:rPrChange w:id="4031" w:author=" Vijay Parmar" w:date="2009-08-23T15:28:00Z">
              <w:rPr>
                <w:rFonts w:ascii="Times New Roman" w:hAnsi="Times New Roman"/>
                <w:color w:val="0000FF"/>
                <w:sz w:val="24"/>
                <w:highlight w:val="white"/>
              </w:rPr>
            </w:rPrChange>
          </w:rPr>
          <w:t>&gt;</w:t>
        </w:r>
      </w:ins>
    </w:p>
    <w:p w:rsidR="00B93D1A" w:rsidRPr="00E762C7" w:rsidRDefault="00B93D1A" w:rsidP="00B93D1A">
      <w:pPr>
        <w:autoSpaceDE w:val="0"/>
        <w:autoSpaceDN w:val="0"/>
        <w:adjustRightInd w:val="0"/>
        <w:ind w:left="720"/>
        <w:rPr>
          <w:ins w:id="4032" w:author=" Vijay Parmar" w:date="2009-08-23T15:19:00Z"/>
          <w:rFonts w:ascii="Times New Roman" w:hAnsi="Times New Roman"/>
          <w:color w:val="000000"/>
          <w:sz w:val="20"/>
          <w:szCs w:val="20"/>
          <w:highlight w:val="white"/>
          <w:rPrChange w:id="4033" w:author=" Vijay Parmar" w:date="2009-08-23T15:28:00Z">
            <w:rPr>
              <w:ins w:id="4034" w:author=" Vijay Parmar" w:date="2009-08-23T15:19:00Z"/>
              <w:highlight w:val="white"/>
            </w:rPr>
          </w:rPrChange>
        </w:rPr>
        <w:pPrChange w:id="4035" w:author=" Vijay Parmar" w:date="2009-08-23T15:21:00Z">
          <w:pPr>
            <w:pStyle w:val="ListParagraph"/>
            <w:numPr>
              <w:numId w:val="96"/>
            </w:numPr>
            <w:autoSpaceDE w:val="0"/>
            <w:autoSpaceDN w:val="0"/>
            <w:adjustRightInd w:val="0"/>
            <w:ind w:left="1080" w:hanging="360"/>
          </w:pPr>
        </w:pPrChange>
      </w:pPr>
      <w:ins w:id="4036" w:author=" Vijay Parmar" w:date="2009-08-23T15:19:00Z">
        <w:r w:rsidRPr="00E762C7">
          <w:rPr>
            <w:rFonts w:ascii="Times New Roman" w:hAnsi="Times New Roman"/>
            <w:color w:val="000000"/>
            <w:sz w:val="20"/>
            <w:szCs w:val="20"/>
            <w:highlight w:val="white"/>
            <w:rPrChange w:id="4037" w:author=" Vijay Parmar" w:date="2009-08-23T15:28:00Z">
              <w:rPr>
                <w:highlight w:val="white"/>
              </w:rPr>
            </w:rPrChange>
          </w:rPr>
          <w:t xml:space="preserve">      </w:t>
        </w:r>
        <w:r w:rsidRPr="00E762C7">
          <w:rPr>
            <w:rFonts w:ascii="Times New Roman" w:hAnsi="Times New Roman"/>
            <w:color w:val="0000FF"/>
            <w:sz w:val="20"/>
            <w:szCs w:val="20"/>
            <w:highlight w:val="white"/>
            <w:rPrChange w:id="4038" w:author=" Vijay Parmar" w:date="2009-08-23T15:28:00Z">
              <w:rPr>
                <w:color w:val="0000FF"/>
                <w:highlight w:val="white"/>
              </w:rPr>
            </w:rPrChange>
          </w:rPr>
          <w:t>&lt;/</w:t>
        </w:r>
        <w:r w:rsidRPr="00E762C7">
          <w:rPr>
            <w:rFonts w:ascii="Times New Roman" w:hAnsi="Times New Roman"/>
            <w:color w:val="800000"/>
            <w:sz w:val="20"/>
            <w:szCs w:val="20"/>
            <w:highlight w:val="white"/>
            <w:rPrChange w:id="4039" w:author=" Vijay Parmar" w:date="2009-08-23T15:28:00Z">
              <w:rPr>
                <w:color w:val="800000"/>
                <w:highlight w:val="white"/>
              </w:rPr>
            </w:rPrChange>
          </w:rPr>
          <w:t>authorization</w:t>
        </w:r>
        <w:r w:rsidRPr="00E762C7">
          <w:rPr>
            <w:rFonts w:ascii="Times New Roman" w:hAnsi="Times New Roman"/>
            <w:color w:val="0000FF"/>
            <w:sz w:val="20"/>
            <w:szCs w:val="20"/>
            <w:highlight w:val="white"/>
            <w:rPrChange w:id="4040" w:author=" Vijay Parmar" w:date="2009-08-23T15:28:00Z">
              <w:rPr>
                <w:color w:val="0000FF"/>
                <w:highlight w:val="white"/>
              </w:rPr>
            </w:rPrChange>
          </w:rPr>
          <w:t>&gt;</w:t>
        </w:r>
      </w:ins>
    </w:p>
    <w:p w:rsidR="00B93D1A" w:rsidRPr="00E762C7" w:rsidRDefault="00B93D1A" w:rsidP="00B93D1A">
      <w:pPr>
        <w:autoSpaceDE w:val="0"/>
        <w:autoSpaceDN w:val="0"/>
        <w:adjustRightInd w:val="0"/>
        <w:ind w:left="720"/>
        <w:rPr>
          <w:ins w:id="4041" w:author=" Vijay Parmar" w:date="2009-08-23T15:19:00Z"/>
          <w:rFonts w:ascii="Times New Roman" w:hAnsi="Times New Roman"/>
          <w:color w:val="000000"/>
          <w:sz w:val="20"/>
          <w:szCs w:val="20"/>
          <w:highlight w:val="white"/>
          <w:rPrChange w:id="4042" w:author=" Vijay Parmar" w:date="2009-08-23T15:28:00Z">
            <w:rPr>
              <w:ins w:id="4043" w:author=" Vijay Parmar" w:date="2009-08-23T15:19:00Z"/>
              <w:color w:val="000000"/>
              <w:highlight w:val="white"/>
            </w:rPr>
          </w:rPrChange>
        </w:rPr>
        <w:pPrChange w:id="4044" w:author=" Vijay Parmar" w:date="2009-08-23T15:21:00Z">
          <w:pPr>
            <w:pStyle w:val="ListParagraph"/>
            <w:numPr>
              <w:numId w:val="96"/>
            </w:numPr>
            <w:autoSpaceDE w:val="0"/>
            <w:autoSpaceDN w:val="0"/>
            <w:adjustRightInd w:val="0"/>
            <w:ind w:left="1080" w:hanging="360"/>
          </w:pPr>
        </w:pPrChange>
      </w:pPr>
      <w:ins w:id="4045" w:author=" Vijay Parmar" w:date="2009-08-23T15:19:00Z">
        <w:r w:rsidRPr="00E762C7">
          <w:rPr>
            <w:rFonts w:ascii="Times New Roman" w:hAnsi="Times New Roman"/>
            <w:color w:val="000000"/>
            <w:sz w:val="20"/>
            <w:szCs w:val="20"/>
            <w:highlight w:val="white"/>
            <w:rPrChange w:id="4046" w:author=" Vijay Parmar" w:date="2009-08-23T15:28:00Z">
              <w:rPr>
                <w:color w:val="000000"/>
                <w:highlight w:val="white"/>
              </w:rPr>
            </w:rPrChange>
          </w:rPr>
          <w:tab/>
        </w:r>
        <w:r w:rsidRPr="00E762C7">
          <w:rPr>
            <w:rFonts w:ascii="Times New Roman" w:hAnsi="Times New Roman"/>
            <w:color w:val="0000FF"/>
            <w:sz w:val="20"/>
            <w:szCs w:val="20"/>
            <w:highlight w:val="white"/>
            <w:rPrChange w:id="4047" w:author=" Vijay Parmar" w:date="2009-08-23T15:28:00Z">
              <w:rPr>
                <w:highlight w:val="white"/>
              </w:rPr>
            </w:rPrChange>
          </w:rPr>
          <w:t>&lt;/</w:t>
        </w:r>
        <w:r w:rsidRPr="00E762C7">
          <w:rPr>
            <w:rFonts w:ascii="Times New Roman" w:hAnsi="Times New Roman"/>
            <w:color w:val="800000"/>
            <w:sz w:val="20"/>
            <w:szCs w:val="20"/>
            <w:highlight w:val="white"/>
            <w:rPrChange w:id="4048" w:author=" Vijay Parmar" w:date="2009-08-23T15:28:00Z">
              <w:rPr>
                <w:color w:val="800000"/>
                <w:highlight w:val="white"/>
              </w:rPr>
            </w:rPrChange>
          </w:rPr>
          <w:t>upt-application</w:t>
        </w:r>
        <w:r w:rsidRPr="00E762C7">
          <w:rPr>
            <w:rFonts w:ascii="Times New Roman" w:hAnsi="Times New Roman"/>
            <w:color w:val="0000FF"/>
            <w:sz w:val="20"/>
            <w:szCs w:val="20"/>
            <w:highlight w:val="white"/>
            <w:rPrChange w:id="4049" w:author=" Vijay Parmar" w:date="2009-08-23T15:28:00Z">
              <w:rPr>
                <w:highlight w:val="white"/>
              </w:rPr>
            </w:rPrChange>
          </w:rPr>
          <w:t>&gt;</w:t>
        </w:r>
      </w:ins>
    </w:p>
    <w:p w:rsidR="00B93D1A" w:rsidRPr="00E762C7" w:rsidRDefault="00B93D1A" w:rsidP="00B93D1A">
      <w:pPr>
        <w:autoSpaceDE w:val="0"/>
        <w:autoSpaceDN w:val="0"/>
        <w:adjustRightInd w:val="0"/>
        <w:ind w:left="720"/>
        <w:rPr>
          <w:ins w:id="4050" w:author=" Vijay Parmar" w:date="2009-08-23T15:19:00Z"/>
          <w:rFonts w:ascii="Times New Roman" w:hAnsi="Times New Roman"/>
          <w:color w:val="000000"/>
          <w:sz w:val="20"/>
          <w:szCs w:val="20"/>
          <w:highlight w:val="white"/>
          <w:rPrChange w:id="4051" w:author=" Vijay Parmar" w:date="2009-08-23T15:28:00Z">
            <w:rPr>
              <w:ins w:id="4052" w:author=" Vijay Parmar" w:date="2009-08-23T15:19:00Z"/>
              <w:color w:val="000000"/>
              <w:highlight w:val="white"/>
            </w:rPr>
          </w:rPrChange>
        </w:rPr>
        <w:pPrChange w:id="4053" w:author=" Vijay Parmar" w:date="2009-08-23T15:21:00Z">
          <w:pPr>
            <w:pStyle w:val="ListParagraph"/>
            <w:numPr>
              <w:numId w:val="96"/>
            </w:numPr>
            <w:autoSpaceDE w:val="0"/>
            <w:autoSpaceDN w:val="0"/>
            <w:adjustRightInd w:val="0"/>
            <w:ind w:left="1080" w:hanging="360"/>
          </w:pPr>
        </w:pPrChange>
      </w:pPr>
      <w:ins w:id="4054" w:author=" Vijay Parmar" w:date="2009-08-23T15:19:00Z">
        <w:r w:rsidRPr="00E762C7">
          <w:rPr>
            <w:rFonts w:ascii="Times New Roman" w:hAnsi="Times New Roman"/>
            <w:color w:val="000000"/>
            <w:sz w:val="20"/>
            <w:szCs w:val="20"/>
            <w:highlight w:val="white"/>
            <w:rPrChange w:id="4055" w:author=" Vijay Parmar" w:date="2009-08-23T15:28:00Z">
              <w:rPr>
                <w:color w:val="000000"/>
                <w:highlight w:val="white"/>
              </w:rPr>
            </w:rPrChange>
          </w:rPr>
          <w:tab/>
        </w:r>
        <w:r w:rsidRPr="00E762C7">
          <w:rPr>
            <w:rFonts w:ascii="Times New Roman" w:hAnsi="Times New Roman"/>
            <w:color w:val="0000FF"/>
            <w:sz w:val="20"/>
            <w:szCs w:val="20"/>
            <w:highlight w:val="white"/>
            <w:rPrChange w:id="4056" w:author=" Vijay Parmar" w:date="2009-08-23T15:28:00Z">
              <w:rPr>
                <w:highlight w:val="white"/>
              </w:rPr>
            </w:rPrChange>
          </w:rPr>
          <w:t>&lt;/</w:t>
        </w:r>
        <w:r w:rsidRPr="00E762C7">
          <w:rPr>
            <w:rFonts w:ascii="Times New Roman" w:hAnsi="Times New Roman"/>
            <w:color w:val="800000"/>
            <w:sz w:val="20"/>
            <w:szCs w:val="20"/>
            <w:highlight w:val="white"/>
            <w:rPrChange w:id="4057" w:author=" Vijay Parmar" w:date="2009-08-23T15:28:00Z">
              <w:rPr>
                <w:color w:val="800000"/>
                <w:highlight w:val="white"/>
              </w:rPr>
            </w:rPrChange>
          </w:rPr>
          <w:t>upt-application-list</w:t>
        </w:r>
        <w:r w:rsidRPr="00E762C7">
          <w:rPr>
            <w:rFonts w:ascii="Times New Roman" w:hAnsi="Times New Roman"/>
            <w:color w:val="0000FF"/>
            <w:sz w:val="20"/>
            <w:szCs w:val="20"/>
            <w:highlight w:val="white"/>
            <w:rPrChange w:id="4058" w:author=" Vijay Parmar" w:date="2009-08-23T15:28:00Z">
              <w:rPr>
                <w:highlight w:val="white"/>
              </w:rPr>
            </w:rPrChange>
          </w:rPr>
          <w:t>&gt;</w:t>
        </w:r>
      </w:ins>
    </w:p>
    <w:p w:rsidR="00B93D1A" w:rsidRPr="00E762C7" w:rsidRDefault="00B93D1A" w:rsidP="00B93D1A">
      <w:pPr>
        <w:autoSpaceDE w:val="0"/>
        <w:autoSpaceDN w:val="0"/>
        <w:adjustRightInd w:val="0"/>
        <w:ind w:left="720"/>
        <w:rPr>
          <w:ins w:id="4059" w:author=" Vijay Parmar" w:date="2009-08-23T15:19:00Z"/>
          <w:rFonts w:ascii="Times New Roman" w:hAnsi="Times New Roman"/>
          <w:color w:val="000000"/>
          <w:sz w:val="20"/>
          <w:szCs w:val="20"/>
          <w:highlight w:val="white"/>
          <w:rPrChange w:id="4060" w:author=" Vijay Parmar" w:date="2009-08-23T15:28:00Z">
            <w:rPr>
              <w:ins w:id="4061" w:author=" Vijay Parmar" w:date="2009-08-23T15:19:00Z"/>
              <w:color w:val="000000"/>
              <w:highlight w:val="white"/>
            </w:rPr>
          </w:rPrChange>
        </w:rPr>
        <w:pPrChange w:id="4062" w:author=" Vijay Parmar" w:date="2009-08-23T15:21:00Z">
          <w:pPr>
            <w:pStyle w:val="ListParagraph"/>
            <w:numPr>
              <w:numId w:val="96"/>
            </w:numPr>
            <w:autoSpaceDE w:val="0"/>
            <w:autoSpaceDN w:val="0"/>
            <w:adjustRightInd w:val="0"/>
            <w:ind w:left="1080" w:hanging="360"/>
          </w:pPr>
        </w:pPrChange>
      </w:pPr>
      <w:ins w:id="4063" w:author=" Vijay Parmar" w:date="2009-08-23T15:19:00Z">
        <w:r w:rsidRPr="00E762C7">
          <w:rPr>
            <w:rFonts w:ascii="Times New Roman" w:hAnsi="Times New Roman"/>
            <w:color w:val="000000"/>
            <w:sz w:val="20"/>
            <w:szCs w:val="20"/>
            <w:highlight w:val="white"/>
            <w:rPrChange w:id="4064" w:author=" Vijay Parmar" w:date="2009-08-23T15:28:00Z">
              <w:rPr>
                <w:color w:val="000000"/>
                <w:highlight w:val="white"/>
              </w:rPr>
            </w:rPrChange>
          </w:rPr>
          <w:t xml:space="preserve"> </w:t>
        </w:r>
        <w:r w:rsidRPr="00E762C7">
          <w:rPr>
            <w:rFonts w:ascii="Times New Roman" w:hAnsi="Times New Roman"/>
            <w:color w:val="0000FF"/>
            <w:sz w:val="20"/>
            <w:szCs w:val="20"/>
            <w:highlight w:val="white"/>
            <w:rPrChange w:id="4065" w:author=" Vijay Parmar" w:date="2009-08-23T15:28:00Z">
              <w:rPr>
                <w:highlight w:val="white"/>
              </w:rPr>
            </w:rPrChange>
          </w:rPr>
          <w:t>&lt;/</w:t>
        </w:r>
        <w:r w:rsidRPr="00E762C7">
          <w:rPr>
            <w:rFonts w:ascii="Times New Roman" w:hAnsi="Times New Roman"/>
            <w:color w:val="800000"/>
            <w:sz w:val="20"/>
            <w:szCs w:val="20"/>
            <w:highlight w:val="white"/>
            <w:rPrChange w:id="4066" w:author=" Vijay Parmar" w:date="2009-08-23T15:28:00Z">
              <w:rPr>
                <w:color w:val="800000"/>
                <w:highlight w:val="white"/>
              </w:rPr>
            </w:rPrChange>
          </w:rPr>
          <w:t>backwards-compatibility</w:t>
        </w:r>
        <w:r w:rsidRPr="00E762C7">
          <w:rPr>
            <w:rFonts w:ascii="Times New Roman" w:hAnsi="Times New Roman"/>
            <w:color w:val="0000FF"/>
            <w:sz w:val="20"/>
            <w:szCs w:val="20"/>
            <w:highlight w:val="white"/>
            <w:rPrChange w:id="4067" w:author=" Vijay Parmar" w:date="2009-08-23T15:28:00Z">
              <w:rPr>
                <w:highlight w:val="white"/>
              </w:rPr>
            </w:rPrChange>
          </w:rPr>
          <w:t>&gt;</w:t>
        </w:r>
      </w:ins>
    </w:p>
    <w:p w:rsidR="00B93D1A" w:rsidRPr="00E762C7" w:rsidRDefault="00B93D1A" w:rsidP="00B93D1A">
      <w:pPr>
        <w:autoSpaceDE w:val="0"/>
        <w:autoSpaceDN w:val="0"/>
        <w:adjustRightInd w:val="0"/>
        <w:ind w:left="720"/>
        <w:rPr>
          <w:ins w:id="4068" w:author=" Vijay Parmar" w:date="2009-08-23T15:19:00Z"/>
          <w:rFonts w:ascii="Times New Roman" w:hAnsi="Times New Roman"/>
          <w:color w:val="000000"/>
          <w:highlight w:val="white"/>
          <w:rPrChange w:id="4069" w:author=" Vijay Parmar" w:date="2009-08-23T15:24:00Z">
            <w:rPr>
              <w:ins w:id="4070" w:author=" Vijay Parmar" w:date="2009-08-23T15:19:00Z"/>
              <w:color w:val="000000"/>
              <w:highlight w:val="white"/>
            </w:rPr>
          </w:rPrChange>
        </w:rPr>
        <w:pPrChange w:id="4071" w:author=" Vijay Parmar" w:date="2009-08-23T15:21:00Z">
          <w:pPr>
            <w:pStyle w:val="ListParagraph"/>
            <w:numPr>
              <w:numId w:val="96"/>
            </w:numPr>
            <w:autoSpaceDE w:val="0"/>
            <w:autoSpaceDN w:val="0"/>
            <w:adjustRightInd w:val="0"/>
            <w:ind w:left="1080" w:hanging="360"/>
          </w:pPr>
        </w:pPrChange>
      </w:pPr>
      <w:ins w:id="4072" w:author=" Vijay Parmar" w:date="2009-08-23T15:19:00Z">
        <w:r w:rsidRPr="00E762C7">
          <w:rPr>
            <w:rFonts w:ascii="Times New Roman" w:hAnsi="Times New Roman"/>
            <w:color w:val="0000FF"/>
            <w:sz w:val="20"/>
            <w:szCs w:val="20"/>
            <w:highlight w:val="white"/>
            <w:rPrChange w:id="4073" w:author=" Vijay Parmar" w:date="2009-08-23T15:28:00Z">
              <w:rPr>
                <w:color w:val="0000FF"/>
                <w:highlight w:val="white"/>
              </w:rPr>
            </w:rPrChange>
          </w:rPr>
          <w:t>&lt;/</w:t>
        </w:r>
        <w:r w:rsidRPr="00E762C7">
          <w:rPr>
            <w:rFonts w:ascii="Times New Roman" w:hAnsi="Times New Roman"/>
            <w:color w:val="800000"/>
            <w:sz w:val="20"/>
            <w:szCs w:val="20"/>
            <w:highlight w:val="white"/>
            <w:rPrChange w:id="4074" w:author=" Vijay Parmar" w:date="2009-08-23T15:28:00Z">
              <w:rPr>
                <w:highlight w:val="white"/>
              </w:rPr>
            </w:rPrChange>
          </w:rPr>
          <w:t>security-config</w:t>
        </w:r>
        <w:r w:rsidRPr="00E762C7">
          <w:rPr>
            <w:rFonts w:ascii="Times New Roman" w:hAnsi="Times New Roman"/>
            <w:color w:val="0000FF"/>
            <w:sz w:val="20"/>
            <w:szCs w:val="20"/>
            <w:highlight w:val="white"/>
            <w:rPrChange w:id="4075" w:author=" Vijay Parmar" w:date="2009-08-23T15:28:00Z">
              <w:rPr>
                <w:color w:val="0000FF"/>
                <w:highlight w:val="white"/>
              </w:rPr>
            </w:rPrChange>
          </w:rPr>
          <w:t>&gt;</w:t>
        </w:r>
      </w:ins>
    </w:p>
    <w:p w:rsidR="00B93D1A" w:rsidRDefault="00B93D1A" w:rsidP="00B93D1A">
      <w:pPr>
        <w:pStyle w:val="BodyText"/>
        <w:ind w:left="0"/>
        <w:rPr>
          <w:ins w:id="4076" w:author=" Vijay Parmar" w:date="2009-08-23T15:19:00Z"/>
        </w:rPr>
        <w:pPrChange w:id="4077" w:author=" Vijay Parmar" w:date="2009-08-23T15:19:00Z">
          <w:pPr>
            <w:pStyle w:val="BodyText"/>
            <w:numPr>
              <w:numId w:val="96"/>
            </w:numPr>
            <w:ind w:left="1080" w:hanging="360"/>
          </w:pPr>
        </w:pPrChange>
      </w:pPr>
    </w:p>
    <w:p w:rsidR="00B93D1A" w:rsidRDefault="00B93D1A" w:rsidP="00B93D1A">
      <w:pPr>
        <w:pStyle w:val="BodyText"/>
        <w:ind w:left="1080"/>
        <w:rPr>
          <w:ins w:id="4078" w:author=" Vijay Parmar" w:date="2009-08-23T15:11:00Z"/>
        </w:rPr>
        <w:pPrChange w:id="4079" w:author=" Vijay Parmar" w:date="2009-08-23T15:19:00Z">
          <w:pPr>
            <w:pStyle w:val="BodyText"/>
            <w:numPr>
              <w:numId w:val="96"/>
            </w:numPr>
            <w:ind w:left="1080" w:hanging="360"/>
          </w:pPr>
        </w:pPrChange>
      </w:pPr>
    </w:p>
    <w:p w:rsidR="003D4C4E" w:rsidRDefault="003D4C4E" w:rsidP="003D4C4E">
      <w:pPr>
        <w:pStyle w:val="BodyText"/>
        <w:numPr>
          <w:ilvl w:val="0"/>
          <w:numId w:val="96"/>
        </w:numPr>
        <w:rPr>
          <w:ins w:id="4080" w:author=" Vijay Parmar" w:date="2009-08-23T15:30:00Z"/>
        </w:rPr>
      </w:pPr>
      <w:ins w:id="4081" w:author=" Vijay Parmar" w:date="2009-08-23T15:02:00Z">
        <w:r>
          <w:t>JBOSS_HOME/server/&lt;jboss.server.name&gt;/csmconfig/csmupt31.hibernate.cfg.xml</w:t>
        </w:r>
      </w:ins>
    </w:p>
    <w:p w:rsidR="00C010B8" w:rsidRPr="00C010B8" w:rsidRDefault="00C010B8" w:rsidP="00C010B8">
      <w:pPr>
        <w:pStyle w:val="BodyText"/>
        <w:rPr>
          <w:ins w:id="4082" w:author=" Vijay Parmar" w:date="2009-08-23T15:30:00Z"/>
          <w:sz w:val="20"/>
          <w:rPrChange w:id="4083" w:author=" Vijay Parmar" w:date="2009-08-23T15:31:00Z">
            <w:rPr>
              <w:ins w:id="4084" w:author=" Vijay Parmar" w:date="2009-08-23T15:30:00Z"/>
            </w:rPr>
          </w:rPrChange>
        </w:rPr>
      </w:pPr>
      <w:ins w:id="4085" w:author=" Vijay Parmar" w:date="2009-08-23T15:30:00Z">
        <w:r w:rsidRPr="00C010B8">
          <w:rPr>
            <w:sz w:val="20"/>
            <w:rPrChange w:id="4086" w:author=" Vijay Parmar" w:date="2009-08-23T15:31:00Z">
              <w:rPr/>
            </w:rPrChange>
          </w:rPr>
          <w:t>&lt;?xml version='1.0' encoding='UTF-8'?&gt;</w:t>
        </w:r>
      </w:ins>
    </w:p>
    <w:p w:rsidR="00C010B8" w:rsidRPr="00C010B8" w:rsidRDefault="00C010B8" w:rsidP="00C010B8">
      <w:pPr>
        <w:pStyle w:val="BodyText"/>
        <w:rPr>
          <w:ins w:id="4087" w:author=" Vijay Parmar" w:date="2009-08-23T15:30:00Z"/>
          <w:sz w:val="20"/>
          <w:rPrChange w:id="4088" w:author=" Vijay Parmar" w:date="2009-08-23T15:31:00Z">
            <w:rPr>
              <w:ins w:id="4089" w:author=" Vijay Parmar" w:date="2009-08-23T15:30:00Z"/>
            </w:rPr>
          </w:rPrChange>
        </w:rPr>
      </w:pPr>
      <w:ins w:id="4090" w:author=" Vijay Parmar" w:date="2009-08-23T15:30:00Z">
        <w:r w:rsidRPr="00C010B8">
          <w:rPr>
            <w:sz w:val="20"/>
            <w:rPrChange w:id="4091" w:author=" Vijay Parmar" w:date="2009-08-23T15:31:00Z">
              <w:rPr/>
            </w:rPrChange>
          </w:rPr>
          <w:t>&lt;!DOCTYPE hibernate-configuration PUBLIC</w:t>
        </w:r>
      </w:ins>
    </w:p>
    <w:p w:rsidR="00C010B8" w:rsidRPr="00C010B8" w:rsidRDefault="00C010B8" w:rsidP="00C010B8">
      <w:pPr>
        <w:pStyle w:val="BodyText"/>
        <w:rPr>
          <w:ins w:id="4092" w:author=" Vijay Parmar" w:date="2009-08-23T15:30:00Z"/>
          <w:sz w:val="20"/>
          <w:rPrChange w:id="4093" w:author=" Vijay Parmar" w:date="2009-08-23T15:31:00Z">
            <w:rPr>
              <w:ins w:id="4094" w:author=" Vijay Parmar" w:date="2009-08-23T15:30:00Z"/>
            </w:rPr>
          </w:rPrChange>
        </w:rPr>
      </w:pPr>
      <w:ins w:id="4095" w:author=" Vijay Parmar" w:date="2009-08-23T15:30:00Z">
        <w:r w:rsidRPr="00C010B8">
          <w:rPr>
            <w:sz w:val="20"/>
            <w:rPrChange w:id="4096" w:author=" Vijay Parmar" w:date="2009-08-23T15:31:00Z">
              <w:rPr/>
            </w:rPrChange>
          </w:rPr>
          <w:t xml:space="preserve">          "-//Hibernate/Hibernate Configuration DTD 3.0//EN"</w:t>
        </w:r>
      </w:ins>
    </w:p>
    <w:p w:rsidR="00C010B8" w:rsidRPr="00C010B8" w:rsidRDefault="00C010B8" w:rsidP="00C010B8">
      <w:pPr>
        <w:pStyle w:val="BodyText"/>
        <w:rPr>
          <w:ins w:id="4097" w:author=" Vijay Parmar" w:date="2009-08-23T15:30:00Z"/>
          <w:sz w:val="20"/>
          <w:rPrChange w:id="4098" w:author=" Vijay Parmar" w:date="2009-08-23T15:31:00Z">
            <w:rPr>
              <w:ins w:id="4099" w:author=" Vijay Parmar" w:date="2009-08-23T15:30:00Z"/>
            </w:rPr>
          </w:rPrChange>
        </w:rPr>
      </w:pPr>
      <w:ins w:id="4100" w:author=" Vijay Parmar" w:date="2009-08-23T15:30:00Z">
        <w:r w:rsidRPr="00C010B8">
          <w:rPr>
            <w:sz w:val="20"/>
            <w:rPrChange w:id="4101" w:author=" Vijay Parmar" w:date="2009-08-23T15:31:00Z">
              <w:rPr/>
            </w:rPrChange>
          </w:rPr>
          <w:t xml:space="preserve">          "http://hibernate.sourceforge.net/hibernate-configuration-3.0.dtd"&gt;</w:t>
        </w:r>
      </w:ins>
    </w:p>
    <w:p w:rsidR="00C010B8" w:rsidRPr="00C010B8" w:rsidRDefault="00C010B8" w:rsidP="00C010B8">
      <w:pPr>
        <w:pStyle w:val="BodyText"/>
        <w:rPr>
          <w:ins w:id="4102" w:author=" Vijay Parmar" w:date="2009-08-23T15:30:00Z"/>
          <w:sz w:val="20"/>
          <w:rPrChange w:id="4103" w:author=" Vijay Parmar" w:date="2009-08-23T15:31:00Z">
            <w:rPr>
              <w:ins w:id="4104" w:author=" Vijay Parmar" w:date="2009-08-23T15:30:00Z"/>
            </w:rPr>
          </w:rPrChange>
        </w:rPr>
      </w:pPr>
      <w:ins w:id="4105" w:author=" Vijay Parmar" w:date="2009-08-23T15:30:00Z">
        <w:r w:rsidRPr="00C010B8">
          <w:rPr>
            <w:sz w:val="20"/>
            <w:rPrChange w:id="4106" w:author=" Vijay Parmar" w:date="2009-08-23T15:31:00Z">
              <w:rPr/>
            </w:rPrChange>
          </w:rPr>
          <w:t>&lt;hibernate-configuration&gt;</w:t>
        </w:r>
      </w:ins>
    </w:p>
    <w:p w:rsidR="00C010B8" w:rsidRPr="00C010B8" w:rsidRDefault="00C010B8" w:rsidP="00C010B8">
      <w:pPr>
        <w:pStyle w:val="BodyText"/>
        <w:rPr>
          <w:ins w:id="4107" w:author=" Vijay Parmar" w:date="2009-08-23T15:30:00Z"/>
          <w:sz w:val="20"/>
          <w:rPrChange w:id="4108" w:author=" Vijay Parmar" w:date="2009-08-23T15:31:00Z">
            <w:rPr>
              <w:ins w:id="4109" w:author=" Vijay Parmar" w:date="2009-08-23T15:30:00Z"/>
            </w:rPr>
          </w:rPrChange>
        </w:rPr>
      </w:pPr>
      <w:ins w:id="4110" w:author=" Vijay Parmar" w:date="2009-08-23T15:30:00Z">
        <w:r w:rsidRPr="00C010B8">
          <w:rPr>
            <w:sz w:val="20"/>
            <w:rPrChange w:id="4111" w:author=" Vijay Parmar" w:date="2009-08-23T15:31:00Z">
              <w:rPr/>
            </w:rPrChange>
          </w:rPr>
          <w:t xml:space="preserve">    &lt;session-factory&gt;</w:t>
        </w:r>
      </w:ins>
    </w:p>
    <w:p w:rsidR="00C010B8" w:rsidRPr="00C010B8" w:rsidRDefault="00C010B8" w:rsidP="00C010B8">
      <w:pPr>
        <w:pStyle w:val="BodyText"/>
        <w:rPr>
          <w:ins w:id="4112" w:author=" Vijay Parmar" w:date="2009-08-23T15:30:00Z"/>
          <w:sz w:val="20"/>
          <w:rPrChange w:id="4113" w:author=" Vijay Parmar" w:date="2009-08-23T15:31:00Z">
            <w:rPr>
              <w:ins w:id="4114" w:author=" Vijay Parmar" w:date="2009-08-23T15:30:00Z"/>
            </w:rPr>
          </w:rPrChange>
        </w:rPr>
      </w:pPr>
      <w:ins w:id="4115" w:author=" Vijay Parmar" w:date="2009-08-23T15:30:00Z">
        <w:r w:rsidRPr="00C010B8">
          <w:rPr>
            <w:sz w:val="20"/>
            <w:rPrChange w:id="4116" w:author=" Vijay Parmar" w:date="2009-08-23T15:31:00Z">
              <w:rPr/>
            </w:rPrChange>
          </w:rPr>
          <w:t xml:space="preserve">        &lt;!-- properties  --&gt;</w:t>
        </w:r>
      </w:ins>
    </w:p>
    <w:p w:rsidR="00C010B8" w:rsidRPr="00C010B8" w:rsidRDefault="00C010B8" w:rsidP="00C010B8">
      <w:pPr>
        <w:pStyle w:val="BodyText"/>
        <w:rPr>
          <w:ins w:id="4117" w:author=" Vijay Parmar" w:date="2009-08-23T15:30:00Z"/>
          <w:sz w:val="20"/>
          <w:rPrChange w:id="4118" w:author=" Vijay Parmar" w:date="2009-08-23T15:31:00Z">
            <w:rPr>
              <w:ins w:id="4119" w:author=" Vijay Parmar" w:date="2009-08-23T15:30:00Z"/>
            </w:rPr>
          </w:rPrChange>
        </w:rPr>
      </w:pPr>
      <w:ins w:id="4120" w:author=" Vijay Parmar" w:date="2009-08-23T15:30:00Z">
        <w:r w:rsidRPr="00C010B8">
          <w:rPr>
            <w:sz w:val="20"/>
            <w:rPrChange w:id="4121" w:author=" Vijay Parmar" w:date="2009-08-23T15:31:00Z">
              <w:rPr/>
            </w:rPrChange>
          </w:rPr>
          <w:t xml:space="preserve">        &lt;property name="connection.url"&gt;jdbc:mysql://localhost:3306/uptdb&lt;/property&gt;</w:t>
        </w:r>
      </w:ins>
    </w:p>
    <w:p w:rsidR="00C010B8" w:rsidRPr="00C010B8" w:rsidRDefault="00C010B8" w:rsidP="00C010B8">
      <w:pPr>
        <w:pStyle w:val="BodyText"/>
        <w:rPr>
          <w:ins w:id="4122" w:author=" Vijay Parmar" w:date="2009-08-23T15:30:00Z"/>
          <w:sz w:val="20"/>
          <w:rPrChange w:id="4123" w:author=" Vijay Parmar" w:date="2009-08-23T15:31:00Z">
            <w:rPr>
              <w:ins w:id="4124" w:author=" Vijay Parmar" w:date="2009-08-23T15:30:00Z"/>
            </w:rPr>
          </w:rPrChange>
        </w:rPr>
      </w:pPr>
      <w:ins w:id="4125" w:author=" Vijay Parmar" w:date="2009-08-23T15:30:00Z">
        <w:r w:rsidRPr="00C010B8">
          <w:rPr>
            <w:sz w:val="20"/>
            <w:rPrChange w:id="4126" w:author=" Vijay Parmar" w:date="2009-08-23T15:31:00Z">
              <w:rPr/>
            </w:rPrChange>
          </w:rPr>
          <w:t xml:space="preserve">        &lt;property name="connection.username"&gt;upt&lt;/property&gt;</w:t>
        </w:r>
      </w:ins>
    </w:p>
    <w:p w:rsidR="00C010B8" w:rsidRPr="00C010B8" w:rsidRDefault="00C010B8" w:rsidP="00C010B8">
      <w:pPr>
        <w:pStyle w:val="BodyText"/>
        <w:rPr>
          <w:ins w:id="4127" w:author=" Vijay Parmar" w:date="2009-08-23T15:30:00Z"/>
          <w:sz w:val="20"/>
          <w:rPrChange w:id="4128" w:author=" Vijay Parmar" w:date="2009-08-23T15:31:00Z">
            <w:rPr>
              <w:ins w:id="4129" w:author=" Vijay Parmar" w:date="2009-08-23T15:30:00Z"/>
            </w:rPr>
          </w:rPrChange>
        </w:rPr>
      </w:pPr>
      <w:ins w:id="4130" w:author=" Vijay Parmar" w:date="2009-08-23T15:30:00Z">
        <w:r w:rsidRPr="00C010B8">
          <w:rPr>
            <w:sz w:val="20"/>
            <w:rPrChange w:id="4131" w:author=" Vijay Parmar" w:date="2009-08-23T15:31:00Z">
              <w:rPr/>
            </w:rPrChange>
          </w:rPr>
          <w:t xml:space="preserve">        &lt;property name="connection.password"&gt;upt&lt;/property&gt;</w:t>
        </w:r>
      </w:ins>
    </w:p>
    <w:p w:rsidR="00C010B8" w:rsidRPr="00C010B8" w:rsidRDefault="00C010B8" w:rsidP="00C010B8">
      <w:pPr>
        <w:pStyle w:val="BodyText"/>
        <w:rPr>
          <w:ins w:id="4132" w:author=" Vijay Parmar" w:date="2009-08-23T15:30:00Z"/>
          <w:sz w:val="20"/>
          <w:rPrChange w:id="4133" w:author=" Vijay Parmar" w:date="2009-08-23T15:31:00Z">
            <w:rPr>
              <w:ins w:id="4134" w:author=" Vijay Parmar" w:date="2009-08-23T15:30:00Z"/>
            </w:rPr>
          </w:rPrChange>
        </w:rPr>
      </w:pPr>
      <w:ins w:id="4135" w:author=" Vijay Parmar" w:date="2009-08-23T15:30:00Z">
        <w:r w:rsidRPr="00C010B8">
          <w:rPr>
            <w:sz w:val="20"/>
            <w:rPrChange w:id="4136" w:author=" Vijay Parmar" w:date="2009-08-23T15:31:00Z">
              <w:rPr/>
            </w:rPrChange>
          </w:rPr>
          <w:t xml:space="preserve">        &lt;property name="dialect"&gt;org.hibernate.dialect.MySQLDialect&lt;/property&gt;</w:t>
        </w:r>
      </w:ins>
    </w:p>
    <w:p w:rsidR="00C010B8" w:rsidRPr="00C010B8" w:rsidRDefault="00C010B8" w:rsidP="00C010B8">
      <w:pPr>
        <w:pStyle w:val="BodyText"/>
        <w:rPr>
          <w:ins w:id="4137" w:author=" Vijay Parmar" w:date="2009-08-23T15:30:00Z"/>
          <w:sz w:val="20"/>
          <w:rPrChange w:id="4138" w:author=" Vijay Parmar" w:date="2009-08-23T15:31:00Z">
            <w:rPr>
              <w:ins w:id="4139" w:author=" Vijay Parmar" w:date="2009-08-23T15:30:00Z"/>
            </w:rPr>
          </w:rPrChange>
        </w:rPr>
      </w:pPr>
      <w:ins w:id="4140" w:author=" Vijay Parmar" w:date="2009-08-23T15:30:00Z">
        <w:r w:rsidRPr="00C010B8">
          <w:rPr>
            <w:sz w:val="20"/>
            <w:rPrChange w:id="4141" w:author=" Vijay Parmar" w:date="2009-08-23T15:31:00Z">
              <w:rPr/>
            </w:rPrChange>
          </w:rPr>
          <w:t xml:space="preserve">        &lt;property name="connection.driver_class"&gt;org.gjt.mm.mysql.Driver&lt;/property&gt;</w:t>
        </w:r>
      </w:ins>
    </w:p>
    <w:p w:rsidR="00C010B8" w:rsidRPr="00C010B8" w:rsidRDefault="00C010B8" w:rsidP="00C010B8">
      <w:pPr>
        <w:pStyle w:val="BodyText"/>
        <w:rPr>
          <w:ins w:id="4142" w:author=" Vijay Parmar" w:date="2009-08-23T15:30:00Z"/>
          <w:sz w:val="20"/>
          <w:rPrChange w:id="4143" w:author=" Vijay Parmar" w:date="2009-08-23T15:31:00Z">
            <w:rPr>
              <w:ins w:id="4144" w:author=" Vijay Parmar" w:date="2009-08-23T15:30:00Z"/>
            </w:rPr>
          </w:rPrChange>
        </w:rPr>
      </w:pPr>
      <w:ins w:id="4145" w:author=" Vijay Parmar" w:date="2009-08-23T15:30:00Z">
        <w:r w:rsidRPr="00C010B8">
          <w:rPr>
            <w:sz w:val="20"/>
            <w:rPrChange w:id="4146" w:author=" Vijay Parmar" w:date="2009-08-23T15:31:00Z">
              <w:rPr/>
            </w:rPrChange>
          </w:rPr>
          <w:t xml:space="preserve">        &lt;property name="hibernate.show_sql"&gt;false&lt;/property&gt;</w:t>
        </w:r>
      </w:ins>
    </w:p>
    <w:p w:rsidR="00C010B8" w:rsidRPr="00C010B8" w:rsidRDefault="00C010B8" w:rsidP="00C010B8">
      <w:pPr>
        <w:pStyle w:val="BodyText"/>
        <w:rPr>
          <w:ins w:id="4147" w:author=" Vijay Parmar" w:date="2009-08-23T15:30:00Z"/>
          <w:sz w:val="20"/>
          <w:rPrChange w:id="4148" w:author=" Vijay Parmar" w:date="2009-08-23T15:31:00Z">
            <w:rPr>
              <w:ins w:id="4149" w:author=" Vijay Parmar" w:date="2009-08-23T15:30:00Z"/>
            </w:rPr>
          </w:rPrChange>
        </w:rPr>
      </w:pPr>
    </w:p>
    <w:p w:rsidR="00C010B8" w:rsidRPr="00C010B8" w:rsidRDefault="00C010B8" w:rsidP="00C010B8">
      <w:pPr>
        <w:pStyle w:val="BodyText"/>
        <w:rPr>
          <w:ins w:id="4150" w:author=" Vijay Parmar" w:date="2009-08-23T15:30:00Z"/>
          <w:sz w:val="20"/>
          <w:rPrChange w:id="4151" w:author=" Vijay Parmar" w:date="2009-08-23T15:31:00Z">
            <w:rPr>
              <w:ins w:id="4152" w:author=" Vijay Parmar" w:date="2009-08-23T15:30:00Z"/>
            </w:rPr>
          </w:rPrChange>
        </w:rPr>
      </w:pPr>
      <w:ins w:id="4153" w:author=" Vijay Parmar" w:date="2009-08-23T15:30:00Z">
        <w:r w:rsidRPr="00C010B8">
          <w:rPr>
            <w:sz w:val="20"/>
            <w:rPrChange w:id="4154" w:author=" Vijay Parmar" w:date="2009-08-23T15:31:00Z">
              <w:rPr/>
            </w:rPrChange>
          </w:rPr>
          <w:t xml:space="preserve">       &lt;mapping resource="gov/nih/nci/security/authorization/domainobjects/Privilege.hbm.xml"/&gt;</w:t>
        </w:r>
      </w:ins>
    </w:p>
    <w:p w:rsidR="00C010B8" w:rsidRPr="00C010B8" w:rsidRDefault="00C010B8" w:rsidP="00C010B8">
      <w:pPr>
        <w:pStyle w:val="BodyText"/>
        <w:rPr>
          <w:ins w:id="4155" w:author=" Vijay Parmar" w:date="2009-08-23T15:30:00Z"/>
          <w:sz w:val="20"/>
          <w:rPrChange w:id="4156" w:author=" Vijay Parmar" w:date="2009-08-23T15:31:00Z">
            <w:rPr>
              <w:ins w:id="4157" w:author=" Vijay Parmar" w:date="2009-08-23T15:30:00Z"/>
            </w:rPr>
          </w:rPrChange>
        </w:rPr>
      </w:pPr>
      <w:ins w:id="4158" w:author=" Vijay Parmar" w:date="2009-08-23T15:30:00Z">
        <w:r w:rsidRPr="00C010B8">
          <w:rPr>
            <w:sz w:val="20"/>
            <w:rPrChange w:id="4159" w:author=" Vijay Parmar" w:date="2009-08-23T15:31:00Z">
              <w:rPr/>
            </w:rPrChange>
          </w:rPr>
          <w:lastRenderedPageBreak/>
          <w:t xml:space="preserve">        &lt;mapping resource="gov/nih/nci/security/authorization/domainobjects/Application.hbm.xml"/&gt;</w:t>
        </w:r>
      </w:ins>
    </w:p>
    <w:p w:rsidR="00C010B8" w:rsidRPr="00C010B8" w:rsidRDefault="00C010B8" w:rsidP="00C010B8">
      <w:pPr>
        <w:pStyle w:val="BodyText"/>
        <w:rPr>
          <w:ins w:id="4160" w:author=" Vijay Parmar" w:date="2009-08-23T15:30:00Z"/>
          <w:sz w:val="20"/>
          <w:rPrChange w:id="4161" w:author=" Vijay Parmar" w:date="2009-08-23T15:31:00Z">
            <w:rPr>
              <w:ins w:id="4162" w:author=" Vijay Parmar" w:date="2009-08-23T15:30:00Z"/>
            </w:rPr>
          </w:rPrChange>
        </w:rPr>
      </w:pPr>
      <w:ins w:id="4163" w:author=" Vijay Parmar" w:date="2009-08-23T15:30:00Z">
        <w:r w:rsidRPr="00C010B8">
          <w:rPr>
            <w:sz w:val="20"/>
            <w:rPrChange w:id="4164" w:author=" Vijay Parmar" w:date="2009-08-23T15:31:00Z">
              <w:rPr/>
            </w:rPrChange>
          </w:rPr>
          <w:t xml:space="preserve">        &lt;mapping resource="gov/nih/nci/security/authorization/domainobjects/Role.hbm.xml"/&gt;</w:t>
        </w:r>
      </w:ins>
    </w:p>
    <w:p w:rsidR="00C010B8" w:rsidRPr="00C010B8" w:rsidRDefault="00C010B8" w:rsidP="00C010B8">
      <w:pPr>
        <w:pStyle w:val="BodyText"/>
        <w:rPr>
          <w:ins w:id="4165" w:author=" Vijay Parmar" w:date="2009-08-23T15:30:00Z"/>
          <w:sz w:val="20"/>
          <w:rPrChange w:id="4166" w:author=" Vijay Parmar" w:date="2009-08-23T15:31:00Z">
            <w:rPr>
              <w:ins w:id="4167" w:author=" Vijay Parmar" w:date="2009-08-23T15:30:00Z"/>
            </w:rPr>
          </w:rPrChange>
        </w:rPr>
      </w:pPr>
      <w:ins w:id="4168" w:author=" Vijay Parmar" w:date="2009-08-23T15:30:00Z">
        <w:r w:rsidRPr="00C010B8">
          <w:rPr>
            <w:sz w:val="20"/>
            <w:rPrChange w:id="4169" w:author=" Vijay Parmar" w:date="2009-08-23T15:31:00Z">
              <w:rPr/>
            </w:rPrChange>
          </w:rPr>
          <w:t xml:space="preserve">        &lt;mapping resource="gov/nih/nci/security/dao/hibernate/RolePrivilege.hbm.xml"/&gt;</w:t>
        </w:r>
      </w:ins>
    </w:p>
    <w:p w:rsidR="00C010B8" w:rsidRPr="00C010B8" w:rsidRDefault="00C010B8" w:rsidP="00C010B8">
      <w:pPr>
        <w:pStyle w:val="BodyText"/>
        <w:rPr>
          <w:ins w:id="4170" w:author=" Vijay Parmar" w:date="2009-08-23T15:30:00Z"/>
          <w:sz w:val="20"/>
          <w:rPrChange w:id="4171" w:author=" Vijay Parmar" w:date="2009-08-23T15:31:00Z">
            <w:rPr>
              <w:ins w:id="4172" w:author=" Vijay Parmar" w:date="2009-08-23T15:30:00Z"/>
            </w:rPr>
          </w:rPrChange>
        </w:rPr>
      </w:pPr>
      <w:ins w:id="4173" w:author=" Vijay Parmar" w:date="2009-08-23T15:30:00Z">
        <w:r w:rsidRPr="00C010B8">
          <w:rPr>
            <w:sz w:val="20"/>
            <w:rPrChange w:id="4174" w:author=" Vijay Parmar" w:date="2009-08-23T15:31:00Z">
              <w:rPr/>
            </w:rPrChange>
          </w:rPr>
          <w:t xml:space="preserve">        &lt;mapping resource="gov/nih/nci/security/dao/hibernate/UserGroup.hbm.xml"/&gt;</w:t>
        </w:r>
      </w:ins>
    </w:p>
    <w:p w:rsidR="00C010B8" w:rsidRPr="00C010B8" w:rsidRDefault="00C010B8" w:rsidP="00C010B8">
      <w:pPr>
        <w:pStyle w:val="BodyText"/>
        <w:rPr>
          <w:ins w:id="4175" w:author=" Vijay Parmar" w:date="2009-08-23T15:30:00Z"/>
          <w:sz w:val="20"/>
          <w:rPrChange w:id="4176" w:author=" Vijay Parmar" w:date="2009-08-23T15:31:00Z">
            <w:rPr>
              <w:ins w:id="4177" w:author=" Vijay Parmar" w:date="2009-08-23T15:30:00Z"/>
            </w:rPr>
          </w:rPrChange>
        </w:rPr>
      </w:pPr>
      <w:ins w:id="4178" w:author=" Vijay Parmar" w:date="2009-08-23T15:30:00Z">
        <w:r w:rsidRPr="00C010B8">
          <w:rPr>
            <w:sz w:val="20"/>
            <w:rPrChange w:id="4179" w:author=" Vijay Parmar" w:date="2009-08-23T15:31:00Z">
              <w:rPr/>
            </w:rPrChange>
          </w:rPr>
          <w:t xml:space="preserve">        &lt;mapping resource="gov/nih/nci/security/dao/hibernate/ProtectionGroupProtectionElement.hbm.xml"/&gt;     </w:t>
        </w:r>
      </w:ins>
    </w:p>
    <w:p w:rsidR="00C010B8" w:rsidRPr="00C010B8" w:rsidRDefault="00C010B8" w:rsidP="00C010B8">
      <w:pPr>
        <w:pStyle w:val="BodyText"/>
        <w:rPr>
          <w:ins w:id="4180" w:author=" Vijay Parmar" w:date="2009-08-23T15:30:00Z"/>
          <w:sz w:val="20"/>
          <w:rPrChange w:id="4181" w:author=" Vijay Parmar" w:date="2009-08-23T15:31:00Z">
            <w:rPr>
              <w:ins w:id="4182" w:author=" Vijay Parmar" w:date="2009-08-23T15:30:00Z"/>
            </w:rPr>
          </w:rPrChange>
        </w:rPr>
      </w:pPr>
      <w:ins w:id="4183" w:author=" Vijay Parmar" w:date="2009-08-23T15:30:00Z">
        <w:r w:rsidRPr="00C010B8">
          <w:rPr>
            <w:sz w:val="20"/>
            <w:rPrChange w:id="4184" w:author=" Vijay Parmar" w:date="2009-08-23T15:31:00Z">
              <w:rPr/>
            </w:rPrChange>
          </w:rPr>
          <w:t xml:space="preserve">        &lt;mapping resource="gov/nih/nci/security/authorization/domainobjects/Group.hbm.xml"/&gt;</w:t>
        </w:r>
      </w:ins>
    </w:p>
    <w:p w:rsidR="00C010B8" w:rsidRPr="00C010B8" w:rsidRDefault="00C010B8" w:rsidP="00C010B8">
      <w:pPr>
        <w:pStyle w:val="BodyText"/>
        <w:rPr>
          <w:ins w:id="4185" w:author=" Vijay Parmar" w:date="2009-08-23T15:30:00Z"/>
          <w:sz w:val="20"/>
          <w:rPrChange w:id="4186" w:author=" Vijay Parmar" w:date="2009-08-23T15:31:00Z">
            <w:rPr>
              <w:ins w:id="4187" w:author=" Vijay Parmar" w:date="2009-08-23T15:30:00Z"/>
            </w:rPr>
          </w:rPrChange>
        </w:rPr>
      </w:pPr>
      <w:ins w:id="4188" w:author=" Vijay Parmar" w:date="2009-08-23T15:30:00Z">
        <w:r w:rsidRPr="00C010B8">
          <w:rPr>
            <w:sz w:val="20"/>
            <w:rPrChange w:id="4189" w:author=" Vijay Parmar" w:date="2009-08-23T15:31:00Z">
              <w:rPr/>
            </w:rPrChange>
          </w:rPr>
          <w:t xml:space="preserve">        &lt;mapping resource="gov/nih/nci/security/authorization/domainobjects/User.hbm.xml"/&gt;</w:t>
        </w:r>
      </w:ins>
    </w:p>
    <w:p w:rsidR="00C010B8" w:rsidRPr="00C010B8" w:rsidRDefault="00C010B8" w:rsidP="00C010B8">
      <w:pPr>
        <w:pStyle w:val="BodyText"/>
        <w:rPr>
          <w:ins w:id="4190" w:author=" Vijay Parmar" w:date="2009-08-23T15:30:00Z"/>
          <w:sz w:val="20"/>
          <w:rPrChange w:id="4191" w:author=" Vijay Parmar" w:date="2009-08-23T15:31:00Z">
            <w:rPr>
              <w:ins w:id="4192" w:author=" Vijay Parmar" w:date="2009-08-23T15:30:00Z"/>
            </w:rPr>
          </w:rPrChange>
        </w:rPr>
      </w:pPr>
      <w:ins w:id="4193" w:author=" Vijay Parmar" w:date="2009-08-23T15:30:00Z">
        <w:r w:rsidRPr="00C010B8">
          <w:rPr>
            <w:sz w:val="20"/>
            <w:rPrChange w:id="4194" w:author=" Vijay Parmar" w:date="2009-08-23T15:31:00Z">
              <w:rPr/>
            </w:rPrChange>
          </w:rPr>
          <w:t xml:space="preserve">        &lt;mapping resource="gov/nih/nci/security/authorization/domainobjects/ProtectionGroup.hbm.xml"/&gt;</w:t>
        </w:r>
      </w:ins>
    </w:p>
    <w:p w:rsidR="00C010B8" w:rsidRPr="00C010B8" w:rsidRDefault="00C010B8" w:rsidP="00C010B8">
      <w:pPr>
        <w:pStyle w:val="BodyText"/>
        <w:rPr>
          <w:ins w:id="4195" w:author=" Vijay Parmar" w:date="2009-08-23T15:30:00Z"/>
          <w:sz w:val="20"/>
          <w:rPrChange w:id="4196" w:author=" Vijay Parmar" w:date="2009-08-23T15:31:00Z">
            <w:rPr>
              <w:ins w:id="4197" w:author=" Vijay Parmar" w:date="2009-08-23T15:30:00Z"/>
            </w:rPr>
          </w:rPrChange>
        </w:rPr>
      </w:pPr>
      <w:ins w:id="4198" w:author=" Vijay Parmar" w:date="2009-08-23T15:30:00Z">
        <w:r w:rsidRPr="00C010B8">
          <w:rPr>
            <w:sz w:val="20"/>
            <w:rPrChange w:id="4199" w:author=" Vijay Parmar" w:date="2009-08-23T15:31:00Z">
              <w:rPr/>
            </w:rPrChange>
          </w:rPr>
          <w:t xml:space="preserve">        &lt;mapping resource="gov/nih/nci/security/authorization/domainobjects/ProtectionElement.hbm.xml"/&gt;</w:t>
        </w:r>
      </w:ins>
    </w:p>
    <w:p w:rsidR="00C010B8" w:rsidRPr="00C010B8" w:rsidRDefault="00C010B8" w:rsidP="00C010B8">
      <w:pPr>
        <w:pStyle w:val="BodyText"/>
        <w:rPr>
          <w:ins w:id="4200" w:author=" Vijay Parmar" w:date="2009-08-23T15:30:00Z"/>
          <w:sz w:val="20"/>
          <w:rPrChange w:id="4201" w:author=" Vijay Parmar" w:date="2009-08-23T15:31:00Z">
            <w:rPr>
              <w:ins w:id="4202" w:author=" Vijay Parmar" w:date="2009-08-23T15:30:00Z"/>
            </w:rPr>
          </w:rPrChange>
        </w:rPr>
      </w:pPr>
      <w:ins w:id="4203" w:author=" Vijay Parmar" w:date="2009-08-23T15:30:00Z">
        <w:r w:rsidRPr="00C010B8">
          <w:rPr>
            <w:sz w:val="20"/>
            <w:rPrChange w:id="4204" w:author=" Vijay Parmar" w:date="2009-08-23T15:31:00Z">
              <w:rPr/>
            </w:rPrChange>
          </w:rPr>
          <w:t xml:space="preserve">        &lt;mapping resource="gov/nih/nci/security/authorization/domainobjects/UserGroupRoleProtectionGroup.hbm.xml"/&gt;</w:t>
        </w:r>
      </w:ins>
    </w:p>
    <w:p w:rsidR="00C010B8" w:rsidRPr="00C010B8" w:rsidRDefault="00C010B8" w:rsidP="00C010B8">
      <w:pPr>
        <w:pStyle w:val="BodyText"/>
        <w:rPr>
          <w:ins w:id="4205" w:author=" Vijay Parmar" w:date="2009-08-23T15:30:00Z"/>
          <w:sz w:val="20"/>
          <w:rPrChange w:id="4206" w:author=" Vijay Parmar" w:date="2009-08-23T15:31:00Z">
            <w:rPr>
              <w:ins w:id="4207" w:author=" Vijay Parmar" w:date="2009-08-23T15:30:00Z"/>
            </w:rPr>
          </w:rPrChange>
        </w:rPr>
      </w:pPr>
      <w:ins w:id="4208" w:author=" Vijay Parmar" w:date="2009-08-23T15:30:00Z">
        <w:r w:rsidRPr="00C010B8">
          <w:rPr>
            <w:sz w:val="20"/>
            <w:rPrChange w:id="4209" w:author=" Vijay Parmar" w:date="2009-08-23T15:31:00Z">
              <w:rPr/>
            </w:rPrChange>
          </w:rPr>
          <w:t xml:space="preserve">        &lt;mapping resource="gov/nih/nci/security/authorization/domainobjects/UserProtectionElement.hbm.xml"/&gt;</w:t>
        </w:r>
      </w:ins>
    </w:p>
    <w:p w:rsidR="00C010B8" w:rsidRPr="00C010B8" w:rsidRDefault="00C010B8" w:rsidP="00C010B8">
      <w:pPr>
        <w:pStyle w:val="BodyText"/>
        <w:rPr>
          <w:ins w:id="4210" w:author=" Vijay Parmar" w:date="2009-08-23T15:30:00Z"/>
          <w:sz w:val="20"/>
          <w:rPrChange w:id="4211" w:author=" Vijay Parmar" w:date="2009-08-23T15:31:00Z">
            <w:rPr>
              <w:ins w:id="4212" w:author=" Vijay Parmar" w:date="2009-08-23T15:30:00Z"/>
            </w:rPr>
          </w:rPrChange>
        </w:rPr>
      </w:pPr>
      <w:ins w:id="4213" w:author=" Vijay Parmar" w:date="2009-08-23T15:30:00Z">
        <w:r w:rsidRPr="00C010B8">
          <w:rPr>
            <w:sz w:val="20"/>
            <w:rPrChange w:id="4214" w:author=" Vijay Parmar" w:date="2009-08-23T15:31:00Z">
              <w:rPr/>
            </w:rPrChange>
          </w:rPr>
          <w:t xml:space="preserve">    &lt;/session-factory&gt;</w:t>
        </w:r>
      </w:ins>
    </w:p>
    <w:p w:rsidR="00C010B8" w:rsidRPr="00C010B8" w:rsidRDefault="00C010B8" w:rsidP="00C010B8">
      <w:pPr>
        <w:pStyle w:val="BodyText"/>
        <w:ind w:left="0"/>
        <w:rPr>
          <w:ins w:id="4215" w:author=" Vijay Parmar" w:date="2009-08-23T15:02:00Z"/>
          <w:sz w:val="20"/>
          <w:rPrChange w:id="4216" w:author=" Vijay Parmar" w:date="2009-08-23T15:31:00Z">
            <w:rPr>
              <w:ins w:id="4217" w:author=" Vijay Parmar" w:date="2009-08-23T15:02:00Z"/>
            </w:rPr>
          </w:rPrChange>
        </w:rPr>
        <w:pPrChange w:id="4218" w:author=" Vijay Parmar" w:date="2009-08-23T15:30:00Z">
          <w:pPr>
            <w:pStyle w:val="BodyText"/>
            <w:numPr>
              <w:numId w:val="96"/>
            </w:numPr>
            <w:ind w:left="1080" w:hanging="360"/>
          </w:pPr>
        </w:pPrChange>
      </w:pPr>
      <w:ins w:id="4219" w:author=" Vijay Parmar" w:date="2009-08-23T15:30:00Z">
        <w:r w:rsidRPr="00C010B8">
          <w:rPr>
            <w:sz w:val="20"/>
            <w:rPrChange w:id="4220" w:author=" Vijay Parmar" w:date="2009-08-23T15:31:00Z">
              <w:rPr/>
            </w:rPrChange>
          </w:rPr>
          <w:t>&lt;/hibernate-configuration&gt;</w:t>
        </w:r>
      </w:ins>
    </w:p>
    <w:p w:rsidR="00C010B8" w:rsidRDefault="00C010B8" w:rsidP="00C010B8">
      <w:pPr>
        <w:pStyle w:val="BodyText"/>
        <w:ind w:left="1080"/>
        <w:rPr>
          <w:ins w:id="4221" w:author=" Vijay Parmar" w:date="2009-08-23T15:31:00Z"/>
        </w:rPr>
        <w:pPrChange w:id="4222" w:author=" Vijay Parmar" w:date="2009-08-23T15:31:00Z">
          <w:pPr>
            <w:pStyle w:val="BodyText"/>
          </w:pPr>
        </w:pPrChange>
      </w:pPr>
    </w:p>
    <w:p w:rsidR="003D4C4E" w:rsidRDefault="00E21191" w:rsidP="003D4C4E">
      <w:pPr>
        <w:pStyle w:val="BodyText"/>
        <w:numPr>
          <w:ilvl w:val="0"/>
          <w:numId w:val="96"/>
        </w:numPr>
        <w:rPr>
          <w:ins w:id="4223" w:author=" Vijay Parmar" w:date="2009-08-23T14:54:00Z"/>
        </w:rPr>
        <w:pPrChange w:id="4224" w:author=" Vijay Parmar" w:date="2009-08-23T14:54:00Z">
          <w:pPr>
            <w:pStyle w:val="BodyText"/>
          </w:pPr>
        </w:pPrChange>
      </w:pPr>
      <w:ins w:id="4225" w:author=" Vijay Parmar" w:date="2009-08-23T15:03:00Z">
        <w:r>
          <w:t>JBOSS_HOME/server/&lt;jboss.server.name&gt;/</w:t>
        </w:r>
      </w:ins>
      <w:ins w:id="4226" w:author=" Vijay Parmar" w:date="2009-08-23T15:04:00Z">
        <w:r w:rsidR="00AB7C30">
          <w:t>deploy/uptEAR</w:t>
        </w:r>
      </w:ins>
      <w:ins w:id="4227" w:author=" Vijay Parmar" w:date="2009-08-23T15:03:00Z">
        <w:r>
          <w:t>.ear</w:t>
        </w:r>
      </w:ins>
    </w:p>
    <w:p w:rsidR="003D4C4E" w:rsidRDefault="003D4C4E" w:rsidP="00590CE4">
      <w:pPr>
        <w:pStyle w:val="BodyText"/>
        <w:rPr>
          <w:ins w:id="4228" w:author=" Vijay Parmar" w:date="2009-08-23T14:54:00Z"/>
        </w:rPr>
      </w:pPr>
    </w:p>
    <w:p w:rsidR="003D4C4E" w:rsidRDefault="003D4C4E" w:rsidP="00590CE4">
      <w:pPr>
        <w:pStyle w:val="BodyText"/>
        <w:sectPr w:rsidR="003D4C4E" w:rsidSect="00A57346">
          <w:pgSz w:w="12240" w:h="15840" w:code="1"/>
          <w:pgMar w:top="1440" w:right="1440" w:bottom="1440" w:left="1440" w:header="720" w:footer="720" w:gutter="432"/>
          <w:cols w:space="720"/>
          <w:titlePg/>
          <w:docGrid w:linePitch="360"/>
        </w:sectPr>
      </w:pPr>
    </w:p>
    <w:p w:rsidR="00910D82" w:rsidRDefault="00910D82" w:rsidP="0095242A">
      <w:pPr>
        <w:pStyle w:val="Title"/>
      </w:pPr>
      <w:bookmarkStart w:id="4229" w:name="_Toc187026501"/>
      <w:bookmarkStart w:id="4230" w:name="_Toc187026585"/>
      <w:bookmarkStart w:id="4231" w:name="_Toc187026891"/>
      <w:bookmarkStart w:id="4232" w:name="_Toc187026982"/>
      <w:bookmarkStart w:id="4233" w:name="_Toc187027120"/>
      <w:bookmarkStart w:id="4234" w:name="_Toc187027476"/>
      <w:bookmarkStart w:id="4235" w:name="_Toc187027630"/>
      <w:bookmarkStart w:id="4236" w:name="_Toc187027784"/>
      <w:bookmarkStart w:id="4237" w:name="_Toc187028113"/>
      <w:bookmarkStart w:id="4238" w:name="_Toc187028220"/>
      <w:bookmarkStart w:id="4239" w:name="_Toc187028245"/>
      <w:bookmarkStart w:id="4240" w:name="_Toc187028632"/>
      <w:bookmarkStart w:id="4241" w:name="_Toc187028761"/>
      <w:bookmarkStart w:id="4242" w:name="_Toc187028906"/>
      <w:bookmarkStart w:id="4243" w:name="_Toc187028934"/>
      <w:bookmarkStart w:id="4244" w:name="_Ref91488658"/>
      <w:bookmarkStart w:id="4245" w:name="_Ref91488663"/>
      <w:bookmarkStart w:id="4246" w:name="_Ref94339750"/>
      <w:bookmarkStart w:id="4247" w:name="_Ref94339799"/>
      <w:bookmarkStart w:id="4248" w:name="_Toc99793423"/>
      <w:bookmarkStart w:id="4249" w:name="_Toc142194777"/>
      <w:bookmarkStart w:id="4250" w:name="_Toc238804941"/>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r w:rsidRPr="00827861">
        <w:lastRenderedPageBreak/>
        <w:t>Glossary</w:t>
      </w:r>
      <w:bookmarkEnd w:id="4244"/>
      <w:bookmarkEnd w:id="4245"/>
      <w:bookmarkEnd w:id="4246"/>
      <w:bookmarkEnd w:id="4247"/>
      <w:bookmarkEnd w:id="4248"/>
      <w:bookmarkEnd w:id="4249"/>
      <w:bookmarkEnd w:id="4250"/>
    </w:p>
    <w:p w:rsidR="00910D82" w:rsidRDefault="00F228E8"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ind w:left="1440" w:hanging="360"/>
      </w:pPr>
    </w:p>
    <w:p w:rsidR="00827861" w:rsidRDefault="00827861" w:rsidP="00910D82">
      <w:pPr>
        <w:pStyle w:val="ListNumber"/>
        <w:ind w:left="1440" w:hanging="360"/>
      </w:pPr>
    </w:p>
    <w:p w:rsidR="00827861" w:rsidRDefault="00827861" w:rsidP="00910D82">
      <w:pPr>
        <w:pStyle w:val="ListNumber"/>
        <w:ind w:left="1440" w:hanging="360"/>
      </w:pPr>
    </w:p>
    <w:p w:rsidR="00D17F1B" w:rsidRDefault="00D17F1B" w:rsidP="00910D82">
      <w:pPr>
        <w:pStyle w:val="ListNumber"/>
        <w:ind w:left="1440" w:hanging="360"/>
      </w:pPr>
    </w:p>
    <w:p w:rsidR="00D17F1B" w:rsidRDefault="00D17F1B" w:rsidP="00910D82">
      <w:pPr>
        <w:pStyle w:val="ListNumber"/>
        <w:ind w:left="1440" w:hanging="360"/>
      </w:pPr>
    </w:p>
    <w:p w:rsidR="00827861" w:rsidRDefault="00827861" w:rsidP="00910D82">
      <w:pPr>
        <w:pStyle w:val="ListNumber"/>
        <w:ind w:left="1440" w:hanging="360"/>
      </w:pPr>
    </w:p>
    <w:p w:rsidR="00910D82" w:rsidRDefault="00910D82" w:rsidP="00910D82">
      <w:pPr>
        <w:pStyle w:val="ListNumber"/>
        <w:ind w:left="1440" w:hanging="360"/>
        <w:sectPr w:rsidR="00910D82" w:rsidSect="00A57346">
          <w:pgSz w:w="12240" w:h="15840" w:code="1"/>
          <w:pgMar w:top="1440" w:right="1440" w:bottom="1440" w:left="1440" w:header="720" w:footer="720" w:gutter="432"/>
          <w:cols w:space="720"/>
          <w:titlePg/>
          <w:docGrid w:linePitch="360"/>
        </w:sectPr>
      </w:pPr>
    </w:p>
    <w:p w:rsidR="000D4B9F" w:rsidRDefault="00F258D9" w:rsidP="00F258D9">
      <w:pPr>
        <w:pStyle w:val="Title"/>
      </w:pPr>
      <w:bookmarkStart w:id="4251" w:name="_Toc187026440"/>
      <w:bookmarkStart w:id="4252" w:name="_Toc187026503"/>
      <w:bookmarkStart w:id="4253" w:name="_Toc187026587"/>
      <w:bookmarkStart w:id="4254" w:name="_Toc187026893"/>
      <w:bookmarkStart w:id="4255" w:name="_Toc187026984"/>
      <w:bookmarkStart w:id="4256" w:name="_Toc187027122"/>
      <w:bookmarkStart w:id="4257" w:name="_Toc187027478"/>
      <w:bookmarkStart w:id="4258" w:name="_Toc187027632"/>
      <w:bookmarkStart w:id="4259" w:name="_Toc187027738"/>
      <w:bookmarkStart w:id="4260" w:name="_Toc187027786"/>
      <w:bookmarkStart w:id="4261" w:name="_Toc187028115"/>
      <w:bookmarkStart w:id="4262" w:name="_Toc187028222"/>
      <w:bookmarkStart w:id="4263" w:name="_Toc187028247"/>
      <w:bookmarkStart w:id="4264" w:name="_Toc187028634"/>
      <w:bookmarkStart w:id="4265" w:name="_Toc187028763"/>
      <w:bookmarkStart w:id="4266" w:name="_Toc187028908"/>
      <w:bookmarkStart w:id="4267" w:name="_Toc187028936"/>
      <w:bookmarkStart w:id="4268" w:name="_Toc187030169"/>
      <w:bookmarkStart w:id="4269" w:name="_Toc187030216"/>
      <w:bookmarkStart w:id="4270" w:name="_Toc238804942"/>
      <w:r>
        <w:lastRenderedPageBreak/>
        <w:t>Index</w:t>
      </w:r>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7B5769" w:rsidRDefault="007B5769" w:rsidP="00D544CF">
      <w:pPr>
        <w:pStyle w:val="BodyText"/>
      </w:pPr>
    </w:p>
    <w:p w:rsidR="00E92FAF" w:rsidRDefault="00F228E8" w:rsidP="00D544CF">
      <w:pPr>
        <w:pStyle w:val="BodyText"/>
        <w:rPr>
          <w:noProof/>
        </w:rPr>
        <w:sectPr w:rsidR="00E92FAF" w:rsidSect="00E92FAF">
          <w:headerReference w:type="even" r:id="rId95"/>
          <w:headerReference w:type="default" r:id="rId9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92FAF" w:rsidRDefault="00E92FAF">
      <w:pPr>
        <w:pStyle w:val="IndexHeading"/>
        <w:keepNext/>
        <w:tabs>
          <w:tab w:val="right" w:leader="dot" w:pos="4094"/>
        </w:tabs>
        <w:rPr>
          <w:rFonts w:ascii="Times New Roman" w:hAnsi="Times New Roman"/>
          <w:b w:val="0"/>
          <w:bCs w:val="0"/>
          <w:noProof/>
        </w:rPr>
      </w:pPr>
      <w:r>
        <w:rPr>
          <w:noProof/>
        </w:rPr>
        <w:lastRenderedPageBreak/>
        <w:t>A</w:t>
      </w:r>
    </w:p>
    <w:p w:rsidR="00E92FAF" w:rsidRDefault="00E92FAF">
      <w:pPr>
        <w:pStyle w:val="Index1"/>
        <w:tabs>
          <w:tab w:val="right" w:leader="dot" w:pos="4094"/>
        </w:tabs>
        <w:rPr>
          <w:noProof/>
        </w:rPr>
      </w:pPr>
      <w:r>
        <w:rPr>
          <w:noProof/>
        </w:rPr>
        <w:t>Acegi configuration file, 105</w:t>
      </w:r>
    </w:p>
    <w:p w:rsidR="00E92FAF" w:rsidRDefault="00E92FAF">
      <w:pPr>
        <w:pStyle w:val="Index1"/>
        <w:tabs>
          <w:tab w:val="right" w:leader="dot" w:pos="4094"/>
        </w:tabs>
        <w:rPr>
          <w:noProof/>
        </w:rPr>
      </w:pPr>
      <w:r>
        <w:rPr>
          <w:noProof/>
        </w:rPr>
        <w:t>add security filter, 63</w:t>
      </w:r>
    </w:p>
    <w:p w:rsidR="00E92FAF" w:rsidRDefault="00E92FAF">
      <w:pPr>
        <w:pStyle w:val="Index1"/>
        <w:tabs>
          <w:tab w:val="right" w:leader="dot" w:pos="4094"/>
        </w:tabs>
        <w:rPr>
          <w:noProof/>
        </w:rPr>
      </w:pPr>
      <w:r>
        <w:rPr>
          <w:noProof/>
        </w:rPr>
        <w:t>Admin</w:t>
      </w:r>
    </w:p>
    <w:p w:rsidR="00E92FAF" w:rsidRDefault="00E92FAF">
      <w:pPr>
        <w:pStyle w:val="Index2"/>
        <w:tabs>
          <w:tab w:val="right" w:leader="dot" w:pos="4094"/>
        </w:tabs>
        <w:rPr>
          <w:noProof/>
        </w:rPr>
      </w:pPr>
      <w:r>
        <w:rPr>
          <w:noProof/>
        </w:rPr>
        <w:t>defined, 5</w:t>
      </w:r>
    </w:p>
    <w:p w:rsidR="00E92FAF" w:rsidRDefault="00E92FAF">
      <w:pPr>
        <w:pStyle w:val="Index1"/>
        <w:tabs>
          <w:tab w:val="right" w:leader="dot" w:pos="4094"/>
        </w:tabs>
        <w:rPr>
          <w:noProof/>
        </w:rPr>
      </w:pPr>
      <w:r>
        <w:rPr>
          <w:noProof/>
        </w:rPr>
        <w:t>Admin Mode</w:t>
      </w:r>
    </w:p>
    <w:p w:rsidR="00E92FAF" w:rsidRDefault="00E92FAF">
      <w:pPr>
        <w:pStyle w:val="Index2"/>
        <w:tabs>
          <w:tab w:val="right" w:leader="dot" w:pos="4094"/>
        </w:tabs>
        <w:rPr>
          <w:noProof/>
        </w:rPr>
      </w:pPr>
      <w:r>
        <w:rPr>
          <w:noProof/>
        </w:rPr>
        <w:t>group options, 59</w:t>
      </w:r>
    </w:p>
    <w:p w:rsidR="00E92FAF" w:rsidRDefault="00E92FAF">
      <w:pPr>
        <w:pStyle w:val="Index2"/>
        <w:tabs>
          <w:tab w:val="right" w:leader="dot" w:pos="4094"/>
        </w:tabs>
        <w:rPr>
          <w:noProof/>
        </w:rPr>
      </w:pPr>
      <w:r>
        <w:rPr>
          <w:noProof/>
        </w:rPr>
        <w:t>workflow, 49</w:t>
      </w:r>
    </w:p>
    <w:p w:rsidR="00E92FAF" w:rsidRDefault="00E92FAF">
      <w:pPr>
        <w:pStyle w:val="Index1"/>
        <w:tabs>
          <w:tab w:val="right" w:leader="dot" w:pos="4094"/>
        </w:tabs>
        <w:rPr>
          <w:noProof/>
        </w:rPr>
      </w:pPr>
      <w:r>
        <w:rPr>
          <w:noProof/>
        </w:rPr>
        <w:t>Admin Mode provisioning buttons, 35</w:t>
      </w:r>
    </w:p>
    <w:p w:rsidR="00E92FAF" w:rsidRDefault="00E92FAF">
      <w:pPr>
        <w:pStyle w:val="Index1"/>
        <w:tabs>
          <w:tab w:val="right" w:leader="dot" w:pos="4094"/>
        </w:tabs>
        <w:rPr>
          <w:noProof/>
        </w:rPr>
      </w:pPr>
      <w:r>
        <w:rPr>
          <w:noProof/>
        </w:rPr>
        <w:t>administer protection elements, 52</w:t>
      </w:r>
    </w:p>
    <w:p w:rsidR="00E92FAF" w:rsidRDefault="00E92FAF">
      <w:pPr>
        <w:pStyle w:val="Index1"/>
        <w:tabs>
          <w:tab w:val="right" w:leader="dot" w:pos="4094"/>
        </w:tabs>
        <w:rPr>
          <w:noProof/>
        </w:rPr>
      </w:pPr>
      <w:r>
        <w:rPr>
          <w:noProof/>
        </w:rPr>
        <w:t>administrative rights, 42</w:t>
      </w:r>
    </w:p>
    <w:p w:rsidR="00E92FAF" w:rsidRDefault="00E92FAF">
      <w:pPr>
        <w:pStyle w:val="Index1"/>
        <w:tabs>
          <w:tab w:val="right" w:leader="dot" w:pos="4094"/>
        </w:tabs>
        <w:rPr>
          <w:noProof/>
        </w:rPr>
      </w:pPr>
      <w:r>
        <w:rPr>
          <w:noProof/>
        </w:rPr>
        <w:t>anonymous binds</w:t>
      </w:r>
    </w:p>
    <w:p w:rsidR="00E92FAF" w:rsidRDefault="00E92FAF">
      <w:pPr>
        <w:pStyle w:val="Index2"/>
        <w:tabs>
          <w:tab w:val="right" w:leader="dot" w:pos="4094"/>
        </w:tabs>
        <w:rPr>
          <w:noProof/>
        </w:rPr>
      </w:pPr>
      <w:r>
        <w:rPr>
          <w:noProof/>
        </w:rPr>
        <w:t>LDAP login module, 18</w:t>
      </w:r>
    </w:p>
    <w:p w:rsidR="00E92FAF" w:rsidRDefault="00E92FAF">
      <w:pPr>
        <w:pStyle w:val="Index1"/>
        <w:tabs>
          <w:tab w:val="right" w:leader="dot" w:pos="4094"/>
        </w:tabs>
        <w:rPr>
          <w:noProof/>
        </w:rPr>
      </w:pPr>
      <w:r>
        <w:rPr>
          <w:noProof/>
        </w:rPr>
        <w:t>Ant, 8</w:t>
      </w:r>
    </w:p>
    <w:p w:rsidR="00E92FAF" w:rsidRDefault="00E92FAF">
      <w:pPr>
        <w:pStyle w:val="Index1"/>
        <w:tabs>
          <w:tab w:val="right" w:leader="dot" w:pos="4094"/>
        </w:tabs>
        <w:rPr>
          <w:noProof/>
        </w:rPr>
      </w:pPr>
      <w:r>
        <w:rPr>
          <w:noProof/>
        </w:rPr>
        <w:t>API</w:t>
      </w:r>
    </w:p>
    <w:p w:rsidR="00E92FAF" w:rsidRDefault="00E92FAF">
      <w:pPr>
        <w:pStyle w:val="Index2"/>
        <w:tabs>
          <w:tab w:val="right" w:leader="dot" w:pos="4094"/>
        </w:tabs>
        <w:rPr>
          <w:noProof/>
        </w:rPr>
      </w:pPr>
      <w:r>
        <w:rPr>
          <w:noProof/>
        </w:rPr>
        <w:t>authorization JAR placement, 22</w:t>
      </w:r>
    </w:p>
    <w:p w:rsidR="00E92FAF" w:rsidRDefault="00E92FAF">
      <w:pPr>
        <w:pStyle w:val="Index2"/>
        <w:tabs>
          <w:tab w:val="right" w:leader="dot" w:pos="4094"/>
        </w:tabs>
        <w:rPr>
          <w:noProof/>
        </w:rPr>
      </w:pPr>
      <w:r>
        <w:rPr>
          <w:noProof/>
        </w:rPr>
        <w:t>integrating with CLM, 25</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services, 10</w:t>
      </w:r>
    </w:p>
    <w:p w:rsidR="00E92FAF" w:rsidRDefault="00E92FAF">
      <w:pPr>
        <w:pStyle w:val="Index2"/>
        <w:tabs>
          <w:tab w:val="right" w:leader="dot" w:pos="4094"/>
        </w:tabs>
        <w:rPr>
          <w:noProof/>
        </w:rPr>
      </w:pPr>
      <w:r>
        <w:rPr>
          <w:noProof/>
        </w:rPr>
        <w:t>with JBoss, 20</w:t>
      </w:r>
    </w:p>
    <w:p w:rsidR="00E92FAF" w:rsidRDefault="00E92FAF">
      <w:pPr>
        <w:pStyle w:val="Index1"/>
        <w:tabs>
          <w:tab w:val="right" w:leader="dot" w:pos="4094"/>
        </w:tabs>
        <w:rPr>
          <w:noProof/>
        </w:rPr>
      </w:pPr>
      <w:r>
        <w:rPr>
          <w:noProof/>
        </w:rPr>
        <w:t>application administration, 40</w:t>
      </w:r>
    </w:p>
    <w:p w:rsidR="00E92FAF" w:rsidRDefault="00E92FAF">
      <w:pPr>
        <w:pStyle w:val="Index1"/>
        <w:tabs>
          <w:tab w:val="right" w:leader="dot" w:pos="4094"/>
        </w:tabs>
        <w:rPr>
          <w:noProof/>
        </w:rPr>
      </w:pPr>
      <w:r>
        <w:rPr>
          <w:noProof/>
        </w:rPr>
        <w:t>application Administrator, 42</w:t>
      </w:r>
    </w:p>
    <w:p w:rsidR="00E92FAF" w:rsidRDefault="00E92FAF">
      <w:pPr>
        <w:pStyle w:val="Index1"/>
        <w:tabs>
          <w:tab w:val="right" w:leader="dot" w:pos="4094"/>
        </w:tabs>
        <w:rPr>
          <w:noProof/>
        </w:rPr>
      </w:pPr>
      <w:r>
        <w:rPr>
          <w:noProof/>
        </w:rPr>
        <w:t>assign application Admin, 42</w:t>
      </w:r>
    </w:p>
    <w:p w:rsidR="00E92FAF" w:rsidRDefault="00E92FAF">
      <w:pPr>
        <w:pStyle w:val="Index1"/>
        <w:tabs>
          <w:tab w:val="right" w:leader="dot" w:pos="4094"/>
        </w:tabs>
        <w:rPr>
          <w:noProof/>
        </w:rPr>
      </w:pPr>
      <w:r>
        <w:rPr>
          <w:noProof/>
        </w:rPr>
        <w:t>assign element to group, 35, 37</w:t>
      </w:r>
    </w:p>
    <w:p w:rsidR="00E92FAF" w:rsidRDefault="00E92FAF">
      <w:pPr>
        <w:pStyle w:val="Index1"/>
        <w:tabs>
          <w:tab w:val="right" w:leader="dot" w:pos="4094"/>
        </w:tabs>
        <w:rPr>
          <w:noProof/>
        </w:rPr>
      </w:pPr>
      <w:r>
        <w:rPr>
          <w:noProof/>
        </w:rPr>
        <w:t>assign PG and role to group, 61</w:t>
      </w:r>
    </w:p>
    <w:p w:rsidR="00E92FAF" w:rsidRDefault="00E92FAF">
      <w:pPr>
        <w:pStyle w:val="Index1"/>
        <w:tabs>
          <w:tab w:val="right" w:leader="dot" w:pos="4094"/>
        </w:tabs>
        <w:rPr>
          <w:noProof/>
        </w:rPr>
      </w:pPr>
      <w:r>
        <w:rPr>
          <w:noProof/>
        </w:rPr>
        <w:t>assign PG and role to user, 51</w:t>
      </w:r>
    </w:p>
    <w:p w:rsidR="00E92FAF" w:rsidRDefault="00E92FAF">
      <w:pPr>
        <w:pStyle w:val="Index1"/>
        <w:tabs>
          <w:tab w:val="right" w:leader="dot" w:pos="4094"/>
        </w:tabs>
        <w:rPr>
          <w:noProof/>
        </w:rPr>
      </w:pPr>
      <w:r>
        <w:rPr>
          <w:noProof/>
        </w:rPr>
        <w:t>assign privileges to a role, 59</w:t>
      </w:r>
    </w:p>
    <w:p w:rsidR="00E92FAF" w:rsidRDefault="00E92FAF">
      <w:pPr>
        <w:pStyle w:val="Index1"/>
        <w:tabs>
          <w:tab w:val="right" w:leader="dot" w:pos="4094"/>
        </w:tabs>
        <w:rPr>
          <w:noProof/>
        </w:rPr>
      </w:pPr>
      <w:r>
        <w:rPr>
          <w:noProof/>
        </w:rPr>
        <w:t>assign protection element to protection group, 54, 56</w:t>
      </w:r>
    </w:p>
    <w:p w:rsidR="00E92FAF" w:rsidRDefault="00E92FAF">
      <w:pPr>
        <w:pStyle w:val="Index1"/>
        <w:tabs>
          <w:tab w:val="right" w:leader="dot" w:pos="4094"/>
        </w:tabs>
        <w:rPr>
          <w:noProof/>
        </w:rPr>
      </w:pPr>
      <w:r>
        <w:rPr>
          <w:noProof/>
        </w:rPr>
        <w:t>assign protection group to parent group, 57</w:t>
      </w:r>
    </w:p>
    <w:p w:rsidR="00E92FAF" w:rsidRDefault="00E92FAF">
      <w:pPr>
        <w:pStyle w:val="Index1"/>
        <w:tabs>
          <w:tab w:val="right" w:leader="dot" w:pos="4094"/>
        </w:tabs>
        <w:rPr>
          <w:noProof/>
        </w:rPr>
      </w:pPr>
      <w:r>
        <w:rPr>
          <w:noProof/>
        </w:rPr>
        <w:t>assign provisioning element, 35</w:t>
      </w:r>
    </w:p>
    <w:p w:rsidR="00E92FAF" w:rsidRDefault="00E92FAF">
      <w:pPr>
        <w:pStyle w:val="Index1"/>
        <w:tabs>
          <w:tab w:val="right" w:leader="dot" w:pos="4094"/>
        </w:tabs>
        <w:rPr>
          <w:noProof/>
        </w:rPr>
      </w:pPr>
      <w:r>
        <w:rPr>
          <w:noProof/>
        </w:rPr>
        <w:t>assign user to group, 50, 61</w:t>
      </w:r>
    </w:p>
    <w:p w:rsidR="00E92FAF" w:rsidRDefault="00E92FAF">
      <w:pPr>
        <w:pStyle w:val="Index1"/>
        <w:tabs>
          <w:tab w:val="right" w:leader="dot" w:pos="4094"/>
        </w:tabs>
        <w:rPr>
          <w:noProof/>
        </w:rPr>
      </w:pPr>
      <w:r>
        <w:rPr>
          <w:noProof/>
        </w:rPr>
        <w:t>assigning elements, 49</w:t>
      </w:r>
    </w:p>
    <w:p w:rsidR="00E92FAF" w:rsidRDefault="00E92FAF">
      <w:pPr>
        <w:pStyle w:val="Index1"/>
        <w:tabs>
          <w:tab w:val="right" w:leader="dot" w:pos="4094"/>
        </w:tabs>
        <w:rPr>
          <w:noProof/>
        </w:rPr>
      </w:pPr>
      <w:r>
        <w:rPr>
          <w:noProof/>
        </w:rPr>
        <w:t>attribute level security</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overall design, 87</w:t>
      </w:r>
    </w:p>
    <w:p w:rsidR="00E92FAF" w:rsidRDefault="00E92FAF">
      <w:pPr>
        <w:pStyle w:val="Index2"/>
        <w:tabs>
          <w:tab w:val="right" w:leader="dot" w:pos="4094"/>
        </w:tabs>
        <w:rPr>
          <w:noProof/>
        </w:rPr>
      </w:pPr>
      <w:r>
        <w:rPr>
          <w:noProof/>
        </w:rPr>
        <w:t>provisioning, 87</w:t>
      </w:r>
    </w:p>
    <w:p w:rsidR="00E92FAF" w:rsidRDefault="00E92FAF">
      <w:pPr>
        <w:pStyle w:val="Index1"/>
        <w:tabs>
          <w:tab w:val="right" w:leader="dot" w:pos="4094"/>
        </w:tabs>
        <w:rPr>
          <w:noProof/>
        </w:rPr>
      </w:pPr>
      <w:r>
        <w:rPr>
          <w:noProof/>
        </w:rPr>
        <w:t>audit logging</w:t>
      </w:r>
    </w:p>
    <w:p w:rsidR="00E92FAF" w:rsidRDefault="00E92FAF">
      <w:pPr>
        <w:pStyle w:val="Index2"/>
        <w:tabs>
          <w:tab w:val="right" w:leader="dot" w:pos="4094"/>
        </w:tabs>
        <w:rPr>
          <w:noProof/>
        </w:rPr>
      </w:pPr>
      <w:r>
        <w:rPr>
          <w:noProof/>
        </w:rPr>
        <w:t>CLM &amp; CSM APIs, 25</w:t>
      </w:r>
    </w:p>
    <w:p w:rsidR="00E92FAF" w:rsidRDefault="00E92FAF">
      <w:pPr>
        <w:pStyle w:val="Index2"/>
        <w:tabs>
          <w:tab w:val="right" w:leader="dot" w:pos="4094"/>
        </w:tabs>
        <w:rPr>
          <w:noProof/>
        </w:rPr>
      </w:pPr>
      <w:r>
        <w:rPr>
          <w:noProof/>
        </w:rPr>
        <w:t>common logging database, 26</w:t>
      </w:r>
    </w:p>
    <w:p w:rsidR="00E92FAF" w:rsidRDefault="00E92FAF">
      <w:pPr>
        <w:pStyle w:val="Index2"/>
        <w:tabs>
          <w:tab w:val="right" w:leader="dot" w:pos="4094"/>
        </w:tabs>
        <w:rPr>
          <w:noProof/>
        </w:rPr>
      </w:pPr>
      <w:r>
        <w:rPr>
          <w:noProof/>
        </w:rPr>
        <w:t>configuration, 24</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t>create database, 27</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deploying, 27</w:t>
      </w:r>
    </w:p>
    <w:p w:rsidR="00E92FAF" w:rsidRDefault="00E92FAF">
      <w:pPr>
        <w:pStyle w:val="Index2"/>
        <w:tabs>
          <w:tab w:val="right" w:leader="dot" w:pos="4094"/>
        </w:tabs>
        <w:rPr>
          <w:noProof/>
        </w:rPr>
      </w:pPr>
      <w:r>
        <w:rPr>
          <w:noProof/>
        </w:rPr>
        <w:t>enable for UPT,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JAR file placement, 24</w:t>
      </w:r>
    </w:p>
    <w:p w:rsidR="00E92FAF" w:rsidRDefault="00E92FAF">
      <w:pPr>
        <w:pStyle w:val="Index2"/>
        <w:tabs>
          <w:tab w:val="right" w:leader="dot" w:pos="4094"/>
        </w:tabs>
        <w:rPr>
          <w:noProof/>
        </w:rPr>
      </w:pPr>
      <w:r>
        <w:rPr>
          <w:noProof/>
        </w:rPr>
        <w:t>JBoss, 24</w:t>
      </w:r>
    </w:p>
    <w:p w:rsidR="00E92FAF" w:rsidRDefault="00E92FAF">
      <w:pPr>
        <w:pStyle w:val="Index2"/>
        <w:tabs>
          <w:tab w:val="right" w:leader="dot" w:pos="4094"/>
        </w:tabs>
        <w:rPr>
          <w:noProof/>
        </w:rPr>
      </w:pPr>
      <w:r>
        <w:rPr>
          <w:noProof/>
        </w:rPr>
        <w:t>JDBC Appender, 26</w:t>
      </w:r>
    </w:p>
    <w:p w:rsidR="00E92FAF" w:rsidRDefault="00E92FAF">
      <w:pPr>
        <w:pStyle w:val="Index2"/>
        <w:tabs>
          <w:tab w:val="right" w:leader="dot" w:pos="4094"/>
        </w:tabs>
        <w:rPr>
          <w:noProof/>
        </w:rPr>
      </w:pPr>
      <w:r>
        <w:rPr>
          <w:noProof/>
        </w:rPr>
        <w:t>object state logging, 25</w:t>
      </w:r>
    </w:p>
    <w:p w:rsidR="00E92FAF" w:rsidRDefault="00E92FAF">
      <w:pPr>
        <w:pStyle w:val="Index2"/>
        <w:tabs>
          <w:tab w:val="right" w:leader="dot" w:pos="4094"/>
        </w:tabs>
        <w:rPr>
          <w:noProof/>
        </w:rPr>
      </w:pPr>
      <w:r>
        <w:rPr>
          <w:noProof/>
        </w:rPr>
        <w:t>overview, 24</w:t>
      </w:r>
    </w:p>
    <w:p w:rsidR="00E92FAF" w:rsidRDefault="00E92FAF">
      <w:pPr>
        <w:pStyle w:val="Index2"/>
        <w:tabs>
          <w:tab w:val="right" w:leader="dot" w:pos="4094"/>
        </w:tabs>
        <w:rPr>
          <w:noProof/>
        </w:rPr>
      </w:pPr>
      <w:r>
        <w:rPr>
          <w:noProof/>
        </w:rPr>
        <w:lastRenderedPageBreak/>
        <w:t>user information, 26</w:t>
      </w:r>
    </w:p>
    <w:p w:rsidR="00E92FAF" w:rsidRDefault="00E92FAF">
      <w:pPr>
        <w:pStyle w:val="Index2"/>
        <w:tabs>
          <w:tab w:val="right" w:leader="dot" w:pos="4094"/>
        </w:tabs>
        <w:rPr>
          <w:noProof/>
        </w:rPr>
      </w:pPr>
      <w:r>
        <w:rPr>
          <w:noProof/>
        </w:rPr>
        <w:t>view logs, 27</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authentication</w:t>
      </w:r>
    </w:p>
    <w:p w:rsidR="00E92FAF" w:rsidRDefault="00E92FAF">
      <w:pPr>
        <w:pStyle w:val="Index2"/>
        <w:tabs>
          <w:tab w:val="right" w:leader="dot" w:pos="4094"/>
        </w:tabs>
        <w:rPr>
          <w:noProof/>
        </w:rPr>
      </w:pPr>
      <w:r>
        <w:rPr>
          <w:noProof/>
        </w:rPr>
        <w:t>caGrid, 101</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LDAP, 9</w:t>
      </w:r>
    </w:p>
    <w:p w:rsidR="00E92FAF" w:rsidRDefault="00E92FAF">
      <w:pPr>
        <w:pStyle w:val="Index1"/>
        <w:tabs>
          <w:tab w:val="right" w:leader="dot" w:pos="4094"/>
        </w:tabs>
        <w:rPr>
          <w:noProof/>
        </w:rPr>
      </w:pPr>
      <w:r>
        <w:rPr>
          <w:noProof/>
        </w:rPr>
        <w:t>authentication manager, 10</w:t>
      </w:r>
    </w:p>
    <w:p w:rsidR="00E92FAF" w:rsidRDefault="00E92FAF">
      <w:pPr>
        <w:pStyle w:val="Index2"/>
        <w:tabs>
          <w:tab w:val="right" w:leader="dot" w:pos="4094"/>
        </w:tabs>
        <w:rPr>
          <w:noProof/>
        </w:rPr>
      </w:pPr>
      <w:r>
        <w:rPr>
          <w:noProof/>
        </w:rPr>
        <w:t>configure lock-out, 12</w:t>
      </w:r>
    </w:p>
    <w:p w:rsidR="00E92FAF" w:rsidRDefault="00E92FAF">
      <w:pPr>
        <w:pStyle w:val="Index2"/>
        <w:tabs>
          <w:tab w:val="right" w:leader="dot" w:pos="4094"/>
        </w:tabs>
        <w:rPr>
          <w:noProof/>
        </w:rPr>
      </w:pPr>
      <w:r>
        <w:rPr>
          <w:noProof/>
        </w:rPr>
        <w:t>import class, 11</w:t>
      </w:r>
    </w:p>
    <w:p w:rsidR="00E92FAF" w:rsidRDefault="00E92FAF">
      <w:pPr>
        <w:pStyle w:val="Index2"/>
        <w:tabs>
          <w:tab w:val="right" w:leader="dot" w:pos="4094"/>
        </w:tabs>
        <w:rPr>
          <w:noProof/>
        </w:rPr>
      </w:pPr>
      <w:r>
        <w:rPr>
          <w:noProof/>
        </w:rPr>
        <w:t>using, 11</w:t>
      </w:r>
    </w:p>
    <w:p w:rsidR="00E92FAF" w:rsidRDefault="00E92FAF">
      <w:pPr>
        <w:pStyle w:val="Index1"/>
        <w:tabs>
          <w:tab w:val="right" w:leader="dot" w:pos="4094"/>
        </w:tabs>
        <w:rPr>
          <w:noProof/>
        </w:rPr>
      </w:pPr>
      <w:r>
        <w:rPr>
          <w:noProof/>
        </w:rPr>
        <w:t>authentication service</w:t>
      </w:r>
    </w:p>
    <w:p w:rsidR="00E92FAF" w:rsidRDefault="00E92FAF">
      <w:pPr>
        <w:pStyle w:val="Index2"/>
        <w:tabs>
          <w:tab w:val="right" w:leader="dot" w:pos="4094"/>
        </w:tabs>
        <w:rPr>
          <w:noProof/>
        </w:rPr>
      </w:pPr>
      <w:r>
        <w:rPr>
          <w:noProof/>
        </w:rPr>
        <w:t>installation, 12</w:t>
      </w:r>
    </w:p>
    <w:p w:rsidR="00E92FAF" w:rsidRDefault="00E92FAF">
      <w:pPr>
        <w:pStyle w:val="Index2"/>
        <w:tabs>
          <w:tab w:val="right" w:leader="dot" w:pos="4094"/>
        </w:tabs>
        <w:rPr>
          <w:noProof/>
        </w:rPr>
      </w:pPr>
      <w:r>
        <w:rPr>
          <w:noProof/>
        </w:rPr>
        <w:t>integration, 10</w:t>
      </w:r>
    </w:p>
    <w:p w:rsidR="00E92FAF" w:rsidRDefault="00E92FAF">
      <w:pPr>
        <w:pStyle w:val="Index2"/>
        <w:tabs>
          <w:tab w:val="right" w:leader="dot" w:pos="4094"/>
        </w:tabs>
        <w:rPr>
          <w:noProof/>
        </w:rPr>
      </w:pPr>
      <w:r>
        <w:rPr>
          <w:noProof/>
        </w:rPr>
        <w:t>JAR placement, 12</w:t>
      </w:r>
    </w:p>
    <w:p w:rsidR="00E92FAF" w:rsidRDefault="00E92FAF">
      <w:pPr>
        <w:pStyle w:val="Index2"/>
        <w:tabs>
          <w:tab w:val="right" w:leader="dot" w:pos="4094"/>
        </w:tabs>
        <w:rPr>
          <w:noProof/>
        </w:rPr>
      </w:pPr>
      <w:r>
        <w:rPr>
          <w:noProof/>
        </w:rPr>
        <w:t>LDAP, 12, 16, 17, 18</w:t>
      </w:r>
    </w:p>
    <w:p w:rsidR="00E92FAF" w:rsidRDefault="00E92FAF">
      <w:pPr>
        <w:pStyle w:val="Index2"/>
        <w:tabs>
          <w:tab w:val="right" w:leader="dot" w:pos="4094"/>
        </w:tabs>
        <w:rPr>
          <w:noProof/>
        </w:rPr>
      </w:pPr>
      <w:r>
        <w:rPr>
          <w:noProof/>
        </w:rPr>
        <w:t>RDBMS, 12, 13, 14, 15</w:t>
      </w:r>
    </w:p>
    <w:p w:rsidR="00E92FAF" w:rsidRDefault="00E92FAF">
      <w:pPr>
        <w:pStyle w:val="Index1"/>
        <w:tabs>
          <w:tab w:val="right" w:leader="dot" w:pos="4094"/>
        </w:tabs>
        <w:rPr>
          <w:noProof/>
        </w:rPr>
      </w:pPr>
      <w:r>
        <w:rPr>
          <w:noProof/>
        </w:rPr>
        <w:t>authorization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input data, 9</w:t>
      </w:r>
    </w:p>
    <w:p w:rsidR="00E92FAF" w:rsidRDefault="00E92FAF">
      <w:pPr>
        <w:pStyle w:val="Index2"/>
        <w:tabs>
          <w:tab w:val="right" w:leader="dot" w:pos="4094"/>
        </w:tabs>
        <w:rPr>
          <w:noProof/>
        </w:rPr>
      </w:pPr>
      <w:r>
        <w:rPr>
          <w:noProof/>
        </w:rPr>
        <w:t>workflow, 9</w:t>
      </w:r>
    </w:p>
    <w:p w:rsidR="00E92FAF" w:rsidRDefault="00E92FAF">
      <w:pPr>
        <w:pStyle w:val="Index1"/>
        <w:tabs>
          <w:tab w:val="right" w:leader="dot" w:pos="4094"/>
        </w:tabs>
        <w:rPr>
          <w:noProof/>
        </w:rPr>
      </w:pPr>
      <w:r>
        <w:rPr>
          <w:noProof/>
        </w:rPr>
        <w:t>authorization manager, 10</w:t>
      </w:r>
    </w:p>
    <w:p w:rsidR="00E92FAF" w:rsidRDefault="00E92FAF">
      <w:pPr>
        <w:pStyle w:val="Index2"/>
        <w:tabs>
          <w:tab w:val="right" w:leader="dot" w:pos="4094"/>
        </w:tabs>
        <w:rPr>
          <w:noProof/>
        </w:rPr>
      </w:pPr>
      <w:r>
        <w:rPr>
          <w:noProof/>
        </w:rPr>
        <w:t>import class, 20</w:t>
      </w:r>
    </w:p>
    <w:p w:rsidR="00E92FAF" w:rsidRDefault="00E92FAF">
      <w:pPr>
        <w:pStyle w:val="Index2"/>
        <w:tabs>
          <w:tab w:val="right" w:leader="dot" w:pos="4094"/>
        </w:tabs>
        <w:rPr>
          <w:noProof/>
        </w:rPr>
      </w:pPr>
      <w:r>
        <w:rPr>
          <w:noProof/>
        </w:rPr>
        <w:t>products and scripts, 21</w:t>
      </w:r>
    </w:p>
    <w:p w:rsidR="00E92FAF" w:rsidRDefault="00E92FAF">
      <w:pPr>
        <w:pStyle w:val="Index1"/>
        <w:tabs>
          <w:tab w:val="right" w:leader="dot" w:pos="4094"/>
        </w:tabs>
        <w:rPr>
          <w:noProof/>
        </w:rPr>
      </w:pPr>
      <w:r>
        <w:rPr>
          <w:noProof/>
        </w:rPr>
        <w:t>authorization schema, 6</w:t>
      </w:r>
    </w:p>
    <w:p w:rsidR="00E92FAF" w:rsidRDefault="00E92FAF">
      <w:pPr>
        <w:pStyle w:val="Index2"/>
        <w:tabs>
          <w:tab w:val="right" w:leader="dot" w:pos="4094"/>
        </w:tabs>
        <w:rPr>
          <w:noProof/>
        </w:rPr>
      </w:pPr>
      <w:r>
        <w:rPr>
          <w:noProof/>
        </w:rPr>
        <w:t>create, 22</w:t>
      </w:r>
    </w:p>
    <w:p w:rsidR="00E92FAF" w:rsidRDefault="00E92FAF">
      <w:pPr>
        <w:pStyle w:val="Index2"/>
        <w:tabs>
          <w:tab w:val="right" w:leader="dot" w:pos="4094"/>
        </w:tabs>
        <w:rPr>
          <w:noProof/>
        </w:rPr>
      </w:pPr>
      <w:r>
        <w:rPr>
          <w:noProof/>
        </w:rPr>
        <w:t>datasource, 23</w:t>
      </w:r>
    </w:p>
    <w:p w:rsidR="00E92FAF" w:rsidRDefault="00E92FAF">
      <w:pPr>
        <w:pStyle w:val="Index2"/>
        <w:tabs>
          <w:tab w:val="right" w:leader="dot" w:pos="4094"/>
        </w:tabs>
        <w:rPr>
          <w:noProof/>
        </w:rPr>
      </w:pPr>
      <w:r>
        <w:rPr>
          <w:noProof/>
        </w:rPr>
        <w:t>security, 75</w:t>
      </w:r>
    </w:p>
    <w:p w:rsidR="00E92FAF" w:rsidRDefault="00E92FAF">
      <w:pPr>
        <w:pStyle w:val="Index2"/>
        <w:tabs>
          <w:tab w:val="right" w:leader="dot" w:pos="4094"/>
        </w:tabs>
        <w:rPr>
          <w:noProof/>
        </w:rPr>
      </w:pPr>
      <w:r>
        <w:rPr>
          <w:noProof/>
        </w:rPr>
        <w:t>use existing, 22</w:t>
      </w:r>
    </w:p>
    <w:p w:rsidR="00E92FAF" w:rsidRDefault="00E92FAF">
      <w:pPr>
        <w:pStyle w:val="Index1"/>
        <w:tabs>
          <w:tab w:val="right" w:leader="dot" w:pos="4094"/>
        </w:tabs>
        <w:rPr>
          <w:noProof/>
        </w:rPr>
      </w:pPr>
      <w:r>
        <w:rPr>
          <w:noProof/>
        </w:rPr>
        <w:t>authorization schema objects, 47</w:t>
      </w:r>
    </w:p>
    <w:p w:rsidR="00E92FAF" w:rsidRDefault="00E92FAF">
      <w:pPr>
        <w:pStyle w:val="Index1"/>
        <w:tabs>
          <w:tab w:val="right" w:leader="dot" w:pos="4094"/>
        </w:tabs>
        <w:rPr>
          <w:noProof/>
        </w:rPr>
      </w:pPr>
      <w:r>
        <w:rPr>
          <w:noProof/>
        </w:rPr>
        <w:t>authorization service</w:t>
      </w:r>
    </w:p>
    <w:p w:rsidR="00E92FAF" w:rsidRDefault="00E92FAF">
      <w:pPr>
        <w:pStyle w:val="Index2"/>
        <w:tabs>
          <w:tab w:val="right" w:leader="dot" w:pos="4094"/>
        </w:tabs>
        <w:rPr>
          <w:noProof/>
        </w:rPr>
      </w:pPr>
      <w:r>
        <w:rPr>
          <w:noProof/>
        </w:rPr>
        <w:t>database, 22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installation, 22</w:t>
      </w:r>
    </w:p>
    <w:p w:rsidR="00E92FAF" w:rsidRDefault="00E92FAF">
      <w:pPr>
        <w:pStyle w:val="Index2"/>
        <w:tabs>
          <w:tab w:val="right" w:leader="dot" w:pos="4094"/>
        </w:tabs>
        <w:rPr>
          <w:noProof/>
        </w:rPr>
      </w:pPr>
      <w:r>
        <w:rPr>
          <w:noProof/>
        </w:rPr>
        <w:t>integration, 19</w:t>
      </w:r>
    </w:p>
    <w:p w:rsidR="00E92FAF" w:rsidRDefault="00E92FAF">
      <w:pPr>
        <w:pStyle w:val="Index2"/>
        <w:tabs>
          <w:tab w:val="right" w:leader="dot" w:pos="4094"/>
        </w:tabs>
        <w:rPr>
          <w:noProof/>
        </w:rPr>
      </w:pPr>
      <w:r>
        <w:rPr>
          <w:noProof/>
        </w:rPr>
        <w:t>JBoss, 19</w:t>
      </w:r>
    </w:p>
    <w:p w:rsidR="00E92FAF" w:rsidRDefault="00E92FAF">
      <w:pPr>
        <w:pStyle w:val="IndexHeading"/>
        <w:keepNext/>
        <w:tabs>
          <w:tab w:val="right" w:leader="dot" w:pos="4094"/>
        </w:tabs>
        <w:rPr>
          <w:rFonts w:ascii="Times New Roman" w:hAnsi="Times New Roman"/>
          <w:b w:val="0"/>
          <w:bCs w:val="0"/>
          <w:noProof/>
        </w:rPr>
      </w:pPr>
      <w:r>
        <w:rPr>
          <w:noProof/>
        </w:rPr>
        <w:t>B</w:t>
      </w:r>
    </w:p>
    <w:p w:rsidR="00E92FAF" w:rsidRDefault="00E92FAF">
      <w:pPr>
        <w:pStyle w:val="Index1"/>
        <w:tabs>
          <w:tab w:val="right" w:leader="dot" w:pos="4094"/>
        </w:tabs>
        <w:rPr>
          <w:noProof/>
        </w:rPr>
      </w:pPr>
      <w:r>
        <w:rPr>
          <w:noProof/>
        </w:rPr>
        <w:t>browsing logs, 26</w:t>
      </w:r>
    </w:p>
    <w:p w:rsidR="00E92FAF" w:rsidRDefault="00E92FAF">
      <w:pPr>
        <w:pStyle w:val="IndexHeading"/>
        <w:keepNext/>
        <w:tabs>
          <w:tab w:val="right" w:leader="dot" w:pos="4094"/>
        </w:tabs>
        <w:rPr>
          <w:rFonts w:ascii="Times New Roman" w:hAnsi="Times New Roman"/>
          <w:b w:val="0"/>
          <w:bCs w:val="0"/>
          <w:noProof/>
        </w:rPr>
      </w:pPr>
      <w:r>
        <w:rPr>
          <w:noProof/>
        </w:rPr>
        <w:t>C</w:t>
      </w:r>
    </w:p>
    <w:p w:rsidR="00E92FAF" w:rsidRDefault="00E92FAF">
      <w:pPr>
        <w:pStyle w:val="Index1"/>
        <w:tabs>
          <w:tab w:val="right" w:leader="dot" w:pos="4094"/>
        </w:tabs>
        <w:rPr>
          <w:noProof/>
        </w:rPr>
      </w:pPr>
      <w:r>
        <w:rPr>
          <w:noProof/>
        </w:rPr>
        <w:t>caGrid authentication, 101</w:t>
      </w:r>
    </w:p>
    <w:p w:rsidR="00E92FAF" w:rsidRDefault="00E92FAF">
      <w:pPr>
        <w:pStyle w:val="Index1"/>
        <w:tabs>
          <w:tab w:val="right" w:leader="dot" w:pos="4094"/>
        </w:tabs>
        <w:rPr>
          <w:noProof/>
        </w:rPr>
      </w:pPr>
      <w:r>
        <w:rPr>
          <w:noProof/>
        </w:rPr>
        <w:t>caGrid authorization, 103</w:t>
      </w:r>
    </w:p>
    <w:p w:rsidR="00E92FAF" w:rsidRDefault="00E92FAF">
      <w:pPr>
        <w:pStyle w:val="Index1"/>
        <w:tabs>
          <w:tab w:val="right" w:leader="dot" w:pos="4094"/>
        </w:tabs>
        <w:rPr>
          <w:noProof/>
        </w:rPr>
      </w:pPr>
      <w:r>
        <w:rPr>
          <w:noProof/>
        </w:rPr>
        <w:t>check permission operation, 74</w:t>
      </w:r>
    </w:p>
    <w:p w:rsidR="00E92FAF" w:rsidRDefault="00E92FAF">
      <w:pPr>
        <w:pStyle w:val="Index1"/>
        <w:tabs>
          <w:tab w:val="right" w:leader="dot" w:pos="4094"/>
        </w:tabs>
        <w:rPr>
          <w:noProof/>
        </w:rPr>
      </w:pPr>
      <w:r>
        <w:rPr>
          <w:noProof/>
        </w:rPr>
        <w:t>CLM, 6</w:t>
      </w:r>
    </w:p>
    <w:p w:rsidR="00E92FAF" w:rsidRDefault="00E92FAF">
      <w:pPr>
        <w:pStyle w:val="Index1"/>
        <w:tabs>
          <w:tab w:val="right" w:leader="dot" w:pos="4094"/>
        </w:tabs>
        <w:rPr>
          <w:noProof/>
        </w:rPr>
      </w:pPr>
      <w:r>
        <w:rPr>
          <w:noProof/>
        </w:rPr>
        <w:t xml:space="preserve">Common Logging Module. </w:t>
      </w:r>
      <w:r w:rsidRPr="008D603F">
        <w:rPr>
          <w:i/>
          <w:noProof/>
        </w:rPr>
        <w:t>See</w:t>
      </w:r>
      <w:r>
        <w:rPr>
          <w:noProof/>
        </w:rPr>
        <w:t xml:space="preserve"> CLM</w:t>
      </w:r>
    </w:p>
    <w:p w:rsidR="00E92FAF" w:rsidRDefault="00E92FAF">
      <w:pPr>
        <w:pStyle w:val="Index1"/>
        <w:tabs>
          <w:tab w:val="right" w:leader="dot" w:pos="4094"/>
        </w:tabs>
        <w:rPr>
          <w:noProof/>
        </w:rPr>
      </w:pPr>
      <w:r>
        <w:rPr>
          <w:noProof/>
        </w:rPr>
        <w:t>configure authorization datasource, 23</w:t>
      </w:r>
    </w:p>
    <w:p w:rsidR="00E92FAF" w:rsidRDefault="00E92FAF">
      <w:pPr>
        <w:pStyle w:val="Index1"/>
        <w:tabs>
          <w:tab w:val="right" w:leader="dot" w:pos="4094"/>
        </w:tabs>
        <w:rPr>
          <w:noProof/>
        </w:rPr>
      </w:pPr>
      <w:r>
        <w:rPr>
          <w:noProof/>
        </w:rPr>
        <w:t>configure authorization schema, 22</w:t>
      </w:r>
    </w:p>
    <w:p w:rsidR="00E92FAF" w:rsidRDefault="00E92FAF">
      <w:pPr>
        <w:pStyle w:val="Index1"/>
        <w:tabs>
          <w:tab w:val="right" w:leader="dot" w:pos="4094"/>
        </w:tabs>
        <w:rPr>
          <w:noProof/>
        </w:rPr>
      </w:pPr>
      <w:r>
        <w:rPr>
          <w:noProof/>
        </w:rPr>
        <w:t>configure log file, 27</w:t>
      </w:r>
    </w:p>
    <w:p w:rsidR="00E92FAF" w:rsidRDefault="00E92FAF">
      <w:pPr>
        <w:pStyle w:val="Index1"/>
        <w:tabs>
          <w:tab w:val="right" w:leader="dot" w:pos="4094"/>
        </w:tabs>
        <w:rPr>
          <w:noProof/>
        </w:rPr>
      </w:pPr>
      <w:r>
        <w:rPr>
          <w:noProof/>
        </w:rPr>
        <w:t>configure security datasource, 76</w:t>
      </w:r>
    </w:p>
    <w:p w:rsidR="00E92FAF" w:rsidRDefault="00E92FAF">
      <w:pPr>
        <w:pStyle w:val="Index1"/>
        <w:tabs>
          <w:tab w:val="right" w:leader="dot" w:pos="4094"/>
        </w:tabs>
        <w:rPr>
          <w:noProof/>
        </w:rPr>
      </w:pPr>
      <w:r>
        <w:rPr>
          <w:noProof/>
        </w:rPr>
        <w:t>configure UPT datasource, 70</w:t>
      </w:r>
    </w:p>
    <w:p w:rsidR="00E92FAF" w:rsidRDefault="00E92FAF">
      <w:pPr>
        <w:pStyle w:val="Index1"/>
        <w:tabs>
          <w:tab w:val="right" w:leader="dot" w:pos="4094"/>
        </w:tabs>
        <w:rPr>
          <w:noProof/>
        </w:rPr>
      </w:pPr>
      <w:r>
        <w:rPr>
          <w:noProof/>
        </w:rPr>
        <w:t>create application in UPT, 40</w:t>
      </w:r>
    </w:p>
    <w:p w:rsidR="00E92FAF" w:rsidRDefault="00E92FAF">
      <w:pPr>
        <w:pStyle w:val="Index1"/>
        <w:tabs>
          <w:tab w:val="right" w:leader="dot" w:pos="4094"/>
        </w:tabs>
        <w:rPr>
          <w:noProof/>
        </w:rPr>
      </w:pPr>
      <w:r>
        <w:rPr>
          <w:noProof/>
        </w:rPr>
        <w:lastRenderedPageBreak/>
        <w:t>create authorization database, 22</w:t>
      </w:r>
    </w:p>
    <w:p w:rsidR="00E92FAF" w:rsidRDefault="00E92FAF">
      <w:pPr>
        <w:pStyle w:val="Index1"/>
        <w:tabs>
          <w:tab w:val="right" w:leader="dot" w:pos="4094"/>
        </w:tabs>
        <w:rPr>
          <w:noProof/>
        </w:rPr>
      </w:pPr>
      <w:r>
        <w:rPr>
          <w:noProof/>
        </w:rPr>
        <w:t>create element, 31</w:t>
      </w:r>
    </w:p>
    <w:p w:rsidR="00E92FAF" w:rsidRDefault="00E92FAF">
      <w:pPr>
        <w:pStyle w:val="Index1"/>
        <w:tabs>
          <w:tab w:val="right" w:leader="dot" w:pos="4094"/>
        </w:tabs>
        <w:rPr>
          <w:noProof/>
        </w:rPr>
      </w:pPr>
      <w:r>
        <w:rPr>
          <w:noProof/>
        </w:rPr>
        <w:t>create filter clause, 83</w:t>
      </w:r>
    </w:p>
    <w:p w:rsidR="00E92FAF" w:rsidRDefault="00E92FAF">
      <w:pPr>
        <w:pStyle w:val="Index1"/>
        <w:tabs>
          <w:tab w:val="right" w:leader="dot" w:pos="4094"/>
        </w:tabs>
        <w:rPr>
          <w:noProof/>
        </w:rPr>
      </w:pPr>
      <w:r>
        <w:rPr>
          <w:noProof/>
        </w:rPr>
        <w:t>create group in UPT, 60</w:t>
      </w:r>
    </w:p>
    <w:p w:rsidR="00E92FAF" w:rsidRDefault="00E92FAF">
      <w:pPr>
        <w:pStyle w:val="Index1"/>
        <w:tabs>
          <w:tab w:val="right" w:leader="dot" w:pos="4094"/>
        </w:tabs>
        <w:rPr>
          <w:noProof/>
        </w:rPr>
      </w:pPr>
      <w:r>
        <w:rPr>
          <w:noProof/>
        </w:rPr>
        <w:t>create logging database, 27</w:t>
      </w:r>
    </w:p>
    <w:p w:rsidR="00E92FAF" w:rsidRDefault="00E92FAF">
      <w:pPr>
        <w:pStyle w:val="Index1"/>
        <w:tabs>
          <w:tab w:val="right" w:leader="dot" w:pos="4094"/>
        </w:tabs>
        <w:rPr>
          <w:noProof/>
        </w:rPr>
      </w:pPr>
      <w:r>
        <w:rPr>
          <w:noProof/>
        </w:rPr>
        <w:t>create privilege in UPT, 46</w:t>
      </w:r>
    </w:p>
    <w:p w:rsidR="00E92FAF" w:rsidRDefault="00E92FAF">
      <w:pPr>
        <w:pStyle w:val="Index1"/>
        <w:tabs>
          <w:tab w:val="right" w:leader="dot" w:pos="4094"/>
        </w:tabs>
        <w:rPr>
          <w:noProof/>
        </w:rPr>
      </w:pPr>
      <w:r>
        <w:rPr>
          <w:noProof/>
        </w:rPr>
        <w:t>create protection element, 84</w:t>
      </w:r>
    </w:p>
    <w:p w:rsidR="00E92FAF" w:rsidRDefault="00E92FAF">
      <w:pPr>
        <w:pStyle w:val="Index1"/>
        <w:tabs>
          <w:tab w:val="right" w:leader="dot" w:pos="4094"/>
        </w:tabs>
        <w:rPr>
          <w:noProof/>
        </w:rPr>
      </w:pPr>
      <w:r>
        <w:rPr>
          <w:noProof/>
        </w:rPr>
        <w:t>create protection element in UPT, 52</w:t>
      </w:r>
    </w:p>
    <w:p w:rsidR="00E92FAF" w:rsidRDefault="00E92FAF">
      <w:pPr>
        <w:pStyle w:val="Index1"/>
        <w:tabs>
          <w:tab w:val="right" w:leader="dot" w:pos="4094"/>
        </w:tabs>
        <w:rPr>
          <w:noProof/>
        </w:rPr>
      </w:pPr>
      <w:r>
        <w:rPr>
          <w:noProof/>
        </w:rPr>
        <w:t>create protection group in UPT, 55</w:t>
      </w:r>
    </w:p>
    <w:p w:rsidR="00E92FAF" w:rsidRDefault="00E92FAF">
      <w:pPr>
        <w:pStyle w:val="Index1"/>
        <w:tabs>
          <w:tab w:val="right" w:leader="dot" w:pos="4094"/>
        </w:tabs>
        <w:rPr>
          <w:noProof/>
        </w:rPr>
      </w:pPr>
      <w:r>
        <w:rPr>
          <w:noProof/>
        </w:rPr>
        <w:t>create provisioning element, 31</w:t>
      </w:r>
    </w:p>
    <w:p w:rsidR="00E92FAF" w:rsidRDefault="00E92FAF">
      <w:pPr>
        <w:pStyle w:val="Index1"/>
        <w:tabs>
          <w:tab w:val="right" w:leader="dot" w:pos="4094"/>
        </w:tabs>
        <w:rPr>
          <w:noProof/>
        </w:rPr>
      </w:pPr>
      <w:r>
        <w:rPr>
          <w:noProof/>
        </w:rPr>
        <w:t>create role in UPT, 58</w:t>
      </w:r>
    </w:p>
    <w:p w:rsidR="00E92FAF" w:rsidRDefault="00E92FAF">
      <w:pPr>
        <w:pStyle w:val="Index1"/>
        <w:tabs>
          <w:tab w:val="right" w:leader="dot" w:pos="4094"/>
        </w:tabs>
        <w:rPr>
          <w:noProof/>
        </w:rPr>
      </w:pPr>
      <w:r>
        <w:rPr>
          <w:noProof/>
        </w:rPr>
        <w:t>create security database, 75</w:t>
      </w:r>
    </w:p>
    <w:p w:rsidR="00E92FAF" w:rsidRDefault="00E92FAF">
      <w:pPr>
        <w:pStyle w:val="Index1"/>
        <w:tabs>
          <w:tab w:val="right" w:leader="dot" w:pos="4094"/>
        </w:tabs>
        <w:rPr>
          <w:noProof/>
        </w:rPr>
      </w:pPr>
      <w:r>
        <w:rPr>
          <w:noProof/>
        </w:rPr>
        <w:t>create UPT database, 70</w:t>
      </w:r>
    </w:p>
    <w:p w:rsidR="00E92FAF" w:rsidRDefault="00E92FAF">
      <w:pPr>
        <w:pStyle w:val="Index1"/>
        <w:tabs>
          <w:tab w:val="right" w:leader="dot" w:pos="4094"/>
        </w:tabs>
        <w:rPr>
          <w:noProof/>
        </w:rPr>
      </w:pPr>
      <w:r>
        <w:rPr>
          <w:noProof/>
        </w:rPr>
        <w:t>create user in UPT, 42, 50</w:t>
      </w:r>
    </w:p>
    <w:p w:rsidR="00E92FAF" w:rsidRDefault="00E92FAF">
      <w:pPr>
        <w:pStyle w:val="Index1"/>
        <w:tabs>
          <w:tab w:val="right" w:leader="dot" w:pos="4094"/>
        </w:tabs>
        <w:rPr>
          <w:noProof/>
        </w:rPr>
      </w:pPr>
      <w:r>
        <w:rPr>
          <w:noProof/>
        </w:rPr>
        <w:t>credential Provider, 7</w:t>
      </w:r>
    </w:p>
    <w:p w:rsidR="00E92FAF" w:rsidRDefault="00E92FAF">
      <w:pPr>
        <w:pStyle w:val="Index1"/>
        <w:tabs>
          <w:tab w:val="right" w:leader="dot" w:pos="4094"/>
        </w:tabs>
        <w:rPr>
          <w:noProof/>
        </w:rPr>
      </w:pPr>
      <w:r>
        <w:rPr>
          <w:noProof/>
        </w:rPr>
        <w:t>CRF 21, 5</w:t>
      </w:r>
    </w:p>
    <w:p w:rsidR="00E92FAF" w:rsidRDefault="00E92FAF">
      <w:pPr>
        <w:pStyle w:val="Index1"/>
        <w:tabs>
          <w:tab w:val="right" w:leader="dot" w:pos="4094"/>
        </w:tabs>
        <w:rPr>
          <w:noProof/>
        </w:rPr>
      </w:pPr>
      <w:r>
        <w:rPr>
          <w:noProof/>
        </w:rPr>
        <w:t>CSM</w:t>
      </w:r>
    </w:p>
    <w:p w:rsidR="00E92FAF" w:rsidRDefault="00E92FAF">
      <w:pPr>
        <w:pStyle w:val="Index2"/>
        <w:tabs>
          <w:tab w:val="right" w:leader="dot" w:pos="4094"/>
        </w:tabs>
        <w:rPr>
          <w:noProof/>
        </w:rPr>
      </w:pPr>
      <w:r>
        <w:rPr>
          <w:noProof/>
        </w:rPr>
        <w:t>architecture, 6</w:t>
      </w:r>
    </w:p>
    <w:p w:rsidR="00E92FAF" w:rsidRDefault="00E92FAF">
      <w:pPr>
        <w:pStyle w:val="IndexHeading"/>
        <w:keepNext/>
        <w:tabs>
          <w:tab w:val="right" w:leader="dot" w:pos="4094"/>
        </w:tabs>
        <w:rPr>
          <w:rFonts w:ascii="Times New Roman" w:hAnsi="Times New Roman"/>
          <w:b w:val="0"/>
          <w:bCs w:val="0"/>
          <w:noProof/>
        </w:rPr>
      </w:pPr>
      <w:r>
        <w:rPr>
          <w:noProof/>
        </w:rPr>
        <w:t>D</w:t>
      </w:r>
    </w:p>
    <w:p w:rsidR="00E92FAF" w:rsidRDefault="00E92FAF">
      <w:pPr>
        <w:pStyle w:val="Index1"/>
        <w:tabs>
          <w:tab w:val="right" w:leader="dot" w:pos="4094"/>
        </w:tabs>
        <w:rPr>
          <w:noProof/>
        </w:rPr>
      </w:pPr>
      <w:r>
        <w:rPr>
          <w:noProof/>
        </w:rPr>
        <w:t>database</w:t>
      </w:r>
    </w:p>
    <w:p w:rsidR="00E92FAF" w:rsidRDefault="00E92FAF">
      <w:pPr>
        <w:pStyle w:val="Index2"/>
        <w:tabs>
          <w:tab w:val="right" w:leader="dot" w:pos="4094"/>
        </w:tabs>
        <w:rPr>
          <w:noProof/>
        </w:rPr>
      </w:pPr>
      <w:r>
        <w:rPr>
          <w:noProof/>
        </w:rPr>
        <w:t>configuring for Acegi, 94</w:t>
      </w:r>
    </w:p>
    <w:p w:rsidR="00E92FAF" w:rsidRDefault="00E92FAF">
      <w:pPr>
        <w:pStyle w:val="Index2"/>
        <w:tabs>
          <w:tab w:val="right" w:leader="dot" w:pos="4094"/>
        </w:tabs>
        <w:rPr>
          <w:noProof/>
        </w:rPr>
      </w:pPr>
      <w:r>
        <w:rPr>
          <w:noProof/>
        </w:rPr>
        <w:t>create authorization schema, 22</w:t>
      </w:r>
    </w:p>
    <w:p w:rsidR="00E92FAF" w:rsidRDefault="00E92FAF">
      <w:pPr>
        <w:pStyle w:val="Index2"/>
        <w:tabs>
          <w:tab w:val="right" w:leader="dot" w:pos="4094"/>
        </w:tabs>
        <w:rPr>
          <w:noProof/>
        </w:rPr>
      </w:pPr>
      <w:r>
        <w:rPr>
          <w:noProof/>
        </w:rPr>
        <w:t>create for logging, 27</w:t>
      </w:r>
    </w:p>
    <w:p w:rsidR="00E92FAF" w:rsidRDefault="00E92FAF">
      <w:pPr>
        <w:pStyle w:val="Index2"/>
        <w:tabs>
          <w:tab w:val="right" w:leader="dot" w:pos="4094"/>
        </w:tabs>
        <w:rPr>
          <w:noProof/>
        </w:rPr>
      </w:pPr>
      <w:r>
        <w:rPr>
          <w:noProof/>
        </w:rPr>
        <w:t>create security authorization schema, 75</w:t>
      </w:r>
    </w:p>
    <w:p w:rsidR="00E92FAF" w:rsidRDefault="00E92FAF">
      <w:pPr>
        <w:pStyle w:val="Index2"/>
        <w:tabs>
          <w:tab w:val="right" w:leader="dot" w:pos="4094"/>
        </w:tabs>
        <w:rPr>
          <w:noProof/>
        </w:rPr>
      </w:pPr>
      <w:r>
        <w:rPr>
          <w:noProof/>
        </w:rPr>
        <w:t>create UPT schema, 70</w:t>
      </w:r>
    </w:p>
    <w:p w:rsidR="00E92FAF" w:rsidRDefault="00E92FAF">
      <w:pPr>
        <w:pStyle w:val="Index1"/>
        <w:tabs>
          <w:tab w:val="right" w:leader="dot" w:pos="4094"/>
        </w:tabs>
        <w:rPr>
          <w:noProof/>
        </w:rPr>
      </w:pPr>
      <w:r>
        <w:rPr>
          <w:noProof/>
        </w:rPr>
        <w:t>deassign element from group, 35, 37</w:t>
      </w:r>
    </w:p>
    <w:p w:rsidR="00E92FAF" w:rsidRDefault="00E92FAF">
      <w:pPr>
        <w:pStyle w:val="Index1"/>
        <w:tabs>
          <w:tab w:val="right" w:leader="dot" w:pos="4094"/>
        </w:tabs>
        <w:rPr>
          <w:noProof/>
        </w:rPr>
      </w:pPr>
      <w:r>
        <w:rPr>
          <w:noProof/>
        </w:rPr>
        <w:t>deassign provisioning element, 35</w:t>
      </w:r>
    </w:p>
    <w:p w:rsidR="00E92FAF" w:rsidRDefault="00E92FAF">
      <w:pPr>
        <w:pStyle w:val="Index1"/>
        <w:tabs>
          <w:tab w:val="right" w:leader="dot" w:pos="4094"/>
        </w:tabs>
        <w:rPr>
          <w:noProof/>
        </w:rPr>
      </w:pPr>
      <w:r>
        <w:rPr>
          <w:noProof/>
        </w:rPr>
        <w:t>delete application from UPT, 41</w:t>
      </w:r>
    </w:p>
    <w:p w:rsidR="00E92FAF" w:rsidRDefault="00E92FAF">
      <w:pPr>
        <w:pStyle w:val="Index1"/>
        <w:tabs>
          <w:tab w:val="right" w:leader="dot" w:pos="4094"/>
        </w:tabs>
        <w:rPr>
          <w:noProof/>
        </w:rPr>
      </w:pPr>
      <w:r>
        <w:rPr>
          <w:noProof/>
        </w:rPr>
        <w:t>delete element, 34</w:t>
      </w:r>
    </w:p>
    <w:p w:rsidR="00E92FAF" w:rsidRDefault="00E92FAF">
      <w:pPr>
        <w:pStyle w:val="Index1"/>
        <w:tabs>
          <w:tab w:val="right" w:leader="dot" w:pos="4094"/>
        </w:tabs>
        <w:rPr>
          <w:noProof/>
        </w:rPr>
      </w:pPr>
      <w:r>
        <w:rPr>
          <w:noProof/>
        </w:rPr>
        <w:t>delete group, 60</w:t>
      </w:r>
    </w:p>
    <w:p w:rsidR="00E92FAF" w:rsidRDefault="00E92FAF">
      <w:pPr>
        <w:pStyle w:val="Index1"/>
        <w:tabs>
          <w:tab w:val="right" w:leader="dot" w:pos="4094"/>
        </w:tabs>
        <w:rPr>
          <w:noProof/>
        </w:rPr>
      </w:pPr>
      <w:r>
        <w:rPr>
          <w:noProof/>
        </w:rPr>
        <w:t>delete privilege, 47</w:t>
      </w:r>
    </w:p>
    <w:p w:rsidR="00E92FAF" w:rsidRDefault="00E92FAF">
      <w:pPr>
        <w:pStyle w:val="Index1"/>
        <w:tabs>
          <w:tab w:val="right" w:leader="dot" w:pos="4094"/>
        </w:tabs>
        <w:rPr>
          <w:noProof/>
        </w:rPr>
      </w:pPr>
      <w:r>
        <w:rPr>
          <w:noProof/>
        </w:rPr>
        <w:t>delete protection element, 53</w:t>
      </w:r>
    </w:p>
    <w:p w:rsidR="00E92FAF" w:rsidRDefault="00E92FAF">
      <w:pPr>
        <w:pStyle w:val="Index1"/>
        <w:tabs>
          <w:tab w:val="right" w:leader="dot" w:pos="4094"/>
        </w:tabs>
        <w:rPr>
          <w:noProof/>
        </w:rPr>
      </w:pPr>
      <w:r>
        <w:rPr>
          <w:noProof/>
        </w:rPr>
        <w:t>delete protection group, 56</w:t>
      </w:r>
    </w:p>
    <w:p w:rsidR="00E92FAF" w:rsidRDefault="00E92FAF">
      <w:pPr>
        <w:pStyle w:val="Index1"/>
        <w:tabs>
          <w:tab w:val="right" w:leader="dot" w:pos="4094"/>
        </w:tabs>
        <w:rPr>
          <w:noProof/>
        </w:rPr>
      </w:pPr>
      <w:r>
        <w:rPr>
          <w:noProof/>
        </w:rPr>
        <w:t>delete provisioning element, 34</w:t>
      </w:r>
    </w:p>
    <w:p w:rsidR="00E92FAF" w:rsidRDefault="00E92FAF">
      <w:pPr>
        <w:pStyle w:val="Index1"/>
        <w:tabs>
          <w:tab w:val="right" w:leader="dot" w:pos="4094"/>
        </w:tabs>
        <w:rPr>
          <w:noProof/>
        </w:rPr>
      </w:pPr>
      <w:r>
        <w:rPr>
          <w:noProof/>
        </w:rPr>
        <w:t>delete role, 58</w:t>
      </w:r>
    </w:p>
    <w:p w:rsidR="00E92FAF" w:rsidRDefault="00E92FAF">
      <w:pPr>
        <w:pStyle w:val="Index1"/>
        <w:tabs>
          <w:tab w:val="right" w:leader="dot" w:pos="4094"/>
        </w:tabs>
        <w:rPr>
          <w:noProof/>
        </w:rPr>
      </w:pPr>
      <w:r>
        <w:rPr>
          <w:noProof/>
        </w:rPr>
        <w:t>delete user from UPT, 44</w:t>
      </w:r>
    </w:p>
    <w:p w:rsidR="00E92FAF" w:rsidRDefault="00E92FAF">
      <w:pPr>
        <w:pStyle w:val="Index1"/>
        <w:tabs>
          <w:tab w:val="right" w:leader="dot" w:pos="4094"/>
        </w:tabs>
        <w:rPr>
          <w:noProof/>
        </w:rPr>
      </w:pPr>
      <w:r>
        <w:rPr>
          <w:noProof/>
        </w:rPr>
        <w:t>deploy authorization database, 22</w:t>
      </w:r>
    </w:p>
    <w:p w:rsidR="00E92FAF" w:rsidRDefault="00E92FAF">
      <w:pPr>
        <w:pStyle w:val="Index1"/>
        <w:tabs>
          <w:tab w:val="right" w:leader="dot" w:pos="4094"/>
        </w:tabs>
        <w:rPr>
          <w:noProof/>
        </w:rPr>
      </w:pPr>
      <w:r>
        <w:rPr>
          <w:noProof/>
        </w:rPr>
        <w:t>deploy authorization datasource, 23</w:t>
      </w:r>
    </w:p>
    <w:p w:rsidR="00E92FAF" w:rsidRDefault="00E92FAF">
      <w:pPr>
        <w:pStyle w:val="Index1"/>
        <w:tabs>
          <w:tab w:val="right" w:leader="dot" w:pos="4094"/>
        </w:tabs>
        <w:rPr>
          <w:noProof/>
        </w:rPr>
      </w:pPr>
      <w:r>
        <w:rPr>
          <w:noProof/>
        </w:rPr>
        <w:t>deploy authorization service, 22</w:t>
      </w:r>
    </w:p>
    <w:p w:rsidR="00E92FAF" w:rsidRDefault="00E92FAF">
      <w:pPr>
        <w:pStyle w:val="Index1"/>
        <w:tabs>
          <w:tab w:val="right" w:leader="dot" w:pos="4094"/>
        </w:tabs>
        <w:rPr>
          <w:noProof/>
        </w:rPr>
      </w:pPr>
      <w:r>
        <w:rPr>
          <w:noProof/>
        </w:rPr>
        <w:t>deploy security datasource, 76</w:t>
      </w:r>
    </w:p>
    <w:p w:rsidR="00E92FAF" w:rsidRDefault="00E92FAF">
      <w:pPr>
        <w:pStyle w:val="Index1"/>
        <w:tabs>
          <w:tab w:val="right" w:leader="dot" w:pos="4094"/>
        </w:tabs>
        <w:rPr>
          <w:noProof/>
        </w:rPr>
      </w:pPr>
      <w:r>
        <w:rPr>
          <w:noProof/>
        </w:rPr>
        <w:t>deploy securityws.war file, 78</w:t>
      </w:r>
    </w:p>
    <w:p w:rsidR="00E92FAF" w:rsidRDefault="00E92FAF">
      <w:pPr>
        <w:pStyle w:val="Index1"/>
        <w:tabs>
          <w:tab w:val="right" w:leader="dot" w:pos="4094"/>
        </w:tabs>
        <w:rPr>
          <w:noProof/>
        </w:rPr>
      </w:pPr>
      <w:r>
        <w:rPr>
          <w:noProof/>
        </w:rPr>
        <w:t>deploy UPT datasource, 70</w:t>
      </w:r>
    </w:p>
    <w:p w:rsidR="00E92FAF" w:rsidRDefault="00E92FAF">
      <w:pPr>
        <w:pStyle w:val="Index1"/>
        <w:tabs>
          <w:tab w:val="right" w:leader="dot" w:pos="4094"/>
        </w:tabs>
        <w:rPr>
          <w:noProof/>
        </w:rPr>
      </w:pPr>
      <w:r>
        <w:rPr>
          <w:noProof/>
        </w:rPr>
        <w:t>deploying audit logging, 27</w:t>
      </w:r>
    </w:p>
    <w:p w:rsidR="00E92FAF" w:rsidRDefault="00E92FAF">
      <w:pPr>
        <w:pStyle w:val="Index1"/>
        <w:tabs>
          <w:tab w:val="right" w:leader="dot" w:pos="4094"/>
        </w:tabs>
        <w:rPr>
          <w:noProof/>
        </w:rPr>
      </w:pPr>
      <w:r>
        <w:rPr>
          <w:noProof/>
        </w:rPr>
        <w:t>deployment modes, 66</w:t>
      </w:r>
    </w:p>
    <w:p w:rsidR="00E92FAF" w:rsidRDefault="00E92FAF">
      <w:pPr>
        <w:pStyle w:val="IndexHeading"/>
        <w:keepNext/>
        <w:tabs>
          <w:tab w:val="right" w:leader="dot" w:pos="4094"/>
        </w:tabs>
        <w:rPr>
          <w:rFonts w:ascii="Times New Roman" w:hAnsi="Times New Roman"/>
          <w:b w:val="0"/>
          <w:bCs w:val="0"/>
          <w:noProof/>
        </w:rPr>
      </w:pPr>
      <w:r>
        <w:rPr>
          <w:noProof/>
        </w:rPr>
        <w:t>E</w:t>
      </w:r>
    </w:p>
    <w:p w:rsidR="00E92FAF" w:rsidRDefault="00E92FAF">
      <w:pPr>
        <w:pStyle w:val="Index1"/>
        <w:tabs>
          <w:tab w:val="right" w:leader="dot" w:pos="4094"/>
        </w:tabs>
        <w:rPr>
          <w:noProof/>
        </w:rPr>
      </w:pPr>
      <w:r>
        <w:rPr>
          <w:noProof/>
        </w:rPr>
        <w:t>edit/update application details, 41</w:t>
      </w:r>
    </w:p>
    <w:p w:rsidR="00E92FAF" w:rsidRDefault="00E92FAF">
      <w:pPr>
        <w:pStyle w:val="Index1"/>
        <w:tabs>
          <w:tab w:val="right" w:leader="dot" w:pos="4094"/>
        </w:tabs>
        <w:rPr>
          <w:noProof/>
        </w:rPr>
      </w:pPr>
      <w:r>
        <w:rPr>
          <w:noProof/>
        </w:rPr>
        <w:t>edit/update group details, 60</w:t>
      </w:r>
    </w:p>
    <w:p w:rsidR="00E92FAF" w:rsidRDefault="00E92FAF">
      <w:pPr>
        <w:pStyle w:val="Index1"/>
        <w:tabs>
          <w:tab w:val="right" w:leader="dot" w:pos="4094"/>
        </w:tabs>
        <w:rPr>
          <w:noProof/>
        </w:rPr>
      </w:pPr>
      <w:r>
        <w:rPr>
          <w:noProof/>
        </w:rPr>
        <w:t>edit/update privilege details, 46</w:t>
      </w:r>
    </w:p>
    <w:p w:rsidR="00E92FAF" w:rsidRDefault="00E92FAF">
      <w:pPr>
        <w:pStyle w:val="Index1"/>
        <w:tabs>
          <w:tab w:val="right" w:leader="dot" w:pos="4094"/>
        </w:tabs>
        <w:rPr>
          <w:noProof/>
        </w:rPr>
      </w:pPr>
      <w:r>
        <w:rPr>
          <w:noProof/>
        </w:rPr>
        <w:t>edit/update protection element details, 53</w:t>
      </w:r>
    </w:p>
    <w:p w:rsidR="00E92FAF" w:rsidRDefault="00E92FAF">
      <w:pPr>
        <w:pStyle w:val="Index1"/>
        <w:tabs>
          <w:tab w:val="right" w:leader="dot" w:pos="4094"/>
        </w:tabs>
        <w:rPr>
          <w:noProof/>
        </w:rPr>
      </w:pPr>
      <w:r>
        <w:rPr>
          <w:noProof/>
        </w:rPr>
        <w:t>edit/update protection group details, 55</w:t>
      </w:r>
    </w:p>
    <w:p w:rsidR="00E92FAF" w:rsidRDefault="00E92FAF">
      <w:pPr>
        <w:pStyle w:val="Index1"/>
        <w:tabs>
          <w:tab w:val="right" w:leader="dot" w:pos="4094"/>
        </w:tabs>
        <w:rPr>
          <w:noProof/>
        </w:rPr>
      </w:pPr>
      <w:r>
        <w:rPr>
          <w:noProof/>
        </w:rPr>
        <w:t>edit/update role details, 58</w:t>
      </w:r>
    </w:p>
    <w:p w:rsidR="00E92FAF" w:rsidRDefault="00E92FAF">
      <w:pPr>
        <w:pStyle w:val="Index1"/>
        <w:tabs>
          <w:tab w:val="right" w:leader="dot" w:pos="4094"/>
        </w:tabs>
        <w:rPr>
          <w:noProof/>
        </w:rPr>
      </w:pPr>
      <w:r>
        <w:rPr>
          <w:noProof/>
        </w:rPr>
        <w:t>edit/update user details, 43</w:t>
      </w:r>
    </w:p>
    <w:p w:rsidR="00E92FAF" w:rsidRDefault="00E92FAF">
      <w:pPr>
        <w:pStyle w:val="Index1"/>
        <w:tabs>
          <w:tab w:val="right" w:leader="dot" w:pos="4094"/>
        </w:tabs>
        <w:rPr>
          <w:noProof/>
        </w:rPr>
      </w:pPr>
      <w:r>
        <w:rPr>
          <w:noProof/>
        </w:rPr>
        <w:t>encryption in RDBMS, 15</w:t>
      </w:r>
    </w:p>
    <w:p w:rsidR="00E92FAF" w:rsidRDefault="00E92FAF">
      <w:pPr>
        <w:pStyle w:val="Index1"/>
        <w:tabs>
          <w:tab w:val="right" w:leader="dot" w:pos="4094"/>
        </w:tabs>
        <w:rPr>
          <w:noProof/>
        </w:rPr>
      </w:pPr>
      <w:r>
        <w:rPr>
          <w:noProof/>
        </w:rPr>
        <w:lastRenderedPageBreak/>
        <w:t>event logging, 25</w:t>
      </w:r>
    </w:p>
    <w:p w:rsidR="00E92FAF" w:rsidRDefault="00E92FAF">
      <w:pPr>
        <w:pStyle w:val="IndexHeading"/>
        <w:keepNext/>
        <w:tabs>
          <w:tab w:val="right" w:leader="dot" w:pos="4094"/>
        </w:tabs>
        <w:rPr>
          <w:rFonts w:ascii="Times New Roman" w:hAnsi="Times New Roman"/>
          <w:b w:val="0"/>
          <w:bCs w:val="0"/>
          <w:noProof/>
        </w:rPr>
      </w:pPr>
      <w:r>
        <w:rPr>
          <w:noProof/>
        </w:rPr>
        <w:t>F</w:t>
      </w:r>
    </w:p>
    <w:p w:rsidR="00E92FAF" w:rsidRDefault="00E92FAF">
      <w:pPr>
        <w:pStyle w:val="Index1"/>
        <w:tabs>
          <w:tab w:val="right" w:leader="dot" w:pos="4094"/>
        </w:tabs>
        <w:rPr>
          <w:noProof/>
        </w:rPr>
      </w:pPr>
      <w:r>
        <w:rPr>
          <w:noProof/>
        </w:rPr>
        <w:t>filter clauses, 62, 63, 65, 83</w:t>
      </w:r>
    </w:p>
    <w:p w:rsidR="00E92FAF" w:rsidRDefault="00E92FAF">
      <w:pPr>
        <w:pStyle w:val="IndexHeading"/>
        <w:keepNext/>
        <w:tabs>
          <w:tab w:val="right" w:leader="dot" w:pos="4094"/>
        </w:tabs>
        <w:rPr>
          <w:rFonts w:ascii="Times New Roman" w:hAnsi="Times New Roman"/>
          <w:b w:val="0"/>
          <w:bCs w:val="0"/>
          <w:noProof/>
        </w:rPr>
      </w:pPr>
      <w:r>
        <w:rPr>
          <w:noProof/>
        </w:rPr>
        <w:t>G</w:t>
      </w:r>
    </w:p>
    <w:p w:rsidR="00E92FAF" w:rsidRDefault="00E92FAF">
      <w:pPr>
        <w:pStyle w:val="Index1"/>
        <w:tabs>
          <w:tab w:val="right" w:leader="dot" w:pos="4094"/>
        </w:tabs>
        <w:rPr>
          <w:noProof/>
        </w:rPr>
      </w:pPr>
      <w:r>
        <w:rPr>
          <w:noProof/>
        </w:rPr>
        <w:t>Glossary, 113</w:t>
      </w:r>
    </w:p>
    <w:p w:rsidR="00E92FAF" w:rsidRDefault="00E92FAF">
      <w:pPr>
        <w:pStyle w:val="Index1"/>
        <w:tabs>
          <w:tab w:val="right" w:leader="dot" w:pos="4094"/>
        </w:tabs>
        <w:rPr>
          <w:noProof/>
        </w:rPr>
      </w:pPr>
      <w:r>
        <w:rPr>
          <w:noProof/>
        </w:rPr>
        <w:t>Grid Grouper, 103</w:t>
      </w:r>
    </w:p>
    <w:p w:rsidR="00E92FAF" w:rsidRDefault="00E92FAF">
      <w:pPr>
        <w:pStyle w:val="Index1"/>
        <w:tabs>
          <w:tab w:val="right" w:leader="dot" w:pos="4094"/>
        </w:tabs>
        <w:rPr>
          <w:noProof/>
        </w:rPr>
      </w:pPr>
      <w:r>
        <w:rPr>
          <w:noProof/>
        </w:rPr>
        <w:t>group level security for caGrid, 103</w:t>
      </w:r>
    </w:p>
    <w:p w:rsidR="00E92FAF" w:rsidRDefault="00E92FAF">
      <w:pPr>
        <w:pStyle w:val="Index1"/>
        <w:tabs>
          <w:tab w:val="right" w:leader="dot" w:pos="4094"/>
        </w:tabs>
        <w:rPr>
          <w:noProof/>
        </w:rPr>
      </w:pPr>
      <w:r>
        <w:rPr>
          <w:noProof/>
        </w:rPr>
        <w:t>group PEs and privileges, 62</w:t>
      </w:r>
    </w:p>
    <w:p w:rsidR="00E92FAF" w:rsidRDefault="00E92FAF">
      <w:pPr>
        <w:pStyle w:val="Index1"/>
        <w:tabs>
          <w:tab w:val="right" w:leader="dot" w:pos="4094"/>
        </w:tabs>
        <w:rPr>
          <w:noProof/>
        </w:rPr>
      </w:pPr>
      <w:r>
        <w:rPr>
          <w:noProof/>
        </w:rPr>
        <w:t>group PG and role, 61</w:t>
      </w:r>
    </w:p>
    <w:p w:rsidR="00E92FAF" w:rsidRDefault="00E92FAF">
      <w:pPr>
        <w:pStyle w:val="Index1"/>
        <w:tabs>
          <w:tab w:val="right" w:leader="dot" w:pos="4094"/>
        </w:tabs>
        <w:rPr>
          <w:noProof/>
        </w:rPr>
      </w:pPr>
      <w:r>
        <w:rPr>
          <w:noProof/>
        </w:rPr>
        <w:t>group reporting, 62</w:t>
      </w:r>
    </w:p>
    <w:p w:rsidR="00E92FAF" w:rsidRDefault="00E92FAF">
      <w:pPr>
        <w:pStyle w:val="Index1"/>
        <w:tabs>
          <w:tab w:val="right" w:leader="dot" w:pos="4094"/>
        </w:tabs>
        <w:rPr>
          <w:noProof/>
        </w:rPr>
      </w:pPr>
      <w:r>
        <w:rPr>
          <w:noProof/>
        </w:rPr>
        <w:t>groups</w:t>
      </w:r>
    </w:p>
    <w:p w:rsidR="00E92FAF" w:rsidRDefault="00E92FAF">
      <w:pPr>
        <w:pStyle w:val="Index2"/>
        <w:tabs>
          <w:tab w:val="right" w:leader="dot" w:pos="4094"/>
        </w:tabs>
        <w:rPr>
          <w:noProof/>
        </w:rPr>
      </w:pPr>
      <w:r>
        <w:rPr>
          <w:noProof/>
        </w:rPr>
        <w:t>administration, 59, 61</w:t>
      </w:r>
    </w:p>
    <w:p w:rsidR="00E92FAF" w:rsidRDefault="00E92FAF">
      <w:pPr>
        <w:pStyle w:val="Index2"/>
        <w:tabs>
          <w:tab w:val="right" w:leader="dot" w:pos="4094"/>
        </w:tabs>
        <w:rPr>
          <w:noProof/>
        </w:rPr>
      </w:pPr>
      <w:r>
        <w:rPr>
          <w:noProof/>
        </w:rPr>
        <w:t>create, 60</w:t>
      </w:r>
    </w:p>
    <w:p w:rsidR="00E92FAF" w:rsidRDefault="00E92FAF">
      <w:pPr>
        <w:pStyle w:val="Index2"/>
        <w:tabs>
          <w:tab w:val="right" w:leader="dot" w:pos="4094"/>
        </w:tabs>
        <w:rPr>
          <w:noProof/>
        </w:rPr>
      </w:pPr>
      <w:r>
        <w:rPr>
          <w:noProof/>
        </w:rPr>
        <w:t>delete, 60</w:t>
      </w:r>
    </w:p>
    <w:p w:rsidR="00E92FAF" w:rsidRDefault="00E92FAF">
      <w:pPr>
        <w:pStyle w:val="Index2"/>
        <w:tabs>
          <w:tab w:val="right" w:leader="dot" w:pos="4094"/>
        </w:tabs>
        <w:rPr>
          <w:noProof/>
        </w:rPr>
      </w:pPr>
      <w:r>
        <w:rPr>
          <w:noProof/>
        </w:rPr>
        <w:t>overview, 59</w:t>
      </w:r>
    </w:p>
    <w:p w:rsidR="00E92FAF" w:rsidRDefault="00E92FAF">
      <w:pPr>
        <w:pStyle w:val="Index2"/>
        <w:tabs>
          <w:tab w:val="right" w:leader="dot" w:pos="4094"/>
        </w:tabs>
        <w:rPr>
          <w:noProof/>
        </w:rPr>
      </w:pPr>
      <w:r>
        <w:rPr>
          <w:noProof/>
        </w:rPr>
        <w:t>view/update, 60</w:t>
      </w:r>
    </w:p>
    <w:p w:rsidR="00E92FAF" w:rsidRDefault="00E92FAF">
      <w:pPr>
        <w:pStyle w:val="IndexHeading"/>
        <w:keepNext/>
        <w:tabs>
          <w:tab w:val="right" w:leader="dot" w:pos="4094"/>
        </w:tabs>
        <w:rPr>
          <w:rFonts w:ascii="Times New Roman" w:hAnsi="Times New Roman"/>
          <w:b w:val="0"/>
          <w:bCs w:val="0"/>
          <w:noProof/>
        </w:rPr>
      </w:pPr>
      <w:r>
        <w:rPr>
          <w:noProof/>
        </w:rPr>
        <w:t>H</w:t>
      </w:r>
    </w:p>
    <w:p w:rsidR="00E92FAF" w:rsidRDefault="00E92FAF">
      <w:pPr>
        <w:pStyle w:val="Index1"/>
        <w:tabs>
          <w:tab w:val="right" w:leader="dot" w:pos="4094"/>
        </w:tabs>
        <w:rPr>
          <w:noProof/>
        </w:rPr>
      </w:pPr>
      <w:r>
        <w:rPr>
          <w:noProof/>
        </w:rPr>
        <w:t>Hibernate configuration file, 21, 63, 83, 93, 96</w:t>
      </w:r>
    </w:p>
    <w:p w:rsidR="00E92FAF" w:rsidRDefault="00E92FAF">
      <w:pPr>
        <w:pStyle w:val="IndexHeading"/>
        <w:keepNext/>
        <w:tabs>
          <w:tab w:val="right" w:leader="dot" w:pos="4094"/>
        </w:tabs>
        <w:rPr>
          <w:rFonts w:ascii="Times New Roman" w:hAnsi="Times New Roman"/>
          <w:b w:val="0"/>
          <w:bCs w:val="0"/>
          <w:noProof/>
        </w:rPr>
      </w:pPr>
      <w:r>
        <w:rPr>
          <w:noProof/>
        </w:rPr>
        <w:t>I</w:t>
      </w:r>
    </w:p>
    <w:p w:rsidR="00E92FAF" w:rsidRDefault="00E92FAF">
      <w:pPr>
        <w:pStyle w:val="Index1"/>
        <w:tabs>
          <w:tab w:val="right" w:leader="dot" w:pos="4094"/>
        </w:tabs>
        <w:rPr>
          <w:noProof/>
        </w:rPr>
      </w:pPr>
      <w:r>
        <w:rPr>
          <w:noProof/>
        </w:rPr>
        <w:t>import authentication manager, 11</w:t>
      </w:r>
    </w:p>
    <w:p w:rsidR="00E92FAF" w:rsidRDefault="00E92FAF">
      <w:pPr>
        <w:pStyle w:val="Index1"/>
        <w:tabs>
          <w:tab w:val="right" w:leader="dot" w:pos="4094"/>
        </w:tabs>
        <w:rPr>
          <w:noProof/>
        </w:rPr>
      </w:pPr>
      <w:r>
        <w:rPr>
          <w:noProof/>
        </w:rPr>
        <w:t>import authorization manager, 20</w:t>
      </w:r>
    </w:p>
    <w:p w:rsidR="00E92FAF" w:rsidRDefault="00E92FAF">
      <w:pPr>
        <w:pStyle w:val="Index1"/>
        <w:tabs>
          <w:tab w:val="right" w:leader="dot" w:pos="4094"/>
        </w:tabs>
        <w:rPr>
          <w:noProof/>
        </w:rPr>
      </w:pPr>
      <w:r>
        <w:rPr>
          <w:noProof/>
        </w:rPr>
        <w:t>install authorization service, 22</w:t>
      </w:r>
    </w:p>
    <w:p w:rsidR="00E92FAF" w:rsidRDefault="00E92FAF">
      <w:pPr>
        <w:pStyle w:val="Index1"/>
        <w:tabs>
          <w:tab w:val="right" w:leader="dot" w:pos="4094"/>
        </w:tabs>
        <w:rPr>
          <w:noProof/>
        </w:rPr>
      </w:pPr>
      <w:r>
        <w:rPr>
          <w:noProof/>
        </w:rPr>
        <w:t>installation modes, 66</w:t>
      </w:r>
    </w:p>
    <w:p w:rsidR="00E92FAF" w:rsidRDefault="00E92FAF">
      <w:pPr>
        <w:pStyle w:val="Index1"/>
        <w:tabs>
          <w:tab w:val="right" w:leader="dot" w:pos="4094"/>
        </w:tabs>
        <w:rPr>
          <w:noProof/>
        </w:rPr>
      </w:pPr>
      <w:r>
        <w:rPr>
          <w:noProof/>
        </w:rPr>
        <w:t>instance level security</w:t>
      </w:r>
    </w:p>
    <w:p w:rsidR="00E92FAF" w:rsidRDefault="00E92FAF">
      <w:pPr>
        <w:pStyle w:val="Index2"/>
        <w:tabs>
          <w:tab w:val="right" w:leader="dot" w:pos="4094"/>
        </w:tabs>
        <w:rPr>
          <w:noProof/>
        </w:rPr>
      </w:pPr>
      <w:r>
        <w:rPr>
          <w:noProof/>
        </w:rPr>
        <w:t>activity flow, 82</w:t>
      </w:r>
    </w:p>
    <w:p w:rsidR="00E92FAF" w:rsidRDefault="00E92FAF">
      <w:pPr>
        <w:pStyle w:val="Index2"/>
        <w:tabs>
          <w:tab w:val="right" w:leader="dot" w:pos="4094"/>
        </w:tabs>
        <w:rPr>
          <w:noProof/>
        </w:rPr>
      </w:pPr>
      <w:r>
        <w:rPr>
          <w:noProof/>
        </w:rPr>
        <w:t>add filter clause, 63</w:t>
      </w:r>
    </w:p>
    <w:p w:rsidR="00E92FAF" w:rsidRDefault="00E92FAF">
      <w:pPr>
        <w:pStyle w:val="Index2"/>
        <w:tabs>
          <w:tab w:val="right" w:leader="dot" w:pos="4094"/>
        </w:tabs>
        <w:rPr>
          <w:noProof/>
        </w:rPr>
      </w:pPr>
      <w:r>
        <w:rPr>
          <w:noProof/>
        </w:rPr>
        <w:t>administration, 62</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file upload, 62, 63</w:t>
      </w:r>
    </w:p>
    <w:p w:rsidR="00E92FAF" w:rsidRDefault="00E92FAF">
      <w:pPr>
        <w:pStyle w:val="Index2"/>
        <w:tabs>
          <w:tab w:val="right" w:leader="dot" w:pos="4094"/>
        </w:tabs>
        <w:rPr>
          <w:noProof/>
        </w:rPr>
      </w:pPr>
      <w:r>
        <w:rPr>
          <w:noProof/>
        </w:rPr>
        <w:t>modify filter clause, 65</w:t>
      </w:r>
    </w:p>
    <w:p w:rsidR="00E92FAF" w:rsidRDefault="00E92FAF">
      <w:pPr>
        <w:pStyle w:val="Index2"/>
        <w:tabs>
          <w:tab w:val="right" w:leader="dot" w:pos="4094"/>
        </w:tabs>
        <w:rPr>
          <w:noProof/>
        </w:rPr>
      </w:pPr>
      <w:r>
        <w:rPr>
          <w:noProof/>
        </w:rPr>
        <w:t>overall design, 81</w:t>
      </w:r>
    </w:p>
    <w:p w:rsidR="00E92FAF" w:rsidRDefault="00E92FAF">
      <w:pPr>
        <w:pStyle w:val="Index2"/>
        <w:tabs>
          <w:tab w:val="right" w:leader="dot" w:pos="4094"/>
        </w:tabs>
        <w:rPr>
          <w:noProof/>
        </w:rPr>
      </w:pPr>
      <w:r>
        <w:rPr>
          <w:noProof/>
        </w:rPr>
        <w:t>provisioning, 81</w:t>
      </w:r>
    </w:p>
    <w:p w:rsidR="00E92FAF" w:rsidRDefault="00E92FAF">
      <w:pPr>
        <w:pStyle w:val="Index1"/>
        <w:tabs>
          <w:tab w:val="right" w:leader="dot" w:pos="4094"/>
        </w:tabs>
        <w:rPr>
          <w:noProof/>
        </w:rPr>
      </w:pPr>
      <w:r>
        <w:rPr>
          <w:noProof/>
        </w:rPr>
        <w:t>instance level security in UPT</w:t>
      </w:r>
    </w:p>
    <w:p w:rsidR="00E92FAF" w:rsidRDefault="00E92FAF">
      <w:pPr>
        <w:pStyle w:val="Index2"/>
        <w:tabs>
          <w:tab w:val="right" w:leader="dot" w:pos="4094"/>
        </w:tabs>
        <w:rPr>
          <w:noProof/>
        </w:rPr>
      </w:pPr>
      <w:r>
        <w:rPr>
          <w:noProof/>
        </w:rPr>
        <w:t>overview, 62</w:t>
      </w:r>
    </w:p>
    <w:p w:rsidR="00E92FAF" w:rsidRDefault="00E92FAF">
      <w:pPr>
        <w:pStyle w:val="Index1"/>
        <w:tabs>
          <w:tab w:val="right" w:leader="dot" w:pos="4094"/>
        </w:tabs>
        <w:rPr>
          <w:noProof/>
        </w:rPr>
      </w:pPr>
      <w:r>
        <w:rPr>
          <w:noProof/>
        </w:rPr>
        <w:t>integrate application, 10</w:t>
      </w:r>
    </w:p>
    <w:p w:rsidR="00E92FAF" w:rsidRDefault="00E92FAF">
      <w:pPr>
        <w:pStyle w:val="Index1"/>
        <w:tabs>
          <w:tab w:val="right" w:leader="dot" w:pos="4094"/>
        </w:tabs>
        <w:rPr>
          <w:noProof/>
        </w:rPr>
      </w:pPr>
      <w:r>
        <w:rPr>
          <w:noProof/>
        </w:rPr>
        <w:t>integrate authentication service, 10</w:t>
      </w:r>
    </w:p>
    <w:p w:rsidR="00E92FAF" w:rsidRDefault="00E92FAF">
      <w:pPr>
        <w:pStyle w:val="Index1"/>
        <w:tabs>
          <w:tab w:val="right" w:leader="dot" w:pos="4094"/>
        </w:tabs>
        <w:rPr>
          <w:noProof/>
        </w:rPr>
      </w:pPr>
      <w:r>
        <w:rPr>
          <w:noProof/>
        </w:rPr>
        <w:t>integrate authorization service, 19</w:t>
      </w:r>
    </w:p>
    <w:p w:rsidR="00E92FAF" w:rsidRDefault="00E92FAF">
      <w:pPr>
        <w:pStyle w:val="Index1"/>
        <w:tabs>
          <w:tab w:val="right" w:leader="dot" w:pos="4094"/>
        </w:tabs>
        <w:rPr>
          <w:noProof/>
        </w:rPr>
      </w:pPr>
      <w:r>
        <w:rPr>
          <w:noProof/>
        </w:rPr>
        <w:t>integrating CSM with CLM, 25</w:t>
      </w:r>
    </w:p>
    <w:p w:rsidR="00E92FAF" w:rsidRDefault="00E92FAF">
      <w:pPr>
        <w:pStyle w:val="IndexHeading"/>
        <w:keepNext/>
        <w:tabs>
          <w:tab w:val="right" w:leader="dot" w:pos="4094"/>
        </w:tabs>
        <w:rPr>
          <w:rFonts w:ascii="Times New Roman" w:hAnsi="Times New Roman"/>
          <w:b w:val="0"/>
          <w:bCs w:val="0"/>
          <w:noProof/>
        </w:rPr>
      </w:pPr>
      <w:r>
        <w:rPr>
          <w:noProof/>
        </w:rPr>
        <w:t>J</w:t>
      </w:r>
    </w:p>
    <w:p w:rsidR="00E92FAF" w:rsidRDefault="00E92FAF">
      <w:pPr>
        <w:pStyle w:val="Index1"/>
        <w:tabs>
          <w:tab w:val="right" w:leader="dot" w:pos="4094"/>
        </w:tabs>
        <w:rPr>
          <w:noProof/>
        </w:rPr>
      </w:pPr>
      <w:r>
        <w:rPr>
          <w:noProof/>
        </w:rPr>
        <w:t>JAAS, 6, 8</w:t>
      </w:r>
    </w:p>
    <w:p w:rsidR="00E92FAF" w:rsidRDefault="00E92FAF">
      <w:pPr>
        <w:pStyle w:val="Index2"/>
        <w:tabs>
          <w:tab w:val="right" w:leader="dot" w:pos="4094"/>
        </w:tabs>
        <w:rPr>
          <w:noProof/>
        </w:rPr>
      </w:pPr>
      <w:r>
        <w:rPr>
          <w:noProof/>
        </w:rPr>
        <w:t>LDAP login module, 16</w:t>
      </w:r>
    </w:p>
    <w:p w:rsidR="00E92FAF" w:rsidRDefault="00E92FAF">
      <w:pPr>
        <w:pStyle w:val="Index2"/>
        <w:tabs>
          <w:tab w:val="right" w:leader="dot" w:pos="4094"/>
        </w:tabs>
        <w:rPr>
          <w:noProof/>
        </w:rPr>
      </w:pPr>
      <w:r>
        <w:rPr>
          <w:noProof/>
        </w:rPr>
        <w:t>login module, 98</w:t>
      </w:r>
    </w:p>
    <w:p w:rsidR="00E92FAF" w:rsidRDefault="00E92FAF">
      <w:pPr>
        <w:pStyle w:val="Index2"/>
        <w:tabs>
          <w:tab w:val="right" w:leader="dot" w:pos="4094"/>
        </w:tabs>
        <w:rPr>
          <w:noProof/>
        </w:rPr>
      </w:pPr>
      <w:r>
        <w:rPr>
          <w:noProof/>
        </w:rPr>
        <w:t>RDBMS login module, 13</w:t>
      </w:r>
    </w:p>
    <w:p w:rsidR="00E92FAF" w:rsidRDefault="00E92FAF">
      <w:pPr>
        <w:pStyle w:val="Index1"/>
        <w:tabs>
          <w:tab w:val="right" w:leader="dot" w:pos="4094"/>
        </w:tabs>
        <w:rPr>
          <w:noProof/>
        </w:rPr>
      </w:pPr>
      <w:r>
        <w:rPr>
          <w:noProof/>
        </w:rPr>
        <w:t>jar file</w:t>
      </w:r>
    </w:p>
    <w:p w:rsidR="00E92FAF" w:rsidRDefault="00E92FAF">
      <w:pPr>
        <w:pStyle w:val="Index2"/>
        <w:tabs>
          <w:tab w:val="right" w:leader="dot" w:pos="4094"/>
        </w:tabs>
        <w:rPr>
          <w:noProof/>
        </w:rPr>
      </w:pPr>
      <w:r>
        <w:rPr>
          <w:noProof/>
        </w:rPr>
        <w:t>instance level security in UPT, 63</w:t>
      </w:r>
    </w:p>
    <w:p w:rsidR="00E92FAF" w:rsidRDefault="00E92FAF">
      <w:pPr>
        <w:pStyle w:val="Index1"/>
        <w:tabs>
          <w:tab w:val="right" w:leader="dot" w:pos="4094"/>
        </w:tabs>
        <w:rPr>
          <w:noProof/>
        </w:rPr>
      </w:pPr>
      <w:r>
        <w:rPr>
          <w:noProof/>
        </w:rPr>
        <w:t>JBoss</w:t>
      </w:r>
    </w:p>
    <w:p w:rsidR="00E92FAF" w:rsidRDefault="00E92FAF">
      <w:pPr>
        <w:pStyle w:val="Index2"/>
        <w:tabs>
          <w:tab w:val="right" w:leader="dot" w:pos="4094"/>
        </w:tabs>
        <w:rPr>
          <w:noProof/>
        </w:rPr>
      </w:pPr>
      <w:r>
        <w:rPr>
          <w:noProof/>
        </w:rPr>
        <w:t>audit logging, 24</w:t>
      </w:r>
    </w:p>
    <w:p w:rsidR="00E92FAF" w:rsidRDefault="00E92FAF">
      <w:pPr>
        <w:pStyle w:val="Index2"/>
        <w:tabs>
          <w:tab w:val="right" w:leader="dot" w:pos="4094"/>
        </w:tabs>
        <w:rPr>
          <w:noProof/>
        </w:rPr>
      </w:pPr>
      <w:r>
        <w:rPr>
          <w:noProof/>
        </w:rPr>
        <w:t>authorization service, 19</w:t>
      </w:r>
    </w:p>
    <w:p w:rsidR="00E92FAF" w:rsidRDefault="00E92FAF">
      <w:pPr>
        <w:pStyle w:val="Index2"/>
        <w:tabs>
          <w:tab w:val="right" w:leader="dot" w:pos="4094"/>
        </w:tabs>
        <w:rPr>
          <w:noProof/>
        </w:rPr>
      </w:pPr>
      <w:r>
        <w:rPr>
          <w:noProof/>
        </w:rPr>
        <w:t>configure log file, 27</w:t>
      </w:r>
    </w:p>
    <w:p w:rsidR="00E92FAF" w:rsidRDefault="00E92FAF">
      <w:pPr>
        <w:pStyle w:val="Index2"/>
        <w:tabs>
          <w:tab w:val="right" w:leader="dot" w:pos="4094"/>
        </w:tabs>
        <w:rPr>
          <w:noProof/>
        </w:rPr>
      </w:pPr>
      <w:r>
        <w:rPr>
          <w:noProof/>
        </w:rPr>
        <w:lastRenderedPageBreak/>
        <w:t>deploy securityws.war file, 78</w:t>
      </w:r>
    </w:p>
    <w:p w:rsidR="00E92FAF" w:rsidRDefault="00E92FAF">
      <w:pPr>
        <w:pStyle w:val="Index2"/>
        <w:tabs>
          <w:tab w:val="right" w:leader="dot" w:pos="4094"/>
        </w:tabs>
        <w:rPr>
          <w:noProof/>
        </w:rPr>
      </w:pPr>
      <w:r>
        <w:rPr>
          <w:noProof/>
        </w:rPr>
        <w:t>enable audit logging, 72</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JAAS login, 71, 77</w:t>
      </w:r>
    </w:p>
    <w:p w:rsidR="00E92FAF" w:rsidRDefault="00E92FAF">
      <w:pPr>
        <w:pStyle w:val="Index2"/>
        <w:tabs>
          <w:tab w:val="right" w:leader="dot" w:pos="4094"/>
        </w:tabs>
        <w:rPr>
          <w:noProof/>
        </w:rPr>
      </w:pPr>
      <w:r>
        <w:rPr>
          <w:noProof/>
        </w:rPr>
        <w:t>LDAP login module, 17</w:t>
      </w:r>
    </w:p>
    <w:p w:rsidR="00E92FAF" w:rsidRDefault="00E92FAF">
      <w:pPr>
        <w:pStyle w:val="Index2"/>
        <w:tabs>
          <w:tab w:val="right" w:leader="dot" w:pos="4094"/>
        </w:tabs>
        <w:rPr>
          <w:noProof/>
        </w:rPr>
      </w:pPr>
      <w:r>
        <w:rPr>
          <w:noProof/>
        </w:rPr>
        <w:t>object state logging, 26</w:t>
      </w:r>
    </w:p>
    <w:p w:rsidR="00E92FAF" w:rsidRDefault="00E92FAF">
      <w:pPr>
        <w:pStyle w:val="Index2"/>
        <w:tabs>
          <w:tab w:val="right" w:leader="dot" w:pos="4094"/>
        </w:tabs>
        <w:rPr>
          <w:noProof/>
        </w:rPr>
      </w:pPr>
      <w:r>
        <w:rPr>
          <w:noProof/>
        </w:rPr>
        <w:t>RDBMS login module, 14</w:t>
      </w:r>
    </w:p>
    <w:p w:rsidR="00E92FAF" w:rsidRDefault="00E92FAF">
      <w:pPr>
        <w:pStyle w:val="Index2"/>
        <w:tabs>
          <w:tab w:val="right" w:leader="dot" w:pos="4094"/>
        </w:tabs>
        <w:rPr>
          <w:noProof/>
        </w:rPr>
      </w:pPr>
      <w:r>
        <w:rPr>
          <w:noProof/>
        </w:rPr>
        <w:t>UPT common server deployment, 68</w:t>
      </w:r>
    </w:p>
    <w:p w:rsidR="00E92FAF" w:rsidRDefault="00E92FAF">
      <w:pPr>
        <w:pStyle w:val="Index2"/>
        <w:tabs>
          <w:tab w:val="right" w:leader="dot" w:pos="4094"/>
        </w:tabs>
        <w:rPr>
          <w:noProof/>
        </w:rPr>
      </w:pPr>
      <w:r>
        <w:rPr>
          <w:noProof/>
        </w:rPr>
        <w:t>UPT deployment, 72</w:t>
      </w:r>
    </w:p>
    <w:p w:rsidR="00E92FAF" w:rsidRDefault="00E92FAF">
      <w:pPr>
        <w:pStyle w:val="Index2"/>
        <w:tabs>
          <w:tab w:val="right" w:leader="dot" w:pos="4094"/>
        </w:tabs>
        <w:rPr>
          <w:noProof/>
        </w:rPr>
      </w:pPr>
      <w:r>
        <w:rPr>
          <w:noProof/>
        </w:rPr>
        <w:t>UPT deployment modes, 67</w:t>
      </w:r>
    </w:p>
    <w:p w:rsidR="00E92FAF" w:rsidRDefault="00E92FAF">
      <w:pPr>
        <w:pStyle w:val="Index1"/>
        <w:tabs>
          <w:tab w:val="right" w:leader="dot" w:pos="4094"/>
        </w:tabs>
        <w:rPr>
          <w:noProof/>
        </w:rPr>
      </w:pPr>
      <w:r>
        <w:rPr>
          <w:noProof/>
        </w:rPr>
        <w:t>JBOSS, 8</w:t>
      </w:r>
    </w:p>
    <w:p w:rsidR="00E92FAF" w:rsidRDefault="00E92FAF">
      <w:pPr>
        <w:pStyle w:val="Index1"/>
        <w:tabs>
          <w:tab w:val="right" w:leader="dot" w:pos="4094"/>
        </w:tabs>
        <w:rPr>
          <w:noProof/>
        </w:rPr>
      </w:pPr>
      <w:r>
        <w:rPr>
          <w:noProof/>
        </w:rPr>
        <w:t>JDBC Appender, 26</w:t>
      </w:r>
    </w:p>
    <w:p w:rsidR="00E92FAF" w:rsidRDefault="00E92FAF">
      <w:pPr>
        <w:pStyle w:val="Index1"/>
        <w:tabs>
          <w:tab w:val="right" w:leader="dot" w:pos="4094"/>
        </w:tabs>
        <w:rPr>
          <w:noProof/>
        </w:rPr>
      </w:pPr>
      <w:r>
        <w:rPr>
          <w:noProof/>
        </w:rPr>
        <w:t>JDK, 8</w:t>
      </w:r>
    </w:p>
    <w:p w:rsidR="00E92FAF" w:rsidRDefault="00E92FAF">
      <w:pPr>
        <w:pStyle w:val="IndexHeading"/>
        <w:keepNext/>
        <w:tabs>
          <w:tab w:val="right" w:leader="dot" w:pos="4094"/>
        </w:tabs>
        <w:rPr>
          <w:rFonts w:ascii="Times New Roman" w:hAnsi="Times New Roman"/>
          <w:b w:val="0"/>
          <w:bCs w:val="0"/>
          <w:noProof/>
        </w:rPr>
      </w:pPr>
      <w:r>
        <w:rPr>
          <w:noProof/>
        </w:rPr>
        <w:t>L</w:t>
      </w:r>
    </w:p>
    <w:p w:rsidR="00E92FAF" w:rsidRDefault="00E92FAF">
      <w:pPr>
        <w:pStyle w:val="Index1"/>
        <w:tabs>
          <w:tab w:val="right" w:leader="dot" w:pos="4094"/>
        </w:tabs>
        <w:rPr>
          <w:noProof/>
        </w:rPr>
      </w:pPr>
      <w:r>
        <w:rPr>
          <w:noProof/>
        </w:rPr>
        <w:t>LDAP, 8, 9</w:t>
      </w:r>
    </w:p>
    <w:p w:rsidR="00E92FAF" w:rsidRDefault="00E92FAF">
      <w:pPr>
        <w:pStyle w:val="Index2"/>
        <w:tabs>
          <w:tab w:val="right" w:leader="dot" w:pos="4094"/>
        </w:tabs>
        <w:rPr>
          <w:noProof/>
        </w:rPr>
      </w:pPr>
      <w:r>
        <w:rPr>
          <w:noProof/>
        </w:rPr>
        <w:t>anonymous binds, 18</w:t>
      </w:r>
    </w:p>
    <w:p w:rsidR="00E92FAF" w:rsidRDefault="00E92FAF">
      <w:pPr>
        <w:pStyle w:val="Index2"/>
        <w:tabs>
          <w:tab w:val="right" w:leader="dot" w:pos="4094"/>
        </w:tabs>
        <w:rPr>
          <w:noProof/>
        </w:rPr>
      </w:pPr>
      <w:r>
        <w:rPr>
          <w:noProof/>
        </w:rPr>
        <w:t>authentication, 12, 16, 17</w:t>
      </w:r>
    </w:p>
    <w:p w:rsidR="00E92FAF" w:rsidRDefault="00E92FAF">
      <w:pPr>
        <w:pStyle w:val="Index2"/>
        <w:tabs>
          <w:tab w:val="right" w:leader="dot" w:pos="4094"/>
        </w:tabs>
        <w:rPr>
          <w:noProof/>
        </w:rPr>
      </w:pPr>
      <w:r>
        <w:rPr>
          <w:noProof/>
        </w:rPr>
        <w:t>configuring for caGrid integration, 102</w:t>
      </w:r>
    </w:p>
    <w:p w:rsidR="00E92FAF" w:rsidRDefault="00E92FAF">
      <w:pPr>
        <w:pStyle w:val="Index2"/>
        <w:tabs>
          <w:tab w:val="right" w:leader="dot" w:pos="4094"/>
        </w:tabs>
        <w:rPr>
          <w:noProof/>
        </w:rPr>
      </w:pPr>
      <w:r>
        <w:rPr>
          <w:noProof/>
        </w:rPr>
        <w:t>JBoss login, 71, 77</w:t>
      </w:r>
    </w:p>
    <w:p w:rsidR="00E92FAF" w:rsidRDefault="00E92FAF">
      <w:pPr>
        <w:pStyle w:val="Index2"/>
        <w:tabs>
          <w:tab w:val="right" w:leader="dot" w:pos="4094"/>
        </w:tabs>
        <w:rPr>
          <w:noProof/>
        </w:rPr>
      </w:pPr>
      <w:r>
        <w:rPr>
          <w:noProof/>
        </w:rPr>
        <w:t>login module, 16, 17, 18, 102</w:t>
      </w:r>
    </w:p>
    <w:p w:rsidR="00E92FAF" w:rsidRDefault="00E92FAF">
      <w:pPr>
        <w:pStyle w:val="Index1"/>
        <w:tabs>
          <w:tab w:val="right" w:leader="dot" w:pos="4094"/>
        </w:tabs>
        <w:rPr>
          <w:noProof/>
        </w:rPr>
      </w:pPr>
      <w:r>
        <w:rPr>
          <w:noProof/>
        </w:rPr>
        <w:t>lenient behavior, 87</w:t>
      </w:r>
    </w:p>
    <w:p w:rsidR="00E92FAF" w:rsidRDefault="00E92FAF">
      <w:pPr>
        <w:pStyle w:val="Index1"/>
        <w:tabs>
          <w:tab w:val="right" w:leader="dot" w:pos="4094"/>
        </w:tabs>
        <w:rPr>
          <w:noProof/>
        </w:rPr>
      </w:pPr>
      <w:r>
        <w:rPr>
          <w:noProof/>
        </w:rPr>
        <w:t>lock-out, 12</w:t>
      </w:r>
    </w:p>
    <w:p w:rsidR="00E92FAF" w:rsidRDefault="00E92FAF">
      <w:pPr>
        <w:pStyle w:val="Index1"/>
        <w:tabs>
          <w:tab w:val="right" w:leader="dot" w:pos="4094"/>
        </w:tabs>
        <w:rPr>
          <w:noProof/>
        </w:rPr>
      </w:pPr>
      <w:r>
        <w:rPr>
          <w:noProof/>
        </w:rPr>
        <w:t>log locater, 27</w:t>
      </w:r>
    </w:p>
    <w:p w:rsidR="00E92FAF" w:rsidRDefault="00E92FAF">
      <w:pPr>
        <w:pStyle w:val="Index1"/>
        <w:tabs>
          <w:tab w:val="right" w:leader="dot" w:pos="4094"/>
        </w:tabs>
        <w:rPr>
          <w:noProof/>
        </w:rPr>
      </w:pPr>
      <w:r>
        <w:rPr>
          <w:noProof/>
        </w:rPr>
        <w:t>log locator, 26</w:t>
      </w:r>
    </w:p>
    <w:p w:rsidR="00E92FAF" w:rsidRDefault="00E92FAF">
      <w:pPr>
        <w:pStyle w:val="Index1"/>
        <w:tabs>
          <w:tab w:val="right" w:leader="dot" w:pos="4094"/>
        </w:tabs>
        <w:rPr>
          <w:noProof/>
        </w:rPr>
      </w:pPr>
      <w:r>
        <w:rPr>
          <w:noProof/>
        </w:rPr>
        <w:t>logging user information, 26</w:t>
      </w:r>
    </w:p>
    <w:p w:rsidR="00E92FAF" w:rsidRDefault="00E92FAF">
      <w:pPr>
        <w:pStyle w:val="Index1"/>
        <w:tabs>
          <w:tab w:val="right" w:leader="dot" w:pos="4094"/>
        </w:tabs>
        <w:rPr>
          <w:noProof/>
        </w:rPr>
      </w:pPr>
      <w:r>
        <w:rPr>
          <w:noProof/>
        </w:rPr>
        <w:t>login module, 8</w:t>
      </w:r>
    </w:p>
    <w:p w:rsidR="00E92FAF" w:rsidRDefault="00E92FAF">
      <w:pPr>
        <w:pStyle w:val="Index2"/>
        <w:tabs>
          <w:tab w:val="right" w:leader="dot" w:pos="4094"/>
        </w:tabs>
        <w:rPr>
          <w:noProof/>
        </w:rPr>
      </w:pPr>
      <w:r>
        <w:rPr>
          <w:noProof/>
        </w:rPr>
        <w:t>JAAS, 98</w:t>
      </w:r>
    </w:p>
    <w:p w:rsidR="00E92FAF" w:rsidRDefault="00E92FAF">
      <w:pPr>
        <w:pStyle w:val="Index1"/>
        <w:tabs>
          <w:tab w:val="right" w:leader="dot" w:pos="4094"/>
        </w:tabs>
        <w:rPr>
          <w:noProof/>
        </w:rPr>
      </w:pPr>
      <w:r>
        <w:rPr>
          <w:noProof/>
        </w:rPr>
        <w:t>login operation, 73</w:t>
      </w:r>
    </w:p>
    <w:p w:rsidR="00E92FAF" w:rsidRDefault="00E92FAF">
      <w:pPr>
        <w:pStyle w:val="IndexHeading"/>
        <w:keepNext/>
        <w:tabs>
          <w:tab w:val="right" w:leader="dot" w:pos="4094"/>
        </w:tabs>
        <w:rPr>
          <w:rFonts w:ascii="Times New Roman" w:hAnsi="Times New Roman"/>
          <w:b w:val="0"/>
          <w:bCs w:val="0"/>
          <w:noProof/>
        </w:rPr>
      </w:pPr>
      <w:r>
        <w:rPr>
          <w:noProof/>
        </w:rPr>
        <w:t>M</w:t>
      </w:r>
    </w:p>
    <w:p w:rsidR="00E92FAF" w:rsidRDefault="00E92FAF">
      <w:pPr>
        <w:pStyle w:val="Index1"/>
        <w:tabs>
          <w:tab w:val="right" w:leader="dot" w:pos="4094"/>
        </w:tabs>
        <w:rPr>
          <w:noProof/>
        </w:rPr>
      </w:pPr>
      <w:r>
        <w:rPr>
          <w:noProof/>
        </w:rPr>
        <w:t>migrating to CSM 4.1, 109, 110</w:t>
      </w:r>
    </w:p>
    <w:p w:rsidR="00E92FAF" w:rsidRDefault="00E92FAF">
      <w:pPr>
        <w:pStyle w:val="Index1"/>
        <w:tabs>
          <w:tab w:val="right" w:leader="dot" w:pos="4094"/>
        </w:tabs>
        <w:rPr>
          <w:noProof/>
        </w:rPr>
      </w:pPr>
      <w:r>
        <w:rPr>
          <w:noProof/>
        </w:rPr>
        <w:t>minimum requirements, 8</w:t>
      </w:r>
    </w:p>
    <w:p w:rsidR="00E92FAF" w:rsidRDefault="00E92FAF">
      <w:pPr>
        <w:pStyle w:val="Index1"/>
        <w:tabs>
          <w:tab w:val="right" w:leader="dot" w:pos="4094"/>
        </w:tabs>
        <w:rPr>
          <w:noProof/>
        </w:rPr>
      </w:pPr>
      <w:r>
        <w:rPr>
          <w:noProof/>
        </w:rPr>
        <w:t>modify element, 34</w:t>
      </w:r>
    </w:p>
    <w:p w:rsidR="00E92FAF" w:rsidRDefault="00E92FAF">
      <w:pPr>
        <w:pStyle w:val="Index1"/>
        <w:tabs>
          <w:tab w:val="right" w:leader="dot" w:pos="4094"/>
        </w:tabs>
        <w:rPr>
          <w:noProof/>
        </w:rPr>
      </w:pPr>
      <w:r>
        <w:rPr>
          <w:noProof/>
        </w:rPr>
        <w:t>MySQL, 8</w:t>
      </w:r>
    </w:p>
    <w:p w:rsidR="00E92FAF" w:rsidRDefault="00E92FAF">
      <w:pPr>
        <w:pStyle w:val="Index1"/>
        <w:tabs>
          <w:tab w:val="right" w:leader="dot" w:pos="4094"/>
        </w:tabs>
        <w:rPr>
          <w:noProof/>
        </w:rPr>
      </w:pPr>
      <w:r>
        <w:rPr>
          <w:noProof/>
        </w:rPr>
        <w:t>MySQL migration, 109, 110</w:t>
      </w:r>
    </w:p>
    <w:p w:rsidR="00E92FAF" w:rsidRDefault="00E92FAF">
      <w:pPr>
        <w:pStyle w:val="IndexHeading"/>
        <w:keepNext/>
        <w:tabs>
          <w:tab w:val="right" w:leader="dot" w:pos="4094"/>
        </w:tabs>
        <w:rPr>
          <w:rFonts w:ascii="Times New Roman" w:hAnsi="Times New Roman"/>
          <w:b w:val="0"/>
          <w:bCs w:val="0"/>
          <w:noProof/>
        </w:rPr>
      </w:pPr>
      <w:r>
        <w:rPr>
          <w:noProof/>
        </w:rPr>
        <w:t>O</w:t>
      </w:r>
    </w:p>
    <w:p w:rsidR="00E92FAF" w:rsidRDefault="00E92FAF">
      <w:pPr>
        <w:pStyle w:val="Index1"/>
        <w:tabs>
          <w:tab w:val="right" w:leader="dot" w:pos="4094"/>
        </w:tabs>
        <w:rPr>
          <w:noProof/>
        </w:rPr>
      </w:pPr>
      <w:r>
        <w:rPr>
          <w:noProof/>
        </w:rPr>
        <w:t>object state logging, 25</w:t>
      </w:r>
    </w:p>
    <w:p w:rsidR="00E92FAF" w:rsidRDefault="00E92FAF">
      <w:pPr>
        <w:pStyle w:val="Index1"/>
        <w:tabs>
          <w:tab w:val="right" w:leader="dot" w:pos="4094"/>
        </w:tabs>
        <w:rPr>
          <w:noProof/>
        </w:rPr>
      </w:pPr>
      <w:r>
        <w:rPr>
          <w:noProof/>
        </w:rPr>
        <w:t>Oracle, 8</w:t>
      </w:r>
    </w:p>
    <w:p w:rsidR="00E92FAF" w:rsidRDefault="00E92FAF">
      <w:pPr>
        <w:pStyle w:val="Index1"/>
        <w:tabs>
          <w:tab w:val="right" w:leader="dot" w:pos="4094"/>
        </w:tabs>
        <w:rPr>
          <w:noProof/>
        </w:rPr>
      </w:pPr>
      <w:r>
        <w:rPr>
          <w:noProof/>
        </w:rPr>
        <w:t>oracle migration, 110</w:t>
      </w:r>
    </w:p>
    <w:p w:rsidR="00E92FAF" w:rsidRDefault="00E92FAF">
      <w:pPr>
        <w:pStyle w:val="Index1"/>
        <w:tabs>
          <w:tab w:val="right" w:leader="dot" w:pos="4094"/>
        </w:tabs>
        <w:rPr>
          <w:noProof/>
        </w:rPr>
      </w:pPr>
      <w:r>
        <w:rPr>
          <w:noProof/>
        </w:rPr>
        <w:t>Oracle migration, 111</w:t>
      </w:r>
    </w:p>
    <w:p w:rsidR="00E92FAF" w:rsidRDefault="00E92FAF">
      <w:pPr>
        <w:pStyle w:val="Index1"/>
        <w:tabs>
          <w:tab w:val="right" w:leader="dot" w:pos="4094"/>
        </w:tabs>
        <w:rPr>
          <w:noProof/>
        </w:rPr>
      </w:pPr>
      <w:r>
        <w:rPr>
          <w:noProof/>
        </w:rPr>
        <w:t>overview</w:t>
      </w:r>
    </w:p>
    <w:p w:rsidR="00E92FAF" w:rsidRDefault="00E92FAF">
      <w:pPr>
        <w:pStyle w:val="Index2"/>
        <w:tabs>
          <w:tab w:val="right" w:leader="dot" w:pos="4094"/>
        </w:tabs>
        <w:rPr>
          <w:noProof/>
        </w:rPr>
      </w:pPr>
      <w:r>
        <w:rPr>
          <w:noProof/>
        </w:rPr>
        <w:t>Admin, 5</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assigning/associating elements, 35</w:t>
      </w:r>
    </w:p>
    <w:p w:rsidR="00E92FAF" w:rsidRDefault="00E92FAF">
      <w:pPr>
        <w:pStyle w:val="Index2"/>
        <w:tabs>
          <w:tab w:val="right" w:leader="dot" w:pos="4094"/>
        </w:tabs>
        <w:rPr>
          <w:noProof/>
        </w:rPr>
      </w:pPr>
      <w:r>
        <w:rPr>
          <w:noProof/>
        </w:rPr>
        <w:t>attribute level security, 5</w:t>
      </w:r>
    </w:p>
    <w:p w:rsidR="00E92FAF" w:rsidRDefault="00E92FAF">
      <w:pPr>
        <w:pStyle w:val="Index2"/>
        <w:tabs>
          <w:tab w:val="right" w:leader="dot" w:pos="4094"/>
        </w:tabs>
        <w:rPr>
          <w:noProof/>
        </w:rPr>
      </w:pPr>
      <w:r>
        <w:rPr>
          <w:noProof/>
        </w:rPr>
        <w:t>audit logging, 5</w:t>
      </w:r>
    </w:p>
    <w:p w:rsidR="00E92FAF" w:rsidRDefault="00E92FAF">
      <w:pPr>
        <w:pStyle w:val="Index2"/>
        <w:tabs>
          <w:tab w:val="right" w:leader="dot" w:pos="4094"/>
        </w:tabs>
        <w:rPr>
          <w:noProof/>
        </w:rPr>
      </w:pPr>
      <w:r>
        <w:rPr>
          <w:noProof/>
        </w:rPr>
        <w:t>authentication, 5</w:t>
      </w:r>
    </w:p>
    <w:p w:rsidR="00E92FAF" w:rsidRDefault="00E92FAF">
      <w:pPr>
        <w:pStyle w:val="Index2"/>
        <w:tabs>
          <w:tab w:val="right" w:leader="dot" w:pos="4094"/>
        </w:tabs>
        <w:rPr>
          <w:noProof/>
        </w:rPr>
      </w:pPr>
      <w:r>
        <w:rPr>
          <w:noProof/>
        </w:rPr>
        <w:t>authorization, 5</w:t>
      </w:r>
    </w:p>
    <w:p w:rsidR="00E92FAF" w:rsidRDefault="00E92FAF">
      <w:pPr>
        <w:pStyle w:val="Index2"/>
        <w:tabs>
          <w:tab w:val="right" w:leader="dot" w:pos="4094"/>
        </w:tabs>
        <w:rPr>
          <w:noProof/>
        </w:rPr>
      </w:pPr>
      <w:r>
        <w:rPr>
          <w:noProof/>
        </w:rPr>
        <w:t>groups, 59</w:t>
      </w:r>
    </w:p>
    <w:p w:rsidR="00E92FAF" w:rsidRDefault="00E92FAF">
      <w:pPr>
        <w:pStyle w:val="Index2"/>
        <w:tabs>
          <w:tab w:val="right" w:leader="dot" w:pos="4094"/>
        </w:tabs>
        <w:rPr>
          <w:noProof/>
        </w:rPr>
      </w:pPr>
      <w:r>
        <w:rPr>
          <w:noProof/>
        </w:rPr>
        <w:t>instance level security, 5</w:t>
      </w:r>
    </w:p>
    <w:p w:rsidR="00E92FAF" w:rsidRDefault="00E92FAF">
      <w:pPr>
        <w:pStyle w:val="Index2"/>
        <w:tabs>
          <w:tab w:val="right" w:leader="dot" w:pos="4094"/>
        </w:tabs>
        <w:rPr>
          <w:noProof/>
        </w:rPr>
      </w:pPr>
      <w:r>
        <w:rPr>
          <w:noProof/>
        </w:rPr>
        <w:t>instance level security in UPT, 62</w:t>
      </w:r>
    </w:p>
    <w:p w:rsidR="00E92FAF" w:rsidRDefault="00E92FAF">
      <w:pPr>
        <w:pStyle w:val="Index2"/>
        <w:tabs>
          <w:tab w:val="right" w:leader="dot" w:pos="4094"/>
        </w:tabs>
        <w:rPr>
          <w:noProof/>
        </w:rPr>
      </w:pPr>
      <w:r>
        <w:rPr>
          <w:noProof/>
        </w:rPr>
        <w:t>integration workflow, 9</w:t>
      </w:r>
    </w:p>
    <w:p w:rsidR="00E92FAF" w:rsidRDefault="00E92FAF">
      <w:pPr>
        <w:pStyle w:val="Index2"/>
        <w:tabs>
          <w:tab w:val="right" w:leader="dot" w:pos="4094"/>
        </w:tabs>
        <w:rPr>
          <w:noProof/>
        </w:rPr>
      </w:pPr>
      <w:r>
        <w:rPr>
          <w:noProof/>
        </w:rPr>
        <w:t>privileges, 45, 54</w:t>
      </w:r>
    </w:p>
    <w:p w:rsidR="00E92FAF" w:rsidRDefault="00E92FAF">
      <w:pPr>
        <w:pStyle w:val="Index2"/>
        <w:tabs>
          <w:tab w:val="right" w:leader="dot" w:pos="4094"/>
        </w:tabs>
        <w:rPr>
          <w:noProof/>
        </w:rPr>
      </w:pPr>
      <w:r>
        <w:rPr>
          <w:noProof/>
        </w:rPr>
        <w:t>protection group, 55</w:t>
      </w:r>
    </w:p>
    <w:p w:rsidR="00E92FAF" w:rsidRDefault="00E92FAF">
      <w:pPr>
        <w:pStyle w:val="Index2"/>
        <w:tabs>
          <w:tab w:val="right" w:leader="dot" w:pos="4094"/>
        </w:tabs>
        <w:rPr>
          <w:noProof/>
        </w:rPr>
      </w:pPr>
      <w:r>
        <w:rPr>
          <w:noProof/>
        </w:rPr>
        <w:t>roles, 57</w:t>
      </w:r>
    </w:p>
    <w:p w:rsidR="00E92FAF" w:rsidRDefault="00E92FAF">
      <w:pPr>
        <w:pStyle w:val="Index2"/>
        <w:tabs>
          <w:tab w:val="right" w:leader="dot" w:pos="4094"/>
        </w:tabs>
        <w:rPr>
          <w:noProof/>
        </w:rPr>
      </w:pPr>
      <w:r>
        <w:rPr>
          <w:noProof/>
        </w:rPr>
        <w:lastRenderedPageBreak/>
        <w:t>security, 79</w:t>
      </w:r>
    </w:p>
    <w:p w:rsidR="00E92FAF" w:rsidRDefault="00E92FAF">
      <w:pPr>
        <w:pStyle w:val="Index2"/>
        <w:tabs>
          <w:tab w:val="right" w:leader="dot" w:pos="4094"/>
        </w:tabs>
        <w:rPr>
          <w:noProof/>
        </w:rPr>
      </w:pPr>
      <w:r>
        <w:rPr>
          <w:noProof/>
        </w:rPr>
        <w:t>security concepts, 7</w:t>
      </w:r>
    </w:p>
    <w:p w:rsidR="00E92FAF" w:rsidRDefault="00E92FAF">
      <w:pPr>
        <w:pStyle w:val="Index2"/>
        <w:tabs>
          <w:tab w:val="right" w:leader="dot" w:pos="4094"/>
        </w:tabs>
        <w:rPr>
          <w:noProof/>
        </w:rPr>
      </w:pPr>
      <w:r>
        <w:rPr>
          <w:noProof/>
        </w:rPr>
        <w:t>Super Admin, 5, 39</w:t>
      </w:r>
    </w:p>
    <w:p w:rsidR="00E92FAF" w:rsidRDefault="00E92FAF">
      <w:pPr>
        <w:pStyle w:val="Index2"/>
        <w:tabs>
          <w:tab w:val="right" w:leader="dot" w:pos="4094"/>
        </w:tabs>
        <w:rPr>
          <w:noProof/>
        </w:rPr>
      </w:pPr>
      <w:r>
        <w:rPr>
          <w:noProof/>
        </w:rPr>
        <w:t>UPT, 29</w:t>
      </w:r>
    </w:p>
    <w:p w:rsidR="00E92FAF" w:rsidRDefault="00E92FAF">
      <w:pPr>
        <w:pStyle w:val="Index2"/>
        <w:tabs>
          <w:tab w:val="right" w:leader="dot" w:pos="4094"/>
        </w:tabs>
        <w:rPr>
          <w:noProof/>
        </w:rPr>
      </w:pPr>
      <w:r>
        <w:rPr>
          <w:noProof/>
        </w:rPr>
        <w:t>user provisioning, 5</w:t>
      </w:r>
    </w:p>
    <w:p w:rsidR="00E92FAF" w:rsidRDefault="00E92FAF">
      <w:pPr>
        <w:pStyle w:val="IndexHeading"/>
        <w:keepNext/>
        <w:tabs>
          <w:tab w:val="right" w:leader="dot" w:pos="4094"/>
        </w:tabs>
        <w:rPr>
          <w:rFonts w:ascii="Times New Roman" w:hAnsi="Times New Roman"/>
          <w:b w:val="0"/>
          <w:bCs w:val="0"/>
          <w:noProof/>
        </w:rPr>
      </w:pPr>
      <w:r>
        <w:rPr>
          <w:noProof/>
        </w:rPr>
        <w:t>P</w:t>
      </w:r>
    </w:p>
    <w:p w:rsidR="00E92FAF" w:rsidRDefault="00E92FAF">
      <w:pPr>
        <w:pStyle w:val="Index1"/>
        <w:tabs>
          <w:tab w:val="right" w:leader="dot" w:pos="4094"/>
        </w:tabs>
        <w:rPr>
          <w:noProof/>
        </w:rPr>
      </w:pPr>
      <w:r>
        <w:rPr>
          <w:noProof/>
        </w:rPr>
        <w:t>privilege administration, 46, 47</w:t>
      </w:r>
    </w:p>
    <w:p w:rsidR="00E92FAF" w:rsidRDefault="00E92FAF">
      <w:pPr>
        <w:pStyle w:val="Index1"/>
        <w:tabs>
          <w:tab w:val="right" w:leader="dot" w:pos="4094"/>
        </w:tabs>
        <w:rPr>
          <w:noProof/>
        </w:rPr>
      </w:pPr>
      <w:r>
        <w:rPr>
          <w:noProof/>
        </w:rPr>
        <w:t>privileges</w:t>
      </w:r>
    </w:p>
    <w:p w:rsidR="00E92FAF" w:rsidRDefault="00E92FAF">
      <w:pPr>
        <w:pStyle w:val="Index2"/>
        <w:tabs>
          <w:tab w:val="right" w:leader="dot" w:pos="4094"/>
        </w:tabs>
        <w:rPr>
          <w:noProof/>
        </w:rPr>
      </w:pPr>
      <w:r>
        <w:rPr>
          <w:noProof/>
        </w:rPr>
        <w:t>create, 46</w:t>
      </w:r>
    </w:p>
    <w:p w:rsidR="00E92FAF" w:rsidRDefault="00E92FAF">
      <w:pPr>
        <w:pStyle w:val="Index2"/>
        <w:tabs>
          <w:tab w:val="right" w:leader="dot" w:pos="4094"/>
        </w:tabs>
        <w:rPr>
          <w:noProof/>
        </w:rPr>
      </w:pPr>
      <w:r>
        <w:rPr>
          <w:noProof/>
        </w:rPr>
        <w:t>deleting, 47</w:t>
      </w:r>
    </w:p>
    <w:p w:rsidR="00E92FAF" w:rsidRDefault="00E92FAF">
      <w:pPr>
        <w:pStyle w:val="Index2"/>
        <w:tabs>
          <w:tab w:val="right" w:leader="dot" w:pos="4094"/>
        </w:tabs>
        <w:rPr>
          <w:noProof/>
        </w:rPr>
      </w:pPr>
      <w:r>
        <w:rPr>
          <w:noProof/>
        </w:rPr>
        <w:t>grouping, 59</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2"/>
        <w:tabs>
          <w:tab w:val="right" w:leader="dot" w:pos="4094"/>
        </w:tabs>
        <w:rPr>
          <w:noProof/>
        </w:rPr>
      </w:pPr>
      <w:r>
        <w:rPr>
          <w:noProof/>
        </w:rPr>
        <w:t>viewing, 54</w:t>
      </w:r>
    </w:p>
    <w:p w:rsidR="00E92FAF" w:rsidRDefault="00E92FAF">
      <w:pPr>
        <w:pStyle w:val="Index1"/>
        <w:tabs>
          <w:tab w:val="right" w:leader="dot" w:pos="4094"/>
        </w:tabs>
        <w:rPr>
          <w:noProof/>
        </w:rPr>
      </w:pPr>
      <w:r>
        <w:rPr>
          <w:noProof/>
        </w:rPr>
        <w:t>protection element</w:t>
      </w:r>
    </w:p>
    <w:p w:rsidR="00E92FAF" w:rsidRDefault="00E92FAF">
      <w:pPr>
        <w:pStyle w:val="Index2"/>
        <w:tabs>
          <w:tab w:val="right" w:leader="dot" w:pos="4094"/>
        </w:tabs>
        <w:rPr>
          <w:noProof/>
        </w:rPr>
      </w:pPr>
      <w:r>
        <w:rPr>
          <w:noProof/>
        </w:rPr>
        <w:t>administration, 52, 54</w:t>
      </w:r>
    </w:p>
    <w:p w:rsidR="00E92FAF" w:rsidRDefault="00E92FAF">
      <w:pPr>
        <w:pStyle w:val="Index2"/>
        <w:tabs>
          <w:tab w:val="right" w:leader="dot" w:pos="4094"/>
        </w:tabs>
        <w:rPr>
          <w:noProof/>
        </w:rPr>
      </w:pPr>
      <w:r>
        <w:rPr>
          <w:noProof/>
        </w:rPr>
        <w:t>create, 52, 84</w:t>
      </w:r>
    </w:p>
    <w:p w:rsidR="00E92FAF" w:rsidRDefault="00E92FAF">
      <w:pPr>
        <w:pStyle w:val="Index2"/>
        <w:tabs>
          <w:tab w:val="right" w:leader="dot" w:pos="4094"/>
        </w:tabs>
        <w:rPr>
          <w:noProof/>
        </w:rPr>
      </w:pPr>
      <w:r>
        <w:rPr>
          <w:noProof/>
        </w:rPr>
        <w:t>delete, 53</w:t>
      </w:r>
    </w:p>
    <w:p w:rsidR="00E92FAF" w:rsidRDefault="00E92FAF">
      <w:pPr>
        <w:pStyle w:val="Index2"/>
        <w:tabs>
          <w:tab w:val="right" w:leader="dot" w:pos="4094"/>
        </w:tabs>
        <w:rPr>
          <w:noProof/>
        </w:rPr>
      </w:pPr>
      <w:r>
        <w:rPr>
          <w:noProof/>
        </w:rPr>
        <w:t>grouping, 54, 56</w:t>
      </w:r>
    </w:p>
    <w:p w:rsidR="00E92FAF" w:rsidRDefault="00E92FAF">
      <w:pPr>
        <w:pStyle w:val="Index2"/>
        <w:tabs>
          <w:tab w:val="right" w:leader="dot" w:pos="4094"/>
        </w:tabs>
        <w:rPr>
          <w:noProof/>
        </w:rPr>
      </w:pPr>
      <w:r>
        <w:rPr>
          <w:noProof/>
        </w:rPr>
        <w:t>view/update, 53</w:t>
      </w:r>
    </w:p>
    <w:p w:rsidR="00E92FAF" w:rsidRDefault="00E92FAF">
      <w:pPr>
        <w:pStyle w:val="Index1"/>
        <w:tabs>
          <w:tab w:val="right" w:leader="dot" w:pos="4094"/>
        </w:tabs>
        <w:rPr>
          <w:noProof/>
        </w:rPr>
      </w:pPr>
      <w:r>
        <w:rPr>
          <w:noProof/>
        </w:rPr>
        <w:t>protection group, 7</w:t>
      </w:r>
    </w:p>
    <w:p w:rsidR="00E92FAF" w:rsidRDefault="00E92FAF">
      <w:pPr>
        <w:pStyle w:val="Index2"/>
        <w:tabs>
          <w:tab w:val="right" w:leader="dot" w:pos="4094"/>
        </w:tabs>
        <w:rPr>
          <w:noProof/>
        </w:rPr>
      </w:pPr>
      <w:r>
        <w:rPr>
          <w:noProof/>
        </w:rPr>
        <w:t>administration, 55, 56, 57</w:t>
      </w:r>
    </w:p>
    <w:p w:rsidR="00E92FAF" w:rsidRDefault="00E92FAF">
      <w:pPr>
        <w:pStyle w:val="Index2"/>
        <w:tabs>
          <w:tab w:val="right" w:leader="dot" w:pos="4094"/>
        </w:tabs>
        <w:rPr>
          <w:noProof/>
        </w:rPr>
      </w:pPr>
      <w:r>
        <w:rPr>
          <w:noProof/>
        </w:rPr>
        <w:t>create, 55</w:t>
      </w:r>
    </w:p>
    <w:p w:rsidR="00E92FAF" w:rsidRDefault="00E92FAF">
      <w:pPr>
        <w:pStyle w:val="Index2"/>
        <w:tabs>
          <w:tab w:val="right" w:leader="dot" w:pos="4094"/>
        </w:tabs>
        <w:rPr>
          <w:noProof/>
        </w:rPr>
      </w:pPr>
      <w:r>
        <w:rPr>
          <w:noProof/>
        </w:rPr>
        <w:t>delete, 56</w:t>
      </w:r>
    </w:p>
    <w:p w:rsidR="00E92FAF" w:rsidRDefault="00E92FAF">
      <w:pPr>
        <w:pStyle w:val="Index2"/>
        <w:tabs>
          <w:tab w:val="right" w:leader="dot" w:pos="4094"/>
        </w:tabs>
        <w:rPr>
          <w:noProof/>
        </w:rPr>
      </w:pPr>
      <w:r>
        <w:rPr>
          <w:noProof/>
        </w:rPr>
        <w:t>overview, 55</w:t>
      </w:r>
    </w:p>
    <w:p w:rsidR="00E92FAF" w:rsidRDefault="00E92FAF">
      <w:pPr>
        <w:pStyle w:val="Index2"/>
        <w:tabs>
          <w:tab w:val="right" w:leader="dot" w:pos="4094"/>
        </w:tabs>
        <w:rPr>
          <w:noProof/>
        </w:rPr>
      </w:pPr>
      <w:r>
        <w:rPr>
          <w:noProof/>
        </w:rPr>
        <w:t>parent grouping, 57</w:t>
      </w:r>
    </w:p>
    <w:p w:rsidR="00E92FAF" w:rsidRDefault="00E92FAF">
      <w:pPr>
        <w:pStyle w:val="Index2"/>
        <w:tabs>
          <w:tab w:val="right" w:leader="dot" w:pos="4094"/>
        </w:tabs>
        <w:rPr>
          <w:noProof/>
        </w:rPr>
      </w:pPr>
      <w:r>
        <w:rPr>
          <w:noProof/>
        </w:rPr>
        <w:t>parents, 55</w:t>
      </w:r>
    </w:p>
    <w:p w:rsidR="00E92FAF" w:rsidRDefault="00E92FAF">
      <w:pPr>
        <w:pStyle w:val="Index2"/>
        <w:tabs>
          <w:tab w:val="right" w:leader="dot" w:pos="4094"/>
        </w:tabs>
        <w:rPr>
          <w:noProof/>
        </w:rPr>
      </w:pPr>
      <w:r>
        <w:rPr>
          <w:noProof/>
        </w:rPr>
        <w:t>view/update, 55</w:t>
      </w:r>
    </w:p>
    <w:p w:rsidR="00E92FAF" w:rsidRDefault="00E92FAF">
      <w:pPr>
        <w:pStyle w:val="Index1"/>
        <w:tabs>
          <w:tab w:val="right" w:leader="dot" w:pos="4094"/>
        </w:tabs>
        <w:rPr>
          <w:noProof/>
        </w:rPr>
      </w:pPr>
      <w:r>
        <w:rPr>
          <w:noProof/>
        </w:rPr>
        <w:t>provisioning</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attribute level security, 87</w:t>
      </w:r>
    </w:p>
    <w:p w:rsidR="00E92FAF" w:rsidRDefault="00E92FAF">
      <w:pPr>
        <w:pStyle w:val="Index2"/>
        <w:tabs>
          <w:tab w:val="right" w:leader="dot" w:pos="4094"/>
        </w:tabs>
        <w:rPr>
          <w:noProof/>
        </w:rPr>
      </w:pPr>
      <w:r>
        <w:rPr>
          <w:noProof/>
        </w:rPr>
        <w:t>element relationships, 47</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Super Admin tasks, 40</w:t>
      </w:r>
    </w:p>
    <w:p w:rsidR="00E92FAF" w:rsidRDefault="00E92FAF">
      <w:pPr>
        <w:pStyle w:val="Index1"/>
        <w:tabs>
          <w:tab w:val="right" w:leader="dot" w:pos="4094"/>
        </w:tabs>
        <w:rPr>
          <w:noProof/>
        </w:rPr>
      </w:pPr>
      <w:r>
        <w:rPr>
          <w:noProof/>
        </w:rPr>
        <w:t>provisioning tool, 29</w:t>
      </w:r>
    </w:p>
    <w:p w:rsidR="00E92FAF" w:rsidRDefault="00E92FAF">
      <w:pPr>
        <w:pStyle w:val="IndexHeading"/>
        <w:keepNext/>
        <w:tabs>
          <w:tab w:val="right" w:leader="dot" w:pos="4094"/>
        </w:tabs>
        <w:rPr>
          <w:rFonts w:ascii="Times New Roman" w:hAnsi="Times New Roman"/>
          <w:b w:val="0"/>
          <w:bCs w:val="0"/>
          <w:noProof/>
        </w:rPr>
      </w:pPr>
      <w:r>
        <w:rPr>
          <w:noProof/>
        </w:rPr>
        <w:t>R</w:t>
      </w:r>
    </w:p>
    <w:p w:rsidR="00E92FAF" w:rsidRDefault="00E92FAF">
      <w:pPr>
        <w:pStyle w:val="Index1"/>
        <w:tabs>
          <w:tab w:val="right" w:leader="dot" w:pos="4094"/>
        </w:tabs>
        <w:rPr>
          <w:noProof/>
        </w:rPr>
      </w:pPr>
      <w:r>
        <w:rPr>
          <w:noProof/>
        </w:rPr>
        <w:t>RDBMS, 8</w:t>
      </w:r>
    </w:p>
    <w:p w:rsidR="00E92FAF" w:rsidRDefault="00E92FAF">
      <w:pPr>
        <w:pStyle w:val="Index2"/>
        <w:tabs>
          <w:tab w:val="right" w:leader="dot" w:pos="4094"/>
        </w:tabs>
        <w:rPr>
          <w:noProof/>
        </w:rPr>
      </w:pPr>
      <w:r>
        <w:rPr>
          <w:noProof/>
        </w:rPr>
        <w:t>configuring for caGrid integration, 101</w:t>
      </w:r>
    </w:p>
    <w:p w:rsidR="00E92FAF" w:rsidRDefault="00E92FAF">
      <w:pPr>
        <w:pStyle w:val="Index2"/>
        <w:tabs>
          <w:tab w:val="right" w:leader="dot" w:pos="4094"/>
        </w:tabs>
        <w:rPr>
          <w:noProof/>
        </w:rPr>
      </w:pPr>
      <w:r>
        <w:rPr>
          <w:noProof/>
        </w:rPr>
        <w:t>encryption, 15</w:t>
      </w:r>
    </w:p>
    <w:p w:rsidR="00E92FAF" w:rsidRDefault="00E92FAF">
      <w:pPr>
        <w:pStyle w:val="Index2"/>
        <w:tabs>
          <w:tab w:val="right" w:leader="dot" w:pos="4094"/>
        </w:tabs>
        <w:rPr>
          <w:noProof/>
        </w:rPr>
      </w:pPr>
      <w:r>
        <w:rPr>
          <w:noProof/>
        </w:rPr>
        <w:t>login module, 13, 14, 98, 101</w:t>
      </w:r>
    </w:p>
    <w:p w:rsidR="00E92FAF" w:rsidRDefault="00E92FAF">
      <w:pPr>
        <w:pStyle w:val="Index1"/>
        <w:tabs>
          <w:tab w:val="right" w:leader="dot" w:pos="4094"/>
        </w:tabs>
        <w:rPr>
          <w:noProof/>
        </w:rPr>
      </w:pPr>
      <w:r>
        <w:rPr>
          <w:noProof/>
        </w:rPr>
        <w:t>RDBMS authentication, 12, 13, 14, 15</w:t>
      </w:r>
    </w:p>
    <w:p w:rsidR="00E92FAF" w:rsidRDefault="00E92FAF">
      <w:pPr>
        <w:pStyle w:val="Index1"/>
        <w:tabs>
          <w:tab w:val="right" w:leader="dot" w:pos="4094"/>
        </w:tabs>
        <w:rPr>
          <w:noProof/>
        </w:rPr>
      </w:pPr>
      <w:r>
        <w:rPr>
          <w:noProof/>
        </w:rPr>
        <w:t>register application in UPT, 40</w:t>
      </w:r>
    </w:p>
    <w:p w:rsidR="00E92FAF" w:rsidRDefault="00E92FAF">
      <w:pPr>
        <w:pStyle w:val="Index1"/>
        <w:tabs>
          <w:tab w:val="right" w:leader="dot" w:pos="4094"/>
        </w:tabs>
        <w:rPr>
          <w:noProof/>
        </w:rPr>
      </w:pPr>
      <w:r>
        <w:rPr>
          <w:noProof/>
        </w:rPr>
        <w:t>related documents, 2</w:t>
      </w:r>
    </w:p>
    <w:p w:rsidR="00E92FAF" w:rsidRDefault="00E92FAF">
      <w:pPr>
        <w:pStyle w:val="Index1"/>
        <w:tabs>
          <w:tab w:val="right" w:leader="dot" w:pos="4094"/>
        </w:tabs>
        <w:rPr>
          <w:noProof/>
        </w:rPr>
      </w:pPr>
      <w:r>
        <w:rPr>
          <w:noProof/>
        </w:rPr>
        <w:t>release schedule, 4</w:t>
      </w:r>
    </w:p>
    <w:p w:rsidR="00E92FAF" w:rsidRDefault="00E92FAF">
      <w:pPr>
        <w:pStyle w:val="Index1"/>
        <w:tabs>
          <w:tab w:val="right" w:leader="dot" w:pos="4094"/>
        </w:tabs>
        <w:rPr>
          <w:noProof/>
        </w:rPr>
      </w:pPr>
      <w:r>
        <w:rPr>
          <w:noProof/>
        </w:rPr>
        <w:t>roles</w:t>
      </w:r>
    </w:p>
    <w:p w:rsidR="00E92FAF" w:rsidRDefault="00E92FAF">
      <w:pPr>
        <w:pStyle w:val="Index2"/>
        <w:tabs>
          <w:tab w:val="right" w:leader="dot" w:pos="4094"/>
        </w:tabs>
        <w:rPr>
          <w:noProof/>
        </w:rPr>
      </w:pPr>
      <w:r>
        <w:rPr>
          <w:noProof/>
        </w:rPr>
        <w:t>administration, 57, 59</w:t>
      </w:r>
    </w:p>
    <w:p w:rsidR="00E92FAF" w:rsidRDefault="00E92FAF">
      <w:pPr>
        <w:pStyle w:val="Index2"/>
        <w:tabs>
          <w:tab w:val="right" w:leader="dot" w:pos="4094"/>
        </w:tabs>
        <w:rPr>
          <w:noProof/>
        </w:rPr>
      </w:pPr>
      <w:r>
        <w:rPr>
          <w:noProof/>
        </w:rPr>
        <w:t>create, 58</w:t>
      </w:r>
    </w:p>
    <w:p w:rsidR="00E92FAF" w:rsidRDefault="00E92FAF">
      <w:pPr>
        <w:pStyle w:val="Index2"/>
        <w:tabs>
          <w:tab w:val="right" w:leader="dot" w:pos="4094"/>
        </w:tabs>
        <w:rPr>
          <w:noProof/>
        </w:rPr>
      </w:pPr>
      <w:r>
        <w:rPr>
          <w:noProof/>
        </w:rPr>
        <w:t>delete, 58</w:t>
      </w:r>
    </w:p>
    <w:p w:rsidR="00E92FAF" w:rsidRDefault="00E92FAF">
      <w:pPr>
        <w:pStyle w:val="Index2"/>
        <w:tabs>
          <w:tab w:val="right" w:leader="dot" w:pos="4094"/>
        </w:tabs>
        <w:rPr>
          <w:noProof/>
        </w:rPr>
      </w:pPr>
      <w:r>
        <w:rPr>
          <w:noProof/>
        </w:rPr>
        <w:t>overview, 57</w:t>
      </w:r>
    </w:p>
    <w:p w:rsidR="00E92FAF" w:rsidRDefault="00E92FAF">
      <w:pPr>
        <w:pStyle w:val="Index2"/>
        <w:tabs>
          <w:tab w:val="right" w:leader="dot" w:pos="4094"/>
        </w:tabs>
        <w:rPr>
          <w:noProof/>
        </w:rPr>
      </w:pPr>
      <w:r>
        <w:rPr>
          <w:noProof/>
        </w:rPr>
        <w:t>view/update, 58</w:t>
      </w:r>
    </w:p>
    <w:p w:rsidR="00E92FAF" w:rsidRDefault="00E92FAF">
      <w:pPr>
        <w:pStyle w:val="IndexHeading"/>
        <w:keepNext/>
        <w:tabs>
          <w:tab w:val="right" w:leader="dot" w:pos="4094"/>
        </w:tabs>
        <w:rPr>
          <w:rFonts w:ascii="Times New Roman" w:hAnsi="Times New Roman"/>
          <w:b w:val="0"/>
          <w:bCs w:val="0"/>
          <w:noProof/>
        </w:rPr>
      </w:pPr>
      <w:r>
        <w:rPr>
          <w:noProof/>
        </w:rPr>
        <w:t>S</w:t>
      </w:r>
    </w:p>
    <w:p w:rsidR="00E92FAF" w:rsidRDefault="00E92FAF">
      <w:pPr>
        <w:pStyle w:val="Index1"/>
        <w:tabs>
          <w:tab w:val="right" w:leader="dot" w:pos="4094"/>
        </w:tabs>
        <w:rPr>
          <w:noProof/>
        </w:rPr>
      </w:pPr>
      <w:r>
        <w:rPr>
          <w:noProof/>
        </w:rPr>
        <w:t>sample error messages, 32</w:t>
      </w:r>
    </w:p>
    <w:p w:rsidR="00E92FAF" w:rsidRDefault="00E92FAF">
      <w:pPr>
        <w:pStyle w:val="Index1"/>
        <w:tabs>
          <w:tab w:val="right" w:leader="dot" w:pos="4094"/>
        </w:tabs>
        <w:rPr>
          <w:noProof/>
        </w:rPr>
      </w:pPr>
      <w:r>
        <w:rPr>
          <w:noProof/>
        </w:rPr>
        <w:t>scripts for authorization, 21</w:t>
      </w:r>
    </w:p>
    <w:p w:rsidR="00E92FAF" w:rsidRDefault="00E92FAF">
      <w:pPr>
        <w:pStyle w:val="Index1"/>
        <w:tabs>
          <w:tab w:val="right" w:leader="dot" w:pos="4094"/>
        </w:tabs>
        <w:rPr>
          <w:noProof/>
        </w:rPr>
      </w:pPr>
      <w:r>
        <w:rPr>
          <w:noProof/>
        </w:rPr>
        <w:lastRenderedPageBreak/>
        <w:t>search for element, 32</w:t>
      </w:r>
    </w:p>
    <w:p w:rsidR="00E92FAF" w:rsidRDefault="00E92FAF">
      <w:pPr>
        <w:pStyle w:val="Index1"/>
        <w:tabs>
          <w:tab w:val="right" w:leader="dot" w:pos="4094"/>
        </w:tabs>
        <w:rPr>
          <w:noProof/>
        </w:rPr>
      </w:pPr>
      <w:r>
        <w:rPr>
          <w:noProof/>
        </w:rPr>
        <w:t>search for provisioning element, 32</w:t>
      </w:r>
    </w:p>
    <w:p w:rsidR="00E92FAF" w:rsidRDefault="00E92FAF">
      <w:pPr>
        <w:pStyle w:val="Index1"/>
        <w:tabs>
          <w:tab w:val="right" w:leader="dot" w:pos="4094"/>
        </w:tabs>
        <w:rPr>
          <w:noProof/>
        </w:rPr>
      </w:pPr>
      <w:r>
        <w:rPr>
          <w:noProof/>
        </w:rPr>
        <w:t>security</w:t>
      </w:r>
    </w:p>
    <w:p w:rsidR="00E92FAF" w:rsidRDefault="00E92FAF">
      <w:pPr>
        <w:pStyle w:val="Index2"/>
        <w:tabs>
          <w:tab w:val="right" w:leader="dot" w:pos="4094"/>
        </w:tabs>
        <w:rPr>
          <w:noProof/>
        </w:rPr>
      </w:pPr>
      <w:r>
        <w:rPr>
          <w:noProof/>
        </w:rPr>
        <w:t>add filter, 63</w:t>
      </w:r>
    </w:p>
    <w:p w:rsidR="00E92FAF" w:rsidRDefault="00E92FAF">
      <w:pPr>
        <w:pStyle w:val="Index2"/>
        <w:tabs>
          <w:tab w:val="right" w:leader="dot" w:pos="4094"/>
        </w:tabs>
        <w:rPr>
          <w:noProof/>
        </w:rPr>
      </w:pPr>
      <w:r>
        <w:rPr>
          <w:noProof/>
        </w:rPr>
        <w:t>attribute level, 5, 79, 86</w:t>
      </w:r>
    </w:p>
    <w:p w:rsidR="00E92FAF" w:rsidRDefault="00E92FAF">
      <w:pPr>
        <w:pStyle w:val="Index2"/>
        <w:tabs>
          <w:tab w:val="right" w:leader="dot" w:pos="4094"/>
        </w:tabs>
        <w:rPr>
          <w:noProof/>
        </w:rPr>
      </w:pPr>
      <w:r>
        <w:rPr>
          <w:noProof/>
        </w:rPr>
        <w:t>authorization strategy, 9</w:t>
      </w:r>
    </w:p>
    <w:p w:rsidR="00E92FAF" w:rsidRDefault="00E92FAF">
      <w:pPr>
        <w:pStyle w:val="Index2"/>
        <w:tabs>
          <w:tab w:val="right" w:leader="dot" w:pos="4094"/>
        </w:tabs>
        <w:rPr>
          <w:noProof/>
        </w:rPr>
      </w:pPr>
      <w:r>
        <w:rPr>
          <w:noProof/>
        </w:rPr>
        <w:t>check permission operation, 74</w:t>
      </w:r>
    </w:p>
    <w:p w:rsidR="00E92FAF" w:rsidRDefault="00E92FAF">
      <w:pPr>
        <w:pStyle w:val="Index2"/>
        <w:tabs>
          <w:tab w:val="right" w:leader="dot" w:pos="4094"/>
        </w:tabs>
        <w:rPr>
          <w:noProof/>
        </w:rPr>
      </w:pPr>
      <w:r>
        <w:rPr>
          <w:noProof/>
        </w:rPr>
        <w:t>concepts defined, 7</w:t>
      </w:r>
    </w:p>
    <w:p w:rsidR="00E92FAF" w:rsidRDefault="00E92FAF">
      <w:pPr>
        <w:pStyle w:val="Index2"/>
        <w:tabs>
          <w:tab w:val="right" w:leader="dot" w:pos="4094"/>
        </w:tabs>
        <w:rPr>
          <w:noProof/>
        </w:rPr>
      </w:pPr>
      <w:r>
        <w:rPr>
          <w:noProof/>
        </w:rPr>
        <w:t>create filter clause, 83</w:t>
      </w:r>
    </w:p>
    <w:p w:rsidR="00E92FAF" w:rsidRDefault="00E92FAF">
      <w:pPr>
        <w:pStyle w:val="Index2"/>
        <w:tabs>
          <w:tab w:val="right" w:leader="dot" w:pos="4094"/>
        </w:tabs>
        <w:rPr>
          <w:noProof/>
        </w:rPr>
      </w:pPr>
      <w:r>
        <w:rPr>
          <w:noProof/>
        </w:rPr>
        <w:t>datasource, 76</w:t>
      </w:r>
    </w:p>
    <w:p w:rsidR="00E92FAF" w:rsidRDefault="00E92FAF">
      <w:pPr>
        <w:pStyle w:val="Index2"/>
        <w:tabs>
          <w:tab w:val="right" w:leader="dot" w:pos="4094"/>
        </w:tabs>
        <w:rPr>
          <w:noProof/>
        </w:rPr>
      </w:pPr>
      <w:r>
        <w:rPr>
          <w:noProof/>
        </w:rPr>
        <w:t>deploy securityws.war file, 78</w:t>
      </w:r>
    </w:p>
    <w:p w:rsidR="00E92FAF" w:rsidRDefault="00E92FAF">
      <w:pPr>
        <w:pStyle w:val="Index2"/>
        <w:tabs>
          <w:tab w:val="right" w:leader="dot" w:pos="4094"/>
        </w:tabs>
        <w:rPr>
          <w:noProof/>
        </w:rPr>
      </w:pPr>
      <w:r>
        <w:rPr>
          <w:noProof/>
        </w:rPr>
        <w:t>filter clause, 65</w:t>
      </w:r>
    </w:p>
    <w:p w:rsidR="00E92FAF" w:rsidRDefault="00E92FAF">
      <w:pPr>
        <w:pStyle w:val="Index2"/>
        <w:tabs>
          <w:tab w:val="right" w:leader="dot" w:pos="4094"/>
        </w:tabs>
        <w:rPr>
          <w:noProof/>
        </w:rPr>
      </w:pPr>
      <w:r>
        <w:rPr>
          <w:noProof/>
        </w:rPr>
        <w:t>instance level, 5, 62, 79</w:t>
      </w:r>
    </w:p>
    <w:p w:rsidR="00E92FAF" w:rsidRDefault="00E92FAF">
      <w:pPr>
        <w:pStyle w:val="Index2"/>
        <w:tabs>
          <w:tab w:val="right" w:leader="dot" w:pos="4094"/>
        </w:tabs>
        <w:rPr>
          <w:noProof/>
        </w:rPr>
      </w:pPr>
      <w:r>
        <w:rPr>
          <w:noProof/>
        </w:rPr>
        <w:t>integrating Acegi, 93</w:t>
      </w:r>
    </w:p>
    <w:p w:rsidR="00E92FAF" w:rsidRDefault="00E92FAF">
      <w:pPr>
        <w:pStyle w:val="Index2"/>
        <w:tabs>
          <w:tab w:val="right" w:leader="dot" w:pos="4094"/>
        </w:tabs>
        <w:rPr>
          <w:noProof/>
        </w:rPr>
      </w:pPr>
      <w:r>
        <w:rPr>
          <w:noProof/>
        </w:rPr>
        <w:t>JAAS login parameters, 77</w:t>
      </w:r>
    </w:p>
    <w:p w:rsidR="00E92FAF" w:rsidRDefault="00E92FAF">
      <w:pPr>
        <w:pStyle w:val="Index2"/>
        <w:tabs>
          <w:tab w:val="right" w:leader="dot" w:pos="4094"/>
        </w:tabs>
        <w:rPr>
          <w:noProof/>
        </w:rPr>
      </w:pPr>
      <w:r>
        <w:rPr>
          <w:noProof/>
        </w:rPr>
        <w:t>login operation, 73</w:t>
      </w:r>
    </w:p>
    <w:p w:rsidR="00E92FAF" w:rsidRDefault="00E92FAF">
      <w:pPr>
        <w:pStyle w:val="Index2"/>
        <w:tabs>
          <w:tab w:val="right" w:leader="dot" w:pos="4094"/>
        </w:tabs>
        <w:rPr>
          <w:noProof/>
        </w:rPr>
      </w:pPr>
      <w:r>
        <w:rPr>
          <w:noProof/>
        </w:rPr>
        <w:t>modify filter, 65</w:t>
      </w:r>
    </w:p>
    <w:p w:rsidR="00E92FAF" w:rsidRDefault="00E92FAF">
      <w:pPr>
        <w:pStyle w:val="Index2"/>
        <w:tabs>
          <w:tab w:val="right" w:leader="dot" w:pos="4094"/>
        </w:tabs>
        <w:rPr>
          <w:noProof/>
        </w:rPr>
      </w:pPr>
      <w:r>
        <w:rPr>
          <w:noProof/>
        </w:rPr>
        <w:t>overview, 79</w:t>
      </w:r>
    </w:p>
    <w:p w:rsidR="00E92FAF" w:rsidRDefault="00E92FAF">
      <w:pPr>
        <w:pStyle w:val="Index2"/>
        <w:tabs>
          <w:tab w:val="right" w:leader="dot" w:pos="4094"/>
        </w:tabs>
        <w:rPr>
          <w:noProof/>
        </w:rPr>
      </w:pPr>
      <w:r>
        <w:rPr>
          <w:noProof/>
        </w:rPr>
        <w:t>protection element, 84</w:t>
      </w:r>
    </w:p>
    <w:p w:rsidR="00E92FAF" w:rsidRDefault="00E92FAF">
      <w:pPr>
        <w:pStyle w:val="Index2"/>
        <w:tabs>
          <w:tab w:val="right" w:leader="dot" w:pos="4094"/>
        </w:tabs>
        <w:rPr>
          <w:noProof/>
        </w:rPr>
      </w:pPr>
      <w:r>
        <w:rPr>
          <w:noProof/>
        </w:rPr>
        <w:t>schema administrator, 9</w:t>
      </w:r>
    </w:p>
    <w:p w:rsidR="00E92FAF" w:rsidRDefault="00E92FAF">
      <w:pPr>
        <w:pStyle w:val="Index2"/>
        <w:tabs>
          <w:tab w:val="right" w:leader="dot" w:pos="4094"/>
        </w:tabs>
        <w:rPr>
          <w:noProof/>
        </w:rPr>
      </w:pPr>
      <w:r>
        <w:rPr>
          <w:noProof/>
        </w:rPr>
        <w:t>web services, 73</w:t>
      </w:r>
    </w:p>
    <w:p w:rsidR="00E92FAF" w:rsidRDefault="00E92FAF">
      <w:pPr>
        <w:pStyle w:val="Index2"/>
        <w:tabs>
          <w:tab w:val="right" w:leader="dot" w:pos="4094"/>
        </w:tabs>
        <w:rPr>
          <w:noProof/>
        </w:rPr>
      </w:pPr>
      <w:r>
        <w:rPr>
          <w:noProof/>
        </w:rPr>
        <w:t>workflow, 75</w:t>
      </w:r>
    </w:p>
    <w:p w:rsidR="00E92FAF" w:rsidRDefault="00E92FAF">
      <w:pPr>
        <w:pStyle w:val="Index2"/>
        <w:tabs>
          <w:tab w:val="right" w:leader="dot" w:pos="4094"/>
        </w:tabs>
        <w:rPr>
          <w:noProof/>
        </w:rPr>
      </w:pPr>
      <w:r>
        <w:rPr>
          <w:noProof/>
        </w:rPr>
        <w:t>WSDL, 73</w:t>
      </w:r>
    </w:p>
    <w:p w:rsidR="00E92FAF" w:rsidRDefault="00E92FAF">
      <w:pPr>
        <w:pStyle w:val="Index1"/>
        <w:tabs>
          <w:tab w:val="right" w:leader="dot" w:pos="4094"/>
        </w:tabs>
        <w:rPr>
          <w:noProof/>
        </w:rPr>
      </w:pPr>
      <w:r>
        <w:rPr>
          <w:noProof/>
        </w:rPr>
        <w:t>select provisioning element, 32</w:t>
      </w:r>
    </w:p>
    <w:p w:rsidR="00E92FAF" w:rsidRDefault="00E92FAF">
      <w:pPr>
        <w:pStyle w:val="Index1"/>
        <w:tabs>
          <w:tab w:val="right" w:leader="dot" w:pos="4094"/>
        </w:tabs>
        <w:rPr>
          <w:noProof/>
        </w:rPr>
      </w:pPr>
      <w:r>
        <w:rPr>
          <w:noProof/>
        </w:rPr>
        <w:t>software for authorization, 21</w:t>
      </w:r>
    </w:p>
    <w:p w:rsidR="00E92FAF" w:rsidRDefault="00E92FAF">
      <w:pPr>
        <w:pStyle w:val="Index1"/>
        <w:tabs>
          <w:tab w:val="right" w:leader="dot" w:pos="4094"/>
        </w:tabs>
        <w:rPr>
          <w:noProof/>
        </w:rPr>
      </w:pPr>
      <w:r>
        <w:rPr>
          <w:noProof/>
        </w:rPr>
        <w:t>software requirements, 8</w:t>
      </w:r>
    </w:p>
    <w:p w:rsidR="00E92FAF" w:rsidRDefault="00E92FAF">
      <w:pPr>
        <w:pStyle w:val="Index1"/>
        <w:tabs>
          <w:tab w:val="right" w:leader="dot" w:pos="4094"/>
        </w:tabs>
        <w:rPr>
          <w:noProof/>
        </w:rPr>
      </w:pPr>
      <w:r>
        <w:rPr>
          <w:noProof/>
        </w:rPr>
        <w:t>standard privileges</w:t>
      </w:r>
    </w:p>
    <w:p w:rsidR="00E92FAF" w:rsidRDefault="00E92FAF">
      <w:pPr>
        <w:pStyle w:val="Index2"/>
        <w:tabs>
          <w:tab w:val="right" w:leader="dot" w:pos="4094"/>
        </w:tabs>
        <w:rPr>
          <w:noProof/>
        </w:rPr>
      </w:pPr>
      <w:r>
        <w:rPr>
          <w:noProof/>
        </w:rPr>
        <w:t>overview, 45, 54</w:t>
      </w:r>
    </w:p>
    <w:p w:rsidR="00E92FAF" w:rsidRDefault="00E92FAF">
      <w:pPr>
        <w:pStyle w:val="Index2"/>
        <w:tabs>
          <w:tab w:val="right" w:leader="dot" w:pos="4094"/>
        </w:tabs>
        <w:rPr>
          <w:noProof/>
        </w:rPr>
      </w:pPr>
      <w:r>
        <w:rPr>
          <w:noProof/>
        </w:rPr>
        <w:t>view/update, 46</w:t>
      </w:r>
    </w:p>
    <w:p w:rsidR="00E92FAF" w:rsidRDefault="00E92FAF">
      <w:pPr>
        <w:pStyle w:val="Index1"/>
        <w:tabs>
          <w:tab w:val="right" w:leader="dot" w:pos="4094"/>
        </w:tabs>
        <w:rPr>
          <w:noProof/>
        </w:rPr>
      </w:pPr>
      <w:r>
        <w:rPr>
          <w:noProof/>
        </w:rPr>
        <w:t>strict behavior, 87</w:t>
      </w:r>
    </w:p>
    <w:p w:rsidR="00E92FAF" w:rsidRDefault="00E92FAF">
      <w:pPr>
        <w:pStyle w:val="Index1"/>
        <w:tabs>
          <w:tab w:val="right" w:leader="dot" w:pos="4094"/>
        </w:tabs>
        <w:rPr>
          <w:noProof/>
        </w:rPr>
      </w:pPr>
      <w:r>
        <w:rPr>
          <w:noProof/>
        </w:rPr>
        <w:t>submit support issue, 4</w:t>
      </w:r>
    </w:p>
    <w:p w:rsidR="00E92FAF" w:rsidRDefault="00E92FAF">
      <w:pPr>
        <w:pStyle w:val="Index1"/>
        <w:tabs>
          <w:tab w:val="right" w:leader="dot" w:pos="4094"/>
        </w:tabs>
        <w:rPr>
          <w:noProof/>
        </w:rPr>
      </w:pPr>
      <w:r>
        <w:rPr>
          <w:noProof/>
        </w:rPr>
        <w:t>Super Admin</w:t>
      </w:r>
    </w:p>
    <w:p w:rsidR="00E92FAF" w:rsidRDefault="00E92FAF">
      <w:pPr>
        <w:pStyle w:val="Index2"/>
        <w:tabs>
          <w:tab w:val="right" w:leader="dot" w:pos="4094"/>
        </w:tabs>
        <w:rPr>
          <w:noProof/>
        </w:rPr>
      </w:pPr>
      <w:r>
        <w:rPr>
          <w:noProof/>
        </w:rPr>
        <w:t>defined, 5</w:t>
      </w:r>
    </w:p>
    <w:p w:rsidR="00E92FAF" w:rsidRDefault="00E92FAF">
      <w:pPr>
        <w:pStyle w:val="Index2"/>
        <w:tabs>
          <w:tab w:val="right" w:leader="dot" w:pos="4094"/>
        </w:tabs>
        <w:rPr>
          <w:noProof/>
        </w:rPr>
      </w:pPr>
      <w:r>
        <w:rPr>
          <w:noProof/>
        </w:rPr>
        <w:t>options, 39</w:t>
      </w:r>
    </w:p>
    <w:p w:rsidR="00E92FAF" w:rsidRDefault="00E92FAF">
      <w:pPr>
        <w:pStyle w:val="Index2"/>
        <w:tabs>
          <w:tab w:val="right" w:leader="dot" w:pos="4094"/>
        </w:tabs>
        <w:rPr>
          <w:noProof/>
        </w:rPr>
      </w:pPr>
      <w:r>
        <w:rPr>
          <w:noProof/>
        </w:rPr>
        <w:t>overview, 39</w:t>
      </w:r>
    </w:p>
    <w:p w:rsidR="00E92FAF" w:rsidRDefault="00E92FAF">
      <w:pPr>
        <w:pStyle w:val="Index2"/>
        <w:tabs>
          <w:tab w:val="right" w:leader="dot" w:pos="4094"/>
        </w:tabs>
        <w:rPr>
          <w:noProof/>
        </w:rPr>
      </w:pPr>
      <w:r>
        <w:rPr>
          <w:noProof/>
        </w:rPr>
        <w:t>tasks, 40</w:t>
      </w:r>
    </w:p>
    <w:p w:rsidR="00E92FAF" w:rsidRDefault="00E92FAF">
      <w:pPr>
        <w:pStyle w:val="Index2"/>
        <w:tabs>
          <w:tab w:val="right" w:leader="dot" w:pos="4094"/>
        </w:tabs>
        <w:rPr>
          <w:noProof/>
        </w:rPr>
      </w:pPr>
      <w:r>
        <w:rPr>
          <w:noProof/>
        </w:rPr>
        <w:t>workflow, 39</w:t>
      </w:r>
    </w:p>
    <w:p w:rsidR="00E92FAF" w:rsidRDefault="00E92FAF">
      <w:pPr>
        <w:pStyle w:val="Index1"/>
        <w:tabs>
          <w:tab w:val="right" w:leader="dot" w:pos="4094"/>
        </w:tabs>
        <w:rPr>
          <w:noProof/>
        </w:rPr>
      </w:pPr>
      <w:r>
        <w:rPr>
          <w:noProof/>
        </w:rPr>
        <w:t>support</w:t>
      </w:r>
    </w:p>
    <w:p w:rsidR="00E92FAF" w:rsidRDefault="00E92FAF">
      <w:pPr>
        <w:pStyle w:val="Index2"/>
        <w:tabs>
          <w:tab w:val="right" w:leader="dot" w:pos="4094"/>
        </w:tabs>
        <w:rPr>
          <w:noProof/>
        </w:rPr>
      </w:pPr>
      <w:r>
        <w:rPr>
          <w:noProof/>
        </w:rPr>
        <w:t>submitting issue, 4</w:t>
      </w:r>
    </w:p>
    <w:p w:rsidR="00E92FAF" w:rsidRDefault="00E92FAF">
      <w:pPr>
        <w:pStyle w:val="Index1"/>
        <w:tabs>
          <w:tab w:val="right" w:leader="dot" w:pos="4094"/>
        </w:tabs>
        <w:rPr>
          <w:noProof/>
        </w:rPr>
      </w:pPr>
      <w:r>
        <w:rPr>
          <w:noProof/>
        </w:rPr>
        <w:t>supported authentication, 12</w:t>
      </w:r>
    </w:p>
    <w:p w:rsidR="00E92FAF" w:rsidRDefault="00E92FAF">
      <w:pPr>
        <w:pStyle w:val="Index1"/>
        <w:tabs>
          <w:tab w:val="right" w:leader="dot" w:pos="4094"/>
        </w:tabs>
        <w:rPr>
          <w:noProof/>
        </w:rPr>
      </w:pPr>
      <w:r>
        <w:rPr>
          <w:noProof/>
        </w:rPr>
        <w:t>system requirements, 8</w:t>
      </w:r>
    </w:p>
    <w:p w:rsidR="00E92FAF" w:rsidRDefault="00E92FAF">
      <w:pPr>
        <w:pStyle w:val="IndexHeading"/>
        <w:keepNext/>
        <w:tabs>
          <w:tab w:val="right" w:leader="dot" w:pos="4094"/>
        </w:tabs>
        <w:rPr>
          <w:rFonts w:ascii="Times New Roman" w:hAnsi="Times New Roman"/>
          <w:b w:val="0"/>
          <w:bCs w:val="0"/>
          <w:noProof/>
        </w:rPr>
      </w:pPr>
      <w:r>
        <w:rPr>
          <w:noProof/>
        </w:rPr>
        <w:t>T</w:t>
      </w:r>
    </w:p>
    <w:p w:rsidR="00E92FAF" w:rsidRDefault="00E92FAF">
      <w:pPr>
        <w:pStyle w:val="Index1"/>
        <w:tabs>
          <w:tab w:val="right" w:leader="dot" w:pos="4094"/>
        </w:tabs>
        <w:rPr>
          <w:noProof/>
        </w:rPr>
      </w:pPr>
      <w:r>
        <w:rPr>
          <w:noProof/>
        </w:rPr>
        <w:t>test integration, 10</w:t>
      </w:r>
    </w:p>
    <w:p w:rsidR="00E92FAF" w:rsidRDefault="00E92FAF">
      <w:pPr>
        <w:pStyle w:val="Index1"/>
        <w:tabs>
          <w:tab w:val="right" w:leader="dot" w:pos="4094"/>
        </w:tabs>
        <w:rPr>
          <w:noProof/>
        </w:rPr>
      </w:pPr>
      <w:r>
        <w:rPr>
          <w:noProof/>
        </w:rPr>
        <w:t>Tomcat, 8</w:t>
      </w:r>
    </w:p>
    <w:p w:rsidR="00E92FAF" w:rsidRDefault="00E92FAF">
      <w:pPr>
        <w:pStyle w:val="IndexHeading"/>
        <w:keepNext/>
        <w:tabs>
          <w:tab w:val="right" w:leader="dot" w:pos="4094"/>
        </w:tabs>
        <w:rPr>
          <w:rFonts w:ascii="Times New Roman" w:hAnsi="Times New Roman"/>
          <w:b w:val="0"/>
          <w:bCs w:val="0"/>
          <w:noProof/>
        </w:rPr>
      </w:pPr>
      <w:r>
        <w:rPr>
          <w:noProof/>
        </w:rPr>
        <w:t>U</w:t>
      </w:r>
    </w:p>
    <w:p w:rsidR="00E92FAF" w:rsidRDefault="00E92FAF">
      <w:pPr>
        <w:pStyle w:val="Index1"/>
        <w:tabs>
          <w:tab w:val="right" w:leader="dot" w:pos="4094"/>
        </w:tabs>
        <w:rPr>
          <w:noProof/>
        </w:rPr>
      </w:pPr>
      <w:r>
        <w:rPr>
          <w:noProof/>
        </w:rPr>
        <w:t>unlock user, 44</w:t>
      </w:r>
    </w:p>
    <w:p w:rsidR="00E92FAF" w:rsidRDefault="00E92FAF">
      <w:pPr>
        <w:pStyle w:val="Index1"/>
        <w:tabs>
          <w:tab w:val="right" w:leader="dot" w:pos="4094"/>
        </w:tabs>
        <w:rPr>
          <w:noProof/>
        </w:rPr>
      </w:pPr>
      <w:r>
        <w:rPr>
          <w:noProof/>
        </w:rPr>
        <w:t>update PG and role for group, 62</w:t>
      </w:r>
    </w:p>
    <w:p w:rsidR="00E92FAF" w:rsidRDefault="00E92FAF">
      <w:pPr>
        <w:pStyle w:val="Index1"/>
        <w:tabs>
          <w:tab w:val="right" w:leader="dot" w:pos="4094"/>
        </w:tabs>
        <w:rPr>
          <w:noProof/>
        </w:rPr>
      </w:pPr>
      <w:r>
        <w:rPr>
          <w:noProof/>
        </w:rPr>
        <w:t>update PG and role for user, 51</w:t>
      </w:r>
    </w:p>
    <w:p w:rsidR="00E92FAF" w:rsidRDefault="00E92FAF">
      <w:pPr>
        <w:pStyle w:val="Index1"/>
        <w:tabs>
          <w:tab w:val="right" w:leader="dot" w:pos="4094"/>
        </w:tabs>
        <w:rPr>
          <w:noProof/>
        </w:rPr>
      </w:pPr>
      <w:r>
        <w:rPr>
          <w:noProof/>
        </w:rPr>
        <w:t>update provisioning element, 34</w:t>
      </w:r>
    </w:p>
    <w:p w:rsidR="00E92FAF" w:rsidRDefault="00E92FAF">
      <w:pPr>
        <w:pStyle w:val="Index1"/>
        <w:tabs>
          <w:tab w:val="right" w:leader="dot" w:pos="4094"/>
        </w:tabs>
        <w:rPr>
          <w:noProof/>
        </w:rPr>
      </w:pPr>
      <w:r>
        <w:rPr>
          <w:noProof/>
        </w:rPr>
        <w:t>UPT</w:t>
      </w:r>
    </w:p>
    <w:p w:rsidR="00E92FAF" w:rsidRDefault="00E92FAF">
      <w:pPr>
        <w:pStyle w:val="Index2"/>
        <w:tabs>
          <w:tab w:val="right" w:leader="dot" w:pos="4094"/>
        </w:tabs>
        <w:rPr>
          <w:noProof/>
        </w:rPr>
      </w:pPr>
      <w:r>
        <w:rPr>
          <w:noProof/>
        </w:rPr>
        <w:t>add security filter, 63</w:t>
      </w:r>
    </w:p>
    <w:p w:rsidR="00E92FAF" w:rsidRDefault="00E92FAF">
      <w:pPr>
        <w:pStyle w:val="Index2"/>
        <w:tabs>
          <w:tab w:val="right" w:leader="dot" w:pos="4094"/>
        </w:tabs>
        <w:rPr>
          <w:noProof/>
        </w:rPr>
      </w:pPr>
      <w:r>
        <w:rPr>
          <w:noProof/>
        </w:rPr>
        <w:t>Admin Mode, 47</w:t>
      </w:r>
    </w:p>
    <w:p w:rsidR="00E92FAF" w:rsidRDefault="00E92FAF">
      <w:pPr>
        <w:pStyle w:val="Index2"/>
        <w:tabs>
          <w:tab w:val="right" w:leader="dot" w:pos="4094"/>
        </w:tabs>
        <w:rPr>
          <w:noProof/>
        </w:rPr>
      </w:pPr>
      <w:r>
        <w:rPr>
          <w:noProof/>
        </w:rPr>
        <w:t>assign element, 35, 37</w:t>
      </w:r>
    </w:p>
    <w:p w:rsidR="00E92FAF" w:rsidRDefault="00E92FAF">
      <w:pPr>
        <w:pStyle w:val="Index2"/>
        <w:tabs>
          <w:tab w:val="right" w:leader="dot" w:pos="4094"/>
        </w:tabs>
        <w:rPr>
          <w:noProof/>
        </w:rPr>
      </w:pPr>
      <w:r>
        <w:rPr>
          <w:noProof/>
        </w:rPr>
        <w:t>basic functions, 30</w:t>
      </w:r>
    </w:p>
    <w:p w:rsidR="00E92FAF" w:rsidRDefault="00E92FAF">
      <w:pPr>
        <w:pStyle w:val="Index2"/>
        <w:tabs>
          <w:tab w:val="right" w:leader="dot" w:pos="4094"/>
        </w:tabs>
        <w:rPr>
          <w:noProof/>
        </w:rPr>
      </w:pPr>
      <w:r>
        <w:rPr>
          <w:noProof/>
        </w:rPr>
        <w:lastRenderedPageBreak/>
        <w:t>create element, 31</w:t>
      </w:r>
    </w:p>
    <w:p w:rsidR="00E92FAF" w:rsidRDefault="00E92FAF">
      <w:pPr>
        <w:pStyle w:val="Index2"/>
        <w:tabs>
          <w:tab w:val="right" w:leader="dot" w:pos="4094"/>
        </w:tabs>
        <w:rPr>
          <w:noProof/>
        </w:rPr>
      </w:pPr>
      <w:r>
        <w:rPr>
          <w:noProof/>
        </w:rPr>
        <w:t>create schema and database, 70</w:t>
      </w:r>
    </w:p>
    <w:p w:rsidR="00E92FAF" w:rsidRDefault="00E92FAF">
      <w:pPr>
        <w:pStyle w:val="Index2"/>
        <w:tabs>
          <w:tab w:val="right" w:leader="dot" w:pos="4094"/>
        </w:tabs>
        <w:rPr>
          <w:noProof/>
        </w:rPr>
      </w:pPr>
      <w:r>
        <w:rPr>
          <w:noProof/>
        </w:rPr>
        <w:t>deassign element, 35, 37</w:t>
      </w:r>
    </w:p>
    <w:p w:rsidR="00E92FAF" w:rsidRDefault="00E92FAF">
      <w:pPr>
        <w:pStyle w:val="Index2"/>
        <w:tabs>
          <w:tab w:val="right" w:leader="dot" w:pos="4094"/>
        </w:tabs>
        <w:rPr>
          <w:noProof/>
        </w:rPr>
      </w:pPr>
      <w:r>
        <w:rPr>
          <w:noProof/>
        </w:rPr>
        <w:t>delete element, 34</w:t>
      </w:r>
    </w:p>
    <w:p w:rsidR="00E92FAF" w:rsidRDefault="00E92FAF">
      <w:pPr>
        <w:pStyle w:val="Index2"/>
        <w:tabs>
          <w:tab w:val="right" w:leader="dot" w:pos="4094"/>
        </w:tabs>
        <w:rPr>
          <w:noProof/>
        </w:rPr>
      </w:pPr>
      <w:r>
        <w:rPr>
          <w:noProof/>
        </w:rPr>
        <w:t>deployment, 66, 69, 72</w:t>
      </w:r>
    </w:p>
    <w:p w:rsidR="00E92FAF" w:rsidRDefault="00E92FAF">
      <w:pPr>
        <w:pStyle w:val="Index2"/>
        <w:tabs>
          <w:tab w:val="right" w:leader="dot" w:pos="4094"/>
        </w:tabs>
        <w:rPr>
          <w:noProof/>
        </w:rPr>
      </w:pPr>
      <w:r>
        <w:rPr>
          <w:noProof/>
        </w:rPr>
        <w:t>edit/update security filter, 65</w:t>
      </w:r>
    </w:p>
    <w:p w:rsidR="00E92FAF" w:rsidRDefault="00E92FAF">
      <w:pPr>
        <w:pStyle w:val="Index2"/>
        <w:tabs>
          <w:tab w:val="right" w:leader="dot" w:pos="4094"/>
        </w:tabs>
        <w:rPr>
          <w:noProof/>
        </w:rPr>
      </w:pPr>
      <w:r>
        <w:rPr>
          <w:noProof/>
        </w:rPr>
        <w:t>event logging, 25</w:t>
      </w:r>
    </w:p>
    <w:p w:rsidR="00E92FAF" w:rsidRDefault="00E92FAF">
      <w:pPr>
        <w:pStyle w:val="Index2"/>
        <w:tabs>
          <w:tab w:val="right" w:leader="dot" w:pos="4094"/>
        </w:tabs>
        <w:rPr>
          <w:noProof/>
        </w:rPr>
      </w:pPr>
      <w:r>
        <w:rPr>
          <w:noProof/>
        </w:rPr>
        <w:t>find element to assign, 38</w:t>
      </w:r>
    </w:p>
    <w:p w:rsidR="00E92FAF" w:rsidRDefault="00E92FAF">
      <w:pPr>
        <w:pStyle w:val="Index2"/>
        <w:tabs>
          <w:tab w:val="right" w:leader="dot" w:pos="4094"/>
        </w:tabs>
        <w:rPr>
          <w:noProof/>
        </w:rPr>
      </w:pPr>
      <w:r>
        <w:rPr>
          <w:noProof/>
        </w:rPr>
        <w:t>installation, 66, 69</w:t>
      </w:r>
    </w:p>
    <w:p w:rsidR="00E92FAF" w:rsidRDefault="00E92FAF">
      <w:pPr>
        <w:pStyle w:val="Index2"/>
        <w:tabs>
          <w:tab w:val="right" w:leader="dot" w:pos="4094"/>
        </w:tabs>
        <w:rPr>
          <w:noProof/>
        </w:rPr>
      </w:pPr>
      <w:r>
        <w:rPr>
          <w:noProof/>
        </w:rPr>
        <w:t>instance level security, 62</w:t>
      </w:r>
    </w:p>
    <w:p w:rsidR="00E92FAF" w:rsidRDefault="00E92FAF">
      <w:pPr>
        <w:pStyle w:val="Index2"/>
        <w:tabs>
          <w:tab w:val="right" w:leader="dot" w:pos="4094"/>
        </w:tabs>
        <w:rPr>
          <w:noProof/>
        </w:rPr>
      </w:pPr>
      <w:r>
        <w:rPr>
          <w:noProof/>
        </w:rPr>
        <w:t>JAAS login parameters, 71</w:t>
      </w:r>
    </w:p>
    <w:p w:rsidR="00E92FAF" w:rsidRDefault="00E92FAF">
      <w:pPr>
        <w:pStyle w:val="Index2"/>
        <w:tabs>
          <w:tab w:val="right" w:leader="dot" w:pos="4094"/>
        </w:tabs>
        <w:rPr>
          <w:noProof/>
        </w:rPr>
      </w:pPr>
      <w:r>
        <w:rPr>
          <w:noProof/>
        </w:rPr>
        <w:t>JBoss common server, 68</w:t>
      </w:r>
    </w:p>
    <w:p w:rsidR="00E92FAF" w:rsidRDefault="00E92FAF">
      <w:pPr>
        <w:pStyle w:val="Index2"/>
        <w:tabs>
          <w:tab w:val="right" w:leader="dot" w:pos="4094"/>
        </w:tabs>
        <w:rPr>
          <w:noProof/>
        </w:rPr>
      </w:pPr>
      <w:r>
        <w:rPr>
          <w:noProof/>
        </w:rPr>
        <w:t>JBoss deployment, 67</w:t>
      </w:r>
    </w:p>
    <w:p w:rsidR="00E92FAF" w:rsidRDefault="00E92FAF">
      <w:pPr>
        <w:pStyle w:val="Index2"/>
        <w:tabs>
          <w:tab w:val="right" w:leader="dot" w:pos="4094"/>
        </w:tabs>
        <w:rPr>
          <w:noProof/>
        </w:rPr>
      </w:pPr>
      <w:r>
        <w:rPr>
          <w:noProof/>
        </w:rPr>
        <w:t>local install/local schema, 69</w:t>
      </w:r>
    </w:p>
    <w:p w:rsidR="00E92FAF" w:rsidRDefault="00E92FAF">
      <w:pPr>
        <w:pStyle w:val="Index2"/>
        <w:tabs>
          <w:tab w:val="right" w:leader="dot" w:pos="4094"/>
        </w:tabs>
        <w:rPr>
          <w:noProof/>
        </w:rPr>
      </w:pPr>
      <w:r>
        <w:rPr>
          <w:noProof/>
        </w:rPr>
        <w:t>login, 29</w:t>
      </w:r>
    </w:p>
    <w:p w:rsidR="00E92FAF" w:rsidRDefault="00E92FAF">
      <w:pPr>
        <w:pStyle w:val="Index2"/>
        <w:tabs>
          <w:tab w:val="right" w:leader="dot" w:pos="4094"/>
        </w:tabs>
        <w:rPr>
          <w:noProof/>
        </w:rPr>
      </w:pPr>
      <w:r>
        <w:rPr>
          <w:noProof/>
        </w:rPr>
        <w:t>modify element, 34</w:t>
      </w:r>
    </w:p>
    <w:p w:rsidR="00E92FAF" w:rsidRDefault="00E92FAF">
      <w:pPr>
        <w:pStyle w:val="Index2"/>
        <w:tabs>
          <w:tab w:val="right" w:leader="dot" w:pos="4094"/>
        </w:tabs>
        <w:rPr>
          <w:noProof/>
        </w:rPr>
      </w:pPr>
      <w:r>
        <w:rPr>
          <w:noProof/>
        </w:rPr>
        <w:t>multi-install/multi schema, 68</w:t>
      </w:r>
    </w:p>
    <w:p w:rsidR="00E92FAF" w:rsidRDefault="00E92FAF">
      <w:pPr>
        <w:pStyle w:val="Index2"/>
        <w:tabs>
          <w:tab w:val="right" w:leader="dot" w:pos="4094"/>
        </w:tabs>
        <w:rPr>
          <w:noProof/>
        </w:rPr>
      </w:pPr>
      <w:r>
        <w:rPr>
          <w:noProof/>
        </w:rPr>
        <w:t>overview, 29</w:t>
      </w:r>
    </w:p>
    <w:p w:rsidR="00E92FAF" w:rsidRDefault="00E92FAF">
      <w:pPr>
        <w:pStyle w:val="Index2"/>
        <w:tabs>
          <w:tab w:val="right" w:leader="dot" w:pos="4094"/>
        </w:tabs>
        <w:rPr>
          <w:noProof/>
        </w:rPr>
      </w:pPr>
      <w:r>
        <w:rPr>
          <w:noProof/>
        </w:rPr>
        <w:t>release contents, 66</w:t>
      </w:r>
    </w:p>
    <w:p w:rsidR="00E92FAF" w:rsidRDefault="00E92FAF">
      <w:pPr>
        <w:pStyle w:val="Index2"/>
        <w:tabs>
          <w:tab w:val="right" w:leader="dot" w:pos="4094"/>
        </w:tabs>
        <w:rPr>
          <w:noProof/>
        </w:rPr>
      </w:pPr>
      <w:r>
        <w:rPr>
          <w:noProof/>
        </w:rPr>
        <w:t>sample error messages, 32</w:t>
      </w:r>
    </w:p>
    <w:p w:rsidR="00E92FAF" w:rsidRDefault="00E92FAF">
      <w:pPr>
        <w:pStyle w:val="Index2"/>
        <w:tabs>
          <w:tab w:val="right" w:leader="dot" w:pos="4094"/>
        </w:tabs>
        <w:rPr>
          <w:noProof/>
        </w:rPr>
      </w:pPr>
      <w:r>
        <w:rPr>
          <w:noProof/>
        </w:rPr>
        <w:t>schema datasource, 70</w:t>
      </w:r>
    </w:p>
    <w:p w:rsidR="00E92FAF" w:rsidRDefault="00E92FAF">
      <w:pPr>
        <w:pStyle w:val="Index2"/>
        <w:tabs>
          <w:tab w:val="right" w:leader="dot" w:pos="4094"/>
        </w:tabs>
        <w:rPr>
          <w:noProof/>
        </w:rPr>
      </w:pPr>
      <w:r>
        <w:rPr>
          <w:noProof/>
        </w:rPr>
        <w:t>search for element, 32</w:t>
      </w:r>
    </w:p>
    <w:p w:rsidR="00E92FAF" w:rsidRDefault="00E92FAF">
      <w:pPr>
        <w:pStyle w:val="Index2"/>
        <w:tabs>
          <w:tab w:val="right" w:leader="dot" w:pos="4094"/>
        </w:tabs>
        <w:rPr>
          <w:noProof/>
        </w:rPr>
      </w:pPr>
      <w:r>
        <w:rPr>
          <w:noProof/>
        </w:rPr>
        <w:t>single install/single schema, 67</w:t>
      </w:r>
    </w:p>
    <w:p w:rsidR="00E92FAF" w:rsidRDefault="00E92FAF">
      <w:pPr>
        <w:pStyle w:val="Index2"/>
        <w:tabs>
          <w:tab w:val="right" w:leader="dot" w:pos="4094"/>
        </w:tabs>
        <w:rPr>
          <w:noProof/>
        </w:rPr>
      </w:pPr>
      <w:r>
        <w:rPr>
          <w:noProof/>
        </w:rPr>
        <w:t>standard privileges, 45, 54</w:t>
      </w:r>
    </w:p>
    <w:p w:rsidR="00E92FAF" w:rsidRDefault="00E92FAF">
      <w:pPr>
        <w:pStyle w:val="Index2"/>
        <w:tabs>
          <w:tab w:val="right" w:leader="dot" w:pos="4094"/>
        </w:tabs>
        <w:rPr>
          <w:noProof/>
        </w:rPr>
      </w:pPr>
      <w:r>
        <w:rPr>
          <w:noProof/>
        </w:rPr>
        <w:t>Super Admin, 39</w:t>
      </w:r>
    </w:p>
    <w:p w:rsidR="00E92FAF" w:rsidRDefault="00E92FAF">
      <w:pPr>
        <w:pStyle w:val="Index2"/>
        <w:tabs>
          <w:tab w:val="right" w:leader="dot" w:pos="4094"/>
        </w:tabs>
        <w:rPr>
          <w:noProof/>
        </w:rPr>
      </w:pPr>
      <w:r>
        <w:rPr>
          <w:noProof/>
        </w:rPr>
        <w:t>view element details, 32</w:t>
      </w:r>
    </w:p>
    <w:p w:rsidR="00E92FAF" w:rsidRDefault="00E92FAF">
      <w:pPr>
        <w:pStyle w:val="Index2"/>
        <w:tabs>
          <w:tab w:val="right" w:leader="dot" w:pos="4094"/>
        </w:tabs>
        <w:rPr>
          <w:noProof/>
        </w:rPr>
      </w:pPr>
      <w:r>
        <w:rPr>
          <w:noProof/>
        </w:rPr>
        <w:t>view security filter, 65</w:t>
      </w:r>
    </w:p>
    <w:p w:rsidR="00E92FAF" w:rsidRDefault="00E92FAF">
      <w:pPr>
        <w:pStyle w:val="Index2"/>
        <w:tabs>
          <w:tab w:val="right" w:leader="dot" w:pos="4094"/>
        </w:tabs>
        <w:rPr>
          <w:noProof/>
        </w:rPr>
      </w:pPr>
      <w:r>
        <w:rPr>
          <w:noProof/>
        </w:rPr>
        <w:t>workflow, 29</w:t>
      </w:r>
    </w:p>
    <w:p w:rsidR="00E92FAF" w:rsidRDefault="00E92FAF">
      <w:pPr>
        <w:pStyle w:val="Index1"/>
        <w:tabs>
          <w:tab w:val="right" w:leader="dot" w:pos="4094"/>
        </w:tabs>
        <w:rPr>
          <w:noProof/>
        </w:rPr>
      </w:pPr>
      <w:r>
        <w:rPr>
          <w:noProof/>
        </w:rPr>
        <w:t>user administration, 42, 43, 44, 50, 51</w:t>
      </w:r>
    </w:p>
    <w:p w:rsidR="00E92FAF" w:rsidRDefault="00E92FAF">
      <w:pPr>
        <w:pStyle w:val="Index1"/>
        <w:tabs>
          <w:tab w:val="right" w:leader="dot" w:pos="4094"/>
        </w:tabs>
        <w:rPr>
          <w:noProof/>
        </w:rPr>
      </w:pPr>
      <w:r>
        <w:rPr>
          <w:noProof/>
        </w:rPr>
        <w:t>user creation, 42, 50</w:t>
      </w:r>
    </w:p>
    <w:p w:rsidR="00E92FAF" w:rsidRDefault="00E92FAF">
      <w:pPr>
        <w:pStyle w:val="Index1"/>
        <w:tabs>
          <w:tab w:val="right" w:leader="dot" w:pos="4094"/>
        </w:tabs>
        <w:rPr>
          <w:noProof/>
        </w:rPr>
      </w:pPr>
      <w:r>
        <w:rPr>
          <w:noProof/>
        </w:rPr>
        <w:t>user grouping, 50, 61</w:t>
      </w:r>
    </w:p>
    <w:p w:rsidR="00E92FAF" w:rsidRDefault="00E92FAF">
      <w:pPr>
        <w:pStyle w:val="Index1"/>
        <w:tabs>
          <w:tab w:val="right" w:leader="dot" w:pos="4094"/>
        </w:tabs>
        <w:rPr>
          <w:noProof/>
        </w:rPr>
      </w:pPr>
      <w:r>
        <w:rPr>
          <w:noProof/>
        </w:rPr>
        <w:t>user PEs and privileges, 52</w:t>
      </w:r>
    </w:p>
    <w:p w:rsidR="00E92FAF" w:rsidRDefault="00E92FAF">
      <w:pPr>
        <w:pStyle w:val="Index1"/>
        <w:tabs>
          <w:tab w:val="right" w:leader="dot" w:pos="4094"/>
        </w:tabs>
        <w:rPr>
          <w:noProof/>
        </w:rPr>
      </w:pPr>
      <w:r>
        <w:rPr>
          <w:noProof/>
        </w:rPr>
        <w:t>user PGs and roles, 51</w:t>
      </w:r>
    </w:p>
    <w:p w:rsidR="00E92FAF" w:rsidRDefault="00E92FAF">
      <w:pPr>
        <w:pStyle w:val="Index1"/>
        <w:tabs>
          <w:tab w:val="right" w:leader="dot" w:pos="4094"/>
        </w:tabs>
        <w:rPr>
          <w:noProof/>
        </w:rPr>
      </w:pPr>
      <w:r>
        <w:rPr>
          <w:noProof/>
        </w:rPr>
        <w:t>user provisioning, 5, 99</w:t>
      </w:r>
    </w:p>
    <w:p w:rsidR="00E92FAF" w:rsidRDefault="00E92FAF">
      <w:pPr>
        <w:pStyle w:val="Index1"/>
        <w:tabs>
          <w:tab w:val="right" w:leader="dot" w:pos="4094"/>
        </w:tabs>
        <w:rPr>
          <w:noProof/>
        </w:rPr>
      </w:pPr>
      <w:r>
        <w:rPr>
          <w:noProof/>
        </w:rPr>
        <w:t>user reporting, 52</w:t>
      </w:r>
    </w:p>
    <w:p w:rsidR="00E92FAF" w:rsidRDefault="00E92FAF">
      <w:pPr>
        <w:pStyle w:val="Index1"/>
        <w:tabs>
          <w:tab w:val="right" w:leader="dot" w:pos="4094"/>
        </w:tabs>
        <w:rPr>
          <w:noProof/>
        </w:rPr>
      </w:pPr>
      <w:r>
        <w:rPr>
          <w:noProof/>
        </w:rPr>
        <w:t>using authentication manager class, 11</w:t>
      </w:r>
    </w:p>
    <w:p w:rsidR="00E92FAF" w:rsidRDefault="00E92FAF">
      <w:pPr>
        <w:pStyle w:val="IndexHeading"/>
        <w:keepNext/>
        <w:tabs>
          <w:tab w:val="right" w:leader="dot" w:pos="4094"/>
        </w:tabs>
        <w:rPr>
          <w:rFonts w:ascii="Times New Roman" w:hAnsi="Times New Roman"/>
          <w:b w:val="0"/>
          <w:bCs w:val="0"/>
          <w:noProof/>
        </w:rPr>
      </w:pPr>
      <w:r>
        <w:rPr>
          <w:noProof/>
        </w:rPr>
        <w:t>V</w:t>
      </w:r>
    </w:p>
    <w:p w:rsidR="00E92FAF" w:rsidRDefault="00E92FAF">
      <w:pPr>
        <w:pStyle w:val="Index1"/>
        <w:tabs>
          <w:tab w:val="right" w:leader="dot" w:pos="4094"/>
        </w:tabs>
        <w:rPr>
          <w:noProof/>
        </w:rPr>
      </w:pPr>
      <w:r>
        <w:rPr>
          <w:noProof/>
        </w:rPr>
        <w:t>view application details, 41</w:t>
      </w:r>
    </w:p>
    <w:p w:rsidR="00E92FAF" w:rsidRDefault="00E92FAF">
      <w:pPr>
        <w:pStyle w:val="Index1"/>
        <w:tabs>
          <w:tab w:val="right" w:leader="dot" w:pos="4094"/>
        </w:tabs>
        <w:rPr>
          <w:noProof/>
        </w:rPr>
      </w:pPr>
      <w:r>
        <w:rPr>
          <w:noProof/>
        </w:rPr>
        <w:t>view element details, 32</w:t>
      </w:r>
    </w:p>
    <w:p w:rsidR="00E92FAF" w:rsidRDefault="00E92FAF">
      <w:pPr>
        <w:pStyle w:val="Index1"/>
        <w:tabs>
          <w:tab w:val="right" w:leader="dot" w:pos="4094"/>
        </w:tabs>
        <w:rPr>
          <w:noProof/>
        </w:rPr>
      </w:pPr>
      <w:r>
        <w:rPr>
          <w:noProof/>
        </w:rPr>
        <w:t>view group details, 60</w:t>
      </w:r>
    </w:p>
    <w:p w:rsidR="00E92FAF" w:rsidRDefault="00E92FAF">
      <w:pPr>
        <w:pStyle w:val="Index1"/>
        <w:tabs>
          <w:tab w:val="right" w:leader="dot" w:pos="4094"/>
        </w:tabs>
        <w:rPr>
          <w:noProof/>
        </w:rPr>
      </w:pPr>
      <w:r>
        <w:rPr>
          <w:noProof/>
        </w:rPr>
        <w:t>view logs, 27</w:t>
      </w:r>
    </w:p>
    <w:p w:rsidR="00E92FAF" w:rsidRDefault="00E92FAF">
      <w:pPr>
        <w:pStyle w:val="Index1"/>
        <w:tabs>
          <w:tab w:val="right" w:leader="dot" w:pos="4094"/>
        </w:tabs>
        <w:rPr>
          <w:noProof/>
        </w:rPr>
      </w:pPr>
      <w:r>
        <w:rPr>
          <w:noProof/>
        </w:rPr>
        <w:t>view PE and privileges for group, 62</w:t>
      </w:r>
    </w:p>
    <w:p w:rsidR="00E92FAF" w:rsidRDefault="00E92FAF">
      <w:pPr>
        <w:pStyle w:val="Index1"/>
        <w:tabs>
          <w:tab w:val="right" w:leader="dot" w:pos="4094"/>
        </w:tabs>
        <w:rPr>
          <w:noProof/>
        </w:rPr>
      </w:pPr>
      <w:r>
        <w:rPr>
          <w:noProof/>
        </w:rPr>
        <w:t>view PE and privileges for user, 52</w:t>
      </w:r>
    </w:p>
    <w:p w:rsidR="00E92FAF" w:rsidRDefault="00E92FAF">
      <w:pPr>
        <w:pStyle w:val="Index1"/>
        <w:tabs>
          <w:tab w:val="right" w:leader="dot" w:pos="4094"/>
        </w:tabs>
        <w:rPr>
          <w:noProof/>
        </w:rPr>
      </w:pPr>
      <w:r>
        <w:rPr>
          <w:noProof/>
        </w:rPr>
        <w:t>view privilege details, 46, 54</w:t>
      </w:r>
    </w:p>
    <w:p w:rsidR="00E92FAF" w:rsidRDefault="00E92FAF">
      <w:pPr>
        <w:pStyle w:val="Index1"/>
        <w:tabs>
          <w:tab w:val="right" w:leader="dot" w:pos="4094"/>
        </w:tabs>
        <w:rPr>
          <w:noProof/>
        </w:rPr>
      </w:pPr>
      <w:r>
        <w:rPr>
          <w:noProof/>
        </w:rPr>
        <w:t>view protection element details, 53</w:t>
      </w:r>
    </w:p>
    <w:p w:rsidR="00E92FAF" w:rsidRDefault="00E92FAF">
      <w:pPr>
        <w:pStyle w:val="Index1"/>
        <w:tabs>
          <w:tab w:val="right" w:leader="dot" w:pos="4094"/>
        </w:tabs>
        <w:rPr>
          <w:noProof/>
        </w:rPr>
      </w:pPr>
      <w:r>
        <w:rPr>
          <w:noProof/>
        </w:rPr>
        <w:t>view protection group details, 55</w:t>
      </w:r>
    </w:p>
    <w:p w:rsidR="00E92FAF" w:rsidRDefault="00E92FAF">
      <w:pPr>
        <w:pStyle w:val="Index1"/>
        <w:tabs>
          <w:tab w:val="right" w:leader="dot" w:pos="4094"/>
        </w:tabs>
        <w:rPr>
          <w:noProof/>
        </w:rPr>
      </w:pPr>
      <w:r>
        <w:rPr>
          <w:noProof/>
        </w:rPr>
        <w:t>view role details, 58</w:t>
      </w:r>
    </w:p>
    <w:p w:rsidR="00E92FAF" w:rsidRDefault="00E92FAF">
      <w:pPr>
        <w:pStyle w:val="Index1"/>
        <w:tabs>
          <w:tab w:val="right" w:leader="dot" w:pos="4094"/>
        </w:tabs>
        <w:rPr>
          <w:noProof/>
        </w:rPr>
      </w:pPr>
      <w:r>
        <w:rPr>
          <w:noProof/>
        </w:rPr>
        <w:t>view user details, 43</w:t>
      </w:r>
    </w:p>
    <w:p w:rsidR="00E92FAF" w:rsidRDefault="00E92FAF">
      <w:pPr>
        <w:pStyle w:val="IndexHeading"/>
        <w:keepNext/>
        <w:tabs>
          <w:tab w:val="right" w:leader="dot" w:pos="4094"/>
        </w:tabs>
        <w:rPr>
          <w:rFonts w:ascii="Times New Roman" w:hAnsi="Times New Roman"/>
          <w:b w:val="0"/>
          <w:bCs w:val="0"/>
          <w:noProof/>
        </w:rPr>
      </w:pPr>
      <w:r>
        <w:rPr>
          <w:noProof/>
        </w:rPr>
        <w:t>W</w:t>
      </w:r>
    </w:p>
    <w:p w:rsidR="00E92FAF" w:rsidRDefault="00E92FAF">
      <w:pPr>
        <w:pStyle w:val="Index1"/>
        <w:tabs>
          <w:tab w:val="right" w:leader="dot" w:pos="4094"/>
        </w:tabs>
        <w:rPr>
          <w:noProof/>
        </w:rPr>
      </w:pPr>
      <w:r>
        <w:rPr>
          <w:noProof/>
        </w:rPr>
        <w:t>workflow</w:t>
      </w:r>
    </w:p>
    <w:p w:rsidR="00E92FAF" w:rsidRDefault="00E92FAF">
      <w:pPr>
        <w:pStyle w:val="Index2"/>
        <w:tabs>
          <w:tab w:val="right" w:leader="dot" w:pos="4094"/>
        </w:tabs>
        <w:rPr>
          <w:noProof/>
        </w:rPr>
      </w:pPr>
      <w:r>
        <w:rPr>
          <w:noProof/>
        </w:rPr>
        <w:t>Acegi, 92</w:t>
      </w:r>
    </w:p>
    <w:p w:rsidR="00E92FAF" w:rsidRDefault="00E92FAF">
      <w:pPr>
        <w:pStyle w:val="Index2"/>
        <w:tabs>
          <w:tab w:val="right" w:leader="dot" w:pos="4094"/>
        </w:tabs>
        <w:rPr>
          <w:noProof/>
        </w:rPr>
      </w:pPr>
      <w:r>
        <w:rPr>
          <w:noProof/>
        </w:rPr>
        <w:t>Admin Mode, 49</w:t>
      </w:r>
    </w:p>
    <w:p w:rsidR="00E92FAF" w:rsidRDefault="00E92FAF">
      <w:pPr>
        <w:pStyle w:val="Index2"/>
        <w:tabs>
          <w:tab w:val="right" w:leader="dot" w:pos="4094"/>
        </w:tabs>
        <w:rPr>
          <w:noProof/>
        </w:rPr>
      </w:pPr>
      <w:r>
        <w:rPr>
          <w:noProof/>
        </w:rPr>
        <w:t>security web service, 75</w:t>
      </w:r>
    </w:p>
    <w:p w:rsidR="00E92FAF" w:rsidRDefault="00E92FAF">
      <w:pPr>
        <w:pStyle w:val="Index2"/>
        <w:tabs>
          <w:tab w:val="right" w:leader="dot" w:pos="4094"/>
        </w:tabs>
        <w:rPr>
          <w:noProof/>
        </w:rPr>
      </w:pPr>
      <w:r>
        <w:rPr>
          <w:noProof/>
        </w:rPr>
        <w:t>Super Admin, 39</w:t>
      </w:r>
    </w:p>
    <w:p w:rsidR="00E92FAF" w:rsidRDefault="00E92FAF" w:rsidP="00D544CF">
      <w:pPr>
        <w:pStyle w:val="BodyText"/>
        <w:rPr>
          <w:noProof/>
        </w:rPr>
        <w:sectPr w:rsidR="00E92FAF" w:rsidSect="00E92FAF">
          <w:type w:val="continuous"/>
          <w:pgSz w:w="12240" w:h="15840" w:code="1"/>
          <w:pgMar w:top="1440" w:right="1440" w:bottom="1440" w:left="1440" w:header="720" w:footer="720" w:gutter="432"/>
          <w:cols w:num="2" w:space="720"/>
          <w:titlePg/>
          <w:docGrid w:linePitch="360"/>
        </w:sectPr>
      </w:pPr>
    </w:p>
    <w:p w:rsidR="00827861" w:rsidRPr="00D544CF" w:rsidRDefault="00F228E8" w:rsidP="00D544CF">
      <w:pPr>
        <w:pStyle w:val="BodyText"/>
      </w:pPr>
      <w:r>
        <w:lastRenderedPageBreak/>
        <w:fldChar w:fldCharType="end"/>
      </w:r>
    </w:p>
    <w:sectPr w:rsidR="00827861" w:rsidRPr="00D544CF" w:rsidSect="00E92FAF">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18" w:author=" Vijay Parmar" w:date="2009-08-22T20:55:00Z" w:initials="VNP">
    <w:p w:rsidR="00C23B4B" w:rsidRDefault="00C23B4B">
      <w:pPr>
        <w:pStyle w:val="CommentText"/>
      </w:pPr>
      <w:r>
        <w:rPr>
          <w:rStyle w:val="CommentReference"/>
        </w:rPr>
        <w:annotationRef/>
      </w:r>
      <w:r>
        <w:t>Provide details for Instance Level Security Performance Enhancements</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41B3" w:rsidRDefault="009841B3">
      <w:r>
        <w:separator/>
      </w:r>
    </w:p>
  </w:endnote>
  <w:endnote w:type="continuationSeparator" w:id="1">
    <w:p w:rsidR="009841B3" w:rsidRDefault="00984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Footer"/>
    </w:pPr>
    <w:r>
      <w:rPr>
        <w:rStyle w:val="PageNumber"/>
      </w:rPr>
      <w:fldChar w:fldCharType="begin"/>
    </w:r>
    <w:r>
      <w:rPr>
        <w:rStyle w:val="PageNumber"/>
      </w:rPr>
      <w:instrText xml:space="preserve"> PAGE </w:instrText>
    </w:r>
    <w:r>
      <w:rPr>
        <w:rStyle w:val="PageNumber"/>
      </w:rPr>
      <w:fldChar w:fldCharType="separate"/>
    </w:r>
    <w:r w:rsidR="00543230">
      <w:rPr>
        <w:rStyle w:val="PageNumber"/>
        <w:noProof/>
      </w:rPr>
      <w:t>vi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B97FE0">
      <w:rPr>
        <w:rStyle w:val="PageNumber"/>
        <w:noProof/>
      </w:rPr>
      <w:t>149</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543230">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Pr="00C154BD" w:rsidRDefault="00C23B4B" w:rsidP="00C154BD">
    <w:pPr>
      <w:pStyle w:val="Footer"/>
    </w:pPr>
    <w:r>
      <w:rPr>
        <w:rStyle w:val="PageNumber"/>
      </w:rPr>
      <w:fldChar w:fldCharType="begin"/>
    </w:r>
    <w:r>
      <w:rPr>
        <w:rStyle w:val="PageNumber"/>
      </w:rPr>
      <w:instrText xml:space="preserve"> PAGE </w:instrText>
    </w:r>
    <w:r>
      <w:rPr>
        <w:rStyle w:val="PageNumber"/>
      </w:rPr>
      <w:fldChar w:fldCharType="separate"/>
    </w:r>
    <w:r w:rsidR="00B97FE0">
      <w:rPr>
        <w:rStyle w:val="PageNumber"/>
        <w:noProof/>
      </w:rPr>
      <w:t>148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B97FE0">
      <w:rPr>
        <w:rStyle w:val="PageNumber"/>
        <w:noProof/>
      </w:rPr>
      <w:t>146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41B3" w:rsidRDefault="009841B3">
      <w:pPr>
        <w:pStyle w:val="Header"/>
      </w:pPr>
      <w:fldSimple w:instr=" TITLE  ">
        <w:r>
          <w:t>caCORE Common Security Module (CSM) V 4.1 Technical Guide</w:t>
        </w:r>
      </w:fldSimple>
    </w:p>
    <w:p w:rsidR="009841B3" w:rsidRDefault="009841B3">
      <w:pPr>
        <w:pStyle w:val="Header"/>
      </w:pPr>
      <w:r>
        <w:tab/>
      </w:r>
      <w:fldSimple w:instr=" STYLEREF  &quot;Title&quot; ">
        <w:r>
          <w:rPr>
            <w:noProof/>
          </w:rPr>
          <w:t>About This Guide</w:t>
        </w:r>
      </w:fldSimple>
    </w:p>
    <w:p w:rsidR="009841B3" w:rsidRDefault="009841B3">
      <w:pPr>
        <w:pStyle w:val="Header"/>
      </w:pPr>
    </w:p>
    <w:p w:rsidR="009841B3" w:rsidRDefault="009841B3"/>
    <w:p w:rsidR="009841B3" w:rsidRDefault="009841B3">
      <w:r>
        <w:separator/>
      </w:r>
    </w:p>
  </w:footnote>
  <w:footnote w:type="continuationSeparator" w:id="1">
    <w:p w:rsidR="009841B3" w:rsidRDefault="00984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fldSimple w:instr=" TITLE  ">
      <w:r>
        <w:t>caCORE Common Security Module (CSM) V 4.1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fldSimple w:instr=" TITLE  ">
      <w:r>
        <w:t>caCORE Common Security Module (CSM) V 4.1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Pr="00261F88" w:rsidRDefault="00C23B4B" w:rsidP="00222676">
    <w:pPr>
      <w:pStyle w:val="Header"/>
    </w:pPr>
    <w:r>
      <w:tab/>
    </w:r>
    <w:fldSimple w:instr=" STYLEREF  &quot;Heading 9,Appendix&quot; \n ">
      <w:r w:rsidR="00B97FE0">
        <w:rPr>
          <w:noProof/>
        </w:rPr>
        <w:t>Appendix E</w:t>
      </w:r>
    </w:fldSimple>
    <w:r>
      <w:t>–</w:t>
    </w:r>
    <w:fldSimple w:instr=" STYLEREF  &quot;Heading 9,Appendix&quot; ">
      <w:r w:rsidR="00B97FE0">
        <w:rPr>
          <w:noProof/>
        </w:rPr>
        <w:t>Sample Local - Single Installation Single/ Schema Deployment</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fldSimple w:instr=" TITLE  ">
      <w:r>
        <w:t>caCORE Common Security Module (CSM) V 4.1 Programmer's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r>
      <w:tab/>
    </w:r>
    <w:fldSimple w:instr=" STYLEREF  &quot;Title&quot; ">
      <w:r w:rsidR="00B97FE0">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Pr="00901F8B" w:rsidRDefault="00C23B4B" w:rsidP="00901F8B">
    <w:pPr>
      <w:pStyle w:val="Header"/>
      <w:jc w:val="right"/>
    </w:pPr>
    <w:fldSimple w:instr=" STYLEREF  TitleTOC  \* MERGEFORMAT ">
      <w:r w:rsidR="00543230">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fldSimple w:instr=" TITLE  ">
      <w:r>
        <w:t>caCORE Common Security Module (CSM) V 4.1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901F8B">
    <w:pPr>
      <w:pStyle w:val="Header"/>
      <w:jc w:val="right"/>
    </w:pPr>
    <w:fldSimple w:instr=" STYLEREF  Title  \* MERGEFORMAT ">
      <w:r w:rsidR="00543230">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pPr>
      <w:pStyle w:val="Header"/>
    </w:pPr>
    <w:fldSimple w:instr=" TITLE  ">
      <w:r>
        <w:t>caCORE Common Security Module (CSM) V 4.</w:t>
      </w:r>
      <w:ins w:id="909" w:author=" Vijay Parmar" w:date="2009-08-21T23:26:00Z">
        <w:r>
          <w:t>2</w:t>
        </w:r>
      </w:ins>
      <w:del w:id="910" w:author=" Vijay Parmar" w:date="2009-08-21T23:26:00Z">
        <w:r w:rsidDel="008949B0">
          <w:delText>1</w:delText>
        </w:r>
      </w:del>
      <w:r>
        <w:t xml:space="preserve">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Pr="001F2658" w:rsidRDefault="00C23B4B" w:rsidP="001F2658">
    <w:pPr>
      <w:pStyle w:val="Header"/>
      <w:jc w:val="right"/>
    </w:pPr>
    <w:fldSimple w:instr=" STYLEREF  &quot;Heading 1,Chapter&quot; \n ">
      <w:r w:rsidR="00B97FE0">
        <w:rPr>
          <w:noProof/>
        </w:rPr>
        <w:t>Chapter 5</w:t>
      </w:r>
    </w:fldSimple>
    <w:r w:rsidRPr="001F2658">
      <w:t>–</w:t>
    </w:r>
    <w:fldSimple w:instr=" STYLEREF  &quot;Heading 1,Chapter&quot; ">
      <w:r w:rsidR="00B97FE0">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3B4B" w:rsidRDefault="00C23B4B"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95E05C2E"/>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04090001"/>
    <w:lvl w:ilvl="0">
      <w:start w:val="1"/>
      <w:numFmt w:val="bullet"/>
      <w:lvlText w:val=""/>
      <w:lvlJc w:val="left"/>
      <w:pPr>
        <w:ind w:left="1440" w:hanging="360"/>
      </w:pPr>
      <w:rPr>
        <w:rFonts w:ascii="Symbol" w:hAnsi="Symbol" w:hint="default"/>
        <w:b w:val="0"/>
        <w:i w:val="0"/>
      </w:rPr>
    </w:lvl>
  </w:abstractNum>
  <w:abstractNum w:abstractNumId="9">
    <w:nsid w:val="FFFFFF89"/>
    <w:multiLevelType w:val="singleLevel"/>
    <w:tmpl w:val="EE586FCE"/>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180FC3"/>
    <w:multiLevelType w:val="hybridMultilevel"/>
    <w:tmpl w:val="A2DC52B0"/>
    <w:lvl w:ilvl="0" w:tplc="19BE0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2E0086D"/>
    <w:multiLevelType w:val="hybridMultilevel"/>
    <w:tmpl w:val="FE6E5880"/>
    <w:lvl w:ilvl="0" w:tplc="EF50707A">
      <w:start w:val="1"/>
      <w:numFmt w:val="decimal"/>
      <w:pStyle w:val="CompanyNamePara"/>
      <w:lvlText w:val="%1."/>
      <w:lvlJc w:val="left"/>
      <w:pPr>
        <w:tabs>
          <w:tab w:val="num" w:pos="216"/>
        </w:tabs>
        <w:ind w:left="216" w:hanging="216"/>
      </w:pPr>
      <w:rPr>
        <w:rFonts w:hint="default"/>
        <w:vertAlign w:val="superscript"/>
      </w:rPr>
    </w:lvl>
    <w:lvl w:ilvl="1" w:tplc="5E3A68BA" w:tentative="1">
      <w:start w:val="1"/>
      <w:numFmt w:val="lowerLetter"/>
      <w:lvlText w:val="%2."/>
      <w:lvlJc w:val="left"/>
      <w:pPr>
        <w:tabs>
          <w:tab w:val="num" w:pos="1440"/>
        </w:tabs>
        <w:ind w:left="1440" w:hanging="360"/>
      </w:pPr>
    </w:lvl>
    <w:lvl w:ilvl="2" w:tplc="1272046E" w:tentative="1">
      <w:start w:val="1"/>
      <w:numFmt w:val="lowerRoman"/>
      <w:lvlText w:val="%3."/>
      <w:lvlJc w:val="right"/>
      <w:pPr>
        <w:tabs>
          <w:tab w:val="num" w:pos="2160"/>
        </w:tabs>
        <w:ind w:left="2160" w:hanging="180"/>
      </w:pPr>
    </w:lvl>
    <w:lvl w:ilvl="3" w:tplc="5C7683C4" w:tentative="1">
      <w:start w:val="1"/>
      <w:numFmt w:val="decimal"/>
      <w:lvlText w:val="%4."/>
      <w:lvlJc w:val="left"/>
      <w:pPr>
        <w:tabs>
          <w:tab w:val="num" w:pos="2880"/>
        </w:tabs>
        <w:ind w:left="2880" w:hanging="360"/>
      </w:pPr>
    </w:lvl>
    <w:lvl w:ilvl="4" w:tplc="94FE815E" w:tentative="1">
      <w:start w:val="1"/>
      <w:numFmt w:val="lowerLetter"/>
      <w:lvlText w:val="%5."/>
      <w:lvlJc w:val="left"/>
      <w:pPr>
        <w:tabs>
          <w:tab w:val="num" w:pos="3600"/>
        </w:tabs>
        <w:ind w:left="3600" w:hanging="360"/>
      </w:pPr>
    </w:lvl>
    <w:lvl w:ilvl="5" w:tplc="73F4CAEE" w:tentative="1">
      <w:start w:val="1"/>
      <w:numFmt w:val="lowerRoman"/>
      <w:lvlText w:val="%6."/>
      <w:lvlJc w:val="right"/>
      <w:pPr>
        <w:tabs>
          <w:tab w:val="num" w:pos="4320"/>
        </w:tabs>
        <w:ind w:left="4320" w:hanging="180"/>
      </w:pPr>
    </w:lvl>
    <w:lvl w:ilvl="6" w:tplc="AD82FA74" w:tentative="1">
      <w:start w:val="1"/>
      <w:numFmt w:val="decimal"/>
      <w:lvlText w:val="%7."/>
      <w:lvlJc w:val="left"/>
      <w:pPr>
        <w:tabs>
          <w:tab w:val="num" w:pos="5040"/>
        </w:tabs>
        <w:ind w:left="5040" w:hanging="360"/>
      </w:pPr>
    </w:lvl>
    <w:lvl w:ilvl="7" w:tplc="F5869818" w:tentative="1">
      <w:start w:val="1"/>
      <w:numFmt w:val="lowerLetter"/>
      <w:lvlText w:val="%8."/>
      <w:lvlJc w:val="left"/>
      <w:pPr>
        <w:tabs>
          <w:tab w:val="num" w:pos="5760"/>
        </w:tabs>
        <w:ind w:left="5760" w:hanging="360"/>
      </w:pPr>
    </w:lvl>
    <w:lvl w:ilvl="8" w:tplc="78248316" w:tentative="1">
      <w:start w:val="1"/>
      <w:numFmt w:val="lowerRoman"/>
      <w:lvlText w:val="%9."/>
      <w:lvlJc w:val="right"/>
      <w:pPr>
        <w:tabs>
          <w:tab w:val="num" w:pos="6480"/>
        </w:tabs>
        <w:ind w:left="6480" w:hanging="180"/>
      </w:pPr>
    </w:lvl>
  </w:abstractNum>
  <w:abstractNum w:abstractNumId="12">
    <w:nsid w:val="058F6047"/>
    <w:multiLevelType w:val="hybridMultilevel"/>
    <w:tmpl w:val="476C4DD0"/>
    <w:lvl w:ilvl="0" w:tplc="83C82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A450C33"/>
    <w:multiLevelType w:val="hybridMultilevel"/>
    <w:tmpl w:val="4B046986"/>
    <w:lvl w:ilvl="0" w:tplc="AB8241E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CAA2582"/>
    <w:multiLevelType w:val="hybridMultilevel"/>
    <w:tmpl w:val="3A0C43E2"/>
    <w:lvl w:ilvl="0" w:tplc="0409000F">
      <w:start w:val="1"/>
      <w:numFmt w:val="decimal"/>
      <w:lvlText w:val="%1."/>
      <w:lvlJc w:val="left"/>
      <w:pPr>
        <w:tabs>
          <w:tab w:val="num" w:pos="450"/>
        </w:tabs>
        <w:ind w:left="45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1890"/>
        </w:tabs>
        <w:ind w:left="1890" w:hanging="180"/>
      </w:pPr>
    </w:lvl>
    <w:lvl w:ilvl="3" w:tplc="0409000F">
      <w:start w:val="1"/>
      <w:numFmt w:val="decimal"/>
      <w:lvlText w:val="%4."/>
      <w:lvlJc w:val="left"/>
      <w:pPr>
        <w:tabs>
          <w:tab w:val="num" w:pos="2610"/>
        </w:tabs>
        <w:ind w:left="2610" w:hanging="360"/>
      </w:pPr>
    </w:lvl>
    <w:lvl w:ilvl="4" w:tplc="04090019">
      <w:start w:val="1"/>
      <w:numFmt w:val="lowerLetter"/>
      <w:lvlText w:val="%5."/>
      <w:lvlJc w:val="left"/>
      <w:pPr>
        <w:tabs>
          <w:tab w:val="num" w:pos="3330"/>
        </w:tabs>
        <w:ind w:left="3330" w:hanging="360"/>
      </w:pPr>
    </w:lvl>
    <w:lvl w:ilvl="5" w:tplc="0409001B">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17">
    <w:nsid w:val="33063396"/>
    <w:multiLevelType w:val="hybridMultilevel"/>
    <w:tmpl w:val="97A65BDE"/>
    <w:lvl w:ilvl="0" w:tplc="D8A0F810">
      <w:start w:val="1"/>
      <w:numFmt w:val="decimal"/>
      <w:pStyle w:val="TableListNumber"/>
      <w:lvlText w:val="%1."/>
      <w:lvlJc w:val="left"/>
      <w:pPr>
        <w:tabs>
          <w:tab w:val="num" w:pos="216"/>
        </w:tabs>
        <w:ind w:left="216" w:hanging="216"/>
      </w:pPr>
      <w:rPr>
        <w:rFonts w:hint="default"/>
      </w:rPr>
    </w:lvl>
    <w:lvl w:ilvl="1" w:tplc="0A12B8F0" w:tentative="1">
      <w:start w:val="1"/>
      <w:numFmt w:val="lowerLetter"/>
      <w:lvlText w:val="%2."/>
      <w:lvlJc w:val="left"/>
      <w:pPr>
        <w:tabs>
          <w:tab w:val="num" w:pos="1440"/>
        </w:tabs>
        <w:ind w:left="1440" w:hanging="360"/>
      </w:pPr>
    </w:lvl>
    <w:lvl w:ilvl="2" w:tplc="68A85B68" w:tentative="1">
      <w:start w:val="1"/>
      <w:numFmt w:val="lowerRoman"/>
      <w:lvlText w:val="%3."/>
      <w:lvlJc w:val="right"/>
      <w:pPr>
        <w:tabs>
          <w:tab w:val="num" w:pos="2160"/>
        </w:tabs>
        <w:ind w:left="2160" w:hanging="180"/>
      </w:pPr>
    </w:lvl>
    <w:lvl w:ilvl="3" w:tplc="11ECF680" w:tentative="1">
      <w:start w:val="1"/>
      <w:numFmt w:val="decimal"/>
      <w:lvlText w:val="%4."/>
      <w:lvlJc w:val="left"/>
      <w:pPr>
        <w:tabs>
          <w:tab w:val="num" w:pos="2880"/>
        </w:tabs>
        <w:ind w:left="2880" w:hanging="360"/>
      </w:pPr>
    </w:lvl>
    <w:lvl w:ilvl="4" w:tplc="40B01C34" w:tentative="1">
      <w:start w:val="1"/>
      <w:numFmt w:val="lowerLetter"/>
      <w:lvlText w:val="%5."/>
      <w:lvlJc w:val="left"/>
      <w:pPr>
        <w:tabs>
          <w:tab w:val="num" w:pos="3600"/>
        </w:tabs>
        <w:ind w:left="3600" w:hanging="360"/>
      </w:pPr>
    </w:lvl>
    <w:lvl w:ilvl="5" w:tplc="6C068102" w:tentative="1">
      <w:start w:val="1"/>
      <w:numFmt w:val="lowerRoman"/>
      <w:lvlText w:val="%6."/>
      <w:lvlJc w:val="right"/>
      <w:pPr>
        <w:tabs>
          <w:tab w:val="num" w:pos="4320"/>
        </w:tabs>
        <w:ind w:left="4320" w:hanging="180"/>
      </w:pPr>
    </w:lvl>
    <w:lvl w:ilvl="6" w:tplc="D23CFE70" w:tentative="1">
      <w:start w:val="1"/>
      <w:numFmt w:val="decimal"/>
      <w:lvlText w:val="%7."/>
      <w:lvlJc w:val="left"/>
      <w:pPr>
        <w:tabs>
          <w:tab w:val="num" w:pos="5040"/>
        </w:tabs>
        <w:ind w:left="5040" w:hanging="360"/>
      </w:pPr>
    </w:lvl>
    <w:lvl w:ilvl="7" w:tplc="9AC6175C" w:tentative="1">
      <w:start w:val="1"/>
      <w:numFmt w:val="lowerLetter"/>
      <w:lvlText w:val="%8."/>
      <w:lvlJc w:val="left"/>
      <w:pPr>
        <w:tabs>
          <w:tab w:val="num" w:pos="5760"/>
        </w:tabs>
        <w:ind w:left="5760" w:hanging="360"/>
      </w:pPr>
    </w:lvl>
    <w:lvl w:ilvl="8" w:tplc="7AB26F2E" w:tentative="1">
      <w:start w:val="1"/>
      <w:numFmt w:val="lowerRoman"/>
      <w:lvlText w:val="%9."/>
      <w:lvlJc w:val="right"/>
      <w:pPr>
        <w:tabs>
          <w:tab w:val="num" w:pos="6480"/>
        </w:tabs>
        <w:ind w:left="6480" w:hanging="180"/>
      </w:pPr>
    </w:lvl>
  </w:abstractNum>
  <w:abstractNum w:abstractNumId="18">
    <w:nsid w:val="38AE2041"/>
    <w:multiLevelType w:val="hybridMultilevel"/>
    <w:tmpl w:val="0862164E"/>
    <w:lvl w:ilvl="0" w:tplc="87CC0450">
      <w:start w:val="1"/>
      <w:numFmt w:val="decimal"/>
      <w:pStyle w:val="CodeLineNumber"/>
      <w:lvlText w:val="%1."/>
      <w:lvlJc w:val="left"/>
      <w:pPr>
        <w:tabs>
          <w:tab w:val="num" w:pos="0"/>
        </w:tabs>
        <w:ind w:left="0" w:firstLine="0"/>
      </w:pPr>
      <w:rPr>
        <w:rFonts w:ascii="Courier New" w:hAnsi="Courier New" w:hint="default"/>
        <w:sz w:val="20"/>
      </w:rPr>
    </w:lvl>
    <w:lvl w:ilvl="1" w:tplc="BE52CFA2" w:tentative="1">
      <w:start w:val="1"/>
      <w:numFmt w:val="lowerLetter"/>
      <w:lvlText w:val="%2."/>
      <w:lvlJc w:val="left"/>
      <w:pPr>
        <w:tabs>
          <w:tab w:val="num" w:pos="1440"/>
        </w:tabs>
        <w:ind w:left="1440" w:hanging="360"/>
      </w:pPr>
    </w:lvl>
    <w:lvl w:ilvl="2" w:tplc="2166C766" w:tentative="1">
      <w:start w:val="1"/>
      <w:numFmt w:val="lowerRoman"/>
      <w:lvlText w:val="%3."/>
      <w:lvlJc w:val="right"/>
      <w:pPr>
        <w:tabs>
          <w:tab w:val="num" w:pos="2160"/>
        </w:tabs>
        <w:ind w:left="2160" w:hanging="180"/>
      </w:pPr>
    </w:lvl>
    <w:lvl w:ilvl="3" w:tplc="3CA263F0" w:tentative="1">
      <w:start w:val="1"/>
      <w:numFmt w:val="decimal"/>
      <w:lvlText w:val="%4."/>
      <w:lvlJc w:val="left"/>
      <w:pPr>
        <w:tabs>
          <w:tab w:val="num" w:pos="2880"/>
        </w:tabs>
        <w:ind w:left="2880" w:hanging="360"/>
      </w:pPr>
    </w:lvl>
    <w:lvl w:ilvl="4" w:tplc="4A609178" w:tentative="1">
      <w:start w:val="1"/>
      <w:numFmt w:val="lowerLetter"/>
      <w:lvlText w:val="%5."/>
      <w:lvlJc w:val="left"/>
      <w:pPr>
        <w:tabs>
          <w:tab w:val="num" w:pos="3600"/>
        </w:tabs>
        <w:ind w:left="3600" w:hanging="360"/>
      </w:pPr>
    </w:lvl>
    <w:lvl w:ilvl="5" w:tplc="355C5F0A" w:tentative="1">
      <w:start w:val="1"/>
      <w:numFmt w:val="lowerRoman"/>
      <w:lvlText w:val="%6."/>
      <w:lvlJc w:val="right"/>
      <w:pPr>
        <w:tabs>
          <w:tab w:val="num" w:pos="4320"/>
        </w:tabs>
        <w:ind w:left="4320" w:hanging="180"/>
      </w:pPr>
    </w:lvl>
    <w:lvl w:ilvl="6" w:tplc="5C0CA49A" w:tentative="1">
      <w:start w:val="1"/>
      <w:numFmt w:val="decimal"/>
      <w:lvlText w:val="%7."/>
      <w:lvlJc w:val="left"/>
      <w:pPr>
        <w:tabs>
          <w:tab w:val="num" w:pos="5040"/>
        </w:tabs>
        <w:ind w:left="5040" w:hanging="360"/>
      </w:pPr>
    </w:lvl>
    <w:lvl w:ilvl="7" w:tplc="0F9C416A" w:tentative="1">
      <w:start w:val="1"/>
      <w:numFmt w:val="lowerLetter"/>
      <w:lvlText w:val="%8."/>
      <w:lvlJc w:val="left"/>
      <w:pPr>
        <w:tabs>
          <w:tab w:val="num" w:pos="5760"/>
        </w:tabs>
        <w:ind w:left="5760" w:hanging="360"/>
      </w:pPr>
    </w:lvl>
    <w:lvl w:ilvl="8" w:tplc="0D98C730" w:tentative="1">
      <w:start w:val="1"/>
      <w:numFmt w:val="lowerRoman"/>
      <w:lvlText w:val="%9."/>
      <w:lvlJc w:val="right"/>
      <w:pPr>
        <w:tabs>
          <w:tab w:val="num" w:pos="6480"/>
        </w:tabs>
        <w:ind w:left="6480" w:hanging="180"/>
      </w:pPr>
    </w:lvl>
  </w:abstractNum>
  <w:abstractNum w:abstractNumId="19">
    <w:nsid w:val="3CB106CB"/>
    <w:multiLevelType w:val="hybridMultilevel"/>
    <w:tmpl w:val="C3785EEE"/>
    <w:lvl w:ilvl="0" w:tplc="3BC8F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C87637"/>
    <w:multiLevelType w:val="hybridMultilevel"/>
    <w:tmpl w:val="AC885514"/>
    <w:lvl w:ilvl="0" w:tplc="472EFDAC">
      <w:start w:val="1"/>
      <w:numFmt w:val="upperLetter"/>
      <w:pStyle w:val="Heading9"/>
      <w:lvlText w:val="Appendix %1"/>
      <w:lvlJc w:val="left"/>
      <w:pPr>
        <w:tabs>
          <w:tab w:val="num" w:pos="2880"/>
        </w:tabs>
        <w:ind w:left="2880" w:hanging="2880"/>
      </w:pPr>
      <w:rPr>
        <w:rFonts w:hint="default"/>
      </w:rPr>
    </w:lvl>
    <w:lvl w:ilvl="1" w:tplc="41861FC8" w:tentative="1">
      <w:start w:val="1"/>
      <w:numFmt w:val="lowerLetter"/>
      <w:lvlText w:val="%2."/>
      <w:lvlJc w:val="left"/>
      <w:pPr>
        <w:tabs>
          <w:tab w:val="num" w:pos="1440"/>
        </w:tabs>
        <w:ind w:left="1440" w:hanging="360"/>
      </w:pPr>
    </w:lvl>
    <w:lvl w:ilvl="2" w:tplc="8BE09A28" w:tentative="1">
      <w:start w:val="1"/>
      <w:numFmt w:val="lowerRoman"/>
      <w:lvlText w:val="%3."/>
      <w:lvlJc w:val="right"/>
      <w:pPr>
        <w:tabs>
          <w:tab w:val="num" w:pos="2160"/>
        </w:tabs>
        <w:ind w:left="2160" w:hanging="180"/>
      </w:pPr>
    </w:lvl>
    <w:lvl w:ilvl="3" w:tplc="8E6E8C7E" w:tentative="1">
      <w:start w:val="1"/>
      <w:numFmt w:val="decimal"/>
      <w:lvlText w:val="%4."/>
      <w:lvlJc w:val="left"/>
      <w:pPr>
        <w:tabs>
          <w:tab w:val="num" w:pos="2880"/>
        </w:tabs>
        <w:ind w:left="2880" w:hanging="360"/>
      </w:pPr>
    </w:lvl>
    <w:lvl w:ilvl="4" w:tplc="36FA79BE" w:tentative="1">
      <w:start w:val="1"/>
      <w:numFmt w:val="lowerLetter"/>
      <w:lvlText w:val="%5."/>
      <w:lvlJc w:val="left"/>
      <w:pPr>
        <w:tabs>
          <w:tab w:val="num" w:pos="3600"/>
        </w:tabs>
        <w:ind w:left="3600" w:hanging="360"/>
      </w:pPr>
    </w:lvl>
    <w:lvl w:ilvl="5" w:tplc="F956DF5A" w:tentative="1">
      <w:start w:val="1"/>
      <w:numFmt w:val="lowerRoman"/>
      <w:lvlText w:val="%6."/>
      <w:lvlJc w:val="right"/>
      <w:pPr>
        <w:tabs>
          <w:tab w:val="num" w:pos="4320"/>
        </w:tabs>
        <w:ind w:left="4320" w:hanging="180"/>
      </w:pPr>
    </w:lvl>
    <w:lvl w:ilvl="6" w:tplc="14822634" w:tentative="1">
      <w:start w:val="1"/>
      <w:numFmt w:val="decimal"/>
      <w:lvlText w:val="%7."/>
      <w:lvlJc w:val="left"/>
      <w:pPr>
        <w:tabs>
          <w:tab w:val="num" w:pos="5040"/>
        </w:tabs>
        <w:ind w:left="5040" w:hanging="360"/>
      </w:pPr>
    </w:lvl>
    <w:lvl w:ilvl="7" w:tplc="0A40921C" w:tentative="1">
      <w:start w:val="1"/>
      <w:numFmt w:val="lowerLetter"/>
      <w:lvlText w:val="%8."/>
      <w:lvlJc w:val="left"/>
      <w:pPr>
        <w:tabs>
          <w:tab w:val="num" w:pos="5760"/>
        </w:tabs>
        <w:ind w:left="5760" w:hanging="360"/>
      </w:pPr>
    </w:lvl>
    <w:lvl w:ilvl="8" w:tplc="AE3821DA" w:tentative="1">
      <w:start w:val="1"/>
      <w:numFmt w:val="lowerRoman"/>
      <w:lvlText w:val="%9."/>
      <w:lvlJc w:val="right"/>
      <w:pPr>
        <w:tabs>
          <w:tab w:val="num" w:pos="6480"/>
        </w:tabs>
        <w:ind w:left="6480" w:hanging="180"/>
      </w:pPr>
    </w:lvl>
  </w:abstractNum>
  <w:abstractNum w:abstractNumId="21">
    <w:nsid w:val="4F397D30"/>
    <w:multiLevelType w:val="hybridMultilevel"/>
    <w:tmpl w:val="F452A5CC"/>
    <w:lvl w:ilvl="0" w:tplc="25F2FA0E">
      <w:start w:val="1"/>
      <w:numFmt w:val="bullet"/>
      <w:pStyle w:val="TableBullet"/>
      <w:lvlText w:val=""/>
      <w:lvlJc w:val="left"/>
      <w:pPr>
        <w:tabs>
          <w:tab w:val="num" w:pos="216"/>
        </w:tabs>
        <w:ind w:left="216" w:hanging="216"/>
      </w:pPr>
      <w:rPr>
        <w:rFonts w:ascii="Symbol" w:hAnsi="Symbol" w:hint="default"/>
      </w:rPr>
    </w:lvl>
    <w:lvl w:ilvl="1" w:tplc="9A10F5AE" w:tentative="1">
      <w:start w:val="1"/>
      <w:numFmt w:val="bullet"/>
      <w:lvlText w:val="o"/>
      <w:lvlJc w:val="left"/>
      <w:pPr>
        <w:tabs>
          <w:tab w:val="num" w:pos="1440"/>
        </w:tabs>
        <w:ind w:left="1440" w:hanging="360"/>
      </w:pPr>
      <w:rPr>
        <w:rFonts w:ascii="Courier New" w:hAnsi="Courier New" w:cs="Courier New" w:hint="default"/>
      </w:rPr>
    </w:lvl>
    <w:lvl w:ilvl="2" w:tplc="AE64C3D8" w:tentative="1">
      <w:start w:val="1"/>
      <w:numFmt w:val="bullet"/>
      <w:lvlText w:val=""/>
      <w:lvlJc w:val="left"/>
      <w:pPr>
        <w:tabs>
          <w:tab w:val="num" w:pos="2160"/>
        </w:tabs>
        <w:ind w:left="2160" w:hanging="360"/>
      </w:pPr>
      <w:rPr>
        <w:rFonts w:ascii="Wingdings" w:hAnsi="Wingdings" w:hint="default"/>
      </w:rPr>
    </w:lvl>
    <w:lvl w:ilvl="3" w:tplc="EC984668" w:tentative="1">
      <w:start w:val="1"/>
      <w:numFmt w:val="bullet"/>
      <w:lvlText w:val=""/>
      <w:lvlJc w:val="left"/>
      <w:pPr>
        <w:tabs>
          <w:tab w:val="num" w:pos="2880"/>
        </w:tabs>
        <w:ind w:left="2880" w:hanging="360"/>
      </w:pPr>
      <w:rPr>
        <w:rFonts w:ascii="Symbol" w:hAnsi="Symbol" w:hint="default"/>
      </w:rPr>
    </w:lvl>
    <w:lvl w:ilvl="4" w:tplc="99E0CC0A" w:tentative="1">
      <w:start w:val="1"/>
      <w:numFmt w:val="bullet"/>
      <w:lvlText w:val="o"/>
      <w:lvlJc w:val="left"/>
      <w:pPr>
        <w:tabs>
          <w:tab w:val="num" w:pos="3600"/>
        </w:tabs>
        <w:ind w:left="3600" w:hanging="360"/>
      </w:pPr>
      <w:rPr>
        <w:rFonts w:ascii="Courier New" w:hAnsi="Courier New" w:cs="Courier New" w:hint="default"/>
      </w:rPr>
    </w:lvl>
    <w:lvl w:ilvl="5" w:tplc="2230E532" w:tentative="1">
      <w:start w:val="1"/>
      <w:numFmt w:val="bullet"/>
      <w:lvlText w:val=""/>
      <w:lvlJc w:val="left"/>
      <w:pPr>
        <w:tabs>
          <w:tab w:val="num" w:pos="4320"/>
        </w:tabs>
        <w:ind w:left="4320" w:hanging="360"/>
      </w:pPr>
      <w:rPr>
        <w:rFonts w:ascii="Wingdings" w:hAnsi="Wingdings" w:hint="default"/>
      </w:rPr>
    </w:lvl>
    <w:lvl w:ilvl="6" w:tplc="592C7E34" w:tentative="1">
      <w:start w:val="1"/>
      <w:numFmt w:val="bullet"/>
      <w:lvlText w:val=""/>
      <w:lvlJc w:val="left"/>
      <w:pPr>
        <w:tabs>
          <w:tab w:val="num" w:pos="5040"/>
        </w:tabs>
        <w:ind w:left="5040" w:hanging="360"/>
      </w:pPr>
      <w:rPr>
        <w:rFonts w:ascii="Symbol" w:hAnsi="Symbol" w:hint="default"/>
      </w:rPr>
    </w:lvl>
    <w:lvl w:ilvl="7" w:tplc="35FC8DB2" w:tentative="1">
      <w:start w:val="1"/>
      <w:numFmt w:val="bullet"/>
      <w:lvlText w:val="o"/>
      <w:lvlJc w:val="left"/>
      <w:pPr>
        <w:tabs>
          <w:tab w:val="num" w:pos="5760"/>
        </w:tabs>
        <w:ind w:left="5760" w:hanging="360"/>
      </w:pPr>
      <w:rPr>
        <w:rFonts w:ascii="Courier New" w:hAnsi="Courier New" w:cs="Courier New" w:hint="default"/>
      </w:rPr>
    </w:lvl>
    <w:lvl w:ilvl="8" w:tplc="877C1814" w:tentative="1">
      <w:start w:val="1"/>
      <w:numFmt w:val="bullet"/>
      <w:lvlText w:val=""/>
      <w:lvlJc w:val="left"/>
      <w:pPr>
        <w:tabs>
          <w:tab w:val="num" w:pos="6480"/>
        </w:tabs>
        <w:ind w:left="6480" w:hanging="360"/>
      </w:pPr>
      <w:rPr>
        <w:rFonts w:ascii="Wingdings" w:hAnsi="Wingdings" w:hint="default"/>
      </w:rPr>
    </w:lvl>
  </w:abstractNum>
  <w:abstractNum w:abstractNumId="22">
    <w:nsid w:val="51125C9F"/>
    <w:multiLevelType w:val="hybridMultilevel"/>
    <w:tmpl w:val="B87C24EA"/>
    <w:lvl w:ilvl="0" w:tplc="A31E68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1E63063"/>
    <w:multiLevelType w:val="hybridMultilevel"/>
    <w:tmpl w:val="6A14E5C0"/>
    <w:lvl w:ilvl="0" w:tplc="99A4D7C2">
      <w:start w:val="1"/>
      <w:numFmt w:val="decimal"/>
      <w:pStyle w:val="Heading1"/>
      <w:lvlText w:val="Chapter %1"/>
      <w:lvlJc w:val="left"/>
      <w:pPr>
        <w:tabs>
          <w:tab w:val="num" w:pos="2520"/>
        </w:tabs>
        <w:ind w:left="2520" w:hanging="2520"/>
      </w:pPr>
      <w:rPr>
        <w:rFonts w:hint="default"/>
      </w:rPr>
    </w:lvl>
    <w:lvl w:ilvl="1" w:tplc="A60EE19C" w:tentative="1">
      <w:start w:val="1"/>
      <w:numFmt w:val="lowerLetter"/>
      <w:lvlText w:val="%2."/>
      <w:lvlJc w:val="left"/>
      <w:pPr>
        <w:tabs>
          <w:tab w:val="num" w:pos="1440"/>
        </w:tabs>
        <w:ind w:left="1440" w:hanging="360"/>
      </w:pPr>
    </w:lvl>
    <w:lvl w:ilvl="2" w:tplc="C35AC9EA" w:tentative="1">
      <w:start w:val="1"/>
      <w:numFmt w:val="lowerRoman"/>
      <w:lvlText w:val="%3."/>
      <w:lvlJc w:val="right"/>
      <w:pPr>
        <w:tabs>
          <w:tab w:val="num" w:pos="2160"/>
        </w:tabs>
        <w:ind w:left="2160" w:hanging="180"/>
      </w:pPr>
    </w:lvl>
    <w:lvl w:ilvl="3" w:tplc="A2DE9B24" w:tentative="1">
      <w:start w:val="1"/>
      <w:numFmt w:val="decimal"/>
      <w:lvlText w:val="%4."/>
      <w:lvlJc w:val="left"/>
      <w:pPr>
        <w:tabs>
          <w:tab w:val="num" w:pos="2880"/>
        </w:tabs>
        <w:ind w:left="2880" w:hanging="360"/>
      </w:pPr>
    </w:lvl>
    <w:lvl w:ilvl="4" w:tplc="3514C004" w:tentative="1">
      <w:start w:val="1"/>
      <w:numFmt w:val="lowerLetter"/>
      <w:lvlText w:val="%5."/>
      <w:lvlJc w:val="left"/>
      <w:pPr>
        <w:tabs>
          <w:tab w:val="num" w:pos="3600"/>
        </w:tabs>
        <w:ind w:left="3600" w:hanging="360"/>
      </w:pPr>
    </w:lvl>
    <w:lvl w:ilvl="5" w:tplc="130AD236" w:tentative="1">
      <w:start w:val="1"/>
      <w:numFmt w:val="lowerRoman"/>
      <w:lvlText w:val="%6."/>
      <w:lvlJc w:val="right"/>
      <w:pPr>
        <w:tabs>
          <w:tab w:val="num" w:pos="4320"/>
        </w:tabs>
        <w:ind w:left="4320" w:hanging="180"/>
      </w:pPr>
    </w:lvl>
    <w:lvl w:ilvl="6" w:tplc="0D606750" w:tentative="1">
      <w:start w:val="1"/>
      <w:numFmt w:val="decimal"/>
      <w:lvlText w:val="%7."/>
      <w:lvlJc w:val="left"/>
      <w:pPr>
        <w:tabs>
          <w:tab w:val="num" w:pos="5040"/>
        </w:tabs>
        <w:ind w:left="5040" w:hanging="360"/>
      </w:pPr>
    </w:lvl>
    <w:lvl w:ilvl="7" w:tplc="EC483BC8" w:tentative="1">
      <w:start w:val="1"/>
      <w:numFmt w:val="lowerLetter"/>
      <w:lvlText w:val="%8."/>
      <w:lvlJc w:val="left"/>
      <w:pPr>
        <w:tabs>
          <w:tab w:val="num" w:pos="5760"/>
        </w:tabs>
        <w:ind w:left="5760" w:hanging="360"/>
      </w:pPr>
    </w:lvl>
    <w:lvl w:ilvl="8" w:tplc="CF00CF6C" w:tentative="1">
      <w:start w:val="1"/>
      <w:numFmt w:val="lowerRoman"/>
      <w:lvlText w:val="%9."/>
      <w:lvlJc w:val="right"/>
      <w:pPr>
        <w:tabs>
          <w:tab w:val="num" w:pos="6480"/>
        </w:tabs>
        <w:ind w:left="6480" w:hanging="180"/>
      </w:pPr>
    </w:lvl>
  </w:abstractNum>
  <w:abstractNum w:abstractNumId="24">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735A0623"/>
    <w:multiLevelType w:val="hybridMultilevel"/>
    <w:tmpl w:val="B87C24EA"/>
    <w:lvl w:ilvl="0" w:tplc="A31E68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3"/>
  </w:num>
  <w:num w:numId="3">
    <w:abstractNumId w:val="15"/>
  </w:num>
  <w:num w:numId="4">
    <w:abstractNumId w:val="11"/>
  </w:num>
  <w:num w:numId="5">
    <w:abstractNumId w:val="20"/>
  </w:num>
  <w:num w:numId="6">
    <w:abstractNumId w:val="6"/>
  </w:num>
  <w:num w:numId="7">
    <w:abstractNumId w:val="5"/>
  </w:num>
  <w:num w:numId="8">
    <w:abstractNumId w:val="4"/>
  </w:num>
  <w:num w:numId="9">
    <w:abstractNumId w:val="0"/>
  </w:num>
  <w:num w:numId="10">
    <w:abstractNumId w:val="21"/>
  </w:num>
  <w:num w:numId="11">
    <w:abstractNumId w:val="17"/>
  </w:num>
  <w:num w:numId="12">
    <w:abstractNumId w:val="23"/>
  </w:num>
  <w:num w:numId="13">
    <w:abstractNumId w:val="18"/>
  </w:num>
  <w:num w:numId="14">
    <w:abstractNumId w:val="8"/>
  </w:num>
  <w:num w:numId="15">
    <w:abstractNumId w:val="9"/>
  </w:num>
  <w:num w:numId="16">
    <w:abstractNumId w:val="7"/>
  </w:num>
  <w:num w:numId="17">
    <w:abstractNumId w:val="8"/>
  </w:num>
  <w:num w:numId="18">
    <w:abstractNumId w:val="2"/>
  </w:num>
  <w:num w:numId="19">
    <w:abstractNumId w:val="1"/>
  </w:num>
  <w:num w:numId="20">
    <w:abstractNumId w:val="3"/>
    <w:lvlOverride w:ilvl="0">
      <w:startOverride w:val="1"/>
    </w:lvlOverride>
  </w:num>
  <w:num w:numId="21">
    <w:abstractNumId w:val="3"/>
    <w:lvlOverride w:ilvl="0">
      <w:startOverride w:val="1"/>
    </w:lvlOverride>
  </w:num>
  <w:num w:numId="22">
    <w:abstractNumId w:val="8"/>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3"/>
  </w:num>
  <w:num w:numId="40">
    <w:abstractNumId w:val="3"/>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3"/>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8"/>
    <w:lvlOverride w:ilvl="0">
      <w:startOverride w:val="1"/>
    </w:lvlOverride>
  </w:num>
  <w:num w:numId="76">
    <w:abstractNumId w:val="8"/>
    <w:lvlOverride w:ilvl="0">
      <w:startOverride w:val="1"/>
    </w:lvlOverride>
  </w:num>
  <w:num w:numId="77">
    <w:abstractNumId w:val="8"/>
    <w:lvlOverride w:ilvl="0">
      <w:startOverride w:val="1"/>
    </w:lvlOverride>
  </w:num>
  <w:num w:numId="78">
    <w:abstractNumId w:val="8"/>
    <w:lvlOverride w:ilvl="0">
      <w:startOverride w:val="1"/>
    </w:lvlOverride>
  </w:num>
  <w:num w:numId="79">
    <w:abstractNumId w:val="8"/>
    <w:lvlOverride w:ilvl="0">
      <w:startOverride w:val="1"/>
    </w:lvlOverride>
  </w:num>
  <w:num w:numId="80">
    <w:abstractNumId w:val="8"/>
    <w:lvlOverride w:ilvl="0">
      <w:startOverride w:val="1"/>
    </w:lvlOverride>
  </w:num>
  <w:num w:numId="81">
    <w:abstractNumId w:val="8"/>
    <w:lvlOverride w:ilvl="0">
      <w:startOverride w:val="1"/>
    </w:lvlOverride>
  </w:num>
  <w:num w:numId="82">
    <w:abstractNumId w:val="8"/>
    <w:lvlOverride w:ilvl="0">
      <w:startOverride w:val="1"/>
    </w:lvlOverride>
  </w:num>
  <w:num w:numId="83">
    <w:abstractNumId w:val="8"/>
    <w:lvlOverride w:ilvl="0">
      <w:startOverride w:val="1"/>
    </w:lvlOverride>
  </w:num>
  <w:num w:numId="84">
    <w:abstractNumId w:val="8"/>
    <w:lvlOverride w:ilvl="0">
      <w:startOverride w:val="1"/>
    </w:lvlOverride>
  </w:num>
  <w:num w:numId="85">
    <w:abstractNumId w:val="8"/>
    <w:lvlOverride w:ilvl="0">
      <w:startOverride w:val="1"/>
    </w:lvlOverride>
  </w:num>
  <w:num w:numId="86">
    <w:abstractNumId w:val="8"/>
    <w:lvlOverride w:ilvl="0">
      <w:startOverride w:val="1"/>
    </w:lvlOverride>
  </w:num>
  <w:num w:numId="87">
    <w:abstractNumId w:val="8"/>
    <w:lvlOverride w:ilvl="0">
      <w:startOverride w:val="1"/>
    </w:lvlOverride>
  </w:num>
  <w:num w:numId="88">
    <w:abstractNumId w:val="8"/>
    <w:lvlOverride w:ilvl="0">
      <w:startOverride w:val="1"/>
    </w:lvlOverride>
  </w:num>
  <w:num w:numId="89">
    <w:abstractNumId w:val="8"/>
    <w:lvlOverride w:ilvl="0">
      <w:startOverride w:val="1"/>
    </w:lvlOverride>
  </w:num>
  <w:num w:numId="90">
    <w:abstractNumId w:val="8"/>
    <w:lvlOverride w:ilvl="0">
      <w:startOverride w:val="1"/>
    </w:lvlOverride>
  </w:num>
  <w:num w:numId="91">
    <w:abstractNumId w:val="8"/>
    <w:lvlOverride w:ilvl="0">
      <w:startOverride w:val="1"/>
    </w:lvlOverride>
  </w:num>
  <w:num w:numId="92">
    <w:abstractNumId w:val="14"/>
  </w:num>
  <w:num w:numId="93">
    <w:abstractNumId w:val="8"/>
    <w:lvlOverride w:ilvl="0">
      <w:startOverride w:val="1"/>
    </w:lvlOverride>
  </w:num>
  <w:num w:numId="94">
    <w:abstractNumId w:val="8"/>
    <w:lvlOverride w:ilvl="0">
      <w:startOverride w:val="1"/>
    </w:lvlOverride>
  </w:num>
  <w:num w:numId="95">
    <w:abstractNumId w:val="8"/>
  </w:num>
  <w:num w:numId="96">
    <w:abstractNumId w:val="12"/>
  </w:num>
  <w:num w:numId="97">
    <w:abstractNumId w:val="25"/>
  </w:num>
  <w:num w:numId="98">
    <w:abstractNumId w:val="22"/>
  </w:num>
  <w:num w:numId="99">
    <w:abstractNumId w:val="19"/>
  </w:num>
  <w:num w:numId="100">
    <w:abstractNumId w:val="10"/>
  </w:num>
  <w:num w:numId="101">
    <w:abstractNumId w:val="16"/>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activeWritingStyle w:appName="MSWord" w:lang="en-US" w:vendorID="64" w:dllVersion="131078" w:nlCheck="1" w:checkStyle="1"/>
  <w:attachedTemplate r:id="rId1"/>
  <w:stylePaneFormatFilter w:val="3F01"/>
  <w:trackRevisions/>
  <w:defaultTabStop w:val="720"/>
  <w:evenAndOddHeaders/>
  <w:characterSpacingControl w:val="doNotCompress"/>
  <w:hdrShapeDefaults>
    <o:shapedefaults v:ext="edit" spidmax="24578"/>
  </w:hdrShapeDefaults>
  <w:footnotePr>
    <w:footnote w:id="0"/>
    <w:footnote w:id="1"/>
  </w:footnotePr>
  <w:endnotePr>
    <w:endnote w:id="0"/>
    <w:endnote w:id="1"/>
  </w:endnotePr>
  <w:compat/>
  <w:rsids>
    <w:rsidRoot w:val="00233F60"/>
    <w:rsid w:val="000029DD"/>
    <w:rsid w:val="00003027"/>
    <w:rsid w:val="0000395B"/>
    <w:rsid w:val="000052B7"/>
    <w:rsid w:val="00005350"/>
    <w:rsid w:val="00005952"/>
    <w:rsid w:val="00006215"/>
    <w:rsid w:val="00011405"/>
    <w:rsid w:val="00012C64"/>
    <w:rsid w:val="000138FB"/>
    <w:rsid w:val="00020356"/>
    <w:rsid w:val="000205F5"/>
    <w:rsid w:val="000206F8"/>
    <w:rsid w:val="00021466"/>
    <w:rsid w:val="00021C01"/>
    <w:rsid w:val="0002273F"/>
    <w:rsid w:val="000233E7"/>
    <w:rsid w:val="000270F3"/>
    <w:rsid w:val="000329B2"/>
    <w:rsid w:val="00034332"/>
    <w:rsid w:val="00034649"/>
    <w:rsid w:val="00035FB0"/>
    <w:rsid w:val="00037437"/>
    <w:rsid w:val="00037F6B"/>
    <w:rsid w:val="000425A4"/>
    <w:rsid w:val="0004265F"/>
    <w:rsid w:val="00045344"/>
    <w:rsid w:val="000469C3"/>
    <w:rsid w:val="000473E3"/>
    <w:rsid w:val="00055CDF"/>
    <w:rsid w:val="000568B8"/>
    <w:rsid w:val="000621CD"/>
    <w:rsid w:val="000627E2"/>
    <w:rsid w:val="00070CEF"/>
    <w:rsid w:val="00070D41"/>
    <w:rsid w:val="000748C5"/>
    <w:rsid w:val="000759DA"/>
    <w:rsid w:val="000776D4"/>
    <w:rsid w:val="00077759"/>
    <w:rsid w:val="000802DF"/>
    <w:rsid w:val="000808B2"/>
    <w:rsid w:val="00082A8A"/>
    <w:rsid w:val="000830A0"/>
    <w:rsid w:val="000849BE"/>
    <w:rsid w:val="00084A4B"/>
    <w:rsid w:val="0008523D"/>
    <w:rsid w:val="00085C82"/>
    <w:rsid w:val="00086444"/>
    <w:rsid w:val="000912A5"/>
    <w:rsid w:val="00091B4A"/>
    <w:rsid w:val="00094ABF"/>
    <w:rsid w:val="00095093"/>
    <w:rsid w:val="00096BB5"/>
    <w:rsid w:val="00097CB6"/>
    <w:rsid w:val="000A2D5B"/>
    <w:rsid w:val="000A526E"/>
    <w:rsid w:val="000A5D19"/>
    <w:rsid w:val="000B0798"/>
    <w:rsid w:val="000B3D31"/>
    <w:rsid w:val="000B3D43"/>
    <w:rsid w:val="000B6309"/>
    <w:rsid w:val="000B7EEE"/>
    <w:rsid w:val="000C2419"/>
    <w:rsid w:val="000C268B"/>
    <w:rsid w:val="000C4213"/>
    <w:rsid w:val="000C4ADE"/>
    <w:rsid w:val="000C592D"/>
    <w:rsid w:val="000C5DD9"/>
    <w:rsid w:val="000C6000"/>
    <w:rsid w:val="000C6411"/>
    <w:rsid w:val="000C649E"/>
    <w:rsid w:val="000D08B8"/>
    <w:rsid w:val="000D3BA9"/>
    <w:rsid w:val="000D4B9F"/>
    <w:rsid w:val="000D577A"/>
    <w:rsid w:val="000D65DA"/>
    <w:rsid w:val="000D6A9B"/>
    <w:rsid w:val="000E194D"/>
    <w:rsid w:val="000E3F72"/>
    <w:rsid w:val="000E4192"/>
    <w:rsid w:val="000F1EE1"/>
    <w:rsid w:val="000F3503"/>
    <w:rsid w:val="000F4574"/>
    <w:rsid w:val="000F48C6"/>
    <w:rsid w:val="000F63AA"/>
    <w:rsid w:val="000F7AA0"/>
    <w:rsid w:val="00101283"/>
    <w:rsid w:val="00101312"/>
    <w:rsid w:val="0010304B"/>
    <w:rsid w:val="001043B3"/>
    <w:rsid w:val="00107CAB"/>
    <w:rsid w:val="0012050D"/>
    <w:rsid w:val="00132D4E"/>
    <w:rsid w:val="0014030E"/>
    <w:rsid w:val="0014069C"/>
    <w:rsid w:val="00141274"/>
    <w:rsid w:val="0014211A"/>
    <w:rsid w:val="00142DD8"/>
    <w:rsid w:val="00151BB0"/>
    <w:rsid w:val="00152187"/>
    <w:rsid w:val="001548D8"/>
    <w:rsid w:val="00156511"/>
    <w:rsid w:val="0015706F"/>
    <w:rsid w:val="00157B13"/>
    <w:rsid w:val="001606F6"/>
    <w:rsid w:val="0016074A"/>
    <w:rsid w:val="0016122C"/>
    <w:rsid w:val="00161DBD"/>
    <w:rsid w:val="001627B5"/>
    <w:rsid w:val="00162E64"/>
    <w:rsid w:val="001634D2"/>
    <w:rsid w:val="00164094"/>
    <w:rsid w:val="00172ABC"/>
    <w:rsid w:val="001735A6"/>
    <w:rsid w:val="00174A59"/>
    <w:rsid w:val="00174E33"/>
    <w:rsid w:val="001778A2"/>
    <w:rsid w:val="001944AD"/>
    <w:rsid w:val="00194AFB"/>
    <w:rsid w:val="001953B7"/>
    <w:rsid w:val="00195D94"/>
    <w:rsid w:val="0019658F"/>
    <w:rsid w:val="00197D73"/>
    <w:rsid w:val="001A0310"/>
    <w:rsid w:val="001A03FC"/>
    <w:rsid w:val="001A2CFB"/>
    <w:rsid w:val="001A6197"/>
    <w:rsid w:val="001B0F3F"/>
    <w:rsid w:val="001B3BDA"/>
    <w:rsid w:val="001B67FD"/>
    <w:rsid w:val="001C00E2"/>
    <w:rsid w:val="001C7D9A"/>
    <w:rsid w:val="001D0A8E"/>
    <w:rsid w:val="001D21B7"/>
    <w:rsid w:val="001D2312"/>
    <w:rsid w:val="001D2F1F"/>
    <w:rsid w:val="001D32ED"/>
    <w:rsid w:val="001D5CD4"/>
    <w:rsid w:val="001D5EF2"/>
    <w:rsid w:val="001D7962"/>
    <w:rsid w:val="001E0015"/>
    <w:rsid w:val="001E0F42"/>
    <w:rsid w:val="001E1FCA"/>
    <w:rsid w:val="001E23CB"/>
    <w:rsid w:val="001E2910"/>
    <w:rsid w:val="001E3E53"/>
    <w:rsid w:val="001E4D08"/>
    <w:rsid w:val="001F05D4"/>
    <w:rsid w:val="001F0AD7"/>
    <w:rsid w:val="001F2658"/>
    <w:rsid w:val="001F7747"/>
    <w:rsid w:val="00200F32"/>
    <w:rsid w:val="0020171D"/>
    <w:rsid w:val="00201CF4"/>
    <w:rsid w:val="00203052"/>
    <w:rsid w:val="00205C1C"/>
    <w:rsid w:val="00215A99"/>
    <w:rsid w:val="0021666E"/>
    <w:rsid w:val="0022006C"/>
    <w:rsid w:val="00222676"/>
    <w:rsid w:val="002251CA"/>
    <w:rsid w:val="00230E0F"/>
    <w:rsid w:val="00233F60"/>
    <w:rsid w:val="00236694"/>
    <w:rsid w:val="002425C1"/>
    <w:rsid w:val="0024333E"/>
    <w:rsid w:val="0024423F"/>
    <w:rsid w:val="00245EF8"/>
    <w:rsid w:val="002465C4"/>
    <w:rsid w:val="00251CE8"/>
    <w:rsid w:val="00253939"/>
    <w:rsid w:val="00257618"/>
    <w:rsid w:val="00257D94"/>
    <w:rsid w:val="00261F88"/>
    <w:rsid w:val="00266A94"/>
    <w:rsid w:val="00270C87"/>
    <w:rsid w:val="00271DCF"/>
    <w:rsid w:val="002777AC"/>
    <w:rsid w:val="00281690"/>
    <w:rsid w:val="0028619C"/>
    <w:rsid w:val="00287758"/>
    <w:rsid w:val="00291F1F"/>
    <w:rsid w:val="00293557"/>
    <w:rsid w:val="00294ABA"/>
    <w:rsid w:val="00297C42"/>
    <w:rsid w:val="002A01FA"/>
    <w:rsid w:val="002A0A3D"/>
    <w:rsid w:val="002A3C9A"/>
    <w:rsid w:val="002A444F"/>
    <w:rsid w:val="002A51CC"/>
    <w:rsid w:val="002A5D60"/>
    <w:rsid w:val="002B0B51"/>
    <w:rsid w:val="002B30BB"/>
    <w:rsid w:val="002B4F91"/>
    <w:rsid w:val="002B6D1A"/>
    <w:rsid w:val="002B7310"/>
    <w:rsid w:val="002B7E1F"/>
    <w:rsid w:val="002C03D1"/>
    <w:rsid w:val="002C1791"/>
    <w:rsid w:val="002C3D7E"/>
    <w:rsid w:val="002C4039"/>
    <w:rsid w:val="002C7B07"/>
    <w:rsid w:val="002D1BE3"/>
    <w:rsid w:val="002D396D"/>
    <w:rsid w:val="002D4312"/>
    <w:rsid w:val="002D504C"/>
    <w:rsid w:val="002D7574"/>
    <w:rsid w:val="002E00BB"/>
    <w:rsid w:val="002E0FD6"/>
    <w:rsid w:val="002E2941"/>
    <w:rsid w:val="002E570B"/>
    <w:rsid w:val="002E64CB"/>
    <w:rsid w:val="002F0542"/>
    <w:rsid w:val="002F13FE"/>
    <w:rsid w:val="002F302B"/>
    <w:rsid w:val="002F385E"/>
    <w:rsid w:val="002F3E78"/>
    <w:rsid w:val="002F3ECF"/>
    <w:rsid w:val="002F4166"/>
    <w:rsid w:val="002F4B81"/>
    <w:rsid w:val="002F4FBE"/>
    <w:rsid w:val="002F5B23"/>
    <w:rsid w:val="002F7185"/>
    <w:rsid w:val="00302F29"/>
    <w:rsid w:val="003048C2"/>
    <w:rsid w:val="00305E87"/>
    <w:rsid w:val="0031045D"/>
    <w:rsid w:val="00315838"/>
    <w:rsid w:val="0032168B"/>
    <w:rsid w:val="003243D1"/>
    <w:rsid w:val="003328C6"/>
    <w:rsid w:val="00332CD0"/>
    <w:rsid w:val="00337233"/>
    <w:rsid w:val="00337DDF"/>
    <w:rsid w:val="003419CB"/>
    <w:rsid w:val="00342AC2"/>
    <w:rsid w:val="0034313B"/>
    <w:rsid w:val="00344798"/>
    <w:rsid w:val="003447FF"/>
    <w:rsid w:val="00345282"/>
    <w:rsid w:val="0034792E"/>
    <w:rsid w:val="00347FAE"/>
    <w:rsid w:val="00351134"/>
    <w:rsid w:val="00352464"/>
    <w:rsid w:val="00353D6E"/>
    <w:rsid w:val="00360CDE"/>
    <w:rsid w:val="003615EB"/>
    <w:rsid w:val="00362407"/>
    <w:rsid w:val="00371CA3"/>
    <w:rsid w:val="00381F11"/>
    <w:rsid w:val="003831B8"/>
    <w:rsid w:val="003838BF"/>
    <w:rsid w:val="00384012"/>
    <w:rsid w:val="00384992"/>
    <w:rsid w:val="003859C3"/>
    <w:rsid w:val="0039040D"/>
    <w:rsid w:val="0039252F"/>
    <w:rsid w:val="00393541"/>
    <w:rsid w:val="00393F87"/>
    <w:rsid w:val="003941C1"/>
    <w:rsid w:val="003958BF"/>
    <w:rsid w:val="00396478"/>
    <w:rsid w:val="003979EE"/>
    <w:rsid w:val="00397D08"/>
    <w:rsid w:val="00397D9D"/>
    <w:rsid w:val="003A163F"/>
    <w:rsid w:val="003A2E67"/>
    <w:rsid w:val="003A44A5"/>
    <w:rsid w:val="003A6A2D"/>
    <w:rsid w:val="003A74C7"/>
    <w:rsid w:val="003A77E1"/>
    <w:rsid w:val="003B07B3"/>
    <w:rsid w:val="003B09FC"/>
    <w:rsid w:val="003B14CC"/>
    <w:rsid w:val="003B1697"/>
    <w:rsid w:val="003B26A0"/>
    <w:rsid w:val="003B2D32"/>
    <w:rsid w:val="003B3950"/>
    <w:rsid w:val="003C1E62"/>
    <w:rsid w:val="003C3705"/>
    <w:rsid w:val="003C414A"/>
    <w:rsid w:val="003C462A"/>
    <w:rsid w:val="003D1CC6"/>
    <w:rsid w:val="003D285E"/>
    <w:rsid w:val="003D3D4F"/>
    <w:rsid w:val="003D4C4E"/>
    <w:rsid w:val="003D5927"/>
    <w:rsid w:val="003D59D1"/>
    <w:rsid w:val="003D620E"/>
    <w:rsid w:val="003D668F"/>
    <w:rsid w:val="003E32E6"/>
    <w:rsid w:val="003E53A8"/>
    <w:rsid w:val="003E6E27"/>
    <w:rsid w:val="003E73BA"/>
    <w:rsid w:val="003F0C90"/>
    <w:rsid w:val="003F0F1E"/>
    <w:rsid w:val="003F4553"/>
    <w:rsid w:val="00400660"/>
    <w:rsid w:val="004007D5"/>
    <w:rsid w:val="00401FD2"/>
    <w:rsid w:val="00410AA1"/>
    <w:rsid w:val="004116AB"/>
    <w:rsid w:val="00411DCA"/>
    <w:rsid w:val="00412112"/>
    <w:rsid w:val="00414346"/>
    <w:rsid w:val="0041455D"/>
    <w:rsid w:val="00414757"/>
    <w:rsid w:val="00416C7F"/>
    <w:rsid w:val="004246E1"/>
    <w:rsid w:val="00424E52"/>
    <w:rsid w:val="00431949"/>
    <w:rsid w:val="004321D3"/>
    <w:rsid w:val="00437365"/>
    <w:rsid w:val="00440412"/>
    <w:rsid w:val="00443619"/>
    <w:rsid w:val="0044463B"/>
    <w:rsid w:val="0044511B"/>
    <w:rsid w:val="00450B70"/>
    <w:rsid w:val="00453BB9"/>
    <w:rsid w:val="004549BD"/>
    <w:rsid w:val="00455189"/>
    <w:rsid w:val="00455785"/>
    <w:rsid w:val="00455A66"/>
    <w:rsid w:val="00470007"/>
    <w:rsid w:val="004724E4"/>
    <w:rsid w:val="004733D9"/>
    <w:rsid w:val="004823B4"/>
    <w:rsid w:val="00482E6F"/>
    <w:rsid w:val="00484A22"/>
    <w:rsid w:val="0048622F"/>
    <w:rsid w:val="00486678"/>
    <w:rsid w:val="00493296"/>
    <w:rsid w:val="00493651"/>
    <w:rsid w:val="00493BA7"/>
    <w:rsid w:val="00493DA9"/>
    <w:rsid w:val="00496095"/>
    <w:rsid w:val="004A270A"/>
    <w:rsid w:val="004A2BD2"/>
    <w:rsid w:val="004A453A"/>
    <w:rsid w:val="004A7419"/>
    <w:rsid w:val="004B0186"/>
    <w:rsid w:val="004B0217"/>
    <w:rsid w:val="004B1C8A"/>
    <w:rsid w:val="004B3F27"/>
    <w:rsid w:val="004B6D1D"/>
    <w:rsid w:val="004B7991"/>
    <w:rsid w:val="004C200C"/>
    <w:rsid w:val="004C4378"/>
    <w:rsid w:val="004C44D1"/>
    <w:rsid w:val="004C6905"/>
    <w:rsid w:val="004C7AF8"/>
    <w:rsid w:val="004D0B68"/>
    <w:rsid w:val="004D0CD8"/>
    <w:rsid w:val="004D0F75"/>
    <w:rsid w:val="004D1F74"/>
    <w:rsid w:val="004D2179"/>
    <w:rsid w:val="004D49D0"/>
    <w:rsid w:val="004D53A2"/>
    <w:rsid w:val="004D6CEF"/>
    <w:rsid w:val="004E2DEC"/>
    <w:rsid w:val="004E4F64"/>
    <w:rsid w:val="004E5224"/>
    <w:rsid w:val="004E6839"/>
    <w:rsid w:val="004F0077"/>
    <w:rsid w:val="004F1FFC"/>
    <w:rsid w:val="004F3E68"/>
    <w:rsid w:val="004F47E7"/>
    <w:rsid w:val="004F4B23"/>
    <w:rsid w:val="004F7051"/>
    <w:rsid w:val="004F7C52"/>
    <w:rsid w:val="0050291D"/>
    <w:rsid w:val="00502ADE"/>
    <w:rsid w:val="00503C26"/>
    <w:rsid w:val="005048BE"/>
    <w:rsid w:val="00505CC2"/>
    <w:rsid w:val="0050777D"/>
    <w:rsid w:val="00507A11"/>
    <w:rsid w:val="00511068"/>
    <w:rsid w:val="00512A76"/>
    <w:rsid w:val="005131E8"/>
    <w:rsid w:val="005133FE"/>
    <w:rsid w:val="0051575D"/>
    <w:rsid w:val="00516861"/>
    <w:rsid w:val="00516BE5"/>
    <w:rsid w:val="00517560"/>
    <w:rsid w:val="005205F4"/>
    <w:rsid w:val="00520DC9"/>
    <w:rsid w:val="00521EBB"/>
    <w:rsid w:val="005254D4"/>
    <w:rsid w:val="005337C4"/>
    <w:rsid w:val="00535BBE"/>
    <w:rsid w:val="00535C99"/>
    <w:rsid w:val="005369EF"/>
    <w:rsid w:val="00537441"/>
    <w:rsid w:val="00543230"/>
    <w:rsid w:val="00546B5D"/>
    <w:rsid w:val="00546D2D"/>
    <w:rsid w:val="005477D2"/>
    <w:rsid w:val="00551117"/>
    <w:rsid w:val="005538F2"/>
    <w:rsid w:val="00553D62"/>
    <w:rsid w:val="00555234"/>
    <w:rsid w:val="00562EF7"/>
    <w:rsid w:val="00570669"/>
    <w:rsid w:val="00570754"/>
    <w:rsid w:val="005716AC"/>
    <w:rsid w:val="00571DAC"/>
    <w:rsid w:val="0057232F"/>
    <w:rsid w:val="00572FEB"/>
    <w:rsid w:val="00573171"/>
    <w:rsid w:val="00573885"/>
    <w:rsid w:val="0057550C"/>
    <w:rsid w:val="00577E5E"/>
    <w:rsid w:val="0058107D"/>
    <w:rsid w:val="005847E8"/>
    <w:rsid w:val="0058500B"/>
    <w:rsid w:val="00585011"/>
    <w:rsid w:val="00586873"/>
    <w:rsid w:val="0058730F"/>
    <w:rsid w:val="00590CE4"/>
    <w:rsid w:val="00595051"/>
    <w:rsid w:val="005A3617"/>
    <w:rsid w:val="005A4A36"/>
    <w:rsid w:val="005B46B6"/>
    <w:rsid w:val="005B476F"/>
    <w:rsid w:val="005C0808"/>
    <w:rsid w:val="005C226A"/>
    <w:rsid w:val="005C22D3"/>
    <w:rsid w:val="005C5267"/>
    <w:rsid w:val="005C5FC8"/>
    <w:rsid w:val="005C642C"/>
    <w:rsid w:val="005C71C7"/>
    <w:rsid w:val="005C7B2F"/>
    <w:rsid w:val="005D0051"/>
    <w:rsid w:val="005D04D2"/>
    <w:rsid w:val="005D1053"/>
    <w:rsid w:val="005D6016"/>
    <w:rsid w:val="005D6B6B"/>
    <w:rsid w:val="005D7674"/>
    <w:rsid w:val="005E13D1"/>
    <w:rsid w:val="005E2D35"/>
    <w:rsid w:val="005E2EB2"/>
    <w:rsid w:val="005E431C"/>
    <w:rsid w:val="005E5AD8"/>
    <w:rsid w:val="005E5BBC"/>
    <w:rsid w:val="005E7D65"/>
    <w:rsid w:val="005F1779"/>
    <w:rsid w:val="005F1DF3"/>
    <w:rsid w:val="005F32C0"/>
    <w:rsid w:val="005F4039"/>
    <w:rsid w:val="005F5F70"/>
    <w:rsid w:val="005F61E7"/>
    <w:rsid w:val="005F72EA"/>
    <w:rsid w:val="005F7634"/>
    <w:rsid w:val="0060028C"/>
    <w:rsid w:val="006018DD"/>
    <w:rsid w:val="006044EE"/>
    <w:rsid w:val="00604CB6"/>
    <w:rsid w:val="00605B29"/>
    <w:rsid w:val="00612B05"/>
    <w:rsid w:val="00613BA6"/>
    <w:rsid w:val="00616114"/>
    <w:rsid w:val="00616E93"/>
    <w:rsid w:val="006212CF"/>
    <w:rsid w:val="00623763"/>
    <w:rsid w:val="00631A86"/>
    <w:rsid w:val="006344C2"/>
    <w:rsid w:val="00634629"/>
    <w:rsid w:val="00634D3F"/>
    <w:rsid w:val="0063793B"/>
    <w:rsid w:val="0064035A"/>
    <w:rsid w:val="006408E8"/>
    <w:rsid w:val="00640EFD"/>
    <w:rsid w:val="00641DD4"/>
    <w:rsid w:val="006426C3"/>
    <w:rsid w:val="00644BE1"/>
    <w:rsid w:val="00645D3E"/>
    <w:rsid w:val="00647579"/>
    <w:rsid w:val="0065132B"/>
    <w:rsid w:val="006537E1"/>
    <w:rsid w:val="00653A5A"/>
    <w:rsid w:val="00653C73"/>
    <w:rsid w:val="00653E32"/>
    <w:rsid w:val="006547A0"/>
    <w:rsid w:val="00660B4C"/>
    <w:rsid w:val="00660D81"/>
    <w:rsid w:val="00663F00"/>
    <w:rsid w:val="00666208"/>
    <w:rsid w:val="006709B5"/>
    <w:rsid w:val="0067119F"/>
    <w:rsid w:val="00671486"/>
    <w:rsid w:val="006729D7"/>
    <w:rsid w:val="006739F5"/>
    <w:rsid w:val="0067487B"/>
    <w:rsid w:val="00675B59"/>
    <w:rsid w:val="0068159C"/>
    <w:rsid w:val="00681888"/>
    <w:rsid w:val="00681C05"/>
    <w:rsid w:val="006821C9"/>
    <w:rsid w:val="00682CA8"/>
    <w:rsid w:val="006848CF"/>
    <w:rsid w:val="00684C15"/>
    <w:rsid w:val="006856F0"/>
    <w:rsid w:val="0068672B"/>
    <w:rsid w:val="006919EC"/>
    <w:rsid w:val="00691EDA"/>
    <w:rsid w:val="00693D0D"/>
    <w:rsid w:val="00695CE4"/>
    <w:rsid w:val="006963B0"/>
    <w:rsid w:val="00697E12"/>
    <w:rsid w:val="006A04FC"/>
    <w:rsid w:val="006A20C2"/>
    <w:rsid w:val="006A544E"/>
    <w:rsid w:val="006A6B3B"/>
    <w:rsid w:val="006B1662"/>
    <w:rsid w:val="006B3DDE"/>
    <w:rsid w:val="006C038F"/>
    <w:rsid w:val="006C09B4"/>
    <w:rsid w:val="006C2D12"/>
    <w:rsid w:val="006C3F8C"/>
    <w:rsid w:val="006C5F64"/>
    <w:rsid w:val="006C7708"/>
    <w:rsid w:val="006D0D16"/>
    <w:rsid w:val="006D2A6A"/>
    <w:rsid w:val="006D4A5C"/>
    <w:rsid w:val="006E0BA2"/>
    <w:rsid w:val="006E41BA"/>
    <w:rsid w:val="006E69E6"/>
    <w:rsid w:val="006F4480"/>
    <w:rsid w:val="006F595A"/>
    <w:rsid w:val="006F6DF8"/>
    <w:rsid w:val="006F7724"/>
    <w:rsid w:val="006F7E86"/>
    <w:rsid w:val="00700568"/>
    <w:rsid w:val="00700A36"/>
    <w:rsid w:val="007038FB"/>
    <w:rsid w:val="007041FC"/>
    <w:rsid w:val="00707391"/>
    <w:rsid w:val="0070759C"/>
    <w:rsid w:val="00710D0B"/>
    <w:rsid w:val="00715AAB"/>
    <w:rsid w:val="0071753E"/>
    <w:rsid w:val="00723B2F"/>
    <w:rsid w:val="00731D18"/>
    <w:rsid w:val="00734E07"/>
    <w:rsid w:val="007362AA"/>
    <w:rsid w:val="007363C0"/>
    <w:rsid w:val="00737262"/>
    <w:rsid w:val="007402F5"/>
    <w:rsid w:val="00741044"/>
    <w:rsid w:val="00742A58"/>
    <w:rsid w:val="00742F74"/>
    <w:rsid w:val="00743A2C"/>
    <w:rsid w:val="00743A51"/>
    <w:rsid w:val="00743B47"/>
    <w:rsid w:val="0074492D"/>
    <w:rsid w:val="00744E6C"/>
    <w:rsid w:val="007465DA"/>
    <w:rsid w:val="00747DC7"/>
    <w:rsid w:val="00751408"/>
    <w:rsid w:val="00755CA5"/>
    <w:rsid w:val="007574BA"/>
    <w:rsid w:val="00757C2D"/>
    <w:rsid w:val="00757E8C"/>
    <w:rsid w:val="0076034B"/>
    <w:rsid w:val="007606D6"/>
    <w:rsid w:val="00760A72"/>
    <w:rsid w:val="00760C61"/>
    <w:rsid w:val="00762C31"/>
    <w:rsid w:val="00764BE9"/>
    <w:rsid w:val="00772F08"/>
    <w:rsid w:val="00773D2C"/>
    <w:rsid w:val="0077546F"/>
    <w:rsid w:val="00776C95"/>
    <w:rsid w:val="007777A2"/>
    <w:rsid w:val="007818F8"/>
    <w:rsid w:val="007829D9"/>
    <w:rsid w:val="00786372"/>
    <w:rsid w:val="007872DC"/>
    <w:rsid w:val="007909F3"/>
    <w:rsid w:val="00791367"/>
    <w:rsid w:val="007913B8"/>
    <w:rsid w:val="00791FA5"/>
    <w:rsid w:val="00792113"/>
    <w:rsid w:val="007950B3"/>
    <w:rsid w:val="007966AD"/>
    <w:rsid w:val="00796838"/>
    <w:rsid w:val="00796F3D"/>
    <w:rsid w:val="0079731D"/>
    <w:rsid w:val="00797F53"/>
    <w:rsid w:val="007A6BFE"/>
    <w:rsid w:val="007B2C96"/>
    <w:rsid w:val="007B4341"/>
    <w:rsid w:val="007B4C97"/>
    <w:rsid w:val="007B5769"/>
    <w:rsid w:val="007B5BD9"/>
    <w:rsid w:val="007C01BE"/>
    <w:rsid w:val="007C1096"/>
    <w:rsid w:val="007C1609"/>
    <w:rsid w:val="007C56FC"/>
    <w:rsid w:val="007C68EE"/>
    <w:rsid w:val="007D270F"/>
    <w:rsid w:val="007D3036"/>
    <w:rsid w:val="007D3303"/>
    <w:rsid w:val="007D6EFB"/>
    <w:rsid w:val="007D7DB3"/>
    <w:rsid w:val="007E2CEC"/>
    <w:rsid w:val="007E3F1F"/>
    <w:rsid w:val="007E4589"/>
    <w:rsid w:val="007E62AF"/>
    <w:rsid w:val="007E6A39"/>
    <w:rsid w:val="007E7189"/>
    <w:rsid w:val="007F0163"/>
    <w:rsid w:val="007F0BD0"/>
    <w:rsid w:val="007F1191"/>
    <w:rsid w:val="007F1AEF"/>
    <w:rsid w:val="007F3E9F"/>
    <w:rsid w:val="007F7DE7"/>
    <w:rsid w:val="00801665"/>
    <w:rsid w:val="00801D7D"/>
    <w:rsid w:val="00807FA5"/>
    <w:rsid w:val="0081264E"/>
    <w:rsid w:val="00815986"/>
    <w:rsid w:val="00816CC5"/>
    <w:rsid w:val="008206D9"/>
    <w:rsid w:val="00826EEC"/>
    <w:rsid w:val="008271EF"/>
    <w:rsid w:val="008275AE"/>
    <w:rsid w:val="00827826"/>
    <w:rsid w:val="00827861"/>
    <w:rsid w:val="00827C29"/>
    <w:rsid w:val="00830E29"/>
    <w:rsid w:val="0083229B"/>
    <w:rsid w:val="00832BB3"/>
    <w:rsid w:val="00833A67"/>
    <w:rsid w:val="00833D8C"/>
    <w:rsid w:val="0083624F"/>
    <w:rsid w:val="00836477"/>
    <w:rsid w:val="00836E51"/>
    <w:rsid w:val="00841DB1"/>
    <w:rsid w:val="00850726"/>
    <w:rsid w:val="00854D0C"/>
    <w:rsid w:val="00856960"/>
    <w:rsid w:val="008579A9"/>
    <w:rsid w:val="00860601"/>
    <w:rsid w:val="0086124F"/>
    <w:rsid w:val="008639B3"/>
    <w:rsid w:val="00865911"/>
    <w:rsid w:val="0087034E"/>
    <w:rsid w:val="008710B6"/>
    <w:rsid w:val="0087618C"/>
    <w:rsid w:val="00877B1E"/>
    <w:rsid w:val="00880858"/>
    <w:rsid w:val="00880C21"/>
    <w:rsid w:val="00881C4C"/>
    <w:rsid w:val="008823E4"/>
    <w:rsid w:val="00887C07"/>
    <w:rsid w:val="0089142D"/>
    <w:rsid w:val="00893192"/>
    <w:rsid w:val="00893258"/>
    <w:rsid w:val="0089354C"/>
    <w:rsid w:val="0089389E"/>
    <w:rsid w:val="008949B0"/>
    <w:rsid w:val="00894A40"/>
    <w:rsid w:val="00894D4B"/>
    <w:rsid w:val="008967AE"/>
    <w:rsid w:val="008A0D30"/>
    <w:rsid w:val="008A24EC"/>
    <w:rsid w:val="008A5461"/>
    <w:rsid w:val="008A61A0"/>
    <w:rsid w:val="008A74DE"/>
    <w:rsid w:val="008A765E"/>
    <w:rsid w:val="008B0D46"/>
    <w:rsid w:val="008B217D"/>
    <w:rsid w:val="008B318A"/>
    <w:rsid w:val="008B3DDA"/>
    <w:rsid w:val="008B4C54"/>
    <w:rsid w:val="008B51F6"/>
    <w:rsid w:val="008B6698"/>
    <w:rsid w:val="008C07F9"/>
    <w:rsid w:val="008C1DAF"/>
    <w:rsid w:val="008C29D3"/>
    <w:rsid w:val="008C7678"/>
    <w:rsid w:val="008D2B18"/>
    <w:rsid w:val="008D4F04"/>
    <w:rsid w:val="008D6A76"/>
    <w:rsid w:val="008E3B1C"/>
    <w:rsid w:val="008E3C61"/>
    <w:rsid w:val="008E4B6A"/>
    <w:rsid w:val="008E4E60"/>
    <w:rsid w:val="008E5B2E"/>
    <w:rsid w:val="008E62A0"/>
    <w:rsid w:val="008E7F24"/>
    <w:rsid w:val="008F204C"/>
    <w:rsid w:val="008F370E"/>
    <w:rsid w:val="00900ED7"/>
    <w:rsid w:val="00901053"/>
    <w:rsid w:val="00901F8B"/>
    <w:rsid w:val="00905C28"/>
    <w:rsid w:val="00905F83"/>
    <w:rsid w:val="00910D82"/>
    <w:rsid w:val="00910E16"/>
    <w:rsid w:val="00912A39"/>
    <w:rsid w:val="009167B8"/>
    <w:rsid w:val="009168DF"/>
    <w:rsid w:val="009276DD"/>
    <w:rsid w:val="009277F1"/>
    <w:rsid w:val="00931FE5"/>
    <w:rsid w:val="00933472"/>
    <w:rsid w:val="0093397D"/>
    <w:rsid w:val="00933A2C"/>
    <w:rsid w:val="009372E1"/>
    <w:rsid w:val="00941FD9"/>
    <w:rsid w:val="0094228E"/>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62AC"/>
    <w:rsid w:val="00977386"/>
    <w:rsid w:val="00977DCC"/>
    <w:rsid w:val="00982B91"/>
    <w:rsid w:val="009841B3"/>
    <w:rsid w:val="00985C3C"/>
    <w:rsid w:val="00986536"/>
    <w:rsid w:val="009872B7"/>
    <w:rsid w:val="00987F58"/>
    <w:rsid w:val="00993D7F"/>
    <w:rsid w:val="009956AA"/>
    <w:rsid w:val="009A27CF"/>
    <w:rsid w:val="009A28E5"/>
    <w:rsid w:val="009A667D"/>
    <w:rsid w:val="009A6D82"/>
    <w:rsid w:val="009B02FD"/>
    <w:rsid w:val="009B0411"/>
    <w:rsid w:val="009B1271"/>
    <w:rsid w:val="009B13BC"/>
    <w:rsid w:val="009B2902"/>
    <w:rsid w:val="009B5B48"/>
    <w:rsid w:val="009B5FD9"/>
    <w:rsid w:val="009B7547"/>
    <w:rsid w:val="009B795F"/>
    <w:rsid w:val="009C1BD5"/>
    <w:rsid w:val="009C1F9F"/>
    <w:rsid w:val="009C5A30"/>
    <w:rsid w:val="009C5DA2"/>
    <w:rsid w:val="009D0047"/>
    <w:rsid w:val="009D1804"/>
    <w:rsid w:val="009D2013"/>
    <w:rsid w:val="009D299C"/>
    <w:rsid w:val="009E0AFC"/>
    <w:rsid w:val="009E5872"/>
    <w:rsid w:val="009E5F12"/>
    <w:rsid w:val="009E77A3"/>
    <w:rsid w:val="009F1552"/>
    <w:rsid w:val="009F1ED9"/>
    <w:rsid w:val="009F207F"/>
    <w:rsid w:val="009F5354"/>
    <w:rsid w:val="00A008F4"/>
    <w:rsid w:val="00A00B86"/>
    <w:rsid w:val="00A019BD"/>
    <w:rsid w:val="00A028DA"/>
    <w:rsid w:val="00A04F65"/>
    <w:rsid w:val="00A06CF7"/>
    <w:rsid w:val="00A17B53"/>
    <w:rsid w:val="00A2099C"/>
    <w:rsid w:val="00A22A04"/>
    <w:rsid w:val="00A233C2"/>
    <w:rsid w:val="00A24BF0"/>
    <w:rsid w:val="00A24C16"/>
    <w:rsid w:val="00A27D7F"/>
    <w:rsid w:val="00A30A35"/>
    <w:rsid w:val="00A31C09"/>
    <w:rsid w:val="00A31E17"/>
    <w:rsid w:val="00A3390F"/>
    <w:rsid w:val="00A339F5"/>
    <w:rsid w:val="00A34675"/>
    <w:rsid w:val="00A359A9"/>
    <w:rsid w:val="00A425A4"/>
    <w:rsid w:val="00A42E1E"/>
    <w:rsid w:val="00A43174"/>
    <w:rsid w:val="00A43610"/>
    <w:rsid w:val="00A43B29"/>
    <w:rsid w:val="00A47608"/>
    <w:rsid w:val="00A5156A"/>
    <w:rsid w:val="00A549E5"/>
    <w:rsid w:val="00A54A8F"/>
    <w:rsid w:val="00A54F40"/>
    <w:rsid w:val="00A57346"/>
    <w:rsid w:val="00A6073E"/>
    <w:rsid w:val="00A60B1D"/>
    <w:rsid w:val="00A676FE"/>
    <w:rsid w:val="00A70214"/>
    <w:rsid w:val="00A73DE7"/>
    <w:rsid w:val="00A755E1"/>
    <w:rsid w:val="00A75972"/>
    <w:rsid w:val="00A81D2C"/>
    <w:rsid w:val="00A81EDC"/>
    <w:rsid w:val="00A821FF"/>
    <w:rsid w:val="00A82D76"/>
    <w:rsid w:val="00A82EA8"/>
    <w:rsid w:val="00A85357"/>
    <w:rsid w:val="00A861AA"/>
    <w:rsid w:val="00A90B9F"/>
    <w:rsid w:val="00A9152D"/>
    <w:rsid w:val="00A9178D"/>
    <w:rsid w:val="00A92D71"/>
    <w:rsid w:val="00A94E2B"/>
    <w:rsid w:val="00A95DEC"/>
    <w:rsid w:val="00A96087"/>
    <w:rsid w:val="00A9609E"/>
    <w:rsid w:val="00A9783C"/>
    <w:rsid w:val="00A97E6B"/>
    <w:rsid w:val="00AA0AA0"/>
    <w:rsid w:val="00AA2412"/>
    <w:rsid w:val="00AA2DE3"/>
    <w:rsid w:val="00AA73C8"/>
    <w:rsid w:val="00AB2A9A"/>
    <w:rsid w:val="00AB2B55"/>
    <w:rsid w:val="00AB2F90"/>
    <w:rsid w:val="00AB7C30"/>
    <w:rsid w:val="00AC0D25"/>
    <w:rsid w:val="00AC0F30"/>
    <w:rsid w:val="00AC1F06"/>
    <w:rsid w:val="00AC2A9B"/>
    <w:rsid w:val="00AC3886"/>
    <w:rsid w:val="00AC55EA"/>
    <w:rsid w:val="00AC5AB0"/>
    <w:rsid w:val="00AC760B"/>
    <w:rsid w:val="00AC7707"/>
    <w:rsid w:val="00AE0332"/>
    <w:rsid w:val="00AE1352"/>
    <w:rsid w:val="00AE284F"/>
    <w:rsid w:val="00AE4B10"/>
    <w:rsid w:val="00AE53A6"/>
    <w:rsid w:val="00AE6D53"/>
    <w:rsid w:val="00AE6E8E"/>
    <w:rsid w:val="00AF1087"/>
    <w:rsid w:val="00AF10B2"/>
    <w:rsid w:val="00AF1459"/>
    <w:rsid w:val="00AF5422"/>
    <w:rsid w:val="00B0210C"/>
    <w:rsid w:val="00B022F2"/>
    <w:rsid w:val="00B0321A"/>
    <w:rsid w:val="00B033CE"/>
    <w:rsid w:val="00B03C09"/>
    <w:rsid w:val="00B0465F"/>
    <w:rsid w:val="00B0603B"/>
    <w:rsid w:val="00B067D9"/>
    <w:rsid w:val="00B067E8"/>
    <w:rsid w:val="00B1174B"/>
    <w:rsid w:val="00B14280"/>
    <w:rsid w:val="00B14A0B"/>
    <w:rsid w:val="00B17655"/>
    <w:rsid w:val="00B23625"/>
    <w:rsid w:val="00B24995"/>
    <w:rsid w:val="00B256D1"/>
    <w:rsid w:val="00B2596E"/>
    <w:rsid w:val="00B27D78"/>
    <w:rsid w:val="00B32681"/>
    <w:rsid w:val="00B33488"/>
    <w:rsid w:val="00B33F58"/>
    <w:rsid w:val="00B342EA"/>
    <w:rsid w:val="00B358E9"/>
    <w:rsid w:val="00B4070D"/>
    <w:rsid w:val="00B41150"/>
    <w:rsid w:val="00B418F9"/>
    <w:rsid w:val="00B4759C"/>
    <w:rsid w:val="00B517F4"/>
    <w:rsid w:val="00B518D5"/>
    <w:rsid w:val="00B53118"/>
    <w:rsid w:val="00B5658D"/>
    <w:rsid w:val="00B56DA2"/>
    <w:rsid w:val="00B62631"/>
    <w:rsid w:val="00B63047"/>
    <w:rsid w:val="00B64B33"/>
    <w:rsid w:val="00B666DF"/>
    <w:rsid w:val="00B71075"/>
    <w:rsid w:val="00B752D8"/>
    <w:rsid w:val="00B77D34"/>
    <w:rsid w:val="00B83E13"/>
    <w:rsid w:val="00B84C22"/>
    <w:rsid w:val="00B9245A"/>
    <w:rsid w:val="00B93D1A"/>
    <w:rsid w:val="00B9626D"/>
    <w:rsid w:val="00B97FE0"/>
    <w:rsid w:val="00BA08EE"/>
    <w:rsid w:val="00BA6348"/>
    <w:rsid w:val="00BA6709"/>
    <w:rsid w:val="00BB037F"/>
    <w:rsid w:val="00BB1173"/>
    <w:rsid w:val="00BB1199"/>
    <w:rsid w:val="00BB751A"/>
    <w:rsid w:val="00BC1D16"/>
    <w:rsid w:val="00BC1F4D"/>
    <w:rsid w:val="00BD0B70"/>
    <w:rsid w:val="00BD0C65"/>
    <w:rsid w:val="00BD19B4"/>
    <w:rsid w:val="00BD3A36"/>
    <w:rsid w:val="00BE0FAE"/>
    <w:rsid w:val="00BE375B"/>
    <w:rsid w:val="00BE4CA2"/>
    <w:rsid w:val="00BF042D"/>
    <w:rsid w:val="00BF0B53"/>
    <w:rsid w:val="00BF1099"/>
    <w:rsid w:val="00BF2FAC"/>
    <w:rsid w:val="00BF300F"/>
    <w:rsid w:val="00BF791D"/>
    <w:rsid w:val="00BF7E64"/>
    <w:rsid w:val="00C010B8"/>
    <w:rsid w:val="00C02C20"/>
    <w:rsid w:val="00C03726"/>
    <w:rsid w:val="00C04BC7"/>
    <w:rsid w:val="00C0568B"/>
    <w:rsid w:val="00C05CF3"/>
    <w:rsid w:val="00C13A11"/>
    <w:rsid w:val="00C154BD"/>
    <w:rsid w:val="00C15F84"/>
    <w:rsid w:val="00C16440"/>
    <w:rsid w:val="00C20D27"/>
    <w:rsid w:val="00C2222F"/>
    <w:rsid w:val="00C23A5F"/>
    <w:rsid w:val="00C23B4B"/>
    <w:rsid w:val="00C2621C"/>
    <w:rsid w:val="00C30D19"/>
    <w:rsid w:val="00C31297"/>
    <w:rsid w:val="00C31724"/>
    <w:rsid w:val="00C36B5C"/>
    <w:rsid w:val="00C40111"/>
    <w:rsid w:val="00C4133C"/>
    <w:rsid w:val="00C42D45"/>
    <w:rsid w:val="00C453CF"/>
    <w:rsid w:val="00C51E9B"/>
    <w:rsid w:val="00C5311A"/>
    <w:rsid w:val="00C546F3"/>
    <w:rsid w:val="00C5611A"/>
    <w:rsid w:val="00C5659A"/>
    <w:rsid w:val="00C61FED"/>
    <w:rsid w:val="00C6376D"/>
    <w:rsid w:val="00C64325"/>
    <w:rsid w:val="00C708EC"/>
    <w:rsid w:val="00C70DBC"/>
    <w:rsid w:val="00C752D0"/>
    <w:rsid w:val="00C7719A"/>
    <w:rsid w:val="00C80CC7"/>
    <w:rsid w:val="00C8100A"/>
    <w:rsid w:val="00C81413"/>
    <w:rsid w:val="00C82011"/>
    <w:rsid w:val="00C853D8"/>
    <w:rsid w:val="00C87CDC"/>
    <w:rsid w:val="00C87D64"/>
    <w:rsid w:val="00C95C70"/>
    <w:rsid w:val="00CA030D"/>
    <w:rsid w:val="00CA45BF"/>
    <w:rsid w:val="00CA4E32"/>
    <w:rsid w:val="00CA5BB4"/>
    <w:rsid w:val="00CA76F4"/>
    <w:rsid w:val="00CB29BE"/>
    <w:rsid w:val="00CC195C"/>
    <w:rsid w:val="00CC25B7"/>
    <w:rsid w:val="00CC64BD"/>
    <w:rsid w:val="00CD0ECF"/>
    <w:rsid w:val="00CD149E"/>
    <w:rsid w:val="00CD284E"/>
    <w:rsid w:val="00CD32AB"/>
    <w:rsid w:val="00CD44FB"/>
    <w:rsid w:val="00CE0E28"/>
    <w:rsid w:val="00CE0EDC"/>
    <w:rsid w:val="00CE5390"/>
    <w:rsid w:val="00CE680F"/>
    <w:rsid w:val="00CE6889"/>
    <w:rsid w:val="00CE7E96"/>
    <w:rsid w:val="00CF434E"/>
    <w:rsid w:val="00CF4D41"/>
    <w:rsid w:val="00CF79F8"/>
    <w:rsid w:val="00D002C0"/>
    <w:rsid w:val="00D02ABD"/>
    <w:rsid w:val="00D039D0"/>
    <w:rsid w:val="00D04A67"/>
    <w:rsid w:val="00D11145"/>
    <w:rsid w:val="00D11B65"/>
    <w:rsid w:val="00D12BE8"/>
    <w:rsid w:val="00D14EDE"/>
    <w:rsid w:val="00D17F1B"/>
    <w:rsid w:val="00D202D6"/>
    <w:rsid w:val="00D22E52"/>
    <w:rsid w:val="00D241C8"/>
    <w:rsid w:val="00D312D4"/>
    <w:rsid w:val="00D31D58"/>
    <w:rsid w:val="00D33DD9"/>
    <w:rsid w:val="00D35DF0"/>
    <w:rsid w:val="00D401F1"/>
    <w:rsid w:val="00D41F43"/>
    <w:rsid w:val="00D430A8"/>
    <w:rsid w:val="00D47702"/>
    <w:rsid w:val="00D51F71"/>
    <w:rsid w:val="00D53606"/>
    <w:rsid w:val="00D537F3"/>
    <w:rsid w:val="00D544CF"/>
    <w:rsid w:val="00D54856"/>
    <w:rsid w:val="00D54873"/>
    <w:rsid w:val="00D56CB7"/>
    <w:rsid w:val="00D57AF1"/>
    <w:rsid w:val="00D6274E"/>
    <w:rsid w:val="00D728E1"/>
    <w:rsid w:val="00D772A4"/>
    <w:rsid w:val="00D81AC0"/>
    <w:rsid w:val="00D823A3"/>
    <w:rsid w:val="00D838A9"/>
    <w:rsid w:val="00D85A39"/>
    <w:rsid w:val="00D87DA5"/>
    <w:rsid w:val="00D87E82"/>
    <w:rsid w:val="00D94597"/>
    <w:rsid w:val="00D94761"/>
    <w:rsid w:val="00D949CD"/>
    <w:rsid w:val="00D96EDF"/>
    <w:rsid w:val="00DA5FC3"/>
    <w:rsid w:val="00DA64CB"/>
    <w:rsid w:val="00DA6BD5"/>
    <w:rsid w:val="00DB040E"/>
    <w:rsid w:val="00DB0A35"/>
    <w:rsid w:val="00DB18A9"/>
    <w:rsid w:val="00DB63DB"/>
    <w:rsid w:val="00DB6B0E"/>
    <w:rsid w:val="00DB6BB5"/>
    <w:rsid w:val="00DB76B7"/>
    <w:rsid w:val="00DC3DA0"/>
    <w:rsid w:val="00DC5316"/>
    <w:rsid w:val="00DD1D66"/>
    <w:rsid w:val="00DD2E7F"/>
    <w:rsid w:val="00DD695D"/>
    <w:rsid w:val="00DE1ED8"/>
    <w:rsid w:val="00DE2563"/>
    <w:rsid w:val="00DE465B"/>
    <w:rsid w:val="00DF1944"/>
    <w:rsid w:val="00DF2204"/>
    <w:rsid w:val="00DF23C3"/>
    <w:rsid w:val="00DF3496"/>
    <w:rsid w:val="00DF4629"/>
    <w:rsid w:val="00DF46AC"/>
    <w:rsid w:val="00E0290A"/>
    <w:rsid w:val="00E03DA7"/>
    <w:rsid w:val="00E078A1"/>
    <w:rsid w:val="00E10025"/>
    <w:rsid w:val="00E13EF4"/>
    <w:rsid w:val="00E141DC"/>
    <w:rsid w:val="00E16A55"/>
    <w:rsid w:val="00E17661"/>
    <w:rsid w:val="00E21191"/>
    <w:rsid w:val="00E215FE"/>
    <w:rsid w:val="00E2492B"/>
    <w:rsid w:val="00E250C9"/>
    <w:rsid w:val="00E260B5"/>
    <w:rsid w:val="00E303B5"/>
    <w:rsid w:val="00E31A6B"/>
    <w:rsid w:val="00E329C9"/>
    <w:rsid w:val="00E3493B"/>
    <w:rsid w:val="00E34F61"/>
    <w:rsid w:val="00E416AD"/>
    <w:rsid w:val="00E4295D"/>
    <w:rsid w:val="00E45A94"/>
    <w:rsid w:val="00E46895"/>
    <w:rsid w:val="00E50408"/>
    <w:rsid w:val="00E52697"/>
    <w:rsid w:val="00E52FA6"/>
    <w:rsid w:val="00E56F64"/>
    <w:rsid w:val="00E57BAD"/>
    <w:rsid w:val="00E60A65"/>
    <w:rsid w:val="00E65E1E"/>
    <w:rsid w:val="00E66202"/>
    <w:rsid w:val="00E731D6"/>
    <w:rsid w:val="00E742EC"/>
    <w:rsid w:val="00E74A52"/>
    <w:rsid w:val="00E750E1"/>
    <w:rsid w:val="00E762C7"/>
    <w:rsid w:val="00E77FCC"/>
    <w:rsid w:val="00E800A0"/>
    <w:rsid w:val="00E80D8F"/>
    <w:rsid w:val="00E8110D"/>
    <w:rsid w:val="00E81310"/>
    <w:rsid w:val="00E81AC8"/>
    <w:rsid w:val="00E81EF6"/>
    <w:rsid w:val="00E84EB7"/>
    <w:rsid w:val="00E8567D"/>
    <w:rsid w:val="00E862E2"/>
    <w:rsid w:val="00E92FAF"/>
    <w:rsid w:val="00E94E32"/>
    <w:rsid w:val="00E9539E"/>
    <w:rsid w:val="00E95BAC"/>
    <w:rsid w:val="00EA28B4"/>
    <w:rsid w:val="00EA5759"/>
    <w:rsid w:val="00EA6436"/>
    <w:rsid w:val="00EB00B4"/>
    <w:rsid w:val="00EB0159"/>
    <w:rsid w:val="00EB028A"/>
    <w:rsid w:val="00EB0521"/>
    <w:rsid w:val="00EB42E4"/>
    <w:rsid w:val="00EB6028"/>
    <w:rsid w:val="00EB6333"/>
    <w:rsid w:val="00EB677B"/>
    <w:rsid w:val="00EB74F2"/>
    <w:rsid w:val="00EC60BA"/>
    <w:rsid w:val="00EC6286"/>
    <w:rsid w:val="00EC73D2"/>
    <w:rsid w:val="00ED1602"/>
    <w:rsid w:val="00ED2FB9"/>
    <w:rsid w:val="00ED5555"/>
    <w:rsid w:val="00ED680A"/>
    <w:rsid w:val="00EE055A"/>
    <w:rsid w:val="00EE258F"/>
    <w:rsid w:val="00EE2704"/>
    <w:rsid w:val="00EE432C"/>
    <w:rsid w:val="00EE43DA"/>
    <w:rsid w:val="00EE548F"/>
    <w:rsid w:val="00EE5D1C"/>
    <w:rsid w:val="00EE69C6"/>
    <w:rsid w:val="00EE6CD1"/>
    <w:rsid w:val="00EF4FBE"/>
    <w:rsid w:val="00F01BC7"/>
    <w:rsid w:val="00F01E08"/>
    <w:rsid w:val="00F0552B"/>
    <w:rsid w:val="00F06DB4"/>
    <w:rsid w:val="00F1210C"/>
    <w:rsid w:val="00F12A22"/>
    <w:rsid w:val="00F156D5"/>
    <w:rsid w:val="00F175B4"/>
    <w:rsid w:val="00F228E8"/>
    <w:rsid w:val="00F23189"/>
    <w:rsid w:val="00F23550"/>
    <w:rsid w:val="00F23AAE"/>
    <w:rsid w:val="00F258D9"/>
    <w:rsid w:val="00F259B9"/>
    <w:rsid w:val="00F26ABB"/>
    <w:rsid w:val="00F322C4"/>
    <w:rsid w:val="00F36672"/>
    <w:rsid w:val="00F3714B"/>
    <w:rsid w:val="00F37F45"/>
    <w:rsid w:val="00F42E1E"/>
    <w:rsid w:val="00F460E7"/>
    <w:rsid w:val="00F4756A"/>
    <w:rsid w:val="00F50754"/>
    <w:rsid w:val="00F50837"/>
    <w:rsid w:val="00F50DA8"/>
    <w:rsid w:val="00F525B7"/>
    <w:rsid w:val="00F53671"/>
    <w:rsid w:val="00F5488B"/>
    <w:rsid w:val="00F55154"/>
    <w:rsid w:val="00F60F1C"/>
    <w:rsid w:val="00F61C24"/>
    <w:rsid w:val="00F61FAB"/>
    <w:rsid w:val="00F62B4A"/>
    <w:rsid w:val="00F62D1C"/>
    <w:rsid w:val="00F63308"/>
    <w:rsid w:val="00F651CA"/>
    <w:rsid w:val="00F65603"/>
    <w:rsid w:val="00F656CA"/>
    <w:rsid w:val="00F7059B"/>
    <w:rsid w:val="00F73F46"/>
    <w:rsid w:val="00F7608E"/>
    <w:rsid w:val="00F778A3"/>
    <w:rsid w:val="00F811F7"/>
    <w:rsid w:val="00F822DF"/>
    <w:rsid w:val="00F835D5"/>
    <w:rsid w:val="00F836D3"/>
    <w:rsid w:val="00F84470"/>
    <w:rsid w:val="00F85431"/>
    <w:rsid w:val="00F926EA"/>
    <w:rsid w:val="00F934D5"/>
    <w:rsid w:val="00F95533"/>
    <w:rsid w:val="00FA59D0"/>
    <w:rsid w:val="00FA59FB"/>
    <w:rsid w:val="00FA5ABD"/>
    <w:rsid w:val="00FA5E77"/>
    <w:rsid w:val="00FA792D"/>
    <w:rsid w:val="00FB1B4A"/>
    <w:rsid w:val="00FB27BC"/>
    <w:rsid w:val="00FB2967"/>
    <w:rsid w:val="00FB40C3"/>
    <w:rsid w:val="00FB5AC7"/>
    <w:rsid w:val="00FB61D9"/>
    <w:rsid w:val="00FB7D73"/>
    <w:rsid w:val="00FC3BF3"/>
    <w:rsid w:val="00FC4109"/>
    <w:rsid w:val="00FC7859"/>
    <w:rsid w:val="00FD2129"/>
    <w:rsid w:val="00FD2830"/>
    <w:rsid w:val="00FD7BED"/>
    <w:rsid w:val="00FE0B65"/>
    <w:rsid w:val="00FE1E69"/>
    <w:rsid w:val="00FE2CAD"/>
    <w:rsid w:val="00FE6DA2"/>
    <w:rsid w:val="00FF28BD"/>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rsid w:val="00827861"/>
    <w:pPr>
      <w:ind w:left="220" w:hanging="220"/>
    </w:pPr>
    <w:rPr>
      <w:rFonts w:ascii="Arial" w:hAnsi="Arial"/>
      <w:szCs w:val="18"/>
    </w:rPr>
  </w:style>
  <w:style w:type="paragraph" w:styleId="Index2">
    <w:name w:val="index 2"/>
    <w:next w:val="Normal"/>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spacing w:after="120"/>
    </w:pPr>
  </w:style>
  <w:style w:type="paragraph" w:styleId="ListNumber2">
    <w:name w:val="List Number 2"/>
    <w:basedOn w:val="Normal"/>
    <w:rsid w:val="00F7608E"/>
    <w:pPr>
      <w:numPr>
        <w:numId w:val="39"/>
      </w:numPr>
      <w:spacing w:after="120"/>
    </w:pPr>
  </w:style>
  <w:style w:type="paragraph" w:styleId="ListNumber3">
    <w:name w:val="List Number 3"/>
    <w:basedOn w:val="Normal"/>
    <w:semiHidden/>
    <w:rsid w:val="00F7608E"/>
    <w:pPr>
      <w:numPr>
        <w:numId w:val="18"/>
      </w:numPr>
    </w:pPr>
  </w:style>
  <w:style w:type="paragraph" w:styleId="ListNumber4">
    <w:name w:val="List Number 4"/>
    <w:basedOn w:val="Normal"/>
    <w:semiHidden/>
    <w:rsid w:val="00F7608E"/>
    <w:pPr>
      <w:numPr>
        <w:numId w:val="19"/>
      </w:numPr>
    </w:pPr>
  </w:style>
  <w:style w:type="paragraph" w:styleId="ListNumber5">
    <w:name w:val="List Number 5"/>
    <w:basedOn w:val="Normal"/>
    <w:semiHidden/>
    <w:rsid w:val="00A31C09"/>
    <w:pPr>
      <w:numPr>
        <w:numId w:val="9"/>
      </w:numPr>
    </w:pPr>
  </w:style>
  <w:style w:type="paragraph" w:customStyle="1" w:styleId="TableText">
    <w:name w:val="TableText"/>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lang w:val="en-US" w:eastAsia="en-US" w:bidi="ar-SA"/>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lang w:val="en-US" w:eastAsia="en-US" w:bidi="ar-SA"/>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lang w:val="en-US" w:eastAsia="en-US" w:bidi="ar-SA"/>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2C1791"/>
    <w:rPr>
      <w:rFonts w:ascii="Arial" w:hAnsi="Arial"/>
      <w:sz w:val="22"/>
      <w:szCs w:val="24"/>
    </w:rPr>
  </w:style>
  <w:style w:type="paragraph" w:styleId="ListParagraph">
    <w:name w:val="List Paragraph"/>
    <w:basedOn w:val="Normal"/>
    <w:uiPriority w:val="34"/>
    <w:qFormat/>
    <w:rsid w:val="006919E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hyperlink" Target="mailto:security-csm-user@gforge.nci.nih.gov" TargetMode="External"/><Relationship Id="rId34" Type="http://schemas.openxmlformats.org/officeDocument/2006/relationships/hyperlink" Target="https://gforge.nci.nih.gov/docman/index.php?group_id=49&amp;selected_doc_group_id=2523&amp;language_id=1"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ncicb.nci.nih.gov/download/index.jsp" TargetMode="External"/><Relationship Id="rId68" Type="http://schemas.openxmlformats.org/officeDocument/2006/relationships/comments" Target="comments.xml"/><Relationship Id="rId76" Type="http://schemas.openxmlformats.org/officeDocument/2006/relationships/image" Target="media/image37.jpeg"/><Relationship Id="rId84" Type="http://schemas.openxmlformats.org/officeDocument/2006/relationships/image" Target="media/image45.jpeg"/><Relationship Id="rId89" Type="http://schemas.openxmlformats.org/officeDocument/2006/relationships/image" Target="media/image50.jpe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1.xml"/><Relationship Id="rId92" Type="http://schemas.openxmlformats.org/officeDocument/2006/relationships/image" Target="media/image53.jpeg"/><Relationship Id="rId2" Type="http://schemas.openxmlformats.org/officeDocument/2006/relationships/customXml" Target="../customXml/item1.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emf"/><Relationship Id="rId24" Type="http://schemas.openxmlformats.org/officeDocument/2006/relationships/hyperlink" Target="http://gforge.nci.nih.gov/tracker/?atid=131&amp;group_id=12&amp;func=browse" TargetMode="External"/><Relationship Id="rId32" Type="http://schemas.openxmlformats.org/officeDocument/2006/relationships/header" Target="header8.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yperlink" Target="http://ncicb.nci.nih.gov/download" TargetMode="External"/><Relationship Id="rId79" Type="http://schemas.openxmlformats.org/officeDocument/2006/relationships/image" Target="media/image40.jpeg"/><Relationship Id="rId87"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image" Target="media/image43.jpeg"/><Relationship Id="rId90" Type="http://schemas.openxmlformats.org/officeDocument/2006/relationships/image" Target="media/image51.jpeg"/><Relationship Id="rId95" Type="http://schemas.openxmlformats.org/officeDocument/2006/relationships/header" Target="header1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gforge.nci.nih.gov/pipermail/security-csm-user"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header" Target="header10.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jpeg"/><Relationship Id="rId69" Type="http://schemas.openxmlformats.org/officeDocument/2006/relationships/image" Target="media/image36.png"/><Relationship Id="rId77"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2.xml"/><Relationship Id="rId80" Type="http://schemas.openxmlformats.org/officeDocument/2006/relationships/image" Target="media/image41.jpeg"/><Relationship Id="rId85" Type="http://schemas.openxmlformats.org/officeDocument/2006/relationships/image" Target="media/image46.jpeg"/><Relationship Id="rId93" Type="http://schemas.openxmlformats.org/officeDocument/2006/relationships/image" Target="media/image54.jpeg"/><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footer" Target="footer2.xml"/><Relationship Id="rId25" Type="http://schemas.openxmlformats.org/officeDocument/2006/relationships/hyperlink" Target="https://gforge.nci.nih.gov/tracker/?atid=131&amp;group_id=12&amp;func=browse" TargetMode="External"/><Relationship Id="rId33" Type="http://schemas.openxmlformats.org/officeDocument/2006/relationships/header" Target="header9.xm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5.emf"/><Relationship Id="rId20" Type="http://schemas.openxmlformats.org/officeDocument/2006/relationships/hyperlink" Target="http://ncicb.nci.nih.gov/NCICB/infrastructure/cacore_overview/cs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www.acegisecurity.org/guide/springsecurity.html" TargetMode="External"/><Relationship Id="rId75" Type="http://schemas.openxmlformats.org/officeDocument/2006/relationships/hyperlink" Target="http://ncicb.nci.nih.gov/download" TargetMode="External"/><Relationship Id="rId83" Type="http://schemas.openxmlformats.org/officeDocument/2006/relationships/image" Target="media/image44.jpeg"/><Relationship Id="rId88" Type="http://schemas.openxmlformats.org/officeDocument/2006/relationships/image" Target="media/image49.jpeg"/><Relationship Id="rId91" Type="http://schemas.openxmlformats.org/officeDocument/2006/relationships/image" Target="media/image52.jpeg"/><Relationship Id="rId96" Type="http://schemas.openxmlformats.org/officeDocument/2006/relationships/header" Target="header15.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gforge.nci.nih.gov/projects/security" TargetMode="External"/><Relationship Id="rId28" Type="http://schemas.openxmlformats.org/officeDocument/2006/relationships/footer" Target="footer4.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3.jpeg"/><Relationship Id="rId73" Type="http://schemas.openxmlformats.org/officeDocument/2006/relationships/header" Target="header13.xml"/><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image" Target="media/image47.jpeg"/><Relationship Id="rId94" Type="http://schemas.openxmlformats.org/officeDocument/2006/relationships/image" Target="media/image55.jpe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ncicb.nci.nih.gov/core/CSM" TargetMode="External"/><Relationship Id="rId18" Type="http://schemas.openxmlformats.org/officeDocument/2006/relationships/header" Target="header3.xml"/><Relationship Id="rId3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My%20Documents\All_NIH_Doc_Downloads\Templates\Word%20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C8A5E-15AD-4917-AF5F-5D045B25E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2015</TotalTime>
  <Pages>157</Pages>
  <Words>42845</Words>
  <Characters>244223</Characters>
  <Application>Microsoft Office Word</Application>
  <DocSecurity>0</DocSecurity>
  <Lines>2035</Lines>
  <Paragraphs>572</Paragraphs>
  <ScaleCrop>false</ScaleCrop>
  <HeadingPairs>
    <vt:vector size="2" baseType="variant">
      <vt:variant>
        <vt:lpstr>Title</vt:lpstr>
      </vt:variant>
      <vt:variant>
        <vt:i4>1</vt:i4>
      </vt:variant>
    </vt:vector>
  </HeadingPairs>
  <TitlesOfParts>
    <vt:vector size="1" baseType="lpstr">
      <vt:lpstr>caCORE Common Security Module (CSM) V 4.1 Programmer's Guide</vt:lpstr>
    </vt:vector>
  </TitlesOfParts>
  <Company>NCI/NIH (LMCO)</Company>
  <LinksUpToDate>false</LinksUpToDate>
  <CharactersWithSpaces>286496</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4.1 Programmer's Guide</dc:title>
  <dc:subject/>
  <dc:creator>Bronwyn Gagne</dc:creator>
  <cp:keywords/>
  <dc:description/>
  <cp:lastModifiedBy> Vijay Parmar</cp:lastModifiedBy>
  <cp:revision>365</cp:revision>
  <cp:lastPrinted>2008-11-11T19:01:00Z</cp:lastPrinted>
  <dcterms:created xsi:type="dcterms:W3CDTF">2009-08-18T16:28:00Z</dcterms:created>
  <dcterms:modified xsi:type="dcterms:W3CDTF">2009-08-24T04:44:00Z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