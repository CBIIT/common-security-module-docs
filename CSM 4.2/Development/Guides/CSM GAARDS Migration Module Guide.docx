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AB0" w:rsidRDefault="00F13AB0" w:rsidP="00F13AB0"/>
    <w:p w:rsidR="00D65378" w:rsidRDefault="00D65378" w:rsidP="00F13AB0"/>
    <w:p w:rsidR="002C24C6" w:rsidRPr="007469CF" w:rsidRDefault="002C24C6" w:rsidP="002C24C6"/>
    <w:p w:rsidR="002C24C6" w:rsidRPr="007469CF" w:rsidRDefault="002C24C6" w:rsidP="002C24C6">
      <w:pPr>
        <w:pStyle w:val="BodyText3"/>
      </w:pPr>
    </w:p>
    <w:p w:rsidR="002C24C6" w:rsidRPr="007469CF" w:rsidRDefault="002C24C6" w:rsidP="002C24C6">
      <w:pPr>
        <w:pStyle w:val="ProjectTitle"/>
      </w:pPr>
      <w:r>
        <w:rPr>
          <w:noProof/>
        </w:rPr>
        <w:drawing>
          <wp:inline distT="0" distB="0" distL="0" distR="0">
            <wp:extent cx="1143000" cy="927100"/>
            <wp:effectExtent l="0" t="0" r="0" b="0"/>
            <wp:docPr id="1" name="Picture 1" descr="CSM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M_FINAL"/>
                    <pic:cNvPicPr>
                      <a:picLocks noChangeAspect="1" noChangeArrowheads="1"/>
                    </pic:cNvPicPr>
                  </pic:nvPicPr>
                  <pic:blipFill>
                    <a:blip r:embed="rId8"/>
                    <a:srcRect/>
                    <a:stretch>
                      <a:fillRect/>
                    </a:stretch>
                  </pic:blipFill>
                  <pic:spPr bwMode="auto">
                    <a:xfrm>
                      <a:off x="0" y="0"/>
                      <a:ext cx="1143000" cy="927100"/>
                    </a:xfrm>
                    <a:prstGeom prst="rect">
                      <a:avLst/>
                    </a:prstGeom>
                    <a:noFill/>
                    <a:ln w="9525">
                      <a:noFill/>
                      <a:miter lim="800000"/>
                      <a:headEnd/>
                      <a:tailEnd/>
                    </a:ln>
                  </pic:spPr>
                </pic:pic>
              </a:graphicData>
            </a:graphic>
          </wp:inline>
        </w:drawing>
      </w:r>
    </w:p>
    <w:p w:rsidR="002C24C6" w:rsidRPr="007469CF" w:rsidRDefault="002C24C6" w:rsidP="002C24C6">
      <w:pPr>
        <w:pStyle w:val="ProjectTitle"/>
      </w:pPr>
      <w:r w:rsidRPr="007469CF">
        <w:t>Common Security Module</w:t>
      </w:r>
    </w:p>
    <w:p w:rsidR="002C24C6" w:rsidRPr="007469CF" w:rsidRDefault="002C24C6" w:rsidP="002C24C6">
      <w:pPr>
        <w:pStyle w:val="DocumentTitle"/>
      </w:pPr>
      <w:r w:rsidRPr="007469CF">
        <w:t>CSM G</w:t>
      </w:r>
      <w:r w:rsidR="001B7E19">
        <w:t>AARDS Migration Module</w:t>
      </w:r>
    </w:p>
    <w:p w:rsidR="002C24C6" w:rsidRPr="007469CF" w:rsidRDefault="002C24C6" w:rsidP="002C24C6">
      <w:pPr>
        <w:spacing w:line="360" w:lineRule="auto"/>
        <w:ind w:left="2880"/>
        <w:rPr>
          <w:rFonts w:ascii="Arial" w:hAnsi="Arial" w:cs="Arial"/>
        </w:rPr>
      </w:pPr>
    </w:p>
    <w:p w:rsidR="002C24C6" w:rsidRPr="007469CF" w:rsidRDefault="002C24C6" w:rsidP="00DF7A7D">
      <w:pPr>
        <w:spacing w:line="360" w:lineRule="auto"/>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Pr>
          <w:rFonts w:ascii="Arial" w:hAnsi="Arial" w:cs="Arial"/>
        </w:rPr>
        <w:t xml:space="preserve">Version No: </w:t>
      </w:r>
      <w:r w:rsidR="001E1B73">
        <w:rPr>
          <w:rFonts w:ascii="Arial" w:hAnsi="Arial" w:cs="Arial"/>
        </w:rPr>
        <w:t>1</w:t>
      </w:r>
      <w:r w:rsidRPr="007469CF">
        <w:rPr>
          <w:rFonts w:ascii="Arial" w:hAnsi="Arial" w:cs="Arial"/>
        </w:rPr>
        <w:t>.</w:t>
      </w:r>
      <w:r>
        <w:rPr>
          <w:rFonts w:ascii="Arial" w:hAnsi="Arial" w:cs="Arial"/>
        </w:rPr>
        <w:t>0</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 xml:space="preserve">Last Modified: </w:t>
      </w:r>
      <w:ins w:id="0" w:author="Vijay Parmar" w:date="2009-04-14T08:50:00Z">
        <w:r w:rsidR="00860812">
          <w:t>04</w:t>
        </w:r>
      </w:ins>
      <w:del w:id="1" w:author="Vijay Parmar" w:date="2009-04-14T08:50:00Z">
        <w:r w:rsidR="00B144CD" w:rsidDel="00860812">
          <w:delText>11</w:delText>
        </w:r>
      </w:del>
      <w:r w:rsidR="009F1988">
        <w:t>/</w:t>
      </w:r>
      <w:ins w:id="2" w:author="Vijay Parmar" w:date="2009-04-29T13:20:00Z">
        <w:r w:rsidR="004578A3">
          <w:t>29</w:t>
        </w:r>
      </w:ins>
      <w:del w:id="3" w:author="Vijay Parmar" w:date="2009-04-29T13:20:00Z">
        <w:r w:rsidR="00547278" w:rsidDel="004578A3">
          <w:delText>1</w:delText>
        </w:r>
      </w:del>
      <w:del w:id="4" w:author="Vijay Parmar" w:date="2009-04-14T08:50:00Z">
        <w:r w:rsidR="00547278" w:rsidDel="00860812">
          <w:delText>1</w:delText>
        </w:r>
      </w:del>
      <w:r w:rsidRPr="007469CF">
        <w:t>/</w:t>
      </w:r>
      <w:r>
        <w:t>20</w:t>
      </w:r>
      <w:r w:rsidRPr="007469CF">
        <w:t>0</w:t>
      </w:r>
      <w:ins w:id="5" w:author="Vijay Parmar" w:date="2009-04-14T08:50:00Z">
        <w:r w:rsidR="00860812">
          <w:t>9</w:t>
        </w:r>
      </w:ins>
      <w:del w:id="6" w:author="Vijay Parmar" w:date="2009-04-14T08:50:00Z">
        <w:r w:rsidR="000C4CF8" w:rsidDel="00860812">
          <w:delText>8</w:delText>
        </w:r>
      </w:del>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p>
    <w:p w:rsidR="002C24C6" w:rsidRPr="007469CF" w:rsidRDefault="002C24C6" w:rsidP="002C24C6">
      <w:pPr>
        <w:spacing w:line="360" w:lineRule="auto"/>
        <w:ind w:left="2880"/>
        <w:rPr>
          <w:rFonts w:ascii="Arial" w:hAnsi="Arial" w:cs="Arial"/>
        </w:rPr>
      </w:pPr>
      <w:r w:rsidRPr="007469CF">
        <w:rPr>
          <w:rFonts w:ascii="Arial" w:hAnsi="Arial" w:cs="Arial"/>
        </w:rPr>
        <w:t>Author</w:t>
      </w:r>
      <w:r w:rsidRPr="007469CF">
        <w:rPr>
          <w:rFonts w:ascii="Arial" w:hAnsi="Arial" w:cs="Arial"/>
        </w:rPr>
        <w:tab/>
        <w:t xml:space="preserve">: </w:t>
      </w:r>
      <w:r w:rsidRPr="007469CF">
        <w:rPr>
          <w:rFonts w:ascii="Arial" w:hAnsi="Arial" w:cs="Arial"/>
        </w:rPr>
        <w:tab/>
      </w:r>
      <w:r>
        <w:rPr>
          <w:rFonts w:ascii="Arial" w:hAnsi="Arial" w:cs="Arial"/>
        </w:rPr>
        <w:t>Vijay Parmar</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Team</w:t>
      </w:r>
      <w:r w:rsidRPr="007469CF">
        <w:rPr>
          <w:rFonts w:ascii="Arial" w:hAnsi="Arial" w:cs="Arial"/>
        </w:rPr>
        <w:tab/>
        <w:t xml:space="preserve">:  </w:t>
      </w:r>
      <w:r w:rsidRPr="007469CF">
        <w:rPr>
          <w:rFonts w:ascii="Arial" w:hAnsi="Arial" w:cs="Arial"/>
        </w:rPr>
        <w:tab/>
        <w:t>Common Security Module (CSM)</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Purchase Order# 3455</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Client</w:t>
      </w:r>
      <w:r w:rsidRPr="007469CF">
        <w:rPr>
          <w:rFonts w:ascii="Arial" w:hAnsi="Arial" w:cs="Arial"/>
        </w:rPr>
        <w:tab/>
        <w:t>:</w:t>
      </w:r>
      <w:r w:rsidRPr="007469CF">
        <w:rPr>
          <w:rFonts w:ascii="Arial" w:hAnsi="Arial" w:cs="Arial"/>
        </w:rPr>
        <w:tab/>
        <w:t>National Cancer Institute - Center for Bioinformatics,</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National Institutes of Health,</w:t>
      </w:r>
    </w:p>
    <w:p w:rsidR="002C24C6" w:rsidRPr="007469CF" w:rsidRDefault="002C24C6" w:rsidP="002C24C6">
      <w:pPr>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line="360" w:lineRule="auto"/>
        <w:ind w:left="2880"/>
        <w:rPr>
          <w:rFonts w:ascii="Arial" w:hAnsi="Arial" w:cs="Arial"/>
        </w:rPr>
      </w:pPr>
      <w:r w:rsidRPr="007469CF">
        <w:rPr>
          <w:rFonts w:ascii="Arial" w:hAnsi="Arial" w:cs="Arial"/>
        </w:rPr>
        <w:tab/>
      </w:r>
      <w:r w:rsidRPr="007469CF">
        <w:rPr>
          <w:rFonts w:ascii="Arial" w:hAnsi="Arial" w:cs="Arial"/>
        </w:rPr>
        <w:tab/>
        <w:t xml:space="preserve">US Department of Health and Human Services </w:t>
      </w:r>
    </w:p>
    <w:p w:rsidR="0042569D" w:rsidRDefault="0042569D">
      <w:r>
        <w:br w:type="page"/>
      </w:r>
    </w:p>
    <w:p w:rsidR="00616821" w:rsidRPr="00322B81" w:rsidRDefault="00616821" w:rsidP="00616821">
      <w:pPr>
        <w:rPr>
          <w:b/>
          <w:sz w:val="24"/>
          <w:szCs w:val="24"/>
        </w:rPr>
      </w:pPr>
      <w:r w:rsidRPr="00322B81">
        <w:rPr>
          <w:b/>
          <w:sz w:val="24"/>
          <w:szCs w:val="24"/>
        </w:rPr>
        <w:lastRenderedPageBreak/>
        <w:t>Credits and Resources</w:t>
      </w:r>
    </w:p>
    <w:tbl>
      <w:tblPr>
        <w:tblStyle w:val="LightList-Accent11"/>
        <w:tblW w:w="0" w:type="auto"/>
        <w:jc w:val="center"/>
        <w:tblBorders>
          <w:insideH w:val="single" w:sz="8" w:space="0" w:color="4F81BD" w:themeColor="accent1"/>
          <w:insideV w:val="single" w:sz="8" w:space="0" w:color="4F81BD" w:themeColor="accent1"/>
        </w:tblBorders>
        <w:tblLook w:val="04A0"/>
      </w:tblPr>
      <w:tblGrid>
        <w:gridCol w:w="2394"/>
        <w:gridCol w:w="2394"/>
        <w:gridCol w:w="2394"/>
        <w:gridCol w:w="2394"/>
      </w:tblGrid>
      <w:tr w:rsidR="00616821" w:rsidTr="004A4C76">
        <w:trPr>
          <w:cnfStyle w:val="100000000000"/>
          <w:trHeight w:val="350"/>
          <w:jc w:val="center"/>
        </w:trPr>
        <w:tc>
          <w:tcPr>
            <w:cnfStyle w:val="001000000000"/>
            <w:tcW w:w="9576" w:type="dxa"/>
            <w:gridSpan w:val="4"/>
          </w:tcPr>
          <w:p w:rsidR="00616821" w:rsidRPr="00483635" w:rsidRDefault="00616821" w:rsidP="00616821">
            <w:pPr>
              <w:pStyle w:val="NoSpacing"/>
              <w:jc w:val="center"/>
              <w:rPr>
                <w:b w:val="0"/>
                <w:bCs w:val="0"/>
              </w:rPr>
            </w:pPr>
            <w:r>
              <w:t xml:space="preserve">CSM </w:t>
            </w:r>
            <w:r w:rsidRPr="00483635">
              <w:t>Contributors</w:t>
            </w: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DE04F6" w:rsidP="00DE04F6">
            <w:pPr>
              <w:pStyle w:val="TOCHeading"/>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 xml:space="preserve">CSM Development </w:t>
            </w:r>
            <w:r w:rsidR="00616821" w:rsidRPr="008E7894">
              <w:rPr>
                <w:rFonts w:asciiTheme="minorHAnsi" w:eastAsiaTheme="minorEastAsia" w:hAnsiTheme="minorHAnsi" w:cstheme="minorBidi"/>
                <w:bCs w:val="0"/>
                <w:color w:val="auto"/>
                <w:sz w:val="24"/>
                <w:szCs w:val="24"/>
              </w:rPr>
              <w:t>Team</w:t>
            </w:r>
          </w:p>
        </w:tc>
        <w:tc>
          <w:tcPr>
            <w:tcW w:w="2394" w:type="dxa"/>
            <w:tcBorders>
              <w:top w:val="none" w:sz="0" w:space="0" w:color="auto"/>
              <w:bottom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p>
        </w:tc>
        <w:tc>
          <w:tcPr>
            <w:tcW w:w="2394" w:type="dxa"/>
            <w:tcBorders>
              <w:top w:val="none" w:sz="0" w:space="0" w:color="auto"/>
              <w:bottom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Guide</w:t>
            </w:r>
          </w:p>
        </w:tc>
        <w:tc>
          <w:tcPr>
            <w:tcW w:w="2394" w:type="dxa"/>
            <w:tcBorders>
              <w:top w:val="none" w:sz="0" w:space="0" w:color="auto"/>
              <w:bottom w:val="none" w:sz="0" w:space="0" w:color="auto"/>
              <w:right w:val="none" w:sz="0" w:space="0" w:color="auto"/>
            </w:tcBorders>
          </w:tcPr>
          <w:p w:rsidR="00616821" w:rsidRPr="008E7894" w:rsidRDefault="00616821" w:rsidP="00AC50DE">
            <w:pPr>
              <w:pStyle w:val="TOCHeading"/>
              <w:cnfStyle w:val="000000100000"/>
              <w:rPr>
                <w:rFonts w:asciiTheme="minorHAnsi" w:eastAsiaTheme="minorEastAsia" w:hAnsiTheme="minorHAnsi" w:cstheme="minorBidi"/>
                <w:bCs w:val="0"/>
                <w:color w:val="auto"/>
                <w:sz w:val="24"/>
                <w:szCs w:val="24"/>
              </w:rPr>
            </w:pPr>
            <w:r w:rsidRPr="008E7894">
              <w:rPr>
                <w:rFonts w:asciiTheme="minorHAnsi" w:eastAsiaTheme="minorEastAsia" w:hAnsiTheme="minorHAnsi" w:cstheme="minorBidi"/>
                <w:bCs w:val="0"/>
                <w:color w:val="auto"/>
                <w:sz w:val="24"/>
                <w:szCs w:val="24"/>
              </w:rPr>
              <w:t>Program Management</w:t>
            </w:r>
          </w:p>
        </w:tc>
      </w:tr>
      <w:tr w:rsidR="00616821" w:rsidRPr="008E7894" w:rsidTr="004A4C76">
        <w:trPr>
          <w:jc w:val="center"/>
        </w:trPr>
        <w:tc>
          <w:tcPr>
            <w:cnfStyle w:val="001000000000"/>
            <w:tcW w:w="2394" w:type="dxa"/>
          </w:tcPr>
          <w:p w:rsidR="00616821" w:rsidRPr="008E7894" w:rsidRDefault="00DE04F6" w:rsidP="00DE04F6">
            <w:pPr>
              <w:pStyle w:val="NoSpacing"/>
              <w:rPr>
                <w:sz w:val="24"/>
                <w:szCs w:val="24"/>
                <w:vertAlign w:val="superscript"/>
              </w:rPr>
            </w:pPr>
            <w:r w:rsidRPr="008E7894">
              <w:rPr>
                <w:sz w:val="24"/>
                <w:szCs w:val="24"/>
              </w:rPr>
              <w:t>Vijay Parmar</w:t>
            </w:r>
            <w:r w:rsidR="00616821" w:rsidRPr="008E7894">
              <w:rPr>
                <w:sz w:val="24"/>
                <w:szCs w:val="24"/>
                <w:vertAlign w:val="superscript"/>
              </w:rPr>
              <w:t xml:space="preserve"> 1</w:t>
            </w:r>
          </w:p>
        </w:tc>
        <w:tc>
          <w:tcPr>
            <w:tcW w:w="2394" w:type="dxa"/>
          </w:tcPr>
          <w:p w:rsidR="00616821" w:rsidRPr="008E7894" w:rsidRDefault="00616821" w:rsidP="00DE04F6">
            <w:pPr>
              <w:pStyle w:val="NoSpacing"/>
              <w:cnfStyle w:val="000000000000"/>
              <w:rPr>
                <w:sz w:val="24"/>
                <w:szCs w:val="24"/>
              </w:rPr>
            </w:pPr>
          </w:p>
        </w:tc>
        <w:tc>
          <w:tcPr>
            <w:tcW w:w="2394" w:type="dxa"/>
          </w:tcPr>
          <w:p w:rsidR="00616821" w:rsidRPr="008E7894" w:rsidRDefault="00DE04F6" w:rsidP="00DE04F6">
            <w:pPr>
              <w:pStyle w:val="NoSpacing"/>
              <w:cnfStyle w:val="000000000000"/>
              <w:rPr>
                <w:sz w:val="24"/>
                <w:szCs w:val="24"/>
              </w:rPr>
            </w:pPr>
            <w:r w:rsidRPr="008E7894">
              <w:rPr>
                <w:sz w:val="24"/>
                <w:szCs w:val="24"/>
              </w:rPr>
              <w:t>Vijay Parmar</w:t>
            </w:r>
            <w:r w:rsidR="00616821" w:rsidRPr="008E7894">
              <w:rPr>
                <w:sz w:val="24"/>
                <w:szCs w:val="24"/>
                <w:vertAlign w:val="superscript"/>
              </w:rPr>
              <w:t xml:space="preserve"> 1</w:t>
            </w:r>
          </w:p>
        </w:tc>
        <w:tc>
          <w:tcPr>
            <w:tcW w:w="2394" w:type="dxa"/>
          </w:tcPr>
          <w:p w:rsidR="00616821" w:rsidRPr="008E7894" w:rsidRDefault="009158A8" w:rsidP="009158A8">
            <w:pPr>
              <w:pStyle w:val="NoSpacing"/>
              <w:cnfStyle w:val="000000000000"/>
              <w:rPr>
                <w:sz w:val="24"/>
                <w:szCs w:val="24"/>
              </w:rPr>
            </w:pPr>
            <w:r>
              <w:rPr>
                <w:sz w:val="24"/>
                <w:szCs w:val="24"/>
              </w:rPr>
              <w:t>Dave Hau</w:t>
            </w:r>
            <w:r w:rsidR="00DE04F6" w:rsidRPr="008E7894">
              <w:rPr>
                <w:sz w:val="24"/>
                <w:szCs w:val="24"/>
                <w:vertAlign w:val="superscript"/>
              </w:rPr>
              <w:t xml:space="preserve"> </w:t>
            </w:r>
            <w:r w:rsidR="007F2C08" w:rsidRPr="008E7894">
              <w:rPr>
                <w:sz w:val="24"/>
                <w:szCs w:val="24"/>
                <w:vertAlign w:val="superscript"/>
              </w:rPr>
              <w:t>3</w:t>
            </w: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616821" w:rsidP="00DE04F6">
            <w:pPr>
              <w:pStyle w:val="NoSpacing"/>
              <w:rPr>
                <w:sz w:val="24"/>
                <w:szCs w:val="24"/>
              </w:rPr>
            </w:pPr>
          </w:p>
        </w:tc>
        <w:tc>
          <w:tcPr>
            <w:tcW w:w="2394" w:type="dxa"/>
            <w:tcBorders>
              <w:top w:val="none" w:sz="0" w:space="0" w:color="auto"/>
              <w:bottom w:val="none" w:sz="0" w:space="0" w:color="auto"/>
            </w:tcBorders>
          </w:tcPr>
          <w:p w:rsidR="00616821" w:rsidRPr="008E7894" w:rsidRDefault="00616821" w:rsidP="00DE04F6">
            <w:pPr>
              <w:pStyle w:val="NoSpacing"/>
              <w:cnfStyle w:val="000000100000"/>
              <w:rPr>
                <w:sz w:val="24"/>
                <w:szCs w:val="24"/>
              </w:rPr>
            </w:pPr>
          </w:p>
        </w:tc>
        <w:tc>
          <w:tcPr>
            <w:tcW w:w="2394" w:type="dxa"/>
            <w:tcBorders>
              <w:top w:val="none" w:sz="0" w:space="0" w:color="auto"/>
              <w:bottom w:val="none" w:sz="0" w:space="0" w:color="auto"/>
            </w:tcBorders>
          </w:tcPr>
          <w:p w:rsidR="00616821" w:rsidRPr="008E7894" w:rsidRDefault="00616821" w:rsidP="00DE04F6">
            <w:pPr>
              <w:pStyle w:val="NoSpacing"/>
              <w:cnfStyle w:val="000000100000"/>
              <w:rPr>
                <w:sz w:val="24"/>
                <w:szCs w:val="24"/>
              </w:rPr>
            </w:pPr>
          </w:p>
        </w:tc>
        <w:tc>
          <w:tcPr>
            <w:tcW w:w="2394" w:type="dxa"/>
            <w:tcBorders>
              <w:top w:val="none" w:sz="0" w:space="0" w:color="auto"/>
              <w:bottom w:val="none" w:sz="0" w:space="0" w:color="auto"/>
              <w:right w:val="none" w:sz="0" w:space="0" w:color="auto"/>
            </w:tcBorders>
          </w:tcPr>
          <w:p w:rsidR="00616821" w:rsidRPr="008E7894" w:rsidRDefault="00DE04F6" w:rsidP="00AC50DE">
            <w:pPr>
              <w:pStyle w:val="NoSpacing"/>
              <w:cnfStyle w:val="000000100000"/>
              <w:rPr>
                <w:sz w:val="24"/>
                <w:szCs w:val="24"/>
              </w:rPr>
            </w:pPr>
            <w:r w:rsidRPr="008E7894">
              <w:rPr>
                <w:sz w:val="24"/>
                <w:szCs w:val="24"/>
              </w:rPr>
              <w:t>Charles Griffin</w:t>
            </w:r>
            <w:r w:rsidRPr="008E7894">
              <w:rPr>
                <w:sz w:val="24"/>
                <w:szCs w:val="24"/>
                <w:vertAlign w:val="superscript"/>
              </w:rPr>
              <w:t xml:space="preserve"> 1</w:t>
            </w:r>
          </w:p>
        </w:tc>
      </w:tr>
      <w:tr w:rsidR="00616821" w:rsidRPr="008E7894" w:rsidTr="004A4C76">
        <w:trPr>
          <w:jc w:val="center"/>
        </w:trPr>
        <w:tc>
          <w:tcPr>
            <w:cnfStyle w:val="001000000000"/>
            <w:tcW w:w="2394" w:type="dxa"/>
          </w:tcPr>
          <w:p w:rsidR="00616821" w:rsidRPr="008E7894" w:rsidRDefault="00616821" w:rsidP="00AC50DE">
            <w:pPr>
              <w:pStyle w:val="NoSpacing"/>
              <w:rPr>
                <w:sz w:val="24"/>
                <w:szCs w:val="24"/>
              </w:rPr>
            </w:pPr>
            <w:moveFromRangeStart w:id="7" w:author="Vijay Parmar" w:date="2009-04-29T13:20:00Z" w:name="move228774586"/>
            <w:moveFrom w:id="8" w:author="Vijay Parmar" w:date="2009-04-29T13:20:00Z">
              <w:r w:rsidRPr="008E7894" w:rsidDel="007708BA">
                <w:rPr>
                  <w:sz w:val="24"/>
                  <w:szCs w:val="24"/>
                </w:rPr>
                <w:t>Aynur Abdurazik</w:t>
              </w:r>
              <w:r w:rsidRPr="008E7894" w:rsidDel="007708BA">
                <w:rPr>
                  <w:sz w:val="24"/>
                  <w:szCs w:val="24"/>
                  <w:vertAlign w:val="superscript"/>
                </w:rPr>
                <w:t xml:space="preserve"> 2</w:t>
              </w:r>
            </w:moveFrom>
            <w:moveFromRangeEnd w:id="7"/>
          </w:p>
        </w:tc>
        <w:tc>
          <w:tcPr>
            <w:tcW w:w="2394" w:type="dxa"/>
          </w:tcPr>
          <w:p w:rsidR="00616821" w:rsidRPr="008E7894" w:rsidRDefault="007708BA" w:rsidP="00AC50DE">
            <w:pPr>
              <w:pStyle w:val="NoSpacing"/>
              <w:cnfStyle w:val="000000000000"/>
              <w:rPr>
                <w:sz w:val="24"/>
                <w:szCs w:val="24"/>
              </w:rPr>
            </w:pPr>
            <w:moveToRangeStart w:id="9" w:author="Vijay Parmar" w:date="2009-04-29T13:20:00Z" w:name="move228774586"/>
            <w:moveTo w:id="10" w:author="Vijay Parmar" w:date="2009-04-29T13:20:00Z">
              <w:r w:rsidRPr="008E7894">
                <w:rPr>
                  <w:sz w:val="24"/>
                  <w:szCs w:val="24"/>
                </w:rPr>
                <w:t>Aynur Abdurazik</w:t>
              </w:r>
              <w:r w:rsidRPr="008E7894">
                <w:rPr>
                  <w:sz w:val="24"/>
                  <w:szCs w:val="24"/>
                  <w:vertAlign w:val="superscript"/>
                </w:rPr>
                <w:t xml:space="preserve"> 2</w:t>
              </w:r>
            </w:moveTo>
            <w:moveToRangeEnd w:id="9"/>
          </w:p>
        </w:tc>
        <w:tc>
          <w:tcPr>
            <w:tcW w:w="2394" w:type="dxa"/>
          </w:tcPr>
          <w:p w:rsidR="00616821" w:rsidRPr="008E7894" w:rsidRDefault="00616821" w:rsidP="00AC50DE">
            <w:pPr>
              <w:pStyle w:val="NoSpacing"/>
              <w:cnfStyle w:val="000000000000"/>
              <w:rPr>
                <w:sz w:val="24"/>
                <w:szCs w:val="24"/>
              </w:rPr>
            </w:pPr>
            <w:r w:rsidRPr="008E7894">
              <w:rPr>
                <w:sz w:val="24"/>
                <w:szCs w:val="24"/>
              </w:rPr>
              <w:t>Charles Griffin</w:t>
            </w:r>
            <w:r w:rsidRPr="008E7894">
              <w:rPr>
                <w:sz w:val="24"/>
                <w:szCs w:val="24"/>
                <w:vertAlign w:val="superscript"/>
              </w:rPr>
              <w:t xml:space="preserve"> 1</w:t>
            </w:r>
          </w:p>
        </w:tc>
        <w:tc>
          <w:tcPr>
            <w:tcW w:w="2394" w:type="dxa"/>
          </w:tcPr>
          <w:p w:rsidR="00616821" w:rsidRPr="008E7894" w:rsidRDefault="00616821" w:rsidP="00AC50DE">
            <w:pPr>
              <w:pStyle w:val="NoSpacing"/>
              <w:cnfStyle w:val="000000000000"/>
              <w:rPr>
                <w:sz w:val="24"/>
                <w:szCs w:val="24"/>
              </w:rPr>
            </w:pPr>
          </w:p>
        </w:tc>
      </w:tr>
      <w:tr w:rsidR="00616821" w:rsidRPr="008E7894" w:rsidTr="004A4C76">
        <w:trPr>
          <w:cnfStyle w:val="000000100000"/>
          <w:jc w:val="center"/>
        </w:trPr>
        <w:tc>
          <w:tcPr>
            <w:cnfStyle w:val="001000000000"/>
            <w:tcW w:w="2394" w:type="dxa"/>
            <w:tcBorders>
              <w:top w:val="none" w:sz="0" w:space="0" w:color="auto"/>
              <w:left w:val="none" w:sz="0" w:space="0" w:color="auto"/>
              <w:bottom w:val="none" w:sz="0" w:space="0" w:color="auto"/>
            </w:tcBorders>
          </w:tcPr>
          <w:p w:rsidR="00616821" w:rsidRPr="008E7894" w:rsidRDefault="00616821" w:rsidP="00AC50DE">
            <w:pPr>
              <w:pStyle w:val="NoSpacing"/>
              <w:rPr>
                <w:sz w:val="24"/>
                <w:szCs w:val="24"/>
              </w:rPr>
            </w:pPr>
          </w:p>
        </w:tc>
        <w:tc>
          <w:tcPr>
            <w:tcW w:w="2394" w:type="dxa"/>
            <w:tcBorders>
              <w:top w:val="none" w:sz="0" w:space="0" w:color="auto"/>
              <w:bottom w:val="none" w:sz="0" w:space="0" w:color="auto"/>
            </w:tcBorders>
          </w:tcPr>
          <w:p w:rsidR="00616821" w:rsidRPr="008E7894" w:rsidRDefault="00616821" w:rsidP="00AC50DE">
            <w:pPr>
              <w:pStyle w:val="NoSpacing"/>
              <w:cnfStyle w:val="000000100000"/>
              <w:rPr>
                <w:sz w:val="24"/>
                <w:szCs w:val="24"/>
              </w:rPr>
            </w:pPr>
          </w:p>
        </w:tc>
        <w:tc>
          <w:tcPr>
            <w:tcW w:w="2394" w:type="dxa"/>
            <w:tcBorders>
              <w:top w:val="none" w:sz="0" w:space="0" w:color="auto"/>
              <w:bottom w:val="none" w:sz="0" w:space="0" w:color="auto"/>
            </w:tcBorders>
          </w:tcPr>
          <w:p w:rsidR="00616821" w:rsidRPr="008E7894" w:rsidRDefault="00616821" w:rsidP="00AC50DE">
            <w:pPr>
              <w:pStyle w:val="NoSpacing"/>
              <w:cnfStyle w:val="000000100000"/>
              <w:rPr>
                <w:sz w:val="24"/>
                <w:szCs w:val="24"/>
              </w:rPr>
            </w:pPr>
          </w:p>
        </w:tc>
        <w:tc>
          <w:tcPr>
            <w:tcW w:w="2394" w:type="dxa"/>
            <w:tcBorders>
              <w:top w:val="none" w:sz="0" w:space="0" w:color="auto"/>
              <w:bottom w:val="none" w:sz="0" w:space="0" w:color="auto"/>
              <w:right w:val="none" w:sz="0" w:space="0" w:color="auto"/>
            </w:tcBorders>
          </w:tcPr>
          <w:p w:rsidR="00616821" w:rsidRPr="008E7894" w:rsidRDefault="00616821" w:rsidP="00AC50DE">
            <w:pPr>
              <w:pStyle w:val="NoSpacing"/>
              <w:cnfStyle w:val="000000100000"/>
              <w:rPr>
                <w:sz w:val="24"/>
                <w:szCs w:val="24"/>
              </w:rPr>
            </w:pPr>
          </w:p>
        </w:tc>
      </w:tr>
      <w:tr w:rsidR="00616821" w:rsidRPr="008E7894" w:rsidTr="004A4C76">
        <w:trPr>
          <w:jc w:val="center"/>
        </w:trPr>
        <w:tc>
          <w:tcPr>
            <w:cnfStyle w:val="001000000000"/>
            <w:tcW w:w="2394" w:type="dxa"/>
          </w:tcPr>
          <w:p w:rsidR="00616821" w:rsidRPr="008E7894" w:rsidRDefault="00616821" w:rsidP="00AC50DE">
            <w:pPr>
              <w:pStyle w:val="NoSpacing"/>
              <w:rPr>
                <w:sz w:val="24"/>
                <w:szCs w:val="24"/>
              </w:rPr>
            </w:pP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p>
        </w:tc>
        <w:tc>
          <w:tcPr>
            <w:tcW w:w="2394" w:type="dxa"/>
          </w:tcPr>
          <w:p w:rsidR="00616821" w:rsidRPr="008E7894" w:rsidRDefault="00616821" w:rsidP="00AC50DE">
            <w:pPr>
              <w:pStyle w:val="NoSpacing"/>
              <w:cnfStyle w:val="000000000000"/>
              <w:rPr>
                <w:sz w:val="24"/>
                <w:szCs w:val="24"/>
              </w:rPr>
            </w:pPr>
          </w:p>
        </w:tc>
      </w:tr>
      <w:tr w:rsidR="00616821" w:rsidRPr="008E7894" w:rsidTr="004A4C76">
        <w:trPr>
          <w:cnfStyle w:val="000000100000"/>
          <w:jc w:val="center"/>
        </w:trPr>
        <w:tc>
          <w:tcPr>
            <w:cnfStyle w:val="001000000000"/>
            <w:tcW w:w="2394" w:type="dxa"/>
          </w:tcPr>
          <w:p w:rsidR="00616821" w:rsidRPr="008E7894" w:rsidRDefault="00616821" w:rsidP="00AC50DE">
            <w:pPr>
              <w:pStyle w:val="NoSpacing"/>
              <w:rPr>
                <w:sz w:val="24"/>
                <w:szCs w:val="24"/>
              </w:rPr>
            </w:pPr>
          </w:p>
        </w:tc>
        <w:tc>
          <w:tcPr>
            <w:tcW w:w="2394" w:type="dxa"/>
          </w:tcPr>
          <w:p w:rsidR="00616821" w:rsidRPr="008E7894" w:rsidRDefault="00616821" w:rsidP="00AC50DE">
            <w:pPr>
              <w:pStyle w:val="NoSpacing"/>
              <w:cnfStyle w:val="000000100000"/>
              <w:rPr>
                <w:sz w:val="24"/>
                <w:szCs w:val="24"/>
              </w:rPr>
            </w:pPr>
          </w:p>
        </w:tc>
        <w:tc>
          <w:tcPr>
            <w:tcW w:w="2394" w:type="dxa"/>
          </w:tcPr>
          <w:p w:rsidR="00616821" w:rsidRPr="008E7894" w:rsidRDefault="00616821" w:rsidP="00AC50DE">
            <w:pPr>
              <w:pStyle w:val="NoSpacing"/>
              <w:cnfStyle w:val="000000100000"/>
              <w:rPr>
                <w:sz w:val="24"/>
                <w:szCs w:val="24"/>
              </w:rPr>
            </w:pPr>
          </w:p>
        </w:tc>
        <w:tc>
          <w:tcPr>
            <w:tcW w:w="2394" w:type="dxa"/>
          </w:tcPr>
          <w:p w:rsidR="00616821" w:rsidRPr="008E7894" w:rsidRDefault="00616821" w:rsidP="00AC50DE">
            <w:pPr>
              <w:pStyle w:val="NoSpacing"/>
              <w:cnfStyle w:val="000000100000"/>
              <w:rPr>
                <w:sz w:val="24"/>
                <w:szCs w:val="24"/>
              </w:rPr>
            </w:pPr>
          </w:p>
        </w:tc>
      </w:tr>
      <w:tr w:rsidR="007F2C08" w:rsidRPr="008E7894" w:rsidTr="004A4C76">
        <w:trPr>
          <w:jc w:val="center"/>
        </w:trPr>
        <w:tc>
          <w:tcPr>
            <w:cnfStyle w:val="001000000000"/>
            <w:tcW w:w="2394" w:type="dxa"/>
          </w:tcPr>
          <w:p w:rsidR="007F2C08" w:rsidRPr="008E7894" w:rsidRDefault="007F2C08" w:rsidP="00AC50DE">
            <w:pPr>
              <w:pStyle w:val="NoSpacing"/>
              <w:rPr>
                <w:sz w:val="24"/>
                <w:szCs w:val="24"/>
              </w:rPr>
            </w:pPr>
            <w:r w:rsidRPr="008E7894">
              <w:rPr>
                <w:sz w:val="24"/>
                <w:szCs w:val="24"/>
                <w:vertAlign w:val="superscript"/>
              </w:rPr>
              <w:t xml:space="preserve">1 </w:t>
            </w:r>
            <w:r w:rsidRPr="008E7894">
              <w:rPr>
                <w:sz w:val="24"/>
                <w:szCs w:val="24"/>
              </w:rPr>
              <w:t>Ekagra Software Technologies</w:t>
            </w:r>
          </w:p>
        </w:tc>
        <w:tc>
          <w:tcPr>
            <w:tcW w:w="2394" w:type="dxa"/>
          </w:tcPr>
          <w:p w:rsidR="007F2C08" w:rsidRPr="008E7894" w:rsidRDefault="007F2C08" w:rsidP="00AC50DE">
            <w:pPr>
              <w:pStyle w:val="NoSpacing"/>
              <w:cnfStyle w:val="000000000000"/>
              <w:rPr>
                <w:sz w:val="24"/>
                <w:szCs w:val="24"/>
              </w:rPr>
            </w:pPr>
            <w:r w:rsidRPr="008E7894">
              <w:rPr>
                <w:sz w:val="24"/>
                <w:szCs w:val="24"/>
                <w:vertAlign w:val="superscript"/>
              </w:rPr>
              <w:t xml:space="preserve">2 </w:t>
            </w:r>
            <w:r w:rsidRPr="008E7894">
              <w:rPr>
                <w:sz w:val="24"/>
                <w:szCs w:val="24"/>
              </w:rPr>
              <w:t>Science Applications International Corporation (SAIC)</w:t>
            </w:r>
          </w:p>
        </w:tc>
        <w:tc>
          <w:tcPr>
            <w:tcW w:w="2394" w:type="dxa"/>
          </w:tcPr>
          <w:p w:rsidR="007F2C08" w:rsidRPr="008E7894" w:rsidRDefault="007F2C08" w:rsidP="00B805EB">
            <w:pPr>
              <w:pStyle w:val="NoSpacing"/>
              <w:cnfStyle w:val="000000000000"/>
              <w:rPr>
                <w:sz w:val="24"/>
                <w:szCs w:val="24"/>
              </w:rPr>
            </w:pPr>
            <w:r w:rsidRPr="008E7894">
              <w:rPr>
                <w:sz w:val="24"/>
                <w:szCs w:val="24"/>
                <w:vertAlign w:val="superscript"/>
              </w:rPr>
              <w:t xml:space="preserve">3 </w:t>
            </w:r>
            <w:r w:rsidRPr="008E7894">
              <w:rPr>
                <w:sz w:val="24"/>
                <w:szCs w:val="24"/>
              </w:rPr>
              <w:t>National Cancer Institute Center for Bioinformatics</w:t>
            </w:r>
          </w:p>
        </w:tc>
        <w:tc>
          <w:tcPr>
            <w:tcW w:w="2394" w:type="dxa"/>
          </w:tcPr>
          <w:p w:rsidR="007F2C08" w:rsidRPr="008E7894" w:rsidRDefault="007F2C08" w:rsidP="00AC50DE">
            <w:pPr>
              <w:pStyle w:val="NoSpacing"/>
              <w:cnfStyle w:val="000000000000"/>
              <w:rPr>
                <w:sz w:val="24"/>
                <w:szCs w:val="24"/>
              </w:rPr>
            </w:pPr>
          </w:p>
        </w:tc>
      </w:tr>
      <w:tr w:rsidR="007F2C08" w:rsidRPr="008E7894" w:rsidTr="004A4C76">
        <w:trPr>
          <w:cnfStyle w:val="000000100000"/>
          <w:jc w:val="center"/>
        </w:trPr>
        <w:tc>
          <w:tcPr>
            <w:cnfStyle w:val="001000000000"/>
            <w:tcW w:w="2394" w:type="dxa"/>
          </w:tcPr>
          <w:p w:rsidR="007F2C08" w:rsidRPr="008E7894" w:rsidRDefault="007F2C08" w:rsidP="00AC50DE">
            <w:pPr>
              <w:pStyle w:val="NoSpacing"/>
              <w:rPr>
                <w:sz w:val="24"/>
                <w:szCs w:val="24"/>
              </w:rPr>
            </w:pPr>
          </w:p>
        </w:tc>
        <w:tc>
          <w:tcPr>
            <w:tcW w:w="2394" w:type="dxa"/>
          </w:tcPr>
          <w:p w:rsidR="007F2C08" w:rsidRPr="008E7894" w:rsidRDefault="007F2C08" w:rsidP="00AC50DE">
            <w:pPr>
              <w:pStyle w:val="NoSpacing"/>
              <w:cnfStyle w:val="000000100000"/>
              <w:rPr>
                <w:sz w:val="24"/>
                <w:szCs w:val="24"/>
              </w:rPr>
            </w:pPr>
          </w:p>
        </w:tc>
        <w:tc>
          <w:tcPr>
            <w:tcW w:w="2394" w:type="dxa"/>
          </w:tcPr>
          <w:p w:rsidR="007F2C08" w:rsidRPr="008E7894" w:rsidRDefault="007F2C08" w:rsidP="00AC50DE">
            <w:pPr>
              <w:pStyle w:val="NoSpacing"/>
              <w:cnfStyle w:val="000000100000"/>
              <w:rPr>
                <w:sz w:val="24"/>
                <w:szCs w:val="24"/>
              </w:rPr>
            </w:pPr>
          </w:p>
        </w:tc>
        <w:tc>
          <w:tcPr>
            <w:tcW w:w="2394" w:type="dxa"/>
          </w:tcPr>
          <w:p w:rsidR="007F2C08" w:rsidRPr="008E7894" w:rsidRDefault="007F2C08" w:rsidP="00AC50DE">
            <w:pPr>
              <w:pStyle w:val="NoSpacing"/>
              <w:cnfStyle w:val="000000100000"/>
              <w:rPr>
                <w:sz w:val="24"/>
                <w:szCs w:val="24"/>
              </w:rPr>
            </w:pPr>
          </w:p>
        </w:tc>
      </w:tr>
    </w:tbl>
    <w:p w:rsidR="00616821" w:rsidRPr="008E7894" w:rsidRDefault="00616821">
      <w:pPr>
        <w:rPr>
          <w:rFonts w:eastAsia="Times New Roman" w:cs="Arial"/>
          <w:b/>
          <w:sz w:val="24"/>
          <w:szCs w:val="24"/>
        </w:rPr>
      </w:pPr>
    </w:p>
    <w:p w:rsidR="00880F19" w:rsidRPr="008E7894" w:rsidRDefault="00880F19" w:rsidP="00880F19">
      <w:pPr>
        <w:rPr>
          <w:b/>
          <w:sz w:val="24"/>
          <w:szCs w:val="24"/>
        </w:rPr>
      </w:pPr>
      <w:bookmarkStart w:id="11" w:name="_Toc177272351"/>
      <w:r w:rsidRPr="008E7894">
        <w:rPr>
          <w:b/>
          <w:sz w:val="24"/>
          <w:szCs w:val="24"/>
        </w:rPr>
        <w:t>Submitting a Support Issue</w:t>
      </w:r>
      <w:bookmarkEnd w:id="11"/>
    </w:p>
    <w:p w:rsidR="00880F19" w:rsidRPr="008E7894" w:rsidRDefault="00880F19" w:rsidP="00880F19">
      <w:pPr>
        <w:jc w:val="both"/>
        <w:rPr>
          <w:sz w:val="24"/>
          <w:szCs w:val="24"/>
        </w:rPr>
      </w:pPr>
      <w:r w:rsidRPr="008E7894">
        <w:rPr>
          <w:sz w:val="24"/>
          <w:szCs w:val="24"/>
        </w:rPr>
        <w:t xml:space="preserve">A GForge </w:t>
      </w:r>
      <w:r w:rsidRPr="008E7894">
        <w:rPr>
          <w:rStyle w:val="Emphasis"/>
          <w:sz w:val="24"/>
          <w:szCs w:val="24"/>
        </w:rPr>
        <w:t>Support</w:t>
      </w:r>
      <w:r w:rsidRPr="008E7894">
        <w:rPr>
          <w:sz w:val="24"/>
          <w:szCs w:val="24"/>
        </w:rPr>
        <w:t xml:space="preserve"> tracker group, which is actively monitored by </w:t>
      </w:r>
      <w:r w:rsidR="00C70808" w:rsidRPr="008E7894">
        <w:rPr>
          <w:sz w:val="24"/>
          <w:szCs w:val="24"/>
        </w:rPr>
        <w:t xml:space="preserve">CSM </w:t>
      </w:r>
      <w:r w:rsidRPr="008E7894">
        <w:rPr>
          <w:sz w:val="24"/>
          <w:szCs w:val="24"/>
        </w:rPr>
        <w:t xml:space="preserve">developers, has been created to track any support requests. If you believe there is a bug/issue in the </w:t>
      </w:r>
      <w:r w:rsidR="00D375F6" w:rsidRPr="008E7894">
        <w:rPr>
          <w:sz w:val="24"/>
          <w:szCs w:val="24"/>
        </w:rPr>
        <w:t>CSM</w:t>
      </w:r>
      <w:r w:rsidRPr="008E7894">
        <w:rPr>
          <w:sz w:val="24"/>
          <w:szCs w:val="24"/>
        </w:rPr>
        <w:t xml:space="preserve"> software itself, or have a technical issue that cannot be resolved by contacting the </w:t>
      </w:r>
      <w:hyperlink w:anchor="_Contacting_Technical_Support" w:history="1">
        <w:r w:rsidRPr="008E7894">
          <w:rPr>
            <w:rStyle w:val="Hyperlink"/>
            <w:sz w:val="24"/>
            <w:szCs w:val="24"/>
          </w:rPr>
          <w:t>NCICB Application Support</w:t>
        </w:r>
      </w:hyperlink>
      <w:r w:rsidRPr="008E7894">
        <w:rPr>
          <w:sz w:val="24"/>
          <w:szCs w:val="24"/>
        </w:rPr>
        <w:t xml:space="preserve"> group, please submit a new support tracker using the following link: </w:t>
      </w:r>
      <w:hyperlink r:id="rId9" w:history="1">
        <w:r w:rsidRPr="008E7894">
          <w:rPr>
            <w:rStyle w:val="Hyperlink"/>
            <w:sz w:val="24"/>
            <w:szCs w:val="24"/>
          </w:rPr>
          <w:t>https://gforge.nci.nih.gov/tracker/?atid=131&amp;group_id=12&amp;func=browse</w:t>
        </w:r>
      </w:hyperlink>
      <w:r w:rsidRPr="008E7894">
        <w:rPr>
          <w:sz w:val="24"/>
          <w:szCs w:val="24"/>
        </w:rPr>
        <w:t xml:space="preserve"> . Make sure to review any existing support request trackers prior to submitting a new one in order to help avoid duplicate submissions.</w:t>
      </w:r>
    </w:p>
    <w:p w:rsidR="00880F19" w:rsidRPr="008E7894" w:rsidRDefault="00880F19" w:rsidP="00880F19">
      <w:pPr>
        <w:rPr>
          <w:b/>
          <w:sz w:val="24"/>
          <w:szCs w:val="24"/>
        </w:rPr>
      </w:pPr>
      <w:r w:rsidRPr="008E7894">
        <w:rPr>
          <w:b/>
          <w:sz w:val="24"/>
          <w:szCs w:val="24"/>
        </w:rPr>
        <w:t>Contacting Technical Support</w:t>
      </w:r>
    </w:p>
    <w:p w:rsidR="00880F19" w:rsidRPr="008E7894" w:rsidRDefault="00880F19" w:rsidP="00880F19">
      <w:pPr>
        <w:jc w:val="both"/>
        <w:rPr>
          <w:sz w:val="24"/>
          <w:szCs w:val="24"/>
        </w:rPr>
      </w:pPr>
      <w:r w:rsidRPr="008E7894">
        <w:rPr>
          <w:sz w:val="24"/>
          <w:szCs w:val="24"/>
        </w:rPr>
        <w:t xml:space="preserve">Technical support is available by contacting the </w:t>
      </w:r>
      <w:r w:rsidRPr="008E7894">
        <w:rPr>
          <w:rStyle w:val="Emphasis"/>
          <w:b/>
          <w:sz w:val="24"/>
          <w:szCs w:val="24"/>
        </w:rPr>
        <w:t>NCICB Application Support</w:t>
      </w:r>
      <w:r w:rsidRPr="008E7894">
        <w:rPr>
          <w:sz w:val="24"/>
          <w:szCs w:val="24"/>
        </w:rPr>
        <w:t xml:space="preserve"> group.  There contact information is provided below:</w:t>
      </w:r>
    </w:p>
    <w:tbl>
      <w:tblPr>
        <w:tblW w:w="0" w:type="auto"/>
        <w:jc w:val="center"/>
        <w:tblInd w:w="609" w:type="dxa"/>
        <w:tblBorders>
          <w:top w:val="single" w:sz="2" w:space="0" w:color="4F81BD"/>
          <w:left w:val="single" w:sz="2" w:space="0" w:color="4F81BD"/>
          <w:bottom w:val="single" w:sz="2" w:space="0" w:color="4F81BD"/>
          <w:right w:val="single" w:sz="2" w:space="0" w:color="4F81BD"/>
          <w:insideH w:val="single" w:sz="2" w:space="0" w:color="4F81BD"/>
          <w:insideV w:val="single" w:sz="2" w:space="0" w:color="4F81BD"/>
        </w:tblBorders>
        <w:tblLook w:val="04A0"/>
      </w:tblPr>
      <w:tblGrid>
        <w:gridCol w:w="3348"/>
        <w:gridCol w:w="6228"/>
      </w:tblGrid>
      <w:tr w:rsidR="00880F19" w:rsidRPr="008E7894" w:rsidTr="007425A4">
        <w:trPr>
          <w:jc w:val="center"/>
        </w:trPr>
        <w:tc>
          <w:tcPr>
            <w:tcW w:w="3348" w:type="dxa"/>
          </w:tcPr>
          <w:p w:rsidR="00880F19" w:rsidRPr="008E7894" w:rsidRDefault="00880F19" w:rsidP="004A4C76">
            <w:pPr>
              <w:pStyle w:val="NoSpacing"/>
              <w:jc w:val="center"/>
              <w:rPr>
                <w:rStyle w:val="Emphasis"/>
                <w:b/>
                <w:bCs/>
                <w:i w:val="0"/>
                <w:color w:val="365F91"/>
                <w:sz w:val="24"/>
                <w:szCs w:val="24"/>
              </w:rPr>
            </w:pPr>
            <w:r w:rsidRPr="008E7894">
              <w:rPr>
                <w:rStyle w:val="Emphasis"/>
                <w:b/>
                <w:bCs/>
                <w:color w:val="365F91"/>
                <w:sz w:val="24"/>
                <w:szCs w:val="24"/>
              </w:rPr>
              <w:t>NCICB Application Support</w:t>
            </w:r>
          </w:p>
        </w:tc>
        <w:tc>
          <w:tcPr>
            <w:tcW w:w="6228" w:type="dxa"/>
          </w:tcPr>
          <w:p w:rsidR="00880F19" w:rsidRPr="008E7894" w:rsidRDefault="005E74D2" w:rsidP="00B805EB">
            <w:pPr>
              <w:pStyle w:val="NoSpacing"/>
              <w:rPr>
                <w:color w:val="4F81BD"/>
                <w:sz w:val="24"/>
                <w:szCs w:val="24"/>
              </w:rPr>
            </w:pPr>
            <w:hyperlink r:id="rId10" w:history="1">
              <w:r w:rsidR="00880F19" w:rsidRPr="008E7894">
                <w:rPr>
                  <w:rStyle w:val="Hyperlink"/>
                  <w:color w:val="4F81BD"/>
                  <w:sz w:val="24"/>
                  <w:szCs w:val="24"/>
                </w:rPr>
                <w:t>http://ncicb.nci.nih.gov/NCICB/support</w:t>
              </w:r>
            </w:hyperlink>
          </w:p>
          <w:p w:rsidR="00880F19" w:rsidRPr="008E7894" w:rsidRDefault="00880F19" w:rsidP="00B805EB">
            <w:pPr>
              <w:pStyle w:val="NoSpacing"/>
              <w:rPr>
                <w:color w:val="4F81BD"/>
                <w:sz w:val="24"/>
                <w:szCs w:val="24"/>
              </w:rPr>
            </w:pPr>
            <w:r w:rsidRPr="008E7894">
              <w:rPr>
                <w:color w:val="4F81BD"/>
                <w:sz w:val="24"/>
                <w:szCs w:val="24"/>
              </w:rPr>
              <w:t xml:space="preserve">Telephone: 301-451-4384 </w:t>
            </w:r>
            <w:r w:rsidRPr="008E7894">
              <w:rPr>
                <w:color w:val="4F81BD"/>
                <w:sz w:val="24"/>
                <w:szCs w:val="24"/>
              </w:rPr>
              <w:tab/>
            </w:r>
          </w:p>
          <w:p w:rsidR="00880F19" w:rsidRPr="008E7894" w:rsidRDefault="00880F19" w:rsidP="00B805EB">
            <w:pPr>
              <w:pStyle w:val="NoSpacing"/>
              <w:rPr>
                <w:sz w:val="24"/>
                <w:szCs w:val="24"/>
              </w:rPr>
            </w:pPr>
            <w:r w:rsidRPr="008E7894">
              <w:rPr>
                <w:color w:val="4F81BD"/>
                <w:sz w:val="24"/>
                <w:szCs w:val="24"/>
              </w:rPr>
              <w:t>Toll free: 888-478-4423</w:t>
            </w:r>
          </w:p>
        </w:tc>
      </w:tr>
    </w:tbl>
    <w:p w:rsidR="00880F19" w:rsidRPr="008E7894" w:rsidRDefault="00880F19" w:rsidP="00880F19">
      <w:pPr>
        <w:rPr>
          <w:sz w:val="24"/>
          <w:szCs w:val="24"/>
        </w:rPr>
      </w:pPr>
    </w:p>
    <w:p w:rsidR="00880F19" w:rsidRDefault="00880F19" w:rsidP="00880F19"/>
    <w:p w:rsidR="00880F19" w:rsidRDefault="00880F19">
      <w:pPr>
        <w:rPr>
          <w:rFonts w:ascii="Arial" w:eastAsia="Times New Roman" w:hAnsi="Arial" w:cs="Arial"/>
          <w:b/>
          <w:sz w:val="32"/>
          <w:szCs w:val="36"/>
        </w:rPr>
      </w:pPr>
    </w:p>
    <w:p w:rsidR="008E5EE7" w:rsidRDefault="008E5EE7">
      <w:r>
        <w:br w:type="page"/>
      </w:r>
    </w:p>
    <w:p w:rsidR="00EE0BC5" w:rsidRPr="00044BA1" w:rsidRDefault="00EE0BC5">
      <w:pPr>
        <w:rPr>
          <w:rFonts w:eastAsia="Times New Roman" w:cs="Arial"/>
          <w:b/>
          <w:sz w:val="32"/>
          <w:szCs w:val="36"/>
        </w:rPr>
      </w:pPr>
    </w:p>
    <w:p w:rsidR="00815975" w:rsidRPr="00044BA1" w:rsidRDefault="00815975" w:rsidP="00815975">
      <w:pPr>
        <w:pStyle w:val="ProjectTitle"/>
        <w:ind w:left="0"/>
        <w:jc w:val="center"/>
        <w:rPr>
          <w:rFonts w:asciiTheme="minorHAnsi" w:hAnsiTheme="minorHAnsi"/>
        </w:rPr>
      </w:pPr>
      <w:r w:rsidRPr="00044BA1">
        <w:rPr>
          <w:rFonts w:asciiTheme="minorHAnsi" w:hAnsiTheme="minorHAnsi"/>
        </w:rPr>
        <w:t>Document History</w:t>
      </w:r>
    </w:p>
    <w:p w:rsidR="00815975" w:rsidRPr="00044BA1" w:rsidRDefault="00815975" w:rsidP="00815975">
      <w:pPr>
        <w:pStyle w:val="ProjectTitle"/>
        <w:ind w:left="0"/>
        <w:rPr>
          <w:rFonts w:asciiTheme="minorHAnsi" w:hAnsiTheme="minorHAnsi"/>
        </w:rPr>
      </w:pPr>
      <w:r w:rsidRPr="00044BA1">
        <w:rPr>
          <w:rFonts w:asciiTheme="minorHAnsi" w:hAnsiTheme="minorHAnsi"/>
        </w:rPr>
        <w:t>Document Location</w:t>
      </w:r>
    </w:p>
    <w:p w:rsidR="00815975" w:rsidRPr="00044BA1" w:rsidRDefault="00815975" w:rsidP="00815975">
      <w:pPr>
        <w:rPr>
          <w:sz w:val="24"/>
          <w:szCs w:val="24"/>
        </w:rPr>
      </w:pPr>
      <w:r w:rsidRPr="00044BA1">
        <w:rPr>
          <w:sz w:val="24"/>
          <w:szCs w:val="24"/>
        </w:rPr>
        <w:t xml:space="preserve">The most current version of this document is located on the CSM website: </w:t>
      </w:r>
      <w:hyperlink r:id="rId11" w:history="1">
        <w:r w:rsidRPr="00044BA1">
          <w:rPr>
            <w:sz w:val="24"/>
            <w:szCs w:val="24"/>
          </w:rPr>
          <w:t>http://ncicb.nci.nih.gov/core/CSM</w:t>
        </w:r>
      </w:hyperlink>
      <w:r w:rsidRPr="00044BA1">
        <w:rPr>
          <w:sz w:val="24"/>
          <w:szCs w:val="24"/>
        </w:rPr>
        <w:t xml:space="preserve"> </w:t>
      </w:r>
    </w:p>
    <w:p w:rsidR="00815975" w:rsidRPr="00044BA1" w:rsidRDefault="00815975" w:rsidP="00815975">
      <w:pPr>
        <w:pStyle w:val="ProjectTitle"/>
        <w:ind w:left="0"/>
        <w:jc w:val="both"/>
        <w:rPr>
          <w:rFonts w:asciiTheme="minorHAnsi" w:hAnsiTheme="minorHAnsi"/>
          <w:szCs w:val="32"/>
        </w:rPr>
      </w:pPr>
      <w:r w:rsidRPr="00044BA1">
        <w:rPr>
          <w:rFonts w:asciiTheme="minorHAnsi" w:hAnsiTheme="minorHAnsi"/>
          <w:szCs w:val="32"/>
        </w:rPr>
        <w:t>Revision History</w:t>
      </w:r>
    </w:p>
    <w:tbl>
      <w:tblPr>
        <w:tblW w:w="0" w:type="auto"/>
        <w:tblInd w:w="108" w:type="dxa"/>
        <w:tblLayout w:type="fixed"/>
        <w:tblLook w:val="0000"/>
      </w:tblPr>
      <w:tblGrid>
        <w:gridCol w:w="1170"/>
        <w:gridCol w:w="1668"/>
        <w:gridCol w:w="2670"/>
        <w:gridCol w:w="4842"/>
      </w:tblGrid>
      <w:tr w:rsidR="00815975" w:rsidRPr="00044BA1" w:rsidTr="004C5639">
        <w:trPr>
          <w:tblHeader/>
        </w:trPr>
        <w:tc>
          <w:tcPr>
            <w:tcW w:w="1170"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Version Number</w:t>
            </w:r>
          </w:p>
        </w:tc>
        <w:tc>
          <w:tcPr>
            <w:tcW w:w="1668"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Revision Date</w:t>
            </w:r>
          </w:p>
        </w:tc>
        <w:tc>
          <w:tcPr>
            <w:tcW w:w="2670"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Author</w:t>
            </w:r>
          </w:p>
        </w:tc>
        <w:tc>
          <w:tcPr>
            <w:tcW w:w="4842" w:type="dxa"/>
            <w:tcBorders>
              <w:top w:val="single" w:sz="6" w:space="0" w:color="auto"/>
              <w:left w:val="single" w:sz="6" w:space="0" w:color="auto"/>
              <w:bottom w:val="single" w:sz="6" w:space="0" w:color="auto"/>
              <w:right w:val="single" w:sz="6" w:space="0" w:color="auto"/>
            </w:tcBorders>
            <w:shd w:val="clear" w:color="auto" w:fill="E0E0E0"/>
          </w:tcPr>
          <w:p w:rsidR="00815975" w:rsidRPr="00044BA1" w:rsidRDefault="00815975" w:rsidP="00011BC5">
            <w:pPr>
              <w:rPr>
                <w:sz w:val="24"/>
                <w:szCs w:val="24"/>
              </w:rPr>
            </w:pPr>
            <w:r w:rsidRPr="00044BA1">
              <w:rPr>
                <w:sz w:val="24"/>
                <w:szCs w:val="24"/>
              </w:rPr>
              <w:t>Summary of Changes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0.1</w:t>
            </w:r>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E17999" w:rsidP="00E17999">
            <w:pPr>
              <w:spacing w:before="60" w:after="60"/>
              <w:rPr>
                <w:sz w:val="24"/>
                <w:szCs w:val="24"/>
              </w:rPr>
            </w:pPr>
            <w:r>
              <w:rPr>
                <w:sz w:val="24"/>
                <w:szCs w:val="24"/>
              </w:rPr>
              <w:t>10/31/08</w:t>
            </w:r>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815975" w:rsidP="00815975">
            <w:pPr>
              <w:spacing w:before="60" w:after="60"/>
              <w:rPr>
                <w:sz w:val="24"/>
                <w:szCs w:val="24"/>
              </w:rPr>
            </w:pPr>
            <w:r w:rsidRPr="00044BA1">
              <w:rPr>
                <w:sz w:val="24"/>
                <w:szCs w:val="24"/>
              </w:rPr>
              <w:t>Vijay Parmar</w:t>
            </w:r>
          </w:p>
        </w:tc>
        <w:tc>
          <w:tcPr>
            <w:tcW w:w="4842"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Initial Table of Contents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815975" w:rsidP="00011BC5">
            <w:pPr>
              <w:spacing w:before="60" w:after="60"/>
              <w:rPr>
                <w:sz w:val="24"/>
                <w:szCs w:val="24"/>
              </w:rPr>
            </w:pPr>
            <w:r w:rsidRPr="00044BA1">
              <w:rPr>
                <w:sz w:val="24"/>
                <w:szCs w:val="24"/>
              </w:rPr>
              <w:t>0.2</w:t>
            </w:r>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685646" w:rsidP="00E17999">
            <w:pPr>
              <w:spacing w:before="60" w:after="60"/>
              <w:rPr>
                <w:sz w:val="24"/>
                <w:szCs w:val="24"/>
              </w:rPr>
            </w:pPr>
            <w:r w:rsidRPr="00044BA1">
              <w:rPr>
                <w:sz w:val="24"/>
                <w:szCs w:val="24"/>
              </w:rPr>
              <w:t>10/</w:t>
            </w:r>
            <w:r w:rsidR="00E17999">
              <w:rPr>
                <w:sz w:val="24"/>
                <w:szCs w:val="24"/>
              </w:rPr>
              <w:t>05</w:t>
            </w:r>
            <w:r w:rsidR="006353CD" w:rsidRPr="00044BA1">
              <w:rPr>
                <w:sz w:val="24"/>
                <w:szCs w:val="24"/>
              </w:rPr>
              <w:t>/0</w:t>
            </w:r>
            <w:r w:rsidR="00E17999">
              <w:rPr>
                <w:sz w:val="24"/>
                <w:szCs w:val="24"/>
              </w:rPr>
              <w:t>8</w:t>
            </w:r>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6927F8" w:rsidP="006927F8">
            <w:pPr>
              <w:spacing w:before="60" w:after="60"/>
              <w:rPr>
                <w:sz w:val="24"/>
                <w:szCs w:val="24"/>
              </w:rPr>
            </w:pPr>
            <w:r w:rsidRPr="00044BA1">
              <w:rPr>
                <w:sz w:val="24"/>
                <w:szCs w:val="24"/>
              </w:rPr>
              <w:t>Vijay Parmar</w:t>
            </w:r>
          </w:p>
        </w:tc>
        <w:tc>
          <w:tcPr>
            <w:tcW w:w="4842" w:type="dxa"/>
            <w:tcBorders>
              <w:top w:val="single" w:sz="6" w:space="0" w:color="auto"/>
              <w:left w:val="single" w:sz="6" w:space="0" w:color="auto"/>
              <w:bottom w:val="single" w:sz="6" w:space="0" w:color="auto"/>
              <w:right w:val="single" w:sz="6" w:space="0" w:color="auto"/>
            </w:tcBorders>
          </w:tcPr>
          <w:p w:rsidR="00815975" w:rsidRPr="00044BA1" w:rsidRDefault="00685646" w:rsidP="00685646">
            <w:pPr>
              <w:spacing w:before="60" w:after="60"/>
              <w:rPr>
                <w:sz w:val="24"/>
                <w:szCs w:val="24"/>
              </w:rPr>
            </w:pPr>
            <w:r w:rsidRPr="00044BA1">
              <w:rPr>
                <w:sz w:val="24"/>
                <w:szCs w:val="24"/>
              </w:rPr>
              <w:t>Added new chapters</w:t>
            </w:r>
          </w:p>
        </w:tc>
      </w:tr>
      <w:tr w:rsidR="00815975" w:rsidRPr="00044BA1" w:rsidTr="004C5639">
        <w:tc>
          <w:tcPr>
            <w:tcW w:w="1170" w:type="dxa"/>
            <w:tcBorders>
              <w:top w:val="single" w:sz="6" w:space="0" w:color="auto"/>
              <w:left w:val="single" w:sz="6" w:space="0" w:color="auto"/>
              <w:bottom w:val="single" w:sz="6" w:space="0" w:color="auto"/>
              <w:right w:val="single" w:sz="6" w:space="0" w:color="auto"/>
            </w:tcBorders>
          </w:tcPr>
          <w:p w:rsidR="00815975" w:rsidRPr="00044BA1" w:rsidRDefault="00744EE6" w:rsidP="00685646">
            <w:pPr>
              <w:spacing w:before="60" w:after="60"/>
              <w:rPr>
                <w:sz w:val="24"/>
                <w:szCs w:val="24"/>
              </w:rPr>
            </w:pPr>
            <w:ins w:id="12" w:author="Vijay Parmar" w:date="2009-04-13T18:43:00Z">
              <w:r>
                <w:rPr>
                  <w:sz w:val="24"/>
                  <w:szCs w:val="24"/>
                </w:rPr>
                <w:t>0.3</w:t>
              </w:r>
            </w:ins>
          </w:p>
        </w:tc>
        <w:tc>
          <w:tcPr>
            <w:tcW w:w="1668" w:type="dxa"/>
            <w:tcBorders>
              <w:top w:val="single" w:sz="6" w:space="0" w:color="auto"/>
              <w:left w:val="single" w:sz="6" w:space="0" w:color="auto"/>
              <w:bottom w:val="single" w:sz="6" w:space="0" w:color="auto"/>
              <w:right w:val="single" w:sz="6" w:space="0" w:color="auto"/>
            </w:tcBorders>
          </w:tcPr>
          <w:p w:rsidR="00815975" w:rsidRPr="00044BA1" w:rsidRDefault="00744EE6" w:rsidP="00685646">
            <w:pPr>
              <w:spacing w:before="60" w:after="60"/>
              <w:rPr>
                <w:sz w:val="24"/>
                <w:szCs w:val="24"/>
              </w:rPr>
            </w:pPr>
            <w:ins w:id="13" w:author="Vijay Parmar" w:date="2009-04-13T18:43:00Z">
              <w:r>
                <w:rPr>
                  <w:sz w:val="24"/>
                  <w:szCs w:val="24"/>
                </w:rPr>
                <w:t>04/13/2009</w:t>
              </w:r>
            </w:ins>
          </w:p>
        </w:tc>
        <w:tc>
          <w:tcPr>
            <w:tcW w:w="2670" w:type="dxa"/>
            <w:tcBorders>
              <w:top w:val="single" w:sz="6" w:space="0" w:color="auto"/>
              <w:left w:val="single" w:sz="6" w:space="0" w:color="auto"/>
              <w:bottom w:val="single" w:sz="6" w:space="0" w:color="auto"/>
              <w:right w:val="single" w:sz="6" w:space="0" w:color="auto"/>
            </w:tcBorders>
          </w:tcPr>
          <w:p w:rsidR="00815975" w:rsidRPr="00044BA1" w:rsidRDefault="00744EE6" w:rsidP="006927F8">
            <w:pPr>
              <w:spacing w:before="60" w:after="60"/>
              <w:rPr>
                <w:sz w:val="24"/>
                <w:szCs w:val="24"/>
              </w:rPr>
            </w:pPr>
            <w:ins w:id="14" w:author="Vijay Parmar" w:date="2009-04-13T18:43:00Z">
              <w:r>
                <w:rPr>
                  <w:sz w:val="24"/>
                  <w:szCs w:val="24"/>
                </w:rPr>
                <w:t>Vijay Parmar</w:t>
              </w:r>
            </w:ins>
          </w:p>
        </w:tc>
        <w:tc>
          <w:tcPr>
            <w:tcW w:w="4842" w:type="dxa"/>
            <w:tcBorders>
              <w:top w:val="single" w:sz="6" w:space="0" w:color="auto"/>
              <w:left w:val="single" w:sz="6" w:space="0" w:color="auto"/>
              <w:bottom w:val="single" w:sz="6" w:space="0" w:color="auto"/>
              <w:right w:val="single" w:sz="6" w:space="0" w:color="auto"/>
            </w:tcBorders>
          </w:tcPr>
          <w:p w:rsidR="00E36370" w:rsidRDefault="00744EE6">
            <w:pPr>
              <w:spacing w:before="60" w:after="60"/>
              <w:rPr>
                <w:sz w:val="24"/>
                <w:szCs w:val="24"/>
              </w:rPr>
            </w:pPr>
            <w:ins w:id="15" w:author="Vijay Parmar" w:date="2009-04-13T18:43:00Z">
              <w:r>
                <w:rPr>
                  <w:sz w:val="24"/>
                  <w:szCs w:val="24"/>
                </w:rPr>
                <w:t>Added sections for new features such as Alternate Behavior, Standalone mode and misc configurability.</w:t>
              </w:r>
            </w:ins>
          </w:p>
        </w:tc>
      </w:tr>
      <w:tr w:rsidR="005B260E" w:rsidRPr="00044BA1" w:rsidTr="004C5639">
        <w:tc>
          <w:tcPr>
            <w:tcW w:w="1170"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c>
          <w:tcPr>
            <w:tcW w:w="1668"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c>
          <w:tcPr>
            <w:tcW w:w="2670" w:type="dxa"/>
            <w:tcBorders>
              <w:top w:val="single" w:sz="6" w:space="0" w:color="auto"/>
              <w:left w:val="single" w:sz="6" w:space="0" w:color="auto"/>
              <w:bottom w:val="single" w:sz="6" w:space="0" w:color="auto"/>
              <w:right w:val="single" w:sz="6" w:space="0" w:color="auto"/>
            </w:tcBorders>
          </w:tcPr>
          <w:p w:rsidR="005B260E" w:rsidRDefault="005B260E" w:rsidP="006927F8">
            <w:pPr>
              <w:spacing w:before="60" w:after="60"/>
              <w:rPr>
                <w:sz w:val="24"/>
                <w:szCs w:val="24"/>
              </w:rPr>
            </w:pPr>
          </w:p>
        </w:tc>
        <w:tc>
          <w:tcPr>
            <w:tcW w:w="4842" w:type="dxa"/>
            <w:tcBorders>
              <w:top w:val="single" w:sz="6" w:space="0" w:color="auto"/>
              <w:left w:val="single" w:sz="6" w:space="0" w:color="auto"/>
              <w:bottom w:val="single" w:sz="6" w:space="0" w:color="auto"/>
              <w:right w:val="single" w:sz="6" w:space="0" w:color="auto"/>
            </w:tcBorders>
          </w:tcPr>
          <w:p w:rsidR="005B260E" w:rsidRDefault="005B260E" w:rsidP="00685646">
            <w:pPr>
              <w:spacing w:before="60" w:after="60"/>
              <w:rPr>
                <w:sz w:val="24"/>
                <w:szCs w:val="24"/>
              </w:rPr>
            </w:pPr>
          </w:p>
        </w:tc>
      </w:tr>
    </w:tbl>
    <w:p w:rsidR="00815975" w:rsidRPr="00044BA1" w:rsidRDefault="00815975" w:rsidP="00815975">
      <w:pPr>
        <w:pStyle w:val="ProjectTitle"/>
        <w:rPr>
          <w:rFonts w:asciiTheme="minorHAnsi" w:hAnsiTheme="minorHAnsi"/>
          <w:sz w:val="24"/>
          <w:szCs w:val="24"/>
        </w:rPr>
      </w:pPr>
    </w:p>
    <w:p w:rsidR="00815975" w:rsidRPr="00044BA1" w:rsidRDefault="00815975" w:rsidP="00232622">
      <w:pPr>
        <w:pStyle w:val="ProjectTitle"/>
        <w:ind w:left="0"/>
        <w:rPr>
          <w:rFonts w:asciiTheme="minorHAnsi" w:hAnsiTheme="minorHAnsi"/>
          <w:szCs w:val="32"/>
        </w:rPr>
      </w:pPr>
      <w:r w:rsidRPr="00044BA1">
        <w:rPr>
          <w:rFonts w:asciiTheme="minorHAnsi" w:hAnsiTheme="minorHAnsi"/>
          <w:szCs w:val="32"/>
        </w:rPr>
        <w:t>Review</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05"/>
        <w:gridCol w:w="2037"/>
        <w:gridCol w:w="1077"/>
        <w:gridCol w:w="1802"/>
        <w:gridCol w:w="3729"/>
      </w:tblGrid>
      <w:tr w:rsidR="00815975" w:rsidRPr="00044BA1" w:rsidTr="002010E0">
        <w:tc>
          <w:tcPr>
            <w:tcW w:w="1705" w:type="dxa"/>
            <w:shd w:val="clear" w:color="auto" w:fill="E0E0E0"/>
          </w:tcPr>
          <w:p w:rsidR="00815975" w:rsidRPr="00044BA1" w:rsidRDefault="00815975" w:rsidP="00011BC5">
            <w:pPr>
              <w:rPr>
                <w:sz w:val="24"/>
                <w:szCs w:val="24"/>
              </w:rPr>
            </w:pPr>
            <w:r w:rsidRPr="00044BA1">
              <w:rPr>
                <w:sz w:val="24"/>
                <w:szCs w:val="24"/>
              </w:rPr>
              <w:t>Name</w:t>
            </w:r>
          </w:p>
        </w:tc>
        <w:tc>
          <w:tcPr>
            <w:tcW w:w="2037" w:type="dxa"/>
            <w:shd w:val="clear" w:color="auto" w:fill="E0E0E0"/>
          </w:tcPr>
          <w:p w:rsidR="00815975" w:rsidRPr="00044BA1" w:rsidRDefault="00815975" w:rsidP="00011BC5">
            <w:pPr>
              <w:rPr>
                <w:sz w:val="24"/>
                <w:szCs w:val="24"/>
              </w:rPr>
            </w:pPr>
            <w:r w:rsidRPr="00044BA1">
              <w:rPr>
                <w:sz w:val="24"/>
                <w:szCs w:val="24"/>
              </w:rPr>
              <w:t>Team/Role</w:t>
            </w:r>
          </w:p>
        </w:tc>
        <w:tc>
          <w:tcPr>
            <w:tcW w:w="1077" w:type="dxa"/>
            <w:shd w:val="clear" w:color="auto" w:fill="E0E0E0"/>
          </w:tcPr>
          <w:p w:rsidR="00815975" w:rsidRPr="00044BA1" w:rsidRDefault="00815975" w:rsidP="00011BC5">
            <w:pPr>
              <w:rPr>
                <w:sz w:val="24"/>
                <w:szCs w:val="24"/>
              </w:rPr>
            </w:pPr>
            <w:r w:rsidRPr="00044BA1">
              <w:rPr>
                <w:sz w:val="24"/>
                <w:szCs w:val="24"/>
              </w:rPr>
              <w:t>Version</w:t>
            </w:r>
          </w:p>
        </w:tc>
        <w:tc>
          <w:tcPr>
            <w:tcW w:w="1802" w:type="dxa"/>
            <w:shd w:val="clear" w:color="auto" w:fill="E0E0E0"/>
          </w:tcPr>
          <w:p w:rsidR="00815975" w:rsidRPr="00044BA1" w:rsidRDefault="00815975" w:rsidP="00011BC5">
            <w:pPr>
              <w:rPr>
                <w:sz w:val="24"/>
                <w:szCs w:val="24"/>
              </w:rPr>
            </w:pPr>
            <w:r w:rsidRPr="00044BA1">
              <w:rPr>
                <w:sz w:val="24"/>
                <w:szCs w:val="24"/>
              </w:rPr>
              <w:t>Date Reviewed</w:t>
            </w:r>
          </w:p>
        </w:tc>
        <w:tc>
          <w:tcPr>
            <w:tcW w:w="3729" w:type="dxa"/>
            <w:shd w:val="clear" w:color="auto" w:fill="E0E0E0"/>
          </w:tcPr>
          <w:p w:rsidR="00815975" w:rsidRPr="00044BA1" w:rsidRDefault="00815975" w:rsidP="00011BC5">
            <w:pPr>
              <w:rPr>
                <w:sz w:val="24"/>
                <w:szCs w:val="24"/>
              </w:rPr>
            </w:pPr>
            <w:r w:rsidRPr="00044BA1">
              <w:rPr>
                <w:sz w:val="24"/>
                <w:szCs w:val="24"/>
              </w:rPr>
              <w:t>Reviewer Comments</w:t>
            </w:r>
          </w:p>
        </w:tc>
      </w:tr>
      <w:tr w:rsidR="002E7EFD" w:rsidRPr="00044BA1" w:rsidTr="002010E0">
        <w:tc>
          <w:tcPr>
            <w:tcW w:w="1705" w:type="dxa"/>
          </w:tcPr>
          <w:p w:rsidR="002E7EFD" w:rsidRPr="00044BA1" w:rsidRDefault="00766FCB" w:rsidP="006927F8">
            <w:pPr>
              <w:spacing w:before="60" w:after="60"/>
              <w:rPr>
                <w:sz w:val="24"/>
                <w:szCs w:val="24"/>
              </w:rPr>
            </w:pPr>
            <w:r>
              <w:rPr>
                <w:sz w:val="24"/>
                <w:szCs w:val="24"/>
              </w:rPr>
              <w:t>Charles Griffin</w:t>
            </w:r>
          </w:p>
        </w:tc>
        <w:tc>
          <w:tcPr>
            <w:tcW w:w="2037" w:type="dxa"/>
          </w:tcPr>
          <w:p w:rsidR="002E7EFD" w:rsidRPr="00044BA1" w:rsidRDefault="00766FCB" w:rsidP="00011BC5">
            <w:pPr>
              <w:spacing w:before="60" w:after="60"/>
              <w:rPr>
                <w:sz w:val="24"/>
                <w:szCs w:val="24"/>
              </w:rPr>
            </w:pPr>
            <w:r>
              <w:rPr>
                <w:sz w:val="24"/>
                <w:szCs w:val="24"/>
              </w:rPr>
              <w:t>Technical Manager</w:t>
            </w:r>
          </w:p>
        </w:tc>
        <w:tc>
          <w:tcPr>
            <w:tcW w:w="1077" w:type="dxa"/>
          </w:tcPr>
          <w:p w:rsidR="002E7EFD" w:rsidRPr="00044BA1" w:rsidRDefault="004245AD" w:rsidP="006927F8">
            <w:pPr>
              <w:spacing w:before="60" w:after="60"/>
              <w:rPr>
                <w:sz w:val="24"/>
                <w:szCs w:val="24"/>
              </w:rPr>
            </w:pPr>
            <w:r>
              <w:rPr>
                <w:sz w:val="24"/>
                <w:szCs w:val="24"/>
              </w:rPr>
              <w:t>1.0</w:t>
            </w:r>
          </w:p>
        </w:tc>
        <w:tc>
          <w:tcPr>
            <w:tcW w:w="1802" w:type="dxa"/>
          </w:tcPr>
          <w:p w:rsidR="002E7EFD" w:rsidRPr="00044BA1" w:rsidRDefault="002E7EFD" w:rsidP="00011BC5">
            <w:pPr>
              <w:spacing w:before="60" w:after="60"/>
              <w:rPr>
                <w:sz w:val="24"/>
                <w:szCs w:val="24"/>
              </w:rPr>
            </w:pPr>
          </w:p>
        </w:tc>
        <w:tc>
          <w:tcPr>
            <w:tcW w:w="3729" w:type="dxa"/>
          </w:tcPr>
          <w:p w:rsidR="002E7EFD" w:rsidRPr="00044BA1" w:rsidRDefault="002E7EFD" w:rsidP="00011BC5">
            <w:pPr>
              <w:spacing w:before="60" w:after="60"/>
              <w:rPr>
                <w:sz w:val="24"/>
                <w:szCs w:val="24"/>
              </w:rPr>
            </w:pPr>
          </w:p>
        </w:tc>
      </w:tr>
      <w:tr w:rsidR="00815975" w:rsidRPr="00044BA1" w:rsidTr="002010E0">
        <w:tc>
          <w:tcPr>
            <w:tcW w:w="1705" w:type="dxa"/>
          </w:tcPr>
          <w:p w:rsidR="00815975" w:rsidRPr="00044BA1" w:rsidRDefault="00CE13B3" w:rsidP="006927F8">
            <w:pPr>
              <w:spacing w:before="60" w:after="60"/>
              <w:rPr>
                <w:sz w:val="24"/>
                <w:szCs w:val="24"/>
              </w:rPr>
            </w:pPr>
            <w:r>
              <w:rPr>
                <w:sz w:val="24"/>
                <w:szCs w:val="24"/>
              </w:rPr>
              <w:t>Bronwyn Gagne</w:t>
            </w:r>
          </w:p>
        </w:tc>
        <w:tc>
          <w:tcPr>
            <w:tcW w:w="2037" w:type="dxa"/>
          </w:tcPr>
          <w:p w:rsidR="00815975" w:rsidRPr="00044BA1" w:rsidRDefault="00815975" w:rsidP="00011BC5">
            <w:pPr>
              <w:spacing w:before="60" w:after="60"/>
              <w:rPr>
                <w:sz w:val="24"/>
                <w:szCs w:val="24"/>
              </w:rPr>
            </w:pPr>
            <w:r w:rsidRPr="00044BA1">
              <w:rPr>
                <w:sz w:val="24"/>
                <w:szCs w:val="24"/>
              </w:rPr>
              <w:t>Technical Writers</w:t>
            </w:r>
          </w:p>
        </w:tc>
        <w:tc>
          <w:tcPr>
            <w:tcW w:w="1077" w:type="dxa"/>
          </w:tcPr>
          <w:p w:rsidR="00815975" w:rsidRPr="00044BA1" w:rsidRDefault="00815975" w:rsidP="00011BC5">
            <w:pPr>
              <w:spacing w:before="60" w:after="60"/>
              <w:rPr>
                <w:sz w:val="24"/>
                <w:szCs w:val="24"/>
              </w:rPr>
            </w:pPr>
          </w:p>
        </w:tc>
        <w:tc>
          <w:tcPr>
            <w:tcW w:w="1802" w:type="dxa"/>
          </w:tcPr>
          <w:p w:rsidR="00815975" w:rsidRPr="00044BA1" w:rsidRDefault="00815975" w:rsidP="00011BC5">
            <w:pPr>
              <w:spacing w:before="60" w:after="60"/>
              <w:rPr>
                <w:sz w:val="24"/>
                <w:szCs w:val="24"/>
              </w:rPr>
            </w:pPr>
          </w:p>
        </w:tc>
        <w:tc>
          <w:tcPr>
            <w:tcW w:w="3729" w:type="dxa"/>
          </w:tcPr>
          <w:p w:rsidR="00815975" w:rsidRPr="00044BA1" w:rsidRDefault="00815975" w:rsidP="00011BC5">
            <w:pPr>
              <w:spacing w:before="60" w:after="60"/>
              <w:rPr>
                <w:sz w:val="24"/>
                <w:szCs w:val="24"/>
              </w:rPr>
            </w:pPr>
          </w:p>
        </w:tc>
      </w:tr>
      <w:tr w:rsidR="00815975" w:rsidRPr="00044BA1" w:rsidTr="002010E0">
        <w:tc>
          <w:tcPr>
            <w:tcW w:w="1705"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2037"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1077"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1802"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c>
          <w:tcPr>
            <w:tcW w:w="3729" w:type="dxa"/>
            <w:tcBorders>
              <w:top w:val="single" w:sz="4" w:space="0" w:color="auto"/>
              <w:left w:val="single" w:sz="4" w:space="0" w:color="auto"/>
              <w:bottom w:val="single" w:sz="4" w:space="0" w:color="auto"/>
              <w:right w:val="single" w:sz="4" w:space="0" w:color="auto"/>
            </w:tcBorders>
          </w:tcPr>
          <w:p w:rsidR="00815975" w:rsidRPr="00044BA1" w:rsidRDefault="00815975" w:rsidP="00011BC5">
            <w:pPr>
              <w:spacing w:before="60" w:after="60"/>
              <w:rPr>
                <w:sz w:val="24"/>
                <w:szCs w:val="24"/>
              </w:rPr>
            </w:pPr>
          </w:p>
        </w:tc>
      </w:tr>
    </w:tbl>
    <w:p w:rsidR="00815975" w:rsidRPr="00044BA1" w:rsidRDefault="00815975" w:rsidP="00815975">
      <w:pPr>
        <w:rPr>
          <w:sz w:val="24"/>
          <w:szCs w:val="24"/>
        </w:rPr>
      </w:pPr>
    </w:p>
    <w:p w:rsidR="00815975" w:rsidRPr="00044BA1" w:rsidRDefault="00815975" w:rsidP="00232622">
      <w:pPr>
        <w:pStyle w:val="ProjectTitle"/>
        <w:ind w:left="0"/>
        <w:rPr>
          <w:rFonts w:asciiTheme="minorHAnsi" w:hAnsiTheme="minorHAnsi"/>
          <w:szCs w:val="32"/>
        </w:rPr>
      </w:pPr>
      <w:r w:rsidRPr="00044BA1">
        <w:rPr>
          <w:rFonts w:asciiTheme="minorHAnsi" w:hAnsiTheme="minorHAnsi"/>
          <w:szCs w:val="32"/>
        </w:rPr>
        <w:t>Related Documents</w:t>
      </w:r>
    </w:p>
    <w:p w:rsidR="00815975" w:rsidRPr="00044BA1" w:rsidRDefault="00815975" w:rsidP="00815975">
      <w:pPr>
        <w:spacing w:after="60"/>
        <w:rPr>
          <w:b/>
          <w:sz w:val="24"/>
          <w:szCs w:val="24"/>
        </w:rPr>
      </w:pPr>
      <w:r w:rsidRPr="00044BA1">
        <w:rPr>
          <w:sz w:val="24"/>
          <w:szCs w:val="24"/>
        </w:rPr>
        <w:t>More information can be found in the following related CSM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350"/>
      </w:tblGrid>
      <w:tr w:rsidR="00815975" w:rsidRPr="00044BA1" w:rsidTr="004C5639">
        <w:tc>
          <w:tcPr>
            <w:tcW w:w="10350" w:type="dxa"/>
            <w:shd w:val="clear" w:color="auto" w:fill="E0E0E0"/>
          </w:tcPr>
          <w:p w:rsidR="00815975" w:rsidRPr="00044BA1" w:rsidRDefault="00815975" w:rsidP="00011BC5">
            <w:pPr>
              <w:rPr>
                <w:sz w:val="24"/>
                <w:szCs w:val="24"/>
              </w:rPr>
            </w:pPr>
            <w:r w:rsidRPr="00044BA1">
              <w:rPr>
                <w:sz w:val="24"/>
                <w:szCs w:val="24"/>
              </w:rPr>
              <w:t>Document Name</w:t>
            </w:r>
          </w:p>
        </w:tc>
      </w:tr>
      <w:tr w:rsidR="00815975" w:rsidRPr="00044BA1" w:rsidTr="004C5639">
        <w:tc>
          <w:tcPr>
            <w:tcW w:w="10350" w:type="dxa"/>
          </w:tcPr>
          <w:p w:rsidR="00815975" w:rsidRPr="00044BA1" w:rsidRDefault="00986D6E" w:rsidP="00BB0AC1">
            <w:pPr>
              <w:spacing w:before="60" w:after="60"/>
              <w:rPr>
                <w:sz w:val="24"/>
                <w:szCs w:val="24"/>
              </w:rPr>
            </w:pPr>
            <w:r>
              <w:rPr>
                <w:sz w:val="24"/>
                <w:szCs w:val="24"/>
              </w:rPr>
              <w:t xml:space="preserve">CSM </w:t>
            </w:r>
            <w:r w:rsidR="00BB0AC1">
              <w:rPr>
                <w:sz w:val="24"/>
                <w:szCs w:val="24"/>
              </w:rPr>
              <w:t>4.1 Technical Guide</w:t>
            </w:r>
          </w:p>
        </w:tc>
      </w:tr>
      <w:tr w:rsidR="00815975" w:rsidRPr="00E95D3A" w:rsidTr="004C5639">
        <w:tc>
          <w:tcPr>
            <w:tcW w:w="10350" w:type="dxa"/>
          </w:tcPr>
          <w:p w:rsidR="00815975" w:rsidRPr="00E95D3A" w:rsidRDefault="00986D6E" w:rsidP="00011BC5">
            <w:pPr>
              <w:keepNext/>
              <w:autoSpaceDE w:val="0"/>
              <w:autoSpaceDN w:val="0"/>
              <w:adjustRightInd w:val="0"/>
              <w:spacing w:before="60" w:after="60"/>
              <w:rPr>
                <w:rFonts w:cs="Arial"/>
                <w:sz w:val="24"/>
                <w:szCs w:val="24"/>
              </w:rPr>
            </w:pPr>
            <w:r w:rsidRPr="00986D6E">
              <w:rPr>
                <w:rFonts w:cs="Arial"/>
                <w:sz w:val="24"/>
                <w:szCs w:val="24"/>
              </w:rPr>
              <w:t>CSM GAARDS User Migration</w:t>
            </w:r>
            <w:r>
              <w:rPr>
                <w:rFonts w:cs="Arial"/>
                <w:sz w:val="24"/>
                <w:szCs w:val="24"/>
              </w:rPr>
              <w:t xml:space="preserve"> Design Document</w:t>
            </w:r>
          </w:p>
        </w:tc>
      </w:tr>
    </w:tbl>
    <w:p w:rsidR="0056237F" w:rsidRPr="00121CC5" w:rsidRDefault="00815975" w:rsidP="00815975">
      <w:pPr>
        <w:keepNext/>
        <w:autoSpaceDE w:val="0"/>
        <w:autoSpaceDN w:val="0"/>
        <w:adjustRightInd w:val="0"/>
      </w:pPr>
      <w:r w:rsidRPr="00E95D3A">
        <w:rPr>
          <w:sz w:val="24"/>
          <w:szCs w:val="24"/>
        </w:rPr>
        <w:t xml:space="preserve">These and other documents can be found on the CSM website: </w:t>
      </w:r>
      <w:hyperlink r:id="rId12" w:history="1">
        <w:r w:rsidR="00D65378" w:rsidRPr="00E95D3A">
          <w:rPr>
            <w:rStyle w:val="Hyperlink"/>
            <w:sz w:val="24"/>
            <w:szCs w:val="24"/>
          </w:rPr>
          <w:t>NCICB CSM</w:t>
        </w:r>
      </w:hyperlink>
      <w:r w:rsidR="00640427">
        <w:t xml:space="preserve">. </w:t>
      </w:r>
      <w:r w:rsidR="00640427">
        <w:rPr>
          <w:sz w:val="24"/>
        </w:rPr>
        <w:t xml:space="preserve">Additional information and FAQ regarding the CGMM </w:t>
      </w:r>
      <w:r w:rsidR="00194A25">
        <w:rPr>
          <w:sz w:val="24"/>
        </w:rPr>
        <w:t xml:space="preserve">are </w:t>
      </w:r>
      <w:r w:rsidR="00640427">
        <w:rPr>
          <w:sz w:val="24"/>
        </w:rPr>
        <w:t xml:space="preserve">available at the </w:t>
      </w:r>
      <w:hyperlink r:id="rId13" w:history="1">
        <w:r w:rsidR="00F9035F" w:rsidRPr="00F9035F">
          <w:rPr>
            <w:rStyle w:val="Hyperlink"/>
            <w:sz w:val="24"/>
          </w:rPr>
          <w:t>NCICB Wiki - CSM</w:t>
        </w:r>
      </w:hyperlink>
      <w:r w:rsidR="00F9035F">
        <w:rPr>
          <w:sz w:val="24"/>
        </w:rPr>
        <w:t>.</w:t>
      </w:r>
    </w:p>
    <w:p w:rsidR="002C24C6" w:rsidRDefault="00815975" w:rsidP="00815975">
      <w:r w:rsidRPr="007469CF">
        <w:br w:type="page"/>
      </w:r>
    </w:p>
    <w:p w:rsidR="002C24C6" w:rsidRDefault="002C24C6" w:rsidP="00F13AB0"/>
    <w:sdt>
      <w:sdtPr>
        <w:rPr>
          <w:rFonts w:asciiTheme="minorHAnsi" w:eastAsiaTheme="minorHAnsi" w:hAnsiTheme="minorHAnsi" w:cstheme="minorBidi"/>
          <w:b w:val="0"/>
          <w:bCs w:val="0"/>
          <w:color w:val="auto"/>
          <w:sz w:val="22"/>
          <w:szCs w:val="22"/>
        </w:rPr>
        <w:id w:val="69699779"/>
        <w:docPartObj>
          <w:docPartGallery w:val="Table of Contents"/>
          <w:docPartUnique/>
        </w:docPartObj>
      </w:sdtPr>
      <w:sdtContent>
        <w:p w:rsidR="008A146A" w:rsidRDefault="008A146A" w:rsidP="009830F8">
          <w:pPr>
            <w:pStyle w:val="TOCHeading"/>
            <w:jc w:val="center"/>
          </w:pPr>
          <w:r>
            <w:t>Table of Contents</w:t>
          </w:r>
        </w:p>
        <w:p w:rsidR="000135DC" w:rsidRDefault="005E74D2">
          <w:pPr>
            <w:pStyle w:val="TOC1"/>
            <w:tabs>
              <w:tab w:val="left" w:pos="440"/>
              <w:tab w:val="right" w:leader="dot" w:pos="10790"/>
            </w:tabs>
            <w:rPr>
              <w:ins w:id="16" w:author="Vijay Parmar" w:date="2009-04-29T13:21:00Z"/>
              <w:rFonts w:eastAsiaTheme="minorEastAsia"/>
              <w:noProof/>
            </w:rPr>
          </w:pPr>
          <w:r>
            <w:fldChar w:fldCharType="begin"/>
          </w:r>
          <w:r w:rsidR="008A146A">
            <w:instrText xml:space="preserve"> TOC \o "1-3" \h \z \u </w:instrText>
          </w:r>
          <w:r>
            <w:fldChar w:fldCharType="separate"/>
          </w:r>
          <w:ins w:id="17"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"_Toc228774614"</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1.</w:t>
            </w:r>
            <w:r w:rsidR="000135DC">
              <w:rPr>
                <w:rFonts w:eastAsiaTheme="minorEastAsia"/>
                <w:noProof/>
              </w:rPr>
              <w:tab/>
            </w:r>
            <w:r w:rsidR="000135DC" w:rsidRPr="00F7392E">
              <w:rPr>
                <w:rStyle w:val="Hyperlink"/>
                <w:noProof/>
              </w:rPr>
              <w:t>Introduction</w:t>
            </w:r>
            <w:r w:rsidR="000135DC">
              <w:rPr>
                <w:noProof/>
                <w:webHidden/>
              </w:rPr>
              <w:tab/>
            </w:r>
            <w:r>
              <w:rPr>
                <w:noProof/>
                <w:webHidden/>
              </w:rPr>
              <w:fldChar w:fldCharType="begin"/>
            </w:r>
            <w:r w:rsidR="000135DC">
              <w:rPr>
                <w:noProof/>
                <w:webHidden/>
              </w:rPr>
              <w:instrText xml:space="preserve"> PAGEREF _Toc228774614 \h </w:instrText>
            </w:r>
          </w:ins>
          <w:r>
            <w:rPr>
              <w:noProof/>
              <w:webHidden/>
            </w:rPr>
          </w:r>
          <w:r>
            <w:rPr>
              <w:noProof/>
              <w:webHidden/>
            </w:rPr>
            <w:fldChar w:fldCharType="separate"/>
          </w:r>
          <w:ins w:id="18" w:author="Vijay Parmar" w:date="2009-04-29T13:21:00Z">
            <w:r w:rsidR="000135DC">
              <w:rPr>
                <w:noProof/>
                <w:webHidden/>
              </w:rPr>
              <w:t>5</w:t>
            </w:r>
            <w:r>
              <w:rPr>
                <w:noProof/>
                <w:webHidden/>
              </w:rPr>
              <w:fldChar w:fldCharType="end"/>
            </w:r>
            <w:r w:rsidRPr="00F7392E">
              <w:rPr>
                <w:rStyle w:val="Hyperlink"/>
                <w:noProof/>
              </w:rPr>
              <w:fldChar w:fldCharType="end"/>
            </w:r>
          </w:ins>
        </w:p>
        <w:p w:rsidR="000135DC" w:rsidRDefault="005E74D2">
          <w:pPr>
            <w:pStyle w:val="TOC1"/>
            <w:tabs>
              <w:tab w:val="left" w:pos="440"/>
              <w:tab w:val="right" w:leader="dot" w:pos="10790"/>
            </w:tabs>
            <w:rPr>
              <w:ins w:id="19" w:author="Vijay Parmar" w:date="2009-04-29T13:21:00Z"/>
              <w:rFonts w:eastAsiaTheme="minorEastAsia"/>
              <w:noProof/>
            </w:rPr>
          </w:pPr>
          <w:ins w:id="20"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"_Toc228774615"</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2.</w:t>
            </w:r>
            <w:r w:rsidR="000135DC">
              <w:rPr>
                <w:rFonts w:eastAsiaTheme="minorEastAsia"/>
                <w:noProof/>
              </w:rPr>
              <w:tab/>
            </w:r>
            <w:r w:rsidR="000135DC" w:rsidRPr="00F7392E">
              <w:rPr>
                <w:rStyle w:val="Hyperlink"/>
                <w:noProof/>
              </w:rPr>
              <w:t>Scope</w:t>
            </w:r>
            <w:r w:rsidR="000135DC">
              <w:rPr>
                <w:noProof/>
                <w:webHidden/>
              </w:rPr>
              <w:tab/>
            </w:r>
            <w:r>
              <w:rPr>
                <w:noProof/>
                <w:webHidden/>
              </w:rPr>
              <w:fldChar w:fldCharType="begin"/>
            </w:r>
            <w:r w:rsidR="000135DC">
              <w:rPr>
                <w:noProof/>
                <w:webHidden/>
              </w:rPr>
              <w:instrText xml:space="preserve"> PAGEREF _Toc228774615 \h </w:instrText>
            </w:r>
          </w:ins>
          <w:r>
            <w:rPr>
              <w:noProof/>
              <w:webHidden/>
            </w:rPr>
          </w:r>
          <w:r>
            <w:rPr>
              <w:noProof/>
              <w:webHidden/>
            </w:rPr>
            <w:fldChar w:fldCharType="separate"/>
          </w:r>
          <w:ins w:id="21" w:author="Vijay Parmar" w:date="2009-04-29T13:21:00Z">
            <w:r w:rsidR="000135DC">
              <w:rPr>
                <w:noProof/>
                <w:webHidden/>
              </w:rPr>
              <w:t>5</w:t>
            </w:r>
            <w:r>
              <w:rPr>
                <w:noProof/>
                <w:webHidden/>
              </w:rPr>
              <w:fldChar w:fldCharType="end"/>
            </w:r>
            <w:r w:rsidRPr="00F7392E">
              <w:rPr>
                <w:rStyle w:val="Hyperlink"/>
                <w:noProof/>
              </w:rPr>
              <w:fldChar w:fldCharType="end"/>
            </w:r>
          </w:ins>
        </w:p>
        <w:p w:rsidR="000135DC" w:rsidRDefault="005E74D2">
          <w:pPr>
            <w:pStyle w:val="TOC1"/>
            <w:tabs>
              <w:tab w:val="left" w:pos="440"/>
              <w:tab w:val="right" w:leader="dot" w:pos="10790"/>
            </w:tabs>
            <w:rPr>
              <w:ins w:id="22" w:author="Vijay Parmar" w:date="2009-04-29T13:21:00Z"/>
              <w:rFonts w:eastAsiaTheme="minorEastAsia"/>
              <w:noProof/>
            </w:rPr>
          </w:pPr>
          <w:ins w:id="23"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"_Toc228774616"</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3.</w:t>
            </w:r>
            <w:r w:rsidR="000135DC">
              <w:rPr>
                <w:rFonts w:eastAsiaTheme="minorEastAsia"/>
                <w:noProof/>
              </w:rPr>
              <w:tab/>
            </w:r>
            <w:r w:rsidR="000135DC" w:rsidRPr="00F7392E">
              <w:rPr>
                <w:rStyle w:val="Hyperlink"/>
                <w:noProof/>
              </w:rPr>
              <w:t>Using this Guide</w:t>
            </w:r>
            <w:r w:rsidR="000135DC">
              <w:rPr>
                <w:noProof/>
                <w:webHidden/>
              </w:rPr>
              <w:tab/>
            </w:r>
            <w:r>
              <w:rPr>
                <w:noProof/>
                <w:webHidden/>
              </w:rPr>
              <w:fldChar w:fldCharType="begin"/>
            </w:r>
            <w:r w:rsidR="000135DC">
              <w:rPr>
                <w:noProof/>
                <w:webHidden/>
              </w:rPr>
              <w:instrText xml:space="preserve"> PAGEREF _Toc228774616 \h </w:instrText>
            </w:r>
          </w:ins>
          <w:r>
            <w:rPr>
              <w:noProof/>
              <w:webHidden/>
            </w:rPr>
          </w:r>
          <w:r>
            <w:rPr>
              <w:noProof/>
              <w:webHidden/>
            </w:rPr>
            <w:fldChar w:fldCharType="separate"/>
          </w:r>
          <w:ins w:id="24" w:author="Vijay Parmar" w:date="2009-04-29T13:21:00Z">
            <w:r w:rsidR="000135DC">
              <w:rPr>
                <w:noProof/>
                <w:webHidden/>
              </w:rPr>
              <w:t>6</w:t>
            </w:r>
            <w:r>
              <w:rPr>
                <w:noProof/>
                <w:webHidden/>
              </w:rPr>
              <w:fldChar w:fldCharType="end"/>
            </w:r>
            <w:r w:rsidRPr="00F7392E">
              <w:rPr>
                <w:rStyle w:val="Hyperlink"/>
                <w:noProof/>
              </w:rPr>
              <w:fldChar w:fldCharType="end"/>
            </w:r>
          </w:ins>
        </w:p>
        <w:p w:rsidR="000135DC" w:rsidRDefault="005E74D2">
          <w:pPr>
            <w:pStyle w:val="TOC1"/>
            <w:tabs>
              <w:tab w:val="left" w:pos="440"/>
              <w:tab w:val="right" w:leader="dot" w:pos="10790"/>
            </w:tabs>
            <w:rPr>
              <w:ins w:id="25" w:author="Vijay Parmar" w:date="2009-04-29T13:21:00Z"/>
              <w:rFonts w:eastAsiaTheme="minorEastAsia"/>
              <w:noProof/>
            </w:rPr>
          </w:pPr>
          <w:ins w:id="26"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"_Toc228774617"</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4.</w:t>
            </w:r>
            <w:r w:rsidR="000135DC">
              <w:rPr>
                <w:rFonts w:eastAsiaTheme="minorEastAsia"/>
                <w:noProof/>
              </w:rPr>
              <w:tab/>
            </w:r>
            <w:r w:rsidR="000135DC" w:rsidRPr="00F7392E">
              <w:rPr>
                <w:rStyle w:val="Hyperlink"/>
                <w:noProof/>
              </w:rPr>
              <w:t>CGMM Overview</w:t>
            </w:r>
            <w:r w:rsidR="000135DC">
              <w:rPr>
                <w:noProof/>
                <w:webHidden/>
              </w:rPr>
              <w:tab/>
            </w:r>
            <w:r>
              <w:rPr>
                <w:noProof/>
                <w:webHidden/>
              </w:rPr>
              <w:fldChar w:fldCharType="begin"/>
            </w:r>
            <w:r w:rsidR="000135DC">
              <w:rPr>
                <w:noProof/>
                <w:webHidden/>
              </w:rPr>
              <w:instrText xml:space="preserve"> PAGEREF _Toc228774617 \h </w:instrText>
            </w:r>
          </w:ins>
          <w:r>
            <w:rPr>
              <w:noProof/>
              <w:webHidden/>
            </w:rPr>
          </w:r>
          <w:r>
            <w:rPr>
              <w:noProof/>
              <w:webHidden/>
            </w:rPr>
            <w:fldChar w:fldCharType="separate"/>
          </w:r>
          <w:ins w:id="27" w:author="Vijay Parmar" w:date="2009-04-29T13:21:00Z">
            <w:r w:rsidR="000135DC">
              <w:rPr>
                <w:noProof/>
                <w:webHidden/>
              </w:rPr>
              <w:t>7</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28" w:author="Vijay Parmar" w:date="2009-04-29T13:21:00Z"/>
              <w:rFonts w:eastAsiaTheme="minorEastAsia"/>
              <w:noProof/>
            </w:rPr>
          </w:pPr>
          <w:ins w:id="29"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"_Toc228774618"</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4.1</w:t>
            </w:r>
            <w:r w:rsidR="000135DC">
              <w:rPr>
                <w:rFonts w:eastAsiaTheme="minorEastAsia"/>
                <w:noProof/>
              </w:rPr>
              <w:tab/>
            </w:r>
            <w:r w:rsidR="000135DC" w:rsidRPr="00F7392E">
              <w:rPr>
                <w:rStyle w:val="Hyperlink"/>
                <w:noProof/>
              </w:rPr>
              <w:t>Explanation</w:t>
            </w:r>
            <w:r w:rsidR="000135DC">
              <w:rPr>
                <w:noProof/>
                <w:webHidden/>
              </w:rPr>
              <w:tab/>
            </w:r>
            <w:r>
              <w:rPr>
                <w:noProof/>
                <w:webHidden/>
              </w:rPr>
              <w:fldChar w:fldCharType="begin"/>
            </w:r>
            <w:r w:rsidR="000135DC">
              <w:rPr>
                <w:noProof/>
                <w:webHidden/>
              </w:rPr>
              <w:instrText xml:space="preserve"> PAGEREF _Toc228774618 \h </w:instrText>
            </w:r>
          </w:ins>
          <w:r>
            <w:rPr>
              <w:noProof/>
              <w:webHidden/>
            </w:rPr>
          </w:r>
          <w:r>
            <w:rPr>
              <w:noProof/>
              <w:webHidden/>
            </w:rPr>
            <w:fldChar w:fldCharType="separate"/>
          </w:r>
          <w:ins w:id="30" w:author="Vijay Parmar" w:date="2009-04-29T13:21:00Z">
            <w:r w:rsidR="000135DC">
              <w:rPr>
                <w:noProof/>
                <w:webHidden/>
              </w:rPr>
              <w:t>7</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31" w:author="Vijay Parmar" w:date="2009-04-29T13:21:00Z"/>
              <w:rFonts w:eastAsiaTheme="minorEastAsia"/>
              <w:noProof/>
            </w:rPr>
          </w:pPr>
          <w:ins w:id="32"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"_Toc228774619"</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4.2</w:t>
            </w:r>
            <w:r w:rsidR="000135DC">
              <w:rPr>
                <w:rFonts w:eastAsiaTheme="minorEastAsia"/>
                <w:noProof/>
              </w:rPr>
              <w:tab/>
            </w:r>
            <w:r w:rsidR="000135DC" w:rsidRPr="00F7392E">
              <w:rPr>
                <w:rStyle w:val="Hyperlink"/>
                <w:noProof/>
              </w:rPr>
              <w:t>Components involved with CGMM</w:t>
            </w:r>
            <w:r w:rsidR="000135DC">
              <w:rPr>
                <w:noProof/>
                <w:webHidden/>
              </w:rPr>
              <w:tab/>
            </w:r>
            <w:r>
              <w:rPr>
                <w:noProof/>
                <w:webHidden/>
              </w:rPr>
              <w:fldChar w:fldCharType="begin"/>
            </w:r>
            <w:r w:rsidR="000135DC">
              <w:rPr>
                <w:noProof/>
                <w:webHidden/>
              </w:rPr>
              <w:instrText xml:space="preserve"> PAGEREF _Toc228774619 \h </w:instrText>
            </w:r>
          </w:ins>
          <w:r>
            <w:rPr>
              <w:noProof/>
              <w:webHidden/>
            </w:rPr>
          </w:r>
          <w:r>
            <w:rPr>
              <w:noProof/>
              <w:webHidden/>
            </w:rPr>
            <w:fldChar w:fldCharType="separate"/>
          </w:r>
          <w:ins w:id="33" w:author="Vijay Parmar" w:date="2009-04-29T13:21:00Z">
            <w:r w:rsidR="000135DC">
              <w:rPr>
                <w:noProof/>
                <w:webHidden/>
              </w:rPr>
              <w:t>9</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34" w:author="Vijay Parmar" w:date="2009-04-29T13:21:00Z"/>
              <w:rFonts w:eastAsiaTheme="minorEastAsia"/>
              <w:noProof/>
            </w:rPr>
          </w:pPr>
          <w:ins w:id="35"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"_Toc228774620"</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4.3</w:t>
            </w:r>
            <w:r w:rsidR="000135DC">
              <w:rPr>
                <w:rFonts w:eastAsiaTheme="minorEastAsia"/>
                <w:noProof/>
              </w:rPr>
              <w:tab/>
            </w:r>
            <w:r w:rsidR="000135DC" w:rsidRPr="00F7392E">
              <w:rPr>
                <w:rStyle w:val="Hyperlink"/>
                <w:noProof/>
              </w:rPr>
              <w:t>Security Concepts</w:t>
            </w:r>
            <w:r w:rsidR="000135DC">
              <w:rPr>
                <w:noProof/>
                <w:webHidden/>
              </w:rPr>
              <w:tab/>
            </w:r>
            <w:r>
              <w:rPr>
                <w:noProof/>
                <w:webHidden/>
              </w:rPr>
              <w:fldChar w:fldCharType="begin"/>
            </w:r>
            <w:r w:rsidR="000135DC">
              <w:rPr>
                <w:noProof/>
                <w:webHidden/>
              </w:rPr>
              <w:instrText xml:space="preserve"> PAGEREF _Toc228774620 \h </w:instrText>
            </w:r>
          </w:ins>
          <w:r>
            <w:rPr>
              <w:noProof/>
              <w:webHidden/>
            </w:rPr>
          </w:r>
          <w:r>
            <w:rPr>
              <w:noProof/>
              <w:webHidden/>
            </w:rPr>
            <w:fldChar w:fldCharType="separate"/>
          </w:r>
          <w:ins w:id="36" w:author="Vijay Parmar" w:date="2009-04-29T13:21:00Z">
            <w:r w:rsidR="000135DC">
              <w:rPr>
                <w:noProof/>
                <w:webHidden/>
              </w:rPr>
              <w:t>10</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37" w:author="Vijay Parmar" w:date="2009-04-29T13:21:00Z"/>
              <w:rFonts w:eastAsiaTheme="minorEastAsia"/>
              <w:noProof/>
            </w:rPr>
          </w:pPr>
          <w:ins w:id="38"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"_Toc228774621"</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4.4</w:t>
            </w:r>
            <w:r w:rsidR="000135DC">
              <w:rPr>
                <w:rFonts w:eastAsiaTheme="minorEastAsia"/>
                <w:noProof/>
              </w:rPr>
              <w:tab/>
            </w:r>
            <w:r w:rsidR="000135DC" w:rsidRPr="00F7392E">
              <w:rPr>
                <w:rStyle w:val="Hyperlink"/>
                <w:noProof/>
              </w:rPr>
              <w:t>Minimal System Requirements</w:t>
            </w:r>
            <w:r w:rsidR="000135DC">
              <w:rPr>
                <w:noProof/>
                <w:webHidden/>
              </w:rPr>
              <w:tab/>
            </w:r>
            <w:r>
              <w:rPr>
                <w:noProof/>
                <w:webHidden/>
              </w:rPr>
              <w:fldChar w:fldCharType="begin"/>
            </w:r>
            <w:r w:rsidR="000135DC">
              <w:rPr>
                <w:noProof/>
                <w:webHidden/>
              </w:rPr>
              <w:instrText xml:space="preserve"> PAGEREF _Toc228774621 \h </w:instrText>
            </w:r>
          </w:ins>
          <w:r>
            <w:rPr>
              <w:noProof/>
              <w:webHidden/>
            </w:rPr>
          </w:r>
          <w:r>
            <w:rPr>
              <w:noProof/>
              <w:webHidden/>
            </w:rPr>
            <w:fldChar w:fldCharType="separate"/>
          </w:r>
          <w:ins w:id="39" w:author="Vijay Parmar" w:date="2009-04-29T13:21:00Z">
            <w:r w:rsidR="000135DC">
              <w:rPr>
                <w:noProof/>
                <w:webHidden/>
              </w:rPr>
              <w:t>10</w:t>
            </w:r>
            <w:r>
              <w:rPr>
                <w:noProof/>
                <w:webHidden/>
              </w:rPr>
              <w:fldChar w:fldCharType="end"/>
            </w:r>
            <w:r w:rsidRPr="00F7392E">
              <w:rPr>
                <w:rStyle w:val="Hyperlink"/>
                <w:noProof/>
              </w:rPr>
              <w:fldChar w:fldCharType="end"/>
            </w:r>
          </w:ins>
        </w:p>
        <w:p w:rsidR="000135DC" w:rsidRDefault="005E74D2">
          <w:pPr>
            <w:pStyle w:val="TOC1"/>
            <w:tabs>
              <w:tab w:val="left" w:pos="440"/>
              <w:tab w:val="right" w:leader="dot" w:pos="10790"/>
            </w:tabs>
            <w:rPr>
              <w:ins w:id="40" w:author="Vijay Parmar" w:date="2009-04-29T13:21:00Z"/>
              <w:rFonts w:eastAsiaTheme="minorEastAsia"/>
              <w:noProof/>
            </w:rPr>
          </w:pPr>
          <w:ins w:id="41"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"_Toc228774622"</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5.</w:t>
            </w:r>
            <w:r w:rsidR="000135DC">
              <w:rPr>
                <w:rFonts w:eastAsiaTheme="minorEastAsia"/>
                <w:noProof/>
              </w:rPr>
              <w:tab/>
            </w:r>
            <w:r w:rsidR="000135DC" w:rsidRPr="00F7392E">
              <w:rPr>
                <w:rStyle w:val="Hyperlink"/>
                <w:noProof/>
              </w:rPr>
              <w:t>CGMM API User Guide</w:t>
            </w:r>
            <w:r w:rsidR="000135DC">
              <w:rPr>
                <w:noProof/>
                <w:webHidden/>
              </w:rPr>
              <w:tab/>
            </w:r>
            <w:r>
              <w:rPr>
                <w:noProof/>
                <w:webHidden/>
              </w:rPr>
              <w:fldChar w:fldCharType="begin"/>
            </w:r>
            <w:r w:rsidR="000135DC">
              <w:rPr>
                <w:noProof/>
                <w:webHidden/>
              </w:rPr>
              <w:instrText xml:space="preserve"> PAGEREF _Toc228774622 \h </w:instrText>
            </w:r>
          </w:ins>
          <w:r>
            <w:rPr>
              <w:noProof/>
              <w:webHidden/>
            </w:rPr>
          </w:r>
          <w:r>
            <w:rPr>
              <w:noProof/>
              <w:webHidden/>
            </w:rPr>
            <w:fldChar w:fldCharType="separate"/>
          </w:r>
          <w:ins w:id="42" w:author="Vijay Parmar" w:date="2009-04-29T13:21:00Z">
            <w:r w:rsidR="000135DC">
              <w:rPr>
                <w:noProof/>
                <w:webHidden/>
              </w:rPr>
              <w:t>11</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43" w:author="Vijay Parmar" w:date="2009-04-29T13:21:00Z"/>
              <w:rFonts w:eastAsiaTheme="minorEastAsia"/>
              <w:noProof/>
            </w:rPr>
          </w:pPr>
          <w:ins w:id="44"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"_Toc228774623"</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5.1</w:t>
            </w:r>
            <w:r w:rsidR="000135DC">
              <w:rPr>
                <w:rFonts w:eastAsiaTheme="minorEastAsia"/>
                <w:noProof/>
              </w:rPr>
              <w:tab/>
            </w:r>
            <w:r w:rsidR="000135DC" w:rsidRPr="00F7392E">
              <w:rPr>
                <w:rStyle w:val="Hyperlink"/>
                <w:noProof/>
              </w:rPr>
              <w:t>Workflow</w:t>
            </w:r>
            <w:r w:rsidR="000135DC">
              <w:rPr>
                <w:noProof/>
                <w:webHidden/>
              </w:rPr>
              <w:tab/>
            </w:r>
            <w:r>
              <w:rPr>
                <w:noProof/>
                <w:webHidden/>
              </w:rPr>
              <w:fldChar w:fldCharType="begin"/>
            </w:r>
            <w:r w:rsidR="000135DC">
              <w:rPr>
                <w:noProof/>
                <w:webHidden/>
              </w:rPr>
              <w:instrText xml:space="preserve"> PAGEREF _Toc228774623 \h </w:instrText>
            </w:r>
          </w:ins>
          <w:r>
            <w:rPr>
              <w:noProof/>
              <w:webHidden/>
            </w:rPr>
          </w:r>
          <w:r>
            <w:rPr>
              <w:noProof/>
              <w:webHidden/>
            </w:rPr>
            <w:fldChar w:fldCharType="separate"/>
          </w:r>
          <w:ins w:id="45" w:author="Vijay Parmar" w:date="2009-04-29T13:21:00Z">
            <w:r w:rsidR="000135DC">
              <w:rPr>
                <w:noProof/>
                <w:webHidden/>
              </w:rPr>
              <w:t>11</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46" w:author="Vijay Parmar" w:date="2009-04-29T13:21:00Z"/>
              <w:rFonts w:eastAsiaTheme="minorEastAsia"/>
              <w:noProof/>
            </w:rPr>
          </w:pPr>
          <w:ins w:id="47"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"_Toc228774624"</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5.2</w:t>
            </w:r>
            <w:r w:rsidR="000135DC">
              <w:rPr>
                <w:rFonts w:eastAsiaTheme="minorEastAsia"/>
                <w:noProof/>
              </w:rPr>
              <w:tab/>
            </w:r>
            <w:r w:rsidR="000135DC" w:rsidRPr="00F7392E">
              <w:rPr>
                <w:rStyle w:val="Hyperlink"/>
                <w:noProof/>
              </w:rPr>
              <w:t>CGMM API Services</w:t>
            </w:r>
            <w:r w:rsidR="000135DC">
              <w:rPr>
                <w:noProof/>
                <w:webHidden/>
              </w:rPr>
              <w:tab/>
            </w:r>
            <w:r>
              <w:rPr>
                <w:noProof/>
                <w:webHidden/>
              </w:rPr>
              <w:fldChar w:fldCharType="begin"/>
            </w:r>
            <w:r w:rsidR="000135DC">
              <w:rPr>
                <w:noProof/>
                <w:webHidden/>
              </w:rPr>
              <w:instrText xml:space="preserve"> PAGEREF _Toc228774624 \h </w:instrText>
            </w:r>
          </w:ins>
          <w:r>
            <w:rPr>
              <w:noProof/>
              <w:webHidden/>
            </w:rPr>
          </w:r>
          <w:r>
            <w:rPr>
              <w:noProof/>
              <w:webHidden/>
            </w:rPr>
            <w:fldChar w:fldCharType="separate"/>
          </w:r>
          <w:ins w:id="48" w:author="Vijay Parmar" w:date="2009-04-29T13:21:00Z">
            <w:r w:rsidR="000135DC">
              <w:rPr>
                <w:noProof/>
                <w:webHidden/>
              </w:rPr>
              <w:t>12</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49" w:author="Vijay Parmar" w:date="2009-04-29T13:21:00Z"/>
              <w:rFonts w:eastAsiaTheme="minorEastAsia"/>
              <w:noProof/>
            </w:rPr>
          </w:pPr>
          <w:ins w:id="50"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"_Toc228774625"</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5.3</w:t>
            </w:r>
            <w:r w:rsidR="000135DC">
              <w:rPr>
                <w:rFonts w:eastAsiaTheme="minorEastAsia"/>
                <w:noProof/>
              </w:rPr>
              <w:tab/>
            </w:r>
            <w:r w:rsidR="000135DC" w:rsidRPr="00F7392E">
              <w:rPr>
                <w:rStyle w:val="Hyperlink"/>
                <w:noProof/>
              </w:rPr>
              <w:t>Integrating with CGMM API</w:t>
            </w:r>
            <w:r w:rsidR="000135DC">
              <w:rPr>
                <w:noProof/>
                <w:webHidden/>
              </w:rPr>
              <w:tab/>
            </w:r>
            <w:r>
              <w:rPr>
                <w:noProof/>
                <w:webHidden/>
              </w:rPr>
              <w:fldChar w:fldCharType="begin"/>
            </w:r>
            <w:r w:rsidR="000135DC">
              <w:rPr>
                <w:noProof/>
                <w:webHidden/>
              </w:rPr>
              <w:instrText xml:space="preserve"> PAGEREF _Toc228774625 \h </w:instrText>
            </w:r>
          </w:ins>
          <w:r>
            <w:rPr>
              <w:noProof/>
              <w:webHidden/>
            </w:rPr>
          </w:r>
          <w:r>
            <w:rPr>
              <w:noProof/>
              <w:webHidden/>
            </w:rPr>
            <w:fldChar w:fldCharType="separate"/>
          </w:r>
          <w:ins w:id="51" w:author="Vijay Parmar" w:date="2009-04-29T13:21:00Z">
            <w:r w:rsidR="000135DC">
              <w:rPr>
                <w:noProof/>
                <w:webHidden/>
              </w:rPr>
              <w:t>16</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52" w:author="Vijay Parmar" w:date="2009-04-29T13:21:00Z"/>
              <w:rFonts w:eastAsiaTheme="minorEastAsia"/>
              <w:noProof/>
            </w:rPr>
          </w:pPr>
          <w:ins w:id="53"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"_Toc228774626"</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5.4</w:t>
            </w:r>
            <w:r w:rsidR="000135DC">
              <w:rPr>
                <w:rFonts w:eastAsiaTheme="minorEastAsia"/>
                <w:noProof/>
              </w:rPr>
              <w:tab/>
            </w:r>
            <w:r w:rsidR="000135DC" w:rsidRPr="00F7392E">
              <w:rPr>
                <w:rStyle w:val="Hyperlink"/>
                <w:noProof/>
              </w:rPr>
              <w:t>Configurations for CGMM API</w:t>
            </w:r>
            <w:r w:rsidR="000135DC">
              <w:rPr>
                <w:noProof/>
                <w:webHidden/>
              </w:rPr>
              <w:tab/>
            </w:r>
            <w:r>
              <w:rPr>
                <w:noProof/>
                <w:webHidden/>
              </w:rPr>
              <w:fldChar w:fldCharType="begin"/>
            </w:r>
            <w:r w:rsidR="000135DC">
              <w:rPr>
                <w:noProof/>
                <w:webHidden/>
              </w:rPr>
              <w:instrText xml:space="preserve"> PAGEREF _Toc228774626 \h </w:instrText>
            </w:r>
          </w:ins>
          <w:r>
            <w:rPr>
              <w:noProof/>
              <w:webHidden/>
            </w:rPr>
          </w:r>
          <w:r>
            <w:rPr>
              <w:noProof/>
              <w:webHidden/>
            </w:rPr>
            <w:fldChar w:fldCharType="separate"/>
          </w:r>
          <w:ins w:id="54" w:author="Vijay Parmar" w:date="2009-04-29T13:21:00Z">
            <w:r w:rsidR="000135DC">
              <w:rPr>
                <w:noProof/>
                <w:webHidden/>
              </w:rPr>
              <w:t>18</w:t>
            </w:r>
            <w:r>
              <w:rPr>
                <w:noProof/>
                <w:webHidden/>
              </w:rPr>
              <w:fldChar w:fldCharType="end"/>
            </w:r>
            <w:r w:rsidRPr="00F7392E">
              <w:rPr>
                <w:rStyle w:val="Hyperlink"/>
                <w:noProof/>
              </w:rPr>
              <w:fldChar w:fldCharType="end"/>
            </w:r>
          </w:ins>
        </w:p>
        <w:p w:rsidR="000135DC" w:rsidRDefault="005E74D2">
          <w:pPr>
            <w:pStyle w:val="TOC1"/>
            <w:tabs>
              <w:tab w:val="left" w:pos="440"/>
              <w:tab w:val="right" w:leader="dot" w:pos="10790"/>
            </w:tabs>
            <w:rPr>
              <w:ins w:id="55" w:author="Vijay Parmar" w:date="2009-04-29T13:21:00Z"/>
              <w:rFonts w:eastAsiaTheme="minorEastAsia"/>
              <w:noProof/>
            </w:rPr>
          </w:pPr>
          <w:ins w:id="56"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"_Toc228774627"</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6.</w:t>
            </w:r>
            <w:r w:rsidR="000135DC">
              <w:rPr>
                <w:rFonts w:eastAsiaTheme="minorEastAsia"/>
                <w:noProof/>
              </w:rPr>
              <w:tab/>
            </w:r>
            <w:r w:rsidR="000135DC" w:rsidRPr="00F7392E">
              <w:rPr>
                <w:rStyle w:val="Hyperlink"/>
                <w:noProof/>
              </w:rPr>
              <w:t>Audit Logging</w:t>
            </w:r>
            <w:r w:rsidR="000135DC">
              <w:rPr>
                <w:noProof/>
                <w:webHidden/>
              </w:rPr>
              <w:tab/>
            </w:r>
            <w:r>
              <w:rPr>
                <w:noProof/>
                <w:webHidden/>
              </w:rPr>
              <w:fldChar w:fldCharType="begin"/>
            </w:r>
            <w:r w:rsidR="000135DC">
              <w:rPr>
                <w:noProof/>
                <w:webHidden/>
              </w:rPr>
              <w:instrText xml:space="preserve"> PAGEREF _Toc228774627 \h </w:instrText>
            </w:r>
          </w:ins>
          <w:r>
            <w:rPr>
              <w:noProof/>
              <w:webHidden/>
            </w:rPr>
          </w:r>
          <w:r>
            <w:rPr>
              <w:noProof/>
              <w:webHidden/>
            </w:rPr>
            <w:fldChar w:fldCharType="separate"/>
          </w:r>
          <w:ins w:id="57" w:author="Vijay Parmar" w:date="2009-04-29T13:21:00Z">
            <w:r w:rsidR="000135DC">
              <w:rPr>
                <w:noProof/>
                <w:webHidden/>
              </w:rPr>
              <w:t>20</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58" w:author="Vijay Parmar" w:date="2009-04-29T13:21:00Z"/>
              <w:rFonts w:eastAsiaTheme="minorEastAsia"/>
              <w:noProof/>
            </w:rPr>
          </w:pPr>
          <w:ins w:id="59"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"_Toc228774628"</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6.1.1</w:t>
            </w:r>
            <w:r w:rsidR="000135DC">
              <w:rPr>
                <w:rFonts w:eastAsiaTheme="minorEastAsia"/>
                <w:noProof/>
              </w:rPr>
              <w:tab/>
            </w:r>
            <w:r w:rsidR="000135DC" w:rsidRPr="00F7392E">
              <w:rPr>
                <w:rStyle w:val="Hyperlink"/>
                <w:noProof/>
              </w:rPr>
              <w:t>Introduction</w:t>
            </w:r>
            <w:r w:rsidR="000135DC">
              <w:rPr>
                <w:noProof/>
                <w:webHidden/>
              </w:rPr>
              <w:tab/>
            </w:r>
            <w:r>
              <w:rPr>
                <w:noProof/>
                <w:webHidden/>
              </w:rPr>
              <w:fldChar w:fldCharType="begin"/>
            </w:r>
            <w:r w:rsidR="000135DC">
              <w:rPr>
                <w:noProof/>
                <w:webHidden/>
              </w:rPr>
              <w:instrText xml:space="preserve"> PAGEREF _Toc228774628 \h </w:instrText>
            </w:r>
          </w:ins>
          <w:r>
            <w:rPr>
              <w:noProof/>
              <w:webHidden/>
            </w:rPr>
          </w:r>
          <w:r>
            <w:rPr>
              <w:noProof/>
              <w:webHidden/>
            </w:rPr>
            <w:fldChar w:fldCharType="separate"/>
          </w:r>
          <w:ins w:id="60" w:author="Vijay Parmar" w:date="2009-04-29T13:21:00Z">
            <w:r w:rsidR="000135DC">
              <w:rPr>
                <w:noProof/>
                <w:webHidden/>
              </w:rPr>
              <w:t>20</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61" w:author="Vijay Parmar" w:date="2009-04-29T13:21:00Z"/>
              <w:rFonts w:eastAsiaTheme="minorEastAsia"/>
              <w:noProof/>
            </w:rPr>
          </w:pPr>
          <w:ins w:id="62"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"_Toc228774629"</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6.1.2</w:t>
            </w:r>
            <w:r w:rsidR="000135DC">
              <w:rPr>
                <w:rFonts w:eastAsiaTheme="minorEastAsia"/>
                <w:noProof/>
              </w:rPr>
              <w:tab/>
            </w:r>
            <w:r w:rsidR="000135DC" w:rsidRPr="00F7392E">
              <w:rPr>
                <w:rStyle w:val="Hyperlink"/>
                <w:noProof/>
              </w:rPr>
              <w:t>Purpose</w:t>
            </w:r>
            <w:r w:rsidR="000135DC">
              <w:rPr>
                <w:noProof/>
                <w:webHidden/>
              </w:rPr>
              <w:tab/>
            </w:r>
            <w:r>
              <w:rPr>
                <w:noProof/>
                <w:webHidden/>
              </w:rPr>
              <w:fldChar w:fldCharType="begin"/>
            </w:r>
            <w:r w:rsidR="000135DC">
              <w:rPr>
                <w:noProof/>
                <w:webHidden/>
              </w:rPr>
              <w:instrText xml:space="preserve"> PAGEREF _Toc228774629 \h </w:instrText>
            </w:r>
          </w:ins>
          <w:r>
            <w:rPr>
              <w:noProof/>
              <w:webHidden/>
            </w:rPr>
          </w:r>
          <w:r>
            <w:rPr>
              <w:noProof/>
              <w:webHidden/>
            </w:rPr>
            <w:fldChar w:fldCharType="separate"/>
          </w:r>
          <w:ins w:id="63" w:author="Vijay Parmar" w:date="2009-04-29T13:21:00Z">
            <w:r w:rsidR="000135DC">
              <w:rPr>
                <w:noProof/>
                <w:webHidden/>
              </w:rPr>
              <w:t>20</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64" w:author="Vijay Parmar" w:date="2009-04-29T13:21:00Z"/>
              <w:rFonts w:eastAsiaTheme="minorEastAsia"/>
              <w:noProof/>
            </w:rPr>
          </w:pPr>
          <w:ins w:id="65"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"_Toc228774630"</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6.1.3</w:t>
            </w:r>
            <w:r w:rsidR="000135DC">
              <w:rPr>
                <w:rFonts w:eastAsiaTheme="minorEastAsia"/>
                <w:noProof/>
              </w:rPr>
              <w:tab/>
            </w:r>
            <w:r w:rsidR="000135DC" w:rsidRPr="00F7392E">
              <w:rPr>
                <w:rStyle w:val="Hyperlink"/>
                <w:noProof/>
              </w:rPr>
              <w:t>Jar Placement</w:t>
            </w:r>
            <w:r w:rsidR="000135DC">
              <w:rPr>
                <w:noProof/>
                <w:webHidden/>
              </w:rPr>
              <w:tab/>
            </w:r>
            <w:r>
              <w:rPr>
                <w:noProof/>
                <w:webHidden/>
              </w:rPr>
              <w:fldChar w:fldCharType="begin"/>
            </w:r>
            <w:r w:rsidR="000135DC">
              <w:rPr>
                <w:noProof/>
                <w:webHidden/>
              </w:rPr>
              <w:instrText xml:space="preserve"> PAGEREF _Toc228774630 \h </w:instrText>
            </w:r>
          </w:ins>
          <w:r>
            <w:rPr>
              <w:noProof/>
              <w:webHidden/>
            </w:rPr>
          </w:r>
          <w:r>
            <w:rPr>
              <w:noProof/>
              <w:webHidden/>
            </w:rPr>
            <w:fldChar w:fldCharType="separate"/>
          </w:r>
          <w:ins w:id="66" w:author="Vijay Parmar" w:date="2009-04-29T13:21:00Z">
            <w:r w:rsidR="000135DC">
              <w:rPr>
                <w:noProof/>
                <w:webHidden/>
              </w:rPr>
              <w:t>20</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67" w:author="Vijay Parmar" w:date="2009-04-29T13:21:00Z"/>
              <w:rFonts w:eastAsiaTheme="minorEastAsia"/>
              <w:noProof/>
            </w:rPr>
          </w:pPr>
          <w:ins w:id="68"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"_Toc228774631"</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6.1.4</w:t>
            </w:r>
            <w:r w:rsidR="000135DC">
              <w:rPr>
                <w:rFonts w:eastAsiaTheme="minorEastAsia"/>
                <w:noProof/>
              </w:rPr>
              <w:tab/>
            </w:r>
            <w:r w:rsidR="000135DC" w:rsidRPr="00F7392E">
              <w:rPr>
                <w:rStyle w:val="Hyperlink"/>
                <w:noProof/>
              </w:rPr>
              <w:t>Enabling CLM APIs in Integration with CGMM APIs</w:t>
            </w:r>
            <w:r w:rsidR="000135DC">
              <w:rPr>
                <w:noProof/>
                <w:webHidden/>
              </w:rPr>
              <w:tab/>
            </w:r>
            <w:r>
              <w:rPr>
                <w:noProof/>
                <w:webHidden/>
              </w:rPr>
              <w:fldChar w:fldCharType="begin"/>
            </w:r>
            <w:r w:rsidR="000135DC">
              <w:rPr>
                <w:noProof/>
                <w:webHidden/>
              </w:rPr>
              <w:instrText xml:space="preserve"> PAGEREF _Toc228774631 \h </w:instrText>
            </w:r>
          </w:ins>
          <w:r>
            <w:rPr>
              <w:noProof/>
              <w:webHidden/>
            </w:rPr>
          </w:r>
          <w:r>
            <w:rPr>
              <w:noProof/>
              <w:webHidden/>
            </w:rPr>
            <w:fldChar w:fldCharType="separate"/>
          </w:r>
          <w:ins w:id="69" w:author="Vijay Parmar" w:date="2009-04-29T13:21:00Z">
            <w:r w:rsidR="000135DC">
              <w:rPr>
                <w:noProof/>
                <w:webHidden/>
              </w:rPr>
              <w:t>20</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70" w:author="Vijay Parmar" w:date="2009-04-29T13:21:00Z"/>
              <w:rFonts w:eastAsiaTheme="minorEastAsia"/>
              <w:noProof/>
            </w:rPr>
          </w:pPr>
          <w:ins w:id="71"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"_Toc228774632"</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6.1.5</w:t>
            </w:r>
            <w:r w:rsidR="000135DC">
              <w:rPr>
                <w:rFonts w:eastAsiaTheme="minorEastAsia"/>
                <w:noProof/>
              </w:rPr>
              <w:tab/>
            </w:r>
            <w:r w:rsidR="000135DC" w:rsidRPr="00F7392E">
              <w:rPr>
                <w:rStyle w:val="Hyperlink"/>
                <w:noProof/>
              </w:rPr>
              <w:t>Deployment Steps</w:t>
            </w:r>
            <w:r w:rsidR="000135DC">
              <w:rPr>
                <w:noProof/>
                <w:webHidden/>
              </w:rPr>
              <w:tab/>
            </w:r>
            <w:r>
              <w:rPr>
                <w:noProof/>
                <w:webHidden/>
              </w:rPr>
              <w:fldChar w:fldCharType="begin"/>
            </w:r>
            <w:r w:rsidR="000135DC">
              <w:rPr>
                <w:noProof/>
                <w:webHidden/>
              </w:rPr>
              <w:instrText xml:space="preserve"> PAGEREF _Toc228774632 \h </w:instrText>
            </w:r>
          </w:ins>
          <w:r>
            <w:rPr>
              <w:noProof/>
              <w:webHidden/>
            </w:rPr>
          </w:r>
          <w:r>
            <w:rPr>
              <w:noProof/>
              <w:webHidden/>
            </w:rPr>
            <w:fldChar w:fldCharType="separate"/>
          </w:r>
          <w:ins w:id="72" w:author="Vijay Parmar" w:date="2009-04-29T13:21:00Z">
            <w:r w:rsidR="000135DC">
              <w:rPr>
                <w:noProof/>
                <w:webHidden/>
              </w:rPr>
              <w:t>22</w:t>
            </w:r>
            <w:r>
              <w:rPr>
                <w:noProof/>
                <w:webHidden/>
              </w:rPr>
              <w:fldChar w:fldCharType="end"/>
            </w:r>
            <w:r w:rsidRPr="00F7392E">
              <w:rPr>
                <w:rStyle w:val="Hyperlink"/>
                <w:noProof/>
              </w:rPr>
              <w:fldChar w:fldCharType="end"/>
            </w:r>
          </w:ins>
        </w:p>
        <w:p w:rsidR="000135DC" w:rsidRDefault="005E74D2">
          <w:pPr>
            <w:pStyle w:val="TOC1"/>
            <w:tabs>
              <w:tab w:val="left" w:pos="440"/>
              <w:tab w:val="right" w:leader="dot" w:pos="10790"/>
            </w:tabs>
            <w:rPr>
              <w:ins w:id="73" w:author="Vijay Parmar" w:date="2009-04-29T13:21:00Z"/>
              <w:rFonts w:eastAsiaTheme="minorEastAsia"/>
              <w:noProof/>
            </w:rPr>
          </w:pPr>
          <w:ins w:id="74"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"_Toc228774633"</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w:t>
            </w:r>
            <w:r w:rsidR="000135DC">
              <w:rPr>
                <w:rFonts w:eastAsiaTheme="minorEastAsia"/>
                <w:noProof/>
              </w:rPr>
              <w:tab/>
            </w:r>
            <w:r w:rsidR="000135DC" w:rsidRPr="00F7392E">
              <w:rPr>
                <w:rStyle w:val="Hyperlink"/>
                <w:noProof/>
              </w:rPr>
              <w:t>CGMM Tool User Guide</w:t>
            </w:r>
            <w:r w:rsidR="000135DC">
              <w:rPr>
                <w:noProof/>
                <w:webHidden/>
              </w:rPr>
              <w:tab/>
            </w:r>
            <w:r>
              <w:rPr>
                <w:noProof/>
                <w:webHidden/>
              </w:rPr>
              <w:fldChar w:fldCharType="begin"/>
            </w:r>
            <w:r w:rsidR="000135DC">
              <w:rPr>
                <w:noProof/>
                <w:webHidden/>
              </w:rPr>
              <w:instrText xml:space="preserve"> PAGEREF _Toc228774633 \h </w:instrText>
            </w:r>
          </w:ins>
          <w:r>
            <w:rPr>
              <w:noProof/>
              <w:webHidden/>
            </w:rPr>
          </w:r>
          <w:r>
            <w:rPr>
              <w:noProof/>
              <w:webHidden/>
            </w:rPr>
            <w:fldChar w:fldCharType="separate"/>
          </w:r>
          <w:ins w:id="75" w:author="Vijay Parmar" w:date="2009-04-29T13:21:00Z">
            <w:r w:rsidR="000135DC">
              <w:rPr>
                <w:noProof/>
                <w:webHidden/>
              </w:rPr>
              <w:t>23</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76" w:author="Vijay Parmar" w:date="2009-04-29T13:21:00Z"/>
              <w:rFonts w:eastAsiaTheme="minorEastAsia"/>
              <w:noProof/>
            </w:rPr>
          </w:pPr>
          <w:ins w:id="77"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"_Toc228774634"</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7.1</w:t>
            </w:r>
            <w:r w:rsidR="000135DC">
              <w:rPr>
                <w:rFonts w:eastAsiaTheme="minorEastAsia"/>
                <w:noProof/>
              </w:rPr>
              <w:tab/>
            </w:r>
            <w:r w:rsidR="000135DC" w:rsidRPr="00F7392E">
              <w:rPr>
                <w:rStyle w:val="Hyperlink"/>
                <w:noProof/>
              </w:rPr>
              <w:t>Default Behavior</w:t>
            </w:r>
            <w:r w:rsidR="000135DC">
              <w:rPr>
                <w:noProof/>
                <w:webHidden/>
              </w:rPr>
              <w:tab/>
            </w:r>
            <w:r>
              <w:rPr>
                <w:noProof/>
                <w:webHidden/>
              </w:rPr>
              <w:fldChar w:fldCharType="begin"/>
            </w:r>
            <w:r w:rsidR="000135DC">
              <w:rPr>
                <w:noProof/>
                <w:webHidden/>
              </w:rPr>
              <w:instrText xml:space="preserve"> PAGEREF _Toc228774634 \h </w:instrText>
            </w:r>
          </w:ins>
          <w:r>
            <w:rPr>
              <w:noProof/>
              <w:webHidden/>
            </w:rPr>
          </w:r>
          <w:r>
            <w:rPr>
              <w:noProof/>
              <w:webHidden/>
            </w:rPr>
            <w:fldChar w:fldCharType="separate"/>
          </w:r>
          <w:ins w:id="78" w:author="Vijay Parmar" w:date="2009-04-29T13:21:00Z">
            <w:r w:rsidR="000135DC">
              <w:rPr>
                <w:noProof/>
                <w:webHidden/>
              </w:rPr>
              <w:t>23</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79" w:author="Vijay Parmar" w:date="2009-04-29T13:21:00Z"/>
              <w:rFonts w:eastAsiaTheme="minorEastAsia"/>
              <w:noProof/>
            </w:rPr>
          </w:pPr>
          <w:ins w:id="80"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"_Toc228774635"</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7.1.1</w:t>
            </w:r>
            <w:r w:rsidR="000135DC">
              <w:rPr>
                <w:rFonts w:eastAsiaTheme="minorEastAsia"/>
                <w:noProof/>
              </w:rPr>
              <w:tab/>
            </w:r>
            <w:r w:rsidR="000135DC" w:rsidRPr="00F7392E">
              <w:rPr>
                <w:rStyle w:val="Hyperlink"/>
                <w:noProof/>
              </w:rPr>
              <w:t>Workflows</w:t>
            </w:r>
            <w:r w:rsidR="000135DC">
              <w:rPr>
                <w:noProof/>
                <w:webHidden/>
              </w:rPr>
              <w:tab/>
            </w:r>
            <w:r>
              <w:rPr>
                <w:noProof/>
                <w:webHidden/>
              </w:rPr>
              <w:fldChar w:fldCharType="begin"/>
            </w:r>
            <w:r w:rsidR="000135DC">
              <w:rPr>
                <w:noProof/>
                <w:webHidden/>
              </w:rPr>
              <w:instrText xml:space="preserve"> PAGEREF _Toc228774635 \h </w:instrText>
            </w:r>
          </w:ins>
          <w:r>
            <w:rPr>
              <w:noProof/>
              <w:webHidden/>
            </w:rPr>
          </w:r>
          <w:r>
            <w:rPr>
              <w:noProof/>
              <w:webHidden/>
            </w:rPr>
            <w:fldChar w:fldCharType="separate"/>
          </w:r>
          <w:ins w:id="81" w:author="Vijay Parmar" w:date="2009-04-29T13:21:00Z">
            <w:r w:rsidR="000135DC">
              <w:rPr>
                <w:noProof/>
                <w:webHidden/>
              </w:rPr>
              <w:t>23</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82" w:author="Vijay Parmar" w:date="2009-04-29T13:21:00Z"/>
              <w:rFonts w:eastAsiaTheme="minorEastAsia"/>
              <w:noProof/>
            </w:rPr>
          </w:pPr>
          <w:ins w:id="83"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"_Toc228774636"</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7.1.1.1</w:t>
            </w:r>
            <w:r w:rsidR="000135DC">
              <w:rPr>
                <w:rFonts w:eastAsiaTheme="minorEastAsia"/>
                <w:noProof/>
              </w:rPr>
              <w:tab/>
            </w:r>
            <w:r w:rsidR="000135DC" w:rsidRPr="00F7392E">
              <w:rPr>
                <w:rStyle w:val="Hyperlink"/>
                <w:noProof/>
              </w:rPr>
              <w:t>Workflow 1: User logs in with CSM account</w:t>
            </w:r>
            <w:r w:rsidR="000135DC">
              <w:rPr>
                <w:noProof/>
                <w:webHidden/>
              </w:rPr>
              <w:tab/>
            </w:r>
            <w:r>
              <w:rPr>
                <w:noProof/>
                <w:webHidden/>
              </w:rPr>
              <w:fldChar w:fldCharType="begin"/>
            </w:r>
            <w:r w:rsidR="000135DC">
              <w:rPr>
                <w:noProof/>
                <w:webHidden/>
              </w:rPr>
              <w:instrText xml:space="preserve"> PAGEREF _Toc228774636 \h </w:instrText>
            </w:r>
          </w:ins>
          <w:r>
            <w:rPr>
              <w:noProof/>
              <w:webHidden/>
            </w:rPr>
          </w:r>
          <w:r>
            <w:rPr>
              <w:noProof/>
              <w:webHidden/>
            </w:rPr>
            <w:fldChar w:fldCharType="separate"/>
          </w:r>
          <w:ins w:id="84" w:author="Vijay Parmar" w:date="2009-04-29T13:21:00Z">
            <w:r w:rsidR="000135DC">
              <w:rPr>
                <w:noProof/>
                <w:webHidden/>
              </w:rPr>
              <w:t>24</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85" w:author="Vijay Parmar" w:date="2009-04-29T13:21:00Z"/>
              <w:rFonts w:eastAsiaTheme="minorEastAsia"/>
              <w:noProof/>
            </w:rPr>
          </w:pPr>
          <w:ins w:id="86"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"_Toc228774637"</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7.1.1.2</w:t>
            </w:r>
            <w:r w:rsidR="000135DC">
              <w:rPr>
                <w:rFonts w:eastAsiaTheme="minorEastAsia"/>
                <w:noProof/>
              </w:rPr>
              <w:tab/>
            </w:r>
            <w:r w:rsidR="000135DC" w:rsidRPr="00F7392E">
              <w:rPr>
                <w:rStyle w:val="Hyperlink"/>
                <w:noProof/>
              </w:rPr>
              <w:t>Workflow 1-a: User has caGrid account</w:t>
            </w:r>
            <w:r w:rsidR="000135DC">
              <w:rPr>
                <w:noProof/>
                <w:webHidden/>
              </w:rPr>
              <w:tab/>
            </w:r>
            <w:r>
              <w:rPr>
                <w:noProof/>
                <w:webHidden/>
              </w:rPr>
              <w:fldChar w:fldCharType="begin"/>
            </w:r>
            <w:r w:rsidR="000135DC">
              <w:rPr>
                <w:noProof/>
                <w:webHidden/>
              </w:rPr>
              <w:instrText xml:space="preserve"> PAGEREF _Toc228774637 \h </w:instrText>
            </w:r>
          </w:ins>
          <w:r>
            <w:rPr>
              <w:noProof/>
              <w:webHidden/>
            </w:rPr>
          </w:r>
          <w:r>
            <w:rPr>
              <w:noProof/>
              <w:webHidden/>
            </w:rPr>
            <w:fldChar w:fldCharType="separate"/>
          </w:r>
          <w:ins w:id="87" w:author="Vijay Parmar" w:date="2009-04-29T13:21:00Z">
            <w:r w:rsidR="000135DC">
              <w:rPr>
                <w:noProof/>
                <w:webHidden/>
              </w:rPr>
              <w:t>26</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88" w:author="Vijay Parmar" w:date="2009-04-29T13:21:00Z"/>
              <w:rFonts w:eastAsiaTheme="minorEastAsia"/>
              <w:noProof/>
            </w:rPr>
          </w:pPr>
          <w:ins w:id="89"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"_Toc228774638"</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7.1.1.3</w:t>
            </w:r>
            <w:r w:rsidR="000135DC">
              <w:rPr>
                <w:rFonts w:eastAsiaTheme="minorEastAsia"/>
                <w:noProof/>
              </w:rPr>
              <w:tab/>
            </w:r>
            <w:r w:rsidR="000135DC" w:rsidRPr="00F7392E">
              <w:rPr>
                <w:rStyle w:val="Hyperlink"/>
                <w:noProof/>
              </w:rPr>
              <w:t>Workflow 1-b: User does not have a caGrid account</w:t>
            </w:r>
            <w:r w:rsidR="000135DC">
              <w:rPr>
                <w:noProof/>
                <w:webHidden/>
              </w:rPr>
              <w:tab/>
            </w:r>
            <w:r>
              <w:rPr>
                <w:noProof/>
                <w:webHidden/>
              </w:rPr>
              <w:fldChar w:fldCharType="begin"/>
            </w:r>
            <w:r w:rsidR="000135DC">
              <w:rPr>
                <w:noProof/>
                <w:webHidden/>
              </w:rPr>
              <w:instrText xml:space="preserve"> PAGEREF _Toc228774638 \h </w:instrText>
            </w:r>
          </w:ins>
          <w:r>
            <w:rPr>
              <w:noProof/>
              <w:webHidden/>
            </w:rPr>
          </w:r>
          <w:r>
            <w:rPr>
              <w:noProof/>
              <w:webHidden/>
            </w:rPr>
            <w:fldChar w:fldCharType="separate"/>
          </w:r>
          <w:ins w:id="90" w:author="Vijay Parmar" w:date="2009-04-29T13:21:00Z">
            <w:r w:rsidR="000135DC">
              <w:rPr>
                <w:noProof/>
                <w:webHidden/>
              </w:rPr>
              <w:t>28</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91" w:author="Vijay Parmar" w:date="2009-04-29T13:21:00Z"/>
              <w:rFonts w:eastAsiaTheme="minorEastAsia"/>
              <w:noProof/>
            </w:rPr>
          </w:pPr>
          <w:ins w:id="92"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"_Toc228774639"</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7.1.1.4</w:t>
            </w:r>
            <w:r w:rsidR="000135DC">
              <w:rPr>
                <w:rFonts w:eastAsiaTheme="minorEastAsia"/>
                <w:noProof/>
              </w:rPr>
              <w:tab/>
            </w:r>
            <w:r w:rsidR="000135DC" w:rsidRPr="00F7392E">
              <w:rPr>
                <w:rStyle w:val="Hyperlink"/>
                <w:noProof/>
              </w:rPr>
              <w:t>Workflow 2: User logs in with caGrid account</w:t>
            </w:r>
            <w:r w:rsidR="000135DC">
              <w:rPr>
                <w:noProof/>
                <w:webHidden/>
              </w:rPr>
              <w:tab/>
            </w:r>
            <w:r>
              <w:rPr>
                <w:noProof/>
                <w:webHidden/>
              </w:rPr>
              <w:fldChar w:fldCharType="begin"/>
            </w:r>
            <w:r w:rsidR="000135DC">
              <w:rPr>
                <w:noProof/>
                <w:webHidden/>
              </w:rPr>
              <w:instrText xml:space="preserve"> PAGEREF _Toc228774639 \h </w:instrText>
            </w:r>
          </w:ins>
          <w:r>
            <w:rPr>
              <w:noProof/>
              <w:webHidden/>
            </w:rPr>
          </w:r>
          <w:r>
            <w:rPr>
              <w:noProof/>
              <w:webHidden/>
            </w:rPr>
            <w:fldChar w:fldCharType="separate"/>
          </w:r>
          <w:ins w:id="93" w:author="Vijay Parmar" w:date="2009-04-29T13:21:00Z">
            <w:r w:rsidR="000135DC">
              <w:rPr>
                <w:noProof/>
                <w:webHidden/>
              </w:rPr>
              <w:t>30</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94" w:author="Vijay Parmar" w:date="2009-04-29T13:21:00Z"/>
              <w:rFonts w:eastAsiaTheme="minorEastAsia"/>
              <w:noProof/>
            </w:rPr>
          </w:pPr>
          <w:ins w:id="95"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"_Toc228774640"</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7.1.1.5</w:t>
            </w:r>
            <w:r w:rsidR="000135DC">
              <w:rPr>
                <w:rFonts w:eastAsiaTheme="minorEastAsia"/>
                <w:noProof/>
              </w:rPr>
              <w:tab/>
            </w:r>
            <w:r w:rsidR="000135DC" w:rsidRPr="00F7392E">
              <w:rPr>
                <w:rStyle w:val="Hyperlink"/>
                <w:noProof/>
              </w:rPr>
              <w:t>Workflow 2-a: User is already migrated</w:t>
            </w:r>
            <w:r w:rsidR="000135DC">
              <w:rPr>
                <w:noProof/>
                <w:webHidden/>
              </w:rPr>
              <w:tab/>
            </w:r>
            <w:r>
              <w:rPr>
                <w:noProof/>
                <w:webHidden/>
              </w:rPr>
              <w:fldChar w:fldCharType="begin"/>
            </w:r>
            <w:r w:rsidR="000135DC">
              <w:rPr>
                <w:noProof/>
                <w:webHidden/>
              </w:rPr>
              <w:instrText xml:space="preserve"> PAGEREF _Toc228774640 \h </w:instrText>
            </w:r>
          </w:ins>
          <w:r>
            <w:rPr>
              <w:noProof/>
              <w:webHidden/>
            </w:rPr>
          </w:r>
          <w:r>
            <w:rPr>
              <w:noProof/>
              <w:webHidden/>
            </w:rPr>
            <w:fldChar w:fldCharType="separate"/>
          </w:r>
          <w:ins w:id="96" w:author="Vijay Parmar" w:date="2009-04-29T13:21:00Z">
            <w:r w:rsidR="000135DC">
              <w:rPr>
                <w:noProof/>
                <w:webHidden/>
              </w:rPr>
              <w:t>31</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97" w:author="Vijay Parmar" w:date="2009-04-29T13:21:00Z"/>
              <w:rFonts w:eastAsiaTheme="minorEastAsia"/>
              <w:noProof/>
            </w:rPr>
          </w:pPr>
          <w:ins w:id="98"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"_Toc228774641"</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7.1.1.6</w:t>
            </w:r>
            <w:r w:rsidR="000135DC">
              <w:rPr>
                <w:rFonts w:eastAsiaTheme="minorEastAsia"/>
                <w:noProof/>
              </w:rPr>
              <w:tab/>
            </w:r>
            <w:r w:rsidR="000135DC" w:rsidRPr="00F7392E">
              <w:rPr>
                <w:rStyle w:val="Hyperlink"/>
                <w:noProof/>
              </w:rPr>
              <w:t>Workflow 2-b: User has CSM account</w:t>
            </w:r>
            <w:r w:rsidR="000135DC">
              <w:rPr>
                <w:noProof/>
                <w:webHidden/>
              </w:rPr>
              <w:tab/>
            </w:r>
            <w:r>
              <w:rPr>
                <w:noProof/>
                <w:webHidden/>
              </w:rPr>
              <w:fldChar w:fldCharType="begin"/>
            </w:r>
            <w:r w:rsidR="000135DC">
              <w:rPr>
                <w:noProof/>
                <w:webHidden/>
              </w:rPr>
              <w:instrText xml:space="preserve"> PAGEREF _Toc228774641 \h </w:instrText>
            </w:r>
          </w:ins>
          <w:r>
            <w:rPr>
              <w:noProof/>
              <w:webHidden/>
            </w:rPr>
          </w:r>
          <w:r>
            <w:rPr>
              <w:noProof/>
              <w:webHidden/>
            </w:rPr>
            <w:fldChar w:fldCharType="separate"/>
          </w:r>
          <w:ins w:id="99" w:author="Vijay Parmar" w:date="2009-04-29T13:21:00Z">
            <w:r w:rsidR="000135DC">
              <w:rPr>
                <w:noProof/>
                <w:webHidden/>
              </w:rPr>
              <w:t>31</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100" w:author="Vijay Parmar" w:date="2009-04-29T13:21:00Z"/>
              <w:rFonts w:eastAsiaTheme="minorEastAsia"/>
              <w:noProof/>
            </w:rPr>
          </w:pPr>
          <w:ins w:id="101"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"_Toc228774642"</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7.1.1.7</w:t>
            </w:r>
            <w:r w:rsidR="000135DC">
              <w:rPr>
                <w:rFonts w:eastAsiaTheme="minorEastAsia"/>
                <w:noProof/>
              </w:rPr>
              <w:tab/>
            </w:r>
            <w:r w:rsidR="000135DC" w:rsidRPr="00F7392E">
              <w:rPr>
                <w:rStyle w:val="Hyperlink"/>
                <w:noProof/>
              </w:rPr>
              <w:t>Workflow 2-c: User doesn’t have a CSM account</w:t>
            </w:r>
            <w:r w:rsidR="000135DC">
              <w:rPr>
                <w:noProof/>
                <w:webHidden/>
              </w:rPr>
              <w:tab/>
            </w:r>
            <w:r>
              <w:rPr>
                <w:noProof/>
                <w:webHidden/>
              </w:rPr>
              <w:fldChar w:fldCharType="begin"/>
            </w:r>
            <w:r w:rsidR="000135DC">
              <w:rPr>
                <w:noProof/>
                <w:webHidden/>
              </w:rPr>
              <w:instrText xml:space="preserve"> PAGEREF _Toc228774642 \h </w:instrText>
            </w:r>
          </w:ins>
          <w:r>
            <w:rPr>
              <w:noProof/>
              <w:webHidden/>
            </w:rPr>
          </w:r>
          <w:r>
            <w:rPr>
              <w:noProof/>
              <w:webHidden/>
            </w:rPr>
            <w:fldChar w:fldCharType="separate"/>
          </w:r>
          <w:ins w:id="102" w:author="Vijay Parmar" w:date="2009-04-29T13:21:00Z">
            <w:r w:rsidR="000135DC">
              <w:rPr>
                <w:noProof/>
                <w:webHidden/>
              </w:rPr>
              <w:t>33</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103" w:author="Vijay Parmar" w:date="2009-04-29T13:21:00Z"/>
              <w:rFonts w:eastAsiaTheme="minorEastAsia"/>
              <w:noProof/>
            </w:rPr>
          </w:pPr>
          <w:ins w:id="104"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"_Toc228774643"</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7.2</w:t>
            </w:r>
            <w:r w:rsidR="000135DC">
              <w:rPr>
                <w:rFonts w:eastAsiaTheme="minorEastAsia"/>
                <w:noProof/>
              </w:rPr>
              <w:tab/>
            </w:r>
            <w:r w:rsidR="000135DC" w:rsidRPr="00F7392E">
              <w:rPr>
                <w:rStyle w:val="Hyperlink"/>
                <w:noProof/>
              </w:rPr>
              <w:t>Alternate Behavior</w:t>
            </w:r>
            <w:r w:rsidR="000135DC">
              <w:rPr>
                <w:noProof/>
                <w:webHidden/>
              </w:rPr>
              <w:tab/>
            </w:r>
            <w:r>
              <w:rPr>
                <w:noProof/>
                <w:webHidden/>
              </w:rPr>
              <w:fldChar w:fldCharType="begin"/>
            </w:r>
            <w:r w:rsidR="000135DC">
              <w:rPr>
                <w:noProof/>
                <w:webHidden/>
              </w:rPr>
              <w:instrText xml:space="preserve"> PAGEREF _Toc228774643 \h </w:instrText>
            </w:r>
          </w:ins>
          <w:r>
            <w:rPr>
              <w:noProof/>
              <w:webHidden/>
            </w:rPr>
          </w:r>
          <w:r>
            <w:rPr>
              <w:noProof/>
              <w:webHidden/>
            </w:rPr>
            <w:fldChar w:fldCharType="separate"/>
          </w:r>
          <w:ins w:id="105" w:author="Vijay Parmar" w:date="2009-04-29T13:21:00Z">
            <w:r w:rsidR="000135DC">
              <w:rPr>
                <w:noProof/>
                <w:webHidden/>
              </w:rPr>
              <w:t>33</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106" w:author="Vijay Parmar" w:date="2009-04-29T13:21:00Z"/>
              <w:rFonts w:eastAsiaTheme="minorEastAsia"/>
              <w:noProof/>
            </w:rPr>
          </w:pPr>
          <w:ins w:id="107"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"_Toc228774644"</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7.2.1</w:t>
            </w:r>
            <w:r w:rsidR="000135DC">
              <w:rPr>
                <w:rFonts w:eastAsiaTheme="minorEastAsia"/>
                <w:noProof/>
              </w:rPr>
              <w:tab/>
            </w:r>
            <w:r w:rsidR="000135DC" w:rsidRPr="00F7392E">
              <w:rPr>
                <w:rStyle w:val="Hyperlink"/>
                <w:noProof/>
              </w:rPr>
              <w:t>Workflows</w:t>
            </w:r>
            <w:r w:rsidR="000135DC">
              <w:rPr>
                <w:noProof/>
                <w:webHidden/>
              </w:rPr>
              <w:tab/>
            </w:r>
            <w:r>
              <w:rPr>
                <w:noProof/>
                <w:webHidden/>
              </w:rPr>
              <w:fldChar w:fldCharType="begin"/>
            </w:r>
            <w:r w:rsidR="000135DC">
              <w:rPr>
                <w:noProof/>
                <w:webHidden/>
              </w:rPr>
              <w:instrText xml:space="preserve"> PAGEREF _Toc228774644 \h </w:instrText>
            </w:r>
          </w:ins>
          <w:r>
            <w:rPr>
              <w:noProof/>
              <w:webHidden/>
            </w:rPr>
          </w:r>
          <w:r>
            <w:rPr>
              <w:noProof/>
              <w:webHidden/>
            </w:rPr>
            <w:fldChar w:fldCharType="separate"/>
          </w:r>
          <w:ins w:id="108" w:author="Vijay Parmar" w:date="2009-04-29T13:21:00Z">
            <w:r w:rsidR="000135DC">
              <w:rPr>
                <w:noProof/>
                <w:webHidden/>
              </w:rPr>
              <w:t>34</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109" w:author="Vijay Parmar" w:date="2009-04-29T13:21:00Z"/>
              <w:rFonts w:eastAsiaTheme="minorEastAsia"/>
              <w:noProof/>
            </w:rPr>
          </w:pPr>
          <w:ins w:id="110"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"_Toc228774645"</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7.2.1.1</w:t>
            </w:r>
            <w:r w:rsidR="000135DC">
              <w:rPr>
                <w:rFonts w:eastAsiaTheme="minorEastAsia"/>
                <w:noProof/>
              </w:rPr>
              <w:tab/>
            </w:r>
            <w:r w:rsidR="000135DC" w:rsidRPr="00F7392E">
              <w:rPr>
                <w:rStyle w:val="Hyperlink"/>
                <w:noProof/>
              </w:rPr>
              <w:t>Workflow</w:t>
            </w:r>
            <w:r w:rsidR="000135DC">
              <w:rPr>
                <w:noProof/>
                <w:webHidden/>
              </w:rPr>
              <w:tab/>
            </w:r>
            <w:r>
              <w:rPr>
                <w:noProof/>
                <w:webHidden/>
              </w:rPr>
              <w:fldChar w:fldCharType="begin"/>
            </w:r>
            <w:r w:rsidR="000135DC">
              <w:rPr>
                <w:noProof/>
                <w:webHidden/>
              </w:rPr>
              <w:instrText xml:space="preserve"> PAGEREF _Toc228774645 \h </w:instrText>
            </w:r>
          </w:ins>
          <w:r>
            <w:rPr>
              <w:noProof/>
              <w:webHidden/>
            </w:rPr>
          </w:r>
          <w:r>
            <w:rPr>
              <w:noProof/>
              <w:webHidden/>
            </w:rPr>
            <w:fldChar w:fldCharType="separate"/>
          </w:r>
          <w:ins w:id="111" w:author="Vijay Parmar" w:date="2009-04-29T13:21:00Z">
            <w:r w:rsidR="000135DC">
              <w:rPr>
                <w:noProof/>
                <w:webHidden/>
              </w:rPr>
              <w:t>35</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112" w:author="Vijay Parmar" w:date="2009-04-29T13:21:00Z"/>
              <w:rFonts w:eastAsiaTheme="minorEastAsia"/>
              <w:noProof/>
            </w:rPr>
          </w:pPr>
          <w:ins w:id="113" w:author="Vijay Parmar" w:date="2009-04-29T13:21:00Z">
            <w:r w:rsidRPr="00F7392E">
              <w:rPr>
                <w:rStyle w:val="Hyperlink"/>
                <w:noProof/>
              </w:rPr>
              <w:lastRenderedPageBreak/>
              <w:fldChar w:fldCharType="begin"/>
            </w:r>
            <w:r w:rsidR="000135DC" w:rsidRPr="00F7392E">
              <w:rPr>
                <w:rStyle w:val="Hyperlink"/>
                <w:noProof/>
              </w:rPr>
              <w:instrText xml:space="preserve"> </w:instrText>
            </w:r>
            <w:r w:rsidR="000135DC">
              <w:rPr>
                <w:noProof/>
              </w:rPr>
              <w:instrText>HYPERLINK \l "_Toc228774646"</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7.2.1.2</w:t>
            </w:r>
            <w:r w:rsidR="000135DC">
              <w:rPr>
                <w:rFonts w:eastAsiaTheme="minorEastAsia"/>
                <w:noProof/>
              </w:rPr>
              <w:tab/>
            </w:r>
            <w:r w:rsidR="000135DC" w:rsidRPr="00F7392E">
              <w:rPr>
                <w:rStyle w:val="Hyperlink"/>
                <w:noProof/>
              </w:rPr>
              <w:t>Workflow 1-a: User has caGrid account</w:t>
            </w:r>
            <w:r w:rsidR="000135DC">
              <w:rPr>
                <w:noProof/>
                <w:webHidden/>
              </w:rPr>
              <w:tab/>
            </w:r>
            <w:r>
              <w:rPr>
                <w:noProof/>
                <w:webHidden/>
              </w:rPr>
              <w:fldChar w:fldCharType="begin"/>
            </w:r>
            <w:r w:rsidR="000135DC">
              <w:rPr>
                <w:noProof/>
                <w:webHidden/>
              </w:rPr>
              <w:instrText xml:space="preserve"> PAGEREF _Toc228774646 \h </w:instrText>
            </w:r>
          </w:ins>
          <w:r>
            <w:rPr>
              <w:noProof/>
              <w:webHidden/>
            </w:rPr>
          </w:r>
          <w:r>
            <w:rPr>
              <w:noProof/>
              <w:webHidden/>
            </w:rPr>
            <w:fldChar w:fldCharType="separate"/>
          </w:r>
          <w:ins w:id="114" w:author="Vijay Parmar" w:date="2009-04-29T13:21:00Z">
            <w:r w:rsidR="000135DC">
              <w:rPr>
                <w:noProof/>
                <w:webHidden/>
              </w:rPr>
              <w:t>35</w:t>
            </w:r>
            <w:r>
              <w:rPr>
                <w:noProof/>
                <w:webHidden/>
              </w:rPr>
              <w:fldChar w:fldCharType="end"/>
            </w:r>
            <w:r w:rsidRPr="00F7392E">
              <w:rPr>
                <w:rStyle w:val="Hyperlink"/>
                <w:noProof/>
              </w:rPr>
              <w:fldChar w:fldCharType="end"/>
            </w:r>
          </w:ins>
        </w:p>
        <w:p w:rsidR="000135DC" w:rsidRDefault="005E74D2">
          <w:pPr>
            <w:pStyle w:val="TOC1"/>
            <w:tabs>
              <w:tab w:val="left" w:pos="880"/>
              <w:tab w:val="right" w:leader="dot" w:pos="10790"/>
            </w:tabs>
            <w:rPr>
              <w:ins w:id="115" w:author="Vijay Parmar" w:date="2009-04-29T13:21:00Z"/>
              <w:rFonts w:eastAsiaTheme="minorEastAsia"/>
              <w:noProof/>
            </w:rPr>
          </w:pPr>
          <w:ins w:id="116"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"_Toc228774647"</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7.2.1.3</w:t>
            </w:r>
            <w:r w:rsidR="000135DC">
              <w:rPr>
                <w:rFonts w:eastAsiaTheme="minorEastAsia"/>
                <w:noProof/>
              </w:rPr>
              <w:tab/>
            </w:r>
            <w:r w:rsidR="000135DC" w:rsidRPr="00F7392E">
              <w:rPr>
                <w:rStyle w:val="Hyperlink"/>
                <w:noProof/>
              </w:rPr>
              <w:t>Workflow 1-b: User does not have a caGrid account</w:t>
            </w:r>
            <w:r w:rsidR="000135DC">
              <w:rPr>
                <w:noProof/>
                <w:webHidden/>
              </w:rPr>
              <w:tab/>
            </w:r>
            <w:r>
              <w:rPr>
                <w:noProof/>
                <w:webHidden/>
              </w:rPr>
              <w:fldChar w:fldCharType="begin"/>
            </w:r>
            <w:r w:rsidR="000135DC">
              <w:rPr>
                <w:noProof/>
                <w:webHidden/>
              </w:rPr>
              <w:instrText xml:space="preserve"> PAGEREF _Toc228774647 \h </w:instrText>
            </w:r>
          </w:ins>
          <w:r>
            <w:rPr>
              <w:noProof/>
              <w:webHidden/>
            </w:rPr>
          </w:r>
          <w:r>
            <w:rPr>
              <w:noProof/>
              <w:webHidden/>
            </w:rPr>
            <w:fldChar w:fldCharType="separate"/>
          </w:r>
          <w:ins w:id="117" w:author="Vijay Parmar" w:date="2009-04-29T13:21:00Z">
            <w:r w:rsidR="000135DC">
              <w:rPr>
                <w:noProof/>
                <w:webHidden/>
              </w:rPr>
              <w:t>37</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118" w:author="Vijay Parmar" w:date="2009-04-29T13:21:00Z"/>
              <w:rFonts w:eastAsiaTheme="minorEastAsia"/>
              <w:noProof/>
            </w:rPr>
          </w:pPr>
          <w:ins w:id="119"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"_Toc228774648"</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7.3</w:t>
            </w:r>
            <w:r w:rsidR="000135DC">
              <w:rPr>
                <w:rFonts w:eastAsiaTheme="minorEastAsia"/>
                <w:noProof/>
              </w:rPr>
              <w:tab/>
            </w:r>
            <w:r w:rsidR="000135DC" w:rsidRPr="00F7392E">
              <w:rPr>
                <w:rStyle w:val="Hyperlink"/>
                <w:noProof/>
              </w:rPr>
              <w:t>CGMM Tool configuration</w:t>
            </w:r>
            <w:r w:rsidR="000135DC">
              <w:rPr>
                <w:noProof/>
                <w:webHidden/>
              </w:rPr>
              <w:tab/>
            </w:r>
            <w:r>
              <w:rPr>
                <w:noProof/>
                <w:webHidden/>
              </w:rPr>
              <w:fldChar w:fldCharType="begin"/>
            </w:r>
            <w:r w:rsidR="000135DC">
              <w:rPr>
                <w:noProof/>
                <w:webHidden/>
              </w:rPr>
              <w:instrText xml:space="preserve"> PAGEREF _Toc228774648 \h </w:instrText>
            </w:r>
          </w:ins>
          <w:r>
            <w:rPr>
              <w:noProof/>
              <w:webHidden/>
            </w:rPr>
          </w:r>
          <w:r>
            <w:rPr>
              <w:noProof/>
              <w:webHidden/>
            </w:rPr>
            <w:fldChar w:fldCharType="separate"/>
          </w:r>
          <w:ins w:id="120" w:author="Vijay Parmar" w:date="2009-04-29T13:21:00Z">
            <w:r w:rsidR="000135DC">
              <w:rPr>
                <w:noProof/>
                <w:webHidden/>
              </w:rPr>
              <w:t>40</w:t>
            </w:r>
            <w:r>
              <w:rPr>
                <w:noProof/>
                <w:webHidden/>
              </w:rPr>
              <w:fldChar w:fldCharType="end"/>
            </w:r>
            <w:r w:rsidRPr="00F7392E">
              <w:rPr>
                <w:rStyle w:val="Hyperlink"/>
                <w:noProof/>
              </w:rPr>
              <w:fldChar w:fldCharType="end"/>
            </w:r>
          </w:ins>
        </w:p>
        <w:p w:rsidR="000135DC" w:rsidRDefault="005E74D2">
          <w:pPr>
            <w:pStyle w:val="TOC1"/>
            <w:tabs>
              <w:tab w:val="left" w:pos="440"/>
              <w:tab w:val="right" w:leader="dot" w:pos="10790"/>
            </w:tabs>
            <w:rPr>
              <w:ins w:id="121" w:author="Vijay Parmar" w:date="2009-04-29T13:21:00Z"/>
              <w:rFonts w:eastAsiaTheme="minorEastAsia"/>
              <w:noProof/>
            </w:rPr>
          </w:pPr>
          <w:ins w:id="122"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"_Toc228774649"</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8.</w:t>
            </w:r>
            <w:r w:rsidR="000135DC">
              <w:rPr>
                <w:rFonts w:eastAsiaTheme="minorEastAsia"/>
                <w:noProof/>
              </w:rPr>
              <w:tab/>
            </w:r>
            <w:r w:rsidR="000135DC" w:rsidRPr="00F7392E">
              <w:rPr>
                <w:rStyle w:val="Hyperlink"/>
                <w:noProof/>
              </w:rPr>
              <w:t>Integrating CGMM with Container Managed Security</w:t>
            </w:r>
            <w:r w:rsidR="000135DC">
              <w:rPr>
                <w:noProof/>
                <w:webHidden/>
              </w:rPr>
              <w:tab/>
            </w:r>
            <w:r>
              <w:rPr>
                <w:noProof/>
                <w:webHidden/>
              </w:rPr>
              <w:fldChar w:fldCharType="begin"/>
            </w:r>
            <w:r w:rsidR="000135DC">
              <w:rPr>
                <w:noProof/>
                <w:webHidden/>
              </w:rPr>
              <w:instrText xml:space="preserve"> PAGEREF _Toc228774649 \h </w:instrText>
            </w:r>
          </w:ins>
          <w:r>
            <w:rPr>
              <w:noProof/>
              <w:webHidden/>
            </w:rPr>
          </w:r>
          <w:r>
            <w:rPr>
              <w:noProof/>
              <w:webHidden/>
            </w:rPr>
            <w:fldChar w:fldCharType="separate"/>
          </w:r>
          <w:ins w:id="123" w:author="Vijay Parmar" w:date="2009-04-29T13:21:00Z">
            <w:r w:rsidR="000135DC">
              <w:rPr>
                <w:noProof/>
                <w:webHidden/>
              </w:rPr>
              <w:t>42</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124" w:author="Vijay Parmar" w:date="2009-04-29T13:21:00Z"/>
              <w:rFonts w:eastAsiaTheme="minorEastAsia"/>
              <w:noProof/>
            </w:rPr>
          </w:pPr>
          <w:ins w:id="125"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"_Toc228774650"</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8.1</w:t>
            </w:r>
            <w:r w:rsidR="000135DC">
              <w:rPr>
                <w:rFonts w:eastAsiaTheme="minorEastAsia"/>
                <w:noProof/>
              </w:rPr>
              <w:tab/>
            </w:r>
            <w:r w:rsidR="000135DC" w:rsidRPr="00F7392E">
              <w:rPr>
                <w:rStyle w:val="Hyperlink"/>
                <w:noProof/>
              </w:rPr>
              <w:t>Details</w:t>
            </w:r>
            <w:r w:rsidR="000135DC">
              <w:rPr>
                <w:noProof/>
                <w:webHidden/>
              </w:rPr>
              <w:tab/>
            </w:r>
            <w:r>
              <w:rPr>
                <w:noProof/>
                <w:webHidden/>
              </w:rPr>
              <w:fldChar w:fldCharType="begin"/>
            </w:r>
            <w:r w:rsidR="000135DC">
              <w:rPr>
                <w:noProof/>
                <w:webHidden/>
              </w:rPr>
              <w:instrText xml:space="preserve"> PAGEREF _Toc228774650 \h </w:instrText>
            </w:r>
          </w:ins>
          <w:r>
            <w:rPr>
              <w:noProof/>
              <w:webHidden/>
            </w:rPr>
          </w:r>
          <w:r>
            <w:rPr>
              <w:noProof/>
              <w:webHidden/>
            </w:rPr>
            <w:fldChar w:fldCharType="separate"/>
          </w:r>
          <w:ins w:id="126" w:author="Vijay Parmar" w:date="2009-04-29T13:21:00Z">
            <w:r w:rsidR="000135DC">
              <w:rPr>
                <w:noProof/>
                <w:webHidden/>
              </w:rPr>
              <w:t>42</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127" w:author="Vijay Parmar" w:date="2009-04-29T13:21:00Z"/>
              <w:rFonts w:eastAsiaTheme="minorEastAsia"/>
              <w:noProof/>
            </w:rPr>
          </w:pPr>
          <w:ins w:id="128"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"_Toc228774651"</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8.2</w:t>
            </w:r>
            <w:r w:rsidR="000135DC">
              <w:rPr>
                <w:rFonts w:eastAsiaTheme="minorEastAsia"/>
                <w:noProof/>
              </w:rPr>
              <w:tab/>
            </w:r>
            <w:r w:rsidR="000135DC" w:rsidRPr="00F7392E">
              <w:rPr>
                <w:rStyle w:val="Hyperlink"/>
                <w:noProof/>
              </w:rPr>
              <w:t>Integration Steps</w:t>
            </w:r>
            <w:r w:rsidR="000135DC">
              <w:rPr>
                <w:noProof/>
                <w:webHidden/>
              </w:rPr>
              <w:tab/>
            </w:r>
            <w:r>
              <w:rPr>
                <w:noProof/>
                <w:webHidden/>
              </w:rPr>
              <w:fldChar w:fldCharType="begin"/>
            </w:r>
            <w:r w:rsidR="000135DC">
              <w:rPr>
                <w:noProof/>
                <w:webHidden/>
              </w:rPr>
              <w:instrText xml:space="preserve"> PAGEREF _Toc228774651 \h </w:instrText>
            </w:r>
          </w:ins>
          <w:r>
            <w:rPr>
              <w:noProof/>
              <w:webHidden/>
            </w:rPr>
          </w:r>
          <w:r>
            <w:rPr>
              <w:noProof/>
              <w:webHidden/>
            </w:rPr>
            <w:fldChar w:fldCharType="separate"/>
          </w:r>
          <w:ins w:id="129" w:author="Vijay Parmar" w:date="2009-04-29T13:21:00Z">
            <w:r w:rsidR="000135DC">
              <w:rPr>
                <w:noProof/>
                <w:webHidden/>
              </w:rPr>
              <w:t>43</w:t>
            </w:r>
            <w:r>
              <w:rPr>
                <w:noProof/>
                <w:webHidden/>
              </w:rPr>
              <w:fldChar w:fldCharType="end"/>
            </w:r>
            <w:r w:rsidRPr="00F7392E">
              <w:rPr>
                <w:rStyle w:val="Hyperlink"/>
                <w:noProof/>
              </w:rPr>
              <w:fldChar w:fldCharType="end"/>
            </w:r>
          </w:ins>
        </w:p>
        <w:p w:rsidR="000135DC" w:rsidRDefault="005E74D2">
          <w:pPr>
            <w:pStyle w:val="TOC1"/>
            <w:tabs>
              <w:tab w:val="left" w:pos="440"/>
              <w:tab w:val="right" w:leader="dot" w:pos="10790"/>
            </w:tabs>
            <w:rPr>
              <w:ins w:id="130" w:author="Vijay Parmar" w:date="2009-04-29T13:21:00Z"/>
              <w:rFonts w:eastAsiaTheme="minorEastAsia"/>
              <w:noProof/>
            </w:rPr>
          </w:pPr>
          <w:ins w:id="131"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"_Toc228774652"</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9.</w:t>
            </w:r>
            <w:r w:rsidR="000135DC">
              <w:rPr>
                <w:rFonts w:eastAsiaTheme="minorEastAsia"/>
                <w:noProof/>
              </w:rPr>
              <w:tab/>
            </w:r>
            <w:r w:rsidR="000135DC" w:rsidRPr="00F7392E">
              <w:rPr>
                <w:rStyle w:val="Hyperlink"/>
                <w:noProof/>
              </w:rPr>
              <w:t>CGMM Installation and Deployment</w:t>
            </w:r>
            <w:r w:rsidR="000135DC">
              <w:rPr>
                <w:noProof/>
                <w:webHidden/>
              </w:rPr>
              <w:tab/>
            </w:r>
            <w:r>
              <w:rPr>
                <w:noProof/>
                <w:webHidden/>
              </w:rPr>
              <w:fldChar w:fldCharType="begin"/>
            </w:r>
            <w:r w:rsidR="000135DC">
              <w:rPr>
                <w:noProof/>
                <w:webHidden/>
              </w:rPr>
              <w:instrText xml:space="preserve"> PAGEREF _Toc228774652 \h </w:instrText>
            </w:r>
          </w:ins>
          <w:r>
            <w:rPr>
              <w:noProof/>
              <w:webHidden/>
            </w:rPr>
          </w:r>
          <w:r>
            <w:rPr>
              <w:noProof/>
              <w:webHidden/>
            </w:rPr>
            <w:fldChar w:fldCharType="separate"/>
          </w:r>
          <w:ins w:id="132" w:author="Vijay Parmar" w:date="2009-04-29T13:21:00Z">
            <w:r w:rsidR="000135DC">
              <w:rPr>
                <w:noProof/>
                <w:webHidden/>
              </w:rPr>
              <w:t>43</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133" w:author="Vijay Parmar" w:date="2009-04-29T13:21:00Z"/>
              <w:rFonts w:eastAsiaTheme="minorEastAsia"/>
              <w:noProof/>
            </w:rPr>
          </w:pPr>
          <w:ins w:id="134"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"_Toc228774653"</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9.1</w:t>
            </w:r>
            <w:r w:rsidR="000135DC">
              <w:rPr>
                <w:rFonts w:eastAsiaTheme="minorEastAsia"/>
                <w:noProof/>
              </w:rPr>
              <w:tab/>
            </w:r>
            <w:r w:rsidR="000135DC" w:rsidRPr="00F7392E">
              <w:rPr>
                <w:rStyle w:val="Hyperlink"/>
                <w:noProof/>
              </w:rPr>
              <w:t>Release Contents</w:t>
            </w:r>
            <w:r w:rsidR="000135DC">
              <w:rPr>
                <w:noProof/>
                <w:webHidden/>
              </w:rPr>
              <w:tab/>
            </w:r>
            <w:r>
              <w:rPr>
                <w:noProof/>
                <w:webHidden/>
              </w:rPr>
              <w:fldChar w:fldCharType="begin"/>
            </w:r>
            <w:r w:rsidR="000135DC">
              <w:rPr>
                <w:noProof/>
                <w:webHidden/>
              </w:rPr>
              <w:instrText xml:space="preserve"> PAGEREF _Toc228774653 \h </w:instrText>
            </w:r>
          </w:ins>
          <w:r>
            <w:rPr>
              <w:noProof/>
              <w:webHidden/>
            </w:rPr>
          </w:r>
          <w:r>
            <w:rPr>
              <w:noProof/>
              <w:webHidden/>
            </w:rPr>
            <w:fldChar w:fldCharType="separate"/>
          </w:r>
          <w:ins w:id="135" w:author="Vijay Parmar" w:date="2009-04-29T13:21:00Z">
            <w:r w:rsidR="000135DC">
              <w:rPr>
                <w:noProof/>
                <w:webHidden/>
              </w:rPr>
              <w:t>44</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136" w:author="Vijay Parmar" w:date="2009-04-29T13:21:00Z"/>
              <w:rFonts w:eastAsiaTheme="minorEastAsia"/>
              <w:noProof/>
            </w:rPr>
          </w:pPr>
          <w:ins w:id="137"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"_Toc228774654"</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9.2</w:t>
            </w:r>
            <w:r w:rsidR="000135DC">
              <w:rPr>
                <w:rFonts w:eastAsiaTheme="minorEastAsia"/>
                <w:noProof/>
              </w:rPr>
              <w:tab/>
            </w:r>
            <w:r w:rsidR="000135DC" w:rsidRPr="00F7392E">
              <w:rPr>
                <w:rStyle w:val="Hyperlink"/>
                <w:noProof/>
              </w:rPr>
              <w:t>Installation Pre-requisites</w:t>
            </w:r>
            <w:r w:rsidR="000135DC">
              <w:rPr>
                <w:noProof/>
                <w:webHidden/>
              </w:rPr>
              <w:tab/>
            </w:r>
            <w:r>
              <w:rPr>
                <w:noProof/>
                <w:webHidden/>
              </w:rPr>
              <w:fldChar w:fldCharType="begin"/>
            </w:r>
            <w:r w:rsidR="000135DC">
              <w:rPr>
                <w:noProof/>
                <w:webHidden/>
              </w:rPr>
              <w:instrText xml:space="preserve"> PAGEREF _Toc228774654 \h </w:instrText>
            </w:r>
          </w:ins>
          <w:r>
            <w:rPr>
              <w:noProof/>
              <w:webHidden/>
            </w:rPr>
          </w:r>
          <w:r>
            <w:rPr>
              <w:noProof/>
              <w:webHidden/>
            </w:rPr>
            <w:fldChar w:fldCharType="separate"/>
          </w:r>
          <w:ins w:id="138" w:author="Vijay Parmar" w:date="2009-04-29T13:21:00Z">
            <w:r w:rsidR="000135DC">
              <w:rPr>
                <w:noProof/>
                <w:webHidden/>
              </w:rPr>
              <w:t>45</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139" w:author="Vijay Parmar" w:date="2009-04-29T13:21:00Z"/>
              <w:rFonts w:eastAsiaTheme="minorEastAsia"/>
              <w:noProof/>
            </w:rPr>
          </w:pPr>
          <w:ins w:id="140"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"_Toc228774655"</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9.3</w:t>
            </w:r>
            <w:r w:rsidR="000135DC">
              <w:rPr>
                <w:rFonts w:eastAsiaTheme="minorEastAsia"/>
                <w:noProof/>
              </w:rPr>
              <w:tab/>
            </w:r>
            <w:r w:rsidR="000135DC" w:rsidRPr="00F7392E">
              <w:rPr>
                <w:rStyle w:val="Hyperlink"/>
                <w:noProof/>
              </w:rPr>
              <w:t>Deployment Checklist</w:t>
            </w:r>
            <w:r w:rsidR="000135DC">
              <w:rPr>
                <w:noProof/>
                <w:webHidden/>
              </w:rPr>
              <w:tab/>
            </w:r>
            <w:r>
              <w:rPr>
                <w:noProof/>
                <w:webHidden/>
              </w:rPr>
              <w:fldChar w:fldCharType="begin"/>
            </w:r>
            <w:r w:rsidR="000135DC">
              <w:rPr>
                <w:noProof/>
                <w:webHidden/>
              </w:rPr>
              <w:instrText xml:space="preserve"> PAGEREF _Toc228774655 \h </w:instrText>
            </w:r>
          </w:ins>
          <w:r>
            <w:rPr>
              <w:noProof/>
              <w:webHidden/>
            </w:rPr>
          </w:r>
          <w:r>
            <w:rPr>
              <w:noProof/>
              <w:webHidden/>
            </w:rPr>
            <w:fldChar w:fldCharType="separate"/>
          </w:r>
          <w:ins w:id="141" w:author="Vijay Parmar" w:date="2009-04-29T13:21:00Z">
            <w:r w:rsidR="000135DC">
              <w:rPr>
                <w:noProof/>
                <w:webHidden/>
              </w:rPr>
              <w:t>48</w:t>
            </w:r>
            <w:r>
              <w:rPr>
                <w:noProof/>
                <w:webHidden/>
              </w:rPr>
              <w:fldChar w:fldCharType="end"/>
            </w:r>
            <w:r w:rsidRPr="00F7392E">
              <w:rPr>
                <w:rStyle w:val="Hyperlink"/>
                <w:noProof/>
              </w:rPr>
              <w:fldChar w:fldCharType="end"/>
            </w:r>
          </w:ins>
        </w:p>
        <w:p w:rsidR="000135DC" w:rsidRDefault="005E74D2">
          <w:pPr>
            <w:pStyle w:val="TOC1"/>
            <w:tabs>
              <w:tab w:val="left" w:pos="720"/>
              <w:tab w:val="right" w:leader="dot" w:pos="10790"/>
            </w:tabs>
            <w:rPr>
              <w:ins w:id="142" w:author="Vijay Parmar" w:date="2009-04-29T13:21:00Z"/>
              <w:rFonts w:eastAsiaTheme="minorEastAsia"/>
              <w:noProof/>
            </w:rPr>
          </w:pPr>
          <w:ins w:id="143"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"_Toc228774656"</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9.4</w:t>
            </w:r>
            <w:r w:rsidR="000135DC">
              <w:rPr>
                <w:rFonts w:eastAsiaTheme="minorEastAsia"/>
                <w:noProof/>
              </w:rPr>
              <w:tab/>
            </w:r>
            <w:r w:rsidR="000135DC" w:rsidRPr="00F7392E">
              <w:rPr>
                <w:rStyle w:val="Hyperlink"/>
                <w:noProof/>
              </w:rPr>
              <w:t>Deployment Steps</w:t>
            </w:r>
            <w:r w:rsidR="000135DC">
              <w:rPr>
                <w:noProof/>
                <w:webHidden/>
              </w:rPr>
              <w:tab/>
            </w:r>
            <w:r>
              <w:rPr>
                <w:noProof/>
                <w:webHidden/>
              </w:rPr>
              <w:fldChar w:fldCharType="begin"/>
            </w:r>
            <w:r w:rsidR="000135DC">
              <w:rPr>
                <w:noProof/>
                <w:webHidden/>
              </w:rPr>
              <w:instrText xml:space="preserve"> PAGEREF _Toc228774656 \h </w:instrText>
            </w:r>
          </w:ins>
          <w:r>
            <w:rPr>
              <w:noProof/>
              <w:webHidden/>
            </w:rPr>
          </w:r>
          <w:r>
            <w:rPr>
              <w:noProof/>
              <w:webHidden/>
            </w:rPr>
            <w:fldChar w:fldCharType="separate"/>
          </w:r>
          <w:ins w:id="144" w:author="Vijay Parmar" w:date="2009-04-29T13:21:00Z">
            <w:r w:rsidR="000135DC">
              <w:rPr>
                <w:noProof/>
                <w:webHidden/>
              </w:rPr>
              <w:t>48</w:t>
            </w:r>
            <w:r>
              <w:rPr>
                <w:noProof/>
                <w:webHidden/>
              </w:rPr>
              <w:fldChar w:fldCharType="end"/>
            </w:r>
            <w:r w:rsidRPr="00F7392E">
              <w:rPr>
                <w:rStyle w:val="Hyperlink"/>
                <w:noProof/>
              </w:rPr>
              <w:fldChar w:fldCharType="end"/>
            </w:r>
          </w:ins>
        </w:p>
        <w:p w:rsidR="000135DC" w:rsidRDefault="005E74D2">
          <w:pPr>
            <w:pStyle w:val="TOC1"/>
            <w:tabs>
              <w:tab w:val="right" w:leader="dot" w:pos="10790"/>
            </w:tabs>
            <w:rPr>
              <w:ins w:id="145" w:author="Vijay Parmar" w:date="2009-04-29T13:21:00Z"/>
              <w:rFonts w:eastAsiaTheme="minorEastAsia"/>
              <w:noProof/>
            </w:rPr>
          </w:pPr>
          <w:ins w:id="146"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"_Toc228774657"</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Appendix A: CGMM Properties XSD</w:t>
            </w:r>
            <w:r w:rsidR="000135DC">
              <w:rPr>
                <w:noProof/>
                <w:webHidden/>
              </w:rPr>
              <w:tab/>
            </w:r>
            <w:r>
              <w:rPr>
                <w:noProof/>
                <w:webHidden/>
              </w:rPr>
              <w:fldChar w:fldCharType="begin"/>
            </w:r>
            <w:r w:rsidR="000135DC">
              <w:rPr>
                <w:noProof/>
                <w:webHidden/>
              </w:rPr>
              <w:instrText xml:space="preserve"> PAGEREF _Toc228774657 \h </w:instrText>
            </w:r>
          </w:ins>
          <w:r>
            <w:rPr>
              <w:noProof/>
              <w:webHidden/>
            </w:rPr>
          </w:r>
          <w:r>
            <w:rPr>
              <w:noProof/>
              <w:webHidden/>
            </w:rPr>
            <w:fldChar w:fldCharType="separate"/>
          </w:r>
          <w:ins w:id="147" w:author="Vijay Parmar" w:date="2009-04-29T13:21:00Z">
            <w:r w:rsidR="000135DC">
              <w:rPr>
                <w:noProof/>
                <w:webHidden/>
              </w:rPr>
              <w:t>52</w:t>
            </w:r>
            <w:r>
              <w:rPr>
                <w:noProof/>
                <w:webHidden/>
              </w:rPr>
              <w:fldChar w:fldCharType="end"/>
            </w:r>
            <w:r w:rsidRPr="00F7392E">
              <w:rPr>
                <w:rStyle w:val="Hyperlink"/>
                <w:noProof/>
              </w:rPr>
              <w:fldChar w:fldCharType="end"/>
            </w:r>
          </w:ins>
        </w:p>
        <w:p w:rsidR="000135DC" w:rsidRDefault="005E74D2">
          <w:pPr>
            <w:pStyle w:val="TOC1"/>
            <w:tabs>
              <w:tab w:val="right" w:leader="dot" w:pos="10790"/>
            </w:tabs>
            <w:rPr>
              <w:ins w:id="148" w:author="Vijay Parmar" w:date="2009-04-29T13:21:00Z"/>
              <w:rFonts w:eastAsiaTheme="minorEastAsia"/>
              <w:noProof/>
            </w:rPr>
          </w:pPr>
          <w:ins w:id="149"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"_Toc228774658"</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Appendix B: Sample CGMM Properties File</w:t>
            </w:r>
            <w:r w:rsidR="000135DC">
              <w:rPr>
                <w:noProof/>
                <w:webHidden/>
              </w:rPr>
              <w:tab/>
            </w:r>
            <w:r>
              <w:rPr>
                <w:noProof/>
                <w:webHidden/>
              </w:rPr>
              <w:fldChar w:fldCharType="begin"/>
            </w:r>
            <w:r w:rsidR="000135DC">
              <w:rPr>
                <w:noProof/>
                <w:webHidden/>
              </w:rPr>
              <w:instrText xml:space="preserve"> PAGEREF _Toc228774658 \h </w:instrText>
            </w:r>
          </w:ins>
          <w:r>
            <w:rPr>
              <w:noProof/>
              <w:webHidden/>
            </w:rPr>
          </w:r>
          <w:r>
            <w:rPr>
              <w:noProof/>
              <w:webHidden/>
            </w:rPr>
            <w:fldChar w:fldCharType="separate"/>
          </w:r>
          <w:ins w:id="150" w:author="Vijay Parmar" w:date="2009-04-29T13:21:00Z">
            <w:r w:rsidR="000135DC">
              <w:rPr>
                <w:noProof/>
                <w:webHidden/>
              </w:rPr>
              <w:t>56</w:t>
            </w:r>
            <w:r>
              <w:rPr>
                <w:noProof/>
                <w:webHidden/>
              </w:rPr>
              <w:fldChar w:fldCharType="end"/>
            </w:r>
            <w:r w:rsidRPr="00F7392E">
              <w:rPr>
                <w:rStyle w:val="Hyperlink"/>
                <w:noProof/>
              </w:rPr>
              <w:fldChar w:fldCharType="end"/>
            </w:r>
          </w:ins>
        </w:p>
        <w:p w:rsidR="000135DC" w:rsidRDefault="005E74D2">
          <w:pPr>
            <w:pStyle w:val="TOC1"/>
            <w:tabs>
              <w:tab w:val="right" w:leader="dot" w:pos="10790"/>
            </w:tabs>
            <w:rPr>
              <w:ins w:id="151" w:author="Vijay Parmar" w:date="2009-04-29T13:21:00Z"/>
              <w:rFonts w:eastAsiaTheme="minorEastAsia"/>
              <w:noProof/>
            </w:rPr>
          </w:pPr>
          <w:ins w:id="152"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"_Toc228774659"</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Appendix C: Sample Sync Description File</w:t>
            </w:r>
            <w:r w:rsidR="000135DC">
              <w:rPr>
                <w:noProof/>
                <w:webHidden/>
              </w:rPr>
              <w:tab/>
            </w:r>
            <w:r>
              <w:rPr>
                <w:noProof/>
                <w:webHidden/>
              </w:rPr>
              <w:fldChar w:fldCharType="begin"/>
            </w:r>
            <w:r w:rsidR="000135DC">
              <w:rPr>
                <w:noProof/>
                <w:webHidden/>
              </w:rPr>
              <w:instrText xml:space="preserve"> PAGEREF _Toc228774659 \h </w:instrText>
            </w:r>
          </w:ins>
          <w:r>
            <w:rPr>
              <w:noProof/>
              <w:webHidden/>
            </w:rPr>
          </w:r>
          <w:r>
            <w:rPr>
              <w:noProof/>
              <w:webHidden/>
            </w:rPr>
            <w:fldChar w:fldCharType="separate"/>
          </w:r>
          <w:ins w:id="153" w:author="Vijay Parmar" w:date="2009-04-29T13:21:00Z">
            <w:r w:rsidR="000135DC">
              <w:rPr>
                <w:noProof/>
                <w:webHidden/>
              </w:rPr>
              <w:t>57</w:t>
            </w:r>
            <w:r>
              <w:rPr>
                <w:noProof/>
                <w:webHidden/>
              </w:rPr>
              <w:fldChar w:fldCharType="end"/>
            </w:r>
            <w:r w:rsidRPr="00F7392E">
              <w:rPr>
                <w:rStyle w:val="Hyperlink"/>
                <w:noProof/>
              </w:rPr>
              <w:fldChar w:fldCharType="end"/>
            </w:r>
          </w:ins>
        </w:p>
        <w:p w:rsidR="000135DC" w:rsidRDefault="005E74D2">
          <w:pPr>
            <w:pStyle w:val="TOC1"/>
            <w:tabs>
              <w:tab w:val="right" w:leader="dot" w:pos="10790"/>
            </w:tabs>
            <w:rPr>
              <w:ins w:id="154" w:author="Vijay Parmar" w:date="2009-04-29T13:21:00Z"/>
              <w:rFonts w:eastAsiaTheme="minorEastAsia"/>
              <w:noProof/>
            </w:rPr>
          </w:pPr>
          <w:ins w:id="155"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"_Toc228774660"</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Appendix D: Sample steps to install CGMM with reference implementation</w:t>
            </w:r>
            <w:r w:rsidR="000135DC">
              <w:rPr>
                <w:noProof/>
                <w:webHidden/>
              </w:rPr>
              <w:tab/>
            </w:r>
            <w:r>
              <w:rPr>
                <w:noProof/>
                <w:webHidden/>
              </w:rPr>
              <w:fldChar w:fldCharType="begin"/>
            </w:r>
            <w:r w:rsidR="000135DC">
              <w:rPr>
                <w:noProof/>
                <w:webHidden/>
              </w:rPr>
              <w:instrText xml:space="preserve"> PAGEREF _Toc228774660 \h </w:instrText>
            </w:r>
          </w:ins>
          <w:r>
            <w:rPr>
              <w:noProof/>
              <w:webHidden/>
            </w:rPr>
          </w:r>
          <w:r>
            <w:rPr>
              <w:noProof/>
              <w:webHidden/>
            </w:rPr>
            <w:fldChar w:fldCharType="separate"/>
          </w:r>
          <w:ins w:id="156" w:author="Vijay Parmar" w:date="2009-04-29T13:21:00Z">
            <w:r w:rsidR="000135DC">
              <w:rPr>
                <w:noProof/>
                <w:webHidden/>
              </w:rPr>
              <w:t>58</w:t>
            </w:r>
            <w:r>
              <w:rPr>
                <w:noProof/>
                <w:webHidden/>
              </w:rPr>
              <w:fldChar w:fldCharType="end"/>
            </w:r>
            <w:r w:rsidRPr="00F7392E">
              <w:rPr>
                <w:rStyle w:val="Hyperlink"/>
                <w:noProof/>
              </w:rPr>
              <w:fldChar w:fldCharType="end"/>
            </w:r>
          </w:ins>
        </w:p>
        <w:p w:rsidR="000135DC" w:rsidRDefault="005E74D2">
          <w:pPr>
            <w:pStyle w:val="TOC1"/>
            <w:tabs>
              <w:tab w:val="right" w:leader="dot" w:pos="10790"/>
            </w:tabs>
            <w:rPr>
              <w:ins w:id="157" w:author="Vijay Parmar" w:date="2009-04-29T13:21:00Z"/>
              <w:rFonts w:eastAsiaTheme="minorEastAsia"/>
              <w:noProof/>
            </w:rPr>
          </w:pPr>
          <w:ins w:id="158"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"_Toc228774661"</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Appendix E: Sample Software setup steps for the reference implementation to test Container Managed Security Integration with CGMM.</w:t>
            </w:r>
            <w:r w:rsidR="000135DC">
              <w:rPr>
                <w:noProof/>
                <w:webHidden/>
              </w:rPr>
              <w:tab/>
            </w:r>
            <w:r>
              <w:rPr>
                <w:noProof/>
                <w:webHidden/>
              </w:rPr>
              <w:fldChar w:fldCharType="begin"/>
            </w:r>
            <w:r w:rsidR="000135DC">
              <w:rPr>
                <w:noProof/>
                <w:webHidden/>
              </w:rPr>
              <w:instrText xml:space="preserve"> PAGEREF _Toc228774661 \h </w:instrText>
            </w:r>
          </w:ins>
          <w:r>
            <w:rPr>
              <w:noProof/>
              <w:webHidden/>
            </w:rPr>
          </w:r>
          <w:r>
            <w:rPr>
              <w:noProof/>
              <w:webHidden/>
            </w:rPr>
            <w:fldChar w:fldCharType="separate"/>
          </w:r>
          <w:ins w:id="159" w:author="Vijay Parmar" w:date="2009-04-29T13:21:00Z">
            <w:r w:rsidR="000135DC">
              <w:rPr>
                <w:noProof/>
                <w:webHidden/>
              </w:rPr>
              <w:t>61</w:t>
            </w:r>
            <w:r>
              <w:rPr>
                <w:noProof/>
                <w:webHidden/>
              </w:rPr>
              <w:fldChar w:fldCharType="end"/>
            </w:r>
            <w:r w:rsidRPr="00F7392E">
              <w:rPr>
                <w:rStyle w:val="Hyperlink"/>
                <w:noProof/>
              </w:rPr>
              <w:fldChar w:fldCharType="end"/>
            </w:r>
          </w:ins>
        </w:p>
        <w:p w:rsidR="000135DC" w:rsidRDefault="005E74D2">
          <w:pPr>
            <w:pStyle w:val="TOC1"/>
            <w:tabs>
              <w:tab w:val="right" w:leader="dot" w:pos="10790"/>
            </w:tabs>
            <w:rPr>
              <w:ins w:id="160" w:author="Vijay Parmar" w:date="2009-04-29T13:21:00Z"/>
              <w:rFonts w:eastAsiaTheme="minorEastAsia"/>
              <w:noProof/>
            </w:rPr>
          </w:pPr>
          <w:ins w:id="161"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"_Toc228774662"</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Appendix F: Sample Software setup steps for caArray – CGMM Container Managed Security Integration (Alternate Behavior)</w:t>
            </w:r>
            <w:r w:rsidR="000135DC">
              <w:rPr>
                <w:noProof/>
                <w:webHidden/>
              </w:rPr>
              <w:tab/>
            </w:r>
            <w:r>
              <w:rPr>
                <w:noProof/>
                <w:webHidden/>
              </w:rPr>
              <w:fldChar w:fldCharType="begin"/>
            </w:r>
            <w:r w:rsidR="000135DC">
              <w:rPr>
                <w:noProof/>
                <w:webHidden/>
              </w:rPr>
              <w:instrText xml:space="preserve"> PAGEREF _Toc228774662 \h </w:instrText>
            </w:r>
          </w:ins>
          <w:r>
            <w:rPr>
              <w:noProof/>
              <w:webHidden/>
            </w:rPr>
          </w:r>
          <w:r>
            <w:rPr>
              <w:noProof/>
              <w:webHidden/>
            </w:rPr>
            <w:fldChar w:fldCharType="separate"/>
          </w:r>
          <w:ins w:id="162" w:author="Vijay Parmar" w:date="2009-04-29T13:21:00Z">
            <w:r w:rsidR="000135DC">
              <w:rPr>
                <w:noProof/>
                <w:webHidden/>
              </w:rPr>
              <w:t>63</w:t>
            </w:r>
            <w:r>
              <w:rPr>
                <w:noProof/>
                <w:webHidden/>
              </w:rPr>
              <w:fldChar w:fldCharType="end"/>
            </w:r>
            <w:r w:rsidRPr="00F7392E">
              <w:rPr>
                <w:rStyle w:val="Hyperlink"/>
                <w:noProof/>
              </w:rPr>
              <w:fldChar w:fldCharType="end"/>
            </w:r>
          </w:ins>
        </w:p>
        <w:p w:rsidR="000135DC" w:rsidRDefault="005E74D2">
          <w:pPr>
            <w:pStyle w:val="TOC1"/>
            <w:tabs>
              <w:tab w:val="right" w:leader="dot" w:pos="10790"/>
            </w:tabs>
            <w:rPr>
              <w:ins w:id="163" w:author="Vijay Parmar" w:date="2009-04-29T13:21:00Z"/>
              <w:rFonts w:eastAsiaTheme="minorEastAsia"/>
              <w:noProof/>
            </w:rPr>
          </w:pPr>
          <w:ins w:id="164" w:author="Vijay Parmar" w:date="2009-04-29T13:21:00Z">
            <w:r w:rsidRPr="00F7392E">
              <w:rPr>
                <w:rStyle w:val="Hyperlink"/>
                <w:noProof/>
              </w:rPr>
              <w:fldChar w:fldCharType="begin"/>
            </w:r>
            <w:r w:rsidR="000135DC" w:rsidRPr="00F7392E">
              <w:rPr>
                <w:rStyle w:val="Hyperlink"/>
                <w:noProof/>
              </w:rPr>
              <w:instrText xml:space="preserve"> </w:instrText>
            </w:r>
            <w:r w:rsidR="000135DC">
              <w:rPr>
                <w:noProof/>
              </w:rPr>
              <w:instrText>HYPERLINK \l "_Toc228774663"</w:instrText>
            </w:r>
            <w:r w:rsidR="000135DC" w:rsidRPr="00F7392E">
              <w:rPr>
                <w:rStyle w:val="Hyperlink"/>
                <w:noProof/>
              </w:rPr>
              <w:instrText xml:space="preserve"> </w:instrText>
            </w:r>
            <w:r w:rsidRPr="00F7392E">
              <w:rPr>
                <w:rStyle w:val="Hyperlink"/>
                <w:noProof/>
              </w:rPr>
              <w:fldChar w:fldCharType="separate"/>
            </w:r>
            <w:r w:rsidR="000135DC" w:rsidRPr="00F7392E">
              <w:rPr>
                <w:rStyle w:val="Hyperlink"/>
                <w:noProof/>
              </w:rPr>
              <w:t>Glossary</w:t>
            </w:r>
            <w:r w:rsidR="000135DC">
              <w:rPr>
                <w:noProof/>
                <w:webHidden/>
              </w:rPr>
              <w:tab/>
            </w:r>
            <w:r>
              <w:rPr>
                <w:noProof/>
                <w:webHidden/>
              </w:rPr>
              <w:fldChar w:fldCharType="begin"/>
            </w:r>
            <w:r w:rsidR="000135DC">
              <w:rPr>
                <w:noProof/>
                <w:webHidden/>
              </w:rPr>
              <w:instrText xml:space="preserve"> PAGEREF _Toc228774663 \h </w:instrText>
            </w:r>
          </w:ins>
          <w:r>
            <w:rPr>
              <w:noProof/>
              <w:webHidden/>
            </w:rPr>
          </w:r>
          <w:r>
            <w:rPr>
              <w:noProof/>
              <w:webHidden/>
            </w:rPr>
            <w:fldChar w:fldCharType="separate"/>
          </w:r>
          <w:ins w:id="165" w:author="Vijay Parmar" w:date="2009-04-29T13:21:00Z">
            <w:r w:rsidR="000135DC">
              <w:rPr>
                <w:noProof/>
                <w:webHidden/>
              </w:rPr>
              <w:t>66</w:t>
            </w:r>
            <w:r>
              <w:rPr>
                <w:noProof/>
                <w:webHidden/>
              </w:rPr>
              <w:fldChar w:fldCharType="end"/>
            </w:r>
            <w:r w:rsidRPr="00F7392E">
              <w:rPr>
                <w:rStyle w:val="Hyperlink"/>
                <w:noProof/>
              </w:rPr>
              <w:fldChar w:fldCharType="end"/>
            </w:r>
          </w:ins>
        </w:p>
        <w:p w:rsidR="00274306" w:rsidDel="004156DC" w:rsidRDefault="00ED1D78">
          <w:pPr>
            <w:pStyle w:val="TOC1"/>
            <w:tabs>
              <w:tab w:val="left" w:pos="440"/>
              <w:tab w:val="right" w:leader="dot" w:pos="10790"/>
            </w:tabs>
            <w:rPr>
              <w:ins w:id="166" w:author=" Vijay Parmar" w:date="2009-04-13T07:17:00Z"/>
              <w:del w:id="167" w:author="Vijay Parmar" w:date="2009-04-13T18:44:00Z"/>
              <w:rFonts w:eastAsiaTheme="minorEastAsia"/>
              <w:noProof/>
            </w:rPr>
          </w:pPr>
          <w:ins w:id="168" w:author=" Vijay Parmar" w:date="2009-04-13T07:17:00Z">
            <w:del w:id="169" w:author="Vijay Parmar" w:date="2009-04-13T18:44:00Z">
              <w:r>
                <w:rPr>
                  <w:rStyle w:val="Hyperlink"/>
                  <w:noProof/>
                </w:rPr>
                <w:delText>1.</w:delText>
              </w:r>
              <w:r w:rsidR="00274306" w:rsidDel="004156DC">
                <w:rPr>
                  <w:rFonts w:eastAsiaTheme="minorEastAsia"/>
                  <w:noProof/>
                </w:rPr>
                <w:tab/>
              </w:r>
              <w:r>
                <w:rPr>
                  <w:rStyle w:val="Hyperlink"/>
                  <w:noProof/>
                </w:rPr>
                <w:delText>Introduction</w:delText>
              </w:r>
              <w:r w:rsidR="00274306" w:rsidDel="004156DC">
                <w:rPr>
                  <w:noProof/>
                  <w:webHidden/>
                </w:rPr>
                <w:tab/>
                <w:delText>5</w:delText>
              </w:r>
            </w:del>
          </w:ins>
        </w:p>
        <w:p w:rsidR="00274306" w:rsidDel="004156DC" w:rsidRDefault="00ED1D78">
          <w:pPr>
            <w:pStyle w:val="TOC1"/>
            <w:tabs>
              <w:tab w:val="left" w:pos="440"/>
              <w:tab w:val="right" w:leader="dot" w:pos="10790"/>
            </w:tabs>
            <w:rPr>
              <w:ins w:id="170" w:author=" Vijay Parmar" w:date="2009-04-13T07:17:00Z"/>
              <w:del w:id="171" w:author="Vijay Parmar" w:date="2009-04-13T18:44:00Z"/>
              <w:rFonts w:eastAsiaTheme="minorEastAsia"/>
              <w:noProof/>
            </w:rPr>
          </w:pPr>
          <w:ins w:id="172" w:author=" Vijay Parmar" w:date="2009-04-13T07:17:00Z">
            <w:del w:id="173" w:author="Vijay Parmar" w:date="2009-04-13T18:44:00Z">
              <w:r>
                <w:rPr>
                  <w:rStyle w:val="Hyperlink"/>
                  <w:noProof/>
                </w:rPr>
                <w:delText>2.</w:delText>
              </w:r>
              <w:r w:rsidR="00274306" w:rsidDel="004156DC">
                <w:rPr>
                  <w:rFonts w:eastAsiaTheme="minorEastAsia"/>
                  <w:noProof/>
                </w:rPr>
                <w:tab/>
              </w:r>
              <w:r>
                <w:rPr>
                  <w:rStyle w:val="Hyperlink"/>
                  <w:noProof/>
                </w:rPr>
                <w:delText>Scope</w:delText>
              </w:r>
              <w:r w:rsidR="00274306" w:rsidDel="004156DC">
                <w:rPr>
                  <w:noProof/>
                  <w:webHidden/>
                </w:rPr>
                <w:tab/>
                <w:delText>5</w:delText>
              </w:r>
            </w:del>
          </w:ins>
        </w:p>
        <w:p w:rsidR="00274306" w:rsidDel="004156DC" w:rsidRDefault="00ED1D78">
          <w:pPr>
            <w:pStyle w:val="TOC1"/>
            <w:tabs>
              <w:tab w:val="left" w:pos="440"/>
              <w:tab w:val="right" w:leader="dot" w:pos="10790"/>
            </w:tabs>
            <w:rPr>
              <w:ins w:id="174" w:author=" Vijay Parmar" w:date="2009-04-13T07:17:00Z"/>
              <w:del w:id="175" w:author="Vijay Parmar" w:date="2009-04-13T18:44:00Z"/>
              <w:rFonts w:eastAsiaTheme="minorEastAsia"/>
              <w:noProof/>
            </w:rPr>
          </w:pPr>
          <w:ins w:id="176" w:author=" Vijay Parmar" w:date="2009-04-13T07:17:00Z">
            <w:del w:id="177" w:author="Vijay Parmar" w:date="2009-04-13T18:44:00Z">
              <w:r>
                <w:rPr>
                  <w:rStyle w:val="Hyperlink"/>
                  <w:noProof/>
                </w:rPr>
                <w:delText>3.</w:delText>
              </w:r>
              <w:r w:rsidR="00274306" w:rsidDel="004156DC">
                <w:rPr>
                  <w:rFonts w:eastAsiaTheme="minorEastAsia"/>
                  <w:noProof/>
                </w:rPr>
                <w:tab/>
              </w:r>
              <w:r>
                <w:rPr>
                  <w:rStyle w:val="Hyperlink"/>
                  <w:noProof/>
                </w:rPr>
                <w:delText>Using this Guide</w:delText>
              </w:r>
              <w:r w:rsidR="00274306" w:rsidDel="004156DC">
                <w:rPr>
                  <w:noProof/>
                  <w:webHidden/>
                </w:rPr>
                <w:tab/>
                <w:delText>5</w:delText>
              </w:r>
            </w:del>
          </w:ins>
        </w:p>
        <w:p w:rsidR="00274306" w:rsidDel="004156DC" w:rsidRDefault="00ED1D78">
          <w:pPr>
            <w:pStyle w:val="TOC1"/>
            <w:tabs>
              <w:tab w:val="left" w:pos="440"/>
              <w:tab w:val="right" w:leader="dot" w:pos="10790"/>
            </w:tabs>
            <w:rPr>
              <w:ins w:id="178" w:author=" Vijay Parmar" w:date="2009-04-13T07:17:00Z"/>
              <w:del w:id="179" w:author="Vijay Parmar" w:date="2009-04-13T18:44:00Z"/>
              <w:rFonts w:eastAsiaTheme="minorEastAsia"/>
              <w:noProof/>
            </w:rPr>
          </w:pPr>
          <w:ins w:id="180" w:author=" Vijay Parmar" w:date="2009-04-13T07:17:00Z">
            <w:del w:id="181" w:author="Vijay Parmar" w:date="2009-04-13T18:44:00Z">
              <w:r>
                <w:rPr>
                  <w:rStyle w:val="Hyperlink"/>
                  <w:noProof/>
                </w:rPr>
                <w:delText>4.</w:delText>
              </w:r>
              <w:r w:rsidR="00274306" w:rsidDel="004156DC">
                <w:rPr>
                  <w:rFonts w:eastAsiaTheme="minorEastAsia"/>
                  <w:noProof/>
                </w:rPr>
                <w:tab/>
              </w:r>
              <w:r>
                <w:rPr>
                  <w:rStyle w:val="Hyperlink"/>
                  <w:noProof/>
                </w:rPr>
                <w:delText>CGMM Overview</w:delText>
              </w:r>
              <w:r w:rsidR="00274306" w:rsidDel="004156DC">
                <w:rPr>
                  <w:noProof/>
                  <w:webHidden/>
                </w:rPr>
                <w:tab/>
                <w:delText>7</w:delText>
              </w:r>
            </w:del>
          </w:ins>
        </w:p>
        <w:p w:rsidR="00274306" w:rsidDel="004156DC" w:rsidRDefault="00ED1D78">
          <w:pPr>
            <w:pStyle w:val="TOC1"/>
            <w:tabs>
              <w:tab w:val="left" w:pos="720"/>
              <w:tab w:val="right" w:leader="dot" w:pos="10790"/>
            </w:tabs>
            <w:rPr>
              <w:ins w:id="182" w:author=" Vijay Parmar" w:date="2009-04-13T07:17:00Z"/>
              <w:del w:id="183" w:author="Vijay Parmar" w:date="2009-04-13T18:44:00Z"/>
              <w:rFonts w:eastAsiaTheme="minorEastAsia"/>
              <w:noProof/>
            </w:rPr>
          </w:pPr>
          <w:ins w:id="184" w:author=" Vijay Parmar" w:date="2009-04-13T07:17:00Z">
            <w:del w:id="185" w:author="Vijay Parmar" w:date="2009-04-13T18:44:00Z">
              <w:r>
                <w:rPr>
                  <w:rStyle w:val="Hyperlink"/>
                  <w:noProof/>
                </w:rPr>
                <w:delText>4.1</w:delText>
              </w:r>
              <w:r w:rsidR="00274306" w:rsidDel="004156DC">
                <w:rPr>
                  <w:rFonts w:eastAsiaTheme="minorEastAsia"/>
                  <w:noProof/>
                </w:rPr>
                <w:tab/>
              </w:r>
              <w:r>
                <w:rPr>
                  <w:rStyle w:val="Hyperlink"/>
                  <w:noProof/>
                </w:rPr>
                <w:delText>Explanation</w:delText>
              </w:r>
              <w:r w:rsidR="00274306" w:rsidDel="004156DC">
                <w:rPr>
                  <w:noProof/>
                  <w:webHidden/>
                </w:rPr>
                <w:tab/>
                <w:delText>7</w:delText>
              </w:r>
            </w:del>
          </w:ins>
        </w:p>
        <w:p w:rsidR="00274306" w:rsidDel="004156DC" w:rsidRDefault="00ED1D78">
          <w:pPr>
            <w:pStyle w:val="TOC1"/>
            <w:tabs>
              <w:tab w:val="left" w:pos="720"/>
              <w:tab w:val="right" w:leader="dot" w:pos="10790"/>
            </w:tabs>
            <w:rPr>
              <w:ins w:id="186" w:author=" Vijay Parmar" w:date="2009-04-13T07:17:00Z"/>
              <w:del w:id="187" w:author="Vijay Parmar" w:date="2009-04-13T18:44:00Z"/>
              <w:rFonts w:eastAsiaTheme="minorEastAsia"/>
              <w:noProof/>
            </w:rPr>
          </w:pPr>
          <w:ins w:id="188" w:author=" Vijay Parmar" w:date="2009-04-13T07:17:00Z">
            <w:del w:id="189" w:author="Vijay Parmar" w:date="2009-04-13T18:44:00Z">
              <w:r>
                <w:rPr>
                  <w:rStyle w:val="Hyperlink"/>
                  <w:noProof/>
                </w:rPr>
                <w:delText>4.2</w:delText>
              </w:r>
              <w:r w:rsidR="00274306" w:rsidDel="004156DC">
                <w:rPr>
                  <w:rFonts w:eastAsiaTheme="minorEastAsia"/>
                  <w:noProof/>
                </w:rPr>
                <w:tab/>
              </w:r>
              <w:r>
                <w:rPr>
                  <w:rStyle w:val="Hyperlink"/>
                  <w:noProof/>
                </w:rPr>
                <w:delText>Components involved with CGMM</w:delText>
              </w:r>
              <w:r w:rsidR="00274306" w:rsidDel="004156DC">
                <w:rPr>
                  <w:noProof/>
                  <w:webHidden/>
                </w:rPr>
                <w:tab/>
                <w:delText>9</w:delText>
              </w:r>
            </w:del>
          </w:ins>
        </w:p>
        <w:p w:rsidR="00274306" w:rsidDel="004156DC" w:rsidRDefault="00ED1D78">
          <w:pPr>
            <w:pStyle w:val="TOC1"/>
            <w:tabs>
              <w:tab w:val="left" w:pos="720"/>
              <w:tab w:val="right" w:leader="dot" w:pos="10790"/>
            </w:tabs>
            <w:rPr>
              <w:ins w:id="190" w:author=" Vijay Parmar" w:date="2009-04-13T07:17:00Z"/>
              <w:del w:id="191" w:author="Vijay Parmar" w:date="2009-04-13T18:44:00Z"/>
              <w:rFonts w:eastAsiaTheme="minorEastAsia"/>
              <w:noProof/>
            </w:rPr>
          </w:pPr>
          <w:ins w:id="192" w:author=" Vijay Parmar" w:date="2009-04-13T07:17:00Z">
            <w:del w:id="193" w:author="Vijay Parmar" w:date="2009-04-13T18:44:00Z">
              <w:r>
                <w:rPr>
                  <w:rStyle w:val="Hyperlink"/>
                  <w:noProof/>
                </w:rPr>
                <w:delText>4.3</w:delText>
              </w:r>
              <w:r w:rsidR="00274306" w:rsidDel="004156DC">
                <w:rPr>
                  <w:rFonts w:eastAsiaTheme="minorEastAsia"/>
                  <w:noProof/>
                </w:rPr>
                <w:tab/>
              </w:r>
              <w:r>
                <w:rPr>
                  <w:rStyle w:val="Hyperlink"/>
                  <w:noProof/>
                </w:rPr>
                <w:delText>Security Concepts</w:delText>
              </w:r>
              <w:r w:rsidR="00274306" w:rsidDel="004156DC">
                <w:rPr>
                  <w:noProof/>
                  <w:webHidden/>
                </w:rPr>
                <w:tab/>
                <w:delText>10</w:delText>
              </w:r>
            </w:del>
          </w:ins>
        </w:p>
        <w:p w:rsidR="00274306" w:rsidDel="004156DC" w:rsidRDefault="00ED1D78">
          <w:pPr>
            <w:pStyle w:val="TOC1"/>
            <w:tabs>
              <w:tab w:val="left" w:pos="720"/>
              <w:tab w:val="right" w:leader="dot" w:pos="10790"/>
            </w:tabs>
            <w:rPr>
              <w:ins w:id="194" w:author=" Vijay Parmar" w:date="2009-04-13T07:17:00Z"/>
              <w:del w:id="195" w:author="Vijay Parmar" w:date="2009-04-13T18:44:00Z"/>
              <w:rFonts w:eastAsiaTheme="minorEastAsia"/>
              <w:noProof/>
            </w:rPr>
          </w:pPr>
          <w:ins w:id="196" w:author=" Vijay Parmar" w:date="2009-04-13T07:17:00Z">
            <w:del w:id="197" w:author="Vijay Parmar" w:date="2009-04-13T18:44:00Z">
              <w:r>
                <w:rPr>
                  <w:rStyle w:val="Hyperlink"/>
                  <w:noProof/>
                </w:rPr>
                <w:delText>4.4</w:delText>
              </w:r>
              <w:r w:rsidR="00274306" w:rsidDel="004156DC">
                <w:rPr>
                  <w:rFonts w:eastAsiaTheme="minorEastAsia"/>
                  <w:noProof/>
                </w:rPr>
                <w:tab/>
              </w:r>
              <w:r>
                <w:rPr>
                  <w:rStyle w:val="Hyperlink"/>
                  <w:noProof/>
                </w:rPr>
                <w:delText>Minimal System Requirements</w:delText>
              </w:r>
              <w:r w:rsidR="00274306" w:rsidDel="004156DC">
                <w:rPr>
                  <w:noProof/>
                  <w:webHidden/>
                </w:rPr>
                <w:tab/>
                <w:delText>10</w:delText>
              </w:r>
            </w:del>
          </w:ins>
        </w:p>
        <w:p w:rsidR="00274306" w:rsidDel="004156DC" w:rsidRDefault="00ED1D78">
          <w:pPr>
            <w:pStyle w:val="TOC1"/>
            <w:tabs>
              <w:tab w:val="left" w:pos="440"/>
              <w:tab w:val="right" w:leader="dot" w:pos="10790"/>
            </w:tabs>
            <w:rPr>
              <w:ins w:id="198" w:author=" Vijay Parmar" w:date="2009-04-13T07:17:00Z"/>
              <w:del w:id="199" w:author="Vijay Parmar" w:date="2009-04-13T18:44:00Z"/>
              <w:rFonts w:eastAsiaTheme="minorEastAsia"/>
              <w:noProof/>
            </w:rPr>
          </w:pPr>
          <w:ins w:id="200" w:author=" Vijay Parmar" w:date="2009-04-13T07:17:00Z">
            <w:del w:id="201" w:author="Vijay Parmar" w:date="2009-04-13T18:44:00Z">
              <w:r>
                <w:rPr>
                  <w:rStyle w:val="Hyperlink"/>
                  <w:noProof/>
                </w:rPr>
                <w:delText>5.</w:delText>
              </w:r>
              <w:r w:rsidR="00274306" w:rsidDel="004156DC">
                <w:rPr>
                  <w:rFonts w:eastAsiaTheme="minorEastAsia"/>
                  <w:noProof/>
                </w:rPr>
                <w:tab/>
              </w:r>
              <w:r>
                <w:rPr>
                  <w:rStyle w:val="Hyperlink"/>
                  <w:noProof/>
                </w:rPr>
                <w:delText>CGMM API User Guide</w:delText>
              </w:r>
              <w:r w:rsidR="00274306" w:rsidDel="004156DC">
                <w:rPr>
                  <w:noProof/>
                  <w:webHidden/>
                </w:rPr>
                <w:tab/>
                <w:delText>11</w:delText>
              </w:r>
            </w:del>
          </w:ins>
        </w:p>
        <w:p w:rsidR="00274306" w:rsidDel="004156DC" w:rsidRDefault="00ED1D78">
          <w:pPr>
            <w:pStyle w:val="TOC1"/>
            <w:tabs>
              <w:tab w:val="left" w:pos="720"/>
              <w:tab w:val="right" w:leader="dot" w:pos="10790"/>
            </w:tabs>
            <w:rPr>
              <w:ins w:id="202" w:author=" Vijay Parmar" w:date="2009-04-13T07:17:00Z"/>
              <w:del w:id="203" w:author="Vijay Parmar" w:date="2009-04-13T18:44:00Z"/>
              <w:rFonts w:eastAsiaTheme="minorEastAsia"/>
              <w:noProof/>
            </w:rPr>
          </w:pPr>
          <w:ins w:id="204" w:author=" Vijay Parmar" w:date="2009-04-13T07:17:00Z">
            <w:del w:id="205" w:author="Vijay Parmar" w:date="2009-04-13T18:44:00Z">
              <w:r>
                <w:rPr>
                  <w:rStyle w:val="Hyperlink"/>
                  <w:noProof/>
                </w:rPr>
                <w:delText>5.1</w:delText>
              </w:r>
              <w:r w:rsidR="00274306" w:rsidDel="004156DC">
                <w:rPr>
                  <w:rFonts w:eastAsiaTheme="minorEastAsia"/>
                  <w:noProof/>
                </w:rPr>
                <w:tab/>
              </w:r>
              <w:r>
                <w:rPr>
                  <w:rStyle w:val="Hyperlink"/>
                  <w:noProof/>
                </w:rPr>
                <w:delText>Workflow</w:delText>
              </w:r>
              <w:r w:rsidR="00274306" w:rsidDel="004156DC">
                <w:rPr>
                  <w:noProof/>
                  <w:webHidden/>
                </w:rPr>
                <w:tab/>
                <w:delText>11</w:delText>
              </w:r>
            </w:del>
          </w:ins>
        </w:p>
        <w:p w:rsidR="00274306" w:rsidDel="004156DC" w:rsidRDefault="00ED1D78">
          <w:pPr>
            <w:pStyle w:val="TOC1"/>
            <w:tabs>
              <w:tab w:val="left" w:pos="720"/>
              <w:tab w:val="right" w:leader="dot" w:pos="10790"/>
            </w:tabs>
            <w:rPr>
              <w:ins w:id="206" w:author=" Vijay Parmar" w:date="2009-04-13T07:17:00Z"/>
              <w:del w:id="207" w:author="Vijay Parmar" w:date="2009-04-13T18:44:00Z"/>
              <w:rFonts w:eastAsiaTheme="minorEastAsia"/>
              <w:noProof/>
            </w:rPr>
          </w:pPr>
          <w:ins w:id="208" w:author=" Vijay Parmar" w:date="2009-04-13T07:17:00Z">
            <w:del w:id="209" w:author="Vijay Parmar" w:date="2009-04-13T18:44:00Z">
              <w:r>
                <w:rPr>
                  <w:rStyle w:val="Hyperlink"/>
                  <w:noProof/>
                </w:rPr>
                <w:delText>5.2</w:delText>
              </w:r>
              <w:r w:rsidR="00274306" w:rsidDel="004156DC">
                <w:rPr>
                  <w:rFonts w:eastAsiaTheme="minorEastAsia"/>
                  <w:noProof/>
                </w:rPr>
                <w:tab/>
              </w:r>
              <w:r>
                <w:rPr>
                  <w:rStyle w:val="Hyperlink"/>
                  <w:noProof/>
                </w:rPr>
                <w:delText>CGMM API Services</w:delText>
              </w:r>
              <w:r w:rsidR="00274306" w:rsidDel="004156DC">
                <w:rPr>
                  <w:noProof/>
                  <w:webHidden/>
                </w:rPr>
                <w:tab/>
                <w:delText>12</w:delText>
              </w:r>
            </w:del>
          </w:ins>
        </w:p>
        <w:p w:rsidR="00274306" w:rsidDel="004156DC" w:rsidRDefault="00ED1D78">
          <w:pPr>
            <w:pStyle w:val="TOC1"/>
            <w:tabs>
              <w:tab w:val="left" w:pos="720"/>
              <w:tab w:val="right" w:leader="dot" w:pos="10790"/>
            </w:tabs>
            <w:rPr>
              <w:ins w:id="210" w:author=" Vijay Parmar" w:date="2009-04-13T07:17:00Z"/>
              <w:del w:id="211" w:author="Vijay Parmar" w:date="2009-04-13T18:44:00Z"/>
              <w:rFonts w:eastAsiaTheme="minorEastAsia"/>
              <w:noProof/>
            </w:rPr>
          </w:pPr>
          <w:ins w:id="212" w:author=" Vijay Parmar" w:date="2009-04-13T07:17:00Z">
            <w:del w:id="213" w:author="Vijay Parmar" w:date="2009-04-13T18:44:00Z">
              <w:r>
                <w:rPr>
                  <w:rStyle w:val="Hyperlink"/>
                  <w:noProof/>
                </w:rPr>
                <w:delText>5.3</w:delText>
              </w:r>
              <w:r w:rsidR="00274306" w:rsidDel="004156DC">
                <w:rPr>
                  <w:rFonts w:eastAsiaTheme="minorEastAsia"/>
                  <w:noProof/>
                </w:rPr>
                <w:tab/>
              </w:r>
              <w:r>
                <w:rPr>
                  <w:rStyle w:val="Hyperlink"/>
                  <w:noProof/>
                </w:rPr>
                <w:delText>Integrating with CGMM API</w:delText>
              </w:r>
              <w:r w:rsidR="00274306" w:rsidDel="004156DC">
                <w:rPr>
                  <w:noProof/>
                  <w:webHidden/>
                </w:rPr>
                <w:tab/>
                <w:delText>16</w:delText>
              </w:r>
            </w:del>
          </w:ins>
        </w:p>
        <w:p w:rsidR="00274306" w:rsidDel="004156DC" w:rsidRDefault="00ED1D78">
          <w:pPr>
            <w:pStyle w:val="TOC1"/>
            <w:tabs>
              <w:tab w:val="left" w:pos="720"/>
              <w:tab w:val="right" w:leader="dot" w:pos="10790"/>
            </w:tabs>
            <w:rPr>
              <w:ins w:id="214" w:author=" Vijay Parmar" w:date="2009-04-13T07:17:00Z"/>
              <w:del w:id="215" w:author="Vijay Parmar" w:date="2009-04-13T18:44:00Z"/>
              <w:rFonts w:eastAsiaTheme="minorEastAsia"/>
              <w:noProof/>
            </w:rPr>
          </w:pPr>
          <w:ins w:id="216" w:author=" Vijay Parmar" w:date="2009-04-13T07:17:00Z">
            <w:del w:id="217" w:author="Vijay Parmar" w:date="2009-04-13T18:44:00Z">
              <w:r>
                <w:rPr>
                  <w:rStyle w:val="Hyperlink"/>
                  <w:noProof/>
                </w:rPr>
                <w:delText>5.4</w:delText>
              </w:r>
              <w:r w:rsidR="00274306" w:rsidDel="004156DC">
                <w:rPr>
                  <w:rFonts w:eastAsiaTheme="minorEastAsia"/>
                  <w:noProof/>
                </w:rPr>
                <w:tab/>
              </w:r>
              <w:r>
                <w:rPr>
                  <w:rStyle w:val="Hyperlink"/>
                  <w:noProof/>
                </w:rPr>
                <w:delText>Configurations for CGMM API</w:delText>
              </w:r>
              <w:r w:rsidR="00274306" w:rsidDel="004156DC">
                <w:rPr>
                  <w:noProof/>
                  <w:webHidden/>
                </w:rPr>
                <w:tab/>
                <w:delText>18</w:delText>
              </w:r>
            </w:del>
          </w:ins>
        </w:p>
        <w:p w:rsidR="00274306" w:rsidDel="004156DC" w:rsidRDefault="00ED1D78">
          <w:pPr>
            <w:pStyle w:val="TOC1"/>
            <w:tabs>
              <w:tab w:val="left" w:pos="440"/>
              <w:tab w:val="right" w:leader="dot" w:pos="10790"/>
            </w:tabs>
            <w:rPr>
              <w:ins w:id="218" w:author=" Vijay Parmar" w:date="2009-04-13T07:17:00Z"/>
              <w:del w:id="219" w:author="Vijay Parmar" w:date="2009-04-13T18:44:00Z"/>
              <w:rFonts w:eastAsiaTheme="minorEastAsia"/>
              <w:noProof/>
            </w:rPr>
          </w:pPr>
          <w:ins w:id="220" w:author=" Vijay Parmar" w:date="2009-04-13T07:17:00Z">
            <w:del w:id="221" w:author="Vijay Parmar" w:date="2009-04-13T18:44:00Z">
              <w:r>
                <w:rPr>
                  <w:rStyle w:val="Hyperlink"/>
                  <w:noProof/>
                </w:rPr>
                <w:delText>6.</w:delText>
              </w:r>
              <w:r w:rsidR="00274306" w:rsidDel="004156DC">
                <w:rPr>
                  <w:rFonts w:eastAsiaTheme="minorEastAsia"/>
                  <w:noProof/>
                </w:rPr>
                <w:tab/>
              </w:r>
              <w:r>
                <w:rPr>
                  <w:rStyle w:val="Hyperlink"/>
                  <w:noProof/>
                </w:rPr>
                <w:delText>CGMM Tool User Guide</w:delText>
              </w:r>
              <w:r w:rsidR="00274306" w:rsidDel="004156DC">
                <w:rPr>
                  <w:noProof/>
                  <w:webHidden/>
                </w:rPr>
                <w:tab/>
                <w:delText>20</w:delText>
              </w:r>
            </w:del>
          </w:ins>
        </w:p>
        <w:p w:rsidR="00274306" w:rsidDel="004156DC" w:rsidRDefault="00ED1D78">
          <w:pPr>
            <w:pStyle w:val="TOC1"/>
            <w:tabs>
              <w:tab w:val="left" w:pos="720"/>
              <w:tab w:val="right" w:leader="dot" w:pos="10790"/>
            </w:tabs>
            <w:rPr>
              <w:ins w:id="222" w:author=" Vijay Parmar" w:date="2009-04-13T07:17:00Z"/>
              <w:del w:id="223" w:author="Vijay Parmar" w:date="2009-04-13T18:44:00Z"/>
              <w:rFonts w:eastAsiaTheme="minorEastAsia"/>
              <w:noProof/>
            </w:rPr>
          </w:pPr>
          <w:ins w:id="224" w:author=" Vijay Parmar" w:date="2009-04-13T07:17:00Z">
            <w:del w:id="225" w:author="Vijay Parmar" w:date="2009-04-13T18:44:00Z">
              <w:r>
                <w:rPr>
                  <w:rStyle w:val="Hyperlink"/>
                  <w:noProof/>
                </w:rPr>
                <w:delText>6.1</w:delText>
              </w:r>
              <w:r w:rsidR="00274306" w:rsidDel="004156DC">
                <w:rPr>
                  <w:rFonts w:eastAsiaTheme="minorEastAsia"/>
                  <w:noProof/>
                </w:rPr>
                <w:tab/>
              </w:r>
              <w:r>
                <w:rPr>
                  <w:rStyle w:val="Hyperlink"/>
                  <w:noProof/>
                </w:rPr>
                <w:delText>Workflows</w:delText>
              </w:r>
              <w:r w:rsidR="00274306" w:rsidDel="004156DC">
                <w:rPr>
                  <w:noProof/>
                  <w:webHidden/>
                </w:rPr>
                <w:tab/>
                <w:delText>20</w:delText>
              </w:r>
            </w:del>
          </w:ins>
        </w:p>
        <w:p w:rsidR="00274306" w:rsidDel="004156DC" w:rsidRDefault="00ED1D78">
          <w:pPr>
            <w:pStyle w:val="TOC1"/>
            <w:tabs>
              <w:tab w:val="left" w:pos="720"/>
              <w:tab w:val="right" w:leader="dot" w:pos="10790"/>
            </w:tabs>
            <w:rPr>
              <w:ins w:id="226" w:author=" Vijay Parmar" w:date="2009-04-13T07:17:00Z"/>
              <w:del w:id="227" w:author="Vijay Parmar" w:date="2009-04-13T18:44:00Z"/>
              <w:rFonts w:eastAsiaTheme="minorEastAsia"/>
              <w:noProof/>
            </w:rPr>
          </w:pPr>
          <w:ins w:id="228" w:author=" Vijay Parmar" w:date="2009-04-13T07:17:00Z">
            <w:del w:id="229" w:author="Vijay Parmar" w:date="2009-04-13T18:44:00Z">
              <w:r>
                <w:rPr>
                  <w:rStyle w:val="Hyperlink"/>
                  <w:noProof/>
                </w:rPr>
                <w:delText>6.1.1</w:delText>
              </w:r>
              <w:r w:rsidR="00274306" w:rsidDel="004156DC">
                <w:rPr>
                  <w:rFonts w:eastAsiaTheme="minorEastAsia"/>
                  <w:noProof/>
                </w:rPr>
                <w:tab/>
              </w:r>
              <w:r>
                <w:rPr>
                  <w:rStyle w:val="Hyperlink"/>
                  <w:noProof/>
                </w:rPr>
                <w:delText>Workflow 1: User logs in with CSM account</w:delText>
              </w:r>
              <w:r w:rsidR="00274306" w:rsidDel="004156DC">
                <w:rPr>
                  <w:noProof/>
                  <w:webHidden/>
                </w:rPr>
                <w:tab/>
                <w:delText>21</w:delText>
              </w:r>
            </w:del>
          </w:ins>
        </w:p>
        <w:p w:rsidR="00274306" w:rsidDel="004156DC" w:rsidRDefault="00ED1D78">
          <w:pPr>
            <w:pStyle w:val="TOC1"/>
            <w:tabs>
              <w:tab w:val="left" w:pos="880"/>
              <w:tab w:val="right" w:leader="dot" w:pos="10790"/>
            </w:tabs>
            <w:rPr>
              <w:ins w:id="230" w:author=" Vijay Parmar" w:date="2009-04-13T07:17:00Z"/>
              <w:del w:id="231" w:author="Vijay Parmar" w:date="2009-04-13T18:44:00Z"/>
              <w:rFonts w:eastAsiaTheme="minorEastAsia"/>
              <w:noProof/>
            </w:rPr>
          </w:pPr>
          <w:ins w:id="232" w:author=" Vijay Parmar" w:date="2009-04-13T07:17:00Z">
            <w:del w:id="233" w:author="Vijay Parmar" w:date="2009-04-13T18:44:00Z">
              <w:r>
                <w:rPr>
                  <w:rStyle w:val="Hyperlink"/>
                  <w:noProof/>
                </w:rPr>
                <w:delText>6.1.1.1</w:delText>
              </w:r>
              <w:r w:rsidR="00274306" w:rsidDel="004156DC">
                <w:rPr>
                  <w:rFonts w:eastAsiaTheme="minorEastAsia"/>
                  <w:noProof/>
                </w:rPr>
                <w:tab/>
              </w:r>
              <w:r>
                <w:rPr>
                  <w:rStyle w:val="Hyperlink"/>
                  <w:noProof/>
                </w:rPr>
                <w:delText>Workflow 1-a: User has caGrid account</w:delText>
              </w:r>
              <w:r w:rsidR="00274306" w:rsidDel="004156DC">
                <w:rPr>
                  <w:noProof/>
                  <w:webHidden/>
                </w:rPr>
                <w:tab/>
                <w:delText>23</w:delText>
              </w:r>
            </w:del>
          </w:ins>
        </w:p>
        <w:p w:rsidR="00274306" w:rsidDel="004156DC" w:rsidRDefault="00ED1D78">
          <w:pPr>
            <w:pStyle w:val="TOC1"/>
            <w:tabs>
              <w:tab w:val="left" w:pos="880"/>
              <w:tab w:val="right" w:leader="dot" w:pos="10790"/>
            </w:tabs>
            <w:rPr>
              <w:ins w:id="234" w:author=" Vijay Parmar" w:date="2009-04-13T07:17:00Z"/>
              <w:del w:id="235" w:author="Vijay Parmar" w:date="2009-04-13T18:44:00Z"/>
              <w:rFonts w:eastAsiaTheme="minorEastAsia"/>
              <w:noProof/>
            </w:rPr>
          </w:pPr>
          <w:ins w:id="236" w:author=" Vijay Parmar" w:date="2009-04-13T07:17:00Z">
            <w:del w:id="237" w:author="Vijay Parmar" w:date="2009-04-13T18:44:00Z">
              <w:r>
                <w:rPr>
                  <w:rStyle w:val="Hyperlink"/>
                  <w:noProof/>
                </w:rPr>
                <w:delText>6.1.1.2</w:delText>
              </w:r>
              <w:r w:rsidR="00274306" w:rsidDel="004156DC">
                <w:rPr>
                  <w:rFonts w:eastAsiaTheme="minorEastAsia"/>
                  <w:noProof/>
                </w:rPr>
                <w:tab/>
              </w:r>
              <w:r>
                <w:rPr>
                  <w:rStyle w:val="Hyperlink"/>
                  <w:noProof/>
                </w:rPr>
                <w:delText>Workflow 1-b: User does not have a caGrid account</w:delText>
              </w:r>
              <w:r w:rsidR="00274306" w:rsidDel="004156DC">
                <w:rPr>
                  <w:noProof/>
                  <w:webHidden/>
                </w:rPr>
                <w:tab/>
                <w:delText>25</w:delText>
              </w:r>
            </w:del>
          </w:ins>
        </w:p>
        <w:p w:rsidR="00274306" w:rsidDel="004156DC" w:rsidRDefault="00ED1D78">
          <w:pPr>
            <w:pStyle w:val="TOC1"/>
            <w:tabs>
              <w:tab w:val="left" w:pos="720"/>
              <w:tab w:val="right" w:leader="dot" w:pos="10790"/>
            </w:tabs>
            <w:rPr>
              <w:ins w:id="238" w:author=" Vijay Parmar" w:date="2009-04-13T07:17:00Z"/>
              <w:del w:id="239" w:author="Vijay Parmar" w:date="2009-04-13T18:44:00Z"/>
              <w:rFonts w:eastAsiaTheme="minorEastAsia"/>
              <w:noProof/>
            </w:rPr>
          </w:pPr>
          <w:ins w:id="240" w:author=" Vijay Parmar" w:date="2009-04-13T07:17:00Z">
            <w:del w:id="241" w:author="Vijay Parmar" w:date="2009-04-13T18:44:00Z">
              <w:r>
                <w:rPr>
                  <w:rStyle w:val="Hyperlink"/>
                  <w:noProof/>
                </w:rPr>
                <w:delText>6.1.2</w:delText>
              </w:r>
              <w:r w:rsidR="00274306" w:rsidDel="004156DC">
                <w:rPr>
                  <w:rFonts w:eastAsiaTheme="minorEastAsia"/>
                  <w:noProof/>
                </w:rPr>
                <w:tab/>
              </w:r>
              <w:r>
                <w:rPr>
                  <w:rStyle w:val="Hyperlink"/>
                  <w:noProof/>
                </w:rPr>
                <w:delText>Workflow 2: User logs in with caGrid account</w:delText>
              </w:r>
              <w:r w:rsidR="00274306" w:rsidDel="004156DC">
                <w:rPr>
                  <w:noProof/>
                  <w:webHidden/>
                </w:rPr>
                <w:tab/>
                <w:delText>27</w:delText>
              </w:r>
            </w:del>
          </w:ins>
        </w:p>
        <w:p w:rsidR="00274306" w:rsidDel="004156DC" w:rsidRDefault="00ED1D78">
          <w:pPr>
            <w:pStyle w:val="TOC1"/>
            <w:tabs>
              <w:tab w:val="left" w:pos="880"/>
              <w:tab w:val="right" w:leader="dot" w:pos="10790"/>
            </w:tabs>
            <w:rPr>
              <w:ins w:id="242" w:author=" Vijay Parmar" w:date="2009-04-13T07:17:00Z"/>
              <w:del w:id="243" w:author="Vijay Parmar" w:date="2009-04-13T18:44:00Z"/>
              <w:rFonts w:eastAsiaTheme="minorEastAsia"/>
              <w:noProof/>
            </w:rPr>
          </w:pPr>
          <w:ins w:id="244" w:author=" Vijay Parmar" w:date="2009-04-13T07:17:00Z">
            <w:del w:id="245" w:author="Vijay Parmar" w:date="2009-04-13T18:44:00Z">
              <w:r>
                <w:rPr>
                  <w:rStyle w:val="Hyperlink"/>
                  <w:noProof/>
                </w:rPr>
                <w:delText>6.1.2.1</w:delText>
              </w:r>
              <w:r w:rsidR="00274306" w:rsidDel="004156DC">
                <w:rPr>
                  <w:rFonts w:eastAsiaTheme="minorEastAsia"/>
                  <w:noProof/>
                </w:rPr>
                <w:tab/>
              </w:r>
              <w:r>
                <w:rPr>
                  <w:rStyle w:val="Hyperlink"/>
                  <w:noProof/>
                </w:rPr>
                <w:delText>Workflow 2-a: User is already migrated</w:delText>
              </w:r>
              <w:r w:rsidR="00274306" w:rsidDel="004156DC">
                <w:rPr>
                  <w:noProof/>
                  <w:webHidden/>
                </w:rPr>
                <w:tab/>
                <w:delText>28</w:delText>
              </w:r>
            </w:del>
          </w:ins>
        </w:p>
        <w:p w:rsidR="00274306" w:rsidDel="004156DC" w:rsidRDefault="00ED1D78">
          <w:pPr>
            <w:pStyle w:val="TOC1"/>
            <w:tabs>
              <w:tab w:val="left" w:pos="880"/>
              <w:tab w:val="right" w:leader="dot" w:pos="10790"/>
            </w:tabs>
            <w:rPr>
              <w:ins w:id="246" w:author=" Vijay Parmar" w:date="2009-04-13T07:17:00Z"/>
              <w:del w:id="247" w:author="Vijay Parmar" w:date="2009-04-13T18:44:00Z"/>
              <w:rFonts w:eastAsiaTheme="minorEastAsia"/>
              <w:noProof/>
            </w:rPr>
          </w:pPr>
          <w:ins w:id="248" w:author=" Vijay Parmar" w:date="2009-04-13T07:17:00Z">
            <w:del w:id="249" w:author="Vijay Parmar" w:date="2009-04-13T18:44:00Z">
              <w:r>
                <w:rPr>
                  <w:rStyle w:val="Hyperlink"/>
                  <w:noProof/>
                </w:rPr>
                <w:delText>6.1.2.2</w:delText>
              </w:r>
              <w:r w:rsidR="00274306" w:rsidDel="004156DC">
                <w:rPr>
                  <w:rFonts w:eastAsiaTheme="minorEastAsia"/>
                  <w:noProof/>
                </w:rPr>
                <w:tab/>
              </w:r>
              <w:r>
                <w:rPr>
                  <w:rStyle w:val="Hyperlink"/>
                  <w:noProof/>
                </w:rPr>
                <w:delText>Workflow 2-b: User has CSM account</w:delText>
              </w:r>
              <w:r w:rsidR="00274306" w:rsidDel="004156DC">
                <w:rPr>
                  <w:noProof/>
                  <w:webHidden/>
                </w:rPr>
                <w:tab/>
                <w:delText>28</w:delText>
              </w:r>
            </w:del>
          </w:ins>
        </w:p>
        <w:p w:rsidR="00274306" w:rsidDel="004156DC" w:rsidRDefault="00ED1D78">
          <w:pPr>
            <w:pStyle w:val="TOC1"/>
            <w:tabs>
              <w:tab w:val="left" w:pos="880"/>
              <w:tab w:val="right" w:leader="dot" w:pos="10790"/>
            </w:tabs>
            <w:rPr>
              <w:ins w:id="250" w:author=" Vijay Parmar" w:date="2009-04-13T07:17:00Z"/>
              <w:del w:id="251" w:author="Vijay Parmar" w:date="2009-04-13T18:44:00Z"/>
              <w:rFonts w:eastAsiaTheme="minorEastAsia"/>
              <w:noProof/>
            </w:rPr>
          </w:pPr>
          <w:ins w:id="252" w:author=" Vijay Parmar" w:date="2009-04-13T07:17:00Z">
            <w:del w:id="253" w:author="Vijay Parmar" w:date="2009-04-13T18:44:00Z">
              <w:r>
                <w:rPr>
                  <w:rStyle w:val="Hyperlink"/>
                  <w:noProof/>
                </w:rPr>
                <w:delText>6.1.2.3</w:delText>
              </w:r>
              <w:r w:rsidR="00274306" w:rsidDel="004156DC">
                <w:rPr>
                  <w:rFonts w:eastAsiaTheme="minorEastAsia"/>
                  <w:noProof/>
                </w:rPr>
                <w:tab/>
              </w:r>
              <w:r>
                <w:rPr>
                  <w:rStyle w:val="Hyperlink"/>
                  <w:noProof/>
                </w:rPr>
                <w:delText>Workflow 2-c: User doesn’t have a CSM account</w:delText>
              </w:r>
              <w:r w:rsidR="00274306" w:rsidDel="004156DC">
                <w:rPr>
                  <w:noProof/>
                  <w:webHidden/>
                </w:rPr>
                <w:tab/>
                <w:delText>30</w:delText>
              </w:r>
            </w:del>
          </w:ins>
        </w:p>
        <w:p w:rsidR="00274306" w:rsidDel="004156DC" w:rsidRDefault="00ED1D78">
          <w:pPr>
            <w:pStyle w:val="TOC1"/>
            <w:tabs>
              <w:tab w:val="left" w:pos="720"/>
              <w:tab w:val="right" w:leader="dot" w:pos="10790"/>
            </w:tabs>
            <w:rPr>
              <w:ins w:id="254" w:author=" Vijay Parmar" w:date="2009-04-13T07:17:00Z"/>
              <w:del w:id="255" w:author="Vijay Parmar" w:date="2009-04-13T18:44:00Z"/>
              <w:rFonts w:eastAsiaTheme="minorEastAsia"/>
              <w:noProof/>
            </w:rPr>
          </w:pPr>
          <w:ins w:id="256" w:author=" Vijay Parmar" w:date="2009-04-13T07:17:00Z">
            <w:del w:id="257" w:author="Vijay Parmar" w:date="2009-04-13T18:44:00Z">
              <w:r>
                <w:rPr>
                  <w:rStyle w:val="Hyperlink"/>
                  <w:noProof/>
                </w:rPr>
                <w:delText>6.2</w:delText>
              </w:r>
              <w:r w:rsidR="00274306" w:rsidDel="004156DC">
                <w:rPr>
                  <w:rFonts w:eastAsiaTheme="minorEastAsia"/>
                  <w:noProof/>
                </w:rPr>
                <w:tab/>
              </w:r>
              <w:r>
                <w:rPr>
                  <w:rStyle w:val="Hyperlink"/>
                  <w:noProof/>
                </w:rPr>
                <w:delText>CGMM Tool configuration</w:delText>
              </w:r>
              <w:r w:rsidR="00274306" w:rsidDel="004156DC">
                <w:rPr>
                  <w:noProof/>
                  <w:webHidden/>
                </w:rPr>
                <w:tab/>
                <w:delText>30</w:delText>
              </w:r>
            </w:del>
          </w:ins>
        </w:p>
        <w:p w:rsidR="00274306" w:rsidDel="004156DC" w:rsidRDefault="00ED1D78">
          <w:pPr>
            <w:pStyle w:val="TOC1"/>
            <w:tabs>
              <w:tab w:val="left" w:pos="440"/>
              <w:tab w:val="right" w:leader="dot" w:pos="10790"/>
            </w:tabs>
            <w:rPr>
              <w:ins w:id="258" w:author=" Vijay Parmar" w:date="2009-04-13T07:17:00Z"/>
              <w:del w:id="259" w:author="Vijay Parmar" w:date="2009-04-13T18:44:00Z"/>
              <w:rFonts w:eastAsiaTheme="minorEastAsia"/>
              <w:noProof/>
            </w:rPr>
          </w:pPr>
          <w:ins w:id="260" w:author=" Vijay Parmar" w:date="2009-04-13T07:17:00Z">
            <w:del w:id="261" w:author="Vijay Parmar" w:date="2009-04-13T18:44:00Z">
              <w:r>
                <w:rPr>
                  <w:rStyle w:val="Hyperlink"/>
                  <w:noProof/>
                </w:rPr>
                <w:delText>7.</w:delText>
              </w:r>
              <w:r w:rsidR="00274306" w:rsidDel="004156DC">
                <w:rPr>
                  <w:rFonts w:eastAsiaTheme="minorEastAsia"/>
                  <w:noProof/>
                </w:rPr>
                <w:tab/>
              </w:r>
              <w:r>
                <w:rPr>
                  <w:rStyle w:val="Hyperlink"/>
                  <w:noProof/>
                </w:rPr>
                <w:delText>Integrating CGMM with Container Managed Security</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62" w:author=" Vijay Parmar" w:date="2009-04-13T07:17:00Z"/>
              <w:del w:id="263" w:author="Vijay Parmar" w:date="2009-04-13T18:44:00Z"/>
              <w:rFonts w:eastAsiaTheme="minorEastAsia"/>
              <w:noProof/>
            </w:rPr>
          </w:pPr>
          <w:ins w:id="264" w:author=" Vijay Parmar" w:date="2009-04-13T07:17:00Z">
            <w:del w:id="265" w:author="Vijay Parmar" w:date="2009-04-13T18:44:00Z">
              <w:r>
                <w:rPr>
                  <w:rStyle w:val="Hyperlink"/>
                  <w:noProof/>
                </w:rPr>
                <w:delText>7.1</w:delText>
              </w:r>
              <w:r w:rsidR="00274306" w:rsidDel="004156DC">
                <w:rPr>
                  <w:rFonts w:eastAsiaTheme="minorEastAsia"/>
                  <w:noProof/>
                </w:rPr>
                <w:tab/>
              </w:r>
              <w:r>
                <w:rPr>
                  <w:rStyle w:val="Hyperlink"/>
                  <w:noProof/>
                </w:rPr>
                <w:delText>Details</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66" w:author=" Vijay Parmar" w:date="2009-04-13T07:17:00Z"/>
              <w:del w:id="267" w:author="Vijay Parmar" w:date="2009-04-13T18:44:00Z"/>
              <w:rFonts w:eastAsiaTheme="minorEastAsia"/>
              <w:noProof/>
            </w:rPr>
          </w:pPr>
          <w:ins w:id="268" w:author=" Vijay Parmar" w:date="2009-04-13T07:17:00Z">
            <w:del w:id="269" w:author="Vijay Parmar" w:date="2009-04-13T18:44:00Z">
              <w:r>
                <w:rPr>
                  <w:rStyle w:val="Hyperlink"/>
                  <w:noProof/>
                </w:rPr>
                <w:delText>7.2</w:delText>
              </w:r>
              <w:r w:rsidR="00274306" w:rsidDel="004156DC">
                <w:rPr>
                  <w:rFonts w:eastAsiaTheme="minorEastAsia"/>
                  <w:noProof/>
                </w:rPr>
                <w:tab/>
              </w:r>
              <w:r>
                <w:rPr>
                  <w:rStyle w:val="Hyperlink"/>
                  <w:noProof/>
                </w:rPr>
                <w:delText>Integration Steps</w:delText>
              </w:r>
              <w:r w:rsidR="00274306" w:rsidDel="004156DC">
                <w:rPr>
                  <w:noProof/>
                  <w:webHidden/>
                </w:rPr>
                <w:tab/>
                <w:delText>32</w:delText>
              </w:r>
            </w:del>
          </w:ins>
        </w:p>
        <w:p w:rsidR="00274306" w:rsidDel="004156DC" w:rsidRDefault="00ED1D78">
          <w:pPr>
            <w:pStyle w:val="TOC1"/>
            <w:tabs>
              <w:tab w:val="left" w:pos="440"/>
              <w:tab w:val="right" w:leader="dot" w:pos="10790"/>
            </w:tabs>
            <w:rPr>
              <w:ins w:id="270" w:author=" Vijay Parmar" w:date="2009-04-13T07:17:00Z"/>
              <w:del w:id="271" w:author="Vijay Parmar" w:date="2009-04-13T18:44:00Z"/>
              <w:rFonts w:eastAsiaTheme="minorEastAsia"/>
              <w:noProof/>
            </w:rPr>
          </w:pPr>
          <w:ins w:id="272" w:author=" Vijay Parmar" w:date="2009-04-13T07:17:00Z">
            <w:del w:id="273" w:author="Vijay Parmar" w:date="2009-04-13T18:44:00Z">
              <w:r>
                <w:rPr>
                  <w:rStyle w:val="Hyperlink"/>
                  <w:noProof/>
                </w:rPr>
                <w:delText>8.</w:delText>
              </w:r>
              <w:r w:rsidR="00274306" w:rsidDel="004156DC">
                <w:rPr>
                  <w:rFonts w:eastAsiaTheme="minorEastAsia"/>
                  <w:noProof/>
                </w:rPr>
                <w:tab/>
              </w:r>
              <w:r>
                <w:rPr>
                  <w:rStyle w:val="Hyperlink"/>
                  <w:noProof/>
                </w:rPr>
                <w:delText>CGMM Installation and Deployment</w:delText>
              </w:r>
              <w:r w:rsidR="00274306" w:rsidDel="004156DC">
                <w:rPr>
                  <w:noProof/>
                  <w:webHidden/>
                </w:rPr>
                <w:tab/>
                <w:delText>32</w:delText>
              </w:r>
            </w:del>
          </w:ins>
        </w:p>
        <w:p w:rsidR="00274306" w:rsidDel="004156DC" w:rsidRDefault="00ED1D78">
          <w:pPr>
            <w:pStyle w:val="TOC1"/>
            <w:tabs>
              <w:tab w:val="left" w:pos="720"/>
              <w:tab w:val="right" w:leader="dot" w:pos="10790"/>
            </w:tabs>
            <w:rPr>
              <w:ins w:id="274" w:author=" Vijay Parmar" w:date="2009-04-13T07:17:00Z"/>
              <w:del w:id="275" w:author="Vijay Parmar" w:date="2009-04-13T18:44:00Z"/>
              <w:rFonts w:eastAsiaTheme="minorEastAsia"/>
              <w:noProof/>
            </w:rPr>
          </w:pPr>
          <w:ins w:id="276" w:author=" Vijay Parmar" w:date="2009-04-13T07:17:00Z">
            <w:del w:id="277" w:author="Vijay Parmar" w:date="2009-04-13T18:44:00Z">
              <w:r>
                <w:rPr>
                  <w:rStyle w:val="Hyperlink"/>
                  <w:noProof/>
                </w:rPr>
                <w:delText>8.1</w:delText>
              </w:r>
              <w:r w:rsidR="00274306" w:rsidDel="004156DC">
                <w:rPr>
                  <w:rFonts w:eastAsiaTheme="minorEastAsia"/>
                  <w:noProof/>
                </w:rPr>
                <w:tab/>
              </w:r>
              <w:r>
                <w:rPr>
                  <w:rStyle w:val="Hyperlink"/>
                  <w:noProof/>
                </w:rPr>
                <w:delText>Release Contents</w:delText>
              </w:r>
              <w:r w:rsidR="00274306" w:rsidDel="004156DC">
                <w:rPr>
                  <w:noProof/>
                  <w:webHidden/>
                </w:rPr>
                <w:tab/>
                <w:delText>33</w:delText>
              </w:r>
            </w:del>
          </w:ins>
        </w:p>
        <w:p w:rsidR="00274306" w:rsidDel="004156DC" w:rsidRDefault="00ED1D78">
          <w:pPr>
            <w:pStyle w:val="TOC1"/>
            <w:tabs>
              <w:tab w:val="left" w:pos="720"/>
              <w:tab w:val="right" w:leader="dot" w:pos="10790"/>
            </w:tabs>
            <w:rPr>
              <w:ins w:id="278" w:author=" Vijay Parmar" w:date="2009-04-13T07:17:00Z"/>
              <w:del w:id="279" w:author="Vijay Parmar" w:date="2009-04-13T18:44:00Z"/>
              <w:rFonts w:eastAsiaTheme="minorEastAsia"/>
              <w:noProof/>
            </w:rPr>
          </w:pPr>
          <w:ins w:id="280" w:author=" Vijay Parmar" w:date="2009-04-13T07:17:00Z">
            <w:del w:id="281" w:author="Vijay Parmar" w:date="2009-04-13T18:44:00Z">
              <w:r>
                <w:rPr>
                  <w:rStyle w:val="Hyperlink"/>
                  <w:noProof/>
                </w:rPr>
                <w:delText>8.2</w:delText>
              </w:r>
              <w:r w:rsidR="00274306" w:rsidDel="004156DC">
                <w:rPr>
                  <w:rFonts w:eastAsiaTheme="minorEastAsia"/>
                  <w:noProof/>
                </w:rPr>
                <w:tab/>
              </w:r>
              <w:r>
                <w:rPr>
                  <w:rStyle w:val="Hyperlink"/>
                  <w:noProof/>
                </w:rPr>
                <w:delText>Installation Pre-requisites</w:delText>
              </w:r>
              <w:r w:rsidR="00274306" w:rsidDel="004156DC">
                <w:rPr>
                  <w:noProof/>
                  <w:webHidden/>
                </w:rPr>
                <w:tab/>
                <w:delText>34</w:delText>
              </w:r>
            </w:del>
          </w:ins>
        </w:p>
        <w:p w:rsidR="00274306" w:rsidDel="004156DC" w:rsidRDefault="00ED1D78">
          <w:pPr>
            <w:pStyle w:val="TOC1"/>
            <w:tabs>
              <w:tab w:val="left" w:pos="720"/>
              <w:tab w:val="right" w:leader="dot" w:pos="10790"/>
            </w:tabs>
            <w:rPr>
              <w:ins w:id="282" w:author=" Vijay Parmar" w:date="2009-04-13T07:17:00Z"/>
              <w:del w:id="283" w:author="Vijay Parmar" w:date="2009-04-13T18:44:00Z"/>
              <w:rFonts w:eastAsiaTheme="minorEastAsia"/>
              <w:noProof/>
            </w:rPr>
          </w:pPr>
          <w:ins w:id="284" w:author=" Vijay Parmar" w:date="2009-04-13T07:17:00Z">
            <w:del w:id="285" w:author="Vijay Parmar" w:date="2009-04-13T18:44:00Z">
              <w:r>
                <w:rPr>
                  <w:rStyle w:val="Hyperlink"/>
                  <w:noProof/>
                </w:rPr>
                <w:delText>8.3</w:delText>
              </w:r>
              <w:r w:rsidR="00274306" w:rsidDel="004156DC">
                <w:rPr>
                  <w:rFonts w:eastAsiaTheme="minorEastAsia"/>
                  <w:noProof/>
                </w:rPr>
                <w:tab/>
              </w:r>
              <w:r>
                <w:rPr>
                  <w:rStyle w:val="Hyperlink"/>
                  <w:noProof/>
                </w:rPr>
                <w:delText>Deployment Checklist</w:delText>
              </w:r>
              <w:r w:rsidR="00274306" w:rsidDel="004156DC">
                <w:rPr>
                  <w:noProof/>
                  <w:webHidden/>
                </w:rPr>
                <w:tab/>
                <w:delText>36</w:delText>
              </w:r>
            </w:del>
          </w:ins>
        </w:p>
        <w:p w:rsidR="00274306" w:rsidDel="004156DC" w:rsidRDefault="00ED1D78">
          <w:pPr>
            <w:pStyle w:val="TOC1"/>
            <w:tabs>
              <w:tab w:val="left" w:pos="720"/>
              <w:tab w:val="right" w:leader="dot" w:pos="10790"/>
            </w:tabs>
            <w:rPr>
              <w:ins w:id="286" w:author=" Vijay Parmar" w:date="2009-04-13T07:17:00Z"/>
              <w:del w:id="287" w:author="Vijay Parmar" w:date="2009-04-13T18:44:00Z"/>
              <w:rFonts w:eastAsiaTheme="minorEastAsia"/>
              <w:noProof/>
            </w:rPr>
          </w:pPr>
          <w:ins w:id="288" w:author=" Vijay Parmar" w:date="2009-04-13T07:17:00Z">
            <w:del w:id="289" w:author="Vijay Parmar" w:date="2009-04-13T18:44:00Z">
              <w:r>
                <w:rPr>
                  <w:rStyle w:val="Hyperlink"/>
                  <w:noProof/>
                </w:rPr>
                <w:delText>8.4</w:delText>
              </w:r>
              <w:r w:rsidR="00274306" w:rsidDel="004156DC">
                <w:rPr>
                  <w:rFonts w:eastAsiaTheme="minorEastAsia"/>
                  <w:noProof/>
                </w:rPr>
                <w:tab/>
              </w:r>
              <w:r>
                <w:rPr>
                  <w:rStyle w:val="Hyperlink"/>
                  <w:noProof/>
                </w:rPr>
                <w:delText>Deployment Steps</w:delText>
              </w:r>
              <w:r w:rsidR="00274306" w:rsidDel="004156DC">
                <w:rPr>
                  <w:noProof/>
                  <w:webHidden/>
                </w:rPr>
                <w:tab/>
                <w:delText>37</w:delText>
              </w:r>
            </w:del>
          </w:ins>
        </w:p>
        <w:p w:rsidR="00274306" w:rsidDel="004156DC" w:rsidRDefault="00ED1D78">
          <w:pPr>
            <w:pStyle w:val="TOC1"/>
            <w:tabs>
              <w:tab w:val="right" w:leader="dot" w:pos="10790"/>
            </w:tabs>
            <w:rPr>
              <w:ins w:id="290" w:author=" Vijay Parmar" w:date="2009-04-13T07:17:00Z"/>
              <w:del w:id="291" w:author="Vijay Parmar" w:date="2009-04-13T18:44:00Z"/>
              <w:rFonts w:eastAsiaTheme="minorEastAsia"/>
              <w:noProof/>
            </w:rPr>
          </w:pPr>
          <w:ins w:id="292" w:author=" Vijay Parmar" w:date="2009-04-13T07:17:00Z">
            <w:del w:id="293" w:author="Vijay Parmar" w:date="2009-04-13T18:44:00Z">
              <w:r>
                <w:rPr>
                  <w:rStyle w:val="Hyperlink"/>
                  <w:noProof/>
                </w:rPr>
                <w:delText>Appendix A: CGMM Properties XSD</w:delText>
              </w:r>
              <w:r w:rsidR="00274306" w:rsidDel="004156DC">
                <w:rPr>
                  <w:noProof/>
                  <w:webHidden/>
                </w:rPr>
                <w:tab/>
                <w:delText>39</w:delText>
              </w:r>
            </w:del>
          </w:ins>
        </w:p>
        <w:p w:rsidR="00274306" w:rsidDel="004156DC" w:rsidRDefault="00ED1D78">
          <w:pPr>
            <w:pStyle w:val="TOC1"/>
            <w:tabs>
              <w:tab w:val="right" w:leader="dot" w:pos="10790"/>
            </w:tabs>
            <w:rPr>
              <w:ins w:id="294" w:author=" Vijay Parmar" w:date="2009-04-13T07:17:00Z"/>
              <w:del w:id="295" w:author="Vijay Parmar" w:date="2009-04-13T18:44:00Z"/>
              <w:rFonts w:eastAsiaTheme="minorEastAsia"/>
              <w:noProof/>
            </w:rPr>
          </w:pPr>
          <w:ins w:id="296" w:author=" Vijay Parmar" w:date="2009-04-13T07:17:00Z">
            <w:del w:id="297" w:author="Vijay Parmar" w:date="2009-04-13T18:44:00Z">
              <w:r>
                <w:rPr>
                  <w:rStyle w:val="Hyperlink"/>
                  <w:noProof/>
                </w:rPr>
                <w:delText>Appendix B: Sample CGMM Properties File</w:delText>
              </w:r>
              <w:r w:rsidR="00274306" w:rsidDel="004156DC">
                <w:rPr>
                  <w:noProof/>
                  <w:webHidden/>
                </w:rPr>
                <w:tab/>
                <w:delText>44</w:delText>
              </w:r>
            </w:del>
          </w:ins>
        </w:p>
        <w:p w:rsidR="00274306" w:rsidDel="004156DC" w:rsidRDefault="00ED1D78">
          <w:pPr>
            <w:pStyle w:val="TOC1"/>
            <w:tabs>
              <w:tab w:val="right" w:leader="dot" w:pos="10790"/>
            </w:tabs>
            <w:rPr>
              <w:ins w:id="298" w:author=" Vijay Parmar" w:date="2009-04-13T07:17:00Z"/>
              <w:del w:id="299" w:author="Vijay Parmar" w:date="2009-04-13T18:44:00Z"/>
              <w:rFonts w:eastAsiaTheme="minorEastAsia"/>
              <w:noProof/>
            </w:rPr>
          </w:pPr>
          <w:ins w:id="300" w:author=" Vijay Parmar" w:date="2009-04-13T07:17:00Z">
            <w:del w:id="301" w:author="Vijay Parmar" w:date="2009-04-13T18:44:00Z">
              <w:r>
                <w:rPr>
                  <w:rStyle w:val="Hyperlink"/>
                  <w:noProof/>
                </w:rPr>
                <w:delText>Appendix C: Sample Sync Description File</w:delText>
              </w:r>
              <w:r w:rsidR="00274306" w:rsidDel="004156DC">
                <w:rPr>
                  <w:noProof/>
                  <w:webHidden/>
                </w:rPr>
                <w:tab/>
                <w:delText>45</w:delText>
              </w:r>
            </w:del>
          </w:ins>
        </w:p>
        <w:p w:rsidR="00274306" w:rsidDel="004156DC" w:rsidRDefault="00ED1D78">
          <w:pPr>
            <w:pStyle w:val="TOC1"/>
            <w:tabs>
              <w:tab w:val="right" w:leader="dot" w:pos="10790"/>
            </w:tabs>
            <w:rPr>
              <w:ins w:id="302" w:author=" Vijay Parmar" w:date="2009-04-13T07:17:00Z"/>
              <w:del w:id="303" w:author="Vijay Parmar" w:date="2009-04-13T18:44:00Z"/>
              <w:rFonts w:eastAsiaTheme="minorEastAsia"/>
              <w:noProof/>
            </w:rPr>
          </w:pPr>
          <w:ins w:id="304" w:author=" Vijay Parmar" w:date="2009-04-13T07:17:00Z">
            <w:del w:id="305" w:author="Vijay Parmar" w:date="2009-04-13T18:44:00Z">
              <w:r>
                <w:rPr>
                  <w:rStyle w:val="Hyperlink"/>
                  <w:noProof/>
                </w:rPr>
                <w:delText>Appendix D: Sample steps to install CGMM with reference implementation</w:delText>
              </w:r>
              <w:r w:rsidR="00274306" w:rsidDel="004156DC">
                <w:rPr>
                  <w:noProof/>
                  <w:webHidden/>
                </w:rPr>
                <w:tab/>
                <w:delText>46</w:delText>
              </w:r>
            </w:del>
          </w:ins>
        </w:p>
        <w:p w:rsidR="00274306" w:rsidDel="004156DC" w:rsidRDefault="00ED1D78">
          <w:pPr>
            <w:pStyle w:val="TOC1"/>
            <w:tabs>
              <w:tab w:val="right" w:leader="dot" w:pos="10790"/>
            </w:tabs>
            <w:rPr>
              <w:ins w:id="306" w:author=" Vijay Parmar" w:date="2009-04-13T07:17:00Z"/>
              <w:del w:id="307" w:author="Vijay Parmar" w:date="2009-04-13T18:44:00Z"/>
              <w:rFonts w:eastAsiaTheme="minorEastAsia"/>
              <w:noProof/>
            </w:rPr>
          </w:pPr>
          <w:ins w:id="308" w:author=" Vijay Parmar" w:date="2009-04-13T07:17:00Z">
            <w:del w:id="309" w:author="Vijay Parmar" w:date="2009-04-13T18:44:00Z">
              <w:r>
                <w:rPr>
                  <w:rStyle w:val="Hyperlink"/>
                  <w:noProof/>
                </w:rPr>
                <w:delText>Appendix E: Sample Software setup steps for caArray – CGMM Container Managed Security Integration</w:delText>
              </w:r>
              <w:r w:rsidR="00274306" w:rsidDel="004156DC">
                <w:rPr>
                  <w:noProof/>
                  <w:webHidden/>
                </w:rPr>
                <w:tab/>
                <w:delText>49</w:delText>
              </w:r>
            </w:del>
          </w:ins>
        </w:p>
        <w:p w:rsidR="00274306" w:rsidDel="004156DC" w:rsidRDefault="00ED1D78">
          <w:pPr>
            <w:pStyle w:val="TOC1"/>
            <w:tabs>
              <w:tab w:val="right" w:leader="dot" w:pos="10790"/>
            </w:tabs>
            <w:rPr>
              <w:ins w:id="310" w:author=" Vijay Parmar" w:date="2009-04-13T07:17:00Z"/>
              <w:del w:id="311" w:author="Vijay Parmar" w:date="2009-04-13T18:44:00Z"/>
              <w:rFonts w:eastAsiaTheme="minorEastAsia"/>
              <w:noProof/>
            </w:rPr>
          </w:pPr>
          <w:ins w:id="312" w:author=" Vijay Parmar" w:date="2009-04-13T07:17:00Z">
            <w:del w:id="313" w:author="Vijay Parmar" w:date="2009-04-13T18:44:00Z">
              <w:r>
                <w:rPr>
                  <w:rStyle w:val="Hyperlink"/>
                  <w:noProof/>
                </w:rPr>
                <w:delText>Glossary</w:delText>
              </w:r>
              <w:r w:rsidR="00274306" w:rsidDel="004156DC">
                <w:rPr>
                  <w:noProof/>
                  <w:webHidden/>
                </w:rPr>
                <w:tab/>
                <w:delText>51</w:delText>
              </w:r>
            </w:del>
          </w:ins>
        </w:p>
        <w:p w:rsidR="002B40A4" w:rsidDel="004156DC" w:rsidRDefault="005E74D2">
          <w:pPr>
            <w:pStyle w:val="TOC1"/>
            <w:tabs>
              <w:tab w:val="left" w:pos="440"/>
              <w:tab w:val="right" w:leader="dot" w:pos="10790"/>
            </w:tabs>
            <w:rPr>
              <w:del w:id="314" w:author="Vijay Parmar" w:date="2009-04-13T18:44:00Z"/>
              <w:rFonts w:eastAsiaTheme="minorEastAsia"/>
              <w:noProof/>
            </w:rPr>
          </w:pPr>
          <w:del w:id="315" w:author="Vijay Parmar" w:date="2009-04-13T18:44:00Z">
            <w:r w:rsidRPr="005E74D2">
              <w:rPr>
                <w:rPrChange w:id="316" w:author=" Vijay Parmar" w:date="2009-04-13T07:17:00Z">
                  <w:rPr>
                    <w:rStyle w:val="Hyperlink"/>
                    <w:noProof/>
                  </w:rPr>
                </w:rPrChange>
              </w:rPr>
              <w:delText>1.</w:delText>
            </w:r>
            <w:r w:rsidR="002B40A4" w:rsidDel="004156DC">
              <w:rPr>
                <w:rFonts w:eastAsiaTheme="minorEastAsia"/>
                <w:noProof/>
              </w:rPr>
              <w:tab/>
            </w:r>
            <w:r w:rsidRPr="005E74D2">
              <w:rPr>
                <w:rPrChange w:id="317" w:author=" Vijay Parmar" w:date="2009-04-13T07:17:00Z">
                  <w:rPr>
                    <w:rStyle w:val="Hyperlink"/>
                    <w:noProof/>
                  </w:rPr>
                </w:rPrChange>
              </w:rPr>
              <w:delText>Introduction</w:delText>
            </w:r>
            <w:r w:rsidR="002B40A4" w:rsidDel="004156DC">
              <w:rPr>
                <w:noProof/>
                <w:webHidden/>
              </w:rPr>
              <w:tab/>
              <w:delText>5</w:delText>
            </w:r>
          </w:del>
        </w:p>
        <w:p w:rsidR="002B40A4" w:rsidDel="004156DC" w:rsidRDefault="005E74D2">
          <w:pPr>
            <w:pStyle w:val="TOC1"/>
            <w:tabs>
              <w:tab w:val="left" w:pos="440"/>
              <w:tab w:val="right" w:leader="dot" w:pos="10790"/>
            </w:tabs>
            <w:rPr>
              <w:del w:id="318" w:author="Vijay Parmar" w:date="2009-04-13T18:44:00Z"/>
              <w:rFonts w:eastAsiaTheme="minorEastAsia"/>
              <w:noProof/>
            </w:rPr>
          </w:pPr>
          <w:del w:id="319" w:author="Vijay Parmar" w:date="2009-04-13T18:44:00Z">
            <w:r w:rsidRPr="005E74D2">
              <w:rPr>
                <w:rPrChange w:id="320" w:author=" Vijay Parmar" w:date="2009-04-13T07:17:00Z">
                  <w:rPr>
                    <w:rStyle w:val="Hyperlink"/>
                    <w:noProof/>
                  </w:rPr>
                </w:rPrChange>
              </w:rPr>
              <w:delText>2.</w:delText>
            </w:r>
            <w:r w:rsidR="002B40A4" w:rsidDel="004156DC">
              <w:rPr>
                <w:rFonts w:eastAsiaTheme="minorEastAsia"/>
                <w:noProof/>
              </w:rPr>
              <w:tab/>
            </w:r>
            <w:r w:rsidRPr="005E74D2">
              <w:rPr>
                <w:rPrChange w:id="321" w:author=" Vijay Parmar" w:date="2009-04-13T07:17:00Z">
                  <w:rPr>
                    <w:rStyle w:val="Hyperlink"/>
                    <w:noProof/>
                  </w:rPr>
                </w:rPrChange>
              </w:rPr>
              <w:delText>Scope</w:delText>
            </w:r>
            <w:r w:rsidR="002B40A4" w:rsidDel="004156DC">
              <w:rPr>
                <w:noProof/>
                <w:webHidden/>
              </w:rPr>
              <w:tab/>
              <w:delText>5</w:delText>
            </w:r>
          </w:del>
        </w:p>
        <w:p w:rsidR="002B40A4" w:rsidDel="004156DC" w:rsidRDefault="005E74D2">
          <w:pPr>
            <w:pStyle w:val="TOC1"/>
            <w:tabs>
              <w:tab w:val="left" w:pos="440"/>
              <w:tab w:val="right" w:leader="dot" w:pos="10790"/>
            </w:tabs>
            <w:rPr>
              <w:del w:id="322" w:author="Vijay Parmar" w:date="2009-04-13T18:44:00Z"/>
              <w:rFonts w:eastAsiaTheme="minorEastAsia"/>
              <w:noProof/>
            </w:rPr>
          </w:pPr>
          <w:del w:id="323" w:author="Vijay Parmar" w:date="2009-04-13T18:44:00Z">
            <w:r w:rsidRPr="005E74D2">
              <w:rPr>
                <w:rPrChange w:id="324" w:author=" Vijay Parmar" w:date="2009-04-13T07:17:00Z">
                  <w:rPr>
                    <w:rStyle w:val="Hyperlink"/>
                    <w:noProof/>
                  </w:rPr>
                </w:rPrChange>
              </w:rPr>
              <w:delText>3.</w:delText>
            </w:r>
            <w:r w:rsidR="002B40A4" w:rsidDel="004156DC">
              <w:rPr>
                <w:rFonts w:eastAsiaTheme="minorEastAsia"/>
                <w:noProof/>
              </w:rPr>
              <w:tab/>
            </w:r>
            <w:r w:rsidRPr="005E74D2">
              <w:rPr>
                <w:rPrChange w:id="325" w:author=" Vijay Parmar" w:date="2009-04-13T07:17:00Z">
                  <w:rPr>
                    <w:rStyle w:val="Hyperlink"/>
                    <w:noProof/>
                  </w:rPr>
                </w:rPrChange>
              </w:rPr>
              <w:delText>Using this Guide</w:delText>
            </w:r>
            <w:r w:rsidR="002B40A4" w:rsidDel="004156DC">
              <w:rPr>
                <w:noProof/>
                <w:webHidden/>
              </w:rPr>
              <w:tab/>
              <w:delText>5</w:delText>
            </w:r>
          </w:del>
        </w:p>
        <w:p w:rsidR="002B40A4" w:rsidDel="004156DC" w:rsidRDefault="005E74D2">
          <w:pPr>
            <w:pStyle w:val="TOC1"/>
            <w:tabs>
              <w:tab w:val="left" w:pos="440"/>
              <w:tab w:val="right" w:leader="dot" w:pos="10790"/>
            </w:tabs>
            <w:rPr>
              <w:del w:id="326" w:author="Vijay Parmar" w:date="2009-04-13T18:44:00Z"/>
              <w:rFonts w:eastAsiaTheme="minorEastAsia"/>
              <w:noProof/>
            </w:rPr>
          </w:pPr>
          <w:del w:id="327" w:author="Vijay Parmar" w:date="2009-04-13T18:44:00Z">
            <w:r w:rsidRPr="005E74D2">
              <w:rPr>
                <w:rPrChange w:id="328" w:author=" Vijay Parmar" w:date="2009-04-13T07:17:00Z">
                  <w:rPr>
                    <w:rStyle w:val="Hyperlink"/>
                    <w:noProof/>
                  </w:rPr>
                </w:rPrChange>
              </w:rPr>
              <w:delText>4.</w:delText>
            </w:r>
            <w:r w:rsidR="002B40A4" w:rsidDel="004156DC">
              <w:rPr>
                <w:rFonts w:eastAsiaTheme="minorEastAsia"/>
                <w:noProof/>
              </w:rPr>
              <w:tab/>
            </w:r>
            <w:r w:rsidRPr="005E74D2">
              <w:rPr>
                <w:rPrChange w:id="329" w:author=" Vijay Parmar" w:date="2009-04-13T07:17:00Z">
                  <w:rPr>
                    <w:rStyle w:val="Hyperlink"/>
                    <w:noProof/>
                  </w:rPr>
                </w:rPrChange>
              </w:rPr>
              <w:delText>CGMM Overview</w:delText>
            </w:r>
            <w:r w:rsidR="002B40A4" w:rsidDel="004156DC">
              <w:rPr>
                <w:noProof/>
                <w:webHidden/>
              </w:rPr>
              <w:tab/>
              <w:delText>6</w:delText>
            </w:r>
          </w:del>
        </w:p>
        <w:p w:rsidR="002B40A4" w:rsidDel="004156DC" w:rsidRDefault="005E74D2">
          <w:pPr>
            <w:pStyle w:val="TOC1"/>
            <w:tabs>
              <w:tab w:val="left" w:pos="720"/>
              <w:tab w:val="right" w:leader="dot" w:pos="10790"/>
            </w:tabs>
            <w:rPr>
              <w:del w:id="330" w:author="Vijay Parmar" w:date="2009-04-13T18:44:00Z"/>
              <w:rFonts w:eastAsiaTheme="minorEastAsia"/>
              <w:noProof/>
            </w:rPr>
          </w:pPr>
          <w:del w:id="331" w:author="Vijay Parmar" w:date="2009-04-13T18:44:00Z">
            <w:r w:rsidRPr="005E74D2">
              <w:rPr>
                <w:rPrChange w:id="332" w:author=" Vijay Parmar" w:date="2009-04-13T07:17:00Z">
                  <w:rPr>
                    <w:rStyle w:val="Hyperlink"/>
                    <w:noProof/>
                  </w:rPr>
                </w:rPrChange>
              </w:rPr>
              <w:delText>4.1</w:delText>
            </w:r>
            <w:r w:rsidR="002B40A4" w:rsidDel="004156DC">
              <w:rPr>
                <w:rFonts w:eastAsiaTheme="minorEastAsia"/>
                <w:noProof/>
              </w:rPr>
              <w:tab/>
            </w:r>
            <w:r w:rsidRPr="005E74D2">
              <w:rPr>
                <w:rPrChange w:id="333" w:author=" Vijay Parmar" w:date="2009-04-13T07:17:00Z">
                  <w:rPr>
                    <w:rStyle w:val="Hyperlink"/>
                    <w:noProof/>
                  </w:rPr>
                </w:rPrChange>
              </w:rPr>
              <w:delText>Explanation</w:delText>
            </w:r>
            <w:r w:rsidR="002B40A4" w:rsidDel="004156DC">
              <w:rPr>
                <w:noProof/>
                <w:webHidden/>
              </w:rPr>
              <w:tab/>
              <w:delText>6</w:delText>
            </w:r>
          </w:del>
        </w:p>
        <w:p w:rsidR="002B40A4" w:rsidDel="004156DC" w:rsidRDefault="005E74D2">
          <w:pPr>
            <w:pStyle w:val="TOC1"/>
            <w:tabs>
              <w:tab w:val="left" w:pos="720"/>
              <w:tab w:val="right" w:leader="dot" w:pos="10790"/>
            </w:tabs>
            <w:rPr>
              <w:del w:id="334" w:author="Vijay Parmar" w:date="2009-04-13T18:44:00Z"/>
              <w:rFonts w:eastAsiaTheme="minorEastAsia"/>
              <w:noProof/>
            </w:rPr>
          </w:pPr>
          <w:del w:id="335" w:author="Vijay Parmar" w:date="2009-04-13T18:44:00Z">
            <w:r w:rsidRPr="005E74D2">
              <w:rPr>
                <w:rPrChange w:id="336" w:author=" Vijay Parmar" w:date="2009-04-13T07:17:00Z">
                  <w:rPr>
                    <w:rStyle w:val="Hyperlink"/>
                    <w:noProof/>
                  </w:rPr>
                </w:rPrChange>
              </w:rPr>
              <w:delText>4.2</w:delText>
            </w:r>
            <w:r w:rsidR="002B40A4" w:rsidDel="004156DC">
              <w:rPr>
                <w:rFonts w:eastAsiaTheme="minorEastAsia"/>
                <w:noProof/>
              </w:rPr>
              <w:tab/>
            </w:r>
            <w:r w:rsidRPr="005E74D2">
              <w:rPr>
                <w:rPrChange w:id="337" w:author=" Vijay Parmar" w:date="2009-04-13T07:17:00Z">
                  <w:rPr>
                    <w:rStyle w:val="Hyperlink"/>
                    <w:noProof/>
                  </w:rPr>
                </w:rPrChange>
              </w:rPr>
              <w:delText>Components involved with CGMM</w:delText>
            </w:r>
            <w:r w:rsidR="002B40A4" w:rsidDel="004156DC">
              <w:rPr>
                <w:noProof/>
                <w:webHidden/>
              </w:rPr>
              <w:tab/>
              <w:delText>8</w:delText>
            </w:r>
          </w:del>
        </w:p>
        <w:p w:rsidR="002B40A4" w:rsidDel="004156DC" w:rsidRDefault="005E74D2">
          <w:pPr>
            <w:pStyle w:val="TOC1"/>
            <w:tabs>
              <w:tab w:val="left" w:pos="720"/>
              <w:tab w:val="right" w:leader="dot" w:pos="10790"/>
            </w:tabs>
            <w:rPr>
              <w:del w:id="338" w:author="Vijay Parmar" w:date="2009-04-13T18:44:00Z"/>
              <w:rFonts w:eastAsiaTheme="minorEastAsia"/>
              <w:noProof/>
            </w:rPr>
          </w:pPr>
          <w:del w:id="339" w:author="Vijay Parmar" w:date="2009-04-13T18:44:00Z">
            <w:r w:rsidRPr="005E74D2">
              <w:rPr>
                <w:rPrChange w:id="340" w:author=" Vijay Parmar" w:date="2009-04-13T07:17:00Z">
                  <w:rPr>
                    <w:rStyle w:val="Hyperlink"/>
                    <w:noProof/>
                  </w:rPr>
                </w:rPrChange>
              </w:rPr>
              <w:delText>4.3</w:delText>
            </w:r>
            <w:r w:rsidR="002B40A4" w:rsidDel="004156DC">
              <w:rPr>
                <w:rFonts w:eastAsiaTheme="minorEastAsia"/>
                <w:noProof/>
              </w:rPr>
              <w:tab/>
            </w:r>
            <w:r w:rsidRPr="005E74D2">
              <w:rPr>
                <w:rPrChange w:id="341" w:author=" Vijay Parmar" w:date="2009-04-13T07:17:00Z">
                  <w:rPr>
                    <w:rStyle w:val="Hyperlink"/>
                    <w:noProof/>
                  </w:rPr>
                </w:rPrChange>
              </w:rPr>
              <w:delText>Security Concepts</w:delText>
            </w:r>
            <w:r w:rsidR="002B40A4" w:rsidDel="004156DC">
              <w:rPr>
                <w:noProof/>
                <w:webHidden/>
              </w:rPr>
              <w:tab/>
              <w:delText>9</w:delText>
            </w:r>
          </w:del>
        </w:p>
        <w:p w:rsidR="002B40A4" w:rsidDel="004156DC" w:rsidRDefault="005E74D2">
          <w:pPr>
            <w:pStyle w:val="TOC1"/>
            <w:tabs>
              <w:tab w:val="left" w:pos="720"/>
              <w:tab w:val="right" w:leader="dot" w:pos="10790"/>
            </w:tabs>
            <w:rPr>
              <w:del w:id="342" w:author="Vijay Parmar" w:date="2009-04-13T18:44:00Z"/>
              <w:rFonts w:eastAsiaTheme="minorEastAsia"/>
              <w:noProof/>
            </w:rPr>
          </w:pPr>
          <w:del w:id="343" w:author="Vijay Parmar" w:date="2009-04-13T18:44:00Z">
            <w:r w:rsidRPr="005E74D2">
              <w:rPr>
                <w:rPrChange w:id="344" w:author=" Vijay Parmar" w:date="2009-04-13T07:17:00Z">
                  <w:rPr>
                    <w:rStyle w:val="Hyperlink"/>
                    <w:noProof/>
                  </w:rPr>
                </w:rPrChange>
              </w:rPr>
              <w:delText>4.4</w:delText>
            </w:r>
            <w:r w:rsidR="002B40A4" w:rsidDel="004156DC">
              <w:rPr>
                <w:rFonts w:eastAsiaTheme="minorEastAsia"/>
                <w:noProof/>
              </w:rPr>
              <w:tab/>
            </w:r>
            <w:r w:rsidRPr="005E74D2">
              <w:rPr>
                <w:rPrChange w:id="345" w:author=" Vijay Parmar" w:date="2009-04-13T07:17:00Z">
                  <w:rPr>
                    <w:rStyle w:val="Hyperlink"/>
                    <w:noProof/>
                  </w:rPr>
                </w:rPrChange>
              </w:rPr>
              <w:delText>Minimal System Requirements</w:delText>
            </w:r>
            <w:r w:rsidR="002B40A4" w:rsidDel="004156DC">
              <w:rPr>
                <w:noProof/>
                <w:webHidden/>
              </w:rPr>
              <w:tab/>
              <w:delText>9</w:delText>
            </w:r>
          </w:del>
        </w:p>
        <w:p w:rsidR="002B40A4" w:rsidDel="004156DC" w:rsidRDefault="005E74D2">
          <w:pPr>
            <w:pStyle w:val="TOC1"/>
            <w:tabs>
              <w:tab w:val="left" w:pos="440"/>
              <w:tab w:val="right" w:leader="dot" w:pos="10790"/>
            </w:tabs>
            <w:rPr>
              <w:del w:id="346" w:author="Vijay Parmar" w:date="2009-04-13T18:44:00Z"/>
              <w:rFonts w:eastAsiaTheme="minorEastAsia"/>
              <w:noProof/>
            </w:rPr>
          </w:pPr>
          <w:del w:id="347" w:author="Vijay Parmar" w:date="2009-04-13T18:44:00Z">
            <w:r w:rsidRPr="005E74D2">
              <w:rPr>
                <w:rPrChange w:id="348" w:author=" Vijay Parmar" w:date="2009-04-13T07:17:00Z">
                  <w:rPr>
                    <w:rStyle w:val="Hyperlink"/>
                    <w:noProof/>
                  </w:rPr>
                </w:rPrChange>
              </w:rPr>
              <w:delText>5.</w:delText>
            </w:r>
            <w:r w:rsidR="002B40A4" w:rsidDel="004156DC">
              <w:rPr>
                <w:rFonts w:eastAsiaTheme="minorEastAsia"/>
                <w:noProof/>
              </w:rPr>
              <w:tab/>
            </w:r>
            <w:r w:rsidRPr="005E74D2">
              <w:rPr>
                <w:rPrChange w:id="349" w:author=" Vijay Parmar" w:date="2009-04-13T07:17:00Z">
                  <w:rPr>
                    <w:rStyle w:val="Hyperlink"/>
                    <w:noProof/>
                  </w:rPr>
                </w:rPrChange>
              </w:rPr>
              <w:delText>CGMM API User Guide</w:delText>
            </w:r>
            <w:r w:rsidR="002B40A4" w:rsidDel="004156DC">
              <w:rPr>
                <w:noProof/>
                <w:webHidden/>
              </w:rPr>
              <w:tab/>
              <w:delText>10</w:delText>
            </w:r>
          </w:del>
        </w:p>
        <w:p w:rsidR="002B40A4" w:rsidDel="004156DC" w:rsidRDefault="005E74D2">
          <w:pPr>
            <w:pStyle w:val="TOC1"/>
            <w:tabs>
              <w:tab w:val="left" w:pos="720"/>
              <w:tab w:val="right" w:leader="dot" w:pos="10790"/>
            </w:tabs>
            <w:rPr>
              <w:del w:id="350" w:author="Vijay Parmar" w:date="2009-04-13T18:44:00Z"/>
              <w:rFonts w:eastAsiaTheme="minorEastAsia"/>
              <w:noProof/>
            </w:rPr>
          </w:pPr>
          <w:del w:id="351" w:author="Vijay Parmar" w:date="2009-04-13T18:44:00Z">
            <w:r w:rsidRPr="005E74D2">
              <w:rPr>
                <w:rPrChange w:id="352" w:author=" Vijay Parmar" w:date="2009-04-13T07:17:00Z">
                  <w:rPr>
                    <w:rStyle w:val="Hyperlink"/>
                    <w:noProof/>
                  </w:rPr>
                </w:rPrChange>
              </w:rPr>
              <w:delText>5.1</w:delText>
            </w:r>
            <w:r w:rsidR="002B40A4" w:rsidDel="004156DC">
              <w:rPr>
                <w:rFonts w:eastAsiaTheme="minorEastAsia"/>
                <w:noProof/>
              </w:rPr>
              <w:tab/>
            </w:r>
            <w:r w:rsidRPr="005E74D2">
              <w:rPr>
                <w:rPrChange w:id="353" w:author=" Vijay Parmar" w:date="2009-04-13T07:17:00Z">
                  <w:rPr>
                    <w:rStyle w:val="Hyperlink"/>
                    <w:noProof/>
                  </w:rPr>
                </w:rPrChange>
              </w:rPr>
              <w:delText>Workflow</w:delText>
            </w:r>
            <w:r w:rsidR="002B40A4" w:rsidDel="004156DC">
              <w:rPr>
                <w:noProof/>
                <w:webHidden/>
              </w:rPr>
              <w:tab/>
              <w:delText>10</w:delText>
            </w:r>
          </w:del>
        </w:p>
        <w:p w:rsidR="002B40A4" w:rsidDel="004156DC" w:rsidRDefault="005E74D2">
          <w:pPr>
            <w:pStyle w:val="TOC1"/>
            <w:tabs>
              <w:tab w:val="left" w:pos="720"/>
              <w:tab w:val="right" w:leader="dot" w:pos="10790"/>
            </w:tabs>
            <w:rPr>
              <w:del w:id="354" w:author="Vijay Parmar" w:date="2009-04-13T18:44:00Z"/>
              <w:rFonts w:eastAsiaTheme="minorEastAsia"/>
              <w:noProof/>
            </w:rPr>
          </w:pPr>
          <w:del w:id="355" w:author="Vijay Parmar" w:date="2009-04-13T18:44:00Z">
            <w:r w:rsidRPr="005E74D2">
              <w:rPr>
                <w:rPrChange w:id="356" w:author=" Vijay Parmar" w:date="2009-04-13T07:17:00Z">
                  <w:rPr>
                    <w:rStyle w:val="Hyperlink"/>
                    <w:noProof/>
                  </w:rPr>
                </w:rPrChange>
              </w:rPr>
              <w:delText>5.2</w:delText>
            </w:r>
            <w:r w:rsidR="002B40A4" w:rsidDel="004156DC">
              <w:rPr>
                <w:rFonts w:eastAsiaTheme="minorEastAsia"/>
                <w:noProof/>
              </w:rPr>
              <w:tab/>
            </w:r>
            <w:r w:rsidRPr="005E74D2">
              <w:rPr>
                <w:rPrChange w:id="357" w:author=" Vijay Parmar" w:date="2009-04-13T07:17:00Z">
                  <w:rPr>
                    <w:rStyle w:val="Hyperlink"/>
                    <w:noProof/>
                  </w:rPr>
                </w:rPrChange>
              </w:rPr>
              <w:delText>CGMM API Services</w:delText>
            </w:r>
            <w:r w:rsidR="002B40A4" w:rsidDel="004156DC">
              <w:rPr>
                <w:noProof/>
                <w:webHidden/>
              </w:rPr>
              <w:tab/>
              <w:delText>11</w:delText>
            </w:r>
          </w:del>
        </w:p>
        <w:p w:rsidR="002B40A4" w:rsidDel="004156DC" w:rsidRDefault="005E74D2">
          <w:pPr>
            <w:pStyle w:val="TOC1"/>
            <w:tabs>
              <w:tab w:val="left" w:pos="720"/>
              <w:tab w:val="right" w:leader="dot" w:pos="10790"/>
            </w:tabs>
            <w:rPr>
              <w:del w:id="358" w:author="Vijay Parmar" w:date="2009-04-13T18:44:00Z"/>
              <w:rFonts w:eastAsiaTheme="minorEastAsia"/>
              <w:noProof/>
            </w:rPr>
          </w:pPr>
          <w:del w:id="359" w:author="Vijay Parmar" w:date="2009-04-13T18:44:00Z">
            <w:r w:rsidRPr="005E74D2">
              <w:rPr>
                <w:rPrChange w:id="360" w:author=" Vijay Parmar" w:date="2009-04-13T07:17:00Z">
                  <w:rPr>
                    <w:rStyle w:val="Hyperlink"/>
                    <w:noProof/>
                  </w:rPr>
                </w:rPrChange>
              </w:rPr>
              <w:delText>5.3</w:delText>
            </w:r>
            <w:r w:rsidR="002B40A4" w:rsidDel="004156DC">
              <w:rPr>
                <w:rFonts w:eastAsiaTheme="minorEastAsia"/>
                <w:noProof/>
              </w:rPr>
              <w:tab/>
            </w:r>
            <w:r w:rsidRPr="005E74D2">
              <w:rPr>
                <w:rPrChange w:id="361" w:author=" Vijay Parmar" w:date="2009-04-13T07:17:00Z">
                  <w:rPr>
                    <w:rStyle w:val="Hyperlink"/>
                    <w:noProof/>
                  </w:rPr>
                </w:rPrChange>
              </w:rPr>
              <w:delText>Integrating with CGMM API</w:delText>
            </w:r>
            <w:r w:rsidR="002B40A4" w:rsidDel="004156DC">
              <w:rPr>
                <w:noProof/>
                <w:webHidden/>
              </w:rPr>
              <w:tab/>
              <w:delText>15</w:delText>
            </w:r>
          </w:del>
        </w:p>
        <w:p w:rsidR="002B40A4" w:rsidDel="004156DC" w:rsidRDefault="005E74D2">
          <w:pPr>
            <w:pStyle w:val="TOC1"/>
            <w:tabs>
              <w:tab w:val="left" w:pos="720"/>
              <w:tab w:val="right" w:leader="dot" w:pos="10790"/>
            </w:tabs>
            <w:rPr>
              <w:del w:id="362" w:author="Vijay Parmar" w:date="2009-04-13T18:44:00Z"/>
              <w:rFonts w:eastAsiaTheme="minorEastAsia"/>
              <w:noProof/>
            </w:rPr>
          </w:pPr>
          <w:del w:id="363" w:author="Vijay Parmar" w:date="2009-04-13T18:44:00Z">
            <w:r w:rsidRPr="005E74D2">
              <w:rPr>
                <w:rPrChange w:id="364" w:author=" Vijay Parmar" w:date="2009-04-13T07:17:00Z">
                  <w:rPr>
                    <w:rStyle w:val="Hyperlink"/>
                    <w:noProof/>
                  </w:rPr>
                </w:rPrChange>
              </w:rPr>
              <w:delText>5.4</w:delText>
            </w:r>
            <w:r w:rsidR="002B40A4" w:rsidDel="004156DC">
              <w:rPr>
                <w:rFonts w:eastAsiaTheme="minorEastAsia"/>
                <w:noProof/>
              </w:rPr>
              <w:tab/>
            </w:r>
            <w:r w:rsidRPr="005E74D2">
              <w:rPr>
                <w:rPrChange w:id="365" w:author=" Vijay Parmar" w:date="2009-04-13T07:17:00Z">
                  <w:rPr>
                    <w:rStyle w:val="Hyperlink"/>
                    <w:noProof/>
                  </w:rPr>
                </w:rPrChange>
              </w:rPr>
              <w:delText>Configurations for CGMM API</w:delText>
            </w:r>
            <w:r w:rsidR="002B40A4" w:rsidDel="004156DC">
              <w:rPr>
                <w:noProof/>
                <w:webHidden/>
              </w:rPr>
              <w:tab/>
              <w:delText>17</w:delText>
            </w:r>
          </w:del>
        </w:p>
        <w:p w:rsidR="002B40A4" w:rsidDel="004156DC" w:rsidRDefault="005E74D2">
          <w:pPr>
            <w:pStyle w:val="TOC1"/>
            <w:tabs>
              <w:tab w:val="left" w:pos="440"/>
              <w:tab w:val="right" w:leader="dot" w:pos="10790"/>
            </w:tabs>
            <w:rPr>
              <w:del w:id="366" w:author="Vijay Parmar" w:date="2009-04-13T18:44:00Z"/>
              <w:rFonts w:eastAsiaTheme="minorEastAsia"/>
              <w:noProof/>
            </w:rPr>
          </w:pPr>
          <w:del w:id="367" w:author="Vijay Parmar" w:date="2009-04-13T18:44:00Z">
            <w:r w:rsidRPr="005E74D2">
              <w:rPr>
                <w:rPrChange w:id="368" w:author=" Vijay Parmar" w:date="2009-04-13T07:17:00Z">
                  <w:rPr>
                    <w:rStyle w:val="Hyperlink"/>
                    <w:noProof/>
                  </w:rPr>
                </w:rPrChange>
              </w:rPr>
              <w:delText>6.</w:delText>
            </w:r>
            <w:r w:rsidR="002B40A4" w:rsidDel="004156DC">
              <w:rPr>
                <w:rFonts w:eastAsiaTheme="minorEastAsia"/>
                <w:noProof/>
              </w:rPr>
              <w:tab/>
            </w:r>
            <w:r w:rsidRPr="005E74D2">
              <w:rPr>
                <w:rPrChange w:id="369" w:author=" Vijay Parmar" w:date="2009-04-13T07:17:00Z">
                  <w:rPr>
                    <w:rStyle w:val="Hyperlink"/>
                    <w:noProof/>
                  </w:rPr>
                </w:rPrChange>
              </w:rPr>
              <w:delText>CGMM Tool User Guide</w:delText>
            </w:r>
            <w:r w:rsidR="002B40A4" w:rsidDel="004156DC">
              <w:rPr>
                <w:noProof/>
                <w:webHidden/>
              </w:rPr>
              <w:tab/>
              <w:delText>19</w:delText>
            </w:r>
          </w:del>
        </w:p>
        <w:p w:rsidR="002B40A4" w:rsidDel="004156DC" w:rsidRDefault="005E74D2">
          <w:pPr>
            <w:pStyle w:val="TOC1"/>
            <w:tabs>
              <w:tab w:val="left" w:pos="720"/>
              <w:tab w:val="right" w:leader="dot" w:pos="10790"/>
            </w:tabs>
            <w:rPr>
              <w:del w:id="370" w:author="Vijay Parmar" w:date="2009-04-13T18:44:00Z"/>
              <w:rFonts w:eastAsiaTheme="minorEastAsia"/>
              <w:noProof/>
            </w:rPr>
          </w:pPr>
          <w:del w:id="371" w:author="Vijay Parmar" w:date="2009-04-13T18:44:00Z">
            <w:r w:rsidRPr="005E74D2">
              <w:rPr>
                <w:rPrChange w:id="372" w:author=" Vijay Parmar" w:date="2009-04-13T07:17:00Z">
                  <w:rPr>
                    <w:rStyle w:val="Hyperlink"/>
                    <w:noProof/>
                  </w:rPr>
                </w:rPrChange>
              </w:rPr>
              <w:delText>6.1</w:delText>
            </w:r>
            <w:r w:rsidR="002B40A4" w:rsidDel="004156DC">
              <w:rPr>
                <w:rFonts w:eastAsiaTheme="minorEastAsia"/>
                <w:noProof/>
              </w:rPr>
              <w:tab/>
            </w:r>
            <w:r w:rsidRPr="005E74D2">
              <w:rPr>
                <w:rPrChange w:id="373" w:author=" Vijay Parmar" w:date="2009-04-13T07:17:00Z">
                  <w:rPr>
                    <w:rStyle w:val="Hyperlink"/>
                    <w:noProof/>
                  </w:rPr>
                </w:rPrChange>
              </w:rPr>
              <w:delText>Workflows</w:delText>
            </w:r>
            <w:r w:rsidR="002B40A4" w:rsidDel="004156DC">
              <w:rPr>
                <w:noProof/>
                <w:webHidden/>
              </w:rPr>
              <w:tab/>
              <w:delText>19</w:delText>
            </w:r>
          </w:del>
        </w:p>
        <w:p w:rsidR="002B40A4" w:rsidDel="004156DC" w:rsidRDefault="005E74D2">
          <w:pPr>
            <w:pStyle w:val="TOC1"/>
            <w:tabs>
              <w:tab w:val="left" w:pos="720"/>
              <w:tab w:val="right" w:leader="dot" w:pos="10790"/>
            </w:tabs>
            <w:rPr>
              <w:del w:id="374" w:author="Vijay Parmar" w:date="2009-04-13T18:44:00Z"/>
              <w:rFonts w:eastAsiaTheme="minorEastAsia"/>
              <w:noProof/>
            </w:rPr>
          </w:pPr>
          <w:del w:id="375" w:author="Vijay Parmar" w:date="2009-04-13T18:44:00Z">
            <w:r w:rsidRPr="005E74D2">
              <w:rPr>
                <w:rPrChange w:id="376" w:author=" Vijay Parmar" w:date="2009-04-13T07:17:00Z">
                  <w:rPr>
                    <w:rStyle w:val="Hyperlink"/>
                    <w:noProof/>
                  </w:rPr>
                </w:rPrChange>
              </w:rPr>
              <w:delText>6.1.1</w:delText>
            </w:r>
            <w:r w:rsidR="002B40A4" w:rsidDel="004156DC">
              <w:rPr>
                <w:rFonts w:eastAsiaTheme="minorEastAsia"/>
                <w:noProof/>
              </w:rPr>
              <w:tab/>
            </w:r>
            <w:r w:rsidRPr="005E74D2">
              <w:rPr>
                <w:rPrChange w:id="377" w:author=" Vijay Parmar" w:date="2009-04-13T07:17:00Z">
                  <w:rPr>
                    <w:rStyle w:val="Hyperlink"/>
                    <w:noProof/>
                  </w:rPr>
                </w:rPrChange>
              </w:rPr>
              <w:delText>Workflow 1: User logs in with CSM account</w:delText>
            </w:r>
            <w:r w:rsidR="002B40A4" w:rsidDel="004156DC">
              <w:rPr>
                <w:noProof/>
                <w:webHidden/>
              </w:rPr>
              <w:tab/>
              <w:delText>20</w:delText>
            </w:r>
          </w:del>
        </w:p>
        <w:p w:rsidR="002B40A4" w:rsidDel="004156DC" w:rsidRDefault="005E74D2">
          <w:pPr>
            <w:pStyle w:val="TOC1"/>
            <w:tabs>
              <w:tab w:val="left" w:pos="880"/>
              <w:tab w:val="right" w:leader="dot" w:pos="10790"/>
            </w:tabs>
            <w:rPr>
              <w:del w:id="378" w:author="Vijay Parmar" w:date="2009-04-13T18:44:00Z"/>
              <w:rFonts w:eastAsiaTheme="minorEastAsia"/>
              <w:noProof/>
            </w:rPr>
          </w:pPr>
          <w:del w:id="379" w:author="Vijay Parmar" w:date="2009-04-13T18:44:00Z">
            <w:r w:rsidRPr="005E74D2">
              <w:rPr>
                <w:rPrChange w:id="380" w:author=" Vijay Parmar" w:date="2009-04-13T07:17:00Z">
                  <w:rPr>
                    <w:rStyle w:val="Hyperlink"/>
                    <w:noProof/>
                  </w:rPr>
                </w:rPrChange>
              </w:rPr>
              <w:delText>6.1.1.1</w:delText>
            </w:r>
            <w:r w:rsidR="002B40A4" w:rsidDel="004156DC">
              <w:rPr>
                <w:rFonts w:eastAsiaTheme="minorEastAsia"/>
                <w:noProof/>
              </w:rPr>
              <w:tab/>
            </w:r>
            <w:r w:rsidRPr="005E74D2">
              <w:rPr>
                <w:rPrChange w:id="381" w:author=" Vijay Parmar" w:date="2009-04-13T07:17:00Z">
                  <w:rPr>
                    <w:rStyle w:val="Hyperlink"/>
                    <w:noProof/>
                  </w:rPr>
                </w:rPrChange>
              </w:rPr>
              <w:delText>Workflow 1-a: User has caGrid account</w:delText>
            </w:r>
            <w:r w:rsidR="002B40A4" w:rsidDel="004156DC">
              <w:rPr>
                <w:noProof/>
                <w:webHidden/>
              </w:rPr>
              <w:tab/>
              <w:delText>22</w:delText>
            </w:r>
          </w:del>
        </w:p>
        <w:p w:rsidR="002B40A4" w:rsidDel="004156DC" w:rsidRDefault="005E74D2">
          <w:pPr>
            <w:pStyle w:val="TOC1"/>
            <w:tabs>
              <w:tab w:val="left" w:pos="880"/>
              <w:tab w:val="right" w:leader="dot" w:pos="10790"/>
            </w:tabs>
            <w:rPr>
              <w:del w:id="382" w:author="Vijay Parmar" w:date="2009-04-13T18:44:00Z"/>
              <w:rFonts w:eastAsiaTheme="minorEastAsia"/>
              <w:noProof/>
            </w:rPr>
          </w:pPr>
          <w:del w:id="383" w:author="Vijay Parmar" w:date="2009-04-13T18:44:00Z">
            <w:r w:rsidRPr="005E74D2">
              <w:rPr>
                <w:rPrChange w:id="384" w:author=" Vijay Parmar" w:date="2009-04-13T07:17:00Z">
                  <w:rPr>
                    <w:rStyle w:val="Hyperlink"/>
                    <w:noProof/>
                  </w:rPr>
                </w:rPrChange>
              </w:rPr>
              <w:delText>6.1.1.2</w:delText>
            </w:r>
            <w:r w:rsidR="002B40A4" w:rsidDel="004156DC">
              <w:rPr>
                <w:rFonts w:eastAsiaTheme="minorEastAsia"/>
                <w:noProof/>
              </w:rPr>
              <w:tab/>
            </w:r>
            <w:r w:rsidRPr="005E74D2">
              <w:rPr>
                <w:rPrChange w:id="385" w:author=" Vijay Parmar" w:date="2009-04-13T07:17:00Z">
                  <w:rPr>
                    <w:rStyle w:val="Hyperlink"/>
                    <w:noProof/>
                  </w:rPr>
                </w:rPrChange>
              </w:rPr>
              <w:delText>Workflow 1-b: User does not have a caGrid account</w:delText>
            </w:r>
            <w:r w:rsidR="002B40A4" w:rsidDel="004156DC">
              <w:rPr>
                <w:noProof/>
                <w:webHidden/>
              </w:rPr>
              <w:tab/>
              <w:delText>24</w:delText>
            </w:r>
          </w:del>
        </w:p>
        <w:p w:rsidR="002B40A4" w:rsidDel="004156DC" w:rsidRDefault="005E74D2">
          <w:pPr>
            <w:pStyle w:val="TOC1"/>
            <w:tabs>
              <w:tab w:val="left" w:pos="720"/>
              <w:tab w:val="right" w:leader="dot" w:pos="10790"/>
            </w:tabs>
            <w:rPr>
              <w:del w:id="386" w:author="Vijay Parmar" w:date="2009-04-13T18:44:00Z"/>
              <w:rFonts w:eastAsiaTheme="minorEastAsia"/>
              <w:noProof/>
            </w:rPr>
          </w:pPr>
          <w:del w:id="387" w:author="Vijay Parmar" w:date="2009-04-13T18:44:00Z">
            <w:r w:rsidRPr="005E74D2">
              <w:rPr>
                <w:rPrChange w:id="388" w:author=" Vijay Parmar" w:date="2009-04-13T07:17:00Z">
                  <w:rPr>
                    <w:rStyle w:val="Hyperlink"/>
                    <w:noProof/>
                  </w:rPr>
                </w:rPrChange>
              </w:rPr>
              <w:delText>6.1.2</w:delText>
            </w:r>
            <w:r w:rsidR="002B40A4" w:rsidDel="004156DC">
              <w:rPr>
                <w:rFonts w:eastAsiaTheme="minorEastAsia"/>
                <w:noProof/>
              </w:rPr>
              <w:tab/>
            </w:r>
            <w:r w:rsidRPr="005E74D2">
              <w:rPr>
                <w:rPrChange w:id="389" w:author=" Vijay Parmar" w:date="2009-04-13T07:17:00Z">
                  <w:rPr>
                    <w:rStyle w:val="Hyperlink"/>
                    <w:noProof/>
                  </w:rPr>
                </w:rPrChange>
              </w:rPr>
              <w:delText>Workflow 2: User logs in with caGrid account</w:delText>
            </w:r>
            <w:r w:rsidR="002B40A4" w:rsidDel="004156DC">
              <w:rPr>
                <w:noProof/>
                <w:webHidden/>
              </w:rPr>
              <w:tab/>
              <w:delText>26</w:delText>
            </w:r>
          </w:del>
        </w:p>
        <w:p w:rsidR="002B40A4" w:rsidDel="004156DC" w:rsidRDefault="005E74D2">
          <w:pPr>
            <w:pStyle w:val="TOC1"/>
            <w:tabs>
              <w:tab w:val="left" w:pos="880"/>
              <w:tab w:val="right" w:leader="dot" w:pos="10790"/>
            </w:tabs>
            <w:rPr>
              <w:del w:id="390" w:author="Vijay Parmar" w:date="2009-04-13T18:44:00Z"/>
              <w:rFonts w:eastAsiaTheme="minorEastAsia"/>
              <w:noProof/>
            </w:rPr>
          </w:pPr>
          <w:del w:id="391" w:author="Vijay Parmar" w:date="2009-04-13T18:44:00Z">
            <w:r w:rsidRPr="005E74D2">
              <w:rPr>
                <w:rPrChange w:id="392" w:author=" Vijay Parmar" w:date="2009-04-13T07:17:00Z">
                  <w:rPr>
                    <w:rStyle w:val="Hyperlink"/>
                    <w:noProof/>
                  </w:rPr>
                </w:rPrChange>
              </w:rPr>
              <w:delText>6.1.2.1</w:delText>
            </w:r>
            <w:r w:rsidR="002B40A4" w:rsidDel="004156DC">
              <w:rPr>
                <w:rFonts w:eastAsiaTheme="minorEastAsia"/>
                <w:noProof/>
              </w:rPr>
              <w:tab/>
            </w:r>
            <w:r w:rsidRPr="005E74D2">
              <w:rPr>
                <w:rPrChange w:id="393" w:author=" Vijay Parmar" w:date="2009-04-13T07:17:00Z">
                  <w:rPr>
                    <w:rStyle w:val="Hyperlink"/>
                    <w:noProof/>
                  </w:rPr>
                </w:rPrChange>
              </w:rPr>
              <w:delText>Workflow 2-a: User is already migrated</w:delText>
            </w:r>
            <w:r w:rsidR="002B40A4" w:rsidDel="004156DC">
              <w:rPr>
                <w:noProof/>
                <w:webHidden/>
              </w:rPr>
              <w:tab/>
              <w:delText>27</w:delText>
            </w:r>
          </w:del>
        </w:p>
        <w:p w:rsidR="002B40A4" w:rsidDel="004156DC" w:rsidRDefault="005E74D2">
          <w:pPr>
            <w:pStyle w:val="TOC1"/>
            <w:tabs>
              <w:tab w:val="left" w:pos="880"/>
              <w:tab w:val="right" w:leader="dot" w:pos="10790"/>
            </w:tabs>
            <w:rPr>
              <w:del w:id="394" w:author="Vijay Parmar" w:date="2009-04-13T18:44:00Z"/>
              <w:rFonts w:eastAsiaTheme="minorEastAsia"/>
              <w:noProof/>
            </w:rPr>
          </w:pPr>
          <w:del w:id="395" w:author="Vijay Parmar" w:date="2009-04-13T18:44:00Z">
            <w:r w:rsidRPr="005E74D2">
              <w:rPr>
                <w:rPrChange w:id="396" w:author=" Vijay Parmar" w:date="2009-04-13T07:17:00Z">
                  <w:rPr>
                    <w:rStyle w:val="Hyperlink"/>
                    <w:noProof/>
                  </w:rPr>
                </w:rPrChange>
              </w:rPr>
              <w:delText>6.1.2.2</w:delText>
            </w:r>
            <w:r w:rsidR="002B40A4" w:rsidDel="004156DC">
              <w:rPr>
                <w:rFonts w:eastAsiaTheme="minorEastAsia"/>
                <w:noProof/>
              </w:rPr>
              <w:tab/>
            </w:r>
            <w:r w:rsidRPr="005E74D2">
              <w:rPr>
                <w:rPrChange w:id="397" w:author=" Vijay Parmar" w:date="2009-04-13T07:17:00Z">
                  <w:rPr>
                    <w:rStyle w:val="Hyperlink"/>
                    <w:noProof/>
                  </w:rPr>
                </w:rPrChange>
              </w:rPr>
              <w:delText>Workflow 2-b: User has CSM account</w:delText>
            </w:r>
            <w:r w:rsidR="002B40A4" w:rsidDel="004156DC">
              <w:rPr>
                <w:noProof/>
                <w:webHidden/>
              </w:rPr>
              <w:tab/>
              <w:delText>27</w:delText>
            </w:r>
          </w:del>
        </w:p>
        <w:p w:rsidR="002B40A4" w:rsidDel="004156DC" w:rsidRDefault="005E74D2">
          <w:pPr>
            <w:pStyle w:val="TOC1"/>
            <w:tabs>
              <w:tab w:val="left" w:pos="880"/>
              <w:tab w:val="right" w:leader="dot" w:pos="10790"/>
            </w:tabs>
            <w:rPr>
              <w:del w:id="398" w:author="Vijay Parmar" w:date="2009-04-13T18:44:00Z"/>
              <w:rFonts w:eastAsiaTheme="minorEastAsia"/>
              <w:noProof/>
            </w:rPr>
          </w:pPr>
          <w:del w:id="399" w:author="Vijay Parmar" w:date="2009-04-13T18:44:00Z">
            <w:r w:rsidRPr="005E74D2">
              <w:rPr>
                <w:rPrChange w:id="400" w:author=" Vijay Parmar" w:date="2009-04-13T07:17:00Z">
                  <w:rPr>
                    <w:rStyle w:val="Hyperlink"/>
                    <w:noProof/>
                  </w:rPr>
                </w:rPrChange>
              </w:rPr>
              <w:delText>6.1.2.3</w:delText>
            </w:r>
            <w:r w:rsidR="002B40A4" w:rsidDel="004156DC">
              <w:rPr>
                <w:rFonts w:eastAsiaTheme="minorEastAsia"/>
                <w:noProof/>
              </w:rPr>
              <w:tab/>
            </w:r>
            <w:r w:rsidRPr="005E74D2">
              <w:rPr>
                <w:rPrChange w:id="401" w:author=" Vijay Parmar" w:date="2009-04-13T07:17:00Z">
                  <w:rPr>
                    <w:rStyle w:val="Hyperlink"/>
                    <w:noProof/>
                  </w:rPr>
                </w:rPrChange>
              </w:rPr>
              <w:delText>Workflow 2-c: User doesn’t have a CSM account</w:delText>
            </w:r>
            <w:r w:rsidR="002B40A4" w:rsidDel="004156DC">
              <w:rPr>
                <w:noProof/>
                <w:webHidden/>
              </w:rPr>
              <w:tab/>
              <w:delText>29</w:delText>
            </w:r>
          </w:del>
        </w:p>
        <w:p w:rsidR="002B40A4" w:rsidDel="004156DC" w:rsidRDefault="005E74D2">
          <w:pPr>
            <w:pStyle w:val="TOC1"/>
            <w:tabs>
              <w:tab w:val="left" w:pos="720"/>
              <w:tab w:val="right" w:leader="dot" w:pos="10790"/>
            </w:tabs>
            <w:rPr>
              <w:del w:id="402" w:author="Vijay Parmar" w:date="2009-04-13T18:44:00Z"/>
              <w:rFonts w:eastAsiaTheme="minorEastAsia"/>
              <w:noProof/>
            </w:rPr>
          </w:pPr>
          <w:del w:id="403" w:author="Vijay Parmar" w:date="2009-04-13T18:44:00Z">
            <w:r w:rsidRPr="005E74D2">
              <w:rPr>
                <w:rPrChange w:id="404" w:author=" Vijay Parmar" w:date="2009-04-13T07:17:00Z">
                  <w:rPr>
                    <w:rStyle w:val="Hyperlink"/>
                    <w:noProof/>
                  </w:rPr>
                </w:rPrChange>
              </w:rPr>
              <w:delText>6.2</w:delText>
            </w:r>
            <w:r w:rsidR="002B40A4" w:rsidDel="004156DC">
              <w:rPr>
                <w:rFonts w:eastAsiaTheme="minorEastAsia"/>
                <w:noProof/>
              </w:rPr>
              <w:tab/>
            </w:r>
            <w:r w:rsidRPr="005E74D2">
              <w:rPr>
                <w:rPrChange w:id="405" w:author=" Vijay Parmar" w:date="2009-04-13T07:17:00Z">
                  <w:rPr>
                    <w:rStyle w:val="Hyperlink"/>
                    <w:noProof/>
                  </w:rPr>
                </w:rPrChange>
              </w:rPr>
              <w:delText>CGMM Tool configuration</w:delText>
            </w:r>
            <w:r w:rsidR="002B40A4" w:rsidDel="004156DC">
              <w:rPr>
                <w:noProof/>
                <w:webHidden/>
              </w:rPr>
              <w:tab/>
              <w:delText>29</w:delText>
            </w:r>
          </w:del>
        </w:p>
        <w:p w:rsidR="002B40A4" w:rsidDel="004156DC" w:rsidRDefault="005E74D2">
          <w:pPr>
            <w:pStyle w:val="TOC1"/>
            <w:tabs>
              <w:tab w:val="left" w:pos="440"/>
              <w:tab w:val="right" w:leader="dot" w:pos="10790"/>
            </w:tabs>
            <w:rPr>
              <w:del w:id="406" w:author="Vijay Parmar" w:date="2009-04-13T18:44:00Z"/>
              <w:rFonts w:eastAsiaTheme="minorEastAsia"/>
              <w:noProof/>
            </w:rPr>
          </w:pPr>
          <w:del w:id="407" w:author="Vijay Parmar" w:date="2009-04-13T18:44:00Z">
            <w:r w:rsidRPr="005E74D2">
              <w:rPr>
                <w:rPrChange w:id="408" w:author=" Vijay Parmar" w:date="2009-04-13T07:17:00Z">
                  <w:rPr>
                    <w:rStyle w:val="Hyperlink"/>
                    <w:noProof/>
                  </w:rPr>
                </w:rPrChange>
              </w:rPr>
              <w:delText>7.</w:delText>
            </w:r>
            <w:r w:rsidR="002B40A4" w:rsidDel="004156DC">
              <w:rPr>
                <w:rFonts w:eastAsiaTheme="minorEastAsia"/>
                <w:noProof/>
              </w:rPr>
              <w:tab/>
            </w:r>
            <w:r w:rsidRPr="005E74D2">
              <w:rPr>
                <w:rPrChange w:id="409" w:author=" Vijay Parmar" w:date="2009-04-13T07:17:00Z">
                  <w:rPr>
                    <w:rStyle w:val="Hyperlink"/>
                    <w:noProof/>
                  </w:rPr>
                </w:rPrChange>
              </w:rPr>
              <w:delText>CGMM Installation and Deployment</w:delText>
            </w:r>
            <w:r w:rsidR="002B40A4" w:rsidDel="004156DC">
              <w:rPr>
                <w:noProof/>
                <w:webHidden/>
              </w:rPr>
              <w:tab/>
              <w:delText>31</w:delText>
            </w:r>
          </w:del>
        </w:p>
        <w:p w:rsidR="002B40A4" w:rsidDel="004156DC" w:rsidRDefault="005E74D2">
          <w:pPr>
            <w:pStyle w:val="TOC1"/>
            <w:tabs>
              <w:tab w:val="left" w:pos="720"/>
              <w:tab w:val="right" w:leader="dot" w:pos="10790"/>
            </w:tabs>
            <w:rPr>
              <w:del w:id="410" w:author="Vijay Parmar" w:date="2009-04-13T18:44:00Z"/>
              <w:rFonts w:eastAsiaTheme="minorEastAsia"/>
              <w:noProof/>
            </w:rPr>
          </w:pPr>
          <w:del w:id="411" w:author="Vijay Parmar" w:date="2009-04-13T18:44:00Z">
            <w:r w:rsidRPr="005E74D2">
              <w:rPr>
                <w:rPrChange w:id="412" w:author=" Vijay Parmar" w:date="2009-04-13T07:17:00Z">
                  <w:rPr>
                    <w:rStyle w:val="Hyperlink"/>
                    <w:noProof/>
                  </w:rPr>
                </w:rPrChange>
              </w:rPr>
              <w:delText>7.1</w:delText>
            </w:r>
            <w:r w:rsidR="002B40A4" w:rsidDel="004156DC">
              <w:rPr>
                <w:rFonts w:eastAsiaTheme="minorEastAsia"/>
                <w:noProof/>
              </w:rPr>
              <w:tab/>
            </w:r>
            <w:r w:rsidRPr="005E74D2">
              <w:rPr>
                <w:rPrChange w:id="413" w:author=" Vijay Parmar" w:date="2009-04-13T07:17:00Z">
                  <w:rPr>
                    <w:rStyle w:val="Hyperlink"/>
                    <w:noProof/>
                  </w:rPr>
                </w:rPrChange>
              </w:rPr>
              <w:delText>Release Contents</w:delText>
            </w:r>
            <w:r w:rsidR="002B40A4" w:rsidDel="004156DC">
              <w:rPr>
                <w:noProof/>
                <w:webHidden/>
              </w:rPr>
              <w:tab/>
              <w:delText>31</w:delText>
            </w:r>
          </w:del>
        </w:p>
        <w:p w:rsidR="002B40A4" w:rsidDel="004156DC" w:rsidRDefault="005E74D2">
          <w:pPr>
            <w:pStyle w:val="TOC1"/>
            <w:tabs>
              <w:tab w:val="left" w:pos="720"/>
              <w:tab w:val="right" w:leader="dot" w:pos="10790"/>
            </w:tabs>
            <w:rPr>
              <w:del w:id="414" w:author="Vijay Parmar" w:date="2009-04-13T18:44:00Z"/>
              <w:rFonts w:eastAsiaTheme="minorEastAsia"/>
              <w:noProof/>
            </w:rPr>
          </w:pPr>
          <w:del w:id="415" w:author="Vijay Parmar" w:date="2009-04-13T18:44:00Z">
            <w:r w:rsidRPr="005E74D2">
              <w:rPr>
                <w:rPrChange w:id="416" w:author=" Vijay Parmar" w:date="2009-04-13T07:17:00Z">
                  <w:rPr>
                    <w:rStyle w:val="Hyperlink"/>
                    <w:noProof/>
                  </w:rPr>
                </w:rPrChange>
              </w:rPr>
              <w:delText>7.2</w:delText>
            </w:r>
            <w:r w:rsidR="002B40A4" w:rsidDel="004156DC">
              <w:rPr>
                <w:rFonts w:eastAsiaTheme="minorEastAsia"/>
                <w:noProof/>
              </w:rPr>
              <w:tab/>
            </w:r>
            <w:r w:rsidRPr="005E74D2">
              <w:rPr>
                <w:rPrChange w:id="417" w:author=" Vijay Parmar" w:date="2009-04-13T07:17:00Z">
                  <w:rPr>
                    <w:rStyle w:val="Hyperlink"/>
                    <w:noProof/>
                  </w:rPr>
                </w:rPrChange>
              </w:rPr>
              <w:delText>Installation Pre-requisites</w:delText>
            </w:r>
            <w:r w:rsidR="002B40A4" w:rsidDel="004156DC">
              <w:rPr>
                <w:noProof/>
                <w:webHidden/>
              </w:rPr>
              <w:tab/>
              <w:delText>32</w:delText>
            </w:r>
          </w:del>
        </w:p>
        <w:p w:rsidR="002B40A4" w:rsidDel="004156DC" w:rsidRDefault="005E74D2">
          <w:pPr>
            <w:pStyle w:val="TOC1"/>
            <w:tabs>
              <w:tab w:val="left" w:pos="720"/>
              <w:tab w:val="right" w:leader="dot" w:pos="10790"/>
            </w:tabs>
            <w:rPr>
              <w:del w:id="418" w:author="Vijay Parmar" w:date="2009-04-13T18:44:00Z"/>
              <w:rFonts w:eastAsiaTheme="minorEastAsia"/>
              <w:noProof/>
            </w:rPr>
          </w:pPr>
          <w:del w:id="419" w:author="Vijay Parmar" w:date="2009-04-13T18:44:00Z">
            <w:r w:rsidRPr="005E74D2">
              <w:rPr>
                <w:rPrChange w:id="420" w:author=" Vijay Parmar" w:date="2009-04-13T07:17:00Z">
                  <w:rPr>
                    <w:rStyle w:val="Hyperlink"/>
                    <w:noProof/>
                  </w:rPr>
                </w:rPrChange>
              </w:rPr>
              <w:delText>7.3</w:delText>
            </w:r>
            <w:r w:rsidR="002B40A4" w:rsidDel="004156DC">
              <w:rPr>
                <w:rFonts w:eastAsiaTheme="minorEastAsia"/>
                <w:noProof/>
              </w:rPr>
              <w:tab/>
            </w:r>
            <w:r w:rsidRPr="005E74D2">
              <w:rPr>
                <w:rPrChange w:id="421" w:author=" Vijay Parmar" w:date="2009-04-13T07:17:00Z">
                  <w:rPr>
                    <w:rStyle w:val="Hyperlink"/>
                    <w:noProof/>
                  </w:rPr>
                </w:rPrChange>
              </w:rPr>
              <w:delText>Deployment Checklist</w:delText>
            </w:r>
            <w:r w:rsidR="002B40A4" w:rsidDel="004156DC">
              <w:rPr>
                <w:noProof/>
                <w:webHidden/>
              </w:rPr>
              <w:tab/>
              <w:delText>34</w:delText>
            </w:r>
          </w:del>
        </w:p>
        <w:p w:rsidR="002B40A4" w:rsidDel="004156DC" w:rsidRDefault="005E74D2">
          <w:pPr>
            <w:pStyle w:val="TOC1"/>
            <w:tabs>
              <w:tab w:val="left" w:pos="720"/>
              <w:tab w:val="right" w:leader="dot" w:pos="10790"/>
            </w:tabs>
            <w:rPr>
              <w:del w:id="422" w:author="Vijay Parmar" w:date="2009-04-13T18:44:00Z"/>
              <w:rFonts w:eastAsiaTheme="minorEastAsia"/>
              <w:noProof/>
            </w:rPr>
          </w:pPr>
          <w:del w:id="423" w:author="Vijay Parmar" w:date="2009-04-13T18:44:00Z">
            <w:r w:rsidRPr="005E74D2">
              <w:rPr>
                <w:rPrChange w:id="424" w:author=" Vijay Parmar" w:date="2009-04-13T07:17:00Z">
                  <w:rPr>
                    <w:rStyle w:val="Hyperlink"/>
                    <w:noProof/>
                  </w:rPr>
                </w:rPrChange>
              </w:rPr>
              <w:delText>7.4</w:delText>
            </w:r>
            <w:r w:rsidR="002B40A4" w:rsidDel="004156DC">
              <w:rPr>
                <w:rFonts w:eastAsiaTheme="minorEastAsia"/>
                <w:noProof/>
              </w:rPr>
              <w:tab/>
            </w:r>
            <w:r w:rsidRPr="005E74D2">
              <w:rPr>
                <w:rPrChange w:id="425" w:author=" Vijay Parmar" w:date="2009-04-13T07:17:00Z">
                  <w:rPr>
                    <w:rStyle w:val="Hyperlink"/>
                    <w:noProof/>
                  </w:rPr>
                </w:rPrChange>
              </w:rPr>
              <w:delText>Deployment Steps</w:delText>
            </w:r>
            <w:r w:rsidR="002B40A4" w:rsidDel="004156DC">
              <w:rPr>
                <w:noProof/>
                <w:webHidden/>
              </w:rPr>
              <w:tab/>
              <w:delText>35</w:delText>
            </w:r>
          </w:del>
        </w:p>
        <w:p w:rsidR="002B40A4" w:rsidDel="004156DC" w:rsidRDefault="005E74D2">
          <w:pPr>
            <w:pStyle w:val="TOC1"/>
            <w:tabs>
              <w:tab w:val="right" w:leader="dot" w:pos="10790"/>
            </w:tabs>
            <w:rPr>
              <w:del w:id="426" w:author="Vijay Parmar" w:date="2009-04-13T18:44:00Z"/>
              <w:rFonts w:eastAsiaTheme="minorEastAsia"/>
              <w:noProof/>
            </w:rPr>
          </w:pPr>
          <w:del w:id="427" w:author="Vijay Parmar" w:date="2009-04-13T18:44:00Z">
            <w:r w:rsidRPr="005E74D2">
              <w:rPr>
                <w:rPrChange w:id="428" w:author=" Vijay Parmar" w:date="2009-04-13T07:17:00Z">
                  <w:rPr>
                    <w:rStyle w:val="Hyperlink"/>
                    <w:noProof/>
                  </w:rPr>
                </w:rPrChange>
              </w:rPr>
              <w:delText>Appendix A: CGMM Properties XSD</w:delText>
            </w:r>
            <w:r w:rsidR="002B40A4" w:rsidDel="004156DC">
              <w:rPr>
                <w:noProof/>
                <w:webHidden/>
              </w:rPr>
              <w:tab/>
              <w:delText>37</w:delText>
            </w:r>
          </w:del>
        </w:p>
        <w:p w:rsidR="002B40A4" w:rsidDel="004156DC" w:rsidRDefault="005E74D2">
          <w:pPr>
            <w:pStyle w:val="TOC1"/>
            <w:tabs>
              <w:tab w:val="right" w:leader="dot" w:pos="10790"/>
            </w:tabs>
            <w:rPr>
              <w:del w:id="429" w:author="Vijay Parmar" w:date="2009-04-13T18:44:00Z"/>
              <w:rFonts w:eastAsiaTheme="minorEastAsia"/>
              <w:noProof/>
            </w:rPr>
          </w:pPr>
          <w:del w:id="430" w:author="Vijay Parmar" w:date="2009-04-13T18:44:00Z">
            <w:r w:rsidRPr="005E74D2">
              <w:rPr>
                <w:rPrChange w:id="431" w:author=" Vijay Parmar" w:date="2009-04-13T07:17:00Z">
                  <w:rPr>
                    <w:rStyle w:val="Hyperlink"/>
                    <w:noProof/>
                  </w:rPr>
                </w:rPrChange>
              </w:rPr>
              <w:delText>Appendix B: Sample CGMM Properties File</w:delText>
            </w:r>
            <w:r w:rsidR="002B40A4" w:rsidDel="004156DC">
              <w:rPr>
                <w:noProof/>
                <w:webHidden/>
              </w:rPr>
              <w:tab/>
              <w:delText>40</w:delText>
            </w:r>
          </w:del>
        </w:p>
        <w:p w:rsidR="002B40A4" w:rsidDel="004156DC" w:rsidRDefault="005E74D2">
          <w:pPr>
            <w:pStyle w:val="TOC1"/>
            <w:tabs>
              <w:tab w:val="right" w:leader="dot" w:pos="10790"/>
            </w:tabs>
            <w:rPr>
              <w:del w:id="432" w:author="Vijay Parmar" w:date="2009-04-13T18:44:00Z"/>
              <w:rFonts w:eastAsiaTheme="minorEastAsia"/>
              <w:noProof/>
            </w:rPr>
          </w:pPr>
          <w:del w:id="433" w:author="Vijay Parmar" w:date="2009-04-13T18:44:00Z">
            <w:r w:rsidRPr="005E74D2">
              <w:rPr>
                <w:rPrChange w:id="434" w:author=" Vijay Parmar" w:date="2009-04-13T07:17:00Z">
                  <w:rPr>
                    <w:rStyle w:val="Hyperlink"/>
                    <w:noProof/>
                  </w:rPr>
                </w:rPrChange>
              </w:rPr>
              <w:delText>Appendix C: Sample Sync Description File</w:delText>
            </w:r>
            <w:r w:rsidR="002B40A4" w:rsidDel="004156DC">
              <w:rPr>
                <w:noProof/>
                <w:webHidden/>
              </w:rPr>
              <w:tab/>
              <w:delText>41</w:delText>
            </w:r>
          </w:del>
        </w:p>
        <w:p w:rsidR="002B40A4" w:rsidDel="004156DC" w:rsidRDefault="005E74D2">
          <w:pPr>
            <w:pStyle w:val="TOC1"/>
            <w:tabs>
              <w:tab w:val="right" w:leader="dot" w:pos="10790"/>
            </w:tabs>
            <w:rPr>
              <w:del w:id="435" w:author="Vijay Parmar" w:date="2009-04-13T18:44:00Z"/>
              <w:rFonts w:eastAsiaTheme="minorEastAsia"/>
              <w:noProof/>
            </w:rPr>
          </w:pPr>
          <w:del w:id="436" w:author="Vijay Parmar" w:date="2009-04-13T18:44:00Z">
            <w:r w:rsidRPr="005E74D2">
              <w:rPr>
                <w:rPrChange w:id="437" w:author=" Vijay Parmar" w:date="2009-04-13T07:17:00Z">
                  <w:rPr>
                    <w:rStyle w:val="Hyperlink"/>
                    <w:noProof/>
                  </w:rPr>
                </w:rPrChange>
              </w:rPr>
              <w:delText>Appendix D: Sample steps to install CGMM with reference implementation</w:delText>
            </w:r>
            <w:r w:rsidR="002B40A4" w:rsidDel="004156DC">
              <w:rPr>
                <w:noProof/>
                <w:webHidden/>
              </w:rPr>
              <w:tab/>
              <w:delText>42</w:delText>
            </w:r>
          </w:del>
        </w:p>
        <w:p w:rsidR="002B40A4" w:rsidDel="004156DC" w:rsidRDefault="005E74D2">
          <w:pPr>
            <w:pStyle w:val="TOC1"/>
            <w:tabs>
              <w:tab w:val="right" w:leader="dot" w:pos="10790"/>
            </w:tabs>
            <w:rPr>
              <w:del w:id="438" w:author="Vijay Parmar" w:date="2009-04-13T18:44:00Z"/>
              <w:rFonts w:eastAsiaTheme="minorEastAsia"/>
              <w:noProof/>
            </w:rPr>
          </w:pPr>
          <w:del w:id="439" w:author="Vijay Parmar" w:date="2009-04-13T18:44:00Z">
            <w:r w:rsidRPr="005E74D2">
              <w:rPr>
                <w:rPrChange w:id="440" w:author=" Vijay Parmar" w:date="2009-04-13T07:17:00Z">
                  <w:rPr>
                    <w:rStyle w:val="Hyperlink"/>
                    <w:noProof/>
                  </w:rPr>
                </w:rPrChange>
              </w:rPr>
              <w:delText>Glossary</w:delText>
            </w:r>
            <w:r w:rsidR="002B40A4" w:rsidDel="004156DC">
              <w:rPr>
                <w:noProof/>
                <w:webHidden/>
              </w:rPr>
              <w:tab/>
              <w:delText>45</w:delText>
            </w:r>
          </w:del>
        </w:p>
        <w:p w:rsidR="0080383D" w:rsidRDefault="005E74D2" w:rsidP="002409D8">
          <w:r>
            <w:fldChar w:fldCharType="end"/>
          </w:r>
        </w:p>
      </w:sdtContent>
    </w:sdt>
    <w:p w:rsidR="000135DC" w:rsidRDefault="000135DC">
      <w:pPr>
        <w:rPr>
          <w:ins w:id="441" w:author="Vijay Parmar" w:date="2009-04-29T13:21:00Z"/>
          <w:b/>
          <w:sz w:val="36"/>
        </w:rPr>
      </w:pPr>
      <w:ins w:id="442" w:author="Vijay Parmar" w:date="2009-04-29T13:21:00Z">
        <w:r>
          <w:rPr>
            <w:b/>
            <w:sz w:val="36"/>
          </w:rPr>
          <w:br w:type="page"/>
        </w:r>
      </w:ins>
    </w:p>
    <w:p w:rsidR="0080383D" w:rsidRPr="00910416" w:rsidRDefault="0080383D" w:rsidP="009F0D55">
      <w:pPr>
        <w:ind w:firstLine="360"/>
        <w:jc w:val="center"/>
        <w:rPr>
          <w:b/>
          <w:sz w:val="36"/>
        </w:rPr>
      </w:pPr>
      <w:r w:rsidRPr="00910416">
        <w:rPr>
          <w:b/>
          <w:sz w:val="36"/>
        </w:rPr>
        <w:lastRenderedPageBreak/>
        <w:t xml:space="preserve">CSM </w:t>
      </w:r>
      <w:r w:rsidR="00607012">
        <w:rPr>
          <w:b/>
          <w:sz w:val="36"/>
        </w:rPr>
        <w:t>GAARDS Migration Module Guide</w:t>
      </w:r>
    </w:p>
    <w:p w:rsidR="003B4001" w:rsidRPr="003B4001" w:rsidRDefault="009723CD" w:rsidP="004F6AD8">
      <w:pPr>
        <w:pStyle w:val="Heading1"/>
        <w:numPr>
          <w:ilvl w:val="0"/>
          <w:numId w:val="1"/>
        </w:numPr>
      </w:pPr>
      <w:bookmarkStart w:id="443" w:name="_Toc228774614"/>
      <w:r>
        <w:t>Introduction</w:t>
      </w:r>
      <w:bookmarkEnd w:id="443"/>
    </w:p>
    <w:p w:rsidR="003B4001" w:rsidRPr="003B4001" w:rsidRDefault="003B4001" w:rsidP="003B4001"/>
    <w:p w:rsidR="002409D8" w:rsidRDefault="0080383D" w:rsidP="00223EBD">
      <w:pPr>
        <w:pStyle w:val="BodyText"/>
        <w:rPr>
          <w:rFonts w:asciiTheme="minorHAnsi" w:hAnsiTheme="minorHAnsi"/>
        </w:rPr>
      </w:pPr>
      <w:r w:rsidRPr="0080383D">
        <w:rPr>
          <w:rFonts w:asciiTheme="minorHAnsi" w:hAnsiTheme="minorHAnsi"/>
        </w:rPr>
        <w:t xml:space="preserve">This document provides all the information application developers need to successfully integrate with </w:t>
      </w:r>
      <w:r w:rsidR="008F444C">
        <w:rPr>
          <w:rFonts w:asciiTheme="minorHAnsi" w:hAnsiTheme="minorHAnsi"/>
        </w:rPr>
        <w:t>the CSM GAARDS Migration Module</w:t>
      </w:r>
      <w:r w:rsidRPr="0080383D">
        <w:rPr>
          <w:rFonts w:asciiTheme="minorHAnsi" w:hAnsiTheme="minorHAnsi"/>
        </w:rPr>
        <w:t xml:space="preserve"> (</w:t>
      </w:r>
      <w:r w:rsidR="008F444C">
        <w:rPr>
          <w:rFonts w:asciiTheme="minorHAnsi" w:hAnsiTheme="minorHAnsi"/>
        </w:rPr>
        <w:t>CGMM</w:t>
      </w:r>
      <w:r w:rsidRPr="0080383D">
        <w:rPr>
          <w:rFonts w:asciiTheme="minorHAnsi" w:hAnsiTheme="minorHAnsi"/>
        </w:rPr>
        <w:t xml:space="preserve">). The </w:t>
      </w:r>
      <w:r w:rsidR="002E69EA">
        <w:rPr>
          <w:rFonts w:asciiTheme="minorHAnsi" w:hAnsiTheme="minorHAnsi"/>
        </w:rPr>
        <w:t xml:space="preserve">CGMM </w:t>
      </w:r>
      <w:r w:rsidRPr="0080383D">
        <w:rPr>
          <w:rFonts w:asciiTheme="minorHAnsi" w:hAnsiTheme="minorHAnsi"/>
        </w:rPr>
        <w:t xml:space="preserve">was chartered to provide a comprehensive solution to </w:t>
      </w:r>
      <w:r w:rsidR="002E69EA">
        <w:rPr>
          <w:rFonts w:asciiTheme="minorHAnsi" w:hAnsiTheme="minorHAnsi"/>
        </w:rPr>
        <w:t xml:space="preserve">migrate existing web applications from CSM based authentication to GAARDS based authentication. </w:t>
      </w:r>
      <w:r w:rsidR="00E3146A" w:rsidRPr="00E3146A">
        <w:rPr>
          <w:rFonts w:asciiTheme="minorHAnsi" w:hAnsiTheme="minorHAnsi"/>
        </w:rPr>
        <w:t>caGrid is the underlying service oriented infrastructure that supports caBIG. The Grid Authentication and Authorization with Reliably Distributed Services (GAARDS) provides services and tools for the administration and enforcement of security policy in an enterprise Grid. GAARDS was developed on top of the Globus Toolkit and extends the Grid Security Infrastructure (GSI) to provide enterprise services and administrative</w:t>
      </w:r>
      <w:r w:rsidR="00E3146A">
        <w:rPr>
          <w:rFonts w:asciiTheme="minorHAnsi" w:hAnsiTheme="minorHAnsi"/>
        </w:rPr>
        <w:t>.</w:t>
      </w:r>
      <w:r w:rsidRPr="0080383D">
        <w:rPr>
          <w:rFonts w:asciiTheme="minorHAnsi" w:hAnsiTheme="minorHAnsi"/>
        </w:rPr>
        <w:t xml:space="preserve"> </w:t>
      </w:r>
    </w:p>
    <w:p w:rsidR="003B4001" w:rsidRDefault="002409D8" w:rsidP="004F6AD8">
      <w:pPr>
        <w:pStyle w:val="Heading1"/>
        <w:numPr>
          <w:ilvl w:val="0"/>
          <w:numId w:val="1"/>
        </w:numPr>
      </w:pPr>
      <w:bookmarkStart w:id="444" w:name="_Toc228774615"/>
      <w:r>
        <w:t>Scope</w:t>
      </w:r>
      <w:bookmarkEnd w:id="444"/>
      <w:r w:rsidR="003B4001">
        <w:t xml:space="preserve"> </w:t>
      </w:r>
    </w:p>
    <w:p w:rsidR="0069361E" w:rsidRPr="0069361E" w:rsidRDefault="0069361E" w:rsidP="0069361E"/>
    <w:p w:rsidR="007570F9" w:rsidRDefault="007570F9" w:rsidP="007570F9">
      <w:pPr>
        <w:pStyle w:val="BodyText"/>
        <w:rPr>
          <w:rFonts w:asciiTheme="minorHAnsi" w:hAnsiTheme="minorHAnsi"/>
          <w:sz w:val="18"/>
        </w:rPr>
      </w:pPr>
      <w:r w:rsidRPr="00F758B3">
        <w:rPr>
          <w:rFonts w:asciiTheme="minorHAnsi" w:hAnsiTheme="minorHAnsi"/>
        </w:rPr>
        <w:t>T</w:t>
      </w:r>
      <w:r w:rsidRPr="007570F9">
        <w:rPr>
          <w:rFonts w:asciiTheme="minorHAnsi" w:hAnsiTheme="minorHAnsi"/>
        </w:rPr>
        <w:t xml:space="preserve">his document </w:t>
      </w:r>
      <w:r w:rsidR="00D51374">
        <w:rPr>
          <w:rFonts w:asciiTheme="minorHAnsi" w:hAnsiTheme="minorHAnsi"/>
        </w:rPr>
        <w:t xml:space="preserve">covers </w:t>
      </w:r>
      <w:r w:rsidR="00223EBD">
        <w:rPr>
          <w:rFonts w:asciiTheme="minorHAnsi" w:hAnsiTheme="minorHAnsi"/>
        </w:rPr>
        <w:t>the CGMM API and CGMM Web application. It covers the workflows/scenarios handled by the CGMM. This document</w:t>
      </w:r>
      <w:r w:rsidR="003D2610">
        <w:rPr>
          <w:rFonts w:asciiTheme="minorHAnsi" w:hAnsiTheme="minorHAnsi"/>
        </w:rPr>
        <w:t xml:space="preserve"> also</w:t>
      </w:r>
      <w:r w:rsidR="00223EBD">
        <w:rPr>
          <w:rFonts w:asciiTheme="minorHAnsi" w:hAnsiTheme="minorHAnsi"/>
        </w:rPr>
        <w:t xml:space="preserve"> briefly addresses the host application enhancements that are required to adopt the CGMM based authentication and migration features. The The </w:t>
      </w:r>
      <w:r w:rsidR="00B26FAE">
        <w:rPr>
          <w:rFonts w:asciiTheme="minorHAnsi" w:hAnsiTheme="minorHAnsi"/>
        </w:rPr>
        <w:t>caGrid info</w:t>
      </w:r>
      <w:r w:rsidR="00314FA7">
        <w:rPr>
          <w:rFonts w:asciiTheme="minorHAnsi" w:hAnsiTheme="minorHAnsi"/>
        </w:rPr>
        <w:t xml:space="preserve">rmation pertaining to the CGMM will be provided </w:t>
      </w:r>
      <w:r w:rsidR="00B26FAE">
        <w:rPr>
          <w:rFonts w:asciiTheme="minorHAnsi" w:hAnsiTheme="minorHAnsi"/>
        </w:rPr>
        <w:t xml:space="preserve">however, </w:t>
      </w:r>
      <w:r w:rsidR="00314FA7">
        <w:rPr>
          <w:rFonts w:asciiTheme="minorHAnsi" w:hAnsiTheme="minorHAnsi"/>
        </w:rPr>
        <w:t xml:space="preserve">the caGrid, GAARDS, SyncGTS, Dorian etc details are out of scope for this document. For more information about caGrid and related technologies refer </w:t>
      </w:r>
      <w:hyperlink r:id="rId14" w:history="1">
        <w:r w:rsidR="00314FA7" w:rsidRPr="00314FA7">
          <w:rPr>
            <w:rStyle w:val="Hyperlink"/>
            <w:rFonts w:asciiTheme="minorHAnsi" w:hAnsiTheme="minorHAnsi"/>
          </w:rPr>
          <w:t>caGrid Wiki</w:t>
        </w:r>
      </w:hyperlink>
      <w:r w:rsidR="00314FA7">
        <w:rPr>
          <w:rFonts w:asciiTheme="minorHAnsi" w:hAnsiTheme="minorHAnsi"/>
        </w:rPr>
        <w:t>.</w:t>
      </w:r>
    </w:p>
    <w:p w:rsidR="00D51374" w:rsidRDefault="00D51374" w:rsidP="007570F9">
      <w:pPr>
        <w:pStyle w:val="BodyText"/>
        <w:rPr>
          <w:rFonts w:asciiTheme="minorHAnsi" w:hAnsiTheme="minorHAnsi"/>
          <w:sz w:val="18"/>
        </w:rPr>
      </w:pPr>
    </w:p>
    <w:p w:rsidR="00D51374" w:rsidRDefault="00D51374" w:rsidP="004F6AD8">
      <w:pPr>
        <w:pStyle w:val="Heading1"/>
        <w:numPr>
          <w:ilvl w:val="0"/>
          <w:numId w:val="1"/>
        </w:numPr>
      </w:pPr>
      <w:bookmarkStart w:id="445" w:name="_Toc228774616"/>
      <w:r>
        <w:t>Using this Guide</w:t>
      </w:r>
      <w:bookmarkEnd w:id="445"/>
    </w:p>
    <w:p w:rsidR="00301B06" w:rsidRDefault="00301B06" w:rsidP="007570F9">
      <w:pPr>
        <w:pStyle w:val="BodyText"/>
        <w:rPr>
          <w:rFonts w:asciiTheme="minorHAnsi" w:hAnsiTheme="minorHAnsi"/>
        </w:rPr>
      </w:pPr>
    </w:p>
    <w:p w:rsidR="004E2F53" w:rsidRPr="007C0A1E" w:rsidRDefault="00AD5F42" w:rsidP="007570F9">
      <w:pPr>
        <w:pStyle w:val="BodyText"/>
        <w:rPr>
          <w:rFonts w:asciiTheme="minorHAnsi" w:hAnsiTheme="minorHAnsi"/>
        </w:rPr>
      </w:pPr>
      <w:r w:rsidRPr="007C0A1E">
        <w:rPr>
          <w:rFonts w:asciiTheme="minorHAnsi" w:hAnsiTheme="minorHAnsi"/>
        </w:rPr>
        <w:t xml:space="preserve">Begin by reading the </w:t>
      </w:r>
      <w:hyperlink w:anchor="_CGMM_Overview" w:history="1">
        <w:r w:rsidR="00B55F6F" w:rsidRPr="0039766A">
          <w:rPr>
            <w:rStyle w:val="Hyperlink"/>
            <w:rFonts w:asciiTheme="minorHAnsi" w:hAnsiTheme="minorHAnsi"/>
          </w:rPr>
          <w:t>C</w:t>
        </w:r>
        <w:r w:rsidR="00B55F6F">
          <w:rPr>
            <w:rStyle w:val="Hyperlink"/>
            <w:rFonts w:asciiTheme="minorHAnsi" w:hAnsiTheme="minorHAnsi"/>
          </w:rPr>
          <w:t>GMM</w:t>
        </w:r>
        <w:r w:rsidR="00B55F6F" w:rsidRPr="0039766A">
          <w:rPr>
            <w:rStyle w:val="Hyperlink"/>
            <w:rFonts w:asciiTheme="minorHAnsi" w:hAnsiTheme="minorHAnsi"/>
          </w:rPr>
          <w:t xml:space="preserve"> </w:t>
        </w:r>
        <w:r w:rsidR="00B55F6F">
          <w:rPr>
            <w:rStyle w:val="Hyperlink"/>
            <w:rFonts w:asciiTheme="minorHAnsi" w:hAnsiTheme="minorHAnsi"/>
          </w:rPr>
          <w:t>Overview</w:t>
        </w:r>
      </w:hyperlink>
      <w:r w:rsidR="00B55F6F">
        <w:t xml:space="preserve"> </w:t>
      </w:r>
      <w:r w:rsidR="00B47EC8" w:rsidRPr="007C0A1E">
        <w:rPr>
          <w:rFonts w:asciiTheme="minorHAnsi" w:hAnsiTheme="minorHAnsi"/>
        </w:rPr>
        <w:t xml:space="preserve">followed by </w:t>
      </w:r>
      <w:hyperlink w:anchor="_CSM_API_User" w:history="1">
        <w:r w:rsidR="00B47EC8" w:rsidRPr="0039766A">
          <w:rPr>
            <w:rStyle w:val="Hyperlink"/>
            <w:rFonts w:asciiTheme="minorHAnsi" w:hAnsiTheme="minorHAnsi"/>
          </w:rPr>
          <w:t>C</w:t>
        </w:r>
        <w:r w:rsidR="009770B9">
          <w:rPr>
            <w:rStyle w:val="Hyperlink"/>
            <w:rFonts w:asciiTheme="minorHAnsi" w:hAnsiTheme="minorHAnsi"/>
          </w:rPr>
          <w:t>GMM</w:t>
        </w:r>
        <w:r w:rsidR="00B47EC8" w:rsidRPr="0039766A">
          <w:rPr>
            <w:rStyle w:val="Hyperlink"/>
            <w:rFonts w:asciiTheme="minorHAnsi" w:hAnsiTheme="minorHAnsi"/>
          </w:rPr>
          <w:t xml:space="preserve"> API User Guide</w:t>
        </w:r>
      </w:hyperlink>
      <w:r w:rsidR="00B47EC8" w:rsidRPr="007C0A1E">
        <w:rPr>
          <w:rFonts w:asciiTheme="minorHAnsi" w:hAnsiTheme="minorHAnsi"/>
        </w:rPr>
        <w:t xml:space="preserve"> sections. It will give detailed knowledge and workflow for a </w:t>
      </w:r>
      <w:r w:rsidR="009770B9">
        <w:rPr>
          <w:rFonts w:asciiTheme="minorHAnsi" w:hAnsiTheme="minorHAnsi"/>
        </w:rPr>
        <w:t xml:space="preserve">developer on how to successfully integrate CGMM API </w:t>
      </w:r>
      <w:r w:rsidR="00B47EC8" w:rsidRPr="007C0A1E">
        <w:rPr>
          <w:rFonts w:asciiTheme="minorHAnsi" w:hAnsiTheme="minorHAnsi"/>
        </w:rPr>
        <w:t xml:space="preserve">into their applications. The </w:t>
      </w:r>
      <w:r w:rsidR="005E74D2">
        <w:fldChar w:fldCharType="begin"/>
      </w:r>
      <w:ins w:id="446" w:author="Vijay Parmar" w:date="2009-04-10T13:49:00Z">
        <w:r w:rsidR="00B46967">
          <w:instrText>HYPERLINK  \l "_CGMM_API_User"</w:instrText>
        </w:r>
      </w:ins>
      <w:del w:id="447" w:author="Vijay Parmar" w:date="2009-04-10T13:49:00Z">
        <w:r w:rsidR="00A80E53" w:rsidDel="00B46967">
          <w:delInstrText>HYPERLINK \l "_CSM_UPT_Users"</w:delInstrText>
        </w:r>
      </w:del>
      <w:r w:rsidR="005E74D2">
        <w:fldChar w:fldCharType="separate"/>
      </w:r>
      <w:r w:rsidR="00B47EC8" w:rsidRPr="0039766A">
        <w:rPr>
          <w:rStyle w:val="Hyperlink"/>
          <w:rFonts w:asciiTheme="minorHAnsi" w:hAnsiTheme="minorHAnsi"/>
        </w:rPr>
        <w:t>C</w:t>
      </w:r>
      <w:r w:rsidR="009770B9">
        <w:rPr>
          <w:rStyle w:val="Hyperlink"/>
          <w:rFonts w:asciiTheme="minorHAnsi" w:hAnsiTheme="minorHAnsi"/>
        </w:rPr>
        <w:t>GMM Tool</w:t>
      </w:r>
      <w:r w:rsidR="00B47EC8" w:rsidRPr="0039766A">
        <w:rPr>
          <w:rStyle w:val="Hyperlink"/>
          <w:rFonts w:asciiTheme="minorHAnsi" w:hAnsiTheme="minorHAnsi"/>
        </w:rPr>
        <w:t xml:space="preserve"> User Guide</w:t>
      </w:r>
      <w:r w:rsidR="005E74D2">
        <w:fldChar w:fldCharType="end"/>
      </w:r>
      <w:r w:rsidR="00B47EC8" w:rsidRPr="007C0A1E">
        <w:rPr>
          <w:rFonts w:asciiTheme="minorHAnsi" w:hAnsiTheme="minorHAnsi"/>
        </w:rPr>
        <w:t xml:space="preserve"> section gives the </w:t>
      </w:r>
      <w:ins w:id="448" w:author="Vijay Parmar" w:date="2009-04-10T13:50:00Z">
        <w:r w:rsidR="00C12777">
          <w:rPr>
            <w:rFonts w:asciiTheme="minorHAnsi" w:hAnsiTheme="minorHAnsi"/>
          </w:rPr>
          <w:t xml:space="preserve">default and alternate behavior </w:t>
        </w:r>
      </w:ins>
      <w:r w:rsidR="00B47EC8" w:rsidRPr="007C0A1E">
        <w:rPr>
          <w:rFonts w:asciiTheme="minorHAnsi" w:hAnsiTheme="minorHAnsi"/>
        </w:rPr>
        <w:t>workflow</w:t>
      </w:r>
      <w:ins w:id="449" w:author="Vijay Parmar" w:date="2009-04-10T13:50:00Z">
        <w:r w:rsidR="00C12777">
          <w:rPr>
            <w:rFonts w:asciiTheme="minorHAnsi" w:hAnsiTheme="minorHAnsi"/>
          </w:rPr>
          <w:t>s</w:t>
        </w:r>
      </w:ins>
      <w:r w:rsidR="00B47EC8" w:rsidRPr="007C0A1E">
        <w:rPr>
          <w:rFonts w:asciiTheme="minorHAnsi" w:hAnsiTheme="minorHAnsi"/>
        </w:rPr>
        <w:t xml:space="preserve"> and details about the A</w:t>
      </w:r>
      <w:r w:rsidR="009770B9">
        <w:rPr>
          <w:rFonts w:asciiTheme="minorHAnsi" w:hAnsiTheme="minorHAnsi"/>
        </w:rPr>
        <w:t>uthentication, Migration and/or New caGrid User creation.</w:t>
      </w:r>
      <w:r w:rsidR="00FA5A6C" w:rsidRPr="007C0A1E">
        <w:rPr>
          <w:rFonts w:asciiTheme="minorHAnsi" w:hAnsiTheme="minorHAnsi"/>
        </w:rPr>
        <w:t xml:space="preserve"> </w:t>
      </w:r>
      <w:ins w:id="450" w:author="Vijay Parmar" w:date="2009-03-23T13:25:00Z">
        <w:r w:rsidR="002B4F98">
          <w:rPr>
            <w:rFonts w:asciiTheme="minorHAnsi" w:hAnsiTheme="minorHAnsi"/>
          </w:rPr>
          <w:t xml:space="preserve">The section for </w:t>
        </w:r>
      </w:ins>
      <w:ins w:id="451" w:author="Vijay Parmar" w:date="2009-03-23T13:13:00Z">
        <w:r w:rsidR="002B40A4">
          <w:rPr>
            <w:rFonts w:asciiTheme="minorHAnsi" w:hAnsiTheme="minorHAnsi"/>
          </w:rPr>
          <w:t xml:space="preserve">Integration of CGMM </w:t>
        </w:r>
      </w:ins>
      <w:ins w:id="452" w:author="Vijay Parmar" w:date="2009-03-23T13:25:00Z">
        <w:r w:rsidR="002B4F98">
          <w:rPr>
            <w:rFonts w:asciiTheme="minorHAnsi" w:hAnsiTheme="minorHAnsi"/>
          </w:rPr>
          <w:t xml:space="preserve">with Container Managed Security provides details on achieving the same. </w:t>
        </w:r>
      </w:ins>
      <w:r w:rsidR="009770B9">
        <w:rPr>
          <w:rFonts w:asciiTheme="minorHAnsi" w:hAnsiTheme="minorHAnsi"/>
        </w:rPr>
        <w:t>Once the CGMM details and pertaining concepts are understood</w:t>
      </w:r>
      <w:r w:rsidR="00FA5A6C" w:rsidRPr="007C0A1E">
        <w:rPr>
          <w:rFonts w:asciiTheme="minorHAnsi" w:hAnsiTheme="minorHAnsi"/>
        </w:rPr>
        <w:t xml:space="preserve">, read the </w:t>
      </w:r>
      <w:hyperlink w:anchor="_CSM_Web_Services" w:history="1">
        <w:r w:rsidR="00FA5A6C" w:rsidRPr="0039766A">
          <w:rPr>
            <w:rStyle w:val="Hyperlink"/>
            <w:rFonts w:asciiTheme="minorHAnsi" w:hAnsiTheme="minorHAnsi"/>
          </w:rPr>
          <w:t>C</w:t>
        </w:r>
        <w:r w:rsidR="009770B9">
          <w:rPr>
            <w:rStyle w:val="Hyperlink"/>
            <w:rFonts w:asciiTheme="minorHAnsi" w:hAnsiTheme="minorHAnsi"/>
          </w:rPr>
          <w:t>GMM Installation and Deployment</w:t>
        </w:r>
      </w:hyperlink>
      <w:r w:rsidR="0039766A">
        <w:rPr>
          <w:rFonts w:asciiTheme="minorHAnsi" w:hAnsiTheme="minorHAnsi"/>
        </w:rPr>
        <w:t xml:space="preserve"> </w:t>
      </w:r>
      <w:r w:rsidR="00FA5A6C" w:rsidRPr="007C0A1E">
        <w:rPr>
          <w:rFonts w:asciiTheme="minorHAnsi" w:hAnsiTheme="minorHAnsi"/>
        </w:rPr>
        <w:t xml:space="preserve"> </w:t>
      </w:r>
      <w:r w:rsidR="00841464" w:rsidRPr="007C0A1E">
        <w:rPr>
          <w:rFonts w:asciiTheme="minorHAnsi" w:hAnsiTheme="minorHAnsi"/>
        </w:rPr>
        <w:t xml:space="preserve">section to know how to </w:t>
      </w:r>
      <w:r w:rsidR="009770B9">
        <w:rPr>
          <w:rFonts w:asciiTheme="minorHAnsi" w:hAnsiTheme="minorHAnsi"/>
        </w:rPr>
        <w:t>install and deploy CGMM Tool with an already working installation of a host application</w:t>
      </w:r>
      <w:r w:rsidR="00841464" w:rsidRPr="007C0A1E">
        <w:rPr>
          <w:rFonts w:asciiTheme="minorHAnsi" w:hAnsiTheme="minorHAnsi"/>
        </w:rPr>
        <w:t>.</w:t>
      </w:r>
      <w:r w:rsidR="002010E0">
        <w:rPr>
          <w:rFonts w:asciiTheme="minorHAnsi" w:hAnsiTheme="minorHAnsi"/>
        </w:rPr>
        <w:t xml:space="preserve"> </w:t>
      </w:r>
      <w:r w:rsidR="009770B9">
        <w:rPr>
          <w:rFonts w:asciiTheme="minorHAnsi" w:hAnsiTheme="minorHAnsi"/>
        </w:rPr>
        <w:t xml:space="preserve">The Appendix A, B and C provide the CGMM </w:t>
      </w:r>
      <w:r w:rsidR="00937A79">
        <w:rPr>
          <w:rFonts w:asciiTheme="minorHAnsi" w:hAnsiTheme="minorHAnsi"/>
        </w:rPr>
        <w:t>properties XSD, Sample</w:t>
      </w:r>
      <w:r w:rsidR="009770B9">
        <w:rPr>
          <w:rFonts w:asciiTheme="minorHAnsi" w:hAnsiTheme="minorHAnsi"/>
        </w:rPr>
        <w:t xml:space="preserve"> CGMM properties configuration file and sample Sync Description configuration file. </w:t>
      </w:r>
      <w:r w:rsidR="00937A79">
        <w:rPr>
          <w:rFonts w:asciiTheme="minorHAnsi" w:hAnsiTheme="minorHAnsi"/>
        </w:rPr>
        <w:t xml:space="preserve"> The Glossary is available </w:t>
      </w:r>
      <w:r w:rsidR="00BA3033">
        <w:rPr>
          <w:rFonts w:asciiTheme="minorHAnsi" w:hAnsiTheme="minorHAnsi"/>
        </w:rPr>
        <w:t>to clarify abbreviations that are used in this document.</w:t>
      </w:r>
    </w:p>
    <w:p w:rsidR="00D62305" w:rsidRDefault="00D62305" w:rsidP="00D62305">
      <w:pPr>
        <w:pStyle w:val="BodyText"/>
        <w:ind w:left="0"/>
        <w:rPr>
          <w:rFonts w:asciiTheme="minorHAnsi" w:hAnsiTheme="minorHAnsi"/>
        </w:rPr>
      </w:pPr>
    </w:p>
    <w:p w:rsidR="00B55F6F" w:rsidRDefault="00B55F6F">
      <w:pPr>
        <w:rPr>
          <w:rFonts w:eastAsia="Times New Roman" w:cs="Times New Roman"/>
          <w:sz w:val="18"/>
          <w:szCs w:val="24"/>
        </w:rPr>
      </w:pPr>
      <w:r>
        <w:rPr>
          <w:sz w:val="18"/>
        </w:rPr>
        <w:br w:type="page"/>
      </w:r>
    </w:p>
    <w:p w:rsidR="0044655F" w:rsidRDefault="0044655F" w:rsidP="00D62305">
      <w:pPr>
        <w:pStyle w:val="BodyText"/>
        <w:ind w:left="0"/>
        <w:rPr>
          <w:rFonts w:asciiTheme="minorHAnsi" w:hAnsiTheme="minorHAnsi"/>
          <w:sz w:val="18"/>
        </w:rPr>
      </w:pPr>
    </w:p>
    <w:p w:rsidR="0057047E" w:rsidRDefault="00917DCD" w:rsidP="004F6AD8">
      <w:pPr>
        <w:pStyle w:val="Heading1"/>
        <w:numPr>
          <w:ilvl w:val="0"/>
          <w:numId w:val="1"/>
        </w:numPr>
      </w:pPr>
      <w:bookmarkStart w:id="453" w:name="_CGMM_Overview"/>
      <w:bookmarkStart w:id="454" w:name="_Ref214044841"/>
      <w:bookmarkStart w:id="455" w:name="_Toc228774617"/>
      <w:bookmarkEnd w:id="453"/>
      <w:r>
        <w:t>C</w:t>
      </w:r>
      <w:r w:rsidR="00BC68C9">
        <w:t>GMM</w:t>
      </w:r>
      <w:r>
        <w:t xml:space="preserve"> </w:t>
      </w:r>
      <w:r w:rsidR="002409D8">
        <w:t>Overview</w:t>
      </w:r>
      <w:bookmarkEnd w:id="454"/>
      <w:bookmarkEnd w:id="455"/>
      <w:r w:rsidR="00E318AA">
        <w:t xml:space="preserve"> </w:t>
      </w:r>
    </w:p>
    <w:p w:rsidR="001A12EF" w:rsidRDefault="001A12EF" w:rsidP="001A12EF"/>
    <w:p w:rsidR="00864F79" w:rsidRDefault="001A12EF" w:rsidP="00864F79">
      <w:pPr>
        <w:ind w:left="360"/>
      </w:pPr>
      <w:r>
        <w:t xml:space="preserve">The CSM GAARDS Migration Module provides </w:t>
      </w:r>
      <w:r w:rsidR="00864F79">
        <w:t xml:space="preserve">two-tiered </w:t>
      </w:r>
      <w:r>
        <w:t xml:space="preserve">solution for existing web </w:t>
      </w:r>
      <w:r w:rsidR="00864F79">
        <w:t>applications – namely a) migrate existing CSM accounts to caGrid accounts, b) act as the authentication ‘module’ for the host application.</w:t>
      </w:r>
      <w:r>
        <w:t xml:space="preserve"> </w:t>
      </w:r>
      <w:r w:rsidR="00864F79">
        <w:t xml:space="preserve">By doing so, the existing web applications gradually avail a single set of credentials (caGrid credentials) for authentication purpose. CGMM is created to address the following business/policy requirements: </w:t>
      </w:r>
    </w:p>
    <w:p w:rsidR="00864F79" w:rsidRDefault="00864F79" w:rsidP="00534AC2">
      <w:pPr>
        <w:pStyle w:val="ListParagraph"/>
        <w:numPr>
          <w:ilvl w:val="0"/>
          <w:numId w:val="31"/>
        </w:numPr>
        <w:spacing w:line="240" w:lineRule="auto"/>
      </w:pPr>
      <w:r>
        <w:t>Avoid duplication of accounts for existing and new users. The application needs to provide a single set of credentials to access various application components.</w:t>
      </w:r>
    </w:p>
    <w:p w:rsidR="00864F79" w:rsidRDefault="00864F79" w:rsidP="00534AC2">
      <w:pPr>
        <w:pStyle w:val="ListParagraph"/>
        <w:numPr>
          <w:ilvl w:val="0"/>
          <w:numId w:val="31"/>
        </w:numPr>
      </w:pPr>
      <w:r>
        <w:t>Use GAARDS based authentication</w:t>
      </w:r>
    </w:p>
    <w:p w:rsidR="00864F79" w:rsidRDefault="00864F79" w:rsidP="00534AC2">
      <w:pPr>
        <w:pStyle w:val="ListParagraph"/>
        <w:numPr>
          <w:ilvl w:val="0"/>
          <w:numId w:val="31"/>
        </w:numPr>
      </w:pPr>
      <w:r>
        <w:t>Provisioning of new Users with Grid Identities</w:t>
      </w:r>
    </w:p>
    <w:p w:rsidR="00864F79" w:rsidRDefault="00864F79" w:rsidP="00534AC2">
      <w:pPr>
        <w:pStyle w:val="ListParagraph"/>
        <w:numPr>
          <w:ilvl w:val="0"/>
          <w:numId w:val="31"/>
        </w:numPr>
      </w:pPr>
      <w:r w:rsidRPr="00864F79">
        <w:t>To use caBIG approved Identity Providers and thus allowing federation of identity</w:t>
      </w:r>
    </w:p>
    <w:p w:rsidR="00864F79" w:rsidRDefault="00864F79" w:rsidP="00534AC2">
      <w:pPr>
        <w:pStyle w:val="ListParagraph"/>
        <w:numPr>
          <w:ilvl w:val="0"/>
          <w:numId w:val="31"/>
        </w:numPr>
      </w:pPr>
      <w:r>
        <w:t>Configurable Look and Feel</w:t>
      </w:r>
    </w:p>
    <w:p w:rsidR="00864F79" w:rsidRDefault="00864F79" w:rsidP="00534AC2">
      <w:pPr>
        <w:pStyle w:val="ListParagraph"/>
        <w:numPr>
          <w:ilvl w:val="0"/>
          <w:numId w:val="31"/>
        </w:numPr>
      </w:pPr>
      <w:r>
        <w:t>Configurable caGrid Identity Providers for authentication.</w:t>
      </w:r>
    </w:p>
    <w:p w:rsidR="00183CA0" w:rsidRDefault="00183CA0" w:rsidP="00183CA0">
      <w:pPr>
        <w:ind w:left="360"/>
      </w:pPr>
      <w:r>
        <w:t xml:space="preserve">As in the Figure 4.1 overall architecture shows how existing host applications can integrate with CGMM and sort of off-load their authentication functionality to CGMM. The CGMM is expected to take over </w:t>
      </w:r>
      <w:r w:rsidR="00131C27">
        <w:t>intercept and migrate CSM (</w:t>
      </w:r>
      <w:r>
        <w:t>local) accounts and enforce use of the caGrid account offered by various Identity providers in caBIG.</w:t>
      </w:r>
      <w:r w:rsidR="008E1D18">
        <w:t xml:space="preserve"> </w:t>
      </w:r>
    </w:p>
    <w:p w:rsidR="008E1D18" w:rsidRDefault="008E1D18" w:rsidP="00183CA0">
      <w:pPr>
        <w:ind w:left="360"/>
      </w:pPr>
    </w:p>
    <w:p w:rsidR="008E1D18" w:rsidRDefault="008E1D18" w:rsidP="00183CA0">
      <w:pPr>
        <w:ind w:left="360"/>
      </w:pPr>
      <w:r>
        <w:t xml:space="preserve">In this section, the overall architecture explanation, components involved in CGMM, </w:t>
      </w:r>
      <w:del w:id="456" w:author="Vijay Parmar" w:date="2009-04-10T13:51:00Z">
        <w:r w:rsidDel="009C7462">
          <w:delText xml:space="preserve"> </w:delText>
        </w:r>
      </w:del>
      <w:r>
        <w:t>Security Concepts and minimum system requirements are addressed.</w:t>
      </w:r>
    </w:p>
    <w:p w:rsidR="0058766D" w:rsidRPr="0058766D" w:rsidRDefault="0058766D" w:rsidP="0058766D"/>
    <w:p w:rsidR="00075D2D" w:rsidRDefault="00FD266F" w:rsidP="004F6AD8">
      <w:pPr>
        <w:pStyle w:val="Heading1"/>
        <w:numPr>
          <w:ilvl w:val="1"/>
          <w:numId w:val="1"/>
        </w:numPr>
      </w:pPr>
      <w:bookmarkStart w:id="457" w:name="_Toc228774618"/>
      <w:r>
        <w:t>Explanation</w:t>
      </w:r>
      <w:bookmarkEnd w:id="457"/>
      <w:r w:rsidR="002D5DE6">
        <w:t xml:space="preserve"> </w:t>
      </w:r>
    </w:p>
    <w:p w:rsidR="00075D2D" w:rsidRPr="00075D2D" w:rsidRDefault="00075D2D" w:rsidP="00075D2D">
      <w:pPr>
        <w:pStyle w:val="BodyText"/>
        <w:rPr>
          <w:rFonts w:asciiTheme="minorHAnsi" w:hAnsiTheme="minorHAnsi"/>
        </w:rPr>
      </w:pPr>
      <w:r w:rsidRPr="00075D2D">
        <w:rPr>
          <w:rFonts w:asciiTheme="minorHAnsi" w:hAnsiTheme="minorHAnsi"/>
        </w:rPr>
        <w:t xml:space="preserve">The </w:t>
      </w:r>
      <w:r w:rsidR="00B53A7C">
        <w:rPr>
          <w:rFonts w:asciiTheme="minorHAnsi" w:hAnsiTheme="minorHAnsi"/>
        </w:rPr>
        <w:t xml:space="preserve">CGMM provides </w:t>
      </w:r>
      <w:r w:rsidR="005D635E">
        <w:rPr>
          <w:rFonts w:asciiTheme="minorHAnsi" w:hAnsiTheme="minorHAnsi"/>
        </w:rPr>
        <w:t>the host application the following solutions:</w:t>
      </w:r>
    </w:p>
    <w:p w:rsidR="00075D2D" w:rsidRPr="00075D2D" w:rsidRDefault="00075D2D" w:rsidP="00534AC2">
      <w:pPr>
        <w:widowControl w:val="0"/>
        <w:numPr>
          <w:ilvl w:val="0"/>
          <w:numId w:val="16"/>
        </w:numPr>
        <w:tabs>
          <w:tab w:val="num" w:pos="720"/>
        </w:tabs>
        <w:spacing w:after="0" w:line="240" w:lineRule="atLeast"/>
        <w:ind w:left="720"/>
        <w:rPr>
          <w:sz w:val="24"/>
          <w:szCs w:val="24"/>
        </w:rPr>
      </w:pPr>
      <w:r w:rsidRPr="00075D2D">
        <w:rPr>
          <w:b/>
          <w:bCs/>
          <w:sz w:val="24"/>
          <w:szCs w:val="24"/>
        </w:rPr>
        <w:t>Authentication</w:t>
      </w:r>
      <w:r w:rsidRPr="00075D2D">
        <w:rPr>
          <w:sz w:val="24"/>
          <w:szCs w:val="24"/>
        </w:rPr>
        <w:t xml:space="preserve"> - validating and verifying a user’s </w:t>
      </w:r>
      <w:r w:rsidR="00D04381">
        <w:rPr>
          <w:sz w:val="24"/>
          <w:szCs w:val="24"/>
        </w:rPr>
        <w:t xml:space="preserve">CSM (local) </w:t>
      </w:r>
      <w:r w:rsidRPr="00075D2D">
        <w:rPr>
          <w:sz w:val="24"/>
          <w:szCs w:val="24"/>
        </w:rPr>
        <w:t xml:space="preserve">credentials to </w:t>
      </w:r>
      <w:r w:rsidR="00735CC4">
        <w:rPr>
          <w:sz w:val="24"/>
          <w:szCs w:val="24"/>
        </w:rPr>
        <w:t>initiate migration and validating and verifying a user’s caGrid Login ID and password against an Authentication Service.</w:t>
      </w:r>
      <w:r w:rsidR="00131C27">
        <w:rPr>
          <w:sz w:val="24"/>
          <w:szCs w:val="24"/>
        </w:rPr>
        <w:t xml:space="preserve"> Once an already migrated user is authenticated, the CGMM passes the control to the host application by providing the users information and Grid Proxy.</w:t>
      </w:r>
    </w:p>
    <w:p w:rsidR="00075D2D" w:rsidRDefault="001B2EBC" w:rsidP="00534AC2">
      <w:pPr>
        <w:widowControl w:val="0"/>
        <w:numPr>
          <w:ilvl w:val="0"/>
          <w:numId w:val="16"/>
        </w:numPr>
        <w:tabs>
          <w:tab w:val="num" w:pos="720"/>
        </w:tabs>
        <w:spacing w:after="0" w:line="240" w:lineRule="atLeast"/>
        <w:ind w:left="720"/>
        <w:rPr>
          <w:sz w:val="24"/>
          <w:szCs w:val="24"/>
        </w:rPr>
      </w:pPr>
      <w:r>
        <w:rPr>
          <w:b/>
          <w:bCs/>
          <w:sz w:val="24"/>
          <w:szCs w:val="24"/>
        </w:rPr>
        <w:t>Migration</w:t>
      </w:r>
      <w:r w:rsidR="00075D2D" w:rsidRPr="00075D2D">
        <w:rPr>
          <w:sz w:val="24"/>
          <w:szCs w:val="24"/>
        </w:rPr>
        <w:t xml:space="preserve"> </w:t>
      </w:r>
      <w:r w:rsidR="003A666F">
        <w:rPr>
          <w:sz w:val="24"/>
          <w:szCs w:val="24"/>
        </w:rPr>
        <w:t xml:space="preserve">– </w:t>
      </w:r>
      <w:r w:rsidR="00931155">
        <w:rPr>
          <w:sz w:val="24"/>
          <w:szCs w:val="24"/>
        </w:rPr>
        <w:t xml:space="preserve">allows </w:t>
      </w:r>
      <w:r w:rsidR="003A666F">
        <w:rPr>
          <w:sz w:val="24"/>
          <w:szCs w:val="24"/>
        </w:rPr>
        <w:t>migrating CSM user to caGrid user. The migration involves updating the CSM account (Login ID) information with the caGrid account (Login ID) in the CSM schema of the host application.</w:t>
      </w:r>
    </w:p>
    <w:p w:rsidR="00DF7A7D" w:rsidRPr="003A666F" w:rsidRDefault="001B2EBC" w:rsidP="00534AC2">
      <w:pPr>
        <w:widowControl w:val="0"/>
        <w:numPr>
          <w:ilvl w:val="0"/>
          <w:numId w:val="16"/>
        </w:numPr>
        <w:tabs>
          <w:tab w:val="num" w:pos="720"/>
        </w:tabs>
        <w:spacing w:after="0" w:line="240" w:lineRule="atLeast"/>
        <w:ind w:left="720"/>
        <w:rPr>
          <w:sz w:val="28"/>
          <w:szCs w:val="24"/>
        </w:rPr>
      </w:pPr>
      <w:r>
        <w:rPr>
          <w:b/>
          <w:bCs/>
          <w:sz w:val="24"/>
          <w:szCs w:val="24"/>
        </w:rPr>
        <w:t>New Grid User creation</w:t>
      </w:r>
      <w:r w:rsidR="0085158B">
        <w:rPr>
          <w:b/>
          <w:bCs/>
          <w:sz w:val="24"/>
          <w:szCs w:val="24"/>
        </w:rPr>
        <w:t xml:space="preserve"> </w:t>
      </w:r>
      <w:r w:rsidR="003A666F">
        <w:rPr>
          <w:b/>
          <w:bCs/>
          <w:sz w:val="24"/>
          <w:szCs w:val="24"/>
        </w:rPr>
        <w:t>–</w:t>
      </w:r>
      <w:r w:rsidR="003A666F">
        <w:t xml:space="preserve"> </w:t>
      </w:r>
      <w:r w:rsidR="003A666F" w:rsidRPr="003A666F">
        <w:rPr>
          <w:sz w:val="24"/>
        </w:rPr>
        <w:t>Creating of a new caGrid (Dorian) account for a new or existing User. Once the user has a caGrid account the CGMM can migrate the user for the host application.</w:t>
      </w:r>
    </w:p>
    <w:p w:rsidR="0065594B" w:rsidRPr="00487907" w:rsidRDefault="0065594B" w:rsidP="00534AC2">
      <w:pPr>
        <w:widowControl w:val="0"/>
        <w:numPr>
          <w:ilvl w:val="0"/>
          <w:numId w:val="16"/>
        </w:numPr>
        <w:tabs>
          <w:tab w:val="num" w:pos="720"/>
        </w:tabs>
        <w:spacing w:after="0" w:line="240" w:lineRule="atLeast"/>
        <w:ind w:left="720"/>
        <w:rPr>
          <w:sz w:val="24"/>
          <w:szCs w:val="24"/>
        </w:rPr>
      </w:pPr>
      <w:r>
        <w:rPr>
          <w:b/>
          <w:bCs/>
          <w:sz w:val="24"/>
          <w:szCs w:val="24"/>
        </w:rPr>
        <w:t xml:space="preserve">Configurable </w:t>
      </w:r>
      <w:r w:rsidR="00885658">
        <w:rPr>
          <w:b/>
          <w:bCs/>
          <w:sz w:val="24"/>
          <w:szCs w:val="24"/>
        </w:rPr>
        <w:t>CGMM Tool</w:t>
      </w:r>
      <w:r w:rsidR="00735CC4">
        <w:rPr>
          <w:b/>
          <w:bCs/>
          <w:sz w:val="24"/>
          <w:szCs w:val="24"/>
        </w:rPr>
        <w:t xml:space="preserve"> </w:t>
      </w:r>
      <w:r w:rsidR="00487907">
        <w:rPr>
          <w:b/>
          <w:bCs/>
          <w:sz w:val="24"/>
          <w:szCs w:val="24"/>
        </w:rPr>
        <w:t>–</w:t>
      </w:r>
      <w:r w:rsidR="00487907" w:rsidRPr="00487907">
        <w:rPr>
          <w:bCs/>
          <w:sz w:val="24"/>
          <w:szCs w:val="24"/>
        </w:rPr>
        <w:t xml:space="preserve"> that allows enabling or disabling the new user caGrid creation feature of the CGMM Tool</w:t>
      </w:r>
      <w:r w:rsidR="00487907">
        <w:rPr>
          <w:bCs/>
          <w:sz w:val="24"/>
          <w:szCs w:val="24"/>
        </w:rPr>
        <w:t>. Also other information such as host application information and Authentication Service and Dorian Service information can be configured.</w:t>
      </w:r>
    </w:p>
    <w:p w:rsidR="009B45A9" w:rsidRPr="00885658" w:rsidRDefault="009B45A9" w:rsidP="00534AC2">
      <w:pPr>
        <w:widowControl w:val="0"/>
        <w:numPr>
          <w:ilvl w:val="0"/>
          <w:numId w:val="16"/>
        </w:numPr>
        <w:tabs>
          <w:tab w:val="num" w:pos="720"/>
        </w:tabs>
        <w:spacing w:after="0" w:line="240" w:lineRule="atLeast"/>
        <w:ind w:left="720"/>
        <w:rPr>
          <w:sz w:val="24"/>
          <w:szCs w:val="24"/>
        </w:rPr>
      </w:pPr>
      <w:r>
        <w:rPr>
          <w:b/>
          <w:bCs/>
          <w:sz w:val="24"/>
          <w:szCs w:val="24"/>
        </w:rPr>
        <w:t xml:space="preserve">CGMM API </w:t>
      </w:r>
      <w:r w:rsidR="00ED7B8C">
        <w:rPr>
          <w:b/>
          <w:bCs/>
          <w:sz w:val="24"/>
          <w:szCs w:val="24"/>
        </w:rPr>
        <w:t>–</w:t>
      </w:r>
      <w:r w:rsidR="00735CC4">
        <w:rPr>
          <w:b/>
          <w:bCs/>
          <w:sz w:val="24"/>
          <w:szCs w:val="24"/>
        </w:rPr>
        <w:t xml:space="preserve"> </w:t>
      </w:r>
      <w:r w:rsidR="00ED7B8C" w:rsidRPr="00ED7B8C">
        <w:rPr>
          <w:bCs/>
          <w:sz w:val="24"/>
          <w:szCs w:val="24"/>
        </w:rPr>
        <w:t>allows programmatic access and integration of the CGMM features</w:t>
      </w:r>
      <w:r w:rsidR="00ED7B8C">
        <w:rPr>
          <w:bCs/>
          <w:sz w:val="24"/>
          <w:szCs w:val="24"/>
        </w:rPr>
        <w:t>.</w:t>
      </w:r>
    </w:p>
    <w:p w:rsidR="00885658" w:rsidRPr="00075D2D" w:rsidRDefault="00885658" w:rsidP="00885658">
      <w:pPr>
        <w:widowControl w:val="0"/>
        <w:tabs>
          <w:tab w:val="num" w:pos="720"/>
        </w:tabs>
        <w:spacing w:after="0" w:line="240" w:lineRule="atLeast"/>
        <w:ind w:left="720"/>
        <w:rPr>
          <w:sz w:val="24"/>
          <w:szCs w:val="24"/>
        </w:rPr>
      </w:pPr>
    </w:p>
    <w:p w:rsidR="00075D2D" w:rsidRDefault="00075D2D" w:rsidP="00075D2D"/>
    <w:p w:rsidR="00EF11F6" w:rsidRDefault="003D2ADC" w:rsidP="00075D2D">
      <w:r>
        <w:rPr>
          <w:noProof/>
        </w:rPr>
        <w:lastRenderedPageBreak/>
        <w:drawing>
          <wp:inline distT="0" distB="0" distL="0" distR="0">
            <wp:extent cx="6852285" cy="5225415"/>
            <wp:effectExtent l="1905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a:srcRect/>
                    <a:stretch>
                      <a:fillRect/>
                    </a:stretch>
                  </pic:blipFill>
                  <pic:spPr bwMode="auto">
                    <a:xfrm>
                      <a:off x="0" y="0"/>
                      <a:ext cx="6852285" cy="5225415"/>
                    </a:xfrm>
                    <a:prstGeom prst="rect">
                      <a:avLst/>
                    </a:prstGeom>
                    <a:noFill/>
                    <a:ln w="9525">
                      <a:noFill/>
                      <a:miter lim="800000"/>
                      <a:headEnd/>
                      <a:tailEnd/>
                    </a:ln>
                  </pic:spPr>
                </pic:pic>
              </a:graphicData>
            </a:graphic>
          </wp:inline>
        </w:drawing>
      </w:r>
      <w:r w:rsidR="004B7FFB">
        <w:t xml:space="preserve"> </w:t>
      </w:r>
      <w:r w:rsidR="004B7FFB">
        <w:tab/>
      </w:r>
    </w:p>
    <w:p w:rsidR="008078E3" w:rsidRPr="000C10E3" w:rsidRDefault="00EF11F6" w:rsidP="0008781F">
      <w:pPr>
        <w:ind w:firstLine="360"/>
      </w:pPr>
      <w:r>
        <w:t xml:space="preserve">Figure </w:t>
      </w:r>
      <w:r w:rsidR="00D65C20">
        <w:t>4.1</w:t>
      </w:r>
      <w:r>
        <w:t xml:space="preserve"> C</w:t>
      </w:r>
      <w:r w:rsidR="00C90379">
        <w:t>GMM</w:t>
      </w:r>
      <w:r>
        <w:t xml:space="preserve"> Architecture</w:t>
      </w:r>
      <w:r w:rsidR="004B7FFB">
        <w:t xml:space="preserve"> </w:t>
      </w:r>
      <w:r w:rsidR="004B7FFB">
        <w:tab/>
      </w:r>
    </w:p>
    <w:p w:rsidR="00D4124C" w:rsidRPr="00D4124C" w:rsidRDefault="00D4124C" w:rsidP="00D4124C">
      <w:pPr>
        <w:ind w:left="360"/>
        <w:rPr>
          <w:sz w:val="24"/>
          <w:szCs w:val="24"/>
        </w:rPr>
      </w:pPr>
      <w:r w:rsidRPr="00D4124C">
        <w:rPr>
          <w:sz w:val="24"/>
          <w:szCs w:val="24"/>
        </w:rPr>
        <w:t xml:space="preserve">The above diagram demonstrates </w:t>
      </w:r>
      <w:r w:rsidR="003B4AE6">
        <w:rPr>
          <w:sz w:val="24"/>
          <w:szCs w:val="24"/>
        </w:rPr>
        <w:t xml:space="preserve">overall architecture of the CGMM, </w:t>
      </w:r>
      <w:r w:rsidRPr="00D4124C">
        <w:rPr>
          <w:sz w:val="24"/>
          <w:szCs w:val="24"/>
        </w:rPr>
        <w:t xml:space="preserve">the components </w:t>
      </w:r>
      <w:r w:rsidR="003B4AE6">
        <w:rPr>
          <w:sz w:val="24"/>
          <w:szCs w:val="24"/>
        </w:rPr>
        <w:t xml:space="preserve">involved </w:t>
      </w:r>
      <w:r w:rsidRPr="00D4124C">
        <w:rPr>
          <w:sz w:val="24"/>
          <w:szCs w:val="24"/>
        </w:rPr>
        <w:t xml:space="preserve">and their interactions at a high level. As shown in the figure </w:t>
      </w:r>
      <w:r w:rsidR="00D93A53">
        <w:rPr>
          <w:sz w:val="24"/>
          <w:szCs w:val="24"/>
        </w:rPr>
        <w:t>4.</w:t>
      </w:r>
      <w:r w:rsidRPr="00D4124C">
        <w:rPr>
          <w:sz w:val="24"/>
          <w:szCs w:val="24"/>
        </w:rPr>
        <w:t>1, CGMM is a web application that is hosted on the same application server as the Host web application. The Host application uses a migration Filter ‘CGMMMigrationFilter’</w:t>
      </w:r>
      <w:r w:rsidR="00764BDC">
        <w:rPr>
          <w:sz w:val="24"/>
          <w:szCs w:val="24"/>
        </w:rPr>
        <w:t xml:space="preserve">, </w:t>
      </w:r>
      <w:r w:rsidRPr="00D4124C">
        <w:rPr>
          <w:sz w:val="24"/>
          <w:szCs w:val="24"/>
        </w:rPr>
        <w:t>that is provided by the CGMM</w:t>
      </w:r>
      <w:r w:rsidR="00764BDC">
        <w:rPr>
          <w:sz w:val="24"/>
          <w:szCs w:val="24"/>
        </w:rPr>
        <w:t>, to forward all un-authenticated user requests</w:t>
      </w:r>
      <w:r w:rsidRPr="00D4124C">
        <w:rPr>
          <w:sz w:val="24"/>
          <w:szCs w:val="24"/>
        </w:rPr>
        <w:t>. The GAARDS components used are Authentication Service, Dorian Service and SyncGTS.</w:t>
      </w:r>
    </w:p>
    <w:p w:rsidR="00D4124C" w:rsidRPr="00D4124C" w:rsidRDefault="00D4124C" w:rsidP="00D4124C">
      <w:pPr>
        <w:ind w:left="360"/>
        <w:rPr>
          <w:sz w:val="24"/>
          <w:szCs w:val="24"/>
        </w:rPr>
      </w:pPr>
      <w:r w:rsidRPr="00D4124C">
        <w:rPr>
          <w:sz w:val="24"/>
          <w:szCs w:val="24"/>
        </w:rPr>
        <w:t>The overall flow for CGMM is as following</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A user accesses Host applications secured page.</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An Http filter intercepts the user’s request. The filter checks the session for user information attributes to verify if a user is logged in or not. If user is not logged in then the filter routes the user to CGMM.</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CGMM module authenticates the user, migrates the user and obtains Grid proxy.</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CGMM passes control back to the Host application and provides the Grid proxy and user information attributes. If the authenticated user did not have CSM credentials, then the control is passed to the new user creation workflow of the Host application. Otherwise the control is passed back to the user’s home page.</w:t>
      </w:r>
    </w:p>
    <w:p w:rsidR="00334378" w:rsidRDefault="00D4124C" w:rsidP="00534AC2">
      <w:pPr>
        <w:pStyle w:val="ListParagraph"/>
        <w:widowControl w:val="0"/>
        <w:numPr>
          <w:ilvl w:val="0"/>
          <w:numId w:val="25"/>
        </w:numPr>
        <w:spacing w:after="0" w:line="240" w:lineRule="atLeast"/>
        <w:rPr>
          <w:sz w:val="24"/>
          <w:szCs w:val="24"/>
        </w:rPr>
      </w:pPr>
      <w:r w:rsidRPr="00334378">
        <w:rPr>
          <w:sz w:val="24"/>
          <w:szCs w:val="24"/>
        </w:rPr>
        <w:t xml:space="preserve">The filter intercepts the request and verifies user is logged in. Filter gets the Grid proxy and user </w:t>
      </w:r>
      <w:r w:rsidRPr="00334378">
        <w:rPr>
          <w:sz w:val="24"/>
          <w:szCs w:val="24"/>
        </w:rPr>
        <w:lastRenderedPageBreak/>
        <w:t>information attributes. The filter sets this information in Session.</w:t>
      </w:r>
    </w:p>
    <w:p w:rsidR="000C10E3" w:rsidRPr="00334378" w:rsidRDefault="00D4124C" w:rsidP="00534AC2">
      <w:pPr>
        <w:pStyle w:val="ListParagraph"/>
        <w:widowControl w:val="0"/>
        <w:numPr>
          <w:ilvl w:val="0"/>
          <w:numId w:val="25"/>
        </w:numPr>
        <w:spacing w:after="0" w:line="240" w:lineRule="atLeast"/>
        <w:rPr>
          <w:sz w:val="24"/>
          <w:szCs w:val="24"/>
        </w:rPr>
      </w:pPr>
      <w:r w:rsidRPr="00334378">
        <w:rPr>
          <w:sz w:val="24"/>
          <w:szCs w:val="24"/>
        </w:rPr>
        <w:t>The filter gives up control to forward the request to the host application. The Host application uses the user information from session for authorization.</w:t>
      </w:r>
    </w:p>
    <w:p w:rsidR="002032E2" w:rsidRDefault="002032E2" w:rsidP="002032E2">
      <w:pPr>
        <w:pStyle w:val="Heading1"/>
        <w:numPr>
          <w:ilvl w:val="1"/>
          <w:numId w:val="1"/>
        </w:numPr>
      </w:pPr>
      <w:bookmarkStart w:id="458" w:name="_Toc228774619"/>
      <w:r>
        <w:t>Components involved with CGMM</w:t>
      </w:r>
      <w:bookmarkEnd w:id="458"/>
    </w:p>
    <w:p w:rsidR="002032E2" w:rsidRDefault="002032E2" w:rsidP="002032E2"/>
    <w:p w:rsidR="002032E2" w:rsidRDefault="002032E2" w:rsidP="002032E2">
      <w:pPr>
        <w:ind w:left="360"/>
        <w:rPr>
          <w:sz w:val="24"/>
        </w:rPr>
      </w:pPr>
      <w:r w:rsidRPr="0058766D">
        <w:rPr>
          <w:sz w:val="24"/>
        </w:rPr>
        <w:t>The following are the minimum set of components involved in the</w:t>
      </w:r>
      <w:r w:rsidR="000B44BA">
        <w:rPr>
          <w:sz w:val="24"/>
        </w:rPr>
        <w:t xml:space="preserve"> Migration Module Framework. This</w:t>
      </w:r>
      <w:r w:rsidRPr="0058766D">
        <w:rPr>
          <w:sz w:val="24"/>
        </w:rPr>
        <w:t xml:space="preserve"> section describes the </w:t>
      </w:r>
      <w:r w:rsidR="000B44BA">
        <w:rPr>
          <w:sz w:val="24"/>
        </w:rPr>
        <w:t>components shown in the CGMM Architecture</w:t>
      </w:r>
      <w:r w:rsidRPr="0058766D">
        <w:rPr>
          <w:sz w:val="24"/>
        </w:rPr>
        <w:t>.</w:t>
      </w:r>
    </w:p>
    <w:p w:rsidR="002032E2" w:rsidRDefault="002032E2" w:rsidP="00534AC2">
      <w:pPr>
        <w:pStyle w:val="ListParagraph"/>
        <w:numPr>
          <w:ilvl w:val="0"/>
          <w:numId w:val="21"/>
        </w:numPr>
        <w:rPr>
          <w:b/>
          <w:sz w:val="24"/>
        </w:rPr>
      </w:pPr>
      <w:r w:rsidRPr="00DA02C3">
        <w:rPr>
          <w:b/>
          <w:sz w:val="24"/>
        </w:rPr>
        <w:t>CGMM Filter</w:t>
      </w:r>
      <w:r w:rsidR="000F75D0">
        <w:rPr>
          <w:b/>
          <w:sz w:val="24"/>
        </w:rPr>
        <w:t xml:space="preserve"> (in the host application)</w:t>
      </w:r>
    </w:p>
    <w:p w:rsidR="002032E2" w:rsidRPr="00730C02" w:rsidRDefault="007A00BC" w:rsidP="00730C02">
      <w:pPr>
        <w:ind w:left="360"/>
        <w:rPr>
          <w:sz w:val="24"/>
        </w:rPr>
      </w:pPr>
      <w:r w:rsidRPr="007A00BC">
        <w:rPr>
          <w:sz w:val="24"/>
        </w:rPr>
        <w:t xml:space="preserve">A new HTTP filter (provided as part of the CGMM) is configured </w:t>
      </w:r>
      <w:r w:rsidR="00DE3290">
        <w:rPr>
          <w:sz w:val="24"/>
        </w:rPr>
        <w:t xml:space="preserve">by the host application </w:t>
      </w:r>
      <w:r w:rsidRPr="007A00BC">
        <w:rPr>
          <w:sz w:val="24"/>
        </w:rPr>
        <w:t>to intercept and forward the user requests to the CGMM to either migrate the user account or to login the user into the Host application. Depending on whether the user is an existing application user or not, the control is passed back either to the login workflow or the new user creation workflow respectively.</w:t>
      </w:r>
    </w:p>
    <w:p w:rsidR="002032E2" w:rsidRDefault="002032E2" w:rsidP="00534AC2">
      <w:pPr>
        <w:pStyle w:val="ListParagraph"/>
        <w:numPr>
          <w:ilvl w:val="0"/>
          <w:numId w:val="21"/>
        </w:numPr>
        <w:rPr>
          <w:b/>
          <w:sz w:val="24"/>
        </w:rPr>
      </w:pPr>
      <w:r w:rsidRPr="00DA02C3">
        <w:rPr>
          <w:b/>
          <w:sz w:val="24"/>
        </w:rPr>
        <w:t>CGMM</w:t>
      </w:r>
      <w:r w:rsidR="00730C02">
        <w:rPr>
          <w:b/>
          <w:sz w:val="24"/>
        </w:rPr>
        <w:t xml:space="preserve"> </w:t>
      </w:r>
      <w:r w:rsidR="00651C41">
        <w:rPr>
          <w:b/>
          <w:sz w:val="24"/>
        </w:rPr>
        <w:t xml:space="preserve">Tool </w:t>
      </w:r>
    </w:p>
    <w:p w:rsidR="002032E2" w:rsidRPr="007D604B" w:rsidRDefault="00D349B7" w:rsidP="002032E2">
      <w:pPr>
        <w:ind w:left="360"/>
        <w:rPr>
          <w:sz w:val="24"/>
        </w:rPr>
      </w:pPr>
      <w:r>
        <w:rPr>
          <w:sz w:val="24"/>
        </w:rPr>
        <w:t>CGMM tool is provided t</w:t>
      </w:r>
      <w:r w:rsidR="006E56F7" w:rsidRPr="006E56F7">
        <w:rPr>
          <w:sz w:val="24"/>
        </w:rPr>
        <w:t>o assist in the migration of local CSM accounts to caGrid</w:t>
      </w:r>
      <w:r>
        <w:rPr>
          <w:sz w:val="24"/>
        </w:rPr>
        <w:t xml:space="preserve"> accounts and hence allow GAARDS based authentication via single set of credentials.</w:t>
      </w:r>
      <w:r w:rsidR="006E56F7" w:rsidRPr="006E56F7">
        <w:rPr>
          <w:sz w:val="24"/>
        </w:rPr>
        <w:t xml:space="preserve"> CGMM is a separate web application that resides in the same container as the Host web application. CGMM also provides the Servlet Filter that is placed in front of the Host application intercepting and routing each user request for login or migration purpose. Detailed work flow of the migration module and the considered scenarios are provided in the next section.</w:t>
      </w:r>
    </w:p>
    <w:p w:rsidR="002032E2" w:rsidRDefault="002032E2" w:rsidP="00534AC2">
      <w:pPr>
        <w:pStyle w:val="ListParagraph"/>
        <w:numPr>
          <w:ilvl w:val="0"/>
          <w:numId w:val="21"/>
        </w:numPr>
        <w:rPr>
          <w:b/>
          <w:sz w:val="24"/>
        </w:rPr>
      </w:pPr>
      <w:r w:rsidRPr="00DA02C3">
        <w:rPr>
          <w:b/>
          <w:sz w:val="24"/>
        </w:rPr>
        <w:t>Authentication Service</w:t>
      </w:r>
    </w:p>
    <w:p w:rsidR="002032E2" w:rsidRPr="007D604B" w:rsidRDefault="00651C41" w:rsidP="002032E2">
      <w:pPr>
        <w:ind w:left="360"/>
        <w:rPr>
          <w:sz w:val="24"/>
        </w:rPr>
      </w:pPr>
      <w:r w:rsidRPr="00651C41">
        <w:rPr>
          <w:sz w:val="24"/>
        </w:rPr>
        <w:t>The IdPs registered on NCICB Production Grid will be used as the Identity Provider to validate user’s credentials. They will authenticate the user and provide a SAML token</w:t>
      </w:r>
      <w:r>
        <w:rPr>
          <w:sz w:val="24"/>
        </w:rPr>
        <w:t>.</w:t>
      </w:r>
    </w:p>
    <w:p w:rsidR="002032E2" w:rsidRPr="00DA02C3" w:rsidRDefault="002032E2" w:rsidP="002032E2">
      <w:pPr>
        <w:pStyle w:val="ListParagraph"/>
        <w:rPr>
          <w:b/>
          <w:sz w:val="24"/>
        </w:rPr>
      </w:pPr>
    </w:p>
    <w:p w:rsidR="002032E2" w:rsidRDefault="002032E2" w:rsidP="00534AC2">
      <w:pPr>
        <w:pStyle w:val="ListParagraph"/>
        <w:numPr>
          <w:ilvl w:val="0"/>
          <w:numId w:val="21"/>
        </w:numPr>
        <w:rPr>
          <w:b/>
          <w:sz w:val="24"/>
        </w:rPr>
      </w:pPr>
      <w:r w:rsidRPr="00DA02C3">
        <w:rPr>
          <w:b/>
          <w:sz w:val="24"/>
        </w:rPr>
        <w:t>Dorian</w:t>
      </w:r>
    </w:p>
    <w:p w:rsidR="002032E2" w:rsidRPr="007D604B" w:rsidRDefault="00C50DCC" w:rsidP="002032E2">
      <w:pPr>
        <w:ind w:left="360"/>
        <w:rPr>
          <w:sz w:val="24"/>
        </w:rPr>
      </w:pPr>
      <w:r w:rsidRPr="00C50DCC">
        <w:rPr>
          <w:sz w:val="24"/>
        </w:rPr>
        <w:t xml:space="preserve">The NCICB Production Dorian is used as a Federation Service to generate user’s grid identity. This Dorian instance will also host all the users migrated from individual local host application instances which are not associated to any other </w:t>
      </w:r>
      <w:r w:rsidR="00B268BA">
        <w:rPr>
          <w:sz w:val="24"/>
        </w:rPr>
        <w:t>Identity Providers (</w:t>
      </w:r>
      <w:r w:rsidRPr="00C50DCC">
        <w:rPr>
          <w:sz w:val="24"/>
        </w:rPr>
        <w:t>IdPs</w:t>
      </w:r>
      <w:r w:rsidR="00B268BA">
        <w:rPr>
          <w:sz w:val="24"/>
        </w:rPr>
        <w:t>)</w:t>
      </w:r>
      <w:r>
        <w:rPr>
          <w:sz w:val="24"/>
        </w:rPr>
        <w:t>.</w:t>
      </w:r>
    </w:p>
    <w:p w:rsidR="002032E2" w:rsidRPr="00DA02C3" w:rsidRDefault="002032E2" w:rsidP="002032E2">
      <w:pPr>
        <w:pStyle w:val="ListParagraph"/>
        <w:rPr>
          <w:b/>
          <w:sz w:val="24"/>
        </w:rPr>
      </w:pPr>
    </w:p>
    <w:p w:rsidR="002032E2" w:rsidRDefault="002032E2" w:rsidP="00534AC2">
      <w:pPr>
        <w:pStyle w:val="ListParagraph"/>
        <w:numPr>
          <w:ilvl w:val="0"/>
          <w:numId w:val="21"/>
        </w:numPr>
        <w:rPr>
          <w:b/>
          <w:sz w:val="24"/>
        </w:rPr>
      </w:pPr>
      <w:r w:rsidRPr="00DA02C3">
        <w:rPr>
          <w:b/>
          <w:sz w:val="24"/>
        </w:rPr>
        <w:t>SyncGTS</w:t>
      </w:r>
    </w:p>
    <w:p w:rsidR="002032E2" w:rsidRPr="007D604B" w:rsidRDefault="00C379CB" w:rsidP="002032E2">
      <w:pPr>
        <w:ind w:left="360"/>
        <w:rPr>
          <w:sz w:val="24"/>
        </w:rPr>
      </w:pPr>
      <w:r w:rsidRPr="00C379CB">
        <w:rPr>
          <w:sz w:val="24"/>
        </w:rPr>
        <w:t>Sync GTS will be installed in CGMM for the Host application. Sync GTS daemon will keep the Host application in sync with the Grid Trust Fabric and update the CRL’s accordingly. Once the CGMM obtains Grid proxy from Dorian it will validate the proxy against the GTS to make sure the certificate is still valid and has not been revoked</w:t>
      </w:r>
      <w:r>
        <w:rPr>
          <w:sz w:val="24"/>
        </w:rPr>
        <w:t>.</w:t>
      </w:r>
    </w:p>
    <w:p w:rsidR="00C158DD" w:rsidRDefault="00C158DD" w:rsidP="004F6AD8">
      <w:pPr>
        <w:pStyle w:val="Heading1"/>
        <w:numPr>
          <w:ilvl w:val="1"/>
          <w:numId w:val="1"/>
        </w:numPr>
      </w:pPr>
      <w:bookmarkStart w:id="459" w:name="_Toc228774620"/>
      <w:r>
        <w:lastRenderedPageBreak/>
        <w:t>Security Concepts</w:t>
      </w:r>
      <w:bookmarkEnd w:id="459"/>
    </w:p>
    <w:p w:rsidR="004B7FFB" w:rsidRDefault="004B7FFB" w:rsidP="000C10E3">
      <w:pPr>
        <w:pStyle w:val="BodyText"/>
        <w:rPr>
          <w:rFonts w:asciiTheme="minorHAnsi" w:hAnsiTheme="minorHAnsi"/>
        </w:rPr>
      </w:pPr>
    </w:p>
    <w:p w:rsidR="004B7FFB" w:rsidRPr="000C10E3" w:rsidRDefault="004B7FFB" w:rsidP="00C158DD">
      <w:pPr>
        <w:pStyle w:val="BodyText"/>
        <w:ind w:left="0"/>
        <w:rPr>
          <w:rFonts w:asciiTheme="minorHAnsi" w:hAnsiTheme="minorHAnsi"/>
        </w:rPr>
      </w:pPr>
    </w:p>
    <w:p w:rsidR="004B7FFB" w:rsidRPr="0044655F" w:rsidRDefault="004B7FFB" w:rsidP="004B7FFB">
      <w:pPr>
        <w:pStyle w:val="BodyText"/>
        <w:rPr>
          <w:rFonts w:asciiTheme="minorHAnsi" w:hAnsiTheme="minorHAnsi"/>
        </w:rPr>
      </w:pPr>
      <w:r w:rsidRPr="0044655F">
        <w:rPr>
          <w:rFonts w:asciiTheme="minorHAnsi" w:hAnsiTheme="minorHAnsi"/>
        </w:rPr>
        <w:t xml:space="preserve">In order to successfully integrate </w:t>
      </w:r>
      <w:r w:rsidR="008559D6">
        <w:rPr>
          <w:rFonts w:asciiTheme="minorHAnsi" w:hAnsiTheme="minorHAnsi"/>
        </w:rPr>
        <w:t>CGMM</w:t>
      </w:r>
      <w:r w:rsidRPr="0044655F">
        <w:rPr>
          <w:rFonts w:asciiTheme="minorHAnsi" w:hAnsiTheme="minorHAnsi"/>
        </w:rPr>
        <w:t xml:space="preserve"> with an </w:t>
      </w:r>
      <w:r w:rsidR="00CD2AF9">
        <w:rPr>
          <w:rFonts w:asciiTheme="minorHAnsi" w:hAnsiTheme="minorHAnsi"/>
        </w:rPr>
        <w:t xml:space="preserve">existing host </w:t>
      </w:r>
      <w:r w:rsidRPr="0044655F">
        <w:rPr>
          <w:rFonts w:asciiTheme="minorHAnsi" w:hAnsiTheme="minorHAnsi"/>
        </w:rPr>
        <w:t xml:space="preserve">application, it is important to understand the definitions for </w:t>
      </w:r>
      <w:r w:rsidR="00CD2AF9">
        <w:rPr>
          <w:rFonts w:asciiTheme="minorHAnsi" w:hAnsiTheme="minorHAnsi"/>
        </w:rPr>
        <w:t xml:space="preserve">components, systems and services involved as defined </w:t>
      </w:r>
      <w:r w:rsidRPr="0044655F">
        <w:rPr>
          <w:rFonts w:asciiTheme="minorHAnsi" w:hAnsiTheme="minorHAnsi"/>
        </w:rPr>
        <w:t xml:space="preserve">in </w:t>
      </w:r>
      <w:fldSimple w:instr=" REF _Ref98220364 \h  \* MERGEFORMAT ">
        <w:r w:rsidR="005E0611" w:rsidRPr="0044655F">
          <w:rPr>
            <w:rFonts w:asciiTheme="minorHAnsi" w:hAnsiTheme="minorHAnsi"/>
          </w:rPr>
          <w:t xml:space="preserve">Table </w:t>
        </w:r>
        <w:r w:rsidR="005E0611">
          <w:rPr>
            <w:rFonts w:asciiTheme="minorHAnsi" w:hAnsiTheme="minorHAnsi"/>
            <w:noProof/>
          </w:rPr>
          <w:t>4.1</w:t>
        </w:r>
      </w:fldSimple>
      <w:r w:rsidRPr="0044655F">
        <w:rPr>
          <w:rFonts w:asciiTheme="minorHAnsi" w:hAnsiTheme="minorHAnsi"/>
        </w:rPr>
        <w:t>. Application Developers should understand these concepts and begin to understand how they apply to their particular application.</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042"/>
        <w:gridCol w:w="7128"/>
      </w:tblGrid>
      <w:tr w:rsidR="004B7FFB" w:rsidRPr="0044655F" w:rsidTr="008C423B">
        <w:trPr>
          <w:tblHeader/>
        </w:trPr>
        <w:tc>
          <w:tcPr>
            <w:tcW w:w="3042" w:type="dxa"/>
            <w:shd w:val="clear" w:color="auto" w:fill="D9D9D9"/>
            <w:vAlign w:val="center"/>
          </w:tcPr>
          <w:p w:rsidR="004B7FFB" w:rsidRPr="0044655F" w:rsidRDefault="004B7FFB" w:rsidP="008C423B">
            <w:pPr>
              <w:pStyle w:val="tabletext2"/>
              <w:rPr>
                <w:rFonts w:asciiTheme="minorHAnsi" w:hAnsiTheme="minorHAnsi"/>
                <w:sz w:val="24"/>
                <w:szCs w:val="24"/>
              </w:rPr>
            </w:pPr>
            <w:r w:rsidRPr="0044655F">
              <w:rPr>
                <w:rFonts w:asciiTheme="minorHAnsi" w:hAnsiTheme="minorHAnsi"/>
                <w:sz w:val="24"/>
                <w:szCs w:val="24"/>
              </w:rPr>
              <w:t>Concept</w:t>
            </w:r>
          </w:p>
        </w:tc>
        <w:tc>
          <w:tcPr>
            <w:tcW w:w="7128" w:type="dxa"/>
            <w:shd w:val="clear" w:color="auto" w:fill="D9D9D9"/>
            <w:vAlign w:val="center"/>
          </w:tcPr>
          <w:p w:rsidR="004B7FFB" w:rsidRPr="0044655F" w:rsidRDefault="004B7FFB" w:rsidP="008C423B">
            <w:pPr>
              <w:pStyle w:val="tabletext2"/>
              <w:rPr>
                <w:rFonts w:asciiTheme="minorHAnsi" w:hAnsiTheme="minorHAnsi"/>
                <w:sz w:val="24"/>
                <w:szCs w:val="24"/>
              </w:rPr>
            </w:pPr>
            <w:r w:rsidRPr="0044655F">
              <w:rPr>
                <w:rFonts w:asciiTheme="minorHAnsi" w:hAnsiTheme="minorHAnsi"/>
                <w:sz w:val="24"/>
                <w:szCs w:val="24"/>
              </w:rPr>
              <w:t>Definition</w:t>
            </w:r>
          </w:p>
        </w:tc>
      </w:tr>
      <w:tr w:rsidR="004B7FFB" w:rsidRPr="0044655F" w:rsidTr="008C423B">
        <w:tc>
          <w:tcPr>
            <w:tcW w:w="3042" w:type="dxa"/>
          </w:tcPr>
          <w:p w:rsidR="004B7FFB" w:rsidRPr="0044655F" w:rsidRDefault="00140FF7" w:rsidP="00140FF7">
            <w:pPr>
              <w:pStyle w:val="TableText"/>
              <w:rPr>
                <w:rFonts w:asciiTheme="minorHAnsi" w:hAnsiTheme="minorHAnsi"/>
              </w:rPr>
            </w:pPr>
            <w:r>
              <w:rPr>
                <w:rFonts w:asciiTheme="minorHAnsi" w:hAnsiTheme="minorHAnsi"/>
              </w:rPr>
              <w:t>Host Application</w:t>
            </w:r>
          </w:p>
        </w:tc>
        <w:tc>
          <w:tcPr>
            <w:tcW w:w="7128" w:type="dxa"/>
          </w:tcPr>
          <w:p w:rsidR="004B7FFB" w:rsidRPr="0044655F" w:rsidRDefault="004052B8" w:rsidP="004052B8">
            <w:pPr>
              <w:pStyle w:val="TableText"/>
              <w:rPr>
                <w:rFonts w:asciiTheme="minorHAnsi" w:hAnsiTheme="minorHAnsi"/>
              </w:rPr>
            </w:pPr>
            <w:r>
              <w:rPr>
                <w:rFonts w:asciiTheme="minorHAnsi" w:hAnsiTheme="minorHAnsi"/>
              </w:rPr>
              <w:t xml:space="preserve">The web application integrating with the CGMM Tool. The host web implements the CGMM Filter and all unsecured access to the web application will be forwarded to the CGMM Tool. </w:t>
            </w:r>
          </w:p>
        </w:tc>
      </w:tr>
      <w:tr w:rsidR="00140FF7" w:rsidRPr="0044655F" w:rsidTr="008C423B">
        <w:tc>
          <w:tcPr>
            <w:tcW w:w="3042" w:type="dxa"/>
          </w:tcPr>
          <w:p w:rsidR="00140FF7" w:rsidRDefault="00140FF7" w:rsidP="00140FF7">
            <w:pPr>
              <w:pStyle w:val="TableText"/>
              <w:rPr>
                <w:rFonts w:asciiTheme="minorHAnsi" w:hAnsiTheme="minorHAnsi"/>
              </w:rPr>
            </w:pPr>
            <w:r>
              <w:rPr>
                <w:rFonts w:asciiTheme="minorHAnsi" w:hAnsiTheme="minorHAnsi"/>
              </w:rPr>
              <w:t>CGMM API</w:t>
            </w:r>
          </w:p>
        </w:tc>
        <w:tc>
          <w:tcPr>
            <w:tcW w:w="7128" w:type="dxa"/>
          </w:tcPr>
          <w:p w:rsidR="00140FF7" w:rsidRPr="0044655F" w:rsidRDefault="004052B8" w:rsidP="004052B8">
            <w:pPr>
              <w:pStyle w:val="TableText"/>
              <w:rPr>
                <w:rFonts w:asciiTheme="minorHAnsi" w:hAnsiTheme="minorHAnsi"/>
              </w:rPr>
            </w:pPr>
            <w:r>
              <w:rPr>
                <w:rFonts w:asciiTheme="minorHAnsi" w:hAnsiTheme="minorHAnsi"/>
              </w:rPr>
              <w:t>The CGMM API provides a CGMMManager interface to programmatically access all features of the CGMM Tool such as – Authentication of CSM users, authentication of Grid users, New Grid User creation etc.</w:t>
            </w:r>
          </w:p>
        </w:tc>
      </w:tr>
      <w:tr w:rsidR="00140FF7" w:rsidRPr="0044655F" w:rsidTr="008C423B">
        <w:tc>
          <w:tcPr>
            <w:tcW w:w="3042" w:type="dxa"/>
          </w:tcPr>
          <w:p w:rsidR="00140FF7" w:rsidRDefault="00140FF7" w:rsidP="00140FF7">
            <w:pPr>
              <w:pStyle w:val="TableText"/>
              <w:rPr>
                <w:rFonts w:asciiTheme="minorHAnsi" w:hAnsiTheme="minorHAnsi"/>
              </w:rPr>
            </w:pPr>
            <w:r>
              <w:rPr>
                <w:rFonts w:asciiTheme="minorHAnsi" w:hAnsiTheme="minorHAnsi"/>
              </w:rPr>
              <w:t>CGMM Tool</w:t>
            </w:r>
          </w:p>
        </w:tc>
        <w:tc>
          <w:tcPr>
            <w:tcW w:w="7128" w:type="dxa"/>
          </w:tcPr>
          <w:p w:rsidR="00140FF7" w:rsidRPr="0044655F" w:rsidRDefault="004052B8" w:rsidP="00942667">
            <w:pPr>
              <w:pStyle w:val="TableText"/>
              <w:rPr>
                <w:rFonts w:asciiTheme="minorHAnsi" w:hAnsiTheme="minorHAnsi"/>
              </w:rPr>
            </w:pPr>
            <w:r>
              <w:rPr>
                <w:rFonts w:asciiTheme="minorHAnsi" w:hAnsiTheme="minorHAnsi"/>
              </w:rPr>
              <w:t>The CGMM Tool</w:t>
            </w:r>
            <w:r w:rsidR="00942667">
              <w:rPr>
                <w:rFonts w:asciiTheme="minorHAnsi" w:hAnsiTheme="minorHAnsi"/>
              </w:rPr>
              <w:t xml:space="preserve"> is a web application that is deployed in the same container as the host application. The CGMM Tool does all the authentication, migration and new Grid user creation activities for the host application.</w:t>
            </w:r>
          </w:p>
        </w:tc>
      </w:tr>
      <w:tr w:rsidR="00140FF7" w:rsidRPr="0044655F" w:rsidTr="008C423B">
        <w:tc>
          <w:tcPr>
            <w:tcW w:w="3042" w:type="dxa"/>
          </w:tcPr>
          <w:p w:rsidR="00140FF7" w:rsidRPr="0044655F" w:rsidRDefault="00140FF7" w:rsidP="00291EE7">
            <w:pPr>
              <w:pStyle w:val="TableText"/>
              <w:rPr>
                <w:rFonts w:asciiTheme="minorHAnsi" w:hAnsiTheme="minorHAnsi"/>
              </w:rPr>
            </w:pPr>
            <w:r>
              <w:rPr>
                <w:rFonts w:asciiTheme="minorHAnsi" w:hAnsiTheme="minorHAnsi"/>
              </w:rPr>
              <w:t>CSM User</w:t>
            </w:r>
          </w:p>
        </w:tc>
        <w:tc>
          <w:tcPr>
            <w:tcW w:w="7128" w:type="dxa"/>
          </w:tcPr>
          <w:p w:rsidR="00140FF7" w:rsidRPr="0044655F" w:rsidRDefault="00140FF7" w:rsidP="0008364C">
            <w:pPr>
              <w:pStyle w:val="TableText"/>
              <w:rPr>
                <w:rFonts w:asciiTheme="minorHAnsi" w:hAnsiTheme="minorHAnsi"/>
              </w:rPr>
            </w:pPr>
            <w:r>
              <w:rPr>
                <w:rFonts w:asciiTheme="minorHAnsi" w:hAnsiTheme="minorHAnsi"/>
              </w:rPr>
              <w:t>Any user that has been provisioned in the CSM 4.1 Schema of the Host application. This user indicates the existence of the Host Application User with appropriate User Provisioning (assignment/association of Groups/ Protection Element/ Protection Groups to Role/Privilege). The user may or may not have a caGrid account</w:t>
            </w:r>
            <w:r w:rsidR="0008364C">
              <w:rPr>
                <w:rFonts w:asciiTheme="minorHAnsi" w:hAnsiTheme="minorHAnsi"/>
              </w:rPr>
              <w:t xml:space="preserve"> or caGrid identity.</w:t>
            </w:r>
          </w:p>
        </w:tc>
      </w:tr>
      <w:tr w:rsidR="00140FF7" w:rsidRPr="0044655F" w:rsidTr="008C423B">
        <w:tc>
          <w:tcPr>
            <w:tcW w:w="3042" w:type="dxa"/>
          </w:tcPr>
          <w:p w:rsidR="00140FF7" w:rsidRPr="0044655F" w:rsidRDefault="00140FF7" w:rsidP="008C423B">
            <w:pPr>
              <w:pStyle w:val="TableText"/>
              <w:rPr>
                <w:rFonts w:asciiTheme="minorHAnsi" w:hAnsiTheme="minorHAnsi"/>
              </w:rPr>
            </w:pPr>
            <w:r>
              <w:rPr>
                <w:rFonts w:asciiTheme="minorHAnsi" w:hAnsiTheme="minorHAnsi"/>
              </w:rPr>
              <w:t>caGrid User</w:t>
            </w:r>
          </w:p>
        </w:tc>
        <w:tc>
          <w:tcPr>
            <w:tcW w:w="7128" w:type="dxa"/>
          </w:tcPr>
          <w:p w:rsidR="00140FF7" w:rsidRPr="0044655F" w:rsidRDefault="00140FF7" w:rsidP="008D0BD3">
            <w:pPr>
              <w:pStyle w:val="TableText"/>
              <w:rPr>
                <w:rFonts w:asciiTheme="minorHAnsi" w:hAnsiTheme="minorHAnsi"/>
              </w:rPr>
            </w:pPr>
            <w:r>
              <w:rPr>
                <w:rFonts w:asciiTheme="minorHAnsi" w:hAnsiTheme="minorHAnsi"/>
              </w:rPr>
              <w:t>Any user that has already created an account or registered to caGrid. The registration provides the login credentials for</w:t>
            </w:r>
            <w:r w:rsidR="008D0BD3">
              <w:rPr>
                <w:rFonts w:asciiTheme="minorHAnsi" w:hAnsiTheme="minorHAnsi"/>
              </w:rPr>
              <w:t xml:space="preserve"> the</w:t>
            </w:r>
            <w:r>
              <w:rPr>
                <w:rFonts w:asciiTheme="minorHAnsi" w:hAnsiTheme="minorHAnsi"/>
              </w:rPr>
              <w:t xml:space="preserve"> user. Once a user has registered with caGrid and obtain</w:t>
            </w:r>
            <w:r w:rsidR="008D0BD3">
              <w:rPr>
                <w:rFonts w:asciiTheme="minorHAnsi" w:hAnsiTheme="minorHAnsi"/>
              </w:rPr>
              <w:t>ed</w:t>
            </w:r>
            <w:r>
              <w:rPr>
                <w:rFonts w:asciiTheme="minorHAnsi" w:hAnsiTheme="minorHAnsi"/>
              </w:rPr>
              <w:t xml:space="preserve"> an account, that user can be authenticated using the valid credentials vi</w:t>
            </w:r>
            <w:r w:rsidR="008D0BD3">
              <w:rPr>
                <w:rFonts w:asciiTheme="minorHAnsi" w:hAnsiTheme="minorHAnsi"/>
              </w:rPr>
              <w:t>a the GAARDS security framewor</w:t>
            </w:r>
            <w:r w:rsidR="00EE5FB4">
              <w:rPr>
                <w:rFonts w:asciiTheme="minorHAnsi" w:hAnsiTheme="minorHAnsi"/>
              </w:rPr>
              <w:t>k or via Authentication Service or</w:t>
            </w:r>
            <w:r w:rsidR="008D0BD3">
              <w:rPr>
                <w:rFonts w:asciiTheme="minorHAnsi" w:hAnsiTheme="minorHAnsi"/>
              </w:rPr>
              <w:t xml:space="preserve"> Dorian Service.</w:t>
            </w:r>
            <w:r w:rsidRPr="0044655F">
              <w:rPr>
                <w:rFonts w:asciiTheme="minorHAnsi" w:hAnsiTheme="minorHAnsi"/>
              </w:rPr>
              <w:tab/>
            </w:r>
          </w:p>
        </w:tc>
      </w:tr>
      <w:tr w:rsidR="00140FF7" w:rsidRPr="0044655F" w:rsidTr="008C423B">
        <w:tc>
          <w:tcPr>
            <w:tcW w:w="3042" w:type="dxa"/>
          </w:tcPr>
          <w:p w:rsidR="00140FF7" w:rsidRPr="0044655F" w:rsidRDefault="00140FF7" w:rsidP="008C423B">
            <w:pPr>
              <w:pStyle w:val="TableText"/>
              <w:rPr>
                <w:rFonts w:asciiTheme="minorHAnsi" w:hAnsiTheme="minorHAnsi"/>
              </w:rPr>
            </w:pPr>
            <w:r>
              <w:rPr>
                <w:rFonts w:asciiTheme="minorHAnsi" w:hAnsiTheme="minorHAnsi"/>
              </w:rPr>
              <w:t>Migration of CSM Account to Grid Account</w:t>
            </w:r>
          </w:p>
        </w:tc>
        <w:tc>
          <w:tcPr>
            <w:tcW w:w="7128" w:type="dxa"/>
          </w:tcPr>
          <w:p w:rsidR="00140FF7" w:rsidRPr="0044655F" w:rsidRDefault="00140FF7" w:rsidP="00E0397F">
            <w:pPr>
              <w:pStyle w:val="TableText"/>
              <w:rPr>
                <w:rFonts w:asciiTheme="minorHAnsi" w:hAnsiTheme="minorHAnsi"/>
              </w:rPr>
            </w:pPr>
            <w:r>
              <w:rPr>
                <w:rFonts w:asciiTheme="minorHAnsi" w:hAnsiTheme="minorHAnsi"/>
              </w:rPr>
              <w:t>The act of updating the CSM Login Name, in the CSM 4.1 Schema’s CSM_USER table, with the caGrid User identity and marking the particular user as migrated is known as migration of CSM account to caGrid account.</w:t>
            </w:r>
            <w:r w:rsidR="00E84C8C">
              <w:rPr>
                <w:rFonts w:asciiTheme="minorHAnsi" w:hAnsiTheme="minorHAnsi"/>
              </w:rPr>
              <w:t xml:space="preserve"> An already migrated user can </w:t>
            </w:r>
            <w:r w:rsidR="00A558DD">
              <w:rPr>
                <w:rFonts w:asciiTheme="minorHAnsi" w:hAnsiTheme="minorHAnsi"/>
              </w:rPr>
              <w:t xml:space="preserve">be </w:t>
            </w:r>
            <w:r w:rsidR="00E84C8C">
              <w:rPr>
                <w:rFonts w:asciiTheme="minorHAnsi" w:hAnsiTheme="minorHAnsi"/>
              </w:rPr>
              <w:t>authenticate</w:t>
            </w:r>
            <w:r w:rsidR="00A558DD">
              <w:rPr>
                <w:rFonts w:asciiTheme="minorHAnsi" w:hAnsiTheme="minorHAnsi"/>
              </w:rPr>
              <w:t>d</w:t>
            </w:r>
            <w:r w:rsidR="00E84C8C">
              <w:rPr>
                <w:rFonts w:asciiTheme="minorHAnsi" w:hAnsiTheme="minorHAnsi"/>
              </w:rPr>
              <w:t xml:space="preserve"> using caGrid Login ID and password</w:t>
            </w:r>
            <w:r w:rsidR="0039046D">
              <w:rPr>
                <w:rFonts w:asciiTheme="minorHAnsi" w:hAnsiTheme="minorHAnsi"/>
              </w:rPr>
              <w:t>.</w:t>
            </w:r>
            <w:r w:rsidR="00E84C8C">
              <w:rPr>
                <w:rFonts w:asciiTheme="minorHAnsi" w:hAnsiTheme="minorHAnsi"/>
              </w:rPr>
              <w:t xml:space="preserve">  </w:t>
            </w:r>
          </w:p>
        </w:tc>
      </w:tr>
    </w:tbl>
    <w:p w:rsidR="004B7FFB" w:rsidRPr="0044655F" w:rsidRDefault="004B7FFB" w:rsidP="004B7FFB">
      <w:pPr>
        <w:pStyle w:val="Caption"/>
        <w:ind w:left="720"/>
        <w:rPr>
          <w:rFonts w:asciiTheme="minorHAnsi" w:hAnsiTheme="minorHAnsi"/>
          <w:sz w:val="24"/>
          <w:szCs w:val="24"/>
        </w:rPr>
      </w:pPr>
      <w:bookmarkStart w:id="460" w:name="_Ref98220364"/>
      <w:r w:rsidRPr="0044655F">
        <w:rPr>
          <w:rFonts w:asciiTheme="minorHAnsi" w:hAnsiTheme="minorHAnsi"/>
          <w:sz w:val="24"/>
          <w:szCs w:val="24"/>
        </w:rPr>
        <w:t xml:space="preserve">Table </w:t>
      </w:r>
      <w:r w:rsidR="00371393">
        <w:rPr>
          <w:rFonts w:asciiTheme="minorHAnsi" w:hAnsiTheme="minorHAnsi"/>
          <w:sz w:val="24"/>
          <w:szCs w:val="24"/>
        </w:rPr>
        <w:t>4.</w:t>
      </w:r>
      <w:r w:rsidR="00BC17EA">
        <w:rPr>
          <w:rFonts w:asciiTheme="minorHAnsi" w:hAnsiTheme="minorHAnsi"/>
          <w:sz w:val="24"/>
          <w:szCs w:val="24"/>
        </w:rPr>
        <w:t>1</w:t>
      </w:r>
      <w:bookmarkEnd w:id="460"/>
      <w:r w:rsidRPr="0044655F">
        <w:rPr>
          <w:rFonts w:asciiTheme="minorHAnsi" w:hAnsiTheme="minorHAnsi"/>
          <w:sz w:val="24"/>
          <w:szCs w:val="24"/>
        </w:rPr>
        <w:t xml:space="preserve"> Security concept definitions</w:t>
      </w:r>
    </w:p>
    <w:p w:rsidR="002B74CD" w:rsidRDefault="002B74CD" w:rsidP="004F6AD8">
      <w:pPr>
        <w:pStyle w:val="Heading1"/>
        <w:numPr>
          <w:ilvl w:val="1"/>
          <w:numId w:val="1"/>
        </w:numPr>
      </w:pPr>
      <w:bookmarkStart w:id="461" w:name="_Toc228774621"/>
      <w:r>
        <w:t>Minimal System Requirements</w:t>
      </w:r>
      <w:bookmarkEnd w:id="461"/>
    </w:p>
    <w:p w:rsidR="002B74CD" w:rsidRDefault="002B74CD" w:rsidP="002B74CD">
      <w:pPr>
        <w:pStyle w:val="BodyText"/>
      </w:pPr>
    </w:p>
    <w:p w:rsidR="002B74CD" w:rsidRPr="00BC17EA" w:rsidRDefault="009A4CA6" w:rsidP="002B74CD">
      <w:pPr>
        <w:pStyle w:val="BodyText"/>
        <w:rPr>
          <w:rFonts w:asciiTheme="minorHAnsi" w:hAnsiTheme="minorHAnsi"/>
        </w:rPr>
      </w:pPr>
      <w:r>
        <w:rPr>
          <w:rFonts w:asciiTheme="minorHAnsi" w:hAnsiTheme="minorHAnsi"/>
        </w:rPr>
        <w:t xml:space="preserve">The following software is required and not included with </w:t>
      </w:r>
      <w:r w:rsidR="007E3D50">
        <w:rPr>
          <w:rFonts w:asciiTheme="minorHAnsi" w:hAnsiTheme="minorHAnsi"/>
        </w:rPr>
        <w:t>CGMM</w:t>
      </w:r>
      <w:r>
        <w:rPr>
          <w:rFonts w:asciiTheme="minorHAnsi" w:hAnsiTheme="minorHAnsi"/>
        </w:rPr>
        <w:t xml:space="preserve"> Software as</w:t>
      </w:r>
      <w:r w:rsidR="002B74CD" w:rsidRPr="00BC17EA">
        <w:rPr>
          <w:rFonts w:asciiTheme="minorHAnsi" w:hAnsiTheme="minorHAnsi"/>
        </w:rPr>
        <w:t xml:space="preserve"> listed in</w:t>
      </w:r>
      <w:r>
        <w:rPr>
          <w:rFonts w:asciiTheme="minorHAnsi" w:hAnsiTheme="minorHAnsi"/>
        </w:rPr>
        <w:t xml:space="preserve"> Table 4-3.  </w:t>
      </w:r>
      <w:r w:rsidR="002B74CD" w:rsidRPr="00BC17EA">
        <w:rPr>
          <w:rFonts w:asciiTheme="minorHAnsi" w:hAnsiTheme="minorHAnsi"/>
        </w:rPr>
        <w:t>The software name, version, description, and URL hyperlinks are indicated in the table.</w:t>
      </w:r>
    </w:p>
    <w:tbl>
      <w:tblPr>
        <w:tblW w:w="4605" w:type="pct"/>
        <w:tblInd w:w="468"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Look w:val="04A0"/>
      </w:tblPr>
      <w:tblGrid>
        <w:gridCol w:w="1553"/>
        <w:gridCol w:w="3915"/>
        <w:gridCol w:w="1220"/>
        <w:gridCol w:w="3458"/>
      </w:tblGrid>
      <w:tr w:rsidR="002B74CD" w:rsidRPr="00BC17EA" w:rsidTr="00150B0B">
        <w:trPr>
          <w:trHeight w:val="421"/>
        </w:trPr>
        <w:tc>
          <w:tcPr>
            <w:tcW w:w="765"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Software</w:t>
            </w:r>
          </w:p>
        </w:tc>
        <w:tc>
          <w:tcPr>
            <w:tcW w:w="1929"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Description</w:t>
            </w:r>
          </w:p>
        </w:tc>
        <w:tc>
          <w:tcPr>
            <w:tcW w:w="601"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Version</w:t>
            </w:r>
          </w:p>
        </w:tc>
        <w:tc>
          <w:tcPr>
            <w:tcW w:w="1704" w:type="pct"/>
            <w:shd w:val="clear" w:color="auto" w:fill="CCCCCC"/>
          </w:tcPr>
          <w:p w:rsidR="002B74CD" w:rsidRPr="00BC17EA" w:rsidRDefault="002B74CD" w:rsidP="00150B0B">
            <w:pPr>
              <w:pStyle w:val="TableHeaderText"/>
              <w:rPr>
                <w:rFonts w:asciiTheme="minorHAnsi" w:hAnsiTheme="minorHAnsi"/>
              </w:rPr>
            </w:pPr>
            <w:r w:rsidRPr="00BC17EA">
              <w:rPr>
                <w:rFonts w:asciiTheme="minorHAnsi" w:hAnsiTheme="minorHAnsi"/>
              </w:rPr>
              <w:t>URL</w:t>
            </w:r>
          </w:p>
        </w:tc>
      </w:tr>
      <w:tr w:rsidR="002B74CD" w:rsidRPr="00BC17EA" w:rsidTr="00150B0B">
        <w:trPr>
          <w:trHeight w:val="1187"/>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lastRenderedPageBreak/>
              <w:t>JDK</w:t>
            </w:r>
          </w:p>
        </w:tc>
        <w:tc>
          <w:tcPr>
            <w:tcW w:w="1929" w:type="pct"/>
          </w:tcPr>
          <w:p w:rsidR="002B74CD" w:rsidRPr="00BC17EA" w:rsidRDefault="002B74CD" w:rsidP="00150B0B">
            <w:pPr>
              <w:pStyle w:val="TableText"/>
              <w:rPr>
                <w:rFonts w:asciiTheme="minorHAnsi" w:hAnsiTheme="minorHAnsi"/>
                <w:bCs/>
              </w:rPr>
            </w:pPr>
            <w:r w:rsidRPr="00BC17EA">
              <w:rPr>
                <w:rFonts w:asciiTheme="minorHAnsi" w:hAnsiTheme="minorHAnsi"/>
                <w:bCs/>
              </w:rPr>
              <w:t xml:space="preserve">The J2SE Software Development Kit (SDK) supports creating J2SE applications </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 xml:space="preserve">1.5.0_11 </w:t>
            </w:r>
            <w:r w:rsidRPr="00BC17EA">
              <w:rPr>
                <w:rFonts w:asciiTheme="minorHAnsi" w:hAnsiTheme="minorHAnsi"/>
              </w:rPr>
              <w:br/>
              <w:t>or higher</w:t>
            </w:r>
          </w:p>
        </w:tc>
        <w:tc>
          <w:tcPr>
            <w:tcW w:w="1704" w:type="pct"/>
          </w:tcPr>
          <w:p w:rsidR="002B74CD" w:rsidRPr="00BC17EA" w:rsidRDefault="005E74D2" w:rsidP="00150B0B">
            <w:pPr>
              <w:pStyle w:val="TableText"/>
              <w:rPr>
                <w:rFonts w:asciiTheme="minorHAnsi" w:hAnsiTheme="minorHAnsi"/>
              </w:rPr>
            </w:pPr>
            <w:hyperlink r:id="rId16" w:history="1">
              <w:r w:rsidR="002B74CD" w:rsidRPr="00BC17EA">
                <w:rPr>
                  <w:rStyle w:val="Hyperlink"/>
                  <w:rFonts w:asciiTheme="minorHAnsi" w:hAnsiTheme="minorHAnsi"/>
                </w:rPr>
                <w:t>http://java.sun.com/j2se/1.5.0/download.html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Oracle</w:t>
            </w:r>
          </w:p>
        </w:tc>
        <w:tc>
          <w:tcPr>
            <w:tcW w:w="1929" w:type="pct"/>
            <w:vMerge w:val="restart"/>
          </w:tcPr>
          <w:p w:rsidR="002B74CD" w:rsidRPr="00BC17EA" w:rsidRDefault="002B74CD" w:rsidP="00150B0B">
            <w:pPr>
              <w:pStyle w:val="TableText"/>
              <w:rPr>
                <w:rFonts w:asciiTheme="minorHAnsi" w:hAnsiTheme="minorHAnsi"/>
                <w:bCs/>
              </w:rPr>
            </w:pPr>
            <w:r w:rsidRPr="00BC17EA">
              <w:rPr>
                <w:rFonts w:asciiTheme="minorHAnsi" w:hAnsiTheme="minorHAnsi"/>
                <w:bCs/>
              </w:rPr>
              <w:t>Database Server</w:t>
            </w:r>
            <w:r w:rsidRPr="00BC17EA">
              <w:rPr>
                <w:rFonts w:asciiTheme="minorHAnsi" w:hAnsiTheme="minorHAnsi"/>
                <w:bCs/>
                <w:szCs w:val="22"/>
                <w:vertAlign w:val="superscript"/>
              </w:rPr>
              <w:t>†</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9i</w:t>
            </w:r>
          </w:p>
        </w:tc>
        <w:tc>
          <w:tcPr>
            <w:tcW w:w="1704" w:type="pct"/>
          </w:tcPr>
          <w:p w:rsidR="002B74CD" w:rsidRPr="00BC17EA" w:rsidRDefault="005E74D2" w:rsidP="00150B0B">
            <w:pPr>
              <w:pStyle w:val="TableText"/>
              <w:rPr>
                <w:rFonts w:asciiTheme="minorHAnsi" w:hAnsiTheme="minorHAnsi"/>
              </w:rPr>
            </w:pPr>
            <w:hyperlink r:id="rId17" w:history="1">
              <w:r w:rsidR="002B74CD" w:rsidRPr="00BC17EA">
                <w:rPr>
                  <w:rStyle w:val="Hyperlink"/>
                  <w:rFonts w:asciiTheme="minorHAnsi" w:hAnsiTheme="minorHAnsi"/>
                </w:rPr>
                <w:t>http://www.oracle.com/technology/products/oracle9i/index.html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MySQL</w:t>
            </w:r>
          </w:p>
        </w:tc>
        <w:tc>
          <w:tcPr>
            <w:tcW w:w="1929" w:type="pct"/>
            <w:vMerge/>
          </w:tcPr>
          <w:p w:rsidR="002B74CD" w:rsidRPr="00BC17EA" w:rsidRDefault="002B74CD" w:rsidP="00150B0B">
            <w:pPr>
              <w:pStyle w:val="TableText"/>
              <w:rPr>
                <w:rFonts w:asciiTheme="minorHAnsi" w:hAnsiTheme="minorHAnsi"/>
                <w:bCs/>
              </w:rPr>
            </w:pP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5.0.27</w:t>
            </w:r>
          </w:p>
        </w:tc>
        <w:tc>
          <w:tcPr>
            <w:tcW w:w="1704" w:type="pct"/>
          </w:tcPr>
          <w:p w:rsidR="002B74CD" w:rsidRPr="00BC17EA" w:rsidRDefault="005E74D2" w:rsidP="00150B0B">
            <w:pPr>
              <w:pStyle w:val="TableText"/>
              <w:rPr>
                <w:rFonts w:asciiTheme="minorHAnsi" w:hAnsiTheme="minorHAnsi"/>
              </w:rPr>
            </w:pPr>
            <w:hyperlink r:id="rId18" w:history="1">
              <w:r w:rsidR="002B74CD" w:rsidRPr="00BC17EA">
                <w:rPr>
                  <w:rStyle w:val="Hyperlink"/>
                  <w:rFonts w:asciiTheme="minorHAnsi" w:hAnsiTheme="minorHAnsi"/>
                </w:rPr>
                <w:t>http://dev.mysql.com/downloads/mysql/5.0.html</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JBoss</w:t>
            </w:r>
          </w:p>
        </w:tc>
        <w:tc>
          <w:tcPr>
            <w:tcW w:w="1929" w:type="pct"/>
            <w:vMerge w:val="restart"/>
          </w:tcPr>
          <w:p w:rsidR="002B74CD" w:rsidRPr="00BC17EA" w:rsidRDefault="002B74CD" w:rsidP="00150B0B">
            <w:pPr>
              <w:pStyle w:val="TableText"/>
              <w:rPr>
                <w:rFonts w:asciiTheme="minorHAnsi" w:hAnsiTheme="minorHAnsi"/>
                <w:bCs/>
              </w:rPr>
            </w:pPr>
            <w:r w:rsidRPr="00BC17EA">
              <w:rPr>
                <w:rFonts w:asciiTheme="minorHAnsi" w:hAnsiTheme="minorHAnsi"/>
                <w:bCs/>
              </w:rPr>
              <w:t>Application Server</w:t>
            </w:r>
            <w:r w:rsidRPr="00BC17EA">
              <w:rPr>
                <w:rFonts w:asciiTheme="minorHAnsi" w:hAnsiTheme="minorHAnsi"/>
                <w:bCs/>
                <w:szCs w:val="22"/>
                <w:vertAlign w:val="superscript"/>
              </w:rPr>
              <w:t>†</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4.0.5</w:t>
            </w:r>
          </w:p>
        </w:tc>
        <w:tc>
          <w:tcPr>
            <w:tcW w:w="1704" w:type="pct"/>
          </w:tcPr>
          <w:p w:rsidR="002B74CD" w:rsidRPr="00BC17EA" w:rsidRDefault="005E74D2" w:rsidP="00150B0B">
            <w:pPr>
              <w:pStyle w:val="TableText"/>
              <w:rPr>
                <w:rFonts w:asciiTheme="minorHAnsi" w:hAnsiTheme="minorHAnsi"/>
              </w:rPr>
            </w:pPr>
            <w:hyperlink r:id="rId19" w:history="1">
              <w:r w:rsidR="002B74CD" w:rsidRPr="00BC17EA">
                <w:rPr>
                  <w:rStyle w:val="Hyperlink"/>
                  <w:rFonts w:asciiTheme="minorHAnsi" w:hAnsiTheme="minorHAnsi"/>
                </w:rPr>
                <w:t>http://labs.jboss.com/jbossas/downloads</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Tomcat</w:t>
            </w:r>
          </w:p>
        </w:tc>
        <w:tc>
          <w:tcPr>
            <w:tcW w:w="1929" w:type="pct"/>
            <w:vMerge/>
          </w:tcPr>
          <w:p w:rsidR="002B74CD" w:rsidRPr="00BC17EA" w:rsidRDefault="002B74CD" w:rsidP="00150B0B">
            <w:pPr>
              <w:pStyle w:val="TableText"/>
              <w:rPr>
                <w:rFonts w:asciiTheme="minorHAnsi" w:hAnsiTheme="minorHAnsi"/>
                <w:bCs/>
              </w:rPr>
            </w:pP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5.5.20</w:t>
            </w:r>
          </w:p>
        </w:tc>
        <w:tc>
          <w:tcPr>
            <w:tcW w:w="1704" w:type="pct"/>
          </w:tcPr>
          <w:p w:rsidR="002B74CD" w:rsidRPr="00BC17EA" w:rsidRDefault="005E74D2" w:rsidP="00150B0B">
            <w:pPr>
              <w:pStyle w:val="TableText"/>
              <w:rPr>
                <w:rFonts w:asciiTheme="minorHAnsi" w:hAnsiTheme="minorHAnsi"/>
              </w:rPr>
            </w:pPr>
            <w:hyperlink r:id="rId20" w:history="1">
              <w:r w:rsidR="002B74CD" w:rsidRPr="00BC17EA">
                <w:rPr>
                  <w:rStyle w:val="Hyperlink"/>
                  <w:rFonts w:asciiTheme="minorHAnsi" w:hAnsiTheme="minorHAnsi"/>
                </w:rPr>
                <w:t>http://tomcat.apache.org/download-55.cgi</w:t>
              </w:r>
            </w:hyperlink>
            <w:r w:rsidR="002B74CD" w:rsidRPr="00BC17EA">
              <w:rPr>
                <w:rFonts w:asciiTheme="minorHAnsi" w:hAnsiTheme="minorHAnsi"/>
              </w:rPr>
              <w:t xml:space="preserve"> </w:t>
            </w:r>
          </w:p>
        </w:tc>
      </w:tr>
      <w:tr w:rsidR="002B74CD" w:rsidRPr="00BC17EA" w:rsidTr="00150B0B">
        <w:trPr>
          <w:trHeight w:val="365"/>
        </w:trPr>
        <w:tc>
          <w:tcPr>
            <w:tcW w:w="765" w:type="pct"/>
          </w:tcPr>
          <w:p w:rsidR="002B74CD" w:rsidRPr="00BC17EA" w:rsidRDefault="002B74CD" w:rsidP="00150B0B">
            <w:pPr>
              <w:pStyle w:val="TableText"/>
              <w:rPr>
                <w:rFonts w:asciiTheme="minorHAnsi" w:hAnsiTheme="minorHAnsi"/>
              </w:rPr>
            </w:pPr>
            <w:r w:rsidRPr="00BC17EA">
              <w:rPr>
                <w:rFonts w:asciiTheme="minorHAnsi" w:hAnsiTheme="minorHAnsi"/>
              </w:rPr>
              <w:t>Ant</w:t>
            </w:r>
          </w:p>
        </w:tc>
        <w:tc>
          <w:tcPr>
            <w:tcW w:w="1929" w:type="pct"/>
          </w:tcPr>
          <w:p w:rsidR="002B74CD" w:rsidRPr="00BC17EA" w:rsidRDefault="002B74CD" w:rsidP="00150B0B">
            <w:pPr>
              <w:pStyle w:val="TableText"/>
              <w:rPr>
                <w:rFonts w:asciiTheme="minorHAnsi" w:hAnsiTheme="minorHAnsi"/>
                <w:bCs/>
              </w:rPr>
            </w:pPr>
            <w:r w:rsidRPr="00BC17EA">
              <w:rPr>
                <w:rFonts w:asciiTheme="minorHAnsi" w:hAnsiTheme="minorHAnsi"/>
                <w:bCs/>
              </w:rPr>
              <w:t>Build Tool</w:t>
            </w:r>
          </w:p>
        </w:tc>
        <w:tc>
          <w:tcPr>
            <w:tcW w:w="601" w:type="pct"/>
          </w:tcPr>
          <w:p w:rsidR="002B74CD" w:rsidRPr="00BC17EA" w:rsidRDefault="002B74CD" w:rsidP="00150B0B">
            <w:pPr>
              <w:pStyle w:val="TableText"/>
              <w:rPr>
                <w:rFonts w:asciiTheme="minorHAnsi" w:hAnsiTheme="minorHAnsi"/>
              </w:rPr>
            </w:pPr>
            <w:r w:rsidRPr="00BC17EA">
              <w:rPr>
                <w:rFonts w:asciiTheme="minorHAnsi" w:hAnsiTheme="minorHAnsi"/>
              </w:rPr>
              <w:t xml:space="preserve">1.6.5 </w:t>
            </w:r>
            <w:r w:rsidRPr="00BC17EA">
              <w:rPr>
                <w:rFonts w:asciiTheme="minorHAnsi" w:hAnsiTheme="minorHAnsi"/>
              </w:rPr>
              <w:br/>
              <w:t>or higher</w:t>
            </w:r>
          </w:p>
        </w:tc>
        <w:tc>
          <w:tcPr>
            <w:tcW w:w="1704" w:type="pct"/>
          </w:tcPr>
          <w:p w:rsidR="002B74CD" w:rsidRPr="00BC17EA" w:rsidRDefault="005E74D2" w:rsidP="00150B0B">
            <w:pPr>
              <w:pStyle w:val="TableText"/>
              <w:rPr>
                <w:rFonts w:asciiTheme="minorHAnsi" w:hAnsiTheme="minorHAnsi"/>
              </w:rPr>
            </w:pPr>
            <w:hyperlink r:id="rId21" w:history="1">
              <w:r w:rsidR="002B74CD" w:rsidRPr="00BC17EA">
                <w:rPr>
                  <w:rStyle w:val="Hyperlink"/>
                  <w:rFonts w:asciiTheme="minorHAnsi" w:hAnsiTheme="minorHAnsi"/>
                </w:rPr>
                <w:t>http://ant.apache.org/bindownload.cgi</w:t>
              </w:r>
            </w:hyperlink>
            <w:r w:rsidR="002B74CD" w:rsidRPr="00BC17EA">
              <w:rPr>
                <w:rFonts w:asciiTheme="minorHAnsi" w:hAnsiTheme="minorHAnsi"/>
              </w:rPr>
              <w:t xml:space="preserve"> </w:t>
            </w:r>
          </w:p>
        </w:tc>
      </w:tr>
      <w:tr w:rsidR="00904FF5" w:rsidRPr="00BC17EA" w:rsidTr="00150B0B">
        <w:trPr>
          <w:trHeight w:val="365"/>
        </w:trPr>
        <w:tc>
          <w:tcPr>
            <w:tcW w:w="765" w:type="pct"/>
          </w:tcPr>
          <w:p w:rsidR="00904FF5" w:rsidRPr="00BC17EA" w:rsidRDefault="00904FF5" w:rsidP="00150B0B">
            <w:pPr>
              <w:pStyle w:val="TableText"/>
              <w:rPr>
                <w:rFonts w:asciiTheme="minorHAnsi" w:hAnsiTheme="minorHAnsi"/>
              </w:rPr>
            </w:pPr>
            <w:r>
              <w:rPr>
                <w:rFonts w:asciiTheme="minorHAnsi" w:hAnsiTheme="minorHAnsi"/>
              </w:rPr>
              <w:t>caGrid</w:t>
            </w:r>
          </w:p>
        </w:tc>
        <w:tc>
          <w:tcPr>
            <w:tcW w:w="1929" w:type="pct"/>
          </w:tcPr>
          <w:p w:rsidR="00904FF5" w:rsidRPr="00BC17EA" w:rsidRDefault="00904FF5" w:rsidP="00150B0B">
            <w:pPr>
              <w:pStyle w:val="TableText"/>
              <w:rPr>
                <w:rFonts w:asciiTheme="minorHAnsi" w:hAnsiTheme="minorHAnsi"/>
                <w:bCs/>
              </w:rPr>
            </w:pPr>
            <w:r>
              <w:rPr>
                <w:rFonts w:asciiTheme="minorHAnsi" w:hAnsiTheme="minorHAnsi"/>
                <w:bCs/>
              </w:rPr>
              <w:t>caGrid software</w:t>
            </w:r>
          </w:p>
        </w:tc>
        <w:tc>
          <w:tcPr>
            <w:tcW w:w="601" w:type="pct"/>
          </w:tcPr>
          <w:p w:rsidR="00904FF5" w:rsidRPr="00BC17EA" w:rsidRDefault="00904FF5" w:rsidP="00150B0B">
            <w:pPr>
              <w:pStyle w:val="TableText"/>
              <w:rPr>
                <w:rFonts w:asciiTheme="minorHAnsi" w:hAnsiTheme="minorHAnsi"/>
              </w:rPr>
            </w:pPr>
            <w:r>
              <w:rPr>
                <w:rFonts w:asciiTheme="minorHAnsi" w:hAnsiTheme="minorHAnsi"/>
              </w:rPr>
              <w:t>1.2</w:t>
            </w:r>
          </w:p>
        </w:tc>
        <w:tc>
          <w:tcPr>
            <w:tcW w:w="1704" w:type="pct"/>
          </w:tcPr>
          <w:p w:rsidR="00904FF5" w:rsidRDefault="005E74D2" w:rsidP="00150B0B">
            <w:pPr>
              <w:pStyle w:val="TableText"/>
            </w:pPr>
            <w:hyperlink r:id="rId22" w:history="1">
              <w:r w:rsidR="00C609FF" w:rsidRPr="00FA0FF9">
                <w:rPr>
                  <w:rStyle w:val="Hyperlink"/>
                  <w:rFonts w:ascii="Lucida Grande" w:eastAsiaTheme="majorEastAsia" w:hAnsi="Lucida Grande"/>
                  <w:sz w:val="20"/>
                  <w:szCs w:val="20"/>
                </w:rPr>
                <w:t>https://cabig.nci.nih.gov/workspaces/Architecture/caGrid/</w:t>
              </w:r>
            </w:hyperlink>
            <w:r w:rsidR="00C609FF">
              <w:rPr>
                <w:rStyle w:val="apple-style-span"/>
                <w:rFonts w:ascii="Lucida Grande" w:eastAsiaTheme="majorEastAsia" w:hAnsi="Lucida Grande"/>
                <w:color w:val="000000"/>
                <w:sz w:val="20"/>
                <w:szCs w:val="20"/>
              </w:rPr>
              <w:t xml:space="preserve"> </w:t>
            </w:r>
          </w:p>
        </w:tc>
      </w:tr>
      <w:tr w:rsidR="00904FF5" w:rsidRPr="00BC17EA" w:rsidTr="00150B0B">
        <w:trPr>
          <w:trHeight w:val="365"/>
        </w:trPr>
        <w:tc>
          <w:tcPr>
            <w:tcW w:w="765" w:type="pct"/>
          </w:tcPr>
          <w:p w:rsidR="00904FF5" w:rsidRDefault="00904FF5" w:rsidP="00150B0B">
            <w:pPr>
              <w:pStyle w:val="TableText"/>
              <w:rPr>
                <w:rFonts w:asciiTheme="minorHAnsi" w:hAnsiTheme="minorHAnsi"/>
              </w:rPr>
            </w:pPr>
            <w:r>
              <w:rPr>
                <w:rFonts w:asciiTheme="minorHAnsi" w:hAnsiTheme="minorHAnsi"/>
              </w:rPr>
              <w:t>Globus</w:t>
            </w:r>
          </w:p>
        </w:tc>
        <w:tc>
          <w:tcPr>
            <w:tcW w:w="1929" w:type="pct"/>
          </w:tcPr>
          <w:p w:rsidR="00904FF5" w:rsidRDefault="00904FF5" w:rsidP="00904FF5">
            <w:pPr>
              <w:pStyle w:val="TableText"/>
              <w:rPr>
                <w:rFonts w:asciiTheme="minorHAnsi" w:hAnsiTheme="minorHAnsi"/>
                <w:bCs/>
              </w:rPr>
            </w:pPr>
            <w:r>
              <w:rPr>
                <w:rFonts w:asciiTheme="minorHAnsi" w:hAnsiTheme="minorHAnsi"/>
                <w:bCs/>
              </w:rPr>
              <w:t>Globus ToolKit</w:t>
            </w:r>
          </w:p>
        </w:tc>
        <w:tc>
          <w:tcPr>
            <w:tcW w:w="601" w:type="pct"/>
          </w:tcPr>
          <w:p w:rsidR="00904FF5" w:rsidRPr="00BC17EA" w:rsidRDefault="00904FF5" w:rsidP="00150B0B">
            <w:pPr>
              <w:pStyle w:val="TableText"/>
              <w:rPr>
                <w:rFonts w:asciiTheme="minorHAnsi" w:hAnsiTheme="minorHAnsi"/>
              </w:rPr>
            </w:pPr>
            <w:r>
              <w:rPr>
                <w:rFonts w:asciiTheme="minorHAnsi" w:hAnsiTheme="minorHAnsi"/>
              </w:rPr>
              <w:t>4.0.3</w:t>
            </w:r>
          </w:p>
        </w:tc>
        <w:tc>
          <w:tcPr>
            <w:tcW w:w="1704" w:type="pct"/>
          </w:tcPr>
          <w:p w:rsidR="00904FF5" w:rsidRDefault="005E74D2" w:rsidP="00150B0B">
            <w:pPr>
              <w:pStyle w:val="TableText"/>
            </w:pPr>
            <w:hyperlink r:id="rId23" w:history="1">
              <w:r w:rsidR="00C609FF">
                <w:rPr>
                  <w:rStyle w:val="Hyperlink"/>
                  <w:rFonts w:eastAsiaTheme="majorEastAsia"/>
                </w:rPr>
                <w:t>Globus WS-Core with WS-Enum Support</w:t>
              </w:r>
            </w:hyperlink>
          </w:p>
        </w:tc>
      </w:tr>
    </w:tbl>
    <w:p w:rsidR="002B74CD" w:rsidRPr="0090242A" w:rsidRDefault="002B74CD" w:rsidP="002B74CD">
      <w:pPr>
        <w:pStyle w:val="Caption"/>
        <w:ind w:left="720"/>
        <w:rPr>
          <w:rFonts w:asciiTheme="minorHAnsi" w:hAnsiTheme="minorHAnsi"/>
          <w:sz w:val="24"/>
          <w:szCs w:val="24"/>
        </w:rPr>
      </w:pPr>
      <w:bookmarkStart w:id="462" w:name="_Ref177877242"/>
      <w:r w:rsidRPr="0090242A">
        <w:rPr>
          <w:rFonts w:asciiTheme="minorHAnsi" w:hAnsiTheme="minorHAnsi"/>
          <w:sz w:val="24"/>
          <w:szCs w:val="24"/>
        </w:rPr>
        <w:t xml:space="preserve">Table </w:t>
      </w:r>
      <w:r w:rsidR="0090242A">
        <w:rPr>
          <w:rFonts w:asciiTheme="minorHAnsi" w:hAnsiTheme="minorHAnsi"/>
          <w:sz w:val="24"/>
          <w:szCs w:val="24"/>
        </w:rPr>
        <w:t>4</w:t>
      </w:r>
      <w:r w:rsidRPr="0090242A">
        <w:rPr>
          <w:rFonts w:asciiTheme="minorHAnsi" w:hAnsiTheme="minorHAnsi"/>
          <w:sz w:val="24"/>
          <w:szCs w:val="24"/>
        </w:rPr>
        <w:noBreakHyphen/>
      </w:r>
      <w:r w:rsidR="00232859">
        <w:rPr>
          <w:rFonts w:asciiTheme="minorHAnsi" w:hAnsiTheme="minorHAnsi"/>
          <w:sz w:val="24"/>
          <w:szCs w:val="24"/>
        </w:rPr>
        <w:t>3</w:t>
      </w:r>
      <w:bookmarkEnd w:id="462"/>
      <w:r w:rsidRPr="0090242A">
        <w:rPr>
          <w:rFonts w:asciiTheme="minorHAnsi" w:hAnsiTheme="minorHAnsi"/>
          <w:sz w:val="24"/>
          <w:szCs w:val="24"/>
        </w:rPr>
        <w:t xml:space="preserve"> Minimal software requirements</w:t>
      </w:r>
    </w:p>
    <w:p w:rsidR="000C10E3" w:rsidRPr="00075D2D" w:rsidRDefault="002B74CD" w:rsidP="00790E4F">
      <w:pPr>
        <w:pStyle w:val="ListParagraph"/>
        <w:jc w:val="both"/>
      </w:pPr>
      <w:r w:rsidRPr="00BC17EA">
        <w:rPr>
          <w:bCs/>
          <w:vertAlign w:val="superscript"/>
        </w:rPr>
        <w:t>†</w:t>
      </w:r>
      <w:r w:rsidRPr="00BC17EA">
        <w:t xml:space="preserve"> </w:t>
      </w:r>
      <w:r w:rsidRPr="00BC17EA">
        <w:rPr>
          <w:sz w:val="20"/>
        </w:rPr>
        <w:t>Only one is required.</w:t>
      </w:r>
    </w:p>
    <w:p w:rsidR="0076456A" w:rsidRDefault="0076456A" w:rsidP="004F6AD8">
      <w:pPr>
        <w:pStyle w:val="Heading1"/>
        <w:numPr>
          <w:ilvl w:val="0"/>
          <w:numId w:val="1"/>
        </w:numPr>
      </w:pPr>
      <w:bookmarkStart w:id="463" w:name="_CSM_API_User"/>
      <w:bookmarkStart w:id="464" w:name="_CGMM_API_User"/>
      <w:bookmarkStart w:id="465" w:name="_Toc228774622"/>
      <w:bookmarkEnd w:id="463"/>
      <w:bookmarkEnd w:id="464"/>
      <w:r>
        <w:t>C</w:t>
      </w:r>
      <w:r w:rsidR="00FD65AC">
        <w:t>GMM</w:t>
      </w:r>
      <w:r>
        <w:t xml:space="preserve"> API User Guide</w:t>
      </w:r>
      <w:bookmarkEnd w:id="465"/>
      <w:r w:rsidR="006F602B">
        <w:t xml:space="preserve"> </w:t>
      </w:r>
    </w:p>
    <w:p w:rsidR="00FE3B84" w:rsidRDefault="00FE3B84" w:rsidP="00FE3B84">
      <w:pPr>
        <w:ind w:left="360"/>
      </w:pPr>
    </w:p>
    <w:p w:rsidR="008A0944" w:rsidRPr="00DA684B" w:rsidRDefault="001A5C9A" w:rsidP="00FE3B84">
      <w:pPr>
        <w:ind w:left="360"/>
        <w:rPr>
          <w:sz w:val="24"/>
          <w:szCs w:val="24"/>
        </w:rPr>
      </w:pPr>
      <w:r w:rsidRPr="00DA684B">
        <w:rPr>
          <w:sz w:val="24"/>
          <w:szCs w:val="24"/>
        </w:rPr>
        <w:t xml:space="preserve">The CGMM features are available as API’s. The CGMM API primarily consists of the CGMMManager interface. The CGMM API was created for host applications that wish to incorporate the CGMM features in their code base.  Integration of CGMM API is not a requirement and is completely </w:t>
      </w:r>
      <w:r w:rsidR="00E11BDA" w:rsidRPr="00DA684B">
        <w:rPr>
          <w:sz w:val="24"/>
          <w:szCs w:val="24"/>
        </w:rPr>
        <w:t>up to</w:t>
      </w:r>
      <w:r w:rsidRPr="00DA684B">
        <w:rPr>
          <w:sz w:val="24"/>
          <w:szCs w:val="24"/>
        </w:rPr>
        <w:t xml:space="preserve"> the </w:t>
      </w:r>
      <w:r w:rsidR="008C34D0">
        <w:rPr>
          <w:sz w:val="24"/>
          <w:szCs w:val="24"/>
        </w:rPr>
        <w:t xml:space="preserve">development team </w:t>
      </w:r>
      <w:r w:rsidRPr="00DA684B">
        <w:rPr>
          <w:sz w:val="24"/>
          <w:szCs w:val="24"/>
        </w:rPr>
        <w:t>to either adopt the CGMM tool (least changes to host application way) or integrate the CGMM functionality via API (more changes to host application authentication and migration logic)</w:t>
      </w:r>
      <w:r w:rsidR="007B2A14" w:rsidRPr="00DA684B">
        <w:rPr>
          <w:sz w:val="24"/>
          <w:szCs w:val="24"/>
        </w:rPr>
        <w:t>.</w:t>
      </w:r>
    </w:p>
    <w:p w:rsidR="00E038CF" w:rsidRDefault="007B2A14" w:rsidP="00E038CF">
      <w:pPr>
        <w:ind w:left="360"/>
        <w:rPr>
          <w:sz w:val="24"/>
          <w:szCs w:val="24"/>
        </w:rPr>
      </w:pPr>
      <w:r w:rsidRPr="00DA684B">
        <w:rPr>
          <w:sz w:val="24"/>
          <w:szCs w:val="24"/>
        </w:rPr>
        <w:t>Alternatively</w:t>
      </w:r>
      <w:r w:rsidR="00DA684B" w:rsidRPr="00DA684B">
        <w:rPr>
          <w:sz w:val="24"/>
          <w:szCs w:val="24"/>
        </w:rPr>
        <w:t>, the</w:t>
      </w:r>
      <w:r w:rsidRPr="00DA684B">
        <w:rPr>
          <w:sz w:val="24"/>
          <w:szCs w:val="24"/>
        </w:rPr>
        <w:t xml:space="preserve"> CGMM API can be used in different ways to suit the host applications requirement or also in standard java applications that can be run via automated scripts. </w:t>
      </w:r>
      <w:r w:rsidR="00E038CF">
        <w:rPr>
          <w:sz w:val="24"/>
          <w:szCs w:val="24"/>
        </w:rPr>
        <w:t xml:space="preserve"> </w:t>
      </w:r>
    </w:p>
    <w:p w:rsidR="00E038CF" w:rsidRPr="00DA684B" w:rsidRDefault="00E038CF" w:rsidP="00E038CF">
      <w:pPr>
        <w:ind w:left="360"/>
        <w:rPr>
          <w:sz w:val="24"/>
          <w:szCs w:val="24"/>
        </w:rPr>
      </w:pPr>
      <w:r>
        <w:rPr>
          <w:sz w:val="24"/>
          <w:szCs w:val="24"/>
        </w:rPr>
        <w:t>The CGMM API User guide starts with a recommended workflow for integration. It is followed by the detailed description of the CGMM API services available.  The following sections demonstrate how to integrate with CGMM API and configuration requirements.</w:t>
      </w:r>
    </w:p>
    <w:p w:rsidR="001C346F" w:rsidRDefault="001C346F" w:rsidP="004F6AD8">
      <w:pPr>
        <w:pStyle w:val="Heading1"/>
        <w:numPr>
          <w:ilvl w:val="1"/>
          <w:numId w:val="1"/>
        </w:numPr>
      </w:pPr>
      <w:bookmarkStart w:id="466" w:name="_Toc228774623"/>
      <w:r>
        <w:t>Workflow</w:t>
      </w:r>
      <w:bookmarkEnd w:id="466"/>
      <w:r w:rsidR="000D119B">
        <w:t xml:space="preserve"> </w:t>
      </w:r>
    </w:p>
    <w:p w:rsidR="001C346F" w:rsidRDefault="001C346F" w:rsidP="001C346F"/>
    <w:p w:rsidR="001C346F" w:rsidRPr="007469CF" w:rsidRDefault="001C346F" w:rsidP="001C346F">
      <w:pPr>
        <w:spacing w:after="120"/>
        <w:ind w:left="360"/>
        <w:rPr>
          <w:sz w:val="24"/>
          <w:szCs w:val="24"/>
        </w:rPr>
      </w:pPr>
      <w:r w:rsidRPr="007469CF">
        <w:rPr>
          <w:sz w:val="24"/>
          <w:szCs w:val="24"/>
        </w:rPr>
        <w:lastRenderedPageBreak/>
        <w:t xml:space="preserve">This workflow section outlines the basic steps, both strategic and technical, for successful </w:t>
      </w:r>
      <w:r w:rsidR="000119AD">
        <w:rPr>
          <w:sz w:val="24"/>
          <w:szCs w:val="24"/>
        </w:rPr>
        <w:t>CGMM API integration</w:t>
      </w:r>
      <w:r w:rsidRPr="007469CF">
        <w:rPr>
          <w:sz w:val="24"/>
          <w:szCs w:val="24"/>
        </w:rPr>
        <w:t xml:space="preserve">.  </w:t>
      </w:r>
    </w:p>
    <w:p w:rsidR="0091699A" w:rsidRPr="007469CF" w:rsidRDefault="0091699A" w:rsidP="00534AC2">
      <w:pPr>
        <w:widowControl w:val="0"/>
        <w:numPr>
          <w:ilvl w:val="0"/>
          <w:numId w:val="17"/>
        </w:numPr>
        <w:spacing w:after="120" w:line="240" w:lineRule="atLeast"/>
        <w:rPr>
          <w:sz w:val="24"/>
          <w:szCs w:val="24"/>
        </w:rPr>
      </w:pPr>
      <w:r w:rsidRPr="007469CF">
        <w:rPr>
          <w:sz w:val="24"/>
          <w:szCs w:val="24"/>
        </w:rPr>
        <w:t xml:space="preserve">Read the </w:t>
      </w:r>
      <w:r w:rsidRPr="00D272CD">
        <w:rPr>
          <w:i/>
          <w:iCs/>
          <w:sz w:val="24"/>
          <w:szCs w:val="24"/>
        </w:rPr>
        <w:t>C</w:t>
      </w:r>
      <w:r>
        <w:rPr>
          <w:i/>
          <w:iCs/>
          <w:sz w:val="24"/>
          <w:szCs w:val="24"/>
        </w:rPr>
        <w:t>SM GAARDS Migration Module Guide</w:t>
      </w:r>
      <w:r w:rsidRPr="00D272CD">
        <w:rPr>
          <w:sz w:val="24"/>
          <w:szCs w:val="24"/>
        </w:rPr>
        <w:t xml:space="preserve"> </w:t>
      </w:r>
      <w:r w:rsidRPr="007469CF">
        <w:rPr>
          <w:sz w:val="24"/>
          <w:szCs w:val="24"/>
        </w:rPr>
        <w:t>(this document).  It provides an overview, workflow, and specific d</w:t>
      </w:r>
      <w:r>
        <w:rPr>
          <w:sz w:val="24"/>
          <w:szCs w:val="24"/>
        </w:rPr>
        <w:t>eployment and integration steps and CGMM Tool user guide.</w:t>
      </w:r>
      <w:r w:rsidRPr="007469CF">
        <w:rPr>
          <w:sz w:val="24"/>
          <w:szCs w:val="24"/>
        </w:rPr>
        <w:t xml:space="preserve">  </w:t>
      </w:r>
    </w:p>
    <w:p w:rsidR="001C346F" w:rsidRPr="007469CF" w:rsidRDefault="001C346F" w:rsidP="00534AC2">
      <w:pPr>
        <w:widowControl w:val="0"/>
        <w:numPr>
          <w:ilvl w:val="0"/>
          <w:numId w:val="17"/>
        </w:numPr>
        <w:spacing w:after="120" w:line="240" w:lineRule="atLeast"/>
        <w:rPr>
          <w:sz w:val="24"/>
          <w:szCs w:val="24"/>
        </w:rPr>
      </w:pPr>
      <w:r w:rsidRPr="007469CF">
        <w:rPr>
          <w:sz w:val="24"/>
          <w:szCs w:val="24"/>
        </w:rPr>
        <w:t xml:space="preserve">Decide which services you would like to integrate with </w:t>
      </w:r>
      <w:r w:rsidR="00E653BF">
        <w:rPr>
          <w:sz w:val="24"/>
          <w:szCs w:val="24"/>
        </w:rPr>
        <w:t>your host application.</w:t>
      </w:r>
      <w:r w:rsidRPr="007469CF">
        <w:rPr>
          <w:sz w:val="24"/>
          <w:szCs w:val="24"/>
        </w:rPr>
        <w:t xml:space="preserve">  If the application should authenticate </w:t>
      </w:r>
      <w:r w:rsidR="00E653BF">
        <w:rPr>
          <w:sz w:val="24"/>
          <w:szCs w:val="24"/>
        </w:rPr>
        <w:t xml:space="preserve">CSM (local) </w:t>
      </w:r>
      <w:r w:rsidRPr="007469CF">
        <w:rPr>
          <w:sz w:val="24"/>
          <w:szCs w:val="24"/>
        </w:rPr>
        <w:t xml:space="preserve">users against an LDAP or other directory, select </w:t>
      </w:r>
      <w:r w:rsidR="00E653BF">
        <w:rPr>
          <w:sz w:val="24"/>
          <w:szCs w:val="24"/>
        </w:rPr>
        <w:t xml:space="preserve">CSM </w:t>
      </w:r>
      <w:r w:rsidRPr="007469CF">
        <w:rPr>
          <w:sz w:val="24"/>
          <w:szCs w:val="24"/>
        </w:rPr>
        <w:t xml:space="preserve">Authentication.  If </w:t>
      </w:r>
      <w:r w:rsidR="00E653BF">
        <w:rPr>
          <w:sz w:val="24"/>
          <w:szCs w:val="24"/>
        </w:rPr>
        <w:t xml:space="preserve">the application should authenticate caGrid users against Authentication Service(s), select caGrid Authentication. If the host application </w:t>
      </w:r>
      <w:r w:rsidR="00F967BD">
        <w:rPr>
          <w:sz w:val="24"/>
          <w:szCs w:val="24"/>
        </w:rPr>
        <w:t xml:space="preserve">would like to create new caGrid users, select new caGrid user creation feature. The migration feature should be used to migrate the CSM (local) user ID to the caGrid ID of the user.  See the CSM API Services section more details. </w:t>
      </w:r>
    </w:p>
    <w:p w:rsidR="001C346F" w:rsidRPr="007469CF" w:rsidRDefault="0091699A" w:rsidP="00534AC2">
      <w:pPr>
        <w:widowControl w:val="0"/>
        <w:numPr>
          <w:ilvl w:val="0"/>
          <w:numId w:val="17"/>
        </w:numPr>
        <w:spacing w:after="120" w:line="240" w:lineRule="atLeast"/>
        <w:rPr>
          <w:sz w:val="24"/>
          <w:szCs w:val="24"/>
        </w:rPr>
      </w:pPr>
      <w:r>
        <w:rPr>
          <w:sz w:val="24"/>
          <w:szCs w:val="24"/>
        </w:rPr>
        <w:t>Add the StartSyncGTSServlet servlet to your host web application. See section Adding Auto SyncGTS Servlet for more details</w:t>
      </w:r>
      <w:r w:rsidR="00B16E11">
        <w:rPr>
          <w:sz w:val="24"/>
          <w:szCs w:val="24"/>
        </w:rPr>
        <w:t>.</w:t>
      </w:r>
    </w:p>
    <w:p w:rsidR="001C346F" w:rsidRDefault="001C346F" w:rsidP="00534AC2">
      <w:pPr>
        <w:widowControl w:val="0"/>
        <w:numPr>
          <w:ilvl w:val="0"/>
          <w:numId w:val="17"/>
        </w:numPr>
        <w:spacing w:after="120" w:line="240" w:lineRule="atLeast"/>
        <w:rPr>
          <w:sz w:val="24"/>
          <w:szCs w:val="24"/>
        </w:rPr>
      </w:pPr>
      <w:r w:rsidRPr="007469CF">
        <w:rPr>
          <w:sz w:val="24"/>
          <w:szCs w:val="24"/>
        </w:rPr>
        <w:t xml:space="preserve">Integrate the application code using the integration </w:t>
      </w:r>
      <w:r w:rsidR="00D871AF">
        <w:rPr>
          <w:sz w:val="24"/>
          <w:szCs w:val="24"/>
        </w:rPr>
        <w:t>as shown in the following sections</w:t>
      </w:r>
    </w:p>
    <w:p w:rsidR="001C346F" w:rsidRPr="00093510" w:rsidRDefault="001C346F" w:rsidP="00534AC2">
      <w:pPr>
        <w:widowControl w:val="0"/>
        <w:numPr>
          <w:ilvl w:val="0"/>
          <w:numId w:val="17"/>
        </w:numPr>
        <w:spacing w:after="120" w:line="240" w:lineRule="atLeast"/>
        <w:rPr>
          <w:sz w:val="24"/>
          <w:szCs w:val="24"/>
        </w:rPr>
      </w:pPr>
      <w:r w:rsidRPr="00093510">
        <w:rPr>
          <w:sz w:val="24"/>
          <w:szCs w:val="24"/>
        </w:rPr>
        <w:t>Test and refine C</w:t>
      </w:r>
      <w:r w:rsidR="00294AB5">
        <w:rPr>
          <w:sz w:val="24"/>
          <w:szCs w:val="24"/>
        </w:rPr>
        <w:t>GMM</w:t>
      </w:r>
      <w:r w:rsidRPr="00093510">
        <w:rPr>
          <w:sz w:val="24"/>
          <w:szCs w:val="24"/>
        </w:rPr>
        <w:t xml:space="preserve"> integration with your application.  Confirm that your </w:t>
      </w:r>
      <w:r w:rsidR="00D8406E">
        <w:rPr>
          <w:sz w:val="24"/>
          <w:szCs w:val="24"/>
        </w:rPr>
        <w:t>CGMM API integration meets requirements.</w:t>
      </w:r>
    </w:p>
    <w:p w:rsidR="0010650B" w:rsidRDefault="00157068" w:rsidP="004F6AD8">
      <w:pPr>
        <w:pStyle w:val="Heading1"/>
        <w:numPr>
          <w:ilvl w:val="1"/>
          <w:numId w:val="1"/>
        </w:numPr>
      </w:pPr>
      <w:bookmarkStart w:id="467" w:name="_Toc228774624"/>
      <w:r>
        <w:t xml:space="preserve">CGMM </w:t>
      </w:r>
      <w:r w:rsidR="0010650B">
        <w:t>API Services</w:t>
      </w:r>
      <w:bookmarkEnd w:id="467"/>
      <w:r w:rsidR="00845B17">
        <w:t xml:space="preserve"> </w:t>
      </w:r>
    </w:p>
    <w:p w:rsidR="00241B1C" w:rsidRPr="00241B1C" w:rsidRDefault="00241B1C" w:rsidP="00241B1C"/>
    <w:p w:rsidR="0034344F" w:rsidRDefault="0010650B" w:rsidP="0067514A">
      <w:pPr>
        <w:ind w:left="360"/>
        <w:rPr>
          <w:sz w:val="24"/>
          <w:szCs w:val="24"/>
        </w:rPr>
      </w:pPr>
      <w:r w:rsidRPr="007562ED">
        <w:rPr>
          <w:sz w:val="24"/>
          <w:szCs w:val="24"/>
        </w:rPr>
        <w:t xml:space="preserve">The </w:t>
      </w:r>
      <w:r w:rsidR="0034344F">
        <w:rPr>
          <w:sz w:val="24"/>
          <w:szCs w:val="24"/>
        </w:rPr>
        <w:t xml:space="preserve">CGMM API’s consist primarily </w:t>
      </w:r>
      <w:r w:rsidRPr="007562ED">
        <w:rPr>
          <w:sz w:val="24"/>
          <w:szCs w:val="24"/>
        </w:rPr>
        <w:t xml:space="preserve">of </w:t>
      </w:r>
      <w:r w:rsidR="0034344F">
        <w:rPr>
          <w:sz w:val="24"/>
          <w:szCs w:val="24"/>
        </w:rPr>
        <w:t>the following features</w:t>
      </w:r>
      <w:r w:rsidRPr="007562ED">
        <w:rPr>
          <w:sz w:val="24"/>
          <w:szCs w:val="24"/>
        </w:rPr>
        <w:t xml:space="preserve"> – Authentication, </w:t>
      </w:r>
      <w:r w:rsidR="0034344F">
        <w:rPr>
          <w:sz w:val="24"/>
          <w:szCs w:val="24"/>
        </w:rPr>
        <w:t xml:space="preserve">Migration and new caGrid </w:t>
      </w:r>
      <w:r w:rsidRPr="007562ED">
        <w:rPr>
          <w:sz w:val="24"/>
          <w:szCs w:val="24"/>
        </w:rPr>
        <w:t>User</w:t>
      </w:r>
      <w:r w:rsidR="0034344F">
        <w:rPr>
          <w:sz w:val="24"/>
          <w:szCs w:val="24"/>
        </w:rPr>
        <w:t xml:space="preserve"> creation</w:t>
      </w:r>
      <w:r w:rsidR="003F0D3A">
        <w:rPr>
          <w:sz w:val="24"/>
          <w:szCs w:val="24"/>
        </w:rPr>
        <w:t>, Synching with the caGrid Trust Fabric</w:t>
      </w:r>
      <w:r w:rsidRPr="007562ED">
        <w:rPr>
          <w:sz w:val="24"/>
          <w:szCs w:val="24"/>
        </w:rPr>
        <w:t xml:space="preserve">. </w:t>
      </w:r>
    </w:p>
    <w:p w:rsidR="003D451D" w:rsidRPr="000A511C" w:rsidRDefault="003D451D" w:rsidP="003D451D">
      <w:pPr>
        <w:ind w:firstLine="360"/>
        <w:rPr>
          <w:b/>
          <w:sz w:val="28"/>
          <w:szCs w:val="28"/>
        </w:rPr>
      </w:pPr>
      <w:r>
        <w:rPr>
          <w:b/>
          <w:sz w:val="28"/>
          <w:szCs w:val="28"/>
        </w:rPr>
        <w:t>CGMMManager</w:t>
      </w:r>
    </w:p>
    <w:p w:rsidR="0010650B" w:rsidRPr="007562ED" w:rsidRDefault="0010650B" w:rsidP="0067514A">
      <w:pPr>
        <w:ind w:left="360"/>
        <w:rPr>
          <w:sz w:val="24"/>
          <w:szCs w:val="24"/>
        </w:rPr>
      </w:pPr>
      <w:r w:rsidRPr="007562ED">
        <w:rPr>
          <w:sz w:val="24"/>
          <w:szCs w:val="24"/>
        </w:rPr>
        <w:t xml:space="preserve">The </w:t>
      </w:r>
      <w:r w:rsidR="0034344F">
        <w:rPr>
          <w:sz w:val="24"/>
          <w:szCs w:val="24"/>
        </w:rPr>
        <w:t>CGMM Manager</w:t>
      </w:r>
      <w:r w:rsidR="003D451D">
        <w:rPr>
          <w:sz w:val="24"/>
          <w:szCs w:val="24"/>
        </w:rPr>
        <w:t xml:space="preserve"> </w:t>
      </w:r>
      <w:r w:rsidR="003D451D" w:rsidRPr="00EC6BF8">
        <w:rPr>
          <w:sz w:val="24"/>
          <w:szCs w:val="24"/>
        </w:rPr>
        <w:t>is an interface that</w:t>
      </w:r>
      <w:r w:rsidR="0034344F">
        <w:rPr>
          <w:sz w:val="24"/>
          <w:szCs w:val="24"/>
        </w:rPr>
        <w:t xml:space="preserve"> provides the following functionality</w:t>
      </w:r>
      <w:r w:rsidR="003D451D">
        <w:rPr>
          <w:sz w:val="24"/>
          <w:szCs w:val="24"/>
        </w:rPr>
        <w:t>. It is implemented by the CGMMManagerImpl class available in the CGMM API’s.</w:t>
      </w:r>
      <w:r w:rsidR="00794D16">
        <w:rPr>
          <w:sz w:val="24"/>
          <w:szCs w:val="24"/>
        </w:rPr>
        <w:t xml:space="preserve"> Table 5.1 shows all the CGMMManager API methods that does the following.</w:t>
      </w:r>
    </w:p>
    <w:p w:rsidR="0010650B" w:rsidRDefault="00F31192" w:rsidP="00534AC2">
      <w:pPr>
        <w:pStyle w:val="ListParagraph"/>
        <w:numPr>
          <w:ilvl w:val="0"/>
          <w:numId w:val="18"/>
        </w:numPr>
        <w:rPr>
          <w:sz w:val="24"/>
          <w:szCs w:val="24"/>
        </w:rPr>
      </w:pPr>
      <w:r>
        <w:rPr>
          <w:sz w:val="24"/>
          <w:szCs w:val="24"/>
        </w:rPr>
        <w:t>caGrid</w:t>
      </w:r>
      <w:r w:rsidR="00753C25">
        <w:rPr>
          <w:sz w:val="24"/>
          <w:szCs w:val="24"/>
        </w:rPr>
        <w:t xml:space="preserve"> User</w:t>
      </w:r>
      <w:r>
        <w:rPr>
          <w:sz w:val="24"/>
          <w:szCs w:val="24"/>
        </w:rPr>
        <w:t xml:space="preserve"> Authentication and CSM Authentication </w:t>
      </w:r>
    </w:p>
    <w:p w:rsidR="00F31192" w:rsidRDefault="00F31192" w:rsidP="00534AC2">
      <w:pPr>
        <w:pStyle w:val="ListParagraph"/>
        <w:numPr>
          <w:ilvl w:val="0"/>
          <w:numId w:val="18"/>
        </w:numPr>
        <w:rPr>
          <w:sz w:val="24"/>
          <w:szCs w:val="24"/>
        </w:rPr>
      </w:pPr>
      <w:r>
        <w:rPr>
          <w:sz w:val="24"/>
          <w:szCs w:val="24"/>
        </w:rPr>
        <w:t>Migration of CSM Account to caGrid Account</w:t>
      </w:r>
    </w:p>
    <w:p w:rsidR="0010650B" w:rsidRDefault="00F31192" w:rsidP="00534AC2">
      <w:pPr>
        <w:pStyle w:val="ListParagraph"/>
        <w:numPr>
          <w:ilvl w:val="0"/>
          <w:numId w:val="18"/>
        </w:numPr>
        <w:rPr>
          <w:sz w:val="24"/>
          <w:szCs w:val="24"/>
        </w:rPr>
      </w:pPr>
      <w:r>
        <w:rPr>
          <w:sz w:val="24"/>
          <w:szCs w:val="24"/>
        </w:rPr>
        <w:t>New caGrid User Creation</w:t>
      </w:r>
    </w:p>
    <w:p w:rsidR="00F20EE1" w:rsidRDefault="00F20EE1" w:rsidP="00534AC2">
      <w:pPr>
        <w:pStyle w:val="ListParagraph"/>
        <w:numPr>
          <w:ilvl w:val="0"/>
          <w:numId w:val="18"/>
        </w:numPr>
        <w:rPr>
          <w:sz w:val="24"/>
          <w:szCs w:val="24"/>
        </w:rPr>
      </w:pPr>
      <w:r>
        <w:rPr>
          <w:sz w:val="24"/>
          <w:szCs w:val="24"/>
        </w:rPr>
        <w:t>Miscellaneous</w:t>
      </w:r>
      <w:r w:rsidR="002F7C13">
        <w:rPr>
          <w:sz w:val="24"/>
          <w:szCs w:val="24"/>
        </w:rPr>
        <w:t xml:space="preserve"> – get CSM User details, get caGrid User </w:t>
      </w:r>
      <w:r w:rsidR="00211F8E">
        <w:rPr>
          <w:sz w:val="24"/>
          <w:szCs w:val="24"/>
        </w:rPr>
        <w:t>Attributes and Attribute Map and get Authentication Service URL Map.</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4493"/>
        <w:gridCol w:w="5531"/>
      </w:tblGrid>
      <w:tr w:rsidR="004B1F9D" w:rsidRPr="00B236BF" w:rsidTr="00022BA9">
        <w:trPr>
          <w:cantSplit/>
          <w:tblHeader/>
        </w:trPr>
        <w:tc>
          <w:tcPr>
            <w:tcW w:w="3827" w:type="dxa"/>
            <w:shd w:val="clear" w:color="auto" w:fill="D9D9D9"/>
          </w:tcPr>
          <w:p w:rsidR="004B1F9D" w:rsidRPr="00B236BF" w:rsidRDefault="001D35D1" w:rsidP="00291EE7">
            <w:pPr>
              <w:pStyle w:val="tabletext2"/>
              <w:rPr>
                <w:rFonts w:asciiTheme="minorHAnsi" w:hAnsiTheme="minorHAnsi"/>
                <w:sz w:val="24"/>
                <w:szCs w:val="24"/>
              </w:rPr>
            </w:pPr>
            <w:r>
              <w:rPr>
                <w:rFonts w:asciiTheme="minorHAnsi" w:hAnsiTheme="minorHAnsi"/>
                <w:sz w:val="24"/>
                <w:szCs w:val="24"/>
              </w:rPr>
              <w:lastRenderedPageBreak/>
              <w:t>Class/Method</w:t>
            </w:r>
          </w:p>
        </w:tc>
        <w:tc>
          <w:tcPr>
            <w:tcW w:w="5531" w:type="dxa"/>
            <w:shd w:val="clear" w:color="auto" w:fill="D9D9D9"/>
          </w:tcPr>
          <w:p w:rsidR="004B1F9D" w:rsidRPr="00B236BF" w:rsidRDefault="001D35D1" w:rsidP="00291EE7">
            <w:pPr>
              <w:pStyle w:val="tabletext2"/>
              <w:rPr>
                <w:rFonts w:asciiTheme="minorHAnsi" w:hAnsiTheme="minorHAnsi"/>
                <w:sz w:val="24"/>
                <w:szCs w:val="24"/>
              </w:rPr>
            </w:pPr>
            <w:r>
              <w:rPr>
                <w:rFonts w:asciiTheme="minorHAnsi" w:hAnsiTheme="minorHAnsi"/>
                <w:sz w:val="24"/>
                <w:szCs w:val="24"/>
              </w:rPr>
              <w:t>Description</w:t>
            </w:r>
          </w:p>
        </w:tc>
      </w:tr>
      <w:tr w:rsidR="004B1F9D" w:rsidRPr="00B236BF" w:rsidTr="00022BA9">
        <w:trPr>
          <w:cantSplit/>
        </w:trPr>
        <w:tc>
          <w:tcPr>
            <w:tcW w:w="3827" w:type="dxa"/>
          </w:tcPr>
          <w:p w:rsidR="004B1F9D" w:rsidRPr="00C87735" w:rsidRDefault="00C87735" w:rsidP="00291EE7">
            <w:pPr>
              <w:pStyle w:val="TableText"/>
              <w:rPr>
                <w:rFonts w:asciiTheme="minorHAnsi" w:hAnsiTheme="minorHAnsi" w:cs="Courier New"/>
              </w:rPr>
            </w:pPr>
            <w:r w:rsidRPr="00C87735">
              <w:rPr>
                <w:rFonts w:asciiTheme="minorHAnsi" w:hAnsiTheme="minorHAnsi" w:cs="Courier New"/>
              </w:rPr>
              <w:t>public interface CGMMManager</w:t>
            </w:r>
          </w:p>
        </w:tc>
        <w:tc>
          <w:tcPr>
            <w:tcW w:w="5531" w:type="dxa"/>
          </w:tcPr>
          <w:p w:rsidR="004B1F9D" w:rsidRPr="00C87735" w:rsidRDefault="00C87735" w:rsidP="00291EE7">
            <w:pPr>
              <w:pStyle w:val="TableText"/>
              <w:rPr>
                <w:rFonts w:asciiTheme="minorHAnsi" w:hAnsiTheme="minorHAnsi"/>
              </w:rPr>
            </w:pPr>
            <w:r w:rsidRPr="00C87735">
              <w:rPr>
                <w:rFonts w:asciiTheme="minorHAnsi" w:hAnsiTheme="minorHAnsi"/>
              </w:rPr>
              <w:t>This CGMM Manager provides all the CSM GAARDS user migration related services offered by Common Security Module. This interface defines the contract for any class that wants to act as CGMMManager. It defines the methods required for authenticating CSM users, authenticating users with caGrid based accounts and creating accounts on the configured Dorian. The CGMMManager is implemented by CGMMManagerImpl. CGMMManager can be configured using the cgmm-properties.xml configuration file.</w:t>
            </w:r>
          </w:p>
        </w:tc>
      </w:tr>
      <w:tr w:rsidR="004B1F9D" w:rsidRPr="00B236BF" w:rsidTr="00022BA9">
        <w:trPr>
          <w:cantSplit/>
        </w:trPr>
        <w:tc>
          <w:tcPr>
            <w:tcW w:w="3827" w:type="dxa"/>
          </w:tcPr>
          <w:p w:rsidR="00CC2820" w:rsidRDefault="00C87735" w:rsidP="00291EE7">
            <w:pPr>
              <w:pStyle w:val="TableText"/>
              <w:rPr>
                <w:rFonts w:asciiTheme="minorHAnsi" w:hAnsiTheme="minorHAnsi" w:cs="Courier New"/>
              </w:rPr>
            </w:pPr>
            <w:r w:rsidRPr="00C87735">
              <w:rPr>
                <w:rFonts w:asciiTheme="minorHAnsi" w:hAnsiTheme="minorHAnsi" w:cs="Courier New"/>
              </w:rPr>
              <w:t xml:space="preserve">public boolean </w:t>
            </w:r>
            <w:r w:rsidRPr="0073064F">
              <w:rPr>
                <w:rFonts w:asciiTheme="minorHAnsi" w:hAnsiTheme="minorHAnsi" w:cs="Courier New"/>
                <w:b/>
              </w:rPr>
              <w:t>performCSMLogin</w:t>
            </w:r>
            <w:r w:rsidRPr="00C87735">
              <w:rPr>
                <w:rFonts w:asciiTheme="minorHAnsi" w:hAnsiTheme="minorHAnsi" w:cs="Courier New"/>
              </w:rPr>
              <w:t>(</w:t>
            </w:r>
          </w:p>
          <w:p w:rsidR="00CC2820" w:rsidRDefault="00C87735" w:rsidP="00291EE7">
            <w:pPr>
              <w:pStyle w:val="TableText"/>
              <w:rPr>
                <w:rFonts w:asciiTheme="minorHAnsi" w:hAnsiTheme="minorHAnsi" w:cs="Courier New"/>
              </w:rPr>
            </w:pPr>
            <w:r w:rsidRPr="00C87735">
              <w:rPr>
                <w:rFonts w:asciiTheme="minorHAnsi" w:hAnsiTheme="minorHAnsi" w:cs="Courier New"/>
              </w:rPr>
              <w:t>String userIDCSM,</w:t>
            </w:r>
          </w:p>
          <w:p w:rsidR="004B1F9D" w:rsidRDefault="00C87735" w:rsidP="00291EE7">
            <w:pPr>
              <w:pStyle w:val="TableText"/>
              <w:rPr>
                <w:rFonts w:asciiTheme="minorHAnsi" w:hAnsiTheme="minorHAnsi" w:cs="Courier New"/>
              </w:rPr>
            </w:pPr>
            <w:r w:rsidRPr="00C87735">
              <w:rPr>
                <w:rFonts w:asciiTheme="minorHAnsi" w:hAnsiTheme="minorHAnsi" w:cs="Courier New"/>
              </w:rPr>
              <w:t xml:space="preserve"> String password) throws CGMMInputException, CGMMConfigurationException, CGMMCSMAuthenticationException;</w:t>
            </w:r>
          </w:p>
        </w:tc>
        <w:tc>
          <w:tcPr>
            <w:tcW w:w="5531" w:type="dxa"/>
          </w:tcPr>
          <w:p w:rsidR="002F191F" w:rsidRPr="002F191F" w:rsidRDefault="002F191F" w:rsidP="002F191F">
            <w:pPr>
              <w:spacing w:before="125" w:after="125" w:line="240" w:lineRule="auto"/>
              <w:rPr>
                <w:rFonts w:eastAsia="Times New Roman" w:cs="Arial"/>
                <w:color w:val="000000"/>
                <w:sz w:val="24"/>
                <w:szCs w:val="20"/>
              </w:rPr>
            </w:pPr>
            <w:r w:rsidRPr="002F191F">
              <w:rPr>
                <w:rFonts w:eastAsia="Times New Roman" w:cs="Arial"/>
                <w:color w:val="000000"/>
                <w:sz w:val="24"/>
                <w:szCs w:val="20"/>
              </w:rPr>
              <w:t xml:space="preserve">Authenticates user against the configured CSM credential provider. The CSM credential provider configuration can be done via CGMM configuration file.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Parameters: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b/>
                <w:bCs/>
                <w:color w:val="000000"/>
                <w:sz w:val="24"/>
                <w:szCs w:val="20"/>
              </w:rPr>
              <w:t>userIDCSM</w:t>
            </w:r>
            <w:r w:rsidRPr="002F191F">
              <w:rPr>
                <w:rFonts w:eastAsia="Times New Roman" w:cs="Arial"/>
                <w:color w:val="000000"/>
                <w:sz w:val="24"/>
                <w:szCs w:val="20"/>
              </w:rPr>
              <w:t xml:space="preserve"> The CSM User Login ID of the User.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b/>
                <w:bCs/>
                <w:color w:val="000000"/>
                <w:sz w:val="24"/>
                <w:szCs w:val="20"/>
              </w:rPr>
              <w:t>password</w:t>
            </w:r>
            <w:r w:rsidRPr="002F191F">
              <w:rPr>
                <w:rFonts w:eastAsia="Times New Roman" w:cs="Arial"/>
                <w:color w:val="000000"/>
                <w:sz w:val="24"/>
                <w:szCs w:val="20"/>
              </w:rPr>
              <w:t xml:space="preserve"> The Password of the CSM User.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Returns: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 xml:space="preserve">true if login is successful. </w:t>
            </w:r>
          </w:p>
          <w:p w:rsidR="002F191F" w:rsidRPr="002F191F" w:rsidRDefault="002F191F" w:rsidP="002F191F">
            <w:pPr>
              <w:spacing w:after="0" w:line="240" w:lineRule="auto"/>
              <w:rPr>
                <w:rFonts w:eastAsia="Times New Roman" w:cs="Arial"/>
                <w:b/>
                <w:bCs/>
                <w:color w:val="000000"/>
                <w:sz w:val="24"/>
                <w:szCs w:val="20"/>
              </w:rPr>
            </w:pPr>
            <w:r w:rsidRPr="002F191F">
              <w:rPr>
                <w:rFonts w:eastAsia="Times New Roman" w:cs="Arial"/>
                <w:b/>
                <w:bCs/>
                <w:color w:val="000000"/>
                <w:sz w:val="24"/>
                <w:szCs w:val="20"/>
              </w:rPr>
              <w:t xml:space="preserve">Throws: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 xml:space="preserve">CGMMCSMAuthenticationException is thrown when the credentials are invalid or other errors occur during validation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 xml:space="preserve">CGMMConfigurationException is thrown when there is a CGMM configuration exception </w:t>
            </w:r>
          </w:p>
          <w:p w:rsidR="002F191F" w:rsidRPr="002F191F" w:rsidRDefault="002F191F" w:rsidP="002F191F">
            <w:pPr>
              <w:spacing w:after="0" w:line="240" w:lineRule="auto"/>
              <w:ind w:left="720"/>
              <w:rPr>
                <w:rFonts w:eastAsia="Times New Roman" w:cs="Arial"/>
                <w:color w:val="000000"/>
                <w:sz w:val="24"/>
                <w:szCs w:val="20"/>
              </w:rPr>
            </w:pPr>
            <w:r w:rsidRPr="002F191F">
              <w:rPr>
                <w:rFonts w:eastAsia="Times New Roman" w:cs="Arial"/>
                <w:color w:val="000000"/>
                <w:sz w:val="24"/>
                <w:szCs w:val="20"/>
              </w:rPr>
              <w:t>CGMMInputException is thrown when there is an error in specifying User Id/password.</w:t>
            </w:r>
          </w:p>
          <w:p w:rsidR="004B1F9D" w:rsidRPr="00B236BF" w:rsidRDefault="004B1F9D" w:rsidP="00291EE7">
            <w:pPr>
              <w:pStyle w:val="TableText"/>
              <w:rPr>
                <w:rFonts w:asciiTheme="minorHAnsi" w:hAnsiTheme="minorHAnsi"/>
              </w:rPr>
            </w:pPr>
          </w:p>
        </w:tc>
      </w:tr>
      <w:tr w:rsidR="00022BA9" w:rsidRPr="00B236BF" w:rsidTr="00022BA9">
        <w:trPr>
          <w:cantSplit/>
        </w:trPr>
        <w:tc>
          <w:tcPr>
            <w:tcW w:w="3827" w:type="dxa"/>
          </w:tcPr>
          <w:p w:rsidR="0035386D" w:rsidRDefault="00B56CAB" w:rsidP="00291EE7">
            <w:pPr>
              <w:pStyle w:val="TableText"/>
              <w:rPr>
                <w:rFonts w:asciiTheme="minorHAnsi" w:hAnsiTheme="minorHAnsi" w:cs="Courier New"/>
              </w:rPr>
            </w:pPr>
            <w:r w:rsidRPr="00B56CAB">
              <w:rPr>
                <w:rFonts w:asciiTheme="minorHAnsi" w:hAnsiTheme="minorHAnsi" w:cs="Courier New"/>
              </w:rPr>
              <w:t xml:space="preserve">public CGMMUser </w:t>
            </w:r>
            <w:r w:rsidRPr="00B56CAB">
              <w:rPr>
                <w:rFonts w:asciiTheme="minorHAnsi" w:hAnsiTheme="minorHAnsi" w:cs="Courier New"/>
                <w:b/>
              </w:rPr>
              <w:t>getUserDetails</w:t>
            </w:r>
            <w:r w:rsidRPr="00B56CAB">
              <w:rPr>
                <w:rFonts w:asciiTheme="minorHAnsi" w:hAnsiTheme="minorHAnsi" w:cs="Courier New"/>
              </w:rPr>
              <w:t>(</w:t>
            </w:r>
          </w:p>
          <w:p w:rsidR="00022BA9" w:rsidRPr="00C87735" w:rsidRDefault="00B56CAB" w:rsidP="00291EE7">
            <w:pPr>
              <w:pStyle w:val="TableText"/>
              <w:rPr>
                <w:rFonts w:asciiTheme="minorHAnsi" w:hAnsiTheme="minorHAnsi" w:cs="Courier New"/>
              </w:rPr>
            </w:pPr>
            <w:r w:rsidRPr="00B56CAB">
              <w:rPr>
                <w:rFonts w:asciiTheme="minorHAnsi" w:hAnsiTheme="minorHAnsi" w:cs="Courier New"/>
              </w:rPr>
              <w:t>String loginID) throws CGMMInputException, CGMMConfigurationException, CGMMCSMUserException ;</w:t>
            </w:r>
          </w:p>
        </w:tc>
        <w:tc>
          <w:tcPr>
            <w:tcW w:w="5531" w:type="dxa"/>
          </w:tcPr>
          <w:p w:rsidR="00B56CAB" w:rsidRPr="00B56CAB" w:rsidRDefault="00B56CAB" w:rsidP="00B56CAB">
            <w:pPr>
              <w:spacing w:before="125" w:after="125" w:line="240" w:lineRule="auto"/>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Updates the CGMMUser object with CSM User Details. Retrieves CSM user information from CSM schema using the CSM API's AuthorizationManager and populates teh CGMMUser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Parameters: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b/>
                <w:bCs/>
                <w:color w:val="000000"/>
                <w:sz w:val="20"/>
                <w:szCs w:val="20"/>
              </w:rPr>
              <w:t>loginID</w:t>
            </w:r>
            <w:r w:rsidRPr="00B56CAB">
              <w:rPr>
                <w:rFonts w:ascii="Arial" w:eastAsia="Times New Roman" w:hAnsi="Arial" w:cs="Arial"/>
                <w:color w:val="000000"/>
                <w:sz w:val="20"/>
                <w:szCs w:val="20"/>
              </w:rPr>
              <w:t xml:space="preserve"> The Login ID of the User available in CSM. This ID can be a Grid ID or CSM Local User ID.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Returns: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CGMMUser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Throws: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CGMMCSMUserException is thrown when there is an error obtaining the CSM User from the CSM schema.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CGMMConfigurationException is thrown when there is a CGMM configuration exception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CGMMInputException is thrown when there is an error in specifying User Id/password</w:t>
            </w:r>
          </w:p>
          <w:p w:rsidR="00022BA9" w:rsidRPr="002F191F" w:rsidRDefault="00022BA9" w:rsidP="002F191F">
            <w:pPr>
              <w:spacing w:before="125" w:after="125" w:line="240" w:lineRule="auto"/>
              <w:rPr>
                <w:rFonts w:eastAsia="Times New Roman" w:cs="Arial"/>
                <w:color w:val="000000"/>
                <w:sz w:val="24"/>
                <w:szCs w:val="20"/>
              </w:rPr>
            </w:pPr>
          </w:p>
        </w:tc>
      </w:tr>
      <w:tr w:rsidR="00AF2562" w:rsidRPr="00B236BF" w:rsidTr="00022BA9">
        <w:trPr>
          <w:cantSplit/>
        </w:trPr>
        <w:tc>
          <w:tcPr>
            <w:tcW w:w="3827" w:type="dxa"/>
          </w:tcPr>
          <w:p w:rsidR="0035386D" w:rsidRDefault="00AF2562" w:rsidP="00291EE7">
            <w:pPr>
              <w:pStyle w:val="TableText"/>
              <w:rPr>
                <w:rFonts w:asciiTheme="minorHAnsi" w:hAnsiTheme="minorHAnsi" w:cs="Courier New"/>
              </w:rPr>
            </w:pPr>
            <w:r w:rsidRPr="00AF2562">
              <w:rPr>
                <w:rFonts w:asciiTheme="minorHAnsi" w:hAnsiTheme="minorHAnsi" w:cs="Courier New"/>
              </w:rPr>
              <w:lastRenderedPageBreak/>
              <w:t xml:space="preserve">public boolean </w:t>
            </w:r>
            <w:r w:rsidRPr="00AF2562">
              <w:rPr>
                <w:rFonts w:asciiTheme="minorHAnsi" w:hAnsiTheme="minorHAnsi" w:cs="Courier New"/>
                <w:b/>
              </w:rPr>
              <w:t>isUserMigrated</w:t>
            </w:r>
            <w:r w:rsidRPr="00AF2562">
              <w:rPr>
                <w:rFonts w:asciiTheme="minorHAnsi" w:hAnsiTheme="minorHAnsi" w:cs="Courier New"/>
              </w:rPr>
              <w:t>(</w:t>
            </w:r>
          </w:p>
          <w:p w:rsidR="00AF2562" w:rsidRPr="00B56CAB" w:rsidRDefault="00AF2562" w:rsidP="00291EE7">
            <w:pPr>
              <w:pStyle w:val="TableText"/>
              <w:rPr>
                <w:rFonts w:asciiTheme="minorHAnsi" w:hAnsiTheme="minorHAnsi" w:cs="Courier New"/>
              </w:rPr>
            </w:pPr>
            <w:r w:rsidRPr="00AF2562">
              <w:rPr>
                <w:rFonts w:asciiTheme="minorHAnsi" w:hAnsiTheme="minorHAnsi" w:cs="Courier New"/>
              </w:rPr>
              <w:t>String userIDCSM) throws CGMMInputException, CGMMConfigurationException, CGMMMigrationException ;</w:t>
            </w:r>
          </w:p>
        </w:tc>
        <w:tc>
          <w:tcPr>
            <w:tcW w:w="5531" w:type="dxa"/>
          </w:tcPr>
          <w:p w:rsidR="00AF2562" w:rsidRPr="00AF2562" w:rsidRDefault="00AF2562" w:rsidP="00AF2562">
            <w:pPr>
              <w:spacing w:before="167" w:after="167" w:line="240" w:lineRule="auto"/>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Checks if the user is migrated or not. If the user is migrated then the Grid ID of the user is available in the CSM schema and the user is marked as migrated. if the user is not migrated, the CSM ID of the user is available in the CSM schema and hence the user isnt marked as migrated.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Parameters: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userIDCSM</w:t>
            </w:r>
            <w:r w:rsidRPr="00AF2562">
              <w:rPr>
                <w:rFonts w:ascii="Arial" w:eastAsia="Times New Roman" w:hAnsi="Arial" w:cs="Arial"/>
                <w:color w:val="000000"/>
                <w:sz w:val="20"/>
                <w:szCs w:val="20"/>
              </w:rPr>
              <w:t xml:space="preserve"> The CSM User Login ID of the User.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Returns: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false if the user is not migrated.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Throws: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CGMMMigrationException is thrown when there is an error in migrating a CSM User to Grid User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CGMMConfigurationException is thrown when there is a CGMM configuration exception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CGMMInputException is thrown when there is an error in specifying User Id/password.</w:t>
            </w:r>
          </w:p>
          <w:p w:rsidR="00AF2562" w:rsidRPr="00B56CAB" w:rsidRDefault="00AF2562" w:rsidP="00B56CAB">
            <w:pPr>
              <w:spacing w:before="125" w:after="125" w:line="240" w:lineRule="auto"/>
              <w:rPr>
                <w:rFonts w:ascii="Arial" w:eastAsia="Times New Roman" w:hAnsi="Arial" w:cs="Arial"/>
                <w:color w:val="000000"/>
                <w:sz w:val="20"/>
                <w:szCs w:val="20"/>
              </w:rPr>
            </w:pPr>
          </w:p>
        </w:tc>
      </w:tr>
      <w:tr w:rsidR="00022BA9" w:rsidRPr="00B236BF" w:rsidTr="00022BA9">
        <w:trPr>
          <w:cantSplit/>
        </w:trPr>
        <w:tc>
          <w:tcPr>
            <w:tcW w:w="3827" w:type="dxa"/>
          </w:tcPr>
          <w:p w:rsidR="002878B3" w:rsidRDefault="00B56CAB" w:rsidP="00291EE7">
            <w:pPr>
              <w:pStyle w:val="TableText"/>
              <w:rPr>
                <w:rFonts w:asciiTheme="minorHAnsi" w:hAnsiTheme="minorHAnsi" w:cs="Courier New"/>
              </w:rPr>
            </w:pPr>
            <w:r w:rsidRPr="00B56CAB">
              <w:rPr>
                <w:rFonts w:asciiTheme="minorHAnsi" w:hAnsiTheme="minorHAnsi" w:cs="Courier New"/>
              </w:rPr>
              <w:t xml:space="preserve">public boolean </w:t>
            </w:r>
            <w:r w:rsidRPr="00B56CAB">
              <w:rPr>
                <w:rFonts w:asciiTheme="minorHAnsi" w:hAnsiTheme="minorHAnsi" w:cs="Courier New"/>
                <w:b/>
              </w:rPr>
              <w:t>migrateCSMUserIDToGridID</w:t>
            </w:r>
            <w:r w:rsidRPr="00B56CAB">
              <w:rPr>
                <w:rFonts w:asciiTheme="minorHAnsi" w:hAnsiTheme="minorHAnsi" w:cs="Courier New"/>
              </w:rPr>
              <w:t>(</w:t>
            </w:r>
          </w:p>
          <w:p w:rsidR="00DB35BD" w:rsidRDefault="00B56CAB" w:rsidP="00291EE7">
            <w:pPr>
              <w:pStyle w:val="TableText"/>
              <w:rPr>
                <w:rFonts w:asciiTheme="minorHAnsi" w:hAnsiTheme="minorHAnsi" w:cs="Courier New"/>
              </w:rPr>
            </w:pPr>
            <w:r w:rsidRPr="00B56CAB">
              <w:rPr>
                <w:rFonts w:asciiTheme="minorHAnsi" w:hAnsiTheme="minorHAnsi" w:cs="Courier New"/>
              </w:rPr>
              <w:t xml:space="preserve">String userIDCSM, </w:t>
            </w:r>
          </w:p>
          <w:p w:rsidR="00022BA9" w:rsidRPr="00C87735" w:rsidRDefault="00B56CAB" w:rsidP="00291EE7">
            <w:pPr>
              <w:pStyle w:val="TableText"/>
              <w:rPr>
                <w:rFonts w:asciiTheme="minorHAnsi" w:hAnsiTheme="minorHAnsi" w:cs="Courier New"/>
              </w:rPr>
            </w:pPr>
            <w:r w:rsidRPr="00B56CAB">
              <w:rPr>
                <w:rFonts w:asciiTheme="minorHAnsi" w:hAnsiTheme="minorHAnsi" w:cs="Courier New"/>
              </w:rPr>
              <w:t>String userIDGrid) throws CGMMMigrationException, CGMMConfigurationException ;</w:t>
            </w:r>
          </w:p>
        </w:tc>
        <w:tc>
          <w:tcPr>
            <w:tcW w:w="5531" w:type="dxa"/>
          </w:tcPr>
          <w:p w:rsidR="00B56CAB" w:rsidRPr="00B56CAB" w:rsidRDefault="00B56CAB" w:rsidP="00B56CAB">
            <w:pPr>
              <w:spacing w:before="125" w:after="125" w:line="240" w:lineRule="auto"/>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Updates the users CSM ID with the user's Grid ID and also marks the user as migrated in the CSM Schema.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Parameters: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b/>
                <w:bCs/>
                <w:color w:val="000000"/>
                <w:sz w:val="20"/>
                <w:szCs w:val="20"/>
              </w:rPr>
              <w:t>userIDCSM</w:t>
            </w:r>
            <w:r w:rsidRPr="00B56CAB">
              <w:rPr>
                <w:rFonts w:ascii="Arial" w:eastAsia="Times New Roman" w:hAnsi="Arial" w:cs="Arial"/>
                <w:color w:val="000000"/>
                <w:sz w:val="20"/>
                <w:szCs w:val="20"/>
              </w:rPr>
              <w:t xml:space="preserve"> The CSM User Login ID of the User.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b/>
                <w:bCs/>
                <w:color w:val="000000"/>
                <w:sz w:val="20"/>
                <w:szCs w:val="20"/>
              </w:rPr>
              <w:t>userIDGrid</w:t>
            </w:r>
            <w:r w:rsidRPr="00B56CAB">
              <w:rPr>
                <w:rFonts w:ascii="Arial" w:eastAsia="Times New Roman" w:hAnsi="Arial" w:cs="Arial"/>
                <w:color w:val="000000"/>
                <w:sz w:val="20"/>
                <w:szCs w:val="20"/>
              </w:rPr>
              <w:t xml:space="preserve"> The login ID for users Grid account.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Returns: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false if migration failure. </w:t>
            </w:r>
          </w:p>
          <w:p w:rsidR="00B56CAB" w:rsidRPr="00B56CAB" w:rsidRDefault="00B56CAB" w:rsidP="00B56CAB">
            <w:pPr>
              <w:spacing w:after="0" w:line="240" w:lineRule="auto"/>
              <w:rPr>
                <w:rFonts w:ascii="Arial" w:eastAsia="Times New Roman" w:hAnsi="Arial" w:cs="Arial"/>
                <w:b/>
                <w:bCs/>
                <w:color w:val="000000"/>
                <w:sz w:val="20"/>
                <w:szCs w:val="20"/>
              </w:rPr>
            </w:pPr>
            <w:r w:rsidRPr="00B56CAB">
              <w:rPr>
                <w:rFonts w:ascii="Arial" w:eastAsia="Times New Roman" w:hAnsi="Arial" w:cs="Arial"/>
                <w:b/>
                <w:bCs/>
                <w:color w:val="000000"/>
                <w:sz w:val="20"/>
                <w:szCs w:val="20"/>
              </w:rPr>
              <w:t xml:space="preserve">Throws: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 xml:space="preserve">CGMMConfigurationException is thrown when there is a CGMM configuration exception </w:t>
            </w:r>
          </w:p>
          <w:p w:rsidR="00B56CAB" w:rsidRPr="00B56CAB" w:rsidRDefault="00B56CAB" w:rsidP="00B56CAB">
            <w:pPr>
              <w:spacing w:after="0" w:line="240" w:lineRule="auto"/>
              <w:ind w:left="720"/>
              <w:rPr>
                <w:rFonts w:ascii="Arial" w:eastAsia="Times New Roman" w:hAnsi="Arial" w:cs="Arial"/>
                <w:color w:val="000000"/>
                <w:sz w:val="20"/>
                <w:szCs w:val="20"/>
              </w:rPr>
            </w:pPr>
            <w:r w:rsidRPr="00B56CAB">
              <w:rPr>
                <w:rFonts w:ascii="Arial" w:eastAsia="Times New Roman" w:hAnsi="Arial" w:cs="Arial"/>
                <w:color w:val="000000"/>
                <w:sz w:val="20"/>
                <w:szCs w:val="20"/>
              </w:rPr>
              <w:t>CGMMMigrationException is thrown when there is an error in migrating a CSM User to Grid User</w:t>
            </w:r>
          </w:p>
          <w:p w:rsidR="00022BA9" w:rsidRPr="002F191F" w:rsidRDefault="00022BA9" w:rsidP="002F191F">
            <w:pPr>
              <w:spacing w:before="125" w:after="125" w:line="240" w:lineRule="auto"/>
              <w:rPr>
                <w:rFonts w:eastAsia="Times New Roman" w:cs="Arial"/>
                <w:color w:val="000000"/>
                <w:sz w:val="24"/>
                <w:szCs w:val="20"/>
              </w:rPr>
            </w:pPr>
          </w:p>
        </w:tc>
      </w:tr>
      <w:tr w:rsidR="00022BA9" w:rsidRPr="00B236BF" w:rsidTr="00022BA9">
        <w:trPr>
          <w:cantSplit/>
        </w:trPr>
        <w:tc>
          <w:tcPr>
            <w:tcW w:w="3827" w:type="dxa"/>
          </w:tcPr>
          <w:p w:rsidR="00FA55A1" w:rsidRDefault="00AF2562" w:rsidP="00291EE7">
            <w:pPr>
              <w:pStyle w:val="TableText"/>
              <w:rPr>
                <w:rFonts w:asciiTheme="minorHAnsi" w:hAnsiTheme="minorHAnsi" w:cs="Courier New"/>
              </w:rPr>
            </w:pPr>
            <w:r w:rsidRPr="00AF2562">
              <w:rPr>
                <w:rFonts w:asciiTheme="minorHAnsi" w:hAnsiTheme="minorHAnsi" w:cs="Courier New"/>
              </w:rPr>
              <w:lastRenderedPageBreak/>
              <w:t xml:space="preserve">public GlobusCredential </w:t>
            </w:r>
            <w:r w:rsidRPr="00AF2562">
              <w:rPr>
                <w:rFonts w:asciiTheme="minorHAnsi" w:hAnsiTheme="minorHAnsi" w:cs="Courier New"/>
                <w:b/>
              </w:rPr>
              <w:t>performGridLogin</w:t>
            </w:r>
            <w:r w:rsidRPr="00AF2562">
              <w:rPr>
                <w:rFonts w:asciiTheme="minorHAnsi" w:hAnsiTheme="minorHAnsi" w:cs="Courier New"/>
              </w:rPr>
              <w:t>(</w:t>
            </w:r>
          </w:p>
          <w:p w:rsidR="00FA55A1" w:rsidRDefault="00AF2562" w:rsidP="00291EE7">
            <w:pPr>
              <w:pStyle w:val="TableText"/>
              <w:rPr>
                <w:rFonts w:asciiTheme="minorHAnsi" w:hAnsiTheme="minorHAnsi" w:cs="Courier New"/>
              </w:rPr>
            </w:pPr>
            <w:r w:rsidRPr="00AF2562">
              <w:rPr>
                <w:rFonts w:asciiTheme="minorHAnsi" w:hAnsiTheme="minorHAnsi" w:cs="Courier New"/>
              </w:rPr>
              <w:t xml:space="preserve">String loginIDGrid, </w:t>
            </w:r>
          </w:p>
          <w:p w:rsidR="00FA55A1" w:rsidRDefault="00AF2562" w:rsidP="00291EE7">
            <w:pPr>
              <w:pStyle w:val="TableText"/>
              <w:rPr>
                <w:rFonts w:asciiTheme="minorHAnsi" w:hAnsiTheme="minorHAnsi" w:cs="Courier New"/>
              </w:rPr>
            </w:pPr>
            <w:r w:rsidRPr="00AF2562">
              <w:rPr>
                <w:rFonts w:asciiTheme="minorHAnsi" w:hAnsiTheme="minorHAnsi" w:cs="Courier New"/>
              </w:rPr>
              <w:t xml:space="preserve">String password, </w:t>
            </w:r>
          </w:p>
          <w:p w:rsidR="00022BA9" w:rsidRPr="00C87735" w:rsidRDefault="00AF2562" w:rsidP="00291EE7">
            <w:pPr>
              <w:pStyle w:val="TableText"/>
              <w:rPr>
                <w:rFonts w:asciiTheme="minorHAnsi" w:hAnsiTheme="minorHAnsi" w:cs="Courier New"/>
              </w:rPr>
            </w:pPr>
            <w:r w:rsidRPr="00AF2562">
              <w:rPr>
                <w:rFonts w:asciiTheme="minorHAnsi" w:hAnsiTheme="minorHAnsi" w:cs="Courier New"/>
              </w:rPr>
              <w:t>String authenticationServiceURL) throws CGMMInputException, CGMMConfigurationException, CGMMGridDorianException, CGMMGridAuthenticationServiceException, CGMMAuthenticationURLException ;</w:t>
            </w:r>
          </w:p>
        </w:tc>
        <w:tc>
          <w:tcPr>
            <w:tcW w:w="5531" w:type="dxa"/>
          </w:tcPr>
          <w:p w:rsidR="00AF2562" w:rsidRPr="00AF2562" w:rsidRDefault="00AF2562" w:rsidP="00AF2562">
            <w:pPr>
              <w:spacing w:before="167" w:after="167" w:line="240" w:lineRule="auto"/>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Authenticates the Grid credentials of the user against the provided Authentication Service URL.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Parameters: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loginIDGrid</w:t>
            </w:r>
            <w:r w:rsidRPr="00AF2562">
              <w:rPr>
                <w:rFonts w:ascii="Arial" w:eastAsia="Times New Roman" w:hAnsi="Arial" w:cs="Arial"/>
                <w:color w:val="000000"/>
                <w:sz w:val="20"/>
                <w:szCs w:val="20"/>
              </w:rPr>
              <w:t xml:space="preserve"> The login ID for users Grid account.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password</w:t>
            </w:r>
            <w:r w:rsidRPr="00AF2562">
              <w:rPr>
                <w:rFonts w:ascii="Arial" w:eastAsia="Times New Roman" w:hAnsi="Arial" w:cs="Arial"/>
                <w:color w:val="000000"/>
                <w:sz w:val="20"/>
                <w:szCs w:val="20"/>
              </w:rPr>
              <w:t xml:space="preserve"> The password for user Grid account.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b/>
                <w:bCs/>
                <w:color w:val="000000"/>
                <w:sz w:val="20"/>
                <w:szCs w:val="20"/>
              </w:rPr>
              <w:t>authenticationServiceURL</w:t>
            </w:r>
            <w:r w:rsidRPr="00AF2562">
              <w:rPr>
                <w:rFonts w:ascii="Arial" w:eastAsia="Times New Roman" w:hAnsi="Arial" w:cs="Arial"/>
                <w:color w:val="000000"/>
                <w:sz w:val="20"/>
                <w:szCs w:val="20"/>
              </w:rPr>
              <w:t xml:space="preserve"> The URL for authentication service.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Returns: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GlobusCredential </w:t>
            </w:r>
          </w:p>
          <w:p w:rsidR="00AF2562" w:rsidRPr="00AF2562" w:rsidRDefault="00AF2562" w:rsidP="00AF2562">
            <w:pPr>
              <w:spacing w:after="0" w:line="240" w:lineRule="auto"/>
              <w:rPr>
                <w:rFonts w:ascii="Arial" w:eastAsia="Times New Roman" w:hAnsi="Arial" w:cs="Arial"/>
                <w:b/>
                <w:bCs/>
                <w:color w:val="000000"/>
                <w:sz w:val="20"/>
                <w:szCs w:val="20"/>
              </w:rPr>
            </w:pPr>
            <w:r w:rsidRPr="00AF2562">
              <w:rPr>
                <w:rFonts w:ascii="Arial" w:eastAsia="Times New Roman" w:hAnsi="Arial" w:cs="Arial"/>
                <w:b/>
                <w:bCs/>
                <w:color w:val="000000"/>
                <w:sz w:val="20"/>
                <w:szCs w:val="20"/>
              </w:rPr>
              <w:t xml:space="preserve">Throws: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CGMMGridAuthenticationServiceException is thrown when there is an exception in caGrid's Authentication Service.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CGMMGridDorianException is thrown when there is a Dorian exception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CGMMConfigurationException is thrown when there is a CGMM configuration exception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 xml:space="preserve">CGMMInputException is thrown when there is an error in specifying User Id/password. </w:t>
            </w:r>
          </w:p>
          <w:p w:rsidR="00AF2562" w:rsidRPr="00AF2562" w:rsidRDefault="00AF2562" w:rsidP="00AF2562">
            <w:pPr>
              <w:spacing w:after="0" w:line="240" w:lineRule="auto"/>
              <w:ind w:left="720"/>
              <w:rPr>
                <w:rFonts w:ascii="Arial" w:eastAsia="Times New Roman" w:hAnsi="Arial" w:cs="Arial"/>
                <w:color w:val="000000"/>
                <w:sz w:val="20"/>
                <w:szCs w:val="20"/>
              </w:rPr>
            </w:pPr>
            <w:r w:rsidRPr="00AF2562">
              <w:rPr>
                <w:rFonts w:ascii="Arial" w:eastAsia="Times New Roman" w:hAnsi="Arial" w:cs="Arial"/>
                <w:color w:val="000000"/>
                <w:sz w:val="20"/>
                <w:szCs w:val="20"/>
              </w:rPr>
              <w:t>CGMMAuthenticationURLException is thrown when there is a Authentication Service URL specification exception.</w:t>
            </w:r>
          </w:p>
          <w:p w:rsidR="00022BA9" w:rsidRPr="002F191F" w:rsidRDefault="00022BA9" w:rsidP="002F191F">
            <w:pPr>
              <w:spacing w:before="125" w:after="125" w:line="240" w:lineRule="auto"/>
              <w:rPr>
                <w:rFonts w:eastAsia="Times New Roman" w:cs="Arial"/>
                <w:color w:val="000000"/>
                <w:sz w:val="24"/>
                <w:szCs w:val="20"/>
              </w:rPr>
            </w:pPr>
          </w:p>
        </w:tc>
      </w:tr>
      <w:tr w:rsidR="00F61C0F" w:rsidRPr="00B236BF" w:rsidTr="00022BA9">
        <w:trPr>
          <w:cantSplit/>
        </w:trPr>
        <w:tc>
          <w:tcPr>
            <w:tcW w:w="3827" w:type="dxa"/>
          </w:tcPr>
          <w:p w:rsidR="002212BB" w:rsidRDefault="00F61C0F" w:rsidP="00291EE7">
            <w:pPr>
              <w:pStyle w:val="TableText"/>
              <w:rPr>
                <w:rFonts w:asciiTheme="minorHAnsi" w:hAnsiTheme="minorHAnsi" w:cs="Courier New"/>
              </w:rPr>
            </w:pPr>
            <w:r w:rsidRPr="00F61C0F">
              <w:rPr>
                <w:rFonts w:asciiTheme="minorHAnsi" w:hAnsiTheme="minorHAnsi" w:cs="Courier New"/>
              </w:rPr>
              <w:t xml:space="preserve">public String </w:t>
            </w:r>
            <w:r w:rsidRPr="002212BB">
              <w:rPr>
                <w:rFonts w:asciiTheme="minorHAnsi" w:hAnsiTheme="minorHAnsi" w:cs="Courier New"/>
                <w:b/>
              </w:rPr>
              <w:t>createDorianAccount</w:t>
            </w:r>
            <w:r w:rsidRPr="00F61C0F">
              <w:rPr>
                <w:rFonts w:asciiTheme="minorHAnsi" w:hAnsiTheme="minorHAnsi" w:cs="Courier New"/>
              </w:rPr>
              <w:t>(</w:t>
            </w:r>
          </w:p>
          <w:p w:rsidR="002212BB" w:rsidRDefault="00F61C0F" w:rsidP="00291EE7">
            <w:pPr>
              <w:pStyle w:val="TableText"/>
              <w:rPr>
                <w:rFonts w:asciiTheme="minorHAnsi" w:hAnsiTheme="minorHAnsi" w:cs="Courier New"/>
              </w:rPr>
            </w:pPr>
            <w:r w:rsidRPr="00F61C0F">
              <w:rPr>
                <w:rFonts w:asciiTheme="minorHAnsi" w:hAnsiTheme="minorHAnsi" w:cs="Courier New"/>
              </w:rPr>
              <w:t xml:space="preserve">CGMMUser cgmmUser, </w:t>
            </w:r>
          </w:p>
          <w:p w:rsidR="00F61C0F" w:rsidRPr="00AF2562" w:rsidRDefault="00F61C0F" w:rsidP="00291EE7">
            <w:pPr>
              <w:pStyle w:val="TableText"/>
              <w:rPr>
                <w:rFonts w:asciiTheme="minorHAnsi" w:hAnsiTheme="minorHAnsi" w:cs="Courier New"/>
              </w:rPr>
            </w:pPr>
            <w:r w:rsidRPr="00F61C0F">
              <w:rPr>
                <w:rFonts w:asciiTheme="minorHAnsi" w:hAnsiTheme="minorHAnsi" w:cs="Courier New"/>
              </w:rPr>
              <w:t>String dorianURL) throws CGMMAuthenticationURLException, CGMMGridDorianException, CGMMGridDorianUserPropertiesException;</w:t>
            </w:r>
          </w:p>
        </w:tc>
        <w:tc>
          <w:tcPr>
            <w:tcW w:w="5531" w:type="dxa"/>
          </w:tcPr>
          <w:p w:rsidR="00F61C0F" w:rsidRPr="00AF2562" w:rsidRDefault="00F61C0F" w:rsidP="00F61C0F">
            <w:pPr>
              <w:spacing w:before="167" w:after="167" w:line="240" w:lineRule="auto"/>
              <w:rPr>
                <w:rFonts w:ascii="Arial" w:eastAsia="Times New Roman" w:hAnsi="Arial" w:cs="Arial"/>
                <w:color w:val="000000"/>
                <w:sz w:val="20"/>
                <w:szCs w:val="20"/>
              </w:rPr>
            </w:pPr>
            <w:r>
              <w:rPr>
                <w:rFonts w:ascii="Arial" w:eastAsia="Times New Roman" w:hAnsi="Arial" w:cs="Arial"/>
                <w:color w:val="000000"/>
                <w:sz w:val="20"/>
                <w:szCs w:val="20"/>
              </w:rPr>
              <w:t>Creates a caGrid (Dorian) account</w:t>
            </w:r>
            <w:r w:rsidRPr="00AF2562">
              <w:rPr>
                <w:rFonts w:ascii="Arial" w:eastAsia="Times New Roman" w:hAnsi="Arial" w:cs="Arial"/>
                <w:color w:val="000000"/>
                <w:sz w:val="20"/>
                <w:szCs w:val="20"/>
              </w:rPr>
              <w:t xml:space="preserve">. </w:t>
            </w:r>
          </w:p>
          <w:p w:rsidR="00F61C0F" w:rsidRPr="00F61C0F" w:rsidRDefault="00F61C0F" w:rsidP="00F61C0F">
            <w:pPr>
              <w:spacing w:after="0" w:line="240" w:lineRule="auto"/>
              <w:rPr>
                <w:rFonts w:ascii="Arial" w:eastAsia="Times New Roman" w:hAnsi="Arial" w:cs="Arial"/>
                <w:bCs/>
                <w:color w:val="000000"/>
                <w:sz w:val="20"/>
                <w:szCs w:val="20"/>
              </w:rPr>
            </w:pP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Parameters: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b/>
                <w:bCs/>
                <w:color w:val="000000"/>
                <w:sz w:val="20"/>
                <w:szCs w:val="20"/>
              </w:rPr>
              <w:t>cgmmUser</w:t>
            </w:r>
            <w:r w:rsidRPr="00F61C0F">
              <w:rPr>
                <w:rFonts w:ascii="Arial" w:eastAsia="Times New Roman" w:hAnsi="Arial" w:cs="Arial"/>
                <w:color w:val="000000"/>
                <w:sz w:val="20"/>
                <w:szCs w:val="20"/>
              </w:rPr>
              <w:t xml:space="preserve"> The CGMMUser object populated with required fields for Dorian account creation.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b/>
                <w:bCs/>
                <w:color w:val="000000"/>
                <w:sz w:val="20"/>
                <w:szCs w:val="20"/>
              </w:rPr>
              <w:t>dorianURL</w:t>
            </w:r>
            <w:r w:rsidRPr="00F61C0F">
              <w:rPr>
                <w:rFonts w:ascii="Arial" w:eastAsia="Times New Roman" w:hAnsi="Arial" w:cs="Arial"/>
                <w:color w:val="000000"/>
                <w:sz w:val="20"/>
                <w:szCs w:val="20"/>
              </w:rPr>
              <w:t xml:space="preserve"> The URL for Dorian Service </w:t>
            </w: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Returns: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Confirmation Message with the status of the Dorian account creation. </w:t>
            </w:r>
          </w:p>
          <w:p w:rsidR="00F61C0F" w:rsidRPr="00F61C0F" w:rsidRDefault="00F61C0F" w:rsidP="00F61C0F">
            <w:pPr>
              <w:spacing w:after="0" w:line="240" w:lineRule="auto"/>
              <w:rPr>
                <w:rFonts w:ascii="Arial" w:eastAsia="Times New Roman" w:hAnsi="Arial" w:cs="Arial"/>
                <w:b/>
                <w:bCs/>
                <w:color w:val="000000"/>
                <w:sz w:val="20"/>
                <w:szCs w:val="20"/>
              </w:rPr>
            </w:pPr>
            <w:r w:rsidRPr="00F61C0F">
              <w:rPr>
                <w:rFonts w:ascii="Arial" w:eastAsia="Times New Roman" w:hAnsi="Arial" w:cs="Arial"/>
                <w:b/>
                <w:bCs/>
                <w:color w:val="000000"/>
                <w:sz w:val="20"/>
                <w:szCs w:val="20"/>
              </w:rPr>
              <w:t xml:space="preserve">Throws: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CGMMGridDorianUserPropertiesException is thrown when there is an error in specifying Dorian User properties.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 xml:space="preserve">CGMMGridDorianException is thrown when there is a Dorian exception </w:t>
            </w:r>
          </w:p>
          <w:p w:rsidR="00F61C0F" w:rsidRPr="00F61C0F" w:rsidRDefault="00F61C0F" w:rsidP="00F61C0F">
            <w:pPr>
              <w:spacing w:after="0" w:line="240" w:lineRule="auto"/>
              <w:ind w:left="720"/>
              <w:rPr>
                <w:rFonts w:ascii="Arial" w:eastAsia="Times New Roman" w:hAnsi="Arial" w:cs="Arial"/>
                <w:color w:val="000000"/>
                <w:sz w:val="20"/>
                <w:szCs w:val="20"/>
              </w:rPr>
            </w:pPr>
            <w:r w:rsidRPr="00F61C0F">
              <w:rPr>
                <w:rFonts w:ascii="Arial" w:eastAsia="Times New Roman" w:hAnsi="Arial" w:cs="Arial"/>
                <w:color w:val="000000"/>
                <w:sz w:val="20"/>
                <w:szCs w:val="20"/>
              </w:rPr>
              <w:t>CGMMAuthenticationURLException is thrown when there is a Authentication Service URL specification exception.</w:t>
            </w:r>
          </w:p>
          <w:p w:rsidR="00F61C0F" w:rsidRPr="00AF2562" w:rsidRDefault="00F61C0F" w:rsidP="00AF2562">
            <w:pPr>
              <w:spacing w:before="167" w:after="167" w:line="240" w:lineRule="auto"/>
              <w:rPr>
                <w:rFonts w:ascii="Arial" w:eastAsia="Times New Roman" w:hAnsi="Arial" w:cs="Arial"/>
                <w:color w:val="000000"/>
                <w:sz w:val="20"/>
                <w:szCs w:val="20"/>
              </w:rPr>
            </w:pPr>
          </w:p>
        </w:tc>
      </w:tr>
      <w:tr w:rsidR="00F61C0F" w:rsidRPr="00B236BF" w:rsidTr="00022BA9">
        <w:trPr>
          <w:cantSplit/>
        </w:trPr>
        <w:tc>
          <w:tcPr>
            <w:tcW w:w="3827" w:type="dxa"/>
          </w:tcPr>
          <w:p w:rsidR="00F61C0F" w:rsidRPr="00AF2562" w:rsidRDefault="00142B2C" w:rsidP="00291EE7">
            <w:pPr>
              <w:pStyle w:val="TableText"/>
              <w:rPr>
                <w:rFonts w:asciiTheme="minorHAnsi" w:hAnsiTheme="minorHAnsi" w:cs="Courier New"/>
              </w:rPr>
            </w:pPr>
            <w:r w:rsidRPr="00142B2C">
              <w:rPr>
                <w:rFonts w:asciiTheme="minorHAnsi" w:hAnsiTheme="minorHAnsi" w:cs="Courier New"/>
              </w:rPr>
              <w:t xml:space="preserve">public SortedMap </w:t>
            </w:r>
            <w:r w:rsidRPr="00142B2C">
              <w:rPr>
                <w:rFonts w:asciiTheme="minorHAnsi" w:hAnsiTheme="minorHAnsi" w:cs="Courier New"/>
                <w:b/>
              </w:rPr>
              <w:t>getAuthenticationServiceURLMap</w:t>
            </w:r>
            <w:r w:rsidRPr="00142B2C">
              <w:rPr>
                <w:rFonts w:asciiTheme="minorHAnsi" w:hAnsiTheme="minorHAnsi" w:cs="Courier New"/>
              </w:rPr>
              <w:t>() throws CGMMConfigurationException;</w:t>
            </w:r>
          </w:p>
        </w:tc>
        <w:tc>
          <w:tcPr>
            <w:tcW w:w="5531" w:type="dxa"/>
          </w:tcPr>
          <w:p w:rsidR="009C7120" w:rsidRPr="009C7120" w:rsidRDefault="009C7120" w:rsidP="009C7120">
            <w:pPr>
              <w:spacing w:before="167" w:after="167" w:line="240" w:lineRule="auto"/>
              <w:rPr>
                <w:rFonts w:ascii="Arial" w:eastAsia="Times New Roman" w:hAnsi="Arial" w:cs="Arial"/>
                <w:color w:val="000000"/>
                <w:sz w:val="20"/>
                <w:szCs w:val="20"/>
              </w:rPr>
            </w:pPr>
            <w:r w:rsidRPr="009C7120">
              <w:rPr>
                <w:rFonts w:ascii="Arial" w:eastAsia="Times New Roman" w:hAnsi="Arial" w:cs="Arial"/>
                <w:color w:val="000000"/>
                <w:sz w:val="20"/>
                <w:szCs w:val="20"/>
              </w:rPr>
              <w:t xml:space="preserve">Provides the SortedMap of Authentication Service URLS. </w:t>
            </w:r>
          </w:p>
          <w:p w:rsidR="009C7120" w:rsidRPr="009C7120" w:rsidRDefault="009C7120" w:rsidP="009C7120">
            <w:pPr>
              <w:spacing w:after="0" w:line="240" w:lineRule="auto"/>
              <w:rPr>
                <w:rFonts w:ascii="Arial" w:eastAsia="Times New Roman" w:hAnsi="Arial" w:cs="Arial"/>
                <w:b/>
                <w:bCs/>
                <w:color w:val="000000"/>
                <w:sz w:val="20"/>
                <w:szCs w:val="20"/>
              </w:rPr>
            </w:pPr>
            <w:r w:rsidRPr="009C7120">
              <w:rPr>
                <w:rFonts w:ascii="Arial" w:eastAsia="Times New Roman" w:hAnsi="Arial" w:cs="Arial"/>
                <w:b/>
                <w:bCs/>
                <w:color w:val="000000"/>
                <w:sz w:val="20"/>
                <w:szCs w:val="20"/>
              </w:rPr>
              <w:t xml:space="preserve">Returns: </w:t>
            </w:r>
          </w:p>
          <w:p w:rsidR="009C7120" w:rsidRPr="009C7120" w:rsidRDefault="009C7120" w:rsidP="009C7120">
            <w:pPr>
              <w:spacing w:after="0" w:line="240" w:lineRule="auto"/>
              <w:ind w:left="720"/>
              <w:rPr>
                <w:rFonts w:ascii="Arial" w:eastAsia="Times New Roman" w:hAnsi="Arial" w:cs="Arial"/>
                <w:color w:val="000000"/>
                <w:sz w:val="20"/>
                <w:szCs w:val="20"/>
              </w:rPr>
            </w:pPr>
            <w:r w:rsidRPr="009C7120">
              <w:rPr>
                <w:rFonts w:ascii="Arial" w:eastAsia="Times New Roman" w:hAnsi="Arial" w:cs="Arial"/>
                <w:color w:val="000000"/>
                <w:sz w:val="20"/>
                <w:szCs w:val="20"/>
              </w:rPr>
              <w:t xml:space="preserve">SortedMap of Authentication Service URLs. The Key is the Authentication Service Name and the value is Authentication Service URL </w:t>
            </w:r>
          </w:p>
          <w:p w:rsidR="009C7120" w:rsidRPr="009C7120" w:rsidRDefault="009C7120" w:rsidP="009C7120">
            <w:pPr>
              <w:spacing w:after="0" w:line="240" w:lineRule="auto"/>
              <w:rPr>
                <w:rFonts w:ascii="Arial" w:eastAsia="Times New Roman" w:hAnsi="Arial" w:cs="Arial"/>
                <w:b/>
                <w:bCs/>
                <w:color w:val="000000"/>
                <w:sz w:val="20"/>
                <w:szCs w:val="20"/>
              </w:rPr>
            </w:pPr>
            <w:r w:rsidRPr="009C7120">
              <w:rPr>
                <w:rFonts w:ascii="Arial" w:eastAsia="Times New Roman" w:hAnsi="Arial" w:cs="Arial"/>
                <w:b/>
                <w:bCs/>
                <w:color w:val="000000"/>
                <w:sz w:val="20"/>
                <w:szCs w:val="20"/>
              </w:rPr>
              <w:t xml:space="preserve">Throws: </w:t>
            </w:r>
          </w:p>
          <w:p w:rsidR="009C7120" w:rsidRPr="009C7120" w:rsidRDefault="009C7120" w:rsidP="009C7120">
            <w:pPr>
              <w:spacing w:after="0" w:line="240" w:lineRule="auto"/>
              <w:ind w:left="720"/>
              <w:rPr>
                <w:rFonts w:ascii="Arial" w:eastAsia="Times New Roman" w:hAnsi="Arial" w:cs="Arial"/>
                <w:color w:val="000000"/>
                <w:sz w:val="20"/>
                <w:szCs w:val="20"/>
              </w:rPr>
            </w:pPr>
            <w:r w:rsidRPr="009C7120">
              <w:rPr>
                <w:rFonts w:ascii="Arial" w:eastAsia="Times New Roman" w:hAnsi="Arial" w:cs="Arial"/>
                <w:color w:val="000000"/>
                <w:sz w:val="20"/>
                <w:szCs w:val="20"/>
              </w:rPr>
              <w:t>CGMMConfigurationException is thrown when there is a CGMM configuration exception</w:t>
            </w:r>
          </w:p>
          <w:p w:rsidR="00F61C0F" w:rsidRPr="00AF2562" w:rsidRDefault="00F61C0F" w:rsidP="00142B2C">
            <w:pPr>
              <w:tabs>
                <w:tab w:val="left" w:pos="1189"/>
              </w:tabs>
              <w:spacing w:before="167" w:after="167" w:line="240" w:lineRule="auto"/>
              <w:rPr>
                <w:rFonts w:ascii="Arial" w:eastAsia="Times New Roman" w:hAnsi="Arial" w:cs="Arial"/>
                <w:color w:val="000000"/>
                <w:sz w:val="20"/>
                <w:szCs w:val="20"/>
              </w:rPr>
            </w:pPr>
          </w:p>
        </w:tc>
      </w:tr>
      <w:tr w:rsidR="00CA031E" w:rsidRPr="00B236BF" w:rsidTr="00022BA9">
        <w:trPr>
          <w:cantSplit/>
        </w:trPr>
        <w:tc>
          <w:tcPr>
            <w:tcW w:w="3827" w:type="dxa"/>
          </w:tcPr>
          <w:p w:rsidR="00CA031E" w:rsidRDefault="00CA031E" w:rsidP="00291EE7">
            <w:pPr>
              <w:pStyle w:val="TableText"/>
              <w:rPr>
                <w:rFonts w:asciiTheme="minorHAnsi" w:hAnsiTheme="minorHAnsi" w:cs="Courier New"/>
              </w:rPr>
            </w:pPr>
            <w:r w:rsidRPr="00CA031E">
              <w:rPr>
                <w:rFonts w:asciiTheme="minorHAnsi" w:hAnsiTheme="minorHAnsi" w:cs="Courier New"/>
              </w:rPr>
              <w:lastRenderedPageBreak/>
              <w:t xml:space="preserve">public HashMap&lt;String, String&gt; </w:t>
            </w:r>
            <w:r w:rsidRPr="00CA031E">
              <w:rPr>
                <w:rFonts w:asciiTheme="minorHAnsi" w:hAnsiTheme="minorHAnsi" w:cs="Courier New"/>
                <w:b/>
              </w:rPr>
              <w:t>getUserAttributesMap</w:t>
            </w:r>
            <w:r w:rsidRPr="00CA031E">
              <w:rPr>
                <w:rFonts w:asciiTheme="minorHAnsi" w:hAnsiTheme="minorHAnsi" w:cs="Courier New"/>
              </w:rPr>
              <w:t>(</w:t>
            </w:r>
          </w:p>
          <w:p w:rsidR="00CA031E" w:rsidRDefault="00CA031E" w:rsidP="00291EE7">
            <w:pPr>
              <w:pStyle w:val="TableText"/>
              <w:rPr>
                <w:rFonts w:asciiTheme="minorHAnsi" w:hAnsiTheme="minorHAnsi" w:cs="Courier New"/>
              </w:rPr>
            </w:pPr>
            <w:r w:rsidRPr="00CA031E">
              <w:rPr>
                <w:rFonts w:asciiTheme="minorHAnsi" w:hAnsiTheme="minorHAnsi" w:cs="Courier New"/>
              </w:rPr>
              <w:t xml:space="preserve">String loginIDGrid, </w:t>
            </w:r>
          </w:p>
          <w:p w:rsidR="00CA031E" w:rsidRDefault="00CA031E" w:rsidP="00291EE7">
            <w:pPr>
              <w:pStyle w:val="TableText"/>
              <w:rPr>
                <w:rFonts w:asciiTheme="minorHAnsi" w:hAnsiTheme="minorHAnsi" w:cs="Courier New"/>
              </w:rPr>
            </w:pPr>
            <w:r w:rsidRPr="00CA031E">
              <w:rPr>
                <w:rFonts w:asciiTheme="minorHAnsi" w:hAnsiTheme="minorHAnsi" w:cs="Courier New"/>
              </w:rPr>
              <w:t>String password,</w:t>
            </w:r>
          </w:p>
          <w:p w:rsidR="00CA031E" w:rsidRPr="00142B2C" w:rsidRDefault="00CA031E" w:rsidP="00291EE7">
            <w:pPr>
              <w:pStyle w:val="TableText"/>
              <w:rPr>
                <w:rFonts w:asciiTheme="minorHAnsi" w:hAnsiTheme="minorHAnsi" w:cs="Courier New"/>
              </w:rPr>
            </w:pPr>
            <w:r w:rsidRPr="00CA031E">
              <w:rPr>
                <w:rFonts w:asciiTheme="minorHAnsi" w:hAnsiTheme="minorHAnsi" w:cs="Courier New"/>
              </w:rPr>
              <w:t>String authenticationServiceURL) throws CGMMInputException, CGMMConfigurationException, CGMMGridDorianException, CGMMGridAuthenticationServiceException, CGMMAuthenticationURLException;</w:t>
            </w:r>
          </w:p>
        </w:tc>
        <w:tc>
          <w:tcPr>
            <w:tcW w:w="5531" w:type="dxa"/>
          </w:tcPr>
          <w:p w:rsidR="00055F1F" w:rsidRPr="00055F1F" w:rsidRDefault="00055F1F" w:rsidP="00055F1F">
            <w:pPr>
              <w:spacing w:before="167" w:after="167" w:line="240" w:lineRule="auto"/>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Returns User Attributes Map based on the authenticated user.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Parameters: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b/>
                <w:bCs/>
                <w:color w:val="000000"/>
                <w:sz w:val="20"/>
                <w:szCs w:val="20"/>
              </w:rPr>
              <w:t>loginIDGrid</w:t>
            </w:r>
            <w:r w:rsidRPr="00055F1F">
              <w:rPr>
                <w:rFonts w:ascii="Arial" w:eastAsia="Times New Roman" w:hAnsi="Arial" w:cs="Arial"/>
                <w:color w:val="000000"/>
                <w:sz w:val="20"/>
                <w:szCs w:val="20"/>
              </w:rPr>
              <w:t xml:space="preserve"> The login ID for users Grid account.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b/>
                <w:bCs/>
                <w:color w:val="000000"/>
                <w:sz w:val="20"/>
                <w:szCs w:val="20"/>
              </w:rPr>
              <w:t>password</w:t>
            </w:r>
            <w:r w:rsidRPr="00055F1F">
              <w:rPr>
                <w:rFonts w:ascii="Arial" w:eastAsia="Times New Roman" w:hAnsi="Arial" w:cs="Arial"/>
                <w:color w:val="000000"/>
                <w:sz w:val="20"/>
                <w:szCs w:val="20"/>
              </w:rPr>
              <w:t xml:space="preserve"> The password for user Grid account.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b/>
                <w:bCs/>
                <w:color w:val="000000"/>
                <w:sz w:val="20"/>
                <w:szCs w:val="20"/>
              </w:rPr>
              <w:t>authenticationServiceURL</w:t>
            </w:r>
            <w:r w:rsidRPr="00055F1F">
              <w:rPr>
                <w:rFonts w:ascii="Arial" w:eastAsia="Times New Roman" w:hAnsi="Arial" w:cs="Arial"/>
                <w:color w:val="000000"/>
                <w:sz w:val="20"/>
                <w:szCs w:val="20"/>
              </w:rPr>
              <w:t xml:space="preserve"> The URL for authentication service.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Returns: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userAttributeMap containing the Users Attributes such as First,Last Name and Email Id. </w:t>
            </w:r>
          </w:p>
          <w:p w:rsidR="00055F1F" w:rsidRPr="00055F1F" w:rsidRDefault="00055F1F" w:rsidP="00055F1F">
            <w:pPr>
              <w:spacing w:after="0" w:line="240" w:lineRule="auto"/>
              <w:rPr>
                <w:rFonts w:ascii="Arial" w:eastAsia="Times New Roman" w:hAnsi="Arial" w:cs="Arial"/>
                <w:b/>
                <w:bCs/>
                <w:color w:val="000000"/>
                <w:sz w:val="20"/>
                <w:szCs w:val="20"/>
              </w:rPr>
            </w:pPr>
            <w:r w:rsidRPr="00055F1F">
              <w:rPr>
                <w:rFonts w:ascii="Arial" w:eastAsia="Times New Roman" w:hAnsi="Arial" w:cs="Arial"/>
                <w:b/>
                <w:bCs/>
                <w:color w:val="000000"/>
                <w:sz w:val="20"/>
                <w:szCs w:val="20"/>
              </w:rPr>
              <w:t xml:space="preserve">Throws: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CGMMGridAuthenticationServiceException is thrown when there is an exception in caGrid's Authentication Service.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CGMMInputException is thrown when there is an error in the input provided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CGMMConfigurationException is thrown when there is a CGMM configuration exception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CGMMGridDorianException is thrown when there is an exception in caGrid's Dorian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 xml:space="preserve">CGMMGridAuthenticationServiceException is thrown when there is an exception in caGrid's Authentication Service. </w:t>
            </w:r>
          </w:p>
          <w:p w:rsidR="00055F1F" w:rsidRPr="00055F1F" w:rsidRDefault="00055F1F" w:rsidP="00055F1F">
            <w:pPr>
              <w:spacing w:after="0" w:line="240" w:lineRule="auto"/>
              <w:ind w:left="720"/>
              <w:rPr>
                <w:rFonts w:ascii="Arial" w:eastAsia="Times New Roman" w:hAnsi="Arial" w:cs="Arial"/>
                <w:color w:val="000000"/>
                <w:sz w:val="20"/>
                <w:szCs w:val="20"/>
              </w:rPr>
            </w:pPr>
            <w:r w:rsidRPr="00055F1F">
              <w:rPr>
                <w:rFonts w:ascii="Arial" w:eastAsia="Times New Roman" w:hAnsi="Arial" w:cs="Arial"/>
                <w:color w:val="000000"/>
                <w:sz w:val="20"/>
                <w:szCs w:val="20"/>
              </w:rPr>
              <w:t>CGMMAuthenticationURLException is thrown when there is a Authentication Service URL specification exception.</w:t>
            </w:r>
          </w:p>
          <w:p w:rsidR="00CA031E" w:rsidRPr="00142B2C" w:rsidRDefault="00CA031E" w:rsidP="00142B2C">
            <w:pPr>
              <w:pStyle w:val="NormalWeb"/>
              <w:rPr>
                <w:rFonts w:ascii="Arial" w:hAnsi="Arial" w:cs="Arial"/>
                <w:color w:val="000000"/>
                <w:sz w:val="20"/>
                <w:szCs w:val="20"/>
              </w:rPr>
            </w:pPr>
          </w:p>
        </w:tc>
      </w:tr>
    </w:tbl>
    <w:p w:rsidR="005174E5" w:rsidRDefault="004B1F9D" w:rsidP="00832339">
      <w:pPr>
        <w:pStyle w:val="Caption"/>
        <w:ind w:firstLine="360"/>
        <w:rPr>
          <w:rFonts w:asciiTheme="minorHAnsi" w:hAnsiTheme="minorHAnsi"/>
          <w:sz w:val="24"/>
          <w:szCs w:val="24"/>
        </w:rPr>
      </w:pPr>
      <w:r w:rsidRPr="00B236BF">
        <w:rPr>
          <w:rFonts w:asciiTheme="minorHAnsi" w:hAnsiTheme="minorHAnsi"/>
          <w:sz w:val="24"/>
          <w:szCs w:val="24"/>
        </w:rPr>
        <w:t xml:space="preserve">Table </w:t>
      </w:r>
      <w:r w:rsidR="00CD03C8">
        <w:rPr>
          <w:rFonts w:asciiTheme="minorHAnsi" w:hAnsiTheme="minorHAnsi"/>
          <w:sz w:val="24"/>
          <w:szCs w:val="24"/>
        </w:rPr>
        <w:t>5.1</w:t>
      </w:r>
      <w:r>
        <w:rPr>
          <w:rFonts w:asciiTheme="minorHAnsi" w:hAnsiTheme="minorHAnsi"/>
          <w:sz w:val="24"/>
          <w:szCs w:val="24"/>
        </w:rPr>
        <w:t xml:space="preserve"> CGMM </w:t>
      </w:r>
      <w:r w:rsidR="00AA6762">
        <w:rPr>
          <w:rFonts w:asciiTheme="minorHAnsi" w:hAnsiTheme="minorHAnsi"/>
          <w:sz w:val="24"/>
          <w:szCs w:val="24"/>
        </w:rPr>
        <w:t xml:space="preserve">API </w:t>
      </w:r>
      <w:r w:rsidR="00DE3F01">
        <w:rPr>
          <w:rFonts w:asciiTheme="minorHAnsi" w:hAnsiTheme="minorHAnsi"/>
          <w:sz w:val="24"/>
          <w:szCs w:val="24"/>
        </w:rPr>
        <w:t>–</w:t>
      </w:r>
      <w:r w:rsidR="00AA6762">
        <w:rPr>
          <w:rFonts w:asciiTheme="minorHAnsi" w:hAnsiTheme="minorHAnsi"/>
          <w:sz w:val="24"/>
          <w:szCs w:val="24"/>
        </w:rPr>
        <w:t xml:space="preserve"> </w:t>
      </w:r>
      <w:r w:rsidR="00D558D8">
        <w:rPr>
          <w:rFonts w:asciiTheme="minorHAnsi" w:hAnsiTheme="minorHAnsi"/>
          <w:sz w:val="24"/>
          <w:szCs w:val="24"/>
        </w:rPr>
        <w:t>CGMMManager</w:t>
      </w:r>
      <w:bookmarkStart w:id="468" w:name="_Authentication"/>
      <w:bookmarkEnd w:id="468"/>
    </w:p>
    <w:p w:rsidR="00DE3F01" w:rsidRPr="00DE3F01" w:rsidRDefault="00DE3F01" w:rsidP="00DE3F01">
      <w:pPr>
        <w:pStyle w:val="BodyText"/>
      </w:pPr>
    </w:p>
    <w:p w:rsidR="003047A9" w:rsidRPr="007469CF" w:rsidRDefault="005E74D2" w:rsidP="005174E5">
      <w:pPr>
        <w:pStyle w:val="Heading1"/>
        <w:numPr>
          <w:ilvl w:val="1"/>
          <w:numId w:val="1"/>
        </w:numPr>
      </w:pPr>
      <w:fldSimple w:instr=" TITLE  &quot;Integrating with the CSS Authentication Service&quot;  \* MERGEFORMAT ">
        <w:bookmarkStart w:id="469" w:name="_Toc228774625"/>
        <w:bookmarkStart w:id="470" w:name="_Ref98141367"/>
        <w:bookmarkStart w:id="471" w:name="_Toc98232103"/>
        <w:bookmarkStart w:id="472" w:name="_Toc98837421"/>
        <w:bookmarkStart w:id="473" w:name="_Toc154400614"/>
        <w:r w:rsidR="003047A9" w:rsidRPr="007469CF">
          <w:t>Integrating with</w:t>
        </w:r>
        <w:r w:rsidR="00565B1B">
          <w:t xml:space="preserve"> CGMM</w:t>
        </w:r>
        <w:r w:rsidR="003047A9" w:rsidRPr="007469CF">
          <w:t xml:space="preserve"> </w:t>
        </w:r>
        <w:r w:rsidR="00565B1B">
          <w:t>API</w:t>
        </w:r>
        <w:bookmarkEnd w:id="469"/>
        <w:r w:rsidR="00565B1B">
          <w:t xml:space="preserve"> </w:t>
        </w:r>
        <w:bookmarkEnd w:id="470"/>
        <w:bookmarkEnd w:id="471"/>
        <w:bookmarkEnd w:id="472"/>
        <w:bookmarkEnd w:id="473"/>
      </w:fldSimple>
    </w:p>
    <w:p w:rsidR="00DB7DB1" w:rsidRDefault="00DB7DB1" w:rsidP="003047A9">
      <w:pPr>
        <w:pStyle w:val="Heading2"/>
        <w:keepLines w:val="0"/>
        <w:widowControl w:val="0"/>
        <w:numPr>
          <w:ilvl w:val="1"/>
          <w:numId w:val="0"/>
        </w:numPr>
        <w:spacing w:before="120" w:after="60" w:line="240" w:lineRule="atLeast"/>
      </w:pPr>
      <w:bookmarkStart w:id="474" w:name="_Toc93751177"/>
      <w:bookmarkStart w:id="475" w:name="_Toc98232104"/>
      <w:bookmarkStart w:id="476" w:name="_Toc98837422"/>
      <w:bookmarkStart w:id="477" w:name="_Toc154400615"/>
    </w:p>
    <w:p w:rsidR="005174E5" w:rsidRPr="00E23F79" w:rsidRDefault="005174E5" w:rsidP="00E23F79">
      <w:pPr>
        <w:ind w:left="360"/>
        <w:rPr>
          <w:sz w:val="24"/>
          <w:szCs w:val="24"/>
        </w:rPr>
      </w:pPr>
      <w:r w:rsidRPr="007562ED">
        <w:rPr>
          <w:sz w:val="24"/>
          <w:szCs w:val="24"/>
        </w:rPr>
        <w:t>The C</w:t>
      </w:r>
      <w:r>
        <w:rPr>
          <w:sz w:val="24"/>
          <w:szCs w:val="24"/>
        </w:rPr>
        <w:t xml:space="preserve">GMM API </w:t>
      </w:r>
      <w:r w:rsidRPr="007562ED">
        <w:rPr>
          <w:sz w:val="24"/>
          <w:szCs w:val="24"/>
        </w:rPr>
        <w:t xml:space="preserve">provides a </w:t>
      </w:r>
      <w:r>
        <w:rPr>
          <w:sz w:val="24"/>
          <w:szCs w:val="24"/>
        </w:rPr>
        <w:t xml:space="preserve">CGMMManager </w:t>
      </w:r>
      <w:r w:rsidRPr="007562ED">
        <w:rPr>
          <w:sz w:val="24"/>
          <w:szCs w:val="24"/>
        </w:rPr>
        <w:t>for user authentication</w:t>
      </w:r>
      <w:r>
        <w:rPr>
          <w:sz w:val="24"/>
          <w:szCs w:val="24"/>
        </w:rPr>
        <w:t xml:space="preserve"> for CSM, user authentication for caGrid, user migration, new caGrid user creation etc as shown in Table 5.1</w:t>
      </w:r>
      <w:r w:rsidRPr="007562ED">
        <w:rPr>
          <w:sz w:val="24"/>
          <w:szCs w:val="24"/>
        </w:rPr>
        <w:t xml:space="preserve">. </w:t>
      </w:r>
      <w:r w:rsidR="00BB28A1">
        <w:rPr>
          <w:sz w:val="24"/>
          <w:szCs w:val="24"/>
        </w:rPr>
        <w:t xml:space="preserve">The CGMMManagerImpl class implements the CGMMManager Interface. </w:t>
      </w:r>
      <w:r w:rsidRPr="007562ED">
        <w:rPr>
          <w:sz w:val="24"/>
          <w:szCs w:val="24"/>
        </w:rPr>
        <w:t xml:space="preserve">Developers can easily incorporate the service into their </w:t>
      </w:r>
      <w:r>
        <w:rPr>
          <w:sz w:val="24"/>
          <w:szCs w:val="24"/>
        </w:rPr>
        <w:t xml:space="preserve">host </w:t>
      </w:r>
      <w:r w:rsidRPr="007562ED">
        <w:rPr>
          <w:sz w:val="24"/>
          <w:szCs w:val="24"/>
        </w:rPr>
        <w:t xml:space="preserve">applications with simple configuration and coding changes to their applications. </w:t>
      </w:r>
    </w:p>
    <w:p w:rsidR="005174E5" w:rsidRPr="005174E5" w:rsidRDefault="005174E5" w:rsidP="005174E5"/>
    <w:p w:rsidR="003047A9" w:rsidRPr="005A2D73" w:rsidRDefault="003047A9" w:rsidP="00DB4413">
      <w:pPr>
        <w:ind w:firstLine="360"/>
        <w:rPr>
          <w:b/>
          <w:sz w:val="28"/>
          <w:szCs w:val="28"/>
        </w:rPr>
      </w:pPr>
      <w:r w:rsidRPr="005A2D73">
        <w:rPr>
          <w:b/>
          <w:sz w:val="28"/>
          <w:szCs w:val="28"/>
        </w:rPr>
        <w:t xml:space="preserve">Importing </w:t>
      </w:r>
      <w:r w:rsidR="00552AE6" w:rsidRPr="005A2D73">
        <w:rPr>
          <w:b/>
          <w:sz w:val="28"/>
          <w:szCs w:val="28"/>
        </w:rPr>
        <w:t xml:space="preserve">the </w:t>
      </w:r>
      <w:r w:rsidRPr="005A2D73">
        <w:rPr>
          <w:b/>
          <w:sz w:val="28"/>
          <w:szCs w:val="28"/>
        </w:rPr>
        <w:t>C</w:t>
      </w:r>
      <w:r w:rsidR="00093B59">
        <w:rPr>
          <w:b/>
          <w:sz w:val="28"/>
          <w:szCs w:val="28"/>
        </w:rPr>
        <w:t xml:space="preserve">GMM </w:t>
      </w:r>
      <w:r w:rsidRPr="005A2D73">
        <w:rPr>
          <w:b/>
          <w:sz w:val="28"/>
          <w:szCs w:val="28"/>
        </w:rPr>
        <w:t xml:space="preserve">Authentication </w:t>
      </w:r>
      <w:r w:rsidR="00093B59">
        <w:rPr>
          <w:b/>
          <w:sz w:val="28"/>
          <w:szCs w:val="28"/>
        </w:rPr>
        <w:t xml:space="preserve">API </w:t>
      </w:r>
      <w:bookmarkEnd w:id="474"/>
      <w:bookmarkEnd w:id="475"/>
      <w:bookmarkEnd w:id="476"/>
      <w:bookmarkEnd w:id="477"/>
    </w:p>
    <w:p w:rsidR="003047A9" w:rsidRPr="00DB4413" w:rsidRDefault="003047A9" w:rsidP="003047A9">
      <w:pPr>
        <w:pStyle w:val="BodyText"/>
        <w:rPr>
          <w:rFonts w:asciiTheme="minorHAnsi" w:hAnsiTheme="minorHAnsi"/>
        </w:rPr>
      </w:pPr>
      <w:r w:rsidRPr="00DB4413">
        <w:rPr>
          <w:rFonts w:asciiTheme="minorHAnsi" w:hAnsiTheme="minorHAnsi"/>
        </w:rPr>
        <w:t xml:space="preserve">To use the </w:t>
      </w:r>
      <w:r w:rsidR="00691DDE">
        <w:rPr>
          <w:rFonts w:asciiTheme="minorHAnsi" w:hAnsiTheme="minorHAnsi"/>
        </w:rPr>
        <w:t>CGMM API’s CGMMManager</w:t>
      </w:r>
      <w:r w:rsidRPr="00DB4413">
        <w:rPr>
          <w:rFonts w:asciiTheme="minorHAnsi" w:hAnsiTheme="minorHAnsi"/>
        </w:rPr>
        <w:t xml:space="preserve">, add the import statements (last two) as shown in </w:t>
      </w:r>
      <w:fldSimple w:instr=" REF _Ref98317747 \h  \* MERGEFORMAT ">
        <w:r w:rsidR="005E0611" w:rsidRPr="00DB4413">
          <w:rPr>
            <w:rFonts w:asciiTheme="minorHAnsi" w:hAnsiTheme="minorHAnsi"/>
          </w:rPr>
          <w:t xml:space="preserve">Figure </w:t>
        </w:r>
        <w:r w:rsidR="005E0611">
          <w:rPr>
            <w:rFonts w:asciiTheme="minorHAnsi" w:hAnsiTheme="minorHAnsi"/>
          </w:rPr>
          <w:t>5.1</w:t>
        </w:r>
      </w:fldSimple>
      <w:r w:rsidRPr="00DB4413">
        <w:rPr>
          <w:rFonts w:asciiTheme="minorHAnsi" w:hAnsiTheme="minorHAnsi"/>
        </w:rPr>
        <w:t xml:space="preserve"> to the action classes.  </w:t>
      </w:r>
    </w:p>
    <w:p w:rsidR="003047A9" w:rsidRPr="00DB4413" w:rsidRDefault="005E74D2" w:rsidP="003047A9">
      <w:pPr>
        <w:pStyle w:val="BodyText"/>
        <w:rPr>
          <w:rFonts w:asciiTheme="minorHAnsi" w:hAnsiTheme="minorHAnsi"/>
        </w:rPr>
      </w:pPr>
      <w:r>
        <w:rPr>
          <w:rFonts w:asciiTheme="minorHAnsi" w:hAnsiTheme="minorHAnsi"/>
        </w:rPr>
      </w:r>
      <w:r>
        <w:rPr>
          <w:rFonts w:asciiTheme="minorHAnsi" w:hAnsiTheme="minorHAnsi"/>
        </w:rPr>
        <w:pict>
          <v:group id="_x0000_s1089" editas="canvas" style="width:468pt;height:103.05pt;mso-position-horizontal-relative:char;mso-position-vertical-relative:line" coordorigin="2520,3997" coordsize="7200,159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left:2520;top:3997;width:7200;height:1596"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91" type="#_x0000_t202" style="position:absolute;left:2520;top:3997;width:7062;height:1596">
              <v:textbox style="mso-next-textbox:#_x0000_s1091">
                <w:txbxContent>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gov.nih.nci.security.cgmm.CGMMManager;</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gov.nih.nci.security.cgmm.CGMMManagerImpl;</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gov.nih.nci.security.cgmm.beans.CGMMUser;</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gov.nih.nci.security.cgmm.exceptions.CGMMException;</w:t>
                    </w:r>
                  </w:p>
                  <w:p w:rsidR="004C28D0" w:rsidRDefault="004C28D0" w:rsidP="003D451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gov.nih.nci.security.cgmm.exceptions.CGMMConfigurationException;</w:t>
                    </w:r>
                  </w:p>
                  <w:p w:rsidR="004C28D0" w:rsidRDefault="004C28D0" w:rsidP="00C83A4C">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gov.nih.nci.security.cgmm.exceptions.CGMMConfigurationException;</w:t>
                    </w:r>
                  </w:p>
                  <w:p w:rsidR="004C28D0" w:rsidRDefault="004C28D0" w:rsidP="00C83A4C">
                    <w:pPr>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gov.nih.nci.security.cgmm.exceptions.CGMMInputException; </w:t>
                    </w:r>
                  </w:p>
                </w:txbxContent>
              </v:textbox>
            </v:shape>
            <w10:wrap type="none"/>
            <w10:anchorlock/>
          </v:group>
        </w:pict>
      </w:r>
    </w:p>
    <w:p w:rsidR="003047A9" w:rsidRPr="00DB4413" w:rsidRDefault="003047A9" w:rsidP="003047A9">
      <w:pPr>
        <w:pStyle w:val="Caption"/>
        <w:ind w:left="360"/>
        <w:rPr>
          <w:rFonts w:asciiTheme="minorHAnsi" w:hAnsiTheme="minorHAnsi"/>
          <w:sz w:val="24"/>
          <w:szCs w:val="24"/>
        </w:rPr>
      </w:pPr>
      <w:bookmarkStart w:id="478" w:name="_Ref98317747"/>
      <w:r w:rsidRPr="00DB4413">
        <w:rPr>
          <w:rFonts w:asciiTheme="minorHAnsi" w:hAnsiTheme="minorHAnsi"/>
          <w:sz w:val="24"/>
          <w:szCs w:val="24"/>
        </w:rPr>
        <w:t xml:space="preserve">Figure </w:t>
      </w:r>
      <w:r w:rsidR="00C20EDE">
        <w:rPr>
          <w:rFonts w:asciiTheme="minorHAnsi" w:hAnsiTheme="minorHAnsi"/>
          <w:sz w:val="24"/>
          <w:szCs w:val="24"/>
        </w:rPr>
        <w:t>5.1</w:t>
      </w:r>
      <w:bookmarkEnd w:id="478"/>
      <w:r w:rsidRPr="00DB4413">
        <w:rPr>
          <w:rFonts w:asciiTheme="minorHAnsi" w:hAnsiTheme="minorHAnsi"/>
          <w:sz w:val="24"/>
          <w:szCs w:val="24"/>
        </w:rPr>
        <w:t xml:space="preserve"> Example </w:t>
      </w:r>
      <w:r w:rsidR="0022482D">
        <w:rPr>
          <w:rFonts w:asciiTheme="minorHAnsi" w:hAnsiTheme="minorHAnsi"/>
          <w:sz w:val="24"/>
          <w:szCs w:val="24"/>
        </w:rPr>
        <w:t>‘</w:t>
      </w:r>
      <w:r w:rsidR="00A26F94">
        <w:rPr>
          <w:rFonts w:asciiTheme="minorHAnsi" w:hAnsiTheme="minorHAnsi"/>
          <w:sz w:val="24"/>
          <w:szCs w:val="24"/>
        </w:rPr>
        <w:t>sampleHostApplication</w:t>
      </w:r>
      <w:r w:rsidR="0022482D">
        <w:rPr>
          <w:rFonts w:asciiTheme="minorHAnsi" w:hAnsiTheme="minorHAnsi"/>
          <w:sz w:val="24"/>
          <w:szCs w:val="24"/>
        </w:rPr>
        <w:t>’</w:t>
      </w:r>
      <w:r w:rsidRPr="00DB4413">
        <w:rPr>
          <w:rFonts w:asciiTheme="minorHAnsi" w:hAnsiTheme="minorHAnsi"/>
          <w:sz w:val="24"/>
          <w:szCs w:val="24"/>
        </w:rPr>
        <w:t xml:space="preserve"> </w:t>
      </w:r>
      <w:r w:rsidR="001F71D1">
        <w:rPr>
          <w:rFonts w:asciiTheme="minorHAnsi" w:hAnsiTheme="minorHAnsi"/>
          <w:sz w:val="24"/>
          <w:szCs w:val="24"/>
        </w:rPr>
        <w:t xml:space="preserve">host </w:t>
      </w:r>
      <w:r w:rsidRPr="00DB4413">
        <w:rPr>
          <w:rFonts w:asciiTheme="minorHAnsi" w:hAnsiTheme="minorHAnsi"/>
          <w:sz w:val="24"/>
          <w:szCs w:val="24"/>
        </w:rPr>
        <w:t xml:space="preserve">application </w:t>
      </w:r>
      <w:r w:rsidR="00282BE8">
        <w:rPr>
          <w:rFonts w:asciiTheme="minorHAnsi" w:hAnsiTheme="minorHAnsi"/>
          <w:sz w:val="24"/>
          <w:szCs w:val="24"/>
        </w:rPr>
        <w:t>–</w:t>
      </w:r>
      <w:r w:rsidRPr="00DB4413">
        <w:rPr>
          <w:rFonts w:asciiTheme="minorHAnsi" w:hAnsiTheme="minorHAnsi"/>
          <w:sz w:val="24"/>
          <w:szCs w:val="24"/>
        </w:rPr>
        <w:t xml:space="preserve"> Import statements in an action class</w:t>
      </w:r>
    </w:p>
    <w:p w:rsidR="008D6F56" w:rsidRDefault="008D6F56" w:rsidP="003047A9">
      <w:pPr>
        <w:pStyle w:val="BodyText"/>
        <w:rPr>
          <w:rFonts w:asciiTheme="minorHAnsi" w:hAnsiTheme="minorHAnsi"/>
        </w:rPr>
      </w:pPr>
    </w:p>
    <w:p w:rsidR="00552AE6" w:rsidRPr="005A2D73" w:rsidRDefault="00C647DC" w:rsidP="00552AE6">
      <w:pPr>
        <w:ind w:firstLine="360"/>
        <w:rPr>
          <w:b/>
          <w:sz w:val="28"/>
          <w:szCs w:val="28"/>
        </w:rPr>
      </w:pPr>
      <w:r>
        <w:rPr>
          <w:b/>
          <w:sz w:val="28"/>
          <w:szCs w:val="28"/>
        </w:rPr>
        <w:t xml:space="preserve">Obtaining </w:t>
      </w:r>
      <w:r w:rsidR="002F6D4A">
        <w:rPr>
          <w:b/>
          <w:sz w:val="28"/>
          <w:szCs w:val="28"/>
        </w:rPr>
        <w:t>the CGMM</w:t>
      </w:r>
      <w:r w:rsidR="0028120C">
        <w:rPr>
          <w:b/>
          <w:sz w:val="28"/>
          <w:szCs w:val="28"/>
        </w:rPr>
        <w:t>Manager</w:t>
      </w:r>
    </w:p>
    <w:p w:rsidR="003047A9" w:rsidRPr="00DB4413" w:rsidRDefault="005E74D2" w:rsidP="003047A9">
      <w:pPr>
        <w:pStyle w:val="BodyText"/>
        <w:rPr>
          <w:rFonts w:asciiTheme="minorHAnsi" w:hAnsiTheme="minorHAnsi"/>
        </w:rPr>
      </w:pPr>
      <w:fldSimple w:instr=" REF _Ref98318083 \h  \* MERGEFORMAT ">
        <w:r w:rsidR="005E0611" w:rsidRPr="00DB4413">
          <w:rPr>
            <w:rFonts w:asciiTheme="minorHAnsi" w:hAnsiTheme="minorHAnsi"/>
          </w:rPr>
          <w:t xml:space="preserve">Figure </w:t>
        </w:r>
        <w:r w:rsidR="005E0611">
          <w:rPr>
            <w:rFonts w:asciiTheme="minorHAnsi" w:hAnsiTheme="minorHAnsi"/>
          </w:rPr>
          <w:t>5.2</w:t>
        </w:r>
      </w:fldSimple>
      <w:r w:rsidR="003047A9" w:rsidRPr="00DB4413">
        <w:rPr>
          <w:rFonts w:asciiTheme="minorHAnsi" w:hAnsiTheme="minorHAnsi"/>
        </w:rPr>
        <w:t xml:space="preserve"> illustrates an example of how to use the </w:t>
      </w:r>
      <w:r w:rsidR="001F71D1">
        <w:rPr>
          <w:rFonts w:asciiTheme="minorHAnsi" w:hAnsiTheme="minorHAnsi"/>
        </w:rPr>
        <w:t>CGMMManager</w:t>
      </w:r>
      <w:r w:rsidR="003047A9" w:rsidRPr="00DB4413">
        <w:rPr>
          <w:rFonts w:asciiTheme="minorHAnsi" w:hAnsiTheme="minorHAnsi"/>
        </w:rPr>
        <w:t xml:space="preserve"> in the </w:t>
      </w:r>
      <w:r w:rsidR="00C647DC">
        <w:rPr>
          <w:rFonts w:asciiTheme="minorHAnsi" w:hAnsiTheme="minorHAnsi"/>
        </w:rPr>
        <w:t>‘sampleHostApplication’</w:t>
      </w:r>
      <w:r w:rsidR="003047A9" w:rsidRPr="00DB4413">
        <w:rPr>
          <w:rFonts w:asciiTheme="minorHAnsi" w:hAnsiTheme="minorHAnsi"/>
        </w:rPr>
        <w:t xml:space="preserve"> </w:t>
      </w:r>
      <w:r w:rsidR="004B7173">
        <w:rPr>
          <w:rFonts w:asciiTheme="minorHAnsi" w:hAnsiTheme="minorHAnsi"/>
        </w:rPr>
        <w:t xml:space="preserve">host </w:t>
      </w:r>
      <w:r w:rsidR="003047A9" w:rsidRPr="00DB4413">
        <w:rPr>
          <w:rFonts w:asciiTheme="minorHAnsi" w:hAnsiTheme="minorHAnsi"/>
        </w:rPr>
        <w:t>application.</w:t>
      </w:r>
    </w:p>
    <w:p w:rsidR="003047A9" w:rsidRPr="00DB4413" w:rsidRDefault="005E74D2" w:rsidP="003047A9">
      <w:pPr>
        <w:pStyle w:val="BodyText"/>
        <w:rPr>
          <w:rFonts w:asciiTheme="minorHAnsi" w:hAnsiTheme="minorHAnsi"/>
        </w:rPr>
      </w:pPr>
      <w:r>
        <w:rPr>
          <w:rFonts w:asciiTheme="minorHAnsi" w:hAnsiTheme="minorHAnsi"/>
        </w:rPr>
      </w:r>
      <w:r>
        <w:rPr>
          <w:rFonts w:asciiTheme="minorHAnsi" w:hAnsiTheme="minorHAnsi"/>
        </w:rPr>
        <w:pict>
          <v:group id="_x0000_s1086" editas="canvas" style="width:494.3pt;height:106.35pt;mso-position-horizontal-relative:char;mso-position-vertical-relative:line" coordorigin="2520,7648" coordsize="7605,1647">
            <o:lock v:ext="edit" aspectratio="t"/>
            <v:shape id="_x0000_s1087" type="#_x0000_t75" style="position:absolute;left:2520;top:7648;width:7605;height:1647" o:preferrelative="f">
              <v:fill o:detectmouseclick="t"/>
              <v:path o:extrusionok="t" o:connecttype="none"/>
              <o:lock v:ext="edit" text="t"/>
            </v:shape>
            <v:shape id="_x0000_s1088" type="#_x0000_t202" style="position:absolute;left:2520;top:7787;width:7416;height:1352">
              <v:textbox style="mso-next-textbox:#_x0000_s1088">
                <w:txbxContent>
                  <w:p w:rsidR="004C28D0" w:rsidRDefault="004C28D0"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CGMMManager cgmmManager = </w:t>
                    </w:r>
                    <w:r>
                      <w:rPr>
                        <w:rFonts w:ascii="Courier New" w:hAnsi="Courier New" w:cs="Courier New"/>
                        <w:b/>
                        <w:bCs/>
                        <w:color w:val="7F0055"/>
                        <w:sz w:val="20"/>
                        <w:szCs w:val="20"/>
                      </w:rPr>
                      <w:t>null</w:t>
                    </w:r>
                    <w:r>
                      <w:rPr>
                        <w:rFonts w:ascii="Courier New" w:hAnsi="Courier New" w:cs="Courier New"/>
                        <w:color w:val="000000"/>
                        <w:sz w:val="20"/>
                        <w:szCs w:val="20"/>
                      </w:rPr>
                      <w:t>;</w:t>
                    </w:r>
                  </w:p>
                  <w:p w:rsidR="004C28D0" w:rsidRDefault="004C28D0" w:rsidP="00FB4F3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try</w:t>
                    </w:r>
                    <w:r>
                      <w:rPr>
                        <w:rFonts w:ascii="Courier New" w:hAnsi="Courier New" w:cs="Courier New"/>
                        <w:color w:val="000000"/>
                        <w:sz w:val="20"/>
                        <w:szCs w:val="20"/>
                      </w:rPr>
                      <w:t xml:space="preserve"> </w:t>
                    </w:r>
                    <w:r>
                      <w:rPr>
                        <w:rFonts w:ascii="Courier New" w:hAnsi="Courier New" w:cs="Courier New"/>
                        <w:color w:val="000000"/>
                        <w:sz w:val="20"/>
                        <w:szCs w:val="20"/>
                      </w:rPr>
                      <w:tab/>
                      <w:t>{</w:t>
                    </w:r>
                  </w:p>
                  <w:p w:rsidR="004C28D0" w:rsidRDefault="004C28D0"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cgmmManager = </w:t>
                    </w:r>
                    <w:r>
                      <w:rPr>
                        <w:rFonts w:ascii="Courier New" w:hAnsi="Courier New" w:cs="Courier New"/>
                        <w:b/>
                        <w:bCs/>
                        <w:color w:val="7F0055"/>
                        <w:sz w:val="20"/>
                        <w:szCs w:val="20"/>
                      </w:rPr>
                      <w:t>new</w:t>
                    </w:r>
                    <w:r>
                      <w:rPr>
                        <w:rFonts w:ascii="Courier New" w:hAnsi="Courier New" w:cs="Courier New"/>
                        <w:color w:val="000000"/>
                        <w:sz w:val="20"/>
                        <w:szCs w:val="20"/>
                      </w:rPr>
                      <w:t xml:space="preserve"> CGMMManagerImpl();</w:t>
                    </w:r>
                  </w:p>
                  <w:p w:rsidR="004C28D0" w:rsidRDefault="004C28D0" w:rsidP="00FB4F31">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(CGMMConfigurationException e) {</w:t>
                    </w:r>
                  </w:p>
                  <w:p w:rsidR="004C28D0" w:rsidRDefault="004C28D0" w:rsidP="00960B9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System.out.println(</w:t>
                    </w:r>
                    <w:r>
                      <w:rPr>
                        <w:rFonts w:ascii="Courier New" w:hAnsi="Courier New" w:cs="Courier New"/>
                        <w:color w:val="2A00FF"/>
                        <w:sz w:val="20"/>
                        <w:szCs w:val="20"/>
                      </w:rPr>
                      <w:t>"ERROR Unable to obtain CGMMManager"</w:t>
                    </w:r>
                    <w:r>
                      <w:rPr>
                        <w:rFonts w:ascii="Courier New" w:hAnsi="Courier New" w:cs="Courier New"/>
                        <w:color w:val="000000"/>
                        <w:sz w:val="20"/>
                        <w:szCs w:val="20"/>
                      </w:rPr>
                      <w:t>);</w:t>
                    </w:r>
                  </w:p>
                  <w:p w:rsidR="004C28D0" w:rsidRDefault="004C28D0" w:rsidP="00FB4F31">
                    <w:pPr>
                      <w:ind w:left="180" w:firstLine="540"/>
                      <w:rPr>
                        <w:rFonts w:ascii="Courier New" w:hAnsi="Courier New" w:cs="Courier New"/>
                        <w:sz w:val="20"/>
                        <w:szCs w:val="20"/>
                      </w:rPr>
                    </w:pPr>
                    <w:r>
                      <w:rPr>
                        <w:rFonts w:ascii="Courier New" w:hAnsi="Courier New" w:cs="Courier New"/>
                        <w:color w:val="000000"/>
                        <w:sz w:val="20"/>
                        <w:szCs w:val="20"/>
                      </w:rPr>
                      <w:t>}</w:t>
                    </w:r>
                  </w:p>
                  <w:p w:rsidR="004C28D0" w:rsidRDefault="004C28D0" w:rsidP="003047A9">
                    <w:pPr>
                      <w:rPr>
                        <w:rFonts w:ascii="Courier New" w:hAnsi="Courier New" w:cs="Courier New"/>
                      </w:rPr>
                    </w:pPr>
                    <w:r>
                      <w:rPr>
                        <w:rFonts w:ascii="Courier New" w:hAnsi="Courier New" w:cs="Courier New"/>
                      </w:rPr>
                      <w:tab/>
                    </w:r>
                  </w:p>
                  <w:p w:rsidR="004C28D0" w:rsidRDefault="004C28D0" w:rsidP="003047A9"/>
                </w:txbxContent>
              </v:textbox>
            </v:shape>
            <w10:wrap type="none"/>
            <w10:anchorlock/>
          </v:group>
        </w:pict>
      </w:r>
    </w:p>
    <w:p w:rsidR="003047A9" w:rsidRPr="00DB4413" w:rsidRDefault="003047A9" w:rsidP="003047A9">
      <w:pPr>
        <w:pStyle w:val="Caption"/>
        <w:ind w:left="360"/>
        <w:rPr>
          <w:rFonts w:asciiTheme="minorHAnsi" w:hAnsiTheme="minorHAnsi"/>
          <w:sz w:val="24"/>
          <w:szCs w:val="24"/>
        </w:rPr>
      </w:pPr>
      <w:bookmarkStart w:id="479" w:name="_Ref98318083"/>
      <w:r w:rsidRPr="00DB4413">
        <w:rPr>
          <w:rFonts w:asciiTheme="minorHAnsi" w:hAnsiTheme="minorHAnsi"/>
          <w:sz w:val="24"/>
          <w:szCs w:val="24"/>
        </w:rPr>
        <w:t xml:space="preserve">Figure </w:t>
      </w:r>
      <w:r w:rsidR="00C20EDE">
        <w:rPr>
          <w:rFonts w:asciiTheme="minorHAnsi" w:hAnsiTheme="minorHAnsi"/>
          <w:sz w:val="24"/>
          <w:szCs w:val="24"/>
        </w:rPr>
        <w:t>5.2</w:t>
      </w:r>
      <w:bookmarkEnd w:id="479"/>
      <w:r w:rsidRPr="00DB4413">
        <w:rPr>
          <w:rFonts w:asciiTheme="minorHAnsi" w:hAnsiTheme="minorHAnsi"/>
          <w:sz w:val="24"/>
          <w:szCs w:val="24"/>
        </w:rPr>
        <w:t xml:space="preserve"> Example code to use the </w:t>
      </w:r>
      <w:r w:rsidR="0001582B">
        <w:rPr>
          <w:rFonts w:asciiTheme="minorHAnsi" w:hAnsiTheme="minorHAnsi"/>
          <w:sz w:val="24"/>
          <w:szCs w:val="24"/>
        </w:rPr>
        <w:t>CGMM API - CG</w:t>
      </w:r>
      <w:r w:rsidRPr="00DB4413">
        <w:rPr>
          <w:rFonts w:asciiTheme="minorHAnsi" w:hAnsiTheme="minorHAnsi"/>
          <w:sz w:val="24"/>
          <w:szCs w:val="24"/>
        </w:rPr>
        <w:t>M</w:t>
      </w:r>
      <w:r w:rsidR="0001582B">
        <w:rPr>
          <w:rFonts w:asciiTheme="minorHAnsi" w:hAnsiTheme="minorHAnsi"/>
          <w:sz w:val="24"/>
          <w:szCs w:val="24"/>
        </w:rPr>
        <w:t xml:space="preserve">Manager </w:t>
      </w:r>
      <w:r w:rsidRPr="00DB4413">
        <w:rPr>
          <w:rFonts w:asciiTheme="minorHAnsi" w:hAnsiTheme="minorHAnsi"/>
          <w:sz w:val="24"/>
          <w:szCs w:val="24"/>
        </w:rPr>
        <w:t xml:space="preserve">class in the </w:t>
      </w:r>
      <w:r w:rsidR="00C647DC">
        <w:rPr>
          <w:rFonts w:asciiTheme="minorHAnsi" w:hAnsiTheme="minorHAnsi"/>
          <w:sz w:val="24"/>
          <w:szCs w:val="24"/>
        </w:rPr>
        <w:t>‘sampleHostApplication’</w:t>
      </w:r>
      <w:r w:rsidRPr="00DB4413">
        <w:rPr>
          <w:rFonts w:asciiTheme="minorHAnsi" w:hAnsiTheme="minorHAnsi"/>
          <w:sz w:val="24"/>
          <w:szCs w:val="24"/>
        </w:rPr>
        <w:t xml:space="preserve"> </w:t>
      </w:r>
      <w:r w:rsidR="0001582B">
        <w:rPr>
          <w:rFonts w:asciiTheme="minorHAnsi" w:hAnsiTheme="minorHAnsi"/>
          <w:sz w:val="24"/>
          <w:szCs w:val="24"/>
        </w:rPr>
        <w:t xml:space="preserve">host </w:t>
      </w:r>
      <w:r w:rsidRPr="00DB4413">
        <w:rPr>
          <w:rFonts w:asciiTheme="minorHAnsi" w:hAnsiTheme="minorHAnsi"/>
          <w:sz w:val="24"/>
          <w:szCs w:val="24"/>
        </w:rPr>
        <w:t>application</w:t>
      </w:r>
    </w:p>
    <w:p w:rsidR="007562ED" w:rsidRDefault="007562ED" w:rsidP="005312F5">
      <w:pPr>
        <w:pStyle w:val="BodyText"/>
        <w:rPr>
          <w:rFonts w:asciiTheme="minorHAnsi" w:hAnsiTheme="minorHAnsi"/>
        </w:rPr>
      </w:pPr>
    </w:p>
    <w:p w:rsidR="00E8088B" w:rsidRPr="005A2D73" w:rsidRDefault="00E8088B" w:rsidP="00E8088B">
      <w:pPr>
        <w:ind w:firstLine="360"/>
        <w:rPr>
          <w:b/>
          <w:sz w:val="28"/>
          <w:szCs w:val="28"/>
        </w:rPr>
      </w:pPr>
      <w:bookmarkStart w:id="480" w:name="_Authorization"/>
      <w:bookmarkEnd w:id="480"/>
      <w:r>
        <w:rPr>
          <w:b/>
          <w:sz w:val="28"/>
          <w:szCs w:val="28"/>
        </w:rPr>
        <w:t>Authenticating Users</w:t>
      </w:r>
    </w:p>
    <w:p w:rsidR="00E8088B" w:rsidRPr="00DB4413" w:rsidRDefault="005E74D2" w:rsidP="00E8088B">
      <w:pPr>
        <w:pStyle w:val="BodyText"/>
        <w:rPr>
          <w:rFonts w:asciiTheme="minorHAnsi" w:hAnsiTheme="minorHAnsi"/>
        </w:rPr>
      </w:pPr>
      <w:fldSimple w:instr=" REF _Ref98318083 \h  \* MERGEFORMAT ">
        <w:r w:rsidR="00E8088B" w:rsidRPr="00DB4413">
          <w:rPr>
            <w:rFonts w:asciiTheme="minorHAnsi" w:hAnsiTheme="minorHAnsi"/>
          </w:rPr>
          <w:t xml:space="preserve">Figure </w:t>
        </w:r>
        <w:r w:rsidR="00E8088B">
          <w:rPr>
            <w:rFonts w:asciiTheme="minorHAnsi" w:hAnsiTheme="minorHAnsi"/>
          </w:rPr>
          <w:t>5.</w:t>
        </w:r>
        <w:r w:rsidR="007F4D68">
          <w:rPr>
            <w:rFonts w:asciiTheme="minorHAnsi" w:hAnsiTheme="minorHAnsi"/>
          </w:rPr>
          <w:t>3</w:t>
        </w:r>
      </w:fldSimple>
      <w:r w:rsidR="00E8088B" w:rsidRPr="00DB4413">
        <w:rPr>
          <w:rFonts w:asciiTheme="minorHAnsi" w:hAnsiTheme="minorHAnsi"/>
        </w:rPr>
        <w:t xml:space="preserve"> illustrates an example of how to use the </w:t>
      </w:r>
      <w:r w:rsidR="00E8088B">
        <w:rPr>
          <w:rFonts w:asciiTheme="minorHAnsi" w:hAnsiTheme="minorHAnsi"/>
        </w:rPr>
        <w:t>CGMMManager</w:t>
      </w:r>
      <w:r w:rsidR="00E8088B" w:rsidRPr="00DB4413">
        <w:rPr>
          <w:rFonts w:asciiTheme="minorHAnsi" w:hAnsiTheme="minorHAnsi"/>
        </w:rPr>
        <w:t xml:space="preserve"> in the </w:t>
      </w:r>
      <w:r w:rsidR="00E8088B">
        <w:rPr>
          <w:rFonts w:asciiTheme="minorHAnsi" w:hAnsiTheme="minorHAnsi"/>
        </w:rPr>
        <w:t>‘sampleHostApplication’</w:t>
      </w:r>
      <w:r w:rsidR="00E8088B" w:rsidRPr="00DB4413">
        <w:rPr>
          <w:rFonts w:asciiTheme="minorHAnsi" w:hAnsiTheme="minorHAnsi"/>
        </w:rPr>
        <w:t xml:space="preserve"> </w:t>
      </w:r>
      <w:r w:rsidR="00E8088B">
        <w:rPr>
          <w:rFonts w:asciiTheme="minorHAnsi" w:hAnsiTheme="minorHAnsi"/>
        </w:rPr>
        <w:t xml:space="preserve">host </w:t>
      </w:r>
      <w:r w:rsidR="00E8088B" w:rsidRPr="00DB4413">
        <w:rPr>
          <w:rFonts w:asciiTheme="minorHAnsi" w:hAnsiTheme="minorHAnsi"/>
        </w:rPr>
        <w:t>application</w:t>
      </w:r>
      <w:r w:rsidR="00E8088B">
        <w:rPr>
          <w:rFonts w:asciiTheme="minorHAnsi" w:hAnsiTheme="minorHAnsi"/>
        </w:rPr>
        <w:t xml:space="preserve"> for authenticating CSM users</w:t>
      </w:r>
      <w:r w:rsidR="00E8088B" w:rsidRPr="00DB4413">
        <w:rPr>
          <w:rFonts w:asciiTheme="minorHAnsi" w:hAnsiTheme="minorHAnsi"/>
        </w:rPr>
        <w:t>.</w:t>
      </w:r>
    </w:p>
    <w:p w:rsidR="00E8088B" w:rsidRPr="00DB4413" w:rsidRDefault="005E74D2" w:rsidP="00E8088B">
      <w:pPr>
        <w:pStyle w:val="BodyText"/>
        <w:rPr>
          <w:rFonts w:asciiTheme="minorHAnsi" w:hAnsiTheme="minorHAnsi"/>
        </w:rPr>
      </w:pPr>
      <w:r>
        <w:rPr>
          <w:rFonts w:asciiTheme="minorHAnsi" w:hAnsiTheme="minorHAnsi"/>
        </w:rPr>
      </w:r>
      <w:r>
        <w:rPr>
          <w:rFonts w:asciiTheme="minorHAnsi" w:hAnsiTheme="minorHAnsi"/>
        </w:rPr>
        <w:pict>
          <v:group id="_x0000_s1339" editas="canvas" style="width:494.3pt;height:105.25pt;mso-position-horizontal-relative:char;mso-position-vertical-relative:line" coordorigin="2520,7648" coordsize="7605,1630">
            <o:lock v:ext="edit" aspectratio="t"/>
            <v:shape id="_x0000_s1340" type="#_x0000_t75" style="position:absolute;left:2520;top:7648;width:7605;height:1630" o:preferrelative="f">
              <v:fill o:detectmouseclick="t"/>
              <v:path o:extrusionok="t" o:connecttype="none"/>
              <o:lock v:ext="edit" text="t"/>
            </v:shape>
            <v:shape id="_x0000_s1341" type="#_x0000_t202" style="position:absolute;left:2520;top:7787;width:7416;height:1491">
              <v:textbox style="mso-next-textbox:#_x0000_s1341">
                <w:txbxContent>
                  <w:p w:rsidR="004C28D0" w:rsidRDefault="004C28D0" w:rsidP="00110192">
                    <w:pPr>
                      <w:spacing w:after="0"/>
                      <w:rPr>
                        <w:rFonts w:ascii="Courier New" w:hAnsi="Courier New" w:cs="Courier New"/>
                        <w:sz w:val="20"/>
                        <w:szCs w:val="20"/>
                      </w:rPr>
                    </w:pPr>
                    <w:r>
                      <w:rPr>
                        <w:rFonts w:ascii="Courier New" w:hAnsi="Courier New" w:cs="Courier New"/>
                        <w:sz w:val="20"/>
                        <w:szCs w:val="20"/>
                      </w:rPr>
                      <w:t xml:space="preserve">String username = </w:t>
                    </w:r>
                    <w:r w:rsidRPr="003310ED">
                      <w:rPr>
                        <w:rFonts w:ascii="Courier New" w:hAnsi="Courier New" w:cs="Courier New"/>
                        <w:sz w:val="20"/>
                        <w:szCs w:val="20"/>
                      </w:rPr>
                      <w:t>Form.getUs</w:t>
                    </w:r>
                    <w:r>
                      <w:rPr>
                        <w:rFonts w:ascii="Courier New" w:hAnsi="Courier New" w:cs="Courier New"/>
                        <w:sz w:val="20"/>
                        <w:szCs w:val="20"/>
                      </w:rPr>
                      <w:t>ername());</w:t>
                    </w:r>
                  </w:p>
                  <w:p w:rsidR="004C28D0" w:rsidRPr="003310ED" w:rsidRDefault="004C28D0" w:rsidP="00110192">
                    <w:pPr>
                      <w:spacing w:after="0"/>
                      <w:rPr>
                        <w:rFonts w:ascii="Courier New" w:hAnsi="Courier New" w:cs="Courier New"/>
                        <w:sz w:val="20"/>
                        <w:szCs w:val="20"/>
                      </w:rPr>
                    </w:pPr>
                    <w:r>
                      <w:rPr>
                        <w:rFonts w:ascii="Courier New" w:hAnsi="Courier New" w:cs="Courier New"/>
                        <w:sz w:val="20"/>
                        <w:szCs w:val="20"/>
                      </w:rPr>
                      <w:t xml:space="preserve">String password = </w:t>
                    </w:r>
                    <w:r w:rsidRPr="003310ED">
                      <w:rPr>
                        <w:rFonts w:ascii="Courier New" w:hAnsi="Courier New" w:cs="Courier New"/>
                        <w:sz w:val="20"/>
                        <w:szCs w:val="20"/>
                      </w:rPr>
                      <w:t>Form.getPassword());</w:t>
                    </w:r>
                  </w:p>
                  <w:p w:rsidR="004C28D0" w:rsidRPr="003310ED" w:rsidRDefault="004C28D0" w:rsidP="00110192">
                    <w:pPr>
                      <w:spacing w:after="0"/>
                      <w:rPr>
                        <w:rFonts w:ascii="Courier New" w:hAnsi="Courier New" w:cs="Courier New"/>
                        <w:sz w:val="20"/>
                        <w:szCs w:val="20"/>
                      </w:rPr>
                    </w:pPr>
                    <w:r w:rsidRPr="003310ED">
                      <w:rPr>
                        <w:rFonts w:ascii="Courier New" w:hAnsi="Courier New" w:cs="Courier New"/>
                        <w:sz w:val="20"/>
                        <w:szCs w:val="20"/>
                      </w:rPr>
                      <w:t>//</w:t>
                    </w:r>
                    <w:r>
                      <w:rPr>
                        <w:rFonts w:ascii="Courier New" w:hAnsi="Courier New" w:cs="Courier New"/>
                        <w:sz w:val="20"/>
                        <w:szCs w:val="20"/>
                      </w:rPr>
                      <w:t>perform CSM Login</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b/>
                        <w:bCs/>
                        <w:sz w:val="20"/>
                        <w:szCs w:val="20"/>
                      </w:rPr>
                      <w:t>try</w:t>
                    </w:r>
                    <w:r w:rsidRPr="00871CCB">
                      <w:rPr>
                        <w:rFonts w:ascii="Courier New" w:hAnsi="Courier New" w:cs="Courier New"/>
                        <w:sz w:val="20"/>
                        <w:szCs w:val="20"/>
                      </w:rPr>
                      <w:t>{</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t>cgmmManager.performCSMLogin(username, password);</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 xml:space="preserve">} </w:t>
                    </w:r>
                    <w:r w:rsidRPr="00871CCB">
                      <w:rPr>
                        <w:rFonts w:ascii="Courier New" w:hAnsi="Courier New" w:cs="Courier New"/>
                        <w:b/>
                        <w:bCs/>
                        <w:sz w:val="20"/>
                        <w:szCs w:val="20"/>
                      </w:rPr>
                      <w:t>catch</w:t>
                    </w:r>
                    <w:r w:rsidRPr="00871CCB">
                      <w:rPr>
                        <w:rFonts w:ascii="Courier New" w:hAnsi="Courier New" w:cs="Courier New"/>
                        <w:sz w:val="20"/>
                        <w:szCs w:val="20"/>
                      </w:rPr>
                      <w:t xml:space="preserve"> (CGMMException e1) {</w:t>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r>
                    <w:r w:rsidRPr="00871CCB">
                      <w:rPr>
                        <w:rFonts w:ascii="Courier New" w:hAnsi="Courier New" w:cs="Courier New"/>
                        <w:sz w:val="20"/>
                        <w:szCs w:val="20"/>
                      </w:rPr>
                      <w:tab/>
                      <w:t>System.</w:t>
                    </w:r>
                    <w:r w:rsidRPr="00871CCB">
                      <w:rPr>
                        <w:rFonts w:ascii="Courier New" w:hAnsi="Courier New" w:cs="Courier New"/>
                        <w:i/>
                        <w:iCs/>
                        <w:sz w:val="20"/>
                        <w:szCs w:val="20"/>
                      </w:rPr>
                      <w:t>out</w:t>
                    </w:r>
                    <w:r w:rsidRPr="00871CCB">
                      <w:rPr>
                        <w:rFonts w:ascii="Courier New" w:hAnsi="Courier New" w:cs="Courier New"/>
                        <w:sz w:val="20"/>
                        <w:szCs w:val="20"/>
                      </w:rPr>
                      <w:t>.println("ERROR Unable to perform CSM login");</w:t>
                    </w:r>
                    <w:r w:rsidRPr="00871CCB">
                      <w:rPr>
                        <w:rFonts w:ascii="Courier New" w:hAnsi="Courier New" w:cs="Courier New"/>
                        <w:sz w:val="20"/>
                        <w:szCs w:val="20"/>
                      </w:rPr>
                      <w:tab/>
                    </w:r>
                    <w:r w:rsidRPr="00871CCB">
                      <w:rPr>
                        <w:rFonts w:ascii="Courier New" w:hAnsi="Courier New" w:cs="Courier New"/>
                        <w:sz w:val="20"/>
                        <w:szCs w:val="20"/>
                      </w:rPr>
                      <w:tab/>
                    </w:r>
                  </w:p>
                  <w:p w:rsidR="004C28D0" w:rsidRPr="00871CCB" w:rsidRDefault="004C28D0" w:rsidP="00110192">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w:t>
                    </w:r>
                  </w:p>
                  <w:p w:rsidR="004C28D0" w:rsidRDefault="004C28D0" w:rsidP="00110192">
                    <w:pPr>
                      <w:spacing w:after="0"/>
                      <w:ind w:left="180"/>
                      <w:rPr>
                        <w:rFonts w:ascii="Courier New" w:hAnsi="Courier New" w:cs="Courier New"/>
                        <w:sz w:val="16"/>
                        <w:szCs w:val="16"/>
                      </w:rPr>
                    </w:pPr>
                  </w:p>
                  <w:p w:rsidR="004C28D0" w:rsidRDefault="004C28D0" w:rsidP="00110192">
                    <w:pPr>
                      <w:spacing w:after="0"/>
                      <w:rPr>
                        <w:rFonts w:ascii="Courier New" w:hAnsi="Courier New" w:cs="Courier New"/>
                      </w:rPr>
                    </w:pPr>
                    <w:r>
                      <w:rPr>
                        <w:rFonts w:ascii="Courier New" w:hAnsi="Courier New" w:cs="Courier New"/>
                      </w:rPr>
                      <w:tab/>
                    </w:r>
                  </w:p>
                  <w:p w:rsidR="004C28D0" w:rsidRDefault="004C28D0" w:rsidP="00110192">
                    <w:pPr>
                      <w:spacing w:after="0"/>
                    </w:pPr>
                  </w:p>
                </w:txbxContent>
              </v:textbox>
            </v:shape>
            <w10:wrap type="none"/>
            <w10:anchorlock/>
          </v:group>
        </w:pict>
      </w:r>
    </w:p>
    <w:p w:rsidR="00FC0113" w:rsidRPr="00080B79" w:rsidRDefault="00E8088B" w:rsidP="004C0156">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w:t>
      </w:r>
      <w:r w:rsidR="007F4D68">
        <w:rPr>
          <w:rFonts w:asciiTheme="minorHAnsi" w:hAnsiTheme="minorHAnsi"/>
          <w:sz w:val="24"/>
          <w:szCs w:val="24"/>
        </w:rPr>
        <w:t xml:space="preserve">3 </w:t>
      </w:r>
      <w:r w:rsidRPr="00DB4413">
        <w:rPr>
          <w:rFonts w:asciiTheme="minorHAnsi" w:hAnsiTheme="minorHAnsi"/>
          <w:sz w:val="24"/>
          <w:szCs w:val="24"/>
        </w:rPr>
        <w:t xml:space="preserve">Example code to </w:t>
      </w:r>
      <w:r w:rsidR="004C0156">
        <w:rPr>
          <w:rFonts w:asciiTheme="minorHAnsi" w:hAnsiTheme="minorHAnsi"/>
          <w:sz w:val="24"/>
          <w:szCs w:val="24"/>
        </w:rPr>
        <w:t>perform authentication for CSM users</w:t>
      </w:r>
      <w:r w:rsidR="00C85001">
        <w:rPr>
          <w:rFonts w:asciiTheme="minorHAnsi" w:hAnsiTheme="minorHAnsi"/>
          <w:sz w:val="24"/>
          <w:szCs w:val="24"/>
        </w:rPr>
        <w:t xml:space="preserve"> </w:t>
      </w:r>
      <w:r w:rsidR="00C85001" w:rsidRPr="00DB4413">
        <w:rPr>
          <w:rFonts w:asciiTheme="minorHAnsi" w:hAnsiTheme="minorHAnsi"/>
          <w:sz w:val="24"/>
          <w:szCs w:val="24"/>
        </w:rPr>
        <w:t xml:space="preserve"> in the </w:t>
      </w:r>
      <w:r w:rsidR="00C85001">
        <w:rPr>
          <w:rFonts w:asciiTheme="minorHAnsi" w:hAnsiTheme="minorHAnsi"/>
          <w:sz w:val="24"/>
          <w:szCs w:val="24"/>
        </w:rPr>
        <w:t>‘sampleHostApplication’</w:t>
      </w:r>
      <w:r w:rsidR="00C85001" w:rsidRPr="00DB4413">
        <w:rPr>
          <w:rFonts w:asciiTheme="minorHAnsi" w:hAnsiTheme="minorHAnsi"/>
          <w:sz w:val="24"/>
          <w:szCs w:val="24"/>
        </w:rPr>
        <w:t xml:space="preserve"> </w:t>
      </w:r>
      <w:r w:rsidR="00C85001">
        <w:rPr>
          <w:rFonts w:asciiTheme="minorHAnsi" w:hAnsiTheme="minorHAnsi"/>
          <w:sz w:val="24"/>
          <w:szCs w:val="24"/>
        </w:rPr>
        <w:t xml:space="preserve">host </w:t>
      </w:r>
      <w:r w:rsidR="00C85001" w:rsidRPr="00DB4413">
        <w:rPr>
          <w:rFonts w:asciiTheme="minorHAnsi" w:hAnsiTheme="minorHAnsi"/>
          <w:sz w:val="24"/>
          <w:szCs w:val="24"/>
        </w:rPr>
        <w:t>application</w:t>
      </w:r>
      <w:r w:rsidR="004C0156">
        <w:rPr>
          <w:rFonts w:asciiTheme="minorHAnsi" w:hAnsiTheme="minorHAnsi"/>
          <w:sz w:val="24"/>
          <w:szCs w:val="24"/>
        </w:rPr>
        <w:t>.</w:t>
      </w:r>
    </w:p>
    <w:p w:rsidR="000B29A1" w:rsidRPr="005A2D73" w:rsidRDefault="00FF718D" w:rsidP="000B29A1">
      <w:pPr>
        <w:ind w:firstLine="360"/>
        <w:rPr>
          <w:b/>
          <w:sz w:val="28"/>
          <w:szCs w:val="28"/>
        </w:rPr>
      </w:pPr>
      <w:r>
        <w:rPr>
          <w:b/>
          <w:sz w:val="28"/>
          <w:szCs w:val="28"/>
        </w:rPr>
        <w:t xml:space="preserve">Migrating </w:t>
      </w:r>
      <w:r w:rsidR="000B29A1">
        <w:rPr>
          <w:b/>
          <w:sz w:val="28"/>
          <w:szCs w:val="28"/>
        </w:rPr>
        <w:t>Users</w:t>
      </w:r>
    </w:p>
    <w:p w:rsidR="000B29A1" w:rsidRPr="00DB4413" w:rsidRDefault="005E74D2" w:rsidP="000B29A1">
      <w:pPr>
        <w:pStyle w:val="BodyText"/>
        <w:rPr>
          <w:rFonts w:asciiTheme="minorHAnsi" w:hAnsiTheme="minorHAnsi"/>
        </w:rPr>
      </w:pPr>
      <w:fldSimple w:instr=" REF _Ref98318083 \h  \* MERGEFORMAT ">
        <w:r w:rsidR="000B29A1" w:rsidRPr="00DB4413">
          <w:rPr>
            <w:rFonts w:asciiTheme="minorHAnsi" w:hAnsiTheme="minorHAnsi"/>
          </w:rPr>
          <w:t xml:space="preserve">Figure </w:t>
        </w:r>
        <w:r w:rsidR="000B29A1">
          <w:rPr>
            <w:rFonts w:asciiTheme="minorHAnsi" w:hAnsiTheme="minorHAnsi"/>
          </w:rPr>
          <w:t>5.</w:t>
        </w:r>
      </w:fldSimple>
      <w:r w:rsidR="00AF739A">
        <w:t>4</w:t>
      </w:r>
      <w:r w:rsidR="000B29A1" w:rsidRPr="00DB4413">
        <w:rPr>
          <w:rFonts w:asciiTheme="minorHAnsi" w:hAnsiTheme="minorHAnsi"/>
        </w:rPr>
        <w:t xml:space="preserve"> </w:t>
      </w:r>
      <w:r w:rsidR="00FF3ABE" w:rsidRPr="00DB4413">
        <w:rPr>
          <w:rFonts w:asciiTheme="minorHAnsi" w:hAnsiTheme="minorHAnsi"/>
        </w:rPr>
        <w:t>illustrate</w:t>
      </w:r>
      <w:r w:rsidR="000B29A1" w:rsidRPr="00DB4413">
        <w:rPr>
          <w:rFonts w:asciiTheme="minorHAnsi" w:hAnsiTheme="minorHAnsi"/>
        </w:rPr>
        <w:t xml:space="preserve"> an example of how to use the </w:t>
      </w:r>
      <w:r w:rsidR="000B29A1">
        <w:rPr>
          <w:rFonts w:asciiTheme="minorHAnsi" w:hAnsiTheme="minorHAnsi"/>
        </w:rPr>
        <w:t>CGMMManager</w:t>
      </w:r>
      <w:r w:rsidR="000B29A1" w:rsidRPr="00DB4413">
        <w:rPr>
          <w:rFonts w:asciiTheme="minorHAnsi" w:hAnsiTheme="minorHAnsi"/>
        </w:rPr>
        <w:t xml:space="preserve"> in the </w:t>
      </w:r>
      <w:r w:rsidR="000B29A1">
        <w:rPr>
          <w:rFonts w:asciiTheme="minorHAnsi" w:hAnsiTheme="minorHAnsi"/>
        </w:rPr>
        <w:t>‘sampleHostApplication’</w:t>
      </w:r>
      <w:r w:rsidR="000B29A1" w:rsidRPr="00DB4413">
        <w:rPr>
          <w:rFonts w:asciiTheme="minorHAnsi" w:hAnsiTheme="minorHAnsi"/>
        </w:rPr>
        <w:t xml:space="preserve"> </w:t>
      </w:r>
      <w:r w:rsidR="000B29A1">
        <w:rPr>
          <w:rFonts w:asciiTheme="minorHAnsi" w:hAnsiTheme="minorHAnsi"/>
        </w:rPr>
        <w:t xml:space="preserve">host </w:t>
      </w:r>
      <w:r w:rsidR="000B29A1" w:rsidRPr="00DB4413">
        <w:rPr>
          <w:rFonts w:asciiTheme="minorHAnsi" w:hAnsiTheme="minorHAnsi"/>
        </w:rPr>
        <w:t>application</w:t>
      </w:r>
      <w:r w:rsidR="000B29A1">
        <w:rPr>
          <w:rFonts w:asciiTheme="minorHAnsi" w:hAnsiTheme="minorHAnsi"/>
        </w:rPr>
        <w:t xml:space="preserve"> for </w:t>
      </w:r>
      <w:r w:rsidR="00851AB1">
        <w:rPr>
          <w:rFonts w:asciiTheme="minorHAnsi" w:hAnsiTheme="minorHAnsi"/>
        </w:rPr>
        <w:t xml:space="preserve">migrating </w:t>
      </w:r>
      <w:r w:rsidR="000B29A1">
        <w:rPr>
          <w:rFonts w:asciiTheme="minorHAnsi" w:hAnsiTheme="minorHAnsi"/>
        </w:rPr>
        <w:t>users</w:t>
      </w:r>
      <w:r w:rsidR="000B29A1" w:rsidRPr="00DB4413">
        <w:rPr>
          <w:rFonts w:asciiTheme="minorHAnsi" w:hAnsiTheme="minorHAnsi"/>
        </w:rPr>
        <w:t>.</w:t>
      </w:r>
    </w:p>
    <w:p w:rsidR="000B29A1" w:rsidRPr="00DB4413" w:rsidRDefault="005E74D2" w:rsidP="000B29A1">
      <w:pPr>
        <w:pStyle w:val="BodyText"/>
        <w:rPr>
          <w:rFonts w:asciiTheme="minorHAnsi" w:hAnsiTheme="minorHAnsi"/>
        </w:rPr>
      </w:pPr>
      <w:r>
        <w:rPr>
          <w:rFonts w:asciiTheme="minorHAnsi" w:hAnsiTheme="minorHAnsi"/>
        </w:rPr>
      </w:r>
      <w:r>
        <w:rPr>
          <w:rFonts w:asciiTheme="minorHAnsi" w:hAnsiTheme="minorHAnsi"/>
        </w:rPr>
        <w:pict>
          <v:group id="_x0000_s1345" editas="canvas" style="width:494.3pt;height:150.45pt;mso-position-horizontal-relative:char;mso-position-vertical-relative:line" coordorigin="2520,7648" coordsize="7605,2330">
            <o:lock v:ext="edit" aspectratio="t"/>
            <v:shape id="_x0000_s1346" type="#_x0000_t75" style="position:absolute;left:2520;top:7648;width:7605;height:2330" o:preferrelative="f">
              <v:fill o:detectmouseclick="t"/>
              <v:path o:extrusionok="t" o:connecttype="none"/>
              <o:lock v:ext="edit" text="t"/>
            </v:shape>
            <v:shape id="_x0000_s1347" type="#_x0000_t202" style="position:absolute;left:2520;top:7787;width:7416;height:2113">
              <v:textbox style="mso-next-textbox:#_x0000_s1347">
                <w:txbxContent>
                  <w:p w:rsidR="004C28D0" w:rsidRDefault="004C28D0" w:rsidP="00E83BFB">
                    <w:pPr>
                      <w:spacing w:after="0" w:line="240" w:lineRule="auto"/>
                      <w:rPr>
                        <w:rFonts w:ascii="Courier New" w:hAnsi="Courier New" w:cs="Courier New"/>
                        <w:sz w:val="20"/>
                        <w:szCs w:val="20"/>
                      </w:rPr>
                    </w:pPr>
                    <w:r>
                      <w:rPr>
                        <w:rFonts w:ascii="Courier New" w:hAnsi="Courier New" w:cs="Courier New"/>
                        <w:sz w:val="20"/>
                        <w:szCs w:val="20"/>
                      </w:rPr>
                      <w:t xml:space="preserve">String userIDCSM = </w:t>
                    </w:r>
                    <w:r w:rsidRPr="003310ED">
                      <w:rPr>
                        <w:rFonts w:ascii="Courier New" w:hAnsi="Courier New" w:cs="Courier New"/>
                        <w:sz w:val="20"/>
                        <w:szCs w:val="20"/>
                      </w:rPr>
                      <w:t>Form.getUs</w:t>
                    </w:r>
                    <w:r>
                      <w:rPr>
                        <w:rFonts w:ascii="Courier New" w:hAnsi="Courier New" w:cs="Courier New"/>
                        <w:sz w:val="20"/>
                        <w:szCs w:val="20"/>
                      </w:rPr>
                      <w:t>ername());</w:t>
                    </w:r>
                  </w:p>
                  <w:p w:rsidR="004C28D0" w:rsidRPr="003310ED" w:rsidRDefault="004C28D0" w:rsidP="00E83BFB">
                    <w:pPr>
                      <w:spacing w:after="0" w:line="240" w:lineRule="auto"/>
                      <w:rPr>
                        <w:rFonts w:ascii="Courier New" w:hAnsi="Courier New" w:cs="Courier New"/>
                        <w:sz w:val="20"/>
                        <w:szCs w:val="20"/>
                      </w:rPr>
                    </w:pPr>
                    <w:r>
                      <w:rPr>
                        <w:rFonts w:ascii="Courier New" w:hAnsi="Courier New" w:cs="Courier New"/>
                        <w:sz w:val="20"/>
                        <w:szCs w:val="20"/>
                      </w:rPr>
                      <w:t xml:space="preserve">String userIDGrid = </w:t>
                    </w:r>
                    <w:r w:rsidRPr="003310ED">
                      <w:rPr>
                        <w:rFonts w:ascii="Courier New" w:hAnsi="Courier New" w:cs="Courier New"/>
                        <w:sz w:val="20"/>
                        <w:szCs w:val="20"/>
                      </w:rPr>
                      <w:t>Form.</w:t>
                    </w:r>
                    <w:r>
                      <w:rPr>
                        <w:rFonts w:ascii="Courier New" w:hAnsi="Courier New" w:cs="Courier New"/>
                        <w:sz w:val="20"/>
                        <w:szCs w:val="20"/>
                      </w:rPr>
                      <w:t>getGridID(</w:t>
                    </w:r>
                    <w:r w:rsidRPr="003310ED">
                      <w:rPr>
                        <w:rFonts w:ascii="Courier New" w:hAnsi="Courier New" w:cs="Courier New"/>
                        <w:sz w:val="20"/>
                        <w:szCs w:val="20"/>
                      </w:rPr>
                      <w:t>));</w:t>
                    </w:r>
                  </w:p>
                  <w:p w:rsidR="004C28D0" w:rsidRPr="003310ED" w:rsidRDefault="004C28D0" w:rsidP="00E83BFB">
                    <w:pPr>
                      <w:spacing w:after="0" w:line="240" w:lineRule="auto"/>
                      <w:rPr>
                        <w:rFonts w:ascii="Courier New" w:hAnsi="Courier New" w:cs="Courier New"/>
                        <w:sz w:val="20"/>
                        <w:szCs w:val="20"/>
                      </w:rPr>
                    </w:pPr>
                    <w:r w:rsidRPr="003310ED">
                      <w:rPr>
                        <w:rFonts w:ascii="Courier New" w:hAnsi="Courier New" w:cs="Courier New"/>
                        <w:sz w:val="20"/>
                        <w:szCs w:val="20"/>
                      </w:rPr>
                      <w:t>//</w:t>
                    </w:r>
                    <w:r>
                      <w:rPr>
                        <w:rFonts w:ascii="Courier New" w:hAnsi="Courier New" w:cs="Courier New"/>
                        <w:sz w:val="20"/>
                        <w:szCs w:val="20"/>
                      </w:rPr>
                      <w:t xml:space="preserve">perform Migration </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b/>
                        <w:bCs/>
                        <w:sz w:val="20"/>
                        <w:szCs w:val="20"/>
                      </w:rPr>
                      <w:t>try</w:t>
                    </w:r>
                    <w:r w:rsidRPr="00871CCB">
                      <w:rPr>
                        <w:rFonts w:ascii="Courier New" w:hAnsi="Courier New" w:cs="Courier New"/>
                        <w:sz w:val="20"/>
                        <w:szCs w:val="20"/>
                      </w:rPr>
                      <w:t>{</w:t>
                    </w:r>
                  </w:p>
                  <w:p w:rsidR="004C28D0" w:rsidRDefault="004C28D0" w:rsidP="00E83BFB">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b/>
                        <w:bCs/>
                        <w:color w:val="7F0055"/>
                        <w:sz w:val="20"/>
                        <w:szCs w:val="20"/>
                      </w:rPr>
                      <w:t>b</w:t>
                    </w:r>
                    <w:r>
                      <w:rPr>
                        <w:rFonts w:ascii="Courier New" w:hAnsi="Courier New" w:cs="Courier New"/>
                        <w:sz w:val="20"/>
                        <w:szCs w:val="20"/>
                      </w:rPr>
                      <w:t>oolean isMigrated = cgmmManager.isUserMigrated(username);</w:t>
                    </w:r>
                  </w:p>
                  <w:p w:rsidR="004C28D0" w:rsidRDefault="004C28D0" w:rsidP="00E83BFB">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if(!isMigrated) </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sidRPr="00871CCB">
                      <w:rPr>
                        <w:rFonts w:ascii="Courier New" w:hAnsi="Courier New" w:cs="Courier New"/>
                        <w:sz w:val="20"/>
                        <w:szCs w:val="20"/>
                      </w:rPr>
                      <w:tab/>
                    </w:r>
                    <w:r w:rsidRPr="00F02E23">
                      <w:rPr>
                        <w:rFonts w:ascii="Courier New" w:hAnsi="Courier New" w:cs="Courier New"/>
                        <w:sz w:val="20"/>
                        <w:szCs w:val="20"/>
                      </w:rPr>
                      <w:t>cgmmManager.</w:t>
                    </w:r>
                    <w:r w:rsidRPr="00F02E23">
                      <w:rPr>
                        <w:rFonts w:ascii="Courier New" w:hAnsi="Courier New" w:cs="Courier New"/>
                        <w:color w:val="000000"/>
                        <w:sz w:val="20"/>
                        <w:szCs w:val="20"/>
                      </w:rPr>
                      <w:t>migrateCSMUserIDToGridID</w:t>
                    </w:r>
                    <w:r w:rsidRPr="00F02E23">
                      <w:rPr>
                        <w:rFonts w:ascii="Courier New" w:hAnsi="Courier New" w:cs="Courier New"/>
                        <w:sz w:val="20"/>
                        <w:szCs w:val="20"/>
                      </w:rPr>
                      <w:t>(userIDCSM, userIDGrid);</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 xml:space="preserve">} </w:t>
                    </w:r>
                    <w:r w:rsidRPr="00871CCB">
                      <w:rPr>
                        <w:rFonts w:ascii="Courier New" w:hAnsi="Courier New" w:cs="Courier New"/>
                        <w:b/>
                        <w:bCs/>
                        <w:sz w:val="20"/>
                        <w:szCs w:val="20"/>
                      </w:rPr>
                      <w:t>catch</w:t>
                    </w:r>
                    <w:r w:rsidRPr="00871CCB">
                      <w:rPr>
                        <w:rFonts w:ascii="Courier New" w:hAnsi="Courier New" w:cs="Courier New"/>
                        <w:sz w:val="20"/>
                        <w:szCs w:val="20"/>
                      </w:rPr>
                      <w:t xml:space="preserve"> (CGMMException e1) {</w:t>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ab/>
                    </w:r>
                    <w:r w:rsidRPr="00871CCB">
                      <w:rPr>
                        <w:rFonts w:ascii="Courier New" w:hAnsi="Courier New" w:cs="Courier New"/>
                        <w:sz w:val="20"/>
                        <w:szCs w:val="20"/>
                      </w:rPr>
                      <w:tab/>
                      <w:t>System.</w:t>
                    </w:r>
                    <w:r w:rsidRPr="00871CCB">
                      <w:rPr>
                        <w:rFonts w:ascii="Courier New" w:hAnsi="Courier New" w:cs="Courier New"/>
                        <w:i/>
                        <w:iCs/>
                        <w:sz w:val="20"/>
                        <w:szCs w:val="20"/>
                      </w:rPr>
                      <w:t>out</w:t>
                    </w:r>
                    <w:r w:rsidRPr="00871CCB">
                      <w:rPr>
                        <w:rFonts w:ascii="Courier New" w:hAnsi="Courier New" w:cs="Courier New"/>
                        <w:sz w:val="20"/>
                        <w:szCs w:val="20"/>
                      </w:rPr>
                      <w:t xml:space="preserve">.println("ERROR Unable to </w:t>
                    </w:r>
                    <w:r>
                      <w:rPr>
                        <w:rFonts w:ascii="Courier New" w:hAnsi="Courier New" w:cs="Courier New"/>
                        <w:sz w:val="20"/>
                        <w:szCs w:val="20"/>
                      </w:rPr>
                      <w:t>migrate the user.</w:t>
                    </w:r>
                    <w:r w:rsidRPr="00871CCB">
                      <w:rPr>
                        <w:rFonts w:ascii="Courier New" w:hAnsi="Courier New" w:cs="Courier New"/>
                        <w:sz w:val="20"/>
                        <w:szCs w:val="20"/>
                      </w:rPr>
                      <w:t>");</w:t>
                    </w:r>
                    <w:r w:rsidRPr="00871CCB">
                      <w:rPr>
                        <w:rFonts w:ascii="Courier New" w:hAnsi="Courier New" w:cs="Courier New"/>
                        <w:sz w:val="20"/>
                        <w:szCs w:val="20"/>
                      </w:rPr>
                      <w:tab/>
                    </w:r>
                    <w:r w:rsidRPr="00871CCB">
                      <w:rPr>
                        <w:rFonts w:ascii="Courier New" w:hAnsi="Courier New" w:cs="Courier New"/>
                        <w:sz w:val="20"/>
                        <w:szCs w:val="20"/>
                      </w:rPr>
                      <w:tab/>
                    </w:r>
                  </w:p>
                  <w:p w:rsidR="004C28D0" w:rsidRPr="00871CCB" w:rsidRDefault="004C28D0" w:rsidP="00E83BFB">
                    <w:pPr>
                      <w:autoSpaceDE w:val="0"/>
                      <w:autoSpaceDN w:val="0"/>
                      <w:adjustRightInd w:val="0"/>
                      <w:spacing w:after="0" w:line="240" w:lineRule="auto"/>
                      <w:rPr>
                        <w:rFonts w:ascii="Courier New" w:hAnsi="Courier New" w:cs="Courier New"/>
                        <w:sz w:val="20"/>
                        <w:szCs w:val="20"/>
                      </w:rPr>
                    </w:pPr>
                    <w:r w:rsidRPr="00871CCB">
                      <w:rPr>
                        <w:rFonts w:ascii="Courier New" w:hAnsi="Courier New" w:cs="Courier New"/>
                        <w:sz w:val="20"/>
                        <w:szCs w:val="20"/>
                      </w:rPr>
                      <w:t>}</w:t>
                    </w:r>
                  </w:p>
                  <w:p w:rsidR="004C28D0" w:rsidRDefault="004C28D0" w:rsidP="00E83BFB">
                    <w:pPr>
                      <w:spacing w:after="0" w:line="240" w:lineRule="auto"/>
                      <w:ind w:left="180"/>
                      <w:rPr>
                        <w:rFonts w:ascii="Courier New" w:hAnsi="Courier New" w:cs="Courier New"/>
                        <w:sz w:val="16"/>
                        <w:szCs w:val="16"/>
                      </w:rPr>
                    </w:pPr>
                  </w:p>
                  <w:p w:rsidR="004C28D0" w:rsidRDefault="004C28D0" w:rsidP="00E83BFB">
                    <w:pPr>
                      <w:spacing w:after="0" w:line="240" w:lineRule="auto"/>
                      <w:rPr>
                        <w:rFonts w:ascii="Courier New" w:hAnsi="Courier New" w:cs="Courier New"/>
                      </w:rPr>
                    </w:pPr>
                    <w:r>
                      <w:rPr>
                        <w:rFonts w:ascii="Courier New" w:hAnsi="Courier New" w:cs="Courier New"/>
                      </w:rPr>
                      <w:tab/>
                    </w:r>
                  </w:p>
                  <w:p w:rsidR="004C28D0" w:rsidRDefault="004C28D0" w:rsidP="00E83BFB">
                    <w:pPr>
                      <w:spacing w:after="0" w:line="240" w:lineRule="auto"/>
                    </w:pPr>
                  </w:p>
                </w:txbxContent>
              </v:textbox>
            </v:shape>
            <w10:wrap type="none"/>
            <w10:anchorlock/>
          </v:group>
        </w:pict>
      </w:r>
    </w:p>
    <w:p w:rsidR="000B29A1" w:rsidRPr="00080B79" w:rsidRDefault="000B29A1" w:rsidP="000B29A1">
      <w:pPr>
        <w:pStyle w:val="Caption"/>
        <w:ind w:left="360"/>
        <w:rPr>
          <w:sz w:val="24"/>
          <w:szCs w:val="24"/>
        </w:rPr>
      </w:pPr>
      <w:r w:rsidRPr="00DB4413">
        <w:rPr>
          <w:rFonts w:asciiTheme="minorHAnsi" w:hAnsiTheme="minorHAnsi"/>
          <w:sz w:val="24"/>
          <w:szCs w:val="24"/>
        </w:rPr>
        <w:t xml:space="preserve">Figure </w:t>
      </w:r>
      <w:r w:rsidR="00AF739A">
        <w:rPr>
          <w:rFonts w:asciiTheme="minorHAnsi" w:hAnsiTheme="minorHAnsi"/>
          <w:sz w:val="24"/>
          <w:szCs w:val="24"/>
        </w:rPr>
        <w:t>5.4</w:t>
      </w:r>
      <w:r>
        <w:rPr>
          <w:rFonts w:asciiTheme="minorHAnsi" w:hAnsiTheme="minorHAnsi"/>
          <w:sz w:val="24"/>
          <w:szCs w:val="24"/>
        </w:rPr>
        <w:t xml:space="preserve"> </w:t>
      </w:r>
      <w:r w:rsidRPr="00DB4413">
        <w:rPr>
          <w:rFonts w:asciiTheme="minorHAnsi" w:hAnsiTheme="minorHAnsi"/>
          <w:sz w:val="24"/>
          <w:szCs w:val="24"/>
        </w:rPr>
        <w:t xml:space="preserve">Example code to </w:t>
      </w:r>
      <w:r w:rsidR="00AF739A">
        <w:rPr>
          <w:rFonts w:asciiTheme="minorHAnsi" w:hAnsiTheme="minorHAnsi"/>
          <w:sz w:val="24"/>
          <w:szCs w:val="24"/>
        </w:rPr>
        <w:t>migrate</w:t>
      </w:r>
      <w:r>
        <w:rPr>
          <w:rFonts w:asciiTheme="minorHAnsi" w:hAnsiTheme="minorHAnsi"/>
          <w:sz w:val="24"/>
          <w:szCs w:val="24"/>
        </w:rPr>
        <w:t xml:space="preserve"> users</w:t>
      </w:r>
      <w:r w:rsidRPr="00DB4413">
        <w:rPr>
          <w:rFonts w:asciiTheme="minorHAnsi" w:hAnsiTheme="minorHAnsi"/>
          <w:sz w:val="24"/>
          <w:szCs w:val="24"/>
        </w:rPr>
        <w:t xml:space="preserve"> in the </w:t>
      </w:r>
      <w:r>
        <w:rPr>
          <w:rFonts w:asciiTheme="minorHAnsi" w:hAnsiTheme="minorHAnsi"/>
          <w:sz w:val="24"/>
          <w:szCs w:val="24"/>
        </w:rPr>
        <w:t>‘sampleHostApplication’</w:t>
      </w:r>
      <w:r w:rsidRPr="00DB4413">
        <w:rPr>
          <w:rFonts w:asciiTheme="minorHAnsi" w:hAnsiTheme="minorHAnsi"/>
          <w:sz w:val="24"/>
          <w:szCs w:val="24"/>
        </w:rPr>
        <w:t xml:space="preserve"> </w:t>
      </w:r>
      <w:r>
        <w:rPr>
          <w:rFonts w:asciiTheme="minorHAnsi" w:hAnsiTheme="minorHAnsi"/>
          <w:sz w:val="24"/>
          <w:szCs w:val="24"/>
        </w:rPr>
        <w:t xml:space="preserve">host </w:t>
      </w:r>
      <w:r w:rsidRPr="00DB4413">
        <w:rPr>
          <w:rFonts w:asciiTheme="minorHAnsi" w:hAnsiTheme="minorHAnsi"/>
          <w:sz w:val="24"/>
          <w:szCs w:val="24"/>
        </w:rPr>
        <w:t>application</w:t>
      </w:r>
      <w:r>
        <w:rPr>
          <w:rFonts w:asciiTheme="minorHAnsi" w:hAnsiTheme="minorHAnsi"/>
          <w:sz w:val="24"/>
          <w:szCs w:val="24"/>
        </w:rPr>
        <w:t>.</w:t>
      </w:r>
    </w:p>
    <w:p w:rsidR="000B29A1" w:rsidRDefault="000B29A1" w:rsidP="003C3E46">
      <w:pPr>
        <w:ind w:firstLine="360"/>
        <w:rPr>
          <w:b/>
          <w:sz w:val="28"/>
          <w:szCs w:val="28"/>
        </w:rPr>
      </w:pPr>
    </w:p>
    <w:p w:rsidR="003C3E46" w:rsidRDefault="003C3E46" w:rsidP="003C3E46">
      <w:pPr>
        <w:ind w:firstLine="360"/>
        <w:rPr>
          <w:b/>
          <w:sz w:val="28"/>
          <w:szCs w:val="28"/>
        </w:rPr>
      </w:pPr>
      <w:r>
        <w:rPr>
          <w:b/>
          <w:sz w:val="28"/>
          <w:szCs w:val="28"/>
        </w:rPr>
        <w:t xml:space="preserve">Integrating Auto Start SyncGTS servlet </w:t>
      </w:r>
    </w:p>
    <w:p w:rsidR="00856959" w:rsidRPr="00856959" w:rsidRDefault="00856959" w:rsidP="003C3E46">
      <w:pPr>
        <w:ind w:firstLine="360"/>
        <w:rPr>
          <w:sz w:val="24"/>
          <w:szCs w:val="28"/>
        </w:rPr>
      </w:pPr>
      <w:r w:rsidRPr="00856959">
        <w:rPr>
          <w:sz w:val="24"/>
          <w:szCs w:val="28"/>
        </w:rPr>
        <w:t xml:space="preserve">To </w:t>
      </w:r>
      <w:r>
        <w:rPr>
          <w:sz w:val="24"/>
          <w:szCs w:val="28"/>
        </w:rPr>
        <w:t xml:space="preserve">integrate the </w:t>
      </w:r>
      <w:r w:rsidRPr="00856959">
        <w:rPr>
          <w:sz w:val="24"/>
          <w:szCs w:val="28"/>
        </w:rPr>
        <w:t>StartSyncGTSServlet</w:t>
      </w:r>
      <w:r>
        <w:rPr>
          <w:sz w:val="24"/>
          <w:szCs w:val="28"/>
        </w:rPr>
        <w:t xml:space="preserve"> in </w:t>
      </w:r>
      <w:r w:rsidR="00B617AB">
        <w:rPr>
          <w:sz w:val="24"/>
          <w:szCs w:val="28"/>
        </w:rPr>
        <w:t xml:space="preserve">the host application, add the </w:t>
      </w:r>
      <w:r w:rsidR="00A5215B">
        <w:rPr>
          <w:sz w:val="24"/>
          <w:szCs w:val="28"/>
        </w:rPr>
        <w:t>configuration shown in Figure 5.</w:t>
      </w:r>
      <w:r w:rsidR="00507858">
        <w:rPr>
          <w:sz w:val="24"/>
          <w:szCs w:val="28"/>
        </w:rPr>
        <w:t>5</w:t>
      </w:r>
      <w:r w:rsidR="00A5215B">
        <w:rPr>
          <w:sz w:val="24"/>
          <w:szCs w:val="28"/>
        </w:rPr>
        <w:t xml:space="preserve"> to </w:t>
      </w:r>
      <w:r w:rsidR="00B617AB">
        <w:rPr>
          <w:sz w:val="24"/>
          <w:szCs w:val="28"/>
        </w:rPr>
        <w:t>the web.xml of the host application.</w:t>
      </w:r>
      <w:r w:rsidR="00A5215B">
        <w:rPr>
          <w:sz w:val="24"/>
          <w:szCs w:val="28"/>
        </w:rPr>
        <w:t xml:space="preserve"> </w:t>
      </w:r>
      <w:r w:rsidR="00250814">
        <w:rPr>
          <w:sz w:val="24"/>
          <w:szCs w:val="28"/>
        </w:rPr>
        <w:t xml:space="preserve">This configuration is required since it is the only way to ensure the </w:t>
      </w:r>
      <w:r w:rsidR="003615F7">
        <w:rPr>
          <w:sz w:val="24"/>
          <w:szCs w:val="28"/>
        </w:rPr>
        <w:t>server of the host application is in sync with the caGrid Trust fabric before any secured caGrid Services can be invoked.</w:t>
      </w:r>
    </w:p>
    <w:p w:rsidR="00B617AB" w:rsidRPr="00DB4413" w:rsidRDefault="005E74D2" w:rsidP="00B617AB">
      <w:pPr>
        <w:pStyle w:val="BodyText"/>
        <w:rPr>
          <w:rFonts w:asciiTheme="minorHAnsi" w:hAnsiTheme="minorHAnsi"/>
        </w:rPr>
      </w:pPr>
      <w:r>
        <w:rPr>
          <w:rFonts w:asciiTheme="minorHAnsi" w:hAnsiTheme="minorHAnsi"/>
        </w:rPr>
      </w:r>
      <w:r>
        <w:rPr>
          <w:rFonts w:asciiTheme="minorHAnsi" w:hAnsiTheme="minorHAnsi"/>
        </w:rPr>
        <w:pict>
          <v:group id="_x0000_s1342" editas="canvas" style="width:494.3pt;height:99.6pt;mso-position-horizontal-relative:char;mso-position-vertical-relative:line" coordorigin="2520,7648" coordsize="7605,1543">
            <o:lock v:ext="edit" aspectratio="t"/>
            <v:shape id="_x0000_s1343" type="#_x0000_t75" style="position:absolute;left:2520;top:7648;width:7605;height:1543" o:preferrelative="f">
              <v:fill o:detectmouseclick="t"/>
              <v:path o:extrusionok="t" o:connecttype="none"/>
              <o:lock v:ext="edit" text="t"/>
            </v:shape>
            <v:shape id="_x0000_s1344" type="#_x0000_t202" style="position:absolute;left:2520;top:7787;width:7416;height:1404">
              <v:textbox style="mso-next-textbox:#_x0000_s1344">
                <w:txbxContent>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r>
                      <w:rPr>
                        <w:rFonts w:ascii="Courier New" w:hAnsi="Courier New" w:cs="Courier New"/>
                        <w:color w:val="000000"/>
                        <w:sz w:val="20"/>
                        <w:szCs w:val="20"/>
                      </w:rPr>
                      <w:t xml:space="preserve">Start Auto Sync GTS </w:t>
                    </w:r>
                    <w:r>
                      <w:rPr>
                        <w:rFonts w:ascii="Courier New" w:hAnsi="Courier New" w:cs="Courier New"/>
                        <w:color w:val="008080"/>
                        <w:sz w:val="20"/>
                        <w:szCs w:val="20"/>
                      </w:rPr>
                      <w:t>&lt;/</w:t>
                    </w:r>
                    <w:r>
                      <w:rPr>
                        <w:rFonts w:ascii="Courier New" w:hAnsi="Courier New" w:cs="Courier New"/>
                        <w:color w:val="3F7F7F"/>
                        <w:sz w:val="20"/>
                        <w:szCs w:val="20"/>
                      </w:rPr>
                      <w:t>servlet-name</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gov.nih.nci.security.cgmm.util.StartSyncGTSServlet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servlet-class</w:t>
                    </w:r>
                    <w:r>
                      <w:rPr>
                        <w:rFonts w:ascii="Courier New" w:hAnsi="Courier New" w:cs="Courier New"/>
                        <w:color w:val="008080"/>
                        <w:sz w:val="20"/>
                        <w:szCs w:val="20"/>
                      </w:rPr>
                      <w:t>&gt;</w:t>
                    </w:r>
                  </w:p>
                  <w:p w:rsidR="004C28D0" w:rsidRDefault="004C28D0" w:rsidP="00B617A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r>
                      <w:rPr>
                        <w:rFonts w:ascii="Courier New" w:hAnsi="Courier New" w:cs="Courier New"/>
                        <w:color w:val="000000"/>
                        <w:sz w:val="20"/>
                        <w:szCs w:val="20"/>
                      </w:rPr>
                      <w:t>2</w:t>
                    </w:r>
                    <w:r>
                      <w:rPr>
                        <w:rFonts w:ascii="Courier New" w:hAnsi="Courier New" w:cs="Courier New"/>
                        <w:color w:val="008080"/>
                        <w:sz w:val="20"/>
                        <w:szCs w:val="20"/>
                      </w:rPr>
                      <w:t>&lt;/</w:t>
                    </w:r>
                    <w:r>
                      <w:rPr>
                        <w:rFonts w:ascii="Courier New" w:hAnsi="Courier New" w:cs="Courier New"/>
                        <w:color w:val="3F7F7F"/>
                        <w:sz w:val="20"/>
                        <w:szCs w:val="20"/>
                      </w:rPr>
                      <w:t>load-on-startup</w:t>
                    </w:r>
                    <w:r>
                      <w:rPr>
                        <w:rFonts w:ascii="Courier New" w:hAnsi="Courier New" w:cs="Courier New"/>
                        <w:color w:val="008080"/>
                        <w:sz w:val="20"/>
                        <w:szCs w:val="20"/>
                      </w:rPr>
                      <w:t>&gt;</w:t>
                    </w:r>
                  </w:p>
                  <w:p w:rsidR="004C28D0" w:rsidRPr="00B617AB" w:rsidRDefault="004C28D0" w:rsidP="00B617AB">
                    <w:r>
                      <w:rPr>
                        <w:rFonts w:ascii="Courier New" w:hAnsi="Courier New" w:cs="Courier New"/>
                        <w:color w:val="008080"/>
                        <w:sz w:val="20"/>
                        <w:szCs w:val="20"/>
                      </w:rPr>
                      <w:t>&lt;/</w:t>
                    </w:r>
                    <w:r>
                      <w:rPr>
                        <w:rFonts w:ascii="Courier New" w:hAnsi="Courier New" w:cs="Courier New"/>
                        <w:color w:val="3F7F7F"/>
                        <w:sz w:val="20"/>
                        <w:szCs w:val="20"/>
                      </w:rPr>
                      <w:t>servlet</w:t>
                    </w:r>
                    <w:r>
                      <w:rPr>
                        <w:rFonts w:ascii="Courier New" w:hAnsi="Courier New" w:cs="Courier New"/>
                        <w:color w:val="008080"/>
                        <w:sz w:val="20"/>
                        <w:szCs w:val="20"/>
                      </w:rPr>
                      <w:t>&gt;</w:t>
                    </w:r>
                  </w:p>
                </w:txbxContent>
              </v:textbox>
            </v:shape>
            <w10:wrap type="none"/>
            <w10:anchorlock/>
          </v:group>
        </w:pict>
      </w:r>
    </w:p>
    <w:p w:rsidR="00B617AB" w:rsidRPr="00080B79" w:rsidRDefault="00B617AB" w:rsidP="00B617AB">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w:t>
      </w:r>
      <w:r w:rsidR="00507858">
        <w:rPr>
          <w:rFonts w:asciiTheme="minorHAnsi" w:hAnsiTheme="minorHAnsi"/>
          <w:sz w:val="24"/>
          <w:szCs w:val="24"/>
        </w:rPr>
        <w:t>5</w:t>
      </w:r>
      <w:r w:rsidRPr="00DB4413">
        <w:rPr>
          <w:rFonts w:asciiTheme="minorHAnsi" w:hAnsiTheme="minorHAnsi"/>
          <w:sz w:val="24"/>
          <w:szCs w:val="24"/>
        </w:rPr>
        <w:t xml:space="preserve"> </w:t>
      </w:r>
      <w:r w:rsidR="00AE514C">
        <w:rPr>
          <w:rFonts w:asciiTheme="minorHAnsi" w:hAnsiTheme="minorHAnsi"/>
          <w:sz w:val="24"/>
          <w:szCs w:val="24"/>
        </w:rPr>
        <w:t>the</w:t>
      </w:r>
      <w:r w:rsidR="0074228E">
        <w:rPr>
          <w:rFonts w:asciiTheme="minorHAnsi" w:hAnsiTheme="minorHAnsi"/>
          <w:sz w:val="24"/>
          <w:szCs w:val="24"/>
        </w:rPr>
        <w:t xml:space="preserve"> web.xml configuration to integrate StartSyncGTSServlet </w:t>
      </w:r>
      <w:r w:rsidRPr="00DB4413">
        <w:rPr>
          <w:rFonts w:asciiTheme="minorHAnsi" w:hAnsiTheme="minorHAnsi"/>
          <w:sz w:val="24"/>
          <w:szCs w:val="24"/>
        </w:rPr>
        <w:t xml:space="preserve">in the </w:t>
      </w:r>
      <w:r>
        <w:rPr>
          <w:rFonts w:asciiTheme="minorHAnsi" w:hAnsiTheme="minorHAnsi"/>
          <w:sz w:val="24"/>
          <w:szCs w:val="24"/>
        </w:rPr>
        <w:t>‘sampleHostApplication’</w:t>
      </w:r>
      <w:r w:rsidRPr="00DB4413">
        <w:rPr>
          <w:rFonts w:asciiTheme="minorHAnsi" w:hAnsiTheme="minorHAnsi"/>
          <w:sz w:val="24"/>
          <w:szCs w:val="24"/>
        </w:rPr>
        <w:t xml:space="preserve"> </w:t>
      </w:r>
      <w:r>
        <w:rPr>
          <w:rFonts w:asciiTheme="minorHAnsi" w:hAnsiTheme="minorHAnsi"/>
          <w:sz w:val="24"/>
          <w:szCs w:val="24"/>
        </w:rPr>
        <w:t xml:space="preserve">host </w:t>
      </w:r>
      <w:r w:rsidRPr="00DB4413">
        <w:rPr>
          <w:rFonts w:asciiTheme="minorHAnsi" w:hAnsiTheme="minorHAnsi"/>
          <w:sz w:val="24"/>
          <w:szCs w:val="24"/>
        </w:rPr>
        <w:t>application</w:t>
      </w:r>
      <w:r>
        <w:rPr>
          <w:rFonts w:asciiTheme="minorHAnsi" w:hAnsiTheme="minorHAnsi"/>
          <w:sz w:val="24"/>
          <w:szCs w:val="24"/>
        </w:rPr>
        <w:t>.</w:t>
      </w:r>
    </w:p>
    <w:p w:rsidR="00856959" w:rsidRPr="005A2D73" w:rsidRDefault="00856959" w:rsidP="003C3E46">
      <w:pPr>
        <w:ind w:firstLine="360"/>
        <w:rPr>
          <w:b/>
          <w:sz w:val="28"/>
          <w:szCs w:val="28"/>
        </w:rPr>
      </w:pPr>
    </w:p>
    <w:p w:rsidR="00A5215B" w:rsidRPr="007469CF" w:rsidRDefault="00FA017D" w:rsidP="00A5215B">
      <w:pPr>
        <w:pStyle w:val="Heading1"/>
        <w:numPr>
          <w:ilvl w:val="1"/>
          <w:numId w:val="1"/>
        </w:numPr>
      </w:pPr>
      <w:bookmarkStart w:id="481" w:name="_Toc228774626"/>
      <w:r>
        <w:t>Configurations for CGMM API</w:t>
      </w:r>
      <w:bookmarkEnd w:id="481"/>
      <w:r w:rsidRPr="007469CF">
        <w:t xml:space="preserve"> </w:t>
      </w:r>
    </w:p>
    <w:p w:rsidR="003C3E46" w:rsidRDefault="003C3E46" w:rsidP="00B932F1">
      <w:pPr>
        <w:ind w:left="360"/>
      </w:pPr>
    </w:p>
    <w:p w:rsidR="00B932F1" w:rsidRDefault="00B932F1" w:rsidP="00B932F1">
      <w:pPr>
        <w:ind w:firstLine="360"/>
        <w:rPr>
          <w:sz w:val="24"/>
          <w:szCs w:val="28"/>
        </w:rPr>
      </w:pPr>
      <w:r>
        <w:rPr>
          <w:sz w:val="24"/>
          <w:szCs w:val="28"/>
        </w:rPr>
        <w:t>For successful integration of CGMM API into a host web application, the following configuration files have to be configured appropriately and correctly.</w:t>
      </w:r>
      <w:r w:rsidR="00383902">
        <w:rPr>
          <w:sz w:val="24"/>
          <w:szCs w:val="28"/>
        </w:rPr>
        <w:t xml:space="preserve"> Section </w:t>
      </w:r>
      <w:r w:rsidR="00E3022F">
        <w:rPr>
          <w:sz w:val="24"/>
          <w:szCs w:val="28"/>
        </w:rPr>
        <w:t xml:space="preserve">5.5 </w:t>
      </w:r>
      <w:r w:rsidR="00383902">
        <w:rPr>
          <w:sz w:val="24"/>
          <w:szCs w:val="28"/>
        </w:rPr>
        <w:t xml:space="preserve">shows the </w:t>
      </w:r>
      <w:r w:rsidR="00E3022F">
        <w:rPr>
          <w:sz w:val="24"/>
          <w:szCs w:val="28"/>
        </w:rPr>
        <w:t>configuration files needed for CGMM.</w:t>
      </w:r>
    </w:p>
    <w:p w:rsidR="00B932F1" w:rsidRDefault="00B932F1" w:rsidP="00B932F1">
      <w:pPr>
        <w:ind w:firstLine="360"/>
        <w:rPr>
          <w:sz w:val="24"/>
          <w:szCs w:val="28"/>
        </w:rPr>
      </w:pPr>
      <w:r>
        <w:rPr>
          <w:sz w:val="24"/>
          <w:szCs w:val="28"/>
        </w:rPr>
        <w:t xml:space="preserve"> </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700"/>
        <w:gridCol w:w="6658"/>
      </w:tblGrid>
      <w:tr w:rsidR="000A4E18" w:rsidRPr="00B236BF" w:rsidTr="000A4E18">
        <w:trPr>
          <w:cantSplit/>
          <w:tblHeader/>
        </w:trPr>
        <w:tc>
          <w:tcPr>
            <w:tcW w:w="2700" w:type="dxa"/>
            <w:shd w:val="clear" w:color="auto" w:fill="D9D9D9"/>
          </w:tcPr>
          <w:p w:rsidR="00FF288C" w:rsidRPr="00B236BF" w:rsidRDefault="00FF288C" w:rsidP="0075570C">
            <w:pPr>
              <w:pStyle w:val="tabletext2"/>
              <w:rPr>
                <w:rFonts w:asciiTheme="minorHAnsi" w:hAnsiTheme="minorHAnsi"/>
                <w:sz w:val="24"/>
                <w:szCs w:val="24"/>
              </w:rPr>
            </w:pPr>
            <w:r>
              <w:rPr>
                <w:rFonts w:asciiTheme="minorHAnsi" w:hAnsiTheme="minorHAnsi"/>
                <w:sz w:val="24"/>
                <w:szCs w:val="24"/>
              </w:rPr>
              <w:lastRenderedPageBreak/>
              <w:t>Configuration file</w:t>
            </w:r>
          </w:p>
        </w:tc>
        <w:tc>
          <w:tcPr>
            <w:tcW w:w="6658" w:type="dxa"/>
            <w:shd w:val="clear" w:color="auto" w:fill="D9D9D9"/>
          </w:tcPr>
          <w:p w:rsidR="00FF288C" w:rsidRPr="00B236BF" w:rsidRDefault="00FF288C" w:rsidP="0075570C">
            <w:pPr>
              <w:pStyle w:val="tabletext2"/>
              <w:rPr>
                <w:rFonts w:asciiTheme="minorHAnsi" w:hAnsiTheme="minorHAnsi"/>
                <w:sz w:val="24"/>
                <w:szCs w:val="24"/>
              </w:rPr>
            </w:pPr>
            <w:r>
              <w:rPr>
                <w:rFonts w:asciiTheme="minorHAnsi" w:hAnsiTheme="minorHAnsi"/>
                <w:sz w:val="24"/>
                <w:szCs w:val="24"/>
              </w:rPr>
              <w:t>Description</w:t>
            </w: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Cgmm-properties.xml</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configuration file to specify the CGMM information, Host Application information and Authentication Service/Dorian information</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Sample shown in Appendix B</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Refer the cgmm-propertiex.xsd for more information.</w:t>
            </w:r>
          </w:p>
          <w:p w:rsidR="005E1202" w:rsidRPr="001F788C" w:rsidRDefault="005E1202"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CGMMManager retrieves this file based on the System property </w:t>
            </w:r>
          </w:p>
          <w:p w:rsidR="005E1202" w:rsidRPr="001F788C" w:rsidRDefault="005E1202" w:rsidP="005E1202">
            <w:pPr>
              <w:pStyle w:val="ListParagraph"/>
              <w:spacing w:after="0" w:line="240" w:lineRule="auto"/>
              <w:rPr>
                <w:rFonts w:eastAsia="Times New Roman" w:cs="Arial"/>
                <w:color w:val="000000"/>
                <w:sz w:val="24"/>
                <w:szCs w:val="24"/>
              </w:rPr>
            </w:pPr>
            <w:r w:rsidRPr="001F788C">
              <w:rPr>
                <w:rFonts w:eastAsia="Times New Roman" w:cs="Arial"/>
                <w:color w:val="000000"/>
                <w:sz w:val="24"/>
                <w:szCs w:val="24"/>
              </w:rPr>
              <w:t>'</w:t>
            </w:r>
            <w:r w:rsidRPr="001F788C">
              <w:rPr>
                <w:sz w:val="24"/>
                <w:szCs w:val="24"/>
              </w:rPr>
              <w:t xml:space="preserve"> </w:t>
            </w:r>
            <w:r w:rsidRPr="001F788C">
              <w:rPr>
                <w:rFonts w:eastAsia="Times New Roman" w:cs="Arial"/>
                <w:color w:val="000000"/>
                <w:sz w:val="24"/>
                <w:szCs w:val="24"/>
              </w:rPr>
              <w:t>gov.nih.nci.security.cgmm.properties.file’.</w:t>
            </w: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Sync-description.xml</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configuration file for the StartSyncGTSServlet.</w:t>
            </w:r>
          </w:p>
          <w:p w:rsidR="002F7B65"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Sample shown in Appendix C.</w:t>
            </w:r>
          </w:p>
          <w:p w:rsidR="006F4FC7" w:rsidRPr="001F788C" w:rsidRDefault="006F4FC7"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CGMMManager retrieves this file based on the System property </w:t>
            </w:r>
          </w:p>
          <w:p w:rsidR="006F4FC7" w:rsidRPr="001F788C" w:rsidRDefault="006F4FC7" w:rsidP="006F4FC7">
            <w:pPr>
              <w:pStyle w:val="ListParagraph"/>
              <w:spacing w:after="0" w:line="240" w:lineRule="auto"/>
              <w:rPr>
                <w:rFonts w:eastAsia="Times New Roman" w:cs="Arial"/>
                <w:color w:val="000000"/>
                <w:sz w:val="24"/>
                <w:szCs w:val="24"/>
              </w:rPr>
            </w:pPr>
            <w:r w:rsidRPr="001F788C">
              <w:rPr>
                <w:rFonts w:eastAsia="Times New Roman" w:cs="Arial"/>
                <w:color w:val="000000"/>
                <w:sz w:val="24"/>
                <w:szCs w:val="24"/>
              </w:rPr>
              <w:t>'</w:t>
            </w:r>
            <w:r w:rsidRPr="001F788C">
              <w:rPr>
                <w:sz w:val="24"/>
                <w:szCs w:val="24"/>
              </w:rPr>
              <w:t xml:space="preserve"> gov.nih.nci.security.cgmm.syncgts.file</w:t>
            </w:r>
            <w:r w:rsidRPr="001F788C">
              <w:rPr>
                <w:rFonts w:eastAsia="Times New Roman" w:cs="Arial"/>
                <w:color w:val="000000"/>
                <w:sz w:val="24"/>
                <w:szCs w:val="24"/>
              </w:rPr>
              <w:t>’.</w:t>
            </w:r>
          </w:p>
          <w:p w:rsidR="006F4FC7" w:rsidRPr="001F788C" w:rsidRDefault="006F4FC7" w:rsidP="006F4FC7">
            <w:pPr>
              <w:pStyle w:val="ListParagraph"/>
              <w:spacing w:after="0" w:line="240" w:lineRule="auto"/>
              <w:rPr>
                <w:rFonts w:eastAsia="Times New Roman" w:cs="Arial"/>
                <w:color w:val="000000"/>
                <w:sz w:val="24"/>
                <w:szCs w:val="24"/>
              </w:rPr>
            </w:pPr>
          </w:p>
          <w:p w:rsidR="009F51B9" w:rsidRPr="001F788C" w:rsidRDefault="009F51B9" w:rsidP="006F4FC7">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CA4146" w:rsidP="0075570C">
            <w:pPr>
              <w:pStyle w:val="TableText"/>
              <w:rPr>
                <w:rFonts w:asciiTheme="minorHAnsi" w:hAnsiTheme="minorHAnsi" w:cs="Courier New"/>
              </w:rPr>
            </w:pPr>
            <w:r w:rsidRPr="001F788C">
              <w:rPr>
                <w:rFonts w:asciiTheme="minorHAnsi" w:hAnsiTheme="minorHAnsi" w:cs="Courier New"/>
              </w:rPr>
              <w:t>Cgmm.login.config</w:t>
            </w:r>
          </w:p>
        </w:tc>
        <w:tc>
          <w:tcPr>
            <w:tcW w:w="6658" w:type="dxa"/>
          </w:tcPr>
          <w:p w:rsidR="00FF288C" w:rsidRPr="001F788C" w:rsidRDefault="002F7B65"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to configure the CSM Authentication part of the CGMMManager API.</w:t>
            </w:r>
          </w:p>
          <w:p w:rsidR="00D02824" w:rsidRPr="001F788C" w:rsidRDefault="00784F4D"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Specifies the Login Module to be used by the CGMMManager (that internally uses CSM AuthenticationManager) to authenticate CSM users. </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The CGMMManager retrieves this file based on the System property '</w:t>
            </w:r>
            <w:r w:rsidRPr="001F788C">
              <w:rPr>
                <w:sz w:val="24"/>
                <w:szCs w:val="24"/>
              </w:rPr>
              <w:t>gov.nih.nci.security.cgmm.login.config.file</w:t>
            </w:r>
            <w:r w:rsidRPr="001F788C">
              <w:rPr>
                <w:rFonts w:eastAsia="Times New Roman" w:cs="Arial"/>
                <w:color w:val="000000"/>
                <w:sz w:val="24"/>
                <w:szCs w:val="24"/>
              </w:rPr>
              <w:t>’.</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 If the Jboss login-config.xml is configured with Login Module for the host application then the System property '</w:t>
            </w:r>
            <w:r w:rsidRPr="001F788C">
              <w:rPr>
                <w:sz w:val="24"/>
                <w:szCs w:val="24"/>
              </w:rPr>
              <w:t>gov.nih.nci.security.cgmm.login.config.file</w:t>
            </w:r>
            <w:r w:rsidRPr="001F788C">
              <w:rPr>
                <w:rFonts w:eastAsia="Times New Roman" w:cs="Arial"/>
                <w:color w:val="000000"/>
                <w:sz w:val="24"/>
                <w:szCs w:val="24"/>
              </w:rPr>
              <w:t>’ is ignored.</w:t>
            </w:r>
          </w:p>
          <w:p w:rsidR="00D02824" w:rsidRPr="001F788C" w:rsidRDefault="00D02824" w:rsidP="00D02824">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A02E93" w:rsidP="0075570C">
            <w:pPr>
              <w:pStyle w:val="TableText"/>
              <w:rPr>
                <w:rFonts w:asciiTheme="minorHAnsi" w:hAnsiTheme="minorHAnsi" w:cs="Courier New"/>
              </w:rPr>
            </w:pPr>
            <w:r w:rsidRPr="001F788C">
              <w:rPr>
                <w:rFonts w:asciiTheme="minorHAnsi" w:hAnsiTheme="minorHAnsi" w:cs="Courier New"/>
              </w:rPr>
              <w:t>ApplicationSecurityConfig.xml</w:t>
            </w:r>
          </w:p>
        </w:tc>
        <w:tc>
          <w:tcPr>
            <w:tcW w:w="6658" w:type="dxa"/>
          </w:tcPr>
          <w:p w:rsidR="00FF288C" w:rsidRPr="001F788C" w:rsidRDefault="00132BFC"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to configure the CSM Authorization part of the CGMMManager API that is used to migrate CSM users or obtain CSM User information.</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This file points to a hibernate.cfg.xml file for the host application. </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Refers to the &lt;&lt;name&gt;&gt;.hibernate.cfg.xml</w:t>
            </w:r>
            <w:r w:rsidR="00B51759">
              <w:rPr>
                <w:rFonts w:eastAsia="Times New Roman" w:cs="Arial"/>
                <w:color w:val="000000"/>
                <w:sz w:val="24"/>
                <w:szCs w:val="24"/>
              </w:rPr>
              <w:t xml:space="preserve"> based on the specified path</w:t>
            </w:r>
            <w:r w:rsidR="002E235C">
              <w:rPr>
                <w:rFonts w:eastAsia="Times New Roman" w:cs="Arial"/>
                <w:color w:val="000000"/>
                <w:sz w:val="24"/>
                <w:szCs w:val="24"/>
              </w:rPr>
              <w:t>.</w:t>
            </w:r>
          </w:p>
          <w:p w:rsidR="00D02824" w:rsidRPr="001F788C" w:rsidRDefault="00D02824"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 xml:space="preserve">The CGMMManager retrieves this file based on the System property </w:t>
            </w:r>
          </w:p>
          <w:p w:rsidR="00D02824" w:rsidRPr="001F788C" w:rsidRDefault="00D02824" w:rsidP="00D02824">
            <w:pPr>
              <w:pStyle w:val="ListParagraph"/>
              <w:spacing w:after="0" w:line="240" w:lineRule="auto"/>
              <w:rPr>
                <w:rFonts w:eastAsia="Times New Roman" w:cs="Arial"/>
                <w:color w:val="000000"/>
                <w:sz w:val="24"/>
                <w:szCs w:val="24"/>
              </w:rPr>
            </w:pPr>
            <w:r w:rsidRPr="001F788C">
              <w:rPr>
                <w:rFonts w:eastAsia="Times New Roman" w:cs="Arial"/>
                <w:color w:val="000000"/>
                <w:sz w:val="24"/>
                <w:szCs w:val="24"/>
              </w:rPr>
              <w:t>'</w:t>
            </w:r>
            <w:r w:rsidRPr="001F788C">
              <w:rPr>
                <w:sz w:val="24"/>
                <w:szCs w:val="24"/>
              </w:rPr>
              <w:t xml:space="preserve"> </w:t>
            </w:r>
            <w:r w:rsidRPr="001F788C">
              <w:rPr>
                <w:rFonts w:eastAsia="Times New Roman" w:cs="Arial"/>
                <w:color w:val="000000"/>
                <w:sz w:val="24"/>
                <w:szCs w:val="24"/>
              </w:rPr>
              <w:t>gov.nih.nci.security.configFile’.</w:t>
            </w:r>
          </w:p>
          <w:p w:rsidR="00D02824" w:rsidRPr="001F788C" w:rsidRDefault="00D02824" w:rsidP="00D02824">
            <w:pPr>
              <w:pStyle w:val="ListParagraph"/>
              <w:spacing w:after="0" w:line="240" w:lineRule="auto"/>
              <w:rPr>
                <w:rFonts w:eastAsia="Times New Roman" w:cs="Arial"/>
                <w:color w:val="000000"/>
                <w:sz w:val="24"/>
                <w:szCs w:val="24"/>
              </w:rPr>
            </w:pPr>
          </w:p>
        </w:tc>
      </w:tr>
      <w:tr w:rsidR="000A4E18" w:rsidRPr="00B236BF" w:rsidTr="000A4E18">
        <w:trPr>
          <w:cantSplit/>
        </w:trPr>
        <w:tc>
          <w:tcPr>
            <w:tcW w:w="2700" w:type="dxa"/>
          </w:tcPr>
          <w:p w:rsidR="00FF288C" w:rsidRPr="001F788C" w:rsidRDefault="00AF0148" w:rsidP="0075570C">
            <w:pPr>
              <w:pStyle w:val="TableText"/>
              <w:rPr>
                <w:rFonts w:asciiTheme="minorHAnsi" w:hAnsiTheme="minorHAnsi" w:cs="Courier New"/>
              </w:rPr>
            </w:pPr>
            <w:r w:rsidRPr="001F788C">
              <w:rPr>
                <w:rFonts w:asciiTheme="minorHAnsi" w:hAnsiTheme="minorHAnsi" w:cs="Courier New"/>
              </w:rPr>
              <w:t>&lt;&lt;name&gt;&gt;</w:t>
            </w:r>
            <w:r w:rsidR="00A02E93" w:rsidRPr="001F788C">
              <w:rPr>
                <w:rFonts w:asciiTheme="minorHAnsi" w:hAnsiTheme="minorHAnsi" w:cs="Courier New"/>
              </w:rPr>
              <w:t>.hibernate.cfg.xml</w:t>
            </w:r>
          </w:p>
        </w:tc>
        <w:tc>
          <w:tcPr>
            <w:tcW w:w="6658" w:type="dxa"/>
          </w:tcPr>
          <w:p w:rsidR="00FF288C"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Required along with ApplicationSecurityConfig.xml file.</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It points to the CSM Schema for the host application.</w:t>
            </w:r>
          </w:p>
          <w:p w:rsidR="00AB4E91" w:rsidRPr="001F788C" w:rsidRDefault="00AB4E91" w:rsidP="00534AC2">
            <w:pPr>
              <w:pStyle w:val="ListParagraph"/>
              <w:numPr>
                <w:ilvl w:val="0"/>
                <w:numId w:val="24"/>
              </w:numPr>
              <w:spacing w:after="0" w:line="240" w:lineRule="auto"/>
              <w:rPr>
                <w:rFonts w:eastAsia="Times New Roman" w:cs="Arial"/>
                <w:color w:val="000000"/>
                <w:sz w:val="24"/>
                <w:szCs w:val="24"/>
              </w:rPr>
            </w:pPr>
            <w:r w:rsidRPr="001F788C">
              <w:rPr>
                <w:rFonts w:eastAsia="Times New Roman" w:cs="Arial"/>
                <w:color w:val="000000"/>
                <w:sz w:val="24"/>
                <w:szCs w:val="24"/>
              </w:rPr>
              <w:t>Replace &lt;&lt;name&gt;&gt; with the host application context name.</w:t>
            </w:r>
          </w:p>
        </w:tc>
      </w:tr>
    </w:tbl>
    <w:p w:rsidR="00CC52FF" w:rsidRPr="00080B79" w:rsidRDefault="00CC52FF" w:rsidP="00CC52FF">
      <w:pPr>
        <w:pStyle w:val="Caption"/>
        <w:ind w:left="360"/>
        <w:rPr>
          <w:sz w:val="24"/>
          <w:szCs w:val="24"/>
        </w:rPr>
      </w:pPr>
      <w:r w:rsidRPr="00DB4413">
        <w:rPr>
          <w:rFonts w:asciiTheme="minorHAnsi" w:hAnsiTheme="minorHAnsi"/>
          <w:sz w:val="24"/>
          <w:szCs w:val="24"/>
        </w:rPr>
        <w:t xml:space="preserve">Figure </w:t>
      </w:r>
      <w:r>
        <w:rPr>
          <w:rFonts w:asciiTheme="minorHAnsi" w:hAnsiTheme="minorHAnsi"/>
          <w:sz w:val="24"/>
          <w:szCs w:val="24"/>
        </w:rPr>
        <w:t>5.6</w:t>
      </w:r>
      <w:r w:rsidRPr="00DB4413">
        <w:rPr>
          <w:rFonts w:asciiTheme="minorHAnsi" w:hAnsiTheme="minorHAnsi"/>
          <w:sz w:val="24"/>
          <w:szCs w:val="24"/>
        </w:rPr>
        <w:t xml:space="preserve"> </w:t>
      </w:r>
      <w:r>
        <w:rPr>
          <w:rFonts w:asciiTheme="minorHAnsi" w:hAnsiTheme="minorHAnsi"/>
          <w:sz w:val="24"/>
          <w:szCs w:val="24"/>
        </w:rPr>
        <w:t>CGMM configuration files.</w:t>
      </w:r>
    </w:p>
    <w:p w:rsidR="00FF288C" w:rsidRPr="00856959" w:rsidRDefault="00FF288C" w:rsidP="00B932F1">
      <w:pPr>
        <w:ind w:firstLine="360"/>
        <w:rPr>
          <w:sz w:val="24"/>
          <w:szCs w:val="28"/>
        </w:rPr>
      </w:pPr>
    </w:p>
    <w:p w:rsidR="0072645B" w:rsidRDefault="0072645B">
      <w:pPr>
        <w:rPr>
          <w:rFonts w:asciiTheme="majorHAnsi" w:eastAsiaTheme="majorEastAsia" w:hAnsiTheme="majorHAnsi" w:cstheme="majorBidi"/>
          <w:b/>
          <w:bCs/>
          <w:color w:val="365F91" w:themeColor="accent1" w:themeShade="BF"/>
          <w:sz w:val="28"/>
          <w:szCs w:val="28"/>
        </w:rPr>
      </w:pPr>
      <w:r>
        <w:br w:type="page"/>
      </w:r>
    </w:p>
    <w:p w:rsidR="005E74D2" w:rsidRDefault="00C2536F" w:rsidP="005E74D2">
      <w:pPr>
        <w:pStyle w:val="Heading1"/>
        <w:numPr>
          <w:ilvl w:val="0"/>
          <w:numId w:val="1"/>
        </w:numPr>
        <w:rPr>
          <w:ins w:id="482" w:author="Vijay Parmar" w:date="2009-04-29T11:42:00Z"/>
        </w:rPr>
        <w:pPrChange w:id="483" w:author="Vijay Parmar" w:date="2009-04-29T11:42:00Z">
          <w:pPr>
            <w:pStyle w:val="Heading1"/>
            <w:numPr>
              <w:ilvl w:val="1"/>
              <w:numId w:val="1"/>
            </w:numPr>
            <w:ind w:left="720" w:hanging="360"/>
          </w:pPr>
        </w:pPrChange>
      </w:pPr>
      <w:bookmarkStart w:id="484" w:name="_Ref181549476"/>
      <w:bookmarkStart w:id="485" w:name="_Toc213472268"/>
      <w:bookmarkStart w:id="486" w:name="_Toc228774627"/>
      <w:ins w:id="487" w:author="Vijay Parmar" w:date="2009-04-29T11:42:00Z">
        <w:r>
          <w:lastRenderedPageBreak/>
          <w:t>Audit Logging</w:t>
        </w:r>
        <w:bookmarkEnd w:id="484"/>
        <w:bookmarkEnd w:id="485"/>
        <w:bookmarkEnd w:id="486"/>
      </w:ins>
    </w:p>
    <w:p w:rsidR="00C2536F" w:rsidRDefault="00C2536F" w:rsidP="00C2536F">
      <w:pPr>
        <w:pStyle w:val="Heading1"/>
        <w:numPr>
          <w:ilvl w:val="2"/>
          <w:numId w:val="1"/>
        </w:numPr>
        <w:rPr>
          <w:ins w:id="488" w:author="Vijay Parmar" w:date="2009-04-29T11:42:00Z"/>
        </w:rPr>
      </w:pPr>
      <w:bookmarkStart w:id="489" w:name="_Toc154400603"/>
      <w:bookmarkStart w:id="490" w:name="_Toc213472269"/>
      <w:bookmarkStart w:id="491" w:name="_Toc228774628"/>
      <w:ins w:id="492" w:author="Vijay Parmar" w:date="2009-04-29T11:42:00Z">
        <w:r w:rsidRPr="007469CF">
          <w:t>Introduction</w:t>
        </w:r>
        <w:bookmarkEnd w:id="489"/>
        <w:bookmarkEnd w:id="490"/>
        <w:bookmarkEnd w:id="491"/>
      </w:ins>
    </w:p>
    <w:p w:rsidR="00C2536F" w:rsidRPr="00DF67E4" w:rsidRDefault="00C2536F" w:rsidP="00C2536F">
      <w:pPr>
        <w:rPr>
          <w:ins w:id="493" w:author="Vijay Parmar" w:date="2009-04-29T11:42:00Z"/>
        </w:rPr>
      </w:pPr>
    </w:p>
    <w:p w:rsidR="00C2536F" w:rsidRPr="00DF67E4" w:rsidRDefault="00C2536F" w:rsidP="00C2536F">
      <w:pPr>
        <w:pStyle w:val="IndexBase"/>
        <w:adjustRightInd/>
        <w:spacing w:after="0" w:line="240" w:lineRule="atLeast"/>
        <w:textAlignment w:val="auto"/>
        <w:rPr>
          <w:ins w:id="494" w:author="Vijay Parmar" w:date="2009-04-29T11:42:00Z"/>
          <w:rFonts w:asciiTheme="minorHAnsi" w:hAnsiTheme="minorHAnsi"/>
          <w:szCs w:val="24"/>
        </w:rPr>
      </w:pPr>
      <w:ins w:id="495" w:author="Vijay Parmar" w:date="2009-04-29T11:42:00Z">
        <w:r w:rsidRPr="00AC52A9">
          <w:rPr>
            <w:rFonts w:asciiTheme="minorHAnsi" w:hAnsiTheme="minorHAnsi"/>
            <w:szCs w:val="24"/>
          </w:rPr>
          <w:t xml:space="preserve">In an effort to make </w:t>
        </w:r>
      </w:ins>
      <w:ins w:id="496" w:author="Vijay Parmar" w:date="2009-04-29T11:43:00Z">
        <w:r w:rsidR="008E5B21">
          <w:rPr>
            <w:rFonts w:asciiTheme="minorHAnsi" w:hAnsiTheme="minorHAnsi"/>
            <w:szCs w:val="24"/>
          </w:rPr>
          <w:t>CGMM</w:t>
        </w:r>
      </w:ins>
      <w:ins w:id="497" w:author="Vijay Parmar" w:date="2009-04-29T11:42:00Z">
        <w:r w:rsidRPr="00AC52A9">
          <w:rPr>
            <w:rFonts w:asciiTheme="minorHAnsi" w:hAnsiTheme="minorHAnsi"/>
            <w:szCs w:val="24"/>
          </w:rPr>
          <w:t xml:space="preserve"> compliant with CRF 21/ part 11, C</w:t>
        </w:r>
      </w:ins>
      <w:ins w:id="498" w:author="Vijay Parmar" w:date="2009-04-29T11:43:00Z">
        <w:r w:rsidR="008E5B21">
          <w:rPr>
            <w:rFonts w:asciiTheme="minorHAnsi" w:hAnsiTheme="minorHAnsi"/>
            <w:szCs w:val="24"/>
          </w:rPr>
          <w:t>CGMM</w:t>
        </w:r>
      </w:ins>
      <w:ins w:id="499" w:author="Vijay Parmar" w:date="2009-04-29T11:42:00Z">
        <w:r w:rsidRPr="00AC52A9">
          <w:rPr>
            <w:rFonts w:asciiTheme="minorHAnsi" w:hAnsiTheme="minorHAnsi"/>
            <w:szCs w:val="24"/>
          </w:rPr>
          <w:t xml:space="preserve"> will provide auditing </w:t>
        </w:r>
      </w:ins>
      <w:ins w:id="500" w:author="Vijay Parmar" w:date="2009-04-29T11:43:00Z">
        <w:r w:rsidR="008E5B21">
          <w:rPr>
            <w:rFonts w:asciiTheme="minorHAnsi" w:hAnsiTheme="minorHAnsi"/>
            <w:szCs w:val="24"/>
          </w:rPr>
          <w:t xml:space="preserve">and </w:t>
        </w:r>
      </w:ins>
      <w:ins w:id="501" w:author="Vijay Parmar" w:date="2009-04-29T11:42:00Z">
        <w:r w:rsidRPr="00AC52A9">
          <w:rPr>
            <w:rFonts w:asciiTheme="minorHAnsi" w:hAnsiTheme="minorHAnsi"/>
            <w:szCs w:val="24"/>
          </w:rPr>
          <w:t>logging functionality. Audit logging capability will be provided through the Common Logging API that is available from clm</w:t>
        </w:r>
      </w:ins>
      <w:ins w:id="502" w:author="Vijay Parmar" w:date="2009-04-29T11:43:00Z">
        <w:r w:rsidR="008E5B21">
          <w:rPr>
            <w:rFonts w:asciiTheme="minorHAnsi" w:hAnsiTheme="minorHAnsi"/>
            <w:szCs w:val="24"/>
          </w:rPr>
          <w:t>-*</w:t>
        </w:r>
      </w:ins>
      <w:ins w:id="503" w:author="Vijay Parmar" w:date="2009-04-29T11:42:00Z">
        <w:r w:rsidRPr="00AC52A9">
          <w:rPr>
            <w:rFonts w:asciiTheme="minorHAnsi" w:hAnsiTheme="minorHAnsi"/>
            <w:szCs w:val="24"/>
          </w:rPr>
          <w:t>.jar. Audit logging is configurable by the client application developer via an application property configuration file. By placing the clm.jar along with the application property configuration file in the same class path as the c</w:t>
        </w:r>
      </w:ins>
      <w:ins w:id="504" w:author="Vijay Parmar" w:date="2009-04-29T11:44:00Z">
        <w:r w:rsidR="00885ED2">
          <w:rPr>
            <w:rFonts w:asciiTheme="minorHAnsi" w:hAnsiTheme="minorHAnsi"/>
            <w:szCs w:val="24"/>
          </w:rPr>
          <w:t>gmmapi</w:t>
        </w:r>
      </w:ins>
      <w:ins w:id="505" w:author="Vijay Parmar" w:date="2009-04-29T11:42:00Z">
        <w:r w:rsidRPr="00AC52A9">
          <w:rPr>
            <w:rFonts w:asciiTheme="minorHAnsi" w:hAnsiTheme="minorHAnsi"/>
            <w:szCs w:val="24"/>
          </w:rPr>
          <w:t xml:space="preserve">.jar file, the client application will be able to utilize the inbuilt audit logging functionality. The logging results will be saved into a database or a flat text file depending on the configuration. </w:t>
        </w:r>
      </w:ins>
    </w:p>
    <w:p w:rsidR="00C2536F" w:rsidRDefault="00C2536F" w:rsidP="00C2536F">
      <w:pPr>
        <w:pStyle w:val="Heading1"/>
        <w:numPr>
          <w:ilvl w:val="2"/>
          <w:numId w:val="1"/>
        </w:numPr>
        <w:rPr>
          <w:ins w:id="506" w:author="Vijay Parmar" w:date="2009-04-29T11:42:00Z"/>
        </w:rPr>
      </w:pPr>
      <w:bookmarkStart w:id="507" w:name="_Toc154400604"/>
      <w:bookmarkStart w:id="508" w:name="_Toc213472270"/>
      <w:bookmarkStart w:id="509" w:name="_Toc228774629"/>
      <w:ins w:id="510" w:author="Vijay Parmar" w:date="2009-04-29T11:42:00Z">
        <w:r w:rsidRPr="007469CF">
          <w:t>Purpose</w:t>
        </w:r>
        <w:bookmarkEnd w:id="507"/>
        <w:bookmarkEnd w:id="508"/>
        <w:bookmarkEnd w:id="509"/>
      </w:ins>
    </w:p>
    <w:p w:rsidR="00C2536F" w:rsidRPr="00DF67E4" w:rsidRDefault="00C2536F" w:rsidP="00C2536F">
      <w:pPr>
        <w:rPr>
          <w:ins w:id="511" w:author="Vijay Parmar" w:date="2009-04-29T11:42:00Z"/>
        </w:rPr>
      </w:pPr>
    </w:p>
    <w:p w:rsidR="00C2536F" w:rsidRPr="00AC52A9" w:rsidRDefault="00C2536F" w:rsidP="00C2536F">
      <w:pPr>
        <w:pStyle w:val="BodyText"/>
        <w:rPr>
          <w:ins w:id="512" w:author="Vijay Parmar" w:date="2009-04-29T11:42:00Z"/>
          <w:rFonts w:asciiTheme="minorHAnsi" w:hAnsiTheme="minorHAnsi"/>
        </w:rPr>
      </w:pPr>
      <w:ins w:id="513" w:author="Vijay Parmar" w:date="2009-04-29T11:42:00Z">
        <w:r w:rsidRPr="00AC52A9">
          <w:rPr>
            <w:rFonts w:asciiTheme="minorHAnsi" w:hAnsiTheme="minorHAnsi"/>
          </w:rPr>
          <w:t xml:space="preserve">This section serves as a guide to help developers integrate Audit Logging for the </w:t>
        </w:r>
      </w:ins>
      <w:ins w:id="514" w:author="Vijay Parmar" w:date="2009-04-29T11:44:00Z">
        <w:r w:rsidR="00745B46">
          <w:rPr>
            <w:rFonts w:asciiTheme="minorHAnsi" w:hAnsiTheme="minorHAnsi"/>
          </w:rPr>
          <w:t>CGMM API or CGMMWeb</w:t>
        </w:r>
      </w:ins>
      <w:ins w:id="515" w:author="Vijay Parmar" w:date="2009-04-29T11:42:00Z">
        <w:r w:rsidRPr="00AC52A9">
          <w:rPr>
            <w:rFonts w:asciiTheme="minorHAnsi" w:hAnsiTheme="minorHAnsi"/>
          </w:rPr>
          <w:t>. This section outlines a step-by-step process that addresses what developers need to know in order to successfully integrate</w:t>
        </w:r>
        <w:r>
          <w:rPr>
            <w:rFonts w:asciiTheme="minorHAnsi" w:hAnsiTheme="minorHAnsi"/>
          </w:rPr>
          <w:t xml:space="preserve"> Common Logging Module (CLM)</w:t>
        </w:r>
        <w:r w:rsidRPr="00AC52A9">
          <w:rPr>
            <w:rFonts w:asciiTheme="minorHAnsi" w:hAnsiTheme="minorHAnsi"/>
          </w:rPr>
          <w:t xml:space="preserve">, including: </w:t>
        </w:r>
      </w:ins>
    </w:p>
    <w:p w:rsidR="00C2536F" w:rsidRPr="00AC52A9" w:rsidRDefault="00C2536F" w:rsidP="00C2536F">
      <w:pPr>
        <w:pStyle w:val="BodyText"/>
        <w:numPr>
          <w:ilvl w:val="0"/>
          <w:numId w:val="42"/>
        </w:numPr>
        <w:rPr>
          <w:ins w:id="516" w:author="Vijay Parmar" w:date="2009-04-29T11:42:00Z"/>
          <w:rFonts w:asciiTheme="minorHAnsi" w:hAnsiTheme="minorHAnsi"/>
        </w:rPr>
      </w:pPr>
      <w:ins w:id="517" w:author="Vijay Parmar" w:date="2009-04-29T11:42:00Z">
        <w:r w:rsidRPr="00AC52A9">
          <w:rPr>
            <w:rFonts w:asciiTheme="minorHAnsi" w:hAnsiTheme="minorHAnsi"/>
          </w:rPr>
          <w:t xml:space="preserve">Jar placement </w:t>
        </w:r>
      </w:ins>
    </w:p>
    <w:p w:rsidR="00C2536F" w:rsidRPr="00AC52A9" w:rsidRDefault="00C2536F" w:rsidP="00C2536F">
      <w:pPr>
        <w:pStyle w:val="BodyText"/>
        <w:numPr>
          <w:ilvl w:val="0"/>
          <w:numId w:val="42"/>
        </w:numPr>
        <w:rPr>
          <w:ins w:id="518" w:author="Vijay Parmar" w:date="2009-04-29T11:42:00Z"/>
          <w:rFonts w:asciiTheme="minorHAnsi" w:hAnsiTheme="minorHAnsi"/>
        </w:rPr>
      </w:pPr>
      <w:ins w:id="519" w:author="Vijay Parmar" w:date="2009-04-29T11:42:00Z">
        <w:r w:rsidRPr="00AC52A9">
          <w:rPr>
            <w:rFonts w:asciiTheme="minorHAnsi" w:hAnsiTheme="minorHAnsi"/>
          </w:rPr>
          <w:t>Configuring the JDBC Appender configuration file or the regular log4j configuration file</w:t>
        </w:r>
      </w:ins>
    </w:p>
    <w:p w:rsidR="00C2536F" w:rsidRDefault="00C2536F" w:rsidP="00C2536F">
      <w:pPr>
        <w:pStyle w:val="Heading1"/>
        <w:numPr>
          <w:ilvl w:val="2"/>
          <w:numId w:val="1"/>
        </w:numPr>
        <w:rPr>
          <w:ins w:id="520" w:author="Vijay Parmar" w:date="2009-04-29T11:42:00Z"/>
        </w:rPr>
      </w:pPr>
      <w:bookmarkStart w:id="521" w:name="_Toc154400605"/>
      <w:bookmarkStart w:id="522" w:name="_Toc213472271"/>
      <w:bookmarkStart w:id="523" w:name="_Toc228774630"/>
      <w:ins w:id="524" w:author="Vijay Parmar" w:date="2009-04-29T11:42:00Z">
        <w:r>
          <w:t>Jar Placement</w:t>
        </w:r>
        <w:bookmarkEnd w:id="521"/>
        <w:bookmarkEnd w:id="522"/>
        <w:bookmarkEnd w:id="523"/>
      </w:ins>
    </w:p>
    <w:p w:rsidR="00C2536F" w:rsidRPr="00DF67E4" w:rsidRDefault="00C2536F" w:rsidP="00C2536F">
      <w:pPr>
        <w:rPr>
          <w:ins w:id="525" w:author="Vijay Parmar" w:date="2009-04-29T11:42:00Z"/>
        </w:rPr>
      </w:pPr>
    </w:p>
    <w:p w:rsidR="00C2536F" w:rsidRPr="00AC52A9" w:rsidRDefault="00C2536F" w:rsidP="00C2536F">
      <w:pPr>
        <w:pStyle w:val="BodyText"/>
        <w:rPr>
          <w:ins w:id="526" w:author="Vijay Parmar" w:date="2009-04-29T11:42:00Z"/>
          <w:rFonts w:asciiTheme="minorHAnsi" w:hAnsiTheme="minorHAnsi"/>
        </w:rPr>
      </w:pPr>
      <w:ins w:id="527" w:author="Vijay Parmar" w:date="2009-04-29T11:42:00Z">
        <w:r w:rsidRPr="00AC52A9">
          <w:rPr>
            <w:rFonts w:asciiTheme="minorHAnsi" w:hAnsiTheme="minorHAnsi"/>
          </w:rPr>
          <w:t xml:space="preserve">The Audit Logging Application is available as a JAR, </w:t>
        </w:r>
      </w:ins>
      <w:ins w:id="528" w:author="Vijay Parmar" w:date="2009-04-29T11:45:00Z">
        <w:r w:rsidR="00745B46">
          <w:rPr>
            <w:rFonts w:asciiTheme="minorHAnsi" w:hAnsiTheme="minorHAnsi"/>
          </w:rPr>
          <w:t xml:space="preserve">called </w:t>
        </w:r>
      </w:ins>
      <w:ins w:id="529" w:author="Vijay Parmar" w:date="2009-04-29T11:42:00Z">
        <w:r w:rsidRPr="00AC52A9">
          <w:rPr>
            <w:rFonts w:asciiTheme="minorHAnsi" w:hAnsiTheme="minorHAnsi"/>
          </w:rPr>
          <w:t>clm</w:t>
        </w:r>
      </w:ins>
      <w:ins w:id="530" w:author="Vijay Parmar" w:date="2009-04-29T11:45:00Z">
        <w:r w:rsidR="00745B46">
          <w:rPr>
            <w:rFonts w:asciiTheme="minorHAnsi" w:hAnsiTheme="minorHAnsi"/>
          </w:rPr>
          <w:t>-4.1</w:t>
        </w:r>
      </w:ins>
      <w:ins w:id="531" w:author="Vijay Parmar" w:date="2009-04-29T11:42:00Z">
        <w:r w:rsidRPr="00AC52A9">
          <w:rPr>
            <w:rFonts w:asciiTheme="minorHAnsi" w:hAnsiTheme="minorHAnsi"/>
          </w:rPr>
          <w:t>.jar. This jar along with the c</w:t>
        </w:r>
      </w:ins>
      <w:ins w:id="532" w:author="Vijay Parmar" w:date="2009-04-29T11:46:00Z">
        <w:r w:rsidR="00745B46">
          <w:rPr>
            <w:rFonts w:asciiTheme="minorHAnsi" w:hAnsiTheme="minorHAnsi"/>
          </w:rPr>
          <w:t>gmmapi</w:t>
        </w:r>
      </w:ins>
      <w:ins w:id="533" w:author="Vijay Parmar" w:date="2009-04-29T11:42:00Z">
        <w:r w:rsidRPr="00AC52A9">
          <w:rPr>
            <w:rFonts w:asciiTheme="minorHAnsi" w:hAnsiTheme="minorHAnsi"/>
          </w:rPr>
          <w:t xml:space="preserve">.jar needs to be placed in the classpath of the application. </w:t>
        </w:r>
      </w:ins>
      <w:ins w:id="534" w:author="Vijay Parmar" w:date="2009-04-29T11:46:00Z">
        <w:r w:rsidR="00745B46">
          <w:rPr>
            <w:rFonts w:asciiTheme="minorHAnsi" w:hAnsiTheme="minorHAnsi"/>
          </w:rPr>
          <w:t>The clm-4.1.</w:t>
        </w:r>
      </w:ins>
      <w:ins w:id="535" w:author="Vijay Parmar" w:date="2009-04-29T11:42:00Z">
        <w:r w:rsidRPr="00AC52A9">
          <w:rPr>
            <w:rFonts w:asciiTheme="minorHAnsi" w:hAnsiTheme="minorHAnsi"/>
          </w:rPr>
          <w:t>jar should be placed in the common lib directory of JBoss.</w:t>
        </w:r>
      </w:ins>
    </w:p>
    <w:p w:rsidR="00C2536F" w:rsidRDefault="00C2536F" w:rsidP="00C2536F">
      <w:pPr>
        <w:pStyle w:val="Heading1"/>
        <w:numPr>
          <w:ilvl w:val="2"/>
          <w:numId w:val="1"/>
        </w:numPr>
        <w:rPr>
          <w:ins w:id="536" w:author="Vijay Parmar" w:date="2009-04-29T11:42:00Z"/>
          <w:rFonts w:asciiTheme="minorHAnsi" w:hAnsiTheme="minorHAnsi"/>
        </w:rPr>
      </w:pPr>
      <w:bookmarkStart w:id="537" w:name="_Toc154400606"/>
      <w:ins w:id="538" w:author="Vijay Parmar" w:date="2009-04-29T11:42:00Z">
        <w:r>
          <w:t xml:space="preserve"> </w:t>
        </w:r>
        <w:bookmarkStart w:id="539" w:name="_Toc213472272"/>
        <w:bookmarkStart w:id="540" w:name="_Toc228774631"/>
        <w:r w:rsidRPr="00CF49BF">
          <w:rPr>
            <w:rFonts w:asciiTheme="minorHAnsi" w:hAnsiTheme="minorHAnsi"/>
          </w:rPr>
          <w:t>Enabling</w:t>
        </w:r>
        <w:r w:rsidR="006528BE">
          <w:rPr>
            <w:rFonts w:asciiTheme="minorHAnsi" w:hAnsiTheme="minorHAnsi"/>
          </w:rPr>
          <w:t xml:space="preserve"> CLM APIs in Integration with C</w:t>
        </w:r>
      </w:ins>
      <w:ins w:id="541" w:author="Vijay Parmar" w:date="2009-04-29T11:46:00Z">
        <w:r w:rsidR="006528BE">
          <w:rPr>
            <w:rFonts w:asciiTheme="minorHAnsi" w:hAnsiTheme="minorHAnsi"/>
          </w:rPr>
          <w:t>GMM</w:t>
        </w:r>
      </w:ins>
      <w:ins w:id="542" w:author="Vijay Parmar" w:date="2009-04-29T11:42:00Z">
        <w:r w:rsidRPr="00CF49BF">
          <w:rPr>
            <w:rFonts w:asciiTheme="minorHAnsi" w:hAnsiTheme="minorHAnsi"/>
          </w:rPr>
          <w:t xml:space="preserve"> APIs</w:t>
        </w:r>
        <w:bookmarkEnd w:id="537"/>
        <w:bookmarkEnd w:id="539"/>
        <w:bookmarkEnd w:id="540"/>
      </w:ins>
    </w:p>
    <w:p w:rsidR="00C2536F" w:rsidRPr="00DF67E4" w:rsidRDefault="00C2536F" w:rsidP="00C2536F">
      <w:pPr>
        <w:rPr>
          <w:ins w:id="543" w:author="Vijay Parmar" w:date="2009-04-29T11:42:00Z"/>
        </w:rPr>
      </w:pPr>
    </w:p>
    <w:p w:rsidR="00C2536F" w:rsidRPr="00AC52A9" w:rsidRDefault="00C2536F" w:rsidP="00C2536F">
      <w:pPr>
        <w:pStyle w:val="IndexBase"/>
        <w:spacing w:after="0" w:line="240" w:lineRule="atLeast"/>
        <w:rPr>
          <w:ins w:id="544" w:author="Vijay Parmar" w:date="2009-04-29T11:42:00Z"/>
          <w:rFonts w:asciiTheme="minorHAnsi" w:hAnsiTheme="minorHAnsi"/>
          <w:szCs w:val="24"/>
        </w:rPr>
      </w:pPr>
      <w:ins w:id="545" w:author="Vijay Parmar" w:date="2009-04-29T11:42:00Z">
        <w:r w:rsidRPr="00AC52A9">
          <w:rPr>
            <w:rFonts w:asciiTheme="minorHAnsi" w:hAnsiTheme="minorHAnsi"/>
            <w:szCs w:val="24"/>
          </w:rPr>
          <w:t xml:space="preserve">The </w:t>
        </w:r>
      </w:ins>
      <w:ins w:id="546" w:author="Vijay Parmar" w:date="2009-04-29T11:47:00Z">
        <w:r w:rsidR="00E465AC">
          <w:rPr>
            <w:rFonts w:asciiTheme="minorHAnsi" w:hAnsiTheme="minorHAnsi"/>
            <w:szCs w:val="24"/>
          </w:rPr>
          <w:t xml:space="preserve">CGMM Manager </w:t>
        </w:r>
      </w:ins>
      <w:ins w:id="547" w:author="Vijay Parmar" w:date="2009-04-29T11:42:00Z">
        <w:r w:rsidR="00E465AC">
          <w:rPr>
            <w:rFonts w:asciiTheme="minorHAnsi" w:hAnsiTheme="minorHAnsi"/>
            <w:szCs w:val="24"/>
          </w:rPr>
          <w:t>service</w:t>
        </w:r>
        <w:r w:rsidRPr="00AC52A9">
          <w:rPr>
            <w:rFonts w:asciiTheme="minorHAnsi" w:hAnsiTheme="minorHAnsi"/>
            <w:szCs w:val="24"/>
          </w:rPr>
          <w:t xml:space="preserve"> exposed by </w:t>
        </w:r>
      </w:ins>
      <w:ins w:id="548" w:author="Vijay Parmar" w:date="2009-04-29T11:47:00Z">
        <w:r w:rsidR="00E465AC">
          <w:rPr>
            <w:rFonts w:asciiTheme="minorHAnsi" w:hAnsiTheme="minorHAnsi"/>
            <w:szCs w:val="24"/>
          </w:rPr>
          <w:t>CGMM</w:t>
        </w:r>
      </w:ins>
      <w:ins w:id="549" w:author="Vijay Parmar" w:date="2009-04-29T11:42:00Z">
        <w:r w:rsidR="00E465AC">
          <w:rPr>
            <w:rFonts w:asciiTheme="minorHAnsi" w:hAnsiTheme="minorHAnsi"/>
            <w:szCs w:val="24"/>
          </w:rPr>
          <w:t xml:space="preserve"> ha</w:t>
        </w:r>
      </w:ins>
      <w:ins w:id="550" w:author="Vijay Parmar" w:date="2009-04-29T11:47:00Z">
        <w:r w:rsidR="00E465AC">
          <w:rPr>
            <w:rFonts w:asciiTheme="minorHAnsi" w:hAnsiTheme="minorHAnsi"/>
            <w:szCs w:val="24"/>
          </w:rPr>
          <w:t>s</w:t>
        </w:r>
      </w:ins>
      <w:ins w:id="551" w:author="Vijay Parmar" w:date="2009-04-29T11:42:00Z">
        <w:r w:rsidRPr="00AC52A9">
          <w:rPr>
            <w:rFonts w:asciiTheme="minorHAnsi" w:hAnsiTheme="minorHAnsi"/>
            <w:szCs w:val="24"/>
          </w:rPr>
          <w:t xml:space="preserve"> been enabled for the purpose of Audit and Logging using the CLM. If configured properly, client applications using the C</w:t>
        </w:r>
      </w:ins>
      <w:ins w:id="552" w:author="Vijay Parmar" w:date="2009-04-29T11:47:00Z">
        <w:r w:rsidR="00E465AC">
          <w:rPr>
            <w:rFonts w:asciiTheme="minorHAnsi" w:hAnsiTheme="minorHAnsi"/>
            <w:szCs w:val="24"/>
          </w:rPr>
          <w:t>GMM</w:t>
        </w:r>
      </w:ins>
      <w:ins w:id="553" w:author="Vijay Parmar" w:date="2009-04-29T11:42:00Z">
        <w:r w:rsidRPr="00AC52A9">
          <w:rPr>
            <w:rFonts w:asciiTheme="minorHAnsi" w:hAnsiTheme="minorHAnsi"/>
            <w:szCs w:val="24"/>
          </w:rPr>
          <w:t xml:space="preserve"> APIs can enable the internal CLM based Audit and Logging capabilities. </w:t>
        </w:r>
      </w:ins>
    </w:p>
    <w:p w:rsidR="00C2536F" w:rsidRPr="00AC52A9" w:rsidRDefault="00C2536F" w:rsidP="00C2536F">
      <w:pPr>
        <w:pStyle w:val="IndexBase"/>
        <w:spacing w:after="0" w:line="240" w:lineRule="atLeast"/>
        <w:rPr>
          <w:ins w:id="554" w:author="Vijay Parmar" w:date="2009-04-29T11:42:00Z"/>
          <w:rFonts w:asciiTheme="minorHAnsi" w:hAnsiTheme="minorHAnsi"/>
          <w:szCs w:val="24"/>
        </w:rPr>
      </w:pPr>
    </w:p>
    <w:p w:rsidR="00C2536F" w:rsidRDefault="00C2536F" w:rsidP="00C2536F">
      <w:pPr>
        <w:pStyle w:val="IndexBase"/>
        <w:spacing w:after="0" w:line="240" w:lineRule="atLeast"/>
        <w:rPr>
          <w:ins w:id="555" w:author="Vijay Parmar" w:date="2009-04-29T11:42:00Z"/>
          <w:rFonts w:asciiTheme="minorHAnsi" w:hAnsiTheme="minorHAnsi"/>
          <w:b/>
          <w:sz w:val="28"/>
          <w:szCs w:val="28"/>
        </w:rPr>
      </w:pPr>
      <w:ins w:id="556" w:author="Vijay Parmar" w:date="2009-04-29T11:42:00Z">
        <w:r w:rsidRPr="003526F3">
          <w:rPr>
            <w:rFonts w:asciiTheme="minorHAnsi" w:hAnsiTheme="minorHAnsi"/>
            <w:b/>
            <w:sz w:val="28"/>
            <w:szCs w:val="28"/>
          </w:rPr>
          <w:t>Event Logging</w:t>
        </w:r>
      </w:ins>
    </w:p>
    <w:p w:rsidR="00C2536F" w:rsidRPr="003526F3" w:rsidRDefault="00C2536F" w:rsidP="00C2536F">
      <w:pPr>
        <w:pStyle w:val="IndexBase"/>
        <w:spacing w:after="0" w:line="240" w:lineRule="atLeast"/>
        <w:outlineLvl w:val="1"/>
        <w:rPr>
          <w:ins w:id="557" w:author="Vijay Parmar" w:date="2009-04-29T11:42:00Z"/>
          <w:rFonts w:asciiTheme="minorHAnsi" w:hAnsiTheme="minorHAnsi"/>
          <w:b/>
          <w:sz w:val="28"/>
          <w:szCs w:val="28"/>
        </w:rPr>
      </w:pPr>
    </w:p>
    <w:p w:rsidR="00C2536F" w:rsidRDefault="00E465AC" w:rsidP="00C2536F">
      <w:pPr>
        <w:pStyle w:val="IndexBase"/>
        <w:spacing w:after="0" w:line="240" w:lineRule="atLeast"/>
        <w:rPr>
          <w:ins w:id="558" w:author="Vijay Parmar" w:date="2009-04-29T11:42:00Z"/>
          <w:rFonts w:asciiTheme="minorHAnsi" w:hAnsiTheme="minorHAnsi"/>
          <w:szCs w:val="24"/>
        </w:rPr>
      </w:pPr>
      <w:ins w:id="559" w:author="Vijay Parmar" w:date="2009-04-29T11:50:00Z">
        <w:r>
          <w:rPr>
            <w:rFonts w:asciiTheme="minorHAnsi" w:hAnsiTheme="minorHAnsi"/>
            <w:szCs w:val="24"/>
          </w:rPr>
          <w:t xml:space="preserve">The CGMM Manager </w:t>
        </w:r>
      </w:ins>
      <w:ins w:id="560" w:author="Vijay Parmar" w:date="2009-04-29T11:42:00Z">
        <w:r>
          <w:rPr>
            <w:rFonts w:asciiTheme="minorHAnsi" w:hAnsiTheme="minorHAnsi"/>
            <w:szCs w:val="24"/>
          </w:rPr>
          <w:t xml:space="preserve">has </w:t>
        </w:r>
        <w:r w:rsidR="00C2536F" w:rsidRPr="00AC52A9">
          <w:rPr>
            <w:rFonts w:asciiTheme="minorHAnsi" w:hAnsiTheme="minorHAnsi"/>
            <w:szCs w:val="24"/>
          </w:rPr>
          <w:t>been modified to enable the logging of every event that the user performs. For Authentication</w:t>
        </w:r>
      </w:ins>
      <w:ins w:id="561" w:author="Vijay Parmar" w:date="2009-04-29T11:51:00Z">
        <w:r>
          <w:rPr>
            <w:rFonts w:asciiTheme="minorHAnsi" w:hAnsiTheme="minorHAnsi"/>
            <w:szCs w:val="24"/>
          </w:rPr>
          <w:t xml:space="preserve">/Login, Migration, New User Creation etc </w:t>
        </w:r>
      </w:ins>
      <w:ins w:id="562" w:author="Vijay Parmar" w:date="2009-04-29T11:42:00Z">
        <w:r w:rsidR="00C2536F" w:rsidRPr="00AC52A9">
          <w:rPr>
            <w:rFonts w:asciiTheme="minorHAnsi" w:hAnsiTheme="minorHAnsi"/>
            <w:szCs w:val="24"/>
          </w:rPr>
          <w:t>Services, the C</w:t>
        </w:r>
      </w:ins>
      <w:ins w:id="563" w:author="Vijay Parmar" w:date="2009-04-29T11:51:00Z">
        <w:r>
          <w:rPr>
            <w:rFonts w:asciiTheme="minorHAnsi" w:hAnsiTheme="minorHAnsi"/>
            <w:szCs w:val="24"/>
          </w:rPr>
          <w:t>GMM</w:t>
        </w:r>
      </w:ins>
      <w:ins w:id="564" w:author="Vijay Parmar" w:date="2009-04-29T11:42:00Z">
        <w:r w:rsidR="00C2536F" w:rsidRPr="00AC52A9">
          <w:rPr>
            <w:rFonts w:asciiTheme="minorHAnsi" w:hAnsiTheme="minorHAnsi"/>
            <w:szCs w:val="24"/>
          </w:rPr>
          <w:t xml:space="preserve"> APIs log </w:t>
        </w:r>
      </w:ins>
      <w:ins w:id="565" w:author="Vijay Parmar" w:date="2009-04-29T11:51:00Z">
        <w:r>
          <w:rPr>
            <w:rFonts w:asciiTheme="minorHAnsi" w:hAnsiTheme="minorHAnsi"/>
            <w:szCs w:val="24"/>
          </w:rPr>
          <w:t xml:space="preserve">the </w:t>
        </w:r>
      </w:ins>
      <w:ins w:id="566" w:author="Vijay Parmar" w:date="2009-04-29T11:42:00Z">
        <w:r w:rsidR="00C2536F" w:rsidRPr="00AC52A9">
          <w:rPr>
            <w:rFonts w:asciiTheme="minorHAnsi" w:hAnsiTheme="minorHAnsi"/>
            <w:szCs w:val="24"/>
          </w:rPr>
          <w:t xml:space="preserve">events of the user. </w:t>
        </w:r>
      </w:ins>
    </w:p>
    <w:p w:rsidR="00C2536F" w:rsidRPr="00AC52A9" w:rsidRDefault="00C2536F" w:rsidP="00C2536F">
      <w:pPr>
        <w:pStyle w:val="IndexBase"/>
        <w:spacing w:after="0" w:line="240" w:lineRule="atLeast"/>
        <w:rPr>
          <w:ins w:id="567" w:author="Vijay Parmar" w:date="2009-04-29T11:42:00Z"/>
          <w:rFonts w:asciiTheme="minorHAnsi" w:hAnsiTheme="minorHAnsi"/>
          <w:szCs w:val="24"/>
        </w:rPr>
      </w:pPr>
    </w:p>
    <w:p w:rsidR="00C2536F" w:rsidRPr="00AC52A9" w:rsidRDefault="00C2536F" w:rsidP="00C2536F">
      <w:pPr>
        <w:pStyle w:val="IndexBase"/>
        <w:spacing w:after="0" w:line="240" w:lineRule="atLeast"/>
        <w:rPr>
          <w:ins w:id="568" w:author="Vijay Parmar" w:date="2009-04-29T11:42:00Z"/>
          <w:rFonts w:asciiTheme="minorHAnsi" w:hAnsiTheme="minorHAnsi"/>
          <w:szCs w:val="24"/>
        </w:rPr>
      </w:pPr>
      <w:ins w:id="569" w:author="Vijay Parmar" w:date="2009-04-29T11:42:00Z">
        <w:r w:rsidRPr="00AC52A9">
          <w:rPr>
            <w:rFonts w:asciiTheme="minorHAnsi" w:hAnsiTheme="minorHAnsi"/>
            <w:szCs w:val="24"/>
          </w:rPr>
          <w:t xml:space="preserve"> The </w:t>
        </w:r>
      </w:ins>
      <w:ins w:id="570" w:author="Vijay Parmar" w:date="2009-04-29T11:51:00Z">
        <w:r w:rsidR="00E465AC">
          <w:rPr>
            <w:rFonts w:asciiTheme="minorHAnsi" w:hAnsiTheme="minorHAnsi"/>
            <w:szCs w:val="24"/>
          </w:rPr>
          <w:t>CGMM Web</w:t>
        </w:r>
      </w:ins>
      <w:ins w:id="571" w:author="Vijay Parmar" w:date="2009-04-29T11:42:00Z">
        <w:r w:rsidRPr="00AC52A9">
          <w:rPr>
            <w:rFonts w:asciiTheme="minorHAnsi" w:hAnsiTheme="minorHAnsi"/>
            <w:szCs w:val="24"/>
          </w:rPr>
          <w:t xml:space="preserve"> can perform all </w:t>
        </w:r>
      </w:ins>
      <w:ins w:id="572" w:author="Vijay Parmar" w:date="2009-04-29T11:51:00Z">
        <w:r w:rsidR="00E465AC">
          <w:rPr>
            <w:rFonts w:asciiTheme="minorHAnsi" w:hAnsiTheme="minorHAnsi"/>
            <w:szCs w:val="24"/>
          </w:rPr>
          <w:t xml:space="preserve">the above </w:t>
        </w:r>
      </w:ins>
      <w:ins w:id="573" w:author="Vijay Parmar" w:date="2009-04-29T11:42:00Z">
        <w:r w:rsidRPr="00AC52A9">
          <w:rPr>
            <w:rFonts w:asciiTheme="minorHAnsi" w:hAnsiTheme="minorHAnsi"/>
            <w:szCs w:val="24"/>
          </w:rPr>
          <w:t>audit and logging</w:t>
        </w:r>
        <w:r w:rsidR="00E465AC">
          <w:rPr>
            <w:rFonts w:asciiTheme="minorHAnsi" w:hAnsiTheme="minorHAnsi"/>
            <w:szCs w:val="24"/>
          </w:rPr>
          <w:t xml:space="preserve"> services because it uses the C</w:t>
        </w:r>
      </w:ins>
      <w:ins w:id="574" w:author="Vijay Parmar" w:date="2009-04-29T11:52:00Z">
        <w:r w:rsidR="00E465AC">
          <w:rPr>
            <w:rFonts w:asciiTheme="minorHAnsi" w:hAnsiTheme="minorHAnsi"/>
            <w:szCs w:val="24"/>
          </w:rPr>
          <w:t xml:space="preserve">GMM </w:t>
        </w:r>
      </w:ins>
      <w:ins w:id="575" w:author="Vijay Parmar" w:date="2009-04-29T11:42:00Z">
        <w:r w:rsidRPr="00AC52A9">
          <w:rPr>
            <w:rFonts w:asciiTheme="minorHAnsi" w:hAnsiTheme="minorHAnsi"/>
            <w:szCs w:val="24"/>
          </w:rPr>
          <w:t>APIs (which use CLM APIs) to perform operations on the database.</w:t>
        </w:r>
      </w:ins>
    </w:p>
    <w:p w:rsidR="00C2536F" w:rsidRPr="00AC52A9" w:rsidRDefault="00C2536F" w:rsidP="00C2536F">
      <w:pPr>
        <w:pStyle w:val="IndexBase"/>
        <w:spacing w:after="0" w:line="240" w:lineRule="atLeast"/>
        <w:rPr>
          <w:ins w:id="576" w:author="Vijay Parmar" w:date="2009-04-29T11:42:00Z"/>
          <w:rFonts w:asciiTheme="minorHAnsi" w:hAnsiTheme="minorHAnsi"/>
          <w:szCs w:val="24"/>
        </w:rPr>
      </w:pPr>
    </w:p>
    <w:p w:rsidR="00C2536F" w:rsidRPr="00AC52A9" w:rsidRDefault="00C2536F" w:rsidP="00C2536F">
      <w:pPr>
        <w:pStyle w:val="IndexBase"/>
        <w:spacing w:after="0" w:line="240" w:lineRule="atLeast"/>
        <w:rPr>
          <w:ins w:id="577" w:author="Vijay Parmar" w:date="2009-04-29T11:42:00Z"/>
          <w:rFonts w:asciiTheme="minorHAnsi" w:hAnsiTheme="minorHAnsi"/>
          <w:szCs w:val="24"/>
        </w:rPr>
      </w:pPr>
      <w:ins w:id="578" w:author="Vijay Parmar" w:date="2009-04-29T11:42:00Z">
        <w:r w:rsidRPr="00AC52A9">
          <w:rPr>
            <w:rFonts w:asciiTheme="minorHAnsi" w:hAnsiTheme="minorHAnsi"/>
            <w:szCs w:val="24"/>
          </w:rPr>
          <w:t xml:space="preserve">Since the CLM APIs are based on log4j, the following logger name </w:t>
        </w:r>
      </w:ins>
      <w:ins w:id="579" w:author="Vijay Parmar" w:date="2009-04-29T11:50:00Z">
        <w:r w:rsidR="00E465AC">
          <w:rPr>
            <w:rFonts w:asciiTheme="minorHAnsi" w:hAnsiTheme="minorHAnsi"/>
            <w:szCs w:val="24"/>
          </w:rPr>
          <w:t>is</w:t>
        </w:r>
      </w:ins>
      <w:ins w:id="580" w:author="Vijay Parmar" w:date="2009-04-29T11:42:00Z">
        <w:r w:rsidRPr="00AC52A9">
          <w:rPr>
            <w:rFonts w:asciiTheme="minorHAnsi" w:hAnsiTheme="minorHAnsi"/>
            <w:szCs w:val="24"/>
          </w:rPr>
          <w:t xml:space="preserve"> used in the C</w:t>
        </w:r>
      </w:ins>
      <w:ins w:id="581" w:author="Vijay Parmar" w:date="2009-04-29T11:50:00Z">
        <w:r w:rsidR="00E465AC">
          <w:rPr>
            <w:rFonts w:asciiTheme="minorHAnsi" w:hAnsiTheme="minorHAnsi"/>
            <w:szCs w:val="24"/>
          </w:rPr>
          <w:t>GMM</w:t>
        </w:r>
      </w:ins>
      <w:ins w:id="582" w:author="Vijay Parmar" w:date="2009-04-29T11:42:00Z">
        <w:r w:rsidRPr="00AC52A9">
          <w:rPr>
            <w:rFonts w:asciiTheme="minorHAnsi" w:hAnsiTheme="minorHAnsi"/>
            <w:szCs w:val="24"/>
          </w:rPr>
          <w:t xml:space="preserve"> APIs to perform the event logging.</w:t>
        </w:r>
      </w:ins>
    </w:p>
    <w:p w:rsidR="00C2536F" w:rsidRPr="00AC52A9" w:rsidRDefault="00C2536F" w:rsidP="00C2536F">
      <w:pPr>
        <w:pStyle w:val="IndexBase"/>
        <w:spacing w:after="0" w:line="240" w:lineRule="atLeast"/>
        <w:rPr>
          <w:ins w:id="583" w:author="Vijay Parmar" w:date="2009-04-29T11:42:00Z"/>
          <w:rFonts w:asciiTheme="minorHAnsi" w:hAnsiTheme="minorHAnsi"/>
          <w:szCs w:val="24"/>
        </w:rPr>
      </w:pPr>
    </w:p>
    <w:p w:rsidR="00C2536F" w:rsidRPr="00AC52A9" w:rsidRDefault="00C2536F" w:rsidP="00C2536F">
      <w:pPr>
        <w:pStyle w:val="IndexBase"/>
        <w:spacing w:after="0" w:line="240" w:lineRule="atLeast"/>
        <w:rPr>
          <w:ins w:id="584" w:author="Vijay Parmar" w:date="2009-04-29T11:42:00Z"/>
          <w:rFonts w:asciiTheme="minorHAnsi" w:hAnsiTheme="minorHAnsi"/>
          <w:szCs w:val="24"/>
        </w:rPr>
      </w:pPr>
      <w:ins w:id="585" w:author="Vijay Parmar" w:date="2009-04-29T11:42:00Z">
        <w:r w:rsidRPr="00AC52A9">
          <w:rPr>
            <w:rFonts w:asciiTheme="minorHAnsi" w:hAnsiTheme="minorHAnsi"/>
            <w:szCs w:val="24"/>
          </w:rPr>
          <w:t xml:space="preserve">Logger Name: </w:t>
        </w:r>
      </w:ins>
    </w:p>
    <w:p w:rsidR="00C2536F" w:rsidRPr="00AC52A9" w:rsidRDefault="00E465AC" w:rsidP="00C2536F">
      <w:pPr>
        <w:pStyle w:val="IndexBase"/>
        <w:spacing w:after="0" w:line="240" w:lineRule="atLeast"/>
        <w:ind w:firstLine="360"/>
        <w:rPr>
          <w:ins w:id="586" w:author="Vijay Parmar" w:date="2009-04-29T11:42:00Z"/>
          <w:rFonts w:asciiTheme="minorHAnsi" w:hAnsiTheme="minorHAnsi"/>
          <w:szCs w:val="24"/>
        </w:rPr>
      </w:pPr>
      <w:ins w:id="587" w:author="Vijay Parmar" w:date="2009-04-29T11:49:00Z">
        <w:r w:rsidRPr="00E465AC">
          <w:rPr>
            <w:rFonts w:asciiTheme="minorHAnsi" w:hAnsiTheme="minorHAnsi" w:cs="Courier New"/>
            <w:szCs w:val="24"/>
          </w:rPr>
          <w:t>CGMM.Audit.Logging</w:t>
        </w:r>
      </w:ins>
    </w:p>
    <w:p w:rsidR="00C2536F" w:rsidRPr="00AC52A9" w:rsidRDefault="00C2536F" w:rsidP="00C2536F">
      <w:pPr>
        <w:pStyle w:val="IndexBase"/>
        <w:spacing w:after="0" w:line="240" w:lineRule="atLeast"/>
        <w:rPr>
          <w:ins w:id="588" w:author="Vijay Parmar" w:date="2009-04-29T11:42:00Z"/>
          <w:rFonts w:asciiTheme="minorHAnsi" w:hAnsiTheme="minorHAnsi"/>
          <w:szCs w:val="24"/>
        </w:rPr>
      </w:pPr>
    </w:p>
    <w:p w:rsidR="00C2536F" w:rsidRPr="00AC52A9" w:rsidRDefault="00C2536F" w:rsidP="00C2536F">
      <w:pPr>
        <w:pStyle w:val="IndexBase"/>
        <w:spacing w:after="0" w:line="240" w:lineRule="atLeast"/>
        <w:rPr>
          <w:ins w:id="589" w:author="Vijay Parmar" w:date="2009-04-29T11:42:00Z"/>
          <w:rFonts w:asciiTheme="minorHAnsi" w:hAnsiTheme="minorHAnsi"/>
          <w:szCs w:val="24"/>
        </w:rPr>
      </w:pPr>
      <w:ins w:id="590" w:author="Vijay Parmar" w:date="2009-04-29T11:42:00Z">
        <w:r w:rsidRPr="00AC52A9">
          <w:rPr>
            <w:rFonts w:asciiTheme="minorHAnsi" w:hAnsiTheme="minorHAnsi"/>
            <w:szCs w:val="24"/>
          </w:rPr>
          <w:t>The log4j log level used for all the event logs is INFO</w:t>
        </w:r>
      </w:ins>
    </w:p>
    <w:p w:rsidR="00C2536F" w:rsidRPr="00AC52A9" w:rsidRDefault="00C2536F" w:rsidP="00C2536F">
      <w:pPr>
        <w:pStyle w:val="IndexBase"/>
        <w:spacing w:after="0" w:line="240" w:lineRule="atLeast"/>
        <w:rPr>
          <w:ins w:id="591" w:author="Vijay Parmar" w:date="2009-04-29T11:42:00Z"/>
          <w:rFonts w:asciiTheme="minorHAnsi" w:hAnsiTheme="minorHAnsi"/>
          <w:szCs w:val="24"/>
        </w:rPr>
      </w:pPr>
    </w:p>
    <w:p w:rsidR="00C2536F" w:rsidRPr="00AC52A9" w:rsidRDefault="00C2536F" w:rsidP="00C2536F">
      <w:pPr>
        <w:pStyle w:val="IndexBase"/>
        <w:spacing w:after="0" w:line="240" w:lineRule="atLeast"/>
        <w:rPr>
          <w:ins w:id="592" w:author="Vijay Parmar" w:date="2009-04-29T11:42:00Z"/>
          <w:rFonts w:asciiTheme="minorHAnsi" w:hAnsiTheme="minorHAnsi"/>
          <w:szCs w:val="24"/>
        </w:rPr>
      </w:pPr>
      <w:ins w:id="593" w:author="Vijay Parmar" w:date="2009-04-29T11:42:00Z">
        <w:r w:rsidRPr="00AC52A9">
          <w:rPr>
            <w:rFonts w:asciiTheme="minorHAnsi" w:hAnsiTheme="minorHAnsi"/>
            <w:szCs w:val="24"/>
          </w:rPr>
          <w:t xml:space="preserve">In order to enable these loggers, they should be configured in the </w:t>
        </w:r>
        <w:r w:rsidRPr="00AC52A9">
          <w:rPr>
            <w:rFonts w:asciiTheme="minorHAnsi" w:hAnsiTheme="minorHAnsi" w:cs="Courier New"/>
            <w:szCs w:val="24"/>
          </w:rPr>
          <w:t xml:space="preserve">log4j.xml </w:t>
        </w:r>
        <w:r>
          <w:rPr>
            <w:rFonts w:asciiTheme="minorHAnsi" w:hAnsiTheme="minorHAnsi"/>
            <w:szCs w:val="24"/>
          </w:rPr>
          <w:t>config file of Jboss as shown in JDBC Appender section below.</w:t>
        </w:r>
      </w:ins>
    </w:p>
    <w:p w:rsidR="00C2536F" w:rsidRPr="00AC52A9" w:rsidRDefault="00C2536F" w:rsidP="00C2536F">
      <w:pPr>
        <w:pStyle w:val="IndexBase"/>
        <w:spacing w:after="0" w:line="240" w:lineRule="atLeast"/>
        <w:rPr>
          <w:ins w:id="594" w:author="Vijay Parmar" w:date="2009-04-29T11:42:00Z"/>
          <w:rFonts w:asciiTheme="minorHAnsi" w:hAnsiTheme="minorHAnsi"/>
          <w:szCs w:val="24"/>
        </w:rPr>
      </w:pPr>
    </w:p>
    <w:p w:rsidR="005E74D2" w:rsidRDefault="005E74D2" w:rsidP="005E74D2">
      <w:pPr>
        <w:pStyle w:val="IndexBase"/>
        <w:spacing w:after="0" w:line="240" w:lineRule="atLeast"/>
        <w:ind w:left="0"/>
        <w:rPr>
          <w:ins w:id="595" w:author="Vijay Parmar" w:date="2009-04-29T11:42:00Z"/>
          <w:rFonts w:asciiTheme="minorHAnsi" w:hAnsiTheme="minorHAnsi"/>
          <w:szCs w:val="24"/>
        </w:rPr>
        <w:pPrChange w:id="596" w:author="Vijay Parmar" w:date="2009-04-29T11:52:00Z">
          <w:pPr>
            <w:pStyle w:val="IndexBase"/>
            <w:spacing w:after="0" w:line="240" w:lineRule="atLeast"/>
          </w:pPr>
        </w:pPrChange>
      </w:pPr>
    </w:p>
    <w:p w:rsidR="00C2536F" w:rsidRPr="00200DDC" w:rsidRDefault="00C2536F" w:rsidP="00C2536F">
      <w:pPr>
        <w:pStyle w:val="IndexBase"/>
        <w:spacing w:after="0" w:line="240" w:lineRule="atLeast"/>
        <w:rPr>
          <w:ins w:id="597" w:author="Vijay Parmar" w:date="2009-04-29T11:42:00Z"/>
          <w:rFonts w:asciiTheme="minorHAnsi" w:hAnsiTheme="minorHAnsi"/>
          <w:b/>
          <w:sz w:val="28"/>
          <w:szCs w:val="28"/>
        </w:rPr>
      </w:pPr>
      <w:ins w:id="598" w:author="Vijay Parmar" w:date="2009-04-29T11:42:00Z">
        <w:r w:rsidRPr="00200DDC">
          <w:rPr>
            <w:rFonts w:asciiTheme="minorHAnsi" w:hAnsiTheme="minorHAnsi"/>
            <w:b/>
            <w:sz w:val="28"/>
            <w:szCs w:val="28"/>
          </w:rPr>
          <w:t>Common Logging Database</w:t>
        </w:r>
      </w:ins>
    </w:p>
    <w:p w:rsidR="00C2536F" w:rsidRPr="00AC52A9" w:rsidRDefault="00C2536F" w:rsidP="00C2536F">
      <w:pPr>
        <w:pStyle w:val="IndexBase"/>
        <w:spacing w:after="0" w:line="240" w:lineRule="atLeast"/>
        <w:rPr>
          <w:ins w:id="599" w:author="Vijay Parmar" w:date="2009-04-29T11:42:00Z"/>
          <w:rFonts w:asciiTheme="minorHAnsi" w:hAnsiTheme="minorHAnsi"/>
          <w:b/>
          <w:szCs w:val="24"/>
        </w:rPr>
      </w:pPr>
    </w:p>
    <w:p w:rsidR="00C2536F" w:rsidRPr="00AC52A9" w:rsidRDefault="00C2536F" w:rsidP="00C2536F">
      <w:pPr>
        <w:pStyle w:val="IndexBase"/>
        <w:spacing w:after="0" w:line="240" w:lineRule="atLeast"/>
        <w:rPr>
          <w:ins w:id="600" w:author="Vijay Parmar" w:date="2009-04-29T11:42:00Z"/>
          <w:rFonts w:asciiTheme="minorHAnsi" w:hAnsiTheme="minorHAnsi"/>
          <w:szCs w:val="24"/>
        </w:rPr>
      </w:pPr>
      <w:ins w:id="601" w:author="Vijay Parmar" w:date="2009-04-29T11:42:00Z">
        <w:r w:rsidRPr="00AC52A9">
          <w:rPr>
            <w:rFonts w:asciiTheme="minorHAnsi" w:hAnsiTheme="minorHAnsi"/>
            <w:szCs w:val="24"/>
          </w:rPr>
          <w:t>This is the persistence storage that the JDBC appender uses to store the Audit Logs. The Log Locator application of CLM connects to this database to allow the user to browse the logs.</w:t>
        </w:r>
      </w:ins>
    </w:p>
    <w:p w:rsidR="00C2536F" w:rsidRPr="00AC52A9" w:rsidRDefault="00C2536F" w:rsidP="00C2536F">
      <w:pPr>
        <w:pStyle w:val="IndexBase"/>
        <w:spacing w:after="0" w:line="240" w:lineRule="atLeast"/>
        <w:rPr>
          <w:ins w:id="602" w:author="Vijay Parmar" w:date="2009-04-29T11:42:00Z"/>
          <w:rFonts w:asciiTheme="minorHAnsi" w:hAnsiTheme="minorHAnsi"/>
          <w:b/>
          <w:szCs w:val="24"/>
        </w:rPr>
      </w:pPr>
    </w:p>
    <w:p w:rsidR="00C2536F" w:rsidRPr="00200DDC" w:rsidRDefault="00C2536F" w:rsidP="00C2536F">
      <w:pPr>
        <w:pStyle w:val="IndexBase"/>
        <w:spacing w:after="0" w:line="240" w:lineRule="atLeast"/>
        <w:rPr>
          <w:ins w:id="603" w:author="Vijay Parmar" w:date="2009-04-29T11:42:00Z"/>
          <w:rFonts w:asciiTheme="minorHAnsi" w:hAnsiTheme="minorHAnsi"/>
          <w:b/>
          <w:sz w:val="28"/>
          <w:szCs w:val="28"/>
        </w:rPr>
      </w:pPr>
      <w:ins w:id="604" w:author="Vijay Parmar" w:date="2009-04-29T11:42:00Z">
        <w:r w:rsidRPr="00200DDC">
          <w:rPr>
            <w:rFonts w:asciiTheme="minorHAnsi" w:hAnsiTheme="minorHAnsi"/>
            <w:b/>
            <w:sz w:val="28"/>
            <w:szCs w:val="28"/>
          </w:rPr>
          <w:t>JDBC Appender</w:t>
        </w:r>
      </w:ins>
    </w:p>
    <w:p w:rsidR="00C2536F" w:rsidRPr="00AC52A9" w:rsidRDefault="00C2536F" w:rsidP="00C2536F">
      <w:pPr>
        <w:pStyle w:val="IndexBase"/>
        <w:spacing w:after="0" w:line="240" w:lineRule="atLeast"/>
        <w:rPr>
          <w:ins w:id="605" w:author="Vijay Parmar" w:date="2009-04-29T11:42:00Z"/>
          <w:rFonts w:asciiTheme="minorHAnsi" w:hAnsiTheme="minorHAnsi"/>
          <w:b/>
          <w:szCs w:val="24"/>
        </w:rPr>
      </w:pPr>
    </w:p>
    <w:p w:rsidR="00C2536F" w:rsidRPr="00AC52A9" w:rsidRDefault="00C2536F" w:rsidP="00C2536F">
      <w:pPr>
        <w:pStyle w:val="IndexBase"/>
        <w:rPr>
          <w:ins w:id="606" w:author="Vijay Parmar" w:date="2009-04-29T11:42:00Z"/>
          <w:rFonts w:asciiTheme="minorHAnsi" w:hAnsiTheme="minorHAnsi"/>
          <w:szCs w:val="24"/>
        </w:rPr>
      </w:pPr>
      <w:ins w:id="607" w:author="Vijay Parmar" w:date="2009-04-29T11:42:00Z">
        <w:r w:rsidRPr="00AC52A9">
          <w:rPr>
            <w:rFonts w:asciiTheme="minorHAnsi" w:hAnsiTheme="minorHAnsi"/>
            <w:szCs w:val="24"/>
          </w:rPr>
          <w:t>To persist these Audit logs the CLM provides an asynchronous JDBC Appender. Thus, an application that wants to enable the audit logging for C</w:t>
        </w:r>
      </w:ins>
      <w:ins w:id="608" w:author="Vijay Parmar" w:date="2009-04-29T11:52:00Z">
        <w:r w:rsidR="00E465AC">
          <w:rPr>
            <w:rFonts w:asciiTheme="minorHAnsi" w:hAnsiTheme="minorHAnsi"/>
            <w:szCs w:val="24"/>
          </w:rPr>
          <w:t>GMM</w:t>
        </w:r>
      </w:ins>
      <w:ins w:id="609" w:author="Vijay Parmar" w:date="2009-04-29T11:42:00Z">
        <w:r w:rsidRPr="00AC52A9">
          <w:rPr>
            <w:rFonts w:asciiTheme="minorHAnsi" w:hAnsiTheme="minorHAnsi"/>
            <w:szCs w:val="24"/>
          </w:rPr>
          <w:t xml:space="preserve"> APIs should also configure this Appender. A sample log4j entry is show below. </w:t>
        </w:r>
      </w:ins>
    </w:p>
    <w:p w:rsidR="00C2536F" w:rsidRPr="00AC52A9" w:rsidRDefault="005E74D2" w:rsidP="00C2536F">
      <w:pPr>
        <w:pStyle w:val="IndexBase"/>
        <w:rPr>
          <w:ins w:id="610" w:author="Vijay Parmar" w:date="2009-04-29T11:42:00Z"/>
          <w:rFonts w:asciiTheme="minorHAnsi" w:hAnsiTheme="minorHAnsi"/>
          <w:szCs w:val="24"/>
        </w:rPr>
      </w:pPr>
      <w:ins w:id="611" w:author="Vijay Parmar" w:date="2009-04-29T11:42:00Z">
        <w:r>
          <w:rPr>
            <w:rFonts w:asciiTheme="minorHAnsi" w:hAnsiTheme="minorHAnsi"/>
            <w:szCs w:val="24"/>
          </w:rPr>
        </w:r>
        <w:r>
          <w:rPr>
            <w:rFonts w:asciiTheme="minorHAnsi" w:hAnsiTheme="minorHAnsi"/>
            <w:szCs w:val="24"/>
          </w:rPr>
          <w:pict>
            <v:group id="_x0000_s1403" editas="canvas" style="width:468pt;height:370.65pt;mso-position-horizontal-relative:char;mso-position-vertical-relative:line" coordorigin="1090,4063" coordsize="9360,7413">
              <o:lock v:ext="edit" aspectratio="t"/>
              <v:shape id="_x0000_s1404" type="#_x0000_t75" style="position:absolute;left:1090;top:4063;width:9360;height:7413" o:preferrelative="f">
                <v:fill o:detectmouseclick="t"/>
                <v:path o:extrusionok="t" o:connecttype="none"/>
                <o:lock v:ext="edit" text="t"/>
              </v:shape>
              <v:shape id="_x0000_s1405" type="#_x0000_t202" style="position:absolute;left:1090;top:4262;width:9360;height:7130">
                <v:textbox style="mso-next-textbox:#_x0000_s1405">
                  <w:txbxContent>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&lt;?xml version="1.0" encoding="UTF-8" ?&gt;&lt;!DOCTYPE log4j:configuration SYSTEM ".\log4j.dtd"&gt;</w:t>
                      </w:r>
                    </w:p>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&lt;log4j:configuration xmlns:log4j='http://jakarta.apache.org/log4j/'&gt;</w:t>
                      </w:r>
                    </w:p>
                    <w:p w:rsidR="004C28D0" w:rsidRDefault="004C28D0" w:rsidP="00C2536F">
                      <w:pPr>
                        <w:rPr>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del w:id="612" w:author="Vijay Parmar" w:date="2009-04-29T11:53:00Z">
                        <w:r w:rsidRPr="00AC52A9" w:rsidDel="00E465AC">
                          <w:rPr>
                            <w:rFonts w:ascii="Courier New" w:hAnsi="Courier New" w:cs="Courier New"/>
                            <w:sz w:val="20"/>
                            <w:szCs w:val="20"/>
                          </w:rPr>
                          <w:delText>c</w:delText>
                        </w:r>
                      </w:del>
                      <w:ins w:id="613" w:author="Vijay Parmar" w:date="2009-04-29T11:53:00Z">
                        <w:r w:rsidRPr="00E465AC">
                          <w:rPr>
                            <w:rFonts w:ascii="Courier New" w:hAnsi="Courier New" w:cs="Courier New"/>
                            <w:sz w:val="20"/>
                            <w:szCs w:val="20"/>
                          </w:rPr>
                          <w:t>&lt;&lt;APPLICATION_NAME&gt;&gt;</w:t>
                        </w:r>
                      </w:ins>
                      <w:del w:id="614" w:author="Vijay Parmar" w:date="2009-04-29T11:53:00Z">
                        <w:r w:rsidRPr="00AC52A9" w:rsidDel="00E465AC">
                          <w:rPr>
                            <w:rFonts w:ascii="Courier New" w:hAnsi="Courier New" w:cs="Courier New"/>
                            <w:sz w:val="20"/>
                            <w:szCs w:val="20"/>
                          </w:rPr>
                          <w:delText>sm</w:delText>
                        </w:r>
                      </w:del>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del w:id="615" w:author="Vijay Parmar" w:date="2009-04-29T11:53:00Z">
                        <w:r w:rsidDel="00E465AC">
                          <w:rPr>
                            <w:rFonts w:ascii="Courier New" w:hAnsi="Courier New" w:cs="Courier New"/>
                            <w:sz w:val="20"/>
                            <w:szCs w:val="20"/>
                          </w:rPr>
                          <w:tab/>
                        </w:r>
                        <w:r w:rsidDel="00E465AC">
                          <w:rPr>
                            <w:rFonts w:ascii="Courier New" w:hAnsi="Courier New" w:cs="Courier New"/>
                            <w:sz w:val="20"/>
                            <w:szCs w:val="20"/>
                          </w:rPr>
                          <w:tab/>
                        </w:r>
                      </w:del>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&lt;/appender&gt;</w:t>
                      </w:r>
                    </w:p>
                    <w:p w:rsidR="005E74D2" w:rsidRDefault="004C28D0" w:rsidP="005E74D2">
                      <w:pPr>
                        <w:pStyle w:val="IndexBase"/>
                        <w:spacing w:after="0" w:line="240" w:lineRule="atLeast"/>
                        <w:ind w:left="0"/>
                        <w:rPr>
                          <w:ins w:id="616" w:author="Vijay Parmar" w:date="2009-04-29T11:53:00Z"/>
                          <w:rFonts w:ascii="Courier New" w:hAnsi="Courier New" w:cs="Courier New"/>
                          <w:sz w:val="20"/>
                        </w:rPr>
                        <w:pPrChange w:id="617" w:author="Vijay Parmar" w:date="2009-04-29T11:53:00Z">
                          <w:pPr/>
                        </w:pPrChange>
                      </w:pPr>
                      <w:ins w:id="618" w:author="Vijay Parmar" w:date="2009-04-29T11:53:00Z">
                        <w:r>
                          <w:rPr>
                            <w:rFonts w:ascii="Courier New" w:hAnsi="Courier New" w:cs="Courier New"/>
                            <w:sz w:val="20"/>
                          </w:rPr>
                          <w:t>&lt;</w:t>
                        </w:r>
                      </w:ins>
                      <w:del w:id="619" w:author="Vijay Parmar" w:date="2009-04-29T11:53:00Z">
                        <w:r w:rsidRPr="00AC52A9" w:rsidDel="00A24ADD">
                          <w:rPr>
                            <w:rFonts w:ascii="Courier New" w:hAnsi="Courier New" w:cs="Courier New"/>
                            <w:sz w:val="20"/>
                          </w:rPr>
                          <w:delText>&lt;</w:delText>
                        </w:r>
                      </w:del>
                      <w:r w:rsidRPr="00AC52A9">
                        <w:rPr>
                          <w:rFonts w:ascii="Courier New" w:hAnsi="Courier New" w:cs="Courier New"/>
                          <w:sz w:val="20"/>
                        </w:rPr>
                        <w:t>category name="</w:t>
                      </w:r>
                      <w:ins w:id="620" w:author="Vijay Parmar" w:date="2009-04-29T11:53:00Z">
                        <w:r w:rsidRPr="00A24ADD">
                          <w:rPr>
                            <w:rFonts w:asciiTheme="minorHAnsi" w:hAnsiTheme="minorHAnsi" w:cs="Courier New"/>
                            <w:szCs w:val="24"/>
                          </w:rPr>
                          <w:t xml:space="preserve"> </w:t>
                        </w:r>
                        <w:r w:rsidRPr="00E465AC">
                          <w:rPr>
                            <w:rFonts w:asciiTheme="minorHAnsi" w:hAnsiTheme="minorHAnsi" w:cs="Courier New"/>
                            <w:szCs w:val="24"/>
                          </w:rPr>
                          <w:t>CGMM.Audit.Logging</w:t>
                        </w:r>
                      </w:ins>
                      <w:del w:id="621" w:author="Vijay Parmar" w:date="2009-04-29T11:53:00Z">
                        <w:r w:rsidRPr="00AC52A9" w:rsidDel="00A24ADD">
                          <w:rPr>
                            <w:rFonts w:ascii="Courier New" w:hAnsi="Courier New" w:cs="Courier New"/>
                            <w:sz w:val="20"/>
                          </w:rPr>
                          <w:delText>CSM.Audit.Logging.Event.Authentication</w:delText>
                        </w:r>
                      </w:del>
                      <w:r w:rsidRPr="00AC52A9">
                        <w:rPr>
                          <w:rFonts w:ascii="Courier New" w:hAnsi="Courier New" w:cs="Courier New"/>
                          <w:sz w:val="20"/>
                        </w:rPr>
                        <w:t>"&gt;</w:t>
                      </w:r>
                    </w:p>
                    <w:p w:rsidR="005E74D2" w:rsidRPr="005E74D2" w:rsidRDefault="004C28D0" w:rsidP="005E74D2">
                      <w:pPr>
                        <w:pStyle w:val="IndexBase"/>
                        <w:spacing w:after="0" w:line="240" w:lineRule="atLeast"/>
                        <w:ind w:firstLine="360"/>
                        <w:rPr>
                          <w:del w:id="622" w:author="Vijay Parmar" w:date="2009-04-29T11:54:00Z"/>
                          <w:rFonts w:asciiTheme="minorHAnsi" w:hAnsiTheme="minorHAnsi"/>
                          <w:szCs w:val="24"/>
                          <w:rPrChange w:id="623" w:author="Vijay Parmar" w:date="2009-04-29T11:53:00Z">
                            <w:rPr>
                              <w:del w:id="624" w:author="Vijay Parmar" w:date="2009-04-29T11:54:00Z"/>
                              <w:rFonts w:ascii="Courier New" w:hAnsi="Courier New" w:cs="Courier New"/>
                              <w:sz w:val="20"/>
                              <w:szCs w:val="20"/>
                            </w:rPr>
                          </w:rPrChange>
                        </w:rPr>
                        <w:pPrChange w:id="625" w:author="Vijay Parmar" w:date="2009-04-29T11:54:00Z">
                          <w:pPr/>
                        </w:pPrChange>
                      </w:pPr>
                      <w:del w:id="626" w:author="Vijay Parmar" w:date="2009-04-29T11:53:00Z">
                        <w:r w:rsidRPr="00AC52A9" w:rsidDel="00A24ADD">
                          <w:rPr>
                            <w:rFonts w:ascii="Courier New" w:hAnsi="Courier New" w:cs="Courier New"/>
                            <w:sz w:val="20"/>
                          </w:rPr>
                          <w:tab/>
                        </w:r>
                        <w:r w:rsidRPr="00AC52A9" w:rsidDel="00A24ADD">
                          <w:rPr>
                            <w:rFonts w:ascii="Courier New" w:hAnsi="Courier New" w:cs="Courier New"/>
                            <w:sz w:val="20"/>
                          </w:rPr>
                          <w:tab/>
                        </w:r>
                        <w:r w:rsidRPr="00AC52A9" w:rsidDel="00A24ADD">
                          <w:rPr>
                            <w:rFonts w:ascii="Courier New" w:hAnsi="Courier New" w:cs="Courier New"/>
                            <w:sz w:val="20"/>
                          </w:rPr>
                          <w:tab/>
                        </w:r>
                      </w:del>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ins w:id="627" w:author="Vijay Parmar" w:date="2009-04-29T11:53:00Z">
                        <w:r>
                          <w:rPr>
                            <w:rFonts w:ascii="Courier New" w:hAnsi="Courier New" w:cs="Courier New"/>
                            <w:sz w:val="20"/>
                          </w:rPr>
                          <w:tab/>
                        </w:r>
                        <w:r>
                          <w:rPr>
                            <w:rFonts w:ascii="Courier New" w:hAnsi="Courier New" w:cs="Courier New"/>
                            <w:sz w:val="20"/>
                          </w:rPr>
                          <w:tab/>
                        </w:r>
                      </w:ins>
                      <w:r w:rsidRPr="00AC52A9">
                        <w:rPr>
                          <w:rFonts w:ascii="Courier New" w:hAnsi="Courier New" w:cs="Courier New"/>
                          <w:sz w:val="20"/>
                        </w:rPr>
                        <w:tab/>
                        <w:t>&lt;appender-ref ref="CLM_APPENDER" /&gt;</w:t>
                      </w:r>
                      <w:r>
                        <w:rPr>
                          <w:rFonts w:ascii="Courier New" w:hAnsi="Courier New" w:cs="Courier New"/>
                          <w:sz w:val="20"/>
                        </w:rPr>
                        <w:t xml:space="preserve">        </w:t>
                      </w:r>
                      <w:r>
                        <w:rPr>
                          <w:rFonts w:ascii="Courier New" w:hAnsi="Courier New" w:cs="Courier New"/>
                          <w:sz w:val="20"/>
                        </w:rPr>
                        <w:tab/>
                      </w:r>
                      <w:r>
                        <w:rPr>
                          <w:rFonts w:ascii="Courier New" w:hAnsi="Courier New" w:cs="Courier New"/>
                          <w:sz w:val="20"/>
                        </w:rPr>
                        <w:tab/>
                      </w:r>
                      <w:r>
                        <w:rPr>
                          <w:rFonts w:ascii="Courier New" w:hAnsi="Courier New" w:cs="Courier New"/>
                          <w:sz w:val="20"/>
                        </w:rPr>
                        <w:tab/>
                      </w:r>
                      <w:r w:rsidRPr="00AC52A9">
                        <w:rPr>
                          <w:rFonts w:ascii="Courier New" w:hAnsi="Courier New" w:cs="Courier New"/>
                          <w:sz w:val="20"/>
                        </w:rPr>
                        <w:t>&lt;/category&gt;</w:t>
                      </w:r>
                    </w:p>
                    <w:p w:rsidR="005E74D2" w:rsidRDefault="004C28D0" w:rsidP="005E74D2">
                      <w:pPr>
                        <w:pStyle w:val="IndexBase"/>
                        <w:spacing w:after="0" w:line="240" w:lineRule="atLeast"/>
                        <w:ind w:firstLine="360"/>
                        <w:rPr>
                          <w:del w:id="628" w:author="Vijay Parmar" w:date="2009-04-29T11:54:00Z"/>
                          <w:rFonts w:ascii="Courier New" w:hAnsi="Courier New" w:cs="Courier New"/>
                          <w:sz w:val="20"/>
                        </w:rPr>
                        <w:pPrChange w:id="629" w:author="Vijay Parmar" w:date="2009-04-29T11:54:00Z">
                          <w:pPr/>
                        </w:pPrChange>
                      </w:pPr>
                      <w:del w:id="630" w:author="Vijay Parmar" w:date="2009-04-29T11:54:00Z">
                        <w:r w:rsidRPr="00AC52A9" w:rsidDel="0052533A">
                          <w:rPr>
                            <w:rFonts w:ascii="Courier New" w:hAnsi="Courier New" w:cs="Courier New"/>
                            <w:sz w:val="20"/>
                          </w:rPr>
                          <w:delText>&lt;category name="CSM.Audit.Logging.Event.Authorization"&gt;</w:delText>
                        </w:r>
                        <w:r w:rsidRPr="00AC52A9" w:rsidDel="0052533A">
                          <w:rPr>
                            <w:rFonts w:ascii="Courier New" w:hAnsi="Courier New" w:cs="Courier New"/>
                            <w:sz w:val="20"/>
                          </w:rPr>
                          <w:tab/>
                        </w:r>
                        <w:r w:rsidRPr="00AC52A9" w:rsidDel="0052533A">
                          <w:rPr>
                            <w:rFonts w:ascii="Courier New" w:hAnsi="Courier New" w:cs="Courier New"/>
                            <w:sz w:val="20"/>
                          </w:rPr>
                          <w:tab/>
                        </w:r>
                        <w:r w:rsidRPr="00AC52A9"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&lt;/category&gt;</w:delText>
                        </w:r>
                      </w:del>
                    </w:p>
                    <w:p w:rsidR="005E74D2" w:rsidRDefault="004C28D0" w:rsidP="005E74D2">
                      <w:pPr>
                        <w:pStyle w:val="IndexBase"/>
                        <w:spacing w:after="0" w:line="240" w:lineRule="atLeast"/>
                        <w:ind w:firstLine="360"/>
                        <w:rPr>
                          <w:del w:id="631" w:author="Vijay Parmar" w:date="2009-04-29T11:54:00Z"/>
                          <w:rFonts w:ascii="Courier New" w:hAnsi="Courier New" w:cs="Courier New"/>
                          <w:sz w:val="20"/>
                        </w:rPr>
                        <w:pPrChange w:id="632" w:author="Vijay Parmar" w:date="2009-04-29T11:54:00Z">
                          <w:pPr/>
                        </w:pPrChange>
                      </w:pPr>
                      <w:del w:id="633" w:author="Vijay Parmar" w:date="2009-04-29T11:54:00Z">
                        <w:r w:rsidRPr="00AC52A9" w:rsidDel="0052533A">
                          <w:rPr>
                            <w:rFonts w:ascii="Courier New" w:hAnsi="Courier New" w:cs="Courier New"/>
                            <w:sz w:val="20"/>
                          </w:rPr>
                          <w:delText>&lt;category name="CSM.Audit.Logging.ObjectState.Authorization"&gt;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del>
                    </w:p>
                    <w:p w:rsidR="005E74D2" w:rsidRDefault="004C28D0" w:rsidP="005E74D2">
                      <w:pPr>
                        <w:pStyle w:val="IndexBase"/>
                        <w:spacing w:after="0" w:line="240" w:lineRule="atLeast"/>
                        <w:ind w:firstLine="360"/>
                        <w:rPr>
                          <w:rFonts w:ascii="Courier New" w:hAnsi="Courier New" w:cs="Courier New"/>
                          <w:sz w:val="20"/>
                        </w:rPr>
                        <w:pPrChange w:id="634" w:author="Vijay Parmar" w:date="2009-04-29T11:54:00Z">
                          <w:pPr/>
                        </w:pPrChange>
                      </w:pPr>
                      <w:del w:id="635" w:author="Vijay Parmar" w:date="2009-04-29T11:54:00Z">
                        <w:r w:rsidRPr="00AC52A9" w:rsidDel="0052533A">
                          <w:rPr>
                            <w:rFonts w:ascii="Courier New" w:hAnsi="Courier New" w:cs="Courier New"/>
                            <w:sz w:val="20"/>
                          </w:rPr>
                          <w:delText>&lt;/category&gt;</w:delText>
                        </w:r>
                      </w:del>
                    </w:p>
                    <w:p w:rsidR="004C28D0" w:rsidRPr="00AC52A9" w:rsidRDefault="004C28D0" w:rsidP="00C2536F">
                      <w:pPr>
                        <w:rPr>
                          <w:rFonts w:ascii="Courier New" w:hAnsi="Courier New" w:cs="Courier New"/>
                          <w:sz w:val="20"/>
                          <w:szCs w:val="20"/>
                        </w:rPr>
                      </w:pPr>
                      <w:r w:rsidRPr="00AC52A9">
                        <w:rPr>
                          <w:rFonts w:ascii="Courier New" w:hAnsi="Courier New" w:cs="Courier New"/>
                          <w:sz w:val="20"/>
                          <w:szCs w:val="20"/>
                        </w:rPr>
                        <w:t>&lt;/log4j:configuration&gt;</w:t>
                      </w:r>
                    </w:p>
                  </w:txbxContent>
                </v:textbox>
              </v:shape>
              <w10:wrap type="none"/>
              <w10:anchorlock/>
            </v:group>
          </w:pict>
        </w:r>
      </w:ins>
    </w:p>
    <w:p w:rsidR="00C2536F" w:rsidRPr="00AC52A9" w:rsidRDefault="00C2536F" w:rsidP="00C2536F">
      <w:pPr>
        <w:pStyle w:val="Caption"/>
        <w:ind w:left="720"/>
        <w:rPr>
          <w:ins w:id="636" w:author="Vijay Parmar" w:date="2009-04-29T11:42:00Z"/>
          <w:rFonts w:asciiTheme="minorHAnsi" w:hAnsiTheme="minorHAnsi"/>
          <w:sz w:val="24"/>
          <w:szCs w:val="24"/>
        </w:rPr>
      </w:pPr>
      <w:ins w:id="637" w:author="Vijay Parmar" w:date="2009-04-29T11:42:00Z">
        <w:r w:rsidRPr="00AC52A9">
          <w:rPr>
            <w:rFonts w:asciiTheme="minorHAnsi" w:hAnsiTheme="minorHAnsi"/>
            <w:sz w:val="24"/>
            <w:szCs w:val="24"/>
          </w:rPr>
          <w:lastRenderedPageBreak/>
          <w:t xml:space="preserve">Figure </w:t>
        </w:r>
        <w:r w:rsidR="005E74D2" w:rsidRPr="00AC52A9">
          <w:rPr>
            <w:rFonts w:asciiTheme="minorHAnsi" w:hAnsiTheme="minorHAnsi"/>
            <w:sz w:val="24"/>
            <w:szCs w:val="24"/>
          </w:rPr>
          <w:fldChar w:fldCharType="begin"/>
        </w:r>
        <w:r w:rsidRPr="00AC52A9">
          <w:rPr>
            <w:rFonts w:asciiTheme="minorHAnsi" w:hAnsiTheme="minorHAnsi"/>
            <w:sz w:val="24"/>
            <w:szCs w:val="24"/>
          </w:rPr>
          <w:instrText xml:space="preserve"> STYLEREF 1 \s </w:instrText>
        </w:r>
        <w:r w:rsidR="005E74D2" w:rsidRPr="00AC52A9">
          <w:rPr>
            <w:rFonts w:asciiTheme="minorHAnsi" w:hAnsiTheme="minorHAnsi"/>
            <w:sz w:val="24"/>
            <w:szCs w:val="24"/>
          </w:rPr>
          <w:fldChar w:fldCharType="separate"/>
        </w:r>
        <w:r>
          <w:rPr>
            <w:rFonts w:asciiTheme="minorHAnsi" w:hAnsiTheme="minorHAnsi"/>
            <w:noProof/>
            <w:sz w:val="24"/>
            <w:szCs w:val="24"/>
          </w:rPr>
          <w:t>5.</w:t>
        </w:r>
      </w:ins>
      <w:ins w:id="638" w:author="Vijay Parmar" w:date="2009-04-29T11:57:00Z">
        <w:r w:rsidR="00390AAA">
          <w:rPr>
            <w:rFonts w:asciiTheme="minorHAnsi" w:hAnsiTheme="minorHAnsi"/>
            <w:noProof/>
            <w:sz w:val="24"/>
            <w:szCs w:val="24"/>
          </w:rPr>
          <w:t>7</w:t>
        </w:r>
      </w:ins>
      <w:ins w:id="639" w:author="Vijay Parmar" w:date="2009-04-29T11:42:00Z">
        <w:r w:rsidR="005E74D2" w:rsidRPr="00AC52A9">
          <w:rPr>
            <w:rFonts w:asciiTheme="minorHAnsi" w:hAnsiTheme="minorHAnsi"/>
            <w:sz w:val="24"/>
            <w:szCs w:val="24"/>
          </w:rPr>
          <w:fldChar w:fldCharType="end"/>
        </w:r>
        <w:r w:rsidRPr="00AC52A9">
          <w:rPr>
            <w:rFonts w:asciiTheme="minorHAnsi" w:hAnsiTheme="minorHAnsi"/>
            <w:sz w:val="24"/>
            <w:szCs w:val="24"/>
          </w:rPr>
          <w:t xml:space="preserve"> Example log4j.xml file</w:t>
        </w:r>
      </w:ins>
    </w:p>
    <w:p w:rsidR="00C2536F" w:rsidRPr="00AC52A9" w:rsidRDefault="00C2536F" w:rsidP="00C2536F">
      <w:pPr>
        <w:pStyle w:val="BodyText"/>
        <w:rPr>
          <w:ins w:id="640" w:author="Vijay Parmar" w:date="2009-04-29T11:42:00Z"/>
          <w:rFonts w:asciiTheme="minorHAnsi" w:hAnsiTheme="minorHAnsi"/>
        </w:rPr>
      </w:pPr>
      <w:ins w:id="641" w:author="Vijay Parmar" w:date="2009-04-29T11:42:00Z">
        <w:r w:rsidRPr="00AC52A9">
          <w:rPr>
            <w:rFonts w:asciiTheme="minorHAnsi" w:hAnsiTheme="minorHAnsi"/>
            <w:b/>
          </w:rPr>
          <w:t xml:space="preserve">NOTE: </w:t>
        </w:r>
        <w:r w:rsidRPr="00AC52A9">
          <w:rPr>
            <w:rFonts w:asciiTheme="minorHAnsi" w:hAnsiTheme="minorHAnsi"/>
          </w:rPr>
          <w:t xml:space="preserve">In order to </w:t>
        </w:r>
        <w:r>
          <w:rPr>
            <w:rFonts w:asciiTheme="minorHAnsi" w:hAnsiTheme="minorHAnsi"/>
          </w:rPr>
          <w:t xml:space="preserve">CLM features without using </w:t>
        </w:r>
      </w:ins>
      <w:ins w:id="642" w:author="Vijay Parmar" w:date="2009-04-29T11:58:00Z">
        <w:r w:rsidR="004C28D0">
          <w:rPr>
            <w:rFonts w:asciiTheme="minorHAnsi" w:hAnsiTheme="minorHAnsi"/>
          </w:rPr>
          <w:t>CGMM</w:t>
        </w:r>
      </w:ins>
      <w:ins w:id="643" w:author="Vijay Parmar" w:date="2009-04-29T11:42:00Z">
        <w:r>
          <w:rPr>
            <w:rFonts w:asciiTheme="minorHAnsi" w:hAnsiTheme="minorHAnsi"/>
          </w:rPr>
          <w:t>, the</w:t>
        </w:r>
        <w:r w:rsidRPr="00AC52A9">
          <w:rPr>
            <w:rFonts w:asciiTheme="minorHAnsi" w:hAnsiTheme="minorHAnsi"/>
          </w:rPr>
          <w:t xml:space="preserve"> client application can separately download and install CLM. In this case CLM can be used (even without using C</w:t>
        </w:r>
      </w:ins>
      <w:ins w:id="644" w:author="Vijay Parmar" w:date="2009-04-29T11:58:00Z">
        <w:r w:rsidR="004C28D0">
          <w:rPr>
            <w:rFonts w:asciiTheme="minorHAnsi" w:hAnsiTheme="minorHAnsi"/>
          </w:rPr>
          <w:t>CGMM</w:t>
        </w:r>
      </w:ins>
      <w:ins w:id="645" w:author="Vijay Parmar" w:date="2009-04-29T11:42:00Z">
        <w:r w:rsidRPr="00AC52A9">
          <w:rPr>
            <w:rFonts w:asciiTheme="minorHAnsi" w:hAnsiTheme="minorHAnsi"/>
          </w:rPr>
          <w:t xml:space="preserve">) to provide event logging and automated object state logging capabilities using the special appender and schema. Also the log locator tool can be used for the purpose of viewing the logs.  </w:t>
        </w:r>
      </w:ins>
    </w:p>
    <w:p w:rsidR="00C2536F" w:rsidRPr="007B516B" w:rsidRDefault="00C2536F" w:rsidP="00C2536F">
      <w:pPr>
        <w:pStyle w:val="Heading1"/>
        <w:numPr>
          <w:ilvl w:val="2"/>
          <w:numId w:val="1"/>
        </w:numPr>
        <w:rPr>
          <w:ins w:id="646" w:author="Vijay Parmar" w:date="2009-04-29T11:42:00Z"/>
        </w:rPr>
      </w:pPr>
      <w:bookmarkStart w:id="647" w:name="_Toc154400607"/>
      <w:bookmarkStart w:id="648" w:name="_Toc213472273"/>
      <w:bookmarkStart w:id="649" w:name="_Toc228774632"/>
      <w:ins w:id="650" w:author="Vijay Parmar" w:date="2009-04-29T11:42:00Z">
        <w:r>
          <w:rPr>
            <w:rFonts w:asciiTheme="minorHAnsi" w:hAnsiTheme="minorHAnsi"/>
          </w:rPr>
          <w:t>Deployment Steps</w:t>
        </w:r>
        <w:bookmarkEnd w:id="647"/>
        <w:bookmarkEnd w:id="648"/>
        <w:bookmarkEnd w:id="649"/>
      </w:ins>
    </w:p>
    <w:p w:rsidR="00C2536F" w:rsidRPr="00AC52A9" w:rsidRDefault="00C2536F" w:rsidP="00C2536F">
      <w:pPr>
        <w:ind w:left="360"/>
        <w:rPr>
          <w:ins w:id="651" w:author="Vijay Parmar" w:date="2009-04-29T11:42:00Z"/>
          <w:sz w:val="24"/>
          <w:szCs w:val="24"/>
        </w:rPr>
      </w:pPr>
      <w:ins w:id="652" w:author="Vijay Parmar" w:date="2009-04-29T11:42:00Z">
        <w:r w:rsidRPr="00AC52A9">
          <w:rPr>
            <w:sz w:val="24"/>
            <w:szCs w:val="24"/>
          </w:rPr>
          <w:t>In order for a client application to enabling the Audit Logging capabilities provided by C</w:t>
        </w:r>
      </w:ins>
      <w:ins w:id="653" w:author="Vijay Parmar" w:date="2009-04-29T11:58:00Z">
        <w:r w:rsidR="004C28D0">
          <w:rPr>
            <w:sz w:val="24"/>
            <w:szCs w:val="24"/>
          </w:rPr>
          <w:t>GMM</w:t>
        </w:r>
      </w:ins>
      <w:ins w:id="654" w:author="Vijay Parmar" w:date="2009-04-29T11:42:00Z">
        <w:r w:rsidRPr="00AC52A9">
          <w:rPr>
            <w:sz w:val="24"/>
            <w:szCs w:val="24"/>
          </w:rPr>
          <w:t xml:space="preserve"> (via CLM), the following steps must be performed:</w:t>
        </w:r>
      </w:ins>
    </w:p>
    <w:p w:rsidR="00C2536F" w:rsidRPr="00AC52A9" w:rsidRDefault="00C2536F" w:rsidP="00C2536F">
      <w:pPr>
        <w:rPr>
          <w:ins w:id="655" w:author="Vijay Parmar" w:date="2009-04-29T11:42:00Z"/>
          <w:sz w:val="24"/>
          <w:szCs w:val="24"/>
        </w:rPr>
      </w:pPr>
    </w:p>
    <w:p w:rsidR="00C2536F" w:rsidRPr="00AC52A9" w:rsidRDefault="00C2536F" w:rsidP="00C2536F">
      <w:pPr>
        <w:tabs>
          <w:tab w:val="left" w:pos="6750"/>
        </w:tabs>
        <w:rPr>
          <w:ins w:id="656" w:author="Vijay Parmar" w:date="2009-04-29T11:42:00Z"/>
          <w:rStyle w:val="Lead-inEmphasis"/>
          <w:rFonts w:asciiTheme="minorHAnsi" w:hAnsiTheme="minorHAnsi"/>
          <w:szCs w:val="24"/>
        </w:rPr>
      </w:pPr>
      <w:ins w:id="657" w:author="Vijay Parmar" w:date="2009-04-29T11:42:00Z">
        <w:r>
          <w:rPr>
            <w:rStyle w:val="Lead-inEmphasis"/>
            <w:rFonts w:asciiTheme="minorHAnsi" w:hAnsiTheme="minorHAnsi"/>
            <w:szCs w:val="24"/>
          </w:rPr>
          <w:t xml:space="preserve">       </w:t>
        </w:r>
        <w:r w:rsidRPr="00AC52A9">
          <w:rPr>
            <w:rStyle w:val="Lead-inEmphasis"/>
            <w:rFonts w:asciiTheme="minorHAnsi" w:hAnsiTheme="minorHAnsi"/>
            <w:szCs w:val="24"/>
          </w:rPr>
          <w:t>Step 1: Create and Prime MySQL Logging Database</w:t>
        </w:r>
      </w:ins>
    </w:p>
    <w:p w:rsidR="00C2536F" w:rsidRPr="00AC52A9" w:rsidRDefault="00C2536F" w:rsidP="00C2536F">
      <w:pPr>
        <w:widowControl w:val="0"/>
        <w:numPr>
          <w:ilvl w:val="1"/>
          <w:numId w:val="39"/>
        </w:numPr>
        <w:spacing w:after="160" w:line="240" w:lineRule="atLeast"/>
        <w:rPr>
          <w:ins w:id="658" w:author="Vijay Parmar" w:date="2009-04-29T11:42:00Z"/>
          <w:sz w:val="24"/>
          <w:szCs w:val="24"/>
        </w:rPr>
      </w:pPr>
      <w:ins w:id="659" w:author="Vijay Parmar" w:date="2009-04-29T11:42:00Z">
        <w:r w:rsidRPr="00AC52A9">
          <w:rPr>
            <w:sz w:val="24"/>
            <w:szCs w:val="24"/>
          </w:rPr>
          <w:t>A database has to be created which will persist the audit logs that are generated as a basis of usage of the C</w:t>
        </w:r>
      </w:ins>
      <w:ins w:id="660" w:author="Vijay Parmar" w:date="2009-04-29T12:07:00Z">
        <w:r w:rsidR="004C28D0">
          <w:rPr>
            <w:sz w:val="24"/>
            <w:szCs w:val="24"/>
          </w:rPr>
          <w:t xml:space="preserve">GMM </w:t>
        </w:r>
      </w:ins>
      <w:ins w:id="661" w:author="Vijay Parmar" w:date="2009-04-29T11:42:00Z">
        <w:r w:rsidRPr="00AC52A9">
          <w:rPr>
            <w:sz w:val="24"/>
            <w:szCs w:val="24"/>
          </w:rPr>
          <w:t>APIs</w:t>
        </w:r>
      </w:ins>
    </w:p>
    <w:p w:rsidR="00C2536F" w:rsidRPr="00AC52A9" w:rsidRDefault="00C2536F" w:rsidP="00C2536F">
      <w:pPr>
        <w:widowControl w:val="0"/>
        <w:numPr>
          <w:ilvl w:val="1"/>
          <w:numId w:val="39"/>
        </w:numPr>
        <w:spacing w:after="160" w:line="240" w:lineRule="atLeast"/>
        <w:rPr>
          <w:ins w:id="662" w:author="Vijay Parmar" w:date="2009-04-29T11:42:00Z"/>
          <w:sz w:val="24"/>
          <w:szCs w:val="24"/>
        </w:rPr>
      </w:pPr>
      <w:ins w:id="663" w:author="Vijay Parmar" w:date="2009-04-29T11:42:00Z">
        <w:r w:rsidRPr="00AC52A9">
          <w:rPr>
            <w:sz w:val="24"/>
            <w:szCs w:val="24"/>
          </w:rPr>
          <w:t>Refer to the CLM’s guide for application developers for creating and priming the database for storing the audit logs.</w:t>
        </w:r>
      </w:ins>
    </w:p>
    <w:p w:rsidR="00C2536F" w:rsidRPr="00AC52A9" w:rsidRDefault="00C2536F" w:rsidP="00C2536F">
      <w:pPr>
        <w:pStyle w:val="IndexBase"/>
        <w:adjustRightInd/>
        <w:spacing w:after="0" w:line="240" w:lineRule="atLeast"/>
        <w:textAlignment w:val="auto"/>
        <w:rPr>
          <w:ins w:id="664" w:author="Vijay Parmar" w:date="2009-04-29T11:42:00Z"/>
          <w:rFonts w:asciiTheme="minorHAnsi" w:hAnsiTheme="minorHAnsi"/>
          <w:szCs w:val="24"/>
        </w:rPr>
      </w:pPr>
    </w:p>
    <w:p w:rsidR="00C2536F" w:rsidRPr="00AC52A9" w:rsidRDefault="00C2536F" w:rsidP="00C2536F">
      <w:pPr>
        <w:tabs>
          <w:tab w:val="left" w:pos="6750"/>
        </w:tabs>
        <w:rPr>
          <w:ins w:id="665" w:author="Vijay Parmar" w:date="2009-04-29T11:42:00Z"/>
          <w:rStyle w:val="Lead-inEmphasis"/>
          <w:rFonts w:asciiTheme="minorHAnsi" w:hAnsiTheme="minorHAnsi"/>
          <w:szCs w:val="24"/>
        </w:rPr>
      </w:pPr>
      <w:ins w:id="666" w:author="Vijay Parmar" w:date="2009-04-29T11:42:00Z">
        <w:r>
          <w:rPr>
            <w:rStyle w:val="Lead-inEmphasis"/>
            <w:rFonts w:asciiTheme="minorHAnsi" w:hAnsiTheme="minorHAnsi"/>
            <w:szCs w:val="24"/>
          </w:rPr>
          <w:t xml:space="preserve">       </w:t>
        </w:r>
        <w:r w:rsidRPr="00AC52A9">
          <w:rPr>
            <w:rStyle w:val="Lead-inEmphasis"/>
            <w:rFonts w:asciiTheme="minorHAnsi" w:hAnsiTheme="minorHAnsi"/>
            <w:szCs w:val="24"/>
          </w:rPr>
          <w:t>Step 2: Configure the log4j.xml file for JBoss</w:t>
        </w:r>
      </w:ins>
    </w:p>
    <w:p w:rsidR="00C2536F" w:rsidRPr="00AC52A9" w:rsidRDefault="00C2536F" w:rsidP="00C2536F">
      <w:pPr>
        <w:widowControl w:val="0"/>
        <w:numPr>
          <w:ilvl w:val="1"/>
          <w:numId w:val="40"/>
        </w:numPr>
        <w:spacing w:after="160" w:line="240" w:lineRule="atLeast"/>
        <w:rPr>
          <w:ins w:id="667" w:author="Vijay Parmar" w:date="2009-04-29T11:42:00Z"/>
          <w:sz w:val="24"/>
          <w:szCs w:val="24"/>
        </w:rPr>
      </w:pPr>
      <w:ins w:id="668" w:author="Vijay Parmar" w:date="2009-04-29T11:42:00Z">
        <w:r w:rsidRPr="00AC52A9">
          <w:rPr>
            <w:sz w:val="24"/>
            <w:szCs w:val="24"/>
          </w:rPr>
          <w:t>Use the sample log4j file provided in the C</w:t>
        </w:r>
      </w:ins>
      <w:ins w:id="669" w:author="Vijay Parmar" w:date="2009-04-29T12:08:00Z">
        <w:r w:rsidR="00352F3F">
          <w:rPr>
            <w:sz w:val="24"/>
            <w:szCs w:val="24"/>
          </w:rPr>
          <w:t>GMM</w:t>
        </w:r>
      </w:ins>
      <w:ins w:id="670" w:author="Vijay Parmar" w:date="2009-04-29T11:42:00Z">
        <w:r w:rsidRPr="00AC52A9">
          <w:rPr>
            <w:sz w:val="24"/>
            <w:szCs w:val="24"/>
          </w:rPr>
          <w:t>’s release to configure the log4j.xml file for JBoss. (see figure above)</w:t>
        </w:r>
      </w:ins>
    </w:p>
    <w:p w:rsidR="00C2536F" w:rsidRPr="00AC52A9" w:rsidRDefault="00C2536F" w:rsidP="00C2536F">
      <w:pPr>
        <w:widowControl w:val="0"/>
        <w:numPr>
          <w:ilvl w:val="1"/>
          <w:numId w:val="40"/>
        </w:numPr>
        <w:spacing w:after="160" w:line="240" w:lineRule="atLeast"/>
        <w:rPr>
          <w:ins w:id="671" w:author="Vijay Parmar" w:date="2009-04-29T11:42:00Z"/>
          <w:sz w:val="24"/>
          <w:szCs w:val="24"/>
        </w:rPr>
      </w:pPr>
      <w:ins w:id="672" w:author="Vijay Parmar" w:date="2009-04-29T11:42:00Z">
        <w:r w:rsidRPr="00AC52A9">
          <w:rPr>
            <w:sz w:val="24"/>
            <w:szCs w:val="24"/>
          </w:rPr>
          <w:t xml:space="preserve">Replace the </w:t>
        </w:r>
      </w:ins>
      <w:ins w:id="673" w:author="Vijay Parmar" w:date="2009-04-29T12:09:00Z">
        <w:r w:rsidR="00352F3F">
          <w:rPr>
            <w:sz w:val="24"/>
            <w:szCs w:val="24"/>
          </w:rPr>
          <w:t xml:space="preserve">&lt;&lt;APPLICATION_NAME&gt;&gt;, </w:t>
        </w:r>
      </w:ins>
      <w:ins w:id="674" w:author="Vijay Parmar" w:date="2009-04-29T11:42:00Z">
        <w:r w:rsidRPr="00AC52A9">
          <w:rPr>
            <w:rFonts w:cs="Courier New"/>
            <w:sz w:val="24"/>
            <w:szCs w:val="24"/>
          </w:rPr>
          <w:t xml:space="preserve">&lt;&lt;SERVER_NAME&gt;&gt;, &lt;&lt;PORT&gt;&gt; </w:t>
        </w:r>
        <w:r w:rsidRPr="00AC52A9">
          <w:rPr>
            <w:sz w:val="24"/>
            <w:szCs w:val="24"/>
          </w:rPr>
          <w:t>and the</w:t>
        </w:r>
        <w:r w:rsidRPr="00AC52A9">
          <w:rPr>
            <w:rFonts w:cs="Courier New"/>
            <w:sz w:val="24"/>
            <w:szCs w:val="24"/>
          </w:rPr>
          <w:t xml:space="preserve"> &lt;&lt;CLM_SCHEMA_NAME&gt;&gt;</w:t>
        </w:r>
        <w:r w:rsidRPr="00AC52A9">
          <w:rPr>
            <w:sz w:val="24"/>
            <w:szCs w:val="24"/>
          </w:rPr>
          <w:t xml:space="preserve"> with corresponding values where the schema created in Step 1 is hosted.</w:t>
        </w:r>
      </w:ins>
    </w:p>
    <w:p w:rsidR="00C2536F" w:rsidRPr="00AC52A9" w:rsidRDefault="00C2536F" w:rsidP="00C2536F">
      <w:pPr>
        <w:widowControl w:val="0"/>
        <w:numPr>
          <w:ilvl w:val="1"/>
          <w:numId w:val="40"/>
        </w:numPr>
        <w:spacing w:after="160" w:line="240" w:lineRule="atLeast"/>
        <w:rPr>
          <w:ins w:id="675" w:author="Vijay Parmar" w:date="2009-04-29T11:42:00Z"/>
          <w:sz w:val="24"/>
          <w:szCs w:val="24"/>
        </w:rPr>
      </w:pPr>
      <w:ins w:id="676" w:author="Vijay Parmar" w:date="2009-04-29T11:42:00Z">
        <w:r w:rsidRPr="00AC52A9">
          <w:rPr>
            <w:sz w:val="24"/>
            <w:szCs w:val="24"/>
          </w:rPr>
          <w:t xml:space="preserve">Replace the values for the </w:t>
        </w:r>
        <w:r w:rsidRPr="00AC52A9">
          <w:rPr>
            <w:rFonts w:cs="Courier New"/>
            <w:sz w:val="24"/>
            <w:szCs w:val="24"/>
          </w:rPr>
          <w:t>&lt;&lt;DB_USER&gt;&gt;</w:t>
        </w:r>
        <w:r w:rsidRPr="00AC52A9">
          <w:rPr>
            <w:sz w:val="24"/>
            <w:szCs w:val="24"/>
          </w:rPr>
          <w:t xml:space="preserve"> with the user name that has access on the schema. Also replace the </w:t>
        </w:r>
        <w:r w:rsidRPr="00AC52A9">
          <w:rPr>
            <w:rFonts w:cs="Courier New"/>
            <w:sz w:val="24"/>
            <w:szCs w:val="24"/>
          </w:rPr>
          <w:t>&lt;&lt;PASSWORD&gt;&gt;</w:t>
        </w:r>
        <w:r w:rsidRPr="00AC52A9">
          <w:rPr>
            <w:sz w:val="24"/>
            <w:szCs w:val="24"/>
          </w:rPr>
          <w:t xml:space="preserve"> with the corresponding password for the user.</w:t>
        </w:r>
      </w:ins>
    </w:p>
    <w:p w:rsidR="00C2536F" w:rsidRPr="00AC52A9" w:rsidRDefault="00C2536F" w:rsidP="00C2536F">
      <w:pPr>
        <w:widowControl w:val="0"/>
        <w:numPr>
          <w:ilvl w:val="1"/>
          <w:numId w:val="40"/>
        </w:numPr>
        <w:spacing w:after="160" w:line="240" w:lineRule="atLeast"/>
        <w:rPr>
          <w:ins w:id="677" w:author="Vijay Parmar" w:date="2009-04-29T11:42:00Z"/>
          <w:sz w:val="24"/>
          <w:szCs w:val="24"/>
        </w:rPr>
      </w:pPr>
      <w:ins w:id="678" w:author="Vijay Parmar" w:date="2009-04-29T11:42:00Z">
        <w:r w:rsidRPr="00AC52A9">
          <w:rPr>
            <w:sz w:val="24"/>
            <w:szCs w:val="24"/>
          </w:rPr>
          <w:t xml:space="preserve">Based on whether the application wants to enable the event audit logging for Authentication &amp; Authorization or object state audit logging for the Authorization; the corresponding logger needs to be configured. </w:t>
        </w:r>
        <w:r w:rsidRPr="00AC52A9">
          <w:rPr>
            <w:b/>
            <w:sz w:val="24"/>
            <w:szCs w:val="24"/>
          </w:rPr>
          <w:t>Note:</w:t>
        </w:r>
        <w:r w:rsidRPr="00AC52A9">
          <w:rPr>
            <w:sz w:val="24"/>
            <w:szCs w:val="24"/>
          </w:rPr>
          <w:t xml:space="preserve"> The name</w:t>
        </w:r>
        <w:r>
          <w:rPr>
            <w:sz w:val="24"/>
            <w:szCs w:val="24"/>
          </w:rPr>
          <w:t>s</w:t>
        </w:r>
        <w:r w:rsidRPr="00AC52A9">
          <w:rPr>
            <w:sz w:val="24"/>
            <w:szCs w:val="24"/>
          </w:rPr>
          <w:t xml:space="preserve"> of loggers must </w:t>
        </w:r>
        <w:r>
          <w:rPr>
            <w:sz w:val="24"/>
            <w:szCs w:val="24"/>
          </w:rPr>
          <w:t xml:space="preserve">not differ from </w:t>
        </w:r>
        <w:r w:rsidRPr="00AC52A9">
          <w:rPr>
            <w:sz w:val="24"/>
            <w:szCs w:val="24"/>
          </w:rPr>
          <w:t>the sample.</w:t>
        </w:r>
      </w:ins>
    </w:p>
    <w:p w:rsidR="00C2536F" w:rsidRPr="00AC52A9" w:rsidRDefault="00C2536F" w:rsidP="00C2536F">
      <w:pPr>
        <w:widowControl w:val="0"/>
        <w:numPr>
          <w:ilvl w:val="1"/>
          <w:numId w:val="40"/>
        </w:numPr>
        <w:spacing w:after="160" w:line="240" w:lineRule="atLeast"/>
        <w:rPr>
          <w:ins w:id="679" w:author="Vijay Parmar" w:date="2009-04-29T11:42:00Z"/>
          <w:sz w:val="24"/>
          <w:szCs w:val="24"/>
        </w:rPr>
      </w:pPr>
      <w:ins w:id="680" w:author="Vijay Parmar" w:date="2009-04-29T11:42:00Z">
        <w:r w:rsidRPr="00AC52A9">
          <w:rPr>
            <w:sz w:val="24"/>
            <w:szCs w:val="24"/>
          </w:rPr>
          <w:t>In</w:t>
        </w:r>
      </w:ins>
      <w:ins w:id="681" w:author="Vijay Parmar" w:date="2009-04-29T12:09:00Z">
        <w:r w:rsidR="00352F3F">
          <w:rPr>
            <w:sz w:val="24"/>
            <w:szCs w:val="24"/>
          </w:rPr>
          <w:t xml:space="preserve"> </w:t>
        </w:r>
      </w:ins>
      <w:ins w:id="682" w:author="Vijay Parmar" w:date="2009-04-29T11:42:00Z">
        <w:r w:rsidRPr="00AC52A9">
          <w:rPr>
            <w:sz w:val="24"/>
            <w:szCs w:val="24"/>
          </w:rPr>
          <w:t>case</w:t>
        </w:r>
      </w:ins>
      <w:ins w:id="683" w:author="Vijay Parmar" w:date="2009-04-29T12:09:00Z">
        <w:r w:rsidR="00352F3F">
          <w:rPr>
            <w:sz w:val="24"/>
            <w:szCs w:val="24"/>
          </w:rPr>
          <w:t xml:space="preserve"> </w:t>
        </w:r>
      </w:ins>
      <w:ins w:id="684" w:author="Vijay Parmar" w:date="2009-04-29T11:42:00Z">
        <w:r w:rsidRPr="00AC52A9">
          <w:rPr>
            <w:sz w:val="24"/>
            <w:szCs w:val="24"/>
          </w:rPr>
          <w:t xml:space="preserve">of </w:t>
        </w:r>
      </w:ins>
      <w:ins w:id="685" w:author="Vijay Parmar" w:date="2009-04-29T12:09:00Z">
        <w:r w:rsidR="00352F3F">
          <w:rPr>
            <w:sz w:val="24"/>
            <w:szCs w:val="24"/>
          </w:rPr>
          <w:t>CGMM Web Tool,</w:t>
        </w:r>
      </w:ins>
      <w:ins w:id="686" w:author="Vijay Parmar" w:date="2009-04-29T11:42:00Z">
        <w:r w:rsidRPr="00AC52A9">
          <w:rPr>
            <w:sz w:val="24"/>
            <w:szCs w:val="24"/>
          </w:rPr>
          <w:t xml:space="preserve"> the same log4j config file can be used.</w:t>
        </w:r>
      </w:ins>
    </w:p>
    <w:p w:rsidR="00C2536F" w:rsidRPr="00AC52A9" w:rsidRDefault="00C2536F" w:rsidP="00C2536F">
      <w:pPr>
        <w:tabs>
          <w:tab w:val="left" w:pos="6750"/>
        </w:tabs>
        <w:rPr>
          <w:ins w:id="687" w:author="Vijay Parmar" w:date="2009-04-29T11:42:00Z"/>
          <w:rStyle w:val="Lead-inEmphasis"/>
          <w:rFonts w:asciiTheme="minorHAnsi" w:hAnsiTheme="minorHAnsi"/>
          <w:szCs w:val="24"/>
        </w:rPr>
      </w:pPr>
      <w:ins w:id="688" w:author="Vijay Parmar" w:date="2009-04-29T11:42:00Z">
        <w:r>
          <w:rPr>
            <w:rStyle w:val="Lead-inEmphasis"/>
            <w:rFonts w:asciiTheme="minorHAnsi" w:hAnsiTheme="minorHAnsi"/>
            <w:szCs w:val="24"/>
          </w:rPr>
          <w:t xml:space="preserve">       </w:t>
        </w:r>
        <w:r w:rsidRPr="00AC52A9">
          <w:rPr>
            <w:rStyle w:val="Lead-inEmphasis"/>
            <w:rFonts w:asciiTheme="minorHAnsi" w:hAnsiTheme="minorHAnsi"/>
            <w:szCs w:val="24"/>
          </w:rPr>
          <w:t>Step 3: View the Logs</w:t>
        </w:r>
      </w:ins>
    </w:p>
    <w:p w:rsidR="00C2536F" w:rsidRPr="00AC52A9" w:rsidRDefault="00C2536F" w:rsidP="00C2536F">
      <w:pPr>
        <w:widowControl w:val="0"/>
        <w:numPr>
          <w:ilvl w:val="1"/>
          <w:numId w:val="41"/>
        </w:numPr>
        <w:spacing w:after="160" w:line="240" w:lineRule="atLeast"/>
        <w:rPr>
          <w:ins w:id="689" w:author="Vijay Parmar" w:date="2009-04-29T11:42:00Z"/>
          <w:sz w:val="24"/>
          <w:szCs w:val="24"/>
        </w:rPr>
      </w:pPr>
      <w:ins w:id="690" w:author="Vijay Parmar" w:date="2009-04-29T11:42:00Z">
        <w:r w:rsidRPr="00AC52A9">
          <w:rPr>
            <w:sz w:val="24"/>
            <w:szCs w:val="24"/>
          </w:rPr>
          <w:t>CLM provides a web-based locator tool that can be used to browse audit logs.</w:t>
        </w:r>
      </w:ins>
    </w:p>
    <w:p w:rsidR="005E74D2" w:rsidRDefault="00C2536F" w:rsidP="005E74D2">
      <w:pPr>
        <w:widowControl w:val="0"/>
        <w:numPr>
          <w:ilvl w:val="1"/>
          <w:numId w:val="41"/>
        </w:numPr>
        <w:spacing w:after="160" w:line="240" w:lineRule="atLeast"/>
        <w:rPr>
          <w:ins w:id="691" w:author="Vijay Parmar" w:date="2009-04-29T12:09:00Z"/>
          <w:sz w:val="24"/>
          <w:szCs w:val="24"/>
        </w:rPr>
        <w:pPrChange w:id="692" w:author="Vijay Parmar" w:date="2009-04-29T11:42:00Z">
          <w:pPr>
            <w:pStyle w:val="Heading1"/>
            <w:numPr>
              <w:numId w:val="1"/>
            </w:numPr>
            <w:ind w:left="720" w:hanging="360"/>
          </w:pPr>
        </w:pPrChange>
      </w:pPr>
      <w:ins w:id="693" w:author="Vijay Parmar" w:date="2009-04-29T11:42:00Z">
        <w:r w:rsidRPr="00AC52A9">
          <w:rPr>
            <w:sz w:val="24"/>
            <w:szCs w:val="24"/>
          </w:rPr>
          <w:t>The configuration steps for setting up the browser are mentioned in the CLM’s guide for application developers.</w:t>
        </w:r>
      </w:ins>
    </w:p>
    <w:p w:rsidR="005E74D2" w:rsidRDefault="005E74D2" w:rsidP="005E74D2">
      <w:pPr>
        <w:widowControl w:val="0"/>
        <w:spacing w:after="160" w:line="240" w:lineRule="atLeast"/>
        <w:ind w:left="720"/>
        <w:rPr>
          <w:ins w:id="694" w:author="Vijay Parmar" w:date="2009-04-29T12:09:00Z"/>
          <w:sz w:val="24"/>
          <w:szCs w:val="24"/>
        </w:rPr>
        <w:pPrChange w:id="695" w:author="Vijay Parmar" w:date="2009-04-29T12:09:00Z">
          <w:pPr>
            <w:pStyle w:val="Heading1"/>
            <w:numPr>
              <w:numId w:val="1"/>
            </w:numPr>
            <w:ind w:left="720" w:hanging="360"/>
          </w:pPr>
        </w:pPrChange>
      </w:pPr>
    </w:p>
    <w:p w:rsidR="005E74D2" w:rsidRDefault="005E74D2" w:rsidP="005E74D2">
      <w:pPr>
        <w:widowControl w:val="0"/>
        <w:spacing w:after="160" w:line="240" w:lineRule="atLeast"/>
        <w:ind w:left="720"/>
        <w:rPr>
          <w:ins w:id="696" w:author="Vijay Parmar" w:date="2009-04-29T12:09:00Z"/>
          <w:sz w:val="24"/>
          <w:szCs w:val="24"/>
        </w:rPr>
        <w:pPrChange w:id="697" w:author="Vijay Parmar" w:date="2009-04-29T12:09:00Z">
          <w:pPr>
            <w:pStyle w:val="Heading1"/>
            <w:numPr>
              <w:numId w:val="1"/>
            </w:numPr>
            <w:ind w:left="720" w:hanging="360"/>
          </w:pPr>
        </w:pPrChange>
      </w:pPr>
    </w:p>
    <w:p w:rsidR="005E74D2" w:rsidRDefault="005E74D2" w:rsidP="005E74D2">
      <w:pPr>
        <w:widowControl w:val="0"/>
        <w:spacing w:after="160" w:line="240" w:lineRule="atLeast"/>
        <w:ind w:left="720"/>
        <w:rPr>
          <w:ins w:id="698" w:author="Vijay Parmar" w:date="2009-04-29T12:09:00Z"/>
          <w:sz w:val="24"/>
          <w:szCs w:val="24"/>
        </w:rPr>
        <w:pPrChange w:id="699" w:author="Vijay Parmar" w:date="2009-04-29T12:09:00Z">
          <w:pPr>
            <w:pStyle w:val="Heading1"/>
            <w:numPr>
              <w:numId w:val="1"/>
            </w:numPr>
            <w:ind w:left="720" w:hanging="360"/>
          </w:pPr>
        </w:pPrChange>
      </w:pPr>
    </w:p>
    <w:p w:rsidR="005E74D2" w:rsidRDefault="005E74D2" w:rsidP="005E74D2">
      <w:pPr>
        <w:widowControl w:val="0"/>
        <w:spacing w:after="160" w:line="240" w:lineRule="atLeast"/>
        <w:ind w:left="720"/>
        <w:rPr>
          <w:ins w:id="700" w:author="Vijay Parmar" w:date="2009-04-29T12:09:00Z"/>
          <w:sz w:val="24"/>
          <w:szCs w:val="24"/>
        </w:rPr>
        <w:pPrChange w:id="701" w:author="Vijay Parmar" w:date="2009-04-29T12:09:00Z">
          <w:pPr>
            <w:pStyle w:val="Heading1"/>
            <w:numPr>
              <w:numId w:val="1"/>
            </w:numPr>
            <w:ind w:left="720" w:hanging="360"/>
          </w:pPr>
        </w:pPrChange>
      </w:pPr>
    </w:p>
    <w:p w:rsidR="005E74D2" w:rsidRDefault="005E74D2" w:rsidP="005E74D2">
      <w:pPr>
        <w:widowControl w:val="0"/>
        <w:spacing w:after="160" w:line="240" w:lineRule="atLeast"/>
        <w:ind w:left="720"/>
        <w:rPr>
          <w:ins w:id="702" w:author="Vijay Parmar" w:date="2009-04-29T12:09:00Z"/>
          <w:sz w:val="24"/>
          <w:szCs w:val="24"/>
        </w:rPr>
        <w:pPrChange w:id="703" w:author="Vijay Parmar" w:date="2009-04-29T12:09:00Z">
          <w:pPr>
            <w:pStyle w:val="Heading1"/>
            <w:numPr>
              <w:numId w:val="1"/>
            </w:numPr>
            <w:ind w:left="720" w:hanging="360"/>
          </w:pPr>
        </w:pPrChange>
      </w:pPr>
    </w:p>
    <w:p w:rsidR="00F26083" w:rsidRDefault="00C93CCE" w:rsidP="003E1D20">
      <w:pPr>
        <w:pStyle w:val="Heading1"/>
        <w:numPr>
          <w:ilvl w:val="0"/>
          <w:numId w:val="1"/>
        </w:numPr>
      </w:pPr>
      <w:bookmarkStart w:id="704" w:name="_Toc228774633"/>
      <w:r>
        <w:lastRenderedPageBreak/>
        <w:t xml:space="preserve">CGMM </w:t>
      </w:r>
      <w:r w:rsidR="003E1D20">
        <w:t>Tool User Guide</w:t>
      </w:r>
      <w:bookmarkEnd w:id="704"/>
    </w:p>
    <w:p w:rsidR="005D5BAF" w:rsidRDefault="005D5BAF" w:rsidP="0056237F">
      <w:pPr>
        <w:pStyle w:val="BodyText"/>
        <w:rPr>
          <w:rFonts w:asciiTheme="minorHAnsi" w:hAnsiTheme="minorHAnsi"/>
        </w:rPr>
      </w:pPr>
    </w:p>
    <w:p w:rsidR="0024362C" w:rsidRDefault="0024362C" w:rsidP="0056237F">
      <w:pPr>
        <w:pStyle w:val="BodyText"/>
        <w:rPr>
          <w:rFonts w:asciiTheme="minorHAnsi" w:hAnsiTheme="minorHAnsi"/>
        </w:rPr>
      </w:pPr>
      <w:r>
        <w:rPr>
          <w:rFonts w:asciiTheme="minorHAnsi" w:hAnsiTheme="minorHAnsi"/>
        </w:rPr>
        <w:t xml:space="preserve">The CGMM Tool is a web application that, on behalf of the host application, allows authentication of CSM/caGrid users, migration of CSM user account to caGrid user account and/or creation of new caGrid accounts for users. The CGMM overview section and the CGMM API User Guide </w:t>
      </w:r>
      <w:r w:rsidR="00F66B41">
        <w:rPr>
          <w:rFonts w:asciiTheme="minorHAnsi" w:hAnsiTheme="minorHAnsi"/>
        </w:rPr>
        <w:t>provide</w:t>
      </w:r>
      <w:r>
        <w:rPr>
          <w:rFonts w:asciiTheme="minorHAnsi" w:hAnsiTheme="minorHAnsi"/>
        </w:rPr>
        <w:t xml:space="preserve"> a very detailed description and information about CGMM and CGMM API. </w:t>
      </w:r>
    </w:p>
    <w:p w:rsidR="00B54BFE" w:rsidRDefault="00B54BFE" w:rsidP="0056237F">
      <w:pPr>
        <w:pStyle w:val="BodyText"/>
        <w:rPr>
          <w:rFonts w:asciiTheme="minorHAnsi" w:hAnsiTheme="minorHAnsi"/>
        </w:rPr>
      </w:pPr>
      <w:r>
        <w:rPr>
          <w:rFonts w:asciiTheme="minorHAnsi" w:hAnsiTheme="minorHAnsi"/>
        </w:rPr>
        <w:t>CGMM Tool is configurable and created by considering customizations by/for the host applications. The CGMM tool involves low effort of modification and configurations that are required by the host applications. The CGMM API, on the other hand, allows full integration of CGMM features programmatically, thus not requiring the use of CGMM Tool.</w:t>
      </w:r>
    </w:p>
    <w:p w:rsidR="0024362C" w:rsidRPr="00BA5DBA" w:rsidRDefault="0024362C" w:rsidP="0024362C">
      <w:pPr>
        <w:pStyle w:val="BodyText"/>
        <w:rPr>
          <w:rFonts w:asciiTheme="minorHAnsi" w:hAnsiTheme="minorHAnsi"/>
        </w:rPr>
      </w:pPr>
      <w:r>
        <w:rPr>
          <w:rFonts w:asciiTheme="minorHAnsi" w:hAnsiTheme="minorHAnsi"/>
        </w:rPr>
        <w:t xml:space="preserve">The CGMM Tool User Guide demonstrates the implemented CGMM </w:t>
      </w:r>
      <w:ins w:id="705" w:author="Vijay Parmar" w:date="2009-04-13T18:45:00Z">
        <w:r w:rsidR="004156DC">
          <w:rPr>
            <w:rFonts w:asciiTheme="minorHAnsi" w:hAnsiTheme="minorHAnsi"/>
          </w:rPr>
          <w:t xml:space="preserve">Default Behavior and Alternate Behavior </w:t>
        </w:r>
      </w:ins>
      <w:r w:rsidR="0059574A">
        <w:rPr>
          <w:rFonts w:asciiTheme="minorHAnsi" w:hAnsiTheme="minorHAnsi"/>
        </w:rPr>
        <w:t>workflows/scenarios</w:t>
      </w:r>
      <w:r>
        <w:rPr>
          <w:rFonts w:asciiTheme="minorHAnsi" w:hAnsiTheme="minorHAnsi"/>
        </w:rPr>
        <w:t xml:space="preserve"> followed by the configurable features of the CGMM Tool. </w:t>
      </w:r>
      <w:bookmarkStart w:id="706" w:name="_Audit_Logging"/>
      <w:bookmarkEnd w:id="706"/>
    </w:p>
    <w:p w:rsidR="00274306" w:rsidRDefault="00274306" w:rsidP="00F27FCB">
      <w:pPr>
        <w:pStyle w:val="Heading1"/>
        <w:numPr>
          <w:ilvl w:val="1"/>
          <w:numId w:val="1"/>
        </w:numPr>
        <w:rPr>
          <w:ins w:id="707" w:author="Vijay Parmar" w:date="2009-04-13T18:46:00Z"/>
        </w:rPr>
      </w:pPr>
      <w:bookmarkStart w:id="708" w:name="_CSM_UPT_Users"/>
      <w:bookmarkStart w:id="709" w:name="_CSM_User_Provisioning"/>
      <w:bookmarkStart w:id="710" w:name="_User_Provisioning_Tool"/>
      <w:bookmarkStart w:id="711" w:name="_Toc228774634"/>
      <w:bookmarkEnd w:id="708"/>
      <w:bookmarkEnd w:id="709"/>
      <w:bookmarkEnd w:id="710"/>
      <w:ins w:id="712" w:author=" Vijay Parmar" w:date="2009-04-13T07:24:00Z">
        <w:r>
          <w:t>Default Behavior</w:t>
        </w:r>
        <w:bookmarkEnd w:id="711"/>
        <w:r>
          <w:t xml:space="preserve"> </w:t>
        </w:r>
      </w:ins>
    </w:p>
    <w:p w:rsidR="005E74D2" w:rsidRDefault="005E74D2" w:rsidP="005E74D2">
      <w:pPr>
        <w:ind w:left="720"/>
        <w:rPr>
          <w:ins w:id="713" w:author="Vijay Parmar" w:date="2009-04-13T18:46:00Z"/>
        </w:rPr>
        <w:pPrChange w:id="714" w:author="Vijay Parmar" w:date="2009-04-13T18:46:00Z">
          <w:pPr>
            <w:pStyle w:val="Heading1"/>
            <w:numPr>
              <w:ilvl w:val="1"/>
              <w:numId w:val="1"/>
            </w:numPr>
            <w:ind w:left="720" w:hanging="360"/>
          </w:pPr>
        </w:pPrChange>
      </w:pPr>
    </w:p>
    <w:p w:rsidR="005E74D2" w:rsidRPr="005E74D2" w:rsidRDefault="005E74D2" w:rsidP="005E74D2">
      <w:pPr>
        <w:ind w:left="360"/>
        <w:rPr>
          <w:ins w:id="715" w:author=" Vijay Parmar" w:date="2009-04-13T07:24:00Z"/>
          <w:sz w:val="24"/>
          <w:rPrChange w:id="716" w:author="Vijay Parmar" w:date="2009-04-13T18:49:00Z">
            <w:rPr>
              <w:ins w:id="717" w:author=" Vijay Parmar" w:date="2009-04-13T07:24:00Z"/>
            </w:rPr>
          </w:rPrChange>
        </w:rPr>
        <w:pPrChange w:id="718" w:author="Vijay Parmar" w:date="2009-04-13T18:46:00Z">
          <w:pPr>
            <w:pStyle w:val="Heading1"/>
            <w:numPr>
              <w:ilvl w:val="1"/>
              <w:numId w:val="1"/>
            </w:numPr>
            <w:ind w:left="720" w:hanging="360"/>
          </w:pPr>
        </w:pPrChange>
      </w:pPr>
      <w:ins w:id="719" w:author="Vijay Parmar" w:date="2009-04-13T18:46:00Z">
        <w:r w:rsidRPr="005E74D2">
          <w:rPr>
            <w:sz w:val="24"/>
            <w:rPrChange w:id="720" w:author="Vijay Parmar" w:date="2009-04-13T18:49:00Z">
              <w:rPr>
                <w:b w:val="0"/>
                <w:bCs w:val="0"/>
                <w:color w:val="0000FF" w:themeColor="hyperlink"/>
                <w:u w:val="single"/>
              </w:rPr>
            </w:rPrChange>
          </w:rPr>
          <w:t xml:space="preserve">The Default behavior </w:t>
        </w:r>
      </w:ins>
      <w:ins w:id="721" w:author="Vijay Parmar" w:date="2009-04-13T18:47:00Z">
        <w:r w:rsidRPr="005E74D2">
          <w:rPr>
            <w:sz w:val="24"/>
            <w:rPrChange w:id="722" w:author="Vijay Parmar" w:date="2009-04-13T18:49:00Z">
              <w:rPr>
                <w:b w:val="0"/>
                <w:bCs w:val="0"/>
                <w:color w:val="0000FF" w:themeColor="hyperlink"/>
                <w:u w:val="single"/>
              </w:rPr>
            </w:rPrChange>
          </w:rPr>
          <w:t xml:space="preserve">is the original behavior/workflows available with the CGMM 0.5 release. The default behavior is meant for existing </w:t>
        </w:r>
      </w:ins>
      <w:ins w:id="723" w:author="Vijay Parmar" w:date="2009-04-13T18:49:00Z">
        <w:r w:rsidR="001B1E62">
          <w:rPr>
            <w:sz w:val="24"/>
          </w:rPr>
          <w:t xml:space="preserve">web </w:t>
        </w:r>
      </w:ins>
      <w:ins w:id="724" w:author="Vijay Parmar" w:date="2009-04-13T18:47:00Z">
        <w:r w:rsidRPr="005E74D2">
          <w:rPr>
            <w:sz w:val="24"/>
            <w:rPrChange w:id="725" w:author="Vijay Parmar" w:date="2009-04-13T18:49:00Z">
              <w:rPr>
                <w:b w:val="0"/>
                <w:bCs w:val="0"/>
                <w:color w:val="0000FF" w:themeColor="hyperlink"/>
                <w:u w:val="single"/>
              </w:rPr>
            </w:rPrChange>
          </w:rPr>
          <w:t>applications</w:t>
        </w:r>
      </w:ins>
      <w:ins w:id="726" w:author="Vijay Parmar" w:date="2009-04-13T18:48:00Z">
        <w:r w:rsidRPr="005E74D2">
          <w:rPr>
            <w:sz w:val="24"/>
            <w:rPrChange w:id="727" w:author="Vijay Parmar" w:date="2009-04-13T18:49:00Z">
              <w:rPr>
                <w:b w:val="0"/>
                <w:bCs w:val="0"/>
                <w:color w:val="0000FF" w:themeColor="hyperlink"/>
                <w:u w:val="single"/>
              </w:rPr>
            </w:rPrChange>
          </w:rPr>
          <w:t xml:space="preserve"> that would like to utilize CGMM Web application for </w:t>
        </w:r>
      </w:ins>
      <w:ins w:id="728" w:author="Vijay Parmar" w:date="2009-04-13T18:51:00Z">
        <w:r w:rsidR="009018B5">
          <w:rPr>
            <w:sz w:val="24"/>
          </w:rPr>
          <w:t xml:space="preserve">the following a) </w:t>
        </w:r>
      </w:ins>
      <w:ins w:id="729" w:author="Vijay Parmar" w:date="2009-04-13T18:48:00Z">
        <w:r w:rsidRPr="005E74D2">
          <w:rPr>
            <w:sz w:val="24"/>
            <w:rPrChange w:id="730" w:author="Vijay Parmar" w:date="2009-04-13T18:49:00Z">
              <w:rPr>
                <w:b w:val="0"/>
                <w:bCs w:val="0"/>
                <w:color w:val="0000FF" w:themeColor="hyperlink"/>
                <w:u w:val="single"/>
              </w:rPr>
            </w:rPrChange>
          </w:rPr>
          <w:t xml:space="preserve">Authentication, </w:t>
        </w:r>
      </w:ins>
      <w:ins w:id="731" w:author="Vijay Parmar" w:date="2009-04-13T18:52:00Z">
        <w:r w:rsidR="009018B5">
          <w:rPr>
            <w:sz w:val="24"/>
          </w:rPr>
          <w:t xml:space="preserve">b) </w:t>
        </w:r>
      </w:ins>
      <w:ins w:id="732" w:author="Vijay Parmar" w:date="2009-04-13T18:48:00Z">
        <w:r w:rsidRPr="005E74D2">
          <w:rPr>
            <w:sz w:val="24"/>
            <w:rPrChange w:id="733" w:author="Vijay Parmar" w:date="2009-04-13T18:49:00Z">
              <w:rPr>
                <w:b w:val="0"/>
                <w:bCs w:val="0"/>
                <w:color w:val="0000FF" w:themeColor="hyperlink"/>
                <w:u w:val="single"/>
              </w:rPr>
            </w:rPrChange>
          </w:rPr>
          <w:t xml:space="preserve">Migration, and </w:t>
        </w:r>
      </w:ins>
      <w:ins w:id="734" w:author="Vijay Parmar" w:date="2009-04-13T18:52:00Z">
        <w:r w:rsidR="009018B5">
          <w:rPr>
            <w:sz w:val="24"/>
          </w:rPr>
          <w:t xml:space="preserve">c) </w:t>
        </w:r>
      </w:ins>
      <w:ins w:id="735" w:author="Vijay Parmar" w:date="2009-04-13T18:48:00Z">
        <w:r w:rsidRPr="005E74D2">
          <w:rPr>
            <w:sz w:val="24"/>
            <w:rPrChange w:id="736" w:author="Vijay Parmar" w:date="2009-04-13T18:49:00Z">
              <w:rPr>
                <w:b w:val="0"/>
                <w:bCs w:val="0"/>
                <w:color w:val="0000FF" w:themeColor="hyperlink"/>
                <w:u w:val="single"/>
              </w:rPr>
            </w:rPrChange>
          </w:rPr>
          <w:t>New caGrid User Creation</w:t>
        </w:r>
      </w:ins>
      <w:ins w:id="737" w:author="Vijay Parmar" w:date="2009-04-13T18:52:00Z">
        <w:r w:rsidR="009018B5">
          <w:rPr>
            <w:sz w:val="24"/>
          </w:rPr>
          <w:t xml:space="preserve">. The default behavior also assumes the use of </w:t>
        </w:r>
      </w:ins>
      <w:ins w:id="738" w:author="Vijay Parmar" w:date="2009-04-13T18:54:00Z">
        <w:r w:rsidR="009018B5">
          <w:rPr>
            <w:sz w:val="24"/>
          </w:rPr>
          <w:t>Servlet filter (</w:t>
        </w:r>
      </w:ins>
      <w:ins w:id="739" w:author="Vijay Parmar" w:date="2009-04-13T18:52:00Z">
        <w:r w:rsidR="009018B5">
          <w:rPr>
            <w:sz w:val="24"/>
          </w:rPr>
          <w:t>CGMFilter</w:t>
        </w:r>
      </w:ins>
      <w:ins w:id="740" w:author="Vijay Parmar" w:date="2009-04-13T18:54:00Z">
        <w:r w:rsidR="009018B5">
          <w:rPr>
            <w:sz w:val="24"/>
          </w:rPr>
          <w:t>)</w:t>
        </w:r>
      </w:ins>
      <w:ins w:id="741" w:author="Vijay Parmar" w:date="2009-04-13T18:53:00Z">
        <w:r w:rsidR="009018B5">
          <w:rPr>
            <w:sz w:val="24"/>
          </w:rPr>
          <w:t xml:space="preserve"> by the host application</w:t>
        </w:r>
      </w:ins>
      <w:ins w:id="742" w:author="Vijay Parmar" w:date="2009-04-13T18:54:00Z">
        <w:r w:rsidR="009018B5">
          <w:rPr>
            <w:sz w:val="24"/>
          </w:rPr>
          <w:t xml:space="preserve"> to intercept and interpret logged</w:t>
        </w:r>
      </w:ins>
      <w:ins w:id="743" w:author="Vijay Parmar" w:date="2009-04-13T18:55:00Z">
        <w:r w:rsidR="009018B5">
          <w:rPr>
            <w:sz w:val="24"/>
          </w:rPr>
          <w:t xml:space="preserve"> in/migrated users</w:t>
        </w:r>
        <w:r w:rsidR="00500608">
          <w:rPr>
            <w:sz w:val="24"/>
          </w:rPr>
          <w:t xml:space="preserve"> forwarded by the CGMM Web application</w:t>
        </w:r>
        <w:r w:rsidR="009018B5">
          <w:rPr>
            <w:sz w:val="24"/>
          </w:rPr>
          <w:t xml:space="preserve">. </w:t>
        </w:r>
      </w:ins>
    </w:p>
    <w:p w:rsidR="005E74D2" w:rsidRDefault="0052377C" w:rsidP="005E74D2">
      <w:pPr>
        <w:pStyle w:val="Heading1"/>
        <w:numPr>
          <w:ilvl w:val="2"/>
          <w:numId w:val="1"/>
        </w:numPr>
        <w:pPrChange w:id="744" w:author=" Vijay Parmar" w:date="2009-04-13T07:24:00Z">
          <w:pPr>
            <w:pStyle w:val="Heading1"/>
            <w:numPr>
              <w:ilvl w:val="1"/>
              <w:numId w:val="1"/>
            </w:numPr>
            <w:ind w:left="720" w:hanging="360"/>
          </w:pPr>
        </w:pPrChange>
      </w:pPr>
      <w:bookmarkStart w:id="745" w:name="_Toc228774635"/>
      <w:r>
        <w:t>Workflow</w:t>
      </w:r>
      <w:r w:rsidR="0037067D">
        <w:t>s</w:t>
      </w:r>
      <w:bookmarkEnd w:id="745"/>
    </w:p>
    <w:p w:rsidR="004713DB" w:rsidRDefault="004713DB" w:rsidP="00BD2136">
      <w:pPr>
        <w:pStyle w:val="BodyText"/>
        <w:ind w:left="0"/>
        <w:rPr>
          <w:rFonts w:asciiTheme="minorHAnsi" w:eastAsiaTheme="minorHAnsi" w:hAnsiTheme="minorHAnsi" w:cstheme="minorBidi"/>
          <w:sz w:val="22"/>
          <w:szCs w:val="22"/>
        </w:rPr>
      </w:pPr>
    </w:p>
    <w:p w:rsidR="00334D26" w:rsidRDefault="00334D26" w:rsidP="00334D26">
      <w:pPr>
        <w:pStyle w:val="BodyText"/>
        <w:rPr>
          <w:rFonts w:asciiTheme="minorHAnsi" w:hAnsiTheme="minorHAnsi"/>
        </w:rPr>
      </w:pPr>
    </w:p>
    <w:p w:rsidR="009D7D28" w:rsidRDefault="0059574A" w:rsidP="009D7D28">
      <w:pPr>
        <w:pStyle w:val="BodyText"/>
        <w:rPr>
          <w:rFonts w:asciiTheme="minorHAnsi" w:hAnsiTheme="minorHAnsi"/>
        </w:rPr>
      </w:pPr>
      <w:r>
        <w:rPr>
          <w:rFonts w:asciiTheme="minorHAnsi" w:hAnsiTheme="minorHAnsi"/>
        </w:rPr>
        <w:t>The CGMM Tool</w:t>
      </w:r>
      <w:ins w:id="746" w:author="Vijay Parmar" w:date="2009-04-13T19:02:00Z">
        <w:r w:rsidR="00671099">
          <w:rPr>
            <w:rFonts w:asciiTheme="minorHAnsi" w:hAnsiTheme="minorHAnsi"/>
          </w:rPr>
          <w:t xml:space="preserve">’s default behavior </w:t>
        </w:r>
      </w:ins>
      <w:del w:id="747" w:author="Vijay Parmar" w:date="2009-04-13T19:02:00Z">
        <w:r w:rsidDel="00671099">
          <w:rPr>
            <w:rFonts w:asciiTheme="minorHAnsi" w:hAnsiTheme="minorHAnsi"/>
          </w:rPr>
          <w:delText xml:space="preserve"> </w:delText>
        </w:r>
      </w:del>
      <w:r>
        <w:rPr>
          <w:rFonts w:asciiTheme="minorHAnsi" w:hAnsiTheme="minorHAnsi"/>
        </w:rPr>
        <w:t>allows multiple scenarios</w:t>
      </w:r>
      <w:r w:rsidR="009D7D28">
        <w:rPr>
          <w:rFonts w:asciiTheme="minorHAnsi" w:hAnsiTheme="minorHAnsi"/>
        </w:rPr>
        <w:t xml:space="preserve">/workflows based on the User. The user may or may not have CSM account. The user also may or may not have a caGrid Account. Hence based on that there are four different scenarios addressed by the CGMM Tool. </w:t>
      </w:r>
      <w:r w:rsidR="00FD425D">
        <w:rPr>
          <w:rFonts w:asciiTheme="minorHAnsi" w:hAnsiTheme="minorHAnsi"/>
        </w:rPr>
        <w:t>The scenarios are as following:</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CSM account and User does not have a caGrid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CSM account and User has a caGrid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caGrid account and User does not have a CSM account</w:t>
      </w:r>
    </w:p>
    <w:p w:rsidR="009D7D28" w:rsidRDefault="009D7D28" w:rsidP="00534AC2">
      <w:pPr>
        <w:pStyle w:val="BodyText"/>
        <w:numPr>
          <w:ilvl w:val="0"/>
          <w:numId w:val="29"/>
        </w:numPr>
        <w:rPr>
          <w:rFonts w:asciiTheme="minorHAnsi" w:hAnsiTheme="minorHAnsi"/>
        </w:rPr>
      </w:pPr>
      <w:r>
        <w:rPr>
          <w:rFonts w:asciiTheme="minorHAnsi" w:hAnsiTheme="minorHAnsi"/>
        </w:rPr>
        <w:t>User logs in with caGrid account and User has a CSM account.</w:t>
      </w:r>
    </w:p>
    <w:p w:rsidR="009A008D" w:rsidRDefault="009A008D" w:rsidP="009A008D">
      <w:pPr>
        <w:pStyle w:val="BodyText"/>
        <w:ind w:left="0"/>
        <w:rPr>
          <w:rFonts w:asciiTheme="minorHAnsi" w:hAnsiTheme="minorHAnsi"/>
        </w:rPr>
      </w:pPr>
    </w:p>
    <w:p w:rsidR="00E17E37" w:rsidRDefault="00C62725" w:rsidP="00E17E37">
      <w:pPr>
        <w:pStyle w:val="BodyText"/>
        <w:rPr>
          <w:rFonts w:asciiTheme="minorHAnsi" w:hAnsiTheme="minorHAnsi"/>
        </w:rPr>
      </w:pPr>
      <w:r w:rsidRPr="00B46999">
        <w:rPr>
          <w:rFonts w:asciiTheme="minorHAnsi" w:hAnsiTheme="minorHAnsi"/>
          <w:b/>
        </w:rPr>
        <w:t>Note</w:t>
      </w:r>
      <w:r>
        <w:rPr>
          <w:rFonts w:asciiTheme="minorHAnsi" w:hAnsiTheme="minorHAnsi"/>
        </w:rPr>
        <w:t xml:space="preserve">: </w:t>
      </w:r>
      <w:r w:rsidR="001A4569">
        <w:rPr>
          <w:rFonts w:asciiTheme="minorHAnsi" w:hAnsiTheme="minorHAnsi"/>
        </w:rPr>
        <w:t>The CGMM tool DO</w:t>
      </w:r>
      <w:r w:rsidR="00E17E37">
        <w:rPr>
          <w:rFonts w:asciiTheme="minorHAnsi" w:hAnsiTheme="minorHAnsi"/>
        </w:rPr>
        <w:t xml:space="preserve"> NOT </w:t>
      </w:r>
      <w:r w:rsidR="00B367B7">
        <w:rPr>
          <w:rFonts w:asciiTheme="minorHAnsi" w:hAnsiTheme="minorHAnsi"/>
        </w:rPr>
        <w:t>addresses</w:t>
      </w:r>
      <w:r w:rsidR="001A09D4">
        <w:rPr>
          <w:rFonts w:asciiTheme="minorHAnsi" w:hAnsiTheme="minorHAnsi"/>
        </w:rPr>
        <w:t xml:space="preserve"> </w:t>
      </w:r>
      <w:r w:rsidR="00343F48">
        <w:rPr>
          <w:rFonts w:asciiTheme="minorHAnsi" w:hAnsiTheme="minorHAnsi"/>
        </w:rPr>
        <w:t>t</w:t>
      </w:r>
      <w:r w:rsidR="00E17E37">
        <w:rPr>
          <w:rFonts w:asciiTheme="minorHAnsi" w:hAnsiTheme="minorHAnsi"/>
        </w:rPr>
        <w:t>he scenario where a User does not have a CSM (local) Account and does not have a caGrid account.</w:t>
      </w:r>
      <w:r w:rsidR="001F37FF">
        <w:rPr>
          <w:rFonts w:asciiTheme="minorHAnsi" w:hAnsiTheme="minorHAnsi"/>
        </w:rPr>
        <w:t xml:space="preserve"> To host application needs to address this scenario.</w:t>
      </w:r>
      <w:r w:rsidR="008335AF">
        <w:rPr>
          <w:rFonts w:asciiTheme="minorHAnsi" w:hAnsiTheme="minorHAnsi"/>
        </w:rPr>
        <w:t xml:space="preserve"> </w:t>
      </w:r>
      <w:r w:rsidR="001F37FF">
        <w:rPr>
          <w:rFonts w:asciiTheme="minorHAnsi" w:hAnsiTheme="minorHAnsi"/>
        </w:rPr>
        <w:t xml:space="preserve"> </w:t>
      </w:r>
    </w:p>
    <w:p w:rsidR="00E17E37" w:rsidRDefault="00E17E37" w:rsidP="008335AF">
      <w:pPr>
        <w:pStyle w:val="BodyText"/>
        <w:rPr>
          <w:rFonts w:asciiTheme="minorHAnsi" w:hAnsiTheme="minorHAnsi"/>
        </w:rPr>
      </w:pPr>
      <w:r>
        <w:rPr>
          <w:rFonts w:asciiTheme="minorHAnsi" w:hAnsiTheme="minorHAnsi"/>
        </w:rPr>
        <w:tab/>
      </w:r>
    </w:p>
    <w:p w:rsidR="001A4AE4" w:rsidRDefault="009A008D" w:rsidP="009A008D">
      <w:pPr>
        <w:pStyle w:val="BodyText"/>
        <w:rPr>
          <w:noProof/>
        </w:rPr>
      </w:pPr>
      <w:r>
        <w:rPr>
          <w:rFonts w:asciiTheme="minorHAnsi" w:hAnsiTheme="minorHAnsi"/>
        </w:rPr>
        <w:t>Let us look at the user</w:t>
      </w:r>
      <w:r w:rsidR="001A4AE4">
        <w:rPr>
          <w:rFonts w:asciiTheme="minorHAnsi" w:hAnsiTheme="minorHAnsi"/>
        </w:rPr>
        <w:t xml:space="preserve"> interface workflow of the CGMM by going through each of the scenarios mentioned above. Shown below is the CGMM Tool Home page</w:t>
      </w:r>
      <w:r w:rsidR="000929F9">
        <w:rPr>
          <w:rFonts w:asciiTheme="minorHAnsi" w:hAnsiTheme="minorHAnsi"/>
        </w:rPr>
        <w:t>. The home page provides details to the user regarding how to proceed using the tool.</w:t>
      </w:r>
      <w:r w:rsidR="001A4AE4" w:rsidRPr="001A4AE4">
        <w:rPr>
          <w:noProof/>
        </w:rPr>
        <w:t xml:space="preserve"> </w:t>
      </w:r>
    </w:p>
    <w:p w:rsidR="001A4AE4" w:rsidRDefault="001A4AE4" w:rsidP="009A008D">
      <w:pPr>
        <w:pStyle w:val="BodyText"/>
        <w:rPr>
          <w:noProof/>
        </w:rPr>
      </w:pPr>
    </w:p>
    <w:p w:rsidR="009A008D" w:rsidRDefault="001A4AE4" w:rsidP="009A008D">
      <w:pPr>
        <w:pStyle w:val="BodyText"/>
        <w:rPr>
          <w:rFonts w:asciiTheme="minorHAnsi" w:hAnsiTheme="minorHAnsi"/>
        </w:rPr>
      </w:pPr>
      <w:r>
        <w:rPr>
          <w:noProof/>
        </w:rPr>
        <w:lastRenderedPageBreak/>
        <w:drawing>
          <wp:inline distT="0" distB="0" distL="0" distR="0">
            <wp:extent cx="6236450" cy="5718768"/>
            <wp:effectExtent l="19050" t="19050" r="11950" b="15282"/>
            <wp:docPr id="3" name="Picture 124" descr="C:\Documents and Settings\Vijay\Desktop\temp\cgmm screen shots\cgmm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Vijay\Desktop\temp\cgmm screen shots\cgmm_home.JPG"/>
                    <pic:cNvPicPr>
                      <a:picLocks noChangeAspect="1" noChangeArrowheads="1"/>
                    </pic:cNvPicPr>
                  </pic:nvPicPr>
                  <pic:blipFill>
                    <a:blip r:embed="rId24"/>
                    <a:srcRect/>
                    <a:stretch>
                      <a:fillRect/>
                    </a:stretch>
                  </pic:blipFill>
                  <pic:spPr bwMode="auto">
                    <a:xfrm>
                      <a:off x="0" y="0"/>
                      <a:ext cx="6238656" cy="5720791"/>
                    </a:xfrm>
                    <a:prstGeom prst="rect">
                      <a:avLst/>
                    </a:prstGeom>
                    <a:noFill/>
                    <a:ln w="9525">
                      <a:solidFill>
                        <a:schemeClr val="accent1"/>
                      </a:solidFill>
                      <a:miter lim="800000"/>
                      <a:headEnd/>
                      <a:tailEnd/>
                    </a:ln>
                  </pic:spPr>
                </pic:pic>
              </a:graphicData>
            </a:graphic>
          </wp:inline>
        </w:drawing>
      </w:r>
    </w:p>
    <w:p w:rsidR="001A4AE4" w:rsidRPr="00E10AA4" w:rsidRDefault="001A4AE4" w:rsidP="009A008D">
      <w:pPr>
        <w:pStyle w:val="BodyText"/>
        <w:rPr>
          <w:rFonts w:asciiTheme="minorHAnsi" w:hAnsiTheme="minorHAnsi"/>
          <w:sz w:val="22"/>
        </w:rPr>
      </w:pPr>
      <w:r w:rsidRPr="00E10AA4">
        <w:rPr>
          <w:rFonts w:asciiTheme="minorHAnsi" w:hAnsiTheme="minorHAnsi"/>
          <w:sz w:val="22"/>
        </w:rPr>
        <w:t>Figure 6.1 CGMM Home page.</w:t>
      </w:r>
    </w:p>
    <w:p w:rsidR="005E74D2" w:rsidRDefault="00C84BD7" w:rsidP="005E74D2">
      <w:pPr>
        <w:pStyle w:val="Heading1"/>
        <w:numPr>
          <w:ilvl w:val="3"/>
          <w:numId w:val="1"/>
        </w:numPr>
        <w:pPrChange w:id="748" w:author=" Vijay Parmar" w:date="2009-04-13T07:24:00Z">
          <w:pPr>
            <w:pStyle w:val="Heading1"/>
            <w:numPr>
              <w:ilvl w:val="2"/>
              <w:numId w:val="1"/>
            </w:numPr>
            <w:ind w:left="1080" w:hanging="720"/>
          </w:pPr>
        </w:pPrChange>
      </w:pPr>
      <w:bookmarkStart w:id="749" w:name="_Toc228774636"/>
      <w:r>
        <w:t xml:space="preserve">Workflow 1: </w:t>
      </w:r>
      <w:r w:rsidR="00BC23FF">
        <w:t>User logs in with CSM account</w:t>
      </w:r>
      <w:bookmarkEnd w:id="749"/>
    </w:p>
    <w:p w:rsidR="0093580B" w:rsidRDefault="0093580B" w:rsidP="0093580B"/>
    <w:p w:rsidR="0093580B" w:rsidRDefault="0093580B" w:rsidP="0093580B">
      <w:pPr>
        <w:ind w:left="360"/>
      </w:pPr>
      <w:r>
        <w:t xml:space="preserve">In this scenario, the User has the CSM account. The user logs in by providing the username and password and clicking on the Login button. </w:t>
      </w:r>
    </w:p>
    <w:p w:rsidR="0093580B" w:rsidRDefault="0093580B" w:rsidP="0093580B">
      <w:pPr>
        <w:ind w:left="360"/>
      </w:pPr>
      <w:r>
        <w:t>If the Login Id or Password is invalid, the CGMM tool shows an error.</w:t>
      </w:r>
    </w:p>
    <w:p w:rsidR="0093580B" w:rsidRDefault="0093580B" w:rsidP="0093580B">
      <w:pPr>
        <w:ind w:left="360"/>
      </w:pPr>
      <w:r>
        <w:rPr>
          <w:noProof/>
        </w:rPr>
        <w:lastRenderedPageBreak/>
        <w:drawing>
          <wp:inline distT="0" distB="0" distL="0" distR="0">
            <wp:extent cx="6086475" cy="2085975"/>
            <wp:effectExtent l="19050" t="19050" r="28575" b="285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5"/>
                    <a:srcRect/>
                    <a:stretch>
                      <a:fillRect/>
                    </a:stretch>
                  </pic:blipFill>
                  <pic:spPr bwMode="auto">
                    <a:xfrm>
                      <a:off x="0" y="0"/>
                      <a:ext cx="6086475" cy="2085975"/>
                    </a:xfrm>
                    <a:prstGeom prst="rect">
                      <a:avLst/>
                    </a:prstGeom>
                    <a:noFill/>
                    <a:ln w="9525">
                      <a:solidFill>
                        <a:schemeClr val="accent1"/>
                      </a:solidFill>
                      <a:miter lim="800000"/>
                      <a:headEnd/>
                      <a:tailEnd/>
                    </a:ln>
                  </pic:spPr>
                </pic:pic>
              </a:graphicData>
            </a:graphic>
          </wp:inline>
        </w:drawing>
      </w:r>
    </w:p>
    <w:p w:rsidR="0093580B" w:rsidRPr="00D505E4" w:rsidRDefault="0093580B" w:rsidP="0093580B">
      <w:pPr>
        <w:pStyle w:val="BodyText"/>
        <w:rPr>
          <w:rFonts w:asciiTheme="minorHAnsi" w:hAnsiTheme="minorHAnsi"/>
          <w:sz w:val="22"/>
        </w:rPr>
      </w:pPr>
      <w:r w:rsidRPr="00D505E4">
        <w:rPr>
          <w:rFonts w:asciiTheme="minorHAnsi" w:hAnsiTheme="minorHAnsi"/>
          <w:sz w:val="22"/>
        </w:rPr>
        <w:t>Figure 6.1 CGMM - CSM Login error.</w:t>
      </w:r>
    </w:p>
    <w:p w:rsidR="0093580B" w:rsidRPr="0093580B" w:rsidRDefault="0093580B" w:rsidP="0093580B">
      <w:pPr>
        <w:ind w:left="360"/>
      </w:pPr>
    </w:p>
    <w:p w:rsidR="005A2017" w:rsidRDefault="00576939" w:rsidP="005A2017">
      <w:pPr>
        <w:ind w:left="360"/>
      </w:pPr>
      <w:r>
        <w:t>If the Login Id and password are valid, the CGMM tool takes the user to CSM to GAARDS Account Migration page.</w:t>
      </w:r>
      <w:r w:rsidR="005A2017">
        <w:t xml:space="preserve"> In this page, the tool allows the user to either login using existing caGrid account or create a new caGrid account.</w:t>
      </w:r>
    </w:p>
    <w:p w:rsidR="00576939" w:rsidRDefault="00576939" w:rsidP="00576939">
      <w:pPr>
        <w:ind w:left="360"/>
      </w:pPr>
      <w:r>
        <w:rPr>
          <w:noProof/>
        </w:rPr>
        <w:drawing>
          <wp:inline distT="0" distB="0" distL="0" distR="0">
            <wp:extent cx="6858000" cy="4702878"/>
            <wp:effectExtent l="19050" t="19050" r="19050" b="21522"/>
            <wp:docPr id="126" name="Picture 126" descr="C:\Documents and Settings\Vijay\Desktop\temp\cgmm screen shots\cgmm_cs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Vijay\Desktop\temp\cgmm screen shots\cgmm_csm_login_success.JPG"/>
                    <pic:cNvPicPr>
                      <a:picLocks noChangeAspect="1" noChangeArrowheads="1"/>
                    </pic:cNvPicPr>
                  </pic:nvPicPr>
                  <pic:blipFill>
                    <a:blip r:embed="rId26"/>
                    <a:srcRect/>
                    <a:stretch>
                      <a:fillRect/>
                    </a:stretch>
                  </pic:blipFill>
                  <pic:spPr bwMode="auto">
                    <a:xfrm>
                      <a:off x="0" y="0"/>
                      <a:ext cx="6858000" cy="4702878"/>
                    </a:xfrm>
                    <a:prstGeom prst="rect">
                      <a:avLst/>
                    </a:prstGeom>
                    <a:noFill/>
                    <a:ln w="9525">
                      <a:solidFill>
                        <a:schemeClr val="accent1"/>
                      </a:solidFill>
                      <a:miter lim="800000"/>
                      <a:headEnd/>
                      <a:tailEnd/>
                    </a:ln>
                  </pic:spPr>
                </pic:pic>
              </a:graphicData>
            </a:graphic>
          </wp:inline>
        </w:drawing>
      </w:r>
    </w:p>
    <w:p w:rsidR="00576939" w:rsidRPr="00D505E4" w:rsidRDefault="00576939" w:rsidP="00576939">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3</w:t>
      </w:r>
      <w:r w:rsidRPr="00D505E4">
        <w:rPr>
          <w:rFonts w:asciiTheme="minorHAnsi" w:hAnsiTheme="minorHAnsi"/>
          <w:sz w:val="22"/>
        </w:rPr>
        <w:t xml:space="preserve"> </w:t>
      </w:r>
      <w:r w:rsidR="0090205D">
        <w:rPr>
          <w:rFonts w:asciiTheme="minorHAnsi" w:hAnsiTheme="minorHAnsi"/>
          <w:sz w:val="22"/>
        </w:rPr>
        <w:t xml:space="preserve">The CSM Login success page / </w:t>
      </w:r>
      <w:r w:rsidR="003F771C">
        <w:rPr>
          <w:rFonts w:asciiTheme="minorHAnsi" w:hAnsiTheme="minorHAnsi"/>
          <w:sz w:val="22"/>
        </w:rPr>
        <w:t>Grid Login Page</w:t>
      </w:r>
      <w:r w:rsidRPr="00D505E4">
        <w:rPr>
          <w:rFonts w:asciiTheme="minorHAnsi" w:hAnsiTheme="minorHAnsi"/>
          <w:sz w:val="22"/>
        </w:rPr>
        <w:t>.</w:t>
      </w:r>
    </w:p>
    <w:p w:rsidR="009049BB" w:rsidRDefault="00A54E49" w:rsidP="009049BB">
      <w:pPr>
        <w:pStyle w:val="Heading1"/>
        <w:numPr>
          <w:ilvl w:val="3"/>
          <w:numId w:val="1"/>
        </w:numPr>
      </w:pPr>
      <w:bookmarkStart w:id="750" w:name="_Toc228774637"/>
      <w:r>
        <w:lastRenderedPageBreak/>
        <w:t xml:space="preserve">Workflow 1-a: </w:t>
      </w:r>
      <w:r w:rsidR="009049BB">
        <w:t>User has caGrid account</w:t>
      </w:r>
      <w:bookmarkEnd w:id="750"/>
    </w:p>
    <w:p w:rsidR="009049BB" w:rsidRDefault="009049BB" w:rsidP="009049BB"/>
    <w:p w:rsidR="009049BB" w:rsidRDefault="009049BB" w:rsidP="009049BB">
      <w:pPr>
        <w:ind w:left="720"/>
      </w:pPr>
      <w:r>
        <w:t>In this case the user has an existing caGrid account. Hence the user can proceed to migrate caGrid account by providing the</w:t>
      </w:r>
      <w:r w:rsidR="00BF1AE9">
        <w:t xml:space="preserve"> Login ID</w:t>
      </w:r>
      <w:r>
        <w:t>, Password and also selecting the Authentication Source (</w:t>
      </w:r>
      <w:del w:id="751" w:author="Vijay Parmar" w:date="2009-04-13T19:24:00Z">
        <w:r w:rsidDel="008B0C6D">
          <w:delText xml:space="preserve"> </w:delText>
        </w:r>
      </w:del>
      <w:r>
        <w:t>Authentication Service).</w:t>
      </w:r>
      <w:r w:rsidR="00BF1AE9">
        <w:t xml:space="preserve"> </w:t>
      </w:r>
    </w:p>
    <w:p w:rsidR="00263A72" w:rsidRPr="003B04FB" w:rsidRDefault="00263A72" w:rsidP="00263A72">
      <w:pPr>
        <w:pStyle w:val="BodyText"/>
        <w:rPr>
          <w:rFonts w:asciiTheme="minorHAnsi" w:hAnsiTheme="minorHAnsi"/>
          <w:b/>
          <w:sz w:val="28"/>
        </w:rPr>
      </w:pPr>
      <w:r>
        <w:rPr>
          <w:rFonts w:asciiTheme="minorHAnsi" w:hAnsiTheme="minorHAnsi"/>
          <w:b/>
          <w:sz w:val="28"/>
        </w:rPr>
        <w:t>User logins in with caGrid Login ID and password</w:t>
      </w:r>
    </w:p>
    <w:p w:rsidR="00263A72" w:rsidRDefault="00263A72" w:rsidP="009049BB">
      <w:pPr>
        <w:ind w:left="720"/>
      </w:pPr>
    </w:p>
    <w:p w:rsidR="00BF1AE9" w:rsidRDefault="00BF1AE9" w:rsidP="009049BB">
      <w:pPr>
        <w:ind w:left="720"/>
      </w:pPr>
      <w:r>
        <w:t xml:space="preserve">Once the user clicks Login button, the CGMM Tool validates the caGrid account credentials provided by the user. If the credentials are valid then the CGMM Tool will show the ‘Confirm Migration’ screen to the </w:t>
      </w:r>
      <w:r w:rsidR="0092081C">
        <w:t>user.</w:t>
      </w:r>
    </w:p>
    <w:p w:rsidR="00BF1AE9" w:rsidRDefault="00BF1AE9" w:rsidP="009049BB">
      <w:pPr>
        <w:ind w:left="720"/>
      </w:pPr>
    </w:p>
    <w:p w:rsidR="0073210A" w:rsidRDefault="0073210A" w:rsidP="0073210A">
      <w:pPr>
        <w:ind w:left="180"/>
      </w:pPr>
      <w:r>
        <w:rPr>
          <w:noProof/>
        </w:rPr>
        <w:drawing>
          <wp:inline distT="0" distB="0" distL="0" distR="0">
            <wp:extent cx="6858000" cy="4192581"/>
            <wp:effectExtent l="19050" t="19050" r="19050" b="17469"/>
            <wp:docPr id="128"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27"/>
                    <a:srcRect/>
                    <a:stretch>
                      <a:fillRect/>
                    </a:stretch>
                  </pic:blipFill>
                  <pic:spPr bwMode="auto">
                    <a:xfrm>
                      <a:off x="0" y="0"/>
                      <a:ext cx="6858000" cy="4192581"/>
                    </a:xfrm>
                    <a:prstGeom prst="rect">
                      <a:avLst/>
                    </a:prstGeom>
                    <a:noFill/>
                    <a:ln w="9525">
                      <a:solidFill>
                        <a:schemeClr val="accent1"/>
                      </a:solidFill>
                      <a:miter lim="800000"/>
                      <a:headEnd/>
                      <a:tailEnd/>
                    </a:ln>
                  </pic:spPr>
                </pic:pic>
              </a:graphicData>
            </a:graphic>
          </wp:inline>
        </w:drawing>
      </w:r>
    </w:p>
    <w:p w:rsidR="0073210A" w:rsidRPr="00D505E4" w:rsidRDefault="0073210A" w:rsidP="0073210A">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4</w:t>
      </w:r>
      <w:r w:rsidRPr="00D505E4">
        <w:rPr>
          <w:rFonts w:asciiTheme="minorHAnsi" w:hAnsiTheme="minorHAnsi"/>
          <w:sz w:val="22"/>
        </w:rPr>
        <w:t xml:space="preserve"> CSM</w:t>
      </w:r>
      <w:r>
        <w:rPr>
          <w:rFonts w:asciiTheme="minorHAnsi" w:hAnsiTheme="minorHAnsi"/>
          <w:sz w:val="22"/>
        </w:rPr>
        <w:t xml:space="preserve"> to GAARDS Account migration page</w:t>
      </w:r>
      <w:r w:rsidRPr="00D505E4">
        <w:rPr>
          <w:rFonts w:asciiTheme="minorHAnsi" w:hAnsiTheme="minorHAnsi"/>
          <w:sz w:val="22"/>
        </w:rPr>
        <w:t>.</w:t>
      </w:r>
    </w:p>
    <w:p w:rsidR="0073210A" w:rsidRDefault="0073210A" w:rsidP="0073210A">
      <w:pPr>
        <w:ind w:left="180"/>
      </w:pPr>
    </w:p>
    <w:p w:rsidR="00A15B7D" w:rsidRPr="003B04FB" w:rsidRDefault="00A15B7D" w:rsidP="00A15B7D">
      <w:pPr>
        <w:pStyle w:val="BodyText"/>
        <w:rPr>
          <w:rFonts w:asciiTheme="minorHAnsi" w:hAnsiTheme="minorHAnsi"/>
          <w:b/>
          <w:sz w:val="28"/>
        </w:rPr>
      </w:pPr>
      <w:r>
        <w:rPr>
          <w:rFonts w:asciiTheme="minorHAnsi" w:hAnsiTheme="minorHAnsi"/>
          <w:b/>
          <w:sz w:val="28"/>
        </w:rPr>
        <w:t>User chooses to migrate his account</w:t>
      </w:r>
    </w:p>
    <w:p w:rsidR="004B61BB" w:rsidRDefault="004B61BB" w:rsidP="004B61BB">
      <w:pPr>
        <w:ind w:left="180"/>
      </w:pPr>
      <w:r>
        <w:t xml:space="preserve">On the migration confirmation page, the user has the option to cancel the migration or confirm it. Once the user proceeds to migrate by clicking on the ‘Yes, Migrate my CSM Account’ button, the CGMM will migrate the CSM account to caGrid account in the CSM Schema of the host application. CGMM will also mark the user as migrated. Once the migration process is complete, the CGMM Tool takes the user to the migration confirmation page. The user now has the only option of Log in to the host application. </w:t>
      </w:r>
    </w:p>
    <w:p w:rsidR="004B61BB" w:rsidRPr="009049BB" w:rsidRDefault="004B61BB" w:rsidP="004B61BB">
      <w:pPr>
        <w:ind w:left="180"/>
      </w:pPr>
      <w:r>
        <w:lastRenderedPageBreak/>
        <w:t>When the user clicks the ‘Log in to &lt;&lt;Host Application Name&gt;&gt;’ button, the CGMM proceeds to log in the user using the caGrid account information. The CGMM tool then populates the HTTP Request with the caGrid User information and the Users Grid Proxy as request attributes and forwards the request to the Host application. The request is forwarded to the Host Applications User Home page, specified in the CGMM properties configuration, and the CGMM relieves the control to the Host application.</w:t>
      </w:r>
    </w:p>
    <w:p w:rsidR="00E67D01" w:rsidRDefault="002A1AF4" w:rsidP="00E67D01">
      <w:r>
        <w:rPr>
          <w:noProof/>
        </w:rPr>
        <w:drawing>
          <wp:inline distT="0" distB="0" distL="0" distR="0">
            <wp:extent cx="6858000" cy="3549082"/>
            <wp:effectExtent l="19050" t="19050" r="19050" b="13268"/>
            <wp:docPr id="133" name="Picture 133" descr="C:\Documents and Settings\Vijay\Desktop\temp\cgmm screen shots\cgmm_csm_login_success_migration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Vijay\Desktop\temp\cgmm screen shots\cgmm_csm_login_success_migration_complete.JPG"/>
                    <pic:cNvPicPr>
                      <a:picLocks noChangeAspect="1" noChangeArrowheads="1"/>
                    </pic:cNvPicPr>
                  </pic:nvPicPr>
                  <pic:blipFill>
                    <a:blip r:embed="rId28"/>
                    <a:srcRect/>
                    <a:stretch>
                      <a:fillRect/>
                    </a:stretch>
                  </pic:blipFill>
                  <pic:spPr bwMode="auto">
                    <a:xfrm>
                      <a:off x="0" y="0"/>
                      <a:ext cx="6858000" cy="3549082"/>
                    </a:xfrm>
                    <a:prstGeom prst="rect">
                      <a:avLst/>
                    </a:prstGeom>
                    <a:noFill/>
                    <a:ln w="9525">
                      <a:solidFill>
                        <a:schemeClr val="accent1"/>
                      </a:solidFill>
                      <a:miter lim="800000"/>
                      <a:headEnd/>
                      <a:tailEnd/>
                    </a:ln>
                  </pic:spPr>
                </pic:pic>
              </a:graphicData>
            </a:graphic>
          </wp:inline>
        </w:drawing>
      </w:r>
    </w:p>
    <w:p w:rsidR="002A1AF4" w:rsidRPr="00D505E4" w:rsidRDefault="002A1AF4" w:rsidP="002A1AF4">
      <w:pPr>
        <w:pStyle w:val="BodyText"/>
        <w:rPr>
          <w:rFonts w:asciiTheme="minorHAnsi" w:hAnsiTheme="minorHAnsi"/>
          <w:sz w:val="22"/>
        </w:rPr>
      </w:pPr>
      <w:r w:rsidRPr="00D505E4">
        <w:rPr>
          <w:rFonts w:asciiTheme="minorHAnsi" w:hAnsiTheme="minorHAnsi"/>
          <w:sz w:val="22"/>
        </w:rPr>
        <w:t>Figure 6.</w:t>
      </w:r>
      <w:r>
        <w:rPr>
          <w:rFonts w:asciiTheme="minorHAnsi" w:hAnsiTheme="minorHAnsi"/>
          <w:sz w:val="22"/>
        </w:rPr>
        <w:t>5</w:t>
      </w:r>
      <w:r w:rsidRPr="00D505E4">
        <w:rPr>
          <w:rFonts w:asciiTheme="minorHAnsi" w:hAnsiTheme="minorHAnsi"/>
          <w:sz w:val="22"/>
        </w:rPr>
        <w:t xml:space="preserve"> </w:t>
      </w:r>
      <w:r>
        <w:rPr>
          <w:rFonts w:asciiTheme="minorHAnsi" w:hAnsiTheme="minorHAnsi"/>
          <w:sz w:val="22"/>
        </w:rPr>
        <w:t>Migration complete</w:t>
      </w:r>
      <w:r w:rsidR="006B1235">
        <w:rPr>
          <w:rFonts w:asciiTheme="minorHAnsi" w:hAnsiTheme="minorHAnsi"/>
          <w:sz w:val="22"/>
        </w:rPr>
        <w:t xml:space="preserve"> page</w:t>
      </w:r>
      <w:r w:rsidRPr="00D505E4">
        <w:rPr>
          <w:rFonts w:asciiTheme="minorHAnsi" w:hAnsiTheme="minorHAnsi"/>
          <w:sz w:val="22"/>
        </w:rPr>
        <w:t>.</w:t>
      </w:r>
    </w:p>
    <w:p w:rsidR="002A1AF4" w:rsidRDefault="002A1AF4" w:rsidP="00E67D01"/>
    <w:p w:rsidR="00284207" w:rsidRDefault="00284207" w:rsidP="00284207">
      <w:pPr>
        <w:ind w:firstLine="360"/>
      </w:pPr>
      <w:r>
        <w:t>The User clicks on the ‘Log in to &lt;&lt;host application name&gt;&gt;’ button and is forwarded by the CGMM to the Host application User Home page. Figure 6.6 shows the User Home page for the ‘HostWeb’ web application, available as a reference implementation.</w:t>
      </w:r>
    </w:p>
    <w:p w:rsidR="001A4AE4" w:rsidRDefault="00284207" w:rsidP="008C57B3">
      <w:pPr>
        <w:ind w:left="810"/>
      </w:pPr>
      <w:r>
        <w:rPr>
          <w:noProof/>
        </w:rPr>
        <w:drawing>
          <wp:inline distT="0" distB="0" distL="0" distR="0">
            <wp:extent cx="6400800" cy="2192813"/>
            <wp:effectExtent l="19050" t="19050" r="19050" b="16987"/>
            <wp:docPr id="134" name="Picture 134" descr="C:\Documents and Settings\Vijay\Desktop\temp\cgmm screen shots\cgmm_migration_host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Vijay\Desktop\temp\cgmm screen shots\cgmm_migration_host_user_page.JPG"/>
                    <pic:cNvPicPr>
                      <a:picLocks noChangeAspect="1" noChangeArrowheads="1"/>
                    </pic:cNvPicPr>
                  </pic:nvPicPr>
                  <pic:blipFill>
                    <a:blip r:embed="rId29"/>
                    <a:srcRect/>
                    <a:stretch>
                      <a:fillRect/>
                    </a:stretch>
                  </pic:blipFill>
                  <pic:spPr bwMode="auto">
                    <a:xfrm>
                      <a:off x="0" y="0"/>
                      <a:ext cx="6400800" cy="2192813"/>
                    </a:xfrm>
                    <a:prstGeom prst="rect">
                      <a:avLst/>
                    </a:prstGeom>
                    <a:noFill/>
                    <a:ln w="9525">
                      <a:solidFill>
                        <a:schemeClr val="accent1"/>
                      </a:solidFill>
                      <a:miter lim="800000"/>
                      <a:headEnd/>
                      <a:tailEnd/>
                    </a:ln>
                  </pic:spPr>
                </pic:pic>
              </a:graphicData>
            </a:graphic>
          </wp:inline>
        </w:drawing>
      </w:r>
    </w:p>
    <w:p w:rsidR="00284207" w:rsidRPr="00D505E4" w:rsidRDefault="00284207" w:rsidP="0093359C">
      <w:pPr>
        <w:pStyle w:val="BodyText"/>
        <w:ind w:left="720"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6</w:t>
      </w:r>
      <w:r w:rsidRPr="00D505E4">
        <w:rPr>
          <w:rFonts w:asciiTheme="minorHAnsi" w:hAnsiTheme="minorHAnsi"/>
          <w:sz w:val="22"/>
        </w:rPr>
        <w:t xml:space="preserve"> </w:t>
      </w:r>
      <w:r>
        <w:rPr>
          <w:rFonts w:asciiTheme="minorHAnsi" w:hAnsiTheme="minorHAnsi"/>
          <w:sz w:val="22"/>
        </w:rPr>
        <w:t>Migration complete page</w:t>
      </w:r>
      <w:r w:rsidR="00EE2957">
        <w:rPr>
          <w:rFonts w:asciiTheme="minorHAnsi" w:hAnsiTheme="minorHAnsi"/>
          <w:sz w:val="22"/>
        </w:rPr>
        <w:t>/ Host application User Home page</w:t>
      </w:r>
      <w:r w:rsidRPr="00D505E4">
        <w:rPr>
          <w:rFonts w:asciiTheme="minorHAnsi" w:hAnsiTheme="minorHAnsi"/>
          <w:sz w:val="22"/>
        </w:rPr>
        <w:t>.</w:t>
      </w:r>
    </w:p>
    <w:p w:rsidR="00284207" w:rsidRPr="00E67D01" w:rsidRDefault="00284207" w:rsidP="00E67D01"/>
    <w:p w:rsidR="00662EFA" w:rsidRDefault="0067597F" w:rsidP="00CC75BF">
      <w:pPr>
        <w:pStyle w:val="Heading1"/>
        <w:numPr>
          <w:ilvl w:val="3"/>
          <w:numId w:val="1"/>
        </w:numPr>
      </w:pPr>
      <w:bookmarkStart w:id="752" w:name="_Toc228774638"/>
      <w:r>
        <w:lastRenderedPageBreak/>
        <w:t xml:space="preserve">Workflow 1-b: </w:t>
      </w:r>
      <w:r w:rsidR="00CC75BF">
        <w:t>User does not have a caGrid account</w:t>
      </w:r>
      <w:bookmarkEnd w:id="752"/>
    </w:p>
    <w:p w:rsidR="00B9628E" w:rsidRPr="00B9628E" w:rsidRDefault="00B9628E" w:rsidP="00B9628E"/>
    <w:p w:rsidR="004B248F" w:rsidRDefault="004B248F" w:rsidP="00B9628E">
      <w:pPr>
        <w:pStyle w:val="ListParagraph"/>
      </w:pPr>
      <w:r>
        <w:t xml:space="preserve">In this case the user has an </w:t>
      </w:r>
      <w:r w:rsidR="00B9628E">
        <w:t xml:space="preserve">does not have an </w:t>
      </w:r>
      <w:r>
        <w:t xml:space="preserve">existing caGrid account. Hence the user can proceed to </w:t>
      </w:r>
      <w:r w:rsidR="00B9628E">
        <w:t>obtain a new caGrid account . As shown in Figure 6.3, the User clicks on the ‘create new caGrid account’ button.</w:t>
      </w:r>
    </w:p>
    <w:p w:rsidR="00B9628E" w:rsidRDefault="00A30AA7" w:rsidP="00B9628E">
      <w:pPr>
        <w:pStyle w:val="ListParagraph"/>
      </w:pPr>
      <w:r>
        <w:t xml:space="preserve">The User must provide all the information requested to proceed. </w:t>
      </w:r>
    </w:p>
    <w:p w:rsidR="00B9628E" w:rsidRDefault="00B9628E" w:rsidP="00B9628E">
      <w:pPr>
        <w:pStyle w:val="ListParagraph"/>
      </w:pPr>
      <w:r>
        <w:rPr>
          <w:noProof/>
        </w:rPr>
        <w:drawing>
          <wp:inline distT="0" distB="0" distL="0" distR="0">
            <wp:extent cx="5543550" cy="5124450"/>
            <wp:effectExtent l="19050" t="19050" r="19050" b="19050"/>
            <wp:docPr id="135" name="Picture 135" descr="C:\Documents and Settings\Vijay\Desktop\temp\cgmm screen shots\cgmm_new_grid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Vijay\Desktop\temp\cgmm screen shots\cgmm_new_grid_user_page.JPG"/>
                    <pic:cNvPicPr>
                      <a:picLocks noChangeAspect="1" noChangeArrowheads="1"/>
                    </pic:cNvPicPr>
                  </pic:nvPicPr>
                  <pic:blipFill>
                    <a:blip r:embed="rId30"/>
                    <a:srcRect/>
                    <a:stretch>
                      <a:fillRect/>
                    </a:stretch>
                  </pic:blipFill>
                  <pic:spPr bwMode="auto">
                    <a:xfrm>
                      <a:off x="0" y="0"/>
                      <a:ext cx="5543550" cy="5124450"/>
                    </a:xfrm>
                    <a:prstGeom prst="rect">
                      <a:avLst/>
                    </a:prstGeom>
                    <a:noFill/>
                    <a:ln w="9525">
                      <a:solidFill>
                        <a:schemeClr val="accent1"/>
                      </a:solidFill>
                      <a:miter lim="800000"/>
                      <a:headEnd/>
                      <a:tailEnd/>
                    </a:ln>
                  </pic:spPr>
                </pic:pic>
              </a:graphicData>
            </a:graphic>
          </wp:inline>
        </w:drawing>
      </w:r>
    </w:p>
    <w:p w:rsidR="00B9628E" w:rsidRPr="00D505E4" w:rsidRDefault="00B9628E" w:rsidP="00B9628E">
      <w:pPr>
        <w:pStyle w:val="BodyText"/>
        <w:ind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7</w:t>
      </w:r>
      <w:r w:rsidR="00077AB3">
        <w:rPr>
          <w:rFonts w:asciiTheme="minorHAnsi" w:hAnsiTheme="minorHAnsi"/>
          <w:sz w:val="22"/>
        </w:rPr>
        <w:t xml:space="preserve"> New caGrid Account page</w:t>
      </w:r>
      <w:r w:rsidRPr="00D505E4">
        <w:rPr>
          <w:rFonts w:asciiTheme="minorHAnsi" w:hAnsiTheme="minorHAnsi"/>
          <w:sz w:val="22"/>
        </w:rPr>
        <w:t>.</w:t>
      </w:r>
    </w:p>
    <w:p w:rsidR="00B9628E" w:rsidRDefault="00B9628E" w:rsidP="00B9628E">
      <w:pPr>
        <w:pStyle w:val="ListParagraph"/>
      </w:pPr>
    </w:p>
    <w:p w:rsidR="00E56C72" w:rsidRDefault="00E56C72" w:rsidP="00E56C72">
      <w:pPr>
        <w:pStyle w:val="ListParagraph"/>
      </w:pPr>
      <w:r>
        <w:t>The user provides all information and clicks on the ‘submit’ button to attempt to create a new caGrid account.</w:t>
      </w:r>
    </w:p>
    <w:p w:rsidR="00E56C72" w:rsidRDefault="00E56C72" w:rsidP="00B9628E">
      <w:pPr>
        <w:pStyle w:val="ListParagraph"/>
      </w:pPr>
      <w:r>
        <w:t>The CGMM attempts to create a new caGrid (Dorian) account with user details provided by the user. The CGMM obtains the Dorian URL from the CGMM Properties configuration file.</w:t>
      </w:r>
    </w:p>
    <w:p w:rsidR="004B248F" w:rsidRDefault="00605CDE" w:rsidP="00605CDE">
      <w:pPr>
        <w:ind w:left="720"/>
      </w:pPr>
      <w:r>
        <w:rPr>
          <w:noProof/>
        </w:rPr>
        <w:lastRenderedPageBreak/>
        <w:drawing>
          <wp:inline distT="0" distB="0" distL="0" distR="0">
            <wp:extent cx="5295900" cy="5124450"/>
            <wp:effectExtent l="19050" t="19050" r="19050" b="19050"/>
            <wp:docPr id="4"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31"/>
                    <a:srcRect/>
                    <a:stretch>
                      <a:fillRect/>
                    </a:stretch>
                  </pic:blipFill>
                  <pic:spPr bwMode="auto">
                    <a:xfrm>
                      <a:off x="0" y="0"/>
                      <a:ext cx="5295900" cy="5124450"/>
                    </a:xfrm>
                    <a:prstGeom prst="rect">
                      <a:avLst/>
                    </a:prstGeom>
                    <a:noFill/>
                    <a:ln w="9525">
                      <a:solidFill>
                        <a:schemeClr val="accent1"/>
                      </a:solidFill>
                      <a:miter lim="800000"/>
                      <a:headEnd/>
                      <a:tailEnd/>
                    </a:ln>
                  </pic:spPr>
                </pic:pic>
              </a:graphicData>
            </a:graphic>
          </wp:inline>
        </w:drawing>
      </w:r>
    </w:p>
    <w:p w:rsidR="00605CDE" w:rsidRPr="00D505E4" w:rsidRDefault="00605CDE" w:rsidP="00683F66">
      <w:pPr>
        <w:pStyle w:val="BodyText"/>
        <w:ind w:left="0" w:firstLine="720"/>
        <w:rPr>
          <w:rFonts w:asciiTheme="minorHAnsi" w:hAnsiTheme="minorHAnsi"/>
          <w:sz w:val="22"/>
        </w:rPr>
      </w:pPr>
      <w:r w:rsidRPr="00D505E4">
        <w:rPr>
          <w:rFonts w:asciiTheme="minorHAnsi" w:hAnsiTheme="minorHAnsi"/>
          <w:sz w:val="22"/>
        </w:rPr>
        <w:t>Figure 6.</w:t>
      </w:r>
      <w:r>
        <w:rPr>
          <w:rFonts w:asciiTheme="minorHAnsi" w:hAnsiTheme="minorHAnsi"/>
          <w:sz w:val="22"/>
        </w:rPr>
        <w:t>7 New caGrid Account page</w:t>
      </w:r>
      <w:r w:rsidRPr="00D505E4">
        <w:rPr>
          <w:rFonts w:asciiTheme="minorHAnsi" w:hAnsiTheme="minorHAnsi"/>
          <w:sz w:val="22"/>
        </w:rPr>
        <w:t>.</w:t>
      </w:r>
    </w:p>
    <w:p w:rsidR="00605CDE" w:rsidRDefault="007C3270" w:rsidP="004B248F">
      <w:r>
        <w:tab/>
      </w:r>
    </w:p>
    <w:p w:rsidR="007C3270" w:rsidRDefault="007C3270" w:rsidP="004B248F">
      <w:r>
        <w:tab/>
        <w:t xml:space="preserve">When the account is created, the CGMM asks the user to confirm the migration of the CSM account to this newly created caGrid account. </w:t>
      </w:r>
    </w:p>
    <w:p w:rsidR="007C3270" w:rsidRDefault="007C3270" w:rsidP="004B248F">
      <w:r>
        <w:tab/>
        <w:t>Once the user clicks the ‘Confirm Migration’ button, the CGMM proceeds to migrate the CSM account with the caGrid account.  If the migration is successful, the CGMM tool shows the migration complete/success page as shown in Figure 6.</w:t>
      </w:r>
      <w:r w:rsidR="00BA1BD8">
        <w:t>5</w:t>
      </w:r>
      <w:r>
        <w:t xml:space="preserve"> </w:t>
      </w:r>
      <w:r w:rsidR="00181A80">
        <w:t>.</w:t>
      </w:r>
    </w:p>
    <w:p w:rsidR="007C3270" w:rsidRDefault="007C3270" w:rsidP="004B248F">
      <w:r>
        <w:lastRenderedPageBreak/>
        <w:tab/>
      </w:r>
      <w:r w:rsidR="00FC0134">
        <w:rPr>
          <w:noProof/>
        </w:rPr>
        <w:drawing>
          <wp:inline distT="0" distB="0" distL="0" distR="0">
            <wp:extent cx="5895975" cy="3785546"/>
            <wp:effectExtent l="19050" t="19050" r="28575" b="24454"/>
            <wp:docPr id="138" name="Picture 138" descr="C:\Documents and Settings\Vijay\Desktop\temp\cgmm screen shots\cgmm_new_grid_user_Migration_confirm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Documents and Settings\Vijay\Desktop\temp\cgmm screen shots\cgmm_new_grid_user_Migration_confirm_page.JPG"/>
                    <pic:cNvPicPr>
                      <a:picLocks noChangeAspect="1" noChangeArrowheads="1"/>
                    </pic:cNvPicPr>
                  </pic:nvPicPr>
                  <pic:blipFill>
                    <a:blip r:embed="rId32"/>
                    <a:srcRect/>
                    <a:stretch>
                      <a:fillRect/>
                    </a:stretch>
                  </pic:blipFill>
                  <pic:spPr bwMode="auto">
                    <a:xfrm>
                      <a:off x="0" y="0"/>
                      <a:ext cx="5895975" cy="3785546"/>
                    </a:xfrm>
                    <a:prstGeom prst="rect">
                      <a:avLst/>
                    </a:prstGeom>
                    <a:noFill/>
                    <a:ln w="9525">
                      <a:solidFill>
                        <a:schemeClr val="accent1"/>
                      </a:solidFill>
                      <a:miter lim="800000"/>
                      <a:headEnd/>
                      <a:tailEnd/>
                    </a:ln>
                  </pic:spPr>
                </pic:pic>
              </a:graphicData>
            </a:graphic>
          </wp:inline>
        </w:drawing>
      </w:r>
    </w:p>
    <w:p w:rsidR="00FC0134" w:rsidRPr="00D505E4" w:rsidRDefault="00FC0134" w:rsidP="008C57B3">
      <w:pPr>
        <w:pStyle w:val="BodyText"/>
        <w:ind w:left="0" w:firstLine="720"/>
        <w:rPr>
          <w:rFonts w:asciiTheme="minorHAnsi" w:hAnsiTheme="minorHAnsi"/>
          <w:sz w:val="22"/>
        </w:rPr>
      </w:pPr>
      <w:r w:rsidRPr="00D505E4">
        <w:rPr>
          <w:rFonts w:asciiTheme="minorHAnsi" w:hAnsiTheme="minorHAnsi"/>
          <w:sz w:val="22"/>
        </w:rPr>
        <w:t>Figure 6.</w:t>
      </w:r>
      <w:r>
        <w:rPr>
          <w:rFonts w:asciiTheme="minorHAnsi" w:hAnsiTheme="minorHAnsi"/>
          <w:sz w:val="22"/>
        </w:rPr>
        <w:t xml:space="preserve">8 </w:t>
      </w:r>
      <w:r w:rsidR="00AB0456">
        <w:rPr>
          <w:rFonts w:asciiTheme="minorHAnsi" w:hAnsiTheme="minorHAnsi"/>
          <w:sz w:val="22"/>
        </w:rPr>
        <w:t>Migration complete page</w:t>
      </w:r>
      <w:r w:rsidRPr="00D505E4">
        <w:rPr>
          <w:rFonts w:asciiTheme="minorHAnsi" w:hAnsiTheme="minorHAnsi"/>
          <w:sz w:val="22"/>
        </w:rPr>
        <w:t>.</w:t>
      </w:r>
    </w:p>
    <w:p w:rsidR="00FC0134" w:rsidRPr="004B248F" w:rsidRDefault="00FC0134" w:rsidP="004B248F"/>
    <w:p w:rsidR="005E74D2" w:rsidRDefault="00824C5C" w:rsidP="005E74D2">
      <w:pPr>
        <w:pStyle w:val="Heading1"/>
        <w:numPr>
          <w:ilvl w:val="3"/>
          <w:numId w:val="1"/>
        </w:numPr>
        <w:pPrChange w:id="753" w:author=" Vijay Parmar" w:date="2009-04-13T07:24:00Z">
          <w:pPr>
            <w:pStyle w:val="Heading1"/>
            <w:numPr>
              <w:ilvl w:val="2"/>
              <w:numId w:val="1"/>
            </w:numPr>
            <w:ind w:left="1080" w:hanging="720"/>
          </w:pPr>
        </w:pPrChange>
      </w:pPr>
      <w:bookmarkStart w:id="754" w:name="_Toc228774639"/>
      <w:r>
        <w:t xml:space="preserve">Workflow 2: </w:t>
      </w:r>
      <w:r w:rsidR="00004EF9">
        <w:t>User logs in with caGrid account</w:t>
      </w:r>
      <w:bookmarkEnd w:id="754"/>
    </w:p>
    <w:p w:rsidR="000A008C" w:rsidRDefault="000A008C" w:rsidP="000A008C">
      <w:pPr>
        <w:ind w:left="360"/>
      </w:pPr>
      <w:r>
        <w:t>In this scenario, the User has the caGrid account. The user lo</w:t>
      </w:r>
      <w:r w:rsidR="00AD1AFA">
        <w:t xml:space="preserve">gs in by providing the username, </w:t>
      </w:r>
      <w:r>
        <w:t xml:space="preserve">password and </w:t>
      </w:r>
      <w:r w:rsidR="00AD1AFA">
        <w:t>selecting the Authentication Source from the drop-down menu. The User then clicks the Login Button.</w:t>
      </w:r>
      <w:r>
        <w:t xml:space="preserve"> </w:t>
      </w:r>
    </w:p>
    <w:p w:rsidR="000A008C" w:rsidRDefault="000A008C" w:rsidP="000A008C">
      <w:pPr>
        <w:ind w:left="360"/>
      </w:pPr>
      <w:r>
        <w:t>If the Login Id or Password is invalid, the CGMM tool shows an error.</w:t>
      </w:r>
    </w:p>
    <w:p w:rsidR="000A008C" w:rsidRDefault="000A008C" w:rsidP="000A008C">
      <w:pPr>
        <w:ind w:left="360"/>
      </w:pPr>
      <w:r>
        <w:rPr>
          <w:noProof/>
        </w:rPr>
        <w:drawing>
          <wp:inline distT="0" distB="0" distL="0" distR="0">
            <wp:extent cx="6410325" cy="2038350"/>
            <wp:effectExtent l="19050" t="19050" r="28575"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a:srcRect/>
                    <a:stretch>
                      <a:fillRect/>
                    </a:stretch>
                  </pic:blipFill>
                  <pic:spPr bwMode="auto">
                    <a:xfrm>
                      <a:off x="0" y="0"/>
                      <a:ext cx="6410325" cy="2038350"/>
                    </a:xfrm>
                    <a:prstGeom prst="rect">
                      <a:avLst/>
                    </a:prstGeom>
                    <a:noFill/>
                    <a:ln w="9525">
                      <a:solidFill>
                        <a:schemeClr val="accent1"/>
                      </a:solidFill>
                      <a:miter lim="800000"/>
                      <a:headEnd/>
                      <a:tailEnd/>
                    </a:ln>
                  </pic:spPr>
                </pic:pic>
              </a:graphicData>
            </a:graphic>
          </wp:inline>
        </w:drawing>
      </w:r>
    </w:p>
    <w:p w:rsidR="000A008C" w:rsidRPr="00D505E4" w:rsidRDefault="000A008C" w:rsidP="000A008C">
      <w:pPr>
        <w:pStyle w:val="BodyText"/>
        <w:rPr>
          <w:rFonts w:asciiTheme="minorHAnsi" w:hAnsiTheme="minorHAnsi"/>
          <w:sz w:val="22"/>
        </w:rPr>
      </w:pPr>
      <w:r w:rsidRPr="00D505E4">
        <w:rPr>
          <w:rFonts w:asciiTheme="minorHAnsi" w:hAnsiTheme="minorHAnsi"/>
          <w:sz w:val="22"/>
        </w:rPr>
        <w:t>Figure 6.</w:t>
      </w:r>
      <w:r w:rsidR="000C1FCA">
        <w:rPr>
          <w:rFonts w:asciiTheme="minorHAnsi" w:hAnsiTheme="minorHAnsi"/>
          <w:sz w:val="22"/>
        </w:rPr>
        <w:t>9</w:t>
      </w:r>
      <w:r w:rsidRPr="00D505E4">
        <w:rPr>
          <w:rFonts w:asciiTheme="minorHAnsi" w:hAnsiTheme="minorHAnsi"/>
          <w:sz w:val="22"/>
        </w:rPr>
        <w:t xml:space="preserve"> CGMM </w:t>
      </w:r>
      <w:r w:rsidR="00B36799">
        <w:rPr>
          <w:rFonts w:asciiTheme="minorHAnsi" w:hAnsiTheme="minorHAnsi"/>
          <w:sz w:val="22"/>
        </w:rPr>
        <w:t>–</w:t>
      </w:r>
      <w:r w:rsidRPr="00D505E4">
        <w:rPr>
          <w:rFonts w:asciiTheme="minorHAnsi" w:hAnsiTheme="minorHAnsi"/>
          <w:sz w:val="22"/>
        </w:rPr>
        <w:t xml:space="preserve"> </w:t>
      </w:r>
      <w:r w:rsidR="00B36799">
        <w:rPr>
          <w:rFonts w:asciiTheme="minorHAnsi" w:hAnsiTheme="minorHAnsi"/>
          <w:sz w:val="22"/>
        </w:rPr>
        <w:t xml:space="preserve">caGrid </w:t>
      </w:r>
      <w:r w:rsidRPr="00D505E4">
        <w:rPr>
          <w:rFonts w:asciiTheme="minorHAnsi" w:hAnsiTheme="minorHAnsi"/>
          <w:sz w:val="22"/>
        </w:rPr>
        <w:t>Login error.</w:t>
      </w:r>
    </w:p>
    <w:p w:rsidR="000A008C" w:rsidRPr="0093580B" w:rsidRDefault="000A008C" w:rsidP="000A008C">
      <w:pPr>
        <w:ind w:left="360"/>
      </w:pPr>
    </w:p>
    <w:p w:rsidR="00581B36" w:rsidRDefault="0045259A" w:rsidP="00581B36">
      <w:pPr>
        <w:pStyle w:val="Heading1"/>
        <w:numPr>
          <w:ilvl w:val="3"/>
          <w:numId w:val="1"/>
        </w:numPr>
      </w:pPr>
      <w:bookmarkStart w:id="755" w:name="_Toc228774640"/>
      <w:r>
        <w:lastRenderedPageBreak/>
        <w:t xml:space="preserve">Workflow 2-a: </w:t>
      </w:r>
      <w:r w:rsidR="00581B36">
        <w:t>User is already migrated</w:t>
      </w:r>
      <w:bookmarkEnd w:id="755"/>
    </w:p>
    <w:p w:rsidR="00581B36" w:rsidRDefault="00581B36" w:rsidP="000A008C">
      <w:pPr>
        <w:pStyle w:val="BodyText"/>
        <w:rPr>
          <w:rFonts w:asciiTheme="minorHAnsi" w:hAnsiTheme="minorHAnsi"/>
          <w:sz w:val="22"/>
        </w:rPr>
      </w:pPr>
    </w:p>
    <w:p w:rsidR="00FB1C9A" w:rsidRPr="00D505E4" w:rsidRDefault="00C75185" w:rsidP="000A008C">
      <w:pPr>
        <w:pStyle w:val="BodyText"/>
        <w:rPr>
          <w:rFonts w:asciiTheme="minorHAnsi" w:hAnsiTheme="minorHAnsi"/>
          <w:sz w:val="22"/>
        </w:rPr>
      </w:pPr>
      <w:r>
        <w:rPr>
          <w:rFonts w:asciiTheme="minorHAnsi" w:hAnsiTheme="minorHAnsi"/>
          <w:sz w:val="22"/>
        </w:rPr>
        <w:t>The CGMM tool validates the user’s caGrid Login ID and password.</w:t>
      </w:r>
      <w:r w:rsidR="00FB1C9A">
        <w:rPr>
          <w:rFonts w:asciiTheme="minorHAnsi" w:hAnsiTheme="minorHAnsi"/>
          <w:sz w:val="22"/>
        </w:rPr>
        <w:t>. The CGMM Tool</w:t>
      </w:r>
      <w:r w:rsidR="00E51BD2">
        <w:rPr>
          <w:rFonts w:asciiTheme="minorHAnsi" w:hAnsiTheme="minorHAnsi"/>
          <w:sz w:val="22"/>
        </w:rPr>
        <w:t xml:space="preserve"> </w:t>
      </w:r>
      <w:r>
        <w:rPr>
          <w:rFonts w:asciiTheme="minorHAnsi" w:hAnsiTheme="minorHAnsi"/>
          <w:sz w:val="22"/>
        </w:rPr>
        <w:t xml:space="preserve">also </w:t>
      </w:r>
      <w:r w:rsidR="00E51BD2">
        <w:rPr>
          <w:rFonts w:asciiTheme="minorHAnsi" w:hAnsiTheme="minorHAnsi"/>
          <w:sz w:val="22"/>
        </w:rPr>
        <w:t xml:space="preserve">verifies </w:t>
      </w:r>
      <w:r w:rsidR="0036226B">
        <w:rPr>
          <w:rFonts w:asciiTheme="minorHAnsi" w:hAnsiTheme="minorHAnsi"/>
          <w:sz w:val="22"/>
        </w:rPr>
        <w:t xml:space="preserve">whether </w:t>
      </w:r>
      <w:r w:rsidR="00E51BD2">
        <w:rPr>
          <w:rFonts w:asciiTheme="minorHAnsi" w:hAnsiTheme="minorHAnsi"/>
          <w:sz w:val="22"/>
        </w:rPr>
        <w:t xml:space="preserve">the caGrid User </w:t>
      </w:r>
      <w:r w:rsidR="0036226B">
        <w:rPr>
          <w:rFonts w:asciiTheme="minorHAnsi" w:hAnsiTheme="minorHAnsi"/>
          <w:sz w:val="22"/>
        </w:rPr>
        <w:t xml:space="preserve">ID </w:t>
      </w:r>
      <w:r w:rsidR="00E51BD2">
        <w:rPr>
          <w:rFonts w:asciiTheme="minorHAnsi" w:hAnsiTheme="minorHAnsi"/>
          <w:sz w:val="22"/>
        </w:rPr>
        <w:t>exists as a migrated user in the CSM Schema of the host application.</w:t>
      </w:r>
      <w:r>
        <w:rPr>
          <w:rFonts w:asciiTheme="minorHAnsi" w:hAnsiTheme="minorHAnsi"/>
          <w:sz w:val="22"/>
        </w:rPr>
        <w:t xml:space="preserve"> If the user is already migrated, then the CGMM Tool populates the HTTP Request with user’s details, Grid Proxy and forwards the request to the host applications User Home page</w:t>
      </w:r>
      <w:r w:rsidR="003157A7">
        <w:rPr>
          <w:rFonts w:asciiTheme="minorHAnsi" w:hAnsiTheme="minorHAnsi"/>
          <w:sz w:val="22"/>
        </w:rPr>
        <w:t xml:space="preserve"> as shown in the Figure </w:t>
      </w:r>
      <w:r w:rsidR="003157A7" w:rsidRPr="00D505E4">
        <w:rPr>
          <w:rFonts w:asciiTheme="minorHAnsi" w:hAnsiTheme="minorHAnsi"/>
          <w:sz w:val="22"/>
        </w:rPr>
        <w:t>6.</w:t>
      </w:r>
      <w:r w:rsidR="003157A7">
        <w:rPr>
          <w:rFonts w:asciiTheme="minorHAnsi" w:hAnsiTheme="minorHAnsi"/>
          <w:sz w:val="22"/>
        </w:rPr>
        <w:t>6</w:t>
      </w:r>
      <w:r>
        <w:rPr>
          <w:rFonts w:asciiTheme="minorHAnsi" w:hAnsiTheme="minorHAnsi"/>
          <w:sz w:val="22"/>
        </w:rPr>
        <w:t>.</w:t>
      </w:r>
    </w:p>
    <w:p w:rsidR="000A008C" w:rsidRDefault="0057626F" w:rsidP="000A008C">
      <w:pPr>
        <w:pStyle w:val="Heading1"/>
        <w:numPr>
          <w:ilvl w:val="3"/>
          <w:numId w:val="1"/>
        </w:numPr>
      </w:pPr>
      <w:bookmarkStart w:id="756" w:name="_Toc228774641"/>
      <w:r>
        <w:t xml:space="preserve">Workflow 2-b: </w:t>
      </w:r>
      <w:r w:rsidR="000A008C">
        <w:t xml:space="preserve">User has </w:t>
      </w:r>
      <w:r w:rsidR="00E77747">
        <w:t xml:space="preserve">CSM </w:t>
      </w:r>
      <w:r w:rsidR="000A008C">
        <w:t>account</w:t>
      </w:r>
      <w:bookmarkEnd w:id="756"/>
    </w:p>
    <w:p w:rsidR="000A008C" w:rsidRDefault="000A008C" w:rsidP="000A008C"/>
    <w:p w:rsidR="00681343" w:rsidRDefault="00681343" w:rsidP="00681343">
      <w:pPr>
        <w:ind w:left="360"/>
      </w:pPr>
      <w:r>
        <w:t>If the Login Id and password are valid, the CGMM tool takes the user to GAARDS to CSM Account Migration page. In this page, the tool allows the user to login using existing CSM account or create a new CSM account.</w:t>
      </w:r>
    </w:p>
    <w:p w:rsidR="00681343" w:rsidRDefault="00B93DC7" w:rsidP="00681343">
      <w:pPr>
        <w:ind w:left="360"/>
      </w:pPr>
      <w:r>
        <w:rPr>
          <w:noProof/>
        </w:rPr>
        <w:drawing>
          <wp:inline distT="0" distB="0" distL="0" distR="0">
            <wp:extent cx="6858000" cy="4607442"/>
            <wp:effectExtent l="19050" t="0" r="0" b="0"/>
            <wp:docPr id="160" name="Picture 160" descr="C:\Documents and Settings\Vijay\Desktop\temp\cgmm screen shots\cgmm_grid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Documents and Settings\Vijay\Desktop\temp\cgmm screen shots\cgmm_grid_login_success.JPG"/>
                    <pic:cNvPicPr>
                      <a:picLocks noChangeAspect="1" noChangeArrowheads="1"/>
                    </pic:cNvPicPr>
                  </pic:nvPicPr>
                  <pic:blipFill>
                    <a:blip r:embed="rId34"/>
                    <a:srcRect/>
                    <a:stretch>
                      <a:fillRect/>
                    </a:stretch>
                  </pic:blipFill>
                  <pic:spPr bwMode="auto">
                    <a:xfrm>
                      <a:off x="0" y="0"/>
                      <a:ext cx="6858000" cy="4607442"/>
                    </a:xfrm>
                    <a:prstGeom prst="rect">
                      <a:avLst/>
                    </a:prstGeom>
                    <a:noFill/>
                    <a:ln w="9525">
                      <a:noFill/>
                      <a:miter lim="800000"/>
                      <a:headEnd/>
                      <a:tailEnd/>
                    </a:ln>
                  </pic:spPr>
                </pic:pic>
              </a:graphicData>
            </a:graphic>
          </wp:inline>
        </w:drawing>
      </w:r>
    </w:p>
    <w:p w:rsidR="00681343" w:rsidRDefault="00681343" w:rsidP="00681343">
      <w:pPr>
        <w:pStyle w:val="BodyText"/>
        <w:rPr>
          <w:rFonts w:asciiTheme="minorHAnsi" w:hAnsiTheme="minorHAnsi"/>
          <w:sz w:val="22"/>
        </w:rPr>
      </w:pPr>
      <w:r w:rsidRPr="00D505E4">
        <w:rPr>
          <w:rFonts w:asciiTheme="minorHAnsi" w:hAnsiTheme="minorHAnsi"/>
          <w:sz w:val="22"/>
        </w:rPr>
        <w:t>Figure 6.</w:t>
      </w:r>
      <w:r w:rsidR="00463F9B">
        <w:rPr>
          <w:rFonts w:asciiTheme="minorHAnsi" w:hAnsiTheme="minorHAnsi"/>
          <w:sz w:val="22"/>
        </w:rPr>
        <w:t>10</w:t>
      </w:r>
      <w:r w:rsidRPr="00D505E4">
        <w:rPr>
          <w:rFonts w:asciiTheme="minorHAnsi" w:hAnsiTheme="minorHAnsi"/>
          <w:sz w:val="22"/>
        </w:rPr>
        <w:t xml:space="preserve"> </w:t>
      </w:r>
      <w:r w:rsidR="00543F4B">
        <w:rPr>
          <w:rFonts w:asciiTheme="minorHAnsi" w:hAnsiTheme="minorHAnsi"/>
          <w:sz w:val="22"/>
        </w:rPr>
        <w:t>the</w:t>
      </w:r>
      <w:r>
        <w:rPr>
          <w:rFonts w:asciiTheme="minorHAnsi" w:hAnsiTheme="minorHAnsi"/>
          <w:sz w:val="22"/>
        </w:rPr>
        <w:t xml:space="preserve"> caGrid Login success page / CSM Login Page</w:t>
      </w:r>
      <w:r w:rsidRPr="00D505E4">
        <w:rPr>
          <w:rFonts w:asciiTheme="minorHAnsi" w:hAnsiTheme="minorHAnsi"/>
          <w:sz w:val="22"/>
        </w:rPr>
        <w:t>.</w:t>
      </w:r>
    </w:p>
    <w:p w:rsidR="00681343" w:rsidRDefault="00681343" w:rsidP="00681343">
      <w:pPr>
        <w:ind w:left="720"/>
      </w:pPr>
    </w:p>
    <w:p w:rsidR="000A008C" w:rsidRDefault="000A008C" w:rsidP="000A008C">
      <w:pPr>
        <w:ind w:left="720"/>
      </w:pPr>
      <w:r>
        <w:t xml:space="preserve">In this case the user has an existing </w:t>
      </w:r>
      <w:r w:rsidR="004523EF">
        <w:t xml:space="preserve">CSM </w:t>
      </w:r>
      <w:r>
        <w:t xml:space="preserve">account. Hence the user can proceed to migrate </w:t>
      </w:r>
      <w:r w:rsidR="00471C01">
        <w:t xml:space="preserve">CSM </w:t>
      </w:r>
      <w:r>
        <w:t xml:space="preserve">account by providing the Login ID, Password and </w:t>
      </w:r>
    </w:p>
    <w:p w:rsidR="000A008C" w:rsidRPr="003B04FB" w:rsidRDefault="000A008C" w:rsidP="000A008C">
      <w:pPr>
        <w:pStyle w:val="BodyText"/>
        <w:rPr>
          <w:rFonts w:asciiTheme="minorHAnsi" w:hAnsiTheme="minorHAnsi"/>
          <w:b/>
          <w:sz w:val="28"/>
        </w:rPr>
      </w:pPr>
      <w:r>
        <w:rPr>
          <w:rFonts w:asciiTheme="minorHAnsi" w:hAnsiTheme="minorHAnsi"/>
          <w:b/>
          <w:sz w:val="28"/>
        </w:rPr>
        <w:t xml:space="preserve">User logins in with </w:t>
      </w:r>
      <w:r w:rsidR="00AE029E">
        <w:rPr>
          <w:rFonts w:asciiTheme="minorHAnsi" w:hAnsiTheme="minorHAnsi"/>
          <w:b/>
          <w:sz w:val="28"/>
        </w:rPr>
        <w:t xml:space="preserve">CSM </w:t>
      </w:r>
      <w:r>
        <w:rPr>
          <w:rFonts w:asciiTheme="minorHAnsi" w:hAnsiTheme="minorHAnsi"/>
          <w:b/>
          <w:sz w:val="28"/>
        </w:rPr>
        <w:t>Login ID and password</w:t>
      </w:r>
    </w:p>
    <w:p w:rsidR="000A008C" w:rsidRDefault="000A008C" w:rsidP="000A008C">
      <w:pPr>
        <w:ind w:left="720"/>
      </w:pPr>
    </w:p>
    <w:p w:rsidR="000A008C" w:rsidRDefault="000A008C" w:rsidP="000A008C">
      <w:pPr>
        <w:ind w:left="720"/>
      </w:pPr>
      <w:r>
        <w:lastRenderedPageBreak/>
        <w:t xml:space="preserve">Once the user clicks Login button, the CGMM Tool validates the </w:t>
      </w:r>
      <w:r w:rsidR="00181A80">
        <w:t xml:space="preserve">CSM </w:t>
      </w:r>
      <w:r>
        <w:t>account credentials provided by the user. If the credentials are valid then the CGMM Tool will show the ‘Confirm Migration’ screen to the user.</w:t>
      </w:r>
    </w:p>
    <w:p w:rsidR="000A008C" w:rsidRDefault="000A008C" w:rsidP="000A008C">
      <w:pPr>
        <w:ind w:left="720"/>
      </w:pPr>
    </w:p>
    <w:p w:rsidR="000A008C" w:rsidRDefault="000A008C" w:rsidP="000A008C">
      <w:pPr>
        <w:ind w:left="180"/>
      </w:pPr>
      <w:r>
        <w:rPr>
          <w:noProof/>
        </w:rPr>
        <w:drawing>
          <wp:inline distT="0" distB="0" distL="0" distR="0">
            <wp:extent cx="6858000" cy="4192581"/>
            <wp:effectExtent l="19050" t="19050" r="19050" b="17469"/>
            <wp:docPr id="7"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27"/>
                    <a:srcRect/>
                    <a:stretch>
                      <a:fillRect/>
                    </a:stretch>
                  </pic:blipFill>
                  <pic:spPr bwMode="auto">
                    <a:xfrm>
                      <a:off x="0" y="0"/>
                      <a:ext cx="6858000" cy="4192581"/>
                    </a:xfrm>
                    <a:prstGeom prst="rect">
                      <a:avLst/>
                    </a:prstGeom>
                    <a:noFill/>
                    <a:ln w="9525">
                      <a:solidFill>
                        <a:schemeClr val="accent1"/>
                      </a:solidFill>
                      <a:miter lim="800000"/>
                      <a:headEnd/>
                      <a:tailEnd/>
                    </a:ln>
                  </pic:spPr>
                </pic:pic>
              </a:graphicData>
            </a:graphic>
          </wp:inline>
        </w:drawing>
      </w:r>
    </w:p>
    <w:p w:rsidR="000A008C" w:rsidRDefault="000A008C" w:rsidP="000A008C">
      <w:pPr>
        <w:pStyle w:val="BodyText"/>
        <w:rPr>
          <w:rFonts w:asciiTheme="minorHAnsi" w:hAnsiTheme="minorHAnsi"/>
          <w:sz w:val="22"/>
        </w:rPr>
      </w:pPr>
      <w:r w:rsidRPr="00D505E4">
        <w:rPr>
          <w:rFonts w:asciiTheme="minorHAnsi" w:hAnsiTheme="minorHAnsi"/>
          <w:sz w:val="22"/>
        </w:rPr>
        <w:t>Figure 6.</w:t>
      </w:r>
      <w:r w:rsidR="00292CE3">
        <w:rPr>
          <w:rFonts w:asciiTheme="minorHAnsi" w:hAnsiTheme="minorHAnsi"/>
          <w:sz w:val="22"/>
        </w:rPr>
        <w:t>11</w:t>
      </w:r>
      <w:r w:rsidR="00C84BD7">
        <w:rPr>
          <w:rFonts w:asciiTheme="minorHAnsi" w:hAnsiTheme="minorHAnsi"/>
          <w:sz w:val="22"/>
        </w:rPr>
        <w:t xml:space="preserve"> </w:t>
      </w:r>
      <w:r w:rsidRPr="00D505E4">
        <w:rPr>
          <w:rFonts w:asciiTheme="minorHAnsi" w:hAnsiTheme="minorHAnsi"/>
          <w:sz w:val="22"/>
        </w:rPr>
        <w:t>CSM</w:t>
      </w:r>
      <w:r>
        <w:rPr>
          <w:rFonts w:asciiTheme="minorHAnsi" w:hAnsiTheme="minorHAnsi"/>
          <w:sz w:val="22"/>
        </w:rPr>
        <w:t xml:space="preserve"> to GAARDS Account migration page</w:t>
      </w:r>
      <w:r w:rsidRPr="00D505E4">
        <w:rPr>
          <w:rFonts w:asciiTheme="minorHAnsi" w:hAnsiTheme="minorHAnsi"/>
          <w:sz w:val="22"/>
        </w:rPr>
        <w:t>.</w:t>
      </w:r>
    </w:p>
    <w:p w:rsidR="0011089A" w:rsidRDefault="0011089A" w:rsidP="0011089A">
      <w:pPr>
        <w:ind w:left="360"/>
      </w:pPr>
    </w:p>
    <w:p w:rsidR="0011089A" w:rsidRDefault="0011089A" w:rsidP="0011089A">
      <w:pPr>
        <w:ind w:left="360"/>
      </w:pPr>
      <w:r>
        <w:t>Once the user clicks the ‘Confirm Migration’ button, the CGMM proceeds to migrate the CSM account with the caGrid account.  If the migration is successful, the CGMM tool shows the migration complete/success page as shown in Figure 6.5.</w:t>
      </w:r>
      <w:r w:rsidR="00961F0B">
        <w:t xml:space="preserve"> </w:t>
      </w:r>
    </w:p>
    <w:p w:rsidR="00961F0B" w:rsidRDefault="00961F0B" w:rsidP="00961F0B">
      <w:pPr>
        <w:ind w:firstLine="360"/>
      </w:pPr>
      <w:r>
        <w:t>The User clicks on the ‘Log in to &lt;&lt;host application name&gt;&gt;’ button and is forwarded by the CGMM to the Host application User Home page. Figure 6.12 shows the User Home page for the ‘HostWeb’ web application, available as a reference implementation.</w:t>
      </w:r>
    </w:p>
    <w:p w:rsidR="00961F0B" w:rsidRDefault="00961F0B" w:rsidP="00961F0B">
      <w:pPr>
        <w:ind w:left="810"/>
      </w:pPr>
      <w:r>
        <w:rPr>
          <w:noProof/>
        </w:rPr>
        <w:lastRenderedPageBreak/>
        <w:drawing>
          <wp:inline distT="0" distB="0" distL="0" distR="0">
            <wp:extent cx="6400800" cy="2192813"/>
            <wp:effectExtent l="19050" t="19050" r="19050" b="16987"/>
            <wp:docPr id="11" name="Picture 134" descr="C:\Documents and Settings\Vijay\Desktop\temp\cgmm screen shots\cgmm_migration_host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Documents and Settings\Vijay\Desktop\temp\cgmm screen shots\cgmm_migration_host_user_page.JPG"/>
                    <pic:cNvPicPr>
                      <a:picLocks noChangeAspect="1" noChangeArrowheads="1"/>
                    </pic:cNvPicPr>
                  </pic:nvPicPr>
                  <pic:blipFill>
                    <a:blip r:embed="rId29"/>
                    <a:srcRect/>
                    <a:stretch>
                      <a:fillRect/>
                    </a:stretch>
                  </pic:blipFill>
                  <pic:spPr bwMode="auto">
                    <a:xfrm>
                      <a:off x="0" y="0"/>
                      <a:ext cx="6400800" cy="2192813"/>
                    </a:xfrm>
                    <a:prstGeom prst="rect">
                      <a:avLst/>
                    </a:prstGeom>
                    <a:noFill/>
                    <a:ln w="9525">
                      <a:solidFill>
                        <a:schemeClr val="accent1"/>
                      </a:solidFill>
                      <a:miter lim="800000"/>
                      <a:headEnd/>
                      <a:tailEnd/>
                    </a:ln>
                  </pic:spPr>
                </pic:pic>
              </a:graphicData>
            </a:graphic>
          </wp:inline>
        </w:drawing>
      </w:r>
    </w:p>
    <w:p w:rsidR="00961F0B" w:rsidRPr="00D505E4" w:rsidRDefault="00961F0B" w:rsidP="00961F0B">
      <w:pPr>
        <w:pStyle w:val="BodyText"/>
        <w:ind w:left="720" w:firstLine="360"/>
        <w:rPr>
          <w:rFonts w:asciiTheme="minorHAnsi" w:hAnsiTheme="minorHAnsi"/>
          <w:sz w:val="22"/>
        </w:rPr>
      </w:pPr>
      <w:r w:rsidRPr="00D505E4">
        <w:rPr>
          <w:rFonts w:asciiTheme="minorHAnsi" w:hAnsiTheme="minorHAnsi"/>
          <w:sz w:val="22"/>
        </w:rPr>
        <w:t>Figure 6.</w:t>
      </w:r>
      <w:r>
        <w:rPr>
          <w:rFonts w:asciiTheme="minorHAnsi" w:hAnsiTheme="minorHAnsi"/>
          <w:sz w:val="22"/>
        </w:rPr>
        <w:t>12</w:t>
      </w:r>
      <w:r w:rsidRPr="00D505E4">
        <w:rPr>
          <w:rFonts w:asciiTheme="minorHAnsi" w:hAnsiTheme="minorHAnsi"/>
          <w:sz w:val="22"/>
        </w:rPr>
        <w:t xml:space="preserve"> </w:t>
      </w:r>
      <w:r>
        <w:rPr>
          <w:rFonts w:asciiTheme="minorHAnsi" w:hAnsiTheme="minorHAnsi"/>
          <w:sz w:val="22"/>
        </w:rPr>
        <w:t>Migration complete page/ Host application User Home page</w:t>
      </w:r>
      <w:r w:rsidRPr="00D505E4">
        <w:rPr>
          <w:rFonts w:asciiTheme="minorHAnsi" w:hAnsiTheme="minorHAnsi"/>
          <w:sz w:val="22"/>
        </w:rPr>
        <w:t>.</w:t>
      </w:r>
    </w:p>
    <w:p w:rsidR="00181A80" w:rsidRDefault="00181A80" w:rsidP="000A008C">
      <w:pPr>
        <w:pStyle w:val="BodyText"/>
        <w:rPr>
          <w:rFonts w:asciiTheme="minorHAnsi" w:hAnsiTheme="minorHAnsi"/>
          <w:sz w:val="22"/>
        </w:rPr>
      </w:pPr>
    </w:p>
    <w:p w:rsidR="00181A80" w:rsidRPr="00D505E4" w:rsidRDefault="00181A80" w:rsidP="000A008C">
      <w:pPr>
        <w:pStyle w:val="BodyText"/>
        <w:rPr>
          <w:rFonts w:asciiTheme="minorHAnsi" w:hAnsiTheme="minorHAnsi"/>
          <w:sz w:val="22"/>
        </w:rPr>
      </w:pPr>
    </w:p>
    <w:p w:rsidR="0057626F" w:rsidRDefault="0057626F" w:rsidP="0057626F">
      <w:pPr>
        <w:pStyle w:val="Heading1"/>
        <w:numPr>
          <w:ilvl w:val="3"/>
          <w:numId w:val="1"/>
        </w:numPr>
      </w:pPr>
      <w:bookmarkStart w:id="757" w:name="_Toc228774642"/>
      <w:r>
        <w:t>Workflow 2-c: User doesn’t have a CSM account</w:t>
      </w:r>
      <w:bookmarkEnd w:id="757"/>
    </w:p>
    <w:p w:rsidR="000A008C" w:rsidRDefault="000A008C" w:rsidP="000A008C">
      <w:pPr>
        <w:ind w:left="180"/>
      </w:pPr>
    </w:p>
    <w:p w:rsidR="000A008C" w:rsidRDefault="00373B0B" w:rsidP="00373B0B">
      <w:pPr>
        <w:ind w:left="360"/>
      </w:pPr>
      <w:r>
        <w:t>In this scenario, the User has already logged in with the caGrid account and user does not have a CSM account. Hence as shown in Figure 6.10, the User is left with the option to request creating a new CSM account for the host application.</w:t>
      </w:r>
    </w:p>
    <w:p w:rsidR="00373B0B" w:rsidRPr="000A008C" w:rsidRDefault="00373B0B" w:rsidP="00373B0B">
      <w:pPr>
        <w:ind w:left="360"/>
      </w:pPr>
      <w:r>
        <w:t>If the User clicks the on the ‘Create New CSM Account’ button,  the CGMM tool populates the HTTP request with caGrid User account, users Grid Proxy and forwards the request to the Host application to relieve control. The CGMM tool forwards the request to host applications New CSM User creation page. The CGMM obtains the context and URL for this page from the CGMM properties configuration file.</w:t>
      </w:r>
    </w:p>
    <w:p w:rsidR="00274306" w:rsidRDefault="00274306" w:rsidP="00662EFA">
      <w:pPr>
        <w:pStyle w:val="Heading1"/>
        <w:numPr>
          <w:ilvl w:val="1"/>
          <w:numId w:val="1"/>
        </w:numPr>
        <w:rPr>
          <w:ins w:id="758" w:author="Vijay Parmar" w:date="2009-04-13T13:51:00Z"/>
        </w:rPr>
      </w:pPr>
      <w:bookmarkStart w:id="759" w:name="_Toc228774643"/>
      <w:ins w:id="760" w:author=" Vijay Parmar" w:date="2009-04-13T07:25:00Z">
        <w:r>
          <w:t>Alternate Behavior</w:t>
        </w:r>
        <w:bookmarkEnd w:id="759"/>
        <w:r>
          <w:tab/>
        </w:r>
      </w:ins>
    </w:p>
    <w:p w:rsidR="005E74D2" w:rsidRDefault="005E74D2" w:rsidP="005E74D2">
      <w:pPr>
        <w:ind w:left="720"/>
        <w:rPr>
          <w:ins w:id="761" w:author="Vijay Parmar" w:date="2009-04-13T18:55:00Z"/>
        </w:rPr>
        <w:pPrChange w:id="762" w:author="Vijay Parmar" w:date="2009-04-13T18:55:00Z">
          <w:pPr>
            <w:pStyle w:val="Heading1"/>
            <w:numPr>
              <w:ilvl w:val="1"/>
              <w:numId w:val="1"/>
            </w:numPr>
            <w:ind w:left="720" w:hanging="360"/>
          </w:pPr>
        </w:pPrChange>
      </w:pPr>
    </w:p>
    <w:p w:rsidR="00EB2CE9" w:rsidRDefault="00EB2CE9" w:rsidP="00EB2CE9">
      <w:pPr>
        <w:ind w:left="360"/>
        <w:rPr>
          <w:ins w:id="763" w:author="Vijay Parmar" w:date="2009-04-13T19:03:00Z"/>
          <w:sz w:val="24"/>
        </w:rPr>
      </w:pPr>
      <w:ins w:id="764" w:author="Vijay Parmar" w:date="2009-04-13T18:55:00Z">
        <w:r w:rsidRPr="001B1E62">
          <w:rPr>
            <w:sz w:val="24"/>
          </w:rPr>
          <w:t xml:space="preserve">The </w:t>
        </w:r>
        <w:r>
          <w:rPr>
            <w:sz w:val="24"/>
          </w:rPr>
          <w:t xml:space="preserve">Alternate </w:t>
        </w:r>
        <w:r w:rsidRPr="001B1E62">
          <w:rPr>
            <w:sz w:val="24"/>
          </w:rPr>
          <w:t xml:space="preserve">behavior is the </w:t>
        </w:r>
      </w:ins>
      <w:ins w:id="765" w:author="Vijay Parmar" w:date="2009-04-13T18:56:00Z">
        <w:r>
          <w:rPr>
            <w:sz w:val="24"/>
          </w:rPr>
          <w:t>new feature of CGMM Web application</w:t>
        </w:r>
      </w:ins>
      <w:ins w:id="766" w:author="Vijay Parmar" w:date="2009-04-13T18:55:00Z">
        <w:r w:rsidRPr="001B1E62">
          <w:rPr>
            <w:sz w:val="24"/>
          </w:rPr>
          <w:t xml:space="preserve">. The </w:t>
        </w:r>
      </w:ins>
      <w:ins w:id="767" w:author="Vijay Parmar" w:date="2009-04-13T18:56:00Z">
        <w:r>
          <w:rPr>
            <w:sz w:val="24"/>
          </w:rPr>
          <w:t xml:space="preserve">alternate </w:t>
        </w:r>
      </w:ins>
      <w:ins w:id="768" w:author="Vijay Parmar" w:date="2009-04-13T18:55:00Z">
        <w:r w:rsidRPr="001B1E62">
          <w:rPr>
            <w:sz w:val="24"/>
          </w:rPr>
          <w:t xml:space="preserve">behavior is meant for existing </w:t>
        </w:r>
        <w:r>
          <w:rPr>
            <w:sz w:val="24"/>
          </w:rPr>
          <w:t xml:space="preserve">web </w:t>
        </w:r>
        <w:r w:rsidRPr="001B1E62">
          <w:rPr>
            <w:sz w:val="24"/>
          </w:rPr>
          <w:t xml:space="preserve">applications that would like to utilize CGMM Web application for </w:t>
        </w:r>
        <w:r>
          <w:rPr>
            <w:sz w:val="24"/>
          </w:rPr>
          <w:t xml:space="preserve">the </w:t>
        </w:r>
      </w:ins>
      <w:ins w:id="769" w:author="Vijay Parmar" w:date="2009-04-13T18:57:00Z">
        <w:r>
          <w:rPr>
            <w:sz w:val="24"/>
          </w:rPr>
          <w:t>migration only</w:t>
        </w:r>
      </w:ins>
      <w:ins w:id="770" w:author="Vijay Parmar" w:date="2009-04-13T18:55:00Z">
        <w:r>
          <w:rPr>
            <w:sz w:val="24"/>
          </w:rPr>
          <w:t xml:space="preserve">. The </w:t>
        </w:r>
      </w:ins>
      <w:ins w:id="771" w:author="Vijay Parmar" w:date="2009-04-13T18:57:00Z">
        <w:r>
          <w:rPr>
            <w:sz w:val="24"/>
          </w:rPr>
          <w:t xml:space="preserve">alternate behavior assumes the host application does Authentication and New caGrid </w:t>
        </w:r>
      </w:ins>
      <w:ins w:id="772" w:author="Vijay Parmar" w:date="2009-04-13T18:58:00Z">
        <w:r>
          <w:rPr>
            <w:sz w:val="24"/>
          </w:rPr>
          <w:t xml:space="preserve">User </w:t>
        </w:r>
      </w:ins>
      <w:ins w:id="773" w:author="Vijay Parmar" w:date="2009-04-13T18:57:00Z">
        <w:r>
          <w:rPr>
            <w:sz w:val="24"/>
          </w:rPr>
          <w:t>Creation by itself.</w:t>
        </w:r>
      </w:ins>
      <w:ins w:id="774" w:author="Vijay Parmar" w:date="2009-04-13T18:58:00Z">
        <w:r>
          <w:rPr>
            <w:sz w:val="24"/>
          </w:rPr>
          <w:t xml:space="preserve">  CGMM Web application notifies via Email about the </w:t>
        </w:r>
      </w:ins>
      <w:ins w:id="775" w:author="Vijay Parmar" w:date="2009-04-13T19:09:00Z">
        <w:r w:rsidR="005E48CE">
          <w:rPr>
            <w:sz w:val="24"/>
          </w:rPr>
          <w:t>new</w:t>
        </w:r>
      </w:ins>
      <w:ins w:id="776" w:author="Vijay Parmar" w:date="2009-04-13T18:58:00Z">
        <w:r>
          <w:rPr>
            <w:sz w:val="24"/>
          </w:rPr>
          <w:t xml:space="preserve"> caGrid User Creation request sent by user.</w:t>
        </w:r>
      </w:ins>
      <w:ins w:id="777" w:author="Vijay Parmar" w:date="2009-04-13T18:57:00Z">
        <w:r>
          <w:rPr>
            <w:sz w:val="24"/>
          </w:rPr>
          <w:t xml:space="preserve"> </w:t>
        </w:r>
      </w:ins>
      <w:ins w:id="778" w:author="Vijay Parmar" w:date="2009-04-13T18:59:00Z">
        <w:r>
          <w:rPr>
            <w:sz w:val="24"/>
          </w:rPr>
          <w:t xml:space="preserve">This behavior assumes the host application does not use Servlet Filter </w:t>
        </w:r>
      </w:ins>
      <w:ins w:id="779" w:author="Vijay Parmar" w:date="2009-04-13T18:55:00Z">
        <w:r>
          <w:rPr>
            <w:sz w:val="24"/>
          </w:rPr>
          <w:t xml:space="preserve">(CGMFilter) </w:t>
        </w:r>
      </w:ins>
      <w:ins w:id="780" w:author="Vijay Parmar" w:date="2009-04-13T18:59:00Z">
        <w:r>
          <w:rPr>
            <w:sz w:val="24"/>
          </w:rPr>
          <w:t xml:space="preserve">to </w:t>
        </w:r>
      </w:ins>
      <w:ins w:id="781" w:author="Vijay Parmar" w:date="2009-04-13T18:55:00Z">
        <w:r>
          <w:rPr>
            <w:sz w:val="24"/>
          </w:rPr>
          <w:t xml:space="preserve">intercept </w:t>
        </w:r>
      </w:ins>
      <w:ins w:id="782" w:author="Vijay Parmar" w:date="2009-04-13T18:59:00Z">
        <w:r>
          <w:rPr>
            <w:sz w:val="24"/>
          </w:rPr>
          <w:t xml:space="preserve">or </w:t>
        </w:r>
      </w:ins>
      <w:ins w:id="783" w:author="Vijay Parmar" w:date="2009-04-13T18:55:00Z">
        <w:r>
          <w:rPr>
            <w:sz w:val="24"/>
          </w:rPr>
          <w:t xml:space="preserve">interpret logged in/migrated users forwarded by the CGMM Web application. </w:t>
        </w:r>
      </w:ins>
      <w:ins w:id="784" w:author="Vijay Parmar" w:date="2009-04-13T18:59:00Z">
        <w:r>
          <w:rPr>
            <w:sz w:val="24"/>
          </w:rPr>
          <w:t xml:space="preserve"> Hence in this behavior, </w:t>
        </w:r>
      </w:ins>
      <w:ins w:id="785" w:author="Vijay Parmar" w:date="2009-04-13T19:00:00Z">
        <w:r>
          <w:rPr>
            <w:sz w:val="24"/>
          </w:rPr>
          <w:t>CGMM Web redirects users to configured host application home/login page URLs.</w:t>
        </w:r>
      </w:ins>
    </w:p>
    <w:p w:rsidR="00E56CE2" w:rsidRDefault="00E56CE2" w:rsidP="00EB2CE9">
      <w:pPr>
        <w:ind w:left="360"/>
        <w:rPr>
          <w:ins w:id="786" w:author="Vijay Parmar" w:date="2009-04-13T19:03:00Z"/>
          <w:sz w:val="24"/>
        </w:rPr>
      </w:pPr>
    </w:p>
    <w:p w:rsidR="00E56CE2" w:rsidRDefault="00E56CE2" w:rsidP="00EB2CE9">
      <w:pPr>
        <w:ind w:left="360"/>
        <w:rPr>
          <w:ins w:id="787" w:author="Vijay Parmar" w:date="2009-04-13T19:03:00Z"/>
          <w:sz w:val="24"/>
        </w:rPr>
      </w:pPr>
    </w:p>
    <w:p w:rsidR="005E74D2" w:rsidRDefault="000947DF" w:rsidP="005E74D2">
      <w:pPr>
        <w:pStyle w:val="Heading1"/>
        <w:numPr>
          <w:ilvl w:val="2"/>
          <w:numId w:val="1"/>
        </w:numPr>
        <w:rPr>
          <w:ins w:id="788" w:author="Vijay Parmar" w:date="2009-04-13T19:03:00Z"/>
        </w:rPr>
        <w:pPrChange w:id="789" w:author="Vijay Parmar" w:date="2009-04-13T19:03:00Z">
          <w:pPr>
            <w:pStyle w:val="Heading1"/>
            <w:numPr>
              <w:ilvl w:val="1"/>
              <w:numId w:val="1"/>
            </w:numPr>
            <w:ind w:left="720" w:hanging="360"/>
          </w:pPr>
        </w:pPrChange>
      </w:pPr>
      <w:bookmarkStart w:id="790" w:name="_Toc228774644"/>
      <w:ins w:id="791" w:author="Vijay Parmar" w:date="2009-04-13T19:03:00Z">
        <w:r>
          <w:lastRenderedPageBreak/>
          <w:t>Workflows</w:t>
        </w:r>
        <w:bookmarkEnd w:id="790"/>
        <w:r w:rsidR="005E2622">
          <w:tab/>
        </w:r>
      </w:ins>
    </w:p>
    <w:p w:rsidR="005E2622" w:rsidRPr="001B1E62" w:rsidRDefault="005E2622" w:rsidP="00EB2CE9">
      <w:pPr>
        <w:ind w:left="360"/>
        <w:rPr>
          <w:ins w:id="792" w:author="Vijay Parmar" w:date="2009-04-13T18:55:00Z"/>
          <w:sz w:val="24"/>
        </w:rPr>
      </w:pPr>
    </w:p>
    <w:p w:rsidR="005E2622" w:rsidRDefault="005E2622" w:rsidP="005E2622">
      <w:pPr>
        <w:pStyle w:val="BodyText"/>
        <w:rPr>
          <w:ins w:id="793" w:author="Vijay Parmar" w:date="2009-04-13T19:02:00Z"/>
          <w:rFonts w:asciiTheme="minorHAnsi" w:hAnsiTheme="minorHAnsi"/>
        </w:rPr>
      </w:pPr>
      <w:ins w:id="794" w:author="Vijay Parmar" w:date="2009-04-13T19:02:00Z">
        <w:r>
          <w:rPr>
            <w:rFonts w:asciiTheme="minorHAnsi" w:hAnsiTheme="minorHAnsi"/>
          </w:rPr>
          <w:t xml:space="preserve">The CGMM Tool’s </w:t>
        </w:r>
      </w:ins>
      <w:ins w:id="795" w:author="Vijay Parmar" w:date="2009-04-13T19:04:00Z">
        <w:r w:rsidR="00F56D48">
          <w:rPr>
            <w:rFonts w:asciiTheme="minorHAnsi" w:hAnsiTheme="minorHAnsi"/>
          </w:rPr>
          <w:t>alternate behavior</w:t>
        </w:r>
      </w:ins>
      <w:ins w:id="796" w:author="Vijay Parmar" w:date="2009-04-13T19:02:00Z">
        <w:r>
          <w:rPr>
            <w:rFonts w:asciiTheme="minorHAnsi" w:hAnsiTheme="minorHAnsi"/>
          </w:rPr>
          <w:t xml:space="preserve"> allows multiple scenarios/workflows based on the User. The user </w:t>
        </w:r>
      </w:ins>
      <w:ins w:id="797" w:author="Vijay Parmar" w:date="2009-04-13T19:03:00Z">
        <w:r w:rsidR="009430BC">
          <w:rPr>
            <w:rFonts w:asciiTheme="minorHAnsi" w:hAnsiTheme="minorHAnsi"/>
          </w:rPr>
          <w:t xml:space="preserve">must </w:t>
        </w:r>
      </w:ins>
      <w:ins w:id="798" w:author="Vijay Parmar" w:date="2009-04-13T19:02:00Z">
        <w:r>
          <w:rPr>
            <w:rFonts w:asciiTheme="minorHAnsi" w:hAnsiTheme="minorHAnsi"/>
          </w:rPr>
          <w:t xml:space="preserve">have </w:t>
        </w:r>
      </w:ins>
      <w:ins w:id="799" w:author="Vijay Parmar" w:date="2009-04-13T19:04:00Z">
        <w:r w:rsidR="009430BC">
          <w:rPr>
            <w:rFonts w:asciiTheme="minorHAnsi" w:hAnsiTheme="minorHAnsi"/>
          </w:rPr>
          <w:t>Local (</w:t>
        </w:r>
      </w:ins>
      <w:ins w:id="800" w:author="Vijay Parmar" w:date="2009-04-13T19:02:00Z">
        <w:r>
          <w:rPr>
            <w:rFonts w:asciiTheme="minorHAnsi" w:hAnsiTheme="minorHAnsi"/>
          </w:rPr>
          <w:t>CSM</w:t>
        </w:r>
      </w:ins>
      <w:ins w:id="801" w:author="Vijay Parmar" w:date="2009-04-13T19:04:00Z">
        <w:r w:rsidR="009430BC">
          <w:rPr>
            <w:rFonts w:asciiTheme="minorHAnsi" w:hAnsiTheme="minorHAnsi"/>
          </w:rPr>
          <w:t>)</w:t>
        </w:r>
      </w:ins>
      <w:ins w:id="802" w:author="Vijay Parmar" w:date="2009-04-13T19:02:00Z">
        <w:r>
          <w:rPr>
            <w:rFonts w:asciiTheme="minorHAnsi" w:hAnsiTheme="minorHAnsi"/>
          </w:rPr>
          <w:t xml:space="preserve"> account. The user may or may not have a caGrid Account. Hence based on that there are four different scenarios addressed by the CGMM Tool. The scenarios are as following:</w:t>
        </w:r>
      </w:ins>
    </w:p>
    <w:p w:rsidR="005E2622" w:rsidRDefault="005E2622" w:rsidP="005E2622">
      <w:pPr>
        <w:pStyle w:val="BodyText"/>
        <w:numPr>
          <w:ilvl w:val="0"/>
          <w:numId w:val="38"/>
        </w:numPr>
        <w:rPr>
          <w:ins w:id="803" w:author="Vijay Parmar" w:date="2009-04-13T19:02:00Z"/>
          <w:rFonts w:asciiTheme="minorHAnsi" w:hAnsiTheme="minorHAnsi"/>
        </w:rPr>
      </w:pPr>
      <w:ins w:id="804" w:author="Vijay Parmar" w:date="2009-04-13T19:02:00Z">
        <w:r>
          <w:rPr>
            <w:rFonts w:asciiTheme="minorHAnsi" w:hAnsiTheme="minorHAnsi"/>
          </w:rPr>
          <w:t>User logs in with CSM account and User does not have a caGrid account.</w:t>
        </w:r>
      </w:ins>
    </w:p>
    <w:p w:rsidR="00E36370" w:rsidRDefault="005E74D2">
      <w:pPr>
        <w:pStyle w:val="BodyText"/>
        <w:numPr>
          <w:ilvl w:val="0"/>
          <w:numId w:val="38"/>
        </w:numPr>
        <w:rPr>
          <w:ins w:id="805" w:author="Vijay Parmar" w:date="2009-04-13T19:02:00Z"/>
          <w:rFonts w:asciiTheme="minorHAnsi" w:hAnsiTheme="minorHAnsi"/>
        </w:rPr>
      </w:pPr>
      <w:ins w:id="806" w:author="Vijay Parmar" w:date="2009-04-13T19:02:00Z">
        <w:r w:rsidRPr="005E74D2">
          <w:rPr>
            <w:rFonts w:asciiTheme="minorHAnsi" w:hAnsiTheme="minorHAnsi"/>
            <w:rPrChange w:id="807" w:author="Vijay Parmar" w:date="2009-04-13T19:04:00Z">
              <w:rPr>
                <w:rFonts w:asciiTheme="minorHAnsi" w:eastAsiaTheme="majorEastAsia" w:hAnsiTheme="minorHAnsi" w:cstheme="majorBidi"/>
                <w:b/>
                <w:bCs/>
                <w:color w:val="0000FF" w:themeColor="hyperlink"/>
                <w:sz w:val="28"/>
                <w:szCs w:val="28"/>
                <w:u w:val="single"/>
              </w:rPr>
            </w:rPrChange>
          </w:rPr>
          <w:t>User logs in with CSM account and User has a caGrid account</w:t>
        </w:r>
      </w:ins>
    </w:p>
    <w:p w:rsidR="005E2622" w:rsidRDefault="005E2622" w:rsidP="005E2622">
      <w:pPr>
        <w:pStyle w:val="BodyText"/>
        <w:ind w:left="0"/>
        <w:rPr>
          <w:ins w:id="808" w:author="Vijay Parmar" w:date="2009-04-13T19:02:00Z"/>
          <w:rFonts w:asciiTheme="minorHAnsi" w:hAnsiTheme="minorHAnsi"/>
        </w:rPr>
      </w:pPr>
    </w:p>
    <w:p w:rsidR="005E2622" w:rsidRDefault="005E2622" w:rsidP="005E2622">
      <w:pPr>
        <w:pStyle w:val="BodyText"/>
        <w:rPr>
          <w:ins w:id="809" w:author="Vijay Parmar" w:date="2009-04-13T19:02:00Z"/>
          <w:rFonts w:asciiTheme="minorHAnsi" w:hAnsiTheme="minorHAnsi"/>
        </w:rPr>
      </w:pPr>
      <w:ins w:id="810" w:author="Vijay Parmar" w:date="2009-04-13T19:02:00Z">
        <w:r w:rsidRPr="00B46999">
          <w:rPr>
            <w:rFonts w:asciiTheme="minorHAnsi" w:hAnsiTheme="minorHAnsi"/>
            <w:b/>
          </w:rPr>
          <w:t>Note</w:t>
        </w:r>
        <w:r>
          <w:rPr>
            <w:rFonts w:asciiTheme="minorHAnsi" w:hAnsiTheme="minorHAnsi"/>
          </w:rPr>
          <w:t>: The CGMM tool DO NOT addresses the scenario where a User does not have a CSM (local) Account and does not have a caGrid account. T</w:t>
        </w:r>
      </w:ins>
      <w:ins w:id="811" w:author="Vijay Parmar" w:date="2009-04-13T19:09:00Z">
        <w:r w:rsidR="00E13E18">
          <w:rPr>
            <w:rFonts w:asciiTheme="minorHAnsi" w:hAnsiTheme="minorHAnsi"/>
          </w:rPr>
          <w:t>he</w:t>
        </w:r>
      </w:ins>
      <w:ins w:id="812" w:author="Vijay Parmar" w:date="2009-04-13T19:02:00Z">
        <w:r>
          <w:rPr>
            <w:rFonts w:asciiTheme="minorHAnsi" w:hAnsiTheme="minorHAnsi"/>
          </w:rPr>
          <w:t xml:space="preserve"> host application needs to address this scenario.  </w:t>
        </w:r>
      </w:ins>
    </w:p>
    <w:p w:rsidR="005E2622" w:rsidRDefault="005E2622" w:rsidP="005E2622">
      <w:pPr>
        <w:pStyle w:val="BodyText"/>
        <w:rPr>
          <w:ins w:id="813" w:author="Vijay Parmar" w:date="2009-04-13T19:02:00Z"/>
          <w:rFonts w:asciiTheme="minorHAnsi" w:hAnsiTheme="minorHAnsi"/>
        </w:rPr>
      </w:pPr>
      <w:ins w:id="814" w:author="Vijay Parmar" w:date="2009-04-13T19:02:00Z">
        <w:r>
          <w:rPr>
            <w:rFonts w:asciiTheme="minorHAnsi" w:hAnsiTheme="minorHAnsi"/>
          </w:rPr>
          <w:tab/>
        </w:r>
      </w:ins>
    </w:p>
    <w:p w:rsidR="005E2622" w:rsidRDefault="005E2622" w:rsidP="005E2622">
      <w:pPr>
        <w:pStyle w:val="BodyText"/>
        <w:rPr>
          <w:ins w:id="815" w:author="Vijay Parmar" w:date="2009-04-13T19:02:00Z"/>
          <w:noProof/>
        </w:rPr>
      </w:pPr>
      <w:ins w:id="816" w:author="Vijay Parmar" w:date="2009-04-13T19:02:00Z">
        <w:r>
          <w:rPr>
            <w:rFonts w:asciiTheme="minorHAnsi" w:hAnsiTheme="minorHAnsi"/>
          </w:rPr>
          <w:t>Let us look at the user interface workflow of the CGMM by going through each of the scenarios mentioned above. Shown below is the CGMM Tool Home page</w:t>
        </w:r>
        <w:r w:rsidRPr="001A4AE4">
          <w:rPr>
            <w:noProof/>
          </w:rPr>
          <w:t xml:space="preserve"> </w:t>
        </w:r>
      </w:ins>
    </w:p>
    <w:p w:rsidR="005E2622" w:rsidRDefault="005E2622" w:rsidP="005E2622">
      <w:pPr>
        <w:pStyle w:val="BodyText"/>
        <w:rPr>
          <w:ins w:id="817" w:author="Vijay Parmar" w:date="2009-04-13T19:02:00Z"/>
          <w:noProof/>
        </w:rPr>
      </w:pPr>
    </w:p>
    <w:p w:rsidR="005E2622" w:rsidRDefault="00FA27D3" w:rsidP="005E2622">
      <w:pPr>
        <w:pStyle w:val="BodyText"/>
        <w:rPr>
          <w:ins w:id="818" w:author="Vijay Parmar" w:date="2009-04-13T19:02:00Z"/>
          <w:rFonts w:asciiTheme="minorHAnsi" w:hAnsiTheme="minorHAnsi"/>
        </w:rPr>
      </w:pPr>
      <w:ins w:id="819" w:author="Vijay Parmar" w:date="2009-04-13T19:02:00Z">
        <w:r>
          <w:rPr>
            <w:noProof/>
            <w:rPrChange w:id="820">
              <w:rPr>
                <w:rFonts w:asciiTheme="majorHAnsi" w:eastAsiaTheme="majorEastAsia" w:hAnsiTheme="majorHAnsi" w:cstheme="majorBidi"/>
                <w:b/>
                <w:bCs/>
                <w:noProof/>
                <w:color w:val="0000FF" w:themeColor="hyperlink"/>
                <w:sz w:val="28"/>
                <w:szCs w:val="28"/>
                <w:u w:val="single"/>
              </w:rPr>
            </w:rPrChange>
          </w:rPr>
          <w:drawing>
            <wp:inline distT="0" distB="0" distL="0" distR="0">
              <wp:extent cx="6238656" cy="4314661"/>
              <wp:effectExtent l="19050" t="19050" r="9744" b="9689"/>
              <wp:docPr id="5" name="Picture 124" descr="C:\Documents and Settings\Vijay\Desktop\temp\cgmm screen shots\cgmm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Documents and Settings\Vijay\Desktop\temp\cgmm screen shots\cgmm_home.JPG"/>
                      <pic:cNvPicPr>
                        <a:picLocks noChangeAspect="1" noChangeArrowheads="1"/>
                      </pic:cNvPicPr>
                    </pic:nvPicPr>
                    <pic:blipFill>
                      <a:blip r:embed="rId35"/>
                      <a:stretch>
                        <a:fillRect/>
                      </a:stretch>
                    </pic:blipFill>
                    <pic:spPr bwMode="auto">
                      <a:xfrm>
                        <a:off x="0" y="0"/>
                        <a:ext cx="6238656" cy="4314661"/>
                      </a:xfrm>
                      <a:prstGeom prst="rect">
                        <a:avLst/>
                      </a:prstGeom>
                      <a:noFill/>
                      <a:ln w="9525">
                        <a:solidFill>
                          <a:schemeClr val="accent1"/>
                        </a:solidFill>
                        <a:miter lim="800000"/>
                        <a:headEnd/>
                        <a:tailEnd/>
                      </a:ln>
                    </pic:spPr>
                  </pic:pic>
                </a:graphicData>
              </a:graphic>
            </wp:inline>
          </w:drawing>
        </w:r>
      </w:ins>
    </w:p>
    <w:p w:rsidR="005E2622" w:rsidRDefault="005E2622" w:rsidP="005E2622">
      <w:pPr>
        <w:pStyle w:val="BodyText"/>
        <w:rPr>
          <w:ins w:id="821" w:author="Vijay Parmar" w:date="2009-04-13T20:05:00Z"/>
          <w:rFonts w:asciiTheme="minorHAnsi" w:hAnsiTheme="minorHAnsi"/>
          <w:sz w:val="22"/>
        </w:rPr>
      </w:pPr>
      <w:ins w:id="822" w:author="Vijay Parmar" w:date="2009-04-13T19:02:00Z">
        <w:r w:rsidRPr="00E10AA4">
          <w:rPr>
            <w:rFonts w:asciiTheme="minorHAnsi" w:hAnsiTheme="minorHAnsi"/>
            <w:sz w:val="22"/>
          </w:rPr>
          <w:t>Figure 6.1</w:t>
        </w:r>
      </w:ins>
      <w:ins w:id="823" w:author="Vijay Parmar" w:date="2009-04-13T19:22:00Z">
        <w:r w:rsidR="00485FEB">
          <w:rPr>
            <w:rFonts w:asciiTheme="minorHAnsi" w:hAnsiTheme="minorHAnsi"/>
            <w:sz w:val="22"/>
          </w:rPr>
          <w:t>3</w:t>
        </w:r>
      </w:ins>
      <w:ins w:id="824" w:author="Vijay Parmar" w:date="2009-04-13T19:02:00Z">
        <w:r w:rsidRPr="00E10AA4">
          <w:rPr>
            <w:rFonts w:asciiTheme="minorHAnsi" w:hAnsiTheme="minorHAnsi"/>
            <w:sz w:val="22"/>
          </w:rPr>
          <w:t xml:space="preserve"> CGMM Home page</w:t>
        </w:r>
      </w:ins>
      <w:ins w:id="825" w:author="Vijay Parmar" w:date="2009-04-13T19:34:00Z">
        <w:r w:rsidR="00603E04">
          <w:rPr>
            <w:rFonts w:asciiTheme="minorHAnsi" w:hAnsiTheme="minorHAnsi"/>
            <w:sz w:val="22"/>
          </w:rPr>
          <w:t xml:space="preserve"> (alternate behavior)</w:t>
        </w:r>
      </w:ins>
      <w:ins w:id="826" w:author="Vijay Parmar" w:date="2009-04-13T19:02:00Z">
        <w:r w:rsidRPr="00E10AA4">
          <w:rPr>
            <w:rFonts w:asciiTheme="minorHAnsi" w:hAnsiTheme="minorHAnsi"/>
            <w:sz w:val="22"/>
          </w:rPr>
          <w:t>.</w:t>
        </w:r>
      </w:ins>
    </w:p>
    <w:p w:rsidR="009B4383" w:rsidRDefault="009B4383" w:rsidP="005E2622">
      <w:pPr>
        <w:pStyle w:val="BodyText"/>
        <w:rPr>
          <w:ins w:id="827" w:author="Vijay Parmar" w:date="2009-04-13T20:05:00Z"/>
          <w:rFonts w:asciiTheme="minorHAnsi" w:hAnsiTheme="minorHAnsi"/>
          <w:sz w:val="22"/>
        </w:rPr>
      </w:pPr>
    </w:p>
    <w:p w:rsidR="009B4383" w:rsidRPr="00E10AA4" w:rsidRDefault="009B4383" w:rsidP="005E2622">
      <w:pPr>
        <w:pStyle w:val="BodyText"/>
        <w:rPr>
          <w:ins w:id="828" w:author="Vijay Parmar" w:date="2009-04-13T19:02:00Z"/>
          <w:rFonts w:asciiTheme="minorHAnsi" w:hAnsiTheme="minorHAnsi"/>
          <w:sz w:val="22"/>
        </w:rPr>
      </w:pPr>
    </w:p>
    <w:p w:rsidR="005E74D2" w:rsidRDefault="00F24D45" w:rsidP="005E74D2">
      <w:pPr>
        <w:pStyle w:val="Heading1"/>
        <w:numPr>
          <w:ilvl w:val="3"/>
          <w:numId w:val="1"/>
        </w:numPr>
        <w:rPr>
          <w:ins w:id="829" w:author="Vijay Parmar" w:date="2009-04-13T19:50:00Z"/>
        </w:rPr>
        <w:pPrChange w:id="830" w:author="Vijay Parmar" w:date="2009-04-13T19:50:00Z">
          <w:pPr>
            <w:pStyle w:val="Heading1"/>
            <w:numPr>
              <w:ilvl w:val="2"/>
              <w:numId w:val="1"/>
            </w:numPr>
            <w:ind w:left="1080" w:hanging="720"/>
          </w:pPr>
        </w:pPrChange>
      </w:pPr>
      <w:bookmarkStart w:id="831" w:name="_Toc228774645"/>
      <w:ins w:id="832" w:author="Vijay Parmar" w:date="2009-04-13T19:50:00Z">
        <w:r>
          <w:lastRenderedPageBreak/>
          <w:t>Workflow</w:t>
        </w:r>
        <w:bookmarkEnd w:id="831"/>
        <w:r w:rsidR="00B04442">
          <w:tab/>
        </w:r>
      </w:ins>
    </w:p>
    <w:p w:rsidR="005E74D2" w:rsidRDefault="005E74D2" w:rsidP="005E74D2">
      <w:pPr>
        <w:ind w:left="360"/>
        <w:rPr>
          <w:ins w:id="833" w:author="Vijay Parmar" w:date="2009-04-13T19:50:00Z"/>
        </w:rPr>
        <w:pPrChange w:id="834" w:author="Vijay Parmar" w:date="2009-04-13T18:55:00Z">
          <w:pPr>
            <w:pStyle w:val="Heading1"/>
            <w:numPr>
              <w:ilvl w:val="1"/>
              <w:numId w:val="1"/>
            </w:numPr>
            <w:ind w:left="720" w:hanging="360"/>
          </w:pPr>
        </w:pPrChange>
      </w:pPr>
    </w:p>
    <w:p w:rsidR="00B04442" w:rsidRDefault="00B04442" w:rsidP="00B04442">
      <w:pPr>
        <w:ind w:left="360"/>
        <w:rPr>
          <w:ins w:id="835" w:author="Vijay Parmar" w:date="2009-04-13T19:50:00Z"/>
        </w:rPr>
      </w:pPr>
      <w:ins w:id="836" w:author="Vijay Parmar" w:date="2009-04-13T19:50:00Z">
        <w:r>
          <w:t xml:space="preserve">In this scenario, the User has the CSM account. The user logs in by providing the username and password and clicking on the Login button. </w:t>
        </w:r>
      </w:ins>
    </w:p>
    <w:p w:rsidR="00B04442" w:rsidRDefault="00B04442" w:rsidP="00B04442">
      <w:pPr>
        <w:ind w:left="360"/>
        <w:rPr>
          <w:ins w:id="837" w:author="Vijay Parmar" w:date="2009-04-13T19:50:00Z"/>
        </w:rPr>
      </w:pPr>
      <w:ins w:id="838" w:author="Vijay Parmar" w:date="2009-04-13T19:50:00Z">
        <w:r>
          <w:t>If the Login Id and password are valid, the CGMM tool takes the user to CSM to GAARDS Account Migration page. In this page, the tool allows the user to either login using existing caGrid account or create a new caGrid account.</w:t>
        </w:r>
      </w:ins>
    </w:p>
    <w:p w:rsidR="00B04442" w:rsidRDefault="00FA27D3" w:rsidP="00B04442">
      <w:pPr>
        <w:ind w:left="360"/>
        <w:rPr>
          <w:ins w:id="839" w:author="Vijay Parmar" w:date="2009-04-13T19:50:00Z"/>
        </w:rPr>
      </w:pPr>
      <w:ins w:id="840" w:author="Vijay Parmar" w:date="2009-04-13T19:50:00Z">
        <w:r>
          <w:rPr>
            <w:noProof/>
            <w:rPrChange w:id="841">
              <w:rPr>
                <w:rFonts w:asciiTheme="majorHAnsi" w:eastAsiaTheme="majorEastAsia" w:hAnsiTheme="majorHAnsi" w:cstheme="majorBidi"/>
                <w:b/>
                <w:bCs/>
                <w:noProof/>
                <w:color w:val="0000FF" w:themeColor="hyperlink"/>
                <w:sz w:val="28"/>
                <w:szCs w:val="28"/>
                <w:u w:val="single"/>
              </w:rPr>
            </w:rPrChange>
          </w:rPr>
          <w:drawing>
            <wp:inline distT="0" distB="0" distL="0" distR="0">
              <wp:extent cx="6391275" cy="5201989"/>
              <wp:effectExtent l="19050" t="19050" r="28575" b="17711"/>
              <wp:docPr id="8" name="Picture 126" descr="C:\Documents and Settings\Vijay\Desktop\temp\cgmm screen shots\cgmm_csm_login_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Documents and Settings\Vijay\Desktop\temp\cgmm screen shots\cgmm_csm_login_success.JPG"/>
                      <pic:cNvPicPr>
                        <a:picLocks noChangeAspect="1" noChangeArrowheads="1"/>
                      </pic:cNvPicPr>
                    </pic:nvPicPr>
                    <pic:blipFill>
                      <a:blip r:embed="rId36"/>
                      <a:stretch>
                        <a:fillRect/>
                      </a:stretch>
                    </pic:blipFill>
                    <pic:spPr bwMode="auto">
                      <a:xfrm>
                        <a:off x="0" y="0"/>
                        <a:ext cx="6390784" cy="5201589"/>
                      </a:xfrm>
                      <a:prstGeom prst="rect">
                        <a:avLst/>
                      </a:prstGeom>
                      <a:noFill/>
                      <a:ln w="9525">
                        <a:solidFill>
                          <a:schemeClr val="accent1"/>
                        </a:solidFill>
                        <a:miter lim="800000"/>
                        <a:headEnd/>
                        <a:tailEnd/>
                      </a:ln>
                    </pic:spPr>
                  </pic:pic>
                </a:graphicData>
              </a:graphic>
            </wp:inline>
          </w:drawing>
        </w:r>
      </w:ins>
    </w:p>
    <w:p w:rsidR="00B04442" w:rsidRPr="00D505E4" w:rsidRDefault="00B04442" w:rsidP="00B04442">
      <w:pPr>
        <w:pStyle w:val="BodyText"/>
        <w:rPr>
          <w:ins w:id="842" w:author="Vijay Parmar" w:date="2009-04-13T19:50:00Z"/>
          <w:rFonts w:asciiTheme="minorHAnsi" w:hAnsiTheme="minorHAnsi"/>
          <w:sz w:val="22"/>
        </w:rPr>
      </w:pPr>
      <w:ins w:id="843" w:author="Vijay Parmar" w:date="2009-04-13T19:50:00Z">
        <w:r w:rsidRPr="00D505E4">
          <w:rPr>
            <w:rFonts w:asciiTheme="minorHAnsi" w:hAnsiTheme="minorHAnsi"/>
            <w:sz w:val="22"/>
          </w:rPr>
          <w:t>Figure 6.</w:t>
        </w:r>
      </w:ins>
      <w:ins w:id="844" w:author="Vijay Parmar" w:date="2009-04-13T19:51:00Z">
        <w:r w:rsidR="001C3C4D">
          <w:rPr>
            <w:rFonts w:asciiTheme="minorHAnsi" w:hAnsiTheme="minorHAnsi"/>
            <w:sz w:val="22"/>
          </w:rPr>
          <w:t>14</w:t>
        </w:r>
      </w:ins>
      <w:ins w:id="845" w:author="Vijay Parmar" w:date="2009-04-13T19:50:00Z">
        <w:r w:rsidRPr="00D505E4">
          <w:rPr>
            <w:rFonts w:asciiTheme="minorHAnsi" w:hAnsiTheme="minorHAnsi"/>
            <w:sz w:val="22"/>
          </w:rPr>
          <w:t xml:space="preserve"> </w:t>
        </w:r>
        <w:r>
          <w:rPr>
            <w:rFonts w:asciiTheme="minorHAnsi" w:hAnsiTheme="minorHAnsi"/>
            <w:sz w:val="22"/>
          </w:rPr>
          <w:t>The CSM Login success page / Grid Login Page</w:t>
        </w:r>
        <w:r w:rsidRPr="00D505E4">
          <w:rPr>
            <w:rFonts w:asciiTheme="minorHAnsi" w:hAnsiTheme="minorHAnsi"/>
            <w:sz w:val="22"/>
          </w:rPr>
          <w:t>.</w:t>
        </w:r>
      </w:ins>
    </w:p>
    <w:p w:rsidR="005E74D2" w:rsidRDefault="005E74D2" w:rsidP="005E74D2">
      <w:pPr>
        <w:ind w:left="360"/>
        <w:rPr>
          <w:ins w:id="846" w:author="Vijay Parmar" w:date="2009-04-13T19:56:00Z"/>
        </w:rPr>
        <w:pPrChange w:id="847" w:author="Vijay Parmar" w:date="2009-04-13T18:55:00Z">
          <w:pPr>
            <w:pStyle w:val="Heading1"/>
            <w:numPr>
              <w:ilvl w:val="1"/>
              <w:numId w:val="1"/>
            </w:numPr>
            <w:ind w:left="720" w:hanging="360"/>
          </w:pPr>
        </w:pPrChange>
      </w:pPr>
    </w:p>
    <w:p w:rsidR="002C6B97" w:rsidRDefault="002C6B97" w:rsidP="002C6B97">
      <w:pPr>
        <w:pStyle w:val="Heading1"/>
        <w:numPr>
          <w:ilvl w:val="3"/>
          <w:numId w:val="1"/>
        </w:numPr>
        <w:rPr>
          <w:ins w:id="848" w:author="Vijay Parmar" w:date="2009-04-13T19:56:00Z"/>
        </w:rPr>
      </w:pPr>
      <w:bookmarkStart w:id="849" w:name="_Toc228774646"/>
      <w:ins w:id="850" w:author="Vijay Parmar" w:date="2009-04-13T19:56:00Z">
        <w:r>
          <w:t>Workflow 1-a: User has caGrid account</w:t>
        </w:r>
        <w:bookmarkEnd w:id="849"/>
      </w:ins>
    </w:p>
    <w:p w:rsidR="002C6B97" w:rsidRDefault="002C6B97" w:rsidP="002C6B97">
      <w:pPr>
        <w:rPr>
          <w:ins w:id="851" w:author="Vijay Parmar" w:date="2009-04-13T19:56:00Z"/>
        </w:rPr>
      </w:pPr>
    </w:p>
    <w:p w:rsidR="002C6B97" w:rsidRDefault="002C6B97" w:rsidP="002C6B97">
      <w:pPr>
        <w:ind w:left="720"/>
        <w:rPr>
          <w:ins w:id="852" w:author="Vijay Parmar" w:date="2009-04-13T19:56:00Z"/>
        </w:rPr>
      </w:pPr>
      <w:ins w:id="853" w:author="Vijay Parmar" w:date="2009-04-13T19:56:00Z">
        <w:r>
          <w:t xml:space="preserve">In this case the user has an existing caGrid account. Hence the user can proceed to migrate caGrid account by providing the Login ID, Password and also selecting the Authentication Source (Authentication Service). </w:t>
        </w:r>
      </w:ins>
    </w:p>
    <w:p w:rsidR="002C6B97" w:rsidRPr="003B04FB" w:rsidRDefault="002C6B97" w:rsidP="002C6B97">
      <w:pPr>
        <w:pStyle w:val="BodyText"/>
        <w:rPr>
          <w:ins w:id="854" w:author="Vijay Parmar" w:date="2009-04-13T19:56:00Z"/>
          <w:rFonts w:asciiTheme="minorHAnsi" w:hAnsiTheme="minorHAnsi"/>
          <w:b/>
          <w:sz w:val="28"/>
        </w:rPr>
      </w:pPr>
      <w:ins w:id="855" w:author="Vijay Parmar" w:date="2009-04-13T19:56:00Z">
        <w:r>
          <w:rPr>
            <w:rFonts w:asciiTheme="minorHAnsi" w:hAnsiTheme="minorHAnsi"/>
            <w:b/>
            <w:sz w:val="28"/>
          </w:rPr>
          <w:t>User logins in with caGrid Login ID and password</w:t>
        </w:r>
      </w:ins>
    </w:p>
    <w:p w:rsidR="002C6B97" w:rsidRDefault="002C6B97" w:rsidP="002C6B97">
      <w:pPr>
        <w:ind w:left="720"/>
        <w:rPr>
          <w:ins w:id="856" w:author="Vijay Parmar" w:date="2009-04-13T19:56:00Z"/>
        </w:rPr>
      </w:pPr>
    </w:p>
    <w:p w:rsidR="002C6B97" w:rsidRDefault="002C6B97" w:rsidP="002C6B97">
      <w:pPr>
        <w:ind w:left="720"/>
        <w:rPr>
          <w:ins w:id="857" w:author="Vijay Parmar" w:date="2009-04-13T19:56:00Z"/>
        </w:rPr>
      </w:pPr>
      <w:ins w:id="858" w:author="Vijay Parmar" w:date="2009-04-13T19:56:00Z">
        <w:r>
          <w:t>Once the user clicks Login button, the CGMM Tool validates the caGrid account credentials provided by the user. If the credentials are valid then the CGMM Tool will show the ‘Confirm Migration’ screen to the user.</w:t>
        </w:r>
      </w:ins>
    </w:p>
    <w:p w:rsidR="002C6B97" w:rsidRDefault="002C6B97" w:rsidP="002C6B97">
      <w:pPr>
        <w:ind w:left="720"/>
        <w:rPr>
          <w:ins w:id="859" w:author="Vijay Parmar" w:date="2009-04-13T19:56:00Z"/>
        </w:rPr>
      </w:pPr>
    </w:p>
    <w:p w:rsidR="002C6B97" w:rsidRDefault="00FA27D3" w:rsidP="002C6B97">
      <w:pPr>
        <w:ind w:left="180"/>
        <w:rPr>
          <w:ins w:id="860" w:author="Vijay Parmar" w:date="2009-04-13T19:56:00Z"/>
        </w:rPr>
      </w:pPr>
      <w:ins w:id="861" w:author="Vijay Parmar" w:date="2009-04-13T19:56:00Z">
        <w:r>
          <w:rPr>
            <w:noProof/>
            <w:rPrChange w:id="862">
              <w:rPr>
                <w:rFonts w:asciiTheme="majorHAnsi" w:eastAsiaTheme="majorEastAsia" w:hAnsiTheme="majorHAnsi" w:cstheme="majorBidi"/>
                <w:b/>
                <w:bCs/>
                <w:noProof/>
                <w:color w:val="0000FF" w:themeColor="hyperlink"/>
                <w:sz w:val="28"/>
                <w:szCs w:val="28"/>
                <w:u w:val="single"/>
              </w:rPr>
            </w:rPrChange>
          </w:rPr>
          <w:drawing>
            <wp:inline distT="0" distB="0" distL="0" distR="0">
              <wp:extent cx="6858000" cy="4140309"/>
              <wp:effectExtent l="19050" t="19050" r="19050" b="12591"/>
              <wp:docPr id="9" name="Picture 128" descr="C:\Documents and Settings\Vijay\Desktop\temp\cgmm screen shots\cgmm_csm_login_success_confirm_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Documents and Settings\Vijay\Desktop\temp\cgmm screen shots\cgmm_csm_login_success_confirm_migration.JPG"/>
                      <pic:cNvPicPr>
                        <a:picLocks noChangeAspect="1" noChangeArrowheads="1"/>
                      </pic:cNvPicPr>
                    </pic:nvPicPr>
                    <pic:blipFill>
                      <a:blip r:embed="rId37"/>
                      <a:stretch>
                        <a:fillRect/>
                      </a:stretch>
                    </pic:blipFill>
                    <pic:spPr bwMode="auto">
                      <a:xfrm>
                        <a:off x="0" y="0"/>
                        <a:ext cx="6858000" cy="4140309"/>
                      </a:xfrm>
                      <a:prstGeom prst="rect">
                        <a:avLst/>
                      </a:prstGeom>
                      <a:noFill/>
                      <a:ln w="9525">
                        <a:solidFill>
                          <a:schemeClr val="accent1"/>
                        </a:solidFill>
                        <a:miter lim="800000"/>
                        <a:headEnd/>
                        <a:tailEnd/>
                      </a:ln>
                    </pic:spPr>
                  </pic:pic>
                </a:graphicData>
              </a:graphic>
            </wp:inline>
          </w:drawing>
        </w:r>
      </w:ins>
    </w:p>
    <w:p w:rsidR="002C6B97" w:rsidRPr="00D505E4" w:rsidRDefault="002C6B97" w:rsidP="002C6B97">
      <w:pPr>
        <w:pStyle w:val="BodyText"/>
        <w:rPr>
          <w:ins w:id="863" w:author="Vijay Parmar" w:date="2009-04-13T19:56:00Z"/>
          <w:rFonts w:asciiTheme="minorHAnsi" w:hAnsiTheme="minorHAnsi"/>
          <w:sz w:val="22"/>
        </w:rPr>
      </w:pPr>
      <w:ins w:id="864" w:author="Vijay Parmar" w:date="2009-04-13T19:56:00Z">
        <w:r w:rsidRPr="00D505E4">
          <w:rPr>
            <w:rFonts w:asciiTheme="minorHAnsi" w:hAnsiTheme="minorHAnsi"/>
            <w:sz w:val="22"/>
          </w:rPr>
          <w:t>Figure 6.</w:t>
        </w:r>
        <w:r>
          <w:rPr>
            <w:rFonts w:asciiTheme="minorHAnsi" w:hAnsiTheme="minorHAnsi"/>
            <w:sz w:val="22"/>
          </w:rPr>
          <w:t>15</w:t>
        </w:r>
        <w:r w:rsidRPr="00D505E4">
          <w:rPr>
            <w:rFonts w:asciiTheme="minorHAnsi" w:hAnsiTheme="minorHAnsi"/>
            <w:sz w:val="22"/>
          </w:rPr>
          <w:t xml:space="preserve"> CSM</w:t>
        </w:r>
        <w:r>
          <w:rPr>
            <w:rFonts w:asciiTheme="minorHAnsi" w:hAnsiTheme="minorHAnsi"/>
            <w:sz w:val="22"/>
          </w:rPr>
          <w:t xml:space="preserve"> to GAARDS Account migration page</w:t>
        </w:r>
        <w:r w:rsidRPr="00D505E4">
          <w:rPr>
            <w:rFonts w:asciiTheme="minorHAnsi" w:hAnsiTheme="minorHAnsi"/>
            <w:sz w:val="22"/>
          </w:rPr>
          <w:t>.</w:t>
        </w:r>
      </w:ins>
    </w:p>
    <w:p w:rsidR="002C6B97" w:rsidRDefault="002C6B97" w:rsidP="002C6B97">
      <w:pPr>
        <w:ind w:left="180"/>
        <w:rPr>
          <w:ins w:id="865" w:author="Vijay Parmar" w:date="2009-04-13T19:56:00Z"/>
        </w:rPr>
      </w:pPr>
    </w:p>
    <w:p w:rsidR="002C6B97" w:rsidRPr="003B04FB" w:rsidRDefault="002C6B97" w:rsidP="002C6B97">
      <w:pPr>
        <w:pStyle w:val="BodyText"/>
        <w:rPr>
          <w:ins w:id="866" w:author="Vijay Parmar" w:date="2009-04-13T19:56:00Z"/>
          <w:rFonts w:asciiTheme="minorHAnsi" w:hAnsiTheme="minorHAnsi"/>
          <w:b/>
          <w:sz w:val="28"/>
        </w:rPr>
      </w:pPr>
      <w:ins w:id="867" w:author="Vijay Parmar" w:date="2009-04-13T19:56:00Z">
        <w:r>
          <w:rPr>
            <w:rFonts w:asciiTheme="minorHAnsi" w:hAnsiTheme="minorHAnsi"/>
            <w:b/>
            <w:sz w:val="28"/>
          </w:rPr>
          <w:t>User chooses to migrate his account</w:t>
        </w:r>
      </w:ins>
    </w:p>
    <w:p w:rsidR="002C6B97" w:rsidRDefault="002C6B97" w:rsidP="002C6B97">
      <w:pPr>
        <w:ind w:left="180"/>
        <w:rPr>
          <w:ins w:id="868" w:author="Vijay Parmar" w:date="2009-04-13T19:56:00Z"/>
        </w:rPr>
      </w:pPr>
      <w:ins w:id="869" w:author="Vijay Parmar" w:date="2009-04-13T19:56:00Z">
        <w:r>
          <w:t xml:space="preserve">On the migration confirmation page, the user has the option to cancel the migration or confirm it. Once the user proceeds to migrate by clicking on the ‘Yes, Migrate my CSM Account’ button, the CGMM will migrate the CSM account to caGrid account in the CSM Schema of the host application. CGMM will also mark the user as migrated. Once the migration process is complete, the CGMM Tool takes the user to the migration confirmation page. The user now has the only option of Log in to the host application. </w:t>
        </w:r>
      </w:ins>
    </w:p>
    <w:p w:rsidR="002C6B97" w:rsidRPr="009049BB" w:rsidRDefault="002C6B97" w:rsidP="002C6B97">
      <w:pPr>
        <w:ind w:left="180"/>
        <w:rPr>
          <w:ins w:id="870" w:author="Vijay Parmar" w:date="2009-04-13T19:56:00Z"/>
        </w:rPr>
      </w:pPr>
      <w:ins w:id="871" w:author="Vijay Parmar" w:date="2009-04-13T19:56:00Z">
        <w:r>
          <w:t xml:space="preserve">When the user clicks the ‘Log in to &lt;&lt;Host Application Name&gt;&gt;’ button, the CGMM </w:t>
        </w:r>
      </w:ins>
      <w:ins w:id="872" w:author="Vijay Parmar" w:date="2009-04-13T19:59:00Z">
        <w:r w:rsidR="00120CAD">
          <w:t xml:space="preserve">redirects the user to host application login page. </w:t>
        </w:r>
      </w:ins>
    </w:p>
    <w:p w:rsidR="002C6B97" w:rsidRDefault="00FA27D3" w:rsidP="002C6B97">
      <w:pPr>
        <w:rPr>
          <w:ins w:id="873" w:author="Vijay Parmar" w:date="2009-04-13T19:56:00Z"/>
        </w:rPr>
      </w:pPr>
      <w:ins w:id="874" w:author="Vijay Parmar" w:date="2009-04-13T19:56:00Z">
        <w:r>
          <w:rPr>
            <w:noProof/>
            <w:rPrChange w:id="875">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858000" cy="3549082"/>
              <wp:effectExtent l="19050" t="19050" r="19050" b="13268"/>
              <wp:docPr id="10" name="Picture 133" descr="C:\Documents and Settings\Vijay\Desktop\temp\cgmm screen shots\cgmm_csm_login_success_migration_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Documents and Settings\Vijay\Desktop\temp\cgmm screen shots\cgmm_csm_login_success_migration_complete.JPG"/>
                      <pic:cNvPicPr>
                        <a:picLocks noChangeAspect="1" noChangeArrowheads="1"/>
                      </pic:cNvPicPr>
                    </pic:nvPicPr>
                    <pic:blipFill>
                      <a:blip r:embed="rId28"/>
                      <a:srcRect/>
                      <a:stretch>
                        <a:fillRect/>
                      </a:stretch>
                    </pic:blipFill>
                    <pic:spPr bwMode="auto">
                      <a:xfrm>
                        <a:off x="0" y="0"/>
                        <a:ext cx="6858000" cy="3549082"/>
                      </a:xfrm>
                      <a:prstGeom prst="rect">
                        <a:avLst/>
                      </a:prstGeom>
                      <a:noFill/>
                      <a:ln w="9525">
                        <a:solidFill>
                          <a:schemeClr val="accent1"/>
                        </a:solidFill>
                        <a:miter lim="800000"/>
                        <a:headEnd/>
                        <a:tailEnd/>
                      </a:ln>
                    </pic:spPr>
                  </pic:pic>
                </a:graphicData>
              </a:graphic>
            </wp:inline>
          </w:drawing>
        </w:r>
      </w:ins>
    </w:p>
    <w:p w:rsidR="002C6B97" w:rsidRPr="00D505E4" w:rsidRDefault="002C6B97" w:rsidP="002C6B97">
      <w:pPr>
        <w:pStyle w:val="BodyText"/>
        <w:rPr>
          <w:ins w:id="876" w:author="Vijay Parmar" w:date="2009-04-13T19:56:00Z"/>
          <w:rFonts w:asciiTheme="minorHAnsi" w:hAnsiTheme="minorHAnsi"/>
          <w:sz w:val="22"/>
        </w:rPr>
      </w:pPr>
      <w:ins w:id="877" w:author="Vijay Parmar" w:date="2009-04-13T19:56:00Z">
        <w:r w:rsidRPr="00D505E4">
          <w:rPr>
            <w:rFonts w:asciiTheme="minorHAnsi" w:hAnsiTheme="minorHAnsi"/>
            <w:sz w:val="22"/>
          </w:rPr>
          <w:t>Figure 6.</w:t>
        </w:r>
      </w:ins>
      <w:ins w:id="878" w:author="Vijay Parmar" w:date="2009-04-13T20:00:00Z">
        <w:r w:rsidR="00182FF3">
          <w:rPr>
            <w:rFonts w:asciiTheme="minorHAnsi" w:hAnsiTheme="minorHAnsi"/>
            <w:sz w:val="22"/>
          </w:rPr>
          <w:t>16</w:t>
        </w:r>
      </w:ins>
      <w:ins w:id="879" w:author="Vijay Parmar" w:date="2009-04-13T19:56:00Z">
        <w:r w:rsidRPr="00D505E4">
          <w:rPr>
            <w:rFonts w:asciiTheme="minorHAnsi" w:hAnsiTheme="minorHAnsi"/>
            <w:sz w:val="22"/>
          </w:rPr>
          <w:t xml:space="preserve"> </w:t>
        </w:r>
        <w:r>
          <w:rPr>
            <w:rFonts w:asciiTheme="minorHAnsi" w:hAnsiTheme="minorHAnsi"/>
            <w:sz w:val="22"/>
          </w:rPr>
          <w:t>Migration complete page</w:t>
        </w:r>
        <w:r w:rsidRPr="00D505E4">
          <w:rPr>
            <w:rFonts w:asciiTheme="minorHAnsi" w:hAnsiTheme="minorHAnsi"/>
            <w:sz w:val="22"/>
          </w:rPr>
          <w:t>.</w:t>
        </w:r>
      </w:ins>
    </w:p>
    <w:p w:rsidR="002C6B97" w:rsidRDefault="002C6B97" w:rsidP="002C6B97">
      <w:pPr>
        <w:rPr>
          <w:ins w:id="880" w:author="Vijay Parmar" w:date="2009-04-13T19:56:00Z"/>
        </w:rPr>
      </w:pPr>
    </w:p>
    <w:p w:rsidR="00F24D45" w:rsidRDefault="00F24D45" w:rsidP="00F24D45">
      <w:pPr>
        <w:pStyle w:val="Heading1"/>
        <w:numPr>
          <w:ilvl w:val="3"/>
          <w:numId w:val="1"/>
        </w:numPr>
        <w:rPr>
          <w:ins w:id="881" w:author="Vijay Parmar" w:date="2009-04-13T20:01:00Z"/>
        </w:rPr>
      </w:pPr>
      <w:bookmarkStart w:id="882" w:name="_Toc228774647"/>
      <w:ins w:id="883" w:author="Vijay Parmar" w:date="2009-04-13T20:01:00Z">
        <w:r>
          <w:t>Workflow 1-b: User does not have a caGrid account</w:t>
        </w:r>
        <w:bookmarkEnd w:id="882"/>
      </w:ins>
    </w:p>
    <w:p w:rsidR="00F24D45" w:rsidRPr="00B9628E" w:rsidRDefault="00F24D45" w:rsidP="00F24D45">
      <w:pPr>
        <w:rPr>
          <w:ins w:id="884" w:author="Vijay Parmar" w:date="2009-04-13T20:01:00Z"/>
        </w:rPr>
      </w:pPr>
    </w:p>
    <w:p w:rsidR="00F24D45" w:rsidRDefault="00F24D45" w:rsidP="00F24D45">
      <w:pPr>
        <w:pStyle w:val="ListParagraph"/>
        <w:rPr>
          <w:ins w:id="885" w:author="Vijay Parmar" w:date="2009-04-13T20:01:00Z"/>
        </w:rPr>
      </w:pPr>
      <w:ins w:id="886" w:author="Vijay Parmar" w:date="2009-04-13T20:01:00Z">
        <w:r>
          <w:t xml:space="preserve">In this case the user does not have an existing caGrid account. Hence the user can proceed to </w:t>
        </w:r>
      </w:ins>
      <w:ins w:id="887" w:author="Vijay Parmar" w:date="2009-04-13T20:12:00Z">
        <w:r w:rsidR="0023336A">
          <w:t xml:space="preserve">request  </w:t>
        </w:r>
      </w:ins>
      <w:ins w:id="888" w:author="Vijay Parmar" w:date="2009-04-13T20:01:00Z">
        <w:r>
          <w:t xml:space="preserve">a new </w:t>
        </w:r>
      </w:ins>
      <w:ins w:id="889" w:author="Vijay Parmar" w:date="2009-04-13T20:07:00Z">
        <w:r w:rsidR="00421371">
          <w:t xml:space="preserve">account. </w:t>
        </w:r>
      </w:ins>
      <w:ins w:id="890" w:author="Vijay Parmar" w:date="2009-04-13T20:01:00Z">
        <w:r>
          <w:t>As shown in Figure 6.</w:t>
        </w:r>
      </w:ins>
      <w:ins w:id="891" w:author="Vijay Parmar" w:date="2009-04-13T20:08:00Z">
        <w:r w:rsidR="00C82CB9">
          <w:t>14</w:t>
        </w:r>
      </w:ins>
      <w:ins w:id="892" w:author="Vijay Parmar" w:date="2009-04-13T20:01:00Z">
        <w:r w:rsidR="00D20A50">
          <w:t>, the User clicks on the ‘</w:t>
        </w:r>
      </w:ins>
      <w:ins w:id="893" w:author="Vijay Parmar" w:date="2009-04-13T20:08:00Z">
        <w:r w:rsidR="00D20A50">
          <w:t>Request a New caGrid Account</w:t>
        </w:r>
        <w:r w:rsidR="00123E13">
          <w:t>’</w:t>
        </w:r>
      </w:ins>
      <w:ins w:id="894" w:author="Vijay Parmar" w:date="2009-04-13T20:01:00Z">
        <w:r>
          <w:t xml:space="preserve"> button.</w:t>
        </w:r>
      </w:ins>
    </w:p>
    <w:p w:rsidR="00F24D45" w:rsidRDefault="00F24D45" w:rsidP="00F24D45">
      <w:pPr>
        <w:pStyle w:val="ListParagraph"/>
        <w:rPr>
          <w:ins w:id="895" w:author="Vijay Parmar" w:date="2009-04-13T20:01:00Z"/>
        </w:rPr>
      </w:pPr>
      <w:ins w:id="896" w:author="Vijay Parmar" w:date="2009-04-13T20:01:00Z">
        <w:r>
          <w:t xml:space="preserve">The User must provide all the information requested to proceed. </w:t>
        </w:r>
      </w:ins>
    </w:p>
    <w:p w:rsidR="00F24D45" w:rsidRDefault="00FA27D3" w:rsidP="00F24D45">
      <w:pPr>
        <w:pStyle w:val="ListParagraph"/>
        <w:rPr>
          <w:ins w:id="897" w:author="Vijay Parmar" w:date="2009-04-13T20:01:00Z"/>
        </w:rPr>
      </w:pPr>
      <w:ins w:id="898" w:author="Vijay Parmar" w:date="2009-04-13T20:01:00Z">
        <w:r>
          <w:rPr>
            <w:noProof/>
            <w:rPrChange w:id="899">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057900" cy="5318858"/>
              <wp:effectExtent l="19050" t="19050" r="19050" b="15142"/>
              <wp:docPr id="12" name="Picture 135" descr="C:\Documents and Settings\Vijay\Desktop\temp\cgmm screen shots\cgmm_new_grid_user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Documents and Settings\Vijay\Desktop\temp\cgmm screen shots\cgmm_new_grid_user_page.JPG"/>
                      <pic:cNvPicPr>
                        <a:picLocks noChangeAspect="1" noChangeArrowheads="1"/>
                      </pic:cNvPicPr>
                    </pic:nvPicPr>
                    <pic:blipFill>
                      <a:blip r:embed="rId38"/>
                      <a:stretch>
                        <a:fillRect/>
                      </a:stretch>
                    </pic:blipFill>
                    <pic:spPr bwMode="auto">
                      <a:xfrm>
                        <a:off x="0" y="0"/>
                        <a:ext cx="6057900" cy="5318858"/>
                      </a:xfrm>
                      <a:prstGeom prst="rect">
                        <a:avLst/>
                      </a:prstGeom>
                      <a:noFill/>
                      <a:ln w="9525">
                        <a:solidFill>
                          <a:schemeClr val="accent1"/>
                        </a:solidFill>
                        <a:miter lim="800000"/>
                        <a:headEnd/>
                        <a:tailEnd/>
                      </a:ln>
                    </pic:spPr>
                  </pic:pic>
                </a:graphicData>
              </a:graphic>
            </wp:inline>
          </w:drawing>
        </w:r>
      </w:ins>
    </w:p>
    <w:p w:rsidR="00F24D45" w:rsidRPr="00D505E4" w:rsidRDefault="00F24D45" w:rsidP="00F24D45">
      <w:pPr>
        <w:pStyle w:val="BodyText"/>
        <w:ind w:firstLine="360"/>
        <w:rPr>
          <w:ins w:id="900" w:author="Vijay Parmar" w:date="2009-04-13T20:01:00Z"/>
          <w:rFonts w:asciiTheme="minorHAnsi" w:hAnsiTheme="minorHAnsi"/>
          <w:sz w:val="22"/>
        </w:rPr>
      </w:pPr>
      <w:ins w:id="901" w:author="Vijay Parmar" w:date="2009-04-13T20:01:00Z">
        <w:r w:rsidRPr="00D505E4">
          <w:rPr>
            <w:rFonts w:asciiTheme="minorHAnsi" w:hAnsiTheme="minorHAnsi"/>
            <w:sz w:val="22"/>
          </w:rPr>
          <w:t>Figure 6.</w:t>
        </w:r>
      </w:ins>
      <w:ins w:id="902" w:author="Vijay Parmar" w:date="2009-04-13T20:07:00Z">
        <w:r w:rsidR="004F2DC2">
          <w:rPr>
            <w:rFonts w:asciiTheme="minorHAnsi" w:hAnsiTheme="minorHAnsi"/>
            <w:sz w:val="22"/>
          </w:rPr>
          <w:t>1</w:t>
        </w:r>
      </w:ins>
      <w:ins w:id="903" w:author="Vijay Parmar" w:date="2009-04-13T20:01:00Z">
        <w:r>
          <w:rPr>
            <w:rFonts w:asciiTheme="minorHAnsi" w:hAnsiTheme="minorHAnsi"/>
            <w:sz w:val="22"/>
          </w:rPr>
          <w:t xml:space="preserve">7 New caGrid Account </w:t>
        </w:r>
      </w:ins>
      <w:ins w:id="904" w:author="Vijay Parmar" w:date="2009-04-13T20:11:00Z">
        <w:r w:rsidR="00090113">
          <w:rPr>
            <w:rFonts w:asciiTheme="minorHAnsi" w:hAnsiTheme="minorHAnsi"/>
            <w:sz w:val="22"/>
          </w:rPr>
          <w:t xml:space="preserve">Request </w:t>
        </w:r>
      </w:ins>
      <w:ins w:id="905" w:author="Vijay Parmar" w:date="2009-04-13T20:01:00Z">
        <w:r>
          <w:rPr>
            <w:rFonts w:asciiTheme="minorHAnsi" w:hAnsiTheme="minorHAnsi"/>
            <w:sz w:val="22"/>
          </w:rPr>
          <w:t>page</w:t>
        </w:r>
        <w:r w:rsidRPr="00D505E4">
          <w:rPr>
            <w:rFonts w:asciiTheme="minorHAnsi" w:hAnsiTheme="minorHAnsi"/>
            <w:sz w:val="22"/>
          </w:rPr>
          <w:t>.</w:t>
        </w:r>
      </w:ins>
    </w:p>
    <w:p w:rsidR="00F24D45" w:rsidRDefault="00F24D45" w:rsidP="00F24D45">
      <w:pPr>
        <w:pStyle w:val="ListParagraph"/>
        <w:rPr>
          <w:ins w:id="906" w:author="Vijay Parmar" w:date="2009-04-13T20:01:00Z"/>
        </w:rPr>
      </w:pPr>
    </w:p>
    <w:p w:rsidR="00F24D45" w:rsidRDefault="00F24D45" w:rsidP="00F24D45">
      <w:pPr>
        <w:pStyle w:val="ListParagraph"/>
        <w:rPr>
          <w:ins w:id="907" w:author="Vijay Parmar" w:date="2009-04-13T20:01:00Z"/>
        </w:rPr>
      </w:pPr>
      <w:ins w:id="908" w:author="Vijay Parmar" w:date="2009-04-13T20:01:00Z">
        <w:r>
          <w:t>The user provides all information and clicks on the ‘</w:t>
        </w:r>
      </w:ins>
      <w:ins w:id="909" w:author="Vijay Parmar" w:date="2009-04-13T20:12:00Z">
        <w:r w:rsidR="00D275CB">
          <w:t xml:space="preserve">Request New Account’ </w:t>
        </w:r>
      </w:ins>
      <w:ins w:id="910" w:author="Vijay Parmar" w:date="2009-04-13T20:01:00Z">
        <w:r>
          <w:t xml:space="preserve">button to attempt to </w:t>
        </w:r>
      </w:ins>
      <w:ins w:id="911" w:author="Vijay Parmar" w:date="2009-04-13T20:12:00Z">
        <w:r w:rsidR="00D275CB">
          <w:t>send an Email to the configured Administrator of the Host application.</w:t>
        </w:r>
      </w:ins>
    </w:p>
    <w:p w:rsidR="00F24D45" w:rsidRDefault="00F24D45" w:rsidP="00F24D45">
      <w:pPr>
        <w:pStyle w:val="ListParagraph"/>
        <w:rPr>
          <w:ins w:id="912" w:author="Vijay Parmar" w:date="2009-04-13T20:01:00Z"/>
        </w:rPr>
      </w:pPr>
      <w:ins w:id="913" w:author="Vijay Parmar" w:date="2009-04-13T20:01:00Z">
        <w:r>
          <w:t xml:space="preserve">The CGMM attempts to </w:t>
        </w:r>
      </w:ins>
      <w:ins w:id="914" w:author="Vijay Parmar" w:date="2009-04-13T20:13:00Z">
        <w:r w:rsidR="00D275CB">
          <w:t xml:space="preserve">send an email to the ‘To’ Email ID provided in the CGMM configuration file. The configuration file also has the JNDI Name for the mail service, the </w:t>
        </w:r>
      </w:ins>
      <w:ins w:id="915" w:author="Vijay Parmar" w:date="2009-04-13T20:14:00Z">
        <w:r w:rsidR="00D275CB">
          <w:t>‘</w:t>
        </w:r>
      </w:ins>
      <w:ins w:id="916" w:author="Vijay Parmar" w:date="2009-04-13T20:13:00Z">
        <w:r w:rsidR="00D275CB">
          <w:t>from</w:t>
        </w:r>
      </w:ins>
      <w:ins w:id="917" w:author="Vijay Parmar" w:date="2009-04-13T20:14:00Z">
        <w:r w:rsidR="00D275CB">
          <w:t>’ Email id and the subject of the email. The email body consists of the information provided by the User in the above form.</w:t>
        </w:r>
      </w:ins>
    </w:p>
    <w:p w:rsidR="00F24D45" w:rsidRDefault="00FA27D3" w:rsidP="00F24D45">
      <w:pPr>
        <w:ind w:left="720"/>
        <w:rPr>
          <w:ins w:id="918" w:author="Vijay Parmar" w:date="2009-04-13T20:01:00Z"/>
        </w:rPr>
      </w:pPr>
      <w:ins w:id="919" w:author="Vijay Parmar" w:date="2009-04-13T20:01:00Z">
        <w:r>
          <w:rPr>
            <w:noProof/>
            <w:rPrChange w:id="920">
              <w:rPr>
                <w:rFonts w:asciiTheme="majorHAnsi" w:eastAsiaTheme="majorEastAsia" w:hAnsiTheme="majorHAnsi" w:cstheme="majorBidi"/>
                <w:b/>
                <w:bCs/>
                <w:noProof/>
                <w:color w:val="0000FF" w:themeColor="hyperlink"/>
                <w:sz w:val="28"/>
                <w:szCs w:val="28"/>
                <w:u w:val="single"/>
              </w:rPr>
            </w:rPrChange>
          </w:rPr>
          <w:lastRenderedPageBreak/>
          <w:drawing>
            <wp:inline distT="0" distB="0" distL="0" distR="0">
              <wp:extent cx="6210300" cy="4623325"/>
              <wp:effectExtent l="19050" t="19050" r="19050" b="24875"/>
              <wp:docPr id="13"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39"/>
                      <a:stretch>
                        <a:fillRect/>
                      </a:stretch>
                    </pic:blipFill>
                    <pic:spPr bwMode="auto">
                      <a:xfrm>
                        <a:off x="0" y="0"/>
                        <a:ext cx="6210300" cy="4623325"/>
                      </a:xfrm>
                      <a:prstGeom prst="rect">
                        <a:avLst/>
                      </a:prstGeom>
                      <a:noFill/>
                      <a:ln w="9525">
                        <a:solidFill>
                          <a:schemeClr val="accent1"/>
                        </a:solidFill>
                        <a:miter lim="800000"/>
                        <a:headEnd/>
                        <a:tailEnd/>
                      </a:ln>
                    </pic:spPr>
                  </pic:pic>
                </a:graphicData>
              </a:graphic>
            </wp:inline>
          </w:drawing>
        </w:r>
      </w:ins>
    </w:p>
    <w:p w:rsidR="00F24D45" w:rsidRPr="00D505E4" w:rsidRDefault="00F24D45" w:rsidP="00F24D45">
      <w:pPr>
        <w:pStyle w:val="BodyText"/>
        <w:ind w:left="0" w:firstLine="720"/>
        <w:rPr>
          <w:ins w:id="921" w:author="Vijay Parmar" w:date="2009-04-13T20:01:00Z"/>
          <w:rFonts w:asciiTheme="minorHAnsi" w:hAnsiTheme="minorHAnsi"/>
          <w:sz w:val="22"/>
        </w:rPr>
      </w:pPr>
      <w:ins w:id="922" w:author="Vijay Parmar" w:date="2009-04-13T20:01:00Z">
        <w:r w:rsidRPr="00D505E4">
          <w:rPr>
            <w:rFonts w:asciiTheme="minorHAnsi" w:hAnsiTheme="minorHAnsi"/>
            <w:sz w:val="22"/>
          </w:rPr>
          <w:t>Figure 6.</w:t>
        </w:r>
      </w:ins>
      <w:ins w:id="923" w:author="Vijay Parmar" w:date="2009-04-13T20:21:00Z">
        <w:r w:rsidR="004820CF">
          <w:rPr>
            <w:rFonts w:asciiTheme="minorHAnsi" w:hAnsiTheme="minorHAnsi"/>
            <w:sz w:val="22"/>
          </w:rPr>
          <w:t>18</w:t>
        </w:r>
      </w:ins>
      <w:ins w:id="924" w:author="Vijay Parmar" w:date="2009-04-13T20:01:00Z">
        <w:r>
          <w:rPr>
            <w:rFonts w:asciiTheme="minorHAnsi" w:hAnsiTheme="minorHAnsi"/>
            <w:sz w:val="22"/>
          </w:rPr>
          <w:t xml:space="preserve"> </w:t>
        </w:r>
      </w:ins>
      <w:ins w:id="925" w:author="Vijay Parmar" w:date="2009-04-13T20:15:00Z">
        <w:r w:rsidR="00A24834">
          <w:rPr>
            <w:rFonts w:asciiTheme="minorHAnsi" w:hAnsiTheme="minorHAnsi"/>
            <w:sz w:val="22"/>
          </w:rPr>
          <w:t xml:space="preserve">New </w:t>
        </w:r>
      </w:ins>
      <w:ins w:id="926" w:author="Vijay Parmar" w:date="2009-04-13T20:01:00Z">
        <w:r>
          <w:rPr>
            <w:rFonts w:asciiTheme="minorHAnsi" w:hAnsiTheme="minorHAnsi"/>
            <w:sz w:val="22"/>
          </w:rPr>
          <w:t xml:space="preserve">caGrid </w:t>
        </w:r>
      </w:ins>
      <w:ins w:id="927" w:author="Vijay Parmar" w:date="2009-04-13T20:15:00Z">
        <w:r w:rsidR="00A24834">
          <w:rPr>
            <w:rFonts w:asciiTheme="minorHAnsi" w:hAnsiTheme="minorHAnsi"/>
            <w:sz w:val="22"/>
          </w:rPr>
          <w:t>Request submitted via email.</w:t>
        </w:r>
      </w:ins>
    </w:p>
    <w:p w:rsidR="00F24D45" w:rsidRDefault="00F24D45" w:rsidP="00F24D45">
      <w:pPr>
        <w:rPr>
          <w:ins w:id="928" w:author="Vijay Parmar" w:date="2009-04-13T20:01:00Z"/>
        </w:rPr>
      </w:pPr>
      <w:ins w:id="929" w:author="Vijay Parmar" w:date="2009-04-13T20:01:00Z">
        <w:r>
          <w:tab/>
        </w:r>
      </w:ins>
    </w:p>
    <w:p w:rsidR="00F24D45" w:rsidRDefault="00F24D45" w:rsidP="00F24D45">
      <w:pPr>
        <w:rPr>
          <w:ins w:id="930" w:author="Vijay Parmar" w:date="2009-04-13T20:01:00Z"/>
        </w:rPr>
      </w:pPr>
      <w:ins w:id="931" w:author="Vijay Parmar" w:date="2009-04-13T20:01:00Z">
        <w:r>
          <w:tab/>
          <w:t xml:space="preserve">When the account is </w:t>
        </w:r>
      </w:ins>
      <w:ins w:id="932" w:author="Vijay Parmar" w:date="2009-04-13T20:16:00Z">
        <w:r w:rsidR="00EF784E">
          <w:t>requested via email successfully</w:t>
        </w:r>
      </w:ins>
      <w:ins w:id="933" w:author="Vijay Parmar" w:date="2009-04-13T20:01:00Z">
        <w:r>
          <w:t>, the</w:t>
        </w:r>
      </w:ins>
      <w:ins w:id="934" w:author="Vijay Parmar" w:date="2009-04-13T20:16:00Z">
        <w:r w:rsidR="00EF784E">
          <w:t>n</w:t>
        </w:r>
      </w:ins>
      <w:ins w:id="935" w:author="Vijay Parmar" w:date="2009-04-13T20:01:00Z">
        <w:r>
          <w:t xml:space="preserve"> CGMM </w:t>
        </w:r>
      </w:ins>
      <w:ins w:id="936" w:author="Vijay Parmar" w:date="2009-04-13T20:16:00Z">
        <w:r w:rsidR="00EF784E">
          <w:t xml:space="preserve">shows the details to the user. </w:t>
        </w:r>
      </w:ins>
    </w:p>
    <w:p w:rsidR="00F24D45" w:rsidRDefault="00F24D45" w:rsidP="00F24D45">
      <w:pPr>
        <w:rPr>
          <w:ins w:id="937" w:author="Vijay Parmar" w:date="2009-04-13T20:01:00Z"/>
        </w:rPr>
      </w:pPr>
      <w:ins w:id="938" w:author="Vijay Parmar" w:date="2009-04-13T20:01:00Z">
        <w:r>
          <w:tab/>
          <w:t>Once the user clicks the ‘</w:t>
        </w:r>
      </w:ins>
      <w:ins w:id="939" w:author="Vijay Parmar" w:date="2009-04-13T20:16:00Z">
        <w:r w:rsidR="00EF784E">
          <w:t>Click to go to &lt;&lt;HostApplicationName&gt;&gt; Login page</w:t>
        </w:r>
      </w:ins>
      <w:ins w:id="940" w:author="Vijay Parmar" w:date="2009-04-13T20:17:00Z">
        <w:r w:rsidR="00EF784E">
          <w:t>’ button</w:t>
        </w:r>
      </w:ins>
      <w:ins w:id="941" w:author="Vijay Parmar" w:date="2009-04-13T20:01:00Z">
        <w:r>
          <w:t xml:space="preserve">, the CGMM proceeds to </w:t>
        </w:r>
      </w:ins>
      <w:ins w:id="942" w:author="Vijay Parmar" w:date="2009-04-13T20:17:00Z">
        <w:r w:rsidR="00EF784E">
          <w:t>redirect the user to the host application login page.</w:t>
        </w:r>
      </w:ins>
    </w:p>
    <w:p w:rsidR="005E74D2" w:rsidRDefault="004820CF" w:rsidP="005E74D2">
      <w:pPr>
        <w:ind w:left="360"/>
        <w:rPr>
          <w:ins w:id="943" w:author="Vijay Parmar" w:date="2009-04-13T20:20:00Z"/>
        </w:rPr>
        <w:pPrChange w:id="944" w:author="Vijay Parmar" w:date="2009-04-13T18:55:00Z">
          <w:pPr>
            <w:pStyle w:val="Heading1"/>
            <w:numPr>
              <w:ilvl w:val="1"/>
              <w:numId w:val="1"/>
            </w:numPr>
            <w:ind w:left="720" w:hanging="360"/>
          </w:pPr>
        </w:pPrChange>
      </w:pPr>
      <w:ins w:id="945" w:author="Vijay Parmar" w:date="2009-04-13T20:20:00Z">
        <w:r>
          <w:tab/>
          <w:t>The email sent to the host application administrator is shown below</w:t>
        </w:r>
      </w:ins>
    </w:p>
    <w:p w:rsidR="005E74D2" w:rsidRDefault="00FA27D3" w:rsidP="005E74D2">
      <w:pPr>
        <w:keepNext/>
        <w:ind w:left="360"/>
        <w:rPr>
          <w:ins w:id="946" w:author="Vijay Parmar" w:date="2009-04-13T20:20:00Z"/>
        </w:rPr>
        <w:pPrChange w:id="947" w:author="Vijay Parmar" w:date="2009-04-13T20:20:00Z">
          <w:pPr>
            <w:ind w:left="360"/>
          </w:pPr>
        </w:pPrChange>
      </w:pPr>
      <w:ins w:id="948" w:author="Vijay Parmar" w:date="2009-04-13T20:20:00Z">
        <w:r>
          <w:rPr>
            <w:noProof/>
            <w:rPrChange w:id="949">
              <w:rPr>
                <w:noProof/>
                <w:color w:val="0000FF" w:themeColor="hyperlink"/>
                <w:u w:val="single"/>
              </w:rPr>
            </w:rPrChange>
          </w:rPr>
          <w:lastRenderedPageBreak/>
          <w:drawing>
            <wp:inline distT="0" distB="0" distL="0" distR="0">
              <wp:extent cx="6210300" cy="4048381"/>
              <wp:effectExtent l="19050" t="19050" r="19050" b="28319"/>
              <wp:docPr id="14" name="Picture 137" descr="C:\Documents and Settings\Vijay\Desktop\temp\cgmm screen shots\cgmm_new_grid_user_success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Documents and Settings\Vijay\Desktop\temp\cgmm screen shots\cgmm_new_grid_user_success_page.JPG"/>
                      <pic:cNvPicPr>
                        <a:picLocks noChangeAspect="1" noChangeArrowheads="1"/>
                      </pic:cNvPicPr>
                    </pic:nvPicPr>
                    <pic:blipFill>
                      <a:blip r:embed="rId40"/>
                      <a:stretch>
                        <a:fillRect/>
                      </a:stretch>
                    </pic:blipFill>
                    <pic:spPr bwMode="auto">
                      <a:xfrm>
                        <a:off x="0" y="0"/>
                        <a:ext cx="6210300" cy="4048381"/>
                      </a:xfrm>
                      <a:prstGeom prst="rect">
                        <a:avLst/>
                      </a:prstGeom>
                      <a:noFill/>
                      <a:ln w="9525">
                        <a:solidFill>
                          <a:schemeClr val="accent1"/>
                        </a:solidFill>
                        <a:miter lim="800000"/>
                        <a:headEnd/>
                        <a:tailEnd/>
                      </a:ln>
                    </pic:spPr>
                  </pic:pic>
                </a:graphicData>
              </a:graphic>
            </wp:inline>
          </w:drawing>
        </w:r>
      </w:ins>
    </w:p>
    <w:p w:rsidR="004820CF" w:rsidRPr="00D505E4" w:rsidRDefault="004820CF" w:rsidP="004820CF">
      <w:pPr>
        <w:pStyle w:val="BodyText"/>
        <w:ind w:left="0" w:firstLine="720"/>
        <w:rPr>
          <w:ins w:id="950" w:author="Vijay Parmar" w:date="2009-04-13T20:21:00Z"/>
          <w:rFonts w:asciiTheme="minorHAnsi" w:hAnsiTheme="minorHAnsi"/>
          <w:sz w:val="22"/>
        </w:rPr>
      </w:pPr>
      <w:ins w:id="951" w:author="Vijay Parmar" w:date="2009-04-13T20:21:00Z">
        <w:r w:rsidRPr="00D505E4">
          <w:rPr>
            <w:rFonts w:asciiTheme="minorHAnsi" w:hAnsiTheme="minorHAnsi"/>
            <w:sz w:val="22"/>
          </w:rPr>
          <w:t>Figure 6.</w:t>
        </w:r>
        <w:r>
          <w:rPr>
            <w:rFonts w:asciiTheme="minorHAnsi" w:hAnsiTheme="minorHAnsi"/>
            <w:sz w:val="22"/>
          </w:rPr>
          <w:t xml:space="preserve">19 </w:t>
        </w:r>
        <w:r w:rsidR="008A3C08">
          <w:rPr>
            <w:rFonts w:asciiTheme="minorHAnsi" w:hAnsiTheme="minorHAnsi"/>
            <w:sz w:val="22"/>
          </w:rPr>
          <w:t>The email sent to the host application administrator.</w:t>
        </w:r>
      </w:ins>
    </w:p>
    <w:p w:rsidR="005E74D2" w:rsidRDefault="005E74D2" w:rsidP="005E74D2">
      <w:pPr>
        <w:ind w:left="360"/>
        <w:rPr>
          <w:ins w:id="952" w:author=" Vijay Parmar" w:date="2009-04-13T07:25:00Z"/>
        </w:rPr>
        <w:pPrChange w:id="953" w:author="Vijay Parmar" w:date="2009-04-13T18:55:00Z">
          <w:pPr>
            <w:pStyle w:val="Heading1"/>
            <w:numPr>
              <w:ilvl w:val="1"/>
              <w:numId w:val="1"/>
            </w:numPr>
            <w:ind w:left="720" w:hanging="360"/>
          </w:pPr>
        </w:pPrChange>
      </w:pPr>
    </w:p>
    <w:p w:rsidR="005D2F24" w:rsidRDefault="00662EFA" w:rsidP="00662EFA">
      <w:pPr>
        <w:pStyle w:val="Heading1"/>
        <w:numPr>
          <w:ilvl w:val="1"/>
          <w:numId w:val="1"/>
        </w:numPr>
      </w:pPr>
      <w:bookmarkStart w:id="954" w:name="_Toc228774648"/>
      <w:r>
        <w:t xml:space="preserve">CGMM </w:t>
      </w:r>
      <w:r w:rsidR="00482B86">
        <w:t xml:space="preserve">Tool </w:t>
      </w:r>
      <w:r>
        <w:t>configuration</w:t>
      </w:r>
      <w:bookmarkEnd w:id="954"/>
    </w:p>
    <w:p w:rsidR="00C83475" w:rsidRDefault="00B344E3" w:rsidP="00B344E3">
      <w:pPr>
        <w:tabs>
          <w:tab w:val="left" w:pos="2830"/>
        </w:tabs>
      </w:pPr>
      <w:r>
        <w:tab/>
      </w:r>
    </w:p>
    <w:p w:rsidR="00C83475" w:rsidRDefault="00C83475" w:rsidP="00C83475">
      <w:pPr>
        <w:ind w:left="360"/>
      </w:pPr>
      <w:r>
        <w:t>CGMM Tool is designed to be customizable to allow host applications to implement the workflows however they decide to do so. The following are the customizations and configurations allowed for the CGMM tool</w:t>
      </w:r>
    </w:p>
    <w:p w:rsidR="00C83475" w:rsidRDefault="001A12EF" w:rsidP="00534AC2">
      <w:pPr>
        <w:pStyle w:val="ListParagraph"/>
        <w:numPr>
          <w:ilvl w:val="0"/>
          <w:numId w:val="30"/>
        </w:numPr>
      </w:pPr>
      <w:r>
        <w:t>Configurable Look and Feel</w:t>
      </w:r>
    </w:p>
    <w:p w:rsidR="005850BF" w:rsidRDefault="00C83475" w:rsidP="005850BF">
      <w:pPr>
        <w:pStyle w:val="ListParagraph"/>
      </w:pPr>
      <w:r>
        <w:t>The new caGrid User creation feature can be enabled or disabled based on the host application. This is achieved by configuring the cgmm-information section of cgmm-properties.xml with following:</w:t>
      </w:r>
    </w:p>
    <w:p w:rsidR="005850BF" w:rsidRDefault="00C83475" w:rsidP="00534AC2">
      <w:pPr>
        <w:pStyle w:val="ListParagraph"/>
        <w:numPr>
          <w:ilvl w:val="1"/>
          <w:numId w:val="30"/>
        </w:numPr>
      </w:pPr>
      <w:r>
        <w:t>Set the &lt;cgmm-new-grid-user-creation-disabled&gt; element to true</w:t>
      </w:r>
    </w:p>
    <w:p w:rsidR="00C83475" w:rsidRDefault="00C83475" w:rsidP="00534AC2">
      <w:pPr>
        <w:pStyle w:val="ListParagraph"/>
        <w:numPr>
          <w:ilvl w:val="1"/>
          <w:numId w:val="30"/>
        </w:numPr>
      </w:pPr>
      <w:r>
        <w:t>Set the &lt;cgmm-new-grid-user-creation-host-redirect-uri&gt;  element with host application context relative URI.</w:t>
      </w:r>
    </w:p>
    <w:p w:rsidR="00C83475" w:rsidRDefault="00C83475" w:rsidP="00C83475">
      <w:pPr>
        <w:pStyle w:val="ListParagraph"/>
      </w:pPr>
    </w:p>
    <w:p w:rsidR="005850BF" w:rsidRDefault="00C83475" w:rsidP="00534AC2">
      <w:pPr>
        <w:pStyle w:val="ListParagraph"/>
        <w:numPr>
          <w:ilvl w:val="0"/>
          <w:numId w:val="30"/>
        </w:numPr>
      </w:pPr>
      <w:r>
        <w:t>CGMM Information</w:t>
      </w:r>
    </w:p>
    <w:p w:rsidR="005850BF" w:rsidRDefault="005850BF" w:rsidP="005850BF">
      <w:pPr>
        <w:pStyle w:val="ListParagraph"/>
      </w:pPr>
      <w:r>
        <w:t>The CGMM information configuration allows the following</w:t>
      </w:r>
    </w:p>
    <w:p w:rsidR="005850BF" w:rsidRDefault="00D607DE" w:rsidP="00534AC2">
      <w:pPr>
        <w:pStyle w:val="ListParagraph"/>
        <w:numPr>
          <w:ilvl w:val="1"/>
          <w:numId w:val="30"/>
        </w:numPr>
      </w:pPr>
      <w:r>
        <w:t>Changing the CGMM tool’s context name.</w:t>
      </w:r>
    </w:p>
    <w:p w:rsidR="00D607DE" w:rsidRDefault="00D607DE" w:rsidP="00534AC2">
      <w:pPr>
        <w:pStyle w:val="ListParagraph"/>
        <w:numPr>
          <w:ilvl w:val="1"/>
          <w:numId w:val="30"/>
        </w:numPr>
      </w:pPr>
      <w:r>
        <w:t>Enable/disable Auto Start SyncGTS Servlet</w:t>
      </w:r>
    </w:p>
    <w:p w:rsidR="00D607DE" w:rsidRDefault="00D607DE" w:rsidP="00534AC2">
      <w:pPr>
        <w:pStyle w:val="ListParagraph"/>
        <w:numPr>
          <w:ilvl w:val="1"/>
          <w:numId w:val="30"/>
        </w:numPr>
      </w:pPr>
      <w:r>
        <w:t>Change the name of the cgmm.login.config file.</w:t>
      </w:r>
    </w:p>
    <w:p w:rsidR="00913DF2" w:rsidRDefault="00913DF2" w:rsidP="00534AC2">
      <w:pPr>
        <w:pStyle w:val="ListParagraph"/>
        <w:numPr>
          <w:ilvl w:val="1"/>
          <w:numId w:val="30"/>
        </w:numPr>
      </w:pPr>
      <w:r>
        <w:t>Enable disable new caGrid User feature</w:t>
      </w:r>
    </w:p>
    <w:p w:rsidR="00913DF2" w:rsidRDefault="00913DF2" w:rsidP="00534AC2">
      <w:pPr>
        <w:pStyle w:val="ListParagraph"/>
        <w:numPr>
          <w:ilvl w:val="1"/>
          <w:numId w:val="30"/>
        </w:numPr>
        <w:rPr>
          <w:ins w:id="955" w:author="Vijay Parmar" w:date="2009-04-13T11:08:00Z"/>
        </w:rPr>
      </w:pPr>
      <w:r>
        <w:t>If disabled, the host application new caGrid user page URL.</w:t>
      </w:r>
    </w:p>
    <w:p w:rsidR="00A07678" w:rsidRDefault="00A07678" w:rsidP="00534AC2">
      <w:pPr>
        <w:pStyle w:val="ListParagraph"/>
        <w:numPr>
          <w:ilvl w:val="1"/>
          <w:numId w:val="30"/>
        </w:numPr>
        <w:rPr>
          <w:ins w:id="956" w:author="Vijay Parmar" w:date="2009-04-13T11:08:00Z"/>
        </w:rPr>
      </w:pPr>
      <w:ins w:id="957" w:author="Vijay Parmar" w:date="2009-04-13T11:08:00Z">
        <w:r>
          <w:t>Enable/Disable Alternate Behavior of CGMM Web application.</w:t>
        </w:r>
      </w:ins>
    </w:p>
    <w:p w:rsidR="00A07678" w:rsidRDefault="00A07678" w:rsidP="00534AC2">
      <w:pPr>
        <w:pStyle w:val="ListParagraph"/>
        <w:numPr>
          <w:ilvl w:val="1"/>
          <w:numId w:val="30"/>
        </w:numPr>
      </w:pPr>
      <w:ins w:id="958" w:author="Vijay Parmar" w:date="2009-04-13T11:08:00Z">
        <w:r>
          <w:lastRenderedPageBreak/>
          <w:t>Enable/Disable Standalone Mode of CGMM Web application</w:t>
        </w:r>
      </w:ins>
      <w:ins w:id="959" w:author="Vijay Parmar" w:date="2009-04-13T11:09:00Z">
        <w:r>
          <w:t>.</w:t>
        </w:r>
      </w:ins>
    </w:p>
    <w:p w:rsidR="001A12EF" w:rsidRDefault="001A12EF" w:rsidP="001A12EF">
      <w:pPr>
        <w:pStyle w:val="ListParagraph"/>
        <w:ind w:left="1440"/>
      </w:pPr>
    </w:p>
    <w:p w:rsidR="001A12EF" w:rsidRDefault="001A12EF" w:rsidP="00534AC2">
      <w:pPr>
        <w:pStyle w:val="ListParagraph"/>
        <w:numPr>
          <w:ilvl w:val="0"/>
          <w:numId w:val="30"/>
        </w:numPr>
      </w:pPr>
      <w:r w:rsidRPr="001A12EF">
        <w:t>Configurable CaGrid Identity Providers for Authentication</w:t>
      </w:r>
    </w:p>
    <w:p w:rsidR="00C83475" w:rsidRDefault="001A12EF" w:rsidP="00C83475">
      <w:pPr>
        <w:pStyle w:val="ListParagraph"/>
      </w:pPr>
      <w:r>
        <w:t>The list of caGrid Identity providers is configurable via the cgmm-properties.xml</w:t>
      </w:r>
    </w:p>
    <w:p w:rsidR="001A12EF" w:rsidRDefault="001A12EF" w:rsidP="00C83475">
      <w:pPr>
        <w:pStyle w:val="ListParagraph"/>
      </w:pPr>
    </w:p>
    <w:p w:rsidR="00C83475" w:rsidRDefault="00C83475" w:rsidP="00534AC2">
      <w:pPr>
        <w:pStyle w:val="ListParagraph"/>
        <w:numPr>
          <w:ilvl w:val="0"/>
          <w:numId w:val="30"/>
        </w:numPr>
      </w:pPr>
      <w:r>
        <w:t>Host Information</w:t>
      </w:r>
    </w:p>
    <w:p w:rsidR="003D48F1" w:rsidRDefault="003D48F1" w:rsidP="003D48F1">
      <w:pPr>
        <w:pStyle w:val="ListParagraph"/>
      </w:pPr>
      <w:r>
        <w:t xml:space="preserve">The Host information </w:t>
      </w:r>
      <w:r w:rsidR="0075575D">
        <w:t xml:space="preserve">customization </w:t>
      </w:r>
      <w:r>
        <w:t>allows the following</w:t>
      </w:r>
    </w:p>
    <w:p w:rsidR="003D48F1" w:rsidRDefault="003D48F1" w:rsidP="00534AC2">
      <w:pPr>
        <w:pStyle w:val="ListParagraph"/>
        <w:numPr>
          <w:ilvl w:val="1"/>
          <w:numId w:val="30"/>
        </w:numPr>
      </w:pPr>
      <w:r>
        <w:t xml:space="preserve">Configurable Host application </w:t>
      </w:r>
      <w:r w:rsidR="00910C6B">
        <w:t xml:space="preserve">web </w:t>
      </w:r>
      <w:r>
        <w:t>context name.</w:t>
      </w:r>
    </w:p>
    <w:p w:rsidR="00180C58" w:rsidRDefault="00180C58" w:rsidP="00534AC2">
      <w:pPr>
        <w:pStyle w:val="ListParagraph"/>
        <w:numPr>
          <w:ilvl w:val="1"/>
          <w:numId w:val="30"/>
        </w:numPr>
      </w:pPr>
      <w:r>
        <w:t>Configurable name of the Host application</w:t>
      </w:r>
      <w:r w:rsidR="00910C6B">
        <w:t>.</w:t>
      </w:r>
    </w:p>
    <w:p w:rsidR="00910C6B" w:rsidRDefault="0075575D" w:rsidP="00534AC2">
      <w:pPr>
        <w:pStyle w:val="ListParagraph"/>
        <w:numPr>
          <w:ilvl w:val="1"/>
          <w:numId w:val="30"/>
        </w:numPr>
      </w:pPr>
      <w:r>
        <w:t>Configurable host applications Home page URL</w:t>
      </w:r>
      <w:ins w:id="960" w:author="Vijay Parmar" w:date="2009-04-13T11:09:00Z">
        <w:r w:rsidR="008D4906">
          <w:t>.</w:t>
        </w:r>
      </w:ins>
    </w:p>
    <w:p w:rsidR="0075575D" w:rsidRDefault="0075575D" w:rsidP="00534AC2">
      <w:pPr>
        <w:pStyle w:val="ListParagraph"/>
        <w:numPr>
          <w:ilvl w:val="1"/>
          <w:numId w:val="30"/>
        </w:numPr>
        <w:rPr>
          <w:ins w:id="961" w:author="Vijay Parmar" w:date="2009-04-13T11:09:00Z"/>
        </w:rPr>
      </w:pPr>
      <w:r>
        <w:t xml:space="preserve">Configurable </w:t>
      </w:r>
      <w:r w:rsidR="004A1CCC">
        <w:t>host applications User Home Page URL</w:t>
      </w:r>
      <w:ins w:id="962" w:author="Vijay Parmar" w:date="2009-04-13T11:09:00Z">
        <w:r w:rsidR="008D4906">
          <w:t>.</w:t>
        </w:r>
      </w:ins>
    </w:p>
    <w:p w:rsidR="008D4906" w:rsidRDefault="008D4906" w:rsidP="00534AC2">
      <w:pPr>
        <w:pStyle w:val="ListParagraph"/>
        <w:numPr>
          <w:ilvl w:val="1"/>
          <w:numId w:val="30"/>
        </w:numPr>
      </w:pPr>
      <w:ins w:id="963" w:author="Vijay Parmar" w:date="2009-04-13T11:09:00Z">
        <w:r>
          <w:t>Configurable host applications User Login Page URL</w:t>
        </w:r>
      </w:ins>
      <w:ins w:id="964" w:author="Vijay Parmar" w:date="2009-04-13T11:12:00Z">
        <w:r w:rsidR="00E01A91">
          <w:t xml:space="preserve"> (for alternate behavior only)</w:t>
        </w:r>
      </w:ins>
      <w:ins w:id="965" w:author="Vijay Parmar" w:date="2009-04-13T11:09:00Z">
        <w:r>
          <w:t>.</w:t>
        </w:r>
      </w:ins>
    </w:p>
    <w:p w:rsidR="004A1CCC" w:rsidRDefault="004A1CCC" w:rsidP="00534AC2">
      <w:pPr>
        <w:pStyle w:val="ListParagraph"/>
        <w:numPr>
          <w:ilvl w:val="1"/>
          <w:numId w:val="30"/>
        </w:numPr>
        <w:rPr>
          <w:ins w:id="966" w:author="Vijay Parmar" w:date="2009-04-13T11:09:00Z"/>
        </w:rPr>
      </w:pPr>
      <w:r>
        <w:t>Configurable host applications new CSM user page URL.</w:t>
      </w:r>
    </w:p>
    <w:p w:rsidR="008D4906" w:rsidRDefault="008D4906" w:rsidP="00534AC2">
      <w:pPr>
        <w:pStyle w:val="ListParagraph"/>
        <w:numPr>
          <w:ilvl w:val="1"/>
          <w:numId w:val="30"/>
        </w:numPr>
        <w:rPr>
          <w:ins w:id="967" w:author="Vijay Parmar" w:date="2009-04-13T11:10:00Z"/>
        </w:rPr>
      </w:pPr>
      <w:ins w:id="968" w:author="Vijay Parmar" w:date="2009-04-13T11:09:00Z">
        <w:r>
          <w:t>Configurable host applications</w:t>
        </w:r>
      </w:ins>
      <w:ins w:id="969" w:author="Vijay Parmar" w:date="2009-04-13T11:10:00Z">
        <w:r>
          <w:t xml:space="preserve"> Mail Service JNDI Name</w:t>
        </w:r>
      </w:ins>
      <w:ins w:id="970" w:author="Vijay Parmar" w:date="2009-04-13T11:12:00Z">
        <w:r w:rsidR="00E01A91">
          <w:t xml:space="preserve"> (for alternate behavior only).</w:t>
        </w:r>
      </w:ins>
    </w:p>
    <w:p w:rsidR="008D4906" w:rsidRDefault="008D4906" w:rsidP="00534AC2">
      <w:pPr>
        <w:pStyle w:val="ListParagraph"/>
        <w:numPr>
          <w:ilvl w:val="1"/>
          <w:numId w:val="30"/>
        </w:numPr>
        <w:rPr>
          <w:ins w:id="971" w:author="Vijay Parmar" w:date="2009-04-13T11:10:00Z"/>
        </w:rPr>
      </w:pPr>
      <w:ins w:id="972" w:author="Vijay Parmar" w:date="2009-04-13T11:10:00Z">
        <w:r>
          <w:t>Configurable host applications Mail ‘To’ Email ID</w:t>
        </w:r>
      </w:ins>
      <w:ins w:id="973" w:author="Vijay Parmar" w:date="2009-04-13T11:12:00Z">
        <w:r w:rsidR="00E01A91">
          <w:t xml:space="preserve"> (for alternate behavior only)</w:t>
        </w:r>
      </w:ins>
      <w:ins w:id="974" w:author="Vijay Parmar" w:date="2009-04-13T11:10:00Z">
        <w:r>
          <w:t>.</w:t>
        </w:r>
      </w:ins>
    </w:p>
    <w:p w:rsidR="008D4906" w:rsidRDefault="008D4906" w:rsidP="008D4906">
      <w:pPr>
        <w:pStyle w:val="ListParagraph"/>
        <w:numPr>
          <w:ilvl w:val="1"/>
          <w:numId w:val="30"/>
        </w:numPr>
        <w:rPr>
          <w:ins w:id="975" w:author="Vijay Parmar" w:date="2009-04-13T11:11:00Z"/>
        </w:rPr>
      </w:pPr>
      <w:ins w:id="976" w:author="Vijay Parmar" w:date="2009-04-13T11:10:00Z">
        <w:r>
          <w:t>Configurable host applications Mail ‘From’ Email ID</w:t>
        </w:r>
      </w:ins>
      <w:ins w:id="977" w:author="Vijay Parmar" w:date="2009-04-13T11:12:00Z">
        <w:r w:rsidR="00E01A91">
          <w:t xml:space="preserve"> (for alternate behavior only)</w:t>
        </w:r>
      </w:ins>
      <w:ins w:id="978" w:author="Vijay Parmar" w:date="2009-04-13T11:10:00Z">
        <w:r>
          <w:t>.</w:t>
        </w:r>
      </w:ins>
    </w:p>
    <w:p w:rsidR="00E01A91" w:rsidRDefault="00E01A91" w:rsidP="008D4906">
      <w:pPr>
        <w:pStyle w:val="ListParagraph"/>
        <w:numPr>
          <w:ilvl w:val="1"/>
          <w:numId w:val="30"/>
        </w:numPr>
        <w:rPr>
          <w:ins w:id="979" w:author="Vijay Parmar" w:date="2009-04-13T11:10:00Z"/>
        </w:rPr>
      </w:pPr>
      <w:ins w:id="980" w:author="Vijay Parmar" w:date="2009-04-13T11:11:00Z">
        <w:r>
          <w:t>Configurable host applications Mail Subject text</w:t>
        </w:r>
      </w:ins>
      <w:ins w:id="981" w:author="Vijay Parmar" w:date="2009-04-13T11:12:00Z">
        <w:r>
          <w:t xml:space="preserve"> (for alternate behavior only)</w:t>
        </w:r>
      </w:ins>
      <w:ins w:id="982" w:author="Vijay Parmar" w:date="2009-04-13T11:11:00Z">
        <w:r>
          <w:t>.</w:t>
        </w:r>
      </w:ins>
    </w:p>
    <w:p w:rsidR="008D4906" w:rsidRDefault="00E01A91" w:rsidP="00534AC2">
      <w:pPr>
        <w:pStyle w:val="ListParagraph"/>
        <w:numPr>
          <w:ilvl w:val="1"/>
          <w:numId w:val="30"/>
        </w:numPr>
        <w:rPr>
          <w:ins w:id="983" w:author="Vijay Parmar" w:date="2009-04-13T11:12:00Z"/>
        </w:rPr>
      </w:pPr>
      <w:ins w:id="984" w:author="Vijay Parmar" w:date="2009-04-13T11:11:00Z">
        <w:r>
          <w:t>Configu</w:t>
        </w:r>
      </w:ins>
      <w:ins w:id="985" w:author="Vijay Parmar" w:date="2009-04-13T11:12:00Z">
        <w:r>
          <w:t>rable host applications Logo URL (for alternate behavior only).</w:t>
        </w:r>
      </w:ins>
    </w:p>
    <w:p w:rsidR="00E01A91" w:rsidRDefault="00E01A91" w:rsidP="00534AC2">
      <w:pPr>
        <w:pStyle w:val="ListParagraph"/>
        <w:numPr>
          <w:ilvl w:val="1"/>
          <w:numId w:val="30"/>
        </w:numPr>
        <w:rPr>
          <w:ins w:id="986" w:author="Vijay Parmar" w:date="2009-04-13T11:12:00Z"/>
        </w:rPr>
      </w:pPr>
      <w:ins w:id="987" w:author="Vijay Parmar" w:date="2009-04-13T11:12:00Z">
        <w:r>
          <w:t>Configurable host application Logo Alt Text (for alternate behavior only).</w:t>
        </w:r>
      </w:ins>
    </w:p>
    <w:p w:rsidR="005E74D2" w:rsidRDefault="005E74D2" w:rsidP="005E74D2">
      <w:pPr>
        <w:pStyle w:val="ListParagraph"/>
        <w:ind w:left="1440"/>
        <w:pPrChange w:id="988" w:author="Vijay Parmar" w:date="2009-04-13T11:12:00Z">
          <w:pPr>
            <w:pStyle w:val="ListParagraph"/>
            <w:numPr>
              <w:ilvl w:val="1"/>
              <w:numId w:val="30"/>
            </w:numPr>
            <w:ind w:left="1440" w:hanging="360"/>
          </w:pPr>
        </w:pPrChange>
      </w:pPr>
    </w:p>
    <w:p w:rsidR="00C83475" w:rsidRDefault="00C83475" w:rsidP="00534AC2">
      <w:pPr>
        <w:pStyle w:val="ListParagraph"/>
        <w:numPr>
          <w:ilvl w:val="0"/>
          <w:numId w:val="30"/>
        </w:numPr>
      </w:pPr>
      <w:r>
        <w:t>Authentication Service/ Dorian information</w:t>
      </w:r>
    </w:p>
    <w:p w:rsidR="00D1291D" w:rsidRDefault="00D1291D" w:rsidP="00D1291D">
      <w:pPr>
        <w:pStyle w:val="ListParagraph"/>
      </w:pPr>
      <w:r>
        <w:t>The Authentication Service list allows specifying one or more Authentication Services to use for authentication purpose. The Dorian information, for each Authentication Service, can be used to create accounts, etc.</w:t>
      </w:r>
    </w:p>
    <w:p w:rsidR="00D1291D" w:rsidRDefault="00D1291D" w:rsidP="00D1291D">
      <w:pPr>
        <w:pStyle w:val="ListParagraph"/>
        <w:ind w:left="1440"/>
      </w:pPr>
    </w:p>
    <w:p w:rsidR="00C83475" w:rsidRDefault="00C83475" w:rsidP="00534AC2">
      <w:pPr>
        <w:pStyle w:val="ListParagraph"/>
        <w:numPr>
          <w:ilvl w:val="0"/>
          <w:numId w:val="30"/>
        </w:numPr>
      </w:pPr>
      <w:r>
        <w:t>SyncGTS configuration</w:t>
      </w:r>
    </w:p>
    <w:p w:rsidR="00D1291D" w:rsidRDefault="00D1291D" w:rsidP="00D1291D">
      <w:pPr>
        <w:pStyle w:val="ListParagraph"/>
      </w:pPr>
      <w:r>
        <w:t>The sync-description.xml configuration file allows specifying the GTS Service URI</w:t>
      </w:r>
      <w:r w:rsidR="00CA2CDC">
        <w:t>, Trusted</w:t>
      </w:r>
      <w:r>
        <w:t xml:space="preserve"> Authority filters, Excluded CA’s etc.</w:t>
      </w:r>
    </w:p>
    <w:p w:rsidR="00C83475" w:rsidRPr="00C83475" w:rsidRDefault="00C83475" w:rsidP="00C83475">
      <w:pPr>
        <w:pStyle w:val="ListParagraph"/>
        <w:ind w:left="1440"/>
      </w:pPr>
    </w:p>
    <w:p w:rsidR="005D2F24" w:rsidRPr="005D2F24" w:rsidDel="000135DC" w:rsidRDefault="005D2F24" w:rsidP="005D2F24">
      <w:pPr>
        <w:rPr>
          <w:del w:id="989" w:author="Vijay Parmar" w:date="2009-04-29T13:23:00Z"/>
        </w:rPr>
      </w:pPr>
    </w:p>
    <w:p w:rsidR="00662EFA" w:rsidRPr="00662EFA" w:rsidDel="000135DC" w:rsidRDefault="00662EFA" w:rsidP="00662EFA">
      <w:pPr>
        <w:rPr>
          <w:del w:id="990" w:author="Vijay Parmar" w:date="2009-04-29T13:23:00Z"/>
        </w:rPr>
      </w:pPr>
    </w:p>
    <w:p w:rsidR="009A1B70" w:rsidRPr="00423163" w:rsidDel="000135DC" w:rsidRDefault="009A1B70" w:rsidP="009A1B70">
      <w:pPr>
        <w:pStyle w:val="BodyText"/>
        <w:ind w:left="0"/>
        <w:rPr>
          <w:del w:id="991" w:author="Vijay Parmar" w:date="2009-04-29T13:23:00Z"/>
          <w:rFonts w:asciiTheme="minorHAnsi" w:hAnsiTheme="minorHAnsi"/>
        </w:rPr>
      </w:pPr>
    </w:p>
    <w:p w:rsidR="00510A6C" w:rsidDel="000135DC" w:rsidRDefault="009A1B70" w:rsidP="002A485C">
      <w:pPr>
        <w:pStyle w:val="BodyText"/>
        <w:rPr>
          <w:del w:id="992" w:author="Vijay Parmar" w:date="2009-04-29T13:23:00Z"/>
        </w:rPr>
      </w:pPr>
      <w:bookmarkStart w:id="993" w:name="_Super_Admin_Mode"/>
      <w:bookmarkEnd w:id="993"/>
      <w:del w:id="994" w:author="Vijay Parmar" w:date="2009-04-29T13:23:00Z">
        <w:r w:rsidRPr="00423163" w:rsidDel="000135DC">
          <w:br w:type="page"/>
        </w:r>
        <w:bookmarkStart w:id="995" w:name="_Toc151784154"/>
      </w:del>
    </w:p>
    <w:bookmarkEnd w:id="995"/>
    <w:p w:rsidR="00000000" w:rsidRDefault="00FA27D3">
      <w:pPr>
        <w:pStyle w:val="BodyText"/>
        <w:rPr>
          <w:del w:id="996" w:author="Vijay Parmar" w:date="2009-04-29T13:23:00Z"/>
        </w:rPr>
        <w:pPrChange w:id="997" w:author="Vijay Parmar" w:date="2009-04-29T13:23:00Z">
          <w:pPr>
            <w:widowControl w:val="0"/>
            <w:spacing w:after="0" w:line="240" w:lineRule="atLeast"/>
            <w:ind w:left="360"/>
          </w:pPr>
        </w:pPrChange>
      </w:pPr>
    </w:p>
    <w:p w:rsidR="00B344E3" w:rsidRPr="00B344E3" w:rsidDel="000135DC" w:rsidRDefault="00B344E3" w:rsidP="00B344E3">
      <w:pPr>
        <w:rPr>
          <w:del w:id="998" w:author="Vijay Parmar" w:date="2009-04-29T13:23:00Z"/>
        </w:rPr>
      </w:pPr>
    </w:p>
    <w:p w:rsidR="002B4F98" w:rsidRDefault="002B4F98" w:rsidP="002B4F98">
      <w:pPr>
        <w:pStyle w:val="Heading1"/>
        <w:numPr>
          <w:ilvl w:val="0"/>
          <w:numId w:val="1"/>
        </w:numPr>
        <w:rPr>
          <w:ins w:id="999" w:author="Vijay Parmar" w:date="2009-03-23T13:31:00Z"/>
        </w:rPr>
      </w:pPr>
      <w:bookmarkStart w:id="1000" w:name="_Toc225576193"/>
      <w:bookmarkStart w:id="1001" w:name="_Toc228774649"/>
      <w:ins w:id="1002" w:author="Vijay Parmar" w:date="2009-03-23T13:31:00Z">
        <w:r>
          <w:t>Integrating CGMM with Container Managed Security</w:t>
        </w:r>
        <w:bookmarkEnd w:id="1000"/>
        <w:bookmarkEnd w:id="1001"/>
      </w:ins>
    </w:p>
    <w:p w:rsidR="002F5031" w:rsidRDefault="002F5031" w:rsidP="005271A4">
      <w:pPr>
        <w:ind w:left="360" w:firstLine="360"/>
        <w:rPr>
          <w:ins w:id="1003" w:author=" Vijay Parmar" w:date="2009-04-13T08:00:00Z"/>
          <w:sz w:val="24"/>
        </w:rPr>
      </w:pPr>
      <w:bookmarkStart w:id="1004" w:name="_Toc225576194"/>
    </w:p>
    <w:p w:rsidR="002F5031" w:rsidRDefault="002F5031" w:rsidP="005271A4">
      <w:pPr>
        <w:ind w:left="360" w:firstLine="360"/>
        <w:rPr>
          <w:ins w:id="1005" w:author=" Vijay Parmar" w:date="2009-04-13T08:00:00Z"/>
          <w:sz w:val="24"/>
        </w:rPr>
      </w:pPr>
    </w:p>
    <w:p w:rsidR="005E74D2" w:rsidRDefault="005271A4" w:rsidP="005E74D2">
      <w:pPr>
        <w:ind w:left="360"/>
        <w:rPr>
          <w:ins w:id="1006" w:author=" Vijay Parmar" w:date="2009-03-26T15:40:00Z"/>
          <w:sz w:val="24"/>
        </w:rPr>
        <w:pPrChange w:id="1007" w:author="Vijay Parmar" w:date="2009-04-13T09:51:00Z">
          <w:pPr>
            <w:ind w:left="360" w:firstLine="360"/>
          </w:pPr>
        </w:pPrChange>
      </w:pPr>
      <w:ins w:id="1008" w:author=" Vijay Parmar" w:date="2009-03-26T15:40:00Z">
        <w:r w:rsidRPr="004B4028">
          <w:rPr>
            <w:sz w:val="24"/>
          </w:rPr>
          <w:t xml:space="preserve">This section provides details regarding integration of CGMM API with applications existing container managed </w:t>
        </w:r>
      </w:ins>
      <w:ins w:id="1009" w:author=" Vijay Parmar" w:date="2009-04-13T07:46:00Z">
        <w:r w:rsidR="00782A30">
          <w:rPr>
            <w:sz w:val="24"/>
          </w:rPr>
          <w:t xml:space="preserve">form-based </w:t>
        </w:r>
      </w:ins>
      <w:ins w:id="1010" w:author=" Vijay Parmar" w:date="2009-03-26T15:40:00Z">
        <w:r w:rsidRPr="004B4028">
          <w:rPr>
            <w:sz w:val="24"/>
          </w:rPr>
          <w:t xml:space="preserve">security. </w:t>
        </w:r>
        <w:r>
          <w:rPr>
            <w:sz w:val="24"/>
          </w:rPr>
          <w:t xml:space="preserve"> </w:t>
        </w:r>
      </w:ins>
      <w:ins w:id="1011" w:author=" Vijay Parmar" w:date="2009-04-13T08:01:00Z">
        <w:r w:rsidR="002F5031">
          <w:rPr>
            <w:sz w:val="24"/>
          </w:rPr>
          <w:t>This feature is available f</w:t>
        </w:r>
      </w:ins>
      <w:ins w:id="1012" w:author=" Vijay Parmar" w:date="2009-04-13T08:00:00Z">
        <w:r w:rsidR="002F5031">
          <w:rPr>
            <w:sz w:val="24"/>
          </w:rPr>
          <w:t xml:space="preserve">or </w:t>
        </w:r>
      </w:ins>
      <w:ins w:id="1013" w:author=" Vijay Parmar" w:date="2009-04-13T08:07:00Z">
        <w:r w:rsidR="00B16EB2">
          <w:rPr>
            <w:sz w:val="24"/>
          </w:rPr>
          <w:t>those applications</w:t>
        </w:r>
      </w:ins>
      <w:ins w:id="1014" w:author=" Vijay Parmar" w:date="2009-04-13T08:00:00Z">
        <w:r w:rsidR="002F5031">
          <w:rPr>
            <w:sz w:val="24"/>
          </w:rPr>
          <w:t xml:space="preserve"> that utilize Form-based security in JBoss/Tomcat and the application would like to integrate CGMM API in their existing authentication workflow.</w:t>
        </w:r>
      </w:ins>
      <w:ins w:id="1015" w:author=" Vijay Parmar" w:date="2009-04-13T08:02:00Z">
        <w:r w:rsidR="002F5031">
          <w:rPr>
            <w:sz w:val="24"/>
          </w:rPr>
          <w:t xml:space="preserve"> This feature is made available as an alternative and for regular web applications utilizing non-container based JAAS</w:t>
        </w:r>
      </w:ins>
      <w:ins w:id="1016" w:author=" Vijay Parmar" w:date="2009-04-13T08:03:00Z">
        <w:r w:rsidR="002F5031">
          <w:rPr>
            <w:sz w:val="24"/>
          </w:rPr>
          <w:t xml:space="preserve"> </w:t>
        </w:r>
      </w:ins>
      <w:ins w:id="1017" w:author=" Vijay Parmar" w:date="2009-04-13T08:02:00Z">
        <w:r w:rsidR="002F5031">
          <w:rPr>
            <w:sz w:val="24"/>
          </w:rPr>
          <w:t xml:space="preserve">authentication </w:t>
        </w:r>
      </w:ins>
      <w:ins w:id="1018" w:author=" Vijay Parmar" w:date="2009-04-13T08:03:00Z">
        <w:r w:rsidR="002F5031">
          <w:rPr>
            <w:sz w:val="24"/>
          </w:rPr>
          <w:t>can use CGMM Web features.</w:t>
        </w:r>
      </w:ins>
    </w:p>
    <w:p w:rsidR="005271A4" w:rsidRDefault="005271A4" w:rsidP="005271A4">
      <w:pPr>
        <w:pStyle w:val="Heading1"/>
        <w:numPr>
          <w:ilvl w:val="1"/>
          <w:numId w:val="1"/>
        </w:numPr>
        <w:rPr>
          <w:ins w:id="1019" w:author=" Vijay Parmar" w:date="2009-03-26T15:40:00Z"/>
        </w:rPr>
      </w:pPr>
      <w:bookmarkStart w:id="1020" w:name="_Toc225648242"/>
      <w:bookmarkStart w:id="1021" w:name="_Toc228774650"/>
      <w:ins w:id="1022" w:author=" Vijay Parmar" w:date="2009-03-26T15:40:00Z">
        <w:r>
          <w:t>Details</w:t>
        </w:r>
        <w:bookmarkEnd w:id="1020"/>
        <w:bookmarkEnd w:id="1021"/>
      </w:ins>
    </w:p>
    <w:p w:rsidR="005271A4" w:rsidRDefault="005271A4" w:rsidP="005271A4">
      <w:pPr>
        <w:ind w:left="720"/>
        <w:rPr>
          <w:ins w:id="1023" w:author=" Vijay Parmar" w:date="2009-04-13T08:06:00Z"/>
        </w:rPr>
      </w:pPr>
    </w:p>
    <w:p w:rsidR="005E74D2" w:rsidRPr="005E74D2" w:rsidRDefault="005E74D2" w:rsidP="005E74D2">
      <w:pPr>
        <w:ind w:left="360"/>
        <w:rPr>
          <w:ins w:id="1024" w:author=" Vijay Parmar" w:date="2009-04-13T08:09:00Z"/>
          <w:sz w:val="24"/>
          <w:szCs w:val="24"/>
          <w:rPrChange w:id="1025" w:author="Vijay Parmar" w:date="2009-04-13T09:56:00Z">
            <w:rPr>
              <w:ins w:id="1026" w:author=" Vijay Parmar" w:date="2009-04-13T08:09:00Z"/>
            </w:rPr>
          </w:rPrChange>
        </w:rPr>
        <w:pPrChange w:id="1027" w:author="Vijay Parmar" w:date="2009-04-13T09:50:00Z">
          <w:pPr>
            <w:ind w:left="720"/>
          </w:pPr>
        </w:pPrChange>
      </w:pPr>
      <w:ins w:id="1028" w:author=" Vijay Parmar" w:date="2009-04-13T08:09:00Z">
        <w:r w:rsidRPr="005E74D2">
          <w:rPr>
            <w:sz w:val="24"/>
            <w:szCs w:val="24"/>
            <w:rPrChange w:id="1029" w:author="Vijay Parmar" w:date="2009-04-13T09:56:00Z">
              <w:rPr>
                <w:color w:val="0000FF" w:themeColor="hyperlink"/>
                <w:u w:val="single"/>
              </w:rPr>
            </w:rPrChange>
          </w:rPr>
          <w:t xml:space="preserve">For any web application that utilizes container managed security Form-based authentication, </w:t>
        </w:r>
      </w:ins>
      <w:ins w:id="1030" w:author="Vijay Parmar" w:date="2009-04-13T11:06:00Z">
        <w:r w:rsidR="00A07678">
          <w:rPr>
            <w:sz w:val="24"/>
            <w:szCs w:val="24"/>
          </w:rPr>
          <w:t xml:space="preserve">the </w:t>
        </w:r>
      </w:ins>
      <w:ins w:id="1031" w:author=" Vijay Parmar" w:date="2009-04-13T08:09:00Z">
        <w:r w:rsidRPr="005E74D2">
          <w:rPr>
            <w:sz w:val="24"/>
            <w:szCs w:val="24"/>
            <w:rPrChange w:id="1032" w:author="Vijay Parmar" w:date="2009-04-13T09:56:00Z">
              <w:rPr>
                <w:color w:val="0000FF" w:themeColor="hyperlink"/>
                <w:u w:val="single"/>
              </w:rPr>
            </w:rPrChange>
          </w:rPr>
          <w:t xml:space="preserve">integration of CGMM API </w:t>
        </w:r>
      </w:ins>
      <w:ins w:id="1033" w:author=" Vijay Parmar" w:date="2009-04-13T08:10:00Z">
        <w:del w:id="1034" w:author="Vijay Parmar" w:date="2009-04-13T15:11:00Z">
          <w:r w:rsidRPr="005E74D2">
            <w:rPr>
              <w:sz w:val="24"/>
              <w:szCs w:val="24"/>
              <w:rPrChange w:id="1035" w:author="Vijay Parmar" w:date="2009-04-13T09:56:00Z">
                <w:rPr>
                  <w:color w:val="0000FF" w:themeColor="hyperlink"/>
                  <w:u w:val="single"/>
                </w:rPr>
              </w:rPrChange>
            </w:rPr>
            <w:delText>–</w:delText>
          </w:r>
        </w:del>
      </w:ins>
      <w:ins w:id="1036" w:author=" Vijay Parmar" w:date="2009-04-13T08:09:00Z">
        <w:del w:id="1037" w:author="Vijay Parmar" w:date="2009-04-13T15:11:00Z">
          <w:r w:rsidRPr="005E74D2">
            <w:rPr>
              <w:sz w:val="24"/>
              <w:szCs w:val="24"/>
              <w:rPrChange w:id="1038" w:author="Vijay Parmar" w:date="2009-04-13T09:56:00Z">
                <w:rPr>
                  <w:color w:val="0000FF" w:themeColor="hyperlink"/>
                  <w:u w:val="single"/>
                </w:rPr>
              </w:rPrChange>
            </w:rPr>
            <w:delText xml:space="preserve"> Authentication </w:delText>
          </w:r>
        </w:del>
      </w:ins>
      <w:ins w:id="1039" w:author=" Vijay Parmar" w:date="2009-04-13T08:10:00Z">
        <w:del w:id="1040" w:author="Vijay Parmar" w:date="2009-04-13T15:11:00Z">
          <w:r w:rsidRPr="005E74D2">
            <w:rPr>
              <w:sz w:val="24"/>
              <w:szCs w:val="24"/>
              <w:rPrChange w:id="1041" w:author="Vijay Parmar" w:date="2009-04-13T09:56:00Z">
                <w:rPr>
                  <w:color w:val="0000FF" w:themeColor="hyperlink"/>
                  <w:u w:val="single"/>
                </w:rPr>
              </w:rPrChange>
            </w:rPr>
            <w:delText xml:space="preserve">feature </w:delText>
          </w:r>
        </w:del>
        <w:r w:rsidRPr="005E74D2">
          <w:rPr>
            <w:sz w:val="24"/>
            <w:szCs w:val="24"/>
            <w:rPrChange w:id="1042" w:author="Vijay Parmar" w:date="2009-04-13T09:56:00Z">
              <w:rPr>
                <w:color w:val="0000FF" w:themeColor="hyperlink"/>
                <w:u w:val="single"/>
              </w:rPr>
            </w:rPrChange>
          </w:rPr>
          <w:t xml:space="preserve">to authenticate caGrid credentials </w:t>
        </w:r>
      </w:ins>
      <w:ins w:id="1043" w:author=" Vijay Parmar" w:date="2009-04-13T08:11:00Z">
        <w:r w:rsidRPr="005E74D2">
          <w:rPr>
            <w:sz w:val="24"/>
            <w:szCs w:val="24"/>
            <w:rPrChange w:id="1044" w:author="Vijay Parmar" w:date="2009-04-13T09:56:00Z">
              <w:rPr>
                <w:color w:val="0000FF" w:themeColor="hyperlink"/>
                <w:u w:val="single"/>
              </w:rPr>
            </w:rPrChange>
          </w:rPr>
          <w:t xml:space="preserve">requires modification to existing </w:t>
        </w:r>
        <w:r w:rsidRPr="005E74D2">
          <w:rPr>
            <w:sz w:val="24"/>
            <w:szCs w:val="24"/>
            <w:rPrChange w:id="1045" w:author="Vijay Parmar" w:date="2009-04-13T09:56:00Z">
              <w:rPr>
                <w:color w:val="0000FF" w:themeColor="hyperlink"/>
                <w:u w:val="single"/>
              </w:rPr>
            </w:rPrChange>
          </w:rPr>
          <w:lastRenderedPageBreak/>
          <w:t>JBoss</w:t>
        </w:r>
        <w:del w:id="1046" w:author="Vijay Parmar" w:date="2009-04-13T15:15:00Z">
          <w:r w:rsidRPr="005E74D2">
            <w:rPr>
              <w:sz w:val="24"/>
              <w:szCs w:val="24"/>
              <w:rPrChange w:id="1047" w:author="Vijay Parmar" w:date="2009-04-13T09:56:00Z">
                <w:rPr>
                  <w:color w:val="0000FF" w:themeColor="hyperlink"/>
                  <w:u w:val="single"/>
                </w:rPr>
              </w:rPrChange>
            </w:rPr>
            <w:delText>/Tomcat</w:delText>
          </w:r>
        </w:del>
      </w:ins>
      <w:ins w:id="1048" w:author="Vijay Parmar" w:date="2009-04-13T15:16:00Z">
        <w:r w:rsidR="00774033">
          <w:rPr>
            <w:sz w:val="24"/>
            <w:szCs w:val="24"/>
          </w:rPr>
          <w:t>/Tomcat</w:t>
        </w:r>
      </w:ins>
      <w:ins w:id="1049" w:author=" Vijay Parmar" w:date="2009-04-13T08:11:00Z">
        <w:r w:rsidRPr="005E74D2">
          <w:rPr>
            <w:sz w:val="24"/>
            <w:szCs w:val="24"/>
            <w:rPrChange w:id="1050" w:author="Vijay Parmar" w:date="2009-04-13T09:56:00Z">
              <w:rPr>
                <w:color w:val="0000FF" w:themeColor="hyperlink"/>
                <w:u w:val="single"/>
              </w:rPr>
            </w:rPrChange>
          </w:rPr>
          <w:t xml:space="preserve">. </w:t>
        </w:r>
      </w:ins>
      <w:ins w:id="1051" w:author=" Vijay Parmar" w:date="2009-04-13T08:21:00Z">
        <w:r w:rsidRPr="005E74D2">
          <w:rPr>
            <w:sz w:val="24"/>
            <w:szCs w:val="24"/>
            <w:rPrChange w:id="1052" w:author="Vijay Parmar" w:date="2009-04-13T09:56:00Z">
              <w:rPr>
                <w:color w:val="0000FF" w:themeColor="hyperlink"/>
                <w:u w:val="single"/>
              </w:rPr>
            </w:rPrChange>
          </w:rPr>
          <w:t xml:space="preserve">To </w:t>
        </w:r>
        <w:del w:id="1053" w:author="Vijay Parmar" w:date="2009-04-13T15:11:00Z">
          <w:r w:rsidRPr="005E74D2">
            <w:rPr>
              <w:sz w:val="24"/>
              <w:szCs w:val="24"/>
              <w:rPrChange w:id="1054" w:author="Vijay Parmar" w:date="2009-04-13T09:56:00Z">
                <w:rPr>
                  <w:color w:val="0000FF" w:themeColor="hyperlink"/>
                  <w:u w:val="single"/>
                </w:rPr>
              </w:rPrChange>
            </w:rPr>
            <w:delText>utilize</w:delText>
          </w:r>
        </w:del>
      </w:ins>
      <w:ins w:id="1055" w:author=" Vijay Parmar" w:date="2009-04-13T08:26:00Z">
        <w:del w:id="1056" w:author="Vijay Parmar" w:date="2009-04-13T15:11:00Z">
          <w:r w:rsidRPr="005E74D2">
            <w:rPr>
              <w:sz w:val="24"/>
              <w:szCs w:val="24"/>
              <w:rPrChange w:id="1057" w:author="Vijay Parmar" w:date="2009-04-13T09:56:00Z">
                <w:rPr>
                  <w:color w:val="0000FF" w:themeColor="hyperlink"/>
                  <w:u w:val="single"/>
                </w:rPr>
              </w:rPrChange>
            </w:rPr>
            <w:delText xml:space="preserve"> </w:delText>
          </w:r>
        </w:del>
        <w:r w:rsidRPr="005E74D2">
          <w:rPr>
            <w:sz w:val="24"/>
            <w:szCs w:val="24"/>
            <w:rPrChange w:id="1058" w:author="Vijay Parmar" w:date="2009-04-13T09:56:00Z">
              <w:rPr>
                <w:color w:val="0000FF" w:themeColor="hyperlink"/>
                <w:u w:val="single"/>
              </w:rPr>
            </w:rPrChange>
          </w:rPr>
          <w:t>perform caGrid Authentication, the</w:t>
        </w:r>
      </w:ins>
      <w:ins w:id="1059" w:author=" Vijay Parmar" w:date="2009-04-13T08:27:00Z">
        <w:r w:rsidRPr="005E74D2">
          <w:rPr>
            <w:sz w:val="24"/>
            <w:szCs w:val="24"/>
            <w:rPrChange w:id="1060" w:author="Vijay Parmar" w:date="2009-04-13T09:56:00Z">
              <w:rPr>
                <w:color w:val="0000FF" w:themeColor="hyperlink"/>
                <w:u w:val="single"/>
              </w:rPr>
            </w:rPrChange>
          </w:rPr>
          <w:t xml:space="preserve"> user input required is a) Login Name b) Password and c) caGrid Authentcation Source</w:t>
        </w:r>
      </w:ins>
      <w:ins w:id="1061" w:author=" Vijay Parmar" w:date="2009-04-13T08:32:00Z">
        <w:r w:rsidRPr="005E74D2">
          <w:rPr>
            <w:sz w:val="24"/>
            <w:szCs w:val="24"/>
            <w:rPrChange w:id="1062" w:author="Vijay Parmar" w:date="2009-04-13T09:56:00Z">
              <w:rPr>
                <w:color w:val="0000FF" w:themeColor="hyperlink"/>
                <w:u w:val="single"/>
              </w:rPr>
            </w:rPrChange>
          </w:rPr>
          <w:t xml:space="preserve">. </w:t>
        </w:r>
      </w:ins>
      <w:ins w:id="1063" w:author="Vijay Parmar" w:date="2009-04-13T09:57:00Z">
        <w:r w:rsidR="00264988">
          <w:rPr>
            <w:sz w:val="24"/>
            <w:szCs w:val="24"/>
          </w:rPr>
          <w:t xml:space="preserve">The </w:t>
        </w:r>
      </w:ins>
      <w:ins w:id="1064" w:author="Vijay Parmar" w:date="2009-04-13T09:56:00Z">
        <w:r w:rsidR="00264988">
          <w:rPr>
            <w:sz w:val="24"/>
            <w:szCs w:val="24"/>
          </w:rPr>
          <w:t xml:space="preserve">default Form Authenticator available </w:t>
        </w:r>
      </w:ins>
      <w:ins w:id="1065" w:author="Vijay Parmar" w:date="2009-04-13T09:57:00Z">
        <w:r w:rsidR="00264988">
          <w:rPr>
            <w:sz w:val="24"/>
            <w:szCs w:val="24"/>
          </w:rPr>
          <w:t>(</w:t>
        </w:r>
      </w:ins>
      <w:ins w:id="1066" w:author="Vijay Parmar" w:date="2009-04-13T09:56:00Z">
        <w:r w:rsidR="00264988">
          <w:rPr>
            <w:sz w:val="24"/>
            <w:szCs w:val="24"/>
          </w:rPr>
          <w:t>from Tomcat</w:t>
        </w:r>
      </w:ins>
      <w:ins w:id="1067" w:author="Vijay Parmar" w:date="2009-04-13T09:57:00Z">
        <w:r w:rsidR="00264988">
          <w:rPr>
            <w:sz w:val="24"/>
            <w:szCs w:val="24"/>
          </w:rPr>
          <w:t>) allows two input parameters only. The caGrid Authenticator on the other hand require</w:t>
        </w:r>
      </w:ins>
      <w:ins w:id="1068" w:author="Vijay Parmar" w:date="2009-04-13T15:12:00Z">
        <w:r w:rsidR="00D04A18">
          <w:rPr>
            <w:sz w:val="24"/>
            <w:szCs w:val="24"/>
          </w:rPr>
          <w:t>s</w:t>
        </w:r>
      </w:ins>
      <w:ins w:id="1069" w:author="Vijay Parmar" w:date="2009-04-13T09:57:00Z">
        <w:r w:rsidR="00264988">
          <w:rPr>
            <w:sz w:val="24"/>
            <w:szCs w:val="24"/>
          </w:rPr>
          <w:t xml:space="preserve"> three parameters instead of two. Hence a Custom Form Authenticator has been made available</w:t>
        </w:r>
      </w:ins>
      <w:ins w:id="1070" w:author="Vijay Parmar" w:date="2009-04-13T09:58:00Z">
        <w:r w:rsidR="00264988">
          <w:rPr>
            <w:sz w:val="24"/>
            <w:szCs w:val="24"/>
          </w:rPr>
          <w:t xml:space="preserve"> in CGMM APIs.</w:t>
        </w:r>
      </w:ins>
      <w:ins w:id="1071" w:author="Vijay Parmar" w:date="2009-04-13T09:56:00Z">
        <w:r w:rsidR="00264988">
          <w:rPr>
            <w:sz w:val="24"/>
            <w:szCs w:val="24"/>
          </w:rPr>
          <w:t xml:space="preserve"> </w:t>
        </w:r>
      </w:ins>
    </w:p>
    <w:p w:rsidR="005E74D2" w:rsidRPr="005E74D2" w:rsidRDefault="005E74D2" w:rsidP="005E74D2">
      <w:pPr>
        <w:ind w:left="360"/>
        <w:rPr>
          <w:ins w:id="1072" w:author=" Vijay Parmar" w:date="2009-04-13T08:04:00Z"/>
          <w:sz w:val="24"/>
          <w:szCs w:val="24"/>
          <w:rPrChange w:id="1073" w:author="Vijay Parmar" w:date="2009-04-13T09:56:00Z">
            <w:rPr>
              <w:ins w:id="1074" w:author=" Vijay Parmar" w:date="2009-04-13T08:04:00Z"/>
            </w:rPr>
          </w:rPrChange>
        </w:rPr>
        <w:pPrChange w:id="1075" w:author="Vijay Parmar" w:date="2009-04-13T09:50:00Z">
          <w:pPr>
            <w:ind w:left="720"/>
          </w:pPr>
        </w:pPrChange>
      </w:pPr>
      <w:ins w:id="1076" w:author=" Vijay Parmar" w:date="2009-04-13T08:06:00Z">
        <w:r w:rsidRPr="005E74D2">
          <w:rPr>
            <w:sz w:val="24"/>
            <w:szCs w:val="24"/>
            <w:rPrChange w:id="1077" w:author="Vijay Parmar" w:date="2009-04-13T09:56:00Z">
              <w:rPr>
                <w:color w:val="0000FF" w:themeColor="hyperlink"/>
                <w:u w:val="single"/>
              </w:rPr>
            </w:rPrChange>
          </w:rPr>
          <w:t>The JBoss application server recognizes only 5 types of Authenticators and FormAuthenticator is one of them. However there is no configurable alternative to specify a custom form authenticator.</w:t>
        </w:r>
      </w:ins>
      <w:ins w:id="1078" w:author="Vijay Parmar" w:date="2009-04-13T09:58:00Z">
        <w:r w:rsidR="00264988">
          <w:rPr>
            <w:sz w:val="24"/>
            <w:szCs w:val="24"/>
          </w:rPr>
          <w:t xml:space="preserve"> </w:t>
        </w:r>
      </w:ins>
    </w:p>
    <w:p w:rsidR="00D03C19" w:rsidRPr="00264988" w:rsidDel="00264988" w:rsidRDefault="00D03C19" w:rsidP="005271A4">
      <w:pPr>
        <w:ind w:left="720"/>
        <w:rPr>
          <w:ins w:id="1079" w:author=" Vijay Parmar" w:date="2009-03-26T15:40:00Z"/>
          <w:del w:id="1080" w:author="Vijay Parmar" w:date="2009-04-13T09:58:00Z"/>
          <w:sz w:val="24"/>
          <w:szCs w:val="24"/>
          <w:rPrChange w:id="1081" w:author="Vijay Parmar" w:date="2009-04-13T09:56:00Z">
            <w:rPr>
              <w:ins w:id="1082" w:author=" Vijay Parmar" w:date="2009-03-26T15:40:00Z"/>
              <w:del w:id="1083" w:author="Vijay Parmar" w:date="2009-04-13T09:58:00Z"/>
            </w:rPr>
          </w:rPrChange>
        </w:rPr>
      </w:pPr>
    </w:p>
    <w:p w:rsidR="005E74D2" w:rsidRPr="005E74D2" w:rsidRDefault="005E74D2" w:rsidP="005E74D2">
      <w:pPr>
        <w:ind w:left="360"/>
        <w:rPr>
          <w:ins w:id="1084" w:author=" Vijay Parmar" w:date="2009-03-26T15:40:00Z"/>
          <w:sz w:val="24"/>
          <w:szCs w:val="24"/>
          <w:rPrChange w:id="1085" w:author="Vijay Parmar" w:date="2009-04-13T09:56:00Z">
            <w:rPr>
              <w:ins w:id="1086" w:author=" Vijay Parmar" w:date="2009-03-26T15:40:00Z"/>
            </w:rPr>
          </w:rPrChange>
        </w:rPr>
        <w:pPrChange w:id="1087" w:author="Vijay Parmar" w:date="2009-04-13T09:50:00Z">
          <w:pPr>
            <w:ind w:left="720"/>
          </w:pPr>
        </w:pPrChange>
      </w:pPr>
      <w:ins w:id="1088" w:author=" Vijay Parmar" w:date="2009-03-26T15:40:00Z">
        <w:r w:rsidRPr="005E74D2">
          <w:rPr>
            <w:sz w:val="24"/>
            <w:szCs w:val="24"/>
            <w:rPrChange w:id="1089" w:author="Vijay Parmar" w:date="2009-04-13T09:56:00Z">
              <w:rPr>
                <w:color w:val="0000FF" w:themeColor="hyperlink"/>
                <w:u w:val="single"/>
              </w:rPr>
            </w:rPrChange>
          </w:rPr>
          <w:t xml:space="preserve">The summarized steps for JBoss </w:t>
        </w:r>
      </w:ins>
      <w:ins w:id="1090" w:author=" Vijay Parmar" w:date="2009-04-13T08:04:00Z">
        <w:r w:rsidRPr="005E74D2">
          <w:rPr>
            <w:sz w:val="24"/>
            <w:szCs w:val="24"/>
            <w:rPrChange w:id="1091" w:author="Vijay Parmar" w:date="2009-04-13T09:56:00Z">
              <w:rPr>
                <w:color w:val="0000FF" w:themeColor="hyperlink"/>
                <w:u w:val="single"/>
              </w:rPr>
            </w:rPrChange>
          </w:rPr>
          <w:t xml:space="preserve">application server, </w:t>
        </w:r>
      </w:ins>
      <w:ins w:id="1092" w:author=" Vijay Parmar" w:date="2009-03-26T15:40:00Z">
        <w:r w:rsidRPr="005E74D2">
          <w:rPr>
            <w:sz w:val="24"/>
            <w:szCs w:val="24"/>
            <w:rPrChange w:id="1093" w:author="Vijay Parmar" w:date="2009-04-13T09:56:00Z">
              <w:rPr>
                <w:color w:val="0000FF" w:themeColor="hyperlink"/>
                <w:u w:val="single"/>
              </w:rPr>
            </w:rPrChange>
          </w:rPr>
          <w:t xml:space="preserve">to achieve the CGMM integration with </w:t>
        </w:r>
      </w:ins>
      <w:ins w:id="1094" w:author=" Vijay Parmar" w:date="2009-04-13T07:40:00Z">
        <w:r w:rsidRPr="005E74D2">
          <w:rPr>
            <w:sz w:val="24"/>
            <w:szCs w:val="24"/>
            <w:rPrChange w:id="1095" w:author="Vijay Parmar" w:date="2009-04-13T09:56:00Z">
              <w:rPr>
                <w:color w:val="0000FF" w:themeColor="hyperlink"/>
                <w:u w:val="single"/>
              </w:rPr>
            </w:rPrChange>
          </w:rPr>
          <w:t xml:space="preserve">custom </w:t>
        </w:r>
      </w:ins>
      <w:ins w:id="1096" w:author=" Vijay Parmar" w:date="2009-03-26T15:40:00Z">
        <w:r w:rsidRPr="005E74D2">
          <w:rPr>
            <w:sz w:val="24"/>
            <w:szCs w:val="24"/>
            <w:rPrChange w:id="1097" w:author="Vijay Parmar" w:date="2009-04-13T09:56:00Z">
              <w:rPr>
                <w:color w:val="0000FF" w:themeColor="hyperlink"/>
                <w:u w:val="single"/>
              </w:rPr>
            </w:rPrChange>
          </w:rPr>
          <w:t xml:space="preserve">Form-based container managed security is </w:t>
        </w:r>
      </w:ins>
    </w:p>
    <w:p w:rsidR="00E13E18" w:rsidRPr="00264988" w:rsidRDefault="005E74D2">
      <w:pPr>
        <w:pStyle w:val="ListParagraph"/>
        <w:numPr>
          <w:ilvl w:val="0"/>
          <w:numId w:val="34"/>
        </w:numPr>
        <w:rPr>
          <w:ins w:id="1098" w:author=" Vijay Parmar" w:date="2009-03-26T15:40:00Z"/>
          <w:sz w:val="24"/>
          <w:szCs w:val="24"/>
          <w:rPrChange w:id="1099" w:author="Vijay Parmar" w:date="2009-04-13T09:56:00Z">
            <w:rPr>
              <w:ins w:id="1100" w:author=" Vijay Parmar" w:date="2009-03-26T15:40:00Z"/>
            </w:rPr>
          </w:rPrChange>
        </w:rPr>
      </w:pPr>
      <w:ins w:id="1101" w:author=" Vijay Parmar" w:date="2009-03-26T15:40:00Z">
        <w:r w:rsidRPr="005E74D2">
          <w:rPr>
            <w:sz w:val="24"/>
            <w:szCs w:val="24"/>
            <w:rPrChange w:id="1102" w:author="Vijay Parmar" w:date="2009-04-13T09:56:00Z">
              <w:rPr>
                <w:color w:val="0000FF" w:themeColor="hyperlink"/>
                <w:u w:val="single"/>
              </w:rPr>
            </w:rPrChange>
          </w:rPr>
          <w:t xml:space="preserve">The existing Web Application must utilize the custom Form Authenticator (CaGridFormAuthenticator) instead of the current FormAuthenticator. </w:t>
        </w:r>
      </w:ins>
      <w:ins w:id="1103" w:author=" Vijay Parmar" w:date="2009-04-13T07:57:00Z">
        <w:r w:rsidRPr="005E74D2">
          <w:rPr>
            <w:sz w:val="24"/>
            <w:szCs w:val="24"/>
            <w:rPrChange w:id="1104" w:author="Vijay Parmar" w:date="2009-04-13T09:56:00Z">
              <w:rPr>
                <w:color w:val="0000FF" w:themeColor="hyperlink"/>
                <w:u w:val="single"/>
              </w:rPr>
            </w:rPrChange>
          </w:rPr>
          <w:t xml:space="preserve">That is to use the custom auth-method </w:t>
        </w:r>
      </w:ins>
      <w:ins w:id="1105" w:author=" Vijay Parmar" w:date="2009-04-13T08:05:00Z">
        <w:r w:rsidRPr="005E74D2">
          <w:rPr>
            <w:sz w:val="24"/>
            <w:szCs w:val="24"/>
            <w:rPrChange w:id="1106" w:author="Vijay Parmar" w:date="2009-04-13T09:56:00Z">
              <w:rPr>
                <w:color w:val="0000FF" w:themeColor="hyperlink"/>
                <w:u w:val="single"/>
              </w:rPr>
            </w:rPrChange>
          </w:rPr>
          <w:t xml:space="preserve">‘CAGRIDFORM’ </w:t>
        </w:r>
      </w:ins>
      <w:ins w:id="1107" w:author=" Vijay Parmar" w:date="2009-04-13T07:57:00Z">
        <w:r w:rsidRPr="005E74D2">
          <w:rPr>
            <w:sz w:val="24"/>
            <w:szCs w:val="24"/>
            <w:rPrChange w:id="1108" w:author="Vijay Parmar" w:date="2009-04-13T09:56:00Z">
              <w:rPr>
                <w:color w:val="0000FF" w:themeColor="hyperlink"/>
                <w:u w:val="single"/>
              </w:rPr>
            </w:rPrChange>
          </w:rPr>
          <w:t>instead of the default ‘FORM’ auth method</w:t>
        </w:r>
      </w:ins>
      <w:ins w:id="1109" w:author=" Vijay Parmar" w:date="2009-04-13T08:05:00Z">
        <w:r w:rsidRPr="005E74D2">
          <w:rPr>
            <w:sz w:val="24"/>
            <w:szCs w:val="24"/>
            <w:rPrChange w:id="1110" w:author="Vijay Parmar" w:date="2009-04-13T09:56:00Z">
              <w:rPr>
                <w:color w:val="0000FF" w:themeColor="hyperlink"/>
                <w:u w:val="single"/>
              </w:rPr>
            </w:rPrChange>
          </w:rPr>
          <w:t xml:space="preserve"> in their security domain specified in the web-xml.</w:t>
        </w:r>
      </w:ins>
    </w:p>
    <w:p w:rsidR="005271A4" w:rsidRPr="00264988" w:rsidRDefault="005E74D2" w:rsidP="005271A4">
      <w:pPr>
        <w:pStyle w:val="ListParagraph"/>
        <w:numPr>
          <w:ilvl w:val="0"/>
          <w:numId w:val="34"/>
        </w:numPr>
        <w:rPr>
          <w:ins w:id="1111" w:author=" Vijay Parmar" w:date="2009-03-26T15:40:00Z"/>
          <w:sz w:val="24"/>
          <w:szCs w:val="24"/>
          <w:rPrChange w:id="1112" w:author="Vijay Parmar" w:date="2009-04-13T09:56:00Z">
            <w:rPr>
              <w:ins w:id="1113" w:author=" Vijay Parmar" w:date="2009-03-26T15:40:00Z"/>
            </w:rPr>
          </w:rPrChange>
        </w:rPr>
      </w:pPr>
      <w:ins w:id="1114" w:author=" Vijay Parmar" w:date="2009-03-26T15:40:00Z">
        <w:r w:rsidRPr="005E74D2">
          <w:rPr>
            <w:sz w:val="24"/>
            <w:szCs w:val="24"/>
            <w:rPrChange w:id="1115" w:author="Vijay Parmar" w:date="2009-04-13T09:56:00Z">
              <w:rPr>
                <w:color w:val="0000FF" w:themeColor="hyperlink"/>
                <w:u w:val="single"/>
              </w:rPr>
            </w:rPrChange>
          </w:rPr>
          <w:t xml:space="preserve">The catalina.jar in JBOSS_HOME/server/default/deploy/jbossweb-tomcat55.sar folder should be modified </w:t>
        </w:r>
      </w:ins>
    </w:p>
    <w:p w:rsidR="005271A4" w:rsidRPr="00264988" w:rsidRDefault="005E74D2" w:rsidP="005271A4">
      <w:pPr>
        <w:pStyle w:val="ListParagraph"/>
        <w:numPr>
          <w:ilvl w:val="1"/>
          <w:numId w:val="34"/>
        </w:numPr>
        <w:rPr>
          <w:ins w:id="1116" w:author=" Vijay Parmar" w:date="2009-03-26T15:40:00Z"/>
          <w:sz w:val="24"/>
          <w:szCs w:val="24"/>
          <w:rPrChange w:id="1117" w:author="Vijay Parmar" w:date="2009-04-13T09:56:00Z">
            <w:rPr>
              <w:ins w:id="1118" w:author=" Vijay Parmar" w:date="2009-03-26T15:40:00Z"/>
            </w:rPr>
          </w:rPrChange>
        </w:rPr>
      </w:pPr>
      <w:ins w:id="1119" w:author=" Vijay Parmar" w:date="2009-03-26T15:40:00Z">
        <w:r w:rsidRPr="005E74D2">
          <w:rPr>
            <w:sz w:val="24"/>
            <w:szCs w:val="24"/>
            <w:rPrChange w:id="1120" w:author="Vijay Parmar" w:date="2009-04-13T09:56:00Z">
              <w:rPr>
                <w:color w:val="0000FF" w:themeColor="hyperlink"/>
                <w:u w:val="single"/>
              </w:rPr>
            </w:rPrChange>
          </w:rPr>
          <w:t xml:space="preserve">In </w:t>
        </w:r>
      </w:ins>
      <w:ins w:id="1121" w:author=" Vijay Parmar" w:date="2009-04-13T07:59:00Z">
        <w:r w:rsidRPr="005E74D2">
          <w:rPr>
            <w:sz w:val="24"/>
            <w:szCs w:val="24"/>
            <w:rPrChange w:id="1122" w:author="Vijay Parmar" w:date="2009-04-13T09:56:00Z">
              <w:rPr>
                <w:color w:val="0000FF" w:themeColor="hyperlink"/>
                <w:u w:val="single"/>
              </w:rPr>
            </w:rPrChange>
          </w:rPr>
          <w:t>org/apache/catalina/startup/</w:t>
        </w:r>
      </w:ins>
      <w:ins w:id="1123" w:author=" Vijay Parmar" w:date="2009-03-26T15:40:00Z">
        <w:r w:rsidRPr="005E74D2">
          <w:rPr>
            <w:sz w:val="24"/>
            <w:szCs w:val="24"/>
            <w:rPrChange w:id="1124" w:author="Vijay Parmar" w:date="2009-04-13T09:56:00Z">
              <w:rPr>
                <w:color w:val="0000FF" w:themeColor="hyperlink"/>
                <w:u w:val="single"/>
              </w:rPr>
            </w:rPrChange>
          </w:rPr>
          <w:t>Authenticator.properties, add property CAGRIDFORM=</w:t>
        </w:r>
      </w:ins>
      <w:ins w:id="1125" w:author=" Vijay Parmar" w:date="2009-04-13T07:44:00Z">
        <w:r w:rsidRPr="005E74D2">
          <w:rPr>
            <w:sz w:val="24"/>
            <w:szCs w:val="24"/>
            <w:rPrChange w:id="1126" w:author="Vijay Parmar" w:date="2009-04-13T09:56:00Z">
              <w:rPr>
                <w:color w:val="0000FF" w:themeColor="hyperlink"/>
                <w:u w:val="single"/>
              </w:rPr>
            </w:rPrChange>
          </w:rPr>
          <w:t xml:space="preserve"> gov.nih.nci.security.cgmm.authenticators.CaGridFormAuthenticator</w:t>
        </w:r>
      </w:ins>
      <w:ins w:id="1127" w:author=" Vijay Parmar" w:date="2009-03-26T15:40:00Z">
        <w:r w:rsidRPr="005E74D2">
          <w:rPr>
            <w:sz w:val="24"/>
            <w:szCs w:val="24"/>
            <w:rPrChange w:id="1128" w:author="Vijay Parmar" w:date="2009-04-13T09:56:00Z">
              <w:rPr>
                <w:color w:val="0000FF" w:themeColor="hyperlink"/>
                <w:u w:val="single"/>
              </w:rPr>
            </w:rPrChange>
          </w:rPr>
          <w:t>.</w:t>
        </w:r>
      </w:ins>
    </w:p>
    <w:p w:rsidR="00E13E18" w:rsidRPr="00264988" w:rsidRDefault="005E74D2">
      <w:pPr>
        <w:pStyle w:val="ListParagraph"/>
        <w:numPr>
          <w:ilvl w:val="1"/>
          <w:numId w:val="34"/>
        </w:numPr>
        <w:rPr>
          <w:ins w:id="1129" w:author=" Vijay Parmar" w:date="2009-04-13T07:59:00Z"/>
          <w:sz w:val="24"/>
          <w:szCs w:val="24"/>
          <w:rPrChange w:id="1130" w:author="Vijay Parmar" w:date="2009-04-13T09:56:00Z">
            <w:rPr>
              <w:ins w:id="1131" w:author=" Vijay Parmar" w:date="2009-04-13T07:59:00Z"/>
            </w:rPr>
          </w:rPrChange>
        </w:rPr>
      </w:pPr>
      <w:ins w:id="1132" w:author=" Vijay Parmar" w:date="2009-03-26T15:40:00Z">
        <w:r w:rsidRPr="005E74D2">
          <w:rPr>
            <w:sz w:val="24"/>
            <w:szCs w:val="24"/>
            <w:rPrChange w:id="1133" w:author="Vijay Parmar" w:date="2009-04-13T09:56:00Z">
              <w:rPr>
                <w:color w:val="0000FF" w:themeColor="hyperlink"/>
                <w:u w:val="single"/>
              </w:rPr>
            </w:rPrChange>
          </w:rPr>
          <w:t xml:space="preserve">In </w:t>
        </w:r>
      </w:ins>
      <w:ins w:id="1134" w:author=" Vijay Parmar" w:date="2009-04-13T07:42:00Z">
        <w:r w:rsidRPr="005E74D2">
          <w:rPr>
            <w:sz w:val="24"/>
            <w:szCs w:val="24"/>
            <w:rPrChange w:id="1135" w:author="Vijay Parmar" w:date="2009-04-13T09:56:00Z">
              <w:rPr>
                <w:color w:val="0000FF" w:themeColor="hyperlink"/>
                <w:u w:val="single"/>
              </w:rPr>
            </w:rPrChange>
          </w:rPr>
          <w:t>org/apache/catalina/authenticators/</w:t>
        </w:r>
      </w:ins>
      <w:ins w:id="1136" w:author=" Vijay Parmar" w:date="2009-03-26T15:40:00Z">
        <w:r w:rsidRPr="005E74D2">
          <w:rPr>
            <w:sz w:val="24"/>
            <w:szCs w:val="24"/>
            <w:rPrChange w:id="1137" w:author="Vijay Parmar" w:date="2009-04-13T09:56:00Z">
              <w:rPr>
                <w:color w:val="0000FF" w:themeColor="hyperlink"/>
                <w:u w:val="single"/>
              </w:rPr>
            </w:rPrChange>
          </w:rPr>
          <w:t>mbeans-</w:t>
        </w:r>
      </w:ins>
      <w:ins w:id="1138" w:author=" Vijay Parmar" w:date="2009-04-13T07:43:00Z">
        <w:r w:rsidRPr="005E74D2">
          <w:rPr>
            <w:sz w:val="24"/>
            <w:szCs w:val="24"/>
            <w:rPrChange w:id="1139" w:author="Vijay Parmar" w:date="2009-04-13T09:56:00Z">
              <w:rPr>
                <w:color w:val="0000FF" w:themeColor="hyperlink"/>
                <w:u w:val="single"/>
              </w:rPr>
            </w:rPrChange>
          </w:rPr>
          <w:t>descriptors.xml, add mbean ‘CaGridFormAuthenticator’ with</w:t>
        </w:r>
      </w:ins>
      <w:ins w:id="1140" w:author=" Vijay Parmar" w:date="2009-04-13T07:44:00Z">
        <w:r w:rsidRPr="005E74D2">
          <w:rPr>
            <w:sz w:val="24"/>
            <w:szCs w:val="24"/>
            <w:rPrChange w:id="1141" w:author="Vijay Parmar" w:date="2009-04-13T09:56:00Z">
              <w:rPr>
                <w:color w:val="0000FF" w:themeColor="hyperlink"/>
                <w:u w:val="single"/>
              </w:rPr>
            </w:rPrChange>
          </w:rPr>
          <w:t xml:space="preserve"> type ‘gov.nih.nci.security.cgmm.authenticators.CaGridFormAuthenticator’</w:t>
        </w:r>
      </w:ins>
    </w:p>
    <w:p w:rsidR="005E74D2" w:rsidRDefault="005E74D2" w:rsidP="005E74D2">
      <w:pPr>
        <w:pStyle w:val="ListParagraph"/>
        <w:ind w:left="2520"/>
        <w:rPr>
          <w:ins w:id="1142" w:author=" Vijay Parmar" w:date="2009-03-26T15:40:00Z"/>
        </w:rPr>
        <w:pPrChange w:id="1143" w:author=" Vijay Parmar" w:date="2009-04-13T07:59:00Z">
          <w:pPr>
            <w:pStyle w:val="ListParagraph"/>
            <w:numPr>
              <w:ilvl w:val="1"/>
              <w:numId w:val="34"/>
            </w:numPr>
            <w:ind w:left="1800" w:hanging="360"/>
          </w:pPr>
        </w:pPrChange>
      </w:pPr>
    </w:p>
    <w:p w:rsidR="005271A4" w:rsidRDefault="005271A4" w:rsidP="005271A4">
      <w:pPr>
        <w:pStyle w:val="Heading1"/>
        <w:numPr>
          <w:ilvl w:val="1"/>
          <w:numId w:val="1"/>
        </w:numPr>
        <w:rPr>
          <w:ins w:id="1144" w:author=" Vijay Parmar" w:date="2009-03-26T15:40:00Z"/>
        </w:rPr>
      </w:pPr>
      <w:bookmarkStart w:id="1145" w:name="_Toc225648243"/>
      <w:bookmarkStart w:id="1146" w:name="_Toc228774651"/>
      <w:ins w:id="1147" w:author=" Vijay Parmar" w:date="2009-03-26T15:40:00Z">
        <w:r>
          <w:t>Integration Steps</w:t>
        </w:r>
        <w:bookmarkEnd w:id="1145"/>
        <w:bookmarkEnd w:id="1146"/>
      </w:ins>
    </w:p>
    <w:p w:rsidR="005271A4" w:rsidRDefault="005271A4" w:rsidP="005271A4">
      <w:pPr>
        <w:rPr>
          <w:ins w:id="1148" w:author=" Vijay Parmar" w:date="2009-03-26T15:40:00Z"/>
        </w:rPr>
      </w:pPr>
    </w:p>
    <w:p w:rsidR="005E74D2" w:rsidRDefault="005E74D2" w:rsidP="005E74D2">
      <w:pPr>
        <w:ind w:left="360"/>
        <w:rPr>
          <w:ins w:id="1149" w:author="Vijay Parmar" w:date="2009-04-29T13:24:00Z"/>
          <w:sz w:val="24"/>
        </w:rPr>
        <w:pPrChange w:id="1150" w:author="Vijay Parmar" w:date="2009-04-13T09:51:00Z">
          <w:pPr>
            <w:ind w:left="720"/>
          </w:pPr>
        </w:pPrChange>
      </w:pPr>
      <w:ins w:id="1151" w:author=" Vijay Parmar" w:date="2009-03-26T15:40:00Z">
        <w:r w:rsidRPr="005E74D2">
          <w:rPr>
            <w:sz w:val="24"/>
            <w:rPrChange w:id="1152" w:author="Vijay Parmar" w:date="2009-04-13T09:59:00Z">
              <w:rPr>
                <w:color w:val="0000FF" w:themeColor="hyperlink"/>
                <w:u w:val="single"/>
              </w:rPr>
            </w:rPrChange>
          </w:rPr>
          <w:t>The overall steps required to integrated CGMM with an existing application using Form-based container managed security is as following</w:t>
        </w:r>
      </w:ins>
      <w:ins w:id="1153" w:author="Vijay Parmar" w:date="2009-04-13T15:30:00Z">
        <w:r w:rsidR="002F1ABC">
          <w:rPr>
            <w:sz w:val="24"/>
          </w:rPr>
          <w:t xml:space="preserve">. </w:t>
        </w:r>
      </w:ins>
      <w:ins w:id="1154" w:author="Vijay Parmar" w:date="2009-04-13T15:49:00Z">
        <w:r w:rsidR="00E54792">
          <w:rPr>
            <w:sz w:val="24"/>
          </w:rPr>
          <w:t>Appendix E</w:t>
        </w:r>
      </w:ins>
      <w:ins w:id="1155" w:author="Vijay Parmar" w:date="2009-04-13T15:50:00Z">
        <w:r w:rsidR="009110D6">
          <w:rPr>
            <w:sz w:val="24"/>
          </w:rPr>
          <w:t>:</w:t>
        </w:r>
      </w:ins>
      <w:ins w:id="1156" w:author="Vijay Parmar" w:date="2009-04-13T15:49:00Z">
        <w:r w:rsidR="00E54792">
          <w:rPr>
            <w:sz w:val="24"/>
          </w:rPr>
          <w:t xml:space="preserve"> details the </w:t>
        </w:r>
      </w:ins>
      <w:ins w:id="1157" w:author="Vijay Parmar" w:date="2009-04-13T15:30:00Z">
        <w:r w:rsidR="002F1ABC">
          <w:rPr>
            <w:sz w:val="24"/>
          </w:rPr>
          <w:t>steps for a reference implementation ‘formsecurity.war’ application.</w:t>
        </w:r>
      </w:ins>
      <w:ins w:id="1158" w:author="Vijay Parmar" w:date="2009-04-13T15:49:00Z">
        <w:r w:rsidR="00E54792">
          <w:rPr>
            <w:sz w:val="24"/>
          </w:rPr>
          <w:t xml:space="preserve"> Appendix F</w:t>
        </w:r>
      </w:ins>
      <w:ins w:id="1159" w:author="Vijay Parmar" w:date="2009-04-13T15:50:00Z">
        <w:r w:rsidR="009110D6">
          <w:rPr>
            <w:sz w:val="24"/>
          </w:rPr>
          <w:t>:</w:t>
        </w:r>
      </w:ins>
      <w:ins w:id="1160" w:author="Vijay Parmar" w:date="2009-04-13T15:49:00Z">
        <w:r w:rsidR="00E54792">
          <w:rPr>
            <w:sz w:val="24"/>
          </w:rPr>
          <w:t xml:space="preserve"> provides steps for caArray </w:t>
        </w:r>
      </w:ins>
      <w:ins w:id="1161" w:author="Vijay Parmar" w:date="2009-04-13T15:50:00Z">
        <w:r w:rsidR="00E54792">
          <w:rPr>
            <w:sz w:val="24"/>
          </w:rPr>
          <w:t>–</w:t>
        </w:r>
      </w:ins>
      <w:ins w:id="1162" w:author="Vijay Parmar" w:date="2009-04-13T15:49:00Z">
        <w:r w:rsidR="00E54792">
          <w:rPr>
            <w:sz w:val="24"/>
          </w:rPr>
          <w:t xml:space="preserve"> CGMM </w:t>
        </w:r>
      </w:ins>
      <w:ins w:id="1163" w:author="Vijay Parmar" w:date="2009-04-13T15:50:00Z">
        <w:r w:rsidR="00E54792">
          <w:rPr>
            <w:sz w:val="24"/>
          </w:rPr>
          <w:t>Container Managed Security Integration.</w:t>
        </w:r>
      </w:ins>
    </w:p>
    <w:p w:rsidR="00000000" w:rsidRDefault="00FA27D3">
      <w:pPr>
        <w:ind w:left="360"/>
        <w:rPr>
          <w:ins w:id="1164" w:author="Vijay Parmar" w:date="2009-04-29T13:24:00Z"/>
          <w:sz w:val="24"/>
        </w:rPr>
        <w:pPrChange w:id="1165" w:author="Vijay Parmar" w:date="2009-04-13T09:51:00Z">
          <w:pPr>
            <w:ind w:left="720"/>
          </w:pPr>
        </w:pPrChange>
      </w:pPr>
    </w:p>
    <w:p w:rsidR="00000000" w:rsidRDefault="00FA27D3">
      <w:pPr>
        <w:ind w:left="360"/>
        <w:rPr>
          <w:ins w:id="1166" w:author="Vijay Parmar" w:date="2009-04-29T13:24:00Z"/>
          <w:sz w:val="24"/>
        </w:rPr>
        <w:pPrChange w:id="1167" w:author="Vijay Parmar" w:date="2009-04-13T09:51:00Z">
          <w:pPr>
            <w:ind w:left="720"/>
          </w:pPr>
        </w:pPrChange>
      </w:pPr>
    </w:p>
    <w:p w:rsidR="00000000" w:rsidRDefault="00FA27D3">
      <w:pPr>
        <w:ind w:left="360"/>
        <w:rPr>
          <w:ins w:id="1168" w:author="Vijay Parmar" w:date="2009-04-29T13:24:00Z"/>
          <w:sz w:val="24"/>
        </w:rPr>
        <w:pPrChange w:id="1169" w:author="Vijay Parmar" w:date="2009-04-13T09:51:00Z">
          <w:pPr>
            <w:ind w:left="720"/>
          </w:pPr>
        </w:pPrChange>
      </w:pPr>
    </w:p>
    <w:p w:rsidR="00000000" w:rsidRDefault="00FA27D3">
      <w:pPr>
        <w:ind w:left="360"/>
        <w:rPr>
          <w:ins w:id="1170" w:author="Vijay Parmar" w:date="2009-04-29T13:24:00Z"/>
          <w:sz w:val="24"/>
        </w:rPr>
        <w:pPrChange w:id="1171" w:author="Vijay Parmar" w:date="2009-04-13T09:51:00Z">
          <w:pPr>
            <w:ind w:left="720"/>
          </w:pPr>
        </w:pPrChange>
      </w:pPr>
    </w:p>
    <w:p w:rsidR="00000000" w:rsidRDefault="00FA27D3">
      <w:pPr>
        <w:ind w:left="360"/>
        <w:rPr>
          <w:ins w:id="1172" w:author="Vijay Parmar" w:date="2009-04-29T13:24:00Z"/>
          <w:sz w:val="24"/>
        </w:rPr>
        <w:pPrChange w:id="1173" w:author="Vijay Parmar" w:date="2009-04-13T09:51:00Z">
          <w:pPr>
            <w:ind w:left="720"/>
          </w:pPr>
        </w:pPrChange>
      </w:pPr>
    </w:p>
    <w:p w:rsidR="00000000" w:rsidRDefault="00FA27D3">
      <w:pPr>
        <w:ind w:left="360"/>
        <w:rPr>
          <w:ins w:id="1174" w:author="Vijay Parmar" w:date="2009-04-29T13:24:00Z"/>
          <w:sz w:val="24"/>
        </w:rPr>
        <w:pPrChange w:id="1175" w:author="Vijay Parmar" w:date="2009-04-13T09:51:00Z">
          <w:pPr>
            <w:ind w:left="720"/>
          </w:pPr>
        </w:pPrChange>
      </w:pPr>
    </w:p>
    <w:p w:rsidR="00000000" w:rsidRDefault="00FA27D3">
      <w:pPr>
        <w:ind w:left="360"/>
        <w:rPr>
          <w:ins w:id="1176" w:author="Vijay Parmar" w:date="2009-04-13T11:18:00Z"/>
          <w:sz w:val="24"/>
        </w:rPr>
        <w:pPrChange w:id="1177" w:author="Vijay Parmar" w:date="2009-04-13T09:51:00Z">
          <w:pPr>
            <w:ind w:left="720"/>
          </w:pPr>
        </w:pPrChange>
      </w:pPr>
    </w:p>
    <w:p w:rsidR="005E74D2" w:rsidRPr="005E74D2" w:rsidRDefault="005E74D2" w:rsidP="005E74D2">
      <w:pPr>
        <w:ind w:left="360"/>
        <w:rPr>
          <w:ins w:id="1178" w:author=" Vijay Parmar" w:date="2009-03-26T15:40:00Z"/>
          <w:del w:id="1179" w:author="Vijay Parmar" w:date="2009-04-13T15:50:00Z"/>
          <w:sz w:val="24"/>
          <w:rPrChange w:id="1180" w:author="Vijay Parmar" w:date="2009-04-13T09:59:00Z">
            <w:rPr>
              <w:ins w:id="1181" w:author=" Vijay Parmar" w:date="2009-03-26T15:40:00Z"/>
              <w:del w:id="1182" w:author="Vijay Parmar" w:date="2009-04-13T15:50:00Z"/>
            </w:rPr>
          </w:rPrChange>
        </w:rPr>
        <w:pPrChange w:id="1183" w:author="Vijay Parmar" w:date="2009-04-13T09:51:00Z">
          <w:pPr>
            <w:ind w:left="720"/>
          </w:pPr>
        </w:pPrChange>
      </w:pPr>
    </w:p>
    <w:p w:rsidR="005E74D2" w:rsidRDefault="002B4F98" w:rsidP="005E74D2">
      <w:pPr>
        <w:pStyle w:val="Heading1"/>
        <w:numPr>
          <w:ilvl w:val="1"/>
          <w:numId w:val="1"/>
        </w:numPr>
        <w:ind w:left="0" w:firstLine="360"/>
        <w:rPr>
          <w:ins w:id="1184" w:author="Vijay Parmar" w:date="2009-03-23T13:31:00Z"/>
          <w:del w:id="1185" w:author=" Vijay Parmar" w:date="2009-03-26T15:40:00Z"/>
        </w:rPr>
        <w:pPrChange w:id="1186" w:author="Vijay Parmar" w:date="2009-04-13T15:20:00Z">
          <w:pPr>
            <w:pStyle w:val="Heading1"/>
            <w:numPr>
              <w:ilvl w:val="1"/>
              <w:numId w:val="1"/>
            </w:numPr>
            <w:ind w:left="720" w:hanging="360"/>
          </w:pPr>
        </w:pPrChange>
      </w:pPr>
      <w:ins w:id="1187" w:author="Vijay Parmar" w:date="2009-03-23T13:31:00Z">
        <w:del w:id="1188" w:author=" Vijay Parmar" w:date="2009-03-26T15:40:00Z">
          <w:r w:rsidDel="005271A4">
            <w:delText>Overview</w:delText>
          </w:r>
          <w:bookmarkEnd w:id="1004"/>
        </w:del>
      </w:ins>
    </w:p>
    <w:p w:rsidR="005E74D2" w:rsidRDefault="005E74D2" w:rsidP="005E74D2">
      <w:pPr>
        <w:ind w:firstLine="360"/>
        <w:rPr>
          <w:ins w:id="1189" w:author="Vijay Parmar" w:date="2009-03-23T13:31:00Z"/>
          <w:del w:id="1190" w:author=" Vijay Parmar" w:date="2009-03-26T15:40:00Z"/>
        </w:rPr>
        <w:pPrChange w:id="1191" w:author="Vijay Parmar" w:date="2009-04-13T15:20:00Z">
          <w:pPr/>
        </w:pPrChange>
      </w:pPr>
    </w:p>
    <w:p w:rsidR="005E74D2" w:rsidRDefault="002B4F98" w:rsidP="005E74D2">
      <w:pPr>
        <w:ind w:firstLine="360"/>
        <w:rPr>
          <w:ins w:id="1192" w:author="Vijay Parmar" w:date="2009-03-23T13:31:00Z"/>
          <w:del w:id="1193" w:author=" Vijay Parmar" w:date="2009-03-26T15:40:00Z"/>
          <w:sz w:val="24"/>
        </w:rPr>
        <w:pPrChange w:id="1194" w:author="Vijay Parmar" w:date="2009-04-13T15:20:00Z">
          <w:pPr>
            <w:ind w:left="360"/>
          </w:pPr>
        </w:pPrChange>
      </w:pPr>
      <w:ins w:id="1195" w:author="Vijay Parmar" w:date="2009-03-23T13:31:00Z">
        <w:del w:id="1196" w:author=" Vijay Parmar" w:date="2009-03-26T15:40:00Z">
          <w:r w:rsidRPr="004B4028" w:rsidDel="005271A4">
            <w:rPr>
              <w:sz w:val="24"/>
            </w:rPr>
            <w:delText xml:space="preserve">This section provides details regarding integration of CGMM API with applications existing container managed security. </w:delText>
          </w:r>
        </w:del>
      </w:ins>
    </w:p>
    <w:p w:rsidR="005E74D2" w:rsidRDefault="002B4F98" w:rsidP="005E74D2">
      <w:pPr>
        <w:pStyle w:val="Heading1"/>
        <w:numPr>
          <w:ilvl w:val="1"/>
          <w:numId w:val="1"/>
        </w:numPr>
        <w:ind w:left="0" w:firstLine="360"/>
        <w:rPr>
          <w:ins w:id="1197" w:author="Vijay Parmar" w:date="2009-03-23T13:31:00Z"/>
          <w:del w:id="1198" w:author=" Vijay Parmar" w:date="2009-03-26T15:40:00Z"/>
        </w:rPr>
        <w:pPrChange w:id="1199" w:author="Vijay Parmar" w:date="2009-04-13T15:20:00Z">
          <w:pPr>
            <w:pStyle w:val="Heading1"/>
            <w:numPr>
              <w:ilvl w:val="1"/>
              <w:numId w:val="1"/>
            </w:numPr>
            <w:ind w:left="720" w:hanging="360"/>
          </w:pPr>
        </w:pPrChange>
      </w:pPr>
      <w:bookmarkStart w:id="1200" w:name="_Toc225576195"/>
      <w:ins w:id="1201" w:author="Vijay Parmar" w:date="2009-03-23T13:31:00Z">
        <w:del w:id="1202" w:author=" Vijay Parmar" w:date="2009-03-26T15:40:00Z">
          <w:r w:rsidDel="005271A4">
            <w:delText>Details</w:delText>
          </w:r>
          <w:bookmarkEnd w:id="1200"/>
        </w:del>
      </w:ins>
    </w:p>
    <w:p w:rsidR="005E74D2" w:rsidRDefault="002B4F98" w:rsidP="005E74D2">
      <w:pPr>
        <w:pStyle w:val="Heading1"/>
        <w:numPr>
          <w:ilvl w:val="1"/>
          <w:numId w:val="1"/>
        </w:numPr>
        <w:ind w:left="0" w:firstLine="360"/>
        <w:rPr>
          <w:ins w:id="1203" w:author="Vijay Parmar" w:date="2009-03-23T13:31:00Z"/>
          <w:del w:id="1204" w:author=" Vijay Parmar" w:date="2009-03-26T15:40:00Z"/>
        </w:rPr>
        <w:pPrChange w:id="1205" w:author="Vijay Parmar" w:date="2009-04-13T15:20:00Z">
          <w:pPr>
            <w:pStyle w:val="Heading1"/>
            <w:numPr>
              <w:ilvl w:val="1"/>
              <w:numId w:val="1"/>
            </w:numPr>
            <w:ind w:left="720" w:hanging="360"/>
          </w:pPr>
        </w:pPrChange>
      </w:pPr>
      <w:bookmarkStart w:id="1206" w:name="_Toc225576196"/>
      <w:ins w:id="1207" w:author="Vijay Parmar" w:date="2009-03-23T13:31:00Z">
        <w:del w:id="1208" w:author=" Vijay Parmar" w:date="2009-03-26T15:40:00Z">
          <w:r w:rsidDel="005271A4">
            <w:delText>Integration Steps</w:delText>
          </w:r>
          <w:bookmarkEnd w:id="1206"/>
        </w:del>
      </w:ins>
    </w:p>
    <w:p w:rsidR="00042050" w:rsidRDefault="0065447A" w:rsidP="000A0165">
      <w:pPr>
        <w:pStyle w:val="Heading1"/>
        <w:numPr>
          <w:ilvl w:val="0"/>
          <w:numId w:val="1"/>
        </w:numPr>
      </w:pPr>
      <w:bookmarkStart w:id="1209" w:name="_Toc228774652"/>
      <w:r>
        <w:t xml:space="preserve">CGMM </w:t>
      </w:r>
      <w:r w:rsidR="00C13306">
        <w:t xml:space="preserve">Installation and </w:t>
      </w:r>
      <w:r w:rsidR="00042050">
        <w:t>Deployment</w:t>
      </w:r>
      <w:bookmarkEnd w:id="1209"/>
    </w:p>
    <w:p w:rsidR="00934771" w:rsidRPr="006206F3" w:rsidRDefault="00934771" w:rsidP="00934771">
      <w:pPr>
        <w:rPr>
          <w:sz w:val="24"/>
        </w:rPr>
      </w:pPr>
    </w:p>
    <w:p w:rsidR="00934771" w:rsidRDefault="00934771" w:rsidP="00934771">
      <w:pPr>
        <w:ind w:left="360"/>
        <w:rPr>
          <w:sz w:val="24"/>
        </w:rPr>
      </w:pPr>
      <w:r w:rsidRPr="006206F3">
        <w:rPr>
          <w:sz w:val="24"/>
        </w:rPr>
        <w:t xml:space="preserve">This section will provide details regarding the contents of the CGMM release. After the release content details, the minimum environment requirements are presented. In order for the CGMM Tool to function properly the environment setup mentioned </w:t>
      </w:r>
      <w:r w:rsidR="00577304" w:rsidRPr="006206F3">
        <w:rPr>
          <w:sz w:val="24"/>
        </w:rPr>
        <w:t xml:space="preserve">in the installation prerequisites </w:t>
      </w:r>
      <w:r w:rsidRPr="006206F3">
        <w:rPr>
          <w:sz w:val="24"/>
        </w:rPr>
        <w:t xml:space="preserve">has to be made available. </w:t>
      </w:r>
    </w:p>
    <w:p w:rsidR="00820501" w:rsidRDefault="00820501" w:rsidP="00820501">
      <w:pPr>
        <w:keepNext/>
        <w:ind w:left="360"/>
      </w:pPr>
      <w:bookmarkStart w:id="1210" w:name="_Ref98290020"/>
      <w:r>
        <w:rPr>
          <w:noProof/>
        </w:rPr>
        <w:drawing>
          <wp:inline distT="0" distB="0" distL="0" distR="0">
            <wp:extent cx="6073406" cy="4702017"/>
            <wp:effectExtent l="0" t="0" r="0" b="0"/>
            <wp:docPr id="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srcRect/>
                    <a:stretch>
                      <a:fillRect/>
                    </a:stretch>
                  </pic:blipFill>
                  <pic:spPr bwMode="auto">
                    <a:xfrm>
                      <a:off x="0" y="0"/>
                      <a:ext cx="6073717" cy="4702258"/>
                    </a:xfrm>
                    <a:prstGeom prst="rect">
                      <a:avLst/>
                    </a:prstGeom>
                    <a:noFill/>
                    <a:ln w="9525">
                      <a:noFill/>
                      <a:miter lim="800000"/>
                      <a:headEnd/>
                      <a:tailEnd/>
                    </a:ln>
                  </pic:spPr>
                </pic:pic>
              </a:graphicData>
            </a:graphic>
          </wp:inline>
        </w:drawing>
      </w:r>
    </w:p>
    <w:p w:rsidR="00820501" w:rsidRDefault="00820501" w:rsidP="00820501">
      <w:pPr>
        <w:pStyle w:val="BodyText"/>
        <w:rPr>
          <w:rFonts w:asciiTheme="minorHAnsi" w:hAnsiTheme="minorHAnsi"/>
        </w:rPr>
      </w:pPr>
      <w:r w:rsidRPr="00CA2554">
        <w:rPr>
          <w:rFonts w:asciiTheme="minorHAnsi" w:hAnsiTheme="minorHAnsi"/>
        </w:rPr>
        <w:t xml:space="preserve">Figure </w:t>
      </w:r>
      <w:r w:rsidR="00277803">
        <w:rPr>
          <w:rFonts w:asciiTheme="minorHAnsi" w:hAnsiTheme="minorHAnsi"/>
        </w:rPr>
        <w:t>7.</w:t>
      </w:r>
      <w:bookmarkEnd w:id="1210"/>
      <w:r w:rsidR="001E30E5">
        <w:rPr>
          <w:rFonts w:asciiTheme="minorHAnsi" w:hAnsiTheme="minorHAnsi"/>
        </w:rPr>
        <w:t>0</w:t>
      </w:r>
      <w:r w:rsidRPr="00CA2554">
        <w:rPr>
          <w:rFonts w:asciiTheme="minorHAnsi" w:hAnsiTheme="minorHAnsi"/>
        </w:rPr>
        <w:t xml:space="preserve"> </w:t>
      </w:r>
      <w:r>
        <w:rPr>
          <w:rFonts w:asciiTheme="minorHAnsi" w:hAnsiTheme="minorHAnsi"/>
        </w:rPr>
        <w:t>Deployment Diagram</w:t>
      </w:r>
    </w:p>
    <w:p w:rsidR="00820501" w:rsidRDefault="00820501" w:rsidP="00820501">
      <w:pPr>
        <w:pStyle w:val="BodyText"/>
        <w:rPr>
          <w:rFonts w:asciiTheme="minorHAnsi" w:hAnsiTheme="minorHAnsi"/>
        </w:rPr>
      </w:pPr>
    </w:p>
    <w:p w:rsidR="00820501" w:rsidRPr="006206F3" w:rsidRDefault="00820501" w:rsidP="00934771">
      <w:pPr>
        <w:ind w:left="360"/>
        <w:rPr>
          <w:sz w:val="24"/>
        </w:rPr>
      </w:pPr>
    </w:p>
    <w:p w:rsidR="003B6164" w:rsidRDefault="00042050" w:rsidP="00F301F3">
      <w:pPr>
        <w:pStyle w:val="Heading1"/>
        <w:numPr>
          <w:ilvl w:val="1"/>
          <w:numId w:val="1"/>
        </w:numPr>
      </w:pPr>
      <w:bookmarkStart w:id="1211" w:name="_Toc228774653"/>
      <w:r>
        <w:t>Release Contents</w:t>
      </w:r>
      <w:bookmarkEnd w:id="1211"/>
    </w:p>
    <w:p w:rsidR="00B236BF" w:rsidRPr="00B236BF" w:rsidRDefault="00B236BF" w:rsidP="00B236BF">
      <w:pPr>
        <w:rPr>
          <w:sz w:val="24"/>
          <w:szCs w:val="24"/>
        </w:rPr>
      </w:pPr>
    </w:p>
    <w:p w:rsidR="00B236BF" w:rsidRPr="00B236BF" w:rsidRDefault="002A53F3" w:rsidP="00B236BF">
      <w:pPr>
        <w:pStyle w:val="BodyText"/>
        <w:rPr>
          <w:rFonts w:asciiTheme="minorHAnsi" w:hAnsiTheme="minorHAnsi"/>
        </w:rPr>
      </w:pPr>
      <w:r>
        <w:rPr>
          <w:rFonts w:asciiTheme="minorHAnsi" w:hAnsiTheme="minorHAnsi"/>
        </w:rPr>
        <w:t xml:space="preserve">The CGMM </w:t>
      </w:r>
      <w:r w:rsidR="00B236BF" w:rsidRPr="00B236BF">
        <w:rPr>
          <w:rFonts w:asciiTheme="minorHAnsi" w:hAnsiTheme="minorHAnsi"/>
        </w:rPr>
        <w:t xml:space="preserve">is released as a </w:t>
      </w:r>
      <w:r>
        <w:rPr>
          <w:rFonts w:asciiTheme="minorHAnsi" w:hAnsiTheme="minorHAnsi"/>
        </w:rPr>
        <w:t xml:space="preserve">CGMM API Jar file and as a </w:t>
      </w:r>
      <w:r w:rsidR="00B236BF" w:rsidRPr="00B236BF">
        <w:rPr>
          <w:rFonts w:asciiTheme="minorHAnsi" w:hAnsiTheme="minorHAnsi"/>
        </w:rPr>
        <w:t xml:space="preserve">compressed web application in the form of a WAR (Web Archive) File. Along with the </w:t>
      </w:r>
      <w:r>
        <w:rPr>
          <w:rFonts w:asciiTheme="minorHAnsi" w:hAnsiTheme="minorHAnsi"/>
        </w:rPr>
        <w:t xml:space="preserve">JAR and </w:t>
      </w:r>
      <w:r w:rsidR="00B236BF" w:rsidRPr="00B236BF">
        <w:rPr>
          <w:rFonts w:asciiTheme="minorHAnsi" w:hAnsiTheme="minorHAnsi"/>
        </w:rPr>
        <w:t>WAR</w:t>
      </w:r>
      <w:r>
        <w:rPr>
          <w:rFonts w:asciiTheme="minorHAnsi" w:hAnsiTheme="minorHAnsi"/>
        </w:rPr>
        <w:t xml:space="preserve"> files</w:t>
      </w:r>
      <w:r w:rsidR="00B236BF" w:rsidRPr="00B236BF">
        <w:rPr>
          <w:rFonts w:asciiTheme="minorHAnsi" w:hAnsiTheme="minorHAnsi"/>
        </w:rPr>
        <w:t xml:space="preserve">, the release includes sample configuration files that help developers configure the </w:t>
      </w:r>
      <w:r>
        <w:rPr>
          <w:rFonts w:asciiTheme="minorHAnsi" w:hAnsiTheme="minorHAnsi"/>
        </w:rPr>
        <w:t>CGMM</w:t>
      </w:r>
      <w:r w:rsidR="00B236BF" w:rsidRPr="00B236BF">
        <w:rPr>
          <w:rFonts w:asciiTheme="minorHAnsi" w:hAnsiTheme="minorHAnsi"/>
        </w:rPr>
        <w:t xml:space="preserve"> with their application(s).</w:t>
      </w:r>
      <w:r>
        <w:rPr>
          <w:rFonts w:asciiTheme="minorHAnsi" w:hAnsiTheme="minorHAnsi"/>
        </w:rPr>
        <w:t xml:space="preserve"> The CGMM Filter jar file is also made available</w:t>
      </w:r>
    </w:p>
    <w:p w:rsidR="00B236BF" w:rsidRPr="00B236BF" w:rsidRDefault="00B236BF" w:rsidP="00B236BF">
      <w:pPr>
        <w:pStyle w:val="BodyText"/>
        <w:rPr>
          <w:rFonts w:asciiTheme="minorHAnsi" w:hAnsiTheme="minorHAnsi"/>
        </w:rPr>
      </w:pPr>
      <w:r w:rsidRPr="00B236BF">
        <w:rPr>
          <w:rFonts w:asciiTheme="minorHAnsi" w:hAnsiTheme="minorHAnsi"/>
        </w:rPr>
        <w:lastRenderedPageBreak/>
        <w:t xml:space="preserve">The </w:t>
      </w:r>
      <w:r w:rsidR="0026523A">
        <w:rPr>
          <w:rFonts w:asciiTheme="minorHAnsi" w:hAnsiTheme="minorHAnsi"/>
        </w:rPr>
        <w:t>CGMM</w:t>
      </w:r>
      <w:r w:rsidRPr="00B236BF">
        <w:rPr>
          <w:rFonts w:asciiTheme="minorHAnsi" w:hAnsiTheme="minorHAnsi"/>
        </w:rPr>
        <w:t xml:space="preserve"> Release contents can be found in the</w:t>
      </w:r>
      <w:r w:rsidR="0026523A">
        <w:rPr>
          <w:rFonts w:asciiTheme="minorHAnsi" w:hAnsiTheme="minorHAnsi"/>
        </w:rPr>
        <w:t>CGMM</w:t>
      </w:r>
      <w:r w:rsidRPr="00B236BF">
        <w:rPr>
          <w:rStyle w:val="ComputerfilesChar4"/>
          <w:rFonts w:asciiTheme="minorHAnsi" w:hAnsiTheme="minorHAnsi"/>
          <w:sz w:val="24"/>
        </w:rPr>
        <w:t>.zip</w:t>
      </w:r>
      <w:r w:rsidRPr="00B236BF">
        <w:rPr>
          <w:rFonts w:asciiTheme="minorHAnsi" w:hAnsiTheme="minorHAnsi"/>
        </w:rPr>
        <w:t xml:space="preserve"> file found on the NCICB </w:t>
      </w:r>
      <w:r w:rsidR="00D908EE">
        <w:rPr>
          <w:rFonts w:asciiTheme="minorHAnsi" w:hAnsiTheme="minorHAnsi"/>
        </w:rPr>
        <w:t>G</w:t>
      </w:r>
      <w:r w:rsidR="00282BE8">
        <w:rPr>
          <w:rFonts w:asciiTheme="minorHAnsi" w:hAnsiTheme="minorHAnsi"/>
        </w:rPr>
        <w:t>f</w:t>
      </w:r>
      <w:r w:rsidR="00D908EE">
        <w:rPr>
          <w:rFonts w:asciiTheme="minorHAnsi" w:hAnsiTheme="minorHAnsi"/>
        </w:rPr>
        <w:t xml:space="preserve">orge website in the Security projects File Tab </w:t>
      </w:r>
      <w:r w:rsidRPr="00B236BF">
        <w:rPr>
          <w:rFonts w:asciiTheme="minorHAnsi" w:hAnsiTheme="minorHAnsi"/>
        </w:rPr>
        <w:t>(</w:t>
      </w:r>
      <w:hyperlink r:id="rId42" w:history="1">
        <w:r w:rsidR="00D908EE" w:rsidRPr="00FA0FF9">
          <w:rPr>
            <w:rStyle w:val="Hyperlink"/>
            <w:rFonts w:ascii="Lucida Grande" w:eastAsiaTheme="majorEastAsia" w:hAnsi="Lucida Grande"/>
            <w:sz w:val="20"/>
            <w:szCs w:val="20"/>
          </w:rPr>
          <w:t>https://gforge.nci.nih.gov/frs/?group_id=12</w:t>
        </w:r>
      </w:hyperlink>
      <w:r w:rsidR="00D908EE">
        <w:rPr>
          <w:rStyle w:val="apple-style-span"/>
          <w:rFonts w:ascii="Lucida Grande" w:eastAsiaTheme="majorEastAsia" w:hAnsi="Lucida Grande"/>
          <w:color w:val="000000"/>
          <w:sz w:val="20"/>
          <w:szCs w:val="20"/>
        </w:rPr>
        <w:t xml:space="preserve"> </w:t>
      </w:r>
      <w:r w:rsidRPr="00B236BF">
        <w:rPr>
          <w:rFonts w:asciiTheme="minorHAnsi" w:hAnsiTheme="minorHAnsi"/>
        </w:rPr>
        <w:t xml:space="preserve">). The </w:t>
      </w:r>
      <w:r w:rsidR="00D908EE">
        <w:rPr>
          <w:rFonts w:asciiTheme="minorHAnsi" w:hAnsiTheme="minorHAnsi"/>
        </w:rPr>
        <w:t>CGMM</w:t>
      </w:r>
      <w:r w:rsidRPr="00B236BF">
        <w:rPr>
          <w:rFonts w:asciiTheme="minorHAnsi" w:hAnsiTheme="minorHAnsi"/>
        </w:rPr>
        <w:t xml:space="preserve"> Release contents</w:t>
      </w:r>
      <w:r w:rsidR="00636C4C">
        <w:rPr>
          <w:rFonts w:asciiTheme="minorHAnsi" w:hAnsiTheme="minorHAnsi"/>
        </w:rPr>
        <w:t xml:space="preserve"> include the files in Table </w:t>
      </w:r>
      <w:r w:rsidR="007E2BCB">
        <w:rPr>
          <w:rFonts w:asciiTheme="minorHAnsi" w:hAnsiTheme="minorHAnsi"/>
        </w:rPr>
        <w:t>7</w:t>
      </w:r>
      <w:r w:rsidR="00636C4C">
        <w:rPr>
          <w:rFonts w:asciiTheme="minorHAnsi" w:hAnsiTheme="minorHAnsi"/>
        </w:rPr>
        <w:t>.</w:t>
      </w:r>
      <w:r w:rsidR="007E2BCB">
        <w:rPr>
          <w:rFonts w:asciiTheme="minorHAnsi" w:hAnsiTheme="minorHAnsi"/>
        </w:rPr>
        <w:t>1</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3501"/>
        <w:gridCol w:w="5531"/>
      </w:tblGrid>
      <w:tr w:rsidR="00B236BF" w:rsidRPr="00B236BF" w:rsidTr="00A62045">
        <w:trPr>
          <w:cantSplit/>
          <w:tblHeader/>
        </w:trPr>
        <w:tc>
          <w:tcPr>
            <w:tcW w:w="3501" w:type="dxa"/>
            <w:shd w:val="clear" w:color="auto" w:fill="D9D9D9"/>
          </w:tcPr>
          <w:p w:rsidR="00B236BF" w:rsidRPr="00B236BF" w:rsidRDefault="00B236BF" w:rsidP="00A62045">
            <w:pPr>
              <w:pStyle w:val="tabletext2"/>
              <w:rPr>
                <w:rFonts w:asciiTheme="minorHAnsi" w:hAnsiTheme="minorHAnsi"/>
                <w:sz w:val="24"/>
                <w:szCs w:val="24"/>
              </w:rPr>
            </w:pPr>
            <w:r w:rsidRPr="00B236BF">
              <w:rPr>
                <w:rFonts w:asciiTheme="minorHAnsi" w:hAnsiTheme="minorHAnsi"/>
                <w:sz w:val="24"/>
                <w:szCs w:val="24"/>
              </w:rPr>
              <w:t>File</w:t>
            </w:r>
          </w:p>
        </w:tc>
        <w:tc>
          <w:tcPr>
            <w:tcW w:w="5531" w:type="dxa"/>
            <w:shd w:val="clear" w:color="auto" w:fill="D9D9D9"/>
          </w:tcPr>
          <w:p w:rsidR="00B236BF" w:rsidRPr="00B236BF" w:rsidRDefault="00B236BF" w:rsidP="00A62045">
            <w:pPr>
              <w:pStyle w:val="tabletext2"/>
              <w:rPr>
                <w:rFonts w:asciiTheme="minorHAnsi" w:hAnsiTheme="minorHAnsi"/>
                <w:sz w:val="24"/>
                <w:szCs w:val="24"/>
              </w:rPr>
            </w:pPr>
            <w:r w:rsidRPr="00B236BF">
              <w:rPr>
                <w:rFonts w:asciiTheme="minorHAnsi" w:hAnsiTheme="minorHAnsi"/>
                <w:sz w:val="24"/>
                <w:szCs w:val="24"/>
              </w:rPr>
              <w:t>Description</w:t>
            </w:r>
          </w:p>
        </w:tc>
      </w:tr>
      <w:tr w:rsidR="00B236BF" w:rsidRPr="00B236BF" w:rsidTr="00A62045">
        <w:trPr>
          <w:cantSplit/>
        </w:trPr>
        <w:tc>
          <w:tcPr>
            <w:tcW w:w="3501" w:type="dxa"/>
          </w:tcPr>
          <w:p w:rsidR="00B236BF" w:rsidRPr="00B236BF" w:rsidRDefault="00D908EE" w:rsidP="00D908EE">
            <w:pPr>
              <w:pStyle w:val="TableText"/>
              <w:rPr>
                <w:rFonts w:asciiTheme="minorHAnsi" w:hAnsiTheme="minorHAnsi" w:cs="Courier New"/>
              </w:rPr>
            </w:pPr>
            <w:r>
              <w:rPr>
                <w:rFonts w:asciiTheme="minorHAnsi" w:hAnsiTheme="minorHAnsi" w:cs="Courier New"/>
              </w:rPr>
              <w:t>cgmm</w:t>
            </w:r>
            <w:r w:rsidR="00557494">
              <w:rPr>
                <w:rFonts w:asciiTheme="minorHAnsi" w:hAnsiTheme="minorHAnsi" w:cs="Courier New"/>
              </w:rPr>
              <w:t>web</w:t>
            </w:r>
            <w:r w:rsidR="00B236BF" w:rsidRPr="00B236BF">
              <w:rPr>
                <w:rFonts w:asciiTheme="minorHAnsi" w:hAnsiTheme="minorHAnsi" w:cs="Courier New"/>
              </w:rPr>
              <w:t xml:space="preserve">.war </w:t>
            </w:r>
          </w:p>
        </w:tc>
        <w:tc>
          <w:tcPr>
            <w:tcW w:w="5531" w:type="dxa"/>
          </w:tcPr>
          <w:p w:rsidR="00B236BF" w:rsidRPr="00B236BF" w:rsidRDefault="006D39D5" w:rsidP="006D39D5">
            <w:pPr>
              <w:pStyle w:val="TableText"/>
              <w:rPr>
                <w:rFonts w:asciiTheme="minorHAnsi" w:hAnsiTheme="minorHAnsi"/>
              </w:rPr>
            </w:pPr>
            <w:r>
              <w:rPr>
                <w:rFonts w:asciiTheme="minorHAnsi" w:hAnsiTheme="minorHAnsi"/>
              </w:rPr>
              <w:t>The CGMM Tool WAR</w:t>
            </w:r>
            <w:r w:rsidR="006673D0">
              <w:rPr>
                <w:rFonts w:asciiTheme="minorHAnsi" w:hAnsiTheme="minorHAnsi"/>
              </w:rPr>
              <w:t xml:space="preserve"> file.</w:t>
            </w:r>
            <w:r>
              <w:rPr>
                <w:rFonts w:asciiTheme="minorHAnsi" w:hAnsiTheme="minorHAnsi"/>
              </w:rPr>
              <w:t xml:space="preserve"> </w:t>
            </w:r>
          </w:p>
        </w:tc>
      </w:tr>
      <w:tr w:rsidR="00D908EE" w:rsidRPr="00B236BF" w:rsidTr="00A62045">
        <w:trPr>
          <w:cantSplit/>
        </w:trPr>
        <w:tc>
          <w:tcPr>
            <w:tcW w:w="3501" w:type="dxa"/>
          </w:tcPr>
          <w:p w:rsidR="00D908EE" w:rsidRDefault="00D908EE" w:rsidP="00D908EE">
            <w:pPr>
              <w:pStyle w:val="TableText"/>
              <w:rPr>
                <w:rFonts w:asciiTheme="minorHAnsi" w:hAnsiTheme="minorHAnsi" w:cs="Courier New"/>
              </w:rPr>
            </w:pPr>
            <w:r>
              <w:rPr>
                <w:rFonts w:asciiTheme="minorHAnsi" w:hAnsiTheme="minorHAnsi" w:cs="Courier New"/>
              </w:rPr>
              <w:t>Cgmmapi.jar</w:t>
            </w:r>
          </w:p>
        </w:tc>
        <w:tc>
          <w:tcPr>
            <w:tcW w:w="5531" w:type="dxa"/>
          </w:tcPr>
          <w:p w:rsidR="00D908EE" w:rsidRPr="00B236BF" w:rsidRDefault="00D908EE" w:rsidP="00A62045">
            <w:pPr>
              <w:pStyle w:val="TableText"/>
              <w:rPr>
                <w:rFonts w:asciiTheme="minorHAnsi" w:hAnsiTheme="minorHAnsi"/>
              </w:rPr>
            </w:pPr>
            <w:r>
              <w:rPr>
                <w:rFonts w:asciiTheme="minorHAnsi" w:hAnsiTheme="minorHAnsi"/>
              </w:rPr>
              <w:t>The CGMM API Jar file</w:t>
            </w:r>
            <w:r w:rsidR="00557494">
              <w:rPr>
                <w:rFonts w:asciiTheme="minorHAnsi" w:hAnsiTheme="minorHAnsi"/>
              </w:rPr>
              <w:t>.</w:t>
            </w:r>
          </w:p>
        </w:tc>
      </w:tr>
      <w:tr w:rsidR="00557494" w:rsidRPr="00B236BF" w:rsidTr="00A62045">
        <w:trPr>
          <w:cantSplit/>
        </w:trPr>
        <w:tc>
          <w:tcPr>
            <w:tcW w:w="3501" w:type="dxa"/>
          </w:tcPr>
          <w:p w:rsidR="00557494" w:rsidRDefault="00557494" w:rsidP="00D908EE">
            <w:pPr>
              <w:pStyle w:val="TableText"/>
              <w:rPr>
                <w:rFonts w:asciiTheme="minorHAnsi" w:hAnsiTheme="minorHAnsi" w:cs="Courier New"/>
              </w:rPr>
            </w:pPr>
            <w:r w:rsidRPr="00557494">
              <w:rPr>
                <w:rFonts w:asciiTheme="minorHAnsi" w:hAnsiTheme="minorHAnsi" w:cs="Courier New"/>
              </w:rPr>
              <w:t>Cgmmfilter</w:t>
            </w:r>
            <w:r>
              <w:rPr>
                <w:rFonts w:asciiTheme="minorHAnsi" w:hAnsiTheme="minorHAnsi" w:cs="Courier New"/>
              </w:rPr>
              <w:t>.jar</w:t>
            </w:r>
          </w:p>
        </w:tc>
        <w:tc>
          <w:tcPr>
            <w:tcW w:w="5531" w:type="dxa"/>
          </w:tcPr>
          <w:p w:rsidR="00557494" w:rsidRDefault="00557494" w:rsidP="00A62045">
            <w:pPr>
              <w:pStyle w:val="TableText"/>
              <w:rPr>
                <w:rFonts w:asciiTheme="minorHAnsi" w:hAnsiTheme="minorHAnsi"/>
              </w:rPr>
            </w:pPr>
            <w:r>
              <w:rPr>
                <w:rFonts w:asciiTheme="minorHAnsi" w:hAnsiTheme="minorHAnsi"/>
              </w:rPr>
              <w:t>The CGMM Filter jar file.</w:t>
            </w:r>
          </w:p>
        </w:tc>
      </w:tr>
      <w:tr w:rsidR="00D908EE" w:rsidRPr="00B236BF" w:rsidTr="00A62045">
        <w:trPr>
          <w:cantSplit/>
        </w:trPr>
        <w:tc>
          <w:tcPr>
            <w:tcW w:w="3501" w:type="dxa"/>
          </w:tcPr>
          <w:p w:rsidR="00D908EE" w:rsidRDefault="00D908EE" w:rsidP="00D908EE">
            <w:pPr>
              <w:pStyle w:val="TableText"/>
              <w:rPr>
                <w:rFonts w:asciiTheme="minorHAnsi" w:hAnsiTheme="minorHAnsi" w:cs="Courier New"/>
              </w:rPr>
            </w:pPr>
            <w:r>
              <w:rPr>
                <w:rFonts w:asciiTheme="minorHAnsi" w:hAnsiTheme="minorHAnsi" w:cs="Courier New"/>
              </w:rPr>
              <w:t>Cgmm-properties.xml</w:t>
            </w:r>
          </w:p>
        </w:tc>
        <w:tc>
          <w:tcPr>
            <w:tcW w:w="5531" w:type="dxa"/>
          </w:tcPr>
          <w:p w:rsidR="00D908EE" w:rsidRDefault="00D908EE" w:rsidP="00A62045">
            <w:pPr>
              <w:pStyle w:val="TableText"/>
              <w:rPr>
                <w:rFonts w:asciiTheme="minorHAnsi" w:hAnsiTheme="minorHAnsi"/>
              </w:rPr>
            </w:pPr>
            <w:r>
              <w:rPr>
                <w:rFonts w:asciiTheme="minorHAnsi" w:hAnsiTheme="minorHAnsi"/>
              </w:rPr>
              <w:t>The CGMM properties configuration file</w:t>
            </w:r>
            <w:r w:rsidR="00557494">
              <w:rPr>
                <w:rFonts w:asciiTheme="minorHAnsi" w:hAnsiTheme="minorHAnsi"/>
              </w:rPr>
              <w:t>.</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cs="Courier New"/>
              </w:rPr>
            </w:pPr>
            <w:r w:rsidRPr="00557494">
              <w:rPr>
                <w:rFonts w:asciiTheme="minorHAnsi" w:hAnsiTheme="minorHAnsi" w:cs="Courier New"/>
              </w:rPr>
              <w:t>ApplicationSecurityConfig.xml</w:t>
            </w:r>
          </w:p>
        </w:tc>
        <w:tc>
          <w:tcPr>
            <w:tcW w:w="5531" w:type="dxa"/>
          </w:tcPr>
          <w:p w:rsidR="00557494" w:rsidRPr="00557494" w:rsidRDefault="00557494" w:rsidP="005E0611">
            <w:pPr>
              <w:pStyle w:val="TableText"/>
              <w:rPr>
                <w:rFonts w:asciiTheme="minorHAnsi" w:hAnsiTheme="minorHAnsi"/>
              </w:rPr>
            </w:pPr>
            <w:r w:rsidRPr="00557494">
              <w:rPr>
                <w:rFonts w:asciiTheme="minorHAnsi" w:hAnsiTheme="minorHAnsi"/>
              </w:rPr>
              <w:t xml:space="preserve">The CSM Security Configuration file for various applications. For CGMM this file names and points the hibernate configuration file that will be used by the </w:t>
            </w:r>
            <w:r w:rsidR="00ED3334" w:rsidRPr="00557494">
              <w:rPr>
                <w:rFonts w:asciiTheme="minorHAnsi" w:hAnsiTheme="minorHAnsi"/>
              </w:rPr>
              <w:t xml:space="preserve">CGMMManager </w:t>
            </w:r>
            <w:r w:rsidR="00ED3334">
              <w:rPr>
                <w:rFonts w:asciiTheme="minorHAnsi" w:hAnsiTheme="minorHAnsi"/>
              </w:rPr>
              <w:t>of</w:t>
            </w:r>
            <w:r w:rsidR="005E0611">
              <w:rPr>
                <w:rFonts w:asciiTheme="minorHAnsi" w:hAnsiTheme="minorHAnsi"/>
              </w:rPr>
              <w:t xml:space="preserve"> CGMM </w:t>
            </w:r>
            <w:r w:rsidRPr="00557494">
              <w:rPr>
                <w:rFonts w:asciiTheme="minorHAnsi" w:hAnsiTheme="minorHAnsi"/>
              </w:rPr>
              <w:t>for obtaining CSM AuthenticationManager / AuthorizationManager.</w:t>
            </w:r>
          </w:p>
        </w:tc>
      </w:tr>
      <w:tr w:rsidR="00557494" w:rsidRPr="00B236BF" w:rsidTr="00A62045">
        <w:trPr>
          <w:cantSplit/>
        </w:trPr>
        <w:tc>
          <w:tcPr>
            <w:tcW w:w="3501" w:type="dxa"/>
          </w:tcPr>
          <w:p w:rsidR="00557494" w:rsidRPr="00557494" w:rsidRDefault="00282BE8" w:rsidP="00D908EE">
            <w:pPr>
              <w:pStyle w:val="TableText"/>
              <w:rPr>
                <w:rFonts w:asciiTheme="minorHAnsi" w:hAnsiTheme="minorHAnsi" w:cs="Courier New"/>
              </w:rPr>
            </w:pPr>
            <w:r w:rsidRPr="00557494">
              <w:rPr>
                <w:rFonts w:asciiTheme="minorHAnsi" w:hAnsiTheme="minorHAnsi"/>
              </w:rPr>
              <w:t>C</w:t>
            </w:r>
            <w:r w:rsidR="00557494" w:rsidRPr="00557494">
              <w:rPr>
                <w:rFonts w:asciiTheme="minorHAnsi" w:hAnsiTheme="minorHAnsi"/>
              </w:rPr>
              <w:t>gmmweb.hibernate.cfg.xml</w:t>
            </w:r>
          </w:p>
        </w:tc>
        <w:tc>
          <w:tcPr>
            <w:tcW w:w="5531" w:type="dxa"/>
          </w:tcPr>
          <w:p w:rsidR="00557494" w:rsidRPr="00557494" w:rsidRDefault="00557494" w:rsidP="00291EE7">
            <w:pPr>
              <w:rPr>
                <w:sz w:val="24"/>
              </w:rPr>
            </w:pPr>
            <w:r w:rsidRPr="00557494">
              <w:rPr>
                <w:sz w:val="24"/>
              </w:rPr>
              <w:t>This is the hibernate configuration file pointed out by the ApplicationSecurityConfig.xml file for CSM. It is used to specify the Database connection properties or the Data Source name to be used for the Host Application Name.</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rPr>
            </w:pPr>
            <w:r w:rsidRPr="00557494">
              <w:rPr>
                <w:rFonts w:asciiTheme="minorHAnsi" w:hAnsiTheme="minorHAnsi"/>
              </w:rPr>
              <w:t>cgmm.login.config</w:t>
            </w:r>
          </w:p>
        </w:tc>
        <w:tc>
          <w:tcPr>
            <w:tcW w:w="5531" w:type="dxa"/>
          </w:tcPr>
          <w:p w:rsidR="00557494" w:rsidRPr="00557494" w:rsidRDefault="00557494" w:rsidP="00291EE7">
            <w:pPr>
              <w:rPr>
                <w:sz w:val="24"/>
              </w:rPr>
            </w:pPr>
            <w:r w:rsidRPr="00557494">
              <w:rPr>
                <w:sz w:val="24"/>
              </w:rPr>
              <w:t>The login.config file to be used for obtaining the LoginModule for the Host application. The login.config file should be used to configure the login configuration for the Host application name.</w:t>
            </w:r>
          </w:p>
        </w:tc>
      </w:tr>
      <w:tr w:rsidR="00557494" w:rsidRPr="00B236BF" w:rsidTr="00A62045">
        <w:trPr>
          <w:cantSplit/>
        </w:trPr>
        <w:tc>
          <w:tcPr>
            <w:tcW w:w="3501" w:type="dxa"/>
          </w:tcPr>
          <w:p w:rsidR="00557494" w:rsidRPr="00557494" w:rsidRDefault="00557494" w:rsidP="00D908EE">
            <w:pPr>
              <w:pStyle w:val="TableText"/>
              <w:rPr>
                <w:rFonts w:asciiTheme="minorHAnsi" w:hAnsiTheme="minorHAnsi"/>
              </w:rPr>
            </w:pPr>
            <w:r w:rsidRPr="00557494">
              <w:rPr>
                <w:rFonts w:asciiTheme="minorHAnsi" w:hAnsiTheme="minorHAnsi"/>
              </w:rPr>
              <w:t>sync-description.xml</w:t>
            </w:r>
          </w:p>
        </w:tc>
        <w:tc>
          <w:tcPr>
            <w:tcW w:w="5531" w:type="dxa"/>
          </w:tcPr>
          <w:p w:rsidR="00557494" w:rsidRPr="00557494" w:rsidRDefault="00557494" w:rsidP="00291EE7">
            <w:pPr>
              <w:rPr>
                <w:sz w:val="24"/>
              </w:rPr>
            </w:pPr>
            <w:r w:rsidRPr="00557494">
              <w:rPr>
                <w:sz w:val="24"/>
              </w:rPr>
              <w:t>The configuration file used by the SyncGTS servlet to sync the caGrid Trust fabric. This is required for caGrid Authentication purposes.</w:t>
            </w:r>
          </w:p>
        </w:tc>
      </w:tr>
    </w:tbl>
    <w:p w:rsidR="00B236BF" w:rsidRDefault="00B236BF" w:rsidP="00B236BF">
      <w:pPr>
        <w:pStyle w:val="Caption"/>
        <w:ind w:left="720"/>
        <w:rPr>
          <w:ins w:id="1212" w:author="Vijay Parmar" w:date="2009-04-29T12:12:00Z"/>
          <w:rFonts w:asciiTheme="minorHAnsi" w:hAnsiTheme="minorHAnsi"/>
          <w:sz w:val="24"/>
          <w:szCs w:val="24"/>
        </w:rPr>
      </w:pPr>
      <w:r w:rsidRPr="00B236BF">
        <w:rPr>
          <w:rFonts w:asciiTheme="minorHAnsi" w:hAnsiTheme="minorHAnsi"/>
          <w:sz w:val="24"/>
          <w:szCs w:val="24"/>
        </w:rPr>
        <w:t xml:space="preserve">Table </w:t>
      </w:r>
      <w:r w:rsidR="007E2BCB">
        <w:rPr>
          <w:rFonts w:asciiTheme="minorHAnsi" w:hAnsiTheme="minorHAnsi"/>
          <w:sz w:val="24"/>
          <w:szCs w:val="24"/>
        </w:rPr>
        <w:t>7.1</w:t>
      </w:r>
      <w:r w:rsidR="004C3B2D">
        <w:rPr>
          <w:rFonts w:asciiTheme="minorHAnsi" w:hAnsiTheme="minorHAnsi"/>
          <w:sz w:val="24"/>
          <w:szCs w:val="24"/>
        </w:rPr>
        <w:t xml:space="preserve"> CGMM </w:t>
      </w:r>
      <w:r w:rsidRPr="00B236BF">
        <w:rPr>
          <w:rFonts w:asciiTheme="minorHAnsi" w:hAnsiTheme="minorHAnsi"/>
          <w:sz w:val="24"/>
          <w:szCs w:val="24"/>
        </w:rPr>
        <w:t>release contents</w:t>
      </w:r>
    </w:p>
    <w:p w:rsidR="005E74D2" w:rsidRDefault="005E74D2" w:rsidP="005E74D2">
      <w:pPr>
        <w:pStyle w:val="BodyText"/>
        <w:rPr>
          <w:ins w:id="1213" w:author="Vijay Parmar" w:date="2009-04-29T12:12:00Z"/>
        </w:rPr>
        <w:pPrChange w:id="1214" w:author="Vijay Parmar" w:date="2009-04-29T12:12:00Z">
          <w:pPr>
            <w:pStyle w:val="Caption"/>
            <w:ind w:left="720"/>
          </w:pPr>
        </w:pPrChange>
      </w:pPr>
    </w:p>
    <w:p w:rsidR="005E74D2" w:rsidRPr="005E74D2" w:rsidRDefault="005E74D2" w:rsidP="005E74D2">
      <w:pPr>
        <w:pStyle w:val="BodyText"/>
        <w:rPr>
          <w:rPrChange w:id="1215" w:author="Vijay Parmar" w:date="2009-04-29T12:12:00Z">
            <w:rPr>
              <w:rFonts w:asciiTheme="minorHAnsi" w:hAnsiTheme="minorHAnsi"/>
              <w:sz w:val="24"/>
              <w:szCs w:val="24"/>
            </w:rPr>
          </w:rPrChange>
        </w:rPr>
        <w:pPrChange w:id="1216" w:author="Vijay Parmar" w:date="2009-04-29T12:12:00Z">
          <w:pPr>
            <w:pStyle w:val="Caption"/>
            <w:ind w:left="720"/>
          </w:pPr>
        </w:pPrChange>
      </w:pPr>
    </w:p>
    <w:p w:rsidR="00003C28" w:rsidRDefault="00003C28" w:rsidP="004A6CC7">
      <w:pPr>
        <w:pStyle w:val="Heading1"/>
        <w:numPr>
          <w:ilvl w:val="1"/>
          <w:numId w:val="1"/>
        </w:numPr>
      </w:pPr>
      <w:bookmarkStart w:id="1217" w:name="_Installation_Modes"/>
      <w:bookmarkStart w:id="1218" w:name="_Toc228774654"/>
      <w:bookmarkEnd w:id="1217"/>
      <w:r>
        <w:t xml:space="preserve">Installation </w:t>
      </w:r>
      <w:r w:rsidR="00735787">
        <w:t>Pre-</w:t>
      </w:r>
      <w:r w:rsidR="00D6068B">
        <w:t>requisites</w:t>
      </w:r>
      <w:bookmarkEnd w:id="1218"/>
      <w:r w:rsidR="0011346B">
        <w:t xml:space="preserve"> </w:t>
      </w:r>
    </w:p>
    <w:p w:rsidR="00823276" w:rsidRDefault="00823276" w:rsidP="00B97EF8">
      <w:pPr>
        <w:pStyle w:val="BodyText"/>
        <w:rPr>
          <w:rFonts w:asciiTheme="minorHAnsi" w:hAnsiTheme="minorHAnsi"/>
        </w:rPr>
      </w:pPr>
    </w:p>
    <w:p w:rsidR="00CA2554" w:rsidRDefault="00325E16" w:rsidP="00B97EF8">
      <w:pPr>
        <w:pStyle w:val="BodyText"/>
      </w:pPr>
      <w:r>
        <w:rPr>
          <w:rFonts w:asciiTheme="minorHAnsi" w:hAnsiTheme="minorHAnsi"/>
        </w:rPr>
        <w:t xml:space="preserve">The following installation pre-requisites have to be done before CGMM </w:t>
      </w:r>
      <w:r w:rsidR="00823276">
        <w:rPr>
          <w:rFonts w:asciiTheme="minorHAnsi" w:hAnsiTheme="minorHAnsi"/>
        </w:rPr>
        <w:t xml:space="preserve">Tool </w:t>
      </w:r>
      <w:r>
        <w:rPr>
          <w:rFonts w:asciiTheme="minorHAnsi" w:hAnsiTheme="minorHAnsi"/>
        </w:rPr>
        <w:t>can be installed.</w:t>
      </w:r>
    </w:p>
    <w:p w:rsidR="00CA2554" w:rsidRDefault="00CA2554" w:rsidP="00CA2554">
      <w:pPr>
        <w:pStyle w:val="BodyText"/>
        <w:rPr>
          <w:rFonts w:asciiTheme="minorHAnsi" w:hAnsiTheme="minorHAnsi"/>
        </w:rPr>
      </w:pPr>
    </w:p>
    <w:p w:rsidR="00325E16" w:rsidRPr="003B04FB" w:rsidRDefault="00823276" w:rsidP="00CA2554">
      <w:pPr>
        <w:pStyle w:val="BodyText"/>
        <w:rPr>
          <w:rFonts w:asciiTheme="minorHAnsi" w:hAnsiTheme="minorHAnsi"/>
          <w:b/>
          <w:sz w:val="28"/>
        </w:rPr>
      </w:pPr>
      <w:r w:rsidRPr="003B04FB">
        <w:rPr>
          <w:rFonts w:asciiTheme="minorHAnsi" w:hAnsiTheme="minorHAnsi"/>
          <w:b/>
          <w:sz w:val="28"/>
        </w:rPr>
        <w:t>Refactoring Host Application</w:t>
      </w:r>
      <w:ins w:id="1219" w:author="Vijay Parmar" w:date="2009-04-13T11:23:00Z">
        <w:r w:rsidR="00BD2C7E">
          <w:rPr>
            <w:rFonts w:asciiTheme="minorHAnsi" w:hAnsiTheme="minorHAnsi"/>
            <w:b/>
            <w:sz w:val="28"/>
          </w:rPr>
          <w:t xml:space="preserve"> (</w:t>
        </w:r>
      </w:ins>
      <w:ins w:id="1220" w:author="Vijay Parmar" w:date="2009-04-13T11:26:00Z">
        <w:r w:rsidR="00630D37">
          <w:rPr>
            <w:rFonts w:asciiTheme="minorHAnsi" w:hAnsiTheme="minorHAnsi"/>
            <w:b/>
            <w:sz w:val="28"/>
          </w:rPr>
          <w:t>Default Behavior</w:t>
        </w:r>
      </w:ins>
      <w:ins w:id="1221" w:author="Vijay Parmar" w:date="2009-04-13T11:23:00Z">
        <w:r w:rsidR="00BD2C7E">
          <w:rPr>
            <w:rFonts w:asciiTheme="minorHAnsi" w:hAnsiTheme="minorHAnsi"/>
            <w:b/>
            <w:sz w:val="28"/>
          </w:rPr>
          <w:t>)</w:t>
        </w:r>
      </w:ins>
    </w:p>
    <w:p w:rsidR="00823276" w:rsidRDefault="00823276" w:rsidP="00CA2554">
      <w:pPr>
        <w:pStyle w:val="BodyText"/>
        <w:rPr>
          <w:rFonts w:asciiTheme="minorHAnsi" w:hAnsiTheme="minorHAnsi"/>
        </w:rPr>
      </w:pPr>
      <w:r>
        <w:rPr>
          <w:rFonts w:asciiTheme="minorHAnsi" w:hAnsiTheme="minorHAnsi"/>
        </w:rPr>
        <w:t>The Host application has to implement the following:</w:t>
      </w:r>
    </w:p>
    <w:p w:rsidR="00303BA3" w:rsidRDefault="00823276" w:rsidP="00534AC2">
      <w:pPr>
        <w:pStyle w:val="BodyText"/>
        <w:numPr>
          <w:ilvl w:val="0"/>
          <w:numId w:val="26"/>
        </w:numPr>
        <w:rPr>
          <w:rFonts w:asciiTheme="minorHAnsi" w:hAnsiTheme="minorHAnsi"/>
        </w:rPr>
      </w:pPr>
      <w:r>
        <w:rPr>
          <w:rFonts w:asciiTheme="minorHAnsi" w:hAnsiTheme="minorHAnsi"/>
        </w:rPr>
        <w:t xml:space="preserve">Add CGMM Filter to intercept all User </w:t>
      </w:r>
      <w:r w:rsidR="00303BA3">
        <w:rPr>
          <w:rFonts w:asciiTheme="minorHAnsi" w:hAnsiTheme="minorHAnsi"/>
        </w:rPr>
        <w:t>requests</w:t>
      </w:r>
    </w:p>
    <w:p w:rsidR="000E136E" w:rsidRDefault="005E74D2" w:rsidP="000E136E">
      <w:pPr>
        <w:pStyle w:val="BodyText"/>
        <w:ind w:left="1080"/>
        <w:rPr>
          <w:rFonts w:asciiTheme="minorHAnsi" w:hAnsiTheme="minorHAnsi"/>
        </w:rPr>
      </w:pPr>
      <w:r>
        <w:rPr>
          <w:rFonts w:asciiTheme="minorHAnsi" w:hAnsiTheme="minorHAnsi"/>
        </w:rPr>
      </w:r>
      <w:r>
        <w:rPr>
          <w:rFonts w:asciiTheme="minorHAnsi" w:hAnsiTheme="minorHAnsi"/>
        </w:rPr>
        <w:pict>
          <v:group id="_x0000_s1351" editas="canvas" style="width:494.3pt;height:195.9pt;mso-position-horizontal-relative:char;mso-position-vertical-relative:line" coordorigin="2520,7648" coordsize="7605,3035">
            <o:lock v:ext="edit" aspectratio="t"/>
            <v:shape id="_x0000_s1352" type="#_x0000_t75" style="position:absolute;left:2520;top:7648;width:7605;height:3035" o:preferrelative="f">
              <v:fill o:detectmouseclick="t"/>
              <v:path o:extrusionok="t" o:connecttype="none"/>
              <o:lock v:ext="edit" text="t"/>
            </v:shape>
            <v:shape id="_x0000_s1353" type="#_x0000_t202" style="position:absolute;left:2520;top:7787;width:7416;height:2831">
              <v:textbox style="mso-next-textbox:#_x0000_s1353">
                <w:txbxContent>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gov.nih.nci.security.cgmm.filters.CGMigrationFilter</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filter-class</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r>
                      <w:rPr>
                        <w:rFonts w:ascii="Courier New" w:hAnsi="Courier New" w:cs="Courier New"/>
                        <w:color w:val="000000"/>
                        <w:sz w:val="20"/>
                        <w:szCs w:val="20"/>
                      </w:rPr>
                      <w:t>CGMM_APPLICATION_CONTEXT</w:t>
                    </w:r>
                    <w:r>
                      <w:rPr>
                        <w:rFonts w:ascii="Courier New" w:hAnsi="Courier New" w:cs="Courier New"/>
                        <w:color w:val="008080"/>
                        <w:sz w:val="20"/>
                        <w:szCs w:val="20"/>
                      </w:rPr>
                      <w:t>&lt;/</w:t>
                    </w:r>
                    <w:r>
                      <w:rPr>
                        <w:rFonts w:ascii="Courier New" w:hAnsi="Courier New" w:cs="Courier New"/>
                        <w:color w:val="3F7F7F"/>
                        <w:sz w:val="20"/>
                        <w:szCs w:val="20"/>
                      </w:rPr>
                      <w:t>param-name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r>
                      <w:rPr>
                        <w:rFonts w:ascii="Courier New" w:hAnsi="Courier New" w:cs="Courier New"/>
                        <w:color w:val="000000"/>
                        <w:sz w:val="20"/>
                        <w:szCs w:val="20"/>
                      </w:rPr>
                      <w:t>cgmmweb</w:t>
                    </w:r>
                    <w:r>
                      <w:rPr>
                        <w:rFonts w:ascii="Courier New" w:hAnsi="Courier New" w:cs="Courier New"/>
                        <w:color w:val="008080"/>
                        <w:sz w:val="20"/>
                        <w:szCs w:val="20"/>
                      </w:rPr>
                      <w:t>&lt;/</w:t>
                    </w:r>
                    <w:r>
                      <w:rPr>
                        <w:rFonts w:ascii="Courier New" w:hAnsi="Courier New" w:cs="Courier New"/>
                        <w:color w:val="3F7F7F"/>
                        <w:sz w:val="20"/>
                        <w:szCs w:val="20"/>
                      </w:rPr>
                      <w:t>param-value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init-param</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r>
                      <w:rPr>
                        <w:rFonts w:ascii="Courier New" w:hAnsi="Courier New" w:cs="Courier New"/>
                        <w:color w:val="000000"/>
                        <w:sz w:val="20"/>
                        <w:szCs w:val="20"/>
                      </w:rPr>
                      <w:t>CGMigrationFilter</w:t>
                    </w:r>
                    <w:r>
                      <w:rPr>
                        <w:rFonts w:ascii="Courier New" w:hAnsi="Courier New" w:cs="Courier New"/>
                        <w:color w:val="008080"/>
                        <w:sz w:val="20"/>
                        <w:szCs w:val="20"/>
                      </w:rPr>
                      <w:t>&lt;/</w:t>
                    </w:r>
                    <w:r>
                      <w:rPr>
                        <w:rFonts w:ascii="Courier New" w:hAnsi="Courier New" w:cs="Courier New"/>
                        <w:color w:val="3F7F7F"/>
                        <w:sz w:val="20"/>
                        <w:szCs w:val="20"/>
                      </w:rPr>
                      <w:t>filter-name</w:t>
                    </w:r>
                    <w:r>
                      <w:rPr>
                        <w:rFonts w:ascii="Courier New" w:hAnsi="Courier New" w:cs="Courier New"/>
                        <w:color w:val="008080"/>
                        <w:sz w:val="20"/>
                        <w:szCs w:val="20"/>
                      </w:rPr>
                      <w:t>&gt;</w:t>
                    </w:r>
                  </w:p>
                  <w:p w:rsidR="004C28D0" w:rsidRDefault="004C28D0" w:rsidP="000E136E">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/secured/*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p>
                  <w:p w:rsidR="004C28D0" w:rsidRPr="003402B1" w:rsidRDefault="004C28D0" w:rsidP="000E136E">
                    <w:pPr>
                      <w:spacing w:line="240" w:lineRule="auto"/>
                    </w:pPr>
                    <w:r>
                      <w:rPr>
                        <w:rFonts w:ascii="Courier New" w:hAnsi="Courier New" w:cs="Courier New"/>
                        <w:color w:val="008080"/>
                        <w:sz w:val="20"/>
                        <w:szCs w:val="20"/>
                      </w:rPr>
                      <w:t>&lt;/</w:t>
                    </w:r>
                    <w:r>
                      <w:rPr>
                        <w:rFonts w:ascii="Courier New" w:hAnsi="Courier New" w:cs="Courier New"/>
                        <w:color w:val="3F7F7F"/>
                        <w:sz w:val="20"/>
                        <w:szCs w:val="20"/>
                      </w:rPr>
                      <w:t>filter-mapping</w:t>
                    </w:r>
                    <w:r>
                      <w:rPr>
                        <w:rFonts w:ascii="Courier New" w:hAnsi="Courier New" w:cs="Courier New"/>
                        <w:color w:val="008080"/>
                        <w:sz w:val="20"/>
                        <w:szCs w:val="20"/>
                      </w:rPr>
                      <w:t>&gt;</w:t>
                    </w:r>
                  </w:p>
                </w:txbxContent>
              </v:textbox>
            </v:shape>
            <w10:wrap type="none"/>
            <w10:anchorlock/>
          </v:group>
        </w:pict>
      </w:r>
    </w:p>
    <w:p w:rsidR="007E2BCB" w:rsidRDefault="007E2BCB" w:rsidP="007E2BCB">
      <w:pPr>
        <w:pStyle w:val="Caption"/>
        <w:ind w:left="720" w:firstLine="360"/>
        <w:rPr>
          <w:rFonts w:asciiTheme="minorHAnsi" w:hAnsiTheme="minorHAnsi"/>
          <w:sz w:val="24"/>
          <w:szCs w:val="24"/>
        </w:rPr>
      </w:pPr>
      <w:r w:rsidRPr="00B236BF">
        <w:rPr>
          <w:rFonts w:asciiTheme="minorHAnsi" w:hAnsiTheme="minorHAnsi"/>
          <w:sz w:val="24"/>
          <w:szCs w:val="24"/>
        </w:rPr>
        <w:t xml:space="preserve">Table </w:t>
      </w:r>
      <w:r w:rsidR="00FD3A92">
        <w:rPr>
          <w:rFonts w:asciiTheme="minorHAnsi" w:hAnsiTheme="minorHAnsi"/>
          <w:sz w:val="24"/>
          <w:szCs w:val="24"/>
        </w:rPr>
        <w:t>7.2</w:t>
      </w:r>
      <w:r>
        <w:rPr>
          <w:rFonts w:asciiTheme="minorHAnsi" w:hAnsiTheme="minorHAnsi"/>
          <w:sz w:val="24"/>
          <w:szCs w:val="24"/>
        </w:rPr>
        <w:t xml:space="preserve"> </w:t>
      </w:r>
      <w:r w:rsidR="00FD3A92">
        <w:rPr>
          <w:rFonts w:asciiTheme="minorHAnsi" w:hAnsiTheme="minorHAnsi"/>
          <w:sz w:val="24"/>
          <w:szCs w:val="24"/>
        </w:rPr>
        <w:t>Web.xml configuration to add CGMM Filter</w:t>
      </w:r>
    </w:p>
    <w:p w:rsidR="007E2BCB" w:rsidRDefault="007E2BCB" w:rsidP="000E136E">
      <w:pPr>
        <w:pStyle w:val="BodyText"/>
        <w:ind w:left="1080"/>
        <w:rPr>
          <w:rFonts w:asciiTheme="minorHAnsi" w:hAnsiTheme="minorHAnsi"/>
        </w:rPr>
      </w:pPr>
    </w:p>
    <w:p w:rsidR="000E136E" w:rsidRDefault="00201749" w:rsidP="00534AC2">
      <w:pPr>
        <w:pStyle w:val="BodyText"/>
        <w:numPr>
          <w:ilvl w:val="0"/>
          <w:numId w:val="26"/>
        </w:numPr>
        <w:rPr>
          <w:rFonts w:asciiTheme="minorHAnsi" w:hAnsiTheme="minorHAnsi"/>
        </w:rPr>
      </w:pPr>
      <w:r>
        <w:rPr>
          <w:rFonts w:asciiTheme="minorHAnsi" w:hAnsiTheme="minorHAnsi"/>
        </w:rPr>
        <w:t>Identify the cgmm-properties.xml configuration details for Host information section.</w:t>
      </w:r>
    </w:p>
    <w:p w:rsidR="00AC5B18" w:rsidRDefault="00AC5B18" w:rsidP="00AC5B18">
      <w:pPr>
        <w:pStyle w:val="BodyText"/>
        <w:ind w:left="1080"/>
        <w:rPr>
          <w:rFonts w:asciiTheme="minorHAnsi" w:hAnsiTheme="minorHAnsi"/>
        </w:rPr>
      </w:pPr>
      <w:r>
        <w:rPr>
          <w:rFonts w:asciiTheme="minorHAnsi" w:hAnsiTheme="minorHAnsi"/>
        </w:rPr>
        <w:t>The sample configuration is shown here</w:t>
      </w:r>
      <w:r w:rsidR="00833631">
        <w:rPr>
          <w:rFonts w:asciiTheme="minorHAnsi" w:hAnsiTheme="minorHAnsi"/>
        </w:rPr>
        <w:t xml:space="preserve"> and in Appendix B</w:t>
      </w:r>
      <w:r>
        <w:rPr>
          <w:rFonts w:asciiTheme="minorHAnsi" w:hAnsiTheme="minorHAnsi"/>
        </w:rPr>
        <w:t>.</w:t>
      </w:r>
      <w:r w:rsidR="00C57902">
        <w:rPr>
          <w:rFonts w:asciiTheme="minorHAnsi" w:hAnsiTheme="minorHAnsi"/>
        </w:rPr>
        <w:t xml:space="preserve"> Refer the cgmm-properties.xsd for more details about each configuration element.</w:t>
      </w:r>
    </w:p>
    <w:p w:rsidR="00260369" w:rsidRDefault="005E74D2" w:rsidP="00260369">
      <w:pPr>
        <w:pStyle w:val="Caption"/>
        <w:ind w:left="1080"/>
        <w:rPr>
          <w:rFonts w:asciiTheme="minorHAnsi" w:hAnsiTheme="minorHAnsi"/>
          <w:sz w:val="24"/>
          <w:szCs w:val="24"/>
        </w:rPr>
      </w:pPr>
      <w:r w:rsidRPr="005E74D2">
        <w:rPr>
          <w:rFonts w:asciiTheme="minorHAnsi" w:hAnsiTheme="minorHAnsi"/>
        </w:rPr>
      </w:r>
      <w:r w:rsidRPr="005E74D2">
        <w:rPr>
          <w:rFonts w:asciiTheme="minorHAnsi" w:hAnsiTheme="minorHAnsi"/>
        </w:rPr>
        <w:pict>
          <v:group id="_x0000_s1354" editas="canvas" style="width:494.3pt;height:138.95pt;mso-position-horizontal-relative:char;mso-position-vertical-relative:line" coordorigin="2520,7648" coordsize="7605,2153">
            <o:lock v:ext="edit" aspectratio="t"/>
            <v:shape id="_x0000_s1355" type="#_x0000_t75" style="position:absolute;left:2520;top:7648;width:7605;height:2153" o:preferrelative="f">
              <v:fill o:detectmouseclick="t"/>
              <v:path o:extrusionok="t" o:connecttype="none"/>
              <o:lock v:ext="edit" text="t"/>
            </v:shape>
            <v:shape id="_x0000_s1356" type="#_x0000_t202" style="position:absolute;left:2520;top:7787;width:7416;height:1923">
              <v:textbox style="mso-next-textbox:#_x0000_s1356">
                <w:txbxContent>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host-application-information</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host-context-name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cgmmhostweb</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host-context-name</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host-application-name-for-csm</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sampleHostApplication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host-application-name-for-csm</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host-public-home-page-url</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/public/publicHome.jsp</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host-public-home-page-url</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FF"/>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host-user-home-page-url</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/secured/userHomePage.jsp</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host-user-home-page-url</w:t>
                    </w:r>
                    <w:r>
                      <w:rPr>
                        <w:rFonts w:ascii="Times New Roman" w:hAnsi="Times New Roman" w:cs="Times New Roman"/>
                        <w:color w:val="0000FF"/>
                        <w:sz w:val="24"/>
                        <w:szCs w:val="24"/>
                        <w:highlight w:val="white"/>
                      </w:rPr>
                      <w:t xml:space="preserve">&gt; </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host-new-local-user-creation-url</w:t>
                    </w:r>
                    <w:r>
                      <w:rPr>
                        <w:rFonts w:ascii="Times New Roman" w:hAnsi="Times New Roman" w:cs="Times New Roman"/>
                        <w:color w:val="0000FF"/>
                        <w:sz w:val="24"/>
                        <w:szCs w:val="24"/>
                        <w:highlight w:val="white"/>
                      </w:rPr>
                      <w:t xml:space="preserve">&gt; </w:t>
                    </w:r>
                    <w:r>
                      <w:rPr>
                        <w:rFonts w:ascii="Times New Roman" w:hAnsi="Times New Roman" w:cs="Times New Roman"/>
                        <w:color w:val="000000"/>
                        <w:sz w:val="24"/>
                        <w:szCs w:val="24"/>
                        <w:highlight w:val="white"/>
                      </w:rPr>
                      <w:t>/public/newLocalUserCreation.jsp</w:t>
                    </w:r>
                  </w:p>
                  <w:p w:rsidR="004C28D0" w:rsidRPr="00D40CB9" w:rsidRDefault="004C28D0" w:rsidP="00D40CB9">
                    <w:pPr>
                      <w:autoSpaceDE w:val="0"/>
                      <w:autoSpaceDN w:val="0"/>
                      <w:adjustRightInd w:val="0"/>
                      <w:spacing w:after="0" w:line="240" w:lineRule="auto"/>
                      <w:ind w:firstLine="720"/>
                      <w:rPr>
                        <w:rFonts w:ascii="Times New Roman" w:hAnsi="Times New Roman" w:cs="Times New Roman"/>
                        <w:color w:val="0000FF"/>
                        <w:sz w:val="24"/>
                        <w:szCs w:val="24"/>
                        <w:highlight w:val="white"/>
                      </w:rPr>
                    </w:pPr>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host-new-local-user-creation-url</w:t>
                    </w:r>
                    <w:r>
                      <w:rPr>
                        <w:rFonts w:ascii="Times New Roman" w:hAnsi="Times New Roman" w:cs="Times New Roman"/>
                        <w:color w:val="0000FF"/>
                        <w:sz w:val="24"/>
                        <w:szCs w:val="24"/>
                        <w:highlight w:val="white"/>
                      </w:rPr>
                      <w:t>&gt;</w:t>
                    </w:r>
                  </w:p>
                  <w:p w:rsidR="004C28D0" w:rsidRDefault="004C28D0" w:rsidP="00D40CB9">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host-application-information</w:t>
                    </w:r>
                    <w:r>
                      <w:rPr>
                        <w:rFonts w:ascii="Times New Roman" w:hAnsi="Times New Roman" w:cs="Times New Roman"/>
                        <w:color w:val="0000FF"/>
                        <w:sz w:val="24"/>
                        <w:szCs w:val="24"/>
                        <w:highlight w:val="white"/>
                      </w:rPr>
                      <w:t>&gt;</w:t>
                    </w:r>
                  </w:p>
                </w:txbxContent>
              </v:textbox>
            </v:shape>
            <w10:wrap type="none"/>
            <w10:anchorlock/>
          </v:group>
        </w:pict>
      </w:r>
      <w:r w:rsidR="00260369" w:rsidRPr="00260369">
        <w:rPr>
          <w:rFonts w:asciiTheme="minorHAnsi" w:hAnsiTheme="minorHAnsi"/>
          <w:sz w:val="24"/>
          <w:szCs w:val="24"/>
        </w:rPr>
        <w:t xml:space="preserve"> </w:t>
      </w:r>
      <w:r w:rsidR="00260369" w:rsidRPr="00B236BF">
        <w:rPr>
          <w:rFonts w:asciiTheme="minorHAnsi" w:hAnsiTheme="minorHAnsi"/>
          <w:sz w:val="24"/>
          <w:szCs w:val="24"/>
        </w:rPr>
        <w:t xml:space="preserve">Table </w:t>
      </w:r>
      <w:r w:rsidR="00260369">
        <w:rPr>
          <w:rFonts w:asciiTheme="minorHAnsi" w:hAnsiTheme="minorHAnsi"/>
          <w:sz w:val="24"/>
          <w:szCs w:val="24"/>
        </w:rPr>
        <w:t>7.3 Sample configuration for host information</w:t>
      </w:r>
    </w:p>
    <w:p w:rsidR="00823276" w:rsidRDefault="00823276" w:rsidP="00CA2554">
      <w:pPr>
        <w:pStyle w:val="BodyText"/>
        <w:rPr>
          <w:ins w:id="1222" w:author="Vijay Parmar" w:date="2009-04-13T11:23:00Z"/>
          <w:rFonts w:asciiTheme="minorHAnsi" w:hAnsiTheme="minorHAnsi"/>
          <w:b/>
        </w:rPr>
      </w:pPr>
    </w:p>
    <w:p w:rsidR="00BD2C7E" w:rsidRPr="00325E16" w:rsidDel="00BD2C7E" w:rsidRDefault="00BD2C7E" w:rsidP="00CA2554">
      <w:pPr>
        <w:pStyle w:val="BodyText"/>
        <w:rPr>
          <w:del w:id="1223" w:author="Vijay Parmar" w:date="2009-04-13T11:24:00Z"/>
          <w:rFonts w:asciiTheme="minorHAnsi" w:hAnsiTheme="minorHAnsi"/>
          <w:b/>
        </w:rPr>
      </w:pPr>
    </w:p>
    <w:p w:rsidR="00BD2C7E" w:rsidRDefault="00BD2C7E" w:rsidP="00CA2554">
      <w:pPr>
        <w:pStyle w:val="BodyText"/>
        <w:rPr>
          <w:ins w:id="1224" w:author="Vijay Parmar" w:date="2009-04-13T11:24:00Z"/>
          <w:rFonts w:asciiTheme="minorHAnsi" w:hAnsiTheme="minorHAnsi"/>
          <w:b/>
          <w:sz w:val="28"/>
        </w:rPr>
      </w:pPr>
      <w:ins w:id="1225" w:author="Vijay Parmar" w:date="2009-04-13T11:24:00Z">
        <w:r>
          <w:rPr>
            <w:rFonts w:asciiTheme="minorHAnsi" w:hAnsiTheme="minorHAnsi"/>
            <w:b/>
            <w:sz w:val="28"/>
          </w:rPr>
          <w:t>Configure Container Managed Security (</w:t>
        </w:r>
      </w:ins>
      <w:ins w:id="1226" w:author="Vijay Parmar" w:date="2009-04-13T11:26:00Z">
        <w:r w:rsidR="00630D37">
          <w:rPr>
            <w:rFonts w:asciiTheme="minorHAnsi" w:hAnsiTheme="minorHAnsi"/>
            <w:b/>
            <w:sz w:val="28"/>
          </w:rPr>
          <w:t>Alternate Behavior</w:t>
        </w:r>
      </w:ins>
      <w:ins w:id="1227" w:author="Vijay Parmar" w:date="2009-04-13T11:24:00Z">
        <w:r>
          <w:rPr>
            <w:rFonts w:asciiTheme="minorHAnsi" w:hAnsiTheme="minorHAnsi"/>
            <w:b/>
            <w:sz w:val="28"/>
          </w:rPr>
          <w:t>)</w:t>
        </w:r>
      </w:ins>
    </w:p>
    <w:p w:rsidR="00442803" w:rsidRDefault="00442803" w:rsidP="00CA2554">
      <w:pPr>
        <w:pStyle w:val="BodyText"/>
        <w:rPr>
          <w:ins w:id="1228" w:author="Vijay Parmar" w:date="2009-04-13T11:25:00Z"/>
          <w:rFonts w:asciiTheme="minorHAnsi" w:hAnsiTheme="minorHAnsi"/>
          <w:b/>
          <w:sz w:val="28"/>
        </w:rPr>
      </w:pPr>
    </w:p>
    <w:p w:rsidR="00070B91" w:rsidRDefault="00070B91" w:rsidP="00070B91">
      <w:pPr>
        <w:pStyle w:val="BodyText"/>
        <w:rPr>
          <w:ins w:id="1229" w:author="Vijay Parmar" w:date="2009-04-13T17:48:00Z"/>
          <w:rFonts w:asciiTheme="minorHAnsi" w:hAnsiTheme="minorHAnsi"/>
        </w:rPr>
      </w:pPr>
      <w:ins w:id="1230" w:author="Vijay Parmar" w:date="2009-04-13T17:48:00Z">
        <w:r>
          <w:rPr>
            <w:rFonts w:asciiTheme="minorHAnsi" w:hAnsiTheme="minorHAnsi"/>
          </w:rPr>
          <w:t>The Host application has to implement the following:</w:t>
        </w:r>
      </w:ins>
    </w:p>
    <w:p w:rsidR="00070B91" w:rsidRDefault="00070B91" w:rsidP="00070B91">
      <w:pPr>
        <w:pStyle w:val="BodyText"/>
        <w:numPr>
          <w:ilvl w:val="0"/>
          <w:numId w:val="37"/>
        </w:numPr>
        <w:rPr>
          <w:ins w:id="1231" w:author="Vijay Parmar" w:date="2009-04-13T17:48:00Z"/>
          <w:rFonts w:asciiTheme="minorHAnsi" w:hAnsiTheme="minorHAnsi"/>
        </w:rPr>
      </w:pPr>
      <w:ins w:id="1232" w:author="Vijay Parmar" w:date="2009-04-13T17:48:00Z">
        <w:r>
          <w:rPr>
            <w:rFonts w:asciiTheme="minorHAnsi" w:hAnsiTheme="minorHAnsi"/>
          </w:rPr>
          <w:t xml:space="preserve">Add </w:t>
        </w:r>
      </w:ins>
      <w:ins w:id="1233" w:author="Vijay Parmar" w:date="2009-04-13T17:57:00Z">
        <w:r w:rsidR="00B50CEF">
          <w:rPr>
            <w:rFonts w:asciiTheme="minorHAnsi" w:hAnsiTheme="minorHAnsi"/>
          </w:rPr>
          <w:t>Custom Form based Authentication configuration to web.xml</w:t>
        </w:r>
      </w:ins>
    </w:p>
    <w:p w:rsidR="00070B91" w:rsidRDefault="005E74D2" w:rsidP="00070B91">
      <w:pPr>
        <w:pStyle w:val="BodyText"/>
        <w:ind w:left="1080"/>
        <w:rPr>
          <w:ins w:id="1234" w:author="Vijay Parmar" w:date="2009-04-13T17:48:00Z"/>
          <w:rFonts w:asciiTheme="minorHAnsi" w:hAnsiTheme="minorHAnsi"/>
        </w:rPr>
      </w:pPr>
      <w:ins w:id="1235" w:author="Vijay Parmar" w:date="2009-04-13T17:48:00Z">
        <w:r>
          <w:rPr>
            <w:rFonts w:asciiTheme="minorHAnsi" w:hAnsiTheme="minorHAnsi"/>
          </w:rPr>
        </w:r>
        <w:r>
          <w:rPr>
            <w:rFonts w:asciiTheme="minorHAnsi" w:hAnsiTheme="minorHAnsi"/>
          </w:rPr>
          <w:pict>
            <v:group id="_x0000_s1384" editas="canvas" style="width:494.3pt;height:303.9pt;mso-position-horizontal-relative:char;mso-position-vertical-relative:line" coordorigin="2520,7648" coordsize="7605,4708">
              <o:lock v:ext="edit" aspectratio="t"/>
              <v:shape id="_x0000_s1385" type="#_x0000_t75" style="position:absolute;left:2520;top:7648;width:7605;height:4708" o:preferrelative="f">
                <v:fill o:detectmouseclick="t"/>
                <v:path o:extrusionok="t" o:connecttype="none"/>
                <o:lock v:ext="edit" text="t"/>
              </v:shape>
              <v:shape id="_x0000_s1386" type="#_x0000_t202" style="position:absolute;left:2520;top:7787;width:7416;height:4440">
                <v:textbox style="mso-next-textbox:#_x0000_s1386">
                  <w:txbxContent>
                    <w:p w:rsidR="004C28D0" w:rsidRDefault="004C28D0">
                      <w:pPr>
                        <w:autoSpaceDE w:val="0"/>
                        <w:autoSpaceDN w:val="0"/>
                        <w:adjustRightInd w:val="0"/>
                        <w:spacing w:after="0" w:line="240" w:lineRule="auto"/>
                        <w:rPr>
                          <w:ins w:id="1236" w:author="Vijay Parmar" w:date="2009-04-13T17:55:00Z"/>
                          <w:rFonts w:ascii="Courier New" w:hAnsi="Courier New" w:cs="Courier New"/>
                          <w:sz w:val="20"/>
                          <w:szCs w:val="20"/>
                        </w:rPr>
                      </w:pPr>
                      <w:ins w:id="1237"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38" w:author="Vijay Parmar" w:date="2009-04-13T17:55:00Z"/>
                          <w:rFonts w:ascii="Courier New" w:hAnsi="Courier New" w:cs="Courier New"/>
                          <w:sz w:val="20"/>
                          <w:szCs w:val="20"/>
                        </w:rPr>
                      </w:pPr>
                      <w:ins w:id="1239"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0" w:author="Vijay Parmar" w:date="2009-04-13T17:55:00Z"/>
                          <w:rFonts w:ascii="Courier New" w:hAnsi="Courier New" w:cs="Courier New"/>
                          <w:sz w:val="20"/>
                          <w:szCs w:val="20"/>
                        </w:rPr>
                      </w:pPr>
                      <w:ins w:id="1241"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r>
                          <w:rPr>
                            <w:rFonts w:ascii="Courier New" w:hAnsi="Courier New" w:cs="Courier New"/>
                            <w:color w:val="000000"/>
                            <w:sz w:val="20"/>
                            <w:szCs w:val="20"/>
                          </w:rPr>
                          <w:t>All resources</w:t>
                        </w:r>
                        <w:r>
                          <w:rPr>
                            <w:rFonts w:ascii="Courier New" w:hAnsi="Courier New" w:cs="Courier New"/>
                            <w:color w:val="008080"/>
                            <w:sz w:val="20"/>
                            <w:szCs w:val="20"/>
                          </w:rPr>
                          <w:t>&lt;/</w:t>
                        </w:r>
                        <w:r>
                          <w:rPr>
                            <w:rFonts w:ascii="Courier New" w:hAnsi="Courier New" w:cs="Courier New"/>
                            <w:color w:val="3F7F7F"/>
                            <w:sz w:val="20"/>
                            <w:szCs w:val="20"/>
                          </w:rPr>
                          <w:t>web-resource-name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2" w:author="Vijay Parmar" w:date="2009-04-13T17:55:00Z"/>
                          <w:rFonts w:ascii="Courier New" w:hAnsi="Courier New" w:cs="Courier New"/>
                          <w:sz w:val="20"/>
                          <w:szCs w:val="20"/>
                        </w:rPr>
                      </w:pPr>
                      <w:ins w:id="1243"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r>
                          <w:rPr>
                            <w:rFonts w:ascii="Courier New" w:hAnsi="Courier New" w:cs="Courier New"/>
                            <w:color w:val="000000"/>
                            <w:sz w:val="20"/>
                            <w:szCs w:val="20"/>
                          </w:rPr>
                          <w:t>Protects all resources</w:t>
                        </w:r>
                        <w:r>
                          <w:rPr>
                            <w:rFonts w:ascii="Courier New" w:hAnsi="Courier New" w:cs="Courier New"/>
                            <w:color w:val="008080"/>
                            <w:sz w:val="20"/>
                            <w:szCs w:val="20"/>
                          </w:rPr>
                          <w:t>&lt;/</w:t>
                        </w:r>
                        <w:r>
                          <w:rPr>
                            <w:rFonts w:ascii="Courier New" w:hAnsi="Courier New" w:cs="Courier New"/>
                            <w:color w:val="3F7F7F"/>
                            <w:sz w:val="20"/>
                            <w:szCs w:val="20"/>
                          </w:rPr>
                          <w:t>description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4" w:author="Vijay Parmar" w:date="2009-04-13T17:55:00Z"/>
                          <w:rFonts w:ascii="Courier New" w:hAnsi="Courier New" w:cs="Courier New"/>
                          <w:sz w:val="20"/>
                          <w:szCs w:val="20"/>
                        </w:rPr>
                      </w:pPr>
                      <w:ins w:id="1245"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r>
                          <w:rPr>
                            <w:rFonts w:ascii="Courier New" w:hAnsi="Courier New" w:cs="Courier New"/>
                            <w:color w:val="000000"/>
                            <w:sz w:val="20"/>
                            <w:szCs w:val="20"/>
                          </w:rPr>
                          <w:t>/protected/*</w:t>
                        </w:r>
                        <w:r>
                          <w:rPr>
                            <w:rFonts w:ascii="Courier New" w:hAnsi="Courier New" w:cs="Courier New"/>
                            <w:color w:val="008080"/>
                            <w:sz w:val="20"/>
                            <w:szCs w:val="20"/>
                          </w:rPr>
                          <w:t>&lt;/</w:t>
                        </w:r>
                        <w:r>
                          <w:rPr>
                            <w:rFonts w:ascii="Courier New" w:hAnsi="Courier New" w:cs="Courier New"/>
                            <w:color w:val="3F7F7F"/>
                            <w:sz w:val="20"/>
                            <w:szCs w:val="20"/>
                          </w:rPr>
                          <w:t>url-pattern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6" w:author="Vijay Parmar" w:date="2009-04-13T17:55:00Z"/>
                          <w:rFonts w:ascii="Courier New" w:hAnsi="Courier New" w:cs="Courier New"/>
                          <w:sz w:val="20"/>
                          <w:szCs w:val="20"/>
                        </w:rPr>
                      </w:pPr>
                      <w:ins w:id="1247"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GET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48" w:author="Vijay Parmar" w:date="2009-04-13T17:55:00Z"/>
                          <w:rFonts w:ascii="Courier New" w:hAnsi="Courier New" w:cs="Courier New"/>
                          <w:sz w:val="20"/>
                          <w:szCs w:val="20"/>
                        </w:rPr>
                      </w:pPr>
                      <w:ins w:id="1249"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r>
                          <w:rPr>
                            <w:rFonts w:ascii="Courier New" w:hAnsi="Courier New" w:cs="Courier New"/>
                            <w:color w:val="000000"/>
                            <w:sz w:val="20"/>
                            <w:szCs w:val="20"/>
                          </w:rPr>
                          <w:t>POST</w:t>
                        </w:r>
                        <w:r>
                          <w:rPr>
                            <w:rFonts w:ascii="Courier New" w:hAnsi="Courier New" w:cs="Courier New"/>
                            <w:color w:val="008080"/>
                            <w:sz w:val="20"/>
                            <w:szCs w:val="20"/>
                          </w:rPr>
                          <w:t>&lt;/</w:t>
                        </w:r>
                        <w:r>
                          <w:rPr>
                            <w:rFonts w:ascii="Courier New" w:hAnsi="Courier New" w:cs="Courier New"/>
                            <w:color w:val="3F7F7F"/>
                            <w:sz w:val="20"/>
                            <w:szCs w:val="20"/>
                          </w:rPr>
                          <w:t>http-method</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0" w:author="Vijay Parmar" w:date="2009-04-13T17:55:00Z"/>
                          <w:rFonts w:ascii="Courier New" w:hAnsi="Courier New" w:cs="Courier New"/>
                          <w:sz w:val="20"/>
                          <w:szCs w:val="20"/>
                        </w:rPr>
                      </w:pPr>
                      <w:ins w:id="1251"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web-resource-collection</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2" w:author="Vijay Parmar" w:date="2009-04-13T17:55:00Z"/>
                          <w:rFonts w:ascii="Courier New" w:hAnsi="Courier New" w:cs="Courier New"/>
                          <w:sz w:val="20"/>
                          <w:szCs w:val="20"/>
                        </w:rPr>
                      </w:pPr>
                      <w:ins w:id="1253"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4" w:author="Vijay Parmar" w:date="2009-04-13T17:55:00Z"/>
                          <w:rFonts w:ascii="Courier New" w:hAnsi="Courier New" w:cs="Courier New"/>
                          <w:sz w:val="20"/>
                          <w:szCs w:val="20"/>
                        </w:rPr>
                      </w:pPr>
                      <w:ins w:id="1255" w:author="Vijay Parmar" w:date="2009-04-13T17:56:00Z">
                        <w:r>
                          <w:rPr>
                            <w:rFonts w:ascii="Courier New" w:hAnsi="Courier New" w:cs="Courier New"/>
                            <w:color w:val="000000"/>
                            <w:sz w:val="20"/>
                            <w:szCs w:val="20"/>
                          </w:rPr>
                          <w:tab/>
                        </w:r>
                      </w:ins>
                      <w:ins w:id="1256"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7" w:author="Vijay Parmar" w:date="2009-04-13T17:55:00Z"/>
                          <w:rFonts w:ascii="Courier New" w:hAnsi="Courier New" w:cs="Courier New"/>
                          <w:sz w:val="20"/>
                          <w:szCs w:val="20"/>
                        </w:rPr>
                      </w:pPr>
                      <w:ins w:id="1258"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59" w:author="Vijay Parmar" w:date="2009-04-13T17:55:00Z"/>
                          <w:rFonts w:ascii="Courier New" w:hAnsi="Courier New" w:cs="Courier New"/>
                          <w:sz w:val="20"/>
                          <w:szCs w:val="20"/>
                        </w:rPr>
                      </w:pPr>
                      <w:ins w:id="1260"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security-constraint</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1" w:author="Vijay Parmar" w:date="2009-04-13T17:55:00Z"/>
                          <w:rFonts w:ascii="Courier New" w:hAnsi="Courier New" w:cs="Courier New"/>
                          <w:sz w:val="20"/>
                          <w:szCs w:val="20"/>
                        </w:rPr>
                      </w:pPr>
                      <w:ins w:id="1262"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3" w:author="Vijay Parmar" w:date="2009-04-13T17:55:00Z"/>
                          <w:rFonts w:ascii="Courier New" w:hAnsi="Courier New" w:cs="Courier New"/>
                          <w:sz w:val="20"/>
                          <w:szCs w:val="20"/>
                        </w:rPr>
                      </w:pPr>
                      <w:ins w:id="1264"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r>
                          <w:rPr>
                            <w:rFonts w:ascii="Courier New" w:hAnsi="Courier New" w:cs="Courier New"/>
                            <w:color w:val="000000"/>
                            <w:sz w:val="20"/>
                            <w:szCs w:val="20"/>
                          </w:rPr>
                          <w:t>WebAppUser</w:t>
                        </w:r>
                        <w:r>
                          <w:rPr>
                            <w:rFonts w:ascii="Courier New" w:hAnsi="Courier New" w:cs="Courier New"/>
                            <w:color w:val="008080"/>
                            <w:sz w:val="20"/>
                            <w:szCs w:val="20"/>
                          </w:rPr>
                          <w:t>&lt;/</w:t>
                        </w:r>
                        <w:r>
                          <w:rPr>
                            <w:rFonts w:ascii="Courier New" w:hAnsi="Courier New" w:cs="Courier New"/>
                            <w:color w:val="3F7F7F"/>
                            <w:sz w:val="20"/>
                            <w:szCs w:val="20"/>
                          </w:rPr>
                          <w:t>role-name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5" w:author="Vijay Parmar" w:date="2009-04-13T17:55:00Z"/>
                          <w:rFonts w:ascii="Courier New" w:hAnsi="Courier New" w:cs="Courier New"/>
                          <w:sz w:val="20"/>
                          <w:szCs w:val="20"/>
                        </w:rPr>
                      </w:pPr>
                      <w:ins w:id="1266"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security-role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7" w:author="Vijay Parmar" w:date="2009-04-13T17:55:00Z"/>
                          <w:rFonts w:ascii="Courier New" w:hAnsi="Courier New" w:cs="Courier New"/>
                          <w:sz w:val="20"/>
                          <w:szCs w:val="20"/>
                        </w:rPr>
                      </w:pPr>
                      <w:ins w:id="1268"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69" w:author="Vijay Parmar" w:date="2009-04-13T17:55:00Z"/>
                          <w:rFonts w:ascii="Courier New" w:hAnsi="Courier New" w:cs="Courier New"/>
                          <w:sz w:val="20"/>
                          <w:szCs w:val="20"/>
                        </w:rPr>
                      </w:pPr>
                      <w:ins w:id="1270"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r>
                          <w:rPr>
                            <w:rFonts w:ascii="Courier New" w:hAnsi="Courier New" w:cs="Courier New"/>
                            <w:color w:val="000000"/>
                            <w:sz w:val="20"/>
                            <w:szCs w:val="20"/>
                          </w:rPr>
                          <w:t>CAGRIDFORM</w:t>
                        </w:r>
                        <w:r>
                          <w:rPr>
                            <w:rFonts w:ascii="Courier New" w:hAnsi="Courier New" w:cs="Courier New"/>
                            <w:color w:val="008080"/>
                            <w:sz w:val="20"/>
                            <w:szCs w:val="20"/>
                          </w:rPr>
                          <w:t>&lt;/</w:t>
                        </w:r>
                        <w:r>
                          <w:rPr>
                            <w:rFonts w:ascii="Courier New" w:hAnsi="Courier New" w:cs="Courier New"/>
                            <w:color w:val="3F7F7F"/>
                            <w:sz w:val="20"/>
                            <w:szCs w:val="20"/>
                          </w:rPr>
                          <w:t>auth-method</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1" w:author="Vijay Parmar" w:date="2009-04-13T17:55:00Z"/>
                          <w:rFonts w:ascii="Courier New" w:hAnsi="Courier New" w:cs="Courier New"/>
                          <w:sz w:val="20"/>
                          <w:szCs w:val="20"/>
                        </w:rPr>
                      </w:pPr>
                      <w:ins w:id="1272"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r>
                          <w:rPr>
                            <w:rFonts w:ascii="Courier New" w:hAnsi="Courier New" w:cs="Courier New"/>
                            <w:color w:val="000000"/>
                            <w:sz w:val="20"/>
                            <w:szCs w:val="20"/>
                          </w:rPr>
                          <w:t>my-web</w:t>
                        </w:r>
                        <w:r>
                          <w:rPr>
                            <w:rFonts w:ascii="Courier New" w:hAnsi="Courier New" w:cs="Courier New"/>
                            <w:color w:val="008080"/>
                            <w:sz w:val="20"/>
                            <w:szCs w:val="20"/>
                          </w:rPr>
                          <w:t>&lt;/</w:t>
                        </w:r>
                        <w:r>
                          <w:rPr>
                            <w:rFonts w:ascii="Courier New" w:hAnsi="Courier New" w:cs="Courier New"/>
                            <w:color w:val="3F7F7F"/>
                            <w:sz w:val="20"/>
                            <w:szCs w:val="20"/>
                          </w:rPr>
                          <w:t>realm-name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3" w:author="Vijay Parmar" w:date="2009-04-13T17:55:00Z"/>
                          <w:rFonts w:ascii="Courier New" w:hAnsi="Courier New" w:cs="Courier New"/>
                          <w:sz w:val="20"/>
                          <w:szCs w:val="20"/>
                        </w:rPr>
                      </w:pPr>
                      <w:ins w:id="1274"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5" w:author="Vijay Parmar" w:date="2009-04-13T17:55:00Z"/>
                          <w:rFonts w:ascii="Courier New" w:hAnsi="Courier New" w:cs="Courier New"/>
                          <w:sz w:val="20"/>
                          <w:szCs w:val="20"/>
                        </w:rPr>
                      </w:pPr>
                      <w:ins w:id="1276"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r>
                          <w:rPr>
                            <w:rFonts w:ascii="Courier New" w:hAnsi="Courier New" w:cs="Courier New"/>
                            <w:color w:val="000000"/>
                            <w:sz w:val="20"/>
                            <w:szCs w:val="20"/>
                          </w:rPr>
                          <w:t>/login.jsp</w:t>
                        </w:r>
                        <w:r>
                          <w:rPr>
                            <w:rFonts w:ascii="Courier New" w:hAnsi="Courier New" w:cs="Courier New"/>
                            <w:color w:val="008080"/>
                            <w:sz w:val="20"/>
                            <w:szCs w:val="20"/>
                          </w:rPr>
                          <w:t>&lt;/</w:t>
                        </w:r>
                        <w:r>
                          <w:rPr>
                            <w:rFonts w:ascii="Courier New" w:hAnsi="Courier New" w:cs="Courier New"/>
                            <w:color w:val="3F7F7F"/>
                            <w:sz w:val="20"/>
                            <w:szCs w:val="20"/>
                          </w:rPr>
                          <w:t>form-login-page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7" w:author="Vijay Parmar" w:date="2009-04-13T17:55:00Z"/>
                          <w:rFonts w:ascii="Courier New" w:hAnsi="Courier New" w:cs="Courier New"/>
                          <w:sz w:val="20"/>
                          <w:szCs w:val="20"/>
                        </w:rPr>
                      </w:pPr>
                      <w:ins w:id="1278" w:author="Vijay Parmar" w:date="2009-04-13T17:55: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r>
                          <w:rPr>
                            <w:rFonts w:ascii="Courier New" w:hAnsi="Courier New" w:cs="Courier New"/>
                            <w:color w:val="000000"/>
                            <w:sz w:val="20"/>
                            <w:szCs w:val="20"/>
                          </w:rPr>
                          <w:t>/error.html</w:t>
                        </w:r>
                        <w:r>
                          <w:rPr>
                            <w:rFonts w:ascii="Courier New" w:hAnsi="Courier New" w:cs="Courier New"/>
                            <w:color w:val="008080"/>
                            <w:sz w:val="20"/>
                            <w:szCs w:val="20"/>
                          </w:rPr>
                          <w:t>&lt;/</w:t>
                        </w:r>
                        <w:r>
                          <w:rPr>
                            <w:rFonts w:ascii="Courier New" w:hAnsi="Courier New" w:cs="Courier New"/>
                            <w:color w:val="3F7F7F"/>
                            <w:sz w:val="20"/>
                            <w:szCs w:val="20"/>
                          </w:rPr>
                          <w:t>form-error-page</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79" w:author="Vijay Parmar" w:date="2009-04-13T17:55:00Z"/>
                          <w:rFonts w:ascii="Courier New" w:hAnsi="Courier New" w:cs="Courier New"/>
                          <w:sz w:val="20"/>
                          <w:szCs w:val="20"/>
                        </w:rPr>
                      </w:pPr>
                      <w:ins w:id="1280" w:author="Vijay Parmar" w:date="2009-04-13T17:55: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form-login-config</w:t>
                        </w:r>
                        <w:r>
                          <w:rPr>
                            <w:rFonts w:ascii="Courier New" w:hAnsi="Courier New" w:cs="Courier New"/>
                            <w:color w:val="008080"/>
                            <w:sz w:val="20"/>
                            <w:szCs w:val="20"/>
                          </w:rPr>
                          <w:t>&gt;</w:t>
                        </w:r>
                      </w:ins>
                    </w:p>
                    <w:p w:rsidR="004C28D0" w:rsidRDefault="004C28D0">
                      <w:pPr>
                        <w:autoSpaceDE w:val="0"/>
                        <w:autoSpaceDN w:val="0"/>
                        <w:adjustRightInd w:val="0"/>
                        <w:spacing w:after="0" w:line="240" w:lineRule="auto"/>
                        <w:rPr>
                          <w:ins w:id="1281" w:author="Vijay Parmar" w:date="2009-04-13T17:55:00Z"/>
                          <w:rFonts w:ascii="Courier New" w:hAnsi="Courier New" w:cs="Courier New"/>
                          <w:sz w:val="20"/>
                          <w:szCs w:val="20"/>
                        </w:rPr>
                      </w:pPr>
                      <w:ins w:id="1282" w:author="Vijay Parmar" w:date="2009-04-13T17:55:00Z">
                        <w:r>
                          <w:rPr>
                            <w:rFonts w:ascii="Courier New" w:hAnsi="Courier New" w:cs="Courier New"/>
                            <w:color w:val="008080"/>
                            <w:sz w:val="20"/>
                            <w:szCs w:val="20"/>
                          </w:rPr>
                          <w:t>&lt;/</w:t>
                        </w:r>
                        <w:r>
                          <w:rPr>
                            <w:rFonts w:ascii="Courier New" w:hAnsi="Courier New" w:cs="Courier New"/>
                            <w:color w:val="3F7F7F"/>
                            <w:sz w:val="20"/>
                            <w:szCs w:val="20"/>
                          </w:rPr>
                          <w:t>login-config</w:t>
                        </w:r>
                        <w:r>
                          <w:rPr>
                            <w:rFonts w:ascii="Courier New" w:hAnsi="Courier New" w:cs="Courier New"/>
                            <w:color w:val="008080"/>
                            <w:sz w:val="20"/>
                            <w:szCs w:val="20"/>
                          </w:rPr>
                          <w:t>&gt;</w:t>
                        </w:r>
                      </w:ins>
                    </w:p>
                    <w:p w:rsidR="004C28D0" w:rsidDel="00A97FD6" w:rsidRDefault="004C28D0" w:rsidP="00070B91">
                      <w:pPr>
                        <w:autoSpaceDE w:val="0"/>
                        <w:autoSpaceDN w:val="0"/>
                        <w:adjustRightInd w:val="0"/>
                        <w:spacing w:after="0" w:line="240" w:lineRule="auto"/>
                        <w:rPr>
                          <w:del w:id="1283" w:author="Vijay Parmar" w:date="2009-04-13T17:55:00Z"/>
                          <w:rFonts w:ascii="Courier New" w:hAnsi="Courier New" w:cs="Courier New"/>
                          <w:sz w:val="20"/>
                          <w:szCs w:val="20"/>
                        </w:rPr>
                      </w:pPr>
                      <w:del w:id="1284"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85" w:author="Vijay Parmar" w:date="2009-04-13T17:55:00Z"/>
                          <w:rFonts w:ascii="Courier New" w:hAnsi="Courier New" w:cs="Courier New"/>
                          <w:sz w:val="20"/>
                          <w:szCs w:val="20"/>
                        </w:rPr>
                      </w:pPr>
                      <w:del w:id="1286"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CGMigrationFilter</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87" w:author="Vijay Parmar" w:date="2009-04-13T17:55:00Z"/>
                          <w:rFonts w:ascii="Courier New" w:hAnsi="Courier New" w:cs="Courier New"/>
                          <w:sz w:val="20"/>
                          <w:szCs w:val="20"/>
                        </w:rPr>
                      </w:pPr>
                      <w:del w:id="1288"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filter-class</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89" w:author="Vijay Parmar" w:date="2009-04-13T17:55:00Z"/>
                          <w:rFonts w:ascii="Courier New" w:hAnsi="Courier New" w:cs="Courier New"/>
                          <w:sz w:val="20"/>
                          <w:szCs w:val="20"/>
                        </w:rPr>
                      </w:pPr>
                      <w:del w:id="1290"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delText>gov.nih.nci.security.cgmm.filters.CGMigrationFilter</w:delText>
                        </w:r>
                      </w:del>
                    </w:p>
                    <w:p w:rsidR="004C28D0" w:rsidDel="00A97FD6" w:rsidRDefault="004C28D0" w:rsidP="00070B91">
                      <w:pPr>
                        <w:autoSpaceDE w:val="0"/>
                        <w:autoSpaceDN w:val="0"/>
                        <w:adjustRightInd w:val="0"/>
                        <w:spacing w:after="0" w:line="240" w:lineRule="auto"/>
                        <w:rPr>
                          <w:del w:id="1291" w:author="Vijay Parmar" w:date="2009-04-13T17:55:00Z"/>
                          <w:rFonts w:ascii="Courier New" w:hAnsi="Courier New" w:cs="Courier New"/>
                          <w:sz w:val="20"/>
                          <w:szCs w:val="20"/>
                        </w:rPr>
                      </w:pPr>
                      <w:del w:id="1292"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filter-class</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93" w:author="Vijay Parmar" w:date="2009-04-13T17:55:00Z"/>
                          <w:rFonts w:ascii="Courier New" w:hAnsi="Courier New" w:cs="Courier New"/>
                          <w:sz w:val="20"/>
                          <w:szCs w:val="20"/>
                        </w:rPr>
                      </w:pPr>
                      <w:del w:id="1294"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init-param</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95" w:author="Vijay Parmar" w:date="2009-04-13T17:55:00Z"/>
                          <w:rFonts w:ascii="Courier New" w:hAnsi="Courier New" w:cs="Courier New"/>
                          <w:sz w:val="20"/>
                          <w:szCs w:val="20"/>
                        </w:rPr>
                      </w:pPr>
                      <w:del w:id="1296"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CGMM_APPLICATION_CONTEXT</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param-name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97" w:author="Vijay Parmar" w:date="2009-04-13T17:55:00Z"/>
                          <w:rFonts w:ascii="Courier New" w:hAnsi="Courier New" w:cs="Courier New"/>
                          <w:sz w:val="20"/>
                          <w:szCs w:val="20"/>
                        </w:rPr>
                      </w:pPr>
                      <w:del w:id="1298" w:author="Vijay Parmar" w:date="2009-04-13T17:55:00Z">
                        <w:r w:rsidDel="00A97FD6">
                          <w:rPr>
                            <w:rFonts w:ascii="Courier New" w:hAnsi="Courier New" w:cs="Courier New"/>
                            <w:color w:val="000000"/>
                            <w:sz w:val="20"/>
                            <w:szCs w:val="20"/>
                          </w:rPr>
                          <w:tab/>
                        </w:r>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param-value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cgmmweb</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param-value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299" w:author="Vijay Parmar" w:date="2009-04-13T17:55:00Z"/>
                          <w:rFonts w:ascii="Courier New" w:hAnsi="Courier New" w:cs="Courier New"/>
                          <w:sz w:val="20"/>
                          <w:szCs w:val="20"/>
                        </w:rPr>
                      </w:pPr>
                      <w:del w:id="1300"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init-param</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301" w:author="Vijay Parmar" w:date="2009-04-13T17:55:00Z"/>
                          <w:rFonts w:ascii="Courier New" w:hAnsi="Courier New" w:cs="Courier New"/>
                          <w:sz w:val="20"/>
                          <w:szCs w:val="20"/>
                        </w:rPr>
                      </w:pPr>
                      <w:del w:id="1302"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303" w:author="Vijay Parmar" w:date="2009-04-13T17:55:00Z"/>
                          <w:rFonts w:ascii="Courier New" w:hAnsi="Courier New" w:cs="Courier New"/>
                          <w:sz w:val="20"/>
                          <w:szCs w:val="20"/>
                        </w:rPr>
                      </w:pPr>
                      <w:del w:id="1304"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filter-mapping</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305" w:author="Vijay Parmar" w:date="2009-04-13T17:55:00Z"/>
                          <w:rFonts w:ascii="Courier New" w:hAnsi="Courier New" w:cs="Courier New"/>
                          <w:sz w:val="20"/>
                          <w:szCs w:val="20"/>
                        </w:rPr>
                      </w:pPr>
                      <w:del w:id="1306"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CGMigrationFilter</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filter-name</w:delText>
                        </w:r>
                        <w:r w:rsidDel="00A97FD6">
                          <w:rPr>
                            <w:rFonts w:ascii="Courier New" w:hAnsi="Courier New" w:cs="Courier New"/>
                            <w:color w:val="008080"/>
                            <w:sz w:val="20"/>
                            <w:szCs w:val="20"/>
                          </w:rPr>
                          <w:delText>&gt;</w:delText>
                        </w:r>
                      </w:del>
                    </w:p>
                    <w:p w:rsidR="004C28D0" w:rsidDel="00A97FD6" w:rsidRDefault="004C28D0" w:rsidP="00070B91">
                      <w:pPr>
                        <w:autoSpaceDE w:val="0"/>
                        <w:autoSpaceDN w:val="0"/>
                        <w:adjustRightInd w:val="0"/>
                        <w:spacing w:after="0" w:line="240" w:lineRule="auto"/>
                        <w:rPr>
                          <w:del w:id="1307" w:author="Vijay Parmar" w:date="2009-04-13T17:55:00Z"/>
                          <w:rFonts w:ascii="Courier New" w:hAnsi="Courier New" w:cs="Courier New"/>
                          <w:sz w:val="20"/>
                          <w:szCs w:val="20"/>
                        </w:rPr>
                      </w:pPr>
                      <w:del w:id="1308" w:author="Vijay Parmar" w:date="2009-04-13T17:55:00Z">
                        <w:r w:rsidDel="00A97FD6">
                          <w:rPr>
                            <w:rFonts w:ascii="Courier New" w:hAnsi="Courier New" w:cs="Courier New"/>
                            <w:color w:val="000000"/>
                            <w:sz w:val="20"/>
                            <w:szCs w:val="20"/>
                          </w:rPr>
                          <w:tab/>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url-pattern</w:delText>
                        </w:r>
                        <w:r w:rsidDel="00A97FD6">
                          <w:rPr>
                            <w:rFonts w:ascii="Courier New" w:hAnsi="Courier New" w:cs="Courier New"/>
                            <w:color w:val="008080"/>
                            <w:sz w:val="20"/>
                            <w:szCs w:val="20"/>
                          </w:rPr>
                          <w:delText>&gt;</w:delText>
                        </w:r>
                        <w:r w:rsidDel="00A97FD6">
                          <w:rPr>
                            <w:rFonts w:ascii="Courier New" w:hAnsi="Courier New" w:cs="Courier New"/>
                            <w:color w:val="000000"/>
                            <w:sz w:val="20"/>
                            <w:szCs w:val="20"/>
                          </w:rPr>
                          <w:delText>/secured/*</w:delText>
                        </w:r>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url-pattern</w:delText>
                        </w:r>
                        <w:r w:rsidDel="00A97FD6">
                          <w:rPr>
                            <w:rFonts w:ascii="Courier New" w:hAnsi="Courier New" w:cs="Courier New"/>
                            <w:color w:val="008080"/>
                            <w:sz w:val="20"/>
                            <w:szCs w:val="20"/>
                          </w:rPr>
                          <w:delText>&gt;</w:delText>
                        </w:r>
                      </w:del>
                    </w:p>
                    <w:p w:rsidR="004C28D0" w:rsidRPr="003402B1" w:rsidRDefault="004C28D0" w:rsidP="00070B91">
                      <w:pPr>
                        <w:spacing w:line="240" w:lineRule="auto"/>
                      </w:pPr>
                      <w:del w:id="1309" w:author="Vijay Parmar" w:date="2009-04-13T17:55:00Z">
                        <w:r w:rsidDel="00A97FD6">
                          <w:rPr>
                            <w:rFonts w:ascii="Courier New" w:hAnsi="Courier New" w:cs="Courier New"/>
                            <w:color w:val="008080"/>
                            <w:sz w:val="20"/>
                            <w:szCs w:val="20"/>
                          </w:rPr>
                          <w:delText>&lt;/</w:delText>
                        </w:r>
                        <w:r w:rsidDel="00A97FD6">
                          <w:rPr>
                            <w:rFonts w:ascii="Courier New" w:hAnsi="Courier New" w:cs="Courier New"/>
                            <w:color w:val="3F7F7F"/>
                            <w:sz w:val="20"/>
                            <w:szCs w:val="20"/>
                          </w:rPr>
                          <w:delText>filter-mapping</w:delText>
                        </w:r>
                        <w:r w:rsidDel="00A97FD6">
                          <w:rPr>
                            <w:rFonts w:ascii="Courier New" w:hAnsi="Courier New" w:cs="Courier New"/>
                            <w:color w:val="008080"/>
                            <w:sz w:val="20"/>
                            <w:szCs w:val="20"/>
                          </w:rPr>
                          <w:delText>&gt;</w:delText>
                        </w:r>
                      </w:del>
                    </w:p>
                  </w:txbxContent>
                </v:textbox>
              </v:shape>
              <w10:wrap type="none"/>
              <w10:anchorlock/>
            </v:group>
          </w:pict>
        </w:r>
      </w:ins>
    </w:p>
    <w:p w:rsidR="00070B91" w:rsidRDefault="00070B91" w:rsidP="00070B91">
      <w:pPr>
        <w:pStyle w:val="Caption"/>
        <w:ind w:left="720" w:firstLine="360"/>
        <w:rPr>
          <w:ins w:id="1310" w:author="Vijay Parmar" w:date="2009-04-13T17:48:00Z"/>
          <w:rFonts w:asciiTheme="minorHAnsi" w:hAnsiTheme="minorHAnsi"/>
          <w:sz w:val="24"/>
          <w:szCs w:val="24"/>
        </w:rPr>
      </w:pPr>
      <w:ins w:id="1311" w:author="Vijay Parmar" w:date="2009-04-13T17:48:00Z">
        <w:r w:rsidRPr="00B236BF">
          <w:rPr>
            <w:rFonts w:asciiTheme="minorHAnsi" w:hAnsiTheme="minorHAnsi"/>
            <w:sz w:val="24"/>
            <w:szCs w:val="24"/>
          </w:rPr>
          <w:t xml:space="preserve">Table </w:t>
        </w:r>
        <w:r>
          <w:rPr>
            <w:rFonts w:asciiTheme="minorHAnsi" w:hAnsiTheme="minorHAnsi"/>
            <w:sz w:val="24"/>
            <w:szCs w:val="24"/>
          </w:rPr>
          <w:t xml:space="preserve">7.4 Web.xml configuration to </w:t>
        </w:r>
      </w:ins>
      <w:ins w:id="1312" w:author="Vijay Parmar" w:date="2009-04-13T17:56:00Z">
        <w:r w:rsidR="00A97FD6">
          <w:rPr>
            <w:rFonts w:asciiTheme="minorHAnsi" w:hAnsiTheme="minorHAnsi"/>
            <w:sz w:val="24"/>
            <w:szCs w:val="24"/>
          </w:rPr>
          <w:t>Custom Form based Authentication</w:t>
        </w:r>
      </w:ins>
    </w:p>
    <w:p w:rsidR="00070B91" w:rsidRDefault="00070B91" w:rsidP="00070B91">
      <w:pPr>
        <w:pStyle w:val="BodyText"/>
        <w:ind w:left="1080"/>
        <w:rPr>
          <w:ins w:id="1313" w:author="Vijay Parmar" w:date="2009-04-13T17:48:00Z"/>
          <w:rFonts w:asciiTheme="minorHAnsi" w:hAnsiTheme="minorHAnsi"/>
        </w:rPr>
      </w:pPr>
    </w:p>
    <w:p w:rsidR="00070B91" w:rsidRDefault="00070B91" w:rsidP="00070B91">
      <w:pPr>
        <w:pStyle w:val="BodyText"/>
        <w:numPr>
          <w:ilvl w:val="0"/>
          <w:numId w:val="37"/>
        </w:numPr>
        <w:rPr>
          <w:ins w:id="1314" w:author="Vijay Parmar" w:date="2009-04-13T17:48:00Z"/>
          <w:rFonts w:asciiTheme="minorHAnsi" w:hAnsiTheme="minorHAnsi"/>
        </w:rPr>
      </w:pPr>
      <w:ins w:id="1315" w:author="Vijay Parmar" w:date="2009-04-13T17:48:00Z">
        <w:r>
          <w:rPr>
            <w:rFonts w:asciiTheme="minorHAnsi" w:hAnsiTheme="minorHAnsi"/>
          </w:rPr>
          <w:t>Identify the cgmm-properties.xml configuration details for Host information section.</w:t>
        </w:r>
      </w:ins>
    </w:p>
    <w:p w:rsidR="00070B91" w:rsidRDefault="00070B91" w:rsidP="00070B91">
      <w:pPr>
        <w:pStyle w:val="BodyText"/>
        <w:ind w:left="1080"/>
        <w:rPr>
          <w:ins w:id="1316" w:author="Vijay Parmar" w:date="2009-04-27T17:07:00Z"/>
          <w:rFonts w:asciiTheme="minorHAnsi" w:hAnsiTheme="minorHAnsi"/>
        </w:rPr>
      </w:pPr>
      <w:ins w:id="1317" w:author="Vijay Parmar" w:date="2009-04-13T17:48:00Z">
        <w:r>
          <w:rPr>
            <w:rFonts w:asciiTheme="minorHAnsi" w:hAnsiTheme="minorHAnsi"/>
          </w:rPr>
          <w:t xml:space="preserve">The sample configuration is </w:t>
        </w:r>
      </w:ins>
      <w:ins w:id="1318" w:author="Vijay Parmar" w:date="2009-04-13T17:58:00Z">
        <w:r w:rsidR="00416FC8">
          <w:rPr>
            <w:rFonts w:asciiTheme="minorHAnsi" w:hAnsiTheme="minorHAnsi"/>
          </w:rPr>
          <w:t xml:space="preserve">shown </w:t>
        </w:r>
      </w:ins>
      <w:ins w:id="1319" w:author="Vijay Parmar" w:date="2009-04-13T17:48:00Z">
        <w:r>
          <w:rPr>
            <w:rFonts w:asciiTheme="minorHAnsi" w:hAnsiTheme="minorHAnsi"/>
          </w:rPr>
          <w:t>in Appendix B. Refer the cgmm-properties.xsd for more details about each configuration element.</w:t>
        </w:r>
      </w:ins>
    </w:p>
    <w:p w:rsidR="005C60A7" w:rsidRDefault="005C60A7" w:rsidP="005C60A7">
      <w:pPr>
        <w:pStyle w:val="BodyText"/>
        <w:numPr>
          <w:ilvl w:val="0"/>
          <w:numId w:val="37"/>
        </w:numPr>
        <w:rPr>
          <w:ins w:id="1320" w:author="Vijay Parmar" w:date="2009-04-27T17:08:00Z"/>
          <w:rFonts w:asciiTheme="minorHAnsi" w:hAnsiTheme="minorHAnsi"/>
        </w:rPr>
      </w:pPr>
      <w:ins w:id="1321" w:author="Vijay Parmar" w:date="2009-04-27T17:07:00Z">
        <w:r>
          <w:rPr>
            <w:rFonts w:asciiTheme="minorHAnsi" w:hAnsiTheme="minorHAnsi"/>
          </w:rPr>
          <w:t xml:space="preserve">Add Mail Service configuration details </w:t>
        </w:r>
      </w:ins>
      <w:ins w:id="1322" w:author="Vijay Parmar" w:date="2009-04-27T17:08:00Z">
        <w:r>
          <w:rPr>
            <w:rFonts w:asciiTheme="minorHAnsi" w:hAnsiTheme="minorHAnsi"/>
          </w:rPr>
          <w:t xml:space="preserve">for Request </w:t>
        </w:r>
      </w:ins>
      <w:ins w:id="1323" w:author="Vijay Parmar" w:date="2009-04-27T17:07:00Z">
        <w:r>
          <w:rPr>
            <w:rFonts w:asciiTheme="minorHAnsi" w:hAnsiTheme="minorHAnsi"/>
          </w:rPr>
          <w:t xml:space="preserve">New </w:t>
        </w:r>
      </w:ins>
      <w:ins w:id="1324" w:author="Vijay Parmar" w:date="2009-04-27T17:08:00Z">
        <w:r>
          <w:rPr>
            <w:rFonts w:asciiTheme="minorHAnsi" w:hAnsiTheme="minorHAnsi"/>
          </w:rPr>
          <w:t>User feature via email</w:t>
        </w:r>
      </w:ins>
      <w:ins w:id="1325" w:author="Vijay Parmar" w:date="2009-04-27T17:13:00Z">
        <w:r w:rsidR="002D7865">
          <w:rPr>
            <w:rFonts w:asciiTheme="minorHAnsi" w:hAnsiTheme="minorHAnsi"/>
          </w:rPr>
          <w:t>. For example:</w:t>
        </w:r>
      </w:ins>
    </w:p>
    <w:p w:rsidR="005E74D2" w:rsidRDefault="005E74D2" w:rsidP="005E74D2">
      <w:pPr>
        <w:pStyle w:val="BodyText"/>
        <w:ind w:left="1080"/>
        <w:rPr>
          <w:ins w:id="1326" w:author="Vijay Parmar" w:date="2009-04-27T17:09:00Z"/>
          <w:rFonts w:asciiTheme="minorHAnsi" w:hAnsiTheme="minorHAnsi"/>
        </w:rPr>
        <w:pPrChange w:id="1327" w:author="Vijay Parmar" w:date="2009-04-27T17:08:00Z">
          <w:pPr>
            <w:pStyle w:val="BodyText"/>
            <w:numPr>
              <w:numId w:val="37"/>
            </w:numPr>
            <w:ind w:left="1080" w:hanging="360"/>
          </w:pPr>
        </w:pPrChange>
      </w:pPr>
      <w:ins w:id="1328" w:author="Vijay Parmar" w:date="2009-04-27T17:09:00Z">
        <w:r>
          <w:rPr>
            <w:rFonts w:asciiTheme="minorHAnsi" w:hAnsiTheme="minorHAnsi"/>
            <w:noProof/>
            <w:lang w:eastAsia="zh-TW"/>
          </w:rPr>
          <w:pict>
            <v:shape id="_x0000_s1391" type="#_x0000_t202" style="position:absolute;left:0;text-align:left;margin-left:0;margin-top:0;width:459.45pt;height:265.85pt;z-index:251661312;mso-position-horizontal:center;mso-width-relative:margin;mso-height-relative:margin">
              <v:textbox>
                <w:txbxContent>
                  <w:p w:rsidR="005E74D2" w:rsidRDefault="004C28D0" w:rsidP="005E74D2">
                    <w:pPr>
                      <w:spacing w:line="180" w:lineRule="auto"/>
                      <w:rPr>
                        <w:ins w:id="1329" w:author="Vijay Parmar" w:date="2009-04-27T17:12:00Z"/>
                        <w:rFonts w:cs="Courier New"/>
                        <w:sz w:val="20"/>
                      </w:rPr>
                      <w:pPrChange w:id="1330" w:author="Vijay Parmar" w:date="2009-04-27T17:12:00Z">
                        <w:pPr/>
                      </w:pPrChange>
                    </w:pPr>
                    <w:ins w:id="1331" w:author="Vijay Parmar" w:date="2009-04-27T17:12:00Z">
                      <w:r w:rsidRPr="00F57615">
                        <w:rPr>
                          <w:rFonts w:cs="Courier New"/>
                          <w:sz w:val="20"/>
                        </w:rPr>
                        <w:t>&lt;mbean code="org.jboss.mail.MailService" name="jboss:service=Mail"&gt;</w:t>
                      </w:r>
                    </w:ins>
                  </w:p>
                  <w:p w:rsidR="005E74D2" w:rsidRDefault="004C28D0" w:rsidP="005E74D2">
                    <w:pPr>
                      <w:spacing w:line="180" w:lineRule="auto"/>
                      <w:ind w:firstLine="720"/>
                      <w:rPr>
                        <w:ins w:id="1332" w:author="Vijay Parmar" w:date="2009-04-27T17:12:00Z"/>
                        <w:rFonts w:cs="Courier New"/>
                        <w:sz w:val="20"/>
                      </w:rPr>
                      <w:pPrChange w:id="1333" w:author="Vijay Parmar" w:date="2009-04-27T17:12:00Z">
                        <w:pPr/>
                      </w:pPrChange>
                    </w:pPr>
                    <w:ins w:id="1334" w:author="Vijay Parmar" w:date="2009-04-27T17:12:00Z">
                      <w:r>
                        <w:rPr>
                          <w:rFonts w:cs="Courier New"/>
                          <w:sz w:val="20"/>
                        </w:rPr>
                        <w:t xml:space="preserve"> </w:t>
                      </w:r>
                      <w:r w:rsidRPr="00F57615">
                        <w:rPr>
                          <w:rFonts w:cs="Courier New"/>
                          <w:sz w:val="20"/>
                        </w:rPr>
                        <w:t>&lt;attribute name="JNDIName"&gt;java:/Mail&lt;/attribute&gt;</w:t>
                      </w:r>
                    </w:ins>
                  </w:p>
                  <w:p w:rsidR="005E74D2" w:rsidRDefault="004C28D0" w:rsidP="005E74D2">
                    <w:pPr>
                      <w:spacing w:line="180" w:lineRule="auto"/>
                      <w:ind w:firstLine="720"/>
                      <w:rPr>
                        <w:ins w:id="1335" w:author="Vijay Parmar" w:date="2009-04-27T17:12:00Z"/>
                        <w:rFonts w:cs="Courier New"/>
                        <w:sz w:val="20"/>
                      </w:rPr>
                      <w:pPrChange w:id="1336" w:author="Vijay Parmar" w:date="2009-04-27T17:12:00Z">
                        <w:pPr/>
                      </w:pPrChange>
                    </w:pPr>
                    <w:ins w:id="1337" w:author="Vijay Parmar" w:date="2009-04-27T17:12:00Z">
                      <w:r w:rsidRPr="00F57615">
                        <w:rPr>
                          <w:rFonts w:cs="Courier New"/>
                          <w:sz w:val="20"/>
                        </w:rPr>
                        <w:t xml:space="preserve"> &lt;attribute name="User"&gt;</w:t>
                      </w:r>
                    </w:ins>
                    <w:ins w:id="1338" w:author="Vijay Parmar" w:date="2009-04-27T17:13:00Z">
                      <w:r>
                        <w:rPr>
                          <w:rFonts w:cs="Courier New"/>
                          <w:sz w:val="20"/>
                        </w:rPr>
                        <w:t>&lt;&lt;user name&gt;&gt;</w:t>
                      </w:r>
                      <w:r w:rsidRPr="00F57615">
                        <w:rPr>
                          <w:rFonts w:cs="Courier New"/>
                          <w:sz w:val="20"/>
                        </w:rPr>
                        <w:t xml:space="preserve"> </w:t>
                      </w:r>
                    </w:ins>
                    <w:ins w:id="1339" w:author="Vijay Parmar" w:date="2009-04-27T17:12:00Z">
                      <w:r w:rsidRPr="00F57615">
                        <w:rPr>
                          <w:rFonts w:cs="Courier New"/>
                          <w:sz w:val="20"/>
                        </w:rPr>
                        <w:t>&lt;/attribute&gt;</w:t>
                      </w:r>
                    </w:ins>
                  </w:p>
                  <w:p w:rsidR="005E74D2" w:rsidRDefault="004C28D0" w:rsidP="005E74D2">
                    <w:pPr>
                      <w:spacing w:line="180" w:lineRule="auto"/>
                      <w:ind w:firstLine="720"/>
                      <w:rPr>
                        <w:ins w:id="1340" w:author="Vijay Parmar" w:date="2009-04-27T17:12:00Z"/>
                        <w:rFonts w:cs="Courier New"/>
                        <w:sz w:val="20"/>
                      </w:rPr>
                      <w:pPrChange w:id="1341" w:author="Vijay Parmar" w:date="2009-04-27T17:12:00Z">
                        <w:pPr/>
                      </w:pPrChange>
                    </w:pPr>
                    <w:ins w:id="1342" w:author="Vijay Parmar" w:date="2009-04-27T17:12:00Z">
                      <w:r w:rsidRPr="00F57615">
                        <w:rPr>
                          <w:rFonts w:cs="Courier New"/>
                          <w:sz w:val="20"/>
                        </w:rPr>
                        <w:t xml:space="preserve"> &lt;attribute name="Password"&gt;</w:t>
                      </w:r>
                    </w:ins>
                    <w:ins w:id="1343" w:author="Vijay Parmar" w:date="2009-04-27T17:13:00Z">
                      <w:r>
                        <w:rPr>
                          <w:rFonts w:cs="Courier New"/>
                          <w:sz w:val="20"/>
                        </w:rPr>
                        <w:t>&lt;&lt;password&gt;&gt;</w:t>
                      </w:r>
                    </w:ins>
                    <w:ins w:id="1344" w:author="Vijay Parmar" w:date="2009-04-27T17:12:00Z">
                      <w:r w:rsidRPr="00F57615">
                        <w:rPr>
                          <w:rFonts w:cs="Courier New"/>
                          <w:sz w:val="20"/>
                        </w:rPr>
                        <w:t>&lt;/attribute&gt;</w:t>
                      </w:r>
                    </w:ins>
                  </w:p>
                  <w:p w:rsidR="005E74D2" w:rsidRDefault="004C28D0" w:rsidP="005E74D2">
                    <w:pPr>
                      <w:spacing w:line="180" w:lineRule="auto"/>
                      <w:ind w:firstLine="720"/>
                      <w:rPr>
                        <w:ins w:id="1345" w:author="Vijay Parmar" w:date="2009-04-27T17:12:00Z"/>
                        <w:rFonts w:cs="Courier New"/>
                        <w:sz w:val="20"/>
                      </w:rPr>
                      <w:pPrChange w:id="1346" w:author="Vijay Parmar" w:date="2009-04-27T17:12:00Z">
                        <w:pPr/>
                      </w:pPrChange>
                    </w:pPr>
                    <w:ins w:id="1347" w:author="Vijay Parmar" w:date="2009-04-27T17:12:00Z">
                      <w:r w:rsidRPr="00F57615">
                        <w:rPr>
                          <w:rFonts w:cs="Courier New"/>
                          <w:sz w:val="20"/>
                        </w:rPr>
                        <w:t xml:space="preserve"> &lt;attribute name="Configuration"&gt;</w:t>
                      </w:r>
                    </w:ins>
                  </w:p>
                  <w:p w:rsidR="005E74D2" w:rsidRDefault="004C28D0" w:rsidP="005E74D2">
                    <w:pPr>
                      <w:spacing w:line="180" w:lineRule="auto"/>
                      <w:rPr>
                        <w:ins w:id="1348" w:author="Vijay Parmar" w:date="2009-04-27T17:12:00Z"/>
                        <w:rFonts w:cs="Courier New"/>
                        <w:sz w:val="20"/>
                      </w:rPr>
                      <w:pPrChange w:id="1349" w:author="Vijay Parmar" w:date="2009-04-27T17:12:00Z">
                        <w:pPr/>
                      </w:pPrChange>
                    </w:pPr>
                    <w:ins w:id="1350" w:author="Vijay Parmar" w:date="2009-04-27T17:12:00Z">
                      <w:r w:rsidRPr="00F57615">
                        <w:rPr>
                          <w:rFonts w:cs="Courier New"/>
                          <w:sz w:val="20"/>
                        </w:rPr>
                        <w:t xml:space="preserve">          &lt;configuration&gt;       </w:t>
                      </w:r>
                    </w:ins>
                  </w:p>
                  <w:p w:rsidR="005E74D2" w:rsidRDefault="004C28D0" w:rsidP="005E74D2">
                    <w:pPr>
                      <w:spacing w:line="180" w:lineRule="auto"/>
                      <w:ind w:firstLine="720"/>
                      <w:rPr>
                        <w:ins w:id="1351" w:author="Vijay Parmar" w:date="2009-04-27T17:12:00Z"/>
                        <w:rFonts w:cs="Courier New"/>
                        <w:sz w:val="20"/>
                      </w:rPr>
                      <w:pPrChange w:id="1352" w:author="Vijay Parmar" w:date="2009-04-27T17:13:00Z">
                        <w:pPr/>
                      </w:pPrChange>
                    </w:pPr>
                    <w:ins w:id="1353" w:author="Vijay Parmar" w:date="2009-04-27T17:12:00Z">
                      <w:r w:rsidRPr="00F57615">
                        <w:rPr>
                          <w:rFonts w:cs="Courier New"/>
                          <w:sz w:val="20"/>
                        </w:rPr>
                        <w:t xml:space="preserve">        &lt;property name="mail.transport.protocol" value="smtp"/&gt;</w:t>
                      </w:r>
                    </w:ins>
                  </w:p>
                  <w:p w:rsidR="005E74D2" w:rsidRDefault="004C28D0" w:rsidP="005E74D2">
                    <w:pPr>
                      <w:spacing w:line="180" w:lineRule="auto"/>
                      <w:ind w:firstLine="720"/>
                      <w:rPr>
                        <w:ins w:id="1354" w:author="Vijay Parmar" w:date="2009-04-27T17:12:00Z"/>
                        <w:rFonts w:cs="Courier New"/>
                        <w:sz w:val="20"/>
                      </w:rPr>
                      <w:pPrChange w:id="1355" w:author="Vijay Parmar" w:date="2009-04-27T17:13:00Z">
                        <w:pPr/>
                      </w:pPrChange>
                    </w:pPr>
                    <w:ins w:id="1356" w:author="Vijay Parmar" w:date="2009-04-27T17:12:00Z">
                      <w:r w:rsidRPr="00F57615">
                        <w:rPr>
                          <w:rFonts w:cs="Courier New"/>
                          <w:sz w:val="20"/>
                        </w:rPr>
                        <w:t xml:space="preserve">        &lt;property name="mail.smtp.host" value="mailfwd.nih.gov"/&gt;</w:t>
                      </w:r>
                    </w:ins>
                  </w:p>
                  <w:p w:rsidR="005E74D2" w:rsidRDefault="004C28D0" w:rsidP="005E74D2">
                    <w:pPr>
                      <w:spacing w:line="180" w:lineRule="auto"/>
                      <w:ind w:firstLine="720"/>
                      <w:rPr>
                        <w:ins w:id="1357" w:author="Vijay Parmar" w:date="2009-04-27T17:12:00Z"/>
                        <w:rFonts w:cs="Courier New"/>
                        <w:sz w:val="20"/>
                      </w:rPr>
                      <w:pPrChange w:id="1358" w:author="Vijay Parmar" w:date="2009-04-27T17:13:00Z">
                        <w:pPr/>
                      </w:pPrChange>
                    </w:pPr>
                    <w:ins w:id="1359" w:author="Vijay Parmar" w:date="2009-04-27T17:12:00Z">
                      <w:r w:rsidRPr="00F57615">
                        <w:rPr>
                          <w:rFonts w:cs="Courier New"/>
                          <w:sz w:val="20"/>
                        </w:rPr>
                        <w:t>&lt;!--        &lt;property name="mail.smtp.port" value="465"/&gt;--&gt;</w:t>
                      </w:r>
                    </w:ins>
                  </w:p>
                  <w:p w:rsidR="005E74D2" w:rsidRDefault="004C28D0" w:rsidP="005E74D2">
                    <w:pPr>
                      <w:spacing w:line="180" w:lineRule="auto"/>
                      <w:rPr>
                        <w:ins w:id="1360" w:author="Vijay Parmar" w:date="2009-04-27T17:12:00Z"/>
                        <w:rFonts w:cs="Courier New"/>
                        <w:sz w:val="20"/>
                      </w:rPr>
                      <w:pPrChange w:id="1361" w:author="Vijay Parmar" w:date="2009-04-27T17:12:00Z">
                        <w:pPr/>
                      </w:pPrChange>
                    </w:pPr>
                    <w:ins w:id="1362" w:author="Vijay Parmar" w:date="2009-04-27T17:12:00Z">
                      <w:r w:rsidRPr="00F57615">
                        <w:rPr>
                          <w:rFonts w:cs="Courier New"/>
                          <w:sz w:val="20"/>
                        </w:rPr>
                        <w:tab/>
                      </w:r>
                      <w:r w:rsidRPr="00F57615">
                        <w:rPr>
                          <w:rFonts w:cs="Courier New"/>
                          <w:sz w:val="20"/>
                        </w:rPr>
                        <w:tab/>
                        <w:t>&lt;property name="mail.smtp.auth" value="false"/&gt;</w:t>
                      </w:r>
                    </w:ins>
                  </w:p>
                  <w:p w:rsidR="005E74D2" w:rsidRDefault="004C28D0" w:rsidP="005E74D2">
                    <w:pPr>
                      <w:spacing w:line="180" w:lineRule="auto"/>
                      <w:rPr>
                        <w:ins w:id="1363" w:author="Vijay Parmar" w:date="2009-04-27T17:12:00Z"/>
                        <w:rFonts w:cs="Courier New"/>
                        <w:sz w:val="20"/>
                      </w:rPr>
                      <w:pPrChange w:id="1364" w:author="Vijay Parmar" w:date="2009-04-27T17:12:00Z">
                        <w:pPr/>
                      </w:pPrChange>
                    </w:pPr>
                    <w:ins w:id="1365" w:author="Vijay Parmar" w:date="2009-04-27T17:12:00Z">
                      <w:r w:rsidRPr="00F57615">
                        <w:rPr>
                          <w:rFonts w:cs="Courier New"/>
                          <w:sz w:val="20"/>
                        </w:rPr>
                        <w:tab/>
                      </w:r>
                      <w:r w:rsidRPr="00F57615">
                        <w:rPr>
                          <w:rFonts w:cs="Courier New"/>
                          <w:sz w:val="20"/>
                        </w:rPr>
                        <w:tab/>
                        <w:t>&lt;property name="mail.smtp.starttls.enable" value="false"/&gt;</w:t>
                      </w:r>
                    </w:ins>
                  </w:p>
                  <w:p w:rsidR="005E74D2" w:rsidRDefault="004C28D0" w:rsidP="005E74D2">
                    <w:pPr>
                      <w:spacing w:line="180" w:lineRule="auto"/>
                      <w:rPr>
                        <w:ins w:id="1366" w:author="Vijay Parmar" w:date="2009-04-27T17:12:00Z"/>
                        <w:rFonts w:cs="Courier New"/>
                        <w:sz w:val="20"/>
                      </w:rPr>
                      <w:pPrChange w:id="1367" w:author="Vijay Parmar" w:date="2009-04-27T17:12:00Z">
                        <w:pPr/>
                      </w:pPrChange>
                    </w:pPr>
                    <w:ins w:id="1368" w:author="Vijay Parmar" w:date="2009-04-27T17:12:00Z">
                      <w:r w:rsidRPr="00F57615">
                        <w:rPr>
                          <w:rFonts w:cs="Courier New"/>
                          <w:sz w:val="20"/>
                        </w:rPr>
                        <w:t xml:space="preserve">        &lt;property name="mail.debug" value="false"/&gt;</w:t>
                      </w:r>
                    </w:ins>
                  </w:p>
                  <w:p w:rsidR="005E74D2" w:rsidRDefault="004C28D0" w:rsidP="005E74D2">
                    <w:pPr>
                      <w:spacing w:line="180" w:lineRule="auto"/>
                      <w:pPrChange w:id="1369" w:author="Vijay Parmar" w:date="2009-04-27T17:12:00Z">
                        <w:pPr/>
                      </w:pPrChange>
                    </w:pPr>
                    <w:ins w:id="1370" w:author="Vijay Parmar" w:date="2009-04-27T17:12:00Z">
                      <w:r w:rsidRPr="00F57615">
                        <w:rPr>
                          <w:rFonts w:cs="Courier New"/>
                          <w:sz w:val="20"/>
                        </w:rPr>
                        <w:t xml:space="preserve">      &lt;/configuration&gt;    &lt;/attribute&gt;     &lt;/mbean&gt;</w:t>
                      </w:r>
                    </w:ins>
                  </w:p>
                </w:txbxContent>
              </v:textbox>
            </v:shape>
          </w:pict>
        </w:r>
      </w:ins>
    </w:p>
    <w:p w:rsidR="005E74D2" w:rsidRDefault="005E74D2" w:rsidP="005E74D2">
      <w:pPr>
        <w:pStyle w:val="BodyText"/>
        <w:ind w:left="1080"/>
        <w:rPr>
          <w:ins w:id="1371" w:author="Vijay Parmar" w:date="2009-04-27T17:09:00Z"/>
          <w:rFonts w:asciiTheme="minorHAnsi" w:hAnsiTheme="minorHAnsi"/>
        </w:rPr>
        <w:pPrChange w:id="1372" w:author="Vijay Parmar" w:date="2009-04-27T17:08:00Z">
          <w:pPr>
            <w:pStyle w:val="BodyText"/>
            <w:numPr>
              <w:numId w:val="37"/>
            </w:numPr>
            <w:ind w:left="1080" w:hanging="360"/>
          </w:pPr>
        </w:pPrChange>
      </w:pPr>
    </w:p>
    <w:p w:rsidR="005E74D2" w:rsidRDefault="005E74D2" w:rsidP="005E74D2">
      <w:pPr>
        <w:pStyle w:val="BodyText"/>
        <w:ind w:left="1080"/>
        <w:rPr>
          <w:ins w:id="1373" w:author="Vijay Parmar" w:date="2009-04-27T17:07:00Z"/>
          <w:rFonts w:asciiTheme="minorHAnsi" w:hAnsiTheme="minorHAnsi"/>
        </w:rPr>
        <w:pPrChange w:id="1374" w:author="Vijay Parmar" w:date="2009-04-27T17:08:00Z">
          <w:pPr>
            <w:pStyle w:val="BodyText"/>
            <w:numPr>
              <w:numId w:val="37"/>
            </w:numPr>
            <w:ind w:left="1080" w:hanging="360"/>
          </w:pPr>
        </w:pPrChange>
      </w:pPr>
    </w:p>
    <w:p w:rsidR="005C60A7" w:rsidRDefault="005C60A7" w:rsidP="00070B91">
      <w:pPr>
        <w:pStyle w:val="BodyText"/>
        <w:ind w:left="1080"/>
        <w:rPr>
          <w:ins w:id="1375" w:author="Vijay Parmar" w:date="2009-04-13T17:48:00Z"/>
          <w:rFonts w:asciiTheme="minorHAnsi" w:hAnsiTheme="minorHAnsi"/>
        </w:rPr>
      </w:pPr>
    </w:p>
    <w:p w:rsidR="005200C4" w:rsidRPr="005200C4" w:rsidRDefault="005200C4" w:rsidP="00CA2554">
      <w:pPr>
        <w:pStyle w:val="BodyText"/>
        <w:rPr>
          <w:ins w:id="1376" w:author="Vijay Parmar" w:date="2009-04-13T11:24:00Z"/>
          <w:rFonts w:asciiTheme="minorHAnsi" w:hAnsiTheme="minorHAnsi"/>
          <w:sz w:val="28"/>
          <w:rPrChange w:id="1377" w:author="Vijay Parmar" w:date="2009-04-13T11:25:00Z">
            <w:rPr>
              <w:ins w:id="1378" w:author="Vijay Parmar" w:date="2009-04-13T11:24:00Z"/>
              <w:rFonts w:asciiTheme="minorHAnsi" w:hAnsiTheme="minorHAnsi"/>
              <w:b/>
              <w:sz w:val="28"/>
            </w:rPr>
          </w:rPrChange>
        </w:rPr>
      </w:pPr>
    </w:p>
    <w:p w:rsidR="005C60A7" w:rsidRDefault="00442803" w:rsidP="00CA2554">
      <w:pPr>
        <w:pStyle w:val="BodyText"/>
        <w:rPr>
          <w:ins w:id="1379" w:author="Vijay Parmar" w:date="2009-04-27T17:09:00Z"/>
          <w:rFonts w:asciiTheme="minorHAnsi" w:hAnsiTheme="minorHAnsi"/>
          <w:b/>
          <w:sz w:val="28"/>
        </w:rPr>
      </w:pPr>
      <w:ins w:id="1380" w:author="Vijay Parmar" w:date="2009-04-13T11:24:00Z">
        <w:r w:rsidRPr="003B04FB" w:rsidDel="00BD2C7E">
          <w:rPr>
            <w:rFonts w:asciiTheme="minorHAnsi" w:hAnsiTheme="minorHAnsi"/>
            <w:b/>
            <w:sz w:val="28"/>
          </w:rPr>
          <w:t xml:space="preserve"> </w:t>
        </w:r>
      </w:ins>
    </w:p>
    <w:p w:rsidR="005C60A7" w:rsidRDefault="005C60A7" w:rsidP="00CA2554">
      <w:pPr>
        <w:pStyle w:val="BodyText"/>
        <w:rPr>
          <w:ins w:id="1381" w:author="Vijay Parmar" w:date="2009-04-27T17:09:00Z"/>
          <w:rFonts w:asciiTheme="minorHAnsi" w:hAnsiTheme="minorHAnsi"/>
          <w:b/>
          <w:sz w:val="28"/>
        </w:rPr>
      </w:pPr>
    </w:p>
    <w:p w:rsidR="005C60A7" w:rsidRDefault="005C60A7" w:rsidP="00CA2554">
      <w:pPr>
        <w:pStyle w:val="BodyText"/>
        <w:rPr>
          <w:ins w:id="1382" w:author="Vijay Parmar" w:date="2009-04-27T17:09:00Z"/>
          <w:rFonts w:asciiTheme="minorHAnsi" w:hAnsiTheme="minorHAnsi"/>
          <w:b/>
          <w:sz w:val="28"/>
        </w:rPr>
      </w:pPr>
    </w:p>
    <w:p w:rsidR="00F57615" w:rsidRDefault="00F57615" w:rsidP="00CA2554">
      <w:pPr>
        <w:pStyle w:val="BodyText"/>
        <w:rPr>
          <w:ins w:id="1383" w:author="Vijay Parmar" w:date="2009-04-27T17:13:00Z"/>
          <w:rFonts w:asciiTheme="minorHAnsi" w:hAnsiTheme="minorHAnsi"/>
          <w:b/>
          <w:sz w:val="28"/>
        </w:rPr>
      </w:pPr>
    </w:p>
    <w:p w:rsidR="00F57615" w:rsidRDefault="00F57615" w:rsidP="00CA2554">
      <w:pPr>
        <w:pStyle w:val="BodyText"/>
        <w:rPr>
          <w:ins w:id="1384" w:author="Vijay Parmar" w:date="2009-04-27T17:13:00Z"/>
          <w:rFonts w:asciiTheme="minorHAnsi" w:hAnsiTheme="minorHAnsi"/>
          <w:b/>
          <w:sz w:val="28"/>
        </w:rPr>
      </w:pPr>
    </w:p>
    <w:p w:rsidR="00F57615" w:rsidRDefault="00F57615" w:rsidP="00CA2554">
      <w:pPr>
        <w:pStyle w:val="BodyText"/>
        <w:rPr>
          <w:ins w:id="1385" w:author="Vijay Parmar" w:date="2009-04-27T17:13:00Z"/>
          <w:rFonts w:asciiTheme="minorHAnsi" w:hAnsiTheme="minorHAnsi"/>
          <w:b/>
          <w:sz w:val="28"/>
        </w:rPr>
      </w:pPr>
    </w:p>
    <w:p w:rsidR="00F57615" w:rsidRDefault="00F57615" w:rsidP="00CA2554">
      <w:pPr>
        <w:pStyle w:val="BodyText"/>
        <w:rPr>
          <w:ins w:id="1386" w:author="Vijay Parmar" w:date="2009-04-27T17:13:00Z"/>
          <w:rFonts w:asciiTheme="minorHAnsi" w:hAnsiTheme="minorHAnsi"/>
          <w:b/>
          <w:sz w:val="28"/>
        </w:rPr>
      </w:pPr>
    </w:p>
    <w:p w:rsidR="00BD2C7E" w:rsidRDefault="00325E16" w:rsidP="00CA2554">
      <w:pPr>
        <w:pStyle w:val="BodyText"/>
        <w:rPr>
          <w:ins w:id="1387" w:author="Vijay Parmar" w:date="2009-04-13T11:24:00Z"/>
          <w:rFonts w:asciiTheme="minorHAnsi" w:hAnsiTheme="minorHAnsi"/>
          <w:b/>
          <w:sz w:val="28"/>
        </w:rPr>
      </w:pPr>
      <w:del w:id="1388" w:author="Vijay Parmar" w:date="2009-04-13T11:24:00Z">
        <w:r w:rsidRPr="003B04FB" w:rsidDel="00BD2C7E">
          <w:rPr>
            <w:rFonts w:asciiTheme="minorHAnsi" w:hAnsiTheme="minorHAnsi"/>
            <w:b/>
            <w:sz w:val="28"/>
          </w:rPr>
          <w:delText>c</w:delText>
        </w:r>
      </w:del>
    </w:p>
    <w:p w:rsidR="00BD2C7E" w:rsidRDefault="00BD2C7E" w:rsidP="00CA2554">
      <w:pPr>
        <w:pStyle w:val="BodyText"/>
        <w:rPr>
          <w:ins w:id="1389" w:author="Vijay Parmar" w:date="2009-04-13T11:24:00Z"/>
          <w:rFonts w:asciiTheme="minorHAnsi" w:hAnsiTheme="minorHAnsi"/>
          <w:b/>
          <w:sz w:val="28"/>
        </w:rPr>
      </w:pPr>
      <w:ins w:id="1390" w:author="Vijay Parmar" w:date="2009-04-13T11:24:00Z">
        <w:r>
          <w:rPr>
            <w:rFonts w:asciiTheme="minorHAnsi" w:hAnsiTheme="minorHAnsi"/>
            <w:b/>
            <w:sz w:val="28"/>
          </w:rPr>
          <w:lastRenderedPageBreak/>
          <w:t>c</w:t>
        </w:r>
      </w:ins>
      <w:r w:rsidR="00325E16" w:rsidRPr="003B04FB">
        <w:rPr>
          <w:rFonts w:asciiTheme="minorHAnsi" w:hAnsiTheme="minorHAnsi"/>
          <w:b/>
          <w:sz w:val="28"/>
        </w:rPr>
        <w:t xml:space="preserve">aGrid Security </w:t>
      </w:r>
      <w:r w:rsidR="00823276" w:rsidRPr="003B04FB">
        <w:rPr>
          <w:rFonts w:asciiTheme="minorHAnsi" w:hAnsiTheme="minorHAnsi"/>
          <w:b/>
          <w:sz w:val="28"/>
        </w:rPr>
        <w:t>infrastructure</w:t>
      </w:r>
    </w:p>
    <w:p w:rsidR="000F55F9" w:rsidRPr="003B04FB" w:rsidDel="00BD2C7E" w:rsidRDefault="000F55F9" w:rsidP="00CA2554">
      <w:pPr>
        <w:pStyle w:val="BodyText"/>
        <w:rPr>
          <w:del w:id="1391" w:author="Vijay Parmar" w:date="2009-04-13T11:24:00Z"/>
          <w:rFonts w:asciiTheme="minorHAnsi" w:hAnsiTheme="minorHAnsi"/>
          <w:b/>
          <w:sz w:val="28"/>
        </w:rPr>
      </w:pPr>
    </w:p>
    <w:p w:rsidR="005E74D2" w:rsidRDefault="005E74D2" w:rsidP="005E74D2">
      <w:pPr>
        <w:pStyle w:val="BodyText"/>
        <w:ind w:left="0"/>
        <w:rPr>
          <w:rFonts w:asciiTheme="minorHAnsi" w:hAnsiTheme="minorHAnsi"/>
          <w:b/>
        </w:rPr>
        <w:pPrChange w:id="1392" w:author="Vijay Parmar" w:date="2009-04-13T11:24:00Z">
          <w:pPr>
            <w:pStyle w:val="BodyText"/>
          </w:pPr>
        </w:pPrChange>
      </w:pPr>
    </w:p>
    <w:p w:rsidR="00236AB7" w:rsidRDefault="00236AB7" w:rsidP="00534AC2">
      <w:pPr>
        <w:pStyle w:val="BodyText"/>
        <w:numPr>
          <w:ilvl w:val="0"/>
          <w:numId w:val="27"/>
        </w:numPr>
        <w:rPr>
          <w:rFonts w:asciiTheme="minorHAnsi" w:hAnsiTheme="minorHAnsi"/>
        </w:rPr>
      </w:pPr>
      <w:r>
        <w:rPr>
          <w:rFonts w:asciiTheme="minorHAnsi" w:hAnsiTheme="minorHAnsi"/>
        </w:rPr>
        <w:t>Identify the Authentication Service(s) that will be used for authenticationg caGrid users.</w:t>
      </w:r>
    </w:p>
    <w:p w:rsidR="00236AB7" w:rsidRDefault="00236AB7" w:rsidP="00534AC2">
      <w:pPr>
        <w:pStyle w:val="BodyText"/>
        <w:numPr>
          <w:ilvl w:val="0"/>
          <w:numId w:val="27"/>
        </w:numPr>
        <w:rPr>
          <w:rFonts w:asciiTheme="minorHAnsi" w:hAnsiTheme="minorHAnsi"/>
        </w:rPr>
      </w:pPr>
      <w:r w:rsidRPr="00057D23">
        <w:rPr>
          <w:rFonts w:asciiTheme="minorHAnsi" w:hAnsiTheme="minorHAnsi"/>
        </w:rPr>
        <w:t>Identify the Dorian service that will be used to obtain grid proxy, create new caGrid user accounts etc.</w:t>
      </w:r>
      <w:r w:rsidR="00057D23" w:rsidRPr="00057D23">
        <w:rPr>
          <w:rFonts w:asciiTheme="minorHAnsi" w:hAnsiTheme="minorHAnsi"/>
        </w:rPr>
        <w:t xml:space="preserve"> </w:t>
      </w:r>
    </w:p>
    <w:p w:rsidR="00B33026" w:rsidRDefault="00B33026" w:rsidP="00534AC2">
      <w:pPr>
        <w:pStyle w:val="BodyText"/>
        <w:numPr>
          <w:ilvl w:val="0"/>
          <w:numId w:val="27"/>
        </w:numPr>
        <w:rPr>
          <w:rFonts w:asciiTheme="minorHAnsi" w:hAnsiTheme="minorHAnsi"/>
        </w:rPr>
      </w:pPr>
      <w:r>
        <w:rPr>
          <w:rFonts w:asciiTheme="minorHAnsi" w:hAnsiTheme="minorHAnsi"/>
        </w:rPr>
        <w:t>Identify the sync-description.xml configuration information.</w:t>
      </w:r>
    </w:p>
    <w:p w:rsidR="00833631" w:rsidRDefault="00833631" w:rsidP="00833631">
      <w:pPr>
        <w:pStyle w:val="BodyText"/>
        <w:ind w:left="1080"/>
        <w:rPr>
          <w:rFonts w:asciiTheme="minorHAnsi" w:hAnsiTheme="minorHAnsi"/>
        </w:rPr>
      </w:pPr>
      <w:r>
        <w:rPr>
          <w:rFonts w:asciiTheme="minorHAnsi" w:hAnsiTheme="minorHAnsi"/>
        </w:rPr>
        <w:t xml:space="preserve">Refer the </w:t>
      </w:r>
      <w:r w:rsidR="00231CAC">
        <w:rPr>
          <w:rFonts w:asciiTheme="minorHAnsi" w:hAnsiTheme="minorHAnsi"/>
        </w:rPr>
        <w:t>sample configuration file in Appendix C.</w:t>
      </w:r>
    </w:p>
    <w:p w:rsidR="00236AB7" w:rsidRDefault="00762AC2" w:rsidP="00534AC2">
      <w:pPr>
        <w:pStyle w:val="BodyText"/>
        <w:numPr>
          <w:ilvl w:val="0"/>
          <w:numId w:val="27"/>
        </w:numPr>
        <w:rPr>
          <w:rFonts w:asciiTheme="minorHAnsi" w:hAnsiTheme="minorHAnsi"/>
        </w:rPr>
      </w:pPr>
      <w:r>
        <w:rPr>
          <w:rFonts w:asciiTheme="minorHAnsi" w:hAnsiTheme="minorHAnsi"/>
        </w:rPr>
        <w:t>Identify the cgmm-properties.xml configuration details for Authentication Service and Dorian Service information</w:t>
      </w:r>
      <w:r w:rsidR="00236AB7">
        <w:rPr>
          <w:rFonts w:asciiTheme="minorHAnsi" w:hAnsiTheme="minorHAnsi"/>
        </w:rPr>
        <w:t>.</w:t>
      </w:r>
    </w:p>
    <w:p w:rsidR="00236AB7" w:rsidRDefault="00236AB7" w:rsidP="00236AB7">
      <w:pPr>
        <w:pStyle w:val="BodyText"/>
        <w:ind w:left="1080"/>
        <w:rPr>
          <w:rFonts w:asciiTheme="minorHAnsi" w:hAnsiTheme="minorHAnsi"/>
        </w:rPr>
      </w:pPr>
      <w:r>
        <w:rPr>
          <w:rFonts w:asciiTheme="minorHAnsi" w:hAnsiTheme="minorHAnsi"/>
        </w:rPr>
        <w:t>The sample configuration is shown here. Refer the cgmm-properties.xsd for more details about each configuration element.</w:t>
      </w:r>
      <w:r w:rsidR="00057D23">
        <w:rPr>
          <w:rFonts w:asciiTheme="minorHAnsi" w:hAnsiTheme="minorHAnsi"/>
        </w:rPr>
        <w:t xml:space="preserve"> </w:t>
      </w:r>
    </w:p>
    <w:p w:rsidR="00236AB7" w:rsidRDefault="005E74D2" w:rsidP="00236AB7">
      <w:pPr>
        <w:pStyle w:val="BodyText"/>
        <w:ind w:left="1080"/>
        <w:rPr>
          <w:rFonts w:asciiTheme="minorHAnsi" w:hAnsiTheme="minorHAnsi"/>
        </w:rPr>
      </w:pPr>
      <w:r>
        <w:rPr>
          <w:rFonts w:asciiTheme="minorHAnsi" w:hAnsiTheme="minorHAnsi"/>
        </w:rPr>
      </w:r>
      <w:r>
        <w:rPr>
          <w:rFonts w:asciiTheme="minorHAnsi" w:hAnsiTheme="minorHAnsi"/>
        </w:rPr>
        <w:pict>
          <v:group id="_x0000_s1357" editas="canvas" style="width:494.3pt;height:222pt;mso-position-horizontal-relative:char;mso-position-vertical-relative:line" coordorigin="2520,7648" coordsize="7605,3440">
            <o:lock v:ext="edit" aspectratio="t"/>
            <v:shape id="_x0000_s1358" type="#_x0000_t75" style="position:absolute;left:2520;top:7648;width:7605;height:3440" o:preferrelative="f">
              <v:fill o:detectmouseclick="t"/>
              <v:path o:extrusionok="t" o:connecttype="none"/>
              <o:lock v:ext="edit" text="t"/>
            </v:shape>
            <v:shape id="_x0000_s1359" type="#_x0000_t202" style="position:absolute;left:2520;top:7787;width:7416;height:3301">
              <v:textbox style="mso-next-textbox:#_x0000_s1359">
                <w:txbxContent>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authentication-service-list</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authentication-service-information</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service-name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caGrid Training</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service-name</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r>
                      <w:rPr>
                        <w:rFonts w:ascii="Times New Roman" w:hAnsi="Times New Roman" w:cs="Times New Roman"/>
                        <w:color w:val="0000FF"/>
                        <w:sz w:val="24"/>
                        <w:szCs w:val="24"/>
                      </w:rPr>
                      <w:t xml:space="preserve"> </w:t>
                    </w:r>
                    <w:hyperlink r:id="rId43" w:history="1">
                      <w:r w:rsidRPr="00FA0FF9">
                        <w:rPr>
                          <w:rStyle w:val="Hyperlink"/>
                          <w:rFonts w:ascii="Times New Roman" w:hAnsi="Times New Roman" w:cs="Times New Roman"/>
                          <w:sz w:val="24"/>
                          <w:szCs w:val="24"/>
                        </w:rPr>
                        <w:t>https://dorian</w:t>
                      </w:r>
                    </w:hyperlink>
                    <w:r>
                      <w:rPr>
                        <w:rFonts w:ascii="Times New Roman" w:hAnsi="Times New Roman" w:cs="Times New Roman"/>
                        <w:color w:val="000000"/>
                        <w:sz w:val="24"/>
                        <w:szCs w:val="24"/>
                        <w:highlight w:val="white"/>
                      </w:rPr>
                      <w:t>.training.cagrid.org:8443/wsrf/services/cagrid/Dorian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dorian-information</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hyperlink r:id="rId44" w:history="1">
                      <w:r w:rsidRPr="00FA0FF9">
                        <w:rPr>
                          <w:rStyle w:val="Hyperlink"/>
                          <w:rFonts w:ascii="Times New Roman" w:hAnsi="Times New Roman" w:cs="Times New Roman"/>
                          <w:sz w:val="24"/>
                          <w:szCs w:val="24"/>
                        </w:rPr>
                        <w:t>https://dorian</w:t>
                      </w:r>
                    </w:hyperlink>
                    <w:r>
                      <w:rPr>
                        <w:rFonts w:ascii="Times New Roman" w:hAnsi="Times New Roman" w:cs="Times New Roman"/>
                        <w:color w:val="000000"/>
                        <w:sz w:val="24"/>
                        <w:szCs w:val="24"/>
                        <w:highlight w:val="white"/>
                      </w:rPr>
                      <w:t>.training.cagrid.org:8443/wsrf/services/cagrid/Dorian</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service-url</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proxy-lifetime-hours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12</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proxy-lifetime-hours</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proxy-lifetime-minutes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proxy-lifetime-minutes</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proxy-lifetime-seconds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proxy-lifetime-seconds</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 xml:space="preserve">    &lt;</w:t>
                    </w:r>
                    <w:r>
                      <w:rPr>
                        <w:rFonts w:ascii="Times New Roman" w:hAnsi="Times New Roman" w:cs="Times New Roman"/>
                        <w:color w:val="800000"/>
                        <w:sz w:val="24"/>
                        <w:szCs w:val="24"/>
                        <w:highlight w:val="white"/>
                      </w:rPr>
                      <w:t>proxy-delegation-path-length</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3</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proxy-delegation-path-length</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dorian-information</w:t>
                    </w:r>
                    <w:r>
                      <w:rPr>
                        <w:rFonts w:ascii="Times New Roman" w:hAnsi="Times New Roman" w:cs="Times New Roman"/>
                        <w:color w:val="0000FF"/>
                        <w:sz w:val="24"/>
                        <w:szCs w:val="24"/>
                        <w:highlight w:val="white"/>
                      </w:rPr>
                      <w:t>&gt;</w:t>
                    </w:r>
                  </w:p>
                  <w:p w:rsidR="004C28D0" w:rsidRDefault="004C28D0" w:rsidP="003130EF">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authentication-service-information</w:t>
                    </w:r>
                    <w:r>
                      <w:rPr>
                        <w:rFonts w:ascii="Times New Roman" w:hAnsi="Times New Roman" w:cs="Times New Roman"/>
                        <w:color w:val="0000FF"/>
                        <w:sz w:val="24"/>
                        <w:szCs w:val="24"/>
                        <w:highlight w:val="white"/>
                      </w:rPr>
                      <w:t>&gt;</w:t>
                    </w:r>
                  </w:p>
                  <w:p w:rsidR="004C28D0" w:rsidRPr="003130EF" w:rsidRDefault="004C28D0" w:rsidP="003130EF">
                    <w:pPr>
                      <w:rPr>
                        <w:szCs w:val="24"/>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authentication-service-list</w:t>
                    </w:r>
                    <w:r>
                      <w:rPr>
                        <w:rFonts w:ascii="Times New Roman" w:hAnsi="Times New Roman" w:cs="Times New Roman"/>
                        <w:color w:val="0000FF"/>
                        <w:sz w:val="24"/>
                        <w:szCs w:val="24"/>
                        <w:highlight w:val="white"/>
                      </w:rPr>
                      <w:t>&gt;</w:t>
                    </w:r>
                  </w:p>
                </w:txbxContent>
              </v:textbox>
            </v:shape>
            <w10:wrap type="none"/>
            <w10:anchorlock/>
          </v:group>
        </w:pict>
      </w:r>
    </w:p>
    <w:p w:rsidR="00236AB7" w:rsidRDefault="00D154F7" w:rsidP="00236AB7">
      <w:pPr>
        <w:pStyle w:val="BodyText"/>
        <w:ind w:left="1080"/>
        <w:rPr>
          <w:rFonts w:asciiTheme="minorHAnsi" w:hAnsiTheme="minorHAnsi"/>
        </w:rPr>
      </w:pPr>
      <w:r w:rsidRPr="00B236BF">
        <w:rPr>
          <w:rFonts w:asciiTheme="minorHAnsi" w:hAnsiTheme="minorHAnsi"/>
        </w:rPr>
        <w:t xml:space="preserve">Table </w:t>
      </w:r>
      <w:r>
        <w:rPr>
          <w:rFonts w:asciiTheme="minorHAnsi" w:hAnsiTheme="minorHAnsi"/>
        </w:rPr>
        <w:t>7.4 Sample configuration for Authentication Service and Dorian information</w:t>
      </w:r>
    </w:p>
    <w:p w:rsidR="00236AB7" w:rsidRPr="00325E16" w:rsidRDefault="00236AB7" w:rsidP="00AB17BD">
      <w:pPr>
        <w:pStyle w:val="BodyText"/>
        <w:ind w:left="0"/>
        <w:rPr>
          <w:rFonts w:asciiTheme="minorHAnsi" w:hAnsiTheme="minorHAnsi"/>
          <w:b/>
        </w:rPr>
      </w:pPr>
    </w:p>
    <w:p w:rsidR="00325E16" w:rsidRPr="003B04FB" w:rsidRDefault="00325E16" w:rsidP="00CA2554">
      <w:pPr>
        <w:pStyle w:val="BodyText"/>
        <w:rPr>
          <w:rFonts w:asciiTheme="minorHAnsi" w:hAnsiTheme="minorHAnsi"/>
          <w:b/>
          <w:sz w:val="28"/>
        </w:rPr>
      </w:pPr>
      <w:r w:rsidRPr="003B04FB">
        <w:rPr>
          <w:rFonts w:asciiTheme="minorHAnsi" w:hAnsiTheme="minorHAnsi"/>
          <w:b/>
          <w:sz w:val="28"/>
        </w:rPr>
        <w:t>Identify Configuration parameters for CGMM</w:t>
      </w:r>
    </w:p>
    <w:p w:rsidR="00536804" w:rsidRDefault="00DB289C" w:rsidP="00534AC2">
      <w:pPr>
        <w:pStyle w:val="BodyText"/>
        <w:numPr>
          <w:ilvl w:val="0"/>
          <w:numId w:val="28"/>
        </w:numPr>
        <w:rPr>
          <w:rFonts w:asciiTheme="minorHAnsi" w:hAnsiTheme="minorHAnsi"/>
        </w:rPr>
      </w:pPr>
      <w:r>
        <w:rPr>
          <w:rFonts w:asciiTheme="minorHAnsi" w:hAnsiTheme="minorHAnsi"/>
        </w:rPr>
        <w:t xml:space="preserve">Determine if the new caGrid User creation feature of the CGMM Tool is desired. </w:t>
      </w:r>
    </w:p>
    <w:p w:rsidR="00A152BB" w:rsidRDefault="00A152BB" w:rsidP="00534AC2">
      <w:pPr>
        <w:pStyle w:val="BodyText"/>
        <w:numPr>
          <w:ilvl w:val="0"/>
          <w:numId w:val="28"/>
        </w:numPr>
        <w:rPr>
          <w:rFonts w:asciiTheme="minorHAnsi" w:hAnsiTheme="minorHAnsi"/>
        </w:rPr>
      </w:pPr>
      <w:r>
        <w:rPr>
          <w:rFonts w:asciiTheme="minorHAnsi" w:hAnsiTheme="minorHAnsi"/>
        </w:rPr>
        <w:t>If the new caGrid user creation feature has to be disabled, then c</w:t>
      </w:r>
      <w:r w:rsidRPr="00A152BB">
        <w:rPr>
          <w:rFonts w:asciiTheme="minorHAnsi" w:hAnsiTheme="minorHAnsi"/>
        </w:rPr>
        <w:t>onfigure the cgmm-information section of cgmm</w:t>
      </w:r>
      <w:r>
        <w:rPr>
          <w:rFonts w:asciiTheme="minorHAnsi" w:hAnsiTheme="minorHAnsi"/>
        </w:rPr>
        <w:t>-properties.xml with following:</w:t>
      </w:r>
    </w:p>
    <w:p w:rsidR="00A152BB" w:rsidRDefault="00A152BB" w:rsidP="00534AC2">
      <w:pPr>
        <w:pStyle w:val="BodyText"/>
        <w:numPr>
          <w:ilvl w:val="1"/>
          <w:numId w:val="28"/>
        </w:numPr>
        <w:autoSpaceDE w:val="0"/>
        <w:autoSpaceDN w:val="0"/>
        <w:adjustRightInd w:val="0"/>
        <w:spacing w:after="0" w:line="240" w:lineRule="auto"/>
        <w:rPr>
          <w:rFonts w:asciiTheme="minorHAnsi" w:hAnsiTheme="minorHAnsi"/>
          <w:color w:val="000000"/>
          <w:highlight w:val="white"/>
        </w:rPr>
      </w:pPr>
      <w:r w:rsidRPr="00A152BB">
        <w:rPr>
          <w:rFonts w:asciiTheme="minorHAnsi" w:hAnsiTheme="minorHAnsi"/>
        </w:rPr>
        <w:t xml:space="preserve">Set </w:t>
      </w:r>
      <w:r w:rsidR="00BC04DD">
        <w:rPr>
          <w:rFonts w:asciiTheme="minorHAnsi" w:hAnsiTheme="minorHAnsi"/>
        </w:rPr>
        <w:t xml:space="preserve">the </w:t>
      </w:r>
      <w:r w:rsidRPr="00A152BB">
        <w:rPr>
          <w:rFonts w:asciiTheme="minorHAnsi" w:hAnsiTheme="minorHAnsi"/>
          <w:color w:val="0000FF"/>
          <w:highlight w:val="white"/>
        </w:rPr>
        <w:t>&lt;</w:t>
      </w:r>
      <w:r w:rsidRPr="00A152BB">
        <w:rPr>
          <w:rFonts w:asciiTheme="minorHAnsi" w:hAnsiTheme="minorHAnsi"/>
          <w:color w:val="800000"/>
          <w:highlight w:val="white"/>
        </w:rPr>
        <w:t>cgmm-new-grid-user-creation-disabled</w:t>
      </w:r>
      <w:r w:rsidRPr="00A152BB">
        <w:rPr>
          <w:rFonts w:asciiTheme="minorHAnsi" w:hAnsiTheme="minorHAnsi"/>
          <w:color w:val="0000FF"/>
          <w:highlight w:val="white"/>
        </w:rPr>
        <w:t xml:space="preserve">&gt; </w:t>
      </w:r>
      <w:r w:rsidR="00BC04DD">
        <w:rPr>
          <w:rFonts w:asciiTheme="minorHAnsi" w:hAnsiTheme="minorHAnsi"/>
          <w:color w:val="000000"/>
          <w:highlight w:val="white"/>
        </w:rPr>
        <w:t xml:space="preserve">element to </w:t>
      </w:r>
      <w:r w:rsidRPr="00A152BB">
        <w:rPr>
          <w:rFonts w:asciiTheme="minorHAnsi" w:hAnsiTheme="minorHAnsi"/>
          <w:color w:val="000000"/>
          <w:highlight w:val="white"/>
        </w:rPr>
        <w:t>true</w:t>
      </w:r>
    </w:p>
    <w:p w:rsidR="007B4544" w:rsidRDefault="00BC04DD" w:rsidP="00534AC2">
      <w:pPr>
        <w:pStyle w:val="BodyText"/>
        <w:numPr>
          <w:ilvl w:val="1"/>
          <w:numId w:val="28"/>
        </w:numPr>
        <w:autoSpaceDE w:val="0"/>
        <w:autoSpaceDN w:val="0"/>
        <w:adjustRightInd w:val="0"/>
        <w:spacing w:after="0" w:line="240" w:lineRule="auto"/>
        <w:rPr>
          <w:ins w:id="1393" w:author="Vijay Parmar" w:date="2009-04-13T11:27:00Z"/>
          <w:rFonts w:asciiTheme="minorHAnsi" w:hAnsiTheme="minorHAnsi"/>
          <w:color w:val="000000"/>
          <w:highlight w:val="white"/>
        </w:rPr>
      </w:pPr>
      <w:r w:rsidRPr="009F1B55">
        <w:rPr>
          <w:rFonts w:asciiTheme="minorHAnsi" w:hAnsiTheme="minorHAnsi"/>
        </w:rPr>
        <w:t xml:space="preserve">Set the </w:t>
      </w:r>
      <w:r w:rsidR="00A152BB" w:rsidRPr="009F1B55">
        <w:rPr>
          <w:rFonts w:asciiTheme="minorHAnsi" w:hAnsiTheme="minorHAnsi"/>
          <w:color w:val="0000FF"/>
          <w:highlight w:val="white"/>
        </w:rPr>
        <w:t>&lt;</w:t>
      </w:r>
      <w:r w:rsidR="00A152BB" w:rsidRPr="009F1B55">
        <w:rPr>
          <w:rFonts w:asciiTheme="minorHAnsi" w:hAnsiTheme="minorHAnsi"/>
          <w:color w:val="800000"/>
          <w:highlight w:val="white"/>
        </w:rPr>
        <w:t>cgmm-new-grid-user-creation-host-redirect-uri</w:t>
      </w:r>
      <w:r w:rsidR="00A152BB" w:rsidRPr="009F1B55">
        <w:rPr>
          <w:rFonts w:asciiTheme="minorHAnsi" w:hAnsiTheme="minorHAnsi"/>
          <w:color w:val="0000FF"/>
          <w:highlight w:val="white"/>
        </w:rPr>
        <w:t>&gt;</w:t>
      </w:r>
      <w:r w:rsidR="00DA6161" w:rsidRPr="009F1B55">
        <w:rPr>
          <w:rFonts w:asciiTheme="minorHAnsi" w:hAnsiTheme="minorHAnsi"/>
          <w:color w:val="0000FF"/>
          <w:highlight w:val="white"/>
        </w:rPr>
        <w:t xml:space="preserve">  </w:t>
      </w:r>
      <w:r w:rsidR="00DA6161" w:rsidRPr="009F1B55">
        <w:rPr>
          <w:rFonts w:asciiTheme="minorHAnsi" w:hAnsiTheme="minorHAnsi"/>
          <w:color w:val="000000"/>
          <w:highlight w:val="white"/>
        </w:rPr>
        <w:t>element with host application context relative URI.</w:t>
      </w:r>
    </w:p>
    <w:p w:rsidR="005E74D2" w:rsidRPr="005E74D2" w:rsidRDefault="007B4544" w:rsidP="005E74D2">
      <w:pPr>
        <w:pStyle w:val="BodyText"/>
        <w:numPr>
          <w:ilvl w:val="0"/>
          <w:numId w:val="28"/>
        </w:numPr>
        <w:autoSpaceDE w:val="0"/>
        <w:autoSpaceDN w:val="0"/>
        <w:adjustRightInd w:val="0"/>
        <w:spacing w:after="0" w:line="240" w:lineRule="auto"/>
        <w:rPr>
          <w:ins w:id="1394" w:author="Vijay Parmar" w:date="2009-04-13T11:28:00Z"/>
          <w:rFonts w:asciiTheme="minorHAnsi" w:hAnsiTheme="minorHAnsi"/>
          <w:color w:val="000000"/>
          <w:highlight w:val="white"/>
          <w:rPrChange w:id="1395" w:author="Vijay Parmar" w:date="2009-04-13T11:28:00Z">
            <w:rPr>
              <w:ins w:id="1396" w:author="Vijay Parmar" w:date="2009-04-13T11:28:00Z"/>
              <w:rFonts w:asciiTheme="minorHAnsi" w:hAnsiTheme="minorHAnsi"/>
            </w:rPr>
          </w:rPrChange>
        </w:rPr>
        <w:pPrChange w:id="1397" w:author="Vijay Parmar" w:date="2009-04-13T11:27:00Z">
          <w:pPr>
            <w:pStyle w:val="BodyText"/>
            <w:numPr>
              <w:ilvl w:val="1"/>
              <w:numId w:val="28"/>
            </w:numPr>
            <w:autoSpaceDE w:val="0"/>
            <w:autoSpaceDN w:val="0"/>
            <w:adjustRightInd w:val="0"/>
            <w:spacing w:after="0" w:line="240" w:lineRule="auto"/>
            <w:ind w:left="1800" w:hanging="360"/>
          </w:pPr>
        </w:pPrChange>
      </w:pPr>
      <w:ins w:id="1398" w:author="Vijay Parmar" w:date="2009-04-13T11:27:00Z">
        <w:r>
          <w:rPr>
            <w:rFonts w:asciiTheme="minorHAnsi" w:hAnsiTheme="minorHAnsi"/>
          </w:rPr>
          <w:t xml:space="preserve">If the Alternate behavior is enabled or set to true, then configure the </w:t>
        </w:r>
      </w:ins>
      <w:ins w:id="1399" w:author="Vijay Parmar" w:date="2009-04-13T11:28:00Z">
        <w:r>
          <w:rPr>
            <w:rFonts w:asciiTheme="minorHAnsi" w:hAnsiTheme="minorHAnsi"/>
          </w:rPr>
          <w:t>host-information section of cgmm-properties.xml with the following:</w:t>
        </w:r>
      </w:ins>
    </w:p>
    <w:p w:rsidR="00E36370" w:rsidRDefault="007B4544">
      <w:pPr>
        <w:pStyle w:val="BodyText"/>
        <w:numPr>
          <w:ilvl w:val="1"/>
          <w:numId w:val="28"/>
        </w:numPr>
        <w:autoSpaceDE w:val="0"/>
        <w:autoSpaceDN w:val="0"/>
        <w:adjustRightInd w:val="0"/>
        <w:spacing w:after="0" w:line="240" w:lineRule="auto"/>
        <w:rPr>
          <w:del w:id="1400" w:author="Vijay Parmar" w:date="2009-04-13T18:33:00Z"/>
          <w:rFonts w:asciiTheme="minorHAnsi" w:hAnsiTheme="minorHAnsi"/>
          <w:color w:val="000000"/>
          <w:highlight w:val="white"/>
        </w:rPr>
      </w:pPr>
      <w:ins w:id="1401" w:author="Vijay Parmar" w:date="2009-04-13T11:28:00Z">
        <w:r>
          <w:rPr>
            <w:rFonts w:asciiTheme="minorHAnsi" w:hAnsiTheme="minorHAnsi"/>
          </w:rPr>
          <w:t xml:space="preserve">Set the </w:t>
        </w:r>
      </w:ins>
    </w:p>
    <w:p w:rsidR="005E74D2" w:rsidRDefault="005E74D2" w:rsidP="005E74D2">
      <w:pPr>
        <w:pStyle w:val="BodyText"/>
        <w:numPr>
          <w:ilvl w:val="1"/>
          <w:numId w:val="28"/>
        </w:numPr>
        <w:autoSpaceDE w:val="0"/>
        <w:autoSpaceDN w:val="0"/>
        <w:adjustRightInd w:val="0"/>
        <w:spacing w:after="0" w:line="240" w:lineRule="auto"/>
        <w:rPr>
          <w:ins w:id="1402" w:author="Vijay Parmar" w:date="2009-04-13T18:34:00Z"/>
          <w:rFonts w:ascii="Verdana" w:hAnsi="Verdana"/>
          <w:sz w:val="20"/>
          <w:szCs w:val="20"/>
        </w:rPr>
        <w:pPrChange w:id="1403" w:author="Vijay Parmar" w:date="2009-04-13T18:34:00Z">
          <w:pPr>
            <w:pStyle w:val="ListParagraph"/>
            <w:numPr>
              <w:numId w:val="28"/>
            </w:numPr>
            <w:spacing w:after="0" w:line="240" w:lineRule="auto"/>
            <w:ind w:left="1080" w:right="1080" w:hanging="360"/>
          </w:pPr>
        </w:pPrChange>
      </w:pPr>
      <w:ins w:id="1404" w:author="Vijay Parmar" w:date="2009-04-13T18:33:00Z">
        <w:r w:rsidRPr="005E74D2">
          <w:rPr>
            <w:rFonts w:ascii="Verdana" w:hAnsi="Verdana"/>
            <w:color w:val="0000FF"/>
            <w:sz w:val="20"/>
            <w:rPrChange w:id="1405" w:author="Vijay Parmar" w:date="2009-04-13T18:33:00Z">
              <w:rPr>
                <w:color w:val="0000FF"/>
                <w:u w:val="single"/>
              </w:rPr>
            </w:rPrChange>
          </w:rPr>
          <w:t>&lt;</w:t>
        </w:r>
        <w:r w:rsidRPr="005E74D2">
          <w:rPr>
            <w:rFonts w:ascii="Verdana" w:hAnsi="Verdana"/>
            <w:color w:val="990000"/>
            <w:sz w:val="20"/>
            <w:rPrChange w:id="1406" w:author="Vijay Parmar" w:date="2009-04-13T18:33:00Z">
              <w:rPr>
                <w:color w:val="0000FF" w:themeColor="hyperlink"/>
                <w:u w:val="single"/>
              </w:rPr>
            </w:rPrChange>
          </w:rPr>
          <w:t>host-user-login-page-url</w:t>
        </w:r>
        <w:r w:rsidRPr="005E74D2">
          <w:rPr>
            <w:rFonts w:ascii="Verdana" w:hAnsi="Verdana"/>
            <w:color w:val="0000FF"/>
            <w:sz w:val="20"/>
            <w:rPrChange w:id="1407" w:author="Vijay Parmar" w:date="2009-04-13T18:33:00Z">
              <w:rPr>
                <w:color w:val="0000FF"/>
                <w:u w:val="single"/>
              </w:rPr>
            </w:rPrChange>
          </w:rPr>
          <w:t>&gt;</w:t>
        </w:r>
        <w:r w:rsidRPr="005E74D2">
          <w:rPr>
            <w:rFonts w:ascii="Verdana" w:hAnsi="Verdana"/>
            <w:sz w:val="20"/>
            <w:szCs w:val="20"/>
            <w:rPrChange w:id="1408" w:author="Vijay Parmar" w:date="2009-04-13T18:33:00Z">
              <w:rPr>
                <w:color w:val="0000FF" w:themeColor="hyperlink"/>
                <w:szCs w:val="20"/>
                <w:u w:val="single"/>
              </w:rPr>
            </w:rPrChange>
          </w:rPr>
          <w:t xml:space="preserve"> </w:t>
        </w:r>
      </w:ins>
      <w:ins w:id="1409" w:author="Vijay Parmar" w:date="2009-04-13T18:35:00Z">
        <w:r w:rsidR="00FC433D">
          <w:rPr>
            <w:rFonts w:ascii="Verdana" w:hAnsi="Verdana"/>
            <w:sz w:val="20"/>
            <w:szCs w:val="20"/>
          </w:rPr>
          <w:t>with host application login page context relative URL.</w:t>
        </w:r>
      </w:ins>
    </w:p>
    <w:p w:rsidR="005E74D2" w:rsidRDefault="00FC433D" w:rsidP="005E74D2">
      <w:pPr>
        <w:pStyle w:val="BodyText"/>
        <w:numPr>
          <w:ilvl w:val="1"/>
          <w:numId w:val="28"/>
        </w:numPr>
        <w:autoSpaceDE w:val="0"/>
        <w:autoSpaceDN w:val="0"/>
        <w:adjustRightInd w:val="0"/>
        <w:spacing w:after="0" w:line="240" w:lineRule="auto"/>
        <w:rPr>
          <w:ins w:id="1410" w:author="Vijay Parmar" w:date="2009-04-13T18:34:00Z"/>
          <w:rFonts w:ascii="Verdana" w:hAnsi="Verdana"/>
          <w:sz w:val="20"/>
          <w:szCs w:val="20"/>
        </w:rPr>
        <w:pPrChange w:id="1411" w:author="Vijay Parmar" w:date="2009-04-13T18:34:00Z">
          <w:pPr>
            <w:pStyle w:val="ListParagraph"/>
            <w:numPr>
              <w:numId w:val="28"/>
            </w:numPr>
            <w:spacing w:after="0" w:line="240" w:lineRule="auto"/>
            <w:ind w:left="1080" w:right="1080" w:hanging="360"/>
          </w:pPr>
        </w:pPrChange>
      </w:pPr>
      <w:ins w:id="1412" w:author="Vijay Parmar" w:date="2009-04-13T18:36:00Z">
        <w:r>
          <w:rPr>
            <w:rFonts w:asciiTheme="minorHAnsi" w:hAnsiTheme="minorHAnsi"/>
          </w:rPr>
          <w:t>Set the</w:t>
        </w:r>
        <w:r>
          <w:rPr>
            <w:rFonts w:ascii="Verdana" w:hAnsi="Verdana"/>
            <w:color w:val="0000FF"/>
            <w:sz w:val="20"/>
          </w:rPr>
          <w:t xml:space="preserve"> </w:t>
        </w:r>
      </w:ins>
      <w:ins w:id="1413" w:author="Vijay Parmar" w:date="2009-04-13T18:33:00Z">
        <w:r w:rsidR="005E74D2" w:rsidRPr="005E74D2">
          <w:rPr>
            <w:rFonts w:ascii="Verdana" w:hAnsi="Verdana"/>
            <w:color w:val="0000FF"/>
            <w:sz w:val="20"/>
            <w:rPrChange w:id="1414" w:author="Vijay Parmar" w:date="2009-04-13T18:34:00Z">
              <w:rPr>
                <w:color w:val="0000FF"/>
                <w:u w:val="single"/>
              </w:rPr>
            </w:rPrChange>
          </w:rPr>
          <w:t>&lt;</w:t>
        </w:r>
        <w:r w:rsidR="005E74D2" w:rsidRPr="005E74D2">
          <w:rPr>
            <w:rFonts w:ascii="Verdana" w:hAnsi="Verdana"/>
            <w:color w:val="990000"/>
            <w:sz w:val="20"/>
            <w:rPrChange w:id="1415" w:author="Vijay Parmar" w:date="2009-04-13T18:34:00Z">
              <w:rPr>
                <w:color w:val="990000"/>
                <w:u w:val="single"/>
              </w:rPr>
            </w:rPrChange>
          </w:rPr>
          <w:t>host-mail-jndi-name</w:t>
        </w:r>
        <w:r w:rsidR="005E74D2" w:rsidRPr="005E74D2">
          <w:rPr>
            <w:rFonts w:ascii="Verdana" w:hAnsi="Verdana"/>
            <w:color w:val="0000FF"/>
            <w:sz w:val="20"/>
            <w:rPrChange w:id="1416" w:author="Vijay Parmar" w:date="2009-04-13T18:34:00Z">
              <w:rPr>
                <w:color w:val="0000FF"/>
                <w:u w:val="single"/>
              </w:rPr>
            </w:rPrChange>
          </w:rPr>
          <w:t>&gt;</w:t>
        </w:r>
        <w:r w:rsidR="005E74D2" w:rsidRPr="005E74D2">
          <w:rPr>
            <w:rFonts w:ascii="Verdana" w:hAnsi="Verdana"/>
            <w:sz w:val="20"/>
            <w:szCs w:val="20"/>
            <w:rPrChange w:id="1417" w:author="Vijay Parmar" w:date="2009-04-13T18:34:00Z">
              <w:rPr>
                <w:color w:val="0000FF" w:themeColor="hyperlink"/>
                <w:szCs w:val="20"/>
                <w:u w:val="single"/>
              </w:rPr>
            </w:rPrChange>
          </w:rPr>
          <w:t xml:space="preserve"> </w:t>
        </w:r>
      </w:ins>
      <w:ins w:id="1418" w:author="Vijay Parmar" w:date="2009-04-13T18:36:00Z">
        <w:r>
          <w:rPr>
            <w:rFonts w:ascii="Verdana" w:hAnsi="Verdana"/>
            <w:sz w:val="20"/>
            <w:szCs w:val="20"/>
          </w:rPr>
          <w:t>with JNDI name of the Jboss Mail Service.</w:t>
        </w:r>
      </w:ins>
    </w:p>
    <w:p w:rsidR="005E74D2" w:rsidRDefault="00FC433D" w:rsidP="005E74D2">
      <w:pPr>
        <w:pStyle w:val="BodyText"/>
        <w:numPr>
          <w:ilvl w:val="1"/>
          <w:numId w:val="28"/>
        </w:numPr>
        <w:autoSpaceDE w:val="0"/>
        <w:autoSpaceDN w:val="0"/>
        <w:adjustRightInd w:val="0"/>
        <w:spacing w:after="0" w:line="240" w:lineRule="auto"/>
        <w:rPr>
          <w:ins w:id="1419" w:author="Vijay Parmar" w:date="2009-04-13T18:34:00Z"/>
          <w:rFonts w:ascii="Verdana" w:hAnsi="Verdana"/>
          <w:sz w:val="20"/>
          <w:szCs w:val="20"/>
        </w:rPr>
        <w:pPrChange w:id="1420" w:author="Vijay Parmar" w:date="2009-04-13T18:34:00Z">
          <w:pPr>
            <w:pStyle w:val="ListParagraph"/>
            <w:numPr>
              <w:numId w:val="28"/>
            </w:numPr>
            <w:spacing w:after="0" w:line="240" w:lineRule="auto"/>
            <w:ind w:left="1080" w:right="1080" w:hanging="360"/>
          </w:pPr>
        </w:pPrChange>
      </w:pPr>
      <w:ins w:id="1421" w:author="Vijay Parmar" w:date="2009-04-13T18:36:00Z">
        <w:r>
          <w:rPr>
            <w:rFonts w:asciiTheme="minorHAnsi" w:hAnsiTheme="minorHAnsi"/>
          </w:rPr>
          <w:t xml:space="preserve">Set the </w:t>
        </w:r>
      </w:ins>
      <w:ins w:id="1422" w:author="Vijay Parmar" w:date="2009-04-13T18:33:00Z">
        <w:r w:rsidR="005E74D2" w:rsidRPr="005E74D2">
          <w:rPr>
            <w:rFonts w:ascii="Verdana" w:hAnsi="Verdana"/>
            <w:color w:val="0000FF"/>
            <w:sz w:val="20"/>
            <w:rPrChange w:id="1423" w:author="Vijay Parmar" w:date="2009-04-13T18:34:00Z">
              <w:rPr>
                <w:color w:val="0000FF"/>
                <w:u w:val="single"/>
              </w:rPr>
            </w:rPrChange>
          </w:rPr>
          <w:t>&lt;</w:t>
        </w:r>
        <w:r w:rsidR="005E74D2" w:rsidRPr="005E74D2">
          <w:rPr>
            <w:rFonts w:ascii="Verdana" w:hAnsi="Verdana"/>
            <w:color w:val="990000"/>
            <w:sz w:val="20"/>
            <w:rPrChange w:id="1424" w:author="Vijay Parmar" w:date="2009-04-13T18:34:00Z">
              <w:rPr>
                <w:color w:val="0000FF" w:themeColor="hyperlink"/>
                <w:u w:val="single"/>
              </w:rPr>
            </w:rPrChange>
          </w:rPr>
          <w:t>host-mail-email-id-to</w:t>
        </w:r>
        <w:r w:rsidR="005E74D2" w:rsidRPr="005E74D2">
          <w:rPr>
            <w:rFonts w:ascii="Verdana" w:hAnsi="Verdana"/>
            <w:color w:val="0000FF"/>
            <w:sz w:val="20"/>
            <w:rPrChange w:id="1425" w:author="Vijay Parmar" w:date="2009-04-13T18:34:00Z">
              <w:rPr>
                <w:color w:val="0000FF"/>
                <w:u w:val="single"/>
              </w:rPr>
            </w:rPrChange>
          </w:rPr>
          <w:t>&gt;</w:t>
        </w:r>
        <w:r w:rsidR="005E74D2" w:rsidRPr="005E74D2">
          <w:rPr>
            <w:rFonts w:ascii="Verdana" w:hAnsi="Verdana"/>
            <w:sz w:val="20"/>
            <w:szCs w:val="20"/>
            <w:rPrChange w:id="1426" w:author="Vijay Parmar" w:date="2009-04-13T18:34:00Z">
              <w:rPr>
                <w:color w:val="0000FF" w:themeColor="hyperlink"/>
                <w:szCs w:val="20"/>
                <w:u w:val="single"/>
              </w:rPr>
            </w:rPrChange>
          </w:rPr>
          <w:t xml:space="preserve"> </w:t>
        </w:r>
      </w:ins>
      <w:ins w:id="1427" w:author="Vijay Parmar" w:date="2009-04-13T18:36:00Z">
        <w:r>
          <w:rPr>
            <w:rFonts w:ascii="Verdana" w:hAnsi="Verdana"/>
            <w:sz w:val="20"/>
            <w:szCs w:val="20"/>
          </w:rPr>
          <w:t>with the ‘To’ Email ID</w:t>
        </w:r>
      </w:ins>
      <w:ins w:id="1428" w:author="Vijay Parmar" w:date="2009-04-13T18:37:00Z">
        <w:r>
          <w:rPr>
            <w:rFonts w:ascii="Verdana" w:hAnsi="Verdana"/>
            <w:sz w:val="20"/>
            <w:szCs w:val="20"/>
          </w:rPr>
          <w:t>.</w:t>
        </w:r>
      </w:ins>
    </w:p>
    <w:p w:rsidR="005E74D2" w:rsidRDefault="00FC433D" w:rsidP="005E74D2">
      <w:pPr>
        <w:pStyle w:val="BodyText"/>
        <w:numPr>
          <w:ilvl w:val="1"/>
          <w:numId w:val="28"/>
        </w:numPr>
        <w:autoSpaceDE w:val="0"/>
        <w:autoSpaceDN w:val="0"/>
        <w:adjustRightInd w:val="0"/>
        <w:spacing w:after="0" w:line="240" w:lineRule="auto"/>
        <w:rPr>
          <w:ins w:id="1429" w:author="Vijay Parmar" w:date="2009-04-13T18:34:00Z"/>
          <w:rFonts w:ascii="Verdana" w:hAnsi="Verdana"/>
          <w:sz w:val="20"/>
          <w:szCs w:val="20"/>
        </w:rPr>
        <w:pPrChange w:id="1430" w:author="Vijay Parmar" w:date="2009-04-13T18:34:00Z">
          <w:pPr>
            <w:pStyle w:val="ListParagraph"/>
            <w:numPr>
              <w:numId w:val="28"/>
            </w:numPr>
            <w:spacing w:after="0" w:line="240" w:lineRule="auto"/>
            <w:ind w:left="1080" w:right="1080" w:hanging="360"/>
          </w:pPr>
        </w:pPrChange>
      </w:pPr>
      <w:ins w:id="1431" w:author="Vijay Parmar" w:date="2009-04-13T18:36:00Z">
        <w:r>
          <w:rPr>
            <w:rFonts w:asciiTheme="minorHAnsi" w:hAnsiTheme="minorHAnsi"/>
          </w:rPr>
          <w:t xml:space="preserve">Set the </w:t>
        </w:r>
      </w:ins>
      <w:ins w:id="1432" w:author="Vijay Parmar" w:date="2009-04-13T18:33:00Z">
        <w:r w:rsidR="005E74D2" w:rsidRPr="005E74D2">
          <w:rPr>
            <w:rFonts w:ascii="Verdana" w:hAnsi="Verdana"/>
            <w:color w:val="0000FF"/>
            <w:sz w:val="20"/>
            <w:rPrChange w:id="1433" w:author="Vijay Parmar" w:date="2009-04-13T18:34:00Z">
              <w:rPr>
                <w:color w:val="0000FF"/>
                <w:u w:val="single"/>
              </w:rPr>
            </w:rPrChange>
          </w:rPr>
          <w:t>&lt;</w:t>
        </w:r>
        <w:r w:rsidR="005E74D2" w:rsidRPr="005E74D2">
          <w:rPr>
            <w:rFonts w:ascii="Verdana" w:hAnsi="Verdana"/>
            <w:color w:val="990000"/>
            <w:sz w:val="20"/>
            <w:rPrChange w:id="1434" w:author="Vijay Parmar" w:date="2009-04-13T18:34:00Z">
              <w:rPr>
                <w:color w:val="0000FF" w:themeColor="hyperlink"/>
                <w:u w:val="single"/>
              </w:rPr>
            </w:rPrChange>
          </w:rPr>
          <w:t>host-mail-email-id-from</w:t>
        </w:r>
        <w:r w:rsidR="005E74D2" w:rsidRPr="005E74D2">
          <w:rPr>
            <w:rFonts w:ascii="Verdana" w:hAnsi="Verdana"/>
            <w:color w:val="0000FF"/>
            <w:sz w:val="20"/>
            <w:rPrChange w:id="1435" w:author="Vijay Parmar" w:date="2009-04-13T18:34:00Z">
              <w:rPr>
                <w:color w:val="0000FF"/>
                <w:u w:val="single"/>
              </w:rPr>
            </w:rPrChange>
          </w:rPr>
          <w:t>&gt;</w:t>
        </w:r>
        <w:r w:rsidR="005E74D2" w:rsidRPr="005E74D2">
          <w:rPr>
            <w:rFonts w:ascii="Verdana" w:hAnsi="Verdana"/>
            <w:sz w:val="20"/>
            <w:szCs w:val="20"/>
            <w:rPrChange w:id="1436" w:author="Vijay Parmar" w:date="2009-04-13T18:34:00Z">
              <w:rPr>
                <w:color w:val="0000FF" w:themeColor="hyperlink"/>
                <w:szCs w:val="20"/>
                <w:u w:val="single"/>
              </w:rPr>
            </w:rPrChange>
          </w:rPr>
          <w:t xml:space="preserve"> </w:t>
        </w:r>
      </w:ins>
      <w:ins w:id="1437" w:author="Vijay Parmar" w:date="2009-04-13T18:37:00Z">
        <w:r>
          <w:rPr>
            <w:rFonts w:ascii="Verdana" w:hAnsi="Verdana"/>
            <w:sz w:val="20"/>
            <w:szCs w:val="20"/>
          </w:rPr>
          <w:t>with the ‘From’ Email ID.</w:t>
        </w:r>
      </w:ins>
    </w:p>
    <w:p w:rsidR="005E74D2" w:rsidRDefault="00FC433D" w:rsidP="005E74D2">
      <w:pPr>
        <w:pStyle w:val="BodyText"/>
        <w:numPr>
          <w:ilvl w:val="1"/>
          <w:numId w:val="28"/>
        </w:numPr>
        <w:autoSpaceDE w:val="0"/>
        <w:autoSpaceDN w:val="0"/>
        <w:adjustRightInd w:val="0"/>
        <w:spacing w:after="0" w:line="240" w:lineRule="auto"/>
        <w:rPr>
          <w:ins w:id="1438" w:author="Vijay Parmar" w:date="2009-04-13T18:34:00Z"/>
          <w:rFonts w:ascii="Verdana" w:hAnsi="Verdana"/>
          <w:sz w:val="20"/>
          <w:szCs w:val="20"/>
        </w:rPr>
        <w:pPrChange w:id="1439" w:author="Vijay Parmar" w:date="2009-04-13T18:34:00Z">
          <w:pPr>
            <w:pStyle w:val="ListParagraph"/>
            <w:numPr>
              <w:numId w:val="28"/>
            </w:numPr>
            <w:spacing w:after="0" w:line="240" w:lineRule="auto"/>
            <w:ind w:left="1080" w:right="1080" w:hanging="360"/>
          </w:pPr>
        </w:pPrChange>
      </w:pPr>
      <w:ins w:id="1440" w:author="Vijay Parmar" w:date="2009-04-13T18:36:00Z">
        <w:r>
          <w:rPr>
            <w:rFonts w:asciiTheme="minorHAnsi" w:hAnsiTheme="minorHAnsi"/>
          </w:rPr>
          <w:t xml:space="preserve">Set the </w:t>
        </w:r>
      </w:ins>
      <w:ins w:id="1441" w:author="Vijay Parmar" w:date="2009-04-13T18:33:00Z">
        <w:r w:rsidR="005E74D2" w:rsidRPr="005E74D2">
          <w:rPr>
            <w:rFonts w:ascii="Verdana" w:hAnsi="Verdana"/>
            <w:color w:val="0000FF"/>
            <w:sz w:val="20"/>
            <w:rPrChange w:id="1442" w:author="Vijay Parmar" w:date="2009-04-13T18:34:00Z">
              <w:rPr>
                <w:color w:val="0000FF"/>
                <w:u w:val="single"/>
              </w:rPr>
            </w:rPrChange>
          </w:rPr>
          <w:t>&lt;</w:t>
        </w:r>
        <w:r w:rsidR="005E74D2" w:rsidRPr="005E74D2">
          <w:rPr>
            <w:rFonts w:ascii="Verdana" w:hAnsi="Verdana"/>
            <w:color w:val="990000"/>
            <w:sz w:val="20"/>
            <w:rPrChange w:id="1443" w:author="Vijay Parmar" w:date="2009-04-13T18:34:00Z">
              <w:rPr>
                <w:color w:val="0000FF" w:themeColor="hyperlink"/>
                <w:u w:val="single"/>
              </w:rPr>
            </w:rPrChange>
          </w:rPr>
          <w:t>host-mail-email-subject</w:t>
        </w:r>
        <w:r w:rsidR="005E74D2" w:rsidRPr="005E74D2">
          <w:rPr>
            <w:rFonts w:ascii="Verdana" w:hAnsi="Verdana"/>
            <w:color w:val="0000FF"/>
            <w:sz w:val="20"/>
            <w:rPrChange w:id="1444" w:author="Vijay Parmar" w:date="2009-04-13T18:34:00Z">
              <w:rPr>
                <w:color w:val="0000FF"/>
                <w:u w:val="single"/>
              </w:rPr>
            </w:rPrChange>
          </w:rPr>
          <w:t>&gt;</w:t>
        </w:r>
        <w:r w:rsidR="005E74D2" w:rsidRPr="005E74D2">
          <w:rPr>
            <w:rFonts w:ascii="Verdana" w:hAnsi="Verdana"/>
            <w:sz w:val="20"/>
            <w:szCs w:val="20"/>
            <w:rPrChange w:id="1445" w:author="Vijay Parmar" w:date="2009-04-13T18:34:00Z">
              <w:rPr>
                <w:color w:val="0000FF" w:themeColor="hyperlink"/>
                <w:szCs w:val="20"/>
                <w:u w:val="single"/>
              </w:rPr>
            </w:rPrChange>
          </w:rPr>
          <w:t xml:space="preserve"> </w:t>
        </w:r>
      </w:ins>
      <w:ins w:id="1446" w:author="Vijay Parmar" w:date="2009-04-13T18:37:00Z">
        <w:r>
          <w:rPr>
            <w:rFonts w:ascii="Verdana" w:hAnsi="Verdana"/>
            <w:sz w:val="20"/>
            <w:szCs w:val="20"/>
          </w:rPr>
          <w:t>with the Email Subject text.</w:t>
        </w:r>
      </w:ins>
    </w:p>
    <w:p w:rsidR="005E74D2" w:rsidRDefault="00FC433D" w:rsidP="005E74D2">
      <w:pPr>
        <w:pStyle w:val="BodyText"/>
        <w:numPr>
          <w:ilvl w:val="1"/>
          <w:numId w:val="28"/>
        </w:numPr>
        <w:autoSpaceDE w:val="0"/>
        <w:autoSpaceDN w:val="0"/>
        <w:adjustRightInd w:val="0"/>
        <w:spacing w:after="0" w:line="240" w:lineRule="auto"/>
        <w:rPr>
          <w:ins w:id="1447" w:author="Vijay Parmar" w:date="2009-04-13T18:34:00Z"/>
          <w:rFonts w:ascii="Verdana" w:hAnsi="Verdana"/>
          <w:sz w:val="20"/>
          <w:szCs w:val="20"/>
        </w:rPr>
        <w:pPrChange w:id="1448" w:author="Vijay Parmar" w:date="2009-04-13T18:34:00Z">
          <w:pPr>
            <w:pStyle w:val="ListParagraph"/>
            <w:numPr>
              <w:numId w:val="28"/>
            </w:numPr>
            <w:spacing w:after="0" w:line="240" w:lineRule="auto"/>
            <w:ind w:left="1080" w:right="1080" w:hanging="360"/>
          </w:pPr>
        </w:pPrChange>
      </w:pPr>
      <w:ins w:id="1449" w:author="Vijay Parmar" w:date="2009-04-13T18:36:00Z">
        <w:r>
          <w:rPr>
            <w:rFonts w:asciiTheme="minorHAnsi" w:hAnsiTheme="minorHAnsi"/>
          </w:rPr>
          <w:lastRenderedPageBreak/>
          <w:t xml:space="preserve">Set the </w:t>
        </w:r>
      </w:ins>
      <w:ins w:id="1450" w:author="Vijay Parmar" w:date="2009-04-13T18:33:00Z">
        <w:r w:rsidR="005E74D2" w:rsidRPr="005E74D2">
          <w:rPr>
            <w:rFonts w:ascii="Verdana" w:hAnsi="Verdana"/>
            <w:color w:val="0000FF"/>
            <w:sz w:val="20"/>
            <w:rPrChange w:id="1451" w:author="Vijay Parmar" w:date="2009-04-13T18:34:00Z">
              <w:rPr>
                <w:color w:val="0000FF"/>
                <w:u w:val="single"/>
              </w:rPr>
            </w:rPrChange>
          </w:rPr>
          <w:t>&lt;</w:t>
        </w:r>
        <w:r w:rsidR="005E74D2" w:rsidRPr="005E74D2">
          <w:rPr>
            <w:rFonts w:ascii="Verdana" w:hAnsi="Verdana"/>
            <w:color w:val="990000"/>
            <w:sz w:val="20"/>
            <w:rPrChange w:id="1452" w:author="Vijay Parmar" w:date="2009-04-13T18:34:00Z">
              <w:rPr>
                <w:color w:val="0000FF" w:themeColor="hyperlink"/>
                <w:u w:val="single"/>
              </w:rPr>
            </w:rPrChange>
          </w:rPr>
          <w:t>host-application-logo-url</w:t>
        </w:r>
        <w:r w:rsidR="005E74D2" w:rsidRPr="005E74D2">
          <w:rPr>
            <w:rFonts w:ascii="Verdana" w:hAnsi="Verdana"/>
            <w:color w:val="0000FF"/>
            <w:sz w:val="20"/>
            <w:rPrChange w:id="1453" w:author="Vijay Parmar" w:date="2009-04-13T18:34:00Z">
              <w:rPr>
                <w:color w:val="0000FF"/>
                <w:u w:val="single"/>
              </w:rPr>
            </w:rPrChange>
          </w:rPr>
          <w:t>&gt;</w:t>
        </w:r>
        <w:r w:rsidR="005E74D2" w:rsidRPr="005E74D2">
          <w:rPr>
            <w:rFonts w:ascii="Verdana" w:hAnsi="Verdana"/>
            <w:sz w:val="20"/>
            <w:szCs w:val="20"/>
            <w:rPrChange w:id="1454" w:author="Vijay Parmar" w:date="2009-04-13T18:34:00Z">
              <w:rPr>
                <w:color w:val="0000FF" w:themeColor="hyperlink"/>
                <w:szCs w:val="20"/>
                <w:u w:val="single"/>
              </w:rPr>
            </w:rPrChange>
          </w:rPr>
          <w:t xml:space="preserve"> </w:t>
        </w:r>
      </w:ins>
      <w:ins w:id="1455" w:author="Vijay Parmar" w:date="2009-04-13T18:37:00Z">
        <w:r>
          <w:rPr>
            <w:rFonts w:ascii="Verdana" w:hAnsi="Verdana"/>
            <w:sz w:val="20"/>
            <w:szCs w:val="20"/>
          </w:rPr>
          <w:t xml:space="preserve">with the URL for application </w:t>
        </w:r>
        <w:r w:rsidR="00BB3AEE">
          <w:rPr>
            <w:rFonts w:ascii="Verdana" w:hAnsi="Verdana"/>
            <w:sz w:val="20"/>
            <w:szCs w:val="20"/>
          </w:rPr>
          <w:t>l</w:t>
        </w:r>
        <w:r>
          <w:rPr>
            <w:rFonts w:ascii="Verdana" w:hAnsi="Verdana"/>
            <w:sz w:val="20"/>
            <w:szCs w:val="20"/>
          </w:rPr>
          <w:t>ogo.</w:t>
        </w:r>
      </w:ins>
    </w:p>
    <w:p w:rsidR="005E74D2" w:rsidRPr="005E74D2" w:rsidRDefault="00FC433D" w:rsidP="005E74D2">
      <w:pPr>
        <w:pStyle w:val="BodyText"/>
        <w:numPr>
          <w:ilvl w:val="1"/>
          <w:numId w:val="28"/>
        </w:numPr>
        <w:autoSpaceDE w:val="0"/>
        <w:autoSpaceDN w:val="0"/>
        <w:adjustRightInd w:val="0"/>
        <w:spacing w:after="0" w:line="240" w:lineRule="auto"/>
        <w:rPr>
          <w:ins w:id="1456" w:author="Vijay Parmar" w:date="2009-04-13T18:33:00Z"/>
          <w:rFonts w:ascii="Verdana" w:hAnsi="Verdana"/>
          <w:sz w:val="20"/>
          <w:szCs w:val="20"/>
          <w:rPrChange w:id="1457" w:author="Vijay Parmar" w:date="2009-04-13T18:34:00Z">
            <w:rPr>
              <w:ins w:id="1458" w:author="Vijay Parmar" w:date="2009-04-13T18:33:00Z"/>
              <w:szCs w:val="20"/>
            </w:rPr>
          </w:rPrChange>
        </w:rPr>
        <w:pPrChange w:id="1459" w:author="Vijay Parmar" w:date="2009-04-13T18:34:00Z">
          <w:pPr>
            <w:pStyle w:val="ListParagraph"/>
            <w:numPr>
              <w:numId w:val="28"/>
            </w:numPr>
            <w:spacing w:after="0" w:line="240" w:lineRule="auto"/>
            <w:ind w:left="1080" w:right="1080" w:hanging="360"/>
          </w:pPr>
        </w:pPrChange>
      </w:pPr>
      <w:ins w:id="1460" w:author="Vijay Parmar" w:date="2009-04-13T18:36:00Z">
        <w:r>
          <w:rPr>
            <w:rFonts w:asciiTheme="minorHAnsi" w:hAnsiTheme="minorHAnsi"/>
          </w:rPr>
          <w:t xml:space="preserve">Set the </w:t>
        </w:r>
      </w:ins>
      <w:ins w:id="1461" w:author="Vijay Parmar" w:date="2009-04-13T18:33:00Z">
        <w:r w:rsidR="005E74D2" w:rsidRPr="005E74D2">
          <w:rPr>
            <w:rFonts w:ascii="Verdana" w:hAnsi="Verdana"/>
            <w:color w:val="0000FF"/>
            <w:sz w:val="20"/>
            <w:rPrChange w:id="1462" w:author="Vijay Parmar" w:date="2009-04-13T18:34:00Z">
              <w:rPr>
                <w:color w:val="0000FF"/>
                <w:u w:val="single"/>
              </w:rPr>
            </w:rPrChange>
          </w:rPr>
          <w:t>&lt;</w:t>
        </w:r>
        <w:r w:rsidR="005E74D2" w:rsidRPr="005E74D2">
          <w:rPr>
            <w:rFonts w:ascii="Verdana" w:hAnsi="Verdana"/>
            <w:color w:val="990000"/>
            <w:sz w:val="20"/>
            <w:rPrChange w:id="1463" w:author="Vijay Parmar" w:date="2009-04-13T18:34:00Z">
              <w:rPr>
                <w:color w:val="0000FF" w:themeColor="hyperlink"/>
                <w:u w:val="single"/>
              </w:rPr>
            </w:rPrChange>
          </w:rPr>
          <w:t>host-application-logo-alt-text</w:t>
        </w:r>
        <w:r w:rsidR="005E74D2" w:rsidRPr="005E74D2">
          <w:rPr>
            <w:rFonts w:ascii="Verdana" w:hAnsi="Verdana"/>
            <w:color w:val="0000FF"/>
            <w:sz w:val="20"/>
            <w:rPrChange w:id="1464" w:author="Vijay Parmar" w:date="2009-04-13T18:34:00Z">
              <w:rPr>
                <w:color w:val="0000FF"/>
                <w:u w:val="single"/>
              </w:rPr>
            </w:rPrChange>
          </w:rPr>
          <w:t>&gt;</w:t>
        </w:r>
        <w:r w:rsidR="005E74D2" w:rsidRPr="005E74D2">
          <w:rPr>
            <w:rFonts w:ascii="Verdana" w:hAnsi="Verdana"/>
            <w:sz w:val="20"/>
            <w:szCs w:val="20"/>
            <w:rPrChange w:id="1465" w:author="Vijay Parmar" w:date="2009-04-13T18:34:00Z">
              <w:rPr>
                <w:color w:val="0000FF" w:themeColor="hyperlink"/>
                <w:szCs w:val="20"/>
                <w:u w:val="single"/>
              </w:rPr>
            </w:rPrChange>
          </w:rPr>
          <w:t xml:space="preserve"> </w:t>
        </w:r>
      </w:ins>
      <w:ins w:id="1466" w:author="Vijay Parmar" w:date="2009-04-13T18:37:00Z">
        <w:r>
          <w:rPr>
            <w:rFonts w:ascii="Verdana" w:hAnsi="Verdana"/>
            <w:sz w:val="20"/>
            <w:szCs w:val="20"/>
          </w:rPr>
          <w:t xml:space="preserve">with the Alt Text for the </w:t>
        </w:r>
        <w:r w:rsidR="00BB3AEE">
          <w:rPr>
            <w:rFonts w:ascii="Verdana" w:hAnsi="Verdana"/>
            <w:sz w:val="20"/>
            <w:szCs w:val="20"/>
          </w:rPr>
          <w:t>application l</w:t>
        </w:r>
        <w:r>
          <w:rPr>
            <w:rFonts w:ascii="Verdana" w:hAnsi="Verdana"/>
            <w:sz w:val="20"/>
            <w:szCs w:val="20"/>
          </w:rPr>
          <w:t>ogo.</w:t>
        </w:r>
      </w:ins>
    </w:p>
    <w:p w:rsidR="000E0E80" w:rsidRPr="007469CF" w:rsidRDefault="000E0E80" w:rsidP="000E0E80">
      <w:pPr>
        <w:pStyle w:val="BodyText"/>
      </w:pPr>
    </w:p>
    <w:p w:rsidR="00707E03" w:rsidRDefault="00707E03" w:rsidP="00B16259">
      <w:pPr>
        <w:pStyle w:val="Heading1"/>
        <w:numPr>
          <w:ilvl w:val="1"/>
          <w:numId w:val="1"/>
        </w:numPr>
      </w:pPr>
      <w:bookmarkStart w:id="1467" w:name="_Toc228774655"/>
      <w:r>
        <w:t>Deployment Checklist</w:t>
      </w:r>
      <w:bookmarkEnd w:id="1467"/>
      <w:r w:rsidR="00F55784">
        <w:t xml:space="preserve"> </w:t>
      </w:r>
    </w:p>
    <w:p w:rsidR="00707E03" w:rsidRDefault="00707E03" w:rsidP="00707E03"/>
    <w:p w:rsidR="00707E03" w:rsidRPr="007469CF" w:rsidRDefault="00707E03" w:rsidP="00707E03">
      <w:pPr>
        <w:pStyle w:val="BodyText"/>
      </w:pPr>
      <w:r w:rsidRPr="007469CF">
        <w:t xml:space="preserve">Before deploying the </w:t>
      </w:r>
      <w:r w:rsidR="00F64849">
        <w:t>CGMM</w:t>
      </w:r>
      <w:r w:rsidRPr="007469CF">
        <w:t>, verify the following environment and configuration conditions are met. This software and access credentials/parameters are required.</w:t>
      </w:r>
    </w:p>
    <w:p w:rsidR="00707E03" w:rsidRDefault="00991C12" w:rsidP="00534AC2">
      <w:pPr>
        <w:pStyle w:val="StyleListBulletCircleLeft075"/>
        <w:numPr>
          <w:ilvl w:val="0"/>
          <w:numId w:val="19"/>
        </w:numPr>
        <w:tabs>
          <w:tab w:val="clear" w:pos="1440"/>
          <w:tab w:val="num" w:pos="1080"/>
        </w:tabs>
        <w:ind w:left="1080"/>
      </w:pPr>
      <w:r>
        <w:t xml:space="preserve">Host application </w:t>
      </w:r>
      <w:r w:rsidR="00707E03" w:rsidRPr="007469CF">
        <w:t>Environment</w:t>
      </w:r>
    </w:p>
    <w:p w:rsidR="00652DFC" w:rsidRDefault="00707E03" w:rsidP="00534AC2">
      <w:pPr>
        <w:pStyle w:val="StyleListBulletCircleLeft075"/>
        <w:numPr>
          <w:ilvl w:val="1"/>
          <w:numId w:val="19"/>
        </w:numPr>
      </w:pPr>
      <w:r w:rsidRPr="007469CF">
        <w:t>J</w:t>
      </w:r>
      <w:r w:rsidR="00282BE8" w:rsidRPr="007469CF">
        <w:t>b</w:t>
      </w:r>
      <w:r w:rsidRPr="007469CF">
        <w:t>oss 4.0 Application Server</w:t>
      </w:r>
    </w:p>
    <w:p w:rsidR="00652DFC" w:rsidRDefault="00707E03" w:rsidP="00534AC2">
      <w:pPr>
        <w:pStyle w:val="StyleListBulletCircleLeft075"/>
        <w:numPr>
          <w:ilvl w:val="1"/>
          <w:numId w:val="19"/>
        </w:numPr>
      </w:pPr>
      <w:r w:rsidRPr="007469CF">
        <w:t>MySQL 4.0 OR Oracle 9i Database Server (with an account that can create databases)</w:t>
      </w:r>
    </w:p>
    <w:p w:rsidR="005664EC" w:rsidRDefault="00307FB7" w:rsidP="00534AC2">
      <w:pPr>
        <w:pStyle w:val="StyleListBulletCircleLeft075"/>
        <w:numPr>
          <w:ilvl w:val="1"/>
          <w:numId w:val="19"/>
        </w:numPr>
      </w:pPr>
      <w:r>
        <w:t>Host Application utilizing the CGMM Filter</w:t>
      </w:r>
      <w:ins w:id="1468" w:author="Vijay Parmar" w:date="2009-04-13T13:36:00Z">
        <w:r w:rsidR="00E129C8">
          <w:t xml:space="preserve"> (optional in Standalone Mode)</w:t>
        </w:r>
      </w:ins>
      <w:r>
        <w:t>.</w:t>
      </w:r>
    </w:p>
    <w:p w:rsidR="00652DFC" w:rsidRDefault="00BF0547" w:rsidP="00534AC2">
      <w:pPr>
        <w:pStyle w:val="StyleListBulletCircleLeft075"/>
        <w:numPr>
          <w:ilvl w:val="1"/>
          <w:numId w:val="19"/>
        </w:numPr>
      </w:pPr>
      <w:r>
        <w:t>CSM v4.1 Schema</w:t>
      </w:r>
      <w:r w:rsidR="00307FB7">
        <w:t xml:space="preserve"> with existing Users</w:t>
      </w:r>
      <w:r w:rsidR="001D0A91">
        <w:t>.</w:t>
      </w:r>
      <w:r w:rsidR="00EA76CD">
        <w:t xml:space="preserve"> </w:t>
      </w:r>
    </w:p>
    <w:p w:rsidR="00652DFC" w:rsidRDefault="00652DFC" w:rsidP="00534AC2">
      <w:pPr>
        <w:pStyle w:val="StyleListBulletCircleLeft075"/>
        <w:numPr>
          <w:ilvl w:val="0"/>
          <w:numId w:val="19"/>
        </w:numPr>
        <w:tabs>
          <w:tab w:val="clear" w:pos="1440"/>
          <w:tab w:val="num" w:pos="1080"/>
        </w:tabs>
        <w:ind w:left="1080"/>
      </w:pPr>
      <w:r>
        <w:t>CGMM Release Components</w:t>
      </w:r>
    </w:p>
    <w:p w:rsidR="005664EC" w:rsidRDefault="005664EC" w:rsidP="00534AC2">
      <w:pPr>
        <w:pStyle w:val="StyleListBulletCircleLeft075"/>
        <w:numPr>
          <w:ilvl w:val="1"/>
          <w:numId w:val="19"/>
        </w:numPr>
      </w:pPr>
      <w:r>
        <w:t>CGMM Properties configuration file</w:t>
      </w:r>
    </w:p>
    <w:p w:rsidR="00652DFC" w:rsidRDefault="005664EC" w:rsidP="00534AC2">
      <w:pPr>
        <w:pStyle w:val="StyleListBulletCircleLeft075"/>
        <w:numPr>
          <w:ilvl w:val="1"/>
          <w:numId w:val="19"/>
        </w:numPr>
      </w:pPr>
      <w:r>
        <w:t xml:space="preserve">Sync Description configuration file </w:t>
      </w:r>
    </w:p>
    <w:p w:rsidR="005664EC" w:rsidRDefault="005664EC" w:rsidP="00534AC2">
      <w:pPr>
        <w:pStyle w:val="StyleListBulletCircleLeft075"/>
        <w:numPr>
          <w:ilvl w:val="1"/>
          <w:numId w:val="19"/>
        </w:numPr>
      </w:pPr>
      <w:r>
        <w:t>ApplicationSecurityConfig.xml Security configuration for CGMM</w:t>
      </w:r>
    </w:p>
    <w:p w:rsidR="005664EC" w:rsidRDefault="005664EC" w:rsidP="00534AC2">
      <w:pPr>
        <w:pStyle w:val="StyleListBulletCircleLeft075"/>
        <w:numPr>
          <w:ilvl w:val="1"/>
          <w:numId w:val="19"/>
        </w:numPr>
        <w:rPr>
          <w:ins w:id="1469" w:author="Vijay Parmar" w:date="2009-04-28T14:19:00Z"/>
        </w:rPr>
      </w:pPr>
      <w:r>
        <w:t xml:space="preserve">JAAS Login Module Configuration for </w:t>
      </w:r>
      <w:r w:rsidR="000666BF">
        <w:t>‘sampleHostApplication’ Application</w:t>
      </w:r>
      <w:r w:rsidR="00732C36">
        <w:t>.</w:t>
      </w:r>
    </w:p>
    <w:p w:rsidR="00040221" w:rsidRPr="007469CF" w:rsidRDefault="00040221" w:rsidP="00534AC2">
      <w:pPr>
        <w:pStyle w:val="StyleListBulletCircleLeft075"/>
        <w:numPr>
          <w:ilvl w:val="1"/>
          <w:numId w:val="19"/>
        </w:numPr>
      </w:pPr>
      <w:ins w:id="1470" w:author="Vijay Parmar" w:date="2009-04-28T14:19:00Z">
        <w:r>
          <w:t xml:space="preserve">Mail service configuration for alternate </w:t>
        </w:r>
        <w:r w:rsidR="00EB4145">
          <w:t>behavior.</w:t>
        </w:r>
      </w:ins>
    </w:p>
    <w:p w:rsidR="00991C12" w:rsidRDefault="00991C12" w:rsidP="00534AC2">
      <w:pPr>
        <w:pStyle w:val="StyleListBulletCircleLeft075"/>
        <w:numPr>
          <w:ilvl w:val="0"/>
          <w:numId w:val="19"/>
        </w:numPr>
        <w:tabs>
          <w:tab w:val="clear" w:pos="1440"/>
          <w:tab w:val="num" w:pos="1080"/>
        </w:tabs>
        <w:ind w:left="1080"/>
      </w:pPr>
      <w:r>
        <w:t xml:space="preserve">caGrid </w:t>
      </w:r>
      <w:r w:rsidRPr="007469CF">
        <w:t>Environment</w:t>
      </w:r>
    </w:p>
    <w:p w:rsidR="00242D74" w:rsidRDefault="00242D74" w:rsidP="00534AC2">
      <w:pPr>
        <w:pStyle w:val="StyleListBulletCircleLeft075"/>
        <w:numPr>
          <w:ilvl w:val="1"/>
          <w:numId w:val="19"/>
        </w:numPr>
      </w:pPr>
      <w:r>
        <w:t>caGrid 1.2 software is installed</w:t>
      </w:r>
    </w:p>
    <w:p w:rsidR="00991C12" w:rsidRDefault="00991C12" w:rsidP="00534AC2">
      <w:pPr>
        <w:pStyle w:val="StyleListBulletCircleLeft075"/>
        <w:numPr>
          <w:ilvl w:val="1"/>
          <w:numId w:val="19"/>
        </w:numPr>
      </w:pPr>
      <w:r>
        <w:t>Dorian Service</w:t>
      </w:r>
      <w:r w:rsidR="00242D74">
        <w:t xml:space="preserve"> is available for creation of new Grid User accounts.</w:t>
      </w:r>
    </w:p>
    <w:p w:rsidR="00991C12" w:rsidRDefault="00991C12" w:rsidP="00534AC2">
      <w:pPr>
        <w:pStyle w:val="StyleListBulletCircleLeft075"/>
        <w:numPr>
          <w:ilvl w:val="1"/>
          <w:numId w:val="19"/>
        </w:numPr>
      </w:pPr>
      <w:r>
        <w:t>Authentication Service</w:t>
      </w:r>
      <w:r w:rsidR="00131BD2">
        <w:t xml:space="preserve">(s) available </w:t>
      </w:r>
      <w:r w:rsidR="00242D74">
        <w:t>to authenticate Grid users.</w:t>
      </w:r>
    </w:p>
    <w:p w:rsidR="00991C12" w:rsidRDefault="00991C12" w:rsidP="00534AC2">
      <w:pPr>
        <w:pStyle w:val="StyleListBulletCircleLeft075"/>
        <w:numPr>
          <w:ilvl w:val="1"/>
          <w:numId w:val="19"/>
        </w:numPr>
      </w:pPr>
      <w:r>
        <w:t>SyncGTS to sync with Trust Fabric.</w:t>
      </w:r>
    </w:p>
    <w:p w:rsidR="00991C12" w:rsidRDefault="00991C12" w:rsidP="00534AC2">
      <w:pPr>
        <w:pStyle w:val="StyleListBulletCircleLeft075"/>
        <w:numPr>
          <w:ilvl w:val="1"/>
          <w:numId w:val="19"/>
        </w:numPr>
      </w:pPr>
      <w:r>
        <w:t>Host Certificate is available for the Server hosting the application server.</w:t>
      </w:r>
    </w:p>
    <w:p w:rsidR="000E0E80" w:rsidRPr="000E0E80" w:rsidRDefault="000E0E80" w:rsidP="000E0E80">
      <w:pPr>
        <w:ind w:left="360"/>
      </w:pPr>
    </w:p>
    <w:p w:rsidR="00D56016" w:rsidRDefault="00D56016" w:rsidP="00623359">
      <w:pPr>
        <w:pStyle w:val="Heading1"/>
        <w:numPr>
          <w:ilvl w:val="1"/>
          <w:numId w:val="1"/>
        </w:numPr>
      </w:pPr>
      <w:bookmarkStart w:id="1471" w:name="_Toc228774656"/>
      <w:r>
        <w:t>Deployment Steps</w:t>
      </w:r>
      <w:bookmarkEnd w:id="1471"/>
      <w:r w:rsidR="0050511C">
        <w:t xml:space="preserve"> </w:t>
      </w:r>
    </w:p>
    <w:p w:rsidR="007616C3" w:rsidRDefault="007616C3" w:rsidP="00D56016">
      <w:pPr>
        <w:ind w:left="360"/>
      </w:pPr>
    </w:p>
    <w:p w:rsidR="007616C3" w:rsidRPr="007616C3" w:rsidRDefault="007616C3" w:rsidP="00D56016">
      <w:pPr>
        <w:ind w:left="360"/>
        <w:rPr>
          <w:b/>
          <w:sz w:val="24"/>
        </w:rPr>
      </w:pPr>
      <w:r w:rsidRPr="007616C3">
        <w:rPr>
          <w:b/>
          <w:sz w:val="24"/>
        </w:rPr>
        <w:t>Verify the installation prerequisites are completed. Verify the deployment checklist is complete.</w:t>
      </w:r>
    </w:p>
    <w:p w:rsidR="00D56016" w:rsidRDefault="00D56016" w:rsidP="00D56016">
      <w:pPr>
        <w:ind w:left="360"/>
        <w:rPr>
          <w:b/>
          <w:sz w:val="28"/>
          <w:szCs w:val="28"/>
        </w:rPr>
      </w:pPr>
      <w:r w:rsidRPr="00F84B61">
        <w:rPr>
          <w:b/>
          <w:sz w:val="24"/>
          <w:szCs w:val="28"/>
        </w:rPr>
        <w:t xml:space="preserve">Step 1: </w:t>
      </w:r>
      <w:r w:rsidR="00325E16" w:rsidRPr="00F84B61">
        <w:rPr>
          <w:b/>
          <w:sz w:val="24"/>
          <w:szCs w:val="28"/>
        </w:rPr>
        <w:t>Deploy cgmmweb.war file</w:t>
      </w:r>
    </w:p>
    <w:p w:rsidR="006C7C23" w:rsidRPr="00A16115" w:rsidRDefault="006C7C23" w:rsidP="00A16115">
      <w:pPr>
        <w:pStyle w:val="ListParagraph"/>
        <w:rPr>
          <w:sz w:val="24"/>
          <w:szCs w:val="24"/>
        </w:rPr>
      </w:pPr>
      <w:r w:rsidRPr="00F51884">
        <w:rPr>
          <w:sz w:val="24"/>
          <w:szCs w:val="24"/>
        </w:rPr>
        <w:t>Co</w:t>
      </w:r>
      <w:r w:rsidRPr="00282BE8">
        <w:rPr>
          <w:sz w:val="24"/>
          <w:szCs w:val="24"/>
        </w:rPr>
        <w:t xml:space="preserve">py the </w:t>
      </w:r>
      <w:r>
        <w:rPr>
          <w:rFonts w:ascii="Courier New" w:hAnsi="Courier New" w:cs="Courier New"/>
          <w:sz w:val="24"/>
          <w:szCs w:val="24"/>
        </w:rPr>
        <w:t>cgmmweb</w:t>
      </w:r>
      <w:r w:rsidRPr="00282BE8">
        <w:rPr>
          <w:rFonts w:ascii="Courier New" w:hAnsi="Courier New" w:cs="Courier New"/>
          <w:sz w:val="24"/>
          <w:szCs w:val="24"/>
        </w:rPr>
        <w:t>.war</w:t>
      </w:r>
      <w:r w:rsidRPr="00282BE8">
        <w:rPr>
          <w:sz w:val="24"/>
          <w:szCs w:val="24"/>
        </w:rPr>
        <w:t xml:space="preserve"> in the deployment directory of Jboss which can be found at </w:t>
      </w:r>
      <w:r w:rsidRPr="00282BE8">
        <w:rPr>
          <w:rFonts w:ascii="Courier New" w:hAnsi="Courier New" w:cs="Courier New"/>
          <w:sz w:val="24"/>
          <w:szCs w:val="24"/>
        </w:rPr>
        <w:t>{jboss-home}/server/default/deploy/</w:t>
      </w:r>
    </w:p>
    <w:p w:rsidR="00CE0E60" w:rsidRPr="00F84B61" w:rsidRDefault="00CE0E60" w:rsidP="00CE0E60">
      <w:pPr>
        <w:ind w:left="360"/>
        <w:rPr>
          <w:b/>
          <w:sz w:val="24"/>
          <w:szCs w:val="28"/>
        </w:rPr>
      </w:pPr>
      <w:r w:rsidRPr="00F84B61">
        <w:rPr>
          <w:b/>
          <w:sz w:val="24"/>
          <w:szCs w:val="28"/>
        </w:rPr>
        <w:t xml:space="preserve">Step 2: </w:t>
      </w:r>
      <w:r w:rsidR="003A6509" w:rsidRPr="00F84B61">
        <w:rPr>
          <w:b/>
          <w:sz w:val="24"/>
          <w:szCs w:val="28"/>
        </w:rPr>
        <w:t>Deploy Host Application with CGMM Filter</w:t>
      </w:r>
      <w:ins w:id="1472" w:author="Vijay Parmar" w:date="2009-04-13T13:36:00Z">
        <w:r w:rsidR="004B2735">
          <w:rPr>
            <w:b/>
            <w:sz w:val="24"/>
            <w:szCs w:val="28"/>
          </w:rPr>
          <w:t xml:space="preserve"> (optional in </w:t>
        </w:r>
      </w:ins>
      <w:ins w:id="1473" w:author="Vijay Parmar" w:date="2009-04-13T17:30:00Z">
        <w:r w:rsidR="00781241">
          <w:rPr>
            <w:b/>
            <w:sz w:val="24"/>
            <w:szCs w:val="28"/>
          </w:rPr>
          <w:t xml:space="preserve">Alternate Behavior </w:t>
        </w:r>
      </w:ins>
      <w:ins w:id="1474" w:author="Vijay Parmar" w:date="2009-04-13T17:31:00Z">
        <w:r w:rsidR="00823E64">
          <w:rPr>
            <w:b/>
            <w:sz w:val="24"/>
            <w:szCs w:val="28"/>
          </w:rPr>
          <w:t xml:space="preserve">AND/OR </w:t>
        </w:r>
      </w:ins>
      <w:ins w:id="1475" w:author="Vijay Parmar" w:date="2009-04-13T13:36:00Z">
        <w:r w:rsidR="004B2735">
          <w:rPr>
            <w:b/>
            <w:sz w:val="24"/>
            <w:szCs w:val="28"/>
          </w:rPr>
          <w:t>Standalone Mode</w:t>
        </w:r>
      </w:ins>
      <w:ins w:id="1476" w:author="Vijay Parmar" w:date="2009-04-28T14:26:00Z">
        <w:r w:rsidR="00FD766E">
          <w:rPr>
            <w:b/>
            <w:sz w:val="24"/>
            <w:szCs w:val="28"/>
          </w:rPr>
          <w:t xml:space="preserve"> AND/OR Container Managed Security Integration</w:t>
        </w:r>
      </w:ins>
      <w:ins w:id="1477" w:author="Vijay Parmar" w:date="2009-04-13T13:36:00Z">
        <w:r w:rsidR="004B2735">
          <w:rPr>
            <w:b/>
            <w:sz w:val="24"/>
            <w:szCs w:val="28"/>
          </w:rPr>
          <w:t>)</w:t>
        </w:r>
      </w:ins>
    </w:p>
    <w:p w:rsidR="00787AF8" w:rsidRDefault="00787AF8" w:rsidP="00787AF8">
      <w:pPr>
        <w:pStyle w:val="ListParagraph"/>
        <w:rPr>
          <w:ins w:id="1478" w:author="Vijay Parmar" w:date="2009-04-29T13:24:00Z"/>
          <w:rFonts w:ascii="Courier New" w:hAnsi="Courier New" w:cs="Courier New"/>
          <w:sz w:val="24"/>
          <w:szCs w:val="24"/>
        </w:rPr>
      </w:pPr>
      <w:r w:rsidRPr="00F51884">
        <w:rPr>
          <w:sz w:val="24"/>
          <w:szCs w:val="24"/>
        </w:rPr>
        <w:t>Co</w:t>
      </w:r>
      <w:r w:rsidRPr="00282BE8">
        <w:rPr>
          <w:sz w:val="24"/>
          <w:szCs w:val="24"/>
        </w:rPr>
        <w:t xml:space="preserve">py the </w:t>
      </w:r>
      <w:r>
        <w:rPr>
          <w:sz w:val="24"/>
          <w:szCs w:val="24"/>
        </w:rPr>
        <w:t>host application’s WAR file</w:t>
      </w:r>
      <w:r w:rsidRPr="00282BE8">
        <w:rPr>
          <w:sz w:val="24"/>
          <w:szCs w:val="24"/>
        </w:rPr>
        <w:t xml:space="preserve"> in the deployment directory of Jboss which can be found at </w:t>
      </w:r>
      <w:r w:rsidRPr="00282BE8">
        <w:rPr>
          <w:rFonts w:ascii="Courier New" w:hAnsi="Courier New" w:cs="Courier New"/>
          <w:sz w:val="24"/>
          <w:szCs w:val="24"/>
        </w:rPr>
        <w:t>{jboss-home}/server/default/deploy/</w:t>
      </w:r>
    </w:p>
    <w:p w:rsidR="00B82A8D" w:rsidRPr="00787AF8" w:rsidRDefault="00B82A8D" w:rsidP="00787AF8">
      <w:pPr>
        <w:pStyle w:val="ListParagraph"/>
        <w:rPr>
          <w:sz w:val="24"/>
          <w:szCs w:val="24"/>
        </w:rPr>
      </w:pPr>
    </w:p>
    <w:p w:rsidR="00536804" w:rsidRPr="00F84B61" w:rsidRDefault="00CE0E60" w:rsidP="00CE0E60">
      <w:pPr>
        <w:ind w:left="360"/>
        <w:rPr>
          <w:b/>
          <w:sz w:val="24"/>
          <w:szCs w:val="28"/>
        </w:rPr>
      </w:pPr>
      <w:r w:rsidRPr="00F84B61">
        <w:rPr>
          <w:b/>
          <w:sz w:val="24"/>
          <w:szCs w:val="28"/>
        </w:rPr>
        <w:lastRenderedPageBreak/>
        <w:t>Step 3:</w:t>
      </w:r>
      <w:r w:rsidR="003A6509" w:rsidRPr="00F84B61">
        <w:rPr>
          <w:b/>
          <w:sz w:val="24"/>
          <w:szCs w:val="28"/>
        </w:rPr>
        <w:t xml:space="preserve"> Configure </w:t>
      </w:r>
      <w:r w:rsidR="00536804" w:rsidRPr="00F84B61">
        <w:rPr>
          <w:b/>
          <w:sz w:val="24"/>
          <w:szCs w:val="28"/>
        </w:rPr>
        <w:t xml:space="preserve">System properties </w:t>
      </w:r>
    </w:p>
    <w:p w:rsidR="0086668C" w:rsidRDefault="0086668C" w:rsidP="0086668C">
      <w:pPr>
        <w:rPr>
          <w:sz w:val="24"/>
          <w:szCs w:val="28"/>
        </w:rPr>
      </w:pPr>
      <w:r>
        <w:rPr>
          <w:b/>
          <w:sz w:val="28"/>
          <w:szCs w:val="28"/>
        </w:rPr>
        <w:tab/>
      </w:r>
      <w:r>
        <w:rPr>
          <w:sz w:val="24"/>
          <w:szCs w:val="28"/>
        </w:rPr>
        <w:t>Set the System properties for the configuration files.</w:t>
      </w:r>
    </w:p>
    <w:p w:rsidR="0086668C" w:rsidRDefault="0086668C" w:rsidP="0086668C">
      <w:pPr>
        <w:rPr>
          <w:sz w:val="24"/>
          <w:szCs w:val="28"/>
        </w:rPr>
      </w:pPr>
      <w:r>
        <w:rPr>
          <w:sz w:val="24"/>
          <w:szCs w:val="28"/>
        </w:rPr>
        <w:tab/>
        <w:t>In Jboss, modify the Jboss_home/server/default/deploy/properties-service.xml.</w:t>
      </w:r>
    </w:p>
    <w:p w:rsidR="0086668C" w:rsidRDefault="005E74D2" w:rsidP="0086668C">
      <w:r>
        <w:pict>
          <v:group id="_x0000_s1365" editas="canvas" style="width:450pt;height:151.55pt;mso-position-horizontal-relative:char;mso-position-vertical-relative:line" coordorigin="2500,10702" coordsize="7897,3980">
            <o:lock v:ext="edit" aspectratio="t"/>
            <v:shape id="_x0000_s1366" type="#_x0000_t75" style="position:absolute;left:2500;top:10702;width:7897;height:3980" o:preferrelative="f">
              <v:fill o:detectmouseclick="t"/>
              <v:path o:extrusionok="t" o:connecttype="none"/>
              <o:lock v:ext="edit" text="t"/>
            </v:shape>
            <v:shape id="_x0000_s1367" type="#_x0000_t202" style="position:absolute;left:2658;top:10861;width:7581;height:3711">
              <v:textbox style="mso-next-textbox:#_x0000_s1367" inset="2.23519mm,1.1176mm,2.23519mm,1.1176mm">
                <w:txbxContent>
                  <w:p w:rsidR="004C28D0" w:rsidRPr="002A35FD"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&lt;attribute name="Properties"&gt;</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gov.nih.nci.security.cgmm.syncgts.file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/sync-description.xml</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gov.nih.nci.security.cgmm.properties.file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/cgmm-properties.xml</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gov.nih.nci.security.configFile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/ApplicationSecurityConfig.xml</w:t>
                    </w:r>
                  </w:p>
                  <w:p w:rsidR="004C28D0" w:rsidRDefault="004C28D0" w:rsidP="0004044B">
                    <w:pPr>
                      <w:spacing w:after="0"/>
                      <w:rPr>
                        <w:rStyle w:val="ComputerfilesChar4CharCharCharCharCharCharCharCharChar"/>
                        <w:sz w:val="20"/>
                        <w:szCs w:val="20"/>
                      </w:rPr>
                    </w:pPr>
                    <w:r w:rsidRPr="002A35FD">
                      <w:rPr>
                        <w:rStyle w:val="ComputerfilesChar4CharCharCharCharCharCharCharCharChar"/>
                        <w:sz w:val="20"/>
                        <w:szCs w:val="20"/>
                      </w:rPr>
                      <w:t>gov.nih.nci.security.cgmm.login.config.file =</w:t>
                    </w:r>
                  </w:p>
                  <w:p w:rsidR="004C28D0" w:rsidRPr="002A35FD" w:rsidRDefault="004C28D0" w:rsidP="0004044B">
                    <w:pPr>
                      <w:spacing w:after="0"/>
                      <w:ind w:firstLine="720"/>
                      <w:rPr>
                        <w:rStyle w:val="ComputerfilesChar4CharCharCharCharCharCharCharCharChar"/>
                        <w:sz w:val="20"/>
                        <w:szCs w:val="20"/>
                      </w:rPr>
                    </w:pPr>
                    <w:r>
                      <w:rPr>
                        <w:rStyle w:val="ComputerfilesChar4CharCharCharCharCharCharCharCharChar"/>
                        <w:sz w:val="20"/>
                        <w:szCs w:val="20"/>
                      </w:rPr>
                      <w:t>&lt;&lt;path to&gt;&gt;</w:t>
                    </w:r>
                    <w:r w:rsidRPr="002A35FD">
                      <w:rPr>
                        <w:rStyle w:val="ComputerfilesChar4CharCharCharCharCharCharCharCharChar"/>
                        <w:sz w:val="20"/>
                        <w:szCs w:val="20"/>
                      </w:rPr>
                      <w:t>/cgmm.login.config</w:t>
                    </w:r>
                  </w:p>
                  <w:p w:rsidR="004C28D0" w:rsidRPr="002A35FD" w:rsidRDefault="004C28D0" w:rsidP="0004044B">
                    <w:pPr>
                      <w:spacing w:after="0"/>
                      <w:rPr>
                        <w:szCs w:val="20"/>
                      </w:rPr>
                    </w:pPr>
                    <w:r w:rsidRPr="002A35FD">
                      <w:rPr>
                        <w:rStyle w:val="ComputerfilesChar4CharCharCharCharCharCharCharCharChar"/>
                        <w:sz w:val="20"/>
                        <w:szCs w:val="20"/>
                      </w:rPr>
                      <w:t>&lt;/attribute&gt;</w:t>
                    </w:r>
                  </w:p>
                </w:txbxContent>
              </v:textbox>
            </v:shape>
            <w10:wrap type="none"/>
            <w10:anchorlock/>
          </v:group>
        </w:pict>
      </w:r>
    </w:p>
    <w:p w:rsidR="00FF5749" w:rsidRPr="0086668C" w:rsidRDefault="00FF5749" w:rsidP="00FF5749">
      <w:pPr>
        <w:ind w:firstLine="360"/>
        <w:rPr>
          <w:sz w:val="24"/>
          <w:szCs w:val="28"/>
        </w:rPr>
      </w:pPr>
      <w:r w:rsidRPr="00B236BF">
        <w:rPr>
          <w:sz w:val="24"/>
          <w:szCs w:val="24"/>
        </w:rPr>
        <w:t xml:space="preserve">Table </w:t>
      </w:r>
      <w:r>
        <w:rPr>
          <w:sz w:val="24"/>
          <w:szCs w:val="24"/>
        </w:rPr>
        <w:t>7.5 Sample configuration for System properties in J</w:t>
      </w:r>
      <w:r w:rsidR="00F806FF">
        <w:rPr>
          <w:sz w:val="24"/>
          <w:szCs w:val="24"/>
        </w:rPr>
        <w:t>B</w:t>
      </w:r>
      <w:r>
        <w:rPr>
          <w:sz w:val="24"/>
          <w:szCs w:val="24"/>
        </w:rPr>
        <w:t>oss.</w:t>
      </w:r>
    </w:p>
    <w:p w:rsidR="00417735" w:rsidRDefault="00417735" w:rsidP="00417735">
      <w:pPr>
        <w:ind w:left="360"/>
        <w:rPr>
          <w:b/>
          <w:sz w:val="28"/>
          <w:szCs w:val="28"/>
        </w:rPr>
      </w:pPr>
    </w:p>
    <w:p w:rsidR="00417735" w:rsidRDefault="00417735" w:rsidP="00417735">
      <w:pPr>
        <w:ind w:left="360"/>
        <w:rPr>
          <w:b/>
          <w:sz w:val="24"/>
          <w:szCs w:val="28"/>
        </w:rPr>
      </w:pPr>
      <w:r w:rsidRPr="00F84B61">
        <w:rPr>
          <w:b/>
          <w:sz w:val="24"/>
          <w:szCs w:val="28"/>
        </w:rPr>
        <w:t>Step 4: Configure SyncGTS</w:t>
      </w:r>
    </w:p>
    <w:p w:rsidR="00780E89" w:rsidRPr="00780E89" w:rsidRDefault="00780E89" w:rsidP="00534AC2">
      <w:pPr>
        <w:pStyle w:val="ListParagraph"/>
        <w:numPr>
          <w:ilvl w:val="1"/>
          <w:numId w:val="22"/>
        </w:numPr>
        <w:spacing w:after="0" w:line="240" w:lineRule="auto"/>
        <w:rPr>
          <w:sz w:val="24"/>
          <w:szCs w:val="24"/>
        </w:rPr>
      </w:pPr>
      <w:r w:rsidRPr="00780E89">
        <w:rPr>
          <w:sz w:val="24"/>
          <w:szCs w:val="28"/>
        </w:rPr>
        <w:t>Configure t</w:t>
      </w:r>
      <w:r>
        <w:rPr>
          <w:sz w:val="24"/>
          <w:szCs w:val="28"/>
        </w:rPr>
        <w:t>he URLs for Slave/Master GTS.</w:t>
      </w:r>
    </w:p>
    <w:p w:rsidR="00780E89" w:rsidRPr="00780E89" w:rsidRDefault="003D2039" w:rsidP="00534AC2">
      <w:pPr>
        <w:pStyle w:val="ListParagraph"/>
        <w:numPr>
          <w:ilvl w:val="1"/>
          <w:numId w:val="22"/>
        </w:numPr>
        <w:spacing w:after="0" w:line="240" w:lineRule="auto"/>
        <w:rPr>
          <w:sz w:val="24"/>
          <w:szCs w:val="24"/>
        </w:rPr>
      </w:pPr>
      <w:r>
        <w:rPr>
          <w:sz w:val="24"/>
          <w:szCs w:val="28"/>
        </w:rPr>
        <w:t>Refer the sample from Appendix C.</w:t>
      </w:r>
    </w:p>
    <w:p w:rsidR="00780E89" w:rsidRPr="00F84B61" w:rsidRDefault="00780E89" w:rsidP="00417735">
      <w:pPr>
        <w:ind w:left="360"/>
        <w:rPr>
          <w:b/>
          <w:sz w:val="24"/>
          <w:szCs w:val="28"/>
        </w:rPr>
      </w:pPr>
    </w:p>
    <w:p w:rsidR="00417735" w:rsidRPr="00F84B61" w:rsidRDefault="00417735" w:rsidP="00417735">
      <w:pPr>
        <w:ind w:left="360"/>
        <w:rPr>
          <w:b/>
          <w:sz w:val="24"/>
          <w:szCs w:val="28"/>
        </w:rPr>
      </w:pPr>
      <w:r w:rsidRPr="00F84B61">
        <w:rPr>
          <w:b/>
          <w:sz w:val="24"/>
          <w:szCs w:val="28"/>
        </w:rPr>
        <w:t xml:space="preserve">Step </w:t>
      </w:r>
      <w:r w:rsidR="00DA357C" w:rsidRPr="00F84B61">
        <w:rPr>
          <w:b/>
          <w:sz w:val="24"/>
          <w:szCs w:val="28"/>
        </w:rPr>
        <w:t>5</w:t>
      </w:r>
      <w:r w:rsidRPr="00F84B61">
        <w:rPr>
          <w:b/>
          <w:sz w:val="24"/>
          <w:szCs w:val="28"/>
        </w:rPr>
        <w:t>: Configure CGMM Properties file</w:t>
      </w:r>
    </w:p>
    <w:p w:rsidR="00932CB9" w:rsidRDefault="00932CB9" w:rsidP="00534AC2">
      <w:pPr>
        <w:pStyle w:val="ListParagraph"/>
        <w:numPr>
          <w:ilvl w:val="1"/>
          <w:numId w:val="22"/>
        </w:numPr>
        <w:spacing w:after="0" w:line="240" w:lineRule="auto"/>
        <w:rPr>
          <w:sz w:val="24"/>
          <w:szCs w:val="24"/>
        </w:rPr>
      </w:pPr>
      <w:r w:rsidRPr="001B0ED9">
        <w:rPr>
          <w:sz w:val="24"/>
          <w:szCs w:val="24"/>
        </w:rPr>
        <w:t>For description of the elements see the cgmm-properties.xsd.</w:t>
      </w:r>
    </w:p>
    <w:p w:rsidR="00932CB9" w:rsidRPr="001B0ED9" w:rsidRDefault="00932CB9" w:rsidP="00932CB9">
      <w:pPr>
        <w:pStyle w:val="ListParagraph"/>
        <w:spacing w:after="0" w:line="240" w:lineRule="auto"/>
        <w:ind w:left="1800"/>
        <w:rPr>
          <w:sz w:val="24"/>
          <w:szCs w:val="24"/>
        </w:rPr>
      </w:pPr>
    </w:p>
    <w:p w:rsidR="00932CB9" w:rsidRPr="001B0ED9" w:rsidRDefault="00932CB9" w:rsidP="00534AC2">
      <w:pPr>
        <w:pStyle w:val="ListParagraph"/>
        <w:numPr>
          <w:ilvl w:val="1"/>
          <w:numId w:val="22"/>
        </w:numPr>
        <w:spacing w:after="0" w:line="240" w:lineRule="auto"/>
        <w:rPr>
          <w:sz w:val="24"/>
          <w:szCs w:val="24"/>
        </w:rPr>
      </w:pPr>
      <w:r w:rsidRPr="001B0ED9">
        <w:rPr>
          <w:sz w:val="24"/>
          <w:szCs w:val="24"/>
        </w:rPr>
        <w:t>Example</w:t>
      </w:r>
    </w:p>
    <w:p w:rsidR="00932CB9" w:rsidRPr="001B0ED9" w:rsidDel="00CC63CB" w:rsidRDefault="00932CB9" w:rsidP="00932CB9">
      <w:pPr>
        <w:pStyle w:val="ListParagraph"/>
        <w:ind w:left="1800"/>
        <w:rPr>
          <w:del w:id="1479" w:author="Vijay Parmar" w:date="2009-04-29T12:13:00Z"/>
          <w:sz w:val="24"/>
          <w:szCs w:val="24"/>
        </w:rPr>
      </w:pPr>
      <w:r w:rsidRPr="001B0ED9">
        <w:rPr>
          <w:sz w:val="24"/>
          <w:szCs w:val="24"/>
        </w:rPr>
        <w:t>&lt;host-application-name-for-csm&gt;sampleHostApplicationContextName&lt;/host-application-name-for-csm&gt;</w:t>
      </w:r>
    </w:p>
    <w:p w:rsidR="005E74D2" w:rsidRDefault="005E74D2" w:rsidP="005E74D2">
      <w:pPr>
        <w:pStyle w:val="ListParagraph"/>
        <w:ind w:left="1800"/>
        <w:pPrChange w:id="1480" w:author="Vijay Parmar" w:date="2009-04-29T12:13:00Z">
          <w:pPr>
            <w:ind w:left="360"/>
          </w:pPr>
        </w:pPrChange>
      </w:pPr>
    </w:p>
    <w:p w:rsidR="00417735" w:rsidRPr="00F84B61" w:rsidRDefault="00417735" w:rsidP="00417735">
      <w:pPr>
        <w:ind w:left="360"/>
        <w:rPr>
          <w:b/>
          <w:sz w:val="24"/>
          <w:szCs w:val="28"/>
        </w:rPr>
      </w:pPr>
      <w:r w:rsidRPr="00F84B61">
        <w:rPr>
          <w:b/>
          <w:sz w:val="24"/>
          <w:szCs w:val="28"/>
        </w:rPr>
        <w:t xml:space="preserve">Step </w:t>
      </w:r>
      <w:r w:rsidR="00DA357C" w:rsidRPr="00F84B61">
        <w:rPr>
          <w:b/>
          <w:sz w:val="24"/>
          <w:szCs w:val="28"/>
        </w:rPr>
        <w:t>6</w:t>
      </w:r>
      <w:r w:rsidRPr="00F84B61">
        <w:rPr>
          <w:b/>
          <w:sz w:val="24"/>
          <w:szCs w:val="28"/>
        </w:rPr>
        <w:t>: Configure CSM Application Security Configuration file</w:t>
      </w:r>
    </w:p>
    <w:p w:rsidR="00691472" w:rsidRPr="001B0ED9" w:rsidRDefault="00691472" w:rsidP="00534AC2">
      <w:pPr>
        <w:pStyle w:val="ListParagraph"/>
        <w:numPr>
          <w:ilvl w:val="0"/>
          <w:numId w:val="22"/>
        </w:numPr>
        <w:spacing w:after="0" w:line="240" w:lineRule="auto"/>
        <w:rPr>
          <w:sz w:val="24"/>
          <w:szCs w:val="24"/>
        </w:rPr>
      </w:pPr>
      <w:r w:rsidRPr="001B0ED9">
        <w:rPr>
          <w:sz w:val="24"/>
          <w:szCs w:val="24"/>
        </w:rPr>
        <w:t>Configure ApplicationSecurityConfig.xml</w:t>
      </w:r>
    </w:p>
    <w:p w:rsidR="00691472" w:rsidRPr="001B0ED9" w:rsidRDefault="00691472" w:rsidP="00534AC2">
      <w:pPr>
        <w:pStyle w:val="ListParagraph"/>
        <w:numPr>
          <w:ilvl w:val="1"/>
          <w:numId w:val="22"/>
        </w:numPr>
        <w:spacing w:after="0" w:line="240" w:lineRule="auto"/>
        <w:rPr>
          <w:sz w:val="24"/>
          <w:szCs w:val="24"/>
        </w:rPr>
      </w:pPr>
      <w:r w:rsidRPr="001B0ED9">
        <w:rPr>
          <w:sz w:val="24"/>
          <w:szCs w:val="24"/>
        </w:rPr>
        <w:t>Modify the ‘context-name’ to Host application context name. Example</w:t>
      </w:r>
    </w:p>
    <w:p w:rsidR="00691472" w:rsidRPr="001B0ED9" w:rsidRDefault="00691472" w:rsidP="00691472">
      <w:pPr>
        <w:pStyle w:val="ListParagraph"/>
        <w:ind w:left="1800"/>
        <w:rPr>
          <w:sz w:val="24"/>
          <w:szCs w:val="24"/>
        </w:rPr>
      </w:pPr>
      <w:r w:rsidRPr="001B0ED9">
        <w:rPr>
          <w:sz w:val="24"/>
          <w:szCs w:val="24"/>
        </w:rPr>
        <w:t>&lt;context-name&gt;sampleHostApplicationContextName &lt;/context-name&gt;</w:t>
      </w:r>
    </w:p>
    <w:p w:rsidR="00691472" w:rsidRPr="001B0ED9" w:rsidRDefault="00691472" w:rsidP="00534AC2">
      <w:pPr>
        <w:pStyle w:val="ListParagraph"/>
        <w:numPr>
          <w:ilvl w:val="1"/>
          <w:numId w:val="22"/>
        </w:numPr>
        <w:spacing w:after="0" w:line="240" w:lineRule="auto"/>
        <w:rPr>
          <w:sz w:val="24"/>
          <w:szCs w:val="24"/>
        </w:rPr>
      </w:pPr>
      <w:r w:rsidRPr="001B0ED9">
        <w:rPr>
          <w:sz w:val="24"/>
          <w:szCs w:val="24"/>
        </w:rPr>
        <w:t>Modify the ‘hibernate-config-file’ Element to point to the hibernate configuration file. Example</w:t>
      </w:r>
    </w:p>
    <w:p w:rsidR="00417735" w:rsidRDefault="00691472" w:rsidP="00621080">
      <w:pPr>
        <w:pStyle w:val="ListParagraph"/>
        <w:ind w:left="1800"/>
        <w:rPr>
          <w:b/>
          <w:sz w:val="28"/>
          <w:szCs w:val="28"/>
        </w:rPr>
      </w:pPr>
      <w:r w:rsidRPr="001B0ED9">
        <w:rPr>
          <w:sz w:val="24"/>
          <w:szCs w:val="24"/>
        </w:rPr>
        <w:t>&lt;hibernate-config-file&gt;</w:t>
      </w:r>
      <w:r w:rsidR="006A7B17">
        <w:rPr>
          <w:sz w:val="24"/>
          <w:szCs w:val="24"/>
        </w:rPr>
        <w:t>/&lt;&lt;path to&gt;&gt;</w:t>
      </w:r>
      <w:r w:rsidRPr="001B0ED9">
        <w:rPr>
          <w:sz w:val="24"/>
          <w:szCs w:val="24"/>
        </w:rPr>
        <w:t>/cgmmweb.hibernate.cfg.xml&lt;/hibernate-config-file&gt;</w:t>
      </w:r>
    </w:p>
    <w:p w:rsidR="006A7B17" w:rsidRPr="001B0ED9" w:rsidRDefault="00833FA0" w:rsidP="00534AC2">
      <w:pPr>
        <w:pStyle w:val="ListParagraph"/>
        <w:numPr>
          <w:ilvl w:val="0"/>
          <w:numId w:val="22"/>
        </w:numPr>
        <w:spacing w:after="0" w:line="240" w:lineRule="auto"/>
        <w:rPr>
          <w:sz w:val="24"/>
          <w:szCs w:val="24"/>
        </w:rPr>
      </w:pPr>
      <w:r>
        <w:rPr>
          <w:sz w:val="24"/>
          <w:szCs w:val="28"/>
        </w:rPr>
        <w:t xml:space="preserve"> </w:t>
      </w:r>
      <w:r w:rsidR="006A7B17" w:rsidRPr="001B0ED9">
        <w:rPr>
          <w:sz w:val="24"/>
          <w:szCs w:val="24"/>
        </w:rPr>
        <w:t>Configure &lt;&lt;</w:t>
      </w:r>
      <w:r w:rsidR="00CB565E">
        <w:rPr>
          <w:sz w:val="24"/>
          <w:szCs w:val="24"/>
        </w:rPr>
        <w:t>host</w:t>
      </w:r>
      <w:r w:rsidR="00DD22BC">
        <w:rPr>
          <w:sz w:val="24"/>
          <w:szCs w:val="24"/>
        </w:rPr>
        <w:t>A</w:t>
      </w:r>
      <w:r w:rsidR="006A7B17" w:rsidRPr="001B0ED9">
        <w:rPr>
          <w:sz w:val="24"/>
          <w:szCs w:val="24"/>
        </w:rPr>
        <w:t>pplicationName&gt;&gt;.hibernate.cfg.xml</w:t>
      </w:r>
    </w:p>
    <w:p w:rsidR="006A7B17" w:rsidRPr="001B0ED9" w:rsidRDefault="006A7B17" w:rsidP="00534AC2">
      <w:pPr>
        <w:pStyle w:val="ListParagraph"/>
        <w:numPr>
          <w:ilvl w:val="1"/>
          <w:numId w:val="22"/>
        </w:numPr>
        <w:spacing w:after="0" w:line="240" w:lineRule="auto"/>
        <w:rPr>
          <w:sz w:val="24"/>
          <w:szCs w:val="24"/>
        </w:rPr>
      </w:pPr>
      <w:r w:rsidRPr="001B0ED9">
        <w:rPr>
          <w:sz w:val="24"/>
          <w:szCs w:val="24"/>
        </w:rPr>
        <w:t>Configure the Database Connection Properties or DataSource for the application.</w:t>
      </w:r>
    </w:p>
    <w:p w:rsidR="0086668C" w:rsidRPr="00833FA0" w:rsidDel="00904952" w:rsidRDefault="0086668C" w:rsidP="0086668C">
      <w:pPr>
        <w:rPr>
          <w:del w:id="1481" w:author="Vijay Parmar" w:date="2009-04-29T12:13:00Z"/>
          <w:sz w:val="24"/>
          <w:szCs w:val="28"/>
        </w:rPr>
      </w:pPr>
    </w:p>
    <w:p w:rsidR="005E74D2" w:rsidRDefault="005E74D2" w:rsidP="005E74D2">
      <w:pPr>
        <w:rPr>
          <w:ins w:id="1482" w:author="Vijay Parmar" w:date="2009-04-28T14:55:00Z"/>
          <w:b/>
          <w:sz w:val="24"/>
          <w:szCs w:val="28"/>
        </w:rPr>
        <w:pPrChange w:id="1483" w:author="Vijay Parmar" w:date="2009-04-29T12:13:00Z">
          <w:pPr>
            <w:ind w:left="360"/>
          </w:pPr>
        </w:pPrChange>
      </w:pPr>
    </w:p>
    <w:p w:rsidR="00D56016" w:rsidRPr="00F84B61" w:rsidRDefault="00D56016" w:rsidP="00D56016">
      <w:pPr>
        <w:ind w:left="360"/>
        <w:rPr>
          <w:b/>
          <w:sz w:val="24"/>
          <w:szCs w:val="28"/>
        </w:rPr>
      </w:pPr>
      <w:r w:rsidRPr="00F84B61">
        <w:rPr>
          <w:b/>
          <w:sz w:val="24"/>
          <w:szCs w:val="28"/>
        </w:rPr>
        <w:t xml:space="preserve">Step </w:t>
      </w:r>
      <w:r w:rsidR="00DA357C" w:rsidRPr="00F84B61">
        <w:rPr>
          <w:b/>
          <w:sz w:val="24"/>
          <w:szCs w:val="28"/>
        </w:rPr>
        <w:t>7</w:t>
      </w:r>
      <w:r w:rsidRPr="00F84B61">
        <w:rPr>
          <w:b/>
          <w:sz w:val="24"/>
          <w:szCs w:val="28"/>
        </w:rPr>
        <w:t>: Configure the J</w:t>
      </w:r>
      <w:r w:rsidR="00282BE8" w:rsidRPr="00F84B61">
        <w:rPr>
          <w:b/>
          <w:sz w:val="24"/>
          <w:szCs w:val="28"/>
        </w:rPr>
        <w:t>b</w:t>
      </w:r>
      <w:r w:rsidRPr="00F84B61">
        <w:rPr>
          <w:b/>
          <w:sz w:val="24"/>
          <w:szCs w:val="28"/>
        </w:rPr>
        <w:t>oss JAAS Login parameters</w:t>
      </w:r>
    </w:p>
    <w:p w:rsidR="00AE2904" w:rsidRPr="004511B8" w:rsidRDefault="00AE2904" w:rsidP="00AE2904">
      <w:pPr>
        <w:pStyle w:val="BodyText"/>
        <w:rPr>
          <w:rFonts w:asciiTheme="minorHAnsi" w:hAnsiTheme="minorHAnsi"/>
        </w:rPr>
      </w:pPr>
      <w:r w:rsidRPr="004511B8">
        <w:rPr>
          <w:rFonts w:asciiTheme="minorHAnsi" w:hAnsiTheme="minorHAnsi"/>
        </w:rPr>
        <w:lastRenderedPageBreak/>
        <w:t xml:space="preserve">In order to configure the </w:t>
      </w:r>
      <w:r w:rsidR="00383A4C" w:rsidRPr="004511B8">
        <w:rPr>
          <w:rFonts w:asciiTheme="minorHAnsi" w:hAnsiTheme="minorHAnsi"/>
        </w:rPr>
        <w:t xml:space="preserve">CGMM </w:t>
      </w:r>
      <w:r w:rsidRPr="004511B8">
        <w:rPr>
          <w:rFonts w:asciiTheme="minorHAnsi" w:hAnsiTheme="minorHAnsi"/>
        </w:rPr>
        <w:t xml:space="preserve">to </w:t>
      </w:r>
      <w:r w:rsidR="00383A4C" w:rsidRPr="004511B8">
        <w:rPr>
          <w:rFonts w:asciiTheme="minorHAnsi" w:hAnsiTheme="minorHAnsi"/>
        </w:rPr>
        <w:t>authenticate CSM users</w:t>
      </w:r>
      <w:r w:rsidRPr="004511B8">
        <w:rPr>
          <w:rFonts w:asciiTheme="minorHAnsi" w:hAnsiTheme="minorHAnsi"/>
        </w:rPr>
        <w:t xml:space="preserve">, create an entry in the </w:t>
      </w:r>
      <w:r w:rsidRPr="004511B8">
        <w:rPr>
          <w:rStyle w:val="ComputerfilesChar4Char"/>
          <w:rFonts w:asciiTheme="minorHAnsi" w:hAnsiTheme="minorHAnsi"/>
          <w:sz w:val="24"/>
        </w:rPr>
        <w:t>login-config.xml</w:t>
      </w:r>
      <w:r w:rsidRPr="004511B8">
        <w:rPr>
          <w:rFonts w:asciiTheme="minorHAnsi" w:hAnsiTheme="minorHAnsi"/>
        </w:rPr>
        <w:t xml:space="preserve"> of J</w:t>
      </w:r>
      <w:r w:rsidR="00282BE8" w:rsidRPr="004511B8">
        <w:rPr>
          <w:rFonts w:asciiTheme="minorHAnsi" w:hAnsiTheme="minorHAnsi"/>
        </w:rPr>
        <w:t>b</w:t>
      </w:r>
      <w:r w:rsidRPr="004511B8">
        <w:rPr>
          <w:rFonts w:asciiTheme="minorHAnsi" w:hAnsiTheme="minorHAnsi"/>
        </w:rPr>
        <w:t>oss as shown in</w:t>
      </w:r>
      <w:r w:rsidR="00664D04">
        <w:rPr>
          <w:rFonts w:asciiTheme="minorHAnsi" w:hAnsiTheme="minorHAnsi"/>
        </w:rPr>
        <w:t xml:space="preserve"> Figure 7.6</w:t>
      </w:r>
      <w:r w:rsidRPr="004511B8">
        <w:rPr>
          <w:rFonts w:asciiTheme="minorHAnsi" w:hAnsiTheme="minorHAnsi"/>
        </w:rPr>
        <w:t xml:space="preserve">. This entry configures a login-module against the </w:t>
      </w:r>
      <w:r w:rsidR="00BF3D39">
        <w:rPr>
          <w:rFonts w:asciiTheme="minorHAnsi" w:hAnsiTheme="minorHAnsi"/>
        </w:rPr>
        <w:t>host</w:t>
      </w:r>
      <w:r w:rsidRPr="004511B8">
        <w:rPr>
          <w:rFonts w:asciiTheme="minorHAnsi" w:hAnsiTheme="minorHAnsi"/>
        </w:rPr>
        <w:t xml:space="preserve"> application context. The location of this file is </w:t>
      </w:r>
      <w:r w:rsidRPr="004511B8">
        <w:rPr>
          <w:rStyle w:val="ComputerfilesChar4Char"/>
          <w:rFonts w:asciiTheme="minorHAnsi" w:hAnsiTheme="minorHAnsi"/>
          <w:sz w:val="24"/>
        </w:rPr>
        <w:t>{jboss-home}/server/default/conf/login-config.xml</w:t>
      </w:r>
      <w:r w:rsidRPr="004511B8">
        <w:rPr>
          <w:rFonts w:asciiTheme="minorHAnsi" w:hAnsiTheme="minorHAnsi"/>
        </w:rPr>
        <w:t>.</w:t>
      </w:r>
    </w:p>
    <w:p w:rsidR="00AE2904" w:rsidRPr="00EB3738" w:rsidRDefault="005E74D2" w:rsidP="00AE2904">
      <w:pPr>
        <w:ind w:firstLine="360"/>
        <w:rPr>
          <w:i/>
          <w:sz w:val="24"/>
          <w:szCs w:val="24"/>
        </w:rPr>
      </w:pPr>
      <w:r>
        <w:rPr>
          <w:i/>
          <w:sz w:val="24"/>
          <w:szCs w:val="24"/>
        </w:rPr>
      </w:r>
      <w:r>
        <w:rPr>
          <w:i/>
          <w:sz w:val="24"/>
          <w:szCs w:val="24"/>
        </w:rPr>
        <w:pict>
          <v:shape id="_x0000_s1408" type="#_x0000_t202" style="width:512.55pt;height:197.5pt;mso-position-horizontal-relative:char;mso-position-vertical-relative:line">
            <v:textbox style="mso-next-textbox:#_x0000_s1408">
              <w:txbxContent>
                <w:p w:rsidR="004C28D0" w:rsidRDefault="004C28D0" w:rsidP="00460EF5">
                  <w:pPr>
                    <w:spacing w:after="0"/>
                    <w:rPr>
                      <w:rFonts w:ascii="Courier New" w:hAnsi="Courier New" w:cs="Courier New"/>
                      <w:sz w:val="20"/>
                      <w:szCs w:val="20"/>
                    </w:rPr>
                  </w:pPr>
                  <w:r>
                    <w:rPr>
                      <w:rFonts w:ascii="Courier New" w:hAnsi="Courier New" w:cs="Courier New"/>
                      <w:sz w:val="20"/>
                      <w:szCs w:val="20"/>
                    </w:rPr>
                    <w:t>&lt;application-policy name = "sampleHostApplication</w:t>
                  </w:r>
                  <w:r w:rsidRPr="00843DBF">
                    <w:rPr>
                      <w:rFonts w:ascii="Courier New" w:hAnsi="Courier New" w:cs="Courier New"/>
                      <w:sz w:val="20"/>
                      <w:szCs w:val="20"/>
                    </w:rPr>
                    <w:t>"&gt;</w:t>
                  </w:r>
                </w:p>
                <w:p w:rsidR="004C28D0" w:rsidRDefault="004C28D0" w:rsidP="00460EF5">
                  <w:pPr>
                    <w:spacing w:after="0"/>
                    <w:rPr>
                      <w:rFonts w:ascii="Courier New" w:hAnsi="Courier New" w:cs="Courier New"/>
                      <w:sz w:val="20"/>
                      <w:szCs w:val="20"/>
                    </w:rPr>
                  </w:pPr>
                  <w:r w:rsidRPr="00843DBF">
                    <w:rPr>
                      <w:rFonts w:ascii="Courier New" w:hAnsi="Courier New" w:cs="Courier New"/>
                      <w:sz w:val="20"/>
                      <w:szCs w:val="20"/>
                    </w:rPr>
                    <w:t>&lt;authentication&gt;</w:t>
                  </w:r>
                </w:p>
                <w:p w:rsidR="004C28D0" w:rsidRDefault="004C28D0" w:rsidP="00460EF5">
                  <w:pPr>
                    <w:spacing w:after="0"/>
                    <w:rPr>
                      <w:rFonts w:ascii="Courier New" w:hAnsi="Courier New" w:cs="Courier New"/>
                      <w:sz w:val="20"/>
                      <w:szCs w:val="20"/>
                    </w:rPr>
                  </w:pPr>
                  <w:r>
                    <w:rPr>
                      <w:rFonts w:ascii="Courier New" w:hAnsi="Courier New" w:cs="Courier New"/>
                      <w:sz w:val="20"/>
                      <w:szCs w:val="20"/>
                    </w:rPr>
                    <w:t>&lt;login-module</w:t>
                  </w:r>
                </w:p>
                <w:p w:rsidR="004C28D0" w:rsidRDefault="004C28D0" w:rsidP="00460EF5">
                  <w:pPr>
                    <w:spacing w:after="0"/>
                    <w:ind w:firstLine="720"/>
                    <w:rPr>
                      <w:rFonts w:ascii="Courier New" w:hAnsi="Courier New" w:cs="Courier New"/>
                      <w:sz w:val="20"/>
                      <w:szCs w:val="20"/>
                    </w:rPr>
                  </w:pPr>
                  <w:r>
                    <w:rPr>
                      <w:rFonts w:ascii="Courier New" w:hAnsi="Courier New" w:cs="Courier New"/>
                      <w:sz w:val="20"/>
                      <w:szCs w:val="20"/>
                    </w:rPr>
                    <w:t>code</w:t>
                  </w:r>
                  <w:r w:rsidRPr="00460EF5">
                    <w:rPr>
                      <w:rFonts w:ascii="Courier New" w:hAnsi="Courier New" w:cs="Courier New"/>
                      <w:sz w:val="20"/>
                      <w:szCs w:val="20"/>
                    </w:rPr>
                    <w:t>="gov.nih.nci.security.authentication.loginmodules.RDBMSLoginModule"</w:t>
                  </w:r>
                </w:p>
                <w:p w:rsidR="004C28D0" w:rsidRPr="00460EF5" w:rsidRDefault="004C28D0" w:rsidP="00460EF5">
                  <w:pPr>
                    <w:spacing w:after="0"/>
                    <w:ind w:firstLine="720"/>
                    <w:rPr>
                      <w:rFonts w:ascii="Courier New" w:hAnsi="Courier New" w:cs="Courier New"/>
                      <w:sz w:val="20"/>
                      <w:szCs w:val="20"/>
                    </w:rPr>
                  </w:pPr>
                  <w:r w:rsidRPr="00460EF5">
                    <w:rPr>
                      <w:rFonts w:ascii="Courier New" w:hAnsi="Courier New" w:cs="Courier New"/>
                      <w:sz w:val="20"/>
                      <w:szCs w:val="20"/>
                    </w:rPr>
                    <w:t xml:space="preserve"> flag = "sufficient"&gt;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name="driver"&gt;</w:t>
                  </w:r>
                  <w:r>
                    <w:rPr>
                      <w:rFonts w:ascii="Courier New" w:hAnsi="Courier New" w:cs="Courier New"/>
                      <w:sz w:val="20"/>
                      <w:szCs w:val="20"/>
                    </w:rPr>
                    <w:t>&lt;&lt;Database Driver&gt;&gt;</w:t>
                  </w:r>
                  <w:r w:rsidRPr="00460EF5">
                    <w:rPr>
                      <w:rFonts w:ascii="Courier New" w:hAnsi="Courier New" w:cs="Courier New"/>
                      <w:sz w:val="20"/>
                      <w:szCs w:val="20"/>
                    </w:rPr>
                    <w:t>&lt;/module-option&gt;</w:t>
                  </w:r>
                </w:p>
                <w:p w:rsidR="004C28D0" w:rsidRPr="00460EF5" w:rsidRDefault="004C28D0" w:rsidP="00B40AE9">
                  <w:pPr>
                    <w:spacing w:after="0"/>
                    <w:rPr>
                      <w:rFonts w:ascii="Courier New" w:hAnsi="Courier New" w:cs="Courier New"/>
                      <w:sz w:val="20"/>
                      <w:szCs w:val="20"/>
                    </w:rPr>
                  </w:pPr>
                  <w:r w:rsidRPr="00460EF5">
                    <w:rPr>
                      <w:rFonts w:ascii="Courier New" w:hAnsi="Courier New" w:cs="Courier New"/>
                      <w:sz w:val="20"/>
                      <w:szCs w:val="20"/>
                    </w:rPr>
                    <w:t>&lt;module-option name="url"&gt;</w:t>
                  </w:r>
                  <w:r>
                    <w:rPr>
                      <w:rFonts w:ascii="Courier New" w:hAnsi="Courier New" w:cs="Courier New"/>
                      <w:sz w:val="20"/>
                      <w:szCs w:val="20"/>
                    </w:rPr>
                    <w:t>&lt;&lt;Database URL&gt;&gt;</w:t>
                  </w:r>
                  <w:r w:rsidRPr="00460EF5">
                    <w:rPr>
                      <w:rFonts w:ascii="Courier New" w:hAnsi="Courier New" w:cs="Courier New"/>
                      <w:sz w:val="20"/>
                      <w:szCs w:val="20"/>
                    </w:rPr>
                    <w:t>&lt;/module-option&gt;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name="user"&gt;</w:t>
                  </w:r>
                  <w:r>
                    <w:rPr>
                      <w:rFonts w:ascii="Courier New" w:hAnsi="Courier New" w:cs="Courier New"/>
                      <w:sz w:val="20"/>
                      <w:szCs w:val="20"/>
                    </w:rPr>
                    <w:t>&lt;&lt;DB Username&gt;&gt;</w:t>
                  </w:r>
                  <w:r w:rsidRPr="00460EF5">
                    <w:rPr>
                      <w:rFonts w:ascii="Courier New" w:hAnsi="Courier New" w:cs="Courier New"/>
                      <w:sz w:val="20"/>
                      <w:szCs w:val="20"/>
                    </w:rPr>
                    <w:t>&lt;/module-option&gt;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w:t>
                  </w:r>
                  <w:r>
                    <w:rPr>
                      <w:rFonts w:ascii="Courier New" w:hAnsi="Courier New" w:cs="Courier New"/>
                      <w:sz w:val="20"/>
                      <w:szCs w:val="20"/>
                    </w:rPr>
                    <w:t>module-option name="passwd"&gt;&lt;&lt;DB Password&gt;&gt;</w:t>
                  </w:r>
                  <w:r w:rsidRPr="00460EF5">
                    <w:rPr>
                      <w:rFonts w:ascii="Courier New" w:hAnsi="Courier New" w:cs="Courier New"/>
                      <w:sz w:val="20"/>
                      <w:szCs w:val="20"/>
                    </w:rPr>
                    <w:t>&lt;/module-option&gt;</w:t>
                  </w:r>
                </w:p>
                <w:p w:rsidR="004C28D0"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name="query"&gt;</w:t>
                  </w:r>
                </w:p>
                <w:p w:rsidR="004C28D0" w:rsidRPr="00460EF5" w:rsidRDefault="004C28D0" w:rsidP="00460EF5">
                  <w:pPr>
                    <w:spacing w:after="0"/>
                    <w:ind w:firstLine="720"/>
                    <w:rPr>
                      <w:rFonts w:ascii="Courier New" w:hAnsi="Courier New" w:cs="Courier New"/>
                      <w:sz w:val="20"/>
                      <w:szCs w:val="20"/>
                    </w:rPr>
                  </w:pPr>
                  <w:r w:rsidRPr="00460EF5">
                    <w:rPr>
                      <w:rFonts w:ascii="Courier New" w:hAnsi="Courier New" w:cs="Courier New"/>
                      <w:sz w:val="20"/>
                      <w:szCs w:val="20"/>
                    </w:rPr>
                    <w:t>SELECT * FROM csm_user WHERE login_name=? and password=?&lt;/module-option&gt;</w:t>
                  </w:r>
                </w:p>
                <w:p w:rsidR="004C28D0" w:rsidRPr="00460EF5" w:rsidRDefault="004C28D0" w:rsidP="00460EF5">
                  <w:pPr>
                    <w:spacing w:after="0"/>
                    <w:rPr>
                      <w:rFonts w:ascii="Courier New" w:hAnsi="Courier New" w:cs="Courier New"/>
                      <w:sz w:val="20"/>
                      <w:szCs w:val="20"/>
                    </w:rPr>
                  </w:pPr>
                  <w:r w:rsidRPr="00460EF5">
                    <w:rPr>
                      <w:rFonts w:ascii="Courier New" w:hAnsi="Courier New" w:cs="Courier New"/>
                      <w:sz w:val="20"/>
                      <w:szCs w:val="20"/>
                    </w:rPr>
                    <w:t>&lt;module-option name="encryption-enabled"&gt;YES&lt;/module-option&gt;</w:t>
                  </w:r>
                </w:p>
                <w:p w:rsidR="004C28D0" w:rsidRPr="00843DBF" w:rsidRDefault="004C28D0" w:rsidP="00460EF5">
                  <w:pPr>
                    <w:spacing w:after="0"/>
                    <w:rPr>
                      <w:rFonts w:ascii="Courier New" w:hAnsi="Courier New" w:cs="Courier New"/>
                      <w:sz w:val="20"/>
                      <w:szCs w:val="20"/>
                    </w:rPr>
                  </w:pPr>
                  <w:r w:rsidRPr="00460EF5">
                    <w:rPr>
                      <w:rFonts w:ascii="Courier New" w:hAnsi="Courier New" w:cs="Courier New"/>
                      <w:sz w:val="20"/>
                      <w:szCs w:val="20"/>
                    </w:rPr>
                    <w:t xml:space="preserve">            &lt;/login-module&gt;</w:t>
                  </w:r>
                  <w:r w:rsidRPr="00843DBF">
                    <w:rPr>
                      <w:rFonts w:ascii="Courier New" w:hAnsi="Courier New" w:cs="Courier New"/>
                      <w:sz w:val="20"/>
                      <w:szCs w:val="20"/>
                    </w:rPr>
                    <w:t>&lt;/authentication&gt;</w:t>
                  </w:r>
                </w:p>
                <w:p w:rsidR="004C28D0" w:rsidRPr="00843DBF" w:rsidRDefault="004C28D0" w:rsidP="00460EF5">
                  <w:pPr>
                    <w:spacing w:after="0"/>
                    <w:rPr>
                      <w:rFonts w:ascii="Courier New" w:hAnsi="Courier New" w:cs="Courier New"/>
                      <w:sz w:val="20"/>
                      <w:szCs w:val="20"/>
                    </w:rPr>
                  </w:pPr>
                  <w:r w:rsidRPr="00843DBF">
                    <w:rPr>
                      <w:rFonts w:ascii="Courier New" w:hAnsi="Courier New" w:cs="Courier New"/>
                      <w:sz w:val="20"/>
                      <w:szCs w:val="20"/>
                    </w:rPr>
                    <w:t>&lt;/application-policy&gt;</w:t>
                  </w:r>
                </w:p>
              </w:txbxContent>
            </v:textbox>
            <w10:wrap type="none"/>
            <w10:anchorlock/>
          </v:shape>
        </w:pict>
      </w:r>
    </w:p>
    <w:p w:rsidR="00AE2904" w:rsidDel="000B3126" w:rsidRDefault="00AE2904" w:rsidP="00AE2904">
      <w:pPr>
        <w:pStyle w:val="Caption"/>
        <w:ind w:firstLine="360"/>
        <w:rPr>
          <w:del w:id="1484" w:author="Vijay Parmar" w:date="2009-04-28T14:55:00Z"/>
          <w:rFonts w:asciiTheme="minorHAnsi" w:hAnsiTheme="minorHAnsi"/>
          <w:sz w:val="24"/>
          <w:szCs w:val="24"/>
        </w:rPr>
      </w:pPr>
      <w:bookmarkStart w:id="1485" w:name="_Ref98312583"/>
      <w:r w:rsidRPr="00EB3738">
        <w:rPr>
          <w:rFonts w:asciiTheme="minorHAnsi" w:hAnsiTheme="minorHAnsi"/>
          <w:sz w:val="24"/>
          <w:szCs w:val="24"/>
        </w:rPr>
        <w:t xml:space="preserve">Figure </w:t>
      </w:r>
      <w:bookmarkEnd w:id="1485"/>
      <w:r w:rsidR="00E5637C">
        <w:rPr>
          <w:rFonts w:asciiTheme="minorHAnsi" w:hAnsiTheme="minorHAnsi"/>
          <w:sz w:val="24"/>
          <w:szCs w:val="24"/>
        </w:rPr>
        <w:t>7.6</w:t>
      </w:r>
      <w:r w:rsidRPr="00EB3738">
        <w:rPr>
          <w:rFonts w:asciiTheme="minorHAnsi" w:hAnsiTheme="minorHAnsi"/>
          <w:sz w:val="24"/>
          <w:szCs w:val="24"/>
        </w:rPr>
        <w:t xml:space="preserve"> </w:t>
      </w:r>
      <w:r w:rsidR="00A441CC">
        <w:rPr>
          <w:rFonts w:asciiTheme="minorHAnsi" w:hAnsiTheme="minorHAnsi"/>
          <w:sz w:val="24"/>
          <w:szCs w:val="24"/>
        </w:rPr>
        <w:t>S</w:t>
      </w:r>
      <w:r w:rsidRPr="00EB3738">
        <w:rPr>
          <w:rFonts w:asciiTheme="minorHAnsi" w:hAnsiTheme="minorHAnsi"/>
          <w:sz w:val="24"/>
          <w:szCs w:val="24"/>
        </w:rPr>
        <w:t>ample login-config.xml entry</w:t>
      </w:r>
      <w:r w:rsidR="000B59F6">
        <w:rPr>
          <w:rFonts w:asciiTheme="minorHAnsi" w:hAnsiTheme="minorHAnsi"/>
          <w:sz w:val="24"/>
          <w:szCs w:val="24"/>
        </w:rPr>
        <w:t xml:space="preserve"> for the host application</w:t>
      </w:r>
    </w:p>
    <w:p w:rsidR="005E74D2" w:rsidRDefault="005E74D2" w:rsidP="005E74D2">
      <w:pPr>
        <w:pStyle w:val="Caption"/>
        <w:ind w:firstLine="360"/>
        <w:pPrChange w:id="1486" w:author="Vijay Parmar" w:date="2009-04-28T14:55:00Z">
          <w:pPr>
            <w:pStyle w:val="BodyText"/>
          </w:pPr>
        </w:pPrChange>
      </w:pPr>
    </w:p>
    <w:p w:rsidR="005F317A" w:rsidRPr="005F317A" w:rsidRDefault="005F317A" w:rsidP="005F317A">
      <w:pPr>
        <w:pStyle w:val="BodyText"/>
        <w:rPr>
          <w:rFonts w:asciiTheme="minorHAnsi" w:hAnsiTheme="minorHAnsi"/>
        </w:rPr>
      </w:pPr>
      <w:r>
        <w:rPr>
          <w:rFonts w:asciiTheme="minorHAnsi" w:hAnsiTheme="minorHAnsi"/>
        </w:rPr>
        <w:t>Alternatively, the JAAS configuration can be done via the cgmm.login.config configuration file.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Rename the cgmm.login.config file to value specified System property ‘gov.nih.nci.security.cgmm.login.config.file’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Modify the login.config name to the Host application Name.</w:t>
      </w:r>
    </w:p>
    <w:p w:rsidR="005F317A" w:rsidRPr="001B0ED9" w:rsidRDefault="005F317A" w:rsidP="00534AC2">
      <w:pPr>
        <w:pStyle w:val="ListParagraph"/>
        <w:numPr>
          <w:ilvl w:val="1"/>
          <w:numId w:val="22"/>
        </w:numPr>
        <w:spacing w:after="0" w:line="240" w:lineRule="auto"/>
        <w:rPr>
          <w:sz w:val="24"/>
          <w:szCs w:val="24"/>
        </w:rPr>
      </w:pPr>
      <w:r w:rsidRPr="001B0ED9">
        <w:rPr>
          <w:sz w:val="24"/>
          <w:szCs w:val="24"/>
        </w:rPr>
        <w:t xml:space="preserve">Point to </w:t>
      </w:r>
      <w:r>
        <w:rPr>
          <w:sz w:val="24"/>
          <w:szCs w:val="24"/>
        </w:rPr>
        <w:t>Host application Schema (</w:t>
      </w:r>
      <w:r w:rsidRPr="001B0ED9">
        <w:rPr>
          <w:sz w:val="24"/>
          <w:szCs w:val="24"/>
        </w:rPr>
        <w:t xml:space="preserve">CSM 4.1 </w:t>
      </w:r>
      <w:r>
        <w:rPr>
          <w:sz w:val="24"/>
          <w:szCs w:val="24"/>
        </w:rPr>
        <w:t>Schema of the Host application)</w:t>
      </w:r>
    </w:p>
    <w:p w:rsidR="005F317A" w:rsidRDefault="005F317A" w:rsidP="005F317A">
      <w:pPr>
        <w:pStyle w:val="BodyText"/>
        <w:rPr>
          <w:ins w:id="1487" w:author="Vijay Parmar" w:date="2009-04-01T16:32:00Z"/>
        </w:rPr>
      </w:pPr>
    </w:p>
    <w:p w:rsidR="00A06D39" w:rsidRDefault="00A06D39" w:rsidP="00A06D39">
      <w:pPr>
        <w:ind w:left="360"/>
        <w:rPr>
          <w:ins w:id="1488" w:author="Vijay Parmar" w:date="2009-04-28T14:50:00Z"/>
          <w:b/>
          <w:sz w:val="24"/>
          <w:szCs w:val="28"/>
        </w:rPr>
      </w:pPr>
      <w:ins w:id="1489" w:author="Vijay Parmar" w:date="2009-04-28T14:50:00Z">
        <w:r w:rsidRPr="00F84B61">
          <w:rPr>
            <w:b/>
            <w:sz w:val="24"/>
            <w:szCs w:val="28"/>
          </w:rPr>
          <w:t xml:space="preserve">Step 8: </w:t>
        </w:r>
        <w:r>
          <w:rPr>
            <w:b/>
            <w:sz w:val="24"/>
            <w:szCs w:val="28"/>
          </w:rPr>
          <w:t xml:space="preserve">Configure </w:t>
        </w:r>
      </w:ins>
      <w:ins w:id="1490" w:author="Vijay Parmar" w:date="2009-04-28T14:52:00Z">
        <w:r w:rsidR="00E0108A">
          <w:rPr>
            <w:b/>
            <w:sz w:val="24"/>
            <w:szCs w:val="28"/>
          </w:rPr>
          <w:t>Jboss Mail Service (</w:t>
        </w:r>
        <w:r>
          <w:rPr>
            <w:b/>
            <w:sz w:val="24"/>
            <w:szCs w:val="28"/>
          </w:rPr>
          <w:t xml:space="preserve">Only in case of Alternate Behavior AND/OR Standalone Mode) </w:t>
        </w:r>
      </w:ins>
    </w:p>
    <w:p w:rsidR="006B5A1F" w:rsidRDefault="005E74D2" w:rsidP="006B5A1F">
      <w:pPr>
        <w:ind w:left="360"/>
        <w:rPr>
          <w:ins w:id="1491" w:author="Vijay Parmar" w:date="2009-04-28T14:53:00Z"/>
          <w:sz w:val="24"/>
          <w:szCs w:val="28"/>
        </w:rPr>
      </w:pPr>
      <w:ins w:id="1492" w:author="Vijay Parmar" w:date="2009-04-28T14:53:00Z">
        <w:r w:rsidRPr="005E74D2">
          <w:rPr>
            <w:b/>
            <w:noProof/>
            <w:sz w:val="24"/>
            <w:szCs w:val="28"/>
          </w:rPr>
          <w:pict>
            <v:shape id="_x0000_s1392" type="#_x0000_t202" style="position:absolute;left:0;text-align:left;margin-left:27.2pt;margin-top:39.55pt;width:459.45pt;height:248.35pt;z-index:251662336;mso-width-relative:margin;mso-height-relative:margin">
              <v:textbox style="mso-next-textbox:#_x0000_s1392">
                <w:txbxContent>
                  <w:p w:rsidR="005E74D2" w:rsidRDefault="004C28D0" w:rsidP="005E74D2">
                    <w:pPr>
                      <w:spacing w:line="180" w:lineRule="auto"/>
                      <w:rPr>
                        <w:ins w:id="1493" w:author="Vijay Parmar" w:date="2009-04-27T17:12:00Z"/>
                        <w:rFonts w:cs="Courier New"/>
                        <w:sz w:val="20"/>
                      </w:rPr>
                      <w:pPrChange w:id="1494" w:author="Vijay Parmar" w:date="2009-04-27T17:12:00Z">
                        <w:pPr/>
                      </w:pPrChange>
                    </w:pPr>
                    <w:ins w:id="1495" w:author="Vijay Parmar" w:date="2009-04-27T17:12:00Z">
                      <w:r w:rsidRPr="00F57615">
                        <w:rPr>
                          <w:rFonts w:cs="Courier New"/>
                          <w:sz w:val="20"/>
                        </w:rPr>
                        <w:t>&lt;mbean code="org.jboss.mail.MailService" name="jboss:service=Mail"&gt;</w:t>
                      </w:r>
                    </w:ins>
                  </w:p>
                  <w:p w:rsidR="005E74D2" w:rsidRDefault="004C28D0" w:rsidP="005E74D2">
                    <w:pPr>
                      <w:spacing w:line="180" w:lineRule="auto"/>
                      <w:ind w:firstLine="720"/>
                      <w:rPr>
                        <w:ins w:id="1496" w:author="Vijay Parmar" w:date="2009-04-27T17:12:00Z"/>
                        <w:rFonts w:cs="Courier New"/>
                        <w:sz w:val="20"/>
                      </w:rPr>
                      <w:pPrChange w:id="1497" w:author="Vijay Parmar" w:date="2009-04-27T17:12:00Z">
                        <w:pPr/>
                      </w:pPrChange>
                    </w:pPr>
                    <w:ins w:id="1498" w:author="Vijay Parmar" w:date="2009-04-27T17:12:00Z">
                      <w:r>
                        <w:rPr>
                          <w:rFonts w:cs="Courier New"/>
                          <w:sz w:val="20"/>
                        </w:rPr>
                        <w:t xml:space="preserve"> </w:t>
                      </w:r>
                      <w:r w:rsidRPr="00F57615">
                        <w:rPr>
                          <w:rFonts w:cs="Courier New"/>
                          <w:sz w:val="20"/>
                        </w:rPr>
                        <w:t>&lt;attribute name="JNDIName"&gt;java:/Mail&lt;/attribute&gt;</w:t>
                      </w:r>
                    </w:ins>
                  </w:p>
                  <w:p w:rsidR="005E74D2" w:rsidRDefault="004C28D0" w:rsidP="005E74D2">
                    <w:pPr>
                      <w:spacing w:line="180" w:lineRule="auto"/>
                      <w:ind w:firstLine="720"/>
                      <w:rPr>
                        <w:ins w:id="1499" w:author="Vijay Parmar" w:date="2009-04-27T17:12:00Z"/>
                        <w:rFonts w:cs="Courier New"/>
                        <w:sz w:val="20"/>
                      </w:rPr>
                      <w:pPrChange w:id="1500" w:author="Vijay Parmar" w:date="2009-04-27T17:12:00Z">
                        <w:pPr/>
                      </w:pPrChange>
                    </w:pPr>
                    <w:ins w:id="1501" w:author="Vijay Parmar" w:date="2009-04-27T17:12:00Z">
                      <w:r w:rsidRPr="00F57615">
                        <w:rPr>
                          <w:rFonts w:cs="Courier New"/>
                          <w:sz w:val="20"/>
                        </w:rPr>
                        <w:t xml:space="preserve"> &lt;attribute name="User"&gt;</w:t>
                      </w:r>
                    </w:ins>
                    <w:ins w:id="1502" w:author="Vijay Parmar" w:date="2009-04-27T17:13:00Z">
                      <w:r>
                        <w:rPr>
                          <w:rFonts w:cs="Courier New"/>
                          <w:sz w:val="20"/>
                        </w:rPr>
                        <w:t>&lt;&lt;user name&gt;&gt;</w:t>
                      </w:r>
                      <w:r w:rsidRPr="00F57615">
                        <w:rPr>
                          <w:rFonts w:cs="Courier New"/>
                          <w:sz w:val="20"/>
                        </w:rPr>
                        <w:t xml:space="preserve"> </w:t>
                      </w:r>
                    </w:ins>
                    <w:ins w:id="1503" w:author="Vijay Parmar" w:date="2009-04-27T17:12:00Z">
                      <w:r w:rsidRPr="00F57615">
                        <w:rPr>
                          <w:rFonts w:cs="Courier New"/>
                          <w:sz w:val="20"/>
                        </w:rPr>
                        <w:t>&lt;/attribute&gt;</w:t>
                      </w:r>
                    </w:ins>
                  </w:p>
                  <w:p w:rsidR="005E74D2" w:rsidRDefault="004C28D0" w:rsidP="005E74D2">
                    <w:pPr>
                      <w:spacing w:line="180" w:lineRule="auto"/>
                      <w:ind w:firstLine="720"/>
                      <w:rPr>
                        <w:ins w:id="1504" w:author="Vijay Parmar" w:date="2009-04-27T17:12:00Z"/>
                        <w:rFonts w:cs="Courier New"/>
                        <w:sz w:val="20"/>
                      </w:rPr>
                      <w:pPrChange w:id="1505" w:author="Vijay Parmar" w:date="2009-04-27T17:12:00Z">
                        <w:pPr/>
                      </w:pPrChange>
                    </w:pPr>
                    <w:ins w:id="1506" w:author="Vijay Parmar" w:date="2009-04-27T17:12:00Z">
                      <w:r w:rsidRPr="00F57615">
                        <w:rPr>
                          <w:rFonts w:cs="Courier New"/>
                          <w:sz w:val="20"/>
                        </w:rPr>
                        <w:t xml:space="preserve"> &lt;attribute name="Password"&gt;</w:t>
                      </w:r>
                    </w:ins>
                    <w:ins w:id="1507" w:author="Vijay Parmar" w:date="2009-04-27T17:13:00Z">
                      <w:r>
                        <w:rPr>
                          <w:rFonts w:cs="Courier New"/>
                          <w:sz w:val="20"/>
                        </w:rPr>
                        <w:t>&lt;&lt;password&gt;&gt;</w:t>
                      </w:r>
                    </w:ins>
                    <w:ins w:id="1508" w:author="Vijay Parmar" w:date="2009-04-27T17:12:00Z">
                      <w:r w:rsidRPr="00F57615">
                        <w:rPr>
                          <w:rFonts w:cs="Courier New"/>
                          <w:sz w:val="20"/>
                        </w:rPr>
                        <w:t>&lt;/attribute&gt;</w:t>
                      </w:r>
                    </w:ins>
                  </w:p>
                  <w:p w:rsidR="005E74D2" w:rsidRDefault="004C28D0" w:rsidP="005E74D2">
                    <w:pPr>
                      <w:spacing w:line="180" w:lineRule="auto"/>
                      <w:ind w:firstLine="720"/>
                      <w:rPr>
                        <w:ins w:id="1509" w:author="Vijay Parmar" w:date="2009-04-27T17:12:00Z"/>
                        <w:rFonts w:cs="Courier New"/>
                        <w:sz w:val="20"/>
                      </w:rPr>
                      <w:pPrChange w:id="1510" w:author="Vijay Parmar" w:date="2009-04-27T17:12:00Z">
                        <w:pPr/>
                      </w:pPrChange>
                    </w:pPr>
                    <w:ins w:id="1511" w:author="Vijay Parmar" w:date="2009-04-27T17:12:00Z">
                      <w:r w:rsidRPr="00F57615">
                        <w:rPr>
                          <w:rFonts w:cs="Courier New"/>
                          <w:sz w:val="20"/>
                        </w:rPr>
                        <w:t xml:space="preserve"> &lt;attribute name="Configuration"&gt;</w:t>
                      </w:r>
                    </w:ins>
                  </w:p>
                  <w:p w:rsidR="005E74D2" w:rsidRDefault="004C28D0" w:rsidP="005E74D2">
                    <w:pPr>
                      <w:spacing w:line="180" w:lineRule="auto"/>
                      <w:rPr>
                        <w:ins w:id="1512" w:author="Vijay Parmar" w:date="2009-04-27T17:12:00Z"/>
                        <w:rFonts w:cs="Courier New"/>
                        <w:sz w:val="20"/>
                      </w:rPr>
                      <w:pPrChange w:id="1513" w:author="Vijay Parmar" w:date="2009-04-27T17:12:00Z">
                        <w:pPr/>
                      </w:pPrChange>
                    </w:pPr>
                    <w:ins w:id="1514" w:author="Vijay Parmar" w:date="2009-04-27T17:12:00Z">
                      <w:r w:rsidRPr="00F57615">
                        <w:rPr>
                          <w:rFonts w:cs="Courier New"/>
                          <w:sz w:val="20"/>
                        </w:rPr>
                        <w:t xml:space="preserve">          &lt;configuration&gt;       </w:t>
                      </w:r>
                    </w:ins>
                  </w:p>
                  <w:p w:rsidR="005E74D2" w:rsidRDefault="004C28D0" w:rsidP="005E74D2">
                    <w:pPr>
                      <w:spacing w:line="180" w:lineRule="auto"/>
                      <w:ind w:firstLine="720"/>
                      <w:rPr>
                        <w:ins w:id="1515" w:author="Vijay Parmar" w:date="2009-04-27T17:12:00Z"/>
                        <w:rFonts w:cs="Courier New"/>
                        <w:sz w:val="20"/>
                      </w:rPr>
                      <w:pPrChange w:id="1516" w:author="Vijay Parmar" w:date="2009-04-27T17:13:00Z">
                        <w:pPr/>
                      </w:pPrChange>
                    </w:pPr>
                    <w:ins w:id="1517" w:author="Vijay Parmar" w:date="2009-04-27T17:12:00Z">
                      <w:r w:rsidRPr="00F57615">
                        <w:rPr>
                          <w:rFonts w:cs="Courier New"/>
                          <w:sz w:val="20"/>
                        </w:rPr>
                        <w:t xml:space="preserve">        &lt;property name="mail.transport.protocol" value="smtp"/&gt;</w:t>
                      </w:r>
                    </w:ins>
                  </w:p>
                  <w:p w:rsidR="005E74D2" w:rsidRDefault="004C28D0" w:rsidP="005E74D2">
                    <w:pPr>
                      <w:spacing w:line="180" w:lineRule="auto"/>
                      <w:ind w:firstLine="720"/>
                      <w:rPr>
                        <w:ins w:id="1518" w:author="Vijay Parmar" w:date="2009-04-27T17:12:00Z"/>
                        <w:rFonts w:cs="Courier New"/>
                        <w:sz w:val="20"/>
                      </w:rPr>
                      <w:pPrChange w:id="1519" w:author="Vijay Parmar" w:date="2009-04-27T17:13:00Z">
                        <w:pPr/>
                      </w:pPrChange>
                    </w:pPr>
                    <w:ins w:id="1520" w:author="Vijay Parmar" w:date="2009-04-27T17:12:00Z">
                      <w:r w:rsidRPr="00F57615">
                        <w:rPr>
                          <w:rFonts w:cs="Courier New"/>
                          <w:sz w:val="20"/>
                        </w:rPr>
                        <w:t xml:space="preserve">        &lt;property name="mail.smtp.host" value="mailfwd.nih.gov"/&gt;</w:t>
                      </w:r>
                    </w:ins>
                  </w:p>
                  <w:p w:rsidR="005E74D2" w:rsidRDefault="004C28D0" w:rsidP="005E74D2">
                    <w:pPr>
                      <w:spacing w:line="180" w:lineRule="auto"/>
                      <w:ind w:firstLine="720"/>
                      <w:rPr>
                        <w:ins w:id="1521" w:author="Vijay Parmar" w:date="2009-04-27T17:12:00Z"/>
                        <w:rFonts w:cs="Courier New"/>
                        <w:sz w:val="20"/>
                      </w:rPr>
                      <w:pPrChange w:id="1522" w:author="Vijay Parmar" w:date="2009-04-27T17:13:00Z">
                        <w:pPr/>
                      </w:pPrChange>
                    </w:pPr>
                    <w:ins w:id="1523" w:author="Vijay Parmar" w:date="2009-04-27T17:12:00Z">
                      <w:r w:rsidRPr="00F57615">
                        <w:rPr>
                          <w:rFonts w:cs="Courier New"/>
                          <w:sz w:val="20"/>
                        </w:rPr>
                        <w:t>&lt;!--        &lt;property name="mail.smtp.port" value="465"/&gt;--&gt;</w:t>
                      </w:r>
                    </w:ins>
                  </w:p>
                  <w:p w:rsidR="005E74D2" w:rsidRDefault="004C28D0" w:rsidP="005E74D2">
                    <w:pPr>
                      <w:spacing w:line="180" w:lineRule="auto"/>
                      <w:rPr>
                        <w:ins w:id="1524" w:author="Vijay Parmar" w:date="2009-04-27T17:12:00Z"/>
                        <w:rFonts w:cs="Courier New"/>
                        <w:sz w:val="20"/>
                      </w:rPr>
                      <w:pPrChange w:id="1525" w:author="Vijay Parmar" w:date="2009-04-27T17:12:00Z">
                        <w:pPr/>
                      </w:pPrChange>
                    </w:pPr>
                    <w:ins w:id="1526" w:author="Vijay Parmar" w:date="2009-04-27T17:12:00Z">
                      <w:r w:rsidRPr="00F57615">
                        <w:rPr>
                          <w:rFonts w:cs="Courier New"/>
                          <w:sz w:val="20"/>
                        </w:rPr>
                        <w:tab/>
                      </w:r>
                      <w:r w:rsidRPr="00F57615">
                        <w:rPr>
                          <w:rFonts w:cs="Courier New"/>
                          <w:sz w:val="20"/>
                        </w:rPr>
                        <w:tab/>
                        <w:t>&lt;property name="mail.smtp.auth" value="false"/&gt;</w:t>
                      </w:r>
                    </w:ins>
                  </w:p>
                  <w:p w:rsidR="005E74D2" w:rsidRDefault="004C28D0" w:rsidP="005E74D2">
                    <w:pPr>
                      <w:spacing w:line="180" w:lineRule="auto"/>
                      <w:rPr>
                        <w:ins w:id="1527" w:author="Vijay Parmar" w:date="2009-04-27T17:12:00Z"/>
                        <w:rFonts w:cs="Courier New"/>
                        <w:sz w:val="20"/>
                      </w:rPr>
                      <w:pPrChange w:id="1528" w:author="Vijay Parmar" w:date="2009-04-27T17:12:00Z">
                        <w:pPr/>
                      </w:pPrChange>
                    </w:pPr>
                    <w:ins w:id="1529" w:author="Vijay Parmar" w:date="2009-04-27T17:12:00Z">
                      <w:r w:rsidRPr="00F57615">
                        <w:rPr>
                          <w:rFonts w:cs="Courier New"/>
                          <w:sz w:val="20"/>
                        </w:rPr>
                        <w:tab/>
                      </w:r>
                      <w:r w:rsidRPr="00F57615">
                        <w:rPr>
                          <w:rFonts w:cs="Courier New"/>
                          <w:sz w:val="20"/>
                        </w:rPr>
                        <w:tab/>
                        <w:t>&lt;property name="mail.smtp.starttls.enable" value="false"/&gt;</w:t>
                      </w:r>
                    </w:ins>
                  </w:p>
                  <w:p w:rsidR="005E74D2" w:rsidRDefault="004C28D0" w:rsidP="005E74D2">
                    <w:pPr>
                      <w:spacing w:line="180" w:lineRule="auto"/>
                      <w:rPr>
                        <w:ins w:id="1530" w:author="Vijay Parmar" w:date="2009-04-27T17:12:00Z"/>
                        <w:rFonts w:cs="Courier New"/>
                        <w:sz w:val="20"/>
                      </w:rPr>
                      <w:pPrChange w:id="1531" w:author="Vijay Parmar" w:date="2009-04-27T17:12:00Z">
                        <w:pPr/>
                      </w:pPrChange>
                    </w:pPr>
                    <w:ins w:id="1532" w:author="Vijay Parmar" w:date="2009-04-27T17:12:00Z">
                      <w:r w:rsidRPr="00F57615">
                        <w:rPr>
                          <w:rFonts w:cs="Courier New"/>
                          <w:sz w:val="20"/>
                        </w:rPr>
                        <w:t xml:space="preserve">        &lt;property name="mail.debug" value="false"/&gt;</w:t>
                      </w:r>
                    </w:ins>
                  </w:p>
                  <w:p w:rsidR="005E74D2" w:rsidRDefault="004C28D0" w:rsidP="005E74D2">
                    <w:pPr>
                      <w:spacing w:line="180" w:lineRule="auto"/>
                      <w:pPrChange w:id="1533" w:author="Vijay Parmar" w:date="2009-04-27T17:12:00Z">
                        <w:pPr/>
                      </w:pPrChange>
                    </w:pPr>
                    <w:ins w:id="1534" w:author="Vijay Parmar" w:date="2009-04-27T17:12:00Z">
                      <w:r w:rsidRPr="00F57615">
                        <w:rPr>
                          <w:rFonts w:cs="Courier New"/>
                          <w:sz w:val="20"/>
                        </w:rPr>
                        <w:t xml:space="preserve">      &lt;/configuration&gt;    &lt;/attribute&gt;     &lt;/mbean&gt;</w:t>
                      </w:r>
                    </w:ins>
                  </w:p>
                </w:txbxContent>
              </v:textbox>
            </v:shape>
          </w:pict>
        </w:r>
        <w:r w:rsidR="006B5A1F">
          <w:rPr>
            <w:sz w:val="24"/>
            <w:szCs w:val="28"/>
          </w:rPr>
          <w:t xml:space="preserve">To configure JBoss Mail Service, add the following to the </w:t>
        </w:r>
      </w:ins>
      <w:ins w:id="1535" w:author="Vijay Parmar" w:date="2009-04-28T14:54:00Z">
        <w:r w:rsidR="006B5A1F">
          <w:rPr>
            <w:sz w:val="24"/>
            <w:szCs w:val="28"/>
          </w:rPr>
          <w:t>JBOSS_HOME/server/default/deploy/mail—service.xml</w:t>
        </w:r>
      </w:ins>
      <w:ins w:id="1536" w:author="Vijay Parmar" w:date="2009-04-28T14:53:00Z">
        <w:r w:rsidR="006B5A1F">
          <w:rPr>
            <w:sz w:val="24"/>
            <w:szCs w:val="28"/>
          </w:rPr>
          <w:t xml:space="preserve"> configuration</w:t>
        </w:r>
      </w:ins>
      <w:ins w:id="1537" w:author="Vijay Parmar" w:date="2009-04-28T14:54:00Z">
        <w:r w:rsidR="00190724">
          <w:rPr>
            <w:sz w:val="24"/>
            <w:szCs w:val="28"/>
          </w:rPr>
          <w:t>. Sample configuration is show</w:t>
        </w:r>
      </w:ins>
      <w:ins w:id="1538" w:author="Vijay Parmar" w:date="2009-04-28T14:56:00Z">
        <w:r w:rsidR="00146541">
          <w:rPr>
            <w:sz w:val="24"/>
            <w:szCs w:val="28"/>
          </w:rPr>
          <w:t>n in following figure.</w:t>
        </w:r>
      </w:ins>
      <w:ins w:id="1539" w:author="Vijay Parmar" w:date="2009-04-28T14:54:00Z">
        <w:r w:rsidR="006B5A1F">
          <w:rPr>
            <w:sz w:val="24"/>
            <w:szCs w:val="28"/>
          </w:rPr>
          <w:t xml:space="preserve"> </w:t>
        </w:r>
      </w:ins>
    </w:p>
    <w:p w:rsidR="00A06D39" w:rsidRDefault="00A06D39" w:rsidP="00B32E5F">
      <w:pPr>
        <w:ind w:left="360"/>
        <w:rPr>
          <w:ins w:id="1540" w:author="Vijay Parmar" w:date="2009-04-28T14:50:00Z"/>
          <w:b/>
          <w:sz w:val="24"/>
          <w:szCs w:val="28"/>
        </w:rPr>
      </w:pPr>
    </w:p>
    <w:p w:rsidR="006B5A1F" w:rsidRDefault="006B5A1F" w:rsidP="00B32E5F">
      <w:pPr>
        <w:ind w:left="360"/>
        <w:rPr>
          <w:ins w:id="1541" w:author="Vijay Parmar" w:date="2009-04-28T14:53:00Z"/>
          <w:b/>
          <w:sz w:val="24"/>
          <w:szCs w:val="28"/>
        </w:rPr>
      </w:pPr>
    </w:p>
    <w:p w:rsidR="006B5A1F" w:rsidRDefault="006B5A1F" w:rsidP="00B32E5F">
      <w:pPr>
        <w:ind w:left="360"/>
        <w:rPr>
          <w:ins w:id="1542" w:author="Vijay Parmar" w:date="2009-04-28T14:53:00Z"/>
          <w:b/>
          <w:sz w:val="24"/>
          <w:szCs w:val="28"/>
        </w:rPr>
      </w:pPr>
    </w:p>
    <w:p w:rsidR="006B5A1F" w:rsidRDefault="006B5A1F" w:rsidP="00B32E5F">
      <w:pPr>
        <w:ind w:left="360"/>
        <w:rPr>
          <w:ins w:id="1543" w:author="Vijay Parmar" w:date="2009-04-28T14:53:00Z"/>
          <w:b/>
          <w:sz w:val="24"/>
          <w:szCs w:val="28"/>
        </w:rPr>
      </w:pPr>
    </w:p>
    <w:p w:rsidR="006B5A1F" w:rsidRDefault="006B5A1F" w:rsidP="00B32E5F">
      <w:pPr>
        <w:ind w:left="360"/>
        <w:rPr>
          <w:ins w:id="1544" w:author="Vijay Parmar" w:date="2009-04-28T14:53:00Z"/>
          <w:b/>
          <w:sz w:val="24"/>
          <w:szCs w:val="28"/>
        </w:rPr>
      </w:pPr>
    </w:p>
    <w:p w:rsidR="006B5A1F" w:rsidRDefault="006B5A1F" w:rsidP="00B32E5F">
      <w:pPr>
        <w:ind w:left="360"/>
        <w:rPr>
          <w:ins w:id="1545" w:author="Vijay Parmar" w:date="2009-04-28T14:53:00Z"/>
          <w:b/>
          <w:sz w:val="24"/>
          <w:szCs w:val="28"/>
        </w:rPr>
      </w:pPr>
    </w:p>
    <w:p w:rsidR="006B5A1F" w:rsidRDefault="006B5A1F" w:rsidP="00B32E5F">
      <w:pPr>
        <w:ind w:left="360"/>
        <w:rPr>
          <w:ins w:id="1546" w:author="Vijay Parmar" w:date="2009-04-28T14:53:00Z"/>
          <w:b/>
          <w:sz w:val="24"/>
          <w:szCs w:val="28"/>
        </w:rPr>
      </w:pPr>
    </w:p>
    <w:p w:rsidR="006B5A1F" w:rsidRDefault="006B5A1F" w:rsidP="00B32E5F">
      <w:pPr>
        <w:ind w:left="360"/>
        <w:rPr>
          <w:ins w:id="1547" w:author="Vijay Parmar" w:date="2009-04-28T14:53:00Z"/>
          <w:b/>
          <w:sz w:val="24"/>
          <w:szCs w:val="28"/>
        </w:rPr>
      </w:pPr>
    </w:p>
    <w:p w:rsidR="006B5A1F" w:rsidRDefault="006B5A1F" w:rsidP="00B32E5F">
      <w:pPr>
        <w:ind w:left="360"/>
        <w:rPr>
          <w:ins w:id="1548" w:author="Vijay Parmar" w:date="2009-04-29T12:14:00Z"/>
          <w:b/>
          <w:sz w:val="24"/>
          <w:szCs w:val="28"/>
        </w:rPr>
      </w:pPr>
    </w:p>
    <w:p w:rsidR="00752DC8" w:rsidRDefault="00752DC8" w:rsidP="00B32E5F">
      <w:pPr>
        <w:ind w:left="360"/>
        <w:rPr>
          <w:ins w:id="1549" w:author="Vijay Parmar" w:date="2009-04-29T12:14:00Z"/>
          <w:b/>
          <w:sz w:val="24"/>
          <w:szCs w:val="28"/>
        </w:rPr>
      </w:pPr>
    </w:p>
    <w:p w:rsidR="00752DC8" w:rsidRDefault="00752DC8" w:rsidP="00B32E5F">
      <w:pPr>
        <w:ind w:left="360"/>
        <w:rPr>
          <w:ins w:id="1550" w:author="Vijay Parmar" w:date="2009-04-29T12:14:00Z"/>
          <w:b/>
          <w:sz w:val="24"/>
          <w:szCs w:val="28"/>
        </w:rPr>
      </w:pPr>
    </w:p>
    <w:p w:rsidR="00752DC8" w:rsidRDefault="00752DC8" w:rsidP="00B32E5F">
      <w:pPr>
        <w:ind w:left="360"/>
        <w:rPr>
          <w:ins w:id="1551" w:author="Vijay Parmar" w:date="2009-04-28T14:55:00Z"/>
          <w:b/>
          <w:sz w:val="24"/>
          <w:szCs w:val="28"/>
        </w:rPr>
      </w:pPr>
    </w:p>
    <w:p w:rsidR="00410E47" w:rsidRDefault="00410E47" w:rsidP="00410E47">
      <w:pPr>
        <w:ind w:left="360"/>
        <w:rPr>
          <w:ins w:id="1552" w:author="Vijay Parmar" w:date="2009-04-29T11:25:00Z"/>
          <w:b/>
          <w:sz w:val="24"/>
          <w:szCs w:val="28"/>
        </w:rPr>
      </w:pPr>
      <w:ins w:id="1553" w:author="Vijay Parmar" w:date="2009-04-29T11:25:00Z">
        <w:r w:rsidRPr="00F84B61">
          <w:rPr>
            <w:b/>
            <w:sz w:val="24"/>
            <w:szCs w:val="28"/>
          </w:rPr>
          <w:t xml:space="preserve">Step </w:t>
        </w:r>
        <w:r>
          <w:rPr>
            <w:b/>
            <w:sz w:val="24"/>
            <w:szCs w:val="28"/>
          </w:rPr>
          <w:t>9</w:t>
        </w:r>
        <w:r w:rsidRPr="00F84B61">
          <w:rPr>
            <w:b/>
            <w:sz w:val="24"/>
            <w:szCs w:val="28"/>
          </w:rPr>
          <w:t xml:space="preserve">: </w:t>
        </w:r>
        <w:r>
          <w:rPr>
            <w:b/>
            <w:sz w:val="24"/>
            <w:szCs w:val="28"/>
          </w:rPr>
          <w:t xml:space="preserve">Configure </w:t>
        </w:r>
      </w:ins>
      <w:ins w:id="1554" w:author="Vijay Parmar" w:date="2009-04-29T11:26:00Z">
        <w:r w:rsidR="00901B30">
          <w:rPr>
            <w:b/>
            <w:sz w:val="24"/>
            <w:szCs w:val="28"/>
          </w:rPr>
          <w:t>CLM Audit Logging</w:t>
        </w:r>
      </w:ins>
    </w:p>
    <w:p w:rsidR="00410E47" w:rsidRDefault="005E74D2" w:rsidP="00B32E5F">
      <w:pPr>
        <w:ind w:left="360"/>
        <w:rPr>
          <w:ins w:id="1555" w:author="Vijay Parmar" w:date="2009-04-29T12:16:00Z"/>
          <w:sz w:val="24"/>
          <w:szCs w:val="28"/>
        </w:rPr>
      </w:pPr>
      <w:ins w:id="1556" w:author="Vijay Parmar" w:date="2009-04-29T12:16:00Z">
        <w:r>
          <w:rPr>
            <w:noProof/>
            <w:sz w:val="24"/>
            <w:szCs w:val="28"/>
          </w:rPr>
          <w:pict>
            <v:shape id="_x0000_s1406" type="#_x0000_t202" style="position:absolute;left:0;text-align:left;margin-left:31.8pt;margin-top:42.15pt;width:468pt;height:276pt;z-index:251666432">
              <v:textbox style="mso-next-textbox:#_x0000_s1406">
                <w:txbxContent>
                  <w:p w:rsidR="00652817" w:rsidRPr="00AC52A9" w:rsidDel="00652817" w:rsidRDefault="00652817" w:rsidP="00652817">
                    <w:pPr>
                      <w:rPr>
                        <w:del w:id="1557" w:author="Vijay Parmar" w:date="2009-04-29T12:17:00Z"/>
                        <w:rFonts w:ascii="Courier New" w:hAnsi="Courier New" w:cs="Courier New"/>
                        <w:sz w:val="20"/>
                        <w:szCs w:val="20"/>
                      </w:rPr>
                    </w:pPr>
                    <w:del w:id="1558" w:author="Vijay Parmar" w:date="2009-04-29T12:17:00Z">
                      <w:r w:rsidRPr="00AC52A9" w:rsidDel="00652817">
                        <w:rPr>
                          <w:rFonts w:ascii="Courier New" w:hAnsi="Courier New" w:cs="Courier New"/>
                          <w:sz w:val="20"/>
                          <w:szCs w:val="20"/>
                        </w:rPr>
                        <w:delText>&lt;?xml version="1.0" encoding="UTF-8" ?&gt;&lt;!DOCTYPE log4j:configuration SYSTEM ".\log4j.dtd"&gt;</w:delText>
                      </w:r>
                    </w:del>
                  </w:p>
                  <w:p w:rsidR="00652817" w:rsidRPr="00AC52A9" w:rsidDel="00652817" w:rsidRDefault="00652817" w:rsidP="00652817">
                    <w:pPr>
                      <w:rPr>
                        <w:del w:id="1559" w:author="Vijay Parmar" w:date="2009-04-29T12:17:00Z"/>
                        <w:rFonts w:ascii="Courier New" w:hAnsi="Courier New" w:cs="Courier New"/>
                        <w:sz w:val="20"/>
                        <w:szCs w:val="20"/>
                      </w:rPr>
                    </w:pPr>
                    <w:del w:id="1560" w:author="Vijay Parmar" w:date="2009-04-29T12:17:00Z">
                      <w:r w:rsidRPr="00AC52A9" w:rsidDel="00652817">
                        <w:rPr>
                          <w:rFonts w:ascii="Courier New" w:hAnsi="Courier New" w:cs="Courier New"/>
                          <w:sz w:val="20"/>
                          <w:szCs w:val="20"/>
                        </w:rPr>
                        <w:delText>&lt;</w:delText>
                      </w:r>
                    </w:del>
                    <w:ins w:id="1561" w:author="Vijay Parmar" w:date="2009-04-29T12:17:00Z">
                      <w:r w:rsidRPr="00AC52A9" w:rsidDel="00652817">
                        <w:rPr>
                          <w:rFonts w:ascii="Courier New" w:hAnsi="Courier New" w:cs="Courier New"/>
                          <w:sz w:val="20"/>
                          <w:szCs w:val="20"/>
                        </w:rPr>
                        <w:t xml:space="preserve"> </w:t>
                      </w:r>
                    </w:ins>
                    <w:del w:id="1562" w:author="Vijay Parmar" w:date="2009-04-29T12:17:00Z">
                      <w:r w:rsidRPr="00AC52A9" w:rsidDel="00652817">
                        <w:rPr>
                          <w:rFonts w:ascii="Courier New" w:hAnsi="Courier New" w:cs="Courier New"/>
                          <w:sz w:val="20"/>
                          <w:szCs w:val="20"/>
                        </w:rPr>
                        <w:delText>log4j:configuration xmlns:log4j='http://jakarta.apache.org/log4j/'&gt;</w:delText>
                      </w:r>
                    </w:del>
                  </w:p>
                  <w:p w:rsidR="00652817" w:rsidDel="00652817" w:rsidRDefault="00652817" w:rsidP="00652817">
                    <w:pPr>
                      <w:rPr>
                        <w:del w:id="1563" w:author="Vijay Parmar" w:date="2009-04-29T12:17:00Z"/>
                        <w:rFonts w:ascii="Courier New" w:hAnsi="Courier New" w:cs="Courier New"/>
                        <w:sz w:val="20"/>
                        <w:szCs w:val="20"/>
                      </w:rPr>
                    </w:pPr>
                    <w:r w:rsidRPr="00AC52A9">
                      <w:rPr>
                        <w:rFonts w:ascii="Courier New" w:hAnsi="Courier New" w:cs="Courier New"/>
                        <w:sz w:val="20"/>
                        <w:szCs w:val="20"/>
                      </w:rPr>
                      <w:t>&lt;appender name="CLM_APPENDER" class="gov.nih.nci.logging.api.appender.jdbc.JDBCAppender"&gt;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name="application" value="</w:t>
                    </w:r>
                    <w:del w:id="1564" w:author="Vijay Parmar" w:date="2009-04-29T11:53:00Z">
                      <w:r w:rsidRPr="00AC52A9" w:rsidDel="00E465AC">
                        <w:rPr>
                          <w:rFonts w:ascii="Courier New" w:hAnsi="Courier New" w:cs="Courier New"/>
                          <w:sz w:val="20"/>
                          <w:szCs w:val="20"/>
                        </w:rPr>
                        <w:delText>c</w:delText>
                      </w:r>
                    </w:del>
                    <w:ins w:id="1565" w:author="Vijay Parmar" w:date="2009-04-29T11:53:00Z">
                      <w:r w:rsidRPr="00E465AC">
                        <w:rPr>
                          <w:rFonts w:ascii="Courier New" w:hAnsi="Courier New" w:cs="Courier New"/>
                          <w:sz w:val="20"/>
                          <w:szCs w:val="20"/>
                        </w:rPr>
                        <w:t>&lt;&lt;APPLICATION_NAME&gt;&gt;</w:t>
                      </w:r>
                    </w:ins>
                    <w:del w:id="1566" w:author="Vijay Parmar" w:date="2009-04-29T11:53:00Z">
                      <w:r w:rsidRPr="00AC52A9" w:rsidDel="00E465AC">
                        <w:rPr>
                          <w:rFonts w:ascii="Courier New" w:hAnsi="Courier New" w:cs="Courier New"/>
                          <w:sz w:val="20"/>
                          <w:szCs w:val="20"/>
                        </w:rPr>
                        <w:delText>sm</w:delText>
                      </w:r>
                    </w:del>
                    <w:r w:rsidRPr="00AC52A9">
                      <w:rPr>
                        <w:rFonts w:ascii="Courier New" w:hAnsi="Courier New" w:cs="Courier New"/>
                        <w:sz w:val="20"/>
                        <w:szCs w:val="20"/>
                      </w:rPr>
                      <w:t>" /&gt;</w:t>
                    </w:r>
                    <w:r>
                      <w:rPr>
                        <w:rFonts w:ascii="Courier New" w:hAnsi="Courier New" w:cs="Courier New"/>
                        <w:sz w:val="20"/>
                        <w:szCs w:val="20"/>
                      </w:rPr>
                      <w:tab/>
                    </w:r>
                    <w:r>
                      <w:rPr>
                        <w:rFonts w:ascii="Courier New" w:hAnsi="Courier New" w:cs="Courier New"/>
                        <w:sz w:val="20"/>
                        <w:szCs w:val="20"/>
                      </w:rPr>
                      <w:tab/>
                    </w:r>
                    <w:del w:id="1567" w:author="Vijay Parmar" w:date="2009-04-29T11:53:00Z">
                      <w:r w:rsidDel="00E465AC">
                        <w:rPr>
                          <w:rFonts w:ascii="Courier New" w:hAnsi="Courier New" w:cs="Courier New"/>
                          <w:sz w:val="20"/>
                          <w:szCs w:val="20"/>
                        </w:rPr>
                        <w:tab/>
                      </w:r>
                      <w:r w:rsidDel="00E465AC">
                        <w:rPr>
                          <w:rFonts w:ascii="Courier New" w:hAnsi="Courier New" w:cs="Courier New"/>
                          <w:sz w:val="20"/>
                          <w:szCs w:val="20"/>
                        </w:rPr>
                        <w:tab/>
                      </w:r>
                    </w:del>
                    <w:r>
                      <w:rPr>
                        <w:rFonts w:ascii="Courier New" w:hAnsi="Courier New" w:cs="Courier New"/>
                        <w:sz w:val="20"/>
                        <w:szCs w:val="20"/>
                      </w:rPr>
                      <w:tab/>
                    </w:r>
                    <w:r w:rsidRPr="00AC52A9">
                      <w:rPr>
                        <w:rFonts w:ascii="Courier New" w:hAnsi="Courier New" w:cs="Courier New"/>
                        <w:sz w:val="20"/>
                        <w:szCs w:val="20"/>
                      </w:rPr>
                      <w:t>&lt;param name="maxBufferSize" value="1"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name="dbDriverClass" value="org.gjt.mm.mysql.Driver" /&gt;</w:t>
                    </w:r>
                    <w:r>
                      <w:rPr>
                        <w:rFonts w:ascii="Courier New" w:hAnsi="Courier New" w:cs="Courier New"/>
                        <w:sz w:val="20"/>
                        <w:szCs w:val="20"/>
                      </w:rPr>
                      <w:tab/>
                    </w:r>
                    <w:r w:rsidRPr="00AC52A9">
                      <w:rPr>
                        <w:rFonts w:ascii="Courier New" w:hAnsi="Courier New" w:cs="Courier New"/>
                        <w:sz w:val="20"/>
                        <w:szCs w:val="20"/>
                      </w:rPr>
                      <w:t xml:space="preserve">&lt;param name="dbUrl" </w:t>
                    </w:r>
                    <w:r>
                      <w:rPr>
                        <w:rFonts w:ascii="Courier New" w:hAnsi="Courier New" w:cs="Courier New"/>
                        <w:sz w:val="20"/>
                        <w:szCs w:val="20"/>
                      </w:rPr>
                      <w:t>v</w:t>
                    </w:r>
                    <w:r w:rsidRPr="00AC52A9">
                      <w:rPr>
                        <w:rFonts w:ascii="Courier New" w:hAnsi="Courier New" w:cs="Courier New"/>
                        <w:sz w:val="20"/>
                        <w:szCs w:val="20"/>
                      </w:rPr>
                      <w:t>alue="jdbc:mysql://&lt;&lt;SERVER_NAME&gt;&gt;:&lt;&lt;PORT&gt;&gt;/&lt;&lt;CLM_SCHEMA_NAME&gt;&gt;" /&gt;</w:t>
                    </w:r>
                    <w:r>
                      <w:rPr>
                        <w:rFonts w:ascii="Courier New" w:hAnsi="Courier New" w:cs="Courier New"/>
                        <w:sz w:val="20"/>
                        <w:szCs w:val="20"/>
                      </w:rPr>
                      <w:tab/>
                    </w:r>
                    <w:r w:rsidRPr="00AC52A9">
                      <w:rPr>
                        <w:rFonts w:ascii="Courier New" w:hAnsi="Courier New" w:cs="Courier New"/>
                        <w:sz w:val="20"/>
                        <w:szCs w:val="20"/>
                      </w:rPr>
                      <w:t>&lt;param name="dbUser" value="&lt;&lt;DB_USER&gt;&gt;"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name="dbPwd" value="&lt;&lt;PASSWORD&gt;&gt;"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name="useFilter" value="true"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 class="org.apache.log4j.PatternLayout"&gt;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&lt;param name="ConversionPattern"</w:t>
                    </w:r>
                    <w:r>
                      <w:rPr>
                        <w:rFonts w:ascii="Courier New" w:hAnsi="Courier New" w:cs="Courier New"/>
                        <w:sz w:val="20"/>
                        <w:szCs w:val="20"/>
                      </w:rPr>
                      <w:t xml:space="preserve"> </w:t>
                    </w:r>
                    <w:r w:rsidRPr="00AC52A9">
                      <w:rPr>
                        <w:rFonts w:ascii="Courier New" w:hAnsi="Courier New" w:cs="Courier New"/>
                        <w:sz w:val="20"/>
                        <w:szCs w:val="20"/>
                      </w:rPr>
                      <w:t>value=":: [%d{ISO8601}] %-5p %c{1}.%M() %x - %m%n" /&gt;</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AC52A9">
                      <w:rPr>
                        <w:rFonts w:ascii="Courier New" w:hAnsi="Courier New" w:cs="Courier New"/>
                        <w:sz w:val="20"/>
                        <w:szCs w:val="20"/>
                      </w:rPr>
                      <w:t>&lt;/layout&gt;</w:t>
                    </w:r>
                  </w:p>
                  <w:p w:rsidR="00652817" w:rsidRDefault="00652817" w:rsidP="00652817">
                    <w:pPr>
                      <w:rPr>
                        <w:ins w:id="1568" w:author="Vijay Parmar" w:date="2009-04-29T12:17:00Z"/>
                        <w:rFonts w:ascii="Courier New" w:hAnsi="Courier New" w:cs="Courier New"/>
                        <w:sz w:val="20"/>
                        <w:szCs w:val="20"/>
                      </w:rPr>
                    </w:pPr>
                  </w:p>
                  <w:p w:rsidR="00652817" w:rsidRPr="00AC52A9" w:rsidRDefault="00652817" w:rsidP="00652817">
                    <w:pPr>
                      <w:rPr>
                        <w:rFonts w:ascii="Courier New" w:hAnsi="Courier New" w:cs="Courier New"/>
                        <w:sz w:val="20"/>
                        <w:szCs w:val="20"/>
                      </w:rPr>
                    </w:pPr>
                    <w:r w:rsidRPr="00AC52A9">
                      <w:rPr>
                        <w:rFonts w:ascii="Courier New" w:hAnsi="Courier New" w:cs="Courier New"/>
                        <w:sz w:val="20"/>
                        <w:szCs w:val="20"/>
                      </w:rPr>
                      <w:t>&lt;/appender&gt;</w:t>
                    </w:r>
                  </w:p>
                  <w:p w:rsidR="005E74D2" w:rsidRDefault="00652817" w:rsidP="005E74D2">
                    <w:pPr>
                      <w:pStyle w:val="IndexBase"/>
                      <w:spacing w:after="0" w:line="240" w:lineRule="atLeast"/>
                      <w:ind w:left="0"/>
                      <w:rPr>
                        <w:ins w:id="1569" w:author="Vijay Parmar" w:date="2009-04-29T11:53:00Z"/>
                        <w:rFonts w:ascii="Courier New" w:hAnsi="Courier New" w:cs="Courier New"/>
                        <w:sz w:val="20"/>
                      </w:rPr>
                      <w:pPrChange w:id="1570" w:author="Vijay Parmar" w:date="2009-04-29T11:53:00Z">
                        <w:pPr/>
                      </w:pPrChange>
                    </w:pPr>
                    <w:ins w:id="1571" w:author="Vijay Parmar" w:date="2009-04-29T11:53:00Z">
                      <w:r>
                        <w:rPr>
                          <w:rFonts w:ascii="Courier New" w:hAnsi="Courier New" w:cs="Courier New"/>
                          <w:sz w:val="20"/>
                        </w:rPr>
                        <w:t>&lt;</w:t>
                      </w:r>
                    </w:ins>
                    <w:del w:id="1572" w:author="Vijay Parmar" w:date="2009-04-29T11:53:00Z">
                      <w:r w:rsidRPr="00AC52A9" w:rsidDel="00A24ADD">
                        <w:rPr>
                          <w:rFonts w:ascii="Courier New" w:hAnsi="Courier New" w:cs="Courier New"/>
                          <w:sz w:val="20"/>
                        </w:rPr>
                        <w:delText>&lt;</w:delText>
                      </w:r>
                    </w:del>
                    <w:r w:rsidRPr="00AC52A9">
                      <w:rPr>
                        <w:rFonts w:ascii="Courier New" w:hAnsi="Courier New" w:cs="Courier New"/>
                        <w:sz w:val="20"/>
                      </w:rPr>
                      <w:t>category name="</w:t>
                    </w:r>
                    <w:ins w:id="1573" w:author="Vijay Parmar" w:date="2009-04-29T11:53:00Z">
                      <w:r w:rsidRPr="00A24ADD">
                        <w:rPr>
                          <w:rFonts w:asciiTheme="minorHAnsi" w:hAnsiTheme="minorHAnsi" w:cs="Courier New"/>
                          <w:szCs w:val="24"/>
                        </w:rPr>
                        <w:t xml:space="preserve"> </w:t>
                      </w:r>
                      <w:r w:rsidRPr="00E465AC">
                        <w:rPr>
                          <w:rFonts w:asciiTheme="minorHAnsi" w:hAnsiTheme="minorHAnsi" w:cs="Courier New"/>
                          <w:szCs w:val="24"/>
                        </w:rPr>
                        <w:t>CGMM.Audit.Logging</w:t>
                      </w:r>
                    </w:ins>
                    <w:del w:id="1574" w:author="Vijay Parmar" w:date="2009-04-29T11:53:00Z">
                      <w:r w:rsidRPr="00AC52A9" w:rsidDel="00A24ADD">
                        <w:rPr>
                          <w:rFonts w:ascii="Courier New" w:hAnsi="Courier New" w:cs="Courier New"/>
                          <w:sz w:val="20"/>
                        </w:rPr>
                        <w:delText>CSM.Audit.Logging.Event.Authentication</w:delText>
                      </w:r>
                    </w:del>
                    <w:r w:rsidRPr="00AC52A9">
                      <w:rPr>
                        <w:rFonts w:ascii="Courier New" w:hAnsi="Courier New" w:cs="Courier New"/>
                        <w:sz w:val="20"/>
                      </w:rPr>
                      <w:t>"&gt;</w:t>
                    </w:r>
                  </w:p>
                  <w:p w:rsidR="005E74D2" w:rsidRDefault="00652817" w:rsidP="005E74D2">
                    <w:pPr>
                      <w:pStyle w:val="IndexBase"/>
                      <w:spacing w:after="0" w:line="240" w:lineRule="atLeast"/>
                      <w:ind w:firstLine="360"/>
                      <w:rPr>
                        <w:ins w:id="1575" w:author="Vijay Parmar" w:date="2009-04-29T12:17:00Z"/>
                        <w:rFonts w:ascii="Courier New" w:hAnsi="Courier New" w:cs="Courier New"/>
                        <w:sz w:val="20"/>
                      </w:rPr>
                      <w:pPrChange w:id="1576" w:author="Vijay Parmar" w:date="2009-04-29T11:54:00Z">
                        <w:pPr/>
                      </w:pPrChange>
                    </w:pPr>
                    <w:del w:id="1577" w:author="Vijay Parmar" w:date="2009-04-29T11:53:00Z">
                      <w:r w:rsidRPr="00AC52A9" w:rsidDel="00A24ADD">
                        <w:rPr>
                          <w:rFonts w:ascii="Courier New" w:hAnsi="Courier New" w:cs="Courier New"/>
                          <w:sz w:val="20"/>
                        </w:rPr>
                        <w:tab/>
                      </w:r>
                      <w:r w:rsidRPr="00AC52A9" w:rsidDel="00A24ADD">
                        <w:rPr>
                          <w:rFonts w:ascii="Courier New" w:hAnsi="Courier New" w:cs="Courier New"/>
                          <w:sz w:val="20"/>
                        </w:rPr>
                        <w:tab/>
                      </w:r>
                      <w:r w:rsidRPr="00AC52A9" w:rsidDel="00A24ADD">
                        <w:rPr>
                          <w:rFonts w:ascii="Courier New" w:hAnsi="Courier New" w:cs="Courier New"/>
                          <w:sz w:val="20"/>
                        </w:rPr>
                        <w:tab/>
                      </w:r>
                    </w:del>
                    <w:r w:rsidRPr="00AC52A9">
                      <w:rPr>
                        <w:rFonts w:ascii="Courier New" w:hAnsi="Courier New" w:cs="Courier New"/>
                        <w:sz w:val="20"/>
                      </w:rPr>
                      <w:t>&lt;level value="info" /&gt;</w:t>
                    </w:r>
                    <w:r>
                      <w:rPr>
                        <w:rFonts w:ascii="Courier New" w:hAnsi="Courier New" w:cs="Courier New"/>
                        <w:sz w:val="20"/>
                      </w:rPr>
                      <w:t xml:space="preserve">                    </w:t>
                    </w:r>
                    <w:r w:rsidRPr="00AC52A9">
                      <w:rPr>
                        <w:rFonts w:ascii="Courier New" w:hAnsi="Courier New" w:cs="Courier New"/>
                        <w:sz w:val="20"/>
                      </w:rPr>
                      <w:tab/>
                    </w:r>
                    <w:r w:rsidRPr="00AC52A9">
                      <w:rPr>
                        <w:rFonts w:ascii="Courier New" w:hAnsi="Courier New" w:cs="Courier New"/>
                        <w:sz w:val="20"/>
                      </w:rPr>
                      <w:tab/>
                    </w:r>
                    <w:ins w:id="1578" w:author="Vijay Parmar" w:date="2009-04-29T11:53:00Z">
                      <w:r>
                        <w:rPr>
                          <w:rFonts w:ascii="Courier New" w:hAnsi="Courier New" w:cs="Courier New"/>
                          <w:sz w:val="20"/>
                        </w:rPr>
                        <w:tab/>
                      </w:r>
                      <w:r>
                        <w:rPr>
                          <w:rFonts w:ascii="Courier New" w:hAnsi="Courier New" w:cs="Courier New"/>
                          <w:sz w:val="20"/>
                        </w:rPr>
                        <w:tab/>
                      </w:r>
                    </w:ins>
                    <w:r w:rsidRPr="00AC52A9">
                      <w:rPr>
                        <w:rFonts w:ascii="Courier New" w:hAnsi="Courier New" w:cs="Courier New"/>
                        <w:sz w:val="20"/>
                      </w:rPr>
                      <w:tab/>
                      <w:t>&lt;appender-ref ref="CLM_APPENDER" /&gt;</w:t>
                    </w:r>
                  </w:p>
                  <w:p w:rsidR="005E74D2" w:rsidRPr="005E74D2" w:rsidRDefault="00652817" w:rsidP="005E74D2">
                    <w:pPr>
                      <w:pStyle w:val="IndexBase"/>
                      <w:spacing w:after="0" w:line="240" w:lineRule="atLeast"/>
                      <w:ind w:left="0"/>
                      <w:rPr>
                        <w:del w:id="1579" w:author="Vijay Parmar" w:date="2009-04-29T11:54:00Z"/>
                        <w:rFonts w:ascii="Courier New" w:hAnsi="Courier New" w:cs="Courier New"/>
                        <w:sz w:val="20"/>
                      </w:rPr>
                      <w:pPrChange w:id="1580" w:author="Vijay Parmar" w:date="2009-04-29T12:17:00Z">
                        <w:pPr/>
                      </w:pPrChange>
                    </w:pPr>
                    <w:ins w:id="1581" w:author="Vijay Parmar" w:date="2009-04-29T12:17:00Z">
                      <w:r>
                        <w:rPr>
                          <w:rFonts w:ascii="Courier New" w:hAnsi="Courier New" w:cs="Courier New"/>
                          <w:sz w:val="20"/>
                        </w:rPr>
                        <w:t>&lt;/</w:t>
                      </w:r>
                      <w:r w:rsidRPr="00AC52A9">
                        <w:rPr>
                          <w:rFonts w:ascii="Courier New" w:hAnsi="Courier New" w:cs="Courier New"/>
                          <w:sz w:val="20"/>
                        </w:rPr>
                        <w:t>category</w:t>
                      </w:r>
                      <w:r>
                        <w:rPr>
                          <w:rFonts w:ascii="Courier New" w:hAnsi="Courier New" w:cs="Courier New"/>
                          <w:sz w:val="20"/>
                        </w:rPr>
                        <w:t>&gt;</w:t>
                      </w:r>
                    </w:ins>
                    <w:del w:id="1582" w:author="Vijay Parmar" w:date="2009-04-29T12:17:00Z">
                      <w:r w:rsidDel="00652817">
                        <w:rPr>
                          <w:rFonts w:ascii="Courier New" w:hAnsi="Courier New" w:cs="Courier New"/>
                          <w:sz w:val="20"/>
                        </w:rPr>
                        <w:delText xml:space="preserve">        </w:delText>
                      </w:r>
                      <w:r w:rsidDel="00652817">
                        <w:rPr>
                          <w:rFonts w:ascii="Courier New" w:hAnsi="Courier New" w:cs="Courier New"/>
                          <w:sz w:val="20"/>
                        </w:rPr>
                        <w:tab/>
                      </w:r>
                      <w:r w:rsidDel="00652817">
                        <w:rPr>
                          <w:rFonts w:ascii="Courier New" w:hAnsi="Courier New" w:cs="Courier New"/>
                          <w:sz w:val="20"/>
                        </w:rPr>
                        <w:tab/>
                      </w:r>
                      <w:r w:rsidDel="00652817">
                        <w:rPr>
                          <w:rFonts w:ascii="Courier New" w:hAnsi="Courier New" w:cs="Courier New"/>
                          <w:sz w:val="20"/>
                        </w:rPr>
                        <w:tab/>
                      </w:r>
                      <w:r w:rsidRPr="00AC52A9" w:rsidDel="00652817">
                        <w:rPr>
                          <w:rFonts w:ascii="Courier New" w:hAnsi="Courier New" w:cs="Courier New"/>
                          <w:sz w:val="20"/>
                        </w:rPr>
                        <w:delText>&lt;/category&gt;</w:delText>
                      </w:r>
                    </w:del>
                  </w:p>
                  <w:p w:rsidR="005E74D2" w:rsidRDefault="00652817" w:rsidP="005E74D2">
                    <w:pPr>
                      <w:pStyle w:val="IndexBase"/>
                      <w:spacing w:after="0" w:line="240" w:lineRule="atLeast"/>
                      <w:ind w:left="0"/>
                      <w:rPr>
                        <w:del w:id="1583" w:author="Vijay Parmar" w:date="2009-04-29T11:54:00Z"/>
                        <w:rFonts w:ascii="Courier New" w:hAnsi="Courier New" w:cs="Courier New"/>
                        <w:sz w:val="20"/>
                      </w:rPr>
                      <w:pPrChange w:id="1584" w:author="Vijay Parmar" w:date="2009-04-29T12:17:00Z">
                        <w:pPr/>
                      </w:pPrChange>
                    </w:pPr>
                    <w:del w:id="1585" w:author="Vijay Parmar" w:date="2009-04-29T11:54:00Z">
                      <w:r w:rsidRPr="00AC52A9" w:rsidDel="0052533A">
                        <w:rPr>
                          <w:rFonts w:ascii="Courier New" w:hAnsi="Courier New" w:cs="Courier New"/>
                          <w:sz w:val="20"/>
                        </w:rPr>
                        <w:delText>&lt;category name="CSM.Audit.Logging.Event.Authorization"&gt;</w:delText>
                      </w:r>
                      <w:r w:rsidRPr="00AC52A9" w:rsidDel="0052533A">
                        <w:rPr>
                          <w:rFonts w:ascii="Courier New" w:hAnsi="Courier New" w:cs="Courier New"/>
                          <w:sz w:val="20"/>
                        </w:rPr>
                        <w:tab/>
                      </w:r>
                      <w:r w:rsidRPr="00AC52A9" w:rsidDel="0052533A">
                        <w:rPr>
                          <w:rFonts w:ascii="Courier New" w:hAnsi="Courier New" w:cs="Courier New"/>
                          <w:sz w:val="20"/>
                        </w:rPr>
                        <w:tab/>
                      </w:r>
                      <w:r w:rsidRPr="00AC52A9"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&lt;/category&gt;</w:delText>
                      </w:r>
                    </w:del>
                  </w:p>
                  <w:p w:rsidR="005E74D2" w:rsidRDefault="00652817" w:rsidP="005E74D2">
                    <w:pPr>
                      <w:pStyle w:val="IndexBase"/>
                      <w:spacing w:after="0" w:line="240" w:lineRule="atLeast"/>
                      <w:ind w:left="0"/>
                      <w:rPr>
                        <w:del w:id="1586" w:author="Vijay Parmar" w:date="2009-04-29T11:54:00Z"/>
                        <w:rFonts w:ascii="Courier New" w:hAnsi="Courier New" w:cs="Courier New"/>
                        <w:sz w:val="20"/>
                      </w:rPr>
                      <w:pPrChange w:id="1587" w:author="Vijay Parmar" w:date="2009-04-29T12:17:00Z">
                        <w:pPr/>
                      </w:pPrChange>
                    </w:pPr>
                    <w:del w:id="1588" w:author="Vijay Parmar" w:date="2009-04-29T11:54:00Z">
                      <w:r w:rsidRPr="00AC52A9" w:rsidDel="0052533A">
                        <w:rPr>
                          <w:rFonts w:ascii="Courier New" w:hAnsi="Courier New" w:cs="Courier New"/>
                          <w:sz w:val="20"/>
                        </w:rPr>
                        <w:delText>&lt;category name="CSM.Audit.Logging.ObjectState.Authorization"&gt;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delText>&lt;level value="info" /&gt;</w:delText>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Del="0052533A">
                        <w:rPr>
                          <w:rFonts w:ascii="Courier New" w:hAnsi="Courier New" w:cs="Courier New"/>
                          <w:sz w:val="20"/>
                        </w:rPr>
                        <w:tab/>
                      </w:r>
                      <w:r w:rsidRPr="00AC52A9" w:rsidDel="0052533A">
                        <w:rPr>
                          <w:rFonts w:ascii="Courier New" w:hAnsi="Courier New" w:cs="Courier New"/>
                          <w:sz w:val="20"/>
                        </w:rPr>
                        <w:delText>&lt;appender-ref ref="CLM_APPENDER" /&gt;</w:delText>
                      </w:r>
                    </w:del>
                  </w:p>
                  <w:p w:rsidR="005E74D2" w:rsidRDefault="00652817" w:rsidP="005E74D2">
                    <w:pPr>
                      <w:pStyle w:val="IndexBase"/>
                      <w:spacing w:after="0" w:line="240" w:lineRule="atLeast"/>
                      <w:ind w:left="0"/>
                      <w:rPr>
                        <w:del w:id="1589" w:author="Vijay Parmar" w:date="2009-04-29T12:17:00Z"/>
                        <w:rFonts w:ascii="Courier New" w:hAnsi="Courier New" w:cs="Courier New"/>
                        <w:sz w:val="20"/>
                      </w:rPr>
                      <w:pPrChange w:id="1590" w:author="Vijay Parmar" w:date="2009-04-29T12:17:00Z">
                        <w:pPr/>
                      </w:pPrChange>
                    </w:pPr>
                    <w:del w:id="1591" w:author="Vijay Parmar" w:date="2009-04-29T11:54:00Z">
                      <w:r w:rsidRPr="00AC52A9" w:rsidDel="0052533A">
                        <w:rPr>
                          <w:rFonts w:ascii="Courier New" w:hAnsi="Courier New" w:cs="Courier New"/>
                          <w:sz w:val="20"/>
                        </w:rPr>
                        <w:delText>&lt;/category&gt;</w:delText>
                      </w:r>
                    </w:del>
                  </w:p>
                  <w:p w:rsidR="005E74D2" w:rsidRDefault="00652817" w:rsidP="005E74D2">
                    <w:pPr>
                      <w:pStyle w:val="IndexBase"/>
                      <w:spacing w:after="0" w:line="240" w:lineRule="atLeast"/>
                      <w:ind w:left="0"/>
                      <w:rPr>
                        <w:rFonts w:ascii="Courier New" w:hAnsi="Courier New" w:cs="Courier New"/>
                        <w:sz w:val="20"/>
                      </w:rPr>
                      <w:pPrChange w:id="1592" w:author="Vijay Parmar" w:date="2009-04-29T12:17:00Z">
                        <w:pPr/>
                      </w:pPrChange>
                    </w:pPr>
                    <w:del w:id="1593" w:author="Vijay Parmar" w:date="2009-04-29T12:17:00Z">
                      <w:r w:rsidRPr="00AC52A9" w:rsidDel="00652817">
                        <w:rPr>
                          <w:rFonts w:ascii="Courier New" w:hAnsi="Courier New" w:cs="Courier New"/>
                          <w:sz w:val="20"/>
                        </w:rPr>
                        <w:delText>&lt;/log4j:configuration&gt;</w:delText>
                      </w:r>
                    </w:del>
                  </w:p>
                </w:txbxContent>
              </v:textbox>
            </v:shape>
          </w:pict>
        </w:r>
      </w:ins>
      <w:ins w:id="1594" w:author="Vijay Parmar" w:date="2009-04-29T12:14:00Z">
        <w:r w:rsidRPr="005E74D2">
          <w:rPr>
            <w:sz w:val="24"/>
            <w:szCs w:val="28"/>
            <w:rPrChange w:id="1595" w:author="Vijay Parmar" w:date="2009-04-29T12:14:00Z">
              <w:rPr>
                <w:rFonts w:ascii="Times New Roman" w:eastAsia="Times New Roman" w:hAnsi="Times New Roman" w:cs="Times New Roman"/>
                <w:b/>
                <w:color w:val="0000FF" w:themeColor="hyperlink"/>
                <w:sz w:val="24"/>
                <w:szCs w:val="28"/>
                <w:u w:val="single"/>
              </w:rPr>
            </w:rPrChange>
          </w:rPr>
          <w:t>To en</w:t>
        </w:r>
        <w:r w:rsidR="00652817">
          <w:rPr>
            <w:sz w:val="24"/>
            <w:szCs w:val="28"/>
          </w:rPr>
          <w:t xml:space="preserve">able audit logging, add the </w:t>
        </w:r>
      </w:ins>
      <w:ins w:id="1596" w:author="Vijay Parmar" w:date="2009-04-29T12:15:00Z">
        <w:r w:rsidR="00652817">
          <w:rPr>
            <w:sz w:val="24"/>
            <w:szCs w:val="28"/>
          </w:rPr>
          <w:t>following Log4j appender</w:t>
        </w:r>
      </w:ins>
      <w:ins w:id="1597" w:author="Vijay Parmar" w:date="2009-04-29T12:16:00Z">
        <w:r w:rsidR="007F02AB">
          <w:rPr>
            <w:sz w:val="24"/>
            <w:szCs w:val="28"/>
          </w:rPr>
          <w:t xml:space="preserve"> and category to log4j.xml</w:t>
        </w:r>
      </w:ins>
      <w:ins w:id="1598" w:author="Vijay Parmar" w:date="2009-04-29T12:18:00Z">
        <w:r w:rsidR="007F02AB">
          <w:rPr>
            <w:sz w:val="24"/>
            <w:szCs w:val="28"/>
          </w:rPr>
          <w:t>. Replace values for Application Name</w:t>
        </w:r>
      </w:ins>
      <w:ins w:id="1599" w:author="Vijay Parmar" w:date="2009-04-29T12:19:00Z">
        <w:r w:rsidR="007F02AB">
          <w:rPr>
            <w:sz w:val="24"/>
            <w:szCs w:val="28"/>
          </w:rPr>
          <w:t>, Server Name, Port, Schema Name, DB User, Password information.</w:t>
        </w:r>
      </w:ins>
    </w:p>
    <w:p w:rsidR="00652817" w:rsidRDefault="00652817" w:rsidP="00B32E5F">
      <w:pPr>
        <w:ind w:left="360"/>
        <w:rPr>
          <w:ins w:id="1600" w:author="Vijay Parmar" w:date="2009-04-29T12:16:00Z"/>
          <w:sz w:val="24"/>
          <w:szCs w:val="28"/>
        </w:rPr>
      </w:pPr>
    </w:p>
    <w:p w:rsidR="00652817" w:rsidRDefault="00652817" w:rsidP="00B32E5F">
      <w:pPr>
        <w:ind w:left="360"/>
        <w:rPr>
          <w:ins w:id="1601" w:author="Vijay Parmar" w:date="2009-04-29T12:18:00Z"/>
          <w:sz w:val="24"/>
          <w:szCs w:val="28"/>
        </w:rPr>
      </w:pPr>
    </w:p>
    <w:p w:rsidR="00652817" w:rsidRDefault="00652817" w:rsidP="00B32E5F">
      <w:pPr>
        <w:ind w:left="360"/>
        <w:rPr>
          <w:ins w:id="1602" w:author="Vijay Parmar" w:date="2009-04-29T12:18:00Z"/>
          <w:sz w:val="24"/>
          <w:szCs w:val="28"/>
        </w:rPr>
      </w:pPr>
    </w:p>
    <w:p w:rsidR="00652817" w:rsidRDefault="00652817" w:rsidP="00B32E5F">
      <w:pPr>
        <w:ind w:left="360"/>
        <w:rPr>
          <w:ins w:id="1603" w:author="Vijay Parmar" w:date="2009-04-29T12:18:00Z"/>
          <w:sz w:val="24"/>
          <w:szCs w:val="28"/>
        </w:rPr>
      </w:pPr>
    </w:p>
    <w:p w:rsidR="00652817" w:rsidRDefault="00652817" w:rsidP="00B32E5F">
      <w:pPr>
        <w:ind w:left="360"/>
        <w:rPr>
          <w:ins w:id="1604" w:author="Vijay Parmar" w:date="2009-04-29T12:18:00Z"/>
          <w:sz w:val="24"/>
          <w:szCs w:val="28"/>
        </w:rPr>
      </w:pPr>
    </w:p>
    <w:p w:rsidR="00652817" w:rsidRDefault="00652817" w:rsidP="00B32E5F">
      <w:pPr>
        <w:ind w:left="360"/>
        <w:rPr>
          <w:ins w:id="1605" w:author="Vijay Parmar" w:date="2009-04-29T12:18:00Z"/>
          <w:sz w:val="24"/>
          <w:szCs w:val="28"/>
        </w:rPr>
      </w:pPr>
    </w:p>
    <w:p w:rsidR="00652817" w:rsidRDefault="00652817" w:rsidP="00B32E5F">
      <w:pPr>
        <w:ind w:left="360"/>
        <w:rPr>
          <w:ins w:id="1606" w:author="Vijay Parmar" w:date="2009-04-29T12:18:00Z"/>
          <w:sz w:val="24"/>
          <w:szCs w:val="28"/>
        </w:rPr>
      </w:pPr>
    </w:p>
    <w:p w:rsidR="00652817" w:rsidRDefault="00652817" w:rsidP="00B32E5F">
      <w:pPr>
        <w:ind w:left="360"/>
        <w:rPr>
          <w:ins w:id="1607" w:author="Vijay Parmar" w:date="2009-04-29T12:18:00Z"/>
          <w:sz w:val="24"/>
          <w:szCs w:val="28"/>
        </w:rPr>
      </w:pPr>
    </w:p>
    <w:p w:rsidR="00652817" w:rsidRDefault="00652817" w:rsidP="00B32E5F">
      <w:pPr>
        <w:ind w:left="360"/>
        <w:rPr>
          <w:ins w:id="1608" w:author="Vijay Parmar" w:date="2009-04-29T12:18:00Z"/>
          <w:sz w:val="24"/>
          <w:szCs w:val="28"/>
        </w:rPr>
      </w:pPr>
    </w:p>
    <w:p w:rsidR="00652817" w:rsidRDefault="00652817" w:rsidP="00B32E5F">
      <w:pPr>
        <w:ind w:left="360"/>
        <w:rPr>
          <w:ins w:id="1609" w:author="Vijay Parmar" w:date="2009-04-29T12:18:00Z"/>
          <w:sz w:val="24"/>
          <w:szCs w:val="28"/>
        </w:rPr>
      </w:pPr>
    </w:p>
    <w:p w:rsidR="00652817" w:rsidRPr="00652817" w:rsidRDefault="00652817" w:rsidP="00B32E5F">
      <w:pPr>
        <w:ind w:left="360"/>
        <w:rPr>
          <w:ins w:id="1610" w:author="Vijay Parmar" w:date="2009-04-29T11:25:00Z"/>
          <w:sz w:val="24"/>
          <w:szCs w:val="28"/>
          <w:rPrChange w:id="1611" w:author="Vijay Parmar" w:date="2009-04-29T12:14:00Z">
            <w:rPr>
              <w:ins w:id="1612" w:author="Vijay Parmar" w:date="2009-04-29T11:25:00Z"/>
              <w:b/>
              <w:sz w:val="24"/>
              <w:szCs w:val="28"/>
            </w:rPr>
          </w:rPrChange>
        </w:rPr>
      </w:pPr>
    </w:p>
    <w:p w:rsidR="00B32E5F" w:rsidRDefault="00B32E5F" w:rsidP="00B32E5F">
      <w:pPr>
        <w:ind w:left="360"/>
        <w:rPr>
          <w:ins w:id="1613" w:author="Vijay Parmar" w:date="2009-04-01T16:32:00Z"/>
          <w:b/>
          <w:sz w:val="24"/>
          <w:szCs w:val="28"/>
        </w:rPr>
      </w:pPr>
      <w:ins w:id="1614" w:author="Vijay Parmar" w:date="2009-04-01T16:32:00Z">
        <w:r w:rsidRPr="00F84B61">
          <w:rPr>
            <w:b/>
            <w:sz w:val="24"/>
            <w:szCs w:val="28"/>
          </w:rPr>
          <w:t xml:space="preserve">Step </w:t>
        </w:r>
      </w:ins>
      <w:ins w:id="1615" w:author="Vijay Parmar" w:date="2009-04-29T11:25:00Z">
        <w:r w:rsidR="00410E47">
          <w:rPr>
            <w:b/>
            <w:sz w:val="24"/>
            <w:szCs w:val="28"/>
          </w:rPr>
          <w:t>10</w:t>
        </w:r>
      </w:ins>
      <w:ins w:id="1616" w:author="Vijay Parmar" w:date="2009-04-01T16:32:00Z">
        <w:r w:rsidRPr="00F84B61">
          <w:rPr>
            <w:b/>
            <w:sz w:val="24"/>
            <w:szCs w:val="28"/>
          </w:rPr>
          <w:t xml:space="preserve">: </w:t>
        </w:r>
        <w:r>
          <w:rPr>
            <w:b/>
            <w:sz w:val="24"/>
            <w:szCs w:val="28"/>
          </w:rPr>
          <w:t>Configure Log4j.xml</w:t>
        </w:r>
      </w:ins>
    </w:p>
    <w:p w:rsidR="00B32E5F" w:rsidRDefault="00B32E5F" w:rsidP="00B32E5F">
      <w:pPr>
        <w:ind w:left="360"/>
        <w:rPr>
          <w:ins w:id="1617" w:author="Vijay Parmar" w:date="2009-04-01T16:33:00Z"/>
          <w:sz w:val="24"/>
          <w:szCs w:val="28"/>
        </w:rPr>
      </w:pPr>
      <w:ins w:id="1618" w:author="Vijay Parmar" w:date="2009-04-01T16:33:00Z">
        <w:r>
          <w:rPr>
            <w:sz w:val="24"/>
            <w:szCs w:val="28"/>
          </w:rPr>
          <w:t>To turn off the unnecessary log entries on the console, add the following to the log4j.xml configuration</w:t>
        </w:r>
      </w:ins>
    </w:p>
    <w:p w:rsidR="00B32E5F" w:rsidRDefault="005E74D2" w:rsidP="00B32E5F">
      <w:pPr>
        <w:ind w:left="360"/>
        <w:rPr>
          <w:ins w:id="1619" w:author="Vijay Parmar" w:date="2009-04-01T16:33:00Z"/>
          <w:sz w:val="24"/>
          <w:szCs w:val="28"/>
        </w:rPr>
      </w:pPr>
      <w:ins w:id="1620" w:author="Vijay Parmar" w:date="2009-04-01T16:33:00Z">
        <w:r w:rsidRPr="005E74D2">
          <w:rPr>
            <w:i/>
            <w:sz w:val="24"/>
            <w:szCs w:val="24"/>
          </w:rPr>
        </w:r>
        <w:r w:rsidRPr="005E74D2">
          <w:rPr>
            <w:i/>
            <w:sz w:val="24"/>
            <w:szCs w:val="24"/>
          </w:rPr>
          <w:pict>
            <v:shape id="_x0000_s1407" type="#_x0000_t202" style="width:512.55pt;height:79.05pt;mso-position-horizontal-relative:char;mso-position-vertical-relative:line">
              <v:textbox style="mso-next-textbox:#_x0000_s1407">
                <w:txbxContent>
                  <w:p w:rsidR="004C28D0" w:rsidRPr="00B32E5F" w:rsidRDefault="005E74D2" w:rsidP="00B32E5F">
                    <w:pPr>
                      <w:ind w:left="360"/>
                      <w:rPr>
                        <w:ins w:id="1621" w:author="Vijay Parmar" w:date="2009-04-01T16:34:00Z"/>
                        <w:rFonts w:ascii="Courier New" w:hAnsi="Courier New" w:cs="Courier New"/>
                        <w:sz w:val="20"/>
                        <w:szCs w:val="28"/>
                        <w:rPrChange w:id="1622" w:author="Vijay Parmar" w:date="2009-04-01T16:34:00Z">
                          <w:rPr>
                            <w:ins w:id="1623" w:author="Vijay Parmar" w:date="2009-04-01T16:34:00Z"/>
                            <w:sz w:val="24"/>
                            <w:szCs w:val="28"/>
                          </w:rPr>
                        </w:rPrChange>
                      </w:rPr>
                    </w:pPr>
                    <w:ins w:id="1624" w:author="Vijay Parmar" w:date="2009-04-01T16:34:00Z">
                      <w:r w:rsidRPr="005E74D2">
                        <w:rPr>
                          <w:rFonts w:ascii="Courier New" w:hAnsi="Courier New" w:cs="Courier New"/>
                          <w:sz w:val="20"/>
                          <w:szCs w:val="28"/>
                          <w:rPrChange w:id="1625" w:author="Vijay Parmar" w:date="2009-04-01T16:34:00Z">
                            <w:rPr>
                              <w:sz w:val="24"/>
                              <w:szCs w:val="28"/>
                            </w:rPr>
                          </w:rPrChange>
                        </w:rPr>
                        <w:t>&lt;category name="COM.claymoresystems.ptls.SSLDebug"&gt;</w:t>
                      </w:r>
                    </w:ins>
                  </w:p>
                  <w:p w:rsidR="004C28D0" w:rsidRPr="00B32E5F" w:rsidRDefault="005E74D2" w:rsidP="00B32E5F">
                    <w:pPr>
                      <w:ind w:left="360"/>
                      <w:rPr>
                        <w:ins w:id="1626" w:author="Vijay Parmar" w:date="2009-04-01T16:34:00Z"/>
                        <w:rFonts w:ascii="Courier New" w:hAnsi="Courier New" w:cs="Courier New"/>
                        <w:sz w:val="20"/>
                        <w:szCs w:val="28"/>
                        <w:rPrChange w:id="1627" w:author="Vijay Parmar" w:date="2009-04-01T16:34:00Z">
                          <w:rPr>
                            <w:ins w:id="1628" w:author="Vijay Parmar" w:date="2009-04-01T16:34:00Z"/>
                            <w:sz w:val="24"/>
                            <w:szCs w:val="28"/>
                          </w:rPr>
                        </w:rPrChange>
                      </w:rPr>
                    </w:pPr>
                    <w:ins w:id="1629" w:author="Vijay Parmar" w:date="2009-04-01T16:34:00Z">
                      <w:r w:rsidRPr="005E74D2">
                        <w:rPr>
                          <w:rFonts w:ascii="Courier New" w:hAnsi="Courier New" w:cs="Courier New"/>
                          <w:sz w:val="20"/>
                          <w:szCs w:val="28"/>
                          <w:rPrChange w:id="1630" w:author="Vijay Parmar" w:date="2009-04-01T16:34:00Z">
                            <w:rPr>
                              <w:sz w:val="24"/>
                              <w:szCs w:val="28"/>
                            </w:rPr>
                          </w:rPrChange>
                        </w:rPr>
                        <w:t xml:space="preserve">     &lt;priority value="OFF" /&gt;</w:t>
                      </w:r>
                    </w:ins>
                  </w:p>
                  <w:p w:rsidR="004C28D0" w:rsidRPr="00B32E5F" w:rsidRDefault="005E74D2" w:rsidP="00B32E5F">
                    <w:pPr>
                      <w:ind w:left="360"/>
                      <w:rPr>
                        <w:ins w:id="1631" w:author="Vijay Parmar" w:date="2009-04-01T16:34:00Z"/>
                        <w:rFonts w:ascii="Courier New" w:hAnsi="Courier New" w:cs="Courier New"/>
                        <w:sz w:val="20"/>
                        <w:szCs w:val="28"/>
                        <w:rPrChange w:id="1632" w:author="Vijay Parmar" w:date="2009-04-01T16:34:00Z">
                          <w:rPr>
                            <w:ins w:id="1633" w:author="Vijay Parmar" w:date="2009-04-01T16:34:00Z"/>
                            <w:sz w:val="24"/>
                            <w:szCs w:val="28"/>
                          </w:rPr>
                        </w:rPrChange>
                      </w:rPr>
                    </w:pPr>
                    <w:ins w:id="1634" w:author="Vijay Parmar" w:date="2009-04-01T16:34:00Z">
                      <w:r w:rsidRPr="005E74D2">
                        <w:rPr>
                          <w:rFonts w:ascii="Courier New" w:hAnsi="Courier New" w:cs="Courier New"/>
                          <w:sz w:val="20"/>
                          <w:szCs w:val="28"/>
                          <w:rPrChange w:id="1635" w:author="Vijay Parmar" w:date="2009-04-01T16:34:00Z">
                            <w:rPr>
                              <w:sz w:val="24"/>
                              <w:szCs w:val="28"/>
                            </w:rPr>
                          </w:rPrChange>
                        </w:rPr>
                        <w:t xml:space="preserve">   &lt;/category&gt;</w:t>
                      </w:r>
                    </w:ins>
                  </w:p>
                  <w:p w:rsidR="004C28D0" w:rsidDel="00B32E5F" w:rsidRDefault="004C28D0" w:rsidP="00B32E5F">
                    <w:pPr>
                      <w:spacing w:after="0"/>
                      <w:rPr>
                        <w:del w:id="1636" w:author="Vijay Parmar" w:date="2009-04-01T16:33:00Z"/>
                        <w:rFonts w:ascii="Courier New" w:hAnsi="Courier New" w:cs="Courier New"/>
                        <w:sz w:val="20"/>
                        <w:szCs w:val="20"/>
                      </w:rPr>
                    </w:pPr>
                    <w:del w:id="1637" w:author="Vijay Parmar" w:date="2009-04-01T16:33:00Z">
                      <w:r w:rsidDel="00B32E5F">
                        <w:rPr>
                          <w:rFonts w:ascii="Courier New" w:hAnsi="Courier New" w:cs="Courier New"/>
                          <w:sz w:val="20"/>
                          <w:szCs w:val="20"/>
                        </w:rPr>
                        <w:delText>&lt;application-policy name = "sampleHostApplication</w:delText>
                      </w:r>
                      <w:r w:rsidRPr="00843DBF" w:rsidDel="00B32E5F">
                        <w:rPr>
                          <w:rFonts w:ascii="Courier New" w:hAnsi="Courier New" w:cs="Courier New"/>
                          <w:sz w:val="20"/>
                          <w:szCs w:val="20"/>
                        </w:rPr>
                        <w:delText>"&gt;</w:delText>
                      </w:r>
                    </w:del>
                  </w:p>
                  <w:p w:rsidR="004C28D0" w:rsidDel="00B32E5F" w:rsidRDefault="004C28D0" w:rsidP="00B32E5F">
                    <w:pPr>
                      <w:spacing w:after="0"/>
                      <w:rPr>
                        <w:del w:id="1638" w:author="Vijay Parmar" w:date="2009-04-01T16:33:00Z"/>
                        <w:rFonts w:ascii="Courier New" w:hAnsi="Courier New" w:cs="Courier New"/>
                        <w:sz w:val="20"/>
                        <w:szCs w:val="20"/>
                      </w:rPr>
                    </w:pPr>
                    <w:del w:id="1639" w:author="Vijay Parmar" w:date="2009-04-01T16:33:00Z">
                      <w:r w:rsidRPr="00843DBF" w:rsidDel="00B32E5F">
                        <w:rPr>
                          <w:rFonts w:ascii="Courier New" w:hAnsi="Courier New" w:cs="Courier New"/>
                          <w:sz w:val="20"/>
                          <w:szCs w:val="20"/>
                        </w:rPr>
                        <w:delText>&lt;authentication&gt;</w:delText>
                      </w:r>
                    </w:del>
                  </w:p>
                  <w:p w:rsidR="004C28D0" w:rsidDel="00B32E5F" w:rsidRDefault="004C28D0" w:rsidP="00B32E5F">
                    <w:pPr>
                      <w:spacing w:after="0"/>
                      <w:rPr>
                        <w:del w:id="1640" w:author="Vijay Parmar" w:date="2009-04-01T16:33:00Z"/>
                        <w:rFonts w:ascii="Courier New" w:hAnsi="Courier New" w:cs="Courier New"/>
                        <w:sz w:val="20"/>
                        <w:szCs w:val="20"/>
                      </w:rPr>
                    </w:pPr>
                    <w:del w:id="1641" w:author="Vijay Parmar" w:date="2009-04-01T16:33:00Z">
                      <w:r w:rsidDel="00B32E5F">
                        <w:rPr>
                          <w:rFonts w:ascii="Courier New" w:hAnsi="Courier New" w:cs="Courier New"/>
                          <w:sz w:val="20"/>
                          <w:szCs w:val="20"/>
                        </w:rPr>
                        <w:delText>&lt;login-module</w:delText>
                      </w:r>
                    </w:del>
                  </w:p>
                  <w:p w:rsidR="004C28D0" w:rsidDel="00B32E5F" w:rsidRDefault="004C28D0" w:rsidP="00B32E5F">
                    <w:pPr>
                      <w:spacing w:after="0"/>
                      <w:ind w:firstLine="720"/>
                      <w:rPr>
                        <w:del w:id="1642" w:author="Vijay Parmar" w:date="2009-04-01T16:33:00Z"/>
                        <w:rFonts w:ascii="Courier New" w:hAnsi="Courier New" w:cs="Courier New"/>
                        <w:sz w:val="20"/>
                        <w:szCs w:val="20"/>
                      </w:rPr>
                    </w:pPr>
                    <w:del w:id="1643" w:author="Vijay Parmar" w:date="2009-04-01T16:33:00Z">
                      <w:r w:rsidDel="00B32E5F">
                        <w:rPr>
                          <w:rFonts w:ascii="Courier New" w:hAnsi="Courier New" w:cs="Courier New"/>
                          <w:sz w:val="20"/>
                          <w:szCs w:val="20"/>
                        </w:rPr>
                        <w:delText>code</w:delText>
                      </w:r>
                      <w:r w:rsidRPr="00460EF5" w:rsidDel="00B32E5F">
                        <w:rPr>
                          <w:rFonts w:ascii="Courier New" w:hAnsi="Courier New" w:cs="Courier New"/>
                          <w:sz w:val="20"/>
                          <w:szCs w:val="20"/>
                        </w:rPr>
                        <w:delText>="gov.nih.nci.security.authentication.loginmodules.RDBMSLoginModule"</w:delText>
                      </w:r>
                    </w:del>
                  </w:p>
                  <w:p w:rsidR="004C28D0" w:rsidRPr="00460EF5" w:rsidDel="00B32E5F" w:rsidRDefault="004C28D0" w:rsidP="00B32E5F">
                    <w:pPr>
                      <w:spacing w:after="0"/>
                      <w:ind w:firstLine="720"/>
                      <w:rPr>
                        <w:del w:id="1644" w:author="Vijay Parmar" w:date="2009-04-01T16:33:00Z"/>
                        <w:rFonts w:ascii="Courier New" w:hAnsi="Courier New" w:cs="Courier New"/>
                        <w:sz w:val="20"/>
                        <w:szCs w:val="20"/>
                      </w:rPr>
                    </w:pPr>
                    <w:del w:id="1645" w:author="Vijay Parmar" w:date="2009-04-01T16:33:00Z">
                      <w:r w:rsidRPr="00460EF5" w:rsidDel="00B32E5F">
                        <w:rPr>
                          <w:rFonts w:ascii="Courier New" w:hAnsi="Courier New" w:cs="Courier New"/>
                          <w:sz w:val="20"/>
                          <w:szCs w:val="20"/>
                        </w:rPr>
                        <w:delText xml:space="preserve"> flag = "sufficient"&gt;</w:delText>
                      </w:r>
                    </w:del>
                  </w:p>
                  <w:p w:rsidR="004C28D0" w:rsidRPr="00460EF5" w:rsidDel="00B32E5F" w:rsidRDefault="004C28D0" w:rsidP="00B32E5F">
                    <w:pPr>
                      <w:spacing w:after="0"/>
                      <w:rPr>
                        <w:del w:id="1646" w:author="Vijay Parmar" w:date="2009-04-01T16:33:00Z"/>
                        <w:rFonts w:ascii="Courier New" w:hAnsi="Courier New" w:cs="Courier New"/>
                        <w:sz w:val="20"/>
                        <w:szCs w:val="20"/>
                      </w:rPr>
                    </w:pPr>
                    <w:del w:id="1647" w:author="Vijay Parmar" w:date="2009-04-01T16:33:00Z">
                      <w:r w:rsidRPr="00460EF5" w:rsidDel="00B32E5F">
                        <w:rPr>
                          <w:rFonts w:ascii="Courier New" w:hAnsi="Courier New" w:cs="Courier New"/>
                          <w:sz w:val="20"/>
                          <w:szCs w:val="20"/>
                        </w:rPr>
                        <w:delText>&lt;module-option name="driver"&gt;</w:delText>
                      </w:r>
                      <w:r w:rsidDel="00B32E5F">
                        <w:rPr>
                          <w:rFonts w:ascii="Courier New" w:hAnsi="Courier New" w:cs="Courier New"/>
                          <w:sz w:val="20"/>
                          <w:szCs w:val="20"/>
                        </w:rPr>
                        <w:delText>&lt;&lt;Database Driver&gt;&gt;</w:delText>
                      </w:r>
                      <w:r w:rsidRPr="00460EF5" w:rsidDel="00B32E5F">
                        <w:rPr>
                          <w:rFonts w:ascii="Courier New" w:hAnsi="Courier New" w:cs="Courier New"/>
                          <w:sz w:val="20"/>
                          <w:szCs w:val="20"/>
                        </w:rPr>
                        <w:delText>&lt;/module-option&gt;</w:delText>
                      </w:r>
                    </w:del>
                  </w:p>
                  <w:p w:rsidR="004C28D0" w:rsidRPr="00460EF5" w:rsidDel="00B32E5F" w:rsidRDefault="004C28D0" w:rsidP="00B32E5F">
                    <w:pPr>
                      <w:spacing w:after="0"/>
                      <w:rPr>
                        <w:del w:id="1648" w:author="Vijay Parmar" w:date="2009-04-01T16:33:00Z"/>
                        <w:rFonts w:ascii="Courier New" w:hAnsi="Courier New" w:cs="Courier New"/>
                        <w:sz w:val="20"/>
                        <w:szCs w:val="20"/>
                      </w:rPr>
                    </w:pPr>
                    <w:del w:id="1649" w:author="Vijay Parmar" w:date="2009-04-01T16:33:00Z">
                      <w:r w:rsidRPr="00460EF5" w:rsidDel="00B32E5F">
                        <w:rPr>
                          <w:rFonts w:ascii="Courier New" w:hAnsi="Courier New" w:cs="Courier New"/>
                          <w:sz w:val="20"/>
                          <w:szCs w:val="20"/>
                        </w:rPr>
                        <w:delText>&lt;module-option name="url"&gt;</w:delText>
                      </w:r>
                      <w:r w:rsidDel="00B32E5F">
                        <w:rPr>
                          <w:rFonts w:ascii="Courier New" w:hAnsi="Courier New" w:cs="Courier New"/>
                          <w:sz w:val="20"/>
                          <w:szCs w:val="20"/>
                        </w:rPr>
                        <w:delText>&lt;&lt;Database URL&gt;&gt;</w:delText>
                      </w:r>
                      <w:r w:rsidRPr="00460EF5" w:rsidDel="00B32E5F">
                        <w:rPr>
                          <w:rFonts w:ascii="Courier New" w:hAnsi="Courier New" w:cs="Courier New"/>
                          <w:sz w:val="20"/>
                          <w:szCs w:val="20"/>
                        </w:rPr>
                        <w:delText>&lt;/module-option&gt;</w:delText>
                      </w:r>
                    </w:del>
                  </w:p>
                  <w:p w:rsidR="004C28D0" w:rsidRPr="00460EF5" w:rsidDel="00B32E5F" w:rsidRDefault="004C28D0" w:rsidP="00B32E5F">
                    <w:pPr>
                      <w:spacing w:after="0"/>
                      <w:rPr>
                        <w:del w:id="1650" w:author="Vijay Parmar" w:date="2009-04-01T16:33:00Z"/>
                        <w:rFonts w:ascii="Courier New" w:hAnsi="Courier New" w:cs="Courier New"/>
                        <w:sz w:val="20"/>
                        <w:szCs w:val="20"/>
                      </w:rPr>
                    </w:pPr>
                    <w:del w:id="1651" w:author="Vijay Parmar" w:date="2009-04-01T16:33:00Z">
                      <w:r w:rsidRPr="00460EF5" w:rsidDel="00B32E5F">
                        <w:rPr>
                          <w:rFonts w:ascii="Courier New" w:hAnsi="Courier New" w:cs="Courier New"/>
                          <w:sz w:val="20"/>
                          <w:szCs w:val="20"/>
                        </w:rPr>
                        <w:delText>&lt;module-option name="user"&gt;</w:delText>
                      </w:r>
                      <w:r w:rsidDel="00B32E5F">
                        <w:rPr>
                          <w:rFonts w:ascii="Courier New" w:hAnsi="Courier New" w:cs="Courier New"/>
                          <w:sz w:val="20"/>
                          <w:szCs w:val="20"/>
                        </w:rPr>
                        <w:delText>&lt;&lt;DB Username&gt;&gt;</w:delText>
                      </w:r>
                      <w:r w:rsidRPr="00460EF5" w:rsidDel="00B32E5F">
                        <w:rPr>
                          <w:rFonts w:ascii="Courier New" w:hAnsi="Courier New" w:cs="Courier New"/>
                          <w:sz w:val="20"/>
                          <w:szCs w:val="20"/>
                        </w:rPr>
                        <w:delText>&lt;/module-option&gt;</w:delText>
                      </w:r>
                    </w:del>
                  </w:p>
                  <w:p w:rsidR="004C28D0" w:rsidRPr="00460EF5" w:rsidDel="00B32E5F" w:rsidRDefault="004C28D0" w:rsidP="00B32E5F">
                    <w:pPr>
                      <w:spacing w:after="0"/>
                      <w:rPr>
                        <w:del w:id="1652" w:author="Vijay Parmar" w:date="2009-04-01T16:33:00Z"/>
                        <w:rFonts w:ascii="Courier New" w:hAnsi="Courier New" w:cs="Courier New"/>
                        <w:sz w:val="20"/>
                        <w:szCs w:val="20"/>
                      </w:rPr>
                    </w:pPr>
                    <w:del w:id="1653" w:author="Vijay Parmar" w:date="2009-04-01T16:33:00Z">
                      <w:r w:rsidRPr="00460EF5" w:rsidDel="00B32E5F">
                        <w:rPr>
                          <w:rFonts w:ascii="Courier New" w:hAnsi="Courier New" w:cs="Courier New"/>
                          <w:sz w:val="20"/>
                          <w:szCs w:val="20"/>
                        </w:rPr>
                        <w:delText>&lt;</w:delText>
                      </w:r>
                      <w:r w:rsidDel="00B32E5F">
                        <w:rPr>
                          <w:rFonts w:ascii="Courier New" w:hAnsi="Courier New" w:cs="Courier New"/>
                          <w:sz w:val="20"/>
                          <w:szCs w:val="20"/>
                        </w:rPr>
                        <w:delText>module-option name="passwd"&gt;&lt;&lt;DB Password&gt;&gt;</w:delText>
                      </w:r>
                      <w:r w:rsidRPr="00460EF5" w:rsidDel="00B32E5F">
                        <w:rPr>
                          <w:rFonts w:ascii="Courier New" w:hAnsi="Courier New" w:cs="Courier New"/>
                          <w:sz w:val="20"/>
                          <w:szCs w:val="20"/>
                        </w:rPr>
                        <w:delText>&lt;/module-option&gt;</w:delText>
                      </w:r>
                    </w:del>
                  </w:p>
                  <w:p w:rsidR="004C28D0" w:rsidDel="00B32E5F" w:rsidRDefault="004C28D0" w:rsidP="00B32E5F">
                    <w:pPr>
                      <w:spacing w:after="0"/>
                      <w:rPr>
                        <w:del w:id="1654" w:author="Vijay Parmar" w:date="2009-04-01T16:33:00Z"/>
                        <w:rFonts w:ascii="Courier New" w:hAnsi="Courier New" w:cs="Courier New"/>
                        <w:sz w:val="20"/>
                        <w:szCs w:val="20"/>
                      </w:rPr>
                    </w:pPr>
                    <w:del w:id="1655" w:author="Vijay Parmar" w:date="2009-04-01T16:33:00Z">
                      <w:r w:rsidRPr="00460EF5" w:rsidDel="00B32E5F">
                        <w:rPr>
                          <w:rFonts w:ascii="Courier New" w:hAnsi="Courier New" w:cs="Courier New"/>
                          <w:sz w:val="20"/>
                          <w:szCs w:val="20"/>
                        </w:rPr>
                        <w:delText>&lt;module-option name="query"&gt;</w:delText>
                      </w:r>
                    </w:del>
                  </w:p>
                  <w:p w:rsidR="004C28D0" w:rsidRPr="00460EF5" w:rsidDel="00B32E5F" w:rsidRDefault="004C28D0" w:rsidP="00B32E5F">
                    <w:pPr>
                      <w:spacing w:after="0"/>
                      <w:ind w:firstLine="720"/>
                      <w:rPr>
                        <w:del w:id="1656" w:author="Vijay Parmar" w:date="2009-04-01T16:33:00Z"/>
                        <w:rFonts w:ascii="Courier New" w:hAnsi="Courier New" w:cs="Courier New"/>
                        <w:sz w:val="20"/>
                        <w:szCs w:val="20"/>
                      </w:rPr>
                    </w:pPr>
                    <w:del w:id="1657" w:author="Vijay Parmar" w:date="2009-04-01T16:33:00Z">
                      <w:r w:rsidRPr="00460EF5" w:rsidDel="00B32E5F">
                        <w:rPr>
                          <w:rFonts w:ascii="Courier New" w:hAnsi="Courier New" w:cs="Courier New"/>
                          <w:sz w:val="20"/>
                          <w:szCs w:val="20"/>
                        </w:rPr>
                        <w:delText>SELECT * FROM csm_user WHERE login_name=? and password=?&lt;/module-option&gt;</w:delText>
                      </w:r>
                    </w:del>
                  </w:p>
                  <w:p w:rsidR="004C28D0" w:rsidRPr="00460EF5" w:rsidDel="00B32E5F" w:rsidRDefault="004C28D0" w:rsidP="00B32E5F">
                    <w:pPr>
                      <w:spacing w:after="0"/>
                      <w:rPr>
                        <w:del w:id="1658" w:author="Vijay Parmar" w:date="2009-04-01T16:33:00Z"/>
                        <w:rFonts w:ascii="Courier New" w:hAnsi="Courier New" w:cs="Courier New"/>
                        <w:sz w:val="20"/>
                        <w:szCs w:val="20"/>
                      </w:rPr>
                    </w:pPr>
                    <w:del w:id="1659" w:author="Vijay Parmar" w:date="2009-04-01T16:33:00Z">
                      <w:r w:rsidRPr="00460EF5" w:rsidDel="00B32E5F">
                        <w:rPr>
                          <w:rFonts w:ascii="Courier New" w:hAnsi="Courier New" w:cs="Courier New"/>
                          <w:sz w:val="20"/>
                          <w:szCs w:val="20"/>
                        </w:rPr>
                        <w:delText>&lt;module-option name="encryption-enabled"&gt;YES&lt;/module-option&gt;</w:delText>
                      </w:r>
                    </w:del>
                  </w:p>
                  <w:p w:rsidR="004C28D0" w:rsidRPr="00843DBF" w:rsidDel="00B32E5F" w:rsidRDefault="004C28D0" w:rsidP="00B32E5F">
                    <w:pPr>
                      <w:spacing w:after="0"/>
                      <w:rPr>
                        <w:del w:id="1660" w:author="Vijay Parmar" w:date="2009-04-01T16:33:00Z"/>
                        <w:rFonts w:ascii="Courier New" w:hAnsi="Courier New" w:cs="Courier New"/>
                        <w:sz w:val="20"/>
                        <w:szCs w:val="20"/>
                      </w:rPr>
                    </w:pPr>
                    <w:del w:id="1661" w:author="Vijay Parmar" w:date="2009-04-01T16:33:00Z">
                      <w:r w:rsidRPr="00460EF5" w:rsidDel="00B32E5F">
                        <w:rPr>
                          <w:rFonts w:ascii="Courier New" w:hAnsi="Courier New" w:cs="Courier New"/>
                          <w:sz w:val="20"/>
                          <w:szCs w:val="20"/>
                        </w:rPr>
                        <w:delText xml:space="preserve">            &lt;/login-module&gt;</w:delText>
                      </w:r>
                      <w:r w:rsidRPr="00843DBF" w:rsidDel="00B32E5F">
                        <w:rPr>
                          <w:rFonts w:ascii="Courier New" w:hAnsi="Courier New" w:cs="Courier New"/>
                          <w:sz w:val="20"/>
                          <w:szCs w:val="20"/>
                        </w:rPr>
                        <w:delText>&lt;/authentication&gt;</w:delText>
                      </w:r>
                    </w:del>
                  </w:p>
                  <w:p w:rsidR="004C28D0" w:rsidRPr="00843DBF" w:rsidRDefault="004C28D0" w:rsidP="00B32E5F">
                    <w:pPr>
                      <w:spacing w:after="0"/>
                      <w:rPr>
                        <w:rFonts w:ascii="Courier New" w:hAnsi="Courier New" w:cs="Courier New"/>
                        <w:sz w:val="20"/>
                        <w:szCs w:val="20"/>
                      </w:rPr>
                    </w:pPr>
                    <w:del w:id="1662" w:author="Vijay Parmar" w:date="2009-04-01T16:33:00Z">
                      <w:r w:rsidRPr="00843DBF" w:rsidDel="00B32E5F">
                        <w:rPr>
                          <w:rFonts w:ascii="Courier New" w:hAnsi="Courier New" w:cs="Courier New"/>
                          <w:sz w:val="20"/>
                          <w:szCs w:val="20"/>
                        </w:rPr>
                        <w:delText>&lt;/application-policy&gt;</w:delText>
                      </w:r>
                    </w:del>
                  </w:p>
                </w:txbxContent>
              </v:textbox>
              <w10:wrap type="none"/>
              <w10:anchorlock/>
            </v:shape>
          </w:pict>
        </w:r>
      </w:ins>
    </w:p>
    <w:p w:rsidR="00B32E5F" w:rsidRPr="005F317A" w:rsidDel="000F16F8" w:rsidRDefault="00B32E5F" w:rsidP="005F317A">
      <w:pPr>
        <w:pStyle w:val="BodyText"/>
        <w:rPr>
          <w:del w:id="1663" w:author="Vijay Parmar" w:date="2009-04-29T12:19:00Z"/>
        </w:rPr>
      </w:pPr>
    </w:p>
    <w:p w:rsidR="00320D1E" w:rsidRPr="00F84B61" w:rsidRDefault="00320D1E" w:rsidP="00320D1E">
      <w:pPr>
        <w:ind w:left="360"/>
        <w:rPr>
          <w:b/>
          <w:sz w:val="24"/>
          <w:szCs w:val="28"/>
        </w:rPr>
      </w:pPr>
      <w:r w:rsidRPr="00F84B61">
        <w:rPr>
          <w:b/>
          <w:sz w:val="24"/>
          <w:szCs w:val="28"/>
        </w:rPr>
        <w:t xml:space="preserve">Step </w:t>
      </w:r>
      <w:ins w:id="1664" w:author="Vijay Parmar" w:date="2009-04-28T14:51:00Z">
        <w:r w:rsidR="00A06D39">
          <w:rPr>
            <w:b/>
            <w:sz w:val="24"/>
            <w:szCs w:val="28"/>
          </w:rPr>
          <w:t>1</w:t>
        </w:r>
      </w:ins>
      <w:ins w:id="1665" w:author="Vijay Parmar" w:date="2009-04-29T11:25:00Z">
        <w:r w:rsidR="00410E47">
          <w:rPr>
            <w:b/>
            <w:sz w:val="24"/>
            <w:szCs w:val="28"/>
          </w:rPr>
          <w:t>1</w:t>
        </w:r>
      </w:ins>
      <w:del w:id="1666" w:author="Vijay Parmar" w:date="2009-04-01T16:32:00Z">
        <w:r w:rsidR="00DA357C" w:rsidRPr="00F84B61" w:rsidDel="00B32E5F">
          <w:rPr>
            <w:b/>
            <w:sz w:val="24"/>
            <w:szCs w:val="28"/>
          </w:rPr>
          <w:delText>8</w:delText>
        </w:r>
      </w:del>
      <w:r w:rsidRPr="00F84B61">
        <w:rPr>
          <w:b/>
          <w:sz w:val="24"/>
          <w:szCs w:val="28"/>
        </w:rPr>
        <w:t xml:space="preserve">: </w:t>
      </w:r>
      <w:r w:rsidR="00877C5F" w:rsidRPr="00F84B61">
        <w:rPr>
          <w:b/>
          <w:sz w:val="24"/>
          <w:szCs w:val="28"/>
        </w:rPr>
        <w:t>Start J</w:t>
      </w:r>
      <w:r w:rsidR="00282BE8" w:rsidRPr="00F84B61">
        <w:rPr>
          <w:b/>
          <w:sz w:val="24"/>
          <w:szCs w:val="28"/>
        </w:rPr>
        <w:t>b</w:t>
      </w:r>
      <w:r w:rsidR="00877C5F" w:rsidRPr="00F84B61">
        <w:rPr>
          <w:b/>
          <w:sz w:val="24"/>
          <w:szCs w:val="28"/>
        </w:rPr>
        <w:t>oss</w:t>
      </w:r>
    </w:p>
    <w:p w:rsidR="004C3767" w:rsidRPr="00A441CC" w:rsidRDefault="00D56016" w:rsidP="004C3767">
      <w:pPr>
        <w:spacing w:after="240"/>
        <w:ind w:left="691" w:hanging="331"/>
        <w:rPr>
          <w:sz w:val="24"/>
          <w:szCs w:val="24"/>
        </w:rPr>
      </w:pPr>
      <w:r w:rsidRPr="00A441CC">
        <w:rPr>
          <w:sz w:val="24"/>
          <w:szCs w:val="24"/>
        </w:rPr>
        <w:t xml:space="preserve">1.  </w:t>
      </w:r>
      <w:r w:rsidR="004C3767" w:rsidRPr="00A441CC">
        <w:rPr>
          <w:sz w:val="24"/>
          <w:szCs w:val="24"/>
        </w:rPr>
        <w:t xml:space="preserve">Once the deployment </w:t>
      </w:r>
      <w:r w:rsidR="000403BE">
        <w:rPr>
          <w:sz w:val="24"/>
          <w:szCs w:val="24"/>
        </w:rPr>
        <w:t xml:space="preserve">and configuration </w:t>
      </w:r>
      <w:r w:rsidR="004C3767" w:rsidRPr="00A441CC">
        <w:rPr>
          <w:sz w:val="24"/>
          <w:szCs w:val="24"/>
        </w:rPr>
        <w:t>is completed, start J</w:t>
      </w:r>
      <w:r w:rsidR="006D6BAB">
        <w:rPr>
          <w:sz w:val="24"/>
          <w:szCs w:val="24"/>
        </w:rPr>
        <w:t>B</w:t>
      </w:r>
      <w:r w:rsidR="004C3767" w:rsidRPr="00A441CC">
        <w:rPr>
          <w:sz w:val="24"/>
          <w:szCs w:val="24"/>
        </w:rPr>
        <w:t>oss. Check the logs to confirm there are no errors while the</w:t>
      </w:r>
      <w:r w:rsidR="008065B2" w:rsidRPr="00A441CC">
        <w:rPr>
          <w:sz w:val="24"/>
          <w:szCs w:val="24"/>
        </w:rPr>
        <w:t xml:space="preserve"> CGMM Web </w:t>
      </w:r>
      <w:r w:rsidR="004C3767" w:rsidRPr="00A441CC">
        <w:rPr>
          <w:sz w:val="24"/>
          <w:szCs w:val="24"/>
        </w:rPr>
        <w:t xml:space="preserve">application </w:t>
      </w:r>
      <w:r w:rsidR="00C3699C" w:rsidRPr="00A441CC">
        <w:rPr>
          <w:sz w:val="24"/>
          <w:szCs w:val="24"/>
        </w:rPr>
        <w:t xml:space="preserve">and host application are </w:t>
      </w:r>
      <w:r w:rsidR="004C3767" w:rsidRPr="00A441CC">
        <w:rPr>
          <w:sz w:val="24"/>
          <w:szCs w:val="24"/>
        </w:rPr>
        <w:t>deployed on the server.</w:t>
      </w:r>
    </w:p>
    <w:p w:rsidR="004C3767" w:rsidRPr="00A441CC" w:rsidRDefault="004C3767" w:rsidP="004C3767">
      <w:pPr>
        <w:spacing w:after="160"/>
        <w:ind w:left="691" w:hanging="331"/>
        <w:rPr>
          <w:sz w:val="24"/>
          <w:szCs w:val="24"/>
        </w:rPr>
      </w:pPr>
      <w:r w:rsidRPr="00A441CC">
        <w:rPr>
          <w:sz w:val="24"/>
          <w:szCs w:val="24"/>
        </w:rPr>
        <w:t>2.  Once the J</w:t>
      </w:r>
      <w:r w:rsidR="00282BE8" w:rsidRPr="00A441CC">
        <w:rPr>
          <w:sz w:val="24"/>
          <w:szCs w:val="24"/>
        </w:rPr>
        <w:t>b</w:t>
      </w:r>
      <w:r w:rsidRPr="00A441CC">
        <w:rPr>
          <w:sz w:val="24"/>
          <w:szCs w:val="24"/>
        </w:rPr>
        <w:t xml:space="preserve">oss server has completed deployment, open a browser to access the </w:t>
      </w:r>
      <w:r w:rsidR="00656D45" w:rsidRPr="00A441CC">
        <w:rPr>
          <w:sz w:val="24"/>
          <w:szCs w:val="24"/>
        </w:rPr>
        <w:t xml:space="preserve">host applications secured </w:t>
      </w:r>
      <w:r w:rsidR="00FE266C">
        <w:rPr>
          <w:sz w:val="24"/>
          <w:szCs w:val="24"/>
        </w:rPr>
        <w:t xml:space="preserve">login </w:t>
      </w:r>
      <w:r w:rsidR="00656D45" w:rsidRPr="00A441CC">
        <w:rPr>
          <w:sz w:val="24"/>
          <w:szCs w:val="24"/>
        </w:rPr>
        <w:t>page.</w:t>
      </w:r>
      <w:r w:rsidRPr="00A441CC">
        <w:rPr>
          <w:sz w:val="24"/>
          <w:szCs w:val="24"/>
        </w:rPr>
        <w:t xml:space="preserve"> The URL will be </w:t>
      </w:r>
      <w:hyperlink w:history="1">
        <w:r w:rsidR="00282BE8" w:rsidRPr="00A441CC">
          <w:rPr>
            <w:rStyle w:val="Hyperlink"/>
            <w:rFonts w:cs="Courier New"/>
            <w:sz w:val="24"/>
            <w:szCs w:val="24"/>
          </w:rPr>
          <w:t>http://&lt;</w:t>
        </w:r>
      </w:hyperlink>
      <w:r w:rsidRPr="00A441CC">
        <w:rPr>
          <w:rFonts w:cs="Courier New"/>
          <w:sz w:val="24"/>
          <w:szCs w:val="24"/>
        </w:rPr>
        <w:t>&lt;jboss-server&gt;&gt;/</w:t>
      </w:r>
      <w:r w:rsidR="00656D45" w:rsidRPr="00A441CC">
        <w:rPr>
          <w:rFonts w:cs="Courier New"/>
          <w:sz w:val="24"/>
          <w:szCs w:val="24"/>
        </w:rPr>
        <w:t>&lt;&lt;host_application_context&gt;&gt;</w:t>
      </w:r>
      <w:r w:rsidRPr="00A441CC">
        <w:rPr>
          <w:sz w:val="24"/>
          <w:szCs w:val="24"/>
        </w:rPr>
        <w:t xml:space="preserve">, where the </w:t>
      </w:r>
      <w:r w:rsidRPr="00A441CC">
        <w:rPr>
          <w:rFonts w:cs="Courier New"/>
          <w:sz w:val="24"/>
          <w:szCs w:val="24"/>
        </w:rPr>
        <w:t>&lt;&lt;jboss-server&gt;&gt;</w:t>
      </w:r>
      <w:r w:rsidRPr="00A441CC">
        <w:rPr>
          <w:sz w:val="24"/>
          <w:szCs w:val="24"/>
        </w:rPr>
        <w:t xml:space="preserve"> is the IP or the DNS name of J</w:t>
      </w:r>
      <w:r w:rsidR="00282BE8" w:rsidRPr="00A441CC">
        <w:rPr>
          <w:sz w:val="24"/>
          <w:szCs w:val="24"/>
        </w:rPr>
        <w:t>b</w:t>
      </w:r>
      <w:r w:rsidRPr="00A441CC">
        <w:rPr>
          <w:sz w:val="24"/>
          <w:szCs w:val="24"/>
        </w:rPr>
        <w:t>oss Server</w:t>
      </w:r>
      <w:r w:rsidR="00656D45" w:rsidRPr="00A441CC">
        <w:rPr>
          <w:sz w:val="24"/>
          <w:szCs w:val="24"/>
        </w:rPr>
        <w:t xml:space="preserve"> and &lt;&lt;host_application_context&gt;&gt; is the context </w:t>
      </w:r>
      <w:r w:rsidR="00067660" w:rsidRPr="00A441CC">
        <w:rPr>
          <w:sz w:val="24"/>
          <w:szCs w:val="24"/>
        </w:rPr>
        <w:t>name of the h</w:t>
      </w:r>
      <w:r w:rsidR="00656D45" w:rsidRPr="00A441CC">
        <w:rPr>
          <w:sz w:val="24"/>
          <w:szCs w:val="24"/>
        </w:rPr>
        <w:t>ost application</w:t>
      </w:r>
      <w:r w:rsidRPr="00A441CC">
        <w:rPr>
          <w:sz w:val="24"/>
          <w:szCs w:val="24"/>
        </w:rPr>
        <w:t>.</w:t>
      </w:r>
    </w:p>
    <w:p w:rsidR="004C3767" w:rsidRPr="00A441CC" w:rsidRDefault="004C3767" w:rsidP="007344E9">
      <w:pPr>
        <w:spacing w:after="160"/>
        <w:ind w:left="691" w:hanging="331"/>
        <w:rPr>
          <w:sz w:val="24"/>
          <w:szCs w:val="24"/>
        </w:rPr>
      </w:pPr>
      <w:r w:rsidRPr="00A441CC">
        <w:rPr>
          <w:sz w:val="24"/>
          <w:szCs w:val="24"/>
        </w:rPr>
        <w:lastRenderedPageBreak/>
        <w:t xml:space="preserve">3.  The </w:t>
      </w:r>
      <w:r w:rsidR="00B42A3B" w:rsidRPr="00A441CC">
        <w:rPr>
          <w:sz w:val="24"/>
          <w:szCs w:val="24"/>
        </w:rPr>
        <w:t>Host application should forward the control to CGMM tool’s login screen.</w:t>
      </w:r>
    </w:p>
    <w:p w:rsidR="00192F51" w:rsidRDefault="004C3767" w:rsidP="00B46A31">
      <w:pPr>
        <w:pStyle w:val="BodyText"/>
      </w:pPr>
      <w:r w:rsidRPr="00A441CC">
        <w:rPr>
          <w:rFonts w:asciiTheme="minorHAnsi" w:hAnsiTheme="minorHAnsi"/>
          <w:b/>
        </w:rPr>
        <w:t>Note:</w:t>
      </w:r>
      <w:r w:rsidRPr="00A441CC">
        <w:rPr>
          <w:rFonts w:asciiTheme="minorHAnsi" w:hAnsiTheme="minorHAnsi"/>
        </w:rPr>
        <w:t xml:space="preserve"> In case of any errors, follow a debugging and </w:t>
      </w:r>
      <w:r w:rsidR="007344E9" w:rsidRPr="00A441CC">
        <w:rPr>
          <w:rFonts w:asciiTheme="minorHAnsi" w:hAnsiTheme="minorHAnsi"/>
        </w:rPr>
        <w:t>troubleshooting</w:t>
      </w:r>
      <w:r w:rsidRPr="00A441CC">
        <w:rPr>
          <w:rFonts w:asciiTheme="minorHAnsi" w:hAnsiTheme="minorHAnsi"/>
        </w:rPr>
        <w:t xml:space="preserve"> procedure to diagnose and solve the issues.</w:t>
      </w:r>
      <w:r w:rsidR="009C4611" w:rsidRPr="00A441CC">
        <w:rPr>
          <w:rFonts w:asciiTheme="minorHAnsi" w:hAnsiTheme="minorHAnsi"/>
        </w:rPr>
        <w:t xml:space="preserve"> For more information refer the CSM Wiki – CGMM FAQ page.</w:t>
      </w:r>
      <w:bookmarkStart w:id="1667" w:name="_CSM_Web_Services"/>
      <w:bookmarkStart w:id="1668" w:name="_CSM_caGrid_Integration"/>
      <w:bookmarkEnd w:id="1667"/>
      <w:bookmarkEnd w:id="1668"/>
      <w:r w:rsidR="00B46A31">
        <w:t xml:space="preserve"> </w:t>
      </w:r>
    </w:p>
    <w:p w:rsidR="00192F51" w:rsidDel="000F16F8" w:rsidRDefault="00192F51" w:rsidP="00401B26">
      <w:pPr>
        <w:pStyle w:val="BodyText"/>
        <w:rPr>
          <w:del w:id="1669" w:author="Vijay Parmar" w:date="2009-04-29T12:19:00Z"/>
          <w:rFonts w:asciiTheme="minorHAnsi" w:hAnsiTheme="minorHAnsi"/>
        </w:rPr>
      </w:pPr>
    </w:p>
    <w:p w:rsidR="00192F51" w:rsidRPr="00401B26" w:rsidDel="000F16F8" w:rsidRDefault="00192F51" w:rsidP="00401B26">
      <w:pPr>
        <w:pStyle w:val="BodyText"/>
        <w:rPr>
          <w:del w:id="1670" w:author="Vijay Parmar" w:date="2009-04-29T12:19:00Z"/>
          <w:rFonts w:asciiTheme="minorHAnsi" w:hAnsiTheme="minorHAnsi"/>
        </w:rPr>
      </w:pPr>
    </w:p>
    <w:p w:rsidR="00725086" w:rsidRDefault="00725086" w:rsidP="00725086">
      <w:pPr>
        <w:pStyle w:val="Heading1"/>
      </w:pPr>
      <w:bookmarkStart w:id="1671" w:name="_Appendix_A:_CSM"/>
      <w:bookmarkStart w:id="1672" w:name="_Toc228774657"/>
      <w:bookmarkEnd w:id="1671"/>
      <w:r>
        <w:t xml:space="preserve">Appendix A: </w:t>
      </w:r>
      <w:r w:rsidR="00C576DC">
        <w:t>CGMM Properties XSD</w:t>
      </w:r>
      <w:bookmarkEnd w:id="1672"/>
    </w:p>
    <w:p w:rsidR="003B23E4" w:rsidRDefault="003B23E4" w:rsidP="003B23E4"/>
    <w:p w:rsidR="00BE2DAC" w:rsidRDefault="00BE2DAC" w:rsidP="00BE2DAC">
      <w:pPr>
        <w:autoSpaceDE w:val="0"/>
        <w:autoSpaceDN w:val="0"/>
        <w:adjustRightInd w:val="0"/>
        <w:spacing w:after="0" w:line="240" w:lineRule="auto"/>
        <w:rPr>
          <w:ins w:id="1673" w:author="Vijay Parmar" w:date="2009-04-10T15:14:00Z"/>
          <w:rFonts w:ascii="Courier New" w:hAnsi="Courier New" w:cs="Courier New"/>
          <w:sz w:val="20"/>
          <w:szCs w:val="20"/>
        </w:rPr>
      </w:pPr>
      <w:ins w:id="1674"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 xml:space="preserve">xml </w:t>
        </w:r>
        <w:r>
          <w:rPr>
            <w:rFonts w:ascii="Courier New" w:hAnsi="Courier New" w:cs="Courier New"/>
            <w:color w:val="7F007F"/>
            <w:sz w:val="20"/>
            <w:szCs w:val="20"/>
          </w:rPr>
          <w:t>version</w:t>
        </w:r>
        <w:r>
          <w:rPr>
            <w:rFonts w:ascii="Courier New" w:hAnsi="Courier New" w:cs="Courier New"/>
            <w:color w:val="000000"/>
            <w:sz w:val="20"/>
            <w:szCs w:val="20"/>
          </w:rPr>
          <w:t>=</w:t>
        </w:r>
        <w:r>
          <w:rPr>
            <w:rFonts w:ascii="Courier New" w:hAnsi="Courier New" w:cs="Courier New"/>
            <w:color w:val="2A00FF"/>
            <w:sz w:val="20"/>
            <w:szCs w:val="20"/>
          </w:rPr>
          <w:t xml:space="preserve">"1.0" </w:t>
        </w:r>
        <w:r>
          <w:rPr>
            <w:rFonts w:ascii="Courier New" w:hAnsi="Courier New" w:cs="Courier New"/>
            <w:color w:val="7F007F"/>
            <w:sz w:val="20"/>
            <w:szCs w:val="20"/>
          </w:rPr>
          <w:t>encoding</w:t>
        </w:r>
        <w:r>
          <w:rPr>
            <w:rFonts w:ascii="Courier New" w:hAnsi="Courier New" w:cs="Courier New"/>
            <w:color w:val="000000"/>
            <w:sz w:val="20"/>
            <w:szCs w:val="20"/>
          </w:rPr>
          <w:t>=</w:t>
        </w:r>
        <w:r>
          <w:rPr>
            <w:rFonts w:ascii="Courier New" w:hAnsi="Courier New" w:cs="Courier New"/>
            <w:color w:val="2A00FF"/>
            <w:sz w:val="20"/>
            <w:szCs w:val="20"/>
          </w:rPr>
          <w:t>"UTF-8"</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5" w:author="Vijay Parmar" w:date="2009-04-10T15:14:00Z"/>
          <w:rFonts w:ascii="Courier New" w:hAnsi="Courier New" w:cs="Courier New"/>
          <w:sz w:val="20"/>
          <w:szCs w:val="20"/>
        </w:rPr>
      </w:pPr>
      <w:ins w:id="1676"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 xml:space="preserve">xs:schema </w:t>
        </w:r>
        <w:r>
          <w:rPr>
            <w:rFonts w:ascii="Courier New" w:hAnsi="Courier New" w:cs="Courier New"/>
            <w:color w:val="7F007F"/>
            <w:sz w:val="20"/>
            <w:szCs w:val="20"/>
          </w:rPr>
          <w:t>xmlns:xs</w:t>
        </w:r>
        <w:r>
          <w:rPr>
            <w:rFonts w:ascii="Courier New" w:hAnsi="Courier New" w:cs="Courier New"/>
            <w:color w:val="000000"/>
            <w:sz w:val="20"/>
            <w:szCs w:val="20"/>
          </w:rPr>
          <w:t>=</w:t>
        </w:r>
        <w:r>
          <w:rPr>
            <w:rFonts w:ascii="Courier New" w:hAnsi="Courier New" w:cs="Courier New"/>
            <w:color w:val="2A00FF"/>
            <w:sz w:val="20"/>
            <w:szCs w:val="20"/>
          </w:rPr>
          <w:t xml:space="preserve">"http://www.w3.org/2001/XMLSchema" </w:t>
        </w:r>
        <w:r>
          <w:rPr>
            <w:rFonts w:ascii="Courier New" w:hAnsi="Courier New" w:cs="Courier New"/>
            <w:color w:val="7F007F"/>
            <w:sz w:val="20"/>
            <w:szCs w:val="20"/>
          </w:rPr>
          <w:t>elementFormDefault</w:t>
        </w:r>
        <w:r>
          <w:rPr>
            <w:rFonts w:ascii="Courier New" w:hAnsi="Courier New" w:cs="Courier New"/>
            <w:color w:val="000000"/>
            <w:sz w:val="20"/>
            <w:szCs w:val="20"/>
          </w:rPr>
          <w:t>=</w:t>
        </w:r>
        <w:r>
          <w:rPr>
            <w:rFonts w:ascii="Courier New" w:hAnsi="Courier New" w:cs="Courier New"/>
            <w:color w:val="2A00FF"/>
            <w:sz w:val="20"/>
            <w:szCs w:val="20"/>
          </w:rPr>
          <w:t xml:space="preserve">"qualified" </w:t>
        </w:r>
        <w:r>
          <w:rPr>
            <w:rFonts w:ascii="Courier New" w:hAnsi="Courier New" w:cs="Courier New"/>
            <w:color w:val="7F007F"/>
            <w:sz w:val="20"/>
            <w:szCs w:val="20"/>
          </w:rPr>
          <w:t>attributeFormDefault</w:t>
        </w:r>
        <w:r>
          <w:rPr>
            <w:rFonts w:ascii="Courier New" w:hAnsi="Courier New" w:cs="Courier New"/>
            <w:color w:val="000000"/>
            <w:sz w:val="20"/>
            <w:szCs w:val="20"/>
          </w:rPr>
          <w:t>=</w:t>
        </w:r>
        <w:r>
          <w:rPr>
            <w:rFonts w:ascii="Courier New" w:hAnsi="Courier New" w:cs="Courier New"/>
            <w:color w:val="2A00FF"/>
            <w:sz w:val="20"/>
            <w:szCs w:val="20"/>
          </w:rPr>
          <w:t>"unqualified"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7" w:author="Vijay Parmar" w:date="2009-04-10T15:14:00Z"/>
          <w:rFonts w:ascii="Courier New" w:hAnsi="Courier New" w:cs="Courier New"/>
          <w:sz w:val="20"/>
          <w:szCs w:val="20"/>
        </w:rPr>
      </w:pPr>
      <w:ins w:id="167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79" w:author="Vijay Parmar" w:date="2009-04-10T15:14:00Z"/>
          <w:rFonts w:ascii="Courier New" w:hAnsi="Courier New" w:cs="Courier New"/>
          <w:sz w:val="20"/>
          <w:szCs w:val="20"/>
        </w:rPr>
      </w:pPr>
      <w:ins w:id="1680"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1" w:author="Vijay Parmar" w:date="2009-04-10T15:14:00Z"/>
          <w:rFonts w:ascii="Courier New" w:hAnsi="Courier New" w:cs="Courier New"/>
          <w:sz w:val="20"/>
          <w:szCs w:val="20"/>
        </w:rPr>
      </w:pPr>
      <w:ins w:id="1682"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83" w:author="Vijay Parmar" w:date="2009-04-10T15:14:00Z"/>
          <w:rFonts w:ascii="Courier New" w:hAnsi="Courier New" w:cs="Courier New"/>
          <w:sz w:val="20"/>
          <w:szCs w:val="20"/>
        </w:rPr>
      </w:pPr>
      <w:ins w:id="168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specifying required Authentication</w:t>
        </w:r>
      </w:ins>
    </w:p>
    <w:p w:rsidR="00BE2DAC" w:rsidRDefault="00BE2DAC" w:rsidP="00BE2DAC">
      <w:pPr>
        <w:autoSpaceDE w:val="0"/>
        <w:autoSpaceDN w:val="0"/>
        <w:adjustRightInd w:val="0"/>
        <w:spacing w:after="0" w:line="240" w:lineRule="auto"/>
        <w:rPr>
          <w:ins w:id="1685" w:author="Vijay Parmar" w:date="2009-04-10T15:14:00Z"/>
          <w:rFonts w:ascii="Courier New" w:hAnsi="Courier New" w:cs="Courier New"/>
          <w:sz w:val="20"/>
          <w:szCs w:val="20"/>
        </w:rPr>
      </w:pPr>
      <w:ins w:id="168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Service Information. Please refer the caGrid Wiki for</w:t>
        </w:r>
      </w:ins>
    </w:p>
    <w:p w:rsidR="00BE2DAC" w:rsidRDefault="00BE2DAC" w:rsidP="00BE2DAC">
      <w:pPr>
        <w:autoSpaceDE w:val="0"/>
        <w:autoSpaceDN w:val="0"/>
        <w:adjustRightInd w:val="0"/>
        <w:spacing w:after="0" w:line="240" w:lineRule="auto"/>
        <w:rPr>
          <w:ins w:id="1687" w:author="Vijay Parmar" w:date="2009-04-10T15:14:00Z"/>
          <w:rFonts w:ascii="Courier New" w:hAnsi="Courier New" w:cs="Courier New"/>
          <w:sz w:val="20"/>
          <w:szCs w:val="20"/>
        </w:rPr>
      </w:pPr>
      <w:ins w:id="168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more details regarding Authentication Service.</w:t>
        </w:r>
      </w:ins>
    </w:p>
    <w:p w:rsidR="00BE2DAC" w:rsidRDefault="00BE2DAC" w:rsidP="00BE2DAC">
      <w:pPr>
        <w:autoSpaceDE w:val="0"/>
        <w:autoSpaceDN w:val="0"/>
        <w:adjustRightInd w:val="0"/>
        <w:spacing w:after="0" w:line="240" w:lineRule="auto"/>
        <w:rPr>
          <w:ins w:id="1689" w:author="Vijay Parmar" w:date="2009-04-10T15:14:00Z"/>
          <w:rFonts w:ascii="Courier New" w:hAnsi="Courier New" w:cs="Courier New"/>
          <w:sz w:val="20"/>
          <w:szCs w:val="20"/>
        </w:rPr>
      </w:pPr>
      <w:ins w:id="169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1" w:author="Vijay Parmar" w:date="2009-04-10T15:14:00Z"/>
          <w:rFonts w:ascii="Courier New" w:hAnsi="Courier New" w:cs="Courier New"/>
          <w:sz w:val="20"/>
          <w:szCs w:val="20"/>
        </w:rPr>
      </w:pPr>
      <w:ins w:id="169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3" w:author="Vijay Parmar" w:date="2009-04-10T15:14:00Z"/>
          <w:rFonts w:ascii="Courier New" w:hAnsi="Courier New" w:cs="Courier New"/>
          <w:sz w:val="20"/>
          <w:szCs w:val="20"/>
        </w:rPr>
      </w:pPr>
      <w:ins w:id="169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5" w:author="Vijay Parmar" w:date="2009-04-10T15:14:00Z"/>
          <w:rFonts w:ascii="Courier New" w:hAnsi="Courier New" w:cs="Courier New"/>
          <w:sz w:val="20"/>
          <w:szCs w:val="20"/>
        </w:rPr>
      </w:pPr>
      <w:ins w:id="169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7" w:author="Vijay Parmar" w:date="2009-04-10T15:14:00Z"/>
          <w:rFonts w:ascii="Courier New" w:hAnsi="Courier New" w:cs="Courier New"/>
          <w:sz w:val="20"/>
          <w:szCs w:val="20"/>
        </w:rPr>
      </w:pPr>
      <w:ins w:id="169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699" w:author="Vijay Parmar" w:date="2009-04-10T15:14:00Z"/>
          <w:rFonts w:ascii="Courier New" w:hAnsi="Courier New" w:cs="Courier New"/>
          <w:sz w:val="20"/>
          <w:szCs w:val="20"/>
        </w:rPr>
      </w:pPr>
      <w:ins w:id="170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1" w:author="Vijay Parmar" w:date="2009-04-10T15:14:00Z"/>
          <w:rFonts w:ascii="Courier New" w:hAnsi="Courier New" w:cs="Courier New"/>
          <w:sz w:val="20"/>
          <w:szCs w:val="20"/>
        </w:rPr>
      </w:pPr>
      <w:ins w:id="170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3" w:author="Vijay Parmar" w:date="2009-04-10T15:14:00Z"/>
          <w:rFonts w:ascii="Courier New" w:hAnsi="Courier New" w:cs="Courier New"/>
          <w:sz w:val="20"/>
          <w:szCs w:val="20"/>
        </w:rPr>
      </w:pPr>
      <w:ins w:id="170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5" w:author="Vijay Parmar" w:date="2009-04-10T15:14:00Z"/>
          <w:rFonts w:ascii="Courier New" w:hAnsi="Courier New" w:cs="Courier New"/>
          <w:sz w:val="20"/>
          <w:szCs w:val="20"/>
        </w:rPr>
      </w:pPr>
      <w:ins w:id="170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7" w:author="Vijay Parmar" w:date="2009-04-10T15:14:00Z"/>
          <w:rFonts w:ascii="Courier New" w:hAnsi="Courier New" w:cs="Courier New"/>
          <w:sz w:val="20"/>
          <w:szCs w:val="20"/>
        </w:rPr>
      </w:pPr>
      <w:ins w:id="170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09" w:author="Vijay Parmar" w:date="2009-04-10T15:14:00Z"/>
          <w:rFonts w:ascii="Courier New" w:hAnsi="Courier New" w:cs="Courier New"/>
          <w:sz w:val="20"/>
          <w:szCs w:val="20"/>
        </w:rPr>
      </w:pPr>
      <w:ins w:id="171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1" w:author="Vijay Parmar" w:date="2009-04-10T15:14:00Z"/>
          <w:rFonts w:ascii="Courier New" w:hAnsi="Courier New" w:cs="Courier New"/>
          <w:sz w:val="20"/>
          <w:szCs w:val="20"/>
        </w:rPr>
      </w:pPr>
      <w:ins w:id="171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3" w:author="Vijay Parmar" w:date="2009-04-10T15:14:00Z"/>
          <w:rFonts w:ascii="Courier New" w:hAnsi="Courier New" w:cs="Courier New"/>
          <w:sz w:val="20"/>
          <w:szCs w:val="20"/>
        </w:rPr>
      </w:pPr>
      <w:ins w:id="171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15" w:author="Vijay Parmar" w:date="2009-04-10T15:14:00Z"/>
          <w:rFonts w:ascii="Courier New" w:hAnsi="Courier New" w:cs="Courier New"/>
          <w:sz w:val="20"/>
          <w:szCs w:val="20"/>
        </w:rPr>
      </w:pPr>
      <w:ins w:id="171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specifying a list of Authentication</w:t>
        </w:r>
      </w:ins>
    </w:p>
    <w:p w:rsidR="00BE2DAC" w:rsidRDefault="00BE2DAC" w:rsidP="00BE2DAC">
      <w:pPr>
        <w:autoSpaceDE w:val="0"/>
        <w:autoSpaceDN w:val="0"/>
        <w:adjustRightInd w:val="0"/>
        <w:spacing w:after="0" w:line="240" w:lineRule="auto"/>
        <w:rPr>
          <w:ins w:id="1717" w:author="Vijay Parmar" w:date="2009-04-10T15:14:00Z"/>
          <w:rFonts w:ascii="Courier New" w:hAnsi="Courier New" w:cs="Courier New"/>
          <w:sz w:val="20"/>
          <w:szCs w:val="20"/>
        </w:rPr>
      </w:pPr>
      <w:ins w:id="1718"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Services.</w:t>
        </w:r>
      </w:ins>
    </w:p>
    <w:p w:rsidR="00BE2DAC" w:rsidRDefault="00BE2DAC" w:rsidP="00BE2DAC">
      <w:pPr>
        <w:autoSpaceDE w:val="0"/>
        <w:autoSpaceDN w:val="0"/>
        <w:adjustRightInd w:val="0"/>
        <w:spacing w:after="0" w:line="240" w:lineRule="auto"/>
        <w:rPr>
          <w:ins w:id="1719" w:author="Vijay Parmar" w:date="2009-04-10T15:14:00Z"/>
          <w:rFonts w:ascii="Courier New" w:hAnsi="Courier New" w:cs="Courier New"/>
          <w:sz w:val="20"/>
          <w:szCs w:val="20"/>
        </w:rPr>
      </w:pPr>
      <w:ins w:id="172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1" w:author="Vijay Parmar" w:date="2009-04-10T15:14:00Z"/>
          <w:rFonts w:ascii="Courier New" w:hAnsi="Courier New" w:cs="Courier New"/>
          <w:sz w:val="20"/>
          <w:szCs w:val="20"/>
        </w:rPr>
      </w:pPr>
      <w:ins w:id="1722"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3" w:author="Vijay Parmar" w:date="2009-04-10T15:14:00Z"/>
          <w:rFonts w:ascii="Courier New" w:hAnsi="Courier New" w:cs="Courier New"/>
          <w:sz w:val="20"/>
          <w:szCs w:val="20"/>
        </w:rPr>
      </w:pPr>
      <w:ins w:id="1724"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5" w:author="Vijay Parmar" w:date="2009-04-10T15:14:00Z"/>
          <w:rFonts w:ascii="Courier New" w:hAnsi="Courier New" w:cs="Courier New"/>
          <w:sz w:val="20"/>
          <w:szCs w:val="20"/>
        </w:rPr>
      </w:pPr>
      <w:ins w:id="172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7" w:author="Vijay Parmar" w:date="2009-04-10T15:14:00Z"/>
          <w:rFonts w:ascii="Courier New" w:hAnsi="Courier New" w:cs="Courier New"/>
          <w:sz w:val="20"/>
          <w:szCs w:val="20"/>
        </w:rPr>
      </w:pPr>
      <w:ins w:id="17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"authentication-service-information"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"unbounded"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29" w:author="Vijay Parmar" w:date="2009-04-10T15:14:00Z"/>
          <w:rFonts w:ascii="Courier New" w:hAnsi="Courier New" w:cs="Courier New"/>
          <w:sz w:val="20"/>
          <w:szCs w:val="20"/>
        </w:rPr>
      </w:pPr>
      <w:ins w:id="173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1" w:author="Vijay Parmar" w:date="2009-04-10T15:14:00Z"/>
          <w:rFonts w:ascii="Courier New" w:hAnsi="Courier New" w:cs="Courier New"/>
          <w:sz w:val="20"/>
          <w:szCs w:val="20"/>
        </w:rPr>
      </w:pPr>
      <w:ins w:id="173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3" w:author="Vijay Parmar" w:date="2009-04-10T15:14:00Z"/>
          <w:rFonts w:ascii="Courier New" w:hAnsi="Courier New" w:cs="Courier New"/>
          <w:sz w:val="20"/>
          <w:szCs w:val="20"/>
        </w:rPr>
      </w:pPr>
      <w:ins w:id="1734"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5" w:author="Vijay Parmar" w:date="2009-04-10T15:14:00Z"/>
          <w:rFonts w:ascii="Courier New" w:hAnsi="Courier New" w:cs="Courier New"/>
          <w:sz w:val="20"/>
          <w:szCs w:val="20"/>
        </w:rPr>
      </w:pPr>
      <w:ins w:id="173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"dorian-information"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7" w:author="Vijay Parmar" w:date="2009-04-10T15:14:00Z"/>
          <w:rFonts w:ascii="Courier New" w:hAnsi="Courier New" w:cs="Courier New"/>
          <w:sz w:val="20"/>
          <w:szCs w:val="20"/>
        </w:rPr>
      </w:pPr>
      <w:ins w:id="1738"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39" w:author="Vijay Parmar" w:date="2009-04-10T15:14:00Z"/>
          <w:rFonts w:ascii="Courier New" w:hAnsi="Courier New" w:cs="Courier New"/>
          <w:sz w:val="20"/>
          <w:szCs w:val="20"/>
        </w:rPr>
      </w:pPr>
      <w:ins w:id="1740"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41" w:author="Vijay Parmar" w:date="2009-04-10T15:14:00Z"/>
          <w:rFonts w:ascii="Courier New" w:hAnsi="Courier New" w:cs="Courier New"/>
          <w:sz w:val="20"/>
          <w:szCs w:val="20"/>
        </w:rPr>
      </w:pPr>
      <w:ins w:id="1742"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caGrid Dorian</w:t>
        </w:r>
      </w:ins>
    </w:p>
    <w:p w:rsidR="00BE2DAC" w:rsidRDefault="00BE2DAC" w:rsidP="00BE2DAC">
      <w:pPr>
        <w:autoSpaceDE w:val="0"/>
        <w:autoSpaceDN w:val="0"/>
        <w:adjustRightInd w:val="0"/>
        <w:spacing w:after="0" w:line="240" w:lineRule="auto"/>
        <w:rPr>
          <w:ins w:id="1743" w:author="Vijay Parmar" w:date="2009-04-10T15:14:00Z"/>
          <w:rFonts w:ascii="Courier New" w:hAnsi="Courier New" w:cs="Courier New"/>
          <w:sz w:val="20"/>
          <w:szCs w:val="20"/>
        </w:rPr>
      </w:pPr>
      <w:ins w:id="1744"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related information. Please refer the caGrid Wiki for</w:t>
        </w:r>
      </w:ins>
    </w:p>
    <w:p w:rsidR="00BE2DAC" w:rsidRDefault="00BE2DAC" w:rsidP="00BE2DAC">
      <w:pPr>
        <w:autoSpaceDE w:val="0"/>
        <w:autoSpaceDN w:val="0"/>
        <w:adjustRightInd w:val="0"/>
        <w:spacing w:after="0" w:line="240" w:lineRule="auto"/>
        <w:rPr>
          <w:ins w:id="1745" w:author="Vijay Parmar" w:date="2009-04-10T15:14:00Z"/>
          <w:rFonts w:ascii="Courier New" w:hAnsi="Courier New" w:cs="Courier New"/>
          <w:sz w:val="20"/>
          <w:szCs w:val="20"/>
        </w:rPr>
      </w:pPr>
      <w:ins w:id="1746"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more details regarding Dorian.</w:t>
        </w:r>
      </w:ins>
    </w:p>
    <w:p w:rsidR="00BE2DAC" w:rsidRDefault="00BE2DAC" w:rsidP="00BE2DAC">
      <w:pPr>
        <w:autoSpaceDE w:val="0"/>
        <w:autoSpaceDN w:val="0"/>
        <w:adjustRightInd w:val="0"/>
        <w:spacing w:after="0" w:line="240" w:lineRule="auto"/>
        <w:rPr>
          <w:ins w:id="1747" w:author="Vijay Parmar" w:date="2009-04-10T15:14:00Z"/>
          <w:rFonts w:ascii="Courier New" w:hAnsi="Courier New" w:cs="Courier New"/>
          <w:sz w:val="20"/>
          <w:szCs w:val="20"/>
        </w:rPr>
      </w:pPr>
    </w:p>
    <w:p w:rsidR="00BE2DAC" w:rsidRDefault="00BE2DAC" w:rsidP="00BE2DAC">
      <w:pPr>
        <w:autoSpaceDE w:val="0"/>
        <w:autoSpaceDN w:val="0"/>
        <w:adjustRightInd w:val="0"/>
        <w:spacing w:after="0" w:line="240" w:lineRule="auto"/>
        <w:rPr>
          <w:ins w:id="1748" w:author="Vijay Parmar" w:date="2009-04-10T15:14:00Z"/>
          <w:rFonts w:ascii="Courier New" w:hAnsi="Courier New" w:cs="Courier New"/>
          <w:sz w:val="20"/>
          <w:szCs w:val="20"/>
        </w:rPr>
      </w:pPr>
      <w:ins w:id="174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0" w:author="Vijay Parmar" w:date="2009-04-10T15:14:00Z"/>
          <w:rFonts w:ascii="Courier New" w:hAnsi="Courier New" w:cs="Courier New"/>
          <w:sz w:val="20"/>
          <w:szCs w:val="20"/>
        </w:rPr>
      </w:pPr>
      <w:ins w:id="1751"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2" w:author="Vijay Parmar" w:date="2009-04-10T15:14:00Z"/>
          <w:rFonts w:ascii="Courier New" w:hAnsi="Courier New" w:cs="Courier New"/>
          <w:sz w:val="20"/>
          <w:szCs w:val="20"/>
        </w:rPr>
      </w:pPr>
      <w:ins w:id="1753"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4" w:author="Vijay Parmar" w:date="2009-04-10T15:14:00Z"/>
          <w:rFonts w:ascii="Courier New" w:hAnsi="Courier New" w:cs="Courier New"/>
          <w:sz w:val="20"/>
          <w:szCs w:val="20"/>
        </w:rPr>
      </w:pPr>
      <w:ins w:id="175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6" w:author="Vijay Parmar" w:date="2009-04-10T15:14:00Z"/>
          <w:rFonts w:ascii="Courier New" w:hAnsi="Courier New" w:cs="Courier New"/>
          <w:sz w:val="20"/>
          <w:szCs w:val="20"/>
        </w:rPr>
      </w:pPr>
      <w:ins w:id="175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"service-url"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58" w:author="Vijay Parmar" w:date="2009-04-10T15:14:00Z"/>
          <w:rFonts w:ascii="Courier New" w:hAnsi="Courier New" w:cs="Courier New"/>
          <w:sz w:val="20"/>
          <w:szCs w:val="20"/>
        </w:rPr>
      </w:pPr>
      <w:ins w:id="175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"proxy-lifetime-hours"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0" w:author="Vijay Parmar" w:date="2009-04-10T15:14:00Z"/>
          <w:rFonts w:ascii="Courier New" w:hAnsi="Courier New" w:cs="Courier New"/>
          <w:sz w:val="20"/>
          <w:szCs w:val="20"/>
        </w:rPr>
      </w:pPr>
      <w:ins w:id="176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"proxy-lifetime-minutes"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2" w:author="Vijay Parmar" w:date="2009-04-10T15:14:00Z"/>
          <w:rFonts w:ascii="Courier New" w:hAnsi="Courier New" w:cs="Courier New"/>
          <w:sz w:val="20"/>
          <w:szCs w:val="20"/>
        </w:rPr>
      </w:pPr>
      <w:ins w:id="176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"proxy-lifetime-seconds"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4" w:author="Vijay Parmar" w:date="2009-04-10T15:14:00Z"/>
          <w:rFonts w:ascii="Courier New" w:hAnsi="Courier New" w:cs="Courier New"/>
          <w:sz w:val="20"/>
          <w:szCs w:val="20"/>
        </w:rPr>
      </w:pPr>
      <w:ins w:id="176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"proxy-delegation-path-length"</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6" w:author="Vijay Parmar" w:date="2009-04-10T15:14:00Z"/>
          <w:rFonts w:ascii="Courier New" w:hAnsi="Courier New" w:cs="Courier New"/>
          <w:sz w:val="20"/>
          <w:szCs w:val="20"/>
        </w:rPr>
      </w:pPr>
      <w:ins w:id="176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68" w:author="Vijay Parmar" w:date="2009-04-10T15:14:00Z"/>
          <w:rFonts w:ascii="Courier New" w:hAnsi="Courier New" w:cs="Courier New"/>
          <w:sz w:val="20"/>
          <w:szCs w:val="20"/>
        </w:rPr>
      </w:pPr>
      <w:ins w:id="176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0" w:author="Vijay Parmar" w:date="2009-04-10T15:14:00Z"/>
          <w:rFonts w:ascii="Courier New" w:hAnsi="Courier New" w:cs="Courier New"/>
          <w:sz w:val="20"/>
          <w:szCs w:val="20"/>
        </w:rPr>
      </w:pPr>
      <w:ins w:id="177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2" w:author="Vijay Parmar" w:date="2009-04-10T15:14:00Z"/>
          <w:rFonts w:ascii="Courier New" w:hAnsi="Courier New" w:cs="Courier New"/>
          <w:sz w:val="20"/>
          <w:szCs w:val="20"/>
        </w:rPr>
      </w:pPr>
      <w:ins w:id="1773" w:author="Vijay Parmar" w:date="2009-04-10T15:14:00Z">
        <w:r>
          <w:rPr>
            <w:rFonts w:ascii="Courier New" w:hAnsi="Courier New" w:cs="Courier New"/>
            <w:color w:val="000000"/>
            <w:sz w:val="20"/>
            <w:szCs w:val="20"/>
          </w:rPr>
          <w:lastRenderedPageBreak/>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4" w:author="Vijay Parmar" w:date="2009-04-10T15:14:00Z"/>
          <w:rFonts w:ascii="Courier New" w:hAnsi="Courier New" w:cs="Courier New"/>
          <w:sz w:val="20"/>
          <w:szCs w:val="20"/>
        </w:rPr>
      </w:pPr>
      <w:ins w:id="1775"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6" w:author="Vijay Parmar" w:date="2009-04-10T15:14:00Z"/>
          <w:rFonts w:ascii="Courier New" w:hAnsi="Courier New" w:cs="Courier New"/>
          <w:sz w:val="20"/>
          <w:szCs w:val="20"/>
        </w:rPr>
      </w:pPr>
      <w:ins w:id="177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78" w:author="Vijay Parmar" w:date="2009-04-10T15:14:00Z"/>
          <w:rFonts w:ascii="Courier New" w:hAnsi="Courier New" w:cs="Courier New"/>
          <w:sz w:val="20"/>
          <w:szCs w:val="20"/>
        </w:rPr>
      </w:pPr>
      <w:ins w:id="177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CGMM related</w:t>
        </w:r>
      </w:ins>
    </w:p>
    <w:p w:rsidR="00BE2DAC" w:rsidRDefault="00BE2DAC" w:rsidP="00BE2DAC">
      <w:pPr>
        <w:autoSpaceDE w:val="0"/>
        <w:autoSpaceDN w:val="0"/>
        <w:adjustRightInd w:val="0"/>
        <w:spacing w:after="0" w:line="240" w:lineRule="auto"/>
        <w:rPr>
          <w:ins w:id="1780" w:author="Vijay Parmar" w:date="2009-04-10T15:14:00Z"/>
          <w:rFonts w:ascii="Courier New" w:hAnsi="Courier New" w:cs="Courier New"/>
          <w:sz w:val="20"/>
          <w:szCs w:val="20"/>
        </w:rPr>
      </w:pPr>
      <w:ins w:id="178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w:t>
        </w:r>
      </w:ins>
    </w:p>
    <w:p w:rsidR="00BE2DAC" w:rsidRDefault="00BE2DAC" w:rsidP="00BE2DAC">
      <w:pPr>
        <w:autoSpaceDE w:val="0"/>
        <w:autoSpaceDN w:val="0"/>
        <w:adjustRightInd w:val="0"/>
        <w:spacing w:after="0" w:line="240" w:lineRule="auto"/>
        <w:rPr>
          <w:ins w:id="1782" w:author="Vijay Parmar" w:date="2009-04-10T15:14:00Z"/>
          <w:rFonts w:ascii="Courier New" w:hAnsi="Courier New" w:cs="Courier New"/>
          <w:sz w:val="20"/>
          <w:szCs w:val="20"/>
        </w:rPr>
      </w:pPr>
      <w:ins w:id="178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4" w:author="Vijay Parmar" w:date="2009-04-10T15:14:00Z"/>
          <w:rFonts w:ascii="Courier New" w:hAnsi="Courier New" w:cs="Courier New"/>
          <w:sz w:val="20"/>
          <w:szCs w:val="20"/>
        </w:rPr>
      </w:pPr>
      <w:ins w:id="1785"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6" w:author="Vijay Parmar" w:date="2009-04-10T15:14:00Z"/>
          <w:rFonts w:ascii="Courier New" w:hAnsi="Courier New" w:cs="Courier New"/>
          <w:sz w:val="20"/>
          <w:szCs w:val="20"/>
        </w:rPr>
      </w:pPr>
      <w:ins w:id="1787"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88" w:author="Vijay Parmar" w:date="2009-04-10T15:14:00Z"/>
          <w:rFonts w:ascii="Courier New" w:hAnsi="Courier New" w:cs="Courier New"/>
          <w:sz w:val="20"/>
          <w:szCs w:val="20"/>
        </w:rPr>
      </w:pPr>
      <w:ins w:id="178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0" w:author="Vijay Parmar" w:date="2009-04-10T15:14:00Z"/>
          <w:rFonts w:ascii="Courier New" w:hAnsi="Courier New" w:cs="Courier New"/>
          <w:sz w:val="20"/>
          <w:szCs w:val="20"/>
        </w:rPr>
      </w:pPr>
      <w:ins w:id="179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"cgmm-context-name"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2" w:author="Vijay Parmar" w:date="2009-04-10T15:14:00Z"/>
          <w:rFonts w:ascii="Courier New" w:hAnsi="Courier New" w:cs="Courier New"/>
          <w:sz w:val="20"/>
          <w:szCs w:val="20"/>
        </w:rPr>
      </w:pPr>
      <w:ins w:id="179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"cgmm-login-config-file-name"</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794" w:author="Vijay Parmar" w:date="2009-04-10T15:14:00Z"/>
          <w:rFonts w:ascii="Courier New" w:hAnsi="Courier New" w:cs="Courier New"/>
          <w:sz w:val="20"/>
          <w:szCs w:val="20"/>
        </w:rPr>
      </w:pPr>
      <w:ins w:id="179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"start-auto-syncgts"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6" w:author="Vijay Parmar" w:date="2009-04-10T15:14:00Z"/>
          <w:rFonts w:ascii="Courier New" w:hAnsi="Courier New" w:cs="Courier New"/>
          <w:sz w:val="20"/>
          <w:szCs w:val="20"/>
        </w:rPr>
      </w:pPr>
      <w:ins w:id="179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"cgmm-new-grid-user-creation-disabled"</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798" w:author="Vijay Parmar" w:date="2009-04-10T15:14:00Z"/>
          <w:rFonts w:ascii="Courier New" w:hAnsi="Courier New" w:cs="Courier New"/>
          <w:sz w:val="20"/>
          <w:szCs w:val="20"/>
        </w:rPr>
      </w:pPr>
      <w:ins w:id="179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"cgmm-new-grid-user-creation-host-redirect-uri"</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0" w:author="Vijay Parmar" w:date="2009-04-10T15:14:00Z"/>
          <w:rFonts w:ascii="Courier New" w:hAnsi="Courier New" w:cs="Courier New"/>
          <w:sz w:val="20"/>
          <w:szCs w:val="20"/>
        </w:rPr>
      </w:pPr>
      <w:ins w:id="180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"cgmm-alternate-behavior"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2" w:author="Vijay Parmar" w:date="2009-04-10T15:14:00Z"/>
          <w:rFonts w:ascii="Courier New" w:hAnsi="Courier New" w:cs="Courier New"/>
          <w:sz w:val="20"/>
          <w:szCs w:val="20"/>
        </w:rPr>
      </w:pPr>
      <w:ins w:id="180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"cgmm-standalone-mode"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4" w:author="Vijay Parmar" w:date="2009-04-10T15:14:00Z"/>
          <w:rFonts w:ascii="Courier New" w:hAnsi="Courier New" w:cs="Courier New"/>
          <w:sz w:val="20"/>
          <w:szCs w:val="20"/>
        </w:rPr>
      </w:pPr>
      <w:ins w:id="180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6" w:author="Vijay Parmar" w:date="2009-04-10T15:14:00Z"/>
          <w:rFonts w:ascii="Courier New" w:hAnsi="Courier New" w:cs="Courier New"/>
          <w:sz w:val="20"/>
          <w:szCs w:val="20"/>
        </w:rPr>
      </w:pPr>
      <w:ins w:id="180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08" w:author="Vijay Parmar" w:date="2009-04-10T15:14:00Z"/>
          <w:rFonts w:ascii="Courier New" w:hAnsi="Courier New" w:cs="Courier New"/>
          <w:sz w:val="20"/>
          <w:szCs w:val="20"/>
        </w:rPr>
      </w:pPr>
      <w:ins w:id="180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0" w:author="Vijay Parmar" w:date="2009-04-10T15:14:00Z"/>
          <w:rFonts w:ascii="Courier New" w:hAnsi="Courier New" w:cs="Courier New"/>
          <w:sz w:val="20"/>
          <w:szCs w:val="20"/>
        </w:rPr>
      </w:pPr>
      <w:ins w:id="181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2" w:author="Vijay Parmar" w:date="2009-04-10T15:14:00Z"/>
          <w:rFonts w:ascii="Courier New" w:hAnsi="Courier New" w:cs="Courier New"/>
          <w:sz w:val="20"/>
          <w:szCs w:val="20"/>
        </w:rPr>
      </w:pPr>
      <w:ins w:id="1813"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4" w:author="Vijay Parmar" w:date="2009-04-10T15:14:00Z"/>
          <w:rFonts w:ascii="Courier New" w:hAnsi="Courier New" w:cs="Courier New"/>
          <w:sz w:val="20"/>
          <w:szCs w:val="20"/>
        </w:rPr>
      </w:pPr>
      <w:ins w:id="181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16" w:author="Vijay Parmar" w:date="2009-04-10T15:14:00Z"/>
          <w:rFonts w:ascii="Courier New" w:hAnsi="Courier New" w:cs="Courier New"/>
          <w:sz w:val="20"/>
          <w:szCs w:val="20"/>
        </w:rPr>
      </w:pPr>
      <w:ins w:id="181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This element allows specification of Host Application</w:t>
        </w:r>
      </w:ins>
    </w:p>
    <w:p w:rsidR="00BE2DAC" w:rsidRDefault="00BE2DAC" w:rsidP="00BE2DAC">
      <w:pPr>
        <w:autoSpaceDE w:val="0"/>
        <w:autoSpaceDN w:val="0"/>
        <w:adjustRightInd w:val="0"/>
        <w:spacing w:after="0" w:line="240" w:lineRule="auto"/>
        <w:rPr>
          <w:ins w:id="1818" w:author="Vijay Parmar" w:date="2009-04-10T15:14:00Z"/>
          <w:rFonts w:ascii="Courier New" w:hAnsi="Courier New" w:cs="Courier New"/>
          <w:sz w:val="20"/>
          <w:szCs w:val="20"/>
        </w:rPr>
      </w:pPr>
      <w:ins w:id="181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related information.</w:t>
        </w:r>
      </w:ins>
    </w:p>
    <w:p w:rsidR="00BE2DAC" w:rsidRDefault="00BE2DAC" w:rsidP="00BE2DAC">
      <w:pPr>
        <w:autoSpaceDE w:val="0"/>
        <w:autoSpaceDN w:val="0"/>
        <w:adjustRightInd w:val="0"/>
        <w:spacing w:after="0" w:line="240" w:lineRule="auto"/>
        <w:rPr>
          <w:ins w:id="1820" w:author="Vijay Parmar" w:date="2009-04-10T15:14:00Z"/>
          <w:rFonts w:ascii="Courier New" w:hAnsi="Courier New" w:cs="Courier New"/>
          <w:sz w:val="20"/>
          <w:szCs w:val="20"/>
        </w:rPr>
      </w:pPr>
      <w:ins w:id="182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22" w:author="Vijay Parmar" w:date="2009-04-10T15:14:00Z"/>
          <w:rFonts w:ascii="Courier New" w:hAnsi="Courier New" w:cs="Courier New"/>
          <w:sz w:val="20"/>
          <w:szCs w:val="20"/>
        </w:rPr>
      </w:pPr>
      <w:ins w:id="1823"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24" w:author="Vijay Parmar" w:date="2009-04-10T15:14:00Z"/>
          <w:rFonts w:ascii="Courier New" w:hAnsi="Courier New" w:cs="Courier New"/>
          <w:sz w:val="20"/>
          <w:szCs w:val="20"/>
        </w:rPr>
      </w:pPr>
      <w:ins w:id="1825"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26" w:author="Vijay Parmar" w:date="2009-04-10T15:14:00Z"/>
          <w:rFonts w:ascii="Courier New" w:hAnsi="Courier New" w:cs="Courier New"/>
          <w:sz w:val="20"/>
          <w:szCs w:val="20"/>
        </w:rPr>
      </w:pPr>
      <w:ins w:id="182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28" w:author="Vijay Parmar" w:date="2009-04-10T15:14:00Z"/>
          <w:rFonts w:ascii="Courier New" w:hAnsi="Courier New" w:cs="Courier New"/>
          <w:sz w:val="20"/>
          <w:szCs w:val="20"/>
        </w:rPr>
      </w:pPr>
      <w:ins w:id="182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"host-context-name"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0" w:author="Vijay Parmar" w:date="2009-04-10T15:14:00Z"/>
          <w:rFonts w:ascii="Courier New" w:hAnsi="Courier New" w:cs="Courier New"/>
          <w:sz w:val="20"/>
          <w:szCs w:val="20"/>
        </w:rPr>
      </w:pPr>
      <w:ins w:id="183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"host-application-name-for-csm"</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32" w:author="Vijay Parmar" w:date="2009-04-10T15:14:00Z"/>
          <w:rFonts w:ascii="Courier New" w:hAnsi="Courier New" w:cs="Courier New"/>
          <w:sz w:val="20"/>
          <w:szCs w:val="20"/>
        </w:rPr>
      </w:pPr>
      <w:ins w:id="183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"host-public-home-page-url"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4" w:author="Vijay Parmar" w:date="2009-04-10T15:14:00Z"/>
          <w:rFonts w:ascii="Courier New" w:hAnsi="Courier New" w:cs="Courier New"/>
          <w:sz w:val="20"/>
          <w:szCs w:val="20"/>
        </w:rPr>
      </w:pPr>
      <w:ins w:id="183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"host-user-home-page-url"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6" w:author="Vijay Parmar" w:date="2009-04-10T15:14:00Z"/>
          <w:rFonts w:ascii="Courier New" w:hAnsi="Courier New" w:cs="Courier New"/>
          <w:sz w:val="20"/>
          <w:szCs w:val="20"/>
        </w:rPr>
      </w:pPr>
      <w:ins w:id="183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"host-user-login-page-url"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38" w:author="Vijay Parmar" w:date="2009-04-10T15:14:00Z"/>
          <w:rFonts w:ascii="Courier New" w:hAnsi="Courier New" w:cs="Courier New"/>
          <w:sz w:val="20"/>
          <w:szCs w:val="20"/>
        </w:rPr>
      </w:pPr>
      <w:ins w:id="183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"host-new-local-user-creation-url"</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0" w:author="Vijay Parmar" w:date="2009-04-10T15:14:00Z"/>
          <w:rFonts w:ascii="Courier New" w:hAnsi="Courier New" w:cs="Courier New"/>
          <w:sz w:val="20"/>
          <w:szCs w:val="20"/>
        </w:rPr>
      </w:pPr>
      <w:ins w:id="184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2" w:author="Vijay Parmar" w:date="2009-04-10T15:14:00Z"/>
          <w:rFonts w:ascii="Courier New" w:hAnsi="Courier New" w:cs="Courier New"/>
          <w:sz w:val="20"/>
          <w:szCs w:val="20"/>
        </w:rPr>
      </w:pPr>
      <w:ins w:id="184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4" w:author="Vijay Parmar" w:date="2009-04-10T15:14:00Z"/>
          <w:rFonts w:ascii="Courier New" w:hAnsi="Courier New" w:cs="Courier New"/>
          <w:sz w:val="20"/>
          <w:szCs w:val="20"/>
        </w:rPr>
      </w:pPr>
      <w:ins w:id="184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46" w:author="Vijay Parmar" w:date="2009-04-10T15:14:00Z"/>
          <w:rFonts w:ascii="Courier New" w:hAnsi="Courier New" w:cs="Courier New"/>
          <w:sz w:val="20"/>
          <w:szCs w:val="20"/>
        </w:rPr>
      </w:pPr>
      <w:ins w:id="184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48" w:author="Vijay Parmar" w:date="2009-04-10T15:14:00Z"/>
          <w:rFonts w:ascii="Courier New" w:hAnsi="Courier New" w:cs="Courier New"/>
          <w:sz w:val="20"/>
          <w:szCs w:val="20"/>
        </w:rPr>
      </w:pPr>
      <w:ins w:id="184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50" w:author="Vijay Parmar" w:date="2009-04-10T15:14:00Z"/>
          <w:rFonts w:ascii="Courier New" w:hAnsi="Courier New" w:cs="Courier New"/>
          <w:sz w:val="20"/>
          <w:szCs w:val="20"/>
        </w:rPr>
      </w:pPr>
      <w:ins w:id="185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minOccurs</w:t>
        </w:r>
        <w:r>
          <w:rPr>
            <w:rFonts w:ascii="Courier New" w:hAnsi="Courier New" w:cs="Courier New"/>
            <w:color w:val="000000"/>
            <w:sz w:val="20"/>
            <w:szCs w:val="20"/>
          </w:rPr>
          <w:t>=</w:t>
        </w:r>
        <w:r>
          <w:rPr>
            <w:rFonts w:ascii="Courier New" w:hAnsi="Courier New" w:cs="Courier New"/>
            <w:color w:val="2A00FF"/>
            <w:sz w:val="20"/>
            <w:szCs w:val="20"/>
          </w:rPr>
          <w:t xml:space="preserve">"0" </w:t>
        </w:r>
        <w:r>
          <w:rPr>
            <w:rFonts w:ascii="Courier New" w:hAnsi="Courier New" w:cs="Courier New"/>
            <w:color w:val="7F007F"/>
            <w:sz w:val="20"/>
            <w:szCs w:val="20"/>
          </w:rPr>
          <w:t>maxOccurs</w:t>
        </w:r>
        <w:r>
          <w:rPr>
            <w:rFonts w:ascii="Courier New" w:hAnsi="Courier New" w:cs="Courier New"/>
            <w:color w:val="000000"/>
            <w:sz w:val="20"/>
            <w:szCs w:val="20"/>
          </w:rPr>
          <w:t>=</w:t>
        </w:r>
        <w:r>
          <w:rPr>
            <w:rFonts w:ascii="Courier New" w:hAnsi="Courier New" w:cs="Courier New"/>
            <w:color w:val="2A00FF"/>
            <w:sz w:val="20"/>
            <w:szCs w:val="20"/>
          </w:rPr>
          <w:t>"1"</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52" w:author="Vijay Parmar" w:date="2009-04-10T15:14:00Z"/>
          <w:rFonts w:ascii="Courier New" w:hAnsi="Courier New" w:cs="Courier New"/>
          <w:sz w:val="20"/>
          <w:szCs w:val="20"/>
        </w:rPr>
      </w:pPr>
      <w:ins w:id="185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854" w:author="Vijay Parmar" w:date="2009-04-10T15:14:00Z"/>
          <w:rFonts w:ascii="Courier New" w:hAnsi="Courier New" w:cs="Courier New"/>
          <w:sz w:val="20"/>
          <w:szCs w:val="20"/>
        </w:rPr>
      </w:pPr>
      <w:ins w:id="185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56" w:author="Vijay Parmar" w:date="2009-04-10T15:14:00Z"/>
          <w:rFonts w:ascii="Courier New" w:hAnsi="Courier New" w:cs="Courier New"/>
          <w:sz w:val="20"/>
          <w:szCs w:val="20"/>
        </w:rPr>
      </w:pPr>
      <w:ins w:id="185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58" w:author="Vijay Parmar" w:date="2009-04-10T15:14:00Z"/>
          <w:rFonts w:ascii="Courier New" w:hAnsi="Courier New" w:cs="Courier New"/>
          <w:sz w:val="20"/>
          <w:szCs w:val="20"/>
        </w:rPr>
      </w:pPr>
      <w:ins w:id="185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0" w:author="Vijay Parmar" w:date="2009-04-10T15:14:00Z"/>
          <w:rFonts w:ascii="Courier New" w:hAnsi="Courier New" w:cs="Courier New"/>
          <w:sz w:val="20"/>
          <w:szCs w:val="20"/>
        </w:rPr>
      </w:pPr>
      <w:ins w:id="186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"cgmm-new-grid-user-creation-disabled"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2" w:author="Vijay Parmar" w:date="2009-04-10T15:14:00Z"/>
          <w:rFonts w:ascii="Courier New" w:hAnsi="Courier New" w:cs="Courier New"/>
          <w:sz w:val="20"/>
          <w:szCs w:val="20"/>
        </w:rPr>
      </w:pPr>
      <w:ins w:id="186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4" w:author="Vijay Parmar" w:date="2009-04-10T15:14:00Z"/>
          <w:rFonts w:ascii="Courier New" w:hAnsi="Courier New" w:cs="Courier New"/>
          <w:sz w:val="20"/>
          <w:szCs w:val="20"/>
        </w:rPr>
      </w:pPr>
      <w:ins w:id="186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66" w:author="Vijay Parmar" w:date="2009-04-10T15:14:00Z"/>
          <w:rFonts w:ascii="Courier New" w:hAnsi="Courier New" w:cs="Courier New"/>
          <w:sz w:val="20"/>
          <w:szCs w:val="20"/>
        </w:rPr>
      </w:pPr>
      <w:ins w:id="186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indicates if the New Grid User Creation</w:t>
        </w:r>
      </w:ins>
    </w:p>
    <w:p w:rsidR="00BE2DAC" w:rsidRDefault="00BE2DAC" w:rsidP="00BE2DAC">
      <w:pPr>
        <w:autoSpaceDE w:val="0"/>
        <w:autoSpaceDN w:val="0"/>
        <w:adjustRightInd w:val="0"/>
        <w:spacing w:after="0" w:line="240" w:lineRule="auto"/>
        <w:rPr>
          <w:ins w:id="1868" w:author="Vijay Parmar" w:date="2009-04-10T15:14:00Z"/>
          <w:rFonts w:ascii="Courier New" w:hAnsi="Courier New" w:cs="Courier New"/>
          <w:sz w:val="20"/>
          <w:szCs w:val="20"/>
        </w:rPr>
      </w:pPr>
      <w:ins w:id="186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workflow is disabled for this installation of CGMM. A</w:t>
        </w:r>
      </w:ins>
    </w:p>
    <w:p w:rsidR="00BE2DAC" w:rsidRDefault="00BE2DAC" w:rsidP="00BE2DAC">
      <w:pPr>
        <w:autoSpaceDE w:val="0"/>
        <w:autoSpaceDN w:val="0"/>
        <w:adjustRightInd w:val="0"/>
        <w:spacing w:after="0" w:line="240" w:lineRule="auto"/>
        <w:rPr>
          <w:ins w:id="1870" w:author="Vijay Parmar" w:date="2009-04-10T15:14:00Z"/>
          <w:rFonts w:ascii="Courier New" w:hAnsi="Courier New" w:cs="Courier New"/>
          <w:sz w:val="20"/>
          <w:szCs w:val="20"/>
        </w:rPr>
      </w:pPr>
      <w:ins w:id="187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value of true indicates the particular workflow is</w:t>
        </w:r>
      </w:ins>
    </w:p>
    <w:p w:rsidR="00BE2DAC" w:rsidRDefault="00BE2DAC" w:rsidP="00BE2DAC">
      <w:pPr>
        <w:autoSpaceDE w:val="0"/>
        <w:autoSpaceDN w:val="0"/>
        <w:adjustRightInd w:val="0"/>
        <w:spacing w:after="0" w:line="240" w:lineRule="auto"/>
        <w:rPr>
          <w:ins w:id="1872" w:author="Vijay Parmar" w:date="2009-04-10T15:14:00Z"/>
          <w:rFonts w:ascii="Courier New" w:hAnsi="Courier New" w:cs="Courier New"/>
          <w:sz w:val="20"/>
          <w:szCs w:val="20"/>
        </w:rPr>
      </w:pPr>
      <w:ins w:id="187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disabled. If disabled the</w:t>
        </w:r>
      </w:ins>
    </w:p>
    <w:p w:rsidR="00BE2DAC" w:rsidRDefault="00BE2DAC" w:rsidP="00BE2DAC">
      <w:pPr>
        <w:autoSpaceDE w:val="0"/>
        <w:autoSpaceDN w:val="0"/>
        <w:adjustRightInd w:val="0"/>
        <w:spacing w:after="0" w:line="240" w:lineRule="auto"/>
        <w:rPr>
          <w:ins w:id="1874" w:author="Vijay Parmar" w:date="2009-04-10T15:14:00Z"/>
          <w:rFonts w:ascii="Courier New" w:hAnsi="Courier New" w:cs="Courier New"/>
          <w:sz w:val="20"/>
          <w:szCs w:val="20"/>
        </w:rPr>
      </w:pPr>
      <w:ins w:id="187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cgmm-new-grid-user-creation-host-redirect-url is</w:t>
        </w:r>
      </w:ins>
    </w:p>
    <w:p w:rsidR="00BE2DAC" w:rsidRDefault="00BE2DAC" w:rsidP="00BE2DAC">
      <w:pPr>
        <w:autoSpaceDE w:val="0"/>
        <w:autoSpaceDN w:val="0"/>
        <w:adjustRightInd w:val="0"/>
        <w:spacing w:after="0" w:line="240" w:lineRule="auto"/>
        <w:rPr>
          <w:ins w:id="1876" w:author="Vijay Parmar" w:date="2009-04-10T15:14:00Z"/>
          <w:rFonts w:ascii="Courier New" w:hAnsi="Courier New" w:cs="Courier New"/>
          <w:sz w:val="20"/>
          <w:szCs w:val="20"/>
        </w:rPr>
      </w:pPr>
      <w:ins w:id="187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ignored. The value of false indicates that the workflow</w:t>
        </w:r>
      </w:ins>
    </w:p>
    <w:p w:rsidR="00BE2DAC" w:rsidRDefault="00BE2DAC" w:rsidP="00BE2DAC">
      <w:pPr>
        <w:autoSpaceDE w:val="0"/>
        <w:autoSpaceDN w:val="0"/>
        <w:adjustRightInd w:val="0"/>
        <w:spacing w:after="0" w:line="240" w:lineRule="auto"/>
        <w:rPr>
          <w:ins w:id="1878" w:author="Vijay Parmar" w:date="2009-04-10T15:14:00Z"/>
          <w:rFonts w:ascii="Courier New" w:hAnsi="Courier New" w:cs="Courier New"/>
          <w:sz w:val="20"/>
          <w:szCs w:val="20"/>
        </w:rPr>
      </w:pPr>
      <w:ins w:id="187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is not disabled. The</w:t>
        </w:r>
      </w:ins>
    </w:p>
    <w:p w:rsidR="00BE2DAC" w:rsidRDefault="00BE2DAC" w:rsidP="00BE2DAC">
      <w:pPr>
        <w:autoSpaceDE w:val="0"/>
        <w:autoSpaceDN w:val="0"/>
        <w:adjustRightInd w:val="0"/>
        <w:spacing w:after="0" w:line="240" w:lineRule="auto"/>
        <w:rPr>
          <w:ins w:id="1880" w:author="Vijay Parmar" w:date="2009-04-10T15:14:00Z"/>
          <w:rFonts w:ascii="Courier New" w:hAnsi="Courier New" w:cs="Courier New"/>
          <w:sz w:val="20"/>
          <w:szCs w:val="20"/>
        </w:rPr>
      </w:pPr>
      <w:ins w:id="188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cgmm-new-grid-user-creation-host-redirect-url is</w:t>
        </w:r>
      </w:ins>
    </w:p>
    <w:p w:rsidR="00BE2DAC" w:rsidRDefault="00BE2DAC" w:rsidP="00BE2DAC">
      <w:pPr>
        <w:autoSpaceDE w:val="0"/>
        <w:autoSpaceDN w:val="0"/>
        <w:adjustRightInd w:val="0"/>
        <w:spacing w:after="0" w:line="240" w:lineRule="auto"/>
        <w:rPr>
          <w:ins w:id="1882" w:author="Vijay Parmar" w:date="2009-04-10T15:14:00Z"/>
          <w:rFonts w:ascii="Courier New" w:hAnsi="Courier New" w:cs="Courier New"/>
          <w:sz w:val="20"/>
          <w:szCs w:val="20"/>
        </w:rPr>
      </w:pPr>
      <w:ins w:id="188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expected to have valid content.</w:t>
        </w:r>
      </w:ins>
    </w:p>
    <w:p w:rsidR="00BE2DAC" w:rsidRDefault="00BE2DAC" w:rsidP="00BE2DAC">
      <w:pPr>
        <w:autoSpaceDE w:val="0"/>
        <w:autoSpaceDN w:val="0"/>
        <w:adjustRightInd w:val="0"/>
        <w:spacing w:after="0" w:line="240" w:lineRule="auto"/>
        <w:rPr>
          <w:ins w:id="1884" w:author="Vijay Parmar" w:date="2009-04-10T15:14:00Z"/>
          <w:rFonts w:ascii="Courier New" w:hAnsi="Courier New" w:cs="Courier New"/>
          <w:sz w:val="20"/>
          <w:szCs w:val="20"/>
        </w:rPr>
      </w:pPr>
      <w:ins w:id="1885" w:author="Vijay Parmar" w:date="2009-04-10T15:14:00Z">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86" w:author="Vijay Parmar" w:date="2009-04-10T15:14:00Z"/>
          <w:rFonts w:ascii="Courier New" w:hAnsi="Courier New" w:cs="Courier New"/>
          <w:sz w:val="20"/>
          <w:szCs w:val="20"/>
        </w:rPr>
      </w:pPr>
      <w:ins w:id="188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88" w:author="Vijay Parmar" w:date="2009-04-10T15:14:00Z"/>
          <w:rFonts w:ascii="Courier New" w:hAnsi="Courier New" w:cs="Courier New"/>
          <w:sz w:val="20"/>
          <w:szCs w:val="20"/>
        </w:rPr>
      </w:pPr>
      <w:ins w:id="188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"cgmm-new-grid-user-creation-host-redirect-uri"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 xml:space="preserve">"xs:string" </w:t>
        </w:r>
        <w:r>
          <w:rPr>
            <w:rFonts w:ascii="Courier New" w:hAnsi="Courier New" w:cs="Courier New"/>
            <w:color w:val="7F007F"/>
            <w:sz w:val="20"/>
            <w:szCs w:val="20"/>
          </w:rPr>
          <w:t>nillable</w:t>
        </w:r>
        <w:r>
          <w:rPr>
            <w:rFonts w:ascii="Courier New" w:hAnsi="Courier New" w:cs="Courier New"/>
            <w:color w:val="000000"/>
            <w:sz w:val="20"/>
            <w:szCs w:val="20"/>
          </w:rPr>
          <w:t>=</w:t>
        </w:r>
        <w:r>
          <w:rPr>
            <w:rFonts w:ascii="Courier New" w:hAnsi="Courier New" w:cs="Courier New"/>
            <w:color w:val="2A00FF"/>
            <w:sz w:val="20"/>
            <w:szCs w:val="20"/>
          </w:rPr>
          <w:t>"true"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0" w:author="Vijay Parmar" w:date="2009-04-10T15:14:00Z"/>
          <w:rFonts w:ascii="Courier New" w:hAnsi="Courier New" w:cs="Courier New"/>
          <w:sz w:val="20"/>
          <w:szCs w:val="20"/>
        </w:rPr>
      </w:pPr>
      <w:ins w:id="189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2" w:author="Vijay Parmar" w:date="2009-04-10T15:14:00Z"/>
          <w:rFonts w:ascii="Courier New" w:hAnsi="Courier New" w:cs="Courier New"/>
          <w:sz w:val="20"/>
          <w:szCs w:val="20"/>
        </w:rPr>
      </w:pPr>
      <w:ins w:id="189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894" w:author="Vijay Parmar" w:date="2009-04-10T15:14:00Z"/>
          <w:rFonts w:ascii="Courier New" w:hAnsi="Courier New" w:cs="Courier New"/>
          <w:sz w:val="20"/>
          <w:szCs w:val="20"/>
        </w:rPr>
      </w:pPr>
      <w:ins w:id="189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allows specifying the Hosts Redirect URL</w:t>
        </w:r>
      </w:ins>
    </w:p>
    <w:p w:rsidR="00BE2DAC" w:rsidRDefault="00BE2DAC" w:rsidP="00BE2DAC">
      <w:pPr>
        <w:autoSpaceDE w:val="0"/>
        <w:autoSpaceDN w:val="0"/>
        <w:adjustRightInd w:val="0"/>
        <w:spacing w:after="0" w:line="240" w:lineRule="auto"/>
        <w:rPr>
          <w:ins w:id="1896" w:author="Vijay Parmar" w:date="2009-04-10T15:14:00Z"/>
          <w:rFonts w:ascii="Courier New" w:hAnsi="Courier New" w:cs="Courier New"/>
          <w:sz w:val="20"/>
          <w:szCs w:val="20"/>
        </w:rPr>
      </w:pPr>
      <w:ins w:id="189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once the New Grid User creation workflow is successfully</w:t>
        </w:r>
      </w:ins>
    </w:p>
    <w:p w:rsidR="00BE2DAC" w:rsidRDefault="00BE2DAC" w:rsidP="00BE2DAC">
      <w:pPr>
        <w:autoSpaceDE w:val="0"/>
        <w:autoSpaceDN w:val="0"/>
        <w:adjustRightInd w:val="0"/>
        <w:spacing w:after="0" w:line="240" w:lineRule="auto"/>
        <w:rPr>
          <w:ins w:id="1898" w:author="Vijay Parmar" w:date="2009-04-10T15:14:00Z"/>
          <w:rFonts w:ascii="Courier New" w:hAnsi="Courier New" w:cs="Courier New"/>
          <w:sz w:val="20"/>
          <w:szCs w:val="20"/>
        </w:rPr>
      </w:pPr>
      <w:ins w:id="189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completed. If this workflow is disabled, then the this</w:t>
        </w:r>
      </w:ins>
    </w:p>
    <w:p w:rsidR="00BE2DAC" w:rsidRDefault="00BE2DAC" w:rsidP="00BE2DAC">
      <w:pPr>
        <w:autoSpaceDE w:val="0"/>
        <w:autoSpaceDN w:val="0"/>
        <w:adjustRightInd w:val="0"/>
        <w:spacing w:after="0" w:line="240" w:lineRule="auto"/>
        <w:rPr>
          <w:ins w:id="1900" w:author="Vijay Parmar" w:date="2009-04-10T15:14:00Z"/>
          <w:rFonts w:ascii="Courier New" w:hAnsi="Courier New" w:cs="Courier New"/>
          <w:sz w:val="20"/>
          <w:szCs w:val="20"/>
        </w:rPr>
      </w:pPr>
      <w:ins w:id="190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element is ignored.</w:t>
        </w:r>
      </w:ins>
    </w:p>
    <w:p w:rsidR="00BE2DAC" w:rsidRDefault="00BE2DAC" w:rsidP="00BE2DAC">
      <w:pPr>
        <w:autoSpaceDE w:val="0"/>
        <w:autoSpaceDN w:val="0"/>
        <w:adjustRightInd w:val="0"/>
        <w:spacing w:after="0" w:line="240" w:lineRule="auto"/>
        <w:rPr>
          <w:ins w:id="1902" w:author="Vijay Parmar" w:date="2009-04-10T15:14:00Z"/>
          <w:rFonts w:ascii="Courier New" w:hAnsi="Courier New" w:cs="Courier New"/>
          <w:sz w:val="20"/>
          <w:szCs w:val="20"/>
        </w:rPr>
      </w:pPr>
      <w:ins w:id="190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04" w:author="Vijay Parmar" w:date="2009-04-10T15:14:00Z"/>
          <w:rFonts w:ascii="Courier New" w:hAnsi="Courier New" w:cs="Courier New"/>
          <w:sz w:val="20"/>
          <w:szCs w:val="20"/>
        </w:rPr>
      </w:pPr>
      <w:ins w:id="190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06" w:author="Vijay Parmar" w:date="2009-04-10T15:14:00Z"/>
          <w:rFonts w:ascii="Courier New" w:hAnsi="Courier New" w:cs="Courier New"/>
          <w:sz w:val="20"/>
          <w:szCs w:val="20"/>
        </w:rPr>
      </w:pPr>
      <w:ins w:id="190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"cgmm-alternate-behavior"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08" w:author="Vijay Parmar" w:date="2009-04-10T15:14:00Z"/>
          <w:rFonts w:ascii="Courier New" w:hAnsi="Courier New" w:cs="Courier New"/>
          <w:sz w:val="20"/>
          <w:szCs w:val="20"/>
        </w:rPr>
      </w:pPr>
      <w:ins w:id="190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10" w:author="Vijay Parmar" w:date="2009-04-10T15:14:00Z"/>
          <w:rFonts w:ascii="Courier New" w:hAnsi="Courier New" w:cs="Courier New"/>
          <w:sz w:val="20"/>
          <w:szCs w:val="20"/>
        </w:rPr>
      </w:pPr>
      <w:ins w:id="191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1912" w:author="Vijay Parmar" w:date="2009-04-10T15:14:00Z"/>
          <w:rFonts w:ascii="Courier New" w:hAnsi="Courier New" w:cs="Courier New"/>
          <w:sz w:val="20"/>
          <w:szCs w:val="20"/>
        </w:rPr>
        <w:pPrChange w:id="1913" w:author="Vijay Parmar" w:date="2009-04-10T15:16:00Z">
          <w:pPr>
            <w:autoSpaceDE w:val="0"/>
            <w:autoSpaceDN w:val="0"/>
            <w:adjustRightInd w:val="0"/>
            <w:spacing w:after="0" w:line="240" w:lineRule="auto"/>
          </w:pPr>
        </w:pPrChange>
      </w:pPr>
      <w:ins w:id="1914" w:author="Vijay Parmar" w:date="2009-04-10T15:14:00Z">
        <w:r>
          <w:rPr>
            <w:rFonts w:ascii="Courier New" w:hAnsi="Courier New" w:cs="Courier New"/>
            <w:color w:val="000000"/>
            <w:sz w:val="20"/>
            <w:szCs w:val="20"/>
          </w:rPr>
          <w:t>This element allows specifying the CGMM Alternate Behavior. If value is set to 'true' then CGMM will redirect requests to Host application. If value is set to 'false' then CGMM will forward requests with User related parameters.</w:t>
        </w:r>
      </w:ins>
    </w:p>
    <w:p w:rsidR="00BE2DAC" w:rsidRDefault="00BE2DAC" w:rsidP="00BE2DAC">
      <w:pPr>
        <w:autoSpaceDE w:val="0"/>
        <w:autoSpaceDN w:val="0"/>
        <w:adjustRightInd w:val="0"/>
        <w:spacing w:after="0" w:line="240" w:lineRule="auto"/>
        <w:rPr>
          <w:ins w:id="1915" w:author="Vijay Parmar" w:date="2009-04-10T15:14:00Z"/>
          <w:rFonts w:ascii="Courier New" w:hAnsi="Courier New" w:cs="Courier New"/>
          <w:sz w:val="20"/>
          <w:szCs w:val="20"/>
        </w:rPr>
      </w:pPr>
      <w:ins w:id="191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17" w:author="Vijay Parmar" w:date="2009-04-10T15:14:00Z"/>
          <w:rFonts w:ascii="Courier New" w:hAnsi="Courier New" w:cs="Courier New"/>
          <w:sz w:val="20"/>
          <w:szCs w:val="20"/>
        </w:rPr>
      </w:pPr>
      <w:ins w:id="191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19" w:author="Vijay Parmar" w:date="2009-04-10T15:14:00Z"/>
          <w:rFonts w:ascii="Courier New" w:hAnsi="Courier New" w:cs="Courier New"/>
          <w:sz w:val="20"/>
          <w:szCs w:val="20"/>
        </w:rPr>
      </w:pPr>
      <w:ins w:id="192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"cgmm-standalone-mode"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21" w:author="Vijay Parmar" w:date="2009-04-10T15:14:00Z"/>
          <w:rFonts w:ascii="Courier New" w:hAnsi="Courier New" w:cs="Courier New"/>
          <w:sz w:val="20"/>
          <w:szCs w:val="20"/>
        </w:rPr>
      </w:pPr>
      <w:ins w:id="192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23" w:author="Vijay Parmar" w:date="2009-04-10T15:14:00Z"/>
          <w:rFonts w:ascii="Courier New" w:hAnsi="Courier New" w:cs="Courier New"/>
          <w:sz w:val="20"/>
          <w:szCs w:val="20"/>
        </w:rPr>
      </w:pPr>
      <w:ins w:id="192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1925" w:author="Vijay Parmar" w:date="2009-04-10T15:14:00Z"/>
          <w:rFonts w:ascii="Courier New" w:hAnsi="Courier New" w:cs="Courier New"/>
          <w:sz w:val="20"/>
          <w:szCs w:val="20"/>
        </w:rPr>
        <w:pPrChange w:id="1926" w:author="Vijay Parmar" w:date="2009-04-10T15:16:00Z">
          <w:pPr>
            <w:autoSpaceDE w:val="0"/>
            <w:autoSpaceDN w:val="0"/>
            <w:adjustRightInd w:val="0"/>
            <w:spacing w:after="0" w:line="240" w:lineRule="auto"/>
          </w:pPr>
        </w:pPrChange>
      </w:pPr>
      <w:ins w:id="1927" w:author="Vijay Parmar" w:date="2009-04-10T15:14:00Z">
        <w:r>
          <w:rPr>
            <w:rFonts w:ascii="Courier New" w:hAnsi="Courier New" w:cs="Courier New"/>
            <w:color w:val="000000"/>
            <w:sz w:val="20"/>
            <w:szCs w:val="20"/>
          </w:rPr>
          <w:t>This element allows specifying the Stand Alone Mode for CGMM. In Stand Alone Mode the CGMM will not redirect or forward to the host application. Post Migration it will not provide any option to continue to the Host application pages.</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1928" w:author="Vijay Parmar" w:date="2009-04-10T15:14:00Z"/>
          <w:rFonts w:ascii="Courier New" w:hAnsi="Courier New" w:cs="Courier New"/>
          <w:sz w:val="20"/>
          <w:szCs w:val="20"/>
        </w:rPr>
      </w:pPr>
      <w:ins w:id="192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0" w:author="Vijay Parmar" w:date="2009-04-10T15:14:00Z"/>
          <w:rFonts w:ascii="Courier New" w:hAnsi="Courier New" w:cs="Courier New"/>
          <w:sz w:val="20"/>
          <w:szCs w:val="20"/>
        </w:rPr>
      </w:pPr>
      <w:ins w:id="193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2" w:author="Vijay Parmar" w:date="2009-04-10T15:14:00Z"/>
          <w:rFonts w:ascii="Courier New" w:hAnsi="Courier New" w:cs="Courier New"/>
          <w:sz w:val="20"/>
          <w:szCs w:val="20"/>
        </w:rPr>
      </w:pPr>
      <w:ins w:id="193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4" w:author="Vijay Parmar" w:date="2009-04-10T15:14:00Z"/>
          <w:rFonts w:ascii="Courier New" w:hAnsi="Courier New" w:cs="Courier New"/>
          <w:sz w:val="20"/>
          <w:szCs w:val="20"/>
        </w:rPr>
      </w:pPr>
      <w:ins w:id="193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36" w:author="Vijay Parmar" w:date="2009-04-10T15:14:00Z"/>
          <w:rFonts w:ascii="Courier New" w:hAnsi="Courier New" w:cs="Courier New"/>
          <w:sz w:val="20"/>
          <w:szCs w:val="20"/>
        </w:rPr>
      </w:pPr>
      <w:ins w:id="193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1938" w:author="Vijay Parmar" w:date="2009-04-10T15:14:00Z"/>
          <w:rFonts w:ascii="Courier New" w:hAnsi="Courier New" w:cs="Courier New"/>
          <w:sz w:val="20"/>
          <w:szCs w:val="20"/>
        </w:rPr>
        <w:pPrChange w:id="1939" w:author="Vijay Parmar" w:date="2009-04-10T15:15:00Z">
          <w:pPr>
            <w:autoSpaceDE w:val="0"/>
            <w:autoSpaceDN w:val="0"/>
            <w:adjustRightInd w:val="0"/>
            <w:spacing w:after="0" w:line="240" w:lineRule="auto"/>
          </w:pPr>
        </w:pPrChange>
      </w:pPr>
      <w:ins w:id="1940" w:author="Vijay Parmar" w:date="2009-04-10T15:14:00Z">
        <w:r>
          <w:rPr>
            <w:rFonts w:ascii="Courier New" w:hAnsi="Courier New" w:cs="Courier New"/>
            <w:color w:val="000000"/>
            <w:sz w:val="20"/>
            <w:szCs w:val="20"/>
          </w:rPr>
          <w:t>The Web application context name of CGMM Web</w:t>
        </w:r>
      </w:ins>
      <w:ins w:id="1941" w:author="Vijay Parmar" w:date="2009-04-10T15:15:00Z">
        <w:r>
          <w:rPr>
            <w:rFonts w:ascii="Courier New" w:hAnsi="Courier New" w:cs="Courier New"/>
            <w:color w:val="000000"/>
            <w:sz w:val="20"/>
            <w:szCs w:val="20"/>
          </w:rPr>
          <w:t xml:space="preserve"> </w:t>
        </w:r>
      </w:ins>
      <w:ins w:id="1942" w:author="Vijay Parmar" w:date="2009-04-10T15:14:00Z">
        <w:r>
          <w:rPr>
            <w:rFonts w:ascii="Courier New" w:hAnsi="Courier New" w:cs="Courier New"/>
            <w:color w:val="000000"/>
            <w:sz w:val="20"/>
            <w:szCs w:val="20"/>
          </w:rPr>
          <w:t>Application. The default value is cgmmweb</w:t>
        </w:r>
      </w:ins>
    </w:p>
    <w:p w:rsidR="00BE2DAC" w:rsidRDefault="00BE2DAC" w:rsidP="00BE2DAC">
      <w:pPr>
        <w:autoSpaceDE w:val="0"/>
        <w:autoSpaceDN w:val="0"/>
        <w:adjustRightInd w:val="0"/>
        <w:spacing w:after="0" w:line="240" w:lineRule="auto"/>
        <w:rPr>
          <w:ins w:id="1943" w:author="Vijay Parmar" w:date="2009-04-10T15:14:00Z"/>
          <w:rFonts w:ascii="Courier New" w:hAnsi="Courier New" w:cs="Courier New"/>
          <w:sz w:val="20"/>
          <w:szCs w:val="20"/>
        </w:rPr>
      </w:pPr>
      <w:ins w:id="194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45" w:author="Vijay Parmar" w:date="2009-04-10T15:14:00Z"/>
          <w:rFonts w:ascii="Courier New" w:hAnsi="Courier New" w:cs="Courier New"/>
          <w:sz w:val="20"/>
          <w:szCs w:val="20"/>
        </w:rPr>
      </w:pPr>
      <w:ins w:id="194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47" w:author="Vijay Parmar" w:date="2009-04-10T15:14:00Z"/>
          <w:rFonts w:ascii="Courier New" w:hAnsi="Courier New" w:cs="Courier New"/>
          <w:sz w:val="20"/>
          <w:szCs w:val="20"/>
        </w:rPr>
      </w:pPr>
      <w:ins w:id="194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"cgmm-login-config-file-name"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49" w:author="Vijay Parmar" w:date="2009-04-10T15:14:00Z"/>
          <w:rFonts w:ascii="Courier New" w:hAnsi="Courier New" w:cs="Courier New"/>
          <w:sz w:val="20"/>
          <w:szCs w:val="20"/>
        </w:rPr>
      </w:pPr>
      <w:ins w:id="195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51" w:author="Vijay Parmar" w:date="2009-04-10T15:14:00Z"/>
          <w:rFonts w:ascii="Courier New" w:hAnsi="Courier New" w:cs="Courier New"/>
          <w:sz w:val="20"/>
          <w:szCs w:val="20"/>
        </w:rPr>
      </w:pPr>
      <w:ins w:id="195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53" w:author="Vijay Parmar" w:date="2009-04-10T15:14:00Z"/>
          <w:rFonts w:ascii="Courier New" w:hAnsi="Courier New" w:cs="Courier New"/>
          <w:sz w:val="20"/>
          <w:szCs w:val="20"/>
        </w:rPr>
      </w:pPr>
      <w:ins w:id="195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JAAS Login Config file name. This file consists the</w:t>
        </w:r>
      </w:ins>
    </w:p>
    <w:p w:rsidR="00BE2DAC" w:rsidRDefault="00BE2DAC" w:rsidP="00BE2DAC">
      <w:pPr>
        <w:autoSpaceDE w:val="0"/>
        <w:autoSpaceDN w:val="0"/>
        <w:adjustRightInd w:val="0"/>
        <w:spacing w:after="0" w:line="240" w:lineRule="auto"/>
        <w:rPr>
          <w:ins w:id="1955" w:author="Vijay Parmar" w:date="2009-04-10T15:14:00Z"/>
          <w:rFonts w:ascii="Courier New" w:hAnsi="Courier New" w:cs="Courier New"/>
          <w:sz w:val="20"/>
          <w:szCs w:val="20"/>
        </w:rPr>
      </w:pPr>
      <w:ins w:id="195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CSM Authentication configuration necessary for</w:t>
        </w:r>
      </w:ins>
    </w:p>
    <w:p w:rsidR="00BE2DAC" w:rsidRDefault="00BE2DAC" w:rsidP="00BE2DAC">
      <w:pPr>
        <w:autoSpaceDE w:val="0"/>
        <w:autoSpaceDN w:val="0"/>
        <w:adjustRightInd w:val="0"/>
        <w:spacing w:after="0" w:line="240" w:lineRule="auto"/>
        <w:rPr>
          <w:ins w:id="1957" w:author="Vijay Parmar" w:date="2009-04-10T15:14:00Z"/>
          <w:rFonts w:ascii="Courier New" w:hAnsi="Courier New" w:cs="Courier New"/>
          <w:sz w:val="20"/>
          <w:szCs w:val="20"/>
        </w:rPr>
      </w:pPr>
      <w:ins w:id="195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authentication of CSM users. If the</w:t>
        </w:r>
      </w:ins>
    </w:p>
    <w:p w:rsidR="00BE2DAC" w:rsidRDefault="00BE2DAC" w:rsidP="00BE2DAC">
      <w:pPr>
        <w:autoSpaceDE w:val="0"/>
        <w:autoSpaceDN w:val="0"/>
        <w:adjustRightInd w:val="0"/>
        <w:spacing w:after="0" w:line="240" w:lineRule="auto"/>
        <w:rPr>
          <w:ins w:id="1959" w:author="Vijay Parmar" w:date="2009-04-10T15:14:00Z"/>
          <w:rFonts w:ascii="Courier New" w:hAnsi="Courier New" w:cs="Courier New"/>
          <w:sz w:val="20"/>
          <w:szCs w:val="20"/>
        </w:rPr>
      </w:pPr>
      <w:ins w:id="196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java.security.auth.login.config JAAS property is set in</w:t>
        </w:r>
      </w:ins>
    </w:p>
    <w:p w:rsidR="00BE2DAC" w:rsidRDefault="00BE2DAC" w:rsidP="00BE2DAC">
      <w:pPr>
        <w:autoSpaceDE w:val="0"/>
        <w:autoSpaceDN w:val="0"/>
        <w:adjustRightInd w:val="0"/>
        <w:spacing w:after="0" w:line="240" w:lineRule="auto"/>
        <w:rPr>
          <w:ins w:id="1961" w:author="Vijay Parmar" w:date="2009-04-10T15:14:00Z"/>
          <w:rFonts w:ascii="Courier New" w:hAnsi="Courier New" w:cs="Courier New"/>
          <w:sz w:val="20"/>
          <w:szCs w:val="20"/>
        </w:rPr>
      </w:pPr>
      <w:ins w:id="196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SystemProperties then this element is ignored and the</w:t>
        </w:r>
      </w:ins>
    </w:p>
    <w:p w:rsidR="00BE2DAC" w:rsidRDefault="00BE2DAC" w:rsidP="00BE2DAC">
      <w:pPr>
        <w:autoSpaceDE w:val="0"/>
        <w:autoSpaceDN w:val="0"/>
        <w:adjustRightInd w:val="0"/>
        <w:spacing w:after="0" w:line="240" w:lineRule="auto"/>
        <w:rPr>
          <w:ins w:id="1963" w:author="Vijay Parmar" w:date="2009-04-10T15:14:00Z"/>
          <w:rFonts w:ascii="Courier New" w:hAnsi="Courier New" w:cs="Courier New"/>
          <w:sz w:val="20"/>
          <w:szCs w:val="20"/>
        </w:rPr>
      </w:pPr>
      <w:ins w:id="196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Login Module Configuration for cgmmweb is obtained from</w:t>
        </w:r>
      </w:ins>
    </w:p>
    <w:p w:rsidR="00BE2DAC" w:rsidRDefault="00BE2DAC" w:rsidP="00BE2DAC">
      <w:pPr>
        <w:autoSpaceDE w:val="0"/>
        <w:autoSpaceDN w:val="0"/>
        <w:adjustRightInd w:val="0"/>
        <w:spacing w:after="0" w:line="240" w:lineRule="auto"/>
        <w:rPr>
          <w:ins w:id="1965" w:author="Vijay Parmar" w:date="2009-04-10T15:14:00Z"/>
          <w:rFonts w:ascii="Courier New" w:hAnsi="Courier New" w:cs="Courier New"/>
          <w:sz w:val="20"/>
          <w:szCs w:val="20"/>
        </w:rPr>
      </w:pPr>
      <w:ins w:id="196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particular Login Configuration.</w:t>
        </w:r>
      </w:ins>
    </w:p>
    <w:p w:rsidR="00BE2DAC" w:rsidRDefault="00BE2DAC" w:rsidP="00BE2DAC">
      <w:pPr>
        <w:autoSpaceDE w:val="0"/>
        <w:autoSpaceDN w:val="0"/>
        <w:adjustRightInd w:val="0"/>
        <w:spacing w:after="0" w:line="240" w:lineRule="auto"/>
        <w:rPr>
          <w:ins w:id="1967" w:author="Vijay Parmar" w:date="2009-04-10T15:14:00Z"/>
          <w:rFonts w:ascii="Courier New" w:hAnsi="Courier New" w:cs="Courier New"/>
          <w:sz w:val="20"/>
          <w:szCs w:val="20"/>
        </w:rPr>
      </w:pPr>
      <w:ins w:id="196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69" w:author="Vijay Parmar" w:date="2009-04-10T15:14:00Z"/>
          <w:rFonts w:ascii="Courier New" w:hAnsi="Courier New" w:cs="Courier New"/>
          <w:sz w:val="20"/>
          <w:szCs w:val="20"/>
        </w:rPr>
      </w:pPr>
      <w:ins w:id="197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1" w:author="Vijay Parmar" w:date="2009-04-10T15:14:00Z"/>
          <w:rFonts w:ascii="Courier New" w:hAnsi="Courier New" w:cs="Courier New"/>
          <w:sz w:val="20"/>
          <w:szCs w:val="20"/>
        </w:rPr>
      </w:pPr>
      <w:ins w:id="197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"host-context-name"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3" w:author="Vijay Parmar" w:date="2009-04-10T15:14:00Z"/>
          <w:rFonts w:ascii="Courier New" w:hAnsi="Courier New" w:cs="Courier New"/>
          <w:sz w:val="20"/>
          <w:szCs w:val="20"/>
        </w:rPr>
      </w:pPr>
      <w:ins w:id="197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5" w:author="Vijay Parmar" w:date="2009-04-10T15:14:00Z"/>
          <w:rFonts w:ascii="Courier New" w:hAnsi="Courier New" w:cs="Courier New"/>
          <w:sz w:val="20"/>
          <w:szCs w:val="20"/>
        </w:rPr>
      </w:pPr>
      <w:ins w:id="197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77" w:author="Vijay Parmar" w:date="2009-04-10T15:14:00Z"/>
          <w:rFonts w:ascii="Courier New" w:hAnsi="Courier New" w:cs="Courier New"/>
          <w:sz w:val="20"/>
          <w:szCs w:val="20"/>
        </w:rPr>
      </w:pPr>
      <w:ins w:id="197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The Web Application Context name of the Host Web</w:t>
        </w:r>
      </w:ins>
    </w:p>
    <w:p w:rsidR="00BE2DAC" w:rsidRDefault="00BE2DAC" w:rsidP="00BE2DAC">
      <w:pPr>
        <w:autoSpaceDE w:val="0"/>
        <w:autoSpaceDN w:val="0"/>
        <w:adjustRightInd w:val="0"/>
        <w:spacing w:after="0" w:line="240" w:lineRule="auto"/>
        <w:rPr>
          <w:ins w:id="1979" w:author="Vijay Parmar" w:date="2009-04-10T15:14:00Z"/>
          <w:rFonts w:ascii="Courier New" w:hAnsi="Courier New" w:cs="Courier New"/>
          <w:sz w:val="20"/>
          <w:szCs w:val="20"/>
        </w:rPr>
      </w:pPr>
      <w:ins w:id="198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Application.This string value must match the web context</w:t>
        </w:r>
      </w:ins>
    </w:p>
    <w:p w:rsidR="00BE2DAC" w:rsidRDefault="00BE2DAC" w:rsidP="00BE2DAC">
      <w:pPr>
        <w:autoSpaceDE w:val="0"/>
        <w:autoSpaceDN w:val="0"/>
        <w:adjustRightInd w:val="0"/>
        <w:spacing w:after="0" w:line="240" w:lineRule="auto"/>
        <w:rPr>
          <w:ins w:id="1981" w:author="Vijay Parmar" w:date="2009-04-10T15:14:00Z"/>
          <w:rFonts w:ascii="Courier New" w:hAnsi="Courier New" w:cs="Courier New"/>
          <w:sz w:val="20"/>
          <w:szCs w:val="20"/>
        </w:rPr>
      </w:pPr>
      <w:ins w:id="198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name of the host application.</w:t>
        </w:r>
      </w:ins>
    </w:p>
    <w:p w:rsidR="00BE2DAC" w:rsidRDefault="00BE2DAC" w:rsidP="00BE2DAC">
      <w:pPr>
        <w:autoSpaceDE w:val="0"/>
        <w:autoSpaceDN w:val="0"/>
        <w:adjustRightInd w:val="0"/>
        <w:spacing w:after="0" w:line="240" w:lineRule="auto"/>
        <w:rPr>
          <w:ins w:id="1983" w:author="Vijay Parmar" w:date="2009-04-10T15:14:00Z"/>
          <w:rFonts w:ascii="Courier New" w:hAnsi="Courier New" w:cs="Courier New"/>
          <w:sz w:val="20"/>
          <w:szCs w:val="20"/>
        </w:rPr>
      </w:pPr>
      <w:ins w:id="198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85" w:author="Vijay Parmar" w:date="2009-04-10T15:14:00Z"/>
          <w:rFonts w:ascii="Courier New" w:hAnsi="Courier New" w:cs="Courier New"/>
          <w:sz w:val="20"/>
          <w:szCs w:val="20"/>
        </w:rPr>
      </w:pPr>
      <w:ins w:id="198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87" w:author="Vijay Parmar" w:date="2009-04-10T15:14:00Z"/>
          <w:rFonts w:ascii="Courier New" w:hAnsi="Courier New" w:cs="Courier New"/>
          <w:sz w:val="20"/>
          <w:szCs w:val="20"/>
        </w:rPr>
      </w:pPr>
      <w:ins w:id="198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89" w:author="Vijay Parmar" w:date="2009-04-10T15:14:00Z"/>
          <w:rFonts w:ascii="Courier New" w:hAnsi="Courier New" w:cs="Courier New"/>
          <w:sz w:val="20"/>
          <w:szCs w:val="20"/>
        </w:rPr>
      </w:pPr>
      <w:ins w:id="1990"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"host-application-name-for-csm"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91" w:author="Vijay Parmar" w:date="2009-04-10T15:14:00Z"/>
          <w:rFonts w:ascii="Courier New" w:hAnsi="Courier New" w:cs="Courier New"/>
          <w:sz w:val="20"/>
          <w:szCs w:val="20"/>
        </w:rPr>
      </w:pPr>
      <w:ins w:id="199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1993" w:author="Vijay Parmar" w:date="2009-04-10T15:14:00Z"/>
          <w:rFonts w:ascii="Courier New" w:hAnsi="Courier New" w:cs="Courier New"/>
          <w:sz w:val="20"/>
          <w:szCs w:val="20"/>
        </w:rPr>
      </w:pPr>
      <w:ins w:id="199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1995" w:author="Vijay Parmar" w:date="2009-04-10T15:14:00Z"/>
          <w:rFonts w:ascii="Courier New" w:hAnsi="Courier New" w:cs="Courier New"/>
          <w:sz w:val="20"/>
          <w:szCs w:val="20"/>
        </w:rPr>
        <w:pPrChange w:id="1996" w:author="Vijay Parmar" w:date="2009-04-10T15:15:00Z">
          <w:pPr>
            <w:autoSpaceDE w:val="0"/>
            <w:autoSpaceDN w:val="0"/>
            <w:adjustRightInd w:val="0"/>
            <w:spacing w:after="0" w:line="240" w:lineRule="auto"/>
          </w:pPr>
        </w:pPrChange>
      </w:pPr>
      <w:ins w:id="1997" w:author="Vijay Parmar" w:date="2009-04-10T15:14:00Z">
        <w:r>
          <w:rPr>
            <w:rFonts w:ascii="Courier New" w:hAnsi="Courier New" w:cs="Courier New"/>
            <w:color w:val="000000"/>
            <w:sz w:val="20"/>
            <w:szCs w:val="20"/>
          </w:rPr>
          <w:t>The Application Name of the Host Web</w:t>
        </w:r>
      </w:ins>
      <w:ins w:id="1998" w:author="Vijay Parmar" w:date="2009-04-10T15:15:00Z">
        <w:r>
          <w:rPr>
            <w:rFonts w:ascii="Courier New" w:hAnsi="Courier New" w:cs="Courier New"/>
            <w:color w:val="000000"/>
            <w:sz w:val="20"/>
            <w:szCs w:val="20"/>
          </w:rPr>
          <w:t xml:space="preserve"> </w:t>
        </w:r>
      </w:ins>
      <w:ins w:id="1999" w:author="Vijay Parmar" w:date="2009-04-10T15:14:00Z">
        <w:r>
          <w:rPr>
            <w:rFonts w:ascii="Courier New" w:hAnsi="Courier New" w:cs="Courier New"/>
            <w:color w:val="000000"/>
            <w:sz w:val="20"/>
            <w:szCs w:val="20"/>
          </w:rPr>
          <w:t xml:space="preserve">Application that is to be used by CSM authentication and authorization. This string value </w:t>
        </w:r>
        <w:r>
          <w:rPr>
            <w:rFonts w:ascii="Courier New" w:hAnsi="Courier New" w:cs="Courier New"/>
            <w:color w:val="000000"/>
            <w:sz w:val="20"/>
            <w:szCs w:val="20"/>
          </w:rPr>
          <w:lastRenderedPageBreak/>
          <w:t>must match the name of the host application available in the CSM Schema.</w:t>
        </w:r>
      </w:ins>
    </w:p>
    <w:p w:rsidR="00BE2DAC" w:rsidRDefault="00BE2DAC" w:rsidP="00BE2DAC">
      <w:pPr>
        <w:autoSpaceDE w:val="0"/>
        <w:autoSpaceDN w:val="0"/>
        <w:adjustRightInd w:val="0"/>
        <w:spacing w:after="0" w:line="240" w:lineRule="auto"/>
        <w:rPr>
          <w:ins w:id="2000" w:author="Vijay Parmar" w:date="2009-04-10T15:14:00Z"/>
          <w:rFonts w:ascii="Courier New" w:hAnsi="Courier New" w:cs="Courier New"/>
          <w:sz w:val="20"/>
          <w:szCs w:val="20"/>
        </w:rPr>
      </w:pPr>
      <w:ins w:id="200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02" w:author="Vijay Parmar" w:date="2009-04-10T15:14:00Z"/>
          <w:rFonts w:ascii="Courier New" w:hAnsi="Courier New" w:cs="Courier New"/>
          <w:sz w:val="20"/>
          <w:szCs w:val="20"/>
        </w:rPr>
      </w:pPr>
      <w:ins w:id="200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04" w:author="Vijay Parmar" w:date="2009-04-10T15:14:00Z"/>
          <w:rFonts w:ascii="Courier New" w:hAnsi="Courier New" w:cs="Courier New"/>
          <w:sz w:val="20"/>
          <w:szCs w:val="20"/>
        </w:rPr>
      </w:pPr>
      <w:ins w:id="200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06" w:author="Vijay Parmar" w:date="2009-04-10T15:14:00Z"/>
          <w:rFonts w:ascii="Courier New" w:hAnsi="Courier New" w:cs="Courier New"/>
          <w:sz w:val="20"/>
          <w:szCs w:val="20"/>
        </w:rPr>
      </w:pPr>
      <w:ins w:id="200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"host-public-home-page-url"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08" w:author="Vijay Parmar" w:date="2009-04-10T15:14:00Z"/>
          <w:rFonts w:ascii="Courier New" w:hAnsi="Courier New" w:cs="Courier New"/>
          <w:sz w:val="20"/>
          <w:szCs w:val="20"/>
        </w:rPr>
      </w:pPr>
      <w:ins w:id="200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"host-user-home-page-url"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10" w:author="Vijay Parmar" w:date="2009-04-10T15:14:00Z"/>
          <w:rFonts w:ascii="Courier New" w:hAnsi="Courier New" w:cs="Courier New"/>
          <w:sz w:val="20"/>
          <w:szCs w:val="20"/>
        </w:rPr>
      </w:pPr>
      <w:ins w:id="201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12" w:author="Vijay Parmar" w:date="2009-04-10T15:14:00Z"/>
          <w:rFonts w:ascii="Courier New" w:hAnsi="Courier New" w:cs="Courier New"/>
          <w:sz w:val="20"/>
          <w:szCs w:val="20"/>
        </w:rPr>
      </w:pPr>
      <w:ins w:id="201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2014" w:author="Vijay Parmar" w:date="2009-04-10T15:14:00Z"/>
          <w:rFonts w:ascii="Courier New" w:hAnsi="Courier New" w:cs="Courier New"/>
          <w:sz w:val="20"/>
          <w:szCs w:val="20"/>
        </w:rPr>
        <w:pPrChange w:id="2015" w:author="Vijay Parmar" w:date="2009-04-10T15:15:00Z">
          <w:pPr>
            <w:autoSpaceDE w:val="0"/>
            <w:autoSpaceDN w:val="0"/>
            <w:adjustRightInd w:val="0"/>
            <w:spacing w:after="0" w:line="240" w:lineRule="auto"/>
          </w:pPr>
        </w:pPrChange>
      </w:pPr>
      <w:ins w:id="2016" w:author="Vijay Parmar" w:date="2009-04-10T15:14:00Z">
        <w:r>
          <w:rPr>
            <w:rFonts w:ascii="Courier New" w:hAnsi="Courier New" w:cs="Courier New"/>
            <w:color w:val="000000"/>
            <w:sz w:val="20"/>
            <w:szCs w:val="20"/>
          </w:rPr>
          <w:t>This element allows specifying the URL for User Home Page of the Host application.</w:t>
        </w:r>
      </w:ins>
      <w:ins w:id="2017" w:author="Vijay Parmar" w:date="2009-04-10T15:15:00Z">
        <w:r>
          <w:rPr>
            <w:rFonts w:ascii="Courier New" w:hAnsi="Courier New" w:cs="Courier New"/>
            <w:color w:val="000000"/>
            <w:sz w:val="20"/>
            <w:szCs w:val="20"/>
          </w:rPr>
          <w:t xml:space="preserve"> </w:t>
        </w:r>
      </w:ins>
      <w:ins w:id="2018" w:author="Vijay Parmar" w:date="2009-04-10T15:14:00Z">
        <w:r>
          <w:rPr>
            <w:rFonts w:ascii="Courier New" w:hAnsi="Courier New" w:cs="Courier New"/>
            <w:color w:val="000000"/>
            <w:sz w:val="20"/>
            <w:szCs w:val="20"/>
          </w:rPr>
          <w:t xml:space="preserve">If kept blank, this element indicates CGMMWeb to use Alternate Behavior. </w:t>
        </w:r>
      </w:ins>
    </w:p>
    <w:p w:rsidR="00BE2DAC" w:rsidRDefault="00BE2DAC" w:rsidP="00BE2DAC">
      <w:pPr>
        <w:autoSpaceDE w:val="0"/>
        <w:autoSpaceDN w:val="0"/>
        <w:adjustRightInd w:val="0"/>
        <w:spacing w:after="0" w:line="240" w:lineRule="auto"/>
        <w:rPr>
          <w:ins w:id="2019" w:author="Vijay Parmar" w:date="2009-04-10T15:14:00Z"/>
          <w:rFonts w:ascii="Courier New" w:hAnsi="Courier New" w:cs="Courier New"/>
          <w:sz w:val="20"/>
          <w:szCs w:val="20"/>
        </w:rPr>
      </w:pPr>
      <w:ins w:id="202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21" w:author="Vijay Parmar" w:date="2009-04-10T15:14:00Z"/>
          <w:rFonts w:ascii="Courier New" w:hAnsi="Courier New" w:cs="Courier New"/>
          <w:sz w:val="20"/>
          <w:szCs w:val="20"/>
        </w:rPr>
      </w:pPr>
      <w:ins w:id="202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23" w:author="Vijay Parmar" w:date="2009-04-10T15:14:00Z"/>
          <w:rFonts w:ascii="Courier New" w:hAnsi="Courier New" w:cs="Courier New"/>
          <w:sz w:val="20"/>
          <w:szCs w:val="20"/>
        </w:rPr>
      </w:pPr>
      <w:ins w:id="2024"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"host-user-login-page-url"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025" w:author="Vijay Parmar" w:date="2009-04-10T15:14:00Z"/>
          <w:rFonts w:ascii="Courier New" w:hAnsi="Courier New" w:cs="Courier New"/>
          <w:sz w:val="20"/>
          <w:szCs w:val="20"/>
        </w:rPr>
      </w:pPr>
      <w:ins w:id="202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27" w:author="Vijay Parmar" w:date="2009-04-10T15:14:00Z"/>
          <w:rFonts w:ascii="Courier New" w:hAnsi="Courier New" w:cs="Courier New"/>
          <w:sz w:val="20"/>
          <w:szCs w:val="20"/>
        </w:rPr>
      </w:pPr>
      <w:ins w:id="202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2029" w:author="Vijay Parmar" w:date="2009-04-10T15:14:00Z"/>
          <w:rFonts w:ascii="Courier New" w:hAnsi="Courier New" w:cs="Courier New"/>
          <w:sz w:val="20"/>
          <w:szCs w:val="20"/>
        </w:rPr>
        <w:pPrChange w:id="2030" w:author="Vijay Parmar" w:date="2009-04-10T15:15:00Z">
          <w:pPr>
            <w:autoSpaceDE w:val="0"/>
            <w:autoSpaceDN w:val="0"/>
            <w:adjustRightInd w:val="0"/>
            <w:spacing w:after="0" w:line="240" w:lineRule="auto"/>
          </w:pPr>
        </w:pPrChange>
      </w:pPr>
      <w:ins w:id="2031" w:author="Vijay Parmar" w:date="2009-04-10T15:14:00Z">
        <w:r>
          <w:rPr>
            <w:rFonts w:ascii="Courier New" w:hAnsi="Courier New" w:cs="Courier New"/>
            <w:color w:val="000000"/>
            <w:sz w:val="20"/>
            <w:szCs w:val="20"/>
          </w:rPr>
          <w:t>This element can be left blank if 'host-user-home-page-url' is specified and hence Default Behavior is desired.</w:t>
        </w:r>
      </w:ins>
      <w:ins w:id="2032" w:author="Vijay Parmar" w:date="2009-04-10T15:15:00Z">
        <w:r w:rsidR="001631EF">
          <w:rPr>
            <w:rFonts w:ascii="Courier New" w:hAnsi="Courier New" w:cs="Courier New"/>
            <w:color w:val="000000"/>
            <w:sz w:val="20"/>
            <w:szCs w:val="20"/>
          </w:rPr>
          <w:t xml:space="preserve"> </w:t>
        </w:r>
      </w:ins>
      <w:ins w:id="2033" w:author="Vijay Parmar" w:date="2009-04-10T15:14:00Z">
        <w:r>
          <w:rPr>
            <w:rFonts w:ascii="Courier New" w:hAnsi="Courier New" w:cs="Courier New"/>
            <w:color w:val="000000"/>
            <w:sz w:val="20"/>
            <w:szCs w:val="20"/>
          </w:rPr>
          <w:t>However if Alternate Behavior is desired, specify this element with the Login Page URL of the Host Application.</w:t>
        </w:r>
      </w:ins>
    </w:p>
    <w:p w:rsidR="00BE2DAC" w:rsidRDefault="00BE2DAC" w:rsidP="00BE2DAC">
      <w:pPr>
        <w:autoSpaceDE w:val="0"/>
        <w:autoSpaceDN w:val="0"/>
        <w:adjustRightInd w:val="0"/>
        <w:spacing w:after="0" w:line="240" w:lineRule="auto"/>
        <w:rPr>
          <w:ins w:id="2034" w:author="Vijay Parmar" w:date="2009-04-10T15:14:00Z"/>
          <w:rFonts w:ascii="Courier New" w:hAnsi="Courier New" w:cs="Courier New"/>
          <w:sz w:val="20"/>
          <w:szCs w:val="20"/>
        </w:rPr>
      </w:pPr>
      <w:ins w:id="203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36" w:author="Vijay Parmar" w:date="2009-04-10T15:14:00Z"/>
          <w:rFonts w:ascii="Courier New" w:hAnsi="Courier New" w:cs="Courier New"/>
          <w:sz w:val="20"/>
          <w:szCs w:val="20"/>
        </w:rPr>
      </w:pPr>
      <w:ins w:id="203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38" w:author="Vijay Parmar" w:date="2009-04-10T15:14:00Z"/>
          <w:rFonts w:ascii="Courier New" w:hAnsi="Courier New" w:cs="Courier New"/>
          <w:sz w:val="20"/>
          <w:szCs w:val="20"/>
        </w:rPr>
      </w:pPr>
      <w:ins w:id="203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"host-new-local-user-creation-url"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0" w:author="Vijay Parmar" w:date="2009-04-10T15:14:00Z"/>
          <w:rFonts w:ascii="Courier New" w:hAnsi="Courier New" w:cs="Courier New"/>
          <w:sz w:val="20"/>
          <w:szCs w:val="20"/>
        </w:rPr>
      </w:pPr>
      <w:ins w:id="204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2" w:author="Vijay Parmar" w:date="2009-04-10T15:14:00Z"/>
          <w:rFonts w:ascii="Courier New" w:hAnsi="Courier New" w:cs="Courier New"/>
          <w:sz w:val="20"/>
          <w:szCs w:val="20"/>
        </w:rPr>
      </w:pPr>
      <w:ins w:id="204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44" w:author="Vijay Parmar" w:date="2009-04-10T15:14:00Z"/>
          <w:rFonts w:ascii="Courier New" w:hAnsi="Courier New" w:cs="Courier New"/>
          <w:sz w:val="20"/>
          <w:szCs w:val="20"/>
        </w:rPr>
      </w:pPr>
      <w:ins w:id="204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OPTIONAL allows specifying the URL for New</w:t>
        </w:r>
      </w:ins>
    </w:p>
    <w:p w:rsidR="00BE2DAC" w:rsidRDefault="00BE2DAC" w:rsidP="00BE2DAC">
      <w:pPr>
        <w:autoSpaceDE w:val="0"/>
        <w:autoSpaceDN w:val="0"/>
        <w:adjustRightInd w:val="0"/>
        <w:spacing w:after="0" w:line="240" w:lineRule="auto"/>
        <w:rPr>
          <w:ins w:id="2046" w:author="Vijay Parmar" w:date="2009-04-10T15:14:00Z"/>
          <w:rFonts w:ascii="Courier New" w:hAnsi="Courier New" w:cs="Courier New"/>
          <w:sz w:val="20"/>
          <w:szCs w:val="20"/>
        </w:rPr>
      </w:pPr>
      <w:ins w:id="204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Local User creation workflow of the Host application.</w:t>
        </w:r>
      </w:ins>
    </w:p>
    <w:p w:rsidR="00BE2DAC" w:rsidRDefault="00BE2DAC" w:rsidP="00BE2DAC">
      <w:pPr>
        <w:autoSpaceDE w:val="0"/>
        <w:autoSpaceDN w:val="0"/>
        <w:adjustRightInd w:val="0"/>
        <w:spacing w:after="0" w:line="240" w:lineRule="auto"/>
        <w:rPr>
          <w:ins w:id="2048" w:author="Vijay Parmar" w:date="2009-04-10T15:14:00Z"/>
          <w:rFonts w:ascii="Courier New" w:hAnsi="Courier New" w:cs="Courier New"/>
          <w:sz w:val="20"/>
          <w:szCs w:val="20"/>
        </w:rPr>
      </w:pPr>
      <w:ins w:id="204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0" w:author="Vijay Parmar" w:date="2009-04-10T15:14:00Z"/>
          <w:rFonts w:ascii="Courier New" w:hAnsi="Courier New" w:cs="Courier New"/>
          <w:sz w:val="20"/>
          <w:szCs w:val="20"/>
        </w:rPr>
      </w:pPr>
      <w:ins w:id="205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2" w:author="Vijay Parmar" w:date="2009-04-10T15:14:00Z"/>
          <w:rFonts w:ascii="Courier New" w:hAnsi="Courier New" w:cs="Courier New"/>
          <w:sz w:val="20"/>
          <w:szCs w:val="20"/>
        </w:rPr>
      </w:pPr>
      <w:ins w:id="205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"host-mail-jndi-name"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4" w:author="Vijay Parmar" w:date="2009-04-10T15:14:00Z"/>
          <w:rFonts w:ascii="Courier New" w:hAnsi="Courier New" w:cs="Courier New"/>
          <w:sz w:val="20"/>
          <w:szCs w:val="20"/>
        </w:rPr>
      </w:pPr>
      <w:ins w:id="205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56" w:author="Vijay Parmar" w:date="2009-04-10T15:14:00Z"/>
          <w:rFonts w:ascii="Courier New" w:hAnsi="Courier New" w:cs="Courier New"/>
          <w:sz w:val="20"/>
          <w:szCs w:val="20"/>
        </w:rPr>
      </w:pPr>
      <w:ins w:id="205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2058" w:author="Vijay Parmar" w:date="2009-04-10T15:14:00Z"/>
          <w:rFonts w:ascii="Courier New" w:hAnsi="Courier New" w:cs="Courier New"/>
          <w:sz w:val="20"/>
          <w:szCs w:val="20"/>
        </w:rPr>
        <w:pPrChange w:id="2059" w:author="Vijay Parmar" w:date="2009-04-10T15:15:00Z">
          <w:pPr>
            <w:autoSpaceDE w:val="0"/>
            <w:autoSpaceDN w:val="0"/>
            <w:adjustRightInd w:val="0"/>
            <w:spacing w:after="0" w:line="240" w:lineRule="auto"/>
          </w:pPr>
        </w:pPrChange>
      </w:pPr>
      <w:ins w:id="2060" w:author="Vijay Parmar" w:date="2009-04-10T15:14:00Z">
        <w:r>
          <w:rPr>
            <w:rFonts w:ascii="Courier New" w:hAnsi="Courier New" w:cs="Courier New"/>
            <w:color w:val="000000"/>
            <w:sz w:val="20"/>
            <w:szCs w:val="20"/>
          </w:rPr>
          <w:t xml:space="preserve">This element OPTIONAL allows specifying the JNDI Name for the </w:t>
        </w:r>
      </w:ins>
      <w:ins w:id="2061" w:author="Vijay Parmar" w:date="2009-04-10T15:15:00Z">
        <w:r w:rsidR="001631EF">
          <w:rPr>
            <w:rFonts w:ascii="Courier New" w:hAnsi="Courier New" w:cs="Courier New"/>
            <w:color w:val="000000"/>
            <w:sz w:val="20"/>
            <w:szCs w:val="20"/>
          </w:rPr>
          <w:t>J</w:t>
        </w:r>
      </w:ins>
      <w:ins w:id="2062" w:author="Vijay Parmar" w:date="2009-04-10T15:14:00Z">
        <w:r>
          <w:rPr>
            <w:rFonts w:ascii="Courier New" w:hAnsi="Courier New" w:cs="Courier New"/>
            <w:color w:val="000000"/>
            <w:sz w:val="20"/>
            <w:szCs w:val="20"/>
          </w:rPr>
          <w:t>Boss Mail Service setup.</w:t>
        </w:r>
      </w:ins>
    </w:p>
    <w:p w:rsidR="00BE2DAC" w:rsidRDefault="00BE2DAC" w:rsidP="00BE2DAC">
      <w:pPr>
        <w:autoSpaceDE w:val="0"/>
        <w:autoSpaceDN w:val="0"/>
        <w:adjustRightInd w:val="0"/>
        <w:spacing w:after="0" w:line="240" w:lineRule="auto"/>
        <w:rPr>
          <w:ins w:id="2063" w:author="Vijay Parmar" w:date="2009-04-10T15:14:00Z"/>
          <w:rFonts w:ascii="Courier New" w:hAnsi="Courier New" w:cs="Courier New"/>
          <w:sz w:val="20"/>
          <w:szCs w:val="20"/>
        </w:rPr>
      </w:pPr>
      <w:ins w:id="206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65" w:author="Vijay Parmar" w:date="2009-04-10T15:14:00Z"/>
          <w:rFonts w:ascii="Courier New" w:hAnsi="Courier New" w:cs="Courier New"/>
          <w:sz w:val="20"/>
          <w:szCs w:val="20"/>
        </w:rPr>
      </w:pPr>
      <w:ins w:id="206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67" w:author="Vijay Parmar" w:date="2009-04-10T15:14:00Z"/>
          <w:rFonts w:ascii="Courier New" w:hAnsi="Courier New" w:cs="Courier New"/>
          <w:sz w:val="20"/>
          <w:szCs w:val="20"/>
        </w:rPr>
      </w:pPr>
      <w:ins w:id="2068"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"host-mail-email-id-to"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69" w:author="Vijay Parmar" w:date="2009-04-10T15:14:00Z"/>
          <w:rFonts w:ascii="Courier New" w:hAnsi="Courier New" w:cs="Courier New"/>
          <w:sz w:val="20"/>
          <w:szCs w:val="20"/>
        </w:rPr>
      </w:pPr>
      <w:ins w:id="207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71" w:author="Vijay Parmar" w:date="2009-04-10T15:14:00Z"/>
          <w:rFonts w:ascii="Courier New" w:hAnsi="Courier New" w:cs="Courier New"/>
          <w:sz w:val="20"/>
          <w:szCs w:val="20"/>
        </w:rPr>
      </w:pPr>
      <w:ins w:id="207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1631EF" w:rsidRDefault="00BE2DAC" w:rsidP="00BE2DAC">
      <w:pPr>
        <w:autoSpaceDE w:val="0"/>
        <w:autoSpaceDN w:val="0"/>
        <w:adjustRightInd w:val="0"/>
        <w:spacing w:after="0" w:line="240" w:lineRule="auto"/>
        <w:rPr>
          <w:ins w:id="2073" w:author="Vijay Parmar" w:date="2009-04-10T15:15:00Z"/>
          <w:rFonts w:ascii="Courier New" w:hAnsi="Courier New" w:cs="Courier New"/>
          <w:color w:val="000000"/>
          <w:sz w:val="20"/>
          <w:szCs w:val="20"/>
        </w:rPr>
      </w:pPr>
      <w:ins w:id="207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This element OPTIONAL allows sp</w:t>
        </w:r>
        <w:r w:rsidR="001631EF">
          <w:rPr>
            <w:rFonts w:ascii="Courier New" w:hAnsi="Courier New" w:cs="Courier New"/>
            <w:color w:val="000000"/>
            <w:sz w:val="20"/>
            <w:szCs w:val="20"/>
          </w:rPr>
          <w:t>ecifying the 'To' Email Address</w:t>
        </w:r>
      </w:ins>
    </w:p>
    <w:p w:rsidR="005E74D2" w:rsidRDefault="00BE2DAC" w:rsidP="005E74D2">
      <w:pPr>
        <w:autoSpaceDE w:val="0"/>
        <w:autoSpaceDN w:val="0"/>
        <w:adjustRightInd w:val="0"/>
        <w:spacing w:after="0" w:line="240" w:lineRule="auto"/>
        <w:ind w:left="2160" w:firstLine="720"/>
        <w:rPr>
          <w:ins w:id="2075" w:author="Vijay Parmar" w:date="2009-04-10T15:14:00Z"/>
          <w:rFonts w:ascii="Courier New" w:hAnsi="Courier New" w:cs="Courier New"/>
          <w:sz w:val="20"/>
          <w:szCs w:val="20"/>
        </w:rPr>
        <w:pPrChange w:id="2076" w:author="Vijay Parmar" w:date="2009-04-10T15:15:00Z">
          <w:pPr>
            <w:autoSpaceDE w:val="0"/>
            <w:autoSpaceDN w:val="0"/>
            <w:adjustRightInd w:val="0"/>
            <w:spacing w:after="0" w:line="240" w:lineRule="auto"/>
          </w:pPr>
        </w:pPrChange>
      </w:pPr>
      <w:ins w:id="2077" w:author="Vijay Parmar" w:date="2009-04-10T15:14:00Z">
        <w:r>
          <w:rPr>
            <w:rFonts w:ascii="Courier New" w:hAnsi="Courier New" w:cs="Courier New"/>
            <w:color w:val="000000"/>
            <w:sz w:val="20"/>
            <w:szCs w:val="20"/>
          </w:rPr>
          <w:t>for emails sent by CGMM to request new accounts.</w:t>
        </w:r>
      </w:ins>
    </w:p>
    <w:p w:rsidR="00BE2DAC" w:rsidRDefault="00BE2DAC" w:rsidP="00BE2DAC">
      <w:pPr>
        <w:autoSpaceDE w:val="0"/>
        <w:autoSpaceDN w:val="0"/>
        <w:adjustRightInd w:val="0"/>
        <w:spacing w:after="0" w:line="240" w:lineRule="auto"/>
        <w:rPr>
          <w:ins w:id="2078" w:author="Vijay Parmar" w:date="2009-04-10T15:14:00Z"/>
          <w:rFonts w:ascii="Courier New" w:hAnsi="Courier New" w:cs="Courier New"/>
          <w:sz w:val="20"/>
          <w:szCs w:val="20"/>
        </w:rPr>
      </w:pPr>
      <w:ins w:id="207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0" w:author="Vijay Parmar" w:date="2009-04-10T15:14:00Z"/>
          <w:rFonts w:ascii="Courier New" w:hAnsi="Courier New" w:cs="Courier New"/>
          <w:sz w:val="20"/>
          <w:szCs w:val="20"/>
        </w:rPr>
      </w:pPr>
      <w:ins w:id="208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2" w:author="Vijay Parmar" w:date="2009-04-10T15:14:00Z"/>
          <w:rFonts w:ascii="Courier New" w:hAnsi="Courier New" w:cs="Courier New"/>
          <w:sz w:val="20"/>
          <w:szCs w:val="20"/>
        </w:rPr>
      </w:pPr>
      <w:ins w:id="208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"host-mail-email-id-from"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4" w:author="Vijay Parmar" w:date="2009-04-10T15:14:00Z"/>
          <w:rFonts w:ascii="Courier New" w:hAnsi="Courier New" w:cs="Courier New"/>
          <w:sz w:val="20"/>
          <w:szCs w:val="20"/>
        </w:rPr>
      </w:pPr>
      <w:ins w:id="208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86" w:author="Vijay Parmar" w:date="2009-04-10T15:14:00Z"/>
          <w:rFonts w:ascii="Courier New" w:hAnsi="Courier New" w:cs="Courier New"/>
          <w:sz w:val="20"/>
          <w:szCs w:val="20"/>
        </w:rPr>
      </w:pPr>
      <w:ins w:id="208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2088" w:author="Vijay Parmar" w:date="2009-04-10T15:14:00Z"/>
          <w:rFonts w:ascii="Courier New" w:hAnsi="Courier New" w:cs="Courier New"/>
          <w:sz w:val="20"/>
          <w:szCs w:val="20"/>
        </w:rPr>
        <w:pPrChange w:id="2089" w:author="Vijay Parmar" w:date="2009-04-10T15:15:00Z">
          <w:pPr>
            <w:autoSpaceDE w:val="0"/>
            <w:autoSpaceDN w:val="0"/>
            <w:adjustRightInd w:val="0"/>
            <w:spacing w:after="0" w:line="240" w:lineRule="auto"/>
          </w:pPr>
        </w:pPrChange>
      </w:pPr>
      <w:ins w:id="2090" w:author="Vijay Parmar" w:date="2009-04-10T15:14:00Z">
        <w:r>
          <w:rPr>
            <w:rFonts w:ascii="Courier New" w:hAnsi="Courier New" w:cs="Courier New"/>
            <w:color w:val="000000"/>
            <w:sz w:val="20"/>
            <w:szCs w:val="20"/>
          </w:rPr>
          <w:t>This element OPTIONAL allows specifying the 'From' Email Address for emails sent by CGMM to request new accounts.</w:t>
        </w:r>
      </w:ins>
    </w:p>
    <w:p w:rsidR="00BE2DAC" w:rsidRDefault="00BE2DAC" w:rsidP="00BE2DAC">
      <w:pPr>
        <w:autoSpaceDE w:val="0"/>
        <w:autoSpaceDN w:val="0"/>
        <w:adjustRightInd w:val="0"/>
        <w:spacing w:after="0" w:line="240" w:lineRule="auto"/>
        <w:rPr>
          <w:ins w:id="2091" w:author="Vijay Parmar" w:date="2009-04-10T15:14:00Z"/>
          <w:rFonts w:ascii="Courier New" w:hAnsi="Courier New" w:cs="Courier New"/>
          <w:sz w:val="20"/>
          <w:szCs w:val="20"/>
        </w:rPr>
      </w:pPr>
      <w:ins w:id="2092"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3" w:author="Vijay Parmar" w:date="2009-04-10T15:14:00Z"/>
          <w:rFonts w:ascii="Courier New" w:hAnsi="Courier New" w:cs="Courier New"/>
          <w:sz w:val="20"/>
          <w:szCs w:val="20"/>
        </w:rPr>
      </w:pPr>
      <w:ins w:id="209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5" w:author="Vijay Parmar" w:date="2009-04-10T15:14:00Z"/>
          <w:rFonts w:ascii="Courier New" w:hAnsi="Courier New" w:cs="Courier New"/>
          <w:sz w:val="20"/>
          <w:szCs w:val="20"/>
        </w:rPr>
      </w:pPr>
      <w:ins w:id="2096"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"host-mail-email-subject"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7" w:author="Vijay Parmar" w:date="2009-04-10T15:14:00Z"/>
          <w:rFonts w:ascii="Courier New" w:hAnsi="Courier New" w:cs="Courier New"/>
          <w:sz w:val="20"/>
          <w:szCs w:val="20"/>
        </w:rPr>
      </w:pPr>
      <w:ins w:id="2098"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099" w:author="Vijay Parmar" w:date="2009-04-10T15:14:00Z"/>
          <w:rFonts w:ascii="Courier New" w:hAnsi="Courier New" w:cs="Courier New"/>
          <w:sz w:val="20"/>
          <w:szCs w:val="20"/>
        </w:rPr>
      </w:pPr>
      <w:ins w:id="210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2101" w:author="Vijay Parmar" w:date="2009-04-10T15:14:00Z"/>
          <w:rFonts w:ascii="Courier New" w:hAnsi="Courier New" w:cs="Courier New"/>
          <w:sz w:val="20"/>
          <w:szCs w:val="20"/>
        </w:rPr>
        <w:pPrChange w:id="2102" w:author="Vijay Parmar" w:date="2009-04-10T15:16:00Z">
          <w:pPr>
            <w:autoSpaceDE w:val="0"/>
            <w:autoSpaceDN w:val="0"/>
            <w:adjustRightInd w:val="0"/>
            <w:spacing w:after="0" w:line="240" w:lineRule="auto"/>
          </w:pPr>
        </w:pPrChange>
      </w:pPr>
      <w:ins w:id="2103" w:author="Vijay Parmar" w:date="2009-04-10T15:14:00Z">
        <w:r>
          <w:rPr>
            <w:rFonts w:ascii="Courier New" w:hAnsi="Courier New" w:cs="Courier New"/>
            <w:color w:val="000000"/>
            <w:sz w:val="20"/>
            <w:szCs w:val="20"/>
          </w:rPr>
          <w:t>This element OPTIONAL allows specifying the Subject of the emails sent by CGMM to request new accounts.</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104" w:author="Vijay Parmar" w:date="2009-04-10T15:14:00Z"/>
          <w:rFonts w:ascii="Courier New" w:hAnsi="Courier New" w:cs="Courier New"/>
          <w:sz w:val="20"/>
          <w:szCs w:val="20"/>
        </w:rPr>
      </w:pPr>
      <w:ins w:id="210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06" w:author="Vijay Parmar" w:date="2009-04-10T15:14:00Z"/>
          <w:rFonts w:ascii="Courier New" w:hAnsi="Courier New" w:cs="Courier New"/>
          <w:sz w:val="20"/>
          <w:szCs w:val="20"/>
        </w:rPr>
      </w:pPr>
      <w:ins w:id="210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08" w:author="Vijay Parmar" w:date="2009-04-10T15:14:00Z"/>
          <w:rFonts w:ascii="Courier New" w:hAnsi="Courier New" w:cs="Courier New"/>
          <w:sz w:val="20"/>
          <w:szCs w:val="20"/>
        </w:rPr>
      </w:pPr>
      <w:ins w:id="210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10" w:author="Vijay Parmar" w:date="2009-04-10T15:14:00Z"/>
          <w:rFonts w:ascii="Courier New" w:hAnsi="Courier New" w:cs="Courier New"/>
          <w:sz w:val="20"/>
          <w:szCs w:val="20"/>
        </w:rPr>
      </w:pPr>
      <w:ins w:id="211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12" w:author="Vijay Parmar" w:date="2009-04-10T15:14:00Z"/>
          <w:rFonts w:ascii="Courier New" w:hAnsi="Courier New" w:cs="Courier New"/>
          <w:sz w:val="20"/>
          <w:szCs w:val="20"/>
        </w:rPr>
      </w:pPr>
      <w:ins w:id="211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2114" w:author="Vijay Parmar" w:date="2009-04-10T15:14:00Z"/>
          <w:rFonts w:ascii="Courier New" w:hAnsi="Courier New" w:cs="Courier New"/>
          <w:sz w:val="20"/>
          <w:szCs w:val="20"/>
        </w:rPr>
        <w:pPrChange w:id="2115" w:author="Vijay Parmar" w:date="2009-04-10T15:16:00Z">
          <w:pPr>
            <w:autoSpaceDE w:val="0"/>
            <w:autoSpaceDN w:val="0"/>
            <w:adjustRightInd w:val="0"/>
            <w:spacing w:after="0" w:line="240" w:lineRule="auto"/>
          </w:pPr>
        </w:pPrChange>
      </w:pPr>
      <w:ins w:id="2116" w:author="Vijay Parmar" w:date="2009-04-10T15:14:00Z">
        <w:r>
          <w:rPr>
            <w:rFonts w:ascii="Courier New" w:hAnsi="Courier New" w:cs="Courier New"/>
            <w:color w:val="000000"/>
            <w:sz w:val="20"/>
            <w:szCs w:val="20"/>
          </w:rPr>
          <w:t>This element OPTIONAL allows specifying URL for the Application Header Logo.</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117" w:author="Vijay Parmar" w:date="2009-04-10T15:14:00Z"/>
          <w:rFonts w:ascii="Courier New" w:hAnsi="Courier New" w:cs="Courier New"/>
          <w:sz w:val="20"/>
          <w:szCs w:val="20"/>
        </w:rPr>
      </w:pPr>
      <w:ins w:id="2118" w:author="Vijay Parmar" w:date="2009-04-10T15:14:00Z">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19" w:author="Vijay Parmar" w:date="2009-04-10T15:14:00Z"/>
          <w:rFonts w:ascii="Courier New" w:hAnsi="Courier New" w:cs="Courier New"/>
          <w:sz w:val="20"/>
          <w:szCs w:val="20"/>
        </w:rPr>
      </w:pPr>
      <w:ins w:id="2120"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1" w:author="Vijay Parmar" w:date="2009-04-10T15:14:00Z"/>
          <w:rFonts w:ascii="Courier New" w:hAnsi="Courier New" w:cs="Courier New"/>
          <w:sz w:val="20"/>
          <w:szCs w:val="20"/>
        </w:rPr>
      </w:pPr>
      <w:ins w:id="2122"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"host-application-logo-alt-text"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3" w:author="Vijay Parmar" w:date="2009-04-10T15:14:00Z"/>
          <w:rFonts w:ascii="Courier New" w:hAnsi="Courier New" w:cs="Courier New"/>
          <w:sz w:val="20"/>
          <w:szCs w:val="20"/>
        </w:rPr>
      </w:pPr>
      <w:ins w:id="2124"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25" w:author="Vijay Parmar" w:date="2009-04-10T15:14:00Z"/>
          <w:rFonts w:ascii="Courier New" w:hAnsi="Courier New" w:cs="Courier New"/>
          <w:sz w:val="20"/>
          <w:szCs w:val="20"/>
        </w:rPr>
      </w:pPr>
      <w:ins w:id="2126"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5E74D2" w:rsidRDefault="00BE2DAC" w:rsidP="005E74D2">
      <w:pPr>
        <w:autoSpaceDE w:val="0"/>
        <w:autoSpaceDN w:val="0"/>
        <w:adjustRightInd w:val="0"/>
        <w:spacing w:after="0" w:line="240" w:lineRule="auto"/>
        <w:ind w:left="2880"/>
        <w:rPr>
          <w:ins w:id="2127" w:author="Vijay Parmar" w:date="2009-04-10T15:14:00Z"/>
          <w:rFonts w:ascii="Courier New" w:hAnsi="Courier New" w:cs="Courier New"/>
          <w:sz w:val="20"/>
          <w:szCs w:val="20"/>
        </w:rPr>
        <w:pPrChange w:id="2128" w:author="Vijay Parmar" w:date="2009-04-10T15:16:00Z">
          <w:pPr>
            <w:autoSpaceDE w:val="0"/>
            <w:autoSpaceDN w:val="0"/>
            <w:adjustRightInd w:val="0"/>
            <w:spacing w:after="0" w:line="240" w:lineRule="auto"/>
          </w:pPr>
        </w:pPrChange>
      </w:pPr>
      <w:ins w:id="2129" w:author="Vijay Parmar" w:date="2009-04-10T15:14:00Z">
        <w:r>
          <w:rPr>
            <w:rFonts w:ascii="Courier New" w:hAnsi="Courier New" w:cs="Courier New"/>
            <w:color w:val="000000"/>
            <w:sz w:val="20"/>
            <w:szCs w:val="20"/>
          </w:rPr>
          <w:t>This element OPTIONAL allows specifying Alt Text for the Application Header Logo.</w:t>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130" w:author="Vijay Parmar" w:date="2009-04-10T15:14:00Z"/>
          <w:rFonts w:ascii="Courier New" w:hAnsi="Courier New" w:cs="Courier New"/>
          <w:sz w:val="20"/>
          <w:szCs w:val="20"/>
        </w:rPr>
      </w:pPr>
      <w:ins w:id="213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32" w:author="Vijay Parmar" w:date="2009-04-10T15:14:00Z"/>
          <w:rFonts w:ascii="Courier New" w:hAnsi="Courier New" w:cs="Courier New"/>
          <w:sz w:val="20"/>
          <w:szCs w:val="20"/>
        </w:rPr>
      </w:pPr>
      <w:ins w:id="213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34" w:author="Vijay Parmar" w:date="2009-04-10T15:14:00Z"/>
          <w:rFonts w:ascii="Courier New" w:hAnsi="Courier New" w:cs="Courier New"/>
          <w:sz w:val="20"/>
          <w:szCs w:val="20"/>
        </w:rPr>
      </w:pPr>
      <w:ins w:id="213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ins>
    </w:p>
    <w:p w:rsidR="00BE2DAC" w:rsidRDefault="00BE2DAC" w:rsidP="00BE2DAC">
      <w:pPr>
        <w:autoSpaceDE w:val="0"/>
        <w:autoSpaceDN w:val="0"/>
        <w:adjustRightInd w:val="0"/>
        <w:spacing w:after="0" w:line="240" w:lineRule="auto"/>
        <w:rPr>
          <w:ins w:id="2136" w:author="Vijay Parmar" w:date="2009-04-10T15:14:00Z"/>
          <w:rFonts w:ascii="Courier New" w:hAnsi="Courier New" w:cs="Courier New"/>
          <w:sz w:val="20"/>
          <w:szCs w:val="20"/>
        </w:rPr>
      </w:pPr>
      <w:ins w:id="213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"start-auto-syncgts"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38" w:author="Vijay Parmar" w:date="2009-04-10T15:14:00Z"/>
          <w:rFonts w:ascii="Courier New" w:hAnsi="Courier New" w:cs="Courier New"/>
          <w:sz w:val="20"/>
          <w:szCs w:val="20"/>
        </w:rPr>
      </w:pPr>
      <w:ins w:id="213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"service-name"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"xs:string"</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0" w:author="Vijay Parmar" w:date="2009-04-10T15:14:00Z"/>
          <w:rFonts w:ascii="Courier New" w:hAnsi="Courier New" w:cs="Courier New"/>
          <w:sz w:val="20"/>
          <w:szCs w:val="20"/>
        </w:rPr>
      </w:pPr>
      <w:ins w:id="214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"service-url"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"xs:anyURI"</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2" w:author="Vijay Parmar" w:date="2009-04-10T15:14:00Z"/>
          <w:rFonts w:ascii="Courier New" w:hAnsi="Courier New" w:cs="Courier New"/>
          <w:sz w:val="20"/>
          <w:szCs w:val="20"/>
        </w:rPr>
      </w:pPr>
      <w:ins w:id="214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"proxy-lifetime-hours"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4" w:author="Vijay Parmar" w:date="2009-04-10T15:14:00Z"/>
          <w:rFonts w:ascii="Courier New" w:hAnsi="Courier New" w:cs="Courier New"/>
          <w:sz w:val="20"/>
          <w:szCs w:val="20"/>
        </w:rPr>
      </w:pPr>
      <w:ins w:id="2145"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"proxy-lifetime-minutes"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6" w:author="Vijay Parmar" w:date="2009-04-10T15:14:00Z"/>
          <w:rFonts w:ascii="Courier New" w:hAnsi="Courier New" w:cs="Courier New"/>
          <w:sz w:val="20"/>
          <w:szCs w:val="20"/>
        </w:rPr>
      </w:pPr>
      <w:ins w:id="2147"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"proxy-lifetime-seconds"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48" w:author="Vijay Parmar" w:date="2009-04-10T15:14:00Z"/>
          <w:rFonts w:ascii="Courier New" w:hAnsi="Courier New" w:cs="Courier New"/>
          <w:sz w:val="20"/>
          <w:szCs w:val="20"/>
        </w:rPr>
      </w:pPr>
      <w:ins w:id="2149"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 xml:space="preserve">"proxy-delegation-path-length"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color w:val="2A00FF"/>
            <w:sz w:val="20"/>
            <w:szCs w:val="20"/>
          </w:rPr>
          <w:t>"xs:integer"</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50" w:author="Vijay Parmar" w:date="2009-04-10T15:14:00Z"/>
          <w:rFonts w:ascii="Courier New" w:hAnsi="Courier New" w:cs="Courier New"/>
          <w:sz w:val="20"/>
          <w:szCs w:val="20"/>
        </w:rPr>
      </w:pPr>
      <w:ins w:id="2151"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color w:val="2A00FF"/>
            <w:sz w:val="20"/>
            <w:szCs w:val="20"/>
          </w:rPr>
          <w:t>"cgmm-properties"</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52" w:author="Vijay Parmar" w:date="2009-04-10T15:14:00Z"/>
          <w:rFonts w:ascii="Courier New" w:hAnsi="Courier New" w:cs="Courier New"/>
          <w:sz w:val="20"/>
          <w:szCs w:val="20"/>
        </w:rPr>
      </w:pPr>
      <w:ins w:id="2153"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54" w:author="Vijay Parmar" w:date="2009-04-10T15:14:00Z"/>
          <w:rFonts w:ascii="Courier New" w:hAnsi="Courier New" w:cs="Courier New"/>
          <w:sz w:val="20"/>
          <w:szCs w:val="20"/>
        </w:rPr>
      </w:pPr>
      <w:ins w:id="215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56" w:author="Vijay Parmar" w:date="2009-04-10T15:14:00Z"/>
          <w:rFonts w:ascii="Courier New" w:hAnsi="Courier New" w:cs="Courier New"/>
          <w:sz w:val="20"/>
          <w:szCs w:val="20"/>
        </w:rPr>
      </w:pPr>
      <w:ins w:id="2157"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The Root Element of the CGMM Properties. This element</w:t>
        </w:r>
      </w:ins>
    </w:p>
    <w:p w:rsidR="00BE2DAC" w:rsidRDefault="00BE2DAC" w:rsidP="00BE2DAC">
      <w:pPr>
        <w:autoSpaceDE w:val="0"/>
        <w:autoSpaceDN w:val="0"/>
        <w:adjustRightInd w:val="0"/>
        <w:spacing w:after="0" w:line="240" w:lineRule="auto"/>
        <w:rPr>
          <w:ins w:id="2158" w:author="Vijay Parmar" w:date="2009-04-10T15:14:00Z"/>
          <w:rFonts w:ascii="Courier New" w:hAnsi="Courier New" w:cs="Courier New"/>
          <w:sz w:val="20"/>
          <w:szCs w:val="20"/>
        </w:rPr>
      </w:pPr>
      <w:ins w:id="2159"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allows specifying the CGMM information, Host Application</w:t>
        </w:r>
      </w:ins>
    </w:p>
    <w:p w:rsidR="00BE2DAC" w:rsidRDefault="00BE2DAC" w:rsidP="00BE2DAC">
      <w:pPr>
        <w:autoSpaceDE w:val="0"/>
        <w:autoSpaceDN w:val="0"/>
        <w:adjustRightInd w:val="0"/>
        <w:spacing w:after="0" w:line="240" w:lineRule="auto"/>
        <w:rPr>
          <w:ins w:id="2160" w:author="Vijay Parmar" w:date="2009-04-10T15:14:00Z"/>
          <w:rFonts w:ascii="Courier New" w:hAnsi="Courier New" w:cs="Courier New"/>
          <w:sz w:val="20"/>
          <w:szCs w:val="20"/>
        </w:rPr>
      </w:pPr>
      <w:ins w:id="2161"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 and Authentication Service/Dorian</w:t>
        </w:r>
      </w:ins>
    </w:p>
    <w:p w:rsidR="00BE2DAC" w:rsidRDefault="00BE2DAC" w:rsidP="00BE2DAC">
      <w:pPr>
        <w:autoSpaceDE w:val="0"/>
        <w:autoSpaceDN w:val="0"/>
        <w:adjustRightInd w:val="0"/>
        <w:spacing w:after="0" w:line="240" w:lineRule="auto"/>
        <w:rPr>
          <w:ins w:id="2162" w:author="Vijay Parmar" w:date="2009-04-10T15:14:00Z"/>
          <w:rFonts w:ascii="Courier New" w:hAnsi="Courier New" w:cs="Courier New"/>
          <w:sz w:val="20"/>
          <w:szCs w:val="20"/>
        </w:rPr>
      </w:pPr>
      <w:ins w:id="2163"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t>Information.</w:t>
        </w:r>
      </w:ins>
    </w:p>
    <w:p w:rsidR="00BE2DAC" w:rsidRDefault="00BE2DAC" w:rsidP="00BE2DAC">
      <w:pPr>
        <w:autoSpaceDE w:val="0"/>
        <w:autoSpaceDN w:val="0"/>
        <w:adjustRightInd w:val="0"/>
        <w:spacing w:after="0" w:line="240" w:lineRule="auto"/>
        <w:rPr>
          <w:ins w:id="2164" w:author="Vijay Parmar" w:date="2009-04-10T15:14:00Z"/>
          <w:rFonts w:ascii="Courier New" w:hAnsi="Courier New" w:cs="Courier New"/>
          <w:sz w:val="20"/>
          <w:szCs w:val="20"/>
        </w:rPr>
      </w:pPr>
      <w:ins w:id="2165" w:author="Vijay Parmar" w:date="2009-04-10T15:14:00Z">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xs:documentation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66" w:author="Vijay Parmar" w:date="2009-04-10T15:14:00Z"/>
          <w:rFonts w:ascii="Courier New" w:hAnsi="Courier New" w:cs="Courier New"/>
          <w:sz w:val="20"/>
          <w:szCs w:val="20"/>
        </w:rPr>
      </w:pPr>
      <w:ins w:id="2167"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xs:annotation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68" w:author="Vijay Parmar" w:date="2009-04-10T15:14:00Z"/>
          <w:rFonts w:ascii="Courier New" w:hAnsi="Courier New" w:cs="Courier New"/>
          <w:sz w:val="20"/>
          <w:szCs w:val="20"/>
        </w:rPr>
      </w:pPr>
      <w:ins w:id="2169" w:author="Vijay Parmar" w:date="2009-04-10T15:14:00Z">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0" w:author="Vijay Parmar" w:date="2009-04-10T15:14:00Z"/>
          <w:rFonts w:ascii="Courier New" w:hAnsi="Courier New" w:cs="Courier New"/>
          <w:sz w:val="20"/>
          <w:szCs w:val="20"/>
        </w:rPr>
      </w:pPr>
      <w:ins w:id="217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2" w:author="Vijay Parmar" w:date="2009-04-10T15:14:00Z"/>
          <w:rFonts w:ascii="Courier New" w:hAnsi="Courier New" w:cs="Courier New"/>
          <w:sz w:val="20"/>
          <w:szCs w:val="20"/>
        </w:rPr>
      </w:pPr>
      <w:ins w:id="2173"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"cgmm-information"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4" w:author="Vijay Parmar" w:date="2009-04-10T15:14:00Z"/>
          <w:rFonts w:ascii="Courier New" w:hAnsi="Courier New" w:cs="Courier New"/>
          <w:sz w:val="20"/>
          <w:szCs w:val="20"/>
        </w:rPr>
      </w:pPr>
      <w:ins w:id="2175"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"host-application-information"</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6" w:author="Vijay Parmar" w:date="2009-04-10T15:14:00Z"/>
          <w:rFonts w:ascii="Courier New" w:hAnsi="Courier New" w:cs="Courier New"/>
          <w:sz w:val="20"/>
          <w:szCs w:val="20"/>
        </w:rPr>
      </w:pPr>
      <w:ins w:id="2177"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 xml:space="preserve">xs:element </w:t>
        </w:r>
        <w:r>
          <w:rPr>
            <w:rFonts w:ascii="Courier New" w:hAnsi="Courier New" w:cs="Courier New"/>
            <w:color w:val="7F007F"/>
            <w:sz w:val="20"/>
            <w:szCs w:val="20"/>
          </w:rPr>
          <w:t>ref</w:t>
        </w:r>
        <w:r>
          <w:rPr>
            <w:rFonts w:ascii="Courier New" w:hAnsi="Courier New" w:cs="Courier New"/>
            <w:color w:val="000000"/>
            <w:sz w:val="20"/>
            <w:szCs w:val="20"/>
          </w:rPr>
          <w:t>=</w:t>
        </w:r>
        <w:r>
          <w:rPr>
            <w:rFonts w:ascii="Courier New" w:hAnsi="Courier New" w:cs="Courier New"/>
            <w:color w:val="2A00FF"/>
            <w:sz w:val="20"/>
            <w:szCs w:val="20"/>
          </w:rPr>
          <w:t>"authentication-service-list"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78" w:author="Vijay Parmar" w:date="2009-04-10T15:14:00Z"/>
          <w:rFonts w:ascii="Courier New" w:hAnsi="Courier New" w:cs="Courier New"/>
          <w:sz w:val="20"/>
          <w:szCs w:val="20"/>
        </w:rPr>
      </w:pPr>
      <w:ins w:id="2179"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xs:sequence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80" w:author="Vijay Parmar" w:date="2009-04-10T15:14:00Z"/>
          <w:rFonts w:ascii="Courier New" w:hAnsi="Courier New" w:cs="Courier New"/>
          <w:sz w:val="20"/>
          <w:szCs w:val="20"/>
        </w:rPr>
      </w:pPr>
      <w:ins w:id="2181" w:author="Vijay Parmar" w:date="2009-04-10T15:14:00Z">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xs:complexType</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82" w:author="Vijay Parmar" w:date="2009-04-10T15:14:00Z"/>
          <w:rFonts w:ascii="Courier New" w:hAnsi="Courier New" w:cs="Courier New"/>
          <w:sz w:val="20"/>
          <w:szCs w:val="20"/>
        </w:rPr>
      </w:pPr>
      <w:ins w:id="2183" w:author="Vijay Parmar" w:date="2009-04-10T15:14:00Z">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xs:element</w:t>
        </w:r>
        <w:r>
          <w:rPr>
            <w:rFonts w:ascii="Courier New" w:hAnsi="Courier New" w:cs="Courier New"/>
            <w:color w:val="008080"/>
            <w:sz w:val="20"/>
            <w:szCs w:val="20"/>
          </w:rPr>
          <w:t>&gt;</w:t>
        </w:r>
      </w:ins>
    </w:p>
    <w:p w:rsidR="00BE2DAC" w:rsidRDefault="00BE2DAC" w:rsidP="00BE2DAC">
      <w:pPr>
        <w:autoSpaceDE w:val="0"/>
        <w:autoSpaceDN w:val="0"/>
        <w:adjustRightInd w:val="0"/>
        <w:spacing w:after="0" w:line="240" w:lineRule="auto"/>
        <w:rPr>
          <w:ins w:id="2184" w:author="Vijay Parmar" w:date="2009-04-10T15:14:00Z"/>
          <w:rFonts w:ascii="Courier New" w:hAnsi="Courier New" w:cs="Courier New"/>
          <w:sz w:val="20"/>
          <w:szCs w:val="20"/>
        </w:rPr>
      </w:pPr>
      <w:ins w:id="2185" w:author="Vijay Parmar" w:date="2009-04-10T15:14:00Z">
        <w:r>
          <w:rPr>
            <w:rFonts w:ascii="Courier New" w:hAnsi="Courier New" w:cs="Courier New"/>
            <w:color w:val="008080"/>
            <w:sz w:val="20"/>
            <w:szCs w:val="20"/>
          </w:rPr>
          <w:t>&lt;/</w:t>
        </w:r>
        <w:r>
          <w:rPr>
            <w:rFonts w:ascii="Courier New" w:hAnsi="Courier New" w:cs="Courier New"/>
            <w:color w:val="3F7F7F"/>
            <w:sz w:val="20"/>
            <w:szCs w:val="20"/>
          </w:rPr>
          <w:t>xs:schema</w:t>
        </w:r>
        <w:r>
          <w:rPr>
            <w:rFonts w:ascii="Courier New" w:hAnsi="Courier New" w:cs="Courier New"/>
            <w:color w:val="008080"/>
            <w:sz w:val="20"/>
            <w:szCs w:val="20"/>
          </w:rPr>
          <w:t>&gt;</w:t>
        </w:r>
      </w:ins>
    </w:p>
    <w:p w:rsidR="003B23E4" w:rsidDel="00BE2DAC" w:rsidRDefault="003B23E4" w:rsidP="003B23E4">
      <w:pPr>
        <w:autoSpaceDE w:val="0"/>
        <w:autoSpaceDN w:val="0"/>
        <w:adjustRightInd w:val="0"/>
        <w:spacing w:after="0" w:line="240" w:lineRule="auto"/>
        <w:rPr>
          <w:del w:id="2186" w:author="Vijay Parmar" w:date="2009-04-10T15:14:00Z"/>
          <w:rFonts w:ascii="Times New Roman" w:hAnsi="Times New Roman" w:cs="Times New Roman"/>
          <w:color w:val="000000"/>
          <w:sz w:val="24"/>
          <w:szCs w:val="24"/>
          <w:highlight w:val="white"/>
        </w:rPr>
      </w:pPr>
      <w:del w:id="2187" w:author="Vijay Parmar" w:date="2009-04-10T15:14:00Z">
        <w:r w:rsidDel="00BE2DAC">
          <w:rPr>
            <w:rFonts w:ascii="Times New Roman" w:hAnsi="Times New Roman" w:cs="Times New Roman"/>
            <w:color w:val="008080"/>
            <w:sz w:val="24"/>
            <w:szCs w:val="24"/>
            <w:highlight w:val="white"/>
          </w:rPr>
          <w:delText>&lt;?xml version=</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1.0</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 xml:space="preserve"> encoding=</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UTF-8</w:delText>
        </w:r>
        <w:r w:rsidR="00282BE8" w:rsidDel="00BE2DAC">
          <w:rPr>
            <w:rFonts w:ascii="Times New Roman" w:hAnsi="Times New Roman" w:cs="Times New Roman"/>
            <w:color w:val="008080"/>
            <w:sz w:val="24"/>
            <w:szCs w:val="24"/>
            <w:highlight w:val="white"/>
          </w:rPr>
          <w:delText>”</w:delText>
        </w:r>
        <w:r w:rsidDel="00BE2DAC">
          <w:rPr>
            <w:rFonts w:ascii="Times New Roman" w:hAnsi="Times New Roman" w:cs="Times New Roman"/>
            <w:color w:val="008080"/>
            <w:sz w:val="24"/>
            <w:szCs w:val="24"/>
            <w:highlight w:val="white"/>
          </w:rPr>
          <w:delText>?&gt;</w:delText>
        </w:r>
      </w:del>
    </w:p>
    <w:p w:rsidR="003B23E4" w:rsidDel="00BE2DAC" w:rsidRDefault="003B23E4" w:rsidP="003B23E4">
      <w:pPr>
        <w:autoSpaceDE w:val="0"/>
        <w:autoSpaceDN w:val="0"/>
        <w:adjustRightInd w:val="0"/>
        <w:spacing w:after="0" w:line="240" w:lineRule="auto"/>
        <w:rPr>
          <w:del w:id="2188" w:author="Vijay Parmar" w:date="2009-04-10T15:14:00Z"/>
          <w:rFonts w:ascii="Times New Roman" w:hAnsi="Times New Roman" w:cs="Times New Roman"/>
          <w:color w:val="000000"/>
          <w:sz w:val="24"/>
          <w:szCs w:val="24"/>
          <w:highlight w:val="white"/>
        </w:rPr>
      </w:pPr>
      <w:del w:id="2189"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xs:schema</w:delText>
        </w:r>
        <w:r w:rsidDel="00BE2DAC">
          <w:rPr>
            <w:rFonts w:ascii="Times New Roman" w:hAnsi="Times New Roman" w:cs="Times New Roman"/>
            <w:color w:val="FF0000"/>
            <w:sz w:val="24"/>
            <w:szCs w:val="24"/>
            <w:highlight w:val="white"/>
          </w:rPr>
          <w:delText xml:space="preserve"> xmlns:xs</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http://www.w3.org/2001/XMLSchema</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elementFormDefault</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qualified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attributeFormDefault</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unqualified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0" w:author="Vijay Parmar" w:date="2009-04-10T15:14:00Z"/>
          <w:rFonts w:ascii="Times New Roman" w:hAnsi="Times New Roman" w:cs="Times New Roman"/>
          <w:color w:val="000000"/>
          <w:sz w:val="24"/>
          <w:szCs w:val="24"/>
          <w:highlight w:val="white"/>
        </w:rPr>
      </w:pPr>
      <w:del w:id="219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2" w:author="Vijay Parmar" w:date="2009-04-10T15:14:00Z"/>
          <w:rFonts w:ascii="Times New Roman" w:hAnsi="Times New Roman" w:cs="Times New Roman"/>
          <w:color w:val="000000"/>
          <w:sz w:val="24"/>
          <w:szCs w:val="24"/>
          <w:highlight w:val="white"/>
        </w:rPr>
      </w:pPr>
      <w:del w:id="219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850048">
      <w:pPr>
        <w:autoSpaceDE w:val="0"/>
        <w:autoSpaceDN w:val="0"/>
        <w:adjustRightInd w:val="0"/>
        <w:spacing w:after="0" w:line="240" w:lineRule="auto"/>
        <w:rPr>
          <w:del w:id="2194" w:author="Vijay Parmar" w:date="2009-04-10T15:14:00Z"/>
          <w:rFonts w:ascii="Times New Roman" w:hAnsi="Times New Roman" w:cs="Times New Roman"/>
          <w:color w:val="000000"/>
          <w:sz w:val="24"/>
          <w:szCs w:val="24"/>
          <w:highlight w:val="white"/>
        </w:rPr>
      </w:pPr>
      <w:del w:id="219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specifying required Authentication Information. Please refer the caGrid Wiki for</w:delText>
        </w:r>
        <w:r w:rsidR="00850048"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details regarding Authentication Service.</w:delText>
        </w:r>
      </w:del>
    </w:p>
    <w:p w:rsidR="003B23E4" w:rsidDel="00BE2DAC" w:rsidRDefault="003B23E4" w:rsidP="003B23E4">
      <w:pPr>
        <w:autoSpaceDE w:val="0"/>
        <w:autoSpaceDN w:val="0"/>
        <w:adjustRightInd w:val="0"/>
        <w:spacing w:after="0" w:line="240" w:lineRule="auto"/>
        <w:rPr>
          <w:del w:id="2196" w:author="Vijay Parmar" w:date="2009-04-10T15:14:00Z"/>
          <w:rFonts w:ascii="Times New Roman" w:hAnsi="Times New Roman" w:cs="Times New Roman"/>
          <w:color w:val="000000"/>
          <w:sz w:val="24"/>
          <w:szCs w:val="24"/>
          <w:highlight w:val="white"/>
        </w:rPr>
      </w:pPr>
      <w:del w:id="2197"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200005" w:rsidDel="00BE2DAC">
          <w:rPr>
            <w:rFonts w:ascii="Times New Roman" w:hAnsi="Times New Roman" w:cs="Times New Roman"/>
            <w:color w:val="000000"/>
            <w:sz w:val="24"/>
            <w:szCs w:val="24"/>
            <w:highlight w:val="white"/>
          </w:rPr>
          <w:tab/>
        </w:r>
        <w:r w:rsidR="00200005"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198" w:author="Vijay Parmar" w:date="2009-04-10T15:14:00Z"/>
          <w:rFonts w:ascii="Times New Roman" w:hAnsi="Times New Roman" w:cs="Times New Roman"/>
          <w:color w:val="000000"/>
          <w:sz w:val="24"/>
          <w:szCs w:val="24"/>
          <w:highlight w:val="white"/>
        </w:rPr>
      </w:pPr>
      <w:del w:id="219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0" w:author="Vijay Parmar" w:date="2009-04-10T15:14:00Z"/>
          <w:rFonts w:ascii="Times New Roman" w:hAnsi="Times New Roman" w:cs="Times New Roman"/>
          <w:color w:val="000000"/>
          <w:sz w:val="24"/>
          <w:szCs w:val="24"/>
          <w:highlight w:val="white"/>
        </w:rPr>
      </w:pPr>
      <w:del w:id="220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2" w:author="Vijay Parmar" w:date="2009-04-10T15:14:00Z"/>
          <w:rFonts w:ascii="Times New Roman" w:hAnsi="Times New Roman" w:cs="Times New Roman"/>
          <w:color w:val="000000"/>
          <w:sz w:val="24"/>
          <w:szCs w:val="24"/>
          <w:highlight w:val="white"/>
        </w:rPr>
      </w:pPr>
      <w:del w:id="220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4" w:author="Vijay Parmar" w:date="2009-04-10T15:14:00Z"/>
          <w:rFonts w:ascii="Times New Roman" w:hAnsi="Times New Roman" w:cs="Times New Roman"/>
          <w:color w:val="000000"/>
          <w:sz w:val="24"/>
          <w:szCs w:val="24"/>
          <w:highlight w:val="white"/>
        </w:rPr>
      </w:pPr>
      <w:del w:id="220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6" w:author="Vijay Parmar" w:date="2009-04-10T15:14:00Z"/>
          <w:rFonts w:ascii="Times New Roman" w:hAnsi="Times New Roman" w:cs="Times New Roman"/>
          <w:color w:val="000000"/>
          <w:sz w:val="24"/>
          <w:szCs w:val="24"/>
          <w:highlight w:val="white"/>
        </w:rPr>
      </w:pPr>
      <w:del w:id="220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08" w:author="Vijay Parmar" w:date="2009-04-10T15:14:00Z"/>
          <w:rFonts w:ascii="Times New Roman" w:hAnsi="Times New Roman" w:cs="Times New Roman"/>
          <w:color w:val="000000"/>
          <w:sz w:val="24"/>
          <w:szCs w:val="24"/>
          <w:highlight w:val="white"/>
        </w:rPr>
      </w:pPr>
      <w:del w:id="220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dorian-information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0" w:author="Vijay Parmar" w:date="2009-04-10T15:14:00Z"/>
          <w:rFonts w:ascii="Times New Roman" w:hAnsi="Times New Roman" w:cs="Times New Roman"/>
          <w:color w:val="000000"/>
          <w:sz w:val="24"/>
          <w:szCs w:val="24"/>
          <w:highlight w:val="white"/>
        </w:rPr>
      </w:pPr>
      <w:del w:id="221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2" w:author="Vijay Parmar" w:date="2009-04-10T15:14:00Z"/>
          <w:rFonts w:ascii="Times New Roman" w:hAnsi="Times New Roman" w:cs="Times New Roman"/>
          <w:color w:val="000000"/>
          <w:sz w:val="24"/>
          <w:szCs w:val="24"/>
          <w:highlight w:val="white"/>
        </w:rPr>
      </w:pPr>
      <w:del w:id="221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4" w:author="Vijay Parmar" w:date="2009-04-10T15:14:00Z"/>
          <w:rFonts w:ascii="Times New Roman" w:hAnsi="Times New Roman" w:cs="Times New Roman"/>
          <w:color w:val="000000"/>
          <w:sz w:val="24"/>
          <w:szCs w:val="24"/>
          <w:highlight w:val="white"/>
        </w:rPr>
      </w:pPr>
      <w:del w:id="221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6" w:author="Vijay Parmar" w:date="2009-04-10T15:14:00Z"/>
          <w:rFonts w:ascii="Times New Roman" w:hAnsi="Times New Roman" w:cs="Times New Roman"/>
          <w:color w:val="000000"/>
          <w:sz w:val="24"/>
          <w:szCs w:val="24"/>
          <w:highlight w:val="white"/>
        </w:rPr>
      </w:pPr>
      <w:del w:id="221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authentication-service-list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18" w:author="Vijay Parmar" w:date="2009-04-10T15:14:00Z"/>
          <w:rFonts w:ascii="Times New Roman" w:hAnsi="Times New Roman" w:cs="Times New Roman"/>
          <w:color w:val="000000"/>
          <w:sz w:val="24"/>
          <w:szCs w:val="24"/>
          <w:highlight w:val="white"/>
        </w:rPr>
      </w:pPr>
      <w:del w:id="221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5A0441">
      <w:pPr>
        <w:autoSpaceDE w:val="0"/>
        <w:autoSpaceDN w:val="0"/>
        <w:adjustRightInd w:val="0"/>
        <w:spacing w:after="0" w:line="240" w:lineRule="auto"/>
        <w:rPr>
          <w:del w:id="2220" w:author="Vijay Parmar" w:date="2009-04-10T15:14:00Z"/>
          <w:rFonts w:ascii="Times New Roman" w:hAnsi="Times New Roman" w:cs="Times New Roman"/>
          <w:color w:val="000000"/>
          <w:sz w:val="24"/>
          <w:szCs w:val="24"/>
          <w:highlight w:val="white"/>
        </w:rPr>
      </w:pPr>
      <w:del w:id="222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R="00F527BA" w:rsidDel="00BE2DAC">
          <w:rPr>
            <w:rFonts w:ascii="Times New Roman" w:hAnsi="Times New Roman" w:cs="Times New Roman"/>
            <w:color w:val="000000"/>
            <w:sz w:val="24"/>
            <w:szCs w:val="24"/>
            <w:highlight w:val="white"/>
          </w:rPr>
          <w:delText>Element</w:delText>
        </w:r>
        <w:r w:rsidDel="00BE2DAC">
          <w:rPr>
            <w:rFonts w:ascii="Times New Roman" w:hAnsi="Times New Roman" w:cs="Times New Roman"/>
            <w:color w:val="000000"/>
            <w:sz w:val="24"/>
            <w:szCs w:val="24"/>
            <w:highlight w:val="white"/>
          </w:rPr>
          <w:delText xml:space="preserve"> allows specifying a list of Authentication</w:delText>
        </w:r>
        <w:r w:rsidR="005A0441" w:rsidDel="00BE2DAC">
          <w:rPr>
            <w:rFonts w:ascii="Times New Roman" w:hAnsi="Times New Roman" w:cs="Times New Roman"/>
            <w:color w:val="000000"/>
            <w:sz w:val="24"/>
            <w:szCs w:val="24"/>
            <w:highlight w:val="white"/>
          </w:rPr>
          <w:delText>.</w:delText>
        </w:r>
      </w:del>
    </w:p>
    <w:p w:rsidR="003B23E4" w:rsidDel="00BE2DAC" w:rsidRDefault="003B23E4" w:rsidP="003B23E4">
      <w:pPr>
        <w:autoSpaceDE w:val="0"/>
        <w:autoSpaceDN w:val="0"/>
        <w:adjustRightInd w:val="0"/>
        <w:spacing w:after="0" w:line="240" w:lineRule="auto"/>
        <w:rPr>
          <w:del w:id="2222" w:author="Vijay Parmar" w:date="2009-04-10T15:14:00Z"/>
          <w:rFonts w:ascii="Times New Roman" w:hAnsi="Times New Roman" w:cs="Times New Roman"/>
          <w:color w:val="000000"/>
          <w:sz w:val="24"/>
          <w:szCs w:val="24"/>
          <w:highlight w:val="white"/>
        </w:rPr>
      </w:pPr>
      <w:del w:id="2223" w:author="Vijay Parmar" w:date="2009-04-10T15:14:00Z">
        <w:r w:rsidDel="00BE2DAC">
          <w:rPr>
            <w:rFonts w:ascii="Times New Roman" w:hAnsi="Times New Roman" w:cs="Times New Roman"/>
            <w:color w:val="000000"/>
            <w:sz w:val="24"/>
            <w:szCs w:val="24"/>
            <w:highlight w:val="white"/>
          </w:rPr>
          <w:delText xml:space="preserve">       </w:delText>
        </w:r>
        <w:r w:rsidR="00E97760" w:rsidDel="00BE2DAC">
          <w:rPr>
            <w:rFonts w:ascii="Times New Roman" w:hAnsi="Times New Roman" w:cs="Times New Roman"/>
            <w:color w:val="000000"/>
            <w:sz w:val="24"/>
            <w:szCs w:val="24"/>
            <w:highlight w:val="white"/>
          </w:rPr>
          <w:tab/>
        </w:r>
        <w:r w:rsidR="00E97760"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4" w:author="Vijay Parmar" w:date="2009-04-10T15:14:00Z"/>
          <w:rFonts w:ascii="Times New Roman" w:hAnsi="Times New Roman" w:cs="Times New Roman"/>
          <w:color w:val="000000"/>
          <w:sz w:val="24"/>
          <w:szCs w:val="24"/>
          <w:highlight w:val="white"/>
        </w:rPr>
      </w:pPr>
      <w:del w:id="222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6" w:author="Vijay Parmar" w:date="2009-04-10T15:14:00Z"/>
          <w:rFonts w:ascii="Times New Roman" w:hAnsi="Times New Roman" w:cs="Times New Roman"/>
          <w:color w:val="000000"/>
          <w:sz w:val="24"/>
          <w:szCs w:val="24"/>
          <w:highlight w:val="white"/>
        </w:rPr>
      </w:pPr>
      <w:del w:id="222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28" w:author="Vijay Parmar" w:date="2009-04-10T15:14:00Z"/>
          <w:rFonts w:ascii="Times New Roman" w:hAnsi="Times New Roman" w:cs="Times New Roman"/>
          <w:color w:val="000000"/>
          <w:sz w:val="24"/>
          <w:szCs w:val="24"/>
          <w:highlight w:val="white"/>
        </w:rPr>
      </w:pPr>
      <w:del w:id="222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0" w:author="Vijay Parmar" w:date="2009-04-10T15:14:00Z"/>
          <w:rFonts w:ascii="Times New Roman" w:hAnsi="Times New Roman" w:cs="Times New Roman"/>
          <w:color w:val="000000"/>
          <w:sz w:val="24"/>
          <w:szCs w:val="24"/>
          <w:highlight w:val="white"/>
        </w:rPr>
      </w:pPr>
      <w:del w:id="223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maxOccurs</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unbounded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2" w:author="Vijay Parmar" w:date="2009-04-10T15:14:00Z"/>
          <w:rFonts w:ascii="Times New Roman" w:hAnsi="Times New Roman" w:cs="Times New Roman"/>
          <w:color w:val="000000"/>
          <w:sz w:val="24"/>
          <w:szCs w:val="24"/>
          <w:highlight w:val="white"/>
        </w:rPr>
      </w:pPr>
      <w:del w:id="223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4" w:author="Vijay Parmar" w:date="2009-04-10T15:14:00Z"/>
          <w:rFonts w:ascii="Times New Roman" w:hAnsi="Times New Roman" w:cs="Times New Roman"/>
          <w:color w:val="000000"/>
          <w:sz w:val="24"/>
          <w:szCs w:val="24"/>
          <w:highlight w:val="white"/>
        </w:rPr>
      </w:pPr>
      <w:del w:id="223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6" w:author="Vijay Parmar" w:date="2009-04-10T15:14:00Z"/>
          <w:rFonts w:ascii="Times New Roman" w:hAnsi="Times New Roman" w:cs="Times New Roman"/>
          <w:color w:val="000000"/>
          <w:sz w:val="24"/>
          <w:szCs w:val="24"/>
          <w:highlight w:val="white"/>
        </w:rPr>
      </w:pPr>
      <w:del w:id="223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38" w:author="Vijay Parmar" w:date="2009-04-10T15:14:00Z"/>
          <w:rFonts w:ascii="Times New Roman" w:hAnsi="Times New Roman" w:cs="Times New Roman"/>
          <w:color w:val="000000"/>
          <w:sz w:val="24"/>
          <w:szCs w:val="24"/>
          <w:highlight w:val="white"/>
        </w:rPr>
      </w:pPr>
      <w:del w:id="223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dorian-information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0" w:author="Vijay Parmar" w:date="2009-04-10T15:14:00Z"/>
          <w:rFonts w:ascii="Times New Roman" w:hAnsi="Times New Roman" w:cs="Times New Roman"/>
          <w:color w:val="000000"/>
          <w:sz w:val="24"/>
          <w:szCs w:val="24"/>
          <w:highlight w:val="white"/>
        </w:rPr>
      </w:pPr>
      <w:del w:id="224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2" w:author="Vijay Parmar" w:date="2009-04-10T15:14:00Z"/>
          <w:rFonts w:ascii="Times New Roman" w:hAnsi="Times New Roman" w:cs="Times New Roman"/>
          <w:color w:val="000000"/>
          <w:sz w:val="24"/>
          <w:szCs w:val="24"/>
          <w:highlight w:val="white"/>
        </w:rPr>
      </w:pPr>
      <w:del w:id="224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caGrid Dorian</w:delText>
        </w:r>
        <w:r w:rsidR="007538BC"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information. Please refer the caGrid Wiki for</w:delText>
        </w:r>
        <w:r w:rsidR="007538BC"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details regarding Dorian.</w:delText>
        </w:r>
        <w:r w:rsidR="007E5041" w:rsidDel="00BE2DAC">
          <w:rPr>
            <w:rFonts w:ascii="Times New Roman" w:hAnsi="Times New Roman" w:cs="Times New Roman"/>
            <w:color w:val="0000FF"/>
            <w:sz w:val="24"/>
            <w:szCs w:val="24"/>
            <w:highlight w:val="white"/>
          </w:rPr>
          <w:delText xml:space="preserve"> </w:delText>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4" w:author="Vijay Parmar" w:date="2009-04-10T15:14:00Z"/>
          <w:rFonts w:ascii="Times New Roman" w:hAnsi="Times New Roman" w:cs="Times New Roman"/>
          <w:color w:val="000000"/>
          <w:sz w:val="24"/>
          <w:szCs w:val="24"/>
          <w:highlight w:val="white"/>
        </w:rPr>
      </w:pPr>
      <w:del w:id="224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6" w:author="Vijay Parmar" w:date="2009-04-10T15:14:00Z"/>
          <w:rFonts w:ascii="Times New Roman" w:hAnsi="Times New Roman" w:cs="Times New Roman"/>
          <w:color w:val="000000"/>
          <w:sz w:val="24"/>
          <w:szCs w:val="24"/>
          <w:highlight w:val="white"/>
        </w:rPr>
      </w:pPr>
      <w:del w:id="224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48" w:author="Vijay Parmar" w:date="2009-04-10T15:14:00Z"/>
          <w:rFonts w:ascii="Times New Roman" w:hAnsi="Times New Roman" w:cs="Times New Roman"/>
          <w:color w:val="000000"/>
          <w:sz w:val="24"/>
          <w:szCs w:val="24"/>
          <w:highlight w:val="white"/>
        </w:rPr>
      </w:pPr>
      <w:del w:id="224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0" w:author="Vijay Parmar" w:date="2009-04-10T15:14:00Z"/>
          <w:rFonts w:ascii="Times New Roman" w:hAnsi="Times New Roman" w:cs="Times New Roman"/>
          <w:color w:val="000000"/>
          <w:sz w:val="24"/>
          <w:szCs w:val="24"/>
          <w:highlight w:val="white"/>
        </w:rPr>
      </w:pPr>
      <w:del w:id="225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2" w:author="Vijay Parmar" w:date="2009-04-10T15:14:00Z"/>
          <w:rFonts w:ascii="Times New Roman" w:hAnsi="Times New Roman" w:cs="Times New Roman"/>
          <w:color w:val="000000"/>
          <w:sz w:val="24"/>
          <w:szCs w:val="24"/>
          <w:highlight w:val="white"/>
        </w:rPr>
      </w:pPr>
      <w:del w:id="225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proxy-lifetime-hours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4" w:author="Vijay Parmar" w:date="2009-04-10T15:14:00Z"/>
          <w:rFonts w:ascii="Times New Roman" w:hAnsi="Times New Roman" w:cs="Times New Roman"/>
          <w:color w:val="000000"/>
          <w:sz w:val="24"/>
          <w:szCs w:val="24"/>
          <w:highlight w:val="white"/>
        </w:rPr>
      </w:pPr>
      <w:del w:id="225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proxy-lifetime-minutes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6" w:author="Vijay Parmar" w:date="2009-04-10T15:14:00Z"/>
          <w:rFonts w:ascii="Times New Roman" w:hAnsi="Times New Roman" w:cs="Times New Roman"/>
          <w:color w:val="000000"/>
          <w:sz w:val="24"/>
          <w:szCs w:val="24"/>
          <w:highlight w:val="white"/>
        </w:rPr>
      </w:pPr>
      <w:del w:id="225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proxy-lifetime-seconds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58" w:author="Vijay Parmar" w:date="2009-04-10T15:14:00Z"/>
          <w:rFonts w:ascii="Times New Roman" w:hAnsi="Times New Roman" w:cs="Times New Roman"/>
          <w:color w:val="000000"/>
          <w:sz w:val="24"/>
          <w:szCs w:val="24"/>
          <w:highlight w:val="white"/>
        </w:rPr>
      </w:pPr>
      <w:del w:id="225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proxy-delegation-path-length</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0" w:author="Vijay Parmar" w:date="2009-04-10T15:14:00Z"/>
          <w:rFonts w:ascii="Times New Roman" w:hAnsi="Times New Roman" w:cs="Times New Roman"/>
          <w:color w:val="000000"/>
          <w:sz w:val="24"/>
          <w:szCs w:val="24"/>
          <w:highlight w:val="white"/>
        </w:rPr>
      </w:pPr>
      <w:del w:id="226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2" w:author="Vijay Parmar" w:date="2009-04-10T15:14:00Z"/>
          <w:rFonts w:ascii="Times New Roman" w:hAnsi="Times New Roman" w:cs="Times New Roman"/>
          <w:color w:val="000000"/>
          <w:sz w:val="24"/>
          <w:szCs w:val="24"/>
          <w:highlight w:val="white"/>
        </w:rPr>
      </w:pPr>
      <w:del w:id="226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4" w:author="Vijay Parmar" w:date="2009-04-10T15:14:00Z"/>
          <w:rFonts w:ascii="Times New Roman" w:hAnsi="Times New Roman" w:cs="Times New Roman"/>
          <w:color w:val="000000"/>
          <w:sz w:val="24"/>
          <w:szCs w:val="24"/>
          <w:highlight w:val="white"/>
        </w:rPr>
      </w:pPr>
      <w:del w:id="226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6" w:author="Vijay Parmar" w:date="2009-04-10T15:14:00Z"/>
          <w:rFonts w:ascii="Times New Roman" w:hAnsi="Times New Roman" w:cs="Times New Roman"/>
          <w:color w:val="000000"/>
          <w:sz w:val="24"/>
          <w:szCs w:val="24"/>
          <w:highlight w:val="white"/>
        </w:rPr>
      </w:pPr>
      <w:del w:id="226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68" w:author="Vijay Parmar" w:date="2009-04-10T15:14:00Z"/>
          <w:rFonts w:ascii="Times New Roman" w:hAnsi="Times New Roman" w:cs="Times New Roman"/>
          <w:color w:val="000000"/>
          <w:sz w:val="24"/>
          <w:szCs w:val="24"/>
          <w:highlight w:val="white"/>
        </w:rPr>
      </w:pPr>
      <w:del w:id="226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0" w:author="Vijay Parmar" w:date="2009-04-10T15:14:00Z"/>
          <w:rFonts w:ascii="Times New Roman" w:hAnsi="Times New Roman" w:cs="Times New Roman"/>
          <w:color w:val="000000"/>
          <w:sz w:val="24"/>
          <w:szCs w:val="24"/>
          <w:highlight w:val="white"/>
        </w:rPr>
      </w:pPr>
      <w:del w:id="227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CGMM related</w:delText>
        </w:r>
        <w:r w:rsidR="00D71EDB" w:rsidDel="00BE2DAC">
          <w:rPr>
            <w:rFonts w:ascii="Times New Roman" w:hAnsi="Times New Roman" w:cs="Times New Roman"/>
            <w:color w:val="000000"/>
            <w:sz w:val="24"/>
            <w:szCs w:val="24"/>
            <w:highlight w:val="white"/>
          </w:rPr>
          <w:delText>.</w:delText>
        </w:r>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R="00020DE1"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2" w:author="Vijay Parmar" w:date="2009-04-10T15:14:00Z"/>
          <w:rFonts w:ascii="Times New Roman" w:hAnsi="Times New Roman" w:cs="Times New Roman"/>
          <w:color w:val="000000"/>
          <w:sz w:val="24"/>
          <w:szCs w:val="24"/>
          <w:highlight w:val="white"/>
        </w:rPr>
      </w:pPr>
      <w:del w:id="227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4" w:author="Vijay Parmar" w:date="2009-04-10T15:14:00Z"/>
          <w:rFonts w:ascii="Times New Roman" w:hAnsi="Times New Roman" w:cs="Times New Roman"/>
          <w:color w:val="000000"/>
          <w:sz w:val="24"/>
          <w:szCs w:val="24"/>
          <w:highlight w:val="white"/>
        </w:rPr>
      </w:pPr>
      <w:del w:id="227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6" w:author="Vijay Parmar" w:date="2009-04-10T15:14:00Z"/>
          <w:rFonts w:ascii="Times New Roman" w:hAnsi="Times New Roman" w:cs="Times New Roman"/>
          <w:color w:val="000000"/>
          <w:sz w:val="24"/>
          <w:szCs w:val="24"/>
          <w:highlight w:val="white"/>
        </w:rPr>
      </w:pPr>
      <w:del w:id="227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78" w:author="Vijay Parmar" w:date="2009-04-10T15:14:00Z"/>
          <w:rFonts w:ascii="Times New Roman" w:hAnsi="Times New Roman" w:cs="Times New Roman"/>
          <w:color w:val="000000"/>
          <w:sz w:val="24"/>
          <w:szCs w:val="24"/>
          <w:highlight w:val="white"/>
        </w:rPr>
      </w:pPr>
      <w:del w:id="227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0" w:author="Vijay Parmar" w:date="2009-04-10T15:14:00Z"/>
          <w:rFonts w:ascii="Times New Roman" w:hAnsi="Times New Roman" w:cs="Times New Roman"/>
          <w:color w:val="000000"/>
          <w:sz w:val="24"/>
          <w:szCs w:val="24"/>
          <w:highlight w:val="white"/>
        </w:rPr>
      </w:pPr>
      <w:del w:id="228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cgmm-login-config-file-name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2" w:author="Vijay Parmar" w:date="2009-04-10T15:14:00Z"/>
          <w:rFonts w:ascii="Times New Roman" w:hAnsi="Times New Roman" w:cs="Times New Roman"/>
          <w:color w:val="000000"/>
          <w:sz w:val="24"/>
          <w:szCs w:val="24"/>
          <w:highlight w:val="white"/>
        </w:rPr>
      </w:pPr>
      <w:del w:id="228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start-auto-syncgts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4" w:author="Vijay Parmar" w:date="2009-04-10T15:14:00Z"/>
          <w:rFonts w:ascii="Times New Roman" w:hAnsi="Times New Roman" w:cs="Times New Roman"/>
          <w:color w:val="000000"/>
          <w:sz w:val="24"/>
          <w:szCs w:val="24"/>
          <w:highlight w:val="white"/>
        </w:rPr>
      </w:pPr>
      <w:del w:id="228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cgmm-new-grid-user-creation-disabled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6" w:author="Vijay Parmar" w:date="2009-04-10T15:14:00Z"/>
          <w:rFonts w:ascii="Times New Roman" w:hAnsi="Times New Roman" w:cs="Times New Roman"/>
          <w:color w:val="000000"/>
          <w:sz w:val="24"/>
          <w:szCs w:val="24"/>
          <w:highlight w:val="white"/>
        </w:rPr>
      </w:pPr>
      <w:del w:id="228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cgmm-new-grid-user-creation-host-redirect-uri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88" w:author="Vijay Parmar" w:date="2009-04-10T15:14:00Z"/>
          <w:rFonts w:ascii="Times New Roman" w:hAnsi="Times New Roman" w:cs="Times New Roman"/>
          <w:color w:val="000000"/>
          <w:sz w:val="24"/>
          <w:szCs w:val="24"/>
          <w:highlight w:val="white"/>
        </w:rPr>
      </w:pPr>
      <w:del w:id="228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0" w:author="Vijay Parmar" w:date="2009-04-10T15:14:00Z"/>
          <w:rFonts w:ascii="Times New Roman" w:hAnsi="Times New Roman" w:cs="Times New Roman"/>
          <w:color w:val="000000"/>
          <w:sz w:val="24"/>
          <w:szCs w:val="24"/>
          <w:highlight w:val="white"/>
        </w:rPr>
      </w:pPr>
      <w:del w:id="229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2" w:author="Vijay Parmar" w:date="2009-04-10T15:14:00Z"/>
          <w:rFonts w:ascii="Times New Roman" w:hAnsi="Times New Roman" w:cs="Times New Roman"/>
          <w:color w:val="000000"/>
          <w:sz w:val="24"/>
          <w:szCs w:val="24"/>
          <w:highlight w:val="white"/>
        </w:rPr>
      </w:pPr>
      <w:del w:id="229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4" w:author="Vijay Parmar" w:date="2009-04-10T15:14:00Z"/>
          <w:rFonts w:ascii="Times New Roman" w:hAnsi="Times New Roman" w:cs="Times New Roman"/>
          <w:color w:val="000000"/>
          <w:sz w:val="24"/>
          <w:szCs w:val="24"/>
          <w:highlight w:val="white"/>
        </w:rPr>
      </w:pPr>
      <w:del w:id="229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296" w:author="Vijay Parmar" w:date="2009-04-10T15:14:00Z"/>
          <w:rFonts w:ascii="Times New Roman" w:hAnsi="Times New Roman" w:cs="Times New Roman"/>
          <w:color w:val="000000"/>
          <w:sz w:val="24"/>
          <w:szCs w:val="24"/>
          <w:highlight w:val="white"/>
        </w:rPr>
      </w:pPr>
      <w:del w:id="229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87B44">
      <w:pPr>
        <w:autoSpaceDE w:val="0"/>
        <w:autoSpaceDN w:val="0"/>
        <w:adjustRightInd w:val="0"/>
        <w:spacing w:after="0" w:line="240" w:lineRule="auto"/>
        <w:rPr>
          <w:del w:id="2298" w:author="Vijay Parmar" w:date="2009-04-10T15:14:00Z"/>
          <w:rFonts w:ascii="Times New Roman" w:hAnsi="Times New Roman" w:cs="Times New Roman"/>
          <w:color w:val="000000"/>
          <w:sz w:val="24"/>
          <w:szCs w:val="24"/>
          <w:highlight w:val="white"/>
        </w:rPr>
      </w:pPr>
      <w:del w:id="229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specification of Host Application</w:delText>
        </w:r>
        <w:r w:rsidR="00387B44"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information.</w:delText>
        </w:r>
      </w:del>
    </w:p>
    <w:p w:rsidR="003B23E4" w:rsidDel="00BE2DAC" w:rsidRDefault="003B23E4" w:rsidP="003B23E4">
      <w:pPr>
        <w:autoSpaceDE w:val="0"/>
        <w:autoSpaceDN w:val="0"/>
        <w:adjustRightInd w:val="0"/>
        <w:spacing w:after="0" w:line="240" w:lineRule="auto"/>
        <w:rPr>
          <w:del w:id="2300" w:author="Vijay Parmar" w:date="2009-04-10T15:14:00Z"/>
          <w:rFonts w:ascii="Times New Roman" w:hAnsi="Times New Roman" w:cs="Times New Roman"/>
          <w:color w:val="000000"/>
          <w:sz w:val="24"/>
          <w:szCs w:val="24"/>
          <w:highlight w:val="white"/>
        </w:rPr>
      </w:pPr>
      <w:del w:id="2301"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R="00952D09" w:rsidDel="00BE2DAC">
          <w:rPr>
            <w:rFonts w:ascii="Times New Roman" w:hAnsi="Times New Roman" w:cs="Times New Roman"/>
            <w:color w:val="000000"/>
            <w:sz w:val="24"/>
            <w:szCs w:val="24"/>
            <w:highlight w:val="white"/>
          </w:rPr>
          <w:tab/>
        </w:r>
        <w:r w:rsidR="00952D09"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2" w:author="Vijay Parmar" w:date="2009-04-10T15:14:00Z"/>
          <w:rFonts w:ascii="Times New Roman" w:hAnsi="Times New Roman" w:cs="Times New Roman"/>
          <w:color w:val="000000"/>
          <w:sz w:val="24"/>
          <w:szCs w:val="24"/>
          <w:highlight w:val="white"/>
        </w:rPr>
      </w:pPr>
      <w:del w:id="230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4" w:author="Vijay Parmar" w:date="2009-04-10T15:14:00Z"/>
          <w:rFonts w:ascii="Times New Roman" w:hAnsi="Times New Roman" w:cs="Times New Roman"/>
          <w:color w:val="000000"/>
          <w:sz w:val="24"/>
          <w:szCs w:val="24"/>
          <w:highlight w:val="white"/>
        </w:rPr>
      </w:pPr>
      <w:del w:id="230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6" w:author="Vijay Parmar" w:date="2009-04-10T15:14:00Z"/>
          <w:rFonts w:ascii="Times New Roman" w:hAnsi="Times New Roman" w:cs="Times New Roman"/>
          <w:color w:val="000000"/>
          <w:sz w:val="24"/>
          <w:szCs w:val="24"/>
          <w:highlight w:val="white"/>
        </w:rPr>
      </w:pPr>
      <w:del w:id="230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08" w:author="Vijay Parmar" w:date="2009-04-10T15:14:00Z"/>
          <w:rFonts w:ascii="Times New Roman" w:hAnsi="Times New Roman" w:cs="Times New Roman"/>
          <w:color w:val="000000"/>
          <w:sz w:val="24"/>
          <w:szCs w:val="24"/>
          <w:highlight w:val="white"/>
        </w:rPr>
      </w:pPr>
      <w:del w:id="230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0" w:author="Vijay Parmar" w:date="2009-04-10T15:14:00Z"/>
          <w:rFonts w:ascii="Times New Roman" w:hAnsi="Times New Roman" w:cs="Times New Roman"/>
          <w:color w:val="000000"/>
          <w:sz w:val="24"/>
          <w:szCs w:val="24"/>
          <w:highlight w:val="white"/>
        </w:rPr>
      </w:pPr>
      <w:del w:id="231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host-application-name-for-csm</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2" w:author="Vijay Parmar" w:date="2009-04-10T15:14:00Z"/>
          <w:rFonts w:ascii="Times New Roman" w:hAnsi="Times New Roman" w:cs="Times New Roman"/>
          <w:color w:val="000000"/>
          <w:sz w:val="24"/>
          <w:szCs w:val="24"/>
          <w:highlight w:val="white"/>
        </w:rPr>
      </w:pPr>
      <w:del w:id="231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host-public-home-page-url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4" w:author="Vijay Parmar" w:date="2009-04-10T15:14:00Z"/>
          <w:rFonts w:ascii="Times New Roman" w:hAnsi="Times New Roman" w:cs="Times New Roman"/>
          <w:color w:val="000000"/>
          <w:sz w:val="24"/>
          <w:szCs w:val="24"/>
          <w:highlight w:val="white"/>
        </w:rPr>
      </w:pPr>
      <w:del w:id="231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host-user-home-page-url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6" w:author="Vijay Parmar" w:date="2009-04-10T15:14:00Z"/>
          <w:rFonts w:ascii="Times New Roman" w:hAnsi="Times New Roman" w:cs="Times New Roman"/>
          <w:color w:val="000000"/>
          <w:sz w:val="24"/>
          <w:szCs w:val="24"/>
          <w:highlight w:val="white"/>
        </w:rPr>
      </w:pPr>
      <w:del w:id="231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host-new-local-user-creation-url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18" w:author="Vijay Parmar" w:date="2009-04-10T15:14:00Z"/>
          <w:rFonts w:ascii="Times New Roman" w:hAnsi="Times New Roman" w:cs="Times New Roman"/>
          <w:color w:val="000000"/>
          <w:sz w:val="24"/>
          <w:szCs w:val="24"/>
          <w:highlight w:val="white"/>
        </w:rPr>
      </w:pPr>
      <w:del w:id="231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0" w:author="Vijay Parmar" w:date="2009-04-10T15:14:00Z"/>
          <w:rFonts w:ascii="Times New Roman" w:hAnsi="Times New Roman" w:cs="Times New Roman"/>
          <w:color w:val="000000"/>
          <w:sz w:val="24"/>
          <w:szCs w:val="24"/>
          <w:highlight w:val="white"/>
        </w:rPr>
      </w:pPr>
      <w:del w:id="232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2" w:author="Vijay Parmar" w:date="2009-04-10T15:14:00Z"/>
          <w:rFonts w:ascii="Times New Roman" w:hAnsi="Times New Roman" w:cs="Times New Roman"/>
          <w:color w:val="000000"/>
          <w:sz w:val="24"/>
          <w:szCs w:val="24"/>
          <w:highlight w:val="white"/>
        </w:rPr>
      </w:pPr>
      <w:del w:id="232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4" w:author="Vijay Parmar" w:date="2009-04-10T15:14:00Z"/>
          <w:rFonts w:ascii="Times New Roman" w:hAnsi="Times New Roman" w:cs="Times New Roman"/>
          <w:color w:val="000000"/>
          <w:sz w:val="24"/>
          <w:szCs w:val="24"/>
          <w:highlight w:val="white"/>
        </w:rPr>
      </w:pPr>
      <w:del w:id="232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cgmm-new-grid-user-creation-disabled</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26" w:author="Vijay Parmar" w:date="2009-04-10T15:14:00Z"/>
          <w:rFonts w:ascii="Times New Roman" w:hAnsi="Times New Roman" w:cs="Times New Roman"/>
          <w:color w:val="000000"/>
          <w:sz w:val="24"/>
          <w:szCs w:val="24"/>
          <w:highlight w:val="white"/>
        </w:rPr>
      </w:pPr>
      <w:del w:id="232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7340ED">
      <w:pPr>
        <w:autoSpaceDE w:val="0"/>
        <w:autoSpaceDN w:val="0"/>
        <w:adjustRightInd w:val="0"/>
        <w:spacing w:after="0" w:line="240" w:lineRule="auto"/>
        <w:rPr>
          <w:del w:id="2328" w:author="Vijay Parmar" w:date="2009-04-10T15:14:00Z"/>
          <w:rFonts w:ascii="Times New Roman" w:hAnsi="Times New Roman" w:cs="Times New Roman"/>
          <w:color w:val="000000"/>
          <w:sz w:val="24"/>
          <w:szCs w:val="24"/>
          <w:highlight w:val="white"/>
        </w:rPr>
      </w:pPr>
      <w:del w:id="232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indicates if the New Grid User Creationis disabled for this installation of CGMM. A</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of true indicates the particular workflow is</w:delText>
        </w:r>
        <w:r w:rsidR="007340ED" w:rsidDel="00BE2DAC">
          <w:rPr>
            <w:rFonts w:ascii="Times New Roman" w:hAnsi="Times New Roman" w:cs="Times New Roman"/>
            <w:color w:val="000000"/>
            <w:sz w:val="24"/>
            <w:szCs w:val="24"/>
            <w:highlight w:val="white"/>
          </w:rPr>
          <w:delText>.</w:delText>
        </w:r>
        <w:r w:rsidDel="00BE2DAC">
          <w:rPr>
            <w:rFonts w:ascii="Times New Roman" w:hAnsi="Times New Roman" w:cs="Times New Roman"/>
            <w:color w:val="000000"/>
            <w:sz w:val="24"/>
            <w:szCs w:val="24"/>
            <w:highlight w:val="white"/>
          </w:rPr>
          <w:delText xml:space="preserve"> If disabled the</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new-grid-user-creation-host-redirect-url is. The value of false indicates that the workflow</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not disabled. The</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new-grid-user-creation-host-redirect-url is</w:delText>
        </w:r>
        <w:r w:rsidR="007340E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to have valid content.</w:delText>
        </w:r>
      </w:del>
    </w:p>
    <w:p w:rsidR="003B23E4" w:rsidDel="00BE2DAC" w:rsidRDefault="003B23E4" w:rsidP="003B23E4">
      <w:pPr>
        <w:autoSpaceDE w:val="0"/>
        <w:autoSpaceDN w:val="0"/>
        <w:adjustRightInd w:val="0"/>
        <w:spacing w:after="0" w:line="240" w:lineRule="auto"/>
        <w:rPr>
          <w:del w:id="2330" w:author="Vijay Parmar" w:date="2009-04-10T15:14:00Z"/>
          <w:rFonts w:ascii="Times New Roman" w:hAnsi="Times New Roman" w:cs="Times New Roman"/>
          <w:color w:val="000000"/>
          <w:sz w:val="24"/>
          <w:szCs w:val="24"/>
          <w:highlight w:val="white"/>
        </w:rPr>
      </w:pPr>
      <w:del w:id="233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32" w:author="Vijay Parmar" w:date="2009-04-10T15:14:00Z"/>
          <w:rFonts w:ascii="Times New Roman" w:hAnsi="Times New Roman" w:cs="Times New Roman"/>
          <w:color w:val="000000"/>
          <w:sz w:val="24"/>
          <w:szCs w:val="24"/>
          <w:highlight w:val="white"/>
        </w:rPr>
      </w:pPr>
      <w:del w:id="233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34" w:author="Vijay Parmar" w:date="2009-04-10T15:14:00Z"/>
          <w:rFonts w:ascii="Times New Roman" w:hAnsi="Times New Roman" w:cs="Times New Roman"/>
          <w:color w:val="000000"/>
          <w:sz w:val="24"/>
          <w:szCs w:val="24"/>
          <w:highlight w:val="white"/>
        </w:rPr>
      </w:pPr>
      <w:del w:id="233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36" w:author="Vijay Parmar" w:date="2009-04-10T15:14:00Z"/>
          <w:rFonts w:ascii="Times New Roman" w:hAnsi="Times New Roman" w:cs="Times New Roman"/>
          <w:color w:val="000000"/>
          <w:sz w:val="24"/>
          <w:szCs w:val="24"/>
          <w:highlight w:val="white"/>
        </w:rPr>
      </w:pPr>
      <w:del w:id="233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cgmm-new-grid-user-creation-host-redirect-uri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nillable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true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38" w:author="Vijay Parmar" w:date="2009-04-10T15:14:00Z"/>
          <w:rFonts w:ascii="Times New Roman" w:hAnsi="Times New Roman" w:cs="Times New Roman"/>
          <w:color w:val="000000"/>
          <w:sz w:val="24"/>
          <w:szCs w:val="24"/>
          <w:highlight w:val="white"/>
        </w:rPr>
      </w:pPr>
      <w:del w:id="233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F41FCD">
      <w:pPr>
        <w:autoSpaceDE w:val="0"/>
        <w:autoSpaceDN w:val="0"/>
        <w:adjustRightInd w:val="0"/>
        <w:spacing w:after="0" w:line="240" w:lineRule="auto"/>
        <w:rPr>
          <w:del w:id="2340" w:author="Vijay Parmar" w:date="2009-04-10T15:14:00Z"/>
          <w:rFonts w:ascii="Times New Roman" w:hAnsi="Times New Roman" w:cs="Times New Roman"/>
          <w:color w:val="000000"/>
          <w:sz w:val="24"/>
          <w:szCs w:val="24"/>
          <w:highlight w:val="white"/>
        </w:rPr>
      </w:pPr>
      <w:del w:id="234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element allows specifying the Hosts Redirect URL</w:delText>
        </w:r>
        <w:r w:rsidR="00F41FC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the New Grid User creation workflow is successfully. If this workflow is disabled, then the thisis ignored.</w:delText>
        </w:r>
      </w:del>
    </w:p>
    <w:p w:rsidR="003B23E4" w:rsidDel="00BE2DAC" w:rsidRDefault="003B23E4" w:rsidP="003B23E4">
      <w:pPr>
        <w:autoSpaceDE w:val="0"/>
        <w:autoSpaceDN w:val="0"/>
        <w:adjustRightInd w:val="0"/>
        <w:spacing w:after="0" w:line="240" w:lineRule="auto"/>
        <w:rPr>
          <w:del w:id="2342" w:author="Vijay Parmar" w:date="2009-04-10T15:14:00Z"/>
          <w:rFonts w:ascii="Times New Roman" w:hAnsi="Times New Roman" w:cs="Times New Roman"/>
          <w:color w:val="000000"/>
          <w:sz w:val="24"/>
          <w:szCs w:val="24"/>
          <w:highlight w:val="white"/>
        </w:rPr>
      </w:pPr>
      <w:del w:id="234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44" w:author="Vijay Parmar" w:date="2009-04-10T15:14:00Z"/>
          <w:rFonts w:ascii="Times New Roman" w:hAnsi="Times New Roman" w:cs="Times New Roman"/>
          <w:color w:val="000000"/>
          <w:sz w:val="24"/>
          <w:szCs w:val="24"/>
          <w:highlight w:val="white"/>
        </w:rPr>
      </w:pPr>
      <w:del w:id="234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46" w:author="Vijay Parmar" w:date="2009-04-10T15:14:00Z"/>
          <w:rFonts w:ascii="Times New Roman" w:hAnsi="Times New Roman" w:cs="Times New Roman"/>
          <w:color w:val="000000"/>
          <w:sz w:val="24"/>
          <w:szCs w:val="24"/>
          <w:highlight w:val="white"/>
        </w:rPr>
      </w:pPr>
      <w:del w:id="234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48" w:author="Vijay Parmar" w:date="2009-04-10T15:14:00Z"/>
          <w:rFonts w:ascii="Times New Roman" w:hAnsi="Times New Roman" w:cs="Times New Roman"/>
          <w:color w:val="000000"/>
          <w:sz w:val="24"/>
          <w:szCs w:val="24"/>
          <w:highlight w:val="white"/>
        </w:rPr>
      </w:pPr>
      <w:del w:id="234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50" w:author="Vijay Parmar" w:date="2009-04-10T15:14:00Z"/>
          <w:rFonts w:ascii="Times New Roman" w:hAnsi="Times New Roman" w:cs="Times New Roman"/>
          <w:color w:val="000000"/>
          <w:sz w:val="24"/>
          <w:szCs w:val="24"/>
          <w:highlight w:val="white"/>
        </w:rPr>
      </w:pPr>
      <w:del w:id="235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C22ECC">
      <w:pPr>
        <w:autoSpaceDE w:val="0"/>
        <w:autoSpaceDN w:val="0"/>
        <w:adjustRightInd w:val="0"/>
        <w:spacing w:after="0" w:line="240" w:lineRule="auto"/>
        <w:ind w:left="2160"/>
        <w:rPr>
          <w:del w:id="2352" w:author="Vijay Parmar" w:date="2009-04-10T15:14:00Z"/>
          <w:rFonts w:ascii="Times New Roman" w:hAnsi="Times New Roman" w:cs="Times New Roman"/>
          <w:color w:val="000000"/>
          <w:sz w:val="24"/>
          <w:szCs w:val="24"/>
          <w:highlight w:val="white"/>
        </w:rPr>
      </w:pPr>
      <w:del w:id="2353"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Web application context name of CGMM Web</w:delText>
        </w:r>
        <w:r w:rsidR="0069004E"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 The default value is cgmmweb</w:delText>
        </w:r>
      </w:del>
    </w:p>
    <w:p w:rsidR="003B23E4" w:rsidDel="00BE2DAC" w:rsidRDefault="003B23E4" w:rsidP="003B23E4">
      <w:pPr>
        <w:autoSpaceDE w:val="0"/>
        <w:autoSpaceDN w:val="0"/>
        <w:adjustRightInd w:val="0"/>
        <w:spacing w:after="0" w:line="240" w:lineRule="auto"/>
        <w:rPr>
          <w:del w:id="2354" w:author="Vijay Parmar" w:date="2009-04-10T15:14:00Z"/>
          <w:rFonts w:ascii="Times New Roman" w:hAnsi="Times New Roman" w:cs="Times New Roman"/>
          <w:color w:val="000000"/>
          <w:sz w:val="24"/>
          <w:szCs w:val="24"/>
          <w:highlight w:val="white"/>
        </w:rPr>
      </w:pPr>
      <w:del w:id="235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56" w:author="Vijay Parmar" w:date="2009-04-10T15:14:00Z"/>
          <w:rFonts w:ascii="Times New Roman" w:hAnsi="Times New Roman" w:cs="Times New Roman"/>
          <w:color w:val="000000"/>
          <w:sz w:val="24"/>
          <w:szCs w:val="24"/>
          <w:highlight w:val="white"/>
        </w:rPr>
      </w:pPr>
      <w:del w:id="235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58" w:author="Vijay Parmar" w:date="2009-04-10T15:14:00Z"/>
          <w:rFonts w:ascii="Times New Roman" w:hAnsi="Times New Roman" w:cs="Times New Roman"/>
          <w:color w:val="000000"/>
          <w:sz w:val="24"/>
          <w:szCs w:val="24"/>
          <w:highlight w:val="white"/>
        </w:rPr>
      </w:pPr>
      <w:del w:id="235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0" w:author="Vijay Parmar" w:date="2009-04-10T15:14:00Z"/>
          <w:rFonts w:ascii="Times New Roman" w:hAnsi="Times New Roman" w:cs="Times New Roman"/>
          <w:color w:val="000000"/>
          <w:sz w:val="24"/>
          <w:szCs w:val="24"/>
          <w:highlight w:val="white"/>
        </w:rPr>
      </w:pPr>
      <w:del w:id="236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cgmm-login-config-file-name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62" w:author="Vijay Parmar" w:date="2009-04-10T15:14:00Z"/>
          <w:rFonts w:ascii="Times New Roman" w:hAnsi="Times New Roman" w:cs="Times New Roman"/>
          <w:color w:val="000000"/>
          <w:sz w:val="24"/>
          <w:szCs w:val="24"/>
          <w:highlight w:val="white"/>
        </w:rPr>
      </w:pPr>
      <w:del w:id="236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A25EC5">
      <w:pPr>
        <w:autoSpaceDE w:val="0"/>
        <w:autoSpaceDN w:val="0"/>
        <w:adjustRightInd w:val="0"/>
        <w:spacing w:after="0" w:line="240" w:lineRule="auto"/>
        <w:rPr>
          <w:del w:id="2364" w:author="Vijay Parmar" w:date="2009-04-10T15:14:00Z"/>
          <w:rFonts w:ascii="Times New Roman" w:hAnsi="Times New Roman" w:cs="Times New Roman"/>
          <w:color w:val="000000"/>
          <w:sz w:val="24"/>
          <w:szCs w:val="24"/>
          <w:highlight w:val="white"/>
        </w:rPr>
      </w:pPr>
      <w:del w:id="236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r w:rsidDel="00BE2DAC">
          <w:rPr>
            <w:rFonts w:ascii="Times New Roman" w:hAnsi="Times New Roman" w:cs="Times New Roman"/>
            <w:color w:val="000000"/>
            <w:sz w:val="24"/>
            <w:szCs w:val="24"/>
            <w:highlight w:val="white"/>
          </w:rPr>
          <w:delText>JAAS Login Config file name. This file consists the</w:delText>
        </w:r>
      </w:del>
    </w:p>
    <w:p w:rsidR="003B23E4" w:rsidDel="00BE2DAC" w:rsidRDefault="003B23E4" w:rsidP="009A0D7D">
      <w:pPr>
        <w:autoSpaceDE w:val="0"/>
        <w:autoSpaceDN w:val="0"/>
        <w:adjustRightInd w:val="0"/>
        <w:spacing w:after="0" w:line="240" w:lineRule="auto"/>
        <w:rPr>
          <w:del w:id="2366" w:author="Vijay Parmar" w:date="2009-04-10T15:14:00Z"/>
          <w:rFonts w:ascii="Times New Roman" w:hAnsi="Times New Roman" w:cs="Times New Roman"/>
          <w:color w:val="000000"/>
          <w:sz w:val="24"/>
          <w:szCs w:val="24"/>
          <w:highlight w:val="white"/>
        </w:rPr>
      </w:pPr>
      <w:del w:id="236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Authentication configuration necessary for</w:delText>
        </w:r>
        <w:r w:rsidR="00A25EC5"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of CSM users. If the</w:delText>
        </w:r>
        <w:r w:rsidR="00A25EC5"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security.auth.login.config JAAS property is set in</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then this element is ignored and the</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Module Configuration for cgmmweb is obtained from</w:delText>
        </w:r>
        <w:r w:rsidR="009A0D7D"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particular Login Configuration.</w:delText>
        </w:r>
      </w:del>
    </w:p>
    <w:p w:rsidR="003B23E4" w:rsidDel="00BE2DAC" w:rsidRDefault="003B23E4" w:rsidP="003B23E4">
      <w:pPr>
        <w:autoSpaceDE w:val="0"/>
        <w:autoSpaceDN w:val="0"/>
        <w:adjustRightInd w:val="0"/>
        <w:spacing w:after="0" w:line="240" w:lineRule="auto"/>
        <w:rPr>
          <w:del w:id="2368" w:author="Vijay Parmar" w:date="2009-04-10T15:14:00Z"/>
          <w:rFonts w:ascii="Times New Roman" w:hAnsi="Times New Roman" w:cs="Times New Roman"/>
          <w:color w:val="000000"/>
          <w:sz w:val="24"/>
          <w:szCs w:val="24"/>
          <w:highlight w:val="white"/>
        </w:rPr>
      </w:pPr>
      <w:del w:id="236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0" w:author="Vijay Parmar" w:date="2009-04-10T15:14:00Z"/>
          <w:rFonts w:ascii="Times New Roman" w:hAnsi="Times New Roman" w:cs="Times New Roman"/>
          <w:color w:val="000000"/>
          <w:sz w:val="24"/>
          <w:szCs w:val="24"/>
          <w:highlight w:val="white"/>
        </w:rPr>
      </w:pPr>
      <w:del w:id="237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2" w:author="Vijay Parmar" w:date="2009-04-10T15:14:00Z"/>
          <w:rFonts w:ascii="Times New Roman" w:hAnsi="Times New Roman" w:cs="Times New Roman"/>
          <w:color w:val="000000"/>
          <w:sz w:val="24"/>
          <w:szCs w:val="24"/>
          <w:highlight w:val="white"/>
        </w:rPr>
      </w:pPr>
      <w:del w:id="237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4" w:author="Vijay Parmar" w:date="2009-04-10T15:14:00Z"/>
          <w:rFonts w:ascii="Times New Roman" w:hAnsi="Times New Roman" w:cs="Times New Roman"/>
          <w:color w:val="000000"/>
          <w:sz w:val="24"/>
          <w:szCs w:val="24"/>
          <w:highlight w:val="white"/>
        </w:rPr>
      </w:pPr>
      <w:del w:id="237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host-context-name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6" w:author="Vijay Parmar" w:date="2009-04-10T15:14:00Z"/>
          <w:rFonts w:ascii="Times New Roman" w:hAnsi="Times New Roman" w:cs="Times New Roman"/>
          <w:color w:val="000000"/>
          <w:sz w:val="24"/>
          <w:szCs w:val="24"/>
          <w:highlight w:val="white"/>
        </w:rPr>
      </w:pPr>
      <w:del w:id="237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78" w:author="Vijay Parmar" w:date="2009-04-10T15:14:00Z"/>
          <w:rFonts w:ascii="Times New Roman" w:hAnsi="Times New Roman" w:cs="Times New Roman"/>
          <w:color w:val="000000"/>
          <w:sz w:val="24"/>
          <w:szCs w:val="24"/>
          <w:highlight w:val="white"/>
        </w:rPr>
      </w:pPr>
      <w:del w:id="237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80" w:author="Vijay Parmar" w:date="2009-04-10T15:14:00Z"/>
          <w:rFonts w:ascii="Times New Roman" w:hAnsi="Times New Roman" w:cs="Times New Roman"/>
          <w:color w:val="000000"/>
          <w:sz w:val="24"/>
          <w:szCs w:val="24"/>
          <w:highlight w:val="white"/>
        </w:rPr>
      </w:pPr>
      <w:del w:id="238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Web Application Context name of the Host Web</w:delText>
        </w:r>
      </w:del>
    </w:p>
    <w:p w:rsidR="003B23E4" w:rsidDel="00BE2DAC" w:rsidRDefault="003B23E4" w:rsidP="003B23E4">
      <w:pPr>
        <w:autoSpaceDE w:val="0"/>
        <w:autoSpaceDN w:val="0"/>
        <w:adjustRightInd w:val="0"/>
        <w:spacing w:after="0" w:line="240" w:lineRule="auto"/>
        <w:rPr>
          <w:del w:id="2382" w:author="Vijay Parmar" w:date="2009-04-10T15:14:00Z"/>
          <w:rFonts w:ascii="Times New Roman" w:hAnsi="Times New Roman" w:cs="Times New Roman"/>
          <w:color w:val="000000"/>
          <w:sz w:val="24"/>
          <w:szCs w:val="24"/>
          <w:highlight w:val="white"/>
        </w:rPr>
      </w:pPr>
      <w:del w:id="238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.This string value must match the web context</w:delText>
        </w:r>
      </w:del>
    </w:p>
    <w:p w:rsidR="003B23E4" w:rsidDel="00BE2DAC" w:rsidRDefault="003B23E4" w:rsidP="003B23E4">
      <w:pPr>
        <w:autoSpaceDE w:val="0"/>
        <w:autoSpaceDN w:val="0"/>
        <w:adjustRightInd w:val="0"/>
        <w:spacing w:after="0" w:line="240" w:lineRule="auto"/>
        <w:rPr>
          <w:del w:id="2384" w:author="Vijay Parmar" w:date="2009-04-10T15:14:00Z"/>
          <w:rFonts w:ascii="Times New Roman" w:hAnsi="Times New Roman" w:cs="Times New Roman"/>
          <w:color w:val="000000"/>
          <w:sz w:val="24"/>
          <w:szCs w:val="24"/>
          <w:highlight w:val="white"/>
        </w:rPr>
      </w:pPr>
      <w:del w:id="238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of the host application.</w:delText>
        </w:r>
      </w:del>
    </w:p>
    <w:p w:rsidR="003B23E4" w:rsidDel="00BE2DAC" w:rsidRDefault="003B23E4" w:rsidP="003B23E4">
      <w:pPr>
        <w:autoSpaceDE w:val="0"/>
        <w:autoSpaceDN w:val="0"/>
        <w:adjustRightInd w:val="0"/>
        <w:spacing w:after="0" w:line="240" w:lineRule="auto"/>
        <w:rPr>
          <w:del w:id="2386" w:author="Vijay Parmar" w:date="2009-04-10T15:14:00Z"/>
          <w:rFonts w:ascii="Times New Roman" w:hAnsi="Times New Roman" w:cs="Times New Roman"/>
          <w:color w:val="000000"/>
          <w:sz w:val="24"/>
          <w:szCs w:val="24"/>
          <w:highlight w:val="white"/>
        </w:rPr>
      </w:pPr>
      <w:del w:id="238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88" w:author="Vijay Parmar" w:date="2009-04-10T15:14:00Z"/>
          <w:rFonts w:ascii="Times New Roman" w:hAnsi="Times New Roman" w:cs="Times New Roman"/>
          <w:color w:val="000000"/>
          <w:sz w:val="24"/>
          <w:szCs w:val="24"/>
          <w:highlight w:val="white"/>
        </w:rPr>
      </w:pPr>
      <w:del w:id="238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0" w:author="Vijay Parmar" w:date="2009-04-10T15:14:00Z"/>
          <w:rFonts w:ascii="Times New Roman" w:hAnsi="Times New Roman" w:cs="Times New Roman"/>
          <w:color w:val="000000"/>
          <w:sz w:val="24"/>
          <w:szCs w:val="24"/>
          <w:highlight w:val="white"/>
        </w:rPr>
      </w:pPr>
      <w:del w:id="239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2" w:author="Vijay Parmar" w:date="2009-04-10T15:14:00Z"/>
          <w:rFonts w:ascii="Times New Roman" w:hAnsi="Times New Roman" w:cs="Times New Roman"/>
          <w:color w:val="000000"/>
          <w:sz w:val="24"/>
          <w:szCs w:val="24"/>
          <w:highlight w:val="white"/>
        </w:rPr>
      </w:pPr>
      <w:del w:id="239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host-application-name-for-csm</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4" w:author="Vijay Parmar" w:date="2009-04-10T15:14:00Z"/>
          <w:rFonts w:ascii="Times New Roman" w:hAnsi="Times New Roman" w:cs="Times New Roman"/>
          <w:color w:val="000000"/>
          <w:sz w:val="24"/>
          <w:szCs w:val="24"/>
          <w:highlight w:val="white"/>
        </w:rPr>
      </w:pPr>
      <w:del w:id="239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396" w:author="Vijay Parmar" w:date="2009-04-10T15:14:00Z"/>
          <w:rFonts w:ascii="Times New Roman" w:hAnsi="Times New Roman" w:cs="Times New Roman"/>
          <w:color w:val="000000"/>
          <w:sz w:val="24"/>
          <w:szCs w:val="24"/>
          <w:highlight w:val="white"/>
        </w:rPr>
      </w:pPr>
      <w:del w:id="239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917372" w:rsidDel="00BE2DAC" w:rsidRDefault="003B23E4" w:rsidP="00A836DB">
      <w:pPr>
        <w:autoSpaceDE w:val="0"/>
        <w:autoSpaceDN w:val="0"/>
        <w:adjustRightInd w:val="0"/>
        <w:spacing w:after="0" w:line="240" w:lineRule="auto"/>
        <w:rPr>
          <w:del w:id="2398" w:author="Vijay Parmar" w:date="2009-04-10T15:14:00Z"/>
          <w:rFonts w:ascii="Times New Roman" w:hAnsi="Times New Roman" w:cs="Times New Roman"/>
          <w:color w:val="000000"/>
          <w:sz w:val="24"/>
          <w:szCs w:val="24"/>
          <w:highlight w:val="white"/>
        </w:rPr>
      </w:pPr>
      <w:del w:id="239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Application Name of the Host Web</w:delText>
        </w:r>
        <w:r w:rsidR="00A836DB"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delText xml:space="preserve">that is to </w:delText>
        </w:r>
      </w:del>
    </w:p>
    <w:p w:rsidR="00917372" w:rsidDel="00BE2DAC" w:rsidRDefault="003B23E4" w:rsidP="00917372">
      <w:pPr>
        <w:autoSpaceDE w:val="0"/>
        <w:autoSpaceDN w:val="0"/>
        <w:adjustRightInd w:val="0"/>
        <w:spacing w:after="0" w:line="240" w:lineRule="auto"/>
        <w:ind w:left="1440" w:firstLine="720"/>
        <w:rPr>
          <w:del w:id="2400" w:author="Vijay Parmar" w:date="2009-04-10T15:14:00Z"/>
          <w:rFonts w:ascii="Times New Roman" w:hAnsi="Times New Roman" w:cs="Times New Roman"/>
          <w:color w:val="000000"/>
          <w:sz w:val="24"/>
          <w:szCs w:val="24"/>
          <w:highlight w:val="white"/>
        </w:rPr>
      </w:pPr>
      <w:del w:id="2401" w:author="Vijay Parmar" w:date="2009-04-10T15:14:00Z">
        <w:r w:rsidDel="00BE2DAC">
          <w:rPr>
            <w:rFonts w:ascii="Times New Roman" w:hAnsi="Times New Roman" w:cs="Times New Roman"/>
            <w:color w:val="000000"/>
            <w:sz w:val="24"/>
            <w:szCs w:val="24"/>
            <w:highlight w:val="white"/>
          </w:rPr>
          <w:delText xml:space="preserve">be used by CSM authentication and authorization. </w:delText>
        </w:r>
      </w:del>
    </w:p>
    <w:p w:rsidR="00917372" w:rsidDel="00BE2DAC" w:rsidRDefault="003B23E4" w:rsidP="00917372">
      <w:pPr>
        <w:autoSpaceDE w:val="0"/>
        <w:autoSpaceDN w:val="0"/>
        <w:adjustRightInd w:val="0"/>
        <w:spacing w:after="0" w:line="240" w:lineRule="auto"/>
        <w:ind w:left="1440" w:firstLine="720"/>
        <w:rPr>
          <w:del w:id="2402" w:author="Vijay Parmar" w:date="2009-04-10T15:14:00Z"/>
          <w:rFonts w:ascii="Times New Roman" w:hAnsi="Times New Roman" w:cs="Times New Roman"/>
          <w:color w:val="000000"/>
          <w:sz w:val="24"/>
          <w:szCs w:val="24"/>
          <w:highlight w:val="white"/>
        </w:rPr>
      </w:pPr>
      <w:del w:id="2403" w:author="Vijay Parmar" w:date="2009-04-10T15:14:00Z">
        <w:r w:rsidDel="00BE2DAC">
          <w:rPr>
            <w:rFonts w:ascii="Times New Roman" w:hAnsi="Times New Roman" w:cs="Times New Roman"/>
            <w:color w:val="000000"/>
            <w:sz w:val="24"/>
            <w:szCs w:val="24"/>
            <w:highlight w:val="white"/>
          </w:rPr>
          <w:delText xml:space="preserve">This string value must match the of the host </w:delText>
        </w:r>
      </w:del>
    </w:p>
    <w:p w:rsidR="003B23E4" w:rsidDel="00BE2DAC" w:rsidRDefault="003B23E4" w:rsidP="00917372">
      <w:pPr>
        <w:autoSpaceDE w:val="0"/>
        <w:autoSpaceDN w:val="0"/>
        <w:adjustRightInd w:val="0"/>
        <w:spacing w:after="0" w:line="240" w:lineRule="auto"/>
        <w:ind w:left="1440" w:firstLine="720"/>
        <w:rPr>
          <w:del w:id="2404" w:author="Vijay Parmar" w:date="2009-04-10T15:14:00Z"/>
          <w:rFonts w:ascii="Times New Roman" w:hAnsi="Times New Roman" w:cs="Times New Roman"/>
          <w:color w:val="000000"/>
          <w:sz w:val="24"/>
          <w:szCs w:val="24"/>
          <w:highlight w:val="white"/>
        </w:rPr>
      </w:pPr>
      <w:del w:id="2405" w:author="Vijay Parmar" w:date="2009-04-10T15:14:00Z">
        <w:r w:rsidDel="00BE2DAC">
          <w:rPr>
            <w:rFonts w:ascii="Times New Roman" w:hAnsi="Times New Roman" w:cs="Times New Roman"/>
            <w:color w:val="000000"/>
            <w:sz w:val="24"/>
            <w:szCs w:val="24"/>
            <w:highlight w:val="white"/>
          </w:rPr>
          <w:delText>application available in the CSM Schema.</w:delText>
        </w:r>
      </w:del>
    </w:p>
    <w:p w:rsidR="003B23E4" w:rsidDel="00BE2DAC" w:rsidRDefault="003B23E4" w:rsidP="003B23E4">
      <w:pPr>
        <w:autoSpaceDE w:val="0"/>
        <w:autoSpaceDN w:val="0"/>
        <w:adjustRightInd w:val="0"/>
        <w:spacing w:after="0" w:line="240" w:lineRule="auto"/>
        <w:rPr>
          <w:del w:id="2406" w:author="Vijay Parmar" w:date="2009-04-10T15:14:00Z"/>
          <w:rFonts w:ascii="Times New Roman" w:hAnsi="Times New Roman" w:cs="Times New Roman"/>
          <w:color w:val="000000"/>
          <w:sz w:val="24"/>
          <w:szCs w:val="24"/>
          <w:highlight w:val="white"/>
        </w:rPr>
      </w:pPr>
      <w:del w:id="240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08" w:author="Vijay Parmar" w:date="2009-04-10T15:14:00Z"/>
          <w:rFonts w:ascii="Times New Roman" w:hAnsi="Times New Roman" w:cs="Times New Roman"/>
          <w:color w:val="000000"/>
          <w:sz w:val="24"/>
          <w:szCs w:val="24"/>
          <w:highlight w:val="white"/>
        </w:rPr>
      </w:pPr>
      <w:del w:id="240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0" w:author="Vijay Parmar" w:date="2009-04-10T15:14:00Z"/>
          <w:rFonts w:ascii="Times New Roman" w:hAnsi="Times New Roman" w:cs="Times New Roman"/>
          <w:color w:val="000000"/>
          <w:sz w:val="24"/>
          <w:szCs w:val="24"/>
          <w:highlight w:val="white"/>
        </w:rPr>
      </w:pPr>
      <w:del w:id="241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2" w:author="Vijay Parmar" w:date="2009-04-10T15:14:00Z"/>
          <w:rFonts w:ascii="Times New Roman" w:hAnsi="Times New Roman" w:cs="Times New Roman"/>
          <w:color w:val="000000"/>
          <w:sz w:val="24"/>
          <w:szCs w:val="24"/>
          <w:highlight w:val="white"/>
        </w:rPr>
      </w:pPr>
      <w:del w:id="241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host-public-home-page-url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4" w:author="Vijay Parmar" w:date="2009-04-10T15:14:00Z"/>
          <w:rFonts w:ascii="Times New Roman" w:hAnsi="Times New Roman" w:cs="Times New Roman"/>
          <w:color w:val="000000"/>
          <w:sz w:val="24"/>
          <w:szCs w:val="24"/>
          <w:highlight w:val="white"/>
        </w:rPr>
      </w:pPr>
      <w:del w:id="241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host-user-home-page-url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6" w:author="Vijay Parmar" w:date="2009-04-10T15:14:00Z"/>
          <w:rFonts w:ascii="Times New Roman" w:hAnsi="Times New Roman" w:cs="Times New Roman"/>
          <w:color w:val="000000"/>
          <w:sz w:val="24"/>
          <w:szCs w:val="24"/>
          <w:highlight w:val="white"/>
        </w:rPr>
      </w:pPr>
      <w:del w:id="241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host-new-local-user-creation-url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18" w:author="Vijay Parmar" w:date="2009-04-10T15:14:00Z"/>
          <w:rFonts w:ascii="Times New Roman" w:hAnsi="Times New Roman" w:cs="Times New Roman"/>
          <w:color w:val="000000"/>
          <w:sz w:val="24"/>
          <w:szCs w:val="24"/>
          <w:highlight w:val="white"/>
        </w:rPr>
      </w:pPr>
      <w:del w:id="241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0" w:author="Vijay Parmar" w:date="2009-04-10T15:14:00Z"/>
          <w:rFonts w:ascii="Times New Roman" w:hAnsi="Times New Roman" w:cs="Times New Roman"/>
          <w:color w:val="000000"/>
          <w:sz w:val="24"/>
          <w:szCs w:val="24"/>
          <w:highlight w:val="white"/>
        </w:rPr>
      </w:pPr>
      <w:del w:id="242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2" w:author="Vijay Parmar" w:date="2009-04-10T15:14:00Z"/>
          <w:rFonts w:ascii="Times New Roman" w:hAnsi="Times New Roman" w:cs="Times New Roman"/>
          <w:color w:val="000000"/>
          <w:sz w:val="24"/>
          <w:szCs w:val="24"/>
          <w:highlight w:val="white"/>
        </w:rPr>
      </w:pPr>
      <w:del w:id="242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element OPTIONAL allows specifying the URL for New</w:delText>
        </w:r>
      </w:del>
    </w:p>
    <w:p w:rsidR="003B23E4" w:rsidDel="00BE2DAC" w:rsidRDefault="003B23E4" w:rsidP="003B23E4">
      <w:pPr>
        <w:autoSpaceDE w:val="0"/>
        <w:autoSpaceDN w:val="0"/>
        <w:adjustRightInd w:val="0"/>
        <w:spacing w:after="0" w:line="240" w:lineRule="auto"/>
        <w:rPr>
          <w:del w:id="2424" w:author="Vijay Parmar" w:date="2009-04-10T15:14:00Z"/>
          <w:rFonts w:ascii="Times New Roman" w:hAnsi="Times New Roman" w:cs="Times New Roman"/>
          <w:color w:val="000000"/>
          <w:sz w:val="24"/>
          <w:szCs w:val="24"/>
          <w:highlight w:val="white"/>
        </w:rPr>
      </w:pPr>
      <w:del w:id="242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delText>User creation workflow of the Host application.</w:delText>
        </w:r>
      </w:del>
    </w:p>
    <w:p w:rsidR="003B23E4" w:rsidDel="00BE2DAC" w:rsidRDefault="003B23E4" w:rsidP="003B23E4">
      <w:pPr>
        <w:autoSpaceDE w:val="0"/>
        <w:autoSpaceDN w:val="0"/>
        <w:adjustRightInd w:val="0"/>
        <w:spacing w:after="0" w:line="240" w:lineRule="auto"/>
        <w:rPr>
          <w:del w:id="2426" w:author="Vijay Parmar" w:date="2009-04-10T15:14:00Z"/>
          <w:rFonts w:ascii="Times New Roman" w:hAnsi="Times New Roman" w:cs="Times New Roman"/>
          <w:color w:val="000000"/>
          <w:sz w:val="24"/>
          <w:szCs w:val="24"/>
          <w:highlight w:val="white"/>
        </w:rPr>
      </w:pPr>
      <w:del w:id="242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28" w:author="Vijay Parmar" w:date="2009-04-10T15:14:00Z"/>
          <w:rFonts w:ascii="Times New Roman" w:hAnsi="Times New Roman" w:cs="Times New Roman"/>
          <w:color w:val="000000"/>
          <w:sz w:val="24"/>
          <w:szCs w:val="24"/>
          <w:highlight w:val="white"/>
        </w:rPr>
      </w:pPr>
      <w:del w:id="242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0" w:author="Vijay Parmar" w:date="2009-04-10T15:14:00Z"/>
          <w:rFonts w:ascii="Times New Roman" w:hAnsi="Times New Roman" w:cs="Times New Roman"/>
          <w:color w:val="000000"/>
          <w:sz w:val="24"/>
          <w:szCs w:val="24"/>
          <w:highlight w:val="white"/>
        </w:rPr>
      </w:pPr>
      <w:del w:id="243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2" w:author="Vijay Parmar" w:date="2009-04-10T15:14:00Z"/>
          <w:rFonts w:ascii="Times New Roman" w:hAnsi="Times New Roman" w:cs="Times New Roman"/>
          <w:color w:val="000000"/>
          <w:sz w:val="24"/>
          <w:szCs w:val="24"/>
          <w:highlight w:val="white"/>
        </w:rPr>
      </w:pPr>
      <w:del w:id="243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start-auto-syncgts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4" w:author="Vijay Parmar" w:date="2009-04-10T15:14:00Z"/>
          <w:rFonts w:ascii="Times New Roman" w:hAnsi="Times New Roman" w:cs="Times New Roman"/>
          <w:color w:val="000000"/>
          <w:sz w:val="24"/>
          <w:szCs w:val="24"/>
          <w:highlight w:val="white"/>
        </w:rPr>
      </w:pPr>
      <w:del w:id="243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service-name</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xs:string</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6" w:author="Vijay Parmar" w:date="2009-04-10T15:14:00Z"/>
          <w:rFonts w:ascii="Times New Roman" w:hAnsi="Times New Roman" w:cs="Times New Roman"/>
          <w:color w:val="000000"/>
          <w:sz w:val="24"/>
          <w:szCs w:val="24"/>
          <w:highlight w:val="white"/>
        </w:rPr>
      </w:pPr>
      <w:del w:id="243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service-url</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xs:anyURI</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38" w:author="Vijay Parmar" w:date="2009-04-10T15:14:00Z"/>
          <w:rFonts w:ascii="Times New Roman" w:hAnsi="Times New Roman" w:cs="Times New Roman"/>
          <w:color w:val="000000"/>
          <w:sz w:val="24"/>
          <w:szCs w:val="24"/>
          <w:highlight w:val="white"/>
        </w:rPr>
      </w:pPr>
      <w:del w:id="243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proxy-lifetime-hours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0" w:author="Vijay Parmar" w:date="2009-04-10T15:14:00Z"/>
          <w:rFonts w:ascii="Times New Roman" w:hAnsi="Times New Roman" w:cs="Times New Roman"/>
          <w:color w:val="000000"/>
          <w:sz w:val="24"/>
          <w:szCs w:val="24"/>
          <w:highlight w:val="white"/>
        </w:rPr>
      </w:pPr>
      <w:del w:id="244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proxy-lifetime-minutes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2" w:author="Vijay Parmar" w:date="2009-04-10T15:14:00Z"/>
          <w:rFonts w:ascii="Times New Roman" w:hAnsi="Times New Roman" w:cs="Times New Roman"/>
          <w:color w:val="000000"/>
          <w:sz w:val="24"/>
          <w:szCs w:val="24"/>
          <w:highlight w:val="white"/>
        </w:rPr>
      </w:pPr>
      <w:del w:id="244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proxy-lifetime-seconds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4" w:author="Vijay Parmar" w:date="2009-04-10T15:14:00Z"/>
          <w:rFonts w:ascii="Times New Roman" w:hAnsi="Times New Roman" w:cs="Times New Roman"/>
          <w:color w:val="000000"/>
          <w:sz w:val="24"/>
          <w:szCs w:val="24"/>
          <w:highlight w:val="white"/>
        </w:rPr>
      </w:pPr>
      <w:del w:id="244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proxy-delegation-path-length</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FF0000"/>
            <w:sz w:val="24"/>
            <w:szCs w:val="24"/>
            <w:highlight w:val="white"/>
          </w:rPr>
          <w:delText xml:space="preserve"> type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xs:integer</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6" w:author="Vijay Parmar" w:date="2009-04-10T15:14:00Z"/>
          <w:rFonts w:ascii="Times New Roman" w:hAnsi="Times New Roman" w:cs="Times New Roman"/>
          <w:color w:val="000000"/>
          <w:sz w:val="24"/>
          <w:szCs w:val="24"/>
          <w:highlight w:val="white"/>
        </w:rPr>
      </w:pPr>
      <w:del w:id="244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name</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cgmm-properties</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48" w:author="Vijay Parmar" w:date="2009-04-10T15:14:00Z"/>
          <w:rFonts w:ascii="Times New Roman" w:hAnsi="Times New Roman" w:cs="Times New Roman"/>
          <w:color w:val="000000"/>
          <w:sz w:val="24"/>
          <w:szCs w:val="24"/>
          <w:highlight w:val="white"/>
        </w:rPr>
      </w:pPr>
      <w:del w:id="244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50" w:author="Vijay Parmar" w:date="2009-04-10T15:14:00Z"/>
          <w:rFonts w:ascii="Times New Roman" w:hAnsi="Times New Roman" w:cs="Times New Roman"/>
          <w:color w:val="000000"/>
          <w:sz w:val="24"/>
          <w:szCs w:val="24"/>
          <w:highlight w:val="white"/>
        </w:rPr>
      </w:pPr>
      <w:del w:id="245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52" w:author="Vijay Parmar" w:date="2009-04-10T15:14:00Z"/>
          <w:rFonts w:ascii="Times New Roman" w:hAnsi="Times New Roman" w:cs="Times New Roman"/>
          <w:color w:val="000000"/>
          <w:sz w:val="24"/>
          <w:szCs w:val="24"/>
          <w:highlight w:val="white"/>
        </w:rPr>
      </w:pPr>
      <w:del w:id="2453"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Root Element of the CGMM Properties. This element</w:delText>
        </w:r>
      </w:del>
    </w:p>
    <w:p w:rsidR="003B23E4" w:rsidDel="00BE2DAC" w:rsidRDefault="003B23E4" w:rsidP="003B23E4">
      <w:pPr>
        <w:autoSpaceDE w:val="0"/>
        <w:autoSpaceDN w:val="0"/>
        <w:adjustRightInd w:val="0"/>
        <w:spacing w:after="0" w:line="240" w:lineRule="auto"/>
        <w:rPr>
          <w:del w:id="2454" w:author="Vijay Parmar" w:date="2009-04-10T15:14:00Z"/>
          <w:rFonts w:ascii="Times New Roman" w:hAnsi="Times New Roman" w:cs="Times New Roman"/>
          <w:color w:val="000000"/>
          <w:sz w:val="24"/>
          <w:szCs w:val="24"/>
          <w:highlight w:val="white"/>
        </w:rPr>
      </w:pPr>
      <w:del w:id="2455"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specifying the CGMM information, Host Application</w:delText>
        </w:r>
      </w:del>
    </w:p>
    <w:p w:rsidR="003B23E4" w:rsidDel="00BE2DAC" w:rsidRDefault="003B23E4" w:rsidP="003B23E4">
      <w:pPr>
        <w:autoSpaceDE w:val="0"/>
        <w:autoSpaceDN w:val="0"/>
        <w:adjustRightInd w:val="0"/>
        <w:spacing w:after="0" w:line="240" w:lineRule="auto"/>
        <w:rPr>
          <w:del w:id="2456" w:author="Vijay Parmar" w:date="2009-04-10T15:14:00Z"/>
          <w:rFonts w:ascii="Times New Roman" w:hAnsi="Times New Roman" w:cs="Times New Roman"/>
          <w:color w:val="000000"/>
          <w:sz w:val="24"/>
          <w:szCs w:val="24"/>
          <w:highlight w:val="white"/>
        </w:rPr>
      </w:pPr>
      <w:del w:id="2457"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and Authentication Service/Dorian</w:delText>
        </w:r>
      </w:del>
    </w:p>
    <w:p w:rsidR="003B23E4" w:rsidDel="00BE2DAC" w:rsidRDefault="003B23E4" w:rsidP="003B23E4">
      <w:pPr>
        <w:autoSpaceDE w:val="0"/>
        <w:autoSpaceDN w:val="0"/>
        <w:adjustRightInd w:val="0"/>
        <w:spacing w:after="0" w:line="240" w:lineRule="auto"/>
        <w:rPr>
          <w:del w:id="2458" w:author="Vijay Parmar" w:date="2009-04-10T15:14:00Z"/>
          <w:rFonts w:ascii="Times New Roman" w:hAnsi="Times New Roman" w:cs="Times New Roman"/>
          <w:color w:val="000000"/>
          <w:sz w:val="24"/>
          <w:szCs w:val="24"/>
          <w:highlight w:val="white"/>
        </w:rPr>
      </w:pPr>
      <w:del w:id="2459"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delText>.</w:delText>
        </w:r>
      </w:del>
    </w:p>
    <w:p w:rsidR="003B23E4" w:rsidDel="00BE2DAC" w:rsidRDefault="003B23E4" w:rsidP="003B23E4">
      <w:pPr>
        <w:autoSpaceDE w:val="0"/>
        <w:autoSpaceDN w:val="0"/>
        <w:adjustRightInd w:val="0"/>
        <w:spacing w:after="0" w:line="240" w:lineRule="auto"/>
        <w:rPr>
          <w:del w:id="2460" w:author="Vijay Parmar" w:date="2009-04-10T15:14:00Z"/>
          <w:rFonts w:ascii="Times New Roman" w:hAnsi="Times New Roman" w:cs="Times New Roman"/>
          <w:color w:val="000000"/>
          <w:sz w:val="24"/>
          <w:szCs w:val="24"/>
          <w:highlight w:val="white"/>
        </w:rPr>
      </w:pPr>
      <w:del w:id="2461" w:author="Vijay Parmar" w:date="2009-04-10T15:14:00Z">
        <w:r w:rsidDel="00BE2DAC">
          <w:rPr>
            <w:rFonts w:ascii="Times New Roman" w:hAnsi="Times New Roman" w:cs="Times New Roman"/>
            <w:color w:val="000000"/>
            <w:sz w:val="24"/>
            <w:szCs w:val="24"/>
            <w:highlight w:val="white"/>
          </w:rPr>
          <w:delText xml:space="preserve">       </w:delText>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xs:documentation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62" w:author="Vijay Parmar" w:date="2009-04-10T15:14:00Z"/>
          <w:rFonts w:ascii="Times New Roman" w:hAnsi="Times New Roman" w:cs="Times New Roman"/>
          <w:color w:val="000000"/>
          <w:sz w:val="24"/>
          <w:szCs w:val="24"/>
          <w:highlight w:val="white"/>
        </w:rPr>
      </w:pPr>
      <w:del w:id="246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xs:annotation</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64" w:author="Vijay Parmar" w:date="2009-04-10T15:14:00Z"/>
          <w:rFonts w:ascii="Times New Roman" w:hAnsi="Times New Roman" w:cs="Times New Roman"/>
          <w:color w:val="000000"/>
          <w:sz w:val="24"/>
          <w:szCs w:val="24"/>
          <w:highlight w:val="white"/>
        </w:rPr>
      </w:pPr>
      <w:del w:id="246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66" w:author="Vijay Parmar" w:date="2009-04-10T15:14:00Z"/>
          <w:rFonts w:ascii="Times New Roman" w:hAnsi="Times New Roman" w:cs="Times New Roman"/>
          <w:color w:val="000000"/>
          <w:sz w:val="24"/>
          <w:szCs w:val="24"/>
          <w:highlight w:val="white"/>
        </w:rPr>
      </w:pPr>
      <w:del w:id="246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68" w:author="Vijay Parmar" w:date="2009-04-10T15:14:00Z"/>
          <w:rFonts w:ascii="Times New Roman" w:hAnsi="Times New Roman" w:cs="Times New Roman"/>
          <w:color w:val="000000"/>
          <w:sz w:val="24"/>
          <w:szCs w:val="24"/>
          <w:highlight w:val="white"/>
        </w:rPr>
      </w:pPr>
      <w:del w:id="246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cgmm-information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0" w:author="Vijay Parmar" w:date="2009-04-10T15:14:00Z"/>
          <w:rFonts w:ascii="Times New Roman" w:hAnsi="Times New Roman" w:cs="Times New Roman"/>
          <w:color w:val="000000"/>
          <w:sz w:val="24"/>
          <w:szCs w:val="24"/>
          <w:highlight w:val="white"/>
        </w:rPr>
      </w:pPr>
      <w:del w:id="2471"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host-application-information</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2" w:author="Vijay Parmar" w:date="2009-04-10T15:14:00Z"/>
          <w:rFonts w:ascii="Times New Roman" w:hAnsi="Times New Roman" w:cs="Times New Roman"/>
          <w:color w:val="000000"/>
          <w:sz w:val="24"/>
          <w:szCs w:val="24"/>
          <w:highlight w:val="white"/>
        </w:rPr>
      </w:pPr>
      <w:del w:id="2473"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FF0000"/>
            <w:sz w:val="24"/>
            <w:szCs w:val="24"/>
            <w:highlight w:val="white"/>
          </w:rPr>
          <w:delText xml:space="preserve"> ref</w:delText>
        </w:r>
        <w:r w:rsidDel="00BE2DAC">
          <w:rPr>
            <w:rFonts w:ascii="Times New Roman" w:hAnsi="Times New Roman" w:cs="Times New Roman"/>
            <w:color w:val="0000FF"/>
            <w:sz w:val="24"/>
            <w:szCs w:val="24"/>
            <w:highlight w:val="white"/>
          </w:rPr>
          <w:delTex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00"/>
            <w:sz w:val="24"/>
            <w:szCs w:val="24"/>
            <w:highlight w:val="white"/>
          </w:rPr>
          <w:delText>authentication-service-list</w:delText>
        </w:r>
        <w:r w:rsidR="00282BE8" w:rsidDel="00BE2DAC">
          <w:rPr>
            <w:rFonts w:ascii="Times New Roman" w:hAnsi="Times New Roman" w:cs="Times New Roman"/>
            <w:color w:val="0000FF"/>
            <w:sz w:val="24"/>
            <w:szCs w:val="24"/>
            <w:highlight w:val="white"/>
          </w:rPr>
          <w:delTex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4" w:author="Vijay Parmar" w:date="2009-04-10T15:14:00Z"/>
          <w:rFonts w:ascii="Times New Roman" w:hAnsi="Times New Roman" w:cs="Times New Roman"/>
          <w:color w:val="000000"/>
          <w:sz w:val="24"/>
          <w:szCs w:val="24"/>
          <w:highlight w:val="white"/>
        </w:rPr>
      </w:pPr>
      <w:del w:id="2475"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xs:sequence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6" w:author="Vijay Parmar" w:date="2009-04-10T15:14:00Z"/>
          <w:rFonts w:ascii="Times New Roman" w:hAnsi="Times New Roman" w:cs="Times New Roman"/>
          <w:color w:val="000000"/>
          <w:sz w:val="24"/>
          <w:szCs w:val="24"/>
          <w:highlight w:val="white"/>
        </w:rPr>
      </w:pPr>
      <w:del w:id="2477"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xs:complexType</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78" w:author="Vijay Parmar" w:date="2009-04-10T15:14:00Z"/>
          <w:rFonts w:ascii="Times New Roman" w:hAnsi="Times New Roman" w:cs="Times New Roman"/>
          <w:color w:val="000000"/>
          <w:sz w:val="24"/>
          <w:szCs w:val="24"/>
          <w:highlight w:val="white"/>
        </w:rPr>
      </w:pPr>
      <w:del w:id="2479" w:author="Vijay Parmar" w:date="2009-04-10T15:14:00Z">
        <w:r w:rsidDel="00BE2DAC">
          <w:rPr>
            <w:rFonts w:ascii="Times New Roman" w:hAnsi="Times New Roman" w:cs="Times New Roman"/>
            <w:color w:val="000000"/>
            <w:sz w:val="24"/>
            <w:szCs w:val="24"/>
            <w:highlight w:val="white"/>
          </w:rPr>
          <w:tab/>
        </w:r>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xs:element</w:delText>
        </w:r>
        <w:r w:rsidDel="00BE2DAC">
          <w:rPr>
            <w:rFonts w:ascii="Times New Roman" w:hAnsi="Times New Roman" w:cs="Times New Roman"/>
            <w:color w:val="0000FF"/>
            <w:sz w:val="24"/>
            <w:szCs w:val="24"/>
            <w:highlight w:val="white"/>
          </w:rPr>
          <w:delText>&gt;</w:delText>
        </w:r>
      </w:del>
    </w:p>
    <w:p w:rsidR="003B23E4" w:rsidDel="00BE2DAC" w:rsidRDefault="003B23E4" w:rsidP="003B23E4">
      <w:pPr>
        <w:autoSpaceDE w:val="0"/>
        <w:autoSpaceDN w:val="0"/>
        <w:adjustRightInd w:val="0"/>
        <w:spacing w:after="0" w:line="240" w:lineRule="auto"/>
        <w:rPr>
          <w:del w:id="2480" w:author="Vijay Parmar" w:date="2009-04-10T15:14:00Z"/>
          <w:rFonts w:ascii="Times New Roman" w:hAnsi="Times New Roman" w:cs="Times New Roman"/>
          <w:color w:val="000000"/>
          <w:sz w:val="24"/>
          <w:szCs w:val="24"/>
          <w:highlight w:val="white"/>
        </w:rPr>
      </w:pPr>
      <w:del w:id="2481" w:author="Vijay Parmar" w:date="2009-04-10T15:14:00Z">
        <w:r w:rsidDel="00BE2DAC">
          <w:rPr>
            <w:rFonts w:ascii="Times New Roman" w:hAnsi="Times New Roman" w:cs="Times New Roman"/>
            <w:color w:val="0000FF"/>
            <w:sz w:val="24"/>
            <w:szCs w:val="24"/>
            <w:highlight w:val="white"/>
          </w:rPr>
          <w:delText>&lt;/</w:delText>
        </w:r>
        <w:r w:rsidDel="00BE2DAC">
          <w:rPr>
            <w:rFonts w:ascii="Times New Roman" w:hAnsi="Times New Roman" w:cs="Times New Roman"/>
            <w:color w:val="800000"/>
            <w:sz w:val="24"/>
            <w:szCs w:val="24"/>
            <w:highlight w:val="white"/>
          </w:rPr>
          <w:delText>xs:schema</w:delText>
        </w:r>
        <w:r w:rsidDel="00BE2DAC">
          <w:rPr>
            <w:rFonts w:ascii="Times New Roman" w:hAnsi="Times New Roman" w:cs="Times New Roman"/>
            <w:color w:val="0000FF"/>
            <w:sz w:val="24"/>
            <w:szCs w:val="24"/>
            <w:highlight w:val="white"/>
          </w:rPr>
          <w:delText>&gt;</w:delText>
        </w:r>
      </w:del>
    </w:p>
    <w:p w:rsidR="003B23E4" w:rsidRPr="003B23E4" w:rsidDel="004E7B96" w:rsidRDefault="003B23E4" w:rsidP="003B23E4">
      <w:pPr>
        <w:rPr>
          <w:del w:id="2482" w:author="Vijay Parmar" w:date="2009-04-28T14:58:00Z"/>
        </w:rPr>
      </w:pPr>
    </w:p>
    <w:p w:rsidR="00B44BCD" w:rsidRDefault="00B44BCD" w:rsidP="00B44BCD">
      <w:pPr>
        <w:pStyle w:val="Heading1"/>
      </w:pPr>
      <w:bookmarkStart w:id="2483" w:name="_Toc228774658"/>
      <w:r>
        <w:t xml:space="preserve">Appendix B: </w:t>
      </w:r>
      <w:r w:rsidR="00537F41">
        <w:t>Sample CGMM Properties File</w:t>
      </w:r>
      <w:bookmarkEnd w:id="2483"/>
    </w:p>
    <w:p w:rsidR="00262BF0" w:rsidDel="004E7B96" w:rsidRDefault="00262BF0" w:rsidP="00262BF0">
      <w:pPr>
        <w:rPr>
          <w:del w:id="2484" w:author="Vijay Parmar" w:date="2009-04-28T14:58:00Z"/>
        </w:rPr>
      </w:pPr>
    </w:p>
    <w:p w:rsidR="005E74D2" w:rsidRPr="005E74D2" w:rsidRDefault="005E74D2" w:rsidP="005E74D2">
      <w:pPr>
        <w:spacing w:line="240" w:lineRule="auto"/>
        <w:ind w:left="480" w:hanging="240"/>
        <w:rPr>
          <w:ins w:id="2485" w:author="Vijay Parmar" w:date="2009-04-10T15:25:00Z"/>
          <w:rFonts w:ascii="Times New Roman" w:hAnsi="Times New Roman"/>
          <w:sz w:val="24"/>
          <w:szCs w:val="20"/>
          <w:rPrChange w:id="2486" w:author="Vijay Parmar" w:date="2009-04-10T15:26:00Z">
            <w:rPr>
              <w:ins w:id="2487" w:author="Vijay Parmar" w:date="2009-04-10T15:25:00Z"/>
              <w:rFonts w:ascii="Verdana" w:hAnsi="Verdana"/>
              <w:sz w:val="20"/>
              <w:szCs w:val="20"/>
            </w:rPr>
          </w:rPrChange>
        </w:rPr>
        <w:pPrChange w:id="2488" w:author="Vijay Parmar" w:date="2009-04-10T15:26:00Z">
          <w:pPr>
            <w:ind w:hanging="240"/>
          </w:pPr>
        </w:pPrChange>
      </w:pPr>
      <w:ins w:id="2489" w:author="Vijay Parmar" w:date="2009-04-10T15:25:00Z">
        <w:r w:rsidRPr="005E74D2">
          <w:rPr>
            <w:rStyle w:val="b1"/>
            <w:rFonts w:ascii="Times New Roman" w:hAnsi="Times New Roman"/>
            <w:sz w:val="24"/>
            <w:szCs w:val="20"/>
            <w:rPrChange w:id="2490" w:author="Vijay Parmar" w:date="2009-04-10T15:26:00Z">
              <w:rPr>
                <w:rStyle w:val="b1"/>
                <w:sz w:val="20"/>
                <w:szCs w:val="20"/>
              </w:rPr>
            </w:rPrChange>
          </w:rPr>
          <w:t> </w:t>
        </w:r>
        <w:r w:rsidRPr="005E74D2">
          <w:rPr>
            <w:rFonts w:ascii="Times New Roman" w:hAnsi="Times New Roman"/>
            <w:sz w:val="24"/>
            <w:szCs w:val="20"/>
            <w:rPrChange w:id="2491"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492" w:author="Vijay Parmar" w:date="2009-04-10T15:26:00Z">
              <w:rPr>
                <w:rStyle w:val="m1"/>
                <w:rFonts w:ascii="Verdana" w:hAnsi="Verdana"/>
                <w:sz w:val="20"/>
                <w:szCs w:val="20"/>
              </w:rPr>
            </w:rPrChange>
          </w:rPr>
          <w:t>&lt;?</w:t>
        </w:r>
        <w:r w:rsidRPr="005E74D2">
          <w:rPr>
            <w:rStyle w:val="pi1"/>
            <w:rFonts w:ascii="Times New Roman" w:hAnsi="Times New Roman"/>
            <w:sz w:val="24"/>
            <w:szCs w:val="20"/>
            <w:rPrChange w:id="2493" w:author="Vijay Parmar" w:date="2009-04-10T15:26:00Z">
              <w:rPr>
                <w:rStyle w:val="pi1"/>
                <w:rFonts w:ascii="Verdana" w:hAnsi="Verdana"/>
                <w:sz w:val="20"/>
                <w:szCs w:val="20"/>
              </w:rPr>
            </w:rPrChange>
          </w:rPr>
          <w:t xml:space="preserve">xml version="1.0" encoding="UTF-8" </w:t>
        </w:r>
        <w:r w:rsidRPr="005E74D2">
          <w:rPr>
            <w:rStyle w:val="m1"/>
            <w:rFonts w:ascii="Times New Roman" w:hAnsi="Times New Roman"/>
            <w:sz w:val="24"/>
            <w:szCs w:val="20"/>
            <w:rPrChange w:id="2494" w:author="Vijay Parmar" w:date="2009-04-10T15:26:00Z">
              <w:rPr>
                <w:rStyle w:val="m1"/>
                <w:rFonts w:ascii="Verdana" w:hAnsi="Verdana"/>
                <w:sz w:val="20"/>
                <w:szCs w:val="20"/>
              </w:rPr>
            </w:rPrChange>
          </w:rPr>
          <w:t>?&gt;</w:t>
        </w:r>
        <w:r w:rsidRPr="005E74D2">
          <w:rPr>
            <w:rFonts w:ascii="Times New Roman" w:hAnsi="Times New Roman"/>
            <w:sz w:val="24"/>
            <w:szCs w:val="20"/>
            <w:rPrChange w:id="2495"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480" w:hanging="240"/>
        <w:rPr>
          <w:ins w:id="2496" w:author="Vijay Parmar" w:date="2009-04-10T15:25:00Z"/>
          <w:rFonts w:ascii="Times New Roman" w:hAnsi="Times New Roman"/>
          <w:sz w:val="24"/>
          <w:szCs w:val="20"/>
          <w:rPrChange w:id="2497" w:author="Vijay Parmar" w:date="2009-04-10T15:26:00Z">
            <w:rPr>
              <w:ins w:id="2498" w:author="Vijay Parmar" w:date="2009-04-10T15:25:00Z"/>
              <w:rFonts w:ascii="Verdana" w:hAnsi="Verdana"/>
              <w:sz w:val="20"/>
              <w:szCs w:val="20"/>
            </w:rPr>
          </w:rPrChange>
        </w:rPr>
        <w:pPrChange w:id="2499" w:author="Vijay Parmar" w:date="2009-04-10T15:26:00Z">
          <w:pPr>
            <w:ind w:hanging="480"/>
          </w:pPr>
        </w:pPrChange>
      </w:pPr>
      <w:ins w:id="2500" w:author="Vijay Parmar" w:date="2009-04-10T15:25:00Z">
        <w:r w:rsidRPr="005E74D2">
          <w:rPr>
            <w:rStyle w:val="m1"/>
            <w:rFonts w:ascii="Times New Roman" w:hAnsi="Times New Roman"/>
            <w:sz w:val="24"/>
            <w:szCs w:val="20"/>
            <w:rPrChange w:id="2501"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02" w:author="Vijay Parmar" w:date="2009-04-10T15:26:00Z">
              <w:rPr>
                <w:rStyle w:val="t1"/>
                <w:rFonts w:ascii="Verdana" w:hAnsi="Verdana"/>
                <w:szCs w:val="20"/>
              </w:rPr>
            </w:rPrChange>
          </w:rPr>
          <w:t>cgmm-properties</w:t>
        </w:r>
        <w:r w:rsidRPr="005E74D2">
          <w:rPr>
            <w:rStyle w:val="ns1"/>
            <w:rFonts w:ascii="Times New Roman" w:hAnsi="Times New Roman"/>
            <w:sz w:val="24"/>
            <w:rPrChange w:id="2503" w:author="Vijay Parmar" w:date="2009-04-10T15:26:00Z">
              <w:rPr>
                <w:rStyle w:val="ns1"/>
                <w:rFonts w:ascii="Verdana" w:hAnsi="Verdana"/>
                <w:sz w:val="20"/>
              </w:rPr>
            </w:rPrChange>
          </w:rPr>
          <w:t xml:space="preserve"> xmlns:xsi</w:t>
        </w:r>
        <w:r w:rsidRPr="005E74D2">
          <w:rPr>
            <w:rStyle w:val="m1"/>
            <w:rFonts w:ascii="Times New Roman" w:hAnsi="Times New Roman"/>
            <w:sz w:val="24"/>
            <w:szCs w:val="20"/>
            <w:rPrChange w:id="2504" w:author="Vijay Parmar" w:date="2009-04-10T15:26:00Z">
              <w:rPr>
                <w:rStyle w:val="m1"/>
                <w:rFonts w:ascii="Verdana" w:hAnsi="Verdana"/>
                <w:sz w:val="20"/>
                <w:szCs w:val="20"/>
              </w:rPr>
            </w:rPrChange>
          </w:rPr>
          <w:t>="</w:t>
        </w:r>
        <w:r w:rsidRPr="005E74D2">
          <w:rPr>
            <w:rFonts w:ascii="Times New Roman" w:hAnsi="Times New Roman"/>
            <w:b/>
            <w:bCs/>
            <w:color w:val="FF0000"/>
            <w:sz w:val="24"/>
            <w:szCs w:val="20"/>
            <w:rPrChange w:id="2505" w:author="Vijay Parmar" w:date="2009-04-10T15:26:00Z">
              <w:rPr>
                <w:rFonts w:ascii="Verdana" w:hAnsi="Verdana"/>
                <w:b/>
                <w:bCs/>
                <w:color w:val="FF0000"/>
                <w:sz w:val="20"/>
                <w:szCs w:val="20"/>
              </w:rPr>
            </w:rPrChange>
          </w:rPr>
          <w:t>http://www.w3.org/2001/XMLSchema-instance</w:t>
        </w:r>
        <w:r w:rsidRPr="005E74D2">
          <w:rPr>
            <w:rStyle w:val="m1"/>
            <w:rFonts w:ascii="Times New Roman" w:hAnsi="Times New Roman"/>
            <w:sz w:val="24"/>
            <w:szCs w:val="20"/>
            <w:rPrChange w:id="2506" w:author="Vijay Parmar" w:date="2009-04-10T15:26:00Z">
              <w:rPr>
                <w:rStyle w:val="m1"/>
                <w:rFonts w:ascii="Verdana" w:hAnsi="Verdana"/>
                <w:sz w:val="20"/>
                <w:szCs w:val="20"/>
              </w:rPr>
            </w:rPrChange>
          </w:rPr>
          <w:t>"</w:t>
        </w:r>
        <w:r w:rsidRPr="005E74D2">
          <w:rPr>
            <w:rStyle w:val="t1"/>
            <w:rFonts w:ascii="Times New Roman" w:hAnsi="Times New Roman"/>
            <w:sz w:val="24"/>
            <w:szCs w:val="20"/>
            <w:rPrChange w:id="2507" w:author="Vijay Parmar" w:date="2009-04-10T15:26:00Z">
              <w:rPr>
                <w:rStyle w:val="t1"/>
                <w:rFonts w:ascii="Verdana" w:hAnsi="Verdana"/>
                <w:szCs w:val="20"/>
              </w:rPr>
            </w:rPrChange>
          </w:rPr>
          <w:t xml:space="preserve"> xsi:noNamespaceSchemaLocation</w:t>
        </w:r>
        <w:r w:rsidRPr="005E74D2">
          <w:rPr>
            <w:rStyle w:val="m1"/>
            <w:rFonts w:ascii="Times New Roman" w:hAnsi="Times New Roman"/>
            <w:sz w:val="24"/>
            <w:szCs w:val="20"/>
            <w:rPrChange w:id="2508" w:author="Vijay Parmar" w:date="2009-04-10T15:26:00Z">
              <w:rPr>
                <w:rStyle w:val="m1"/>
                <w:rFonts w:ascii="Verdana" w:hAnsi="Verdana"/>
                <w:sz w:val="20"/>
                <w:szCs w:val="20"/>
              </w:rPr>
            </w:rPrChange>
          </w:rPr>
          <w:t>="</w:t>
        </w:r>
        <w:r w:rsidRPr="005E74D2">
          <w:rPr>
            <w:rFonts w:ascii="Times New Roman" w:hAnsi="Times New Roman"/>
            <w:b/>
            <w:bCs/>
            <w:sz w:val="24"/>
            <w:szCs w:val="20"/>
            <w:rPrChange w:id="2509" w:author="Vijay Parmar" w:date="2009-04-10T15:26:00Z">
              <w:rPr>
                <w:rFonts w:ascii="Verdana" w:hAnsi="Verdana"/>
                <w:b/>
                <w:bCs/>
                <w:color w:val="0000FF"/>
                <w:sz w:val="20"/>
                <w:szCs w:val="20"/>
              </w:rPr>
            </w:rPrChange>
          </w:rPr>
          <w:t>cgmm-properties.xsd</w:t>
        </w:r>
        <w:r w:rsidRPr="005E74D2">
          <w:rPr>
            <w:rStyle w:val="m1"/>
            <w:rFonts w:ascii="Times New Roman" w:hAnsi="Times New Roman"/>
            <w:sz w:val="24"/>
            <w:szCs w:val="20"/>
            <w:rPrChange w:id="2510"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480" w:hanging="240"/>
        <w:rPr>
          <w:ins w:id="2511" w:author="Vijay Parmar" w:date="2009-04-10T15:25:00Z"/>
          <w:rFonts w:ascii="Times New Roman" w:hAnsi="Times New Roman"/>
          <w:sz w:val="24"/>
          <w:szCs w:val="20"/>
          <w:rPrChange w:id="2512" w:author="Vijay Parmar" w:date="2009-04-10T15:26:00Z">
            <w:rPr>
              <w:ins w:id="2513" w:author="Vijay Parmar" w:date="2009-04-10T15:25:00Z"/>
              <w:rFonts w:ascii="Verdana" w:hAnsi="Verdana"/>
              <w:sz w:val="20"/>
              <w:szCs w:val="20"/>
            </w:rPr>
          </w:rPrChange>
        </w:rPr>
        <w:pPrChange w:id="2514" w:author="Vijay Parmar" w:date="2009-04-10T15:26:00Z">
          <w:pPr>
            <w:ind w:hanging="480"/>
          </w:pPr>
        </w:pPrChange>
      </w:pPr>
      <w:ins w:id="2515" w:author="Vijay Parmar" w:date="2009-04-10T15:25:00Z">
        <w:r w:rsidRPr="005E74D2">
          <w:rPr>
            <w:rStyle w:val="m1"/>
            <w:rFonts w:ascii="Times New Roman" w:hAnsi="Times New Roman"/>
            <w:sz w:val="24"/>
            <w:szCs w:val="20"/>
            <w:rPrChange w:id="2516"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17" w:author="Vijay Parmar" w:date="2009-04-10T15:26:00Z">
              <w:rPr>
                <w:rStyle w:val="t1"/>
                <w:rFonts w:ascii="Verdana" w:hAnsi="Verdana"/>
                <w:szCs w:val="20"/>
              </w:rPr>
            </w:rPrChange>
          </w:rPr>
          <w:t>cgmm-information</w:t>
        </w:r>
        <w:r w:rsidRPr="005E74D2">
          <w:rPr>
            <w:rStyle w:val="m1"/>
            <w:rFonts w:ascii="Times New Roman" w:hAnsi="Times New Roman"/>
            <w:sz w:val="24"/>
            <w:szCs w:val="20"/>
            <w:rPrChange w:id="2518"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960" w:hanging="480"/>
        <w:rPr>
          <w:ins w:id="2519" w:author="Vijay Parmar" w:date="2009-04-10T15:25:00Z"/>
          <w:rFonts w:ascii="Times New Roman" w:hAnsi="Times New Roman"/>
          <w:sz w:val="24"/>
          <w:szCs w:val="20"/>
          <w:rPrChange w:id="2520" w:author="Vijay Parmar" w:date="2009-04-10T15:26:00Z">
            <w:rPr>
              <w:ins w:id="2521" w:author="Vijay Parmar" w:date="2009-04-10T15:25:00Z"/>
              <w:rFonts w:ascii="Verdana" w:hAnsi="Verdana"/>
              <w:sz w:val="20"/>
              <w:szCs w:val="20"/>
            </w:rPr>
          </w:rPrChange>
        </w:rPr>
        <w:pPrChange w:id="2522" w:author="Vijay Parmar" w:date="2009-04-10T15:26:00Z">
          <w:pPr>
            <w:ind w:hanging="480"/>
          </w:pPr>
        </w:pPrChange>
      </w:pPr>
      <w:ins w:id="2523" w:author="Vijay Parmar" w:date="2009-04-10T15:25:00Z">
        <w:r w:rsidRPr="005E74D2">
          <w:rPr>
            <w:rStyle w:val="b1"/>
            <w:rFonts w:ascii="Times New Roman" w:hAnsi="Times New Roman"/>
            <w:sz w:val="24"/>
            <w:szCs w:val="20"/>
            <w:rPrChange w:id="2524" w:author="Vijay Parmar" w:date="2009-04-10T15:26:00Z">
              <w:rPr>
                <w:rStyle w:val="b1"/>
                <w:sz w:val="20"/>
                <w:szCs w:val="20"/>
              </w:rPr>
            </w:rPrChange>
          </w:rPr>
          <w:t> </w:t>
        </w:r>
        <w:r w:rsidRPr="005E74D2">
          <w:rPr>
            <w:rFonts w:ascii="Times New Roman" w:hAnsi="Times New Roman"/>
            <w:sz w:val="24"/>
            <w:szCs w:val="20"/>
            <w:rPrChange w:id="2525"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526"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27" w:author="Vijay Parmar" w:date="2009-04-10T15:26:00Z">
              <w:rPr>
                <w:rStyle w:val="t1"/>
                <w:rFonts w:ascii="Verdana" w:hAnsi="Verdana"/>
                <w:szCs w:val="20"/>
              </w:rPr>
            </w:rPrChange>
          </w:rPr>
          <w:t>cgmm-context-name</w:t>
        </w:r>
        <w:r w:rsidRPr="005E74D2">
          <w:rPr>
            <w:rStyle w:val="m1"/>
            <w:rFonts w:ascii="Times New Roman" w:hAnsi="Times New Roman"/>
            <w:sz w:val="24"/>
            <w:szCs w:val="20"/>
            <w:rPrChange w:id="2528" w:author="Vijay Parmar" w:date="2009-04-10T15:26:00Z">
              <w:rPr>
                <w:rStyle w:val="m1"/>
                <w:rFonts w:ascii="Verdana" w:hAnsi="Verdana"/>
                <w:sz w:val="20"/>
                <w:szCs w:val="20"/>
              </w:rPr>
            </w:rPrChange>
          </w:rPr>
          <w:t>&gt;</w:t>
        </w:r>
        <w:r w:rsidRPr="005E74D2">
          <w:rPr>
            <w:rStyle w:val="tx1"/>
            <w:rFonts w:ascii="Times New Roman" w:hAnsi="Times New Roman"/>
            <w:sz w:val="24"/>
            <w:rPrChange w:id="2529" w:author="Vijay Parmar" w:date="2009-04-10T15:26:00Z">
              <w:rPr>
                <w:rStyle w:val="tx1"/>
                <w:rFonts w:ascii="Verdana" w:hAnsi="Verdana"/>
                <w:sz w:val="20"/>
              </w:rPr>
            </w:rPrChange>
          </w:rPr>
          <w:t>cgmmweb</w:t>
        </w:r>
        <w:r w:rsidRPr="005E74D2">
          <w:rPr>
            <w:rStyle w:val="m1"/>
            <w:rFonts w:ascii="Times New Roman" w:hAnsi="Times New Roman"/>
            <w:sz w:val="24"/>
            <w:szCs w:val="20"/>
            <w:rPrChange w:id="2530"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31" w:author="Vijay Parmar" w:date="2009-04-10T15:26:00Z">
              <w:rPr>
                <w:rStyle w:val="t1"/>
                <w:rFonts w:ascii="Verdana" w:hAnsi="Verdana"/>
                <w:szCs w:val="20"/>
              </w:rPr>
            </w:rPrChange>
          </w:rPr>
          <w:t>cgmm-context-name</w:t>
        </w:r>
        <w:r w:rsidRPr="005E74D2">
          <w:rPr>
            <w:rStyle w:val="m1"/>
            <w:rFonts w:ascii="Times New Roman" w:hAnsi="Times New Roman"/>
            <w:sz w:val="24"/>
            <w:szCs w:val="20"/>
            <w:rPrChange w:id="2532" w:author="Vijay Parmar" w:date="2009-04-10T15:26:00Z">
              <w:rPr>
                <w:rStyle w:val="m1"/>
                <w:rFonts w:ascii="Verdana" w:hAnsi="Verdana"/>
                <w:sz w:val="20"/>
                <w:szCs w:val="20"/>
              </w:rPr>
            </w:rPrChange>
          </w:rPr>
          <w:t>&gt;</w:t>
        </w:r>
        <w:r w:rsidRPr="005E74D2">
          <w:rPr>
            <w:rFonts w:ascii="Times New Roman" w:hAnsi="Times New Roman"/>
            <w:sz w:val="24"/>
            <w:szCs w:val="20"/>
            <w:rPrChange w:id="2533"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534" w:author="Vijay Parmar" w:date="2009-04-10T15:25:00Z"/>
          <w:rFonts w:ascii="Times New Roman" w:hAnsi="Times New Roman"/>
          <w:sz w:val="24"/>
          <w:szCs w:val="20"/>
          <w:rPrChange w:id="2535" w:author="Vijay Parmar" w:date="2009-04-10T15:26:00Z">
            <w:rPr>
              <w:ins w:id="2536" w:author="Vijay Parmar" w:date="2009-04-10T15:25:00Z"/>
              <w:rFonts w:ascii="Verdana" w:hAnsi="Verdana"/>
              <w:sz w:val="20"/>
              <w:szCs w:val="20"/>
            </w:rPr>
          </w:rPrChange>
        </w:rPr>
        <w:pPrChange w:id="2537" w:author="Vijay Parmar" w:date="2009-04-10T15:26:00Z">
          <w:pPr>
            <w:ind w:hanging="480"/>
          </w:pPr>
        </w:pPrChange>
      </w:pPr>
      <w:ins w:id="2538" w:author="Vijay Parmar" w:date="2009-04-10T15:25:00Z">
        <w:r w:rsidRPr="005E74D2">
          <w:rPr>
            <w:rStyle w:val="b1"/>
            <w:rFonts w:ascii="Times New Roman" w:hAnsi="Times New Roman"/>
            <w:sz w:val="24"/>
            <w:szCs w:val="20"/>
            <w:rPrChange w:id="2539" w:author="Vijay Parmar" w:date="2009-04-10T15:26:00Z">
              <w:rPr>
                <w:rStyle w:val="b1"/>
                <w:sz w:val="20"/>
                <w:szCs w:val="20"/>
              </w:rPr>
            </w:rPrChange>
          </w:rPr>
          <w:t> </w:t>
        </w:r>
        <w:r w:rsidRPr="005E74D2">
          <w:rPr>
            <w:rFonts w:ascii="Times New Roman" w:hAnsi="Times New Roman"/>
            <w:sz w:val="24"/>
            <w:szCs w:val="20"/>
            <w:rPrChange w:id="2540"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541"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42" w:author="Vijay Parmar" w:date="2009-04-10T15:26:00Z">
              <w:rPr>
                <w:rStyle w:val="t1"/>
                <w:rFonts w:ascii="Verdana" w:hAnsi="Verdana"/>
                <w:szCs w:val="20"/>
              </w:rPr>
            </w:rPrChange>
          </w:rPr>
          <w:t>cgmm-login-config-file-name</w:t>
        </w:r>
        <w:r w:rsidRPr="005E74D2">
          <w:rPr>
            <w:rStyle w:val="m1"/>
            <w:rFonts w:ascii="Times New Roman" w:hAnsi="Times New Roman"/>
            <w:sz w:val="24"/>
            <w:szCs w:val="20"/>
            <w:rPrChange w:id="2543" w:author="Vijay Parmar" w:date="2009-04-10T15:26:00Z">
              <w:rPr>
                <w:rStyle w:val="m1"/>
                <w:rFonts w:ascii="Verdana" w:hAnsi="Verdana"/>
                <w:sz w:val="20"/>
                <w:szCs w:val="20"/>
              </w:rPr>
            </w:rPrChange>
          </w:rPr>
          <w:t>&gt;</w:t>
        </w:r>
        <w:r w:rsidRPr="005E74D2">
          <w:rPr>
            <w:rStyle w:val="tx1"/>
            <w:rFonts w:ascii="Times New Roman" w:hAnsi="Times New Roman"/>
            <w:sz w:val="24"/>
            <w:rPrChange w:id="2544" w:author="Vijay Parmar" w:date="2009-04-10T15:26:00Z">
              <w:rPr>
                <w:rStyle w:val="tx1"/>
                <w:rFonts w:ascii="Verdana" w:hAnsi="Verdana"/>
                <w:sz w:val="20"/>
              </w:rPr>
            </w:rPrChange>
          </w:rPr>
          <w:t>cgmm.login.config</w:t>
        </w:r>
        <w:r w:rsidRPr="005E74D2">
          <w:rPr>
            <w:rStyle w:val="m1"/>
            <w:rFonts w:ascii="Times New Roman" w:hAnsi="Times New Roman"/>
            <w:sz w:val="24"/>
            <w:szCs w:val="20"/>
            <w:rPrChange w:id="2545"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46" w:author="Vijay Parmar" w:date="2009-04-10T15:26:00Z">
              <w:rPr>
                <w:rStyle w:val="t1"/>
                <w:rFonts w:ascii="Verdana" w:hAnsi="Verdana"/>
                <w:szCs w:val="20"/>
              </w:rPr>
            </w:rPrChange>
          </w:rPr>
          <w:t>cgmm-login-config-file-name</w:t>
        </w:r>
        <w:r w:rsidRPr="005E74D2">
          <w:rPr>
            <w:rStyle w:val="m1"/>
            <w:rFonts w:ascii="Times New Roman" w:hAnsi="Times New Roman"/>
            <w:sz w:val="24"/>
            <w:szCs w:val="20"/>
            <w:rPrChange w:id="2547" w:author="Vijay Parmar" w:date="2009-04-10T15:26:00Z">
              <w:rPr>
                <w:rStyle w:val="m1"/>
                <w:rFonts w:ascii="Verdana" w:hAnsi="Verdana"/>
                <w:sz w:val="20"/>
                <w:szCs w:val="20"/>
              </w:rPr>
            </w:rPrChange>
          </w:rPr>
          <w:t>&gt;</w:t>
        </w:r>
        <w:r w:rsidRPr="005E74D2">
          <w:rPr>
            <w:rFonts w:ascii="Times New Roman" w:hAnsi="Times New Roman"/>
            <w:sz w:val="24"/>
            <w:szCs w:val="20"/>
            <w:rPrChange w:id="2548"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549" w:author="Vijay Parmar" w:date="2009-04-10T15:25:00Z"/>
          <w:rFonts w:ascii="Times New Roman" w:hAnsi="Times New Roman"/>
          <w:sz w:val="24"/>
          <w:szCs w:val="20"/>
          <w:rPrChange w:id="2550" w:author="Vijay Parmar" w:date="2009-04-10T15:26:00Z">
            <w:rPr>
              <w:ins w:id="2551" w:author="Vijay Parmar" w:date="2009-04-10T15:25:00Z"/>
              <w:rFonts w:ascii="Verdana" w:hAnsi="Verdana"/>
              <w:sz w:val="20"/>
              <w:szCs w:val="20"/>
            </w:rPr>
          </w:rPrChange>
        </w:rPr>
        <w:pPrChange w:id="2552" w:author="Vijay Parmar" w:date="2009-04-10T15:26:00Z">
          <w:pPr>
            <w:ind w:hanging="480"/>
          </w:pPr>
        </w:pPrChange>
      </w:pPr>
      <w:ins w:id="2553" w:author="Vijay Parmar" w:date="2009-04-10T15:25:00Z">
        <w:r w:rsidRPr="005E74D2">
          <w:rPr>
            <w:rStyle w:val="b1"/>
            <w:rFonts w:ascii="Times New Roman" w:hAnsi="Times New Roman"/>
            <w:sz w:val="24"/>
            <w:szCs w:val="20"/>
            <w:rPrChange w:id="2554" w:author="Vijay Parmar" w:date="2009-04-10T15:26:00Z">
              <w:rPr>
                <w:rStyle w:val="b1"/>
                <w:sz w:val="20"/>
                <w:szCs w:val="20"/>
              </w:rPr>
            </w:rPrChange>
          </w:rPr>
          <w:t> </w:t>
        </w:r>
        <w:r w:rsidRPr="005E74D2">
          <w:rPr>
            <w:rFonts w:ascii="Times New Roman" w:hAnsi="Times New Roman"/>
            <w:sz w:val="24"/>
            <w:szCs w:val="20"/>
            <w:rPrChange w:id="2555"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556"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57" w:author="Vijay Parmar" w:date="2009-04-10T15:26:00Z">
              <w:rPr>
                <w:rStyle w:val="t1"/>
                <w:rFonts w:ascii="Verdana" w:hAnsi="Verdana"/>
                <w:szCs w:val="20"/>
              </w:rPr>
            </w:rPrChange>
          </w:rPr>
          <w:t>start-auto-syncgts</w:t>
        </w:r>
        <w:r w:rsidRPr="005E74D2">
          <w:rPr>
            <w:rStyle w:val="m1"/>
            <w:rFonts w:ascii="Times New Roman" w:hAnsi="Times New Roman"/>
            <w:sz w:val="24"/>
            <w:szCs w:val="20"/>
            <w:rPrChange w:id="2558" w:author="Vijay Parmar" w:date="2009-04-10T15:26:00Z">
              <w:rPr>
                <w:rStyle w:val="m1"/>
                <w:rFonts w:ascii="Verdana" w:hAnsi="Verdana"/>
                <w:sz w:val="20"/>
                <w:szCs w:val="20"/>
              </w:rPr>
            </w:rPrChange>
          </w:rPr>
          <w:t>&gt;</w:t>
        </w:r>
        <w:r w:rsidRPr="005E74D2">
          <w:rPr>
            <w:rStyle w:val="tx1"/>
            <w:rFonts w:ascii="Times New Roman" w:hAnsi="Times New Roman"/>
            <w:sz w:val="24"/>
            <w:rPrChange w:id="2559" w:author="Vijay Parmar" w:date="2009-04-10T15:26:00Z">
              <w:rPr>
                <w:rStyle w:val="tx1"/>
                <w:rFonts w:ascii="Verdana" w:hAnsi="Verdana"/>
                <w:sz w:val="20"/>
              </w:rPr>
            </w:rPrChange>
          </w:rPr>
          <w:t>false</w:t>
        </w:r>
        <w:r w:rsidRPr="005E74D2">
          <w:rPr>
            <w:rStyle w:val="m1"/>
            <w:rFonts w:ascii="Times New Roman" w:hAnsi="Times New Roman"/>
            <w:sz w:val="24"/>
            <w:szCs w:val="20"/>
            <w:rPrChange w:id="2560"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61" w:author="Vijay Parmar" w:date="2009-04-10T15:26:00Z">
              <w:rPr>
                <w:rStyle w:val="t1"/>
                <w:rFonts w:ascii="Verdana" w:hAnsi="Verdana"/>
                <w:szCs w:val="20"/>
              </w:rPr>
            </w:rPrChange>
          </w:rPr>
          <w:t>start-auto-syncgts</w:t>
        </w:r>
        <w:r w:rsidRPr="005E74D2">
          <w:rPr>
            <w:rStyle w:val="m1"/>
            <w:rFonts w:ascii="Times New Roman" w:hAnsi="Times New Roman"/>
            <w:sz w:val="24"/>
            <w:szCs w:val="20"/>
            <w:rPrChange w:id="2562" w:author="Vijay Parmar" w:date="2009-04-10T15:26:00Z">
              <w:rPr>
                <w:rStyle w:val="m1"/>
                <w:rFonts w:ascii="Verdana" w:hAnsi="Verdana"/>
                <w:sz w:val="20"/>
                <w:szCs w:val="20"/>
              </w:rPr>
            </w:rPrChange>
          </w:rPr>
          <w:t>&gt;</w:t>
        </w:r>
        <w:r w:rsidRPr="005E74D2">
          <w:rPr>
            <w:rFonts w:ascii="Times New Roman" w:hAnsi="Times New Roman"/>
            <w:sz w:val="24"/>
            <w:szCs w:val="20"/>
            <w:rPrChange w:id="2563"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564" w:author="Vijay Parmar" w:date="2009-04-10T15:25:00Z"/>
          <w:rFonts w:ascii="Times New Roman" w:hAnsi="Times New Roman"/>
          <w:sz w:val="24"/>
          <w:szCs w:val="20"/>
          <w:rPrChange w:id="2565" w:author="Vijay Parmar" w:date="2009-04-10T15:26:00Z">
            <w:rPr>
              <w:ins w:id="2566" w:author="Vijay Parmar" w:date="2009-04-10T15:25:00Z"/>
              <w:rFonts w:ascii="Verdana" w:hAnsi="Verdana"/>
              <w:sz w:val="20"/>
              <w:szCs w:val="20"/>
            </w:rPr>
          </w:rPrChange>
        </w:rPr>
        <w:pPrChange w:id="2567" w:author="Vijay Parmar" w:date="2009-04-10T15:26:00Z">
          <w:pPr>
            <w:ind w:hanging="480"/>
          </w:pPr>
        </w:pPrChange>
      </w:pPr>
      <w:ins w:id="2568" w:author="Vijay Parmar" w:date="2009-04-10T15:25:00Z">
        <w:r w:rsidRPr="005E74D2">
          <w:rPr>
            <w:rStyle w:val="b1"/>
            <w:rFonts w:ascii="Times New Roman" w:hAnsi="Times New Roman"/>
            <w:sz w:val="24"/>
            <w:szCs w:val="20"/>
            <w:rPrChange w:id="2569" w:author="Vijay Parmar" w:date="2009-04-10T15:26:00Z">
              <w:rPr>
                <w:rStyle w:val="b1"/>
                <w:sz w:val="20"/>
                <w:szCs w:val="20"/>
              </w:rPr>
            </w:rPrChange>
          </w:rPr>
          <w:t> </w:t>
        </w:r>
        <w:r w:rsidRPr="005E74D2">
          <w:rPr>
            <w:rFonts w:ascii="Times New Roman" w:hAnsi="Times New Roman"/>
            <w:sz w:val="24"/>
            <w:szCs w:val="20"/>
            <w:rPrChange w:id="2570"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571"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72" w:author="Vijay Parmar" w:date="2009-04-10T15:26:00Z">
              <w:rPr>
                <w:rStyle w:val="t1"/>
                <w:rFonts w:ascii="Verdana" w:hAnsi="Verdana"/>
                <w:szCs w:val="20"/>
              </w:rPr>
            </w:rPrChange>
          </w:rPr>
          <w:t>cgmm-new-grid-user-creation-disabled</w:t>
        </w:r>
        <w:r w:rsidRPr="005E74D2">
          <w:rPr>
            <w:rStyle w:val="m1"/>
            <w:rFonts w:ascii="Times New Roman" w:hAnsi="Times New Roman"/>
            <w:sz w:val="24"/>
            <w:szCs w:val="20"/>
            <w:rPrChange w:id="2573" w:author="Vijay Parmar" w:date="2009-04-10T15:26:00Z">
              <w:rPr>
                <w:rStyle w:val="m1"/>
                <w:rFonts w:ascii="Verdana" w:hAnsi="Verdana"/>
                <w:sz w:val="20"/>
                <w:szCs w:val="20"/>
              </w:rPr>
            </w:rPrChange>
          </w:rPr>
          <w:t>&gt;</w:t>
        </w:r>
        <w:r w:rsidRPr="005E74D2">
          <w:rPr>
            <w:rStyle w:val="tx1"/>
            <w:rFonts w:ascii="Times New Roman" w:hAnsi="Times New Roman"/>
            <w:sz w:val="24"/>
            <w:rPrChange w:id="2574" w:author="Vijay Parmar" w:date="2009-04-10T15:26:00Z">
              <w:rPr>
                <w:rStyle w:val="tx1"/>
                <w:rFonts w:ascii="Verdana" w:hAnsi="Verdana"/>
                <w:sz w:val="20"/>
              </w:rPr>
            </w:rPrChange>
          </w:rPr>
          <w:t>false</w:t>
        </w:r>
        <w:r w:rsidRPr="005E74D2">
          <w:rPr>
            <w:rStyle w:val="m1"/>
            <w:rFonts w:ascii="Times New Roman" w:hAnsi="Times New Roman"/>
            <w:sz w:val="24"/>
            <w:szCs w:val="20"/>
            <w:rPrChange w:id="2575"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76" w:author="Vijay Parmar" w:date="2009-04-10T15:26:00Z">
              <w:rPr>
                <w:rStyle w:val="t1"/>
                <w:rFonts w:ascii="Verdana" w:hAnsi="Verdana"/>
                <w:szCs w:val="20"/>
              </w:rPr>
            </w:rPrChange>
          </w:rPr>
          <w:t>cgmm-new-grid-user-creation-disabled</w:t>
        </w:r>
        <w:r w:rsidRPr="005E74D2">
          <w:rPr>
            <w:rStyle w:val="m1"/>
            <w:rFonts w:ascii="Times New Roman" w:hAnsi="Times New Roman"/>
            <w:sz w:val="24"/>
            <w:szCs w:val="20"/>
            <w:rPrChange w:id="2577" w:author="Vijay Parmar" w:date="2009-04-10T15:26:00Z">
              <w:rPr>
                <w:rStyle w:val="m1"/>
                <w:rFonts w:ascii="Verdana" w:hAnsi="Verdana"/>
                <w:sz w:val="20"/>
                <w:szCs w:val="20"/>
              </w:rPr>
            </w:rPrChange>
          </w:rPr>
          <w:t>&gt;</w:t>
        </w:r>
        <w:r w:rsidRPr="005E74D2">
          <w:rPr>
            <w:rFonts w:ascii="Times New Roman" w:hAnsi="Times New Roman"/>
            <w:sz w:val="24"/>
            <w:szCs w:val="20"/>
            <w:rPrChange w:id="2578"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579" w:author="Vijay Parmar" w:date="2009-04-10T15:25:00Z"/>
          <w:rFonts w:ascii="Times New Roman" w:hAnsi="Times New Roman"/>
          <w:color w:val="990000"/>
          <w:sz w:val="24"/>
          <w:szCs w:val="20"/>
          <w:rPrChange w:id="2580" w:author="Vijay Parmar" w:date="2009-04-10T15:26:00Z">
            <w:rPr>
              <w:ins w:id="2581" w:author="Vijay Parmar" w:date="2009-04-10T15:25:00Z"/>
              <w:rFonts w:ascii="Verdana" w:hAnsi="Verdana"/>
              <w:sz w:val="20"/>
              <w:szCs w:val="20"/>
            </w:rPr>
          </w:rPrChange>
        </w:rPr>
        <w:pPrChange w:id="2582" w:author="Vijay Parmar" w:date="2009-04-10T15:26:00Z">
          <w:pPr>
            <w:ind w:hanging="480"/>
          </w:pPr>
        </w:pPrChange>
      </w:pPr>
      <w:ins w:id="2583" w:author="Vijay Parmar" w:date="2009-04-10T15:25:00Z">
        <w:r w:rsidRPr="005E74D2">
          <w:rPr>
            <w:rStyle w:val="b1"/>
            <w:rFonts w:ascii="Times New Roman" w:hAnsi="Times New Roman"/>
            <w:sz w:val="24"/>
            <w:szCs w:val="20"/>
            <w:rPrChange w:id="2584" w:author="Vijay Parmar" w:date="2009-04-10T15:26:00Z">
              <w:rPr>
                <w:rStyle w:val="b1"/>
                <w:sz w:val="20"/>
                <w:szCs w:val="20"/>
              </w:rPr>
            </w:rPrChange>
          </w:rPr>
          <w:t> </w:t>
        </w:r>
        <w:r w:rsidRPr="005E74D2">
          <w:rPr>
            <w:rFonts w:ascii="Times New Roman" w:hAnsi="Times New Roman"/>
            <w:sz w:val="24"/>
            <w:szCs w:val="20"/>
            <w:rPrChange w:id="2585"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586"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87" w:author="Vijay Parmar" w:date="2009-04-10T15:26:00Z">
              <w:rPr>
                <w:rStyle w:val="t1"/>
                <w:rFonts w:ascii="Verdana" w:hAnsi="Verdana"/>
                <w:szCs w:val="20"/>
              </w:rPr>
            </w:rPrChange>
          </w:rPr>
          <w:t>cgmm-new-grid-user-creation-host-redirect-uri</w:t>
        </w:r>
        <w:r w:rsidRPr="005E74D2">
          <w:rPr>
            <w:rStyle w:val="m1"/>
            <w:rFonts w:ascii="Times New Roman" w:hAnsi="Times New Roman"/>
            <w:sz w:val="24"/>
            <w:szCs w:val="20"/>
            <w:rPrChange w:id="2588" w:author="Vijay Parmar" w:date="2009-04-10T15:26:00Z">
              <w:rPr>
                <w:rStyle w:val="m1"/>
                <w:rFonts w:ascii="Verdana" w:hAnsi="Verdana"/>
                <w:sz w:val="20"/>
                <w:szCs w:val="20"/>
              </w:rPr>
            </w:rPrChange>
          </w:rPr>
          <w:t>&gt;</w:t>
        </w:r>
        <w:r w:rsidRPr="005E74D2">
          <w:rPr>
            <w:rStyle w:val="tx1"/>
            <w:rFonts w:ascii="Times New Roman" w:hAnsi="Times New Roman"/>
            <w:sz w:val="24"/>
            <w:rPrChange w:id="2589" w:author="Vijay Parmar" w:date="2009-04-10T15:26:00Z">
              <w:rPr>
                <w:rStyle w:val="tx1"/>
                <w:rFonts w:ascii="Verdana" w:hAnsi="Verdana"/>
                <w:sz w:val="20"/>
              </w:rPr>
            </w:rPrChange>
          </w:rPr>
          <w:t>/public/newGridUserCreation.jsp</w:t>
        </w:r>
        <w:r w:rsidRPr="005E74D2">
          <w:rPr>
            <w:rStyle w:val="m1"/>
            <w:rFonts w:ascii="Times New Roman" w:hAnsi="Times New Roman"/>
            <w:sz w:val="24"/>
            <w:szCs w:val="20"/>
            <w:rPrChange w:id="2590"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591" w:author="Vijay Parmar" w:date="2009-04-10T15:26:00Z">
              <w:rPr>
                <w:rStyle w:val="t1"/>
                <w:rFonts w:ascii="Verdana" w:hAnsi="Verdana"/>
                <w:szCs w:val="20"/>
              </w:rPr>
            </w:rPrChange>
          </w:rPr>
          <w:t>cgmm-new-grid-user-creation-host-redirect-uri</w:t>
        </w:r>
        <w:r w:rsidRPr="005E74D2">
          <w:rPr>
            <w:rStyle w:val="m1"/>
            <w:rFonts w:ascii="Times New Roman" w:hAnsi="Times New Roman"/>
            <w:sz w:val="24"/>
            <w:szCs w:val="20"/>
            <w:rPrChange w:id="2592" w:author="Vijay Parmar" w:date="2009-04-10T15:26:00Z">
              <w:rPr>
                <w:rStyle w:val="m1"/>
                <w:rFonts w:ascii="Verdana" w:hAnsi="Verdana"/>
                <w:sz w:val="20"/>
                <w:szCs w:val="20"/>
              </w:rPr>
            </w:rPrChange>
          </w:rPr>
          <w:t>&gt;</w:t>
        </w:r>
        <w:r w:rsidRPr="005E74D2">
          <w:rPr>
            <w:rFonts w:ascii="Times New Roman" w:hAnsi="Times New Roman"/>
            <w:sz w:val="24"/>
            <w:szCs w:val="20"/>
            <w:rPrChange w:id="2593"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594" w:author="Vijay Parmar" w:date="2009-04-10T15:25:00Z"/>
          <w:rFonts w:ascii="Times New Roman" w:hAnsi="Times New Roman"/>
          <w:sz w:val="24"/>
          <w:szCs w:val="20"/>
          <w:rPrChange w:id="2595" w:author="Vijay Parmar" w:date="2009-04-10T15:26:00Z">
            <w:rPr>
              <w:ins w:id="2596" w:author="Vijay Parmar" w:date="2009-04-10T15:25:00Z"/>
              <w:rFonts w:ascii="Verdana" w:hAnsi="Verdana"/>
              <w:sz w:val="20"/>
              <w:szCs w:val="20"/>
            </w:rPr>
          </w:rPrChange>
        </w:rPr>
        <w:pPrChange w:id="2597" w:author="Vijay Parmar" w:date="2009-04-10T15:26:00Z">
          <w:pPr>
            <w:ind w:hanging="480"/>
          </w:pPr>
        </w:pPrChange>
      </w:pPr>
      <w:ins w:id="2598" w:author="Vijay Parmar" w:date="2009-04-10T15:25:00Z">
        <w:r w:rsidRPr="005E74D2">
          <w:rPr>
            <w:rStyle w:val="b1"/>
            <w:rFonts w:ascii="Times New Roman" w:hAnsi="Times New Roman"/>
            <w:sz w:val="24"/>
            <w:szCs w:val="20"/>
            <w:rPrChange w:id="2599" w:author="Vijay Parmar" w:date="2009-04-10T15:26:00Z">
              <w:rPr>
                <w:rStyle w:val="b1"/>
                <w:sz w:val="20"/>
                <w:szCs w:val="20"/>
              </w:rPr>
            </w:rPrChange>
          </w:rPr>
          <w:t> </w:t>
        </w:r>
        <w:r w:rsidRPr="005E74D2">
          <w:rPr>
            <w:rFonts w:ascii="Times New Roman" w:hAnsi="Times New Roman"/>
            <w:sz w:val="24"/>
            <w:szCs w:val="20"/>
            <w:rPrChange w:id="2600"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601"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02" w:author="Vijay Parmar" w:date="2009-04-10T15:26:00Z">
              <w:rPr>
                <w:rStyle w:val="t1"/>
                <w:rFonts w:ascii="Verdana" w:hAnsi="Verdana"/>
                <w:szCs w:val="20"/>
              </w:rPr>
            </w:rPrChange>
          </w:rPr>
          <w:t>cgmm-alternate-behavior</w:t>
        </w:r>
        <w:r w:rsidRPr="005E74D2">
          <w:rPr>
            <w:rStyle w:val="m1"/>
            <w:rFonts w:ascii="Times New Roman" w:hAnsi="Times New Roman"/>
            <w:sz w:val="24"/>
            <w:szCs w:val="20"/>
            <w:rPrChange w:id="2603" w:author="Vijay Parmar" w:date="2009-04-10T15:26:00Z">
              <w:rPr>
                <w:rStyle w:val="m1"/>
                <w:rFonts w:ascii="Verdana" w:hAnsi="Verdana"/>
                <w:sz w:val="20"/>
                <w:szCs w:val="20"/>
              </w:rPr>
            </w:rPrChange>
          </w:rPr>
          <w:t>&gt;</w:t>
        </w:r>
        <w:r w:rsidRPr="005E74D2">
          <w:rPr>
            <w:rStyle w:val="tx1"/>
            <w:rFonts w:ascii="Times New Roman" w:hAnsi="Times New Roman"/>
            <w:sz w:val="24"/>
            <w:rPrChange w:id="2604" w:author="Vijay Parmar" w:date="2009-04-10T15:26:00Z">
              <w:rPr>
                <w:rStyle w:val="tx1"/>
                <w:rFonts w:ascii="Verdana" w:hAnsi="Verdana"/>
                <w:sz w:val="20"/>
              </w:rPr>
            </w:rPrChange>
          </w:rPr>
          <w:t>true</w:t>
        </w:r>
        <w:r w:rsidRPr="005E74D2">
          <w:rPr>
            <w:rStyle w:val="m1"/>
            <w:rFonts w:ascii="Times New Roman" w:hAnsi="Times New Roman"/>
            <w:sz w:val="24"/>
            <w:szCs w:val="20"/>
            <w:rPrChange w:id="2605"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06" w:author="Vijay Parmar" w:date="2009-04-10T15:26:00Z">
              <w:rPr>
                <w:rStyle w:val="t1"/>
                <w:rFonts w:ascii="Verdana" w:hAnsi="Verdana"/>
                <w:szCs w:val="20"/>
              </w:rPr>
            </w:rPrChange>
          </w:rPr>
          <w:t>cgmm-alternate-behavior</w:t>
        </w:r>
        <w:r w:rsidRPr="005E74D2">
          <w:rPr>
            <w:rStyle w:val="m1"/>
            <w:rFonts w:ascii="Times New Roman" w:hAnsi="Times New Roman"/>
            <w:sz w:val="24"/>
            <w:szCs w:val="20"/>
            <w:rPrChange w:id="2607" w:author="Vijay Parmar" w:date="2009-04-10T15:26:00Z">
              <w:rPr>
                <w:rStyle w:val="m1"/>
                <w:rFonts w:ascii="Verdana" w:hAnsi="Verdana"/>
                <w:sz w:val="20"/>
                <w:szCs w:val="20"/>
              </w:rPr>
            </w:rPrChange>
          </w:rPr>
          <w:t>&gt;</w:t>
        </w:r>
        <w:r w:rsidRPr="005E74D2">
          <w:rPr>
            <w:rFonts w:ascii="Times New Roman" w:hAnsi="Times New Roman"/>
            <w:sz w:val="24"/>
            <w:szCs w:val="20"/>
            <w:rPrChange w:id="2608"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609" w:author="Vijay Parmar" w:date="2009-04-10T15:25:00Z"/>
          <w:rFonts w:ascii="Times New Roman" w:hAnsi="Times New Roman"/>
          <w:sz w:val="24"/>
          <w:szCs w:val="20"/>
          <w:rPrChange w:id="2610" w:author="Vijay Parmar" w:date="2009-04-10T15:26:00Z">
            <w:rPr>
              <w:ins w:id="2611" w:author="Vijay Parmar" w:date="2009-04-10T15:25:00Z"/>
              <w:rFonts w:ascii="Verdana" w:hAnsi="Verdana"/>
              <w:sz w:val="20"/>
              <w:szCs w:val="20"/>
            </w:rPr>
          </w:rPrChange>
        </w:rPr>
        <w:pPrChange w:id="2612" w:author="Vijay Parmar" w:date="2009-04-10T15:26:00Z">
          <w:pPr>
            <w:ind w:hanging="480"/>
          </w:pPr>
        </w:pPrChange>
      </w:pPr>
      <w:ins w:id="2613" w:author="Vijay Parmar" w:date="2009-04-10T15:25:00Z">
        <w:r w:rsidRPr="005E74D2">
          <w:rPr>
            <w:rStyle w:val="b1"/>
            <w:rFonts w:ascii="Times New Roman" w:hAnsi="Times New Roman"/>
            <w:sz w:val="24"/>
            <w:szCs w:val="20"/>
            <w:rPrChange w:id="2614" w:author="Vijay Parmar" w:date="2009-04-10T15:26:00Z">
              <w:rPr>
                <w:rStyle w:val="b1"/>
                <w:sz w:val="20"/>
                <w:szCs w:val="20"/>
              </w:rPr>
            </w:rPrChange>
          </w:rPr>
          <w:t> </w:t>
        </w:r>
        <w:r w:rsidRPr="005E74D2">
          <w:rPr>
            <w:rFonts w:ascii="Times New Roman" w:hAnsi="Times New Roman"/>
            <w:sz w:val="24"/>
            <w:szCs w:val="20"/>
            <w:rPrChange w:id="2615"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616"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17" w:author="Vijay Parmar" w:date="2009-04-10T15:26:00Z">
              <w:rPr>
                <w:rStyle w:val="t1"/>
                <w:rFonts w:ascii="Verdana" w:hAnsi="Verdana"/>
                <w:szCs w:val="20"/>
              </w:rPr>
            </w:rPrChange>
          </w:rPr>
          <w:t>cgmm-standalone-mode</w:t>
        </w:r>
        <w:r w:rsidRPr="005E74D2">
          <w:rPr>
            <w:rStyle w:val="m1"/>
            <w:rFonts w:ascii="Times New Roman" w:hAnsi="Times New Roman"/>
            <w:sz w:val="24"/>
            <w:szCs w:val="20"/>
            <w:rPrChange w:id="2618" w:author="Vijay Parmar" w:date="2009-04-10T15:26:00Z">
              <w:rPr>
                <w:rStyle w:val="m1"/>
                <w:rFonts w:ascii="Verdana" w:hAnsi="Verdana"/>
                <w:sz w:val="20"/>
                <w:szCs w:val="20"/>
              </w:rPr>
            </w:rPrChange>
          </w:rPr>
          <w:t>&gt;</w:t>
        </w:r>
        <w:r w:rsidRPr="005E74D2">
          <w:rPr>
            <w:rStyle w:val="tx1"/>
            <w:rFonts w:ascii="Times New Roman" w:hAnsi="Times New Roman"/>
            <w:sz w:val="24"/>
            <w:rPrChange w:id="2619" w:author="Vijay Parmar" w:date="2009-04-10T15:26:00Z">
              <w:rPr>
                <w:rStyle w:val="tx1"/>
                <w:rFonts w:ascii="Verdana" w:hAnsi="Verdana"/>
                <w:sz w:val="20"/>
              </w:rPr>
            </w:rPrChange>
          </w:rPr>
          <w:t>false</w:t>
        </w:r>
        <w:r w:rsidRPr="005E74D2">
          <w:rPr>
            <w:rStyle w:val="m1"/>
            <w:rFonts w:ascii="Times New Roman" w:hAnsi="Times New Roman"/>
            <w:sz w:val="24"/>
            <w:szCs w:val="20"/>
            <w:rPrChange w:id="2620"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21" w:author="Vijay Parmar" w:date="2009-04-10T15:26:00Z">
              <w:rPr>
                <w:rStyle w:val="t1"/>
                <w:rFonts w:ascii="Verdana" w:hAnsi="Verdana"/>
                <w:szCs w:val="20"/>
              </w:rPr>
            </w:rPrChange>
          </w:rPr>
          <w:t>cgmm-standalone-mode</w:t>
        </w:r>
        <w:r w:rsidRPr="005E74D2">
          <w:rPr>
            <w:rStyle w:val="m1"/>
            <w:rFonts w:ascii="Times New Roman" w:hAnsi="Times New Roman"/>
            <w:sz w:val="24"/>
            <w:szCs w:val="20"/>
            <w:rPrChange w:id="2622" w:author="Vijay Parmar" w:date="2009-04-10T15:26:00Z">
              <w:rPr>
                <w:rStyle w:val="m1"/>
                <w:rFonts w:ascii="Verdana" w:hAnsi="Verdana"/>
                <w:sz w:val="20"/>
                <w:szCs w:val="20"/>
              </w:rPr>
            </w:rPrChange>
          </w:rPr>
          <w:t>&gt;</w:t>
        </w:r>
        <w:r w:rsidRPr="005E74D2">
          <w:rPr>
            <w:rFonts w:ascii="Times New Roman" w:hAnsi="Times New Roman"/>
            <w:sz w:val="24"/>
            <w:szCs w:val="20"/>
            <w:rPrChange w:id="2623"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480" w:hanging="240"/>
        <w:rPr>
          <w:ins w:id="2624" w:author="Vijay Parmar" w:date="2009-04-10T15:25:00Z"/>
          <w:rFonts w:ascii="Times New Roman" w:hAnsi="Times New Roman"/>
          <w:sz w:val="24"/>
          <w:szCs w:val="20"/>
          <w:rPrChange w:id="2625" w:author="Vijay Parmar" w:date="2009-04-10T15:26:00Z">
            <w:rPr>
              <w:ins w:id="2626" w:author="Vijay Parmar" w:date="2009-04-10T15:25:00Z"/>
              <w:rFonts w:ascii="Verdana" w:hAnsi="Verdana"/>
              <w:sz w:val="20"/>
              <w:szCs w:val="20"/>
            </w:rPr>
          </w:rPrChange>
        </w:rPr>
        <w:pPrChange w:id="2627" w:author="Vijay Parmar" w:date="2009-04-10T15:26:00Z">
          <w:pPr>
            <w:ind w:hanging="240"/>
          </w:pPr>
        </w:pPrChange>
      </w:pPr>
      <w:ins w:id="2628" w:author="Vijay Parmar" w:date="2009-04-10T15:25:00Z">
        <w:r w:rsidRPr="005E74D2">
          <w:rPr>
            <w:rStyle w:val="b1"/>
            <w:rFonts w:ascii="Times New Roman" w:hAnsi="Times New Roman"/>
            <w:sz w:val="24"/>
            <w:szCs w:val="20"/>
            <w:rPrChange w:id="2629" w:author="Vijay Parmar" w:date="2009-04-10T15:26:00Z">
              <w:rPr>
                <w:rStyle w:val="b1"/>
                <w:sz w:val="20"/>
                <w:szCs w:val="20"/>
              </w:rPr>
            </w:rPrChange>
          </w:rPr>
          <w:t> </w:t>
        </w:r>
        <w:r w:rsidRPr="005E74D2">
          <w:rPr>
            <w:rFonts w:ascii="Times New Roman" w:hAnsi="Times New Roman"/>
            <w:sz w:val="24"/>
            <w:szCs w:val="20"/>
            <w:rPrChange w:id="2630"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631"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32" w:author="Vijay Parmar" w:date="2009-04-10T15:26:00Z">
              <w:rPr>
                <w:rStyle w:val="t1"/>
                <w:rFonts w:ascii="Verdana" w:hAnsi="Verdana"/>
                <w:szCs w:val="20"/>
              </w:rPr>
            </w:rPrChange>
          </w:rPr>
          <w:t>cgmm-information</w:t>
        </w:r>
        <w:r w:rsidRPr="005E74D2">
          <w:rPr>
            <w:rStyle w:val="m1"/>
            <w:rFonts w:ascii="Times New Roman" w:hAnsi="Times New Roman"/>
            <w:sz w:val="24"/>
            <w:szCs w:val="20"/>
            <w:rPrChange w:id="2633"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480" w:hanging="240"/>
        <w:rPr>
          <w:ins w:id="2634" w:author="Vijay Parmar" w:date="2009-04-10T15:25:00Z"/>
          <w:rFonts w:ascii="Times New Roman" w:hAnsi="Times New Roman"/>
          <w:sz w:val="24"/>
          <w:szCs w:val="20"/>
          <w:rPrChange w:id="2635" w:author="Vijay Parmar" w:date="2009-04-10T15:26:00Z">
            <w:rPr>
              <w:ins w:id="2636" w:author="Vijay Parmar" w:date="2009-04-10T15:25:00Z"/>
              <w:rFonts w:ascii="Verdana" w:hAnsi="Verdana"/>
              <w:sz w:val="20"/>
              <w:szCs w:val="20"/>
            </w:rPr>
          </w:rPrChange>
        </w:rPr>
        <w:pPrChange w:id="2637" w:author="Vijay Parmar" w:date="2009-04-10T15:26:00Z">
          <w:pPr>
            <w:ind w:hanging="480"/>
          </w:pPr>
        </w:pPrChange>
      </w:pPr>
      <w:ins w:id="2638" w:author="Vijay Parmar" w:date="2009-04-10T15:25:00Z">
        <w:r w:rsidRPr="005E74D2">
          <w:rPr>
            <w:rStyle w:val="m1"/>
            <w:rFonts w:ascii="Times New Roman" w:hAnsi="Times New Roman"/>
            <w:sz w:val="24"/>
            <w:szCs w:val="20"/>
            <w:rPrChange w:id="2639" w:author="Vijay Parmar" w:date="2009-04-10T15:26:00Z">
              <w:rPr>
                <w:rStyle w:val="m1"/>
                <w:rFonts w:ascii="Verdana" w:hAnsi="Verdana"/>
                <w:sz w:val="20"/>
                <w:szCs w:val="20"/>
              </w:rPr>
            </w:rPrChange>
          </w:rPr>
          <w:lastRenderedPageBreak/>
          <w:t>&lt;</w:t>
        </w:r>
        <w:r w:rsidRPr="005E74D2">
          <w:rPr>
            <w:rStyle w:val="t1"/>
            <w:rFonts w:ascii="Times New Roman" w:hAnsi="Times New Roman"/>
            <w:sz w:val="24"/>
            <w:szCs w:val="20"/>
            <w:rPrChange w:id="2640" w:author="Vijay Parmar" w:date="2009-04-10T15:26:00Z">
              <w:rPr>
                <w:rStyle w:val="t1"/>
                <w:rFonts w:ascii="Verdana" w:hAnsi="Verdana"/>
                <w:szCs w:val="20"/>
              </w:rPr>
            </w:rPrChange>
          </w:rPr>
          <w:t>host-application-information</w:t>
        </w:r>
        <w:r w:rsidRPr="005E74D2">
          <w:rPr>
            <w:rStyle w:val="m1"/>
            <w:rFonts w:ascii="Times New Roman" w:hAnsi="Times New Roman"/>
            <w:sz w:val="24"/>
            <w:szCs w:val="20"/>
            <w:rPrChange w:id="2641"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960" w:hanging="480"/>
        <w:rPr>
          <w:ins w:id="2642" w:author="Vijay Parmar" w:date="2009-04-10T15:25:00Z"/>
          <w:rFonts w:ascii="Times New Roman" w:hAnsi="Times New Roman"/>
          <w:sz w:val="24"/>
          <w:szCs w:val="20"/>
          <w:rPrChange w:id="2643" w:author="Vijay Parmar" w:date="2009-04-10T15:26:00Z">
            <w:rPr>
              <w:ins w:id="2644" w:author="Vijay Parmar" w:date="2009-04-10T15:25:00Z"/>
              <w:rFonts w:ascii="Verdana" w:hAnsi="Verdana"/>
              <w:sz w:val="20"/>
              <w:szCs w:val="20"/>
            </w:rPr>
          </w:rPrChange>
        </w:rPr>
        <w:pPrChange w:id="2645" w:author="Vijay Parmar" w:date="2009-04-10T15:27:00Z">
          <w:pPr>
            <w:ind w:hanging="480"/>
          </w:pPr>
        </w:pPrChange>
      </w:pPr>
      <w:ins w:id="2646" w:author="Vijay Parmar" w:date="2009-04-10T15:25:00Z">
        <w:r w:rsidRPr="005E74D2">
          <w:rPr>
            <w:rStyle w:val="b1"/>
            <w:rFonts w:ascii="Times New Roman" w:hAnsi="Times New Roman"/>
            <w:sz w:val="24"/>
            <w:szCs w:val="20"/>
            <w:rPrChange w:id="2647" w:author="Vijay Parmar" w:date="2009-04-10T15:26:00Z">
              <w:rPr>
                <w:rStyle w:val="b1"/>
                <w:sz w:val="20"/>
                <w:szCs w:val="20"/>
              </w:rPr>
            </w:rPrChange>
          </w:rPr>
          <w:t> </w:t>
        </w:r>
        <w:r w:rsidRPr="005E74D2">
          <w:rPr>
            <w:rFonts w:ascii="Times New Roman" w:hAnsi="Times New Roman"/>
            <w:sz w:val="24"/>
            <w:szCs w:val="20"/>
            <w:rPrChange w:id="2648"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64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50" w:author="Vijay Parmar" w:date="2009-04-10T15:26:00Z">
              <w:rPr>
                <w:rStyle w:val="t1"/>
                <w:rFonts w:ascii="Verdana" w:hAnsi="Verdana"/>
                <w:szCs w:val="20"/>
              </w:rPr>
            </w:rPrChange>
          </w:rPr>
          <w:t>host-context-name</w:t>
        </w:r>
        <w:r w:rsidRPr="005E74D2">
          <w:rPr>
            <w:rStyle w:val="m1"/>
            <w:rFonts w:ascii="Times New Roman" w:hAnsi="Times New Roman"/>
            <w:sz w:val="24"/>
            <w:szCs w:val="20"/>
            <w:rPrChange w:id="2651" w:author="Vijay Parmar" w:date="2009-04-10T15:26:00Z">
              <w:rPr>
                <w:rStyle w:val="m1"/>
                <w:rFonts w:ascii="Verdana" w:hAnsi="Verdana"/>
                <w:sz w:val="20"/>
                <w:szCs w:val="20"/>
              </w:rPr>
            </w:rPrChange>
          </w:rPr>
          <w:t>&gt;</w:t>
        </w:r>
        <w:r w:rsidRPr="005E74D2">
          <w:rPr>
            <w:rStyle w:val="tx1"/>
            <w:rFonts w:ascii="Times New Roman" w:hAnsi="Times New Roman"/>
            <w:sz w:val="24"/>
            <w:rPrChange w:id="2652" w:author="Vijay Parmar" w:date="2009-04-10T15:26:00Z">
              <w:rPr>
                <w:rStyle w:val="tx1"/>
                <w:rFonts w:ascii="Verdana" w:hAnsi="Verdana"/>
                <w:sz w:val="20"/>
              </w:rPr>
            </w:rPrChange>
          </w:rPr>
          <w:t>caarray</w:t>
        </w:r>
        <w:r w:rsidRPr="005E74D2">
          <w:rPr>
            <w:rStyle w:val="m1"/>
            <w:rFonts w:ascii="Times New Roman" w:hAnsi="Times New Roman"/>
            <w:sz w:val="24"/>
            <w:szCs w:val="20"/>
            <w:rPrChange w:id="2653"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54" w:author="Vijay Parmar" w:date="2009-04-10T15:26:00Z">
              <w:rPr>
                <w:rStyle w:val="t1"/>
                <w:rFonts w:ascii="Verdana" w:hAnsi="Verdana"/>
                <w:szCs w:val="20"/>
              </w:rPr>
            </w:rPrChange>
          </w:rPr>
          <w:t>host-context-name</w:t>
        </w:r>
        <w:r w:rsidRPr="005E74D2">
          <w:rPr>
            <w:rStyle w:val="m1"/>
            <w:rFonts w:ascii="Times New Roman" w:hAnsi="Times New Roman"/>
            <w:sz w:val="24"/>
            <w:szCs w:val="20"/>
            <w:rPrChange w:id="2655" w:author="Vijay Parmar" w:date="2009-04-10T15:26:00Z">
              <w:rPr>
                <w:rStyle w:val="m1"/>
                <w:rFonts w:ascii="Verdana" w:hAnsi="Verdana"/>
                <w:sz w:val="20"/>
                <w:szCs w:val="20"/>
              </w:rPr>
            </w:rPrChange>
          </w:rPr>
          <w:t>&gt;</w:t>
        </w:r>
        <w:r w:rsidRPr="005E74D2">
          <w:rPr>
            <w:rFonts w:ascii="Times New Roman" w:hAnsi="Times New Roman"/>
            <w:sz w:val="24"/>
            <w:szCs w:val="20"/>
            <w:rPrChange w:id="2656"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657" w:author="Vijay Parmar" w:date="2009-04-10T15:25:00Z"/>
          <w:rFonts w:ascii="Times New Roman" w:hAnsi="Times New Roman"/>
          <w:sz w:val="24"/>
          <w:szCs w:val="20"/>
          <w:rPrChange w:id="2658" w:author="Vijay Parmar" w:date="2009-04-10T15:26:00Z">
            <w:rPr>
              <w:ins w:id="2659" w:author="Vijay Parmar" w:date="2009-04-10T15:25:00Z"/>
              <w:rFonts w:ascii="Verdana" w:hAnsi="Verdana"/>
              <w:sz w:val="20"/>
              <w:szCs w:val="20"/>
            </w:rPr>
          </w:rPrChange>
        </w:rPr>
        <w:pPrChange w:id="2660" w:author="Vijay Parmar" w:date="2009-04-10T15:27:00Z">
          <w:pPr>
            <w:ind w:hanging="480"/>
          </w:pPr>
        </w:pPrChange>
      </w:pPr>
      <w:ins w:id="2661" w:author="Vijay Parmar" w:date="2009-04-10T15:25:00Z">
        <w:r w:rsidRPr="005E74D2">
          <w:rPr>
            <w:rStyle w:val="b1"/>
            <w:rFonts w:ascii="Times New Roman" w:hAnsi="Times New Roman"/>
            <w:sz w:val="24"/>
            <w:szCs w:val="20"/>
            <w:rPrChange w:id="2662" w:author="Vijay Parmar" w:date="2009-04-10T15:26:00Z">
              <w:rPr>
                <w:rStyle w:val="b1"/>
                <w:sz w:val="20"/>
                <w:szCs w:val="20"/>
              </w:rPr>
            </w:rPrChange>
          </w:rPr>
          <w:t> </w:t>
        </w:r>
        <w:r w:rsidRPr="005E74D2">
          <w:rPr>
            <w:rFonts w:ascii="Times New Roman" w:hAnsi="Times New Roman"/>
            <w:sz w:val="24"/>
            <w:szCs w:val="20"/>
            <w:rPrChange w:id="2663"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664"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65" w:author="Vijay Parmar" w:date="2009-04-10T15:26:00Z">
              <w:rPr>
                <w:rStyle w:val="t1"/>
                <w:rFonts w:ascii="Verdana" w:hAnsi="Verdana"/>
                <w:szCs w:val="20"/>
              </w:rPr>
            </w:rPrChange>
          </w:rPr>
          <w:t>host-application-name-for-csm</w:t>
        </w:r>
        <w:r w:rsidRPr="005E74D2">
          <w:rPr>
            <w:rStyle w:val="m1"/>
            <w:rFonts w:ascii="Times New Roman" w:hAnsi="Times New Roman"/>
            <w:sz w:val="24"/>
            <w:szCs w:val="20"/>
            <w:rPrChange w:id="2666" w:author="Vijay Parmar" w:date="2009-04-10T15:26:00Z">
              <w:rPr>
                <w:rStyle w:val="m1"/>
                <w:rFonts w:ascii="Verdana" w:hAnsi="Verdana"/>
                <w:sz w:val="20"/>
                <w:szCs w:val="20"/>
              </w:rPr>
            </w:rPrChange>
          </w:rPr>
          <w:t>&gt;</w:t>
        </w:r>
        <w:r w:rsidRPr="005E74D2">
          <w:rPr>
            <w:rStyle w:val="tx1"/>
            <w:rFonts w:ascii="Times New Roman" w:hAnsi="Times New Roman"/>
            <w:sz w:val="24"/>
            <w:rPrChange w:id="2667" w:author="Vijay Parmar" w:date="2009-04-10T15:26:00Z">
              <w:rPr>
                <w:rStyle w:val="tx1"/>
                <w:rFonts w:ascii="Verdana" w:hAnsi="Verdana"/>
                <w:sz w:val="20"/>
              </w:rPr>
            </w:rPrChange>
          </w:rPr>
          <w:t>caarray</w:t>
        </w:r>
        <w:r w:rsidRPr="005E74D2">
          <w:rPr>
            <w:rStyle w:val="m1"/>
            <w:rFonts w:ascii="Times New Roman" w:hAnsi="Times New Roman"/>
            <w:sz w:val="24"/>
            <w:szCs w:val="20"/>
            <w:rPrChange w:id="2668"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69" w:author="Vijay Parmar" w:date="2009-04-10T15:26:00Z">
              <w:rPr>
                <w:rStyle w:val="t1"/>
                <w:rFonts w:ascii="Verdana" w:hAnsi="Verdana"/>
                <w:szCs w:val="20"/>
              </w:rPr>
            </w:rPrChange>
          </w:rPr>
          <w:t>host-application-name-for-csm</w:t>
        </w:r>
        <w:r w:rsidRPr="005E74D2">
          <w:rPr>
            <w:rStyle w:val="m1"/>
            <w:rFonts w:ascii="Times New Roman" w:hAnsi="Times New Roman"/>
            <w:sz w:val="24"/>
            <w:szCs w:val="20"/>
            <w:rPrChange w:id="2670" w:author="Vijay Parmar" w:date="2009-04-10T15:26:00Z">
              <w:rPr>
                <w:rStyle w:val="m1"/>
                <w:rFonts w:ascii="Verdana" w:hAnsi="Verdana"/>
                <w:sz w:val="20"/>
                <w:szCs w:val="20"/>
              </w:rPr>
            </w:rPrChange>
          </w:rPr>
          <w:t>&gt;</w:t>
        </w:r>
        <w:r w:rsidRPr="005E74D2">
          <w:rPr>
            <w:rFonts w:ascii="Times New Roman" w:hAnsi="Times New Roman"/>
            <w:sz w:val="24"/>
            <w:szCs w:val="20"/>
            <w:rPrChange w:id="2671"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672" w:author="Vijay Parmar" w:date="2009-04-10T15:25:00Z"/>
          <w:rFonts w:ascii="Times New Roman" w:hAnsi="Times New Roman"/>
          <w:sz w:val="24"/>
          <w:szCs w:val="20"/>
          <w:rPrChange w:id="2673" w:author="Vijay Parmar" w:date="2009-04-10T15:26:00Z">
            <w:rPr>
              <w:ins w:id="2674" w:author="Vijay Parmar" w:date="2009-04-10T15:25:00Z"/>
              <w:rFonts w:ascii="Verdana" w:hAnsi="Verdana"/>
              <w:sz w:val="20"/>
              <w:szCs w:val="20"/>
            </w:rPr>
          </w:rPrChange>
        </w:rPr>
        <w:pPrChange w:id="2675" w:author="Vijay Parmar" w:date="2009-04-10T15:27:00Z">
          <w:pPr>
            <w:ind w:hanging="480"/>
          </w:pPr>
        </w:pPrChange>
      </w:pPr>
      <w:ins w:id="2676" w:author="Vijay Parmar" w:date="2009-04-10T15:25:00Z">
        <w:r w:rsidRPr="005E74D2">
          <w:rPr>
            <w:rStyle w:val="b1"/>
            <w:rFonts w:ascii="Times New Roman" w:hAnsi="Times New Roman"/>
            <w:sz w:val="24"/>
            <w:szCs w:val="20"/>
            <w:rPrChange w:id="2677" w:author="Vijay Parmar" w:date="2009-04-10T15:26:00Z">
              <w:rPr>
                <w:rStyle w:val="b1"/>
                <w:sz w:val="20"/>
                <w:szCs w:val="20"/>
              </w:rPr>
            </w:rPrChange>
          </w:rPr>
          <w:t> </w:t>
        </w:r>
        <w:r w:rsidRPr="005E74D2">
          <w:rPr>
            <w:rFonts w:ascii="Times New Roman" w:hAnsi="Times New Roman"/>
            <w:sz w:val="24"/>
            <w:szCs w:val="20"/>
            <w:rPrChange w:id="2678"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67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80" w:author="Vijay Parmar" w:date="2009-04-10T15:26:00Z">
              <w:rPr>
                <w:rStyle w:val="t1"/>
                <w:rFonts w:ascii="Verdana" w:hAnsi="Verdana"/>
                <w:szCs w:val="20"/>
              </w:rPr>
            </w:rPrChange>
          </w:rPr>
          <w:t>host-public-home-page-url</w:t>
        </w:r>
        <w:r w:rsidRPr="005E74D2">
          <w:rPr>
            <w:rStyle w:val="m1"/>
            <w:rFonts w:ascii="Times New Roman" w:hAnsi="Times New Roman"/>
            <w:sz w:val="24"/>
            <w:szCs w:val="20"/>
            <w:rPrChange w:id="2681" w:author="Vijay Parmar" w:date="2009-04-10T15:26:00Z">
              <w:rPr>
                <w:rStyle w:val="m1"/>
                <w:rFonts w:ascii="Verdana" w:hAnsi="Verdana"/>
                <w:sz w:val="20"/>
                <w:szCs w:val="20"/>
              </w:rPr>
            </w:rPrChange>
          </w:rPr>
          <w:t>&gt;</w:t>
        </w:r>
        <w:r w:rsidRPr="005E74D2">
          <w:rPr>
            <w:rStyle w:val="tx1"/>
            <w:rFonts w:ascii="Times New Roman" w:hAnsi="Times New Roman"/>
            <w:sz w:val="24"/>
            <w:rPrChange w:id="2682" w:author="Vijay Parmar" w:date="2009-04-10T15:26:00Z">
              <w:rPr>
                <w:rStyle w:val="tx1"/>
                <w:rFonts w:ascii="Verdana" w:hAnsi="Verdana"/>
                <w:sz w:val="20"/>
              </w:rPr>
            </w:rPrChange>
          </w:rPr>
          <w:t>/home.action</w:t>
        </w:r>
        <w:r w:rsidRPr="005E74D2">
          <w:rPr>
            <w:rStyle w:val="m1"/>
            <w:rFonts w:ascii="Times New Roman" w:hAnsi="Times New Roman"/>
            <w:sz w:val="24"/>
            <w:szCs w:val="20"/>
            <w:rPrChange w:id="2683"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84" w:author="Vijay Parmar" w:date="2009-04-10T15:26:00Z">
              <w:rPr>
                <w:rStyle w:val="t1"/>
                <w:rFonts w:ascii="Verdana" w:hAnsi="Verdana"/>
                <w:szCs w:val="20"/>
              </w:rPr>
            </w:rPrChange>
          </w:rPr>
          <w:t>host-public-home-page-url</w:t>
        </w:r>
        <w:r w:rsidRPr="005E74D2">
          <w:rPr>
            <w:rStyle w:val="m1"/>
            <w:rFonts w:ascii="Times New Roman" w:hAnsi="Times New Roman"/>
            <w:sz w:val="24"/>
            <w:szCs w:val="20"/>
            <w:rPrChange w:id="2685" w:author="Vijay Parmar" w:date="2009-04-10T15:26:00Z">
              <w:rPr>
                <w:rStyle w:val="m1"/>
                <w:rFonts w:ascii="Verdana" w:hAnsi="Verdana"/>
                <w:sz w:val="20"/>
                <w:szCs w:val="20"/>
              </w:rPr>
            </w:rPrChange>
          </w:rPr>
          <w:t>&gt;</w:t>
        </w:r>
        <w:r w:rsidRPr="005E74D2">
          <w:rPr>
            <w:rFonts w:ascii="Times New Roman" w:hAnsi="Times New Roman"/>
            <w:sz w:val="24"/>
            <w:szCs w:val="20"/>
            <w:rPrChange w:id="2686"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687" w:author="Vijay Parmar" w:date="2009-04-10T15:25:00Z"/>
          <w:rFonts w:ascii="Times New Roman" w:hAnsi="Times New Roman"/>
          <w:sz w:val="24"/>
          <w:szCs w:val="20"/>
          <w:rPrChange w:id="2688" w:author="Vijay Parmar" w:date="2009-04-10T15:26:00Z">
            <w:rPr>
              <w:ins w:id="2689" w:author="Vijay Parmar" w:date="2009-04-10T15:25:00Z"/>
              <w:rFonts w:ascii="Verdana" w:hAnsi="Verdana"/>
              <w:sz w:val="20"/>
              <w:szCs w:val="20"/>
            </w:rPr>
          </w:rPrChange>
        </w:rPr>
        <w:pPrChange w:id="2690" w:author="Vijay Parmar" w:date="2009-04-10T15:27:00Z">
          <w:pPr>
            <w:ind w:hanging="480"/>
          </w:pPr>
        </w:pPrChange>
      </w:pPr>
      <w:ins w:id="2691" w:author="Vijay Parmar" w:date="2009-04-10T15:25:00Z">
        <w:r w:rsidRPr="005E74D2">
          <w:rPr>
            <w:rStyle w:val="b1"/>
            <w:rFonts w:ascii="Times New Roman" w:hAnsi="Times New Roman"/>
            <w:sz w:val="24"/>
            <w:szCs w:val="20"/>
            <w:rPrChange w:id="2692" w:author="Vijay Parmar" w:date="2009-04-10T15:26:00Z">
              <w:rPr>
                <w:rStyle w:val="b1"/>
                <w:sz w:val="20"/>
                <w:szCs w:val="20"/>
              </w:rPr>
            </w:rPrChange>
          </w:rPr>
          <w:t> </w:t>
        </w:r>
        <w:r w:rsidRPr="005E74D2">
          <w:rPr>
            <w:rFonts w:ascii="Times New Roman" w:hAnsi="Times New Roman"/>
            <w:sz w:val="24"/>
            <w:szCs w:val="20"/>
            <w:rPrChange w:id="2693"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694"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95" w:author="Vijay Parmar" w:date="2009-04-10T15:26:00Z">
              <w:rPr>
                <w:rStyle w:val="t1"/>
                <w:rFonts w:ascii="Verdana" w:hAnsi="Verdana"/>
                <w:szCs w:val="20"/>
              </w:rPr>
            </w:rPrChange>
          </w:rPr>
          <w:t>host-user-home-page-url</w:t>
        </w:r>
        <w:r w:rsidRPr="005E74D2">
          <w:rPr>
            <w:rStyle w:val="m1"/>
            <w:rFonts w:ascii="Times New Roman" w:hAnsi="Times New Roman"/>
            <w:sz w:val="24"/>
            <w:szCs w:val="20"/>
            <w:rPrChange w:id="2696" w:author="Vijay Parmar" w:date="2009-04-10T15:26:00Z">
              <w:rPr>
                <w:rStyle w:val="m1"/>
                <w:rFonts w:ascii="Verdana" w:hAnsi="Verdana"/>
                <w:sz w:val="20"/>
                <w:szCs w:val="20"/>
              </w:rPr>
            </w:rPrChange>
          </w:rPr>
          <w:t>&gt;</w:t>
        </w:r>
        <w:r w:rsidRPr="005E74D2">
          <w:rPr>
            <w:rStyle w:val="tx1"/>
            <w:rFonts w:ascii="Times New Roman" w:hAnsi="Times New Roman"/>
            <w:sz w:val="24"/>
            <w:rPrChange w:id="2697" w:author="Vijay Parmar" w:date="2009-04-10T15:26:00Z">
              <w:rPr>
                <w:rStyle w:val="tx1"/>
                <w:rFonts w:ascii="Verdana" w:hAnsi="Verdana"/>
                <w:sz w:val="20"/>
              </w:rPr>
            </w:rPrChange>
          </w:rPr>
          <w:t>/protected/project/workspace.action</w:t>
        </w:r>
        <w:r w:rsidRPr="005E74D2">
          <w:rPr>
            <w:rStyle w:val="m1"/>
            <w:rFonts w:ascii="Times New Roman" w:hAnsi="Times New Roman"/>
            <w:sz w:val="24"/>
            <w:szCs w:val="20"/>
            <w:rPrChange w:id="2698"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699" w:author="Vijay Parmar" w:date="2009-04-10T15:26:00Z">
              <w:rPr>
                <w:rStyle w:val="t1"/>
                <w:rFonts w:ascii="Verdana" w:hAnsi="Verdana"/>
                <w:szCs w:val="20"/>
              </w:rPr>
            </w:rPrChange>
          </w:rPr>
          <w:t>host-user-home-page-url</w:t>
        </w:r>
        <w:r w:rsidRPr="005E74D2">
          <w:rPr>
            <w:rStyle w:val="m1"/>
            <w:rFonts w:ascii="Times New Roman" w:hAnsi="Times New Roman"/>
            <w:sz w:val="24"/>
            <w:szCs w:val="20"/>
            <w:rPrChange w:id="2700" w:author="Vijay Parmar" w:date="2009-04-10T15:26:00Z">
              <w:rPr>
                <w:rStyle w:val="m1"/>
                <w:rFonts w:ascii="Verdana" w:hAnsi="Verdana"/>
                <w:sz w:val="20"/>
                <w:szCs w:val="20"/>
              </w:rPr>
            </w:rPrChange>
          </w:rPr>
          <w:t>&gt;</w:t>
        </w:r>
        <w:r w:rsidRPr="005E74D2">
          <w:rPr>
            <w:rFonts w:ascii="Times New Roman" w:hAnsi="Times New Roman"/>
            <w:sz w:val="24"/>
            <w:szCs w:val="20"/>
            <w:rPrChange w:id="2701"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702" w:author="Vijay Parmar" w:date="2009-04-10T15:25:00Z"/>
          <w:rFonts w:ascii="Times New Roman" w:hAnsi="Times New Roman"/>
          <w:sz w:val="24"/>
          <w:szCs w:val="20"/>
          <w:rPrChange w:id="2703" w:author="Vijay Parmar" w:date="2009-04-10T15:26:00Z">
            <w:rPr>
              <w:ins w:id="2704" w:author="Vijay Parmar" w:date="2009-04-10T15:25:00Z"/>
              <w:rFonts w:ascii="Verdana" w:hAnsi="Verdana"/>
              <w:sz w:val="20"/>
              <w:szCs w:val="20"/>
            </w:rPr>
          </w:rPrChange>
        </w:rPr>
        <w:pPrChange w:id="2705" w:author="Vijay Parmar" w:date="2009-04-10T15:27:00Z">
          <w:pPr>
            <w:ind w:hanging="480"/>
          </w:pPr>
        </w:pPrChange>
      </w:pPr>
      <w:ins w:id="2706" w:author="Vijay Parmar" w:date="2009-04-10T15:25:00Z">
        <w:r w:rsidRPr="005E74D2">
          <w:rPr>
            <w:rStyle w:val="b1"/>
            <w:rFonts w:ascii="Times New Roman" w:hAnsi="Times New Roman"/>
            <w:sz w:val="24"/>
            <w:szCs w:val="20"/>
            <w:rPrChange w:id="2707" w:author="Vijay Parmar" w:date="2009-04-10T15:26:00Z">
              <w:rPr>
                <w:rStyle w:val="b1"/>
                <w:sz w:val="20"/>
                <w:szCs w:val="20"/>
              </w:rPr>
            </w:rPrChange>
          </w:rPr>
          <w:t> </w:t>
        </w:r>
        <w:r w:rsidRPr="005E74D2">
          <w:rPr>
            <w:rFonts w:ascii="Times New Roman" w:hAnsi="Times New Roman"/>
            <w:sz w:val="24"/>
            <w:szCs w:val="20"/>
            <w:rPrChange w:id="2708"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70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10" w:author="Vijay Parmar" w:date="2009-04-10T15:26:00Z">
              <w:rPr>
                <w:rStyle w:val="t1"/>
                <w:rFonts w:ascii="Verdana" w:hAnsi="Verdana"/>
                <w:szCs w:val="20"/>
              </w:rPr>
            </w:rPrChange>
          </w:rPr>
          <w:t>host-user-login-page-url</w:t>
        </w:r>
        <w:r w:rsidRPr="005E74D2">
          <w:rPr>
            <w:rStyle w:val="m1"/>
            <w:rFonts w:ascii="Times New Roman" w:hAnsi="Times New Roman"/>
            <w:sz w:val="24"/>
            <w:szCs w:val="20"/>
            <w:rPrChange w:id="2711" w:author="Vijay Parmar" w:date="2009-04-10T15:26:00Z">
              <w:rPr>
                <w:rStyle w:val="m1"/>
                <w:rFonts w:ascii="Verdana" w:hAnsi="Verdana"/>
                <w:sz w:val="20"/>
                <w:szCs w:val="20"/>
              </w:rPr>
            </w:rPrChange>
          </w:rPr>
          <w:t>&gt;</w:t>
        </w:r>
        <w:r w:rsidRPr="005E74D2">
          <w:rPr>
            <w:rStyle w:val="tx1"/>
            <w:rFonts w:ascii="Times New Roman" w:hAnsi="Times New Roman"/>
            <w:sz w:val="24"/>
            <w:rPrChange w:id="2712" w:author="Vijay Parmar" w:date="2009-04-10T15:26:00Z">
              <w:rPr>
                <w:rStyle w:val="tx1"/>
                <w:rFonts w:ascii="Verdana" w:hAnsi="Verdana"/>
                <w:sz w:val="20"/>
              </w:rPr>
            </w:rPrChange>
          </w:rPr>
          <w:t>/protected/project/workspace.action</w:t>
        </w:r>
        <w:r w:rsidRPr="005E74D2">
          <w:rPr>
            <w:rStyle w:val="m1"/>
            <w:rFonts w:ascii="Times New Roman" w:hAnsi="Times New Roman"/>
            <w:sz w:val="24"/>
            <w:szCs w:val="20"/>
            <w:rPrChange w:id="2713"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14" w:author="Vijay Parmar" w:date="2009-04-10T15:26:00Z">
              <w:rPr>
                <w:rStyle w:val="t1"/>
                <w:rFonts w:ascii="Verdana" w:hAnsi="Verdana"/>
                <w:szCs w:val="20"/>
              </w:rPr>
            </w:rPrChange>
          </w:rPr>
          <w:t>host-user-login-page-url</w:t>
        </w:r>
        <w:r w:rsidRPr="005E74D2">
          <w:rPr>
            <w:rStyle w:val="m1"/>
            <w:rFonts w:ascii="Times New Roman" w:hAnsi="Times New Roman"/>
            <w:sz w:val="24"/>
            <w:szCs w:val="20"/>
            <w:rPrChange w:id="2715" w:author="Vijay Parmar" w:date="2009-04-10T15:26:00Z">
              <w:rPr>
                <w:rStyle w:val="m1"/>
                <w:rFonts w:ascii="Verdana" w:hAnsi="Verdana"/>
                <w:sz w:val="20"/>
                <w:szCs w:val="20"/>
              </w:rPr>
            </w:rPrChange>
          </w:rPr>
          <w:t>&gt;</w:t>
        </w:r>
        <w:r w:rsidRPr="005E74D2">
          <w:rPr>
            <w:rFonts w:ascii="Times New Roman" w:hAnsi="Times New Roman"/>
            <w:sz w:val="24"/>
            <w:szCs w:val="20"/>
            <w:rPrChange w:id="2716"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717" w:author="Vijay Parmar" w:date="2009-04-10T15:25:00Z"/>
          <w:rFonts w:ascii="Times New Roman" w:hAnsi="Times New Roman"/>
          <w:sz w:val="24"/>
          <w:szCs w:val="20"/>
          <w:rPrChange w:id="2718" w:author="Vijay Parmar" w:date="2009-04-10T15:26:00Z">
            <w:rPr>
              <w:ins w:id="2719" w:author="Vijay Parmar" w:date="2009-04-10T15:25:00Z"/>
              <w:rFonts w:ascii="Verdana" w:hAnsi="Verdana"/>
              <w:sz w:val="20"/>
              <w:szCs w:val="20"/>
            </w:rPr>
          </w:rPrChange>
        </w:rPr>
        <w:pPrChange w:id="2720" w:author="Vijay Parmar" w:date="2009-04-10T15:27:00Z">
          <w:pPr>
            <w:ind w:hanging="480"/>
          </w:pPr>
        </w:pPrChange>
      </w:pPr>
      <w:ins w:id="2721" w:author="Vijay Parmar" w:date="2009-04-10T15:25:00Z">
        <w:r w:rsidRPr="005E74D2">
          <w:rPr>
            <w:rStyle w:val="b1"/>
            <w:rFonts w:ascii="Times New Roman" w:hAnsi="Times New Roman"/>
            <w:sz w:val="24"/>
            <w:szCs w:val="20"/>
            <w:rPrChange w:id="2722" w:author="Vijay Parmar" w:date="2009-04-10T15:26:00Z">
              <w:rPr>
                <w:rStyle w:val="b1"/>
                <w:sz w:val="20"/>
                <w:szCs w:val="20"/>
              </w:rPr>
            </w:rPrChange>
          </w:rPr>
          <w:t> </w:t>
        </w:r>
        <w:r w:rsidRPr="005E74D2">
          <w:rPr>
            <w:rFonts w:ascii="Times New Roman" w:hAnsi="Times New Roman"/>
            <w:sz w:val="24"/>
            <w:szCs w:val="20"/>
            <w:rPrChange w:id="2723"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724"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25" w:author="Vijay Parmar" w:date="2009-04-10T15:26:00Z">
              <w:rPr>
                <w:rStyle w:val="t1"/>
                <w:rFonts w:ascii="Verdana" w:hAnsi="Verdana"/>
                <w:szCs w:val="20"/>
              </w:rPr>
            </w:rPrChange>
          </w:rPr>
          <w:t>host-new-local-user-creation-url</w:t>
        </w:r>
        <w:r w:rsidRPr="005E74D2">
          <w:rPr>
            <w:rStyle w:val="m1"/>
            <w:rFonts w:ascii="Times New Roman" w:hAnsi="Times New Roman"/>
            <w:sz w:val="24"/>
            <w:szCs w:val="20"/>
            <w:rPrChange w:id="2726" w:author="Vijay Parmar" w:date="2009-04-10T15:26:00Z">
              <w:rPr>
                <w:rStyle w:val="m1"/>
                <w:rFonts w:ascii="Verdana" w:hAnsi="Verdana"/>
                <w:sz w:val="20"/>
                <w:szCs w:val="20"/>
              </w:rPr>
            </w:rPrChange>
          </w:rPr>
          <w:t>&gt;</w:t>
        </w:r>
        <w:r w:rsidRPr="005E74D2">
          <w:rPr>
            <w:rStyle w:val="tx1"/>
            <w:rFonts w:ascii="Times New Roman" w:hAnsi="Times New Roman"/>
            <w:sz w:val="24"/>
            <w:rPrChange w:id="2727" w:author="Vijay Parmar" w:date="2009-04-10T15:26:00Z">
              <w:rPr>
                <w:rStyle w:val="tx1"/>
                <w:rFonts w:ascii="Verdana" w:hAnsi="Verdana"/>
                <w:sz w:val="20"/>
              </w:rPr>
            </w:rPrChange>
          </w:rPr>
          <w:t>/registration/input.action</w:t>
        </w:r>
        <w:r w:rsidRPr="005E74D2">
          <w:rPr>
            <w:rStyle w:val="m1"/>
            <w:rFonts w:ascii="Times New Roman" w:hAnsi="Times New Roman"/>
            <w:sz w:val="24"/>
            <w:szCs w:val="20"/>
            <w:rPrChange w:id="2728"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29" w:author="Vijay Parmar" w:date="2009-04-10T15:26:00Z">
              <w:rPr>
                <w:rStyle w:val="t1"/>
                <w:rFonts w:ascii="Verdana" w:hAnsi="Verdana"/>
                <w:szCs w:val="20"/>
              </w:rPr>
            </w:rPrChange>
          </w:rPr>
          <w:t>host-new-local-user-creation-url</w:t>
        </w:r>
        <w:r w:rsidRPr="005E74D2">
          <w:rPr>
            <w:rStyle w:val="m1"/>
            <w:rFonts w:ascii="Times New Roman" w:hAnsi="Times New Roman"/>
            <w:sz w:val="24"/>
            <w:szCs w:val="20"/>
            <w:rPrChange w:id="2730" w:author="Vijay Parmar" w:date="2009-04-10T15:26:00Z">
              <w:rPr>
                <w:rStyle w:val="m1"/>
                <w:rFonts w:ascii="Verdana" w:hAnsi="Verdana"/>
                <w:sz w:val="20"/>
                <w:szCs w:val="20"/>
              </w:rPr>
            </w:rPrChange>
          </w:rPr>
          <w:t>&gt;</w:t>
        </w:r>
        <w:r w:rsidRPr="005E74D2">
          <w:rPr>
            <w:rFonts w:ascii="Times New Roman" w:hAnsi="Times New Roman"/>
            <w:sz w:val="24"/>
            <w:szCs w:val="20"/>
            <w:rPrChange w:id="2731"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732" w:author="Vijay Parmar" w:date="2009-04-10T15:25:00Z"/>
          <w:rFonts w:ascii="Times New Roman" w:hAnsi="Times New Roman"/>
          <w:sz w:val="24"/>
          <w:szCs w:val="20"/>
          <w:rPrChange w:id="2733" w:author="Vijay Parmar" w:date="2009-04-10T15:26:00Z">
            <w:rPr>
              <w:ins w:id="2734" w:author="Vijay Parmar" w:date="2009-04-10T15:25:00Z"/>
              <w:rFonts w:ascii="Verdana" w:hAnsi="Verdana"/>
              <w:sz w:val="20"/>
              <w:szCs w:val="20"/>
            </w:rPr>
          </w:rPrChange>
        </w:rPr>
        <w:pPrChange w:id="2735" w:author="Vijay Parmar" w:date="2009-04-10T15:27:00Z">
          <w:pPr>
            <w:ind w:hanging="480"/>
          </w:pPr>
        </w:pPrChange>
      </w:pPr>
      <w:ins w:id="2736" w:author="Vijay Parmar" w:date="2009-04-10T15:25:00Z">
        <w:r w:rsidRPr="005E74D2">
          <w:rPr>
            <w:rStyle w:val="b1"/>
            <w:rFonts w:ascii="Times New Roman" w:hAnsi="Times New Roman"/>
            <w:sz w:val="24"/>
            <w:szCs w:val="20"/>
            <w:rPrChange w:id="2737" w:author="Vijay Parmar" w:date="2009-04-10T15:26:00Z">
              <w:rPr>
                <w:rStyle w:val="b1"/>
                <w:sz w:val="20"/>
                <w:szCs w:val="20"/>
              </w:rPr>
            </w:rPrChange>
          </w:rPr>
          <w:t> </w:t>
        </w:r>
        <w:r w:rsidRPr="005E74D2">
          <w:rPr>
            <w:rFonts w:ascii="Times New Roman" w:hAnsi="Times New Roman"/>
            <w:sz w:val="24"/>
            <w:szCs w:val="20"/>
            <w:rPrChange w:id="2738"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73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40" w:author="Vijay Parmar" w:date="2009-04-10T15:26:00Z">
              <w:rPr>
                <w:rStyle w:val="t1"/>
                <w:rFonts w:ascii="Verdana" w:hAnsi="Verdana"/>
                <w:szCs w:val="20"/>
              </w:rPr>
            </w:rPrChange>
          </w:rPr>
          <w:t>host-mail-jndi-name</w:t>
        </w:r>
        <w:r w:rsidRPr="005E74D2">
          <w:rPr>
            <w:rStyle w:val="m1"/>
            <w:rFonts w:ascii="Times New Roman" w:hAnsi="Times New Roman"/>
            <w:sz w:val="24"/>
            <w:szCs w:val="20"/>
            <w:rPrChange w:id="2741" w:author="Vijay Parmar" w:date="2009-04-10T15:26:00Z">
              <w:rPr>
                <w:rStyle w:val="m1"/>
                <w:rFonts w:ascii="Verdana" w:hAnsi="Verdana"/>
                <w:sz w:val="20"/>
                <w:szCs w:val="20"/>
              </w:rPr>
            </w:rPrChange>
          </w:rPr>
          <w:t>&gt;</w:t>
        </w:r>
        <w:r w:rsidRPr="005E74D2">
          <w:rPr>
            <w:rStyle w:val="tx1"/>
            <w:rFonts w:ascii="Times New Roman" w:hAnsi="Times New Roman"/>
            <w:sz w:val="24"/>
            <w:rPrChange w:id="2742" w:author="Vijay Parmar" w:date="2009-04-10T15:26:00Z">
              <w:rPr>
                <w:rStyle w:val="tx1"/>
                <w:rFonts w:ascii="Verdana" w:hAnsi="Verdana"/>
                <w:sz w:val="20"/>
              </w:rPr>
            </w:rPrChange>
          </w:rPr>
          <w:t>java:/Mail</w:t>
        </w:r>
        <w:r w:rsidRPr="005E74D2">
          <w:rPr>
            <w:rStyle w:val="m1"/>
            <w:rFonts w:ascii="Times New Roman" w:hAnsi="Times New Roman"/>
            <w:sz w:val="24"/>
            <w:szCs w:val="20"/>
            <w:rPrChange w:id="2743"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44" w:author="Vijay Parmar" w:date="2009-04-10T15:26:00Z">
              <w:rPr>
                <w:rStyle w:val="t1"/>
                <w:rFonts w:ascii="Verdana" w:hAnsi="Verdana"/>
                <w:szCs w:val="20"/>
              </w:rPr>
            </w:rPrChange>
          </w:rPr>
          <w:t>host-mail-jndi-name</w:t>
        </w:r>
        <w:r w:rsidRPr="005E74D2">
          <w:rPr>
            <w:rStyle w:val="m1"/>
            <w:rFonts w:ascii="Times New Roman" w:hAnsi="Times New Roman"/>
            <w:sz w:val="24"/>
            <w:szCs w:val="20"/>
            <w:rPrChange w:id="2745" w:author="Vijay Parmar" w:date="2009-04-10T15:26:00Z">
              <w:rPr>
                <w:rStyle w:val="m1"/>
                <w:rFonts w:ascii="Verdana" w:hAnsi="Verdana"/>
                <w:sz w:val="20"/>
                <w:szCs w:val="20"/>
              </w:rPr>
            </w:rPrChange>
          </w:rPr>
          <w:t>&gt;</w:t>
        </w:r>
        <w:r w:rsidRPr="005E74D2">
          <w:rPr>
            <w:rFonts w:ascii="Times New Roman" w:hAnsi="Times New Roman"/>
            <w:sz w:val="24"/>
            <w:szCs w:val="20"/>
            <w:rPrChange w:id="2746"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747" w:author="Vijay Parmar" w:date="2009-04-10T15:25:00Z"/>
          <w:rFonts w:ascii="Times New Roman" w:hAnsi="Times New Roman"/>
          <w:sz w:val="24"/>
          <w:szCs w:val="20"/>
          <w:rPrChange w:id="2748" w:author="Vijay Parmar" w:date="2009-04-10T15:26:00Z">
            <w:rPr>
              <w:ins w:id="2749" w:author="Vijay Parmar" w:date="2009-04-10T15:25:00Z"/>
              <w:rFonts w:ascii="Verdana" w:hAnsi="Verdana"/>
              <w:sz w:val="20"/>
              <w:szCs w:val="20"/>
            </w:rPr>
          </w:rPrChange>
        </w:rPr>
        <w:pPrChange w:id="2750" w:author="Vijay Parmar" w:date="2009-04-10T15:27:00Z">
          <w:pPr>
            <w:ind w:hanging="480"/>
          </w:pPr>
        </w:pPrChange>
      </w:pPr>
      <w:ins w:id="2751" w:author="Vijay Parmar" w:date="2009-04-10T15:25:00Z">
        <w:r w:rsidRPr="005E74D2">
          <w:rPr>
            <w:rStyle w:val="b1"/>
            <w:rFonts w:ascii="Times New Roman" w:hAnsi="Times New Roman"/>
            <w:sz w:val="24"/>
            <w:szCs w:val="20"/>
            <w:rPrChange w:id="2752" w:author="Vijay Parmar" w:date="2009-04-10T15:26:00Z">
              <w:rPr>
                <w:rStyle w:val="b1"/>
                <w:sz w:val="20"/>
                <w:szCs w:val="20"/>
              </w:rPr>
            </w:rPrChange>
          </w:rPr>
          <w:t> </w:t>
        </w:r>
        <w:r w:rsidRPr="005E74D2">
          <w:rPr>
            <w:rFonts w:ascii="Times New Roman" w:hAnsi="Times New Roman"/>
            <w:sz w:val="24"/>
            <w:szCs w:val="20"/>
            <w:rPrChange w:id="2753"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754"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55" w:author="Vijay Parmar" w:date="2009-04-10T15:26:00Z">
              <w:rPr>
                <w:rStyle w:val="t1"/>
                <w:rFonts w:ascii="Verdana" w:hAnsi="Verdana"/>
                <w:szCs w:val="20"/>
              </w:rPr>
            </w:rPrChange>
          </w:rPr>
          <w:t>host-mail-email-id-to</w:t>
        </w:r>
        <w:r w:rsidRPr="005E74D2">
          <w:rPr>
            <w:rStyle w:val="m1"/>
            <w:rFonts w:ascii="Times New Roman" w:hAnsi="Times New Roman"/>
            <w:sz w:val="24"/>
            <w:szCs w:val="20"/>
            <w:rPrChange w:id="2756" w:author="Vijay Parmar" w:date="2009-04-10T15:26:00Z">
              <w:rPr>
                <w:rStyle w:val="m1"/>
                <w:rFonts w:ascii="Verdana" w:hAnsi="Verdana"/>
                <w:sz w:val="20"/>
                <w:szCs w:val="20"/>
              </w:rPr>
            </w:rPrChange>
          </w:rPr>
          <w:t>&gt;</w:t>
        </w:r>
        <w:r w:rsidRPr="005E74D2">
          <w:rPr>
            <w:rStyle w:val="tx1"/>
            <w:rFonts w:ascii="Times New Roman" w:hAnsi="Times New Roman"/>
            <w:sz w:val="24"/>
            <w:rPrChange w:id="2757" w:author="Vijay Parmar" w:date="2009-04-10T15:26:00Z">
              <w:rPr>
                <w:rStyle w:val="tx1"/>
                <w:rFonts w:ascii="Verdana" w:hAnsi="Verdana"/>
                <w:sz w:val="20"/>
              </w:rPr>
            </w:rPrChange>
          </w:rPr>
          <w:t>DaDummy01@gmail.com</w:t>
        </w:r>
        <w:r w:rsidRPr="005E74D2">
          <w:rPr>
            <w:rStyle w:val="m1"/>
            <w:rFonts w:ascii="Times New Roman" w:hAnsi="Times New Roman"/>
            <w:sz w:val="24"/>
            <w:szCs w:val="20"/>
            <w:rPrChange w:id="2758"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59" w:author="Vijay Parmar" w:date="2009-04-10T15:26:00Z">
              <w:rPr>
                <w:rStyle w:val="t1"/>
                <w:rFonts w:ascii="Verdana" w:hAnsi="Verdana"/>
                <w:szCs w:val="20"/>
              </w:rPr>
            </w:rPrChange>
          </w:rPr>
          <w:t>host-mail-email-id-to</w:t>
        </w:r>
        <w:r w:rsidRPr="005E74D2">
          <w:rPr>
            <w:rStyle w:val="m1"/>
            <w:rFonts w:ascii="Times New Roman" w:hAnsi="Times New Roman"/>
            <w:sz w:val="24"/>
            <w:szCs w:val="20"/>
            <w:rPrChange w:id="2760" w:author="Vijay Parmar" w:date="2009-04-10T15:26:00Z">
              <w:rPr>
                <w:rStyle w:val="m1"/>
                <w:rFonts w:ascii="Verdana" w:hAnsi="Verdana"/>
                <w:sz w:val="20"/>
                <w:szCs w:val="20"/>
              </w:rPr>
            </w:rPrChange>
          </w:rPr>
          <w:t>&gt;</w:t>
        </w:r>
        <w:r w:rsidRPr="005E74D2">
          <w:rPr>
            <w:rFonts w:ascii="Times New Roman" w:hAnsi="Times New Roman"/>
            <w:sz w:val="24"/>
            <w:szCs w:val="20"/>
            <w:rPrChange w:id="2761"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762" w:author="Vijay Parmar" w:date="2009-04-10T15:25:00Z"/>
          <w:rFonts w:ascii="Times New Roman" w:hAnsi="Times New Roman"/>
          <w:sz w:val="24"/>
          <w:szCs w:val="20"/>
          <w:rPrChange w:id="2763" w:author="Vijay Parmar" w:date="2009-04-10T15:26:00Z">
            <w:rPr>
              <w:ins w:id="2764" w:author="Vijay Parmar" w:date="2009-04-10T15:25:00Z"/>
              <w:rFonts w:ascii="Verdana" w:hAnsi="Verdana"/>
              <w:sz w:val="20"/>
              <w:szCs w:val="20"/>
            </w:rPr>
          </w:rPrChange>
        </w:rPr>
        <w:pPrChange w:id="2765" w:author="Vijay Parmar" w:date="2009-04-10T15:27:00Z">
          <w:pPr>
            <w:ind w:hanging="480"/>
          </w:pPr>
        </w:pPrChange>
      </w:pPr>
      <w:ins w:id="2766" w:author="Vijay Parmar" w:date="2009-04-10T15:25:00Z">
        <w:r w:rsidRPr="005E74D2">
          <w:rPr>
            <w:rStyle w:val="b1"/>
            <w:rFonts w:ascii="Times New Roman" w:hAnsi="Times New Roman"/>
            <w:sz w:val="24"/>
            <w:szCs w:val="20"/>
            <w:rPrChange w:id="2767" w:author="Vijay Parmar" w:date="2009-04-10T15:26:00Z">
              <w:rPr>
                <w:rStyle w:val="b1"/>
                <w:sz w:val="20"/>
                <w:szCs w:val="20"/>
              </w:rPr>
            </w:rPrChange>
          </w:rPr>
          <w:t> </w:t>
        </w:r>
        <w:r w:rsidRPr="005E74D2">
          <w:rPr>
            <w:rFonts w:ascii="Times New Roman" w:hAnsi="Times New Roman"/>
            <w:sz w:val="24"/>
            <w:szCs w:val="20"/>
            <w:rPrChange w:id="2768"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76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70" w:author="Vijay Parmar" w:date="2009-04-10T15:26:00Z">
              <w:rPr>
                <w:rStyle w:val="t1"/>
                <w:rFonts w:ascii="Verdana" w:hAnsi="Verdana"/>
                <w:szCs w:val="20"/>
              </w:rPr>
            </w:rPrChange>
          </w:rPr>
          <w:t>host-mail-email-id-from</w:t>
        </w:r>
        <w:r w:rsidRPr="005E74D2">
          <w:rPr>
            <w:rStyle w:val="m1"/>
            <w:rFonts w:ascii="Times New Roman" w:hAnsi="Times New Roman"/>
            <w:sz w:val="24"/>
            <w:szCs w:val="20"/>
            <w:rPrChange w:id="2771" w:author="Vijay Parmar" w:date="2009-04-10T15:26:00Z">
              <w:rPr>
                <w:rStyle w:val="m1"/>
                <w:rFonts w:ascii="Verdana" w:hAnsi="Verdana"/>
                <w:sz w:val="20"/>
                <w:szCs w:val="20"/>
              </w:rPr>
            </w:rPrChange>
          </w:rPr>
          <w:t>&gt;</w:t>
        </w:r>
        <w:r w:rsidRPr="005E74D2">
          <w:rPr>
            <w:rStyle w:val="tx1"/>
            <w:rFonts w:ascii="Times New Roman" w:hAnsi="Times New Roman"/>
            <w:sz w:val="24"/>
            <w:rPrChange w:id="2772" w:author="Vijay Parmar" w:date="2009-04-10T15:26:00Z">
              <w:rPr>
                <w:rStyle w:val="tx1"/>
                <w:rFonts w:ascii="Verdana" w:hAnsi="Verdana"/>
                <w:sz w:val="20"/>
              </w:rPr>
            </w:rPrChange>
          </w:rPr>
          <w:t>JohnDoe@mail.institute.gov</w:t>
        </w:r>
        <w:r w:rsidRPr="005E74D2">
          <w:rPr>
            <w:rStyle w:val="m1"/>
            <w:rFonts w:ascii="Times New Roman" w:hAnsi="Times New Roman"/>
            <w:sz w:val="24"/>
            <w:szCs w:val="20"/>
            <w:rPrChange w:id="2773"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74" w:author="Vijay Parmar" w:date="2009-04-10T15:26:00Z">
              <w:rPr>
                <w:rStyle w:val="t1"/>
                <w:rFonts w:ascii="Verdana" w:hAnsi="Verdana"/>
                <w:szCs w:val="20"/>
              </w:rPr>
            </w:rPrChange>
          </w:rPr>
          <w:t>host-mail-email-id-from</w:t>
        </w:r>
        <w:r w:rsidRPr="005E74D2">
          <w:rPr>
            <w:rStyle w:val="m1"/>
            <w:rFonts w:ascii="Times New Roman" w:hAnsi="Times New Roman"/>
            <w:sz w:val="24"/>
            <w:szCs w:val="20"/>
            <w:rPrChange w:id="2775" w:author="Vijay Parmar" w:date="2009-04-10T15:26:00Z">
              <w:rPr>
                <w:rStyle w:val="m1"/>
                <w:rFonts w:ascii="Verdana" w:hAnsi="Verdana"/>
                <w:sz w:val="20"/>
                <w:szCs w:val="20"/>
              </w:rPr>
            </w:rPrChange>
          </w:rPr>
          <w:t>&gt;</w:t>
        </w:r>
        <w:r w:rsidRPr="005E74D2">
          <w:rPr>
            <w:rFonts w:ascii="Times New Roman" w:hAnsi="Times New Roman"/>
            <w:sz w:val="24"/>
            <w:szCs w:val="20"/>
            <w:rPrChange w:id="2776"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777" w:author="Vijay Parmar" w:date="2009-04-10T15:25:00Z"/>
          <w:rFonts w:ascii="Times New Roman" w:hAnsi="Times New Roman"/>
          <w:sz w:val="24"/>
          <w:szCs w:val="20"/>
          <w:rPrChange w:id="2778" w:author="Vijay Parmar" w:date="2009-04-10T15:26:00Z">
            <w:rPr>
              <w:ins w:id="2779" w:author="Vijay Parmar" w:date="2009-04-10T15:25:00Z"/>
              <w:rFonts w:ascii="Verdana" w:hAnsi="Verdana"/>
              <w:sz w:val="20"/>
              <w:szCs w:val="20"/>
            </w:rPr>
          </w:rPrChange>
        </w:rPr>
        <w:pPrChange w:id="2780" w:author="Vijay Parmar" w:date="2009-04-10T15:27:00Z">
          <w:pPr>
            <w:ind w:hanging="480"/>
          </w:pPr>
        </w:pPrChange>
      </w:pPr>
      <w:ins w:id="2781" w:author="Vijay Parmar" w:date="2009-04-10T15:25:00Z">
        <w:r w:rsidRPr="005E74D2">
          <w:rPr>
            <w:rStyle w:val="b1"/>
            <w:rFonts w:ascii="Times New Roman" w:hAnsi="Times New Roman"/>
            <w:sz w:val="24"/>
            <w:szCs w:val="20"/>
            <w:rPrChange w:id="2782" w:author="Vijay Parmar" w:date="2009-04-10T15:26:00Z">
              <w:rPr>
                <w:rStyle w:val="b1"/>
                <w:sz w:val="20"/>
                <w:szCs w:val="20"/>
              </w:rPr>
            </w:rPrChange>
          </w:rPr>
          <w:t> </w:t>
        </w:r>
        <w:r w:rsidRPr="005E74D2">
          <w:rPr>
            <w:rFonts w:ascii="Times New Roman" w:hAnsi="Times New Roman"/>
            <w:sz w:val="24"/>
            <w:szCs w:val="20"/>
            <w:rPrChange w:id="2783"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784"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85" w:author="Vijay Parmar" w:date="2009-04-10T15:26:00Z">
              <w:rPr>
                <w:rStyle w:val="t1"/>
                <w:rFonts w:ascii="Verdana" w:hAnsi="Verdana"/>
                <w:szCs w:val="20"/>
              </w:rPr>
            </w:rPrChange>
          </w:rPr>
          <w:t>host-mail-email-subject</w:t>
        </w:r>
        <w:r w:rsidRPr="005E74D2">
          <w:rPr>
            <w:rStyle w:val="m1"/>
            <w:rFonts w:ascii="Times New Roman" w:hAnsi="Times New Roman"/>
            <w:sz w:val="24"/>
            <w:szCs w:val="20"/>
            <w:rPrChange w:id="2786" w:author="Vijay Parmar" w:date="2009-04-10T15:26:00Z">
              <w:rPr>
                <w:rStyle w:val="m1"/>
                <w:rFonts w:ascii="Verdana" w:hAnsi="Verdana"/>
                <w:sz w:val="20"/>
                <w:szCs w:val="20"/>
              </w:rPr>
            </w:rPrChange>
          </w:rPr>
          <w:t>&gt;</w:t>
        </w:r>
        <w:r w:rsidRPr="005E74D2">
          <w:rPr>
            <w:rStyle w:val="tx1"/>
            <w:rFonts w:ascii="Times New Roman" w:hAnsi="Times New Roman"/>
            <w:sz w:val="24"/>
            <w:rPrChange w:id="2787" w:author="Vijay Parmar" w:date="2009-04-10T15:26:00Z">
              <w:rPr>
                <w:rStyle w:val="tx1"/>
                <w:rFonts w:ascii="Verdana" w:hAnsi="Verdana"/>
                <w:sz w:val="20"/>
              </w:rPr>
            </w:rPrChange>
          </w:rPr>
          <w:t>Requesting new Account</w:t>
        </w:r>
        <w:r w:rsidRPr="005E74D2">
          <w:rPr>
            <w:rStyle w:val="m1"/>
            <w:rFonts w:ascii="Times New Roman" w:hAnsi="Times New Roman"/>
            <w:sz w:val="24"/>
            <w:szCs w:val="20"/>
            <w:rPrChange w:id="2788"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789" w:author="Vijay Parmar" w:date="2009-04-10T15:26:00Z">
              <w:rPr>
                <w:rStyle w:val="t1"/>
                <w:rFonts w:ascii="Verdana" w:hAnsi="Verdana"/>
                <w:szCs w:val="20"/>
              </w:rPr>
            </w:rPrChange>
          </w:rPr>
          <w:t>host-mail-email-subject</w:t>
        </w:r>
        <w:r w:rsidRPr="005E74D2">
          <w:rPr>
            <w:rStyle w:val="m1"/>
            <w:rFonts w:ascii="Times New Roman" w:hAnsi="Times New Roman"/>
            <w:sz w:val="24"/>
            <w:szCs w:val="20"/>
            <w:rPrChange w:id="2790" w:author="Vijay Parmar" w:date="2009-04-10T15:26:00Z">
              <w:rPr>
                <w:rStyle w:val="m1"/>
                <w:rFonts w:ascii="Verdana" w:hAnsi="Verdana"/>
                <w:sz w:val="20"/>
                <w:szCs w:val="20"/>
              </w:rPr>
            </w:rPrChange>
          </w:rPr>
          <w:t>&gt;</w:t>
        </w:r>
        <w:r w:rsidRPr="005E74D2">
          <w:rPr>
            <w:rFonts w:ascii="Times New Roman" w:hAnsi="Times New Roman"/>
            <w:sz w:val="24"/>
            <w:szCs w:val="20"/>
            <w:rPrChange w:id="2791"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792" w:author="Vijay Parmar" w:date="2009-04-10T15:25:00Z"/>
          <w:rFonts w:ascii="Times New Roman" w:hAnsi="Times New Roman"/>
          <w:sz w:val="24"/>
          <w:szCs w:val="20"/>
          <w:rPrChange w:id="2793" w:author="Vijay Parmar" w:date="2009-04-10T15:26:00Z">
            <w:rPr>
              <w:ins w:id="2794" w:author="Vijay Parmar" w:date="2009-04-10T15:25:00Z"/>
              <w:rFonts w:ascii="Verdana" w:hAnsi="Verdana"/>
              <w:sz w:val="20"/>
              <w:szCs w:val="20"/>
            </w:rPr>
          </w:rPrChange>
        </w:rPr>
        <w:pPrChange w:id="2795" w:author="Vijay Parmar" w:date="2009-04-10T15:27:00Z">
          <w:pPr>
            <w:ind w:hanging="480"/>
          </w:pPr>
        </w:pPrChange>
      </w:pPr>
      <w:ins w:id="2796" w:author="Vijay Parmar" w:date="2009-04-10T15:25:00Z">
        <w:r w:rsidRPr="005E74D2">
          <w:rPr>
            <w:rStyle w:val="b1"/>
            <w:rFonts w:ascii="Times New Roman" w:hAnsi="Times New Roman"/>
            <w:sz w:val="24"/>
            <w:szCs w:val="20"/>
            <w:rPrChange w:id="2797" w:author="Vijay Parmar" w:date="2009-04-10T15:26:00Z">
              <w:rPr>
                <w:rStyle w:val="b1"/>
                <w:sz w:val="20"/>
                <w:szCs w:val="20"/>
              </w:rPr>
            </w:rPrChange>
          </w:rPr>
          <w:t> </w:t>
        </w:r>
        <w:r w:rsidRPr="005E74D2">
          <w:rPr>
            <w:rFonts w:ascii="Times New Roman" w:hAnsi="Times New Roman"/>
            <w:sz w:val="24"/>
            <w:szCs w:val="20"/>
            <w:rPrChange w:id="2798"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79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00" w:author="Vijay Parmar" w:date="2009-04-10T15:26:00Z">
              <w:rPr>
                <w:rStyle w:val="t1"/>
                <w:rFonts w:ascii="Verdana" w:hAnsi="Verdana"/>
                <w:szCs w:val="20"/>
              </w:rPr>
            </w:rPrChange>
          </w:rPr>
          <w:t>host-application-logo-url</w:t>
        </w:r>
        <w:r w:rsidRPr="005E74D2">
          <w:rPr>
            <w:rStyle w:val="m1"/>
            <w:rFonts w:ascii="Times New Roman" w:hAnsi="Times New Roman"/>
            <w:sz w:val="24"/>
            <w:szCs w:val="20"/>
            <w:rPrChange w:id="2801" w:author="Vijay Parmar" w:date="2009-04-10T15:26:00Z">
              <w:rPr>
                <w:rStyle w:val="m1"/>
                <w:rFonts w:ascii="Verdana" w:hAnsi="Verdana"/>
                <w:sz w:val="20"/>
                <w:szCs w:val="20"/>
              </w:rPr>
            </w:rPrChange>
          </w:rPr>
          <w:t>&gt;</w:t>
        </w:r>
        <w:r w:rsidRPr="005E74D2">
          <w:rPr>
            <w:rStyle w:val="tx1"/>
            <w:rFonts w:ascii="Times New Roman" w:hAnsi="Times New Roman"/>
            <w:sz w:val="24"/>
            <w:rPrChange w:id="2802" w:author="Vijay Parmar" w:date="2009-04-10T15:26:00Z">
              <w:rPr>
                <w:rStyle w:val="tx1"/>
                <w:rFonts w:ascii="Verdana" w:hAnsi="Verdana"/>
                <w:sz w:val="20"/>
              </w:rPr>
            </w:rPrChange>
          </w:rPr>
          <w:t>images/appLogo.gif</w:t>
        </w:r>
        <w:r w:rsidRPr="005E74D2">
          <w:rPr>
            <w:rStyle w:val="m1"/>
            <w:rFonts w:ascii="Times New Roman" w:hAnsi="Times New Roman"/>
            <w:sz w:val="24"/>
            <w:szCs w:val="20"/>
            <w:rPrChange w:id="2803"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04" w:author="Vijay Parmar" w:date="2009-04-10T15:26:00Z">
              <w:rPr>
                <w:rStyle w:val="t1"/>
                <w:rFonts w:ascii="Verdana" w:hAnsi="Verdana"/>
                <w:szCs w:val="20"/>
              </w:rPr>
            </w:rPrChange>
          </w:rPr>
          <w:t>host-application-logo-url</w:t>
        </w:r>
        <w:r w:rsidRPr="005E74D2">
          <w:rPr>
            <w:rStyle w:val="m1"/>
            <w:rFonts w:ascii="Times New Roman" w:hAnsi="Times New Roman"/>
            <w:sz w:val="24"/>
            <w:szCs w:val="20"/>
            <w:rPrChange w:id="2805" w:author="Vijay Parmar" w:date="2009-04-10T15:26:00Z">
              <w:rPr>
                <w:rStyle w:val="m1"/>
                <w:rFonts w:ascii="Verdana" w:hAnsi="Verdana"/>
                <w:sz w:val="20"/>
                <w:szCs w:val="20"/>
              </w:rPr>
            </w:rPrChange>
          </w:rPr>
          <w:t>&gt;</w:t>
        </w:r>
        <w:r w:rsidRPr="005E74D2">
          <w:rPr>
            <w:rFonts w:ascii="Times New Roman" w:hAnsi="Times New Roman"/>
            <w:sz w:val="24"/>
            <w:szCs w:val="20"/>
            <w:rPrChange w:id="2806"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807" w:author="Vijay Parmar" w:date="2009-04-10T15:25:00Z"/>
          <w:rFonts w:ascii="Times New Roman" w:hAnsi="Times New Roman"/>
          <w:sz w:val="24"/>
          <w:szCs w:val="20"/>
          <w:rPrChange w:id="2808" w:author="Vijay Parmar" w:date="2009-04-10T15:26:00Z">
            <w:rPr>
              <w:ins w:id="2809" w:author="Vijay Parmar" w:date="2009-04-10T15:25:00Z"/>
              <w:rFonts w:ascii="Verdana" w:hAnsi="Verdana"/>
              <w:sz w:val="20"/>
              <w:szCs w:val="20"/>
            </w:rPr>
          </w:rPrChange>
        </w:rPr>
        <w:pPrChange w:id="2810" w:author="Vijay Parmar" w:date="2009-04-10T15:27:00Z">
          <w:pPr>
            <w:ind w:hanging="480"/>
          </w:pPr>
        </w:pPrChange>
      </w:pPr>
      <w:ins w:id="2811" w:author="Vijay Parmar" w:date="2009-04-10T15:25:00Z">
        <w:r w:rsidRPr="005E74D2">
          <w:rPr>
            <w:rStyle w:val="b1"/>
            <w:rFonts w:ascii="Times New Roman" w:hAnsi="Times New Roman"/>
            <w:sz w:val="24"/>
            <w:szCs w:val="20"/>
            <w:rPrChange w:id="2812" w:author="Vijay Parmar" w:date="2009-04-10T15:26:00Z">
              <w:rPr>
                <w:rStyle w:val="b1"/>
                <w:sz w:val="20"/>
                <w:szCs w:val="20"/>
              </w:rPr>
            </w:rPrChange>
          </w:rPr>
          <w:t> </w:t>
        </w:r>
        <w:r w:rsidRPr="005E74D2">
          <w:rPr>
            <w:rFonts w:ascii="Times New Roman" w:hAnsi="Times New Roman"/>
            <w:sz w:val="24"/>
            <w:szCs w:val="20"/>
            <w:rPrChange w:id="2813"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814"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15" w:author="Vijay Parmar" w:date="2009-04-10T15:26:00Z">
              <w:rPr>
                <w:rStyle w:val="t1"/>
                <w:rFonts w:ascii="Verdana" w:hAnsi="Verdana"/>
                <w:szCs w:val="20"/>
              </w:rPr>
            </w:rPrChange>
          </w:rPr>
          <w:t>host-application-logo-alt-text</w:t>
        </w:r>
        <w:r w:rsidRPr="005E74D2">
          <w:rPr>
            <w:rStyle w:val="m1"/>
            <w:rFonts w:ascii="Times New Roman" w:hAnsi="Times New Roman"/>
            <w:sz w:val="24"/>
            <w:szCs w:val="20"/>
            <w:rPrChange w:id="2816" w:author="Vijay Parmar" w:date="2009-04-10T15:26:00Z">
              <w:rPr>
                <w:rStyle w:val="m1"/>
                <w:rFonts w:ascii="Verdana" w:hAnsi="Verdana"/>
                <w:sz w:val="20"/>
                <w:szCs w:val="20"/>
              </w:rPr>
            </w:rPrChange>
          </w:rPr>
          <w:t>&gt;</w:t>
        </w:r>
        <w:r w:rsidRPr="005E74D2">
          <w:rPr>
            <w:rStyle w:val="tx1"/>
            <w:rFonts w:ascii="Times New Roman" w:hAnsi="Times New Roman"/>
            <w:sz w:val="24"/>
            <w:rPrChange w:id="2817" w:author="Vijay Parmar" w:date="2009-04-10T15:26:00Z">
              <w:rPr>
                <w:rStyle w:val="tx1"/>
                <w:rFonts w:ascii="Verdana" w:hAnsi="Verdana"/>
                <w:sz w:val="20"/>
              </w:rPr>
            </w:rPrChange>
          </w:rPr>
          <w:t>caArray Host Application</w:t>
        </w:r>
        <w:r w:rsidRPr="005E74D2">
          <w:rPr>
            <w:rStyle w:val="m1"/>
            <w:rFonts w:ascii="Times New Roman" w:hAnsi="Times New Roman"/>
            <w:sz w:val="24"/>
            <w:szCs w:val="20"/>
            <w:rPrChange w:id="2818"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19" w:author="Vijay Parmar" w:date="2009-04-10T15:26:00Z">
              <w:rPr>
                <w:rStyle w:val="t1"/>
                <w:rFonts w:ascii="Verdana" w:hAnsi="Verdana"/>
                <w:szCs w:val="20"/>
              </w:rPr>
            </w:rPrChange>
          </w:rPr>
          <w:t>host-application-logo-alt-text</w:t>
        </w:r>
        <w:r w:rsidRPr="005E74D2">
          <w:rPr>
            <w:rStyle w:val="m1"/>
            <w:rFonts w:ascii="Times New Roman" w:hAnsi="Times New Roman"/>
            <w:sz w:val="24"/>
            <w:szCs w:val="20"/>
            <w:rPrChange w:id="2820" w:author="Vijay Parmar" w:date="2009-04-10T15:26:00Z">
              <w:rPr>
                <w:rStyle w:val="m1"/>
                <w:rFonts w:ascii="Verdana" w:hAnsi="Verdana"/>
                <w:sz w:val="20"/>
                <w:szCs w:val="20"/>
              </w:rPr>
            </w:rPrChange>
          </w:rPr>
          <w:t>&gt;</w:t>
        </w:r>
        <w:r w:rsidRPr="005E74D2">
          <w:rPr>
            <w:rFonts w:ascii="Times New Roman" w:hAnsi="Times New Roman"/>
            <w:sz w:val="24"/>
            <w:szCs w:val="20"/>
            <w:rPrChange w:id="2821"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480" w:hanging="240"/>
        <w:rPr>
          <w:ins w:id="2822" w:author="Vijay Parmar" w:date="2009-04-10T15:25:00Z"/>
          <w:rFonts w:ascii="Times New Roman" w:hAnsi="Times New Roman"/>
          <w:sz w:val="24"/>
          <w:szCs w:val="20"/>
          <w:rPrChange w:id="2823" w:author="Vijay Parmar" w:date="2009-04-10T15:26:00Z">
            <w:rPr>
              <w:ins w:id="2824" w:author="Vijay Parmar" w:date="2009-04-10T15:25:00Z"/>
              <w:rFonts w:ascii="Verdana" w:hAnsi="Verdana"/>
              <w:sz w:val="20"/>
              <w:szCs w:val="20"/>
            </w:rPr>
          </w:rPrChange>
        </w:rPr>
        <w:pPrChange w:id="2825" w:author="Vijay Parmar" w:date="2009-04-10T15:26:00Z">
          <w:pPr>
            <w:ind w:hanging="240"/>
          </w:pPr>
        </w:pPrChange>
      </w:pPr>
      <w:ins w:id="2826" w:author="Vijay Parmar" w:date="2009-04-10T15:25:00Z">
        <w:r w:rsidRPr="005E74D2">
          <w:rPr>
            <w:rStyle w:val="b1"/>
            <w:rFonts w:ascii="Times New Roman" w:hAnsi="Times New Roman"/>
            <w:sz w:val="24"/>
            <w:szCs w:val="20"/>
            <w:rPrChange w:id="2827" w:author="Vijay Parmar" w:date="2009-04-10T15:26:00Z">
              <w:rPr>
                <w:rStyle w:val="b1"/>
                <w:sz w:val="20"/>
                <w:szCs w:val="20"/>
              </w:rPr>
            </w:rPrChange>
          </w:rPr>
          <w:t> </w:t>
        </w:r>
        <w:r w:rsidRPr="005E74D2">
          <w:rPr>
            <w:rFonts w:ascii="Times New Roman" w:hAnsi="Times New Roman"/>
            <w:sz w:val="24"/>
            <w:szCs w:val="20"/>
            <w:rPrChange w:id="2828"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82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30" w:author="Vijay Parmar" w:date="2009-04-10T15:26:00Z">
              <w:rPr>
                <w:rStyle w:val="t1"/>
                <w:rFonts w:ascii="Verdana" w:hAnsi="Verdana"/>
                <w:szCs w:val="20"/>
              </w:rPr>
            </w:rPrChange>
          </w:rPr>
          <w:t>host-application-information</w:t>
        </w:r>
        <w:r w:rsidRPr="005E74D2">
          <w:rPr>
            <w:rStyle w:val="m1"/>
            <w:rFonts w:ascii="Times New Roman" w:hAnsi="Times New Roman"/>
            <w:sz w:val="24"/>
            <w:szCs w:val="20"/>
            <w:rPrChange w:id="2831" w:author="Vijay Parmar" w:date="2009-04-10T15:26:00Z">
              <w:rPr>
                <w:rStyle w:val="m1"/>
                <w:rFonts w:ascii="Verdana" w:hAnsi="Verdana"/>
                <w:sz w:val="20"/>
                <w:szCs w:val="20"/>
              </w:rPr>
            </w:rPrChange>
          </w:rPr>
          <w:t>&gt;</w:t>
        </w:r>
      </w:ins>
    </w:p>
    <w:p w:rsidR="005E74D2" w:rsidRPr="005E74D2" w:rsidRDefault="007A41F7" w:rsidP="005E74D2">
      <w:pPr>
        <w:spacing w:line="240" w:lineRule="auto"/>
        <w:ind w:left="480" w:hanging="240"/>
        <w:rPr>
          <w:ins w:id="2832" w:author="Vijay Parmar" w:date="2009-04-10T15:25:00Z"/>
          <w:rFonts w:ascii="Times New Roman" w:hAnsi="Times New Roman"/>
          <w:sz w:val="24"/>
          <w:szCs w:val="20"/>
          <w:rPrChange w:id="2833" w:author="Vijay Parmar" w:date="2009-04-10T15:26:00Z">
            <w:rPr>
              <w:ins w:id="2834" w:author="Vijay Parmar" w:date="2009-04-10T15:25:00Z"/>
              <w:rFonts w:ascii="Verdana" w:hAnsi="Verdana"/>
              <w:sz w:val="20"/>
              <w:szCs w:val="20"/>
            </w:rPr>
          </w:rPrChange>
        </w:rPr>
        <w:pPrChange w:id="2835" w:author="Vijay Parmar" w:date="2009-04-10T15:27:00Z">
          <w:pPr>
            <w:ind w:hanging="480"/>
          </w:pPr>
        </w:pPrChange>
      </w:pPr>
      <w:ins w:id="2836" w:author="Vijay Parmar" w:date="2009-04-10T15:27:00Z">
        <w:r>
          <w:rPr>
            <w:rStyle w:val="m1"/>
            <w:rFonts w:ascii="Times New Roman" w:hAnsi="Times New Roman"/>
            <w:sz w:val="24"/>
            <w:szCs w:val="20"/>
          </w:rPr>
          <w:t xml:space="preserve"> </w:t>
        </w:r>
      </w:ins>
      <w:ins w:id="2837" w:author="Vijay Parmar" w:date="2009-04-10T15:25:00Z">
        <w:r w:rsidR="005E74D2" w:rsidRPr="005E74D2">
          <w:rPr>
            <w:rStyle w:val="m1"/>
            <w:rFonts w:ascii="Times New Roman" w:hAnsi="Times New Roman"/>
            <w:sz w:val="24"/>
            <w:szCs w:val="20"/>
            <w:rPrChange w:id="2838" w:author="Vijay Parmar" w:date="2009-04-10T15:26:00Z">
              <w:rPr>
                <w:rStyle w:val="m1"/>
                <w:rFonts w:ascii="Verdana" w:hAnsi="Verdana"/>
                <w:sz w:val="20"/>
                <w:szCs w:val="20"/>
              </w:rPr>
            </w:rPrChange>
          </w:rPr>
          <w:t>&lt;</w:t>
        </w:r>
        <w:r w:rsidR="005E74D2" w:rsidRPr="005E74D2">
          <w:rPr>
            <w:rStyle w:val="t1"/>
            <w:rFonts w:ascii="Times New Roman" w:hAnsi="Times New Roman"/>
            <w:sz w:val="24"/>
            <w:szCs w:val="20"/>
            <w:rPrChange w:id="2839" w:author="Vijay Parmar" w:date="2009-04-10T15:26:00Z">
              <w:rPr>
                <w:rStyle w:val="t1"/>
                <w:rFonts w:ascii="Verdana" w:hAnsi="Verdana"/>
                <w:szCs w:val="20"/>
              </w:rPr>
            </w:rPrChange>
          </w:rPr>
          <w:t>authentication-service-list</w:t>
        </w:r>
        <w:r w:rsidR="005E74D2" w:rsidRPr="005E74D2">
          <w:rPr>
            <w:rStyle w:val="m1"/>
            <w:rFonts w:ascii="Times New Roman" w:hAnsi="Times New Roman"/>
            <w:sz w:val="24"/>
            <w:szCs w:val="20"/>
            <w:rPrChange w:id="2840"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960" w:hanging="480"/>
        <w:rPr>
          <w:ins w:id="2841" w:author="Vijay Parmar" w:date="2009-04-10T15:25:00Z"/>
          <w:rFonts w:ascii="Times New Roman" w:hAnsi="Times New Roman"/>
          <w:sz w:val="24"/>
          <w:szCs w:val="20"/>
          <w:rPrChange w:id="2842" w:author="Vijay Parmar" w:date="2009-04-10T15:26:00Z">
            <w:rPr>
              <w:ins w:id="2843" w:author="Vijay Parmar" w:date="2009-04-10T15:25:00Z"/>
              <w:rFonts w:ascii="Verdana" w:hAnsi="Verdana"/>
              <w:sz w:val="20"/>
              <w:szCs w:val="20"/>
            </w:rPr>
          </w:rPrChange>
        </w:rPr>
        <w:pPrChange w:id="2844" w:author="Vijay Parmar" w:date="2009-04-10T15:27:00Z">
          <w:pPr>
            <w:ind w:hanging="480"/>
          </w:pPr>
        </w:pPrChange>
      </w:pPr>
      <w:ins w:id="2845" w:author="Vijay Parmar" w:date="2009-04-10T15:25:00Z">
        <w:r w:rsidRPr="005E74D2">
          <w:rPr>
            <w:rStyle w:val="m1"/>
            <w:rFonts w:ascii="Times New Roman" w:hAnsi="Times New Roman"/>
            <w:sz w:val="24"/>
            <w:szCs w:val="20"/>
            <w:rPrChange w:id="2846"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47" w:author="Vijay Parmar" w:date="2009-04-10T15:26:00Z">
              <w:rPr>
                <w:rStyle w:val="t1"/>
                <w:rFonts w:ascii="Verdana" w:hAnsi="Verdana"/>
                <w:szCs w:val="20"/>
              </w:rPr>
            </w:rPrChange>
          </w:rPr>
          <w:t>authentication-service-information</w:t>
        </w:r>
        <w:r w:rsidRPr="005E74D2">
          <w:rPr>
            <w:rStyle w:val="m1"/>
            <w:rFonts w:ascii="Times New Roman" w:hAnsi="Times New Roman"/>
            <w:sz w:val="24"/>
            <w:szCs w:val="20"/>
            <w:rPrChange w:id="2848"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960" w:hanging="480"/>
        <w:rPr>
          <w:ins w:id="2849" w:author="Vijay Parmar" w:date="2009-04-10T15:25:00Z"/>
          <w:rFonts w:ascii="Times New Roman" w:hAnsi="Times New Roman"/>
          <w:sz w:val="24"/>
          <w:szCs w:val="20"/>
          <w:rPrChange w:id="2850" w:author="Vijay Parmar" w:date="2009-04-10T15:26:00Z">
            <w:rPr>
              <w:ins w:id="2851" w:author="Vijay Parmar" w:date="2009-04-10T15:25:00Z"/>
              <w:rFonts w:ascii="Verdana" w:hAnsi="Verdana"/>
              <w:sz w:val="20"/>
              <w:szCs w:val="20"/>
            </w:rPr>
          </w:rPrChange>
        </w:rPr>
        <w:pPrChange w:id="2852" w:author="Vijay Parmar" w:date="2009-04-10T15:27:00Z">
          <w:pPr>
            <w:ind w:hanging="480"/>
          </w:pPr>
        </w:pPrChange>
      </w:pPr>
      <w:ins w:id="2853" w:author="Vijay Parmar" w:date="2009-04-10T15:25:00Z">
        <w:r w:rsidRPr="005E74D2">
          <w:rPr>
            <w:rStyle w:val="b1"/>
            <w:rFonts w:ascii="Times New Roman" w:hAnsi="Times New Roman"/>
            <w:sz w:val="24"/>
            <w:szCs w:val="20"/>
            <w:rPrChange w:id="2854" w:author="Vijay Parmar" w:date="2009-04-10T15:26:00Z">
              <w:rPr>
                <w:rStyle w:val="b1"/>
                <w:sz w:val="20"/>
                <w:szCs w:val="20"/>
              </w:rPr>
            </w:rPrChange>
          </w:rPr>
          <w:t> </w:t>
        </w:r>
        <w:r w:rsidRPr="005E74D2">
          <w:rPr>
            <w:rFonts w:ascii="Times New Roman" w:hAnsi="Times New Roman"/>
            <w:sz w:val="24"/>
            <w:szCs w:val="20"/>
            <w:rPrChange w:id="2855"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856"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57" w:author="Vijay Parmar" w:date="2009-04-10T15:26:00Z">
              <w:rPr>
                <w:rStyle w:val="t1"/>
                <w:rFonts w:ascii="Verdana" w:hAnsi="Verdana"/>
                <w:szCs w:val="20"/>
              </w:rPr>
            </w:rPrChange>
          </w:rPr>
          <w:t>service-name</w:t>
        </w:r>
        <w:r w:rsidRPr="005E74D2">
          <w:rPr>
            <w:rStyle w:val="m1"/>
            <w:rFonts w:ascii="Times New Roman" w:hAnsi="Times New Roman"/>
            <w:sz w:val="24"/>
            <w:szCs w:val="20"/>
            <w:rPrChange w:id="2858" w:author="Vijay Parmar" w:date="2009-04-10T15:26:00Z">
              <w:rPr>
                <w:rStyle w:val="m1"/>
                <w:rFonts w:ascii="Verdana" w:hAnsi="Verdana"/>
                <w:sz w:val="20"/>
                <w:szCs w:val="20"/>
              </w:rPr>
            </w:rPrChange>
          </w:rPr>
          <w:t>&gt;</w:t>
        </w:r>
        <w:r w:rsidRPr="005E74D2">
          <w:rPr>
            <w:rStyle w:val="tx1"/>
            <w:rFonts w:ascii="Times New Roman" w:hAnsi="Times New Roman"/>
            <w:sz w:val="24"/>
            <w:rPrChange w:id="2859" w:author="Vijay Parmar" w:date="2009-04-10T15:26:00Z">
              <w:rPr>
                <w:rStyle w:val="tx1"/>
                <w:rFonts w:ascii="Verdana" w:hAnsi="Verdana"/>
                <w:sz w:val="20"/>
              </w:rPr>
            </w:rPrChange>
          </w:rPr>
          <w:t>caGrid Training</w:t>
        </w:r>
        <w:r w:rsidRPr="005E74D2">
          <w:rPr>
            <w:rStyle w:val="m1"/>
            <w:rFonts w:ascii="Times New Roman" w:hAnsi="Times New Roman"/>
            <w:sz w:val="24"/>
            <w:szCs w:val="20"/>
            <w:rPrChange w:id="2860"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61" w:author="Vijay Parmar" w:date="2009-04-10T15:26:00Z">
              <w:rPr>
                <w:rStyle w:val="t1"/>
                <w:rFonts w:ascii="Verdana" w:hAnsi="Verdana"/>
                <w:szCs w:val="20"/>
              </w:rPr>
            </w:rPrChange>
          </w:rPr>
          <w:t>service-name</w:t>
        </w:r>
        <w:r w:rsidRPr="005E74D2">
          <w:rPr>
            <w:rStyle w:val="m1"/>
            <w:rFonts w:ascii="Times New Roman" w:hAnsi="Times New Roman"/>
            <w:sz w:val="24"/>
            <w:szCs w:val="20"/>
            <w:rPrChange w:id="2862" w:author="Vijay Parmar" w:date="2009-04-10T15:26:00Z">
              <w:rPr>
                <w:rStyle w:val="m1"/>
                <w:rFonts w:ascii="Verdana" w:hAnsi="Verdana"/>
                <w:sz w:val="20"/>
                <w:szCs w:val="20"/>
              </w:rPr>
            </w:rPrChange>
          </w:rPr>
          <w:t>&gt;</w:t>
        </w:r>
        <w:r w:rsidRPr="005E74D2">
          <w:rPr>
            <w:rFonts w:ascii="Times New Roman" w:hAnsi="Times New Roman"/>
            <w:sz w:val="24"/>
            <w:szCs w:val="20"/>
            <w:rPrChange w:id="2863"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480"/>
        <w:rPr>
          <w:ins w:id="2864" w:author="Vijay Parmar" w:date="2009-04-10T15:25:00Z"/>
          <w:rFonts w:ascii="Times New Roman" w:hAnsi="Times New Roman"/>
          <w:sz w:val="24"/>
          <w:szCs w:val="20"/>
          <w:rPrChange w:id="2865" w:author="Vijay Parmar" w:date="2009-04-10T15:26:00Z">
            <w:rPr>
              <w:ins w:id="2866" w:author="Vijay Parmar" w:date="2009-04-10T15:25:00Z"/>
              <w:rFonts w:ascii="Verdana" w:hAnsi="Verdana"/>
              <w:sz w:val="20"/>
              <w:szCs w:val="20"/>
            </w:rPr>
          </w:rPrChange>
        </w:rPr>
        <w:pPrChange w:id="2867" w:author="Vijay Parmar" w:date="2009-04-10T15:27:00Z">
          <w:pPr>
            <w:ind w:hanging="480"/>
          </w:pPr>
        </w:pPrChange>
      </w:pPr>
      <w:ins w:id="2868" w:author="Vijay Parmar" w:date="2009-04-10T15:25:00Z">
        <w:r w:rsidRPr="005E74D2">
          <w:rPr>
            <w:rStyle w:val="b1"/>
            <w:rFonts w:ascii="Times New Roman" w:hAnsi="Times New Roman"/>
            <w:sz w:val="24"/>
            <w:szCs w:val="20"/>
            <w:rPrChange w:id="2869" w:author="Vijay Parmar" w:date="2009-04-10T15:26:00Z">
              <w:rPr>
                <w:rStyle w:val="b1"/>
                <w:sz w:val="20"/>
                <w:szCs w:val="20"/>
              </w:rPr>
            </w:rPrChange>
          </w:rPr>
          <w:t> </w:t>
        </w:r>
        <w:r w:rsidRPr="005E74D2">
          <w:rPr>
            <w:rFonts w:ascii="Times New Roman" w:hAnsi="Times New Roman"/>
            <w:sz w:val="24"/>
            <w:szCs w:val="20"/>
            <w:rPrChange w:id="2870"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871"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72" w:author="Vijay Parmar" w:date="2009-04-10T15:26:00Z">
              <w:rPr>
                <w:rStyle w:val="t1"/>
                <w:rFonts w:ascii="Verdana" w:hAnsi="Verdana"/>
                <w:szCs w:val="20"/>
              </w:rPr>
            </w:rPrChange>
          </w:rPr>
          <w:t>service-url</w:t>
        </w:r>
        <w:r w:rsidRPr="005E74D2">
          <w:rPr>
            <w:rStyle w:val="m1"/>
            <w:rFonts w:ascii="Times New Roman" w:hAnsi="Times New Roman"/>
            <w:sz w:val="24"/>
            <w:szCs w:val="20"/>
            <w:rPrChange w:id="2873" w:author="Vijay Parmar" w:date="2009-04-10T15:26:00Z">
              <w:rPr>
                <w:rStyle w:val="m1"/>
                <w:rFonts w:ascii="Verdana" w:hAnsi="Verdana"/>
                <w:sz w:val="20"/>
                <w:szCs w:val="20"/>
              </w:rPr>
            </w:rPrChange>
          </w:rPr>
          <w:t>&gt;</w:t>
        </w:r>
        <w:r w:rsidRPr="005E74D2">
          <w:rPr>
            <w:rStyle w:val="tx1"/>
            <w:rFonts w:ascii="Times New Roman" w:hAnsi="Times New Roman"/>
            <w:sz w:val="24"/>
            <w:rPrChange w:id="2874" w:author="Vijay Parmar" w:date="2009-04-10T15:26:00Z">
              <w:rPr>
                <w:rStyle w:val="tx1"/>
                <w:rFonts w:ascii="Verdana" w:hAnsi="Verdana"/>
                <w:sz w:val="20"/>
              </w:rPr>
            </w:rPrChange>
          </w:rPr>
          <w:t>https://dorian.training.cagrid.org:8443/wsrf/services/cagrid/Dorian</w:t>
        </w:r>
        <w:r w:rsidRPr="005E74D2">
          <w:rPr>
            <w:rStyle w:val="m1"/>
            <w:rFonts w:ascii="Times New Roman" w:hAnsi="Times New Roman"/>
            <w:sz w:val="24"/>
            <w:szCs w:val="20"/>
            <w:rPrChange w:id="2875"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76" w:author="Vijay Parmar" w:date="2009-04-10T15:26:00Z">
              <w:rPr>
                <w:rStyle w:val="t1"/>
                <w:rFonts w:ascii="Verdana" w:hAnsi="Verdana"/>
                <w:szCs w:val="20"/>
              </w:rPr>
            </w:rPrChange>
          </w:rPr>
          <w:t>service-url</w:t>
        </w:r>
        <w:r w:rsidRPr="005E74D2">
          <w:rPr>
            <w:rStyle w:val="m1"/>
            <w:rFonts w:ascii="Times New Roman" w:hAnsi="Times New Roman"/>
            <w:sz w:val="24"/>
            <w:szCs w:val="20"/>
            <w:rPrChange w:id="2877" w:author="Vijay Parmar" w:date="2009-04-10T15:26:00Z">
              <w:rPr>
                <w:rStyle w:val="m1"/>
                <w:rFonts w:ascii="Verdana" w:hAnsi="Verdana"/>
                <w:sz w:val="20"/>
                <w:szCs w:val="20"/>
              </w:rPr>
            </w:rPrChange>
          </w:rPr>
          <w:t>&gt;</w:t>
        </w:r>
        <w:r w:rsidRPr="005E74D2">
          <w:rPr>
            <w:rFonts w:ascii="Times New Roman" w:hAnsi="Times New Roman"/>
            <w:sz w:val="24"/>
            <w:szCs w:val="20"/>
            <w:rPrChange w:id="2878" w:author="Vijay Parmar" w:date="2009-04-10T15:26:00Z">
              <w:rPr>
                <w:rFonts w:ascii="Verdana" w:hAnsi="Verdana"/>
                <w:color w:val="0000FF"/>
                <w:sz w:val="20"/>
                <w:szCs w:val="20"/>
              </w:rPr>
            </w:rPrChange>
          </w:rPr>
          <w:t xml:space="preserve"> </w:t>
        </w:r>
      </w:ins>
    </w:p>
    <w:p w:rsidR="005E74D2" w:rsidRPr="005E74D2" w:rsidRDefault="007A41F7" w:rsidP="005E74D2">
      <w:pPr>
        <w:spacing w:line="240" w:lineRule="auto"/>
        <w:ind w:left="960" w:hanging="480"/>
        <w:rPr>
          <w:ins w:id="2879" w:author="Vijay Parmar" w:date="2009-04-10T15:25:00Z"/>
          <w:rFonts w:ascii="Times New Roman" w:hAnsi="Times New Roman"/>
          <w:sz w:val="24"/>
          <w:szCs w:val="20"/>
          <w:rPrChange w:id="2880" w:author="Vijay Parmar" w:date="2009-04-10T15:26:00Z">
            <w:rPr>
              <w:ins w:id="2881" w:author="Vijay Parmar" w:date="2009-04-10T15:25:00Z"/>
              <w:rFonts w:ascii="Verdana" w:hAnsi="Verdana"/>
              <w:sz w:val="20"/>
              <w:szCs w:val="20"/>
            </w:rPr>
          </w:rPrChange>
        </w:rPr>
        <w:pPrChange w:id="2882" w:author="Vijay Parmar" w:date="2009-04-10T15:27:00Z">
          <w:pPr>
            <w:ind w:hanging="480"/>
          </w:pPr>
        </w:pPrChange>
      </w:pPr>
      <w:ins w:id="2883" w:author="Vijay Parmar" w:date="2009-04-10T15:27:00Z">
        <w:r>
          <w:rPr>
            <w:rStyle w:val="m1"/>
            <w:rFonts w:ascii="Times New Roman" w:hAnsi="Times New Roman"/>
            <w:sz w:val="24"/>
            <w:szCs w:val="20"/>
          </w:rPr>
          <w:t xml:space="preserve">  </w:t>
        </w:r>
      </w:ins>
      <w:ins w:id="2884" w:author="Vijay Parmar" w:date="2009-04-10T15:25:00Z">
        <w:r w:rsidR="005E74D2" w:rsidRPr="005E74D2">
          <w:rPr>
            <w:rStyle w:val="m1"/>
            <w:rFonts w:ascii="Times New Roman" w:hAnsi="Times New Roman"/>
            <w:sz w:val="24"/>
            <w:szCs w:val="20"/>
            <w:rPrChange w:id="2885" w:author="Vijay Parmar" w:date="2009-04-10T15:26:00Z">
              <w:rPr>
                <w:rStyle w:val="m1"/>
                <w:rFonts w:ascii="Verdana" w:hAnsi="Verdana"/>
                <w:sz w:val="20"/>
                <w:szCs w:val="20"/>
              </w:rPr>
            </w:rPrChange>
          </w:rPr>
          <w:t>&lt;</w:t>
        </w:r>
        <w:r w:rsidR="005E74D2" w:rsidRPr="005E74D2">
          <w:rPr>
            <w:rStyle w:val="t1"/>
            <w:rFonts w:ascii="Times New Roman" w:hAnsi="Times New Roman"/>
            <w:sz w:val="24"/>
            <w:szCs w:val="20"/>
            <w:rPrChange w:id="2886" w:author="Vijay Parmar" w:date="2009-04-10T15:26:00Z">
              <w:rPr>
                <w:rStyle w:val="t1"/>
                <w:rFonts w:ascii="Verdana" w:hAnsi="Verdana"/>
                <w:szCs w:val="20"/>
              </w:rPr>
            </w:rPrChange>
          </w:rPr>
          <w:t>dorian-information</w:t>
        </w:r>
        <w:r w:rsidR="005E74D2" w:rsidRPr="005E74D2">
          <w:rPr>
            <w:rStyle w:val="m1"/>
            <w:rFonts w:ascii="Times New Roman" w:hAnsi="Times New Roman"/>
            <w:sz w:val="24"/>
            <w:szCs w:val="20"/>
            <w:rPrChange w:id="2887"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1440" w:hanging="480"/>
        <w:rPr>
          <w:ins w:id="2888" w:author="Vijay Parmar" w:date="2009-04-10T15:25:00Z"/>
          <w:rFonts w:ascii="Times New Roman" w:hAnsi="Times New Roman"/>
          <w:sz w:val="24"/>
          <w:szCs w:val="20"/>
          <w:rPrChange w:id="2889" w:author="Vijay Parmar" w:date="2009-04-10T15:26:00Z">
            <w:rPr>
              <w:ins w:id="2890" w:author="Vijay Parmar" w:date="2009-04-10T15:25:00Z"/>
              <w:rFonts w:ascii="Verdana" w:hAnsi="Verdana"/>
              <w:sz w:val="20"/>
              <w:szCs w:val="20"/>
            </w:rPr>
          </w:rPrChange>
        </w:rPr>
        <w:pPrChange w:id="2891" w:author="Vijay Parmar" w:date="2009-04-10T15:27:00Z">
          <w:pPr>
            <w:ind w:hanging="480"/>
          </w:pPr>
        </w:pPrChange>
      </w:pPr>
      <w:ins w:id="2892" w:author="Vijay Parmar" w:date="2009-04-10T15:25:00Z">
        <w:r w:rsidRPr="005E74D2">
          <w:rPr>
            <w:rStyle w:val="b1"/>
            <w:rFonts w:ascii="Times New Roman" w:hAnsi="Times New Roman"/>
            <w:sz w:val="24"/>
            <w:szCs w:val="20"/>
            <w:rPrChange w:id="2893" w:author="Vijay Parmar" w:date="2009-04-10T15:26:00Z">
              <w:rPr>
                <w:rStyle w:val="b1"/>
                <w:sz w:val="20"/>
                <w:szCs w:val="20"/>
              </w:rPr>
            </w:rPrChange>
          </w:rPr>
          <w:t> </w:t>
        </w:r>
        <w:r w:rsidRPr="005E74D2">
          <w:rPr>
            <w:rFonts w:ascii="Times New Roman" w:hAnsi="Times New Roman"/>
            <w:sz w:val="24"/>
            <w:szCs w:val="20"/>
            <w:rPrChange w:id="2894"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895"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896" w:author="Vijay Parmar" w:date="2009-04-10T15:26:00Z">
              <w:rPr>
                <w:rStyle w:val="t1"/>
                <w:rFonts w:ascii="Verdana" w:hAnsi="Verdana"/>
                <w:szCs w:val="20"/>
              </w:rPr>
            </w:rPrChange>
          </w:rPr>
          <w:t>service-url</w:t>
        </w:r>
        <w:r w:rsidRPr="005E74D2">
          <w:rPr>
            <w:rStyle w:val="m1"/>
            <w:rFonts w:ascii="Times New Roman" w:hAnsi="Times New Roman"/>
            <w:sz w:val="24"/>
            <w:szCs w:val="20"/>
            <w:rPrChange w:id="2897" w:author="Vijay Parmar" w:date="2009-04-10T15:26:00Z">
              <w:rPr>
                <w:rStyle w:val="m1"/>
                <w:rFonts w:ascii="Verdana" w:hAnsi="Verdana"/>
                <w:sz w:val="20"/>
                <w:szCs w:val="20"/>
              </w:rPr>
            </w:rPrChange>
          </w:rPr>
          <w:t>&gt;</w:t>
        </w:r>
        <w:r w:rsidRPr="005E74D2">
          <w:rPr>
            <w:rStyle w:val="tx1"/>
            <w:rFonts w:ascii="Times New Roman" w:hAnsi="Times New Roman"/>
            <w:sz w:val="24"/>
            <w:rPrChange w:id="2898" w:author="Vijay Parmar" w:date="2009-04-10T15:26:00Z">
              <w:rPr>
                <w:rStyle w:val="tx1"/>
                <w:rFonts w:ascii="Verdana" w:hAnsi="Verdana"/>
                <w:sz w:val="20"/>
              </w:rPr>
            </w:rPrChange>
          </w:rPr>
          <w:t>https://dorian.training.cagrid.org:8443/wsrf/services/cagrid/Dorian</w:t>
        </w:r>
        <w:r w:rsidRPr="005E74D2">
          <w:rPr>
            <w:rStyle w:val="m1"/>
            <w:rFonts w:ascii="Times New Roman" w:hAnsi="Times New Roman"/>
            <w:sz w:val="24"/>
            <w:szCs w:val="20"/>
            <w:rPrChange w:id="289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00" w:author="Vijay Parmar" w:date="2009-04-10T15:26:00Z">
              <w:rPr>
                <w:rStyle w:val="t1"/>
                <w:rFonts w:ascii="Verdana" w:hAnsi="Verdana"/>
                <w:szCs w:val="20"/>
              </w:rPr>
            </w:rPrChange>
          </w:rPr>
          <w:t>service-url</w:t>
        </w:r>
        <w:r w:rsidRPr="005E74D2">
          <w:rPr>
            <w:rStyle w:val="m1"/>
            <w:rFonts w:ascii="Times New Roman" w:hAnsi="Times New Roman"/>
            <w:sz w:val="24"/>
            <w:szCs w:val="20"/>
            <w:rPrChange w:id="2901" w:author="Vijay Parmar" w:date="2009-04-10T15:26:00Z">
              <w:rPr>
                <w:rStyle w:val="m1"/>
                <w:rFonts w:ascii="Verdana" w:hAnsi="Verdana"/>
                <w:sz w:val="20"/>
                <w:szCs w:val="20"/>
              </w:rPr>
            </w:rPrChange>
          </w:rPr>
          <w:t>&gt;</w:t>
        </w:r>
        <w:r w:rsidRPr="005E74D2">
          <w:rPr>
            <w:rFonts w:ascii="Times New Roman" w:hAnsi="Times New Roman"/>
            <w:sz w:val="24"/>
            <w:szCs w:val="20"/>
            <w:rPrChange w:id="2902"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1440" w:hanging="480"/>
        <w:rPr>
          <w:ins w:id="2903" w:author="Vijay Parmar" w:date="2009-04-10T15:25:00Z"/>
          <w:rFonts w:ascii="Times New Roman" w:hAnsi="Times New Roman"/>
          <w:sz w:val="24"/>
          <w:szCs w:val="20"/>
          <w:rPrChange w:id="2904" w:author="Vijay Parmar" w:date="2009-04-10T15:26:00Z">
            <w:rPr>
              <w:ins w:id="2905" w:author="Vijay Parmar" w:date="2009-04-10T15:25:00Z"/>
              <w:rFonts w:ascii="Verdana" w:hAnsi="Verdana"/>
              <w:sz w:val="20"/>
              <w:szCs w:val="20"/>
            </w:rPr>
          </w:rPrChange>
        </w:rPr>
        <w:pPrChange w:id="2906" w:author="Vijay Parmar" w:date="2009-04-10T15:27:00Z">
          <w:pPr>
            <w:ind w:hanging="480"/>
          </w:pPr>
        </w:pPrChange>
      </w:pPr>
      <w:ins w:id="2907" w:author="Vijay Parmar" w:date="2009-04-10T15:25:00Z">
        <w:r w:rsidRPr="005E74D2">
          <w:rPr>
            <w:rStyle w:val="b1"/>
            <w:rFonts w:ascii="Times New Roman" w:hAnsi="Times New Roman"/>
            <w:sz w:val="24"/>
            <w:szCs w:val="20"/>
            <w:rPrChange w:id="2908" w:author="Vijay Parmar" w:date="2009-04-10T15:26:00Z">
              <w:rPr>
                <w:rStyle w:val="b1"/>
                <w:sz w:val="20"/>
                <w:szCs w:val="20"/>
              </w:rPr>
            </w:rPrChange>
          </w:rPr>
          <w:t> </w:t>
        </w:r>
        <w:r w:rsidRPr="005E74D2">
          <w:rPr>
            <w:rFonts w:ascii="Times New Roman" w:hAnsi="Times New Roman"/>
            <w:sz w:val="24"/>
            <w:szCs w:val="20"/>
            <w:rPrChange w:id="2909"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910"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11" w:author="Vijay Parmar" w:date="2009-04-10T15:26:00Z">
              <w:rPr>
                <w:rStyle w:val="t1"/>
                <w:rFonts w:ascii="Verdana" w:hAnsi="Verdana"/>
                <w:szCs w:val="20"/>
              </w:rPr>
            </w:rPrChange>
          </w:rPr>
          <w:t>proxy-lifetime-hours</w:t>
        </w:r>
        <w:r w:rsidRPr="005E74D2">
          <w:rPr>
            <w:rStyle w:val="m1"/>
            <w:rFonts w:ascii="Times New Roman" w:hAnsi="Times New Roman"/>
            <w:sz w:val="24"/>
            <w:szCs w:val="20"/>
            <w:rPrChange w:id="2912" w:author="Vijay Parmar" w:date="2009-04-10T15:26:00Z">
              <w:rPr>
                <w:rStyle w:val="m1"/>
                <w:rFonts w:ascii="Verdana" w:hAnsi="Verdana"/>
                <w:sz w:val="20"/>
                <w:szCs w:val="20"/>
              </w:rPr>
            </w:rPrChange>
          </w:rPr>
          <w:t>&gt;</w:t>
        </w:r>
        <w:r w:rsidRPr="005E74D2">
          <w:rPr>
            <w:rStyle w:val="tx1"/>
            <w:rFonts w:ascii="Times New Roman" w:hAnsi="Times New Roman"/>
            <w:sz w:val="24"/>
            <w:rPrChange w:id="2913" w:author="Vijay Parmar" w:date="2009-04-10T15:26:00Z">
              <w:rPr>
                <w:rStyle w:val="tx1"/>
                <w:rFonts w:ascii="Verdana" w:hAnsi="Verdana"/>
                <w:sz w:val="20"/>
              </w:rPr>
            </w:rPrChange>
          </w:rPr>
          <w:t>12</w:t>
        </w:r>
        <w:r w:rsidRPr="005E74D2">
          <w:rPr>
            <w:rStyle w:val="m1"/>
            <w:rFonts w:ascii="Times New Roman" w:hAnsi="Times New Roman"/>
            <w:sz w:val="24"/>
            <w:szCs w:val="20"/>
            <w:rPrChange w:id="2914"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15" w:author="Vijay Parmar" w:date="2009-04-10T15:26:00Z">
              <w:rPr>
                <w:rStyle w:val="t1"/>
                <w:rFonts w:ascii="Verdana" w:hAnsi="Verdana"/>
                <w:szCs w:val="20"/>
              </w:rPr>
            </w:rPrChange>
          </w:rPr>
          <w:t>proxy-lifetime-hours</w:t>
        </w:r>
        <w:r w:rsidRPr="005E74D2">
          <w:rPr>
            <w:rStyle w:val="m1"/>
            <w:rFonts w:ascii="Times New Roman" w:hAnsi="Times New Roman"/>
            <w:sz w:val="24"/>
            <w:szCs w:val="20"/>
            <w:rPrChange w:id="2916" w:author="Vijay Parmar" w:date="2009-04-10T15:26:00Z">
              <w:rPr>
                <w:rStyle w:val="m1"/>
                <w:rFonts w:ascii="Verdana" w:hAnsi="Verdana"/>
                <w:sz w:val="20"/>
                <w:szCs w:val="20"/>
              </w:rPr>
            </w:rPrChange>
          </w:rPr>
          <w:t>&gt;</w:t>
        </w:r>
        <w:r w:rsidRPr="005E74D2">
          <w:rPr>
            <w:rFonts w:ascii="Times New Roman" w:hAnsi="Times New Roman"/>
            <w:sz w:val="24"/>
            <w:szCs w:val="20"/>
            <w:rPrChange w:id="2917"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1440" w:hanging="480"/>
        <w:rPr>
          <w:ins w:id="2918" w:author="Vijay Parmar" w:date="2009-04-10T15:25:00Z"/>
          <w:rFonts w:ascii="Times New Roman" w:hAnsi="Times New Roman"/>
          <w:sz w:val="24"/>
          <w:szCs w:val="20"/>
          <w:rPrChange w:id="2919" w:author="Vijay Parmar" w:date="2009-04-10T15:26:00Z">
            <w:rPr>
              <w:ins w:id="2920" w:author="Vijay Parmar" w:date="2009-04-10T15:25:00Z"/>
              <w:rFonts w:ascii="Verdana" w:hAnsi="Verdana"/>
              <w:sz w:val="20"/>
              <w:szCs w:val="20"/>
            </w:rPr>
          </w:rPrChange>
        </w:rPr>
        <w:pPrChange w:id="2921" w:author="Vijay Parmar" w:date="2009-04-10T15:27:00Z">
          <w:pPr>
            <w:ind w:hanging="480"/>
          </w:pPr>
        </w:pPrChange>
      </w:pPr>
      <w:ins w:id="2922" w:author="Vijay Parmar" w:date="2009-04-10T15:25:00Z">
        <w:r w:rsidRPr="005E74D2">
          <w:rPr>
            <w:rStyle w:val="b1"/>
            <w:rFonts w:ascii="Times New Roman" w:hAnsi="Times New Roman"/>
            <w:sz w:val="24"/>
            <w:szCs w:val="20"/>
            <w:rPrChange w:id="2923" w:author="Vijay Parmar" w:date="2009-04-10T15:26:00Z">
              <w:rPr>
                <w:rStyle w:val="b1"/>
                <w:sz w:val="20"/>
                <w:szCs w:val="20"/>
              </w:rPr>
            </w:rPrChange>
          </w:rPr>
          <w:t> </w:t>
        </w:r>
        <w:r w:rsidRPr="005E74D2">
          <w:rPr>
            <w:rFonts w:ascii="Times New Roman" w:hAnsi="Times New Roman"/>
            <w:sz w:val="24"/>
            <w:szCs w:val="20"/>
            <w:rPrChange w:id="2924"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925"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26" w:author="Vijay Parmar" w:date="2009-04-10T15:26:00Z">
              <w:rPr>
                <w:rStyle w:val="t1"/>
                <w:rFonts w:ascii="Verdana" w:hAnsi="Verdana"/>
                <w:szCs w:val="20"/>
              </w:rPr>
            </w:rPrChange>
          </w:rPr>
          <w:t>proxy-lifetime-minutes</w:t>
        </w:r>
        <w:r w:rsidRPr="005E74D2">
          <w:rPr>
            <w:rStyle w:val="m1"/>
            <w:rFonts w:ascii="Times New Roman" w:hAnsi="Times New Roman"/>
            <w:sz w:val="24"/>
            <w:szCs w:val="20"/>
            <w:rPrChange w:id="2927" w:author="Vijay Parmar" w:date="2009-04-10T15:26:00Z">
              <w:rPr>
                <w:rStyle w:val="m1"/>
                <w:rFonts w:ascii="Verdana" w:hAnsi="Verdana"/>
                <w:sz w:val="20"/>
                <w:szCs w:val="20"/>
              </w:rPr>
            </w:rPrChange>
          </w:rPr>
          <w:t>&gt;</w:t>
        </w:r>
        <w:r w:rsidRPr="005E74D2">
          <w:rPr>
            <w:rStyle w:val="tx1"/>
            <w:rFonts w:ascii="Times New Roman" w:hAnsi="Times New Roman"/>
            <w:sz w:val="24"/>
            <w:rPrChange w:id="2928" w:author="Vijay Parmar" w:date="2009-04-10T15:26:00Z">
              <w:rPr>
                <w:rStyle w:val="tx1"/>
                <w:rFonts w:ascii="Verdana" w:hAnsi="Verdana"/>
                <w:sz w:val="20"/>
              </w:rPr>
            </w:rPrChange>
          </w:rPr>
          <w:t>0</w:t>
        </w:r>
        <w:r w:rsidRPr="005E74D2">
          <w:rPr>
            <w:rStyle w:val="m1"/>
            <w:rFonts w:ascii="Times New Roman" w:hAnsi="Times New Roman"/>
            <w:sz w:val="24"/>
            <w:szCs w:val="20"/>
            <w:rPrChange w:id="292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30" w:author="Vijay Parmar" w:date="2009-04-10T15:26:00Z">
              <w:rPr>
                <w:rStyle w:val="t1"/>
                <w:rFonts w:ascii="Verdana" w:hAnsi="Verdana"/>
                <w:szCs w:val="20"/>
              </w:rPr>
            </w:rPrChange>
          </w:rPr>
          <w:t>proxy-lifetime-minutes</w:t>
        </w:r>
        <w:r w:rsidRPr="005E74D2">
          <w:rPr>
            <w:rStyle w:val="m1"/>
            <w:rFonts w:ascii="Times New Roman" w:hAnsi="Times New Roman"/>
            <w:sz w:val="24"/>
            <w:szCs w:val="20"/>
            <w:rPrChange w:id="2931" w:author="Vijay Parmar" w:date="2009-04-10T15:26:00Z">
              <w:rPr>
                <w:rStyle w:val="m1"/>
                <w:rFonts w:ascii="Verdana" w:hAnsi="Verdana"/>
                <w:sz w:val="20"/>
                <w:szCs w:val="20"/>
              </w:rPr>
            </w:rPrChange>
          </w:rPr>
          <w:t>&gt;</w:t>
        </w:r>
        <w:r w:rsidRPr="005E74D2">
          <w:rPr>
            <w:rFonts w:ascii="Times New Roman" w:hAnsi="Times New Roman"/>
            <w:sz w:val="24"/>
            <w:szCs w:val="20"/>
            <w:rPrChange w:id="2932"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1440" w:hanging="480"/>
        <w:rPr>
          <w:ins w:id="2933" w:author="Vijay Parmar" w:date="2009-04-10T15:25:00Z"/>
          <w:rFonts w:ascii="Times New Roman" w:hAnsi="Times New Roman"/>
          <w:sz w:val="24"/>
          <w:szCs w:val="20"/>
          <w:rPrChange w:id="2934" w:author="Vijay Parmar" w:date="2009-04-10T15:26:00Z">
            <w:rPr>
              <w:ins w:id="2935" w:author="Vijay Parmar" w:date="2009-04-10T15:25:00Z"/>
              <w:rFonts w:ascii="Verdana" w:hAnsi="Verdana"/>
              <w:sz w:val="20"/>
              <w:szCs w:val="20"/>
            </w:rPr>
          </w:rPrChange>
        </w:rPr>
        <w:pPrChange w:id="2936" w:author="Vijay Parmar" w:date="2009-04-10T15:27:00Z">
          <w:pPr>
            <w:ind w:hanging="480"/>
          </w:pPr>
        </w:pPrChange>
      </w:pPr>
      <w:ins w:id="2937" w:author="Vijay Parmar" w:date="2009-04-10T15:25:00Z">
        <w:r w:rsidRPr="005E74D2">
          <w:rPr>
            <w:rStyle w:val="b1"/>
            <w:rFonts w:ascii="Times New Roman" w:hAnsi="Times New Roman"/>
            <w:sz w:val="24"/>
            <w:szCs w:val="20"/>
            <w:rPrChange w:id="2938" w:author="Vijay Parmar" w:date="2009-04-10T15:26:00Z">
              <w:rPr>
                <w:rStyle w:val="b1"/>
                <w:sz w:val="20"/>
                <w:szCs w:val="20"/>
              </w:rPr>
            </w:rPrChange>
          </w:rPr>
          <w:t> </w:t>
        </w:r>
        <w:r w:rsidRPr="005E74D2">
          <w:rPr>
            <w:rFonts w:ascii="Times New Roman" w:hAnsi="Times New Roman"/>
            <w:sz w:val="24"/>
            <w:szCs w:val="20"/>
            <w:rPrChange w:id="2939"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940"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41" w:author="Vijay Parmar" w:date="2009-04-10T15:26:00Z">
              <w:rPr>
                <w:rStyle w:val="t1"/>
                <w:rFonts w:ascii="Verdana" w:hAnsi="Verdana"/>
                <w:szCs w:val="20"/>
              </w:rPr>
            </w:rPrChange>
          </w:rPr>
          <w:t>proxy-lifetime-seconds</w:t>
        </w:r>
        <w:r w:rsidRPr="005E74D2">
          <w:rPr>
            <w:rStyle w:val="m1"/>
            <w:rFonts w:ascii="Times New Roman" w:hAnsi="Times New Roman"/>
            <w:sz w:val="24"/>
            <w:szCs w:val="20"/>
            <w:rPrChange w:id="2942" w:author="Vijay Parmar" w:date="2009-04-10T15:26:00Z">
              <w:rPr>
                <w:rStyle w:val="m1"/>
                <w:rFonts w:ascii="Verdana" w:hAnsi="Verdana"/>
                <w:sz w:val="20"/>
                <w:szCs w:val="20"/>
              </w:rPr>
            </w:rPrChange>
          </w:rPr>
          <w:t>&gt;</w:t>
        </w:r>
        <w:r w:rsidRPr="005E74D2">
          <w:rPr>
            <w:rStyle w:val="tx1"/>
            <w:rFonts w:ascii="Times New Roman" w:hAnsi="Times New Roman"/>
            <w:sz w:val="24"/>
            <w:rPrChange w:id="2943" w:author="Vijay Parmar" w:date="2009-04-10T15:26:00Z">
              <w:rPr>
                <w:rStyle w:val="tx1"/>
                <w:rFonts w:ascii="Verdana" w:hAnsi="Verdana"/>
                <w:sz w:val="20"/>
              </w:rPr>
            </w:rPrChange>
          </w:rPr>
          <w:t>0</w:t>
        </w:r>
        <w:r w:rsidRPr="005E74D2">
          <w:rPr>
            <w:rStyle w:val="m1"/>
            <w:rFonts w:ascii="Times New Roman" w:hAnsi="Times New Roman"/>
            <w:sz w:val="24"/>
            <w:szCs w:val="20"/>
            <w:rPrChange w:id="2944"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45" w:author="Vijay Parmar" w:date="2009-04-10T15:26:00Z">
              <w:rPr>
                <w:rStyle w:val="t1"/>
                <w:rFonts w:ascii="Verdana" w:hAnsi="Verdana"/>
                <w:szCs w:val="20"/>
              </w:rPr>
            </w:rPrChange>
          </w:rPr>
          <w:t>proxy-lifetime-seconds</w:t>
        </w:r>
        <w:r w:rsidRPr="005E74D2">
          <w:rPr>
            <w:rStyle w:val="m1"/>
            <w:rFonts w:ascii="Times New Roman" w:hAnsi="Times New Roman"/>
            <w:sz w:val="24"/>
            <w:szCs w:val="20"/>
            <w:rPrChange w:id="2946" w:author="Vijay Parmar" w:date="2009-04-10T15:26:00Z">
              <w:rPr>
                <w:rStyle w:val="m1"/>
                <w:rFonts w:ascii="Verdana" w:hAnsi="Verdana"/>
                <w:sz w:val="20"/>
                <w:szCs w:val="20"/>
              </w:rPr>
            </w:rPrChange>
          </w:rPr>
          <w:t>&gt;</w:t>
        </w:r>
        <w:r w:rsidRPr="005E74D2">
          <w:rPr>
            <w:rFonts w:ascii="Times New Roman" w:hAnsi="Times New Roman"/>
            <w:sz w:val="24"/>
            <w:szCs w:val="20"/>
            <w:rPrChange w:id="2947"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1440" w:hanging="480"/>
        <w:rPr>
          <w:ins w:id="2948" w:author="Vijay Parmar" w:date="2009-04-10T15:25:00Z"/>
          <w:rFonts w:ascii="Times New Roman" w:hAnsi="Times New Roman"/>
          <w:sz w:val="24"/>
          <w:szCs w:val="20"/>
          <w:rPrChange w:id="2949" w:author="Vijay Parmar" w:date="2009-04-10T15:26:00Z">
            <w:rPr>
              <w:ins w:id="2950" w:author="Vijay Parmar" w:date="2009-04-10T15:25:00Z"/>
              <w:rFonts w:ascii="Verdana" w:hAnsi="Verdana"/>
              <w:sz w:val="20"/>
              <w:szCs w:val="20"/>
            </w:rPr>
          </w:rPrChange>
        </w:rPr>
        <w:pPrChange w:id="2951" w:author="Vijay Parmar" w:date="2009-04-10T15:27:00Z">
          <w:pPr>
            <w:ind w:hanging="480"/>
          </w:pPr>
        </w:pPrChange>
      </w:pPr>
      <w:ins w:id="2952" w:author="Vijay Parmar" w:date="2009-04-10T15:25:00Z">
        <w:r w:rsidRPr="005E74D2">
          <w:rPr>
            <w:rStyle w:val="b1"/>
            <w:rFonts w:ascii="Times New Roman" w:hAnsi="Times New Roman"/>
            <w:sz w:val="24"/>
            <w:szCs w:val="20"/>
            <w:rPrChange w:id="2953" w:author="Vijay Parmar" w:date="2009-04-10T15:26:00Z">
              <w:rPr>
                <w:rStyle w:val="b1"/>
                <w:sz w:val="20"/>
                <w:szCs w:val="20"/>
              </w:rPr>
            </w:rPrChange>
          </w:rPr>
          <w:t> </w:t>
        </w:r>
        <w:r w:rsidRPr="005E74D2">
          <w:rPr>
            <w:rFonts w:ascii="Times New Roman" w:hAnsi="Times New Roman"/>
            <w:sz w:val="24"/>
            <w:szCs w:val="20"/>
            <w:rPrChange w:id="2954"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955"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56" w:author="Vijay Parmar" w:date="2009-04-10T15:26:00Z">
              <w:rPr>
                <w:rStyle w:val="t1"/>
                <w:rFonts w:ascii="Verdana" w:hAnsi="Verdana"/>
                <w:szCs w:val="20"/>
              </w:rPr>
            </w:rPrChange>
          </w:rPr>
          <w:t>proxy-delegation-path-length</w:t>
        </w:r>
        <w:r w:rsidRPr="005E74D2">
          <w:rPr>
            <w:rStyle w:val="m1"/>
            <w:rFonts w:ascii="Times New Roman" w:hAnsi="Times New Roman"/>
            <w:sz w:val="24"/>
            <w:szCs w:val="20"/>
            <w:rPrChange w:id="2957" w:author="Vijay Parmar" w:date="2009-04-10T15:26:00Z">
              <w:rPr>
                <w:rStyle w:val="m1"/>
                <w:rFonts w:ascii="Verdana" w:hAnsi="Verdana"/>
                <w:sz w:val="20"/>
                <w:szCs w:val="20"/>
              </w:rPr>
            </w:rPrChange>
          </w:rPr>
          <w:t>&gt;</w:t>
        </w:r>
        <w:r w:rsidRPr="005E74D2">
          <w:rPr>
            <w:rStyle w:val="tx1"/>
            <w:rFonts w:ascii="Times New Roman" w:hAnsi="Times New Roman"/>
            <w:sz w:val="24"/>
            <w:rPrChange w:id="2958" w:author="Vijay Parmar" w:date="2009-04-10T15:26:00Z">
              <w:rPr>
                <w:rStyle w:val="tx1"/>
                <w:rFonts w:ascii="Verdana" w:hAnsi="Verdana"/>
                <w:sz w:val="20"/>
              </w:rPr>
            </w:rPrChange>
          </w:rPr>
          <w:t>3</w:t>
        </w:r>
        <w:r w:rsidRPr="005E74D2">
          <w:rPr>
            <w:rStyle w:val="m1"/>
            <w:rFonts w:ascii="Times New Roman" w:hAnsi="Times New Roman"/>
            <w:sz w:val="24"/>
            <w:szCs w:val="20"/>
            <w:rPrChange w:id="295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60" w:author="Vijay Parmar" w:date="2009-04-10T15:26:00Z">
              <w:rPr>
                <w:rStyle w:val="t1"/>
                <w:rFonts w:ascii="Verdana" w:hAnsi="Verdana"/>
                <w:szCs w:val="20"/>
              </w:rPr>
            </w:rPrChange>
          </w:rPr>
          <w:t>proxy-delegation-path-length</w:t>
        </w:r>
        <w:r w:rsidRPr="005E74D2">
          <w:rPr>
            <w:rStyle w:val="m1"/>
            <w:rFonts w:ascii="Times New Roman" w:hAnsi="Times New Roman"/>
            <w:sz w:val="24"/>
            <w:szCs w:val="20"/>
            <w:rPrChange w:id="2961" w:author="Vijay Parmar" w:date="2009-04-10T15:26:00Z">
              <w:rPr>
                <w:rStyle w:val="m1"/>
                <w:rFonts w:ascii="Verdana" w:hAnsi="Verdana"/>
                <w:sz w:val="20"/>
                <w:szCs w:val="20"/>
              </w:rPr>
            </w:rPrChange>
          </w:rPr>
          <w:t>&gt;</w:t>
        </w:r>
        <w:r w:rsidRPr="005E74D2">
          <w:rPr>
            <w:rFonts w:ascii="Times New Roman" w:hAnsi="Times New Roman"/>
            <w:sz w:val="24"/>
            <w:szCs w:val="20"/>
            <w:rPrChange w:id="2962" w:author="Vijay Parmar" w:date="2009-04-10T15:26:00Z">
              <w:rPr>
                <w:rFonts w:ascii="Verdana" w:hAnsi="Verdana"/>
                <w:color w:val="0000FF"/>
                <w:sz w:val="20"/>
                <w:szCs w:val="20"/>
              </w:rPr>
            </w:rPrChange>
          </w:rPr>
          <w:t xml:space="preserve"> </w:t>
        </w:r>
      </w:ins>
    </w:p>
    <w:p w:rsidR="005E74D2" w:rsidRPr="005E74D2" w:rsidRDefault="005E74D2" w:rsidP="005E74D2">
      <w:pPr>
        <w:spacing w:line="240" w:lineRule="auto"/>
        <w:ind w:left="960" w:hanging="240"/>
        <w:rPr>
          <w:ins w:id="2963" w:author="Vijay Parmar" w:date="2009-04-10T15:25:00Z"/>
          <w:rFonts w:ascii="Times New Roman" w:hAnsi="Times New Roman"/>
          <w:sz w:val="24"/>
          <w:szCs w:val="20"/>
          <w:rPrChange w:id="2964" w:author="Vijay Parmar" w:date="2009-04-10T15:26:00Z">
            <w:rPr>
              <w:ins w:id="2965" w:author="Vijay Parmar" w:date="2009-04-10T15:25:00Z"/>
              <w:rFonts w:ascii="Verdana" w:hAnsi="Verdana"/>
              <w:sz w:val="20"/>
              <w:szCs w:val="20"/>
            </w:rPr>
          </w:rPrChange>
        </w:rPr>
        <w:pPrChange w:id="2966" w:author="Vijay Parmar" w:date="2009-04-10T15:27:00Z">
          <w:pPr>
            <w:ind w:hanging="240"/>
          </w:pPr>
        </w:pPrChange>
      </w:pPr>
      <w:ins w:id="2967" w:author="Vijay Parmar" w:date="2009-04-10T15:25:00Z">
        <w:r w:rsidRPr="005E74D2">
          <w:rPr>
            <w:rStyle w:val="b1"/>
            <w:rFonts w:ascii="Times New Roman" w:hAnsi="Times New Roman"/>
            <w:sz w:val="24"/>
            <w:szCs w:val="20"/>
            <w:rPrChange w:id="2968" w:author="Vijay Parmar" w:date="2009-04-10T15:26:00Z">
              <w:rPr>
                <w:rStyle w:val="b1"/>
                <w:sz w:val="20"/>
                <w:szCs w:val="20"/>
              </w:rPr>
            </w:rPrChange>
          </w:rPr>
          <w:t> </w:t>
        </w:r>
        <w:r w:rsidRPr="005E74D2">
          <w:rPr>
            <w:rStyle w:val="m1"/>
            <w:rFonts w:ascii="Times New Roman" w:hAnsi="Times New Roman"/>
            <w:sz w:val="24"/>
            <w:szCs w:val="20"/>
            <w:rPrChange w:id="296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70" w:author="Vijay Parmar" w:date="2009-04-10T15:26:00Z">
              <w:rPr>
                <w:rStyle w:val="t1"/>
                <w:rFonts w:ascii="Verdana" w:hAnsi="Verdana"/>
                <w:szCs w:val="20"/>
              </w:rPr>
            </w:rPrChange>
          </w:rPr>
          <w:t>dorian-information</w:t>
        </w:r>
        <w:r w:rsidRPr="005E74D2">
          <w:rPr>
            <w:rStyle w:val="m1"/>
            <w:rFonts w:ascii="Times New Roman" w:hAnsi="Times New Roman"/>
            <w:sz w:val="24"/>
            <w:szCs w:val="20"/>
            <w:rPrChange w:id="2971"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960" w:hanging="240"/>
        <w:rPr>
          <w:ins w:id="2972" w:author="Vijay Parmar" w:date="2009-04-10T15:25:00Z"/>
          <w:rFonts w:ascii="Times New Roman" w:hAnsi="Times New Roman"/>
          <w:sz w:val="24"/>
          <w:szCs w:val="20"/>
          <w:rPrChange w:id="2973" w:author="Vijay Parmar" w:date="2009-04-10T15:26:00Z">
            <w:rPr>
              <w:ins w:id="2974" w:author="Vijay Parmar" w:date="2009-04-10T15:25:00Z"/>
              <w:rFonts w:ascii="Verdana" w:hAnsi="Verdana"/>
              <w:sz w:val="20"/>
              <w:szCs w:val="20"/>
            </w:rPr>
          </w:rPrChange>
        </w:rPr>
        <w:pPrChange w:id="2975" w:author="Vijay Parmar" w:date="2009-04-10T15:27:00Z">
          <w:pPr>
            <w:ind w:hanging="240"/>
          </w:pPr>
        </w:pPrChange>
      </w:pPr>
      <w:ins w:id="2976" w:author="Vijay Parmar" w:date="2009-04-10T15:25:00Z">
        <w:r w:rsidRPr="005E74D2">
          <w:rPr>
            <w:rStyle w:val="m1"/>
            <w:rFonts w:ascii="Times New Roman" w:hAnsi="Times New Roman"/>
            <w:sz w:val="24"/>
            <w:szCs w:val="20"/>
            <w:rPrChange w:id="2977"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78" w:author="Vijay Parmar" w:date="2009-04-10T15:26:00Z">
              <w:rPr>
                <w:rStyle w:val="t1"/>
                <w:rFonts w:ascii="Verdana" w:hAnsi="Verdana"/>
                <w:szCs w:val="20"/>
              </w:rPr>
            </w:rPrChange>
          </w:rPr>
          <w:t>authentication-service-information</w:t>
        </w:r>
        <w:r w:rsidRPr="005E74D2">
          <w:rPr>
            <w:rStyle w:val="m1"/>
            <w:rFonts w:ascii="Times New Roman" w:hAnsi="Times New Roman"/>
            <w:sz w:val="24"/>
            <w:szCs w:val="20"/>
            <w:rPrChange w:id="2979"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480" w:hanging="240"/>
        <w:rPr>
          <w:ins w:id="2980" w:author="Vijay Parmar" w:date="2009-04-10T15:25:00Z"/>
          <w:rFonts w:ascii="Times New Roman" w:hAnsi="Times New Roman"/>
          <w:sz w:val="24"/>
          <w:szCs w:val="20"/>
          <w:rPrChange w:id="2981" w:author="Vijay Parmar" w:date="2009-04-10T15:26:00Z">
            <w:rPr>
              <w:ins w:id="2982" w:author="Vijay Parmar" w:date="2009-04-10T15:25:00Z"/>
              <w:rFonts w:ascii="Verdana" w:hAnsi="Verdana"/>
              <w:sz w:val="20"/>
              <w:szCs w:val="20"/>
            </w:rPr>
          </w:rPrChange>
        </w:rPr>
        <w:pPrChange w:id="2983" w:author="Vijay Parmar" w:date="2009-04-10T15:26:00Z">
          <w:pPr>
            <w:ind w:hanging="240"/>
          </w:pPr>
        </w:pPrChange>
      </w:pPr>
      <w:ins w:id="2984" w:author="Vijay Parmar" w:date="2009-04-10T15:25:00Z">
        <w:r w:rsidRPr="005E74D2">
          <w:rPr>
            <w:rStyle w:val="b1"/>
            <w:rFonts w:ascii="Times New Roman" w:hAnsi="Times New Roman"/>
            <w:sz w:val="24"/>
            <w:szCs w:val="20"/>
            <w:rPrChange w:id="2985" w:author="Vijay Parmar" w:date="2009-04-10T15:26:00Z">
              <w:rPr>
                <w:rStyle w:val="b1"/>
                <w:sz w:val="20"/>
                <w:szCs w:val="20"/>
              </w:rPr>
            </w:rPrChange>
          </w:rPr>
          <w:t> </w:t>
        </w:r>
        <w:r w:rsidRPr="005E74D2">
          <w:rPr>
            <w:rFonts w:ascii="Times New Roman" w:hAnsi="Times New Roman"/>
            <w:sz w:val="24"/>
            <w:szCs w:val="20"/>
            <w:rPrChange w:id="2986" w:author="Vijay Parmar" w:date="2009-04-10T15:26:00Z">
              <w:rPr>
                <w:rFonts w:ascii="Verdana" w:hAnsi="Verdana" w:cs="Courier New"/>
                <w:b/>
                <w:bCs/>
                <w:color w:val="FF0000"/>
                <w:sz w:val="20"/>
                <w:szCs w:val="20"/>
              </w:rPr>
            </w:rPrChange>
          </w:rPr>
          <w:t xml:space="preserve"> </w:t>
        </w:r>
      </w:ins>
      <w:ins w:id="2987" w:author="Vijay Parmar" w:date="2009-04-10T15:27:00Z">
        <w:r w:rsidR="007A41F7">
          <w:rPr>
            <w:rFonts w:ascii="Times New Roman" w:hAnsi="Times New Roman"/>
            <w:sz w:val="24"/>
            <w:szCs w:val="20"/>
          </w:rPr>
          <w:t xml:space="preserve">  </w:t>
        </w:r>
      </w:ins>
      <w:ins w:id="2988" w:author="Vijay Parmar" w:date="2009-04-10T15:25:00Z">
        <w:r w:rsidRPr="005E74D2">
          <w:rPr>
            <w:rStyle w:val="m1"/>
            <w:rFonts w:ascii="Times New Roman" w:hAnsi="Times New Roman"/>
            <w:sz w:val="24"/>
            <w:szCs w:val="20"/>
            <w:rPrChange w:id="298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2990" w:author="Vijay Parmar" w:date="2009-04-10T15:26:00Z">
              <w:rPr>
                <w:rStyle w:val="t1"/>
                <w:rFonts w:ascii="Verdana" w:hAnsi="Verdana"/>
                <w:szCs w:val="20"/>
              </w:rPr>
            </w:rPrChange>
          </w:rPr>
          <w:t>authentication-service-list</w:t>
        </w:r>
        <w:r w:rsidRPr="005E74D2">
          <w:rPr>
            <w:rStyle w:val="m1"/>
            <w:rFonts w:ascii="Times New Roman" w:hAnsi="Times New Roman"/>
            <w:sz w:val="24"/>
            <w:szCs w:val="20"/>
            <w:rPrChange w:id="2991" w:author="Vijay Parmar" w:date="2009-04-10T15:26:00Z">
              <w:rPr>
                <w:rStyle w:val="m1"/>
                <w:rFonts w:ascii="Verdana" w:hAnsi="Verdana"/>
                <w:sz w:val="20"/>
                <w:szCs w:val="20"/>
              </w:rPr>
            </w:rPrChange>
          </w:rPr>
          <w:t>&gt;</w:t>
        </w:r>
      </w:ins>
    </w:p>
    <w:p w:rsidR="005E74D2" w:rsidRPr="005E74D2" w:rsidRDefault="005E74D2" w:rsidP="005E74D2">
      <w:pPr>
        <w:spacing w:line="240" w:lineRule="auto"/>
        <w:ind w:left="480" w:hanging="240"/>
        <w:rPr>
          <w:ins w:id="2992" w:author="Vijay Parmar" w:date="2009-04-10T15:25:00Z"/>
          <w:rFonts w:ascii="Times New Roman" w:hAnsi="Times New Roman"/>
          <w:sz w:val="24"/>
          <w:szCs w:val="20"/>
          <w:rPrChange w:id="2993" w:author="Vijay Parmar" w:date="2009-04-10T15:26:00Z">
            <w:rPr>
              <w:ins w:id="2994" w:author="Vijay Parmar" w:date="2009-04-10T15:25:00Z"/>
              <w:rFonts w:ascii="Verdana" w:hAnsi="Verdana"/>
              <w:sz w:val="20"/>
              <w:szCs w:val="20"/>
            </w:rPr>
          </w:rPrChange>
        </w:rPr>
        <w:pPrChange w:id="2995" w:author="Vijay Parmar" w:date="2009-04-10T15:26:00Z">
          <w:pPr>
            <w:ind w:hanging="240"/>
          </w:pPr>
        </w:pPrChange>
      </w:pPr>
      <w:ins w:id="2996" w:author="Vijay Parmar" w:date="2009-04-10T15:25:00Z">
        <w:r w:rsidRPr="005E74D2">
          <w:rPr>
            <w:rStyle w:val="b1"/>
            <w:rFonts w:ascii="Times New Roman" w:hAnsi="Times New Roman"/>
            <w:sz w:val="24"/>
            <w:szCs w:val="20"/>
            <w:rPrChange w:id="2997" w:author="Vijay Parmar" w:date="2009-04-10T15:26:00Z">
              <w:rPr>
                <w:rStyle w:val="b1"/>
                <w:sz w:val="20"/>
                <w:szCs w:val="20"/>
              </w:rPr>
            </w:rPrChange>
          </w:rPr>
          <w:t> </w:t>
        </w:r>
        <w:r w:rsidRPr="005E74D2">
          <w:rPr>
            <w:rFonts w:ascii="Times New Roman" w:hAnsi="Times New Roman"/>
            <w:sz w:val="24"/>
            <w:szCs w:val="20"/>
            <w:rPrChange w:id="2998" w:author="Vijay Parmar" w:date="2009-04-10T15:26:00Z">
              <w:rPr>
                <w:rFonts w:ascii="Verdana" w:hAnsi="Verdana" w:cs="Courier New"/>
                <w:b/>
                <w:bCs/>
                <w:color w:val="FF0000"/>
                <w:sz w:val="20"/>
                <w:szCs w:val="20"/>
              </w:rPr>
            </w:rPrChange>
          </w:rPr>
          <w:t xml:space="preserve"> </w:t>
        </w:r>
        <w:r w:rsidRPr="005E74D2">
          <w:rPr>
            <w:rStyle w:val="m1"/>
            <w:rFonts w:ascii="Times New Roman" w:hAnsi="Times New Roman"/>
            <w:sz w:val="24"/>
            <w:szCs w:val="20"/>
            <w:rPrChange w:id="2999" w:author="Vijay Parmar" w:date="2009-04-10T15:26:00Z">
              <w:rPr>
                <w:rStyle w:val="m1"/>
                <w:rFonts w:ascii="Verdana" w:hAnsi="Verdana"/>
                <w:sz w:val="20"/>
                <w:szCs w:val="20"/>
              </w:rPr>
            </w:rPrChange>
          </w:rPr>
          <w:t>&lt;/</w:t>
        </w:r>
        <w:r w:rsidRPr="005E74D2">
          <w:rPr>
            <w:rStyle w:val="t1"/>
            <w:rFonts w:ascii="Times New Roman" w:hAnsi="Times New Roman"/>
            <w:sz w:val="24"/>
            <w:szCs w:val="20"/>
            <w:rPrChange w:id="3000" w:author="Vijay Parmar" w:date="2009-04-10T15:26:00Z">
              <w:rPr>
                <w:rStyle w:val="t1"/>
                <w:rFonts w:ascii="Verdana" w:hAnsi="Verdana"/>
                <w:szCs w:val="20"/>
              </w:rPr>
            </w:rPrChange>
          </w:rPr>
          <w:t>cgmm-properties</w:t>
        </w:r>
        <w:r w:rsidRPr="005E74D2">
          <w:rPr>
            <w:rStyle w:val="m1"/>
            <w:rFonts w:ascii="Times New Roman" w:hAnsi="Times New Roman"/>
            <w:sz w:val="24"/>
            <w:szCs w:val="20"/>
            <w:rPrChange w:id="3001" w:author="Vijay Parmar" w:date="2009-04-10T15:26:00Z">
              <w:rPr>
                <w:rStyle w:val="m1"/>
                <w:rFonts w:ascii="Verdana" w:hAnsi="Verdana"/>
                <w:sz w:val="20"/>
                <w:szCs w:val="20"/>
              </w:rPr>
            </w:rPrChange>
          </w:rPr>
          <w:t>&gt;</w:t>
        </w:r>
      </w:ins>
    </w:p>
    <w:p w:rsidR="00110DE2" w:rsidDel="00580CCF" w:rsidRDefault="00110DE2" w:rsidP="00110DE2">
      <w:pPr>
        <w:autoSpaceDE w:val="0"/>
        <w:autoSpaceDN w:val="0"/>
        <w:adjustRightInd w:val="0"/>
        <w:spacing w:after="0" w:line="240" w:lineRule="auto"/>
        <w:rPr>
          <w:del w:id="3002" w:author="Vijay Parmar" w:date="2009-04-10T15:25:00Z"/>
          <w:rFonts w:ascii="Times New Roman" w:hAnsi="Times New Roman" w:cs="Times New Roman"/>
          <w:color w:val="000000"/>
          <w:sz w:val="24"/>
          <w:szCs w:val="24"/>
          <w:highlight w:val="white"/>
        </w:rPr>
      </w:pPr>
      <w:del w:id="3003" w:author="Vijay Parmar" w:date="2009-04-10T15:25:00Z">
        <w:r w:rsidDel="00580CCF">
          <w:rPr>
            <w:rFonts w:ascii="Times New Roman" w:hAnsi="Times New Roman" w:cs="Times New Roman"/>
            <w:color w:val="008080"/>
            <w:sz w:val="24"/>
            <w:szCs w:val="24"/>
            <w:highlight w:val="white"/>
          </w:rPr>
          <w:lastRenderedPageBreak/>
          <w:delText>&lt;?xml version=</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1.0</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 xml:space="preserve"> encoding=</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UTF-8</w:delText>
        </w:r>
        <w:r w:rsidR="00282BE8" w:rsidDel="00580CCF">
          <w:rPr>
            <w:rFonts w:ascii="Times New Roman" w:hAnsi="Times New Roman" w:cs="Times New Roman"/>
            <w:color w:val="008080"/>
            <w:sz w:val="24"/>
            <w:szCs w:val="24"/>
            <w:highlight w:val="white"/>
          </w:rPr>
          <w:delText>”</w:delText>
        </w:r>
        <w:r w:rsidDel="00580CCF">
          <w:rPr>
            <w:rFonts w:ascii="Times New Roman" w:hAnsi="Times New Roman" w:cs="Times New Roman"/>
            <w:color w:val="008080"/>
            <w:sz w:val="24"/>
            <w:szCs w:val="24"/>
            <w:highlight w:val="white"/>
          </w:rPr>
          <w:delText>?&gt;</w:delText>
        </w:r>
      </w:del>
    </w:p>
    <w:p w:rsidR="00110DE2" w:rsidDel="00580CCF" w:rsidRDefault="00110DE2" w:rsidP="00110DE2">
      <w:pPr>
        <w:autoSpaceDE w:val="0"/>
        <w:autoSpaceDN w:val="0"/>
        <w:adjustRightInd w:val="0"/>
        <w:spacing w:after="0" w:line="240" w:lineRule="auto"/>
        <w:rPr>
          <w:del w:id="3004" w:author="Vijay Parmar" w:date="2009-04-10T15:25:00Z"/>
          <w:rFonts w:ascii="Times New Roman" w:hAnsi="Times New Roman" w:cs="Times New Roman"/>
          <w:color w:val="000000"/>
          <w:sz w:val="24"/>
          <w:szCs w:val="24"/>
          <w:highlight w:val="white"/>
        </w:rPr>
      </w:pPr>
      <w:del w:id="3005" w:author="Vijay Parmar" w:date="2009-04-10T15:25:00Z">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cgmm-properties</w:delText>
        </w:r>
        <w:r w:rsidDel="00580CCF">
          <w:rPr>
            <w:rFonts w:ascii="Times New Roman" w:hAnsi="Times New Roman" w:cs="Times New Roman"/>
            <w:color w:val="FF0000"/>
            <w:sz w:val="24"/>
            <w:szCs w:val="24"/>
            <w:highlight w:val="white"/>
          </w:rPr>
          <w:delText xml:space="preserve"> xmlns:xsi</w:delText>
        </w:r>
        <w:r w:rsidDel="00580CCF">
          <w:rPr>
            <w:rFonts w:ascii="Times New Roman" w:hAnsi="Times New Roman" w:cs="Times New Roman"/>
            <w:color w:val="0000FF"/>
            <w:sz w:val="24"/>
            <w:szCs w:val="24"/>
            <w:highlight w:val="white"/>
          </w:rPr>
          <w:delText>=</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00"/>
            <w:sz w:val="24"/>
            <w:szCs w:val="24"/>
            <w:highlight w:val="white"/>
          </w:rPr>
          <w:delText>http://www.w3.org/2001/XMLSchema-instance</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FF0000"/>
            <w:sz w:val="24"/>
            <w:szCs w:val="24"/>
            <w:highlight w:val="white"/>
          </w:rPr>
          <w:delText xml:space="preserve"> xsi:noNamespaceSchemaLocation</w:delText>
        </w:r>
        <w:r w:rsidDel="00580CCF">
          <w:rPr>
            <w:rFonts w:ascii="Times New Roman" w:hAnsi="Times New Roman" w:cs="Times New Roman"/>
            <w:color w:val="0000FF"/>
            <w:sz w:val="24"/>
            <w:szCs w:val="24"/>
            <w:highlight w:val="white"/>
          </w:rPr>
          <w:delText>=</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00"/>
            <w:sz w:val="24"/>
            <w:szCs w:val="24"/>
            <w:highlight w:val="white"/>
          </w:rPr>
          <w:delText>cgmm-properties.xsd</w:delText>
        </w:r>
        <w:r w:rsidR="00282BE8" w:rsidDel="00580CCF">
          <w:rPr>
            <w:rFonts w:ascii="Times New Roman" w:hAnsi="Times New Roman" w:cs="Times New Roman"/>
            <w:color w:val="0000FF"/>
            <w:sz w:val="24"/>
            <w:szCs w:val="24"/>
            <w:highlight w:val="white"/>
          </w:rPr>
          <w:delText>”</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06" w:author="Vijay Parmar" w:date="2009-04-10T15:25:00Z"/>
          <w:rFonts w:ascii="Times New Roman" w:hAnsi="Times New Roman" w:cs="Times New Roman"/>
          <w:color w:val="000000"/>
          <w:sz w:val="24"/>
          <w:szCs w:val="24"/>
          <w:highlight w:val="white"/>
        </w:rPr>
      </w:pPr>
      <w:del w:id="300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08" w:author="Vijay Parmar" w:date="2009-04-10T15:25:00Z"/>
          <w:rFonts w:ascii="Times New Roman" w:hAnsi="Times New Roman" w:cs="Times New Roman"/>
          <w:color w:val="000000"/>
          <w:sz w:val="24"/>
          <w:szCs w:val="24"/>
          <w:highlight w:val="white"/>
        </w:rPr>
      </w:pPr>
      <w:del w:id="300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cgmm-context-name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cgmmweb</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cgmm-context-name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0" w:author="Vijay Parmar" w:date="2009-04-10T15:25:00Z"/>
          <w:rFonts w:ascii="Times New Roman" w:hAnsi="Times New Roman" w:cs="Times New Roman"/>
          <w:color w:val="000000"/>
          <w:sz w:val="24"/>
          <w:szCs w:val="24"/>
          <w:highlight w:val="white"/>
        </w:rPr>
      </w:pPr>
      <w:del w:id="301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cgmm-login-config-file-name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cgmm.login.config</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cgmm-login-config-file-name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2" w:author="Vijay Parmar" w:date="2009-04-10T15:25:00Z"/>
          <w:rFonts w:ascii="Times New Roman" w:hAnsi="Times New Roman" w:cs="Times New Roman"/>
          <w:color w:val="000000"/>
          <w:sz w:val="24"/>
          <w:szCs w:val="24"/>
          <w:highlight w:val="white"/>
        </w:rPr>
      </w:pPr>
      <w:del w:id="301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start-auto-syncgts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true</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start-auto-syncgts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4" w:author="Vijay Parmar" w:date="2009-04-10T15:25:00Z"/>
          <w:rFonts w:ascii="Times New Roman" w:hAnsi="Times New Roman" w:cs="Times New Roman"/>
          <w:color w:val="000000"/>
          <w:sz w:val="24"/>
          <w:szCs w:val="24"/>
          <w:highlight w:val="white"/>
        </w:rPr>
      </w:pPr>
      <w:del w:id="301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cgmm-new-grid-user-creation-disabled</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false</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cgmm-new-grid-user-creation-disabled</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6" w:author="Vijay Parmar" w:date="2009-04-10T15:25:00Z"/>
          <w:rFonts w:ascii="Times New Roman" w:hAnsi="Times New Roman" w:cs="Times New Roman"/>
          <w:color w:val="000000"/>
          <w:sz w:val="24"/>
          <w:szCs w:val="24"/>
          <w:highlight w:val="white"/>
        </w:rPr>
      </w:pPr>
      <w:del w:id="301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cgmm-new-grid-user-creation-host-redirect-uri</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/public/newGridUserCreation.jsp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cgmm-new-grid-user-creation-host-redirect-uri</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18" w:author="Vijay Parmar" w:date="2009-04-10T15:25:00Z"/>
          <w:rFonts w:ascii="Times New Roman" w:hAnsi="Times New Roman" w:cs="Times New Roman"/>
          <w:color w:val="000000"/>
          <w:sz w:val="24"/>
          <w:szCs w:val="24"/>
          <w:highlight w:val="white"/>
        </w:rPr>
      </w:pPr>
      <w:del w:id="301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0" w:author="Vijay Parmar" w:date="2009-04-10T15:25:00Z"/>
          <w:rFonts w:ascii="Times New Roman" w:hAnsi="Times New Roman" w:cs="Times New Roman"/>
          <w:color w:val="000000"/>
          <w:sz w:val="24"/>
          <w:szCs w:val="24"/>
          <w:highlight w:val="white"/>
        </w:rPr>
      </w:pPr>
      <w:del w:id="302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2" w:author="Vijay Parmar" w:date="2009-04-10T15:25:00Z"/>
          <w:rFonts w:ascii="Times New Roman" w:hAnsi="Times New Roman" w:cs="Times New Roman"/>
          <w:color w:val="000000"/>
          <w:sz w:val="24"/>
          <w:szCs w:val="24"/>
          <w:highlight w:val="white"/>
        </w:rPr>
      </w:pPr>
      <w:del w:id="302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host-context-name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cgmmhostweb</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host-context-name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4" w:author="Vijay Parmar" w:date="2009-04-10T15:25:00Z"/>
          <w:rFonts w:ascii="Times New Roman" w:hAnsi="Times New Roman" w:cs="Times New Roman"/>
          <w:color w:val="000000"/>
          <w:sz w:val="24"/>
          <w:szCs w:val="24"/>
          <w:highlight w:val="white"/>
        </w:rPr>
      </w:pPr>
      <w:del w:id="302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host-application-name-for-csm</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sampleHostApplication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host-application-name-for-csm</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6" w:author="Vijay Parmar" w:date="2009-04-10T15:25:00Z"/>
          <w:rFonts w:ascii="Times New Roman" w:hAnsi="Times New Roman" w:cs="Times New Roman"/>
          <w:color w:val="000000"/>
          <w:sz w:val="24"/>
          <w:szCs w:val="24"/>
          <w:highlight w:val="white"/>
        </w:rPr>
      </w:pPr>
      <w:del w:id="302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host-public-home-page-url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/public/publicHome.jsp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host-public-home-page-url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28" w:author="Vijay Parmar" w:date="2009-04-10T15:25:00Z"/>
          <w:rFonts w:ascii="Times New Roman" w:hAnsi="Times New Roman" w:cs="Times New Roman"/>
          <w:color w:val="000000"/>
          <w:sz w:val="24"/>
          <w:szCs w:val="24"/>
          <w:highlight w:val="white"/>
        </w:rPr>
      </w:pPr>
      <w:del w:id="302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host-user-home-page-url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/secured/userHomePage.jsp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host-user-home-page-url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del>
    </w:p>
    <w:p w:rsidR="00110DE2" w:rsidDel="00580CCF" w:rsidRDefault="00110DE2" w:rsidP="00110DE2">
      <w:pPr>
        <w:autoSpaceDE w:val="0"/>
        <w:autoSpaceDN w:val="0"/>
        <w:adjustRightInd w:val="0"/>
        <w:spacing w:after="0" w:line="240" w:lineRule="auto"/>
        <w:rPr>
          <w:del w:id="3030" w:author="Vijay Parmar" w:date="2009-04-10T15:25:00Z"/>
          <w:rFonts w:ascii="Times New Roman" w:hAnsi="Times New Roman" w:cs="Times New Roman"/>
          <w:color w:val="000000"/>
          <w:sz w:val="24"/>
          <w:szCs w:val="24"/>
          <w:highlight w:val="white"/>
        </w:rPr>
      </w:pPr>
      <w:del w:id="303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host-new-local-user-creation-url</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/public/newLocalUserCreation.jsp</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host-new-local-user-creation-url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32" w:author="Vijay Parmar" w:date="2009-04-10T15:25:00Z"/>
          <w:rFonts w:ascii="Times New Roman" w:hAnsi="Times New Roman" w:cs="Times New Roman"/>
          <w:color w:val="000000"/>
          <w:sz w:val="24"/>
          <w:szCs w:val="24"/>
          <w:highlight w:val="white"/>
        </w:rPr>
      </w:pPr>
      <w:del w:id="303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host-application-information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34" w:author="Vijay Parmar" w:date="2009-04-10T15:25:00Z"/>
          <w:rFonts w:ascii="Times New Roman" w:hAnsi="Times New Roman" w:cs="Times New Roman"/>
          <w:color w:val="000000"/>
          <w:sz w:val="24"/>
          <w:szCs w:val="24"/>
          <w:highlight w:val="white"/>
        </w:rPr>
      </w:pPr>
      <w:del w:id="303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authentication-service-list</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36" w:author="Vijay Parmar" w:date="2009-04-10T15:25:00Z"/>
          <w:rFonts w:ascii="Times New Roman" w:hAnsi="Times New Roman" w:cs="Times New Roman"/>
          <w:color w:val="000000"/>
          <w:sz w:val="24"/>
          <w:szCs w:val="24"/>
          <w:highlight w:val="white"/>
        </w:rPr>
      </w:pPr>
      <w:del w:id="303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38" w:author="Vijay Parmar" w:date="2009-04-10T15:25:00Z"/>
          <w:rFonts w:ascii="Times New Roman" w:hAnsi="Times New Roman" w:cs="Times New Roman"/>
          <w:color w:val="000000"/>
          <w:sz w:val="24"/>
          <w:szCs w:val="24"/>
          <w:highlight w:val="white"/>
        </w:rPr>
      </w:pPr>
      <w:del w:id="303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service-name</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caGrid Training</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service-name</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0" w:author="Vijay Parmar" w:date="2009-04-10T15:25:00Z"/>
          <w:rFonts w:ascii="Times New Roman" w:hAnsi="Times New Roman" w:cs="Times New Roman"/>
          <w:color w:val="000000"/>
          <w:sz w:val="24"/>
          <w:szCs w:val="24"/>
          <w:highlight w:val="white"/>
        </w:rPr>
      </w:pPr>
      <w:del w:id="304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r w:rsidR="005E74D2" w:rsidDel="00580CCF">
          <w:fldChar w:fldCharType="begin"/>
        </w:r>
        <w:r w:rsidR="00A80E53" w:rsidDel="00580CCF">
          <w:delInstrText>HYPERLINK "https://dorian"</w:delInstrText>
        </w:r>
        <w:r w:rsidR="005E74D2" w:rsidDel="00580CCF">
          <w:fldChar w:fldCharType="separate"/>
        </w:r>
        <w:r w:rsidR="00282BE8" w:rsidRPr="00FA0FF9" w:rsidDel="00580CCF">
          <w:rPr>
            <w:rStyle w:val="Hyperlink"/>
            <w:rFonts w:ascii="Times New Roman" w:hAnsi="Times New Roman" w:cs="Times New Roman"/>
            <w:sz w:val="24"/>
            <w:szCs w:val="24"/>
          </w:rPr>
          <w:delText>https://dorian</w:delText>
        </w:r>
        <w:r w:rsidR="005E74D2" w:rsidDel="00580CCF">
          <w:fldChar w:fldCharType="end"/>
        </w:r>
        <w:r w:rsidDel="00580CCF">
          <w:rPr>
            <w:rFonts w:ascii="Times New Roman" w:hAnsi="Times New Roman" w:cs="Times New Roman"/>
            <w:color w:val="000000"/>
            <w:sz w:val="24"/>
            <w:szCs w:val="24"/>
            <w:highlight w:val="white"/>
          </w:rPr>
          <w:delText>.training.cagrid.org:8443/wsrf/services/cagrid/Dorian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2" w:author="Vijay Parmar" w:date="2009-04-10T15:25:00Z"/>
          <w:rFonts w:ascii="Times New Roman" w:hAnsi="Times New Roman" w:cs="Times New Roman"/>
          <w:color w:val="000000"/>
          <w:sz w:val="24"/>
          <w:szCs w:val="24"/>
          <w:highlight w:val="white"/>
        </w:rPr>
      </w:pPr>
      <w:del w:id="304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dorian-information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4" w:author="Vijay Parmar" w:date="2009-04-10T15:25:00Z"/>
          <w:rFonts w:ascii="Times New Roman" w:hAnsi="Times New Roman" w:cs="Times New Roman"/>
          <w:color w:val="000000"/>
          <w:sz w:val="24"/>
          <w:szCs w:val="24"/>
          <w:highlight w:val="white"/>
        </w:rPr>
      </w:pPr>
      <w:del w:id="304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r w:rsidR="005E74D2" w:rsidDel="00580CCF">
          <w:fldChar w:fldCharType="begin"/>
        </w:r>
        <w:r w:rsidR="00A80E53" w:rsidDel="00580CCF">
          <w:delInstrText>HYPERLINK "https://dorian"</w:delInstrText>
        </w:r>
        <w:r w:rsidR="005E74D2" w:rsidDel="00580CCF">
          <w:fldChar w:fldCharType="separate"/>
        </w:r>
        <w:r w:rsidR="00282BE8" w:rsidRPr="00FA0FF9" w:rsidDel="00580CCF">
          <w:rPr>
            <w:rStyle w:val="Hyperlink"/>
            <w:rFonts w:ascii="Times New Roman" w:hAnsi="Times New Roman" w:cs="Times New Roman"/>
            <w:sz w:val="24"/>
            <w:szCs w:val="24"/>
          </w:rPr>
          <w:delText>https://dorian</w:delText>
        </w:r>
        <w:r w:rsidR="005E74D2" w:rsidDel="00580CCF">
          <w:fldChar w:fldCharType="end"/>
        </w:r>
        <w:r w:rsidDel="00580CCF">
          <w:rPr>
            <w:rFonts w:ascii="Times New Roman" w:hAnsi="Times New Roman" w:cs="Times New Roman"/>
            <w:color w:val="000000"/>
            <w:sz w:val="24"/>
            <w:szCs w:val="24"/>
            <w:highlight w:val="white"/>
          </w:rPr>
          <w:delText>.training.cagrid.org:8443/wsrf/services/cagrid/Dorian</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service-url</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6" w:author="Vijay Parmar" w:date="2009-04-10T15:25:00Z"/>
          <w:rFonts w:ascii="Times New Roman" w:hAnsi="Times New Roman" w:cs="Times New Roman"/>
          <w:color w:val="000000"/>
          <w:sz w:val="24"/>
          <w:szCs w:val="24"/>
          <w:highlight w:val="white"/>
        </w:rPr>
      </w:pPr>
      <w:del w:id="304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proxy-lifetime-hours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12</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proxy-lifetime-hours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48" w:author="Vijay Parmar" w:date="2009-04-10T15:25:00Z"/>
          <w:rFonts w:ascii="Times New Roman" w:hAnsi="Times New Roman" w:cs="Times New Roman"/>
          <w:color w:val="000000"/>
          <w:sz w:val="24"/>
          <w:szCs w:val="24"/>
          <w:highlight w:val="white"/>
        </w:rPr>
      </w:pPr>
      <w:del w:id="304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proxy-lifetime-minutes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0</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proxy-lifetime-minutes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0" w:author="Vijay Parmar" w:date="2009-04-10T15:25:00Z"/>
          <w:rFonts w:ascii="Times New Roman" w:hAnsi="Times New Roman" w:cs="Times New Roman"/>
          <w:color w:val="000000"/>
          <w:sz w:val="24"/>
          <w:szCs w:val="24"/>
          <w:highlight w:val="white"/>
        </w:rPr>
      </w:pPr>
      <w:del w:id="3051"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proxy-lifetime-seconds</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0</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proxy-lifetime-seconds</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2" w:author="Vijay Parmar" w:date="2009-04-10T15:25:00Z"/>
          <w:rFonts w:ascii="Times New Roman" w:hAnsi="Times New Roman" w:cs="Times New Roman"/>
          <w:color w:val="000000"/>
          <w:sz w:val="24"/>
          <w:szCs w:val="24"/>
          <w:highlight w:val="white"/>
        </w:rPr>
      </w:pPr>
      <w:del w:id="3053"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proxy-delegation-path-length</w:delText>
        </w:r>
        <w:r w:rsidDel="00580CCF">
          <w:rPr>
            <w:rFonts w:ascii="Times New Roman" w:hAnsi="Times New Roman" w:cs="Times New Roman"/>
            <w:color w:val="0000FF"/>
            <w:sz w:val="24"/>
            <w:szCs w:val="24"/>
            <w:highlight w:val="white"/>
          </w:rPr>
          <w:delText>&gt;</w:delText>
        </w:r>
        <w:r w:rsidDel="00580CCF">
          <w:rPr>
            <w:rFonts w:ascii="Times New Roman" w:hAnsi="Times New Roman" w:cs="Times New Roman"/>
            <w:color w:val="000000"/>
            <w:sz w:val="24"/>
            <w:szCs w:val="24"/>
            <w:highlight w:val="white"/>
          </w:rPr>
          <w:delText>3</w:delText>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proxy-delegation-path-length</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4" w:author="Vijay Parmar" w:date="2009-04-10T15:25:00Z"/>
          <w:rFonts w:ascii="Times New Roman" w:hAnsi="Times New Roman" w:cs="Times New Roman"/>
          <w:color w:val="000000"/>
          <w:sz w:val="24"/>
          <w:szCs w:val="24"/>
          <w:highlight w:val="white"/>
        </w:rPr>
      </w:pPr>
      <w:del w:id="3055"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dorian-information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6" w:author="Vijay Parmar" w:date="2009-04-10T15:25:00Z"/>
          <w:rFonts w:ascii="Times New Roman" w:hAnsi="Times New Roman" w:cs="Times New Roman"/>
          <w:color w:val="000000"/>
          <w:sz w:val="24"/>
          <w:szCs w:val="24"/>
          <w:highlight w:val="white"/>
        </w:rPr>
      </w:pPr>
      <w:del w:id="3057"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authentication-service-information</w:delText>
        </w:r>
        <w:r w:rsidDel="00580CCF">
          <w:rPr>
            <w:rFonts w:ascii="Times New Roman" w:hAnsi="Times New Roman" w:cs="Times New Roman"/>
            <w:color w:val="0000FF"/>
            <w:sz w:val="24"/>
            <w:szCs w:val="24"/>
            <w:highlight w:val="white"/>
          </w:rPr>
          <w:delText>&gt;</w:delText>
        </w:r>
      </w:del>
    </w:p>
    <w:p w:rsidR="00110DE2" w:rsidDel="00580CCF" w:rsidRDefault="00110DE2" w:rsidP="00110DE2">
      <w:pPr>
        <w:autoSpaceDE w:val="0"/>
        <w:autoSpaceDN w:val="0"/>
        <w:adjustRightInd w:val="0"/>
        <w:spacing w:after="0" w:line="240" w:lineRule="auto"/>
        <w:rPr>
          <w:del w:id="3058" w:author="Vijay Parmar" w:date="2009-04-10T15:25:00Z"/>
          <w:rFonts w:ascii="Times New Roman" w:hAnsi="Times New Roman" w:cs="Times New Roman"/>
          <w:color w:val="000000"/>
          <w:sz w:val="24"/>
          <w:szCs w:val="24"/>
          <w:highlight w:val="white"/>
        </w:rPr>
      </w:pPr>
      <w:del w:id="3059" w:author="Vijay Parmar" w:date="2009-04-10T15:25:00Z">
        <w:r w:rsidDel="00580CCF">
          <w:rPr>
            <w:rFonts w:ascii="Times New Roman" w:hAnsi="Times New Roman" w:cs="Times New Roman"/>
            <w:color w:val="000000"/>
            <w:sz w:val="24"/>
            <w:szCs w:val="24"/>
            <w:highlight w:val="white"/>
          </w:rPr>
          <w:tab/>
        </w:r>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authentication-service-list</w:delText>
        </w:r>
        <w:r w:rsidDel="00580CCF">
          <w:rPr>
            <w:rFonts w:ascii="Times New Roman" w:hAnsi="Times New Roman" w:cs="Times New Roman"/>
            <w:color w:val="0000FF"/>
            <w:sz w:val="24"/>
            <w:szCs w:val="24"/>
            <w:highlight w:val="white"/>
          </w:rPr>
          <w:delText>&gt;</w:delText>
        </w:r>
      </w:del>
    </w:p>
    <w:p w:rsidR="00FB7013" w:rsidRPr="00236AB7" w:rsidDel="00580CCF" w:rsidRDefault="00110DE2" w:rsidP="00236AB7">
      <w:pPr>
        <w:autoSpaceDE w:val="0"/>
        <w:autoSpaceDN w:val="0"/>
        <w:adjustRightInd w:val="0"/>
        <w:spacing w:after="0" w:line="240" w:lineRule="auto"/>
        <w:rPr>
          <w:del w:id="3060" w:author="Vijay Parmar" w:date="2009-04-10T15:25:00Z"/>
          <w:rFonts w:ascii="Times New Roman" w:hAnsi="Times New Roman" w:cs="Times New Roman"/>
          <w:color w:val="000000"/>
          <w:sz w:val="24"/>
          <w:szCs w:val="24"/>
          <w:highlight w:val="white"/>
        </w:rPr>
      </w:pPr>
      <w:del w:id="3061" w:author="Vijay Parmar" w:date="2009-04-10T15:25:00Z">
        <w:r w:rsidDel="00580CCF">
          <w:rPr>
            <w:rFonts w:ascii="Times New Roman" w:hAnsi="Times New Roman" w:cs="Times New Roman"/>
            <w:color w:val="0000FF"/>
            <w:sz w:val="24"/>
            <w:szCs w:val="24"/>
            <w:highlight w:val="white"/>
          </w:rPr>
          <w:delText>&lt;/</w:delText>
        </w:r>
        <w:r w:rsidDel="00580CCF">
          <w:rPr>
            <w:rFonts w:ascii="Times New Roman" w:hAnsi="Times New Roman" w:cs="Times New Roman"/>
            <w:color w:val="800000"/>
            <w:sz w:val="24"/>
            <w:szCs w:val="24"/>
            <w:highlight w:val="white"/>
          </w:rPr>
          <w:delText>cgmm-properties</w:delText>
        </w:r>
        <w:r w:rsidDel="00580CCF">
          <w:rPr>
            <w:rFonts w:ascii="Times New Roman" w:hAnsi="Times New Roman" w:cs="Times New Roman"/>
            <w:color w:val="0000FF"/>
            <w:sz w:val="24"/>
            <w:szCs w:val="24"/>
            <w:highlight w:val="white"/>
          </w:rPr>
          <w:delText>&gt;</w:delText>
        </w:r>
      </w:del>
    </w:p>
    <w:p w:rsidR="00537F41" w:rsidRDefault="00537F41" w:rsidP="00537F41">
      <w:pPr>
        <w:pStyle w:val="Heading1"/>
      </w:pPr>
      <w:bookmarkStart w:id="3062" w:name="_Toc228774659"/>
      <w:r>
        <w:t>Appendix C: Sample Sync Description File</w:t>
      </w:r>
      <w:bookmarkEnd w:id="3062"/>
    </w:p>
    <w:p w:rsidR="000571F5" w:rsidDel="004E7B96" w:rsidRDefault="000571F5" w:rsidP="000571F5">
      <w:pPr>
        <w:rPr>
          <w:del w:id="3063" w:author="Vijay Parmar" w:date="2009-04-28T14:57:00Z"/>
        </w:rPr>
      </w:pPr>
    </w:p>
    <w:p w:rsidR="000571F5" w:rsidRPr="000571F5" w:rsidDel="004E7B96" w:rsidRDefault="000571F5" w:rsidP="000571F5">
      <w:pPr>
        <w:rPr>
          <w:del w:id="3064" w:author="Vijay Parmar" w:date="2009-04-28T14:58:00Z"/>
        </w:rPr>
      </w:pP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ns1:SyncDescription</w:t>
      </w:r>
      <w:r>
        <w:rPr>
          <w:rFonts w:ascii="Times New Roman" w:hAnsi="Times New Roman" w:cs="Times New Roman"/>
          <w:color w:val="FF0000"/>
          <w:sz w:val="24"/>
          <w:szCs w:val="24"/>
          <w:highlight w:val="white"/>
        </w:rPr>
        <w:t xml:space="preserve"> xmlns:ns1</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http://cagrid.nci.nih.gov/12/SyncGTS</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xmlns:xsi</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http://www.w3.org/2001/XMLSchema-instance</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ns1:SyncDescriptor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65"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ns1:gtsServiceURI</w:t>
      </w:r>
      <w:r>
        <w:rPr>
          <w:rFonts w:ascii="Times New Roman" w:hAnsi="Times New Roman" w:cs="Times New Roman"/>
          <w:color w:val="0000FF"/>
          <w:sz w:val="24"/>
          <w:szCs w:val="24"/>
          <w:highlight w:val="white"/>
        </w:rPr>
        <w:t>&gt;</w:t>
      </w:r>
      <w:hyperlink r:id="rId45" w:history="1">
        <w:r w:rsidR="00282BE8" w:rsidRPr="00FA0FF9">
          <w:rPr>
            <w:rStyle w:val="Hyperlink"/>
            <w:rFonts w:ascii="Times New Roman" w:hAnsi="Times New Roman" w:cs="Times New Roman"/>
            <w:sz w:val="24"/>
            <w:szCs w:val="24"/>
          </w:rPr>
          <w:t>https://slavegts</w:t>
        </w:r>
      </w:hyperlink>
      <w:r>
        <w:rPr>
          <w:rFonts w:ascii="Times New Roman" w:hAnsi="Times New Roman" w:cs="Times New Roman"/>
          <w:color w:val="000000"/>
          <w:sz w:val="24"/>
          <w:szCs w:val="24"/>
          <w:highlight w:val="white"/>
        </w:rPr>
        <w:t>.training.cagrid.org:8443/wsrf/services/cagrid/GTS</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ns1:gtsServiceURI</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66"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ns1:Expiration</w:t>
      </w:r>
      <w:r>
        <w:rPr>
          <w:rFonts w:ascii="Times New Roman" w:hAnsi="Times New Roman" w:cs="Times New Roman"/>
          <w:color w:val="FF0000"/>
          <w:sz w:val="24"/>
          <w:szCs w:val="24"/>
          <w:highlight w:val="white"/>
        </w:rPr>
        <w:t xml:space="preserve"> hours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12</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minutes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0</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seconds</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0</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67"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ns1:TrustedAuthorityFilter</w:t>
      </w:r>
      <w:r>
        <w:rPr>
          <w:rFonts w:ascii="Times New Roman" w:hAnsi="Times New Roman" w:cs="Times New Roman"/>
          <w:color w:val="FF0000"/>
          <w:sz w:val="24"/>
          <w:szCs w:val="24"/>
          <w:highlight w:val="white"/>
        </w:rPr>
        <w:t xml:space="preserve"> xsi:type</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ns2:TrustedAuthorityFilter</w:t>
      </w:r>
      <w:r w:rsidR="00282BE8">
        <w:rPr>
          <w:rFonts w:ascii="Times New Roman" w:hAnsi="Times New Roman" w:cs="Times New Roman"/>
          <w:color w:val="0000FF"/>
          <w:sz w:val="24"/>
          <w:szCs w:val="24"/>
          <w:highlight w:val="white"/>
        </w:rPr>
        <w:t>”</w:t>
      </w:r>
      <w:r>
        <w:rPr>
          <w:rFonts w:ascii="Times New Roman" w:hAnsi="Times New Roman" w:cs="Times New Roman"/>
          <w:color w:val="FF0000"/>
          <w:sz w:val="24"/>
          <w:szCs w:val="24"/>
          <w:highlight w:val="white"/>
        </w:rPr>
        <w:t xml:space="preserve"> </w:t>
      </w:r>
      <w:del w:id="3068" w:author="Vijay Parmar" w:date="2009-04-28T14:57:00Z">
        <w:r w:rsidDel="004E7B96">
          <w:rPr>
            <w:rFonts w:ascii="Times New Roman" w:hAnsi="Times New Roman" w:cs="Times New Roman"/>
            <w:color w:val="FF0000"/>
            <w:sz w:val="24"/>
            <w:szCs w:val="24"/>
            <w:highlight w:val="white"/>
          </w:rPr>
          <w:delText>x</w:delText>
        </w:r>
      </w:del>
      <w:r>
        <w:rPr>
          <w:rFonts w:ascii="Times New Roman" w:hAnsi="Times New Roman" w:cs="Times New Roman"/>
          <w:color w:val="FF0000"/>
          <w:sz w:val="24"/>
          <w:szCs w:val="24"/>
          <w:highlight w:val="white"/>
        </w:rPr>
        <w:t>mlns:ns2</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http://cagrid.nci.nih.gov/8/gts</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69"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ns2:Lifetime</w:t>
      </w:r>
      <w:r>
        <w:rPr>
          <w:rFonts w:ascii="Times New Roman" w:hAnsi="Times New Roman" w:cs="Times New Roman"/>
          <w:color w:val="FF0000"/>
          <w:sz w:val="24"/>
          <w:szCs w:val="24"/>
          <w:highlight w:val="white"/>
        </w:rPr>
        <w:t xml:space="preserve"> xsi:type</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ns2:Lifetime</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Valid</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ns2:Lifetime</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 xml:space="preserve"> </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0" w:author="Vijay Parmar" w:date="2009-04-28T14:57:00Z">
        <w:r w:rsidDel="004E7B96">
          <w:rPr>
            <w:rFonts w:ascii="Times New Roman" w:hAnsi="Times New Roman" w:cs="Times New Roman"/>
            <w:color w:val="000000"/>
            <w:sz w:val="24"/>
            <w:szCs w:val="24"/>
            <w:highlight w:val="white"/>
          </w:rPr>
          <w:delText xml:space="preserve"> </w:delText>
        </w:r>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ns2:Status</w:t>
      </w:r>
      <w:r>
        <w:rPr>
          <w:rFonts w:ascii="Times New Roman" w:hAnsi="Times New Roman" w:cs="Times New Roman"/>
          <w:color w:val="FF0000"/>
          <w:sz w:val="24"/>
          <w:szCs w:val="24"/>
          <w:highlight w:val="white"/>
        </w:rPr>
        <w:t xml:space="preserve"> xsi:type</w:t>
      </w:r>
      <w:r>
        <w:rPr>
          <w:rFonts w:ascii="Times New Roman" w:hAnsi="Times New Roman" w:cs="Times New Roman"/>
          <w:color w:val="0000FF"/>
          <w:sz w:val="24"/>
          <w:szCs w:val="24"/>
          <w:highlight w:val="white"/>
        </w:rPr>
        <w:t>=</w:t>
      </w:r>
      <w:r w:rsidR="00282BE8">
        <w:rPr>
          <w:rFonts w:ascii="Times New Roman" w:hAnsi="Times New Roman" w:cs="Times New Roman"/>
          <w:color w:val="0000FF"/>
          <w:sz w:val="24"/>
          <w:szCs w:val="24"/>
          <w:highlight w:val="white"/>
        </w:rPr>
        <w:t>”</w:t>
      </w:r>
      <w:r>
        <w:rPr>
          <w:rFonts w:ascii="Times New Roman" w:hAnsi="Times New Roman" w:cs="Times New Roman"/>
          <w:color w:val="000000"/>
          <w:sz w:val="24"/>
          <w:szCs w:val="24"/>
          <w:highlight w:val="white"/>
        </w:rPr>
        <w:t>ns2:Status</w:t>
      </w:r>
      <w:r w:rsidR="00282BE8">
        <w:rPr>
          <w:rFonts w:ascii="Times New Roman" w:hAnsi="Times New Roman" w:cs="Times New Roman"/>
          <w:color w:val="0000FF"/>
          <w:sz w:val="24"/>
          <w:szCs w:val="24"/>
          <w:highlight w:val="white"/>
        </w:rPr>
        <w: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Trusted</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ns2:Status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 xml:space="preserve"> </w:t>
      </w:r>
      <w:r>
        <w:rPr>
          <w:rFonts w:ascii="Times New Roman" w:hAnsi="Times New Roman" w:cs="Times New Roman"/>
          <w:color w:val="000000"/>
          <w:sz w:val="24"/>
          <w:szCs w:val="24"/>
          <w:highlight w:val="white"/>
        </w:rPr>
        <w:tab/>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1" w:author="Vijay Parmar" w:date="2009-04-28T14:57:00Z">
        <w:r w:rsidDel="004E7B96">
          <w:rPr>
            <w:rFonts w:ascii="Times New Roman" w:hAnsi="Times New Roman" w:cs="Times New Roman"/>
            <w:color w:val="000000"/>
            <w:sz w:val="24"/>
            <w:szCs w:val="24"/>
            <w:highlight w:val="white"/>
          </w:rPr>
          <w:delText xml:space="preserve">    </w:delText>
        </w:r>
      </w:del>
      <w:r>
        <w:rPr>
          <w:rFonts w:ascii="Times New Roman" w:hAnsi="Times New Roman" w:cs="Times New Roman"/>
          <w:color w:val="000000"/>
          <w:sz w:val="24"/>
          <w:szCs w:val="24"/>
          <w:highlight w:val="white"/>
        </w:rPr>
        <w:t xml:space="preserve"> </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ns1:TrustedAuthorityFilter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2"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ns1:PerformAuthorization</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true</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ns1:PerformAuthorization</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3"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ns1:GTSIdentity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/O=caBIG/OU=caGrid/OU=Training Trust Fabric/CN=host/slavegts.training.cagrid.org</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ns1:GTSIdentity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ab/>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ns1:SyncDescriptor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ns1:ExcludedCAs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del w:id="3074" w:author="Vijay Parmar" w:date="2009-04-28T14:57:00Z">
        <w:r w:rsidDel="004E7B96">
          <w:rPr>
            <w:rFonts w:ascii="Times New Roman" w:hAnsi="Times New Roman" w:cs="Times New Roman"/>
            <w:color w:val="000000"/>
            <w:sz w:val="24"/>
            <w:szCs w:val="24"/>
            <w:highlight w:val="white"/>
          </w:rPr>
          <w:tab/>
        </w:r>
        <w:r w:rsidDel="004E7B96">
          <w:rPr>
            <w:rFonts w:ascii="Times New Roman" w:hAnsi="Times New Roman" w:cs="Times New Roman"/>
            <w:color w:val="000000"/>
            <w:sz w:val="24"/>
            <w:szCs w:val="24"/>
            <w:highlight w:val="white"/>
          </w:rPr>
          <w:tab/>
        </w:r>
      </w:del>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ns1:CASubject</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O=caBIG,OU=caGrid,OU=Training Trust Fabric,CN=caGrid Training Trust Fabric CA</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ns1:CASubject</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ns1:ExcludedCAs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ns1:DeleteInvalidFiles</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false</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ns1:DeleteInvalidFiles</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ns1:CacheSize</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ns1:year</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ns1:year</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ns1:month</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1</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ns1:month</w:t>
      </w:r>
      <w:r>
        <w:rPr>
          <w:rFonts w:ascii="Times New Roman" w:hAnsi="Times New Roman" w:cs="Times New Roman"/>
          <w:color w:val="0000FF"/>
          <w:sz w:val="24"/>
          <w:szCs w:val="24"/>
          <w:highlight w:val="white"/>
        </w:rPr>
        <w:t>&gt;</w:t>
      </w:r>
    </w:p>
    <w:p w:rsidR="00FE3C3A" w:rsidRDefault="00FE3C3A" w:rsidP="00FE3C3A">
      <w:pPr>
        <w:autoSpaceDE w:val="0"/>
        <w:autoSpaceDN w:val="0"/>
        <w:adjustRightInd w:val="0"/>
        <w:spacing w:after="0" w:line="240" w:lineRule="auto"/>
        <w:rPr>
          <w:rFonts w:ascii="Times New Roman" w:hAnsi="Times New Roman" w:cs="Times New Roman"/>
          <w:color w:val="000000"/>
          <w:sz w:val="24"/>
          <w:szCs w:val="24"/>
          <w:highlight w:val="white"/>
        </w:rPr>
      </w:pPr>
      <w:r>
        <w:rPr>
          <w:rFonts w:ascii="Times New Roman" w:hAnsi="Times New Roman" w:cs="Times New Roman"/>
          <w:color w:val="000000"/>
          <w:sz w:val="24"/>
          <w:szCs w:val="24"/>
          <w:highlight w:val="white"/>
        </w:rPr>
        <w:tab/>
      </w: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ns1:day</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ns1:day</w:t>
      </w:r>
      <w:r>
        <w:rPr>
          <w:rFonts w:ascii="Times New Roman" w:hAnsi="Times New Roman" w:cs="Times New Roman"/>
          <w:color w:val="0000FF"/>
          <w:sz w:val="24"/>
          <w:szCs w:val="24"/>
          <w:highlight w:val="white"/>
        </w:rPr>
        <w:t>&gt;</w:t>
      </w:r>
    </w:p>
    <w:p w:rsidR="005E74D2" w:rsidRDefault="00FE3C3A" w:rsidP="005E74D2">
      <w:pPr>
        <w:autoSpaceDE w:val="0"/>
        <w:autoSpaceDN w:val="0"/>
        <w:adjustRightInd w:val="0"/>
        <w:spacing w:after="0" w:line="240" w:lineRule="auto"/>
        <w:rPr>
          <w:del w:id="3075" w:author="Vijay Parmar" w:date="2009-04-28T14:58:00Z"/>
          <w:rFonts w:ascii="Times New Roman" w:hAnsi="Times New Roman" w:cs="Times New Roman"/>
          <w:color w:val="000000"/>
          <w:sz w:val="24"/>
          <w:szCs w:val="24"/>
          <w:highlight w:val="white"/>
        </w:rPr>
        <w:pPrChange w:id="3076" w:author="Vijay Parmar" w:date="2009-04-28T14:58:00Z">
          <w:pPr/>
        </w:pPrChange>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ns1:CacheSize</w:t>
      </w:r>
      <w:r>
        <w:rPr>
          <w:rFonts w:ascii="Times New Roman" w:hAnsi="Times New Roman" w:cs="Times New Roman"/>
          <w:color w:val="0000FF"/>
          <w:sz w:val="24"/>
          <w:szCs w:val="24"/>
          <w:highlight w:val="white"/>
        </w:rPr>
        <w:t>&gt;</w:t>
      </w:r>
    </w:p>
    <w:p w:rsidR="004E7B96" w:rsidRDefault="004E7B96" w:rsidP="00FE3C3A">
      <w:pPr>
        <w:autoSpaceDE w:val="0"/>
        <w:autoSpaceDN w:val="0"/>
        <w:adjustRightInd w:val="0"/>
        <w:spacing w:after="0" w:line="240" w:lineRule="auto"/>
        <w:rPr>
          <w:ins w:id="3077" w:author="Vijay Parmar" w:date="2009-04-28T14:58:00Z"/>
          <w:rFonts w:ascii="Times New Roman" w:hAnsi="Times New Roman" w:cs="Times New Roman"/>
          <w:color w:val="000000"/>
          <w:sz w:val="24"/>
          <w:szCs w:val="24"/>
          <w:highlight w:val="white"/>
        </w:rPr>
      </w:pPr>
    </w:p>
    <w:p w:rsidR="005E74D2" w:rsidRDefault="00FE3C3A" w:rsidP="005E74D2">
      <w:pPr>
        <w:autoSpaceDE w:val="0"/>
        <w:autoSpaceDN w:val="0"/>
        <w:adjustRightInd w:val="0"/>
        <w:spacing w:after="0" w:line="240" w:lineRule="auto"/>
        <w:rPr>
          <w:del w:id="3078" w:author="Vijay Parmar" w:date="2009-04-28T14:58:00Z"/>
          <w:rFonts w:ascii="Times New Roman" w:hAnsi="Times New Roman" w:cs="Times New Roman"/>
          <w:color w:val="0000FF"/>
          <w:sz w:val="24"/>
          <w:szCs w:val="24"/>
          <w:highlight w:val="white"/>
        </w:rPr>
        <w:pPrChange w:id="3079" w:author="Vijay Parmar" w:date="2009-04-28T14:58:00Z">
          <w:pPr/>
        </w:pPrChange>
      </w:pPr>
      <w:r>
        <w:rPr>
          <w:rFonts w:ascii="Times New Roman" w:hAnsi="Times New Roman" w:cs="Times New Roman"/>
          <w:color w:val="000000"/>
          <w:sz w:val="24"/>
          <w:szCs w:val="24"/>
          <w:highlight w:val="white"/>
        </w:rPr>
        <w:tab/>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ns1:NextSync</w:t>
      </w:r>
      <w:r>
        <w:rPr>
          <w:rFonts w:ascii="Times New Roman" w:hAnsi="Times New Roman" w:cs="Times New Roman"/>
          <w:color w:val="0000FF"/>
          <w:sz w:val="24"/>
          <w:szCs w:val="24"/>
          <w:highlight w:val="white"/>
        </w:rPr>
        <w:t>&gt;</w:t>
      </w:r>
      <w:r>
        <w:rPr>
          <w:rFonts w:ascii="Times New Roman" w:hAnsi="Times New Roman" w:cs="Times New Roman"/>
          <w:color w:val="000000"/>
          <w:sz w:val="24"/>
          <w:szCs w:val="24"/>
          <w:highlight w:val="white"/>
        </w:rPr>
        <w:t>600</w:t>
      </w: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ns1:NextSync</w:t>
      </w:r>
      <w:r>
        <w:rPr>
          <w:rFonts w:ascii="Times New Roman" w:hAnsi="Times New Roman" w:cs="Times New Roman"/>
          <w:color w:val="0000FF"/>
          <w:sz w:val="24"/>
          <w:szCs w:val="24"/>
          <w:highlight w:val="white"/>
        </w:rPr>
        <w:t>&gt;</w:t>
      </w:r>
    </w:p>
    <w:p w:rsidR="0043503E" w:rsidRDefault="0043503E" w:rsidP="00FE3C3A">
      <w:pPr>
        <w:autoSpaceDE w:val="0"/>
        <w:autoSpaceDN w:val="0"/>
        <w:adjustRightInd w:val="0"/>
        <w:spacing w:after="0" w:line="240" w:lineRule="auto"/>
        <w:rPr>
          <w:ins w:id="3080" w:author="Vijay Parmar" w:date="2009-04-28T14:58:00Z"/>
          <w:rFonts w:ascii="Times New Roman" w:hAnsi="Times New Roman" w:cs="Times New Roman"/>
          <w:color w:val="000000"/>
          <w:sz w:val="24"/>
          <w:szCs w:val="24"/>
          <w:highlight w:val="white"/>
        </w:rPr>
      </w:pPr>
    </w:p>
    <w:p w:rsidR="005E74D2" w:rsidRDefault="00FE3C3A" w:rsidP="005E74D2">
      <w:pPr>
        <w:autoSpaceDE w:val="0"/>
        <w:autoSpaceDN w:val="0"/>
        <w:adjustRightInd w:val="0"/>
        <w:spacing w:after="0" w:line="240" w:lineRule="auto"/>
        <w:pPrChange w:id="3081" w:author="Vijay Parmar" w:date="2009-04-28T14:58:00Z">
          <w:pPr/>
        </w:pPrChange>
      </w:pPr>
      <w:r>
        <w:rPr>
          <w:rFonts w:ascii="Times New Roman" w:hAnsi="Times New Roman" w:cs="Times New Roman"/>
          <w:color w:val="0000FF"/>
          <w:sz w:val="24"/>
          <w:szCs w:val="24"/>
          <w:highlight w:val="white"/>
        </w:rPr>
        <w:t>&lt;/</w:t>
      </w:r>
      <w:r>
        <w:rPr>
          <w:rFonts w:ascii="Times New Roman" w:hAnsi="Times New Roman" w:cs="Times New Roman"/>
          <w:color w:val="800000"/>
          <w:sz w:val="24"/>
          <w:szCs w:val="24"/>
          <w:highlight w:val="white"/>
        </w:rPr>
        <w:t>ns1:SyncDescription</w:t>
      </w:r>
      <w:r>
        <w:rPr>
          <w:rFonts w:ascii="Times New Roman" w:hAnsi="Times New Roman" w:cs="Times New Roman"/>
          <w:color w:val="0000FF"/>
          <w:sz w:val="24"/>
          <w:szCs w:val="24"/>
          <w:highlight w:val="white"/>
        </w:rPr>
        <w:t>&gt;</w:t>
      </w:r>
    </w:p>
    <w:p w:rsidR="00537F41" w:rsidRPr="00537F41" w:rsidRDefault="00537F41" w:rsidP="00537F41"/>
    <w:p w:rsidR="00B44BCD" w:rsidRDefault="00B44BCD" w:rsidP="009471E8"/>
    <w:p w:rsidR="00FA0715" w:rsidRDefault="00FA0715" w:rsidP="00FA0715">
      <w:pPr>
        <w:pStyle w:val="Heading1"/>
      </w:pPr>
      <w:bookmarkStart w:id="3082" w:name="_Toc228774660"/>
      <w:r>
        <w:t xml:space="preserve">Appendix D: </w:t>
      </w:r>
      <w:r w:rsidR="005B4608">
        <w:t>Sample s</w:t>
      </w:r>
      <w:r>
        <w:t xml:space="preserve">teps to install CGMM </w:t>
      </w:r>
      <w:r w:rsidR="000501A1">
        <w:t>with reference implementation</w:t>
      </w:r>
      <w:bookmarkEnd w:id="3082"/>
      <w:r>
        <w:t xml:space="preserve"> </w:t>
      </w:r>
    </w:p>
    <w:p w:rsidR="00FE75FC" w:rsidRDefault="00FE75FC" w:rsidP="00FE75FC"/>
    <w:p w:rsidR="00FE75FC" w:rsidRPr="00C22E4B" w:rsidRDefault="00FE75FC" w:rsidP="00FE75FC">
      <w:pPr>
        <w:rPr>
          <w:sz w:val="24"/>
        </w:rPr>
      </w:pPr>
      <w:r w:rsidRPr="00C22E4B">
        <w:rPr>
          <w:sz w:val="24"/>
        </w:rPr>
        <w:t xml:space="preserve">The steps mentioned in this Appendix D will work as mentioned given the steps are followed correctly. These steps will install the reference </w:t>
      </w:r>
      <w:r w:rsidR="00C80F6F" w:rsidRPr="00C22E4B">
        <w:rPr>
          <w:sz w:val="24"/>
        </w:rPr>
        <w:t xml:space="preserve">implementation </w:t>
      </w:r>
      <w:r w:rsidRPr="00C22E4B">
        <w:rPr>
          <w:sz w:val="24"/>
        </w:rPr>
        <w:t>cgmmHostWeb web application along with the cgmmweb web application.</w:t>
      </w:r>
      <w:r w:rsidR="00C80F6F" w:rsidRPr="00C22E4B">
        <w:rPr>
          <w:sz w:val="24"/>
        </w:rPr>
        <w:t xml:space="preserve"> Using these steps</w:t>
      </w:r>
      <w:r w:rsidR="00B87F79">
        <w:rPr>
          <w:sz w:val="24"/>
        </w:rPr>
        <w:t>,</w:t>
      </w:r>
      <w:r w:rsidR="00C80F6F" w:rsidRPr="00C22E4B">
        <w:rPr>
          <w:sz w:val="24"/>
        </w:rPr>
        <w:t xml:space="preserve"> a test environment can be setup </w:t>
      </w:r>
      <w:r w:rsidR="00BD52B9">
        <w:rPr>
          <w:sz w:val="24"/>
        </w:rPr>
        <w:t xml:space="preserve">to demonstrate </w:t>
      </w:r>
      <w:r w:rsidR="00C80F6F" w:rsidRPr="00C22E4B">
        <w:rPr>
          <w:sz w:val="24"/>
        </w:rPr>
        <w:t xml:space="preserve">how </w:t>
      </w:r>
      <w:r w:rsidR="00BD52B9">
        <w:rPr>
          <w:sz w:val="24"/>
        </w:rPr>
        <w:t xml:space="preserve">the </w:t>
      </w:r>
      <w:r w:rsidR="00C80F6F" w:rsidRPr="00C22E4B">
        <w:rPr>
          <w:sz w:val="24"/>
        </w:rPr>
        <w:t>CGMM Tool works with an existing Host application.</w:t>
      </w:r>
      <w:r w:rsidR="00C22E4B">
        <w:rPr>
          <w:sz w:val="24"/>
        </w:rPr>
        <w:t xml:space="preserve"> The internal </w:t>
      </w:r>
      <w:r w:rsidR="003274F1">
        <w:rPr>
          <w:sz w:val="24"/>
        </w:rPr>
        <w:t>details of CGMM Tool are</w:t>
      </w:r>
      <w:r w:rsidR="00C22E4B">
        <w:rPr>
          <w:sz w:val="24"/>
        </w:rPr>
        <w:t xml:space="preserve"> beyond the scope of this document. Refer the CGMM Design document for more details.</w:t>
      </w:r>
    </w:p>
    <w:p w:rsidR="00B9025F" w:rsidRDefault="00B9025F" w:rsidP="00B9025F">
      <w:pPr>
        <w:rPr>
          <w:b/>
        </w:rPr>
      </w:pPr>
      <w:r w:rsidRPr="00523C46">
        <w:rPr>
          <w:b/>
        </w:rPr>
        <w:t xml:space="preserve"> </w:t>
      </w:r>
    </w:p>
    <w:p w:rsidR="00B9025F" w:rsidRPr="00264A99" w:rsidRDefault="00B9025F" w:rsidP="00B9025F">
      <w:pPr>
        <w:rPr>
          <w:b/>
          <w:sz w:val="24"/>
        </w:rPr>
      </w:pPr>
      <w:r w:rsidRPr="00264A99">
        <w:rPr>
          <w:b/>
          <w:sz w:val="24"/>
        </w:rPr>
        <w:t>Note: The paths, values are sample used in commands and configuration files are for example only.</w:t>
      </w:r>
    </w:p>
    <w:p w:rsidR="00F773F7" w:rsidRDefault="00B9025F" w:rsidP="00534AC2">
      <w:pPr>
        <w:pStyle w:val="ListParagraph"/>
        <w:numPr>
          <w:ilvl w:val="0"/>
          <w:numId w:val="23"/>
        </w:numPr>
        <w:spacing w:after="0" w:line="240" w:lineRule="auto"/>
        <w:rPr>
          <w:sz w:val="24"/>
        </w:rPr>
      </w:pPr>
      <w:r w:rsidRPr="00264A99">
        <w:rPr>
          <w:sz w:val="24"/>
        </w:rPr>
        <w:t xml:space="preserve">Verify caGrid 1.2 is installed. </w:t>
      </w:r>
      <w:r w:rsidR="00F773F7">
        <w:rPr>
          <w:sz w:val="24"/>
        </w:rPr>
        <w:t>The CAGRID_HOME variable should be set.</w:t>
      </w:r>
    </w:p>
    <w:p w:rsidR="00B9025F" w:rsidRPr="00264A99" w:rsidRDefault="00B9025F" w:rsidP="00980345">
      <w:pPr>
        <w:pStyle w:val="ListParagraph"/>
        <w:spacing w:after="0" w:line="240" w:lineRule="auto"/>
        <w:rPr>
          <w:sz w:val="24"/>
        </w:rPr>
      </w:pPr>
      <w:r w:rsidRPr="00264A99">
        <w:rPr>
          <w:sz w:val="24"/>
        </w:rPr>
        <w:t xml:space="preserve">If </w:t>
      </w:r>
      <w:r w:rsidR="00980345">
        <w:rPr>
          <w:sz w:val="24"/>
        </w:rPr>
        <w:t xml:space="preserve">caGrid 1.2 is </w:t>
      </w:r>
      <w:r w:rsidRPr="00264A99">
        <w:rPr>
          <w:sz w:val="24"/>
        </w:rPr>
        <w:t xml:space="preserve">not installed then </w:t>
      </w:r>
      <w:r w:rsidR="00797A90" w:rsidRPr="00264A99">
        <w:rPr>
          <w:sz w:val="24"/>
        </w:rPr>
        <w:t>install</w:t>
      </w:r>
      <w:r w:rsidRPr="00264A99">
        <w:rPr>
          <w:sz w:val="24"/>
        </w:rPr>
        <w:t xml:space="preserve"> caGrid 1.2 </w:t>
      </w:r>
      <w:r w:rsidR="00980345">
        <w:rPr>
          <w:sz w:val="24"/>
        </w:rPr>
        <w:t xml:space="preserve">using the </w:t>
      </w:r>
      <w:r w:rsidRPr="00264A99">
        <w:rPr>
          <w:sz w:val="24"/>
        </w:rPr>
        <w:t>caGrid Installer 1.2 (install the software only, no services needed).</w:t>
      </w:r>
    </w:p>
    <w:p w:rsidR="00C76728" w:rsidRPr="00264A99" w:rsidRDefault="00797A90" w:rsidP="00534AC2">
      <w:pPr>
        <w:pStyle w:val="ListParagraph"/>
        <w:numPr>
          <w:ilvl w:val="0"/>
          <w:numId w:val="23"/>
        </w:numPr>
        <w:spacing w:after="0" w:line="240" w:lineRule="auto"/>
        <w:rPr>
          <w:sz w:val="24"/>
        </w:rPr>
      </w:pPr>
      <w:r w:rsidRPr="00264A99">
        <w:rPr>
          <w:sz w:val="24"/>
        </w:rPr>
        <w:t>Verify ANT</w:t>
      </w:r>
      <w:r w:rsidR="00B9025F" w:rsidRPr="00264A99">
        <w:rPr>
          <w:sz w:val="24"/>
        </w:rPr>
        <w:t>_H</w:t>
      </w:r>
      <w:r w:rsidR="00C76728" w:rsidRPr="00264A99">
        <w:rPr>
          <w:sz w:val="24"/>
        </w:rPr>
        <w:t xml:space="preserve">OME, JAVA_HOME, </w:t>
      </w:r>
      <w:r w:rsidR="00980345">
        <w:rPr>
          <w:sz w:val="24"/>
        </w:rPr>
        <w:t xml:space="preserve">CAGRID_HOME, </w:t>
      </w:r>
      <w:r w:rsidR="00C76728" w:rsidRPr="00264A99">
        <w:rPr>
          <w:sz w:val="24"/>
        </w:rPr>
        <w:t>GLO</w:t>
      </w:r>
      <w:r w:rsidR="00980345">
        <w:rPr>
          <w:sz w:val="24"/>
        </w:rPr>
        <w:t>BUS_LOCATION are set as environ</w:t>
      </w:r>
      <w:r w:rsidR="00C76728" w:rsidRPr="00264A99">
        <w:rPr>
          <w:sz w:val="24"/>
        </w:rPr>
        <w:t>ment variables. If the variables are not set then set the variables as mentioned in this step.</w:t>
      </w:r>
    </w:p>
    <w:p w:rsidR="00C76728" w:rsidRPr="00264A99" w:rsidRDefault="00C76728" w:rsidP="00C76728">
      <w:pPr>
        <w:pStyle w:val="ListParagraph"/>
        <w:spacing w:after="0" w:line="240" w:lineRule="auto"/>
        <w:rPr>
          <w:sz w:val="24"/>
        </w:rPr>
      </w:pPr>
    </w:p>
    <w:p w:rsidR="006C7CB6" w:rsidRPr="00264A99" w:rsidRDefault="00B9025F" w:rsidP="00282BE8">
      <w:pPr>
        <w:ind w:left="720"/>
        <w:rPr>
          <w:sz w:val="24"/>
        </w:rPr>
      </w:pPr>
      <w:r w:rsidRPr="00264A99">
        <w:rPr>
          <w:sz w:val="24"/>
        </w:rPr>
        <w:lastRenderedPageBreak/>
        <w:t xml:space="preserve">At </w:t>
      </w:r>
      <w:r w:rsidR="006C7CB6" w:rsidRPr="00264A99">
        <w:rPr>
          <w:sz w:val="24"/>
        </w:rPr>
        <w:t>command prompt, Type the following and press Enter Key after each statement.</w:t>
      </w:r>
    </w:p>
    <w:p w:rsidR="00264A99" w:rsidRDefault="00264A99" w:rsidP="00264A99">
      <w:pPr>
        <w:pStyle w:val="PlainText"/>
        <w:ind w:left="720" w:firstLine="720"/>
      </w:pPr>
      <w:r>
        <w:t xml:space="preserve">ANT_HOME=/usr/local/apache-ant-1.6.5 </w:t>
      </w:r>
    </w:p>
    <w:p w:rsidR="00264A99" w:rsidRDefault="00264A99" w:rsidP="00264A99">
      <w:pPr>
        <w:pStyle w:val="PlainText"/>
        <w:ind w:left="720" w:firstLine="720"/>
      </w:pPr>
      <w:r>
        <w:t>export ANT_HOME;</w:t>
      </w:r>
    </w:p>
    <w:p w:rsidR="00264A99" w:rsidRDefault="00264A99" w:rsidP="00264A99">
      <w:pPr>
        <w:pStyle w:val="PlainText"/>
        <w:ind w:left="720" w:firstLine="720"/>
      </w:pPr>
      <w:r>
        <w:t>PATH=$PATH:/usr/local/apache-ant-1.6.5/bin</w:t>
      </w:r>
    </w:p>
    <w:p w:rsidR="00264A99" w:rsidRDefault="00264A99" w:rsidP="00264A99">
      <w:pPr>
        <w:pStyle w:val="PlainText"/>
        <w:ind w:left="720" w:firstLine="720"/>
      </w:pPr>
      <w:r>
        <w:t>export PATH;</w:t>
      </w:r>
    </w:p>
    <w:p w:rsidR="00264A99" w:rsidRDefault="00264A99" w:rsidP="00264A99">
      <w:pPr>
        <w:pStyle w:val="PlainText"/>
        <w:ind w:left="720" w:firstLine="720"/>
      </w:pPr>
      <w:r>
        <w:t xml:space="preserve">JAVA_HOME=/usr/jdk1.5.0_10 </w:t>
      </w:r>
    </w:p>
    <w:p w:rsidR="00264A99" w:rsidRDefault="00264A99" w:rsidP="00264A99">
      <w:pPr>
        <w:pStyle w:val="PlainText"/>
        <w:ind w:left="720" w:firstLine="720"/>
      </w:pPr>
      <w:r>
        <w:t>export JAVA_HOME;</w:t>
      </w:r>
    </w:p>
    <w:p w:rsidR="00264A99" w:rsidRDefault="00264A99" w:rsidP="00264A99">
      <w:pPr>
        <w:pStyle w:val="PlainText"/>
        <w:ind w:left="720" w:firstLine="720"/>
      </w:pPr>
      <w:r>
        <w:t>GLOBUS_LOCATION=/usr/local/ws-core-4.0.3</w:t>
      </w:r>
    </w:p>
    <w:p w:rsidR="00264A99" w:rsidRDefault="00D17492" w:rsidP="00264A99">
      <w:pPr>
        <w:pStyle w:val="PlainText"/>
        <w:ind w:left="720" w:firstLine="720"/>
      </w:pPr>
      <w:r>
        <w:t>e</w:t>
      </w:r>
      <w:r w:rsidR="00264A99">
        <w:t>xport GLOBUS_LOCATION;</w:t>
      </w:r>
    </w:p>
    <w:p w:rsidR="00264A99" w:rsidRDefault="00264A99" w:rsidP="00264A99">
      <w:pPr>
        <w:pStyle w:val="PlainText"/>
        <w:ind w:left="720" w:firstLine="720"/>
      </w:pPr>
      <w:r>
        <w:t xml:space="preserve">CAGRID_HOME=/h1/username/&lt;&lt;path where caGrid Software was installed&gt;&gt; </w:t>
      </w:r>
    </w:p>
    <w:p w:rsidR="00264A99" w:rsidRDefault="00D17492" w:rsidP="00264A99">
      <w:pPr>
        <w:pStyle w:val="PlainText"/>
        <w:ind w:left="720" w:firstLine="720"/>
      </w:pPr>
      <w:r>
        <w:t>e</w:t>
      </w:r>
      <w:r w:rsidR="00264A99">
        <w:t>xport CAGRID_HOME;</w:t>
      </w:r>
    </w:p>
    <w:p w:rsidR="00B9025F" w:rsidRDefault="00B9025F" w:rsidP="00B9025F"/>
    <w:p w:rsidR="009C6599" w:rsidRPr="00A508E1" w:rsidRDefault="009C6599" w:rsidP="00534AC2">
      <w:pPr>
        <w:pStyle w:val="ListParagraph"/>
        <w:numPr>
          <w:ilvl w:val="0"/>
          <w:numId w:val="23"/>
        </w:numPr>
        <w:spacing w:after="0" w:line="240" w:lineRule="auto"/>
        <w:rPr>
          <w:sz w:val="24"/>
        </w:rPr>
      </w:pPr>
      <w:r w:rsidRPr="00A508E1">
        <w:rPr>
          <w:sz w:val="24"/>
        </w:rPr>
        <w:t>Verify caGrid 1.2 is configured to point to the Training Grid 1.2</w:t>
      </w:r>
    </w:p>
    <w:p w:rsidR="009C6599" w:rsidRPr="00A508E1" w:rsidRDefault="009C6599" w:rsidP="00282BE8">
      <w:pPr>
        <w:ind w:left="720"/>
        <w:rPr>
          <w:sz w:val="24"/>
        </w:rPr>
      </w:pPr>
      <w:r w:rsidRPr="00A508E1">
        <w:rPr>
          <w:sz w:val="24"/>
        </w:rPr>
        <w:t>At command prompt, Type the following and press Enter Key after each statement.</w:t>
      </w:r>
    </w:p>
    <w:p w:rsidR="00B9025F" w:rsidRDefault="00282BE8" w:rsidP="008A6117">
      <w:pPr>
        <w:pStyle w:val="PlainText"/>
        <w:ind w:left="720" w:firstLine="720"/>
      </w:pPr>
      <w:r>
        <w:t>C</w:t>
      </w:r>
      <w:r w:rsidR="00B9025F">
        <w:t xml:space="preserve">d </w:t>
      </w:r>
      <w:r w:rsidR="00075AB1">
        <w:t>$</w:t>
      </w:r>
      <w:r w:rsidR="00EE4117">
        <w:t>CAGRID_HOME</w:t>
      </w:r>
    </w:p>
    <w:p w:rsidR="00B9025F" w:rsidRDefault="00B9025F" w:rsidP="008A6117">
      <w:pPr>
        <w:pStyle w:val="PlainText"/>
        <w:ind w:left="720" w:firstLine="720"/>
      </w:pPr>
      <w:r>
        <w:t xml:space="preserve">ant </w:t>
      </w:r>
      <w:r w:rsidR="00282BE8">
        <w:t>–</w:t>
      </w:r>
      <w:r>
        <w:t>Dtarget.grid=training-1.2 configure</w:t>
      </w:r>
    </w:p>
    <w:p w:rsidR="00B9025F" w:rsidRDefault="00B9025F" w:rsidP="00B9025F"/>
    <w:p w:rsidR="007813D8" w:rsidRPr="00C0761C" w:rsidRDefault="007813D8" w:rsidP="00534AC2">
      <w:pPr>
        <w:pStyle w:val="ListParagraph"/>
        <w:numPr>
          <w:ilvl w:val="0"/>
          <w:numId w:val="23"/>
        </w:numPr>
        <w:spacing w:after="0" w:line="240" w:lineRule="auto"/>
        <w:rPr>
          <w:sz w:val="24"/>
        </w:rPr>
      </w:pPr>
      <w:r w:rsidRPr="00C0761C">
        <w:rPr>
          <w:sz w:val="24"/>
        </w:rPr>
        <w:t>Run</w:t>
      </w:r>
      <w:r w:rsidR="00B9025F" w:rsidRPr="00C0761C">
        <w:rPr>
          <w:sz w:val="24"/>
        </w:rPr>
        <w:t xml:space="preserve"> SyncGTS</w:t>
      </w:r>
    </w:p>
    <w:p w:rsidR="007813D8" w:rsidRPr="00A508E1" w:rsidRDefault="007813D8" w:rsidP="007813D8">
      <w:pPr>
        <w:pStyle w:val="ListParagraph"/>
        <w:rPr>
          <w:sz w:val="24"/>
        </w:rPr>
      </w:pPr>
      <w:r w:rsidRPr="00A508E1">
        <w:rPr>
          <w:sz w:val="24"/>
        </w:rPr>
        <w:t>At command prompt, Type the following and press Enter Key after each statement.</w:t>
      </w:r>
    </w:p>
    <w:p w:rsidR="007813D8" w:rsidRDefault="007813D8" w:rsidP="007813D8">
      <w:pPr>
        <w:pStyle w:val="ListParagraph"/>
        <w:spacing w:after="0" w:line="240" w:lineRule="auto"/>
      </w:pPr>
    </w:p>
    <w:p w:rsidR="00FC00D9" w:rsidRDefault="00282BE8" w:rsidP="00FC00D9">
      <w:pPr>
        <w:pStyle w:val="PlainText"/>
        <w:ind w:left="720" w:firstLine="720"/>
      </w:pPr>
      <w:r>
        <w:t>C</w:t>
      </w:r>
      <w:r w:rsidR="00FC00D9">
        <w:t xml:space="preserve">d </w:t>
      </w:r>
      <w:r w:rsidR="009512CC">
        <w:t>$CAGRID_HOME/</w:t>
      </w:r>
      <w:r w:rsidR="00FC00D9">
        <w:t>projects/syncgts</w:t>
      </w:r>
    </w:p>
    <w:p w:rsidR="00FC00D9" w:rsidRDefault="00FC00D9" w:rsidP="00FC00D9">
      <w:pPr>
        <w:pStyle w:val="PlainText"/>
        <w:ind w:left="720" w:firstLine="720"/>
      </w:pPr>
      <w:r>
        <w:t>ant syncWithTrustFabric</w:t>
      </w:r>
    </w:p>
    <w:p w:rsidR="00FC00D9" w:rsidRDefault="00FC00D9" w:rsidP="00FC00D9">
      <w:pPr>
        <w:pStyle w:val="PlainText"/>
        <w:ind w:left="720" w:firstLine="720"/>
      </w:pPr>
    </w:p>
    <w:p w:rsidR="00FC00D9" w:rsidRPr="008A6117" w:rsidRDefault="00FC00D9" w:rsidP="00FC00D9">
      <w:pPr>
        <w:spacing w:line="240" w:lineRule="atLeast"/>
        <w:rPr>
          <w:rFonts w:ascii="Courier New" w:hAnsi="Courier New" w:cs="Courier New"/>
          <w:sz w:val="20"/>
        </w:rPr>
      </w:pPr>
    </w:p>
    <w:p w:rsidR="00B9025F" w:rsidRDefault="00B9025F" w:rsidP="00534AC2">
      <w:pPr>
        <w:pStyle w:val="ListParagraph"/>
        <w:numPr>
          <w:ilvl w:val="0"/>
          <w:numId w:val="23"/>
        </w:numPr>
        <w:spacing w:after="0" w:line="240" w:lineRule="auto"/>
        <w:rPr>
          <w:sz w:val="24"/>
          <w:szCs w:val="24"/>
        </w:rPr>
      </w:pPr>
      <w:r w:rsidRPr="00A508E1">
        <w:rPr>
          <w:sz w:val="24"/>
          <w:szCs w:val="24"/>
        </w:rPr>
        <w:t xml:space="preserve">Obtain Host Certificate for the machine. </w:t>
      </w:r>
    </w:p>
    <w:p w:rsidR="003E42D9" w:rsidRPr="00A508E1" w:rsidRDefault="003E42D9" w:rsidP="003E42D9">
      <w:pPr>
        <w:pStyle w:val="ListParagraph"/>
        <w:spacing w:after="0" w:line="240" w:lineRule="auto"/>
        <w:rPr>
          <w:sz w:val="24"/>
          <w:szCs w:val="24"/>
        </w:rPr>
      </w:pPr>
      <w:r>
        <w:rPr>
          <w:sz w:val="24"/>
          <w:szCs w:val="24"/>
        </w:rPr>
        <w:t xml:space="preserve">This is a pre requisite and the instructions for obtaining the Host Credentials ( certificate) is available in the this link </w:t>
      </w:r>
    </w:p>
    <w:p w:rsidR="00B9025F" w:rsidRPr="00A508E1" w:rsidRDefault="00B9025F" w:rsidP="00B9025F">
      <w:pPr>
        <w:rPr>
          <w:color w:val="000000"/>
          <w:sz w:val="24"/>
          <w:szCs w:val="24"/>
        </w:rPr>
      </w:pPr>
      <w:r w:rsidRPr="00A508E1">
        <w:rPr>
          <w:sz w:val="24"/>
          <w:szCs w:val="24"/>
        </w:rPr>
        <w:tab/>
      </w:r>
      <w:hyperlink r:id="rId46" w:history="1">
        <w:r w:rsidRPr="00A508E1">
          <w:rPr>
            <w:rStyle w:val="Hyperlink"/>
            <w:sz w:val="24"/>
            <w:szCs w:val="24"/>
          </w:rPr>
          <w:t>http://www.cagrid.org/mwiki/index.php?title=Dorian:1.1:Administrators_Guide:Requesting_Host_Credentials</w:t>
        </w:r>
      </w:hyperlink>
      <w:r w:rsidR="003E42D9">
        <w:rPr>
          <w:sz w:val="24"/>
          <w:szCs w:val="24"/>
        </w:rPr>
        <w:t>.</w:t>
      </w:r>
    </w:p>
    <w:p w:rsidR="00B9025F" w:rsidRDefault="00B9025F" w:rsidP="00534AC2">
      <w:pPr>
        <w:pStyle w:val="ListParagraph"/>
        <w:numPr>
          <w:ilvl w:val="0"/>
          <w:numId w:val="23"/>
        </w:numPr>
        <w:spacing w:after="0" w:line="240" w:lineRule="auto"/>
        <w:rPr>
          <w:ins w:id="3083" w:author="Vijay Parmar" w:date="2009-04-13T17:45:00Z"/>
          <w:sz w:val="24"/>
        </w:rPr>
      </w:pPr>
      <w:r w:rsidRPr="00A508E1">
        <w:rPr>
          <w:sz w:val="24"/>
        </w:rPr>
        <w:t xml:space="preserve">Deploy </w:t>
      </w:r>
      <w:r w:rsidR="00A508E1">
        <w:rPr>
          <w:sz w:val="24"/>
        </w:rPr>
        <w:t xml:space="preserve">the cgmmHostWeb.war by putting the war file in </w:t>
      </w:r>
      <w:r w:rsidRPr="00A508E1">
        <w:rPr>
          <w:sz w:val="24"/>
        </w:rPr>
        <w:t>jboss deploy folder</w:t>
      </w:r>
    </w:p>
    <w:p w:rsidR="005E74D2" w:rsidRDefault="005E74D2" w:rsidP="005E74D2">
      <w:pPr>
        <w:pStyle w:val="ListParagraph"/>
        <w:spacing w:after="0" w:line="240" w:lineRule="auto"/>
        <w:rPr>
          <w:sz w:val="24"/>
        </w:rPr>
        <w:pPrChange w:id="3084" w:author="Vijay Parmar" w:date="2009-04-13T17:45:00Z">
          <w:pPr>
            <w:pStyle w:val="ListParagraph"/>
            <w:numPr>
              <w:numId w:val="23"/>
            </w:numPr>
            <w:spacing w:after="0" w:line="240" w:lineRule="auto"/>
            <w:ind w:hanging="360"/>
          </w:pPr>
        </w:pPrChange>
      </w:pPr>
    </w:p>
    <w:p w:rsidR="00B9025F" w:rsidRPr="0024158B" w:rsidRDefault="00B9025F" w:rsidP="00534AC2">
      <w:pPr>
        <w:pStyle w:val="ListParagraph"/>
        <w:numPr>
          <w:ilvl w:val="0"/>
          <w:numId w:val="23"/>
        </w:numPr>
        <w:spacing w:after="0" w:line="240" w:lineRule="auto"/>
        <w:rPr>
          <w:sz w:val="24"/>
        </w:rPr>
      </w:pPr>
      <w:r w:rsidRPr="00A508E1">
        <w:rPr>
          <w:sz w:val="24"/>
        </w:rPr>
        <w:t xml:space="preserve">Deploy </w:t>
      </w:r>
      <w:r w:rsidR="00A508E1">
        <w:rPr>
          <w:sz w:val="24"/>
        </w:rPr>
        <w:t xml:space="preserve">the </w:t>
      </w:r>
      <w:r w:rsidRPr="00A508E1">
        <w:rPr>
          <w:sz w:val="24"/>
        </w:rPr>
        <w:t>cgmmweb.war</w:t>
      </w:r>
      <w:r w:rsidR="00A508E1">
        <w:rPr>
          <w:sz w:val="24"/>
        </w:rPr>
        <w:t xml:space="preserve"> by putting the war file in jboss deploy folder</w:t>
      </w:r>
    </w:p>
    <w:p w:rsidR="00B9025F" w:rsidRDefault="00B9025F" w:rsidP="00B9025F"/>
    <w:p w:rsidR="00675632" w:rsidRDefault="00675632" w:rsidP="00534AC2">
      <w:pPr>
        <w:pStyle w:val="ListParagraph"/>
        <w:numPr>
          <w:ilvl w:val="0"/>
          <w:numId w:val="23"/>
        </w:numPr>
        <w:spacing w:after="0" w:line="240" w:lineRule="auto"/>
        <w:rPr>
          <w:sz w:val="24"/>
        </w:rPr>
      </w:pPr>
      <w:r w:rsidRPr="00A508E1">
        <w:rPr>
          <w:sz w:val="24"/>
        </w:rPr>
        <w:t>Configure CGMM and Host Application properties</w:t>
      </w:r>
    </w:p>
    <w:p w:rsidR="00282BE8" w:rsidRDefault="00282BE8" w:rsidP="00282BE8">
      <w:pPr>
        <w:pStyle w:val="ListParagraph"/>
        <w:rPr>
          <w:sz w:val="24"/>
        </w:rPr>
      </w:pPr>
    </w:p>
    <w:p w:rsidR="00281138" w:rsidRPr="00281138" w:rsidRDefault="00281138" w:rsidP="00281138">
      <w:pPr>
        <w:pStyle w:val="ListParagraph"/>
        <w:rPr>
          <w:sz w:val="24"/>
        </w:rPr>
      </w:pPr>
    </w:p>
    <w:p w:rsidR="00281138" w:rsidRDefault="00281138" w:rsidP="00534AC2">
      <w:pPr>
        <w:pStyle w:val="ListParagraph"/>
        <w:numPr>
          <w:ilvl w:val="0"/>
          <w:numId w:val="23"/>
        </w:numPr>
        <w:spacing w:after="0" w:line="240" w:lineRule="auto"/>
        <w:rPr>
          <w:sz w:val="24"/>
        </w:rPr>
      </w:pPr>
      <w:r>
        <w:rPr>
          <w:sz w:val="24"/>
        </w:rPr>
        <w:t xml:space="preserve">Configure System Properties. </w:t>
      </w:r>
    </w:p>
    <w:p w:rsidR="00282BE8" w:rsidRDefault="00282BE8" w:rsidP="00282BE8">
      <w:pPr>
        <w:pStyle w:val="ListParagraph"/>
        <w:rPr>
          <w:sz w:val="24"/>
        </w:rPr>
      </w:pPr>
    </w:p>
    <w:p w:rsidR="00281138" w:rsidRDefault="00281138" w:rsidP="00D87C1F">
      <w:pPr>
        <w:spacing w:after="0" w:line="240" w:lineRule="auto"/>
        <w:ind w:firstLine="720"/>
      </w:pPr>
      <w:r w:rsidRPr="00D87C1F">
        <w:rPr>
          <w:sz w:val="24"/>
        </w:rPr>
        <w:t>Modify the JBOSS_HOME/server/default/</w:t>
      </w:r>
      <w:r>
        <w:t>deploy/properties-service.xml and add the following properties</w:t>
      </w:r>
    </w:p>
    <w:p w:rsidR="00281138" w:rsidRDefault="00281138" w:rsidP="00281138">
      <w:pPr>
        <w:pStyle w:val="ListParagraph"/>
        <w:spacing w:after="0" w:line="240" w:lineRule="auto"/>
        <w:ind w:left="1440"/>
        <w:rPr>
          <w:sz w:val="24"/>
        </w:rPr>
      </w:pPr>
    </w:p>
    <w:p w:rsidR="00281138" w:rsidRDefault="00281138" w:rsidP="00281138">
      <w:pPr>
        <w:pStyle w:val="PlainText"/>
        <w:ind w:left="720" w:firstLine="720"/>
      </w:pPr>
      <w:r>
        <w:t>gov.nih.nci.security.cgmm.syncgts.file = /usr/local/jboss-4.0.5.GA/server/default/cgmm_config/sync-description.xml</w:t>
      </w:r>
    </w:p>
    <w:p w:rsidR="00281138" w:rsidRDefault="00281138" w:rsidP="00281138">
      <w:pPr>
        <w:pStyle w:val="PlainText"/>
        <w:ind w:left="720" w:firstLine="720"/>
      </w:pPr>
      <w:r>
        <w:t>gov.nih.nci.security.cgmm.properties.file = /usr/local/jboss-4.0.5.GA/server/default/cgmm_config/cgmm-properties.xml</w:t>
      </w:r>
    </w:p>
    <w:p w:rsidR="00281138" w:rsidRDefault="00281138" w:rsidP="00281138">
      <w:pPr>
        <w:pStyle w:val="PlainText"/>
        <w:ind w:left="720" w:firstLine="720"/>
      </w:pPr>
      <w:r>
        <w:t>gov.nih.nci.security.configFile = /usr/local/jboss-4.0.5.GA/server/default/cgmm_config/ApplicationSecurityConfig.xml</w:t>
      </w:r>
    </w:p>
    <w:p w:rsidR="00281138" w:rsidRDefault="00281138" w:rsidP="00281138">
      <w:pPr>
        <w:pStyle w:val="PlainText"/>
        <w:ind w:left="720" w:firstLine="720"/>
      </w:pPr>
      <w:r>
        <w:lastRenderedPageBreak/>
        <w:t>gov.nih.nci.security.cgmm.login.config.file = /usr/local/jboss-4.0.5.GA/server/default/cgmm_config/cgmm.login.config</w:t>
      </w:r>
    </w:p>
    <w:p w:rsidR="00281138" w:rsidRDefault="00281138" w:rsidP="00281138">
      <w:pPr>
        <w:pStyle w:val="PlainText"/>
        <w:ind w:left="720" w:firstLine="720"/>
      </w:pPr>
    </w:p>
    <w:p w:rsidR="00C61343" w:rsidRPr="00C61343" w:rsidRDefault="00C61343" w:rsidP="00534AC2">
      <w:pPr>
        <w:pStyle w:val="ListParagraph"/>
        <w:numPr>
          <w:ilvl w:val="0"/>
          <w:numId w:val="23"/>
        </w:numPr>
        <w:spacing w:after="0" w:line="240" w:lineRule="auto"/>
        <w:rPr>
          <w:sz w:val="24"/>
          <w:szCs w:val="24"/>
        </w:rPr>
      </w:pPr>
      <w:r w:rsidRPr="00C61343">
        <w:rPr>
          <w:sz w:val="24"/>
          <w:szCs w:val="24"/>
        </w:rPr>
        <w:t xml:space="preserve">Configure JAAS Login Configuration Module. </w:t>
      </w:r>
    </w:p>
    <w:p w:rsidR="00B9025F" w:rsidRPr="00C61343" w:rsidRDefault="00B9025F" w:rsidP="00C61343">
      <w:pPr>
        <w:pStyle w:val="ListParagraph"/>
        <w:spacing w:after="0" w:line="240" w:lineRule="auto"/>
        <w:ind w:left="1080"/>
        <w:rPr>
          <w:sz w:val="24"/>
          <w:szCs w:val="24"/>
        </w:rPr>
      </w:pP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Rename the cgmm.login.config file to value specified System property ‘gov.nih.nci.security.cgmm.login.config.file’</w:t>
      </w:r>
    </w:p>
    <w:p w:rsidR="00B9025F" w:rsidRPr="00C61343" w:rsidRDefault="00846366" w:rsidP="00534AC2">
      <w:pPr>
        <w:pStyle w:val="ListParagraph"/>
        <w:numPr>
          <w:ilvl w:val="1"/>
          <w:numId w:val="22"/>
        </w:numPr>
        <w:spacing w:after="0" w:line="240" w:lineRule="auto"/>
        <w:rPr>
          <w:sz w:val="24"/>
          <w:szCs w:val="24"/>
        </w:rPr>
      </w:pPr>
      <w:r>
        <w:rPr>
          <w:sz w:val="24"/>
          <w:szCs w:val="24"/>
        </w:rPr>
        <w:t>Modify the name of the cgmm.login.config file to</w:t>
      </w:r>
      <w:r w:rsidR="007F626B">
        <w:rPr>
          <w:sz w:val="24"/>
          <w:szCs w:val="24"/>
        </w:rPr>
        <w:t xml:space="preserve"> ‘sampleHostApplication</w:t>
      </w:r>
      <w:r>
        <w:rPr>
          <w:sz w:val="24"/>
          <w:szCs w:val="24"/>
        </w:rPr>
        <w:t>.login.config’</w:t>
      </w:r>
      <w:r w:rsidR="007F626B">
        <w:rPr>
          <w:sz w:val="24"/>
          <w:szCs w:val="24"/>
        </w:rPr>
        <w:t xml:space="preserve"> </w:t>
      </w:r>
    </w:p>
    <w:p w:rsidR="00B9025F" w:rsidRDefault="00B9025F" w:rsidP="00534AC2">
      <w:pPr>
        <w:pStyle w:val="ListParagraph"/>
        <w:numPr>
          <w:ilvl w:val="1"/>
          <w:numId w:val="22"/>
        </w:numPr>
        <w:spacing w:after="0" w:line="240" w:lineRule="auto"/>
        <w:rPr>
          <w:sz w:val="24"/>
          <w:szCs w:val="24"/>
        </w:rPr>
      </w:pPr>
      <w:r w:rsidRPr="00C61343">
        <w:rPr>
          <w:sz w:val="24"/>
          <w:szCs w:val="24"/>
        </w:rPr>
        <w:t xml:space="preserve">Point to CSM 4.1 </w:t>
      </w:r>
      <w:r w:rsidR="007F626B">
        <w:rPr>
          <w:sz w:val="24"/>
          <w:szCs w:val="24"/>
        </w:rPr>
        <w:t>Schema for the sampleHostApplication</w:t>
      </w:r>
    </w:p>
    <w:p w:rsidR="005477DB" w:rsidRDefault="005477DB" w:rsidP="005477DB">
      <w:pPr>
        <w:spacing w:after="0" w:line="240" w:lineRule="auto"/>
        <w:ind w:left="1440"/>
        <w:rPr>
          <w:sz w:val="24"/>
          <w:szCs w:val="24"/>
        </w:rPr>
      </w:pPr>
    </w:p>
    <w:p w:rsidR="005477DB" w:rsidRDefault="005477DB"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Sync GTS description configuration xml file</w:t>
      </w:r>
      <w:r w:rsidRPr="00C61343">
        <w:rPr>
          <w:sz w:val="24"/>
          <w:szCs w:val="24"/>
        </w:rPr>
        <w:t xml:space="preserve">. </w:t>
      </w:r>
    </w:p>
    <w:p w:rsidR="005477DB" w:rsidRPr="00C61343" w:rsidRDefault="005477DB" w:rsidP="005477DB">
      <w:pPr>
        <w:pStyle w:val="ListParagraph"/>
        <w:spacing w:after="0" w:line="240" w:lineRule="auto"/>
        <w:ind w:left="1440"/>
        <w:rPr>
          <w:sz w:val="24"/>
          <w:szCs w:val="24"/>
        </w:rPr>
      </w:pPr>
    </w:p>
    <w:p w:rsidR="005477DB" w:rsidRPr="005477DB" w:rsidRDefault="005477DB" w:rsidP="005477DB">
      <w:pPr>
        <w:spacing w:after="0" w:line="240" w:lineRule="auto"/>
        <w:ind w:left="1440"/>
        <w:rPr>
          <w:sz w:val="24"/>
          <w:szCs w:val="24"/>
        </w:rPr>
      </w:pPr>
      <w:r>
        <w:rPr>
          <w:sz w:val="24"/>
          <w:szCs w:val="24"/>
        </w:rPr>
        <w:t>This is required to sync the caGrid Trust Fabric with the Servers Keystore. The instructions on how to configure the sync-description.xml is available in this link.</w:t>
      </w:r>
    </w:p>
    <w:p w:rsidR="00B9025F" w:rsidRPr="00C61343" w:rsidRDefault="005E74D2" w:rsidP="00534AC2">
      <w:pPr>
        <w:pStyle w:val="ListParagraph"/>
        <w:numPr>
          <w:ilvl w:val="1"/>
          <w:numId w:val="22"/>
        </w:numPr>
        <w:spacing w:after="0" w:line="240" w:lineRule="auto"/>
        <w:rPr>
          <w:sz w:val="24"/>
          <w:szCs w:val="24"/>
        </w:rPr>
      </w:pPr>
      <w:hyperlink r:id="rId47" w:history="1">
        <w:r w:rsidR="00B9025F" w:rsidRPr="00C61343">
          <w:rPr>
            <w:rStyle w:val="Hyperlink"/>
            <w:sz w:val="24"/>
            <w:szCs w:val="24"/>
          </w:rPr>
          <w:t>http://www.cagrid.org/wiki/GTS:1.2:Administrators_Guide:SyncGTS:Configuration</w:t>
        </w:r>
      </w:hyperlink>
    </w:p>
    <w:p w:rsidR="00B9025F" w:rsidRPr="005477DB" w:rsidRDefault="005477DB" w:rsidP="00534AC2">
      <w:pPr>
        <w:pStyle w:val="ListParagraph"/>
        <w:numPr>
          <w:ilvl w:val="1"/>
          <w:numId w:val="22"/>
        </w:numPr>
        <w:spacing w:after="0" w:line="240" w:lineRule="auto"/>
        <w:rPr>
          <w:rStyle w:val="apple-style-span"/>
          <w:sz w:val="24"/>
          <w:szCs w:val="24"/>
        </w:rPr>
      </w:pPr>
      <w:r>
        <w:rPr>
          <w:rStyle w:val="apple-style-span"/>
          <w:color w:val="000000"/>
          <w:sz w:val="24"/>
          <w:szCs w:val="24"/>
        </w:rPr>
        <w:t xml:space="preserve">However, the sample sync-description.xml provided in the Appendix C points to the caGrid Training 1.2 </w:t>
      </w:r>
    </w:p>
    <w:p w:rsidR="005477DB" w:rsidRDefault="005477DB" w:rsidP="005477DB">
      <w:pPr>
        <w:spacing w:after="0" w:line="240" w:lineRule="auto"/>
        <w:ind w:left="1440"/>
        <w:rPr>
          <w:sz w:val="24"/>
          <w:szCs w:val="24"/>
        </w:rPr>
      </w:pPr>
    </w:p>
    <w:p w:rsidR="005477DB" w:rsidRDefault="005477DB"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CGMM Properties file.</w:t>
      </w:r>
      <w:r w:rsidRPr="00C61343">
        <w:rPr>
          <w:sz w:val="24"/>
          <w:szCs w:val="24"/>
        </w:rPr>
        <w:t xml:space="preserve"> </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For description of the eleme</w:t>
      </w:r>
      <w:r w:rsidR="002C5909">
        <w:rPr>
          <w:sz w:val="24"/>
          <w:szCs w:val="24"/>
        </w:rPr>
        <w:t>nts see the cgmm-properties.xsd</w:t>
      </w:r>
      <w:r w:rsidR="001D2AF5">
        <w:rPr>
          <w:sz w:val="24"/>
          <w:szCs w:val="24"/>
        </w:rPr>
        <w:t xml:space="preserve"> in Appendix A</w:t>
      </w:r>
      <w:r w:rsidR="002C5909">
        <w:rPr>
          <w:sz w:val="24"/>
          <w:szCs w:val="24"/>
        </w:rPr>
        <w:t>.</w:t>
      </w:r>
    </w:p>
    <w:p w:rsidR="00B9025F" w:rsidRPr="00C61343" w:rsidRDefault="002E7E14" w:rsidP="00534AC2">
      <w:pPr>
        <w:pStyle w:val="ListParagraph"/>
        <w:numPr>
          <w:ilvl w:val="1"/>
          <w:numId w:val="22"/>
        </w:numPr>
        <w:spacing w:after="0" w:line="240" w:lineRule="auto"/>
        <w:rPr>
          <w:sz w:val="24"/>
          <w:szCs w:val="24"/>
        </w:rPr>
      </w:pPr>
      <w:r>
        <w:rPr>
          <w:sz w:val="24"/>
          <w:szCs w:val="24"/>
        </w:rPr>
        <w:t>Use Appendix B contents to configure the cgmm-properties.xml file.</w:t>
      </w:r>
    </w:p>
    <w:p w:rsidR="00B9025F" w:rsidRPr="00EA56C3" w:rsidRDefault="00B9025F" w:rsidP="00B9025F">
      <w:pPr>
        <w:pStyle w:val="ListParagraph"/>
        <w:ind w:left="1800"/>
        <w:rPr>
          <w:rFonts w:ascii="Courier New" w:hAnsi="Courier New" w:cs="Courier New"/>
          <w:sz w:val="20"/>
          <w:szCs w:val="18"/>
        </w:rPr>
      </w:pPr>
    </w:p>
    <w:p w:rsidR="00B9025F" w:rsidRPr="000F2AE3" w:rsidRDefault="000F2AE3" w:rsidP="00534AC2">
      <w:pPr>
        <w:pStyle w:val="ListParagraph"/>
        <w:numPr>
          <w:ilvl w:val="0"/>
          <w:numId w:val="23"/>
        </w:numPr>
        <w:spacing w:after="0" w:line="240" w:lineRule="auto"/>
        <w:rPr>
          <w:sz w:val="24"/>
          <w:szCs w:val="24"/>
        </w:rPr>
      </w:pPr>
      <w:r w:rsidRPr="00C61343">
        <w:rPr>
          <w:sz w:val="24"/>
          <w:szCs w:val="24"/>
        </w:rPr>
        <w:t xml:space="preserve">Configure </w:t>
      </w:r>
      <w:r>
        <w:rPr>
          <w:sz w:val="24"/>
          <w:szCs w:val="24"/>
        </w:rPr>
        <w:t>ApplicationSecurityConfig.xm l file.</w:t>
      </w:r>
      <w:r w:rsidRPr="00C61343">
        <w:rPr>
          <w:sz w:val="24"/>
          <w:szCs w:val="24"/>
        </w:rPr>
        <w:t xml:space="preserve"> </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Modify the ‘context-name’ to Host application context name. Example</w:t>
      </w:r>
    </w:p>
    <w:p w:rsidR="00B9025F" w:rsidRPr="00C61343" w:rsidRDefault="00B9025F" w:rsidP="00B9025F">
      <w:pPr>
        <w:pStyle w:val="ListParagraph"/>
        <w:ind w:left="1800"/>
        <w:rPr>
          <w:sz w:val="24"/>
          <w:szCs w:val="24"/>
        </w:rPr>
      </w:pPr>
      <w:r w:rsidRPr="00C61343">
        <w:rPr>
          <w:sz w:val="24"/>
          <w:szCs w:val="24"/>
        </w:rPr>
        <w:t>&lt;context-name&gt;s</w:t>
      </w:r>
      <w:r w:rsidR="00D46B5E">
        <w:rPr>
          <w:sz w:val="24"/>
          <w:szCs w:val="24"/>
        </w:rPr>
        <w:t>ampleHostApplication</w:t>
      </w:r>
      <w:r w:rsidRPr="00C61343">
        <w:rPr>
          <w:sz w:val="24"/>
          <w:szCs w:val="24"/>
        </w:rPr>
        <w:t>&lt;/context-name&gt;</w:t>
      </w:r>
    </w:p>
    <w:p w:rsidR="00B9025F" w:rsidRPr="00C61343" w:rsidRDefault="00B9025F" w:rsidP="00534AC2">
      <w:pPr>
        <w:pStyle w:val="ListParagraph"/>
        <w:numPr>
          <w:ilvl w:val="1"/>
          <w:numId w:val="22"/>
        </w:numPr>
        <w:spacing w:after="0" w:line="240" w:lineRule="auto"/>
        <w:rPr>
          <w:sz w:val="24"/>
          <w:szCs w:val="24"/>
        </w:rPr>
      </w:pPr>
      <w:r w:rsidRPr="00C61343">
        <w:rPr>
          <w:sz w:val="24"/>
          <w:szCs w:val="24"/>
        </w:rPr>
        <w:t>Modify the ‘hibernate-config-file’ Element to point to hibernate configuration file. Example</w:t>
      </w:r>
    </w:p>
    <w:p w:rsidR="00B9025F" w:rsidRPr="007705C0" w:rsidRDefault="00B9025F" w:rsidP="00B9025F">
      <w:pPr>
        <w:pStyle w:val="ListParagraph"/>
        <w:ind w:left="1800"/>
        <w:rPr>
          <w:rFonts w:ascii="Courier New" w:hAnsi="Courier New" w:cs="Courier New"/>
          <w:sz w:val="20"/>
          <w:szCs w:val="18"/>
        </w:rPr>
      </w:pPr>
      <w:r w:rsidRPr="007705C0">
        <w:rPr>
          <w:rFonts w:ascii="Courier New" w:hAnsi="Courier New" w:cs="Courier New"/>
          <w:sz w:val="20"/>
          <w:szCs w:val="18"/>
        </w:rPr>
        <w:t>&lt;hibernate-config-file&gt;</w:t>
      </w:r>
    </w:p>
    <w:p w:rsidR="00B9025F" w:rsidRPr="007705C0" w:rsidRDefault="00F86607" w:rsidP="00B9025F">
      <w:pPr>
        <w:pStyle w:val="ListParagraph"/>
        <w:ind w:left="1800"/>
        <w:rPr>
          <w:rFonts w:ascii="Courier New" w:hAnsi="Courier New" w:cs="Courier New"/>
          <w:sz w:val="20"/>
          <w:szCs w:val="18"/>
        </w:rPr>
      </w:pPr>
      <w:r w:rsidRPr="007705C0">
        <w:rPr>
          <w:rFonts w:ascii="Courier New" w:hAnsi="Courier New" w:cs="Courier New"/>
          <w:sz w:val="20"/>
          <w:szCs w:val="18"/>
        </w:rPr>
        <w:t>/usr/local/</w:t>
      </w:r>
      <w:r w:rsidR="00B9025F" w:rsidRPr="007705C0">
        <w:rPr>
          <w:rFonts w:ascii="Courier New" w:hAnsi="Courier New" w:cs="Courier New"/>
          <w:sz w:val="20"/>
          <w:szCs w:val="18"/>
        </w:rPr>
        <w:t>jboss-4.0.5.GA/server/default/cgmm_config/cgmmweb.hibernate.cfg.xml</w:t>
      </w:r>
    </w:p>
    <w:p w:rsidR="00B9025F" w:rsidRDefault="00B9025F" w:rsidP="00B9025F">
      <w:pPr>
        <w:pStyle w:val="ListParagraph"/>
        <w:ind w:left="1800"/>
        <w:rPr>
          <w:sz w:val="24"/>
          <w:szCs w:val="24"/>
        </w:rPr>
      </w:pPr>
      <w:r w:rsidRPr="007705C0">
        <w:rPr>
          <w:rFonts w:ascii="Courier New" w:hAnsi="Courier New" w:cs="Courier New"/>
          <w:sz w:val="20"/>
          <w:szCs w:val="18"/>
        </w:rPr>
        <w:t>&lt;/hibernate-config-file&gt;</w:t>
      </w:r>
    </w:p>
    <w:p w:rsidR="00E54ED0" w:rsidRPr="00E54ED0" w:rsidRDefault="00E54ED0" w:rsidP="00E54ED0">
      <w:pPr>
        <w:spacing w:after="0" w:line="240" w:lineRule="auto"/>
        <w:rPr>
          <w:sz w:val="24"/>
          <w:szCs w:val="24"/>
        </w:rPr>
      </w:pPr>
    </w:p>
    <w:p w:rsidR="001A22EB" w:rsidRPr="009D5481" w:rsidRDefault="006014C7" w:rsidP="00534AC2">
      <w:pPr>
        <w:pStyle w:val="ListParagraph"/>
        <w:numPr>
          <w:ilvl w:val="0"/>
          <w:numId w:val="23"/>
        </w:numPr>
        <w:spacing w:after="0" w:line="240" w:lineRule="auto"/>
        <w:rPr>
          <w:sz w:val="24"/>
          <w:szCs w:val="24"/>
        </w:rPr>
      </w:pPr>
      <w:r w:rsidRPr="009D5481">
        <w:rPr>
          <w:sz w:val="24"/>
          <w:szCs w:val="24"/>
        </w:rPr>
        <w:t>Configure the Database Connection Properties or DataSource for the application.</w:t>
      </w:r>
    </w:p>
    <w:p w:rsidR="001A22EB" w:rsidRPr="009D5481" w:rsidRDefault="001A22EB" w:rsidP="00534AC2">
      <w:pPr>
        <w:pStyle w:val="ListParagraph"/>
        <w:numPr>
          <w:ilvl w:val="1"/>
          <w:numId w:val="22"/>
        </w:numPr>
        <w:spacing w:after="0" w:line="240" w:lineRule="auto"/>
        <w:rPr>
          <w:sz w:val="24"/>
          <w:szCs w:val="24"/>
        </w:rPr>
      </w:pPr>
      <w:r w:rsidRPr="009D5481">
        <w:rPr>
          <w:sz w:val="24"/>
          <w:szCs w:val="24"/>
        </w:rPr>
        <w:t xml:space="preserve">Specify the Database connection properties </w:t>
      </w:r>
      <w:r w:rsidR="001F46A0" w:rsidRPr="009D5481">
        <w:rPr>
          <w:sz w:val="24"/>
          <w:szCs w:val="24"/>
        </w:rPr>
        <w:t>in cgmmweb.hibernate.cfg.xml</w:t>
      </w:r>
    </w:p>
    <w:p w:rsidR="00576583" w:rsidRDefault="00576583" w:rsidP="00576583">
      <w:pPr>
        <w:spacing w:after="0" w:line="240" w:lineRule="auto"/>
        <w:ind w:left="1440"/>
        <w:rPr>
          <w:sz w:val="24"/>
          <w:szCs w:val="24"/>
        </w:rPr>
      </w:pP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connection.username</w:t>
      </w:r>
      <w:r w:rsidR="00282BE8">
        <w:rPr>
          <w:rFonts w:ascii="Courier New" w:hAnsi="Courier New" w:cs="Courier New"/>
          <w:sz w:val="20"/>
          <w:szCs w:val="18"/>
        </w:rPr>
        <w:t>”</w:t>
      </w:r>
      <w:r w:rsidRPr="00057726">
        <w:rPr>
          <w:rFonts w:ascii="Courier New" w:hAnsi="Courier New" w:cs="Courier New"/>
          <w:sz w:val="20"/>
          <w:szCs w:val="18"/>
        </w:rPr>
        <w:t>&gt;</w:t>
      </w:r>
      <w:r w:rsidR="00766D52" w:rsidRPr="00057726">
        <w:rPr>
          <w:rFonts w:ascii="Courier New" w:hAnsi="Courier New" w:cs="Courier New"/>
          <w:sz w:val="20"/>
          <w:szCs w:val="18"/>
        </w:rPr>
        <w:t>root</w:t>
      </w:r>
      <w:r w:rsidRPr="00057726">
        <w:rPr>
          <w:rFonts w:ascii="Courier New" w:hAnsi="Courier New" w:cs="Courier New"/>
          <w:sz w:val="20"/>
          <w:szCs w:val="18"/>
        </w:rPr>
        <w:t>&lt;/property&gt;</w:t>
      </w:r>
    </w:p>
    <w:p w:rsidR="003324B7" w:rsidRPr="00057726" w:rsidRDefault="00576583" w:rsidP="003324B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&lt;property </w:t>
      </w:r>
      <w:r w:rsidR="00F866EE" w:rsidRPr="00057726">
        <w:rPr>
          <w:rFonts w:ascii="Courier New" w:hAnsi="Courier New" w:cs="Courier New"/>
          <w:sz w:val="20"/>
          <w:szCs w:val="18"/>
        </w:rPr>
        <w:t xml:space="preserve"> n</w:t>
      </w:r>
      <w:r w:rsidRPr="00057726">
        <w:rPr>
          <w:rFonts w:ascii="Courier New" w:hAnsi="Courier New" w:cs="Courier New"/>
          <w:sz w:val="20"/>
          <w:szCs w:val="18"/>
        </w:rPr>
        <w:t>ame</w:t>
      </w:r>
      <w:r w:rsidR="00F866EE" w:rsidRPr="00057726">
        <w:rPr>
          <w:rFonts w:ascii="Courier New" w:hAnsi="Courier New" w:cs="Courier New"/>
          <w:sz w:val="20"/>
          <w:szCs w:val="18"/>
        </w:rPr>
        <w:t xml:space="preserve"> </w:t>
      </w:r>
      <w:r w:rsidRPr="00057726">
        <w:rPr>
          <w:rFonts w:ascii="Courier New" w:hAnsi="Courier New" w:cs="Courier New"/>
          <w:sz w:val="20"/>
          <w:szCs w:val="18"/>
        </w:rPr>
        <w:t>=</w:t>
      </w:r>
      <w:r w:rsidR="00F866EE" w:rsidRPr="00057726">
        <w:rPr>
          <w:rFonts w:ascii="Courier New" w:hAnsi="Courier New" w:cs="Courier New"/>
          <w:sz w:val="20"/>
          <w:szCs w:val="18"/>
        </w:rPr>
        <w:t xml:space="preserve"> </w:t>
      </w:r>
      <w:r w:rsidR="00282BE8">
        <w:rPr>
          <w:rFonts w:ascii="Courier New" w:hAnsi="Courier New" w:cs="Courier New"/>
          <w:sz w:val="20"/>
          <w:szCs w:val="18"/>
        </w:rPr>
        <w:t>“</w:t>
      </w:r>
      <w:r w:rsidRPr="00057726">
        <w:rPr>
          <w:rFonts w:ascii="Courier New" w:hAnsi="Courier New" w:cs="Courier New"/>
          <w:sz w:val="20"/>
          <w:szCs w:val="18"/>
        </w:rPr>
        <w:t>connection.url</w:t>
      </w:r>
      <w:r w:rsidR="00282BE8">
        <w:rPr>
          <w:rFonts w:ascii="Courier New" w:hAnsi="Courier New" w:cs="Courier New"/>
          <w:sz w:val="20"/>
          <w:szCs w:val="18"/>
        </w:rPr>
        <w:t>”</w:t>
      </w:r>
      <w:r w:rsidRPr="00057726">
        <w:rPr>
          <w:rFonts w:ascii="Courier New" w:hAnsi="Courier New" w:cs="Courier New"/>
          <w:sz w:val="20"/>
          <w:szCs w:val="18"/>
        </w:rPr>
        <w:t>&gt;</w:t>
      </w:r>
      <w:r w:rsidR="00F866EE" w:rsidRPr="00057726">
        <w:rPr>
          <w:rFonts w:ascii="Courier New" w:hAnsi="Courier New" w:cs="Courier New"/>
          <w:sz w:val="20"/>
          <w:szCs w:val="18"/>
        </w:rPr>
        <w:t xml:space="preserve"> </w:t>
      </w:r>
      <w:r w:rsidR="00CB239E" w:rsidRPr="00057726">
        <w:rPr>
          <w:rFonts w:ascii="Courier New" w:hAnsi="Courier New" w:cs="Courier New"/>
          <w:sz w:val="20"/>
          <w:szCs w:val="18"/>
        </w:rPr>
        <w:t>jdbc:mysql://localhost:3306</w:t>
      </w:r>
      <w:r w:rsidRPr="00057726">
        <w:rPr>
          <w:rFonts w:ascii="Courier New" w:hAnsi="Courier New" w:cs="Courier New"/>
          <w:sz w:val="20"/>
          <w:szCs w:val="18"/>
        </w:rPr>
        <w:t>/csmauthschema_4_1</w:t>
      </w:r>
      <w:r w:rsidR="003324B7" w:rsidRPr="00057726">
        <w:rPr>
          <w:rFonts w:ascii="Courier New" w:hAnsi="Courier New" w:cs="Courier New"/>
          <w:sz w:val="20"/>
          <w:szCs w:val="18"/>
        </w:rPr>
        <w:t xml:space="preserve"> </w:t>
      </w:r>
    </w:p>
    <w:p w:rsidR="00576583" w:rsidRPr="00057726" w:rsidRDefault="00576583" w:rsidP="003324B7">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&lt;/property&gt;</w:t>
      </w: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dialect</w:t>
      </w:r>
      <w:r w:rsidR="00282BE8">
        <w:rPr>
          <w:rFonts w:ascii="Courier New" w:hAnsi="Courier New" w:cs="Courier New"/>
          <w:sz w:val="20"/>
          <w:szCs w:val="18"/>
        </w:rPr>
        <w:t>”</w:t>
      </w:r>
      <w:r w:rsidRPr="00057726">
        <w:rPr>
          <w:rFonts w:ascii="Courier New" w:hAnsi="Courier New" w:cs="Courier New"/>
          <w:sz w:val="20"/>
          <w:szCs w:val="18"/>
        </w:rPr>
        <w:t>&gt;org.hibernate.dialect.MySQLDialect&lt;/property&gt;</w:t>
      </w:r>
    </w:p>
    <w:p w:rsidR="00576583" w:rsidRPr="00057726" w:rsidRDefault="00576583" w:rsidP="00576583">
      <w:pPr>
        <w:spacing w:after="0" w:line="240" w:lineRule="auto"/>
        <w:ind w:left="1440"/>
        <w:rPr>
          <w:rFonts w:ascii="Courier New" w:hAnsi="Courier New" w:cs="Courier New"/>
          <w:sz w:val="20"/>
          <w:szCs w:val="18"/>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connection.password</w:t>
      </w:r>
      <w:r w:rsidR="00282BE8">
        <w:rPr>
          <w:rFonts w:ascii="Courier New" w:hAnsi="Courier New" w:cs="Courier New"/>
          <w:sz w:val="20"/>
          <w:szCs w:val="18"/>
        </w:rPr>
        <w:t>”</w:t>
      </w:r>
      <w:r w:rsidRPr="00057726">
        <w:rPr>
          <w:rFonts w:ascii="Courier New" w:hAnsi="Courier New" w:cs="Courier New"/>
          <w:sz w:val="20"/>
          <w:szCs w:val="18"/>
        </w:rPr>
        <w:t>&gt;</w:t>
      </w:r>
      <w:r w:rsidR="00766D52" w:rsidRPr="00057726">
        <w:rPr>
          <w:rFonts w:ascii="Courier New" w:hAnsi="Courier New" w:cs="Courier New"/>
          <w:sz w:val="20"/>
          <w:szCs w:val="18"/>
        </w:rPr>
        <w:t>root</w:t>
      </w:r>
      <w:r w:rsidRPr="00057726">
        <w:rPr>
          <w:rFonts w:ascii="Courier New" w:hAnsi="Courier New" w:cs="Courier New"/>
          <w:sz w:val="20"/>
          <w:szCs w:val="18"/>
        </w:rPr>
        <w:t>&lt;/property&gt;</w:t>
      </w:r>
    </w:p>
    <w:p w:rsidR="00576583" w:rsidRPr="00057726" w:rsidRDefault="00576583" w:rsidP="00576583">
      <w:pPr>
        <w:spacing w:after="0" w:line="240" w:lineRule="auto"/>
        <w:ind w:left="1440"/>
        <w:rPr>
          <w:sz w:val="28"/>
          <w:szCs w:val="24"/>
        </w:rPr>
      </w:pPr>
      <w:r w:rsidRPr="00057726">
        <w:rPr>
          <w:rFonts w:ascii="Courier New" w:hAnsi="Courier New" w:cs="Courier New"/>
          <w:sz w:val="20"/>
          <w:szCs w:val="18"/>
        </w:rPr>
        <w:t>&lt;property name=</w:t>
      </w:r>
      <w:r w:rsidR="00282BE8">
        <w:rPr>
          <w:rFonts w:ascii="Courier New" w:hAnsi="Courier New" w:cs="Courier New"/>
          <w:sz w:val="20"/>
          <w:szCs w:val="18"/>
        </w:rPr>
        <w:t>”</w:t>
      </w:r>
      <w:r w:rsidRPr="00057726">
        <w:rPr>
          <w:rFonts w:ascii="Courier New" w:hAnsi="Courier New" w:cs="Courier New"/>
          <w:sz w:val="20"/>
          <w:szCs w:val="18"/>
        </w:rPr>
        <w:t>connection.driver_class</w:t>
      </w:r>
      <w:r w:rsidR="00282BE8">
        <w:rPr>
          <w:rFonts w:ascii="Courier New" w:hAnsi="Courier New" w:cs="Courier New"/>
          <w:sz w:val="20"/>
          <w:szCs w:val="18"/>
        </w:rPr>
        <w:t>”</w:t>
      </w:r>
      <w:r w:rsidRPr="00057726">
        <w:rPr>
          <w:rFonts w:ascii="Courier New" w:hAnsi="Courier New" w:cs="Courier New"/>
          <w:sz w:val="20"/>
          <w:szCs w:val="18"/>
        </w:rPr>
        <w:t>&gt;org.gjt.mm.mysql.Driver&lt;/property&gt;</w:t>
      </w:r>
    </w:p>
    <w:p w:rsidR="00576583" w:rsidRPr="00576583" w:rsidRDefault="00576583" w:rsidP="00576583">
      <w:pPr>
        <w:spacing w:after="0" w:line="240" w:lineRule="auto"/>
        <w:ind w:left="1440"/>
        <w:rPr>
          <w:sz w:val="24"/>
          <w:szCs w:val="24"/>
        </w:rPr>
      </w:pPr>
    </w:p>
    <w:p w:rsidR="008B5311" w:rsidRDefault="008F324E" w:rsidP="00534AC2">
      <w:pPr>
        <w:pStyle w:val="ListParagraph"/>
        <w:numPr>
          <w:ilvl w:val="1"/>
          <w:numId w:val="22"/>
        </w:numPr>
        <w:spacing w:after="0" w:line="240" w:lineRule="auto"/>
        <w:rPr>
          <w:sz w:val="24"/>
          <w:szCs w:val="24"/>
        </w:rPr>
      </w:pPr>
      <w:r>
        <w:rPr>
          <w:sz w:val="24"/>
          <w:szCs w:val="24"/>
        </w:rPr>
        <w:t>Or configure datasource. The s</w:t>
      </w:r>
      <w:r w:rsidR="008B5311">
        <w:rPr>
          <w:sz w:val="24"/>
          <w:szCs w:val="24"/>
        </w:rPr>
        <w:t>ample JBOSS_HOME/server/default/deploy/mysql-ds.xml configuration</w:t>
      </w:r>
    </w:p>
    <w:p w:rsidR="008B5311" w:rsidRPr="001A22EB" w:rsidRDefault="008B5311" w:rsidP="008B5311">
      <w:pPr>
        <w:pStyle w:val="ListParagraph"/>
        <w:spacing w:after="0" w:line="240" w:lineRule="auto"/>
        <w:ind w:left="1800"/>
        <w:rPr>
          <w:sz w:val="24"/>
          <w:szCs w:val="24"/>
        </w:rPr>
      </w:pP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&lt;local-tx-datasource&gt;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&lt;jndi-name&gt;cgmmweb&lt;/jndi-name&gt;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&lt;connection-url&gt;jdbc:mysql://localhost:3306/csm41&lt;/connection-url&gt;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&lt;driver-class&gt;org.gjt.mm.mysql.Driver&lt;/driver-class&gt;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&lt;user-name&gt;root&lt;/user-name&gt;</w:t>
      </w:r>
    </w:p>
    <w:p w:rsidR="00CB2847" w:rsidRPr="00057726" w:rsidRDefault="00CB2847" w:rsidP="00CB2847">
      <w:pPr>
        <w:spacing w:after="0" w:line="240" w:lineRule="auto"/>
        <w:ind w:left="1440"/>
        <w:rPr>
          <w:rFonts w:ascii="Courier New" w:hAnsi="Courier New" w:cs="Courier New"/>
          <w:sz w:val="20"/>
          <w:szCs w:val="18"/>
        </w:rPr>
      </w:pPr>
      <w:r w:rsidRPr="00057726">
        <w:rPr>
          <w:rFonts w:ascii="Courier New" w:hAnsi="Courier New" w:cs="Courier New"/>
          <w:sz w:val="20"/>
          <w:szCs w:val="18"/>
        </w:rPr>
        <w:t xml:space="preserve">    &lt;password&gt;root&lt;/password&gt;</w:t>
      </w:r>
    </w:p>
    <w:p w:rsidR="00CB2847" w:rsidRPr="00057726" w:rsidRDefault="00CB2847" w:rsidP="00CB2847">
      <w:pPr>
        <w:spacing w:after="0" w:line="240" w:lineRule="auto"/>
        <w:ind w:left="1440"/>
        <w:rPr>
          <w:rFonts w:ascii="Courier New" w:hAnsi="Courier New" w:cs="Courier New"/>
          <w:sz w:val="20"/>
        </w:rPr>
      </w:pPr>
      <w:r w:rsidRPr="00057726">
        <w:rPr>
          <w:rFonts w:ascii="Courier New" w:hAnsi="Courier New" w:cs="Courier New"/>
          <w:sz w:val="20"/>
          <w:szCs w:val="18"/>
        </w:rPr>
        <w:t>&lt;/local-tx-datasource&gt;</w:t>
      </w:r>
    </w:p>
    <w:p w:rsidR="003020CA" w:rsidRDefault="003020CA">
      <w:pPr>
        <w:rPr>
          <w:ins w:id="3085" w:author="Vijay Parmar" w:date="2009-03-23T17:16:00Z"/>
          <w:rFonts w:ascii="Courier New" w:hAnsi="Courier New" w:cs="Courier New"/>
          <w:sz w:val="18"/>
        </w:rPr>
      </w:pPr>
      <w:ins w:id="3086" w:author="Vijay Parmar" w:date="2009-03-23T17:16:00Z">
        <w:r>
          <w:rPr>
            <w:rFonts w:ascii="Courier New" w:hAnsi="Courier New" w:cs="Courier New"/>
            <w:sz w:val="18"/>
          </w:rPr>
          <w:lastRenderedPageBreak/>
          <w:br w:type="page"/>
        </w:r>
      </w:ins>
    </w:p>
    <w:p w:rsidR="005E74D2" w:rsidRDefault="005E74D2" w:rsidP="005E74D2">
      <w:pPr>
        <w:rPr>
          <w:ins w:id="3087" w:author="Vijay Parmar" w:date="2009-04-13T15:47:00Z"/>
          <w:rFonts w:ascii="Courier New" w:hAnsi="Courier New" w:cs="Courier New"/>
          <w:sz w:val="18"/>
        </w:rPr>
        <w:pPrChange w:id="3088" w:author="Vijay Parmar" w:date="2009-04-13T15:47:00Z">
          <w:pPr>
            <w:ind w:left="1440"/>
          </w:pPr>
        </w:pPrChange>
      </w:pPr>
    </w:p>
    <w:p w:rsidR="005E74D2" w:rsidRDefault="004905EB" w:rsidP="005E74D2">
      <w:pPr>
        <w:pStyle w:val="Heading1"/>
        <w:rPr>
          <w:ins w:id="3089" w:author="Vijay Parmar" w:date="2009-04-13T15:47:00Z"/>
          <w:rFonts w:ascii="Courier New" w:hAnsi="Courier New" w:cs="Courier New"/>
          <w:sz w:val="18"/>
        </w:rPr>
        <w:pPrChange w:id="3090" w:author="Vijay Parmar" w:date="2009-04-13T15:47:00Z">
          <w:pPr>
            <w:ind w:left="1440"/>
          </w:pPr>
        </w:pPrChange>
      </w:pPr>
      <w:bookmarkStart w:id="3091" w:name="_Toc228774661"/>
      <w:ins w:id="3092" w:author="Vijay Parmar" w:date="2009-04-13T15:47:00Z">
        <w:r>
          <w:t xml:space="preserve">Appendix E: </w:t>
        </w:r>
      </w:ins>
      <w:ins w:id="3093" w:author="Vijay Parmar" w:date="2009-04-13T15:48:00Z">
        <w:r>
          <w:t>Sample Software setup steps for the reference implementation to test Container Managed Security Integration with CGMM.</w:t>
        </w:r>
      </w:ins>
      <w:bookmarkEnd w:id="3091"/>
    </w:p>
    <w:p w:rsidR="00847E23" w:rsidRDefault="004905EB" w:rsidP="004905EB">
      <w:pPr>
        <w:ind w:firstLine="360"/>
        <w:rPr>
          <w:ins w:id="3094" w:author="Vijay Parmar" w:date="2009-04-13T17:02:00Z"/>
          <w:b/>
          <w:bCs/>
        </w:rPr>
      </w:pPr>
      <w:ins w:id="3095" w:author="Vijay Parmar" w:date="2009-04-13T15:47:00Z">
        <w:r>
          <w:rPr>
            <w:b/>
            <w:bCs/>
          </w:rPr>
          <w:t>Software Setup Steps:</w:t>
        </w:r>
      </w:ins>
      <w:ins w:id="3096" w:author="Vijay Parmar" w:date="2009-04-13T17:02:00Z">
        <w:r w:rsidR="00847E23">
          <w:rPr>
            <w:b/>
            <w:bCs/>
          </w:rPr>
          <w:t xml:space="preserve"> </w:t>
        </w:r>
      </w:ins>
    </w:p>
    <w:p w:rsidR="004905EB" w:rsidRDefault="00847E23" w:rsidP="004905EB">
      <w:pPr>
        <w:ind w:firstLine="360"/>
        <w:rPr>
          <w:ins w:id="3097" w:author="Vijay Parmar" w:date="2009-04-13T17:41:00Z"/>
          <w:b/>
          <w:bCs/>
        </w:rPr>
      </w:pPr>
      <w:ins w:id="3098" w:author="Vijay Parmar" w:date="2009-04-13T17:02:00Z">
        <w:r>
          <w:rPr>
            <w:b/>
            <w:bCs/>
          </w:rPr>
          <w:t>Note: Sample files and formsecurity.war</w:t>
        </w:r>
      </w:ins>
      <w:ins w:id="3099" w:author="Vijay Parmar" w:date="2009-04-13T17:03:00Z">
        <w:r>
          <w:rPr>
            <w:b/>
            <w:bCs/>
          </w:rPr>
          <w:t xml:space="preserve"> are available in the Release Contents/</w:t>
        </w:r>
        <w:r w:rsidRPr="00847E23">
          <w:rPr>
            <w:b/>
            <w:bCs/>
          </w:rPr>
          <w:t>reference_implementatio</w:t>
        </w:r>
        <w:r>
          <w:rPr>
            <w:b/>
            <w:bCs/>
          </w:rPr>
          <w:t>n folder.</w:t>
        </w:r>
      </w:ins>
    </w:p>
    <w:p w:rsidR="00944830" w:rsidRDefault="00944830" w:rsidP="004905EB">
      <w:pPr>
        <w:ind w:firstLine="360"/>
        <w:rPr>
          <w:ins w:id="3100" w:author="Vijay Parmar" w:date="2009-04-13T15:47:00Z"/>
        </w:rPr>
      </w:pPr>
      <w:ins w:id="3101" w:author="Vijay Parmar" w:date="2009-04-13T17:41:00Z">
        <w:r>
          <w:rPr>
            <w:b/>
            <w:bCs/>
          </w:rPr>
          <w:t xml:space="preserve">Note: Refer Appendix D Steps 1- </w:t>
        </w:r>
      </w:ins>
      <w:ins w:id="3102" w:author="Vijay Parmar" w:date="2009-04-13T17:42:00Z">
        <w:r>
          <w:rPr>
            <w:b/>
            <w:bCs/>
          </w:rPr>
          <w:t>5 and perform them before continuing the following steps.</w:t>
        </w:r>
      </w:ins>
    </w:p>
    <w:p w:rsidR="004905EB" w:rsidRDefault="004905EB" w:rsidP="004905EB">
      <w:pPr>
        <w:pStyle w:val="ListParagraph"/>
        <w:numPr>
          <w:ilvl w:val="0"/>
          <w:numId w:val="36"/>
        </w:numPr>
        <w:rPr>
          <w:ins w:id="3103" w:author="Vijay Parmar" w:date="2009-04-13T15:47:00Z"/>
        </w:rPr>
      </w:pPr>
      <w:ins w:id="3104" w:author="Vijay Parmar" w:date="2009-04-13T15:47:00Z">
        <w:r>
          <w:t>Copy to JBOSS_HOME\server\default\deploy\jbossweb-tomcat55.sar folder the following jars</w:t>
        </w:r>
      </w:ins>
    </w:p>
    <w:p w:rsidR="004905EB" w:rsidRDefault="004905EB" w:rsidP="004905EB">
      <w:pPr>
        <w:pStyle w:val="ListParagraph"/>
        <w:numPr>
          <w:ilvl w:val="1"/>
          <w:numId w:val="36"/>
        </w:numPr>
        <w:rPr>
          <w:ins w:id="3105" w:author="Vijay Parmar" w:date="2009-04-13T15:47:00Z"/>
        </w:rPr>
      </w:pPr>
      <w:ins w:id="3106" w:author="Vijay Parmar" w:date="2009-04-13T15:47:00Z">
        <w:r w:rsidRPr="00C35161">
          <w:rPr>
            <w:rFonts w:ascii="Times New Roman" w:hAnsi="Times New Roman"/>
            <w:sz w:val="14"/>
            <w:szCs w:val="14"/>
          </w:rPr>
          <w:t xml:space="preserve"> </w:t>
        </w:r>
        <w:r>
          <w:t xml:space="preserve">CGMM_RELEASE_FOLDER/cgmmapi.jar </w:t>
        </w:r>
      </w:ins>
    </w:p>
    <w:p w:rsidR="004905EB" w:rsidRDefault="004905EB" w:rsidP="004905EB">
      <w:pPr>
        <w:pStyle w:val="ListParagraph"/>
        <w:numPr>
          <w:ilvl w:val="1"/>
          <w:numId w:val="36"/>
        </w:numPr>
        <w:rPr>
          <w:ins w:id="3107" w:author="Vijay Parmar" w:date="2009-04-13T15:47:00Z"/>
        </w:rPr>
      </w:pPr>
      <w:ins w:id="3108" w:author="Vijay Parmar" w:date="2009-04-13T15:47:00Z">
        <w:r>
          <w:t>CGMM_RELEASE_FOLDER/catalina.jar (please note this is custom catalina.jar)</w:t>
        </w:r>
      </w:ins>
    </w:p>
    <w:p w:rsidR="004905EB" w:rsidRDefault="004905EB" w:rsidP="004905EB">
      <w:pPr>
        <w:pStyle w:val="ListParagraph"/>
        <w:numPr>
          <w:ilvl w:val="1"/>
          <w:numId w:val="36"/>
        </w:numPr>
        <w:rPr>
          <w:ins w:id="3109" w:author="Vijay Parmar" w:date="2009-04-13T15:47:00Z"/>
        </w:rPr>
      </w:pPr>
      <w:ins w:id="3110" w:author="Vijay Parmar" w:date="2009-04-13T15:47:00Z">
        <w:r>
          <w:t>CGMM_RELEASE_FOLDER/jbossweb-tomcat55-sar-jars/*.jar</w:t>
        </w:r>
      </w:ins>
    </w:p>
    <w:p w:rsidR="004905EB" w:rsidRDefault="004905EB" w:rsidP="004905EB">
      <w:pPr>
        <w:pStyle w:val="ListParagraph"/>
        <w:numPr>
          <w:ilvl w:val="0"/>
          <w:numId w:val="36"/>
        </w:numPr>
        <w:rPr>
          <w:ins w:id="3111" w:author="Vijay Parmar" w:date="2009-04-13T15:47:00Z"/>
        </w:rPr>
      </w:pPr>
      <w:ins w:id="3112" w:author="Vijay Parmar" w:date="2009-04-13T15:47:00Z">
        <w:r>
          <w:t xml:space="preserve">Deploy the </w:t>
        </w:r>
      </w:ins>
      <w:ins w:id="3113" w:author="Vijay Parmar" w:date="2009-04-13T17:45:00Z">
        <w:r w:rsidR="00E36816">
          <w:t>CGMM_RELEASE_FOLDER/reference_implementation/</w:t>
        </w:r>
      </w:ins>
      <w:ins w:id="3114" w:author="Vijay Parmar" w:date="2009-04-13T15:47:00Z">
        <w:r>
          <w:t>formsecurity.war to JBOSS_HOME/server/default/deploy folder.</w:t>
        </w:r>
      </w:ins>
    </w:p>
    <w:p w:rsidR="004905EB" w:rsidRDefault="004905EB" w:rsidP="004905EB">
      <w:pPr>
        <w:pStyle w:val="ListParagraph"/>
        <w:numPr>
          <w:ilvl w:val="0"/>
          <w:numId w:val="36"/>
        </w:numPr>
        <w:rPr>
          <w:ins w:id="3115" w:author="Vijay Parmar" w:date="2009-04-13T15:47:00Z"/>
        </w:rPr>
      </w:pPr>
      <w:ins w:id="3116" w:author="Vijay Parmar" w:date="2009-04-13T15:47:00Z">
        <w:r>
          <w:t>Modify JBOSS_HOME/server/default/deploy/mysql-ds.xml and add the following datasource entry.</w:t>
        </w:r>
      </w:ins>
    </w:p>
    <w:p w:rsidR="004905EB" w:rsidRDefault="004905EB" w:rsidP="004905EB">
      <w:pPr>
        <w:pStyle w:val="ListParagraph"/>
        <w:rPr>
          <w:ins w:id="3117" w:author="Vijay Parmar" w:date="2009-04-13T15:47:00Z"/>
        </w:rPr>
      </w:pPr>
      <w:ins w:id="3118" w:author="Vijay Parmar" w:date="2009-04-13T15:47:00Z">
        <w:r>
          <w:t>  &lt;local-tx-datasource&gt;</w:t>
        </w:r>
      </w:ins>
    </w:p>
    <w:p w:rsidR="004905EB" w:rsidRDefault="004905EB" w:rsidP="004905EB">
      <w:pPr>
        <w:pStyle w:val="ListParagraph"/>
        <w:rPr>
          <w:ins w:id="3119" w:author="Vijay Parmar" w:date="2009-04-13T15:47:00Z"/>
        </w:rPr>
      </w:pPr>
      <w:ins w:id="3120" w:author="Vijay Parmar" w:date="2009-04-13T15:47:00Z">
        <w:r>
          <w:t>    &lt;jndi-name&gt;formsecurity&lt;/jndi-name&gt;</w:t>
        </w:r>
      </w:ins>
    </w:p>
    <w:p w:rsidR="004905EB" w:rsidRDefault="004905EB" w:rsidP="004905EB">
      <w:pPr>
        <w:pStyle w:val="ListParagraph"/>
        <w:rPr>
          <w:ins w:id="3121" w:author="Vijay Parmar" w:date="2009-04-13T15:47:00Z"/>
        </w:rPr>
      </w:pPr>
      <w:ins w:id="3122" w:author="Vijay Parmar" w:date="2009-04-13T15:47:00Z">
        <w:r>
          <w:t>    &lt;driver-class&gt;org.gjt.mm.mysql.Driver&lt;/driver-class&gt;</w:t>
        </w:r>
      </w:ins>
    </w:p>
    <w:p w:rsidR="004905EB" w:rsidRDefault="004905EB" w:rsidP="004905EB">
      <w:pPr>
        <w:pStyle w:val="ListParagraph"/>
        <w:rPr>
          <w:ins w:id="3123" w:author="Vijay Parmar" w:date="2009-04-13T15:47:00Z"/>
        </w:rPr>
      </w:pPr>
      <w:ins w:id="3124" w:author="Vijay Parmar" w:date="2009-04-13T15:47:00Z">
        <w:r>
          <w:t>    &lt;connection-url&gt;jdbc:mysql://localhost:3306/cgmm_container_managed_security&lt;/connection-url&gt;</w:t>
        </w:r>
      </w:ins>
    </w:p>
    <w:p w:rsidR="004905EB" w:rsidRDefault="004905EB" w:rsidP="004905EB">
      <w:pPr>
        <w:pStyle w:val="ListParagraph"/>
        <w:rPr>
          <w:ins w:id="3125" w:author="Vijay Parmar" w:date="2009-04-13T15:47:00Z"/>
        </w:rPr>
      </w:pPr>
      <w:ins w:id="3126" w:author="Vijay Parmar" w:date="2009-04-13T15:47:00Z">
        <w:r>
          <w:t>    &lt;user-name&gt;&lt;&lt;USERNAME&gt;&gt;&lt;/user-name&gt;</w:t>
        </w:r>
      </w:ins>
    </w:p>
    <w:p w:rsidR="004905EB" w:rsidRDefault="004905EB" w:rsidP="004905EB">
      <w:pPr>
        <w:pStyle w:val="ListParagraph"/>
        <w:rPr>
          <w:ins w:id="3127" w:author="Vijay Parmar" w:date="2009-04-13T15:47:00Z"/>
        </w:rPr>
      </w:pPr>
      <w:ins w:id="3128" w:author="Vijay Parmar" w:date="2009-04-13T15:47:00Z">
        <w:r>
          <w:t>    &lt;password&gt;&lt;&lt;PASSWORD&gt;&gt;&lt;/password&gt;</w:t>
        </w:r>
      </w:ins>
    </w:p>
    <w:p w:rsidR="004905EB" w:rsidRDefault="004905EB" w:rsidP="004905EB">
      <w:pPr>
        <w:pStyle w:val="ListParagraph"/>
        <w:rPr>
          <w:ins w:id="3129" w:author="Vijay Parmar" w:date="2009-04-13T15:47:00Z"/>
        </w:rPr>
      </w:pPr>
      <w:ins w:id="3130" w:author="Vijay Parmar" w:date="2009-04-13T15:47:00Z">
        <w:r>
          <w:t>  &lt;/local-tx-datasource&gt;</w:t>
        </w:r>
      </w:ins>
    </w:p>
    <w:p w:rsidR="004905EB" w:rsidRDefault="004905EB" w:rsidP="004905EB">
      <w:pPr>
        <w:pStyle w:val="ListParagraph"/>
        <w:rPr>
          <w:ins w:id="3131" w:author="Vijay Parmar" w:date="2009-04-13T15:47:00Z"/>
        </w:rPr>
      </w:pPr>
    </w:p>
    <w:p w:rsidR="004905EB" w:rsidRDefault="004905EB" w:rsidP="004905EB">
      <w:pPr>
        <w:pStyle w:val="ListParagraph"/>
        <w:numPr>
          <w:ilvl w:val="0"/>
          <w:numId w:val="36"/>
        </w:numPr>
        <w:rPr>
          <w:ins w:id="3132" w:author="Vijay Parmar" w:date="2009-04-13T15:47:00Z"/>
        </w:rPr>
      </w:pPr>
      <w:ins w:id="3133" w:author="Vijay Parmar" w:date="2009-04-13T15:47:00Z">
        <w:r w:rsidRPr="00C35161">
          <w:rPr>
            <w:rFonts w:ascii="Times New Roman" w:hAnsi="Times New Roman"/>
            <w:sz w:val="14"/>
            <w:szCs w:val="14"/>
          </w:rPr>
          <w:t xml:space="preserve"> </w:t>
        </w:r>
        <w:r>
          <w:t>Modify JBOSS_HOME/server/default/conf/login-config.xml</w:t>
        </w:r>
      </w:ins>
    </w:p>
    <w:p w:rsidR="004905EB" w:rsidRDefault="004905EB" w:rsidP="004905EB">
      <w:pPr>
        <w:pStyle w:val="ListParagraph"/>
        <w:numPr>
          <w:ilvl w:val="1"/>
          <w:numId w:val="36"/>
        </w:numPr>
        <w:rPr>
          <w:ins w:id="3134" w:author="Vijay Parmar" w:date="2009-04-13T15:47:00Z"/>
        </w:rPr>
      </w:pPr>
      <w:ins w:id="3135" w:author="Vijay Parmar" w:date="2009-04-13T15:47:00Z">
        <w:r>
          <w:t>Add following configuration inside the &lt;policy&gt; element</w:t>
        </w:r>
      </w:ins>
    </w:p>
    <w:p w:rsidR="004905EB" w:rsidRDefault="004905EB" w:rsidP="004905EB">
      <w:pPr>
        <w:pStyle w:val="ListParagraph"/>
        <w:rPr>
          <w:ins w:id="3136" w:author="Vijay Parmar" w:date="2009-04-13T15:47:00Z"/>
        </w:rPr>
      </w:pPr>
      <w:ins w:id="3137" w:author="Vijay Parmar" w:date="2009-04-13T15:47:00Z">
        <w:r>
          <w:t>&lt;application-policy name = "my-web"&gt;</w:t>
        </w:r>
      </w:ins>
    </w:p>
    <w:p w:rsidR="004905EB" w:rsidRDefault="004905EB" w:rsidP="004905EB">
      <w:pPr>
        <w:pStyle w:val="ListParagraph"/>
        <w:rPr>
          <w:ins w:id="3138" w:author="Vijay Parmar" w:date="2009-04-13T15:47:00Z"/>
        </w:rPr>
      </w:pPr>
      <w:ins w:id="3139" w:author="Vijay Parmar" w:date="2009-04-13T15:47:00Z">
        <w:r>
          <w:t>       &lt;authentication&gt;</w:t>
        </w:r>
      </w:ins>
    </w:p>
    <w:p w:rsidR="004905EB" w:rsidRDefault="004905EB" w:rsidP="004905EB">
      <w:pPr>
        <w:pStyle w:val="ListParagraph"/>
        <w:ind w:left="1440"/>
        <w:rPr>
          <w:ins w:id="3140" w:author="Vijay Parmar" w:date="2009-04-13T15:47:00Z"/>
        </w:rPr>
      </w:pPr>
      <w:ins w:id="3141" w:author="Vijay Parmar" w:date="2009-04-13T15:47:00Z">
        <w:r>
          <w:t>&lt;login-module code="gov.nih.nci.security.cgmm.loginmodules.NullPasswordStackingLoginModule" flag="optional"&gt;</w:t>
        </w:r>
      </w:ins>
    </w:p>
    <w:p w:rsidR="004905EB" w:rsidRDefault="004905EB" w:rsidP="004905EB">
      <w:pPr>
        <w:pStyle w:val="ListParagraph"/>
        <w:rPr>
          <w:ins w:id="3142" w:author="Vijay Parmar" w:date="2009-04-13T15:47:00Z"/>
        </w:rPr>
      </w:pPr>
      <w:ins w:id="3143" w:author="Vijay Parmar" w:date="2009-04-13T15:47:00Z">
        <w:r>
          <w:t>                    &lt;module-option name="password-stacking"&gt;useFirstPass&lt;/module-option&gt;</w:t>
        </w:r>
      </w:ins>
    </w:p>
    <w:p w:rsidR="004905EB" w:rsidRDefault="004905EB" w:rsidP="004905EB">
      <w:pPr>
        <w:pStyle w:val="ListParagraph"/>
        <w:rPr>
          <w:ins w:id="3144" w:author="Vijay Parmar" w:date="2009-04-13T15:47:00Z"/>
        </w:rPr>
      </w:pPr>
      <w:ins w:id="3145" w:author="Vijay Parmar" w:date="2009-04-13T15:47:00Z">
        <w:r>
          <w:t xml:space="preserve">                &lt;/login-module&gt;              </w:t>
        </w:r>
      </w:ins>
    </w:p>
    <w:p w:rsidR="004905EB" w:rsidRDefault="004905EB" w:rsidP="004905EB">
      <w:pPr>
        <w:pStyle w:val="ListParagraph"/>
        <w:rPr>
          <w:ins w:id="3146" w:author="Vijay Parmar" w:date="2009-04-13T15:47:00Z"/>
        </w:rPr>
      </w:pPr>
      <w:ins w:id="3147" w:author="Vijay Parmar" w:date="2009-04-13T15:47:00Z">
        <w:r>
          <w:t>                &lt;login-module code="org.jboss.security.auth.spi.DatabaseServerLoginModule" flag="required"&gt;</w:t>
        </w:r>
      </w:ins>
    </w:p>
    <w:p w:rsidR="004905EB" w:rsidRDefault="004905EB" w:rsidP="004905EB">
      <w:pPr>
        <w:pStyle w:val="ListParagraph"/>
        <w:ind w:firstLine="720"/>
        <w:rPr>
          <w:ins w:id="3148" w:author="Vijay Parmar" w:date="2009-04-13T15:47:00Z"/>
        </w:rPr>
      </w:pPr>
      <w:ins w:id="3149" w:author="Vijay Parmar" w:date="2009-04-13T15:47:00Z">
        <w:r>
          <w:t>                &lt;module-option name="password-stacking"&gt;useFirstPass&lt;/module-option&gt;</w:t>
        </w:r>
      </w:ins>
    </w:p>
    <w:p w:rsidR="004905EB" w:rsidRDefault="004905EB" w:rsidP="004905EB">
      <w:pPr>
        <w:pStyle w:val="ListParagraph"/>
        <w:rPr>
          <w:ins w:id="3150" w:author="Vijay Parmar" w:date="2009-04-13T15:47:00Z"/>
        </w:rPr>
      </w:pPr>
      <w:ins w:id="3151" w:author="Vijay Parmar" w:date="2009-04-13T15:47:00Z">
        <w:r>
          <w:t>                              &lt;module-option name="dsJndiName"&gt;java:formsecurity&lt;/module-option&gt;</w:t>
        </w:r>
      </w:ins>
    </w:p>
    <w:p w:rsidR="004905EB" w:rsidRDefault="004905EB" w:rsidP="004905EB">
      <w:pPr>
        <w:pStyle w:val="ListParagraph"/>
        <w:rPr>
          <w:ins w:id="3152" w:author="Vijay Parmar" w:date="2009-04-13T15:47:00Z"/>
        </w:rPr>
      </w:pPr>
      <w:ins w:id="3153" w:author="Vijay Parmar" w:date="2009-04-13T15:47:00Z">
        <w:r>
          <w:t>                              &lt;module-option name="rolesQuery"&gt;SELECT cg.group_name, 'Roles' FROM csm_group cg, csm_user_group cug, csm_user cu WHERE cg.group_id = cug.group_id AND cug.user_id = cu.user_id AND cu.login_name = ?&lt;/module-option&gt;</w:t>
        </w:r>
      </w:ins>
    </w:p>
    <w:p w:rsidR="004905EB" w:rsidRDefault="004905EB" w:rsidP="004905EB">
      <w:pPr>
        <w:pStyle w:val="ListParagraph"/>
        <w:rPr>
          <w:ins w:id="3154" w:author="Vijay Parmar" w:date="2009-04-13T15:47:00Z"/>
        </w:rPr>
      </w:pPr>
      <w:ins w:id="3155" w:author="Vijay Parmar" w:date="2009-04-13T15:47:00Z">
        <w:r>
          <w:t>                &lt;/login-module&gt; </w:t>
        </w:r>
      </w:ins>
    </w:p>
    <w:p w:rsidR="004905EB" w:rsidRDefault="004905EB" w:rsidP="004905EB">
      <w:pPr>
        <w:pStyle w:val="ListParagraph"/>
        <w:rPr>
          <w:ins w:id="3156" w:author="Vijay Parmar" w:date="2009-04-13T15:47:00Z"/>
        </w:rPr>
      </w:pPr>
      <w:ins w:id="3157" w:author="Vijay Parmar" w:date="2009-04-13T15:47:00Z">
        <w:r>
          <w:t>    &lt;/authentication&gt;</w:t>
        </w:r>
      </w:ins>
    </w:p>
    <w:p w:rsidR="004905EB" w:rsidRDefault="004905EB" w:rsidP="004905EB">
      <w:pPr>
        <w:pStyle w:val="ListParagraph"/>
        <w:rPr>
          <w:ins w:id="3158" w:author="Vijay Parmar" w:date="2009-04-13T15:47:00Z"/>
        </w:rPr>
      </w:pPr>
      <w:ins w:id="3159" w:author="Vijay Parmar" w:date="2009-04-13T15:47:00Z">
        <w:r>
          <w:t>&lt;/application-policy&gt;</w:t>
        </w:r>
      </w:ins>
    </w:p>
    <w:p w:rsidR="004905EB" w:rsidRDefault="004905EB" w:rsidP="004905EB">
      <w:pPr>
        <w:rPr>
          <w:ins w:id="3160" w:author="Vijay Parmar" w:date="2009-04-13T15:47:00Z"/>
        </w:rPr>
      </w:pPr>
    </w:p>
    <w:p w:rsidR="004905EB" w:rsidRDefault="004905EB" w:rsidP="004905EB">
      <w:pPr>
        <w:pStyle w:val="ListParagraph"/>
        <w:numPr>
          <w:ilvl w:val="0"/>
          <w:numId w:val="36"/>
        </w:numPr>
        <w:rPr>
          <w:ins w:id="3161" w:author="Vijay Parmar" w:date="2009-04-13T15:47:00Z"/>
        </w:rPr>
      </w:pPr>
      <w:ins w:id="3162" w:author="Vijay Parmar" w:date="2009-04-13T15:47:00Z">
        <w:r>
          <w:t xml:space="preserve">Configure CGMM </w:t>
        </w:r>
      </w:ins>
    </w:p>
    <w:p w:rsidR="004905EB" w:rsidRDefault="004905EB" w:rsidP="004905EB">
      <w:pPr>
        <w:pStyle w:val="ListParagraph"/>
        <w:numPr>
          <w:ilvl w:val="1"/>
          <w:numId w:val="36"/>
        </w:numPr>
        <w:rPr>
          <w:ins w:id="3163" w:author="Vijay Parmar" w:date="2009-04-13T15:47:00Z"/>
        </w:rPr>
      </w:pPr>
      <w:ins w:id="3164" w:author="Vijay Parmar" w:date="2009-04-13T15:47:00Z">
        <w:r>
          <w:lastRenderedPageBreak/>
          <w:t>Verify the following properties are set in JBOSS_HOME/server/default/deploy/properties-service.xml. Please ensure to specify correct path for each.</w:t>
        </w:r>
      </w:ins>
    </w:p>
    <w:p w:rsidR="004905EB" w:rsidRDefault="004905EB" w:rsidP="004905EB">
      <w:pPr>
        <w:pStyle w:val="ListParagraph"/>
        <w:numPr>
          <w:ilvl w:val="2"/>
          <w:numId w:val="36"/>
        </w:numPr>
        <w:rPr>
          <w:ins w:id="3165" w:author="Vijay Parmar" w:date="2009-04-13T15:47:00Z"/>
        </w:rPr>
      </w:pPr>
      <w:ins w:id="3166" w:author="Vijay Parmar" w:date="2009-04-13T15:47:00Z">
        <w:r>
          <w:t>gov.nih.nci.security.cgmm.syncgts.file = PATH_TO_jboss-4.0.5.GA/server/default/cgmm_config/sync-description.xml</w:t>
        </w:r>
      </w:ins>
    </w:p>
    <w:p w:rsidR="004905EB" w:rsidRDefault="004905EB" w:rsidP="004905EB">
      <w:pPr>
        <w:pStyle w:val="ListParagraph"/>
        <w:numPr>
          <w:ilvl w:val="2"/>
          <w:numId w:val="36"/>
        </w:numPr>
        <w:rPr>
          <w:ins w:id="3167" w:author="Vijay Parmar" w:date="2009-04-13T15:47:00Z"/>
        </w:rPr>
      </w:pPr>
      <w:ins w:id="3168" w:author="Vijay Parmar" w:date="2009-04-13T15:47:00Z">
        <w:r>
          <w:t>gov.nih.nci.security.cgmm.properties.file = PATH_TO_jboss-4.0.5.GA/server/default/cgmm_config/cgmm-properties.xml</w:t>
        </w:r>
      </w:ins>
    </w:p>
    <w:p w:rsidR="004905EB" w:rsidRDefault="004905EB" w:rsidP="004905EB">
      <w:pPr>
        <w:pStyle w:val="ListParagraph"/>
        <w:numPr>
          <w:ilvl w:val="2"/>
          <w:numId w:val="36"/>
        </w:numPr>
        <w:rPr>
          <w:ins w:id="3169" w:author="Vijay Parmar" w:date="2009-04-13T15:47:00Z"/>
        </w:rPr>
      </w:pPr>
      <w:ins w:id="3170" w:author="Vijay Parmar" w:date="2009-04-13T15:47:00Z">
        <w:r>
          <w:t>gov.nih.nci.security.configFile = PATH_TO_jboss-4.0.5.GA/server/default/cgmm_config/ApplicationSecurityConfig.xml</w:t>
        </w:r>
      </w:ins>
    </w:p>
    <w:p w:rsidR="004905EB" w:rsidRDefault="004905EB" w:rsidP="004905EB">
      <w:pPr>
        <w:pStyle w:val="ListParagraph"/>
        <w:numPr>
          <w:ilvl w:val="2"/>
          <w:numId w:val="36"/>
        </w:numPr>
        <w:rPr>
          <w:ins w:id="3171" w:author="Vijay Parmar" w:date="2009-04-13T15:47:00Z"/>
        </w:rPr>
      </w:pPr>
      <w:ins w:id="3172" w:author="Vijay Parmar" w:date="2009-04-13T15:47:00Z">
        <w:r>
          <w:t>gov.nih.nci.security.cgmm.login.config.file = PATH_TO_jboss-4.0.5.GA/server/default/cgmm_config/cgmm.login.config</w:t>
        </w:r>
      </w:ins>
    </w:p>
    <w:p w:rsidR="004905EB" w:rsidRDefault="004905EB" w:rsidP="004905EB">
      <w:pPr>
        <w:pStyle w:val="ListParagraph"/>
        <w:numPr>
          <w:ilvl w:val="1"/>
          <w:numId w:val="36"/>
        </w:numPr>
        <w:rPr>
          <w:ins w:id="3173" w:author="Vijay Parmar" w:date="2009-04-13T15:47:00Z"/>
        </w:rPr>
      </w:pPr>
      <w:ins w:id="3174" w:author="Vijay Parmar" w:date="2009-04-13T15:47:00Z">
        <w:r>
          <w:t>Modify the database connection properties in cgmmweb.hibernate.cfg.xml</w:t>
        </w:r>
      </w:ins>
    </w:p>
    <w:p w:rsidR="004905EB" w:rsidRDefault="004905EB" w:rsidP="004905EB">
      <w:pPr>
        <w:pStyle w:val="ListParagraph"/>
        <w:numPr>
          <w:ilvl w:val="1"/>
          <w:numId w:val="36"/>
        </w:numPr>
        <w:rPr>
          <w:ins w:id="3175" w:author="Vijay Parmar" w:date="2009-04-13T15:47:00Z"/>
        </w:rPr>
      </w:pPr>
      <w:ins w:id="3176" w:author="Vijay Parmar" w:date="2009-04-13T15:47:00Z">
        <w:r>
          <w:t>Modify the ApplicationSecurityConfig.xml to point to correct application name (sample has ‘sampleHostApplicationName’, this name should match in the CSM Schema).</w:t>
        </w:r>
      </w:ins>
    </w:p>
    <w:p w:rsidR="004905EB" w:rsidRDefault="004905EB" w:rsidP="004905EB">
      <w:pPr>
        <w:pStyle w:val="ListParagraph"/>
        <w:numPr>
          <w:ilvl w:val="1"/>
          <w:numId w:val="36"/>
        </w:numPr>
        <w:rPr>
          <w:ins w:id="3177" w:author="Vijay Parmar" w:date="2009-04-13T15:47:00Z"/>
        </w:rPr>
      </w:pPr>
      <w:ins w:id="3178" w:author="Vijay Parmar" w:date="2009-04-13T15:47:00Z">
        <w:r>
          <w:t>Modify cgmm.login.config and verify connection properties and the Application Policy name (sample has ‘sampleHostApplicationName’, this name should match in the CSM Schema).</w:t>
        </w:r>
      </w:ins>
    </w:p>
    <w:p w:rsidR="004905EB" w:rsidRDefault="004905EB" w:rsidP="004905EB">
      <w:pPr>
        <w:pStyle w:val="ListParagraph"/>
        <w:numPr>
          <w:ilvl w:val="0"/>
          <w:numId w:val="36"/>
        </w:numPr>
        <w:rPr>
          <w:ins w:id="3179" w:author="Vijay Parmar" w:date="2009-04-13T15:47:00Z"/>
        </w:rPr>
      </w:pPr>
      <w:ins w:id="3180" w:author="Vijay Parmar" w:date="2009-04-13T15:47:00Z">
        <w:r>
          <w:t>Database Setup : Create and prime CSM 4.1 Schema.</w:t>
        </w:r>
      </w:ins>
    </w:p>
    <w:p w:rsidR="004905EB" w:rsidRDefault="004905EB" w:rsidP="004905EB">
      <w:pPr>
        <w:pStyle w:val="ListParagraph"/>
        <w:numPr>
          <w:ilvl w:val="1"/>
          <w:numId w:val="36"/>
        </w:numPr>
        <w:rPr>
          <w:ins w:id="3181" w:author="Vijay Parmar" w:date="2009-04-13T15:47:00Z"/>
        </w:rPr>
      </w:pPr>
      <w:ins w:id="3182" w:author="Vijay Parmar" w:date="2009-04-13T15:47:00Z">
        <w:r>
          <w:t>Modify the sample script and change the following</w:t>
        </w:r>
      </w:ins>
    </w:p>
    <w:p w:rsidR="004905EB" w:rsidRDefault="004905EB" w:rsidP="004905EB">
      <w:pPr>
        <w:pStyle w:val="ListParagraph"/>
        <w:numPr>
          <w:ilvl w:val="2"/>
          <w:numId w:val="36"/>
        </w:numPr>
        <w:rPr>
          <w:ins w:id="3183" w:author="Vijay Parmar" w:date="2009-04-13T15:47:00Z"/>
        </w:rPr>
      </w:pPr>
      <w:ins w:id="3184" w:author="Vijay Parmar" w:date="2009-04-13T15:47:00Z">
        <w:r>
          <w:t>Search and replace ‘</w:t>
        </w:r>
      </w:ins>
      <w:ins w:id="3185" w:author="Vijay Parmar" w:date="2009-04-13T17:02:00Z">
        <w:r w:rsidR="00141E66">
          <w:t>cgmmtmpuser2’</w:t>
        </w:r>
      </w:ins>
      <w:ins w:id="3186" w:author="Vijay Parmar" w:date="2009-04-13T15:47:00Z">
        <w:r>
          <w:t xml:space="preserve"> with the caGrid Login ID of your choice. Ensure the ID used is the one used to authenticate against caGrid Training Authentication Source.</w:t>
        </w:r>
      </w:ins>
    </w:p>
    <w:p w:rsidR="004905EB" w:rsidRDefault="004905EB" w:rsidP="004905EB">
      <w:pPr>
        <w:pStyle w:val="ListParagraph"/>
        <w:numPr>
          <w:ilvl w:val="2"/>
          <w:numId w:val="36"/>
        </w:numPr>
        <w:rPr>
          <w:ins w:id="3187" w:author="Vijay Parmar" w:date="2009-04-13T15:47:00Z"/>
        </w:rPr>
      </w:pPr>
      <w:ins w:id="3188" w:author="Vijay Parmar" w:date="2009-04-13T15:47:00Z">
        <w:r w:rsidRPr="00D97110">
          <w:rPr>
            <w:rFonts w:ascii="Times New Roman" w:hAnsi="Times New Roman"/>
            <w:sz w:val="14"/>
            <w:szCs w:val="14"/>
          </w:rPr>
          <w:t xml:space="preserve"> </w:t>
        </w:r>
        <w:r>
          <w:t>Search for ‘root’ and replace it with your database user name for MySQL.</w:t>
        </w:r>
      </w:ins>
    </w:p>
    <w:p w:rsidR="004905EB" w:rsidRDefault="004905EB" w:rsidP="004905EB">
      <w:pPr>
        <w:pStyle w:val="ListParagraph"/>
        <w:numPr>
          <w:ilvl w:val="2"/>
          <w:numId w:val="36"/>
        </w:numPr>
        <w:rPr>
          <w:ins w:id="3189" w:author="Vijay Parmar" w:date="2009-04-13T15:47:00Z"/>
        </w:rPr>
      </w:pPr>
      <w:ins w:id="3190" w:author="Vijay Parmar" w:date="2009-04-13T15:47:00Z">
        <w:r w:rsidRPr="00D97110">
          <w:rPr>
            <w:rFonts w:ascii="Times New Roman" w:hAnsi="Times New Roman"/>
            <w:sz w:val="14"/>
            <w:szCs w:val="14"/>
          </w:rPr>
          <w:t xml:space="preserve"> </w:t>
        </w:r>
        <w:r>
          <w:t xml:space="preserve">Search for ‘H/2qIBdj9TQ=’ and replace with encrypted value of MySQL </w:t>
        </w:r>
        <w:r w:rsidR="00A77ED5">
          <w:t>password of the database user.</w:t>
        </w:r>
        <w:r>
          <w:t xml:space="preserve"> </w:t>
        </w:r>
      </w:ins>
    </w:p>
    <w:p w:rsidR="004905EB" w:rsidRDefault="004905EB" w:rsidP="004905EB">
      <w:pPr>
        <w:pStyle w:val="ListParagraph"/>
        <w:numPr>
          <w:ilvl w:val="1"/>
          <w:numId w:val="36"/>
        </w:numPr>
        <w:rPr>
          <w:ins w:id="3191" w:author="Vijay Parmar" w:date="2009-04-13T15:47:00Z"/>
        </w:rPr>
      </w:pPr>
      <w:ins w:id="3192" w:author="Vijay Parmar" w:date="2009-04-13T15:47:00Z">
        <w:r>
          <w:t>Execute the db script.</w:t>
        </w:r>
      </w:ins>
    </w:p>
    <w:p w:rsidR="005E74D2" w:rsidRPr="005E74D2" w:rsidRDefault="005E74D2" w:rsidP="005E74D2">
      <w:pPr>
        <w:pStyle w:val="ListParagraph"/>
        <w:ind w:left="2160"/>
        <w:rPr>
          <w:ins w:id="3193" w:author="Vijay Parmar" w:date="2009-04-28T14:59:00Z"/>
          <w:rPrChange w:id="3194" w:author="Vijay Parmar" w:date="2009-04-28T14:59:00Z">
            <w:rPr>
              <w:ins w:id="3195" w:author="Vijay Parmar" w:date="2009-04-28T14:59:00Z"/>
              <w:b/>
              <w:bCs/>
            </w:rPr>
          </w:rPrChange>
        </w:rPr>
        <w:pPrChange w:id="3196" w:author="Vijay Parmar" w:date="2009-04-28T15:00:00Z">
          <w:pPr>
            <w:pStyle w:val="ListParagraph"/>
            <w:numPr>
              <w:numId w:val="36"/>
            </w:numPr>
            <w:ind w:hanging="360"/>
          </w:pPr>
        </w:pPrChange>
      </w:pPr>
    </w:p>
    <w:p w:rsidR="005E74D2" w:rsidRPr="005E74D2" w:rsidRDefault="005E74D2" w:rsidP="005E74D2">
      <w:pPr>
        <w:pStyle w:val="ListParagraph"/>
        <w:rPr>
          <w:ins w:id="3197" w:author="Vijay Parmar" w:date="2009-04-28T15:06:00Z"/>
          <w:rPrChange w:id="3198" w:author="Vijay Parmar" w:date="2009-04-28T15:06:00Z">
            <w:rPr>
              <w:ins w:id="3199" w:author="Vijay Parmar" w:date="2009-04-28T15:06:00Z"/>
              <w:b/>
              <w:bCs/>
            </w:rPr>
          </w:rPrChange>
        </w:rPr>
        <w:pPrChange w:id="3200" w:author="Vijay Parmar" w:date="2009-04-28T15:06:00Z">
          <w:pPr>
            <w:pStyle w:val="ListParagraph"/>
            <w:numPr>
              <w:numId w:val="36"/>
            </w:numPr>
            <w:ind w:hanging="360"/>
          </w:pPr>
        </w:pPrChange>
      </w:pPr>
    </w:p>
    <w:p w:rsidR="004C28D0" w:rsidRDefault="00C64F5C">
      <w:pPr>
        <w:pStyle w:val="ListParagraph"/>
        <w:numPr>
          <w:ilvl w:val="0"/>
          <w:numId w:val="36"/>
        </w:numPr>
        <w:rPr>
          <w:ins w:id="3201" w:author="Vijay Parmar" w:date="2009-04-28T15:06:00Z"/>
        </w:rPr>
      </w:pPr>
      <w:ins w:id="3202" w:author="Vijay Parmar" w:date="2009-04-28T15:06:00Z">
        <w:r>
          <w:t>Configure  JBoss Mail Service</w:t>
        </w:r>
      </w:ins>
    </w:p>
    <w:p w:rsidR="00C64F5C" w:rsidRDefault="005E74D2" w:rsidP="00C64F5C">
      <w:pPr>
        <w:pStyle w:val="ListParagraph"/>
        <w:numPr>
          <w:ilvl w:val="1"/>
          <w:numId w:val="36"/>
        </w:numPr>
        <w:rPr>
          <w:ins w:id="3203" w:author="Vijay Parmar" w:date="2009-04-28T15:07:00Z"/>
        </w:rPr>
      </w:pPr>
      <w:ins w:id="3204" w:author="Vijay Parmar" w:date="2009-04-28T15:07:00Z">
        <w:r>
          <w:rPr>
            <w:noProof/>
          </w:rPr>
          <w:pict>
            <v:shape id="_x0000_s1399" type="#_x0000_t202" style="position:absolute;left:0;text-align:left;margin-left:27.75pt;margin-top:31.1pt;width:459.45pt;height:248.35pt;z-index:251665408;mso-width-relative:margin;mso-height-relative:margin">
              <v:textbox style="mso-next-textbox:#_x0000_s1399">
                <w:txbxContent>
                  <w:p w:rsidR="004C28D0" w:rsidRPr="00F57615" w:rsidRDefault="004C28D0" w:rsidP="00C64F5C">
                    <w:pPr>
                      <w:spacing w:line="180" w:lineRule="auto"/>
                      <w:rPr>
                        <w:rFonts w:cs="Courier New"/>
                        <w:sz w:val="20"/>
                      </w:rPr>
                    </w:pPr>
                    <w:r w:rsidRPr="00F57615">
                      <w:rPr>
                        <w:rFonts w:cs="Courier New"/>
                        <w:sz w:val="20"/>
                      </w:rPr>
                      <w:t>&lt;mbean code="org.jboss.mail.MailService" name="jboss:service=Mail"&gt;</w:t>
                    </w:r>
                  </w:p>
                  <w:p w:rsidR="004C28D0" w:rsidRPr="00F57615" w:rsidRDefault="004C28D0" w:rsidP="00C64F5C">
                    <w:pPr>
                      <w:spacing w:line="180"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4C28D0" w:rsidRPr="00F57615" w:rsidRDefault="004C28D0" w:rsidP="00C64F5C">
                    <w:pPr>
                      <w:spacing w:line="180" w:lineRule="auto"/>
                      <w:ind w:firstLine="720"/>
                      <w:rPr>
                        <w:rFonts w:cs="Courier New"/>
                        <w:sz w:val="20"/>
                      </w:rPr>
                    </w:pPr>
                    <w:r w:rsidRPr="00F57615">
                      <w:rPr>
                        <w:rFonts w:cs="Courier New"/>
                        <w:sz w:val="20"/>
                      </w:rPr>
                      <w:t xml:space="preserve"> &lt;attribute name="User"&gt;</w:t>
                    </w:r>
                    <w:del w:id="3205" w:author="Vijay Parmar" w:date="2009-04-28T15:04:00Z">
                      <w:r w:rsidDel="00176429">
                        <w:rPr>
                          <w:rFonts w:cs="Courier New"/>
                          <w:sz w:val="20"/>
                        </w:rPr>
                        <w:delText>&lt;&lt;</w:delText>
                      </w:r>
                    </w:del>
                    <w:ins w:id="3206" w:author="Vijay Parmar" w:date="2009-04-28T15:04:00Z">
                      <w:r>
                        <w:rPr>
                          <w:rFonts w:cs="Courier New"/>
                          <w:sz w:val="20"/>
                        </w:rPr>
                        <w:t>sample_</w:t>
                      </w:r>
                    </w:ins>
                    <w:r>
                      <w:rPr>
                        <w:rFonts w:cs="Courier New"/>
                        <w:sz w:val="20"/>
                      </w:rPr>
                      <w:t>user name</w:t>
                    </w:r>
                    <w:del w:id="3207" w:author="Vijay Parmar" w:date="2009-04-28T15:04:00Z">
                      <w:r w:rsidDel="00176429">
                        <w:rPr>
                          <w:rFonts w:cs="Courier New"/>
                          <w:sz w:val="20"/>
                        </w:rPr>
                        <w:delText>&gt;&gt;</w:delText>
                      </w:r>
                    </w:del>
                    <w:r w:rsidRPr="00F57615">
                      <w:rPr>
                        <w:rFonts w:cs="Courier New"/>
                        <w:sz w:val="20"/>
                      </w:rPr>
                      <w:t xml:space="preserve"> &lt;/attribute&gt;</w:t>
                    </w:r>
                  </w:p>
                  <w:p w:rsidR="004C28D0" w:rsidRPr="00F57615" w:rsidRDefault="004C28D0" w:rsidP="00C64F5C">
                    <w:pPr>
                      <w:spacing w:line="180" w:lineRule="auto"/>
                      <w:ind w:firstLine="720"/>
                      <w:rPr>
                        <w:rFonts w:cs="Courier New"/>
                        <w:sz w:val="20"/>
                      </w:rPr>
                    </w:pPr>
                    <w:r w:rsidRPr="00F57615">
                      <w:rPr>
                        <w:rFonts w:cs="Courier New"/>
                        <w:sz w:val="20"/>
                      </w:rPr>
                      <w:t xml:space="preserve"> &lt;attribute name="Password"&gt;</w:t>
                    </w:r>
                    <w:del w:id="3208" w:author="Vijay Parmar" w:date="2009-04-28T15:04:00Z">
                      <w:r w:rsidDel="00176429">
                        <w:rPr>
                          <w:rFonts w:cs="Courier New"/>
                          <w:sz w:val="20"/>
                        </w:rPr>
                        <w:delText>&lt;&lt;</w:delText>
                      </w:r>
                    </w:del>
                    <w:ins w:id="3209" w:author="Vijay Parmar" w:date="2009-04-28T15:04:00Z">
                      <w:r>
                        <w:rPr>
                          <w:rFonts w:cs="Courier New"/>
                          <w:sz w:val="20"/>
                        </w:rPr>
                        <w:t>sample_</w:t>
                      </w:r>
                    </w:ins>
                    <w:r>
                      <w:rPr>
                        <w:rFonts w:cs="Courier New"/>
                        <w:sz w:val="20"/>
                      </w:rPr>
                      <w:t>password</w:t>
                    </w:r>
                    <w:del w:id="3210" w:author="Vijay Parmar" w:date="2009-04-28T15:04:00Z">
                      <w:r w:rsidDel="00176429">
                        <w:rPr>
                          <w:rFonts w:cs="Courier New"/>
                          <w:sz w:val="20"/>
                        </w:rPr>
                        <w:delText>&gt;&gt;</w:delText>
                      </w:r>
                    </w:del>
                    <w:r w:rsidRPr="00F57615">
                      <w:rPr>
                        <w:rFonts w:cs="Courier New"/>
                        <w:sz w:val="20"/>
                      </w:rPr>
                      <w:t>&lt;/attribute&gt;</w:t>
                    </w:r>
                  </w:p>
                  <w:p w:rsidR="004C28D0" w:rsidRPr="00F57615" w:rsidRDefault="004C28D0" w:rsidP="00C64F5C">
                    <w:pPr>
                      <w:spacing w:line="180" w:lineRule="auto"/>
                      <w:ind w:firstLine="720"/>
                      <w:rPr>
                        <w:rFonts w:cs="Courier New"/>
                        <w:sz w:val="20"/>
                      </w:rPr>
                    </w:pPr>
                    <w:r w:rsidRPr="00F57615">
                      <w:rPr>
                        <w:rFonts w:cs="Courier New"/>
                        <w:sz w:val="20"/>
                      </w:rPr>
                      <w:t xml:space="preserve"> &lt;attribute name="Configuration"&gt;</w:t>
                    </w:r>
                  </w:p>
                  <w:p w:rsidR="004C28D0" w:rsidRPr="00F57615" w:rsidRDefault="004C28D0" w:rsidP="00C64F5C">
                    <w:pPr>
                      <w:spacing w:line="180" w:lineRule="auto"/>
                      <w:rPr>
                        <w:rFonts w:cs="Courier New"/>
                        <w:sz w:val="20"/>
                      </w:rPr>
                    </w:pPr>
                    <w:r w:rsidRPr="00F57615">
                      <w:rPr>
                        <w:rFonts w:cs="Courier New"/>
                        <w:sz w:val="20"/>
                      </w:rPr>
                      <w:t xml:space="preserve">          &lt;configuration&gt;       </w:t>
                    </w:r>
                  </w:p>
                  <w:p w:rsidR="004C28D0" w:rsidRPr="00F57615" w:rsidRDefault="004C28D0" w:rsidP="00C64F5C">
                    <w:pPr>
                      <w:spacing w:line="180" w:lineRule="auto"/>
                      <w:ind w:firstLine="720"/>
                      <w:rPr>
                        <w:rFonts w:cs="Courier New"/>
                        <w:sz w:val="20"/>
                      </w:rPr>
                    </w:pPr>
                    <w:r w:rsidRPr="00F57615">
                      <w:rPr>
                        <w:rFonts w:cs="Courier New"/>
                        <w:sz w:val="20"/>
                      </w:rPr>
                      <w:t xml:space="preserve">        &lt;property name="mail.transport.protocol" value="smtp"/&gt;</w:t>
                    </w:r>
                  </w:p>
                  <w:p w:rsidR="004C28D0" w:rsidRPr="00F57615" w:rsidRDefault="004C28D0" w:rsidP="00C64F5C">
                    <w:pPr>
                      <w:spacing w:line="180" w:lineRule="auto"/>
                      <w:ind w:firstLine="720"/>
                      <w:rPr>
                        <w:rFonts w:cs="Courier New"/>
                        <w:sz w:val="20"/>
                      </w:rPr>
                    </w:pPr>
                    <w:r w:rsidRPr="00F57615">
                      <w:rPr>
                        <w:rFonts w:cs="Courier New"/>
                        <w:sz w:val="20"/>
                      </w:rPr>
                      <w:t xml:space="preserve">        &lt;property name="mail.smtp.host" value="</w:t>
                    </w:r>
                    <w:del w:id="3211" w:author="Vijay Parmar" w:date="2009-04-28T15:05:00Z">
                      <w:r w:rsidDel="00237FD1">
                        <w:rPr>
                          <w:rFonts w:cs="Courier New"/>
                          <w:sz w:val="20"/>
                        </w:rPr>
                        <w:delText>&lt;&lt;</w:delText>
                      </w:r>
                    </w:del>
                    <w:r>
                      <w:rPr>
                        <w:rFonts w:cs="Courier New"/>
                        <w:sz w:val="20"/>
                      </w:rPr>
                      <w:t>Sample</w:t>
                    </w:r>
                    <w:ins w:id="3212" w:author="Vijay Parmar" w:date="2009-04-28T15:05:00Z">
                      <w:r>
                        <w:rPr>
                          <w:rFonts w:cs="Courier New"/>
                          <w:sz w:val="20"/>
                        </w:rPr>
                        <w:t>_</w:t>
                      </w:r>
                    </w:ins>
                    <w:del w:id="3213" w:author="Vijay Parmar" w:date="2009-04-28T15:05:00Z">
                      <w:r w:rsidDel="00237FD1">
                        <w:rPr>
                          <w:rFonts w:cs="Courier New"/>
                          <w:sz w:val="20"/>
                        </w:rPr>
                        <w:delText>:</w:delText>
                      </w:r>
                    </w:del>
                    <w:r>
                      <w:rPr>
                        <w:rFonts w:cs="Courier New"/>
                        <w:sz w:val="20"/>
                      </w:rPr>
                      <w:t xml:space="preserve"> </w:t>
                    </w:r>
                    <w:r w:rsidRPr="00F57615">
                      <w:rPr>
                        <w:rFonts w:cs="Courier New"/>
                        <w:sz w:val="20"/>
                      </w:rPr>
                      <w:t>mailfwd.nih.gov</w:t>
                    </w:r>
                    <w:del w:id="3214" w:author="Vijay Parmar" w:date="2009-04-28T15:05:00Z">
                      <w:r w:rsidDel="00237FD1">
                        <w:rPr>
                          <w:rFonts w:cs="Courier New"/>
                          <w:sz w:val="20"/>
                        </w:rPr>
                        <w:delText>&gt;&gt;</w:delText>
                      </w:r>
                    </w:del>
                    <w:r w:rsidRPr="00F57615">
                      <w:rPr>
                        <w:rFonts w:cs="Courier New"/>
                        <w:sz w:val="20"/>
                      </w:rPr>
                      <w:t>"/&gt;</w:t>
                    </w:r>
                  </w:p>
                  <w:p w:rsidR="004C28D0" w:rsidRPr="00F57615" w:rsidRDefault="004C28D0" w:rsidP="00C64F5C">
                    <w:pPr>
                      <w:spacing w:line="180" w:lineRule="auto"/>
                      <w:ind w:firstLine="720"/>
                      <w:rPr>
                        <w:rFonts w:cs="Courier New"/>
                        <w:sz w:val="20"/>
                      </w:rPr>
                    </w:pPr>
                    <w:r w:rsidRPr="00F57615">
                      <w:rPr>
                        <w:rFonts w:cs="Courier New"/>
                        <w:sz w:val="20"/>
                      </w:rPr>
                      <w:t>&lt;!--        &lt;property name="mail.smtp.port" value="465"/&gt;--&gt;</w:t>
                    </w:r>
                  </w:p>
                  <w:p w:rsidR="004C28D0" w:rsidRPr="00F57615" w:rsidRDefault="004C28D0" w:rsidP="00C64F5C">
                    <w:pPr>
                      <w:spacing w:line="180" w:lineRule="auto"/>
                      <w:rPr>
                        <w:rFonts w:cs="Courier New"/>
                        <w:sz w:val="20"/>
                      </w:rPr>
                    </w:pPr>
                    <w:r w:rsidRPr="00F57615">
                      <w:rPr>
                        <w:rFonts w:cs="Courier New"/>
                        <w:sz w:val="20"/>
                      </w:rPr>
                      <w:tab/>
                    </w:r>
                    <w:r w:rsidRPr="00F57615">
                      <w:rPr>
                        <w:rFonts w:cs="Courier New"/>
                        <w:sz w:val="20"/>
                      </w:rPr>
                      <w:tab/>
                      <w:t>&lt;property name="mail.smtp.auth" value="false"/&gt;</w:t>
                    </w:r>
                  </w:p>
                  <w:p w:rsidR="004C28D0" w:rsidRPr="00F57615" w:rsidRDefault="004C28D0" w:rsidP="00C64F5C">
                    <w:pPr>
                      <w:spacing w:line="180" w:lineRule="auto"/>
                      <w:rPr>
                        <w:rFonts w:cs="Courier New"/>
                        <w:sz w:val="20"/>
                      </w:rPr>
                    </w:pPr>
                    <w:r w:rsidRPr="00F57615">
                      <w:rPr>
                        <w:rFonts w:cs="Courier New"/>
                        <w:sz w:val="20"/>
                      </w:rPr>
                      <w:tab/>
                    </w:r>
                    <w:r w:rsidRPr="00F57615">
                      <w:rPr>
                        <w:rFonts w:cs="Courier New"/>
                        <w:sz w:val="20"/>
                      </w:rPr>
                      <w:tab/>
                      <w:t>&lt;property name="mail.smtp.starttls.enable" value="false"/&gt;</w:t>
                    </w:r>
                  </w:p>
                  <w:p w:rsidR="004C28D0" w:rsidRPr="00F57615" w:rsidRDefault="004C28D0" w:rsidP="00C64F5C">
                    <w:pPr>
                      <w:spacing w:line="180" w:lineRule="auto"/>
                      <w:rPr>
                        <w:rFonts w:cs="Courier New"/>
                        <w:sz w:val="20"/>
                      </w:rPr>
                    </w:pPr>
                    <w:r w:rsidRPr="00F57615">
                      <w:rPr>
                        <w:rFonts w:cs="Courier New"/>
                        <w:sz w:val="20"/>
                      </w:rPr>
                      <w:t xml:space="preserve">        &lt;property name="mail.debug" value="false"/&gt;</w:t>
                    </w:r>
                  </w:p>
                  <w:p w:rsidR="004C28D0" w:rsidRPr="00F57615" w:rsidRDefault="004C28D0" w:rsidP="00C64F5C">
                    <w:pPr>
                      <w:spacing w:line="180" w:lineRule="auto"/>
                    </w:pPr>
                    <w:r w:rsidRPr="00F57615">
                      <w:rPr>
                        <w:rFonts w:cs="Courier New"/>
                        <w:sz w:val="20"/>
                      </w:rPr>
                      <w:t xml:space="preserve">      &lt;/configuration&gt;    &lt;/attribute&gt;     &lt;/mbean&gt;</w:t>
                    </w:r>
                  </w:p>
                </w:txbxContent>
              </v:textbox>
            </v:shape>
          </w:pict>
        </w:r>
        <w:r w:rsidR="00C64F5C">
          <w:t>Modify the JBOSS_HOME/server/default/deploy/mail-service.xml and add following entry with valid attribute values</w:t>
        </w:r>
      </w:ins>
    </w:p>
    <w:p w:rsidR="005E74D2" w:rsidRDefault="005E74D2" w:rsidP="005E74D2">
      <w:pPr>
        <w:rPr>
          <w:ins w:id="3215" w:author="Vijay Parmar" w:date="2009-04-28T15:07:00Z"/>
        </w:rPr>
        <w:pPrChange w:id="3216" w:author="Vijay Parmar" w:date="2009-04-28T15:07:00Z">
          <w:pPr>
            <w:pStyle w:val="ListParagraph"/>
            <w:numPr>
              <w:ilvl w:val="1"/>
              <w:numId w:val="36"/>
            </w:numPr>
            <w:ind w:left="1440" w:hanging="360"/>
          </w:pPr>
        </w:pPrChange>
      </w:pPr>
    </w:p>
    <w:p w:rsidR="005E74D2" w:rsidRDefault="005E74D2" w:rsidP="005E74D2">
      <w:pPr>
        <w:rPr>
          <w:ins w:id="3217" w:author="Vijay Parmar" w:date="2009-04-28T15:07:00Z"/>
        </w:rPr>
        <w:pPrChange w:id="3218" w:author="Vijay Parmar" w:date="2009-04-28T15:07:00Z">
          <w:pPr>
            <w:pStyle w:val="ListParagraph"/>
            <w:numPr>
              <w:ilvl w:val="1"/>
              <w:numId w:val="36"/>
            </w:numPr>
            <w:ind w:left="1440" w:hanging="360"/>
          </w:pPr>
        </w:pPrChange>
      </w:pPr>
    </w:p>
    <w:p w:rsidR="005E74D2" w:rsidRDefault="005E74D2" w:rsidP="005E74D2">
      <w:pPr>
        <w:rPr>
          <w:ins w:id="3219" w:author="Vijay Parmar" w:date="2009-04-28T15:07:00Z"/>
        </w:rPr>
        <w:pPrChange w:id="3220" w:author="Vijay Parmar" w:date="2009-04-28T15:07:00Z">
          <w:pPr>
            <w:pStyle w:val="ListParagraph"/>
            <w:numPr>
              <w:ilvl w:val="1"/>
              <w:numId w:val="36"/>
            </w:numPr>
            <w:ind w:left="1440" w:hanging="360"/>
          </w:pPr>
        </w:pPrChange>
      </w:pPr>
    </w:p>
    <w:p w:rsidR="005E74D2" w:rsidRDefault="005E74D2" w:rsidP="005E74D2">
      <w:pPr>
        <w:rPr>
          <w:ins w:id="3221" w:author="Vijay Parmar" w:date="2009-04-28T15:07:00Z"/>
        </w:rPr>
        <w:pPrChange w:id="3222" w:author="Vijay Parmar" w:date="2009-04-28T15:07:00Z">
          <w:pPr>
            <w:pStyle w:val="ListParagraph"/>
            <w:numPr>
              <w:ilvl w:val="1"/>
              <w:numId w:val="36"/>
            </w:numPr>
            <w:ind w:left="1440" w:hanging="360"/>
          </w:pPr>
        </w:pPrChange>
      </w:pPr>
    </w:p>
    <w:p w:rsidR="005E74D2" w:rsidRDefault="005E74D2" w:rsidP="005E74D2">
      <w:pPr>
        <w:rPr>
          <w:ins w:id="3223" w:author="Vijay Parmar" w:date="2009-04-28T15:07:00Z"/>
        </w:rPr>
        <w:pPrChange w:id="3224" w:author="Vijay Parmar" w:date="2009-04-28T15:07:00Z">
          <w:pPr>
            <w:pStyle w:val="ListParagraph"/>
            <w:numPr>
              <w:ilvl w:val="1"/>
              <w:numId w:val="36"/>
            </w:numPr>
            <w:ind w:left="1440" w:hanging="360"/>
          </w:pPr>
        </w:pPrChange>
      </w:pPr>
    </w:p>
    <w:p w:rsidR="005E74D2" w:rsidRDefault="005E74D2" w:rsidP="005E74D2">
      <w:pPr>
        <w:rPr>
          <w:ins w:id="3225" w:author="Vijay Parmar" w:date="2009-04-28T15:07:00Z"/>
        </w:rPr>
        <w:pPrChange w:id="3226" w:author="Vijay Parmar" w:date="2009-04-28T15:07:00Z">
          <w:pPr>
            <w:pStyle w:val="ListParagraph"/>
            <w:numPr>
              <w:ilvl w:val="1"/>
              <w:numId w:val="36"/>
            </w:numPr>
            <w:ind w:left="1440" w:hanging="360"/>
          </w:pPr>
        </w:pPrChange>
      </w:pPr>
    </w:p>
    <w:p w:rsidR="005E74D2" w:rsidRDefault="005E74D2" w:rsidP="005E74D2">
      <w:pPr>
        <w:rPr>
          <w:ins w:id="3227" w:author="Vijay Parmar" w:date="2009-04-28T15:07:00Z"/>
        </w:rPr>
        <w:pPrChange w:id="3228" w:author="Vijay Parmar" w:date="2009-04-28T15:07:00Z">
          <w:pPr>
            <w:pStyle w:val="ListParagraph"/>
            <w:numPr>
              <w:ilvl w:val="1"/>
              <w:numId w:val="36"/>
            </w:numPr>
            <w:ind w:left="1440" w:hanging="360"/>
          </w:pPr>
        </w:pPrChange>
      </w:pPr>
    </w:p>
    <w:p w:rsidR="005E74D2" w:rsidRDefault="005E74D2" w:rsidP="005E74D2">
      <w:pPr>
        <w:rPr>
          <w:ins w:id="3229" w:author="Vijay Parmar" w:date="2009-04-28T15:07:00Z"/>
        </w:rPr>
        <w:pPrChange w:id="3230" w:author="Vijay Parmar" w:date="2009-04-28T15:07:00Z">
          <w:pPr>
            <w:pStyle w:val="ListParagraph"/>
            <w:numPr>
              <w:ilvl w:val="1"/>
              <w:numId w:val="36"/>
            </w:numPr>
            <w:ind w:left="1440" w:hanging="360"/>
          </w:pPr>
        </w:pPrChange>
      </w:pPr>
    </w:p>
    <w:p w:rsidR="005E74D2" w:rsidRDefault="005E74D2" w:rsidP="005E74D2">
      <w:pPr>
        <w:rPr>
          <w:ins w:id="3231" w:author="Vijay Parmar" w:date="2009-04-28T15:07:00Z"/>
        </w:rPr>
        <w:pPrChange w:id="3232" w:author="Vijay Parmar" w:date="2009-04-28T15:07:00Z">
          <w:pPr>
            <w:pStyle w:val="ListParagraph"/>
            <w:numPr>
              <w:ilvl w:val="1"/>
              <w:numId w:val="36"/>
            </w:numPr>
            <w:ind w:left="1440" w:hanging="360"/>
          </w:pPr>
        </w:pPrChange>
      </w:pPr>
    </w:p>
    <w:p w:rsidR="005E74D2" w:rsidRDefault="005E74D2" w:rsidP="005E74D2">
      <w:pPr>
        <w:rPr>
          <w:ins w:id="3233" w:author="Vijay Parmar" w:date="2009-04-28T15:07:00Z"/>
        </w:rPr>
        <w:pPrChange w:id="3234" w:author="Vijay Parmar" w:date="2009-04-28T15:07:00Z">
          <w:pPr>
            <w:pStyle w:val="ListParagraph"/>
            <w:numPr>
              <w:ilvl w:val="1"/>
              <w:numId w:val="36"/>
            </w:numPr>
            <w:ind w:left="1440" w:hanging="360"/>
          </w:pPr>
        </w:pPrChange>
      </w:pPr>
    </w:p>
    <w:p w:rsidR="005E74D2" w:rsidRPr="005E74D2" w:rsidRDefault="005E74D2" w:rsidP="005E74D2">
      <w:pPr>
        <w:rPr>
          <w:ins w:id="3235" w:author="Vijay Parmar" w:date="2009-04-28T15:06:00Z"/>
          <w:rPrChange w:id="3236" w:author="Vijay Parmar" w:date="2009-04-28T15:06:00Z">
            <w:rPr>
              <w:ins w:id="3237" w:author="Vijay Parmar" w:date="2009-04-28T15:06:00Z"/>
              <w:b/>
              <w:bCs/>
            </w:rPr>
          </w:rPrChange>
        </w:rPr>
        <w:pPrChange w:id="3238" w:author="Vijay Parmar" w:date="2009-04-28T15:07:00Z">
          <w:pPr>
            <w:pStyle w:val="ListParagraph"/>
            <w:numPr>
              <w:numId w:val="36"/>
            </w:numPr>
            <w:ind w:hanging="360"/>
          </w:pPr>
        </w:pPrChange>
      </w:pPr>
    </w:p>
    <w:p w:rsidR="00A02C3E" w:rsidRPr="00A02C3E" w:rsidRDefault="00C239E5" w:rsidP="004905EB">
      <w:pPr>
        <w:pStyle w:val="ListParagraph"/>
        <w:numPr>
          <w:ilvl w:val="0"/>
          <w:numId w:val="36"/>
        </w:numPr>
        <w:rPr>
          <w:ins w:id="3239" w:author="Vijay Parmar" w:date="2009-04-29T12:20:00Z"/>
          <w:rPrChange w:id="3240" w:author="Vijay Parmar" w:date="2009-04-29T12:20:00Z">
            <w:rPr>
              <w:ins w:id="3241" w:author="Vijay Parmar" w:date="2009-04-29T12:20:00Z"/>
              <w:b/>
              <w:bCs/>
            </w:rPr>
          </w:rPrChange>
        </w:rPr>
      </w:pPr>
      <w:ins w:id="3242" w:author="Vijay Parmar" w:date="2009-04-29T12:21:00Z">
        <w:r>
          <w:lastRenderedPageBreak/>
          <w:t xml:space="preserve">(Optional) </w:t>
        </w:r>
      </w:ins>
      <w:ins w:id="3243" w:author="Vijay Parmar" w:date="2009-04-29T12:20:00Z">
        <w:r w:rsidR="00A02C3E">
          <w:t xml:space="preserve">Configure </w:t>
        </w:r>
      </w:ins>
      <w:ins w:id="3244" w:author="Vijay Parmar" w:date="2009-04-29T12:21:00Z">
        <w:r w:rsidR="00A02C3E">
          <w:t xml:space="preserve">CLM </w:t>
        </w:r>
      </w:ins>
      <w:ins w:id="3245" w:author="Vijay Parmar" w:date="2009-04-29T12:20:00Z">
        <w:r w:rsidR="00A02C3E">
          <w:t>Audit Logging</w:t>
        </w:r>
      </w:ins>
      <w:ins w:id="3246" w:author="Vijay Parmar" w:date="2009-04-29T12:21:00Z">
        <w:r w:rsidR="00A02C3E">
          <w:t>.</w:t>
        </w:r>
      </w:ins>
    </w:p>
    <w:p w:rsidR="004905EB" w:rsidRDefault="004905EB" w:rsidP="004905EB">
      <w:pPr>
        <w:pStyle w:val="ListParagraph"/>
        <w:numPr>
          <w:ilvl w:val="0"/>
          <w:numId w:val="36"/>
        </w:numPr>
        <w:rPr>
          <w:ins w:id="3247" w:author="Vijay Parmar" w:date="2009-04-13T15:47:00Z"/>
        </w:rPr>
      </w:pPr>
      <w:ins w:id="3248" w:author="Vijay Parmar" w:date="2009-04-13T15:47:00Z">
        <w:r w:rsidRPr="004C262F">
          <w:rPr>
            <w:b/>
            <w:bCs/>
          </w:rPr>
          <w:t>Start Test:</w:t>
        </w:r>
        <w:r>
          <w:rPr>
            <w:b/>
            <w:bCs/>
          </w:rPr>
          <w:t xml:space="preserve"> </w:t>
        </w:r>
        <w:r>
          <w:t>Start JBoss</w:t>
        </w:r>
      </w:ins>
    </w:p>
    <w:p w:rsidR="004905EB" w:rsidRDefault="004905EB" w:rsidP="004905EB">
      <w:pPr>
        <w:pStyle w:val="ListParagraph"/>
        <w:numPr>
          <w:ilvl w:val="0"/>
          <w:numId w:val="36"/>
        </w:numPr>
        <w:rPr>
          <w:ins w:id="3249" w:author="Vijay Parmar" w:date="2009-04-13T15:47:00Z"/>
        </w:rPr>
      </w:pPr>
      <w:ins w:id="3250" w:author="Vijay Parmar" w:date="2009-04-13T15:47:00Z">
        <w:r>
          <w:t xml:space="preserve">Access url </w:t>
        </w:r>
        <w:r w:rsidR="005E74D2">
          <w:fldChar w:fldCharType="begin"/>
        </w:r>
        <w:r>
          <w:instrText xml:space="preserve"> HYPERLINK "http://localhost:8080/formsecurity/protected/" </w:instrText>
        </w:r>
        <w:r w:rsidR="005E74D2">
          <w:fldChar w:fldCharType="separate"/>
        </w:r>
        <w:r>
          <w:rPr>
            <w:rStyle w:val="Hyperlink"/>
          </w:rPr>
          <w:t>http://localhost:8080/formsecurity/protected/</w:t>
        </w:r>
        <w:r w:rsidR="005E74D2">
          <w:fldChar w:fldCharType="end"/>
        </w:r>
      </w:ins>
    </w:p>
    <w:p w:rsidR="004905EB" w:rsidRDefault="004905EB" w:rsidP="004905EB">
      <w:pPr>
        <w:pStyle w:val="ListParagraph"/>
        <w:numPr>
          <w:ilvl w:val="0"/>
          <w:numId w:val="36"/>
        </w:numPr>
        <w:rPr>
          <w:ins w:id="3251" w:author="Vijay Parmar" w:date="2009-04-13T15:47:00Z"/>
        </w:rPr>
      </w:pPr>
      <w:ins w:id="3252" w:author="Vijay Parmar" w:date="2009-04-13T15:47:00Z">
        <w:r>
          <w:t>It will prompt for caGrid credentials. Enter valid caGrid credentials. A successful login indicates configurations and setup was done correctly</w:t>
        </w:r>
      </w:ins>
    </w:p>
    <w:p w:rsidR="005E74D2" w:rsidRDefault="008B5311" w:rsidP="005E74D2">
      <w:pPr>
        <w:rPr>
          <w:ins w:id="3253" w:author="Vijay Parmar" w:date="2009-04-13T17:49:00Z"/>
          <w:rFonts w:ascii="Courier New" w:hAnsi="Courier New" w:cs="Courier New"/>
          <w:sz w:val="18"/>
        </w:rPr>
        <w:pPrChange w:id="3254" w:author="Vijay Parmar" w:date="2009-04-13T15:47:00Z">
          <w:pPr>
            <w:ind w:left="1440"/>
          </w:pPr>
        </w:pPrChange>
      </w:pPr>
      <w:r w:rsidRPr="009D5481">
        <w:rPr>
          <w:rFonts w:ascii="Courier New" w:hAnsi="Courier New" w:cs="Courier New"/>
          <w:sz w:val="18"/>
        </w:rPr>
        <w:t xml:space="preserve">  </w:t>
      </w:r>
    </w:p>
    <w:p w:rsidR="005E74D2" w:rsidRDefault="005E74D2" w:rsidP="005E74D2">
      <w:pPr>
        <w:rPr>
          <w:rFonts w:ascii="Courier New" w:hAnsi="Courier New" w:cs="Courier New"/>
          <w:sz w:val="18"/>
        </w:rPr>
        <w:pPrChange w:id="3255" w:author="Vijay Parmar" w:date="2009-04-13T15:47:00Z">
          <w:pPr>
            <w:ind w:left="1440"/>
          </w:pPr>
        </w:pPrChange>
      </w:pPr>
    </w:p>
    <w:p w:rsidR="005D12F6" w:rsidRDefault="004905EB" w:rsidP="005D12F6">
      <w:pPr>
        <w:pStyle w:val="Heading1"/>
        <w:rPr>
          <w:ins w:id="3256" w:author="Vijay Parmar" w:date="2009-03-23T15:17:00Z"/>
        </w:rPr>
      </w:pPr>
      <w:bookmarkStart w:id="3257" w:name="_Toc228774662"/>
      <w:ins w:id="3258" w:author="Vijay Parmar" w:date="2009-03-23T15:17:00Z">
        <w:r>
          <w:t xml:space="preserve">Appendix </w:t>
        </w:r>
      </w:ins>
      <w:ins w:id="3259" w:author="Vijay Parmar" w:date="2009-04-13T15:47:00Z">
        <w:r>
          <w:t>F</w:t>
        </w:r>
      </w:ins>
      <w:ins w:id="3260" w:author="Vijay Parmar" w:date="2009-03-23T15:17:00Z">
        <w:r w:rsidR="005D12F6">
          <w:t xml:space="preserve">: Sample Software setup steps for caArray – CGMM Container Managed Security Integration </w:t>
        </w:r>
      </w:ins>
      <w:ins w:id="3261" w:author="Vijay Parmar" w:date="2009-04-28T15:05:00Z">
        <w:r w:rsidR="00E96675">
          <w:t>(Alternate Behavior)</w:t>
        </w:r>
      </w:ins>
      <w:bookmarkEnd w:id="3257"/>
    </w:p>
    <w:p w:rsidR="000F2AE3" w:rsidRPr="000F2AE3" w:rsidRDefault="000F2AE3" w:rsidP="000F2AE3">
      <w:pPr>
        <w:rPr>
          <w:sz w:val="24"/>
          <w:szCs w:val="24"/>
        </w:rPr>
      </w:pPr>
    </w:p>
    <w:p w:rsidR="0083694B" w:rsidRDefault="0083694B" w:rsidP="0083694B">
      <w:pPr>
        <w:rPr>
          <w:ins w:id="3262" w:author="Vijay Parmar" w:date="2009-04-13T17:43:00Z"/>
          <w:b/>
          <w:sz w:val="24"/>
        </w:rPr>
      </w:pPr>
      <w:ins w:id="3263" w:author="Vijay Parmar" w:date="2009-03-23T15:18:00Z">
        <w:r w:rsidRPr="00264A99">
          <w:rPr>
            <w:b/>
            <w:sz w:val="24"/>
          </w:rPr>
          <w:t>Note: The paths, values are sample used in commands and configuration files are for example only.</w:t>
        </w:r>
      </w:ins>
    </w:p>
    <w:p w:rsidR="005E74D2" w:rsidRDefault="00944830" w:rsidP="005E74D2">
      <w:pPr>
        <w:rPr>
          <w:ins w:id="3264" w:author="Vijay Parmar" w:date="2009-04-13T17:43:00Z"/>
        </w:rPr>
        <w:pPrChange w:id="3265" w:author="Vijay Parmar" w:date="2009-04-13T17:43:00Z">
          <w:pPr>
            <w:ind w:firstLine="360"/>
          </w:pPr>
        </w:pPrChange>
      </w:pPr>
      <w:ins w:id="3266" w:author="Vijay Parmar" w:date="2009-04-13T17:43:00Z">
        <w:r>
          <w:rPr>
            <w:b/>
            <w:bCs/>
          </w:rPr>
          <w:t>Note: Refer Appendix D Steps 1- 5 and perform them before continuing the following steps.</w:t>
        </w:r>
      </w:ins>
    </w:p>
    <w:p w:rsidR="00944830" w:rsidRPr="00264A99" w:rsidRDefault="00944830" w:rsidP="0083694B">
      <w:pPr>
        <w:rPr>
          <w:ins w:id="3267" w:author="Vijay Parmar" w:date="2009-03-23T15:18:00Z"/>
          <w:b/>
          <w:sz w:val="24"/>
        </w:rPr>
      </w:pPr>
    </w:p>
    <w:p w:rsidR="005E74D2" w:rsidRDefault="009C6C87" w:rsidP="005E74D2">
      <w:pPr>
        <w:pStyle w:val="ListParagraph"/>
        <w:numPr>
          <w:ilvl w:val="0"/>
          <w:numId w:val="32"/>
        </w:numPr>
        <w:spacing w:after="0" w:line="240" w:lineRule="auto"/>
        <w:rPr>
          <w:ins w:id="3268" w:author="Vijay Parmar" w:date="2009-03-23T16:24:00Z"/>
          <w:sz w:val="24"/>
        </w:rPr>
        <w:pPrChange w:id="3269" w:author="Vijay Parmar" w:date="2009-03-23T15:19:00Z">
          <w:pPr/>
        </w:pPrChange>
      </w:pPr>
      <w:ins w:id="3270" w:author="Vijay Parmar" w:date="2009-03-23T17:37:00Z">
        <w:r>
          <w:rPr>
            <w:sz w:val="24"/>
          </w:rPr>
          <w:t xml:space="preserve">Check out caArray </w:t>
        </w:r>
      </w:ins>
      <w:ins w:id="3271" w:author="Vijay Parmar" w:date="2009-03-23T17:38:00Z">
        <w:r>
          <w:rPr>
            <w:sz w:val="24"/>
          </w:rPr>
          <w:t xml:space="preserve">Trunk </w:t>
        </w:r>
      </w:ins>
      <w:ins w:id="3272" w:author="Vijay Parmar" w:date="2009-03-23T17:37:00Z">
        <w:r>
          <w:rPr>
            <w:sz w:val="24"/>
          </w:rPr>
          <w:t>source folder</w:t>
        </w:r>
      </w:ins>
      <w:ins w:id="3273" w:author="Vijay Parmar" w:date="2009-03-23T17:38:00Z">
        <w:r>
          <w:rPr>
            <w:sz w:val="24"/>
          </w:rPr>
          <w:t>.</w:t>
        </w:r>
      </w:ins>
      <w:ins w:id="3274" w:author="Vijay Parmar" w:date="2009-03-23T16:24:00Z">
        <w:r w:rsidR="00323512">
          <w:rPr>
            <w:sz w:val="24"/>
          </w:rPr>
          <w:t xml:space="preserve"> </w:t>
        </w:r>
      </w:ins>
    </w:p>
    <w:p w:rsidR="005E74D2" w:rsidRDefault="00ED7E20" w:rsidP="005E74D2">
      <w:pPr>
        <w:pStyle w:val="ListParagraph"/>
        <w:numPr>
          <w:ilvl w:val="0"/>
          <w:numId w:val="32"/>
        </w:numPr>
        <w:spacing w:after="0" w:line="240" w:lineRule="auto"/>
        <w:rPr>
          <w:ins w:id="3275" w:author="Vijay Parmar" w:date="2009-03-23T16:23:00Z"/>
          <w:sz w:val="24"/>
        </w:rPr>
        <w:pPrChange w:id="3276" w:author="Vijay Parmar" w:date="2009-03-23T15:19:00Z">
          <w:pPr/>
        </w:pPrChange>
      </w:pPr>
      <w:ins w:id="3277" w:author="Vijay Parmar" w:date="2009-03-23T16:23:00Z">
        <w:r>
          <w:rPr>
            <w:sz w:val="24"/>
          </w:rPr>
          <w:t>Modify the following</w:t>
        </w:r>
      </w:ins>
    </w:p>
    <w:p w:rsidR="005E74D2" w:rsidRDefault="00323512" w:rsidP="005E74D2">
      <w:pPr>
        <w:pStyle w:val="ListParagraph"/>
        <w:numPr>
          <w:ilvl w:val="1"/>
          <w:numId w:val="32"/>
        </w:numPr>
        <w:spacing w:after="0" w:line="240" w:lineRule="auto"/>
        <w:rPr>
          <w:ins w:id="3278" w:author="Vijay Parmar" w:date="2009-03-23T17:19:00Z"/>
          <w:sz w:val="24"/>
        </w:rPr>
        <w:pPrChange w:id="3279" w:author="Vijay Parmar" w:date="2009-03-23T16:23:00Z">
          <w:pPr/>
        </w:pPrChange>
      </w:pPr>
      <w:ins w:id="3280" w:author="Vijay Parmar" w:date="2009-03-23T16:24:00Z">
        <w:r w:rsidRPr="00323512">
          <w:rPr>
            <w:sz w:val="24"/>
          </w:rPr>
          <w:t>caarray.war/WEB-INF/pages/login.jsp and add the following drop down list in the login form.</w:t>
        </w:r>
      </w:ins>
    </w:p>
    <w:p w:rsidR="005E74D2" w:rsidRDefault="005E74D2" w:rsidP="005E74D2">
      <w:pPr>
        <w:pStyle w:val="ListParagraph"/>
        <w:spacing w:after="0" w:line="240" w:lineRule="auto"/>
        <w:ind w:left="1440"/>
        <w:rPr>
          <w:ins w:id="3281" w:author="Vijay Parmar" w:date="2009-03-23T17:19:00Z"/>
          <w:sz w:val="24"/>
        </w:rPr>
        <w:pPrChange w:id="3282" w:author="Vijay Parmar" w:date="2009-03-23T17:19:00Z">
          <w:pPr/>
        </w:pPrChange>
      </w:pPr>
    </w:p>
    <w:p w:rsidR="005E74D2" w:rsidRDefault="005E74D2" w:rsidP="005E74D2">
      <w:pPr>
        <w:pStyle w:val="ListParagraph"/>
        <w:spacing w:after="0" w:line="240" w:lineRule="auto"/>
        <w:ind w:left="1440"/>
        <w:rPr>
          <w:ins w:id="3283" w:author="Vijay Parmar" w:date="2009-03-23T17:19:00Z"/>
          <w:sz w:val="24"/>
        </w:rPr>
        <w:pPrChange w:id="3284" w:author="Vijay Parmar" w:date="2009-03-23T17:19:00Z">
          <w:pPr/>
        </w:pPrChange>
      </w:pPr>
      <w:ins w:id="3285" w:author="Vijay Parmar" w:date="2009-03-23T17:20:00Z">
        <w:r>
          <w:rPr>
            <w:noProof/>
            <w:sz w:val="24"/>
          </w:rPr>
          <w:pict>
            <v:shape id="_x0000_s1376" type="#_x0000_t202" style="position:absolute;left:0;text-align:left;margin-left:44.85pt;margin-top:2.35pt;width:452.1pt;height:389.2pt;z-index:251658240;mso-width-relative:margin;mso-height-relative:margin">
              <v:textbox>
                <w:txbxContent>
                  <w:p w:rsidR="005E74D2" w:rsidRPr="005E74D2" w:rsidRDefault="005E74D2" w:rsidP="005E74D2">
                    <w:pPr>
                      <w:spacing w:line="240" w:lineRule="auto"/>
                      <w:rPr>
                        <w:ins w:id="3286" w:author="Vijay Parmar" w:date="2009-03-23T17:17:00Z"/>
                        <w:sz w:val="20"/>
                        <w:rPrChange w:id="3287" w:author="Vijay Parmar" w:date="2009-03-23T17:20:00Z">
                          <w:rPr>
                            <w:ins w:id="3288" w:author="Vijay Parmar" w:date="2009-03-23T17:17:00Z"/>
                          </w:rPr>
                        </w:rPrChange>
                      </w:rPr>
                      <w:pPrChange w:id="3289" w:author="Vijay Parmar" w:date="2009-03-23T17:17:00Z">
                        <w:pPr/>
                      </w:pPrChange>
                    </w:pPr>
                    <w:ins w:id="3290" w:author="Vijay Parmar" w:date="2009-03-23T17:17:00Z">
                      <w:r w:rsidRPr="005E74D2">
                        <w:rPr>
                          <w:sz w:val="20"/>
                          <w:rPrChange w:id="3291" w:author="Vijay Parmar" w:date="2009-03-23T17:20:00Z">
                            <w:rPr/>
                          </w:rPrChange>
                        </w:rPr>
                        <w:t xml:space="preserve">Authentication Source: </w:t>
                      </w:r>
                    </w:ins>
                  </w:p>
                  <w:p w:rsidR="005E74D2" w:rsidRPr="005E74D2" w:rsidRDefault="005E74D2" w:rsidP="005E74D2">
                    <w:pPr>
                      <w:spacing w:line="240" w:lineRule="auto"/>
                      <w:rPr>
                        <w:ins w:id="3292" w:author="Vijay Parmar" w:date="2009-03-23T17:17:00Z"/>
                        <w:sz w:val="20"/>
                        <w:rPrChange w:id="3293" w:author="Vijay Parmar" w:date="2009-03-23T17:20:00Z">
                          <w:rPr>
                            <w:ins w:id="3294" w:author="Vijay Parmar" w:date="2009-03-23T17:17:00Z"/>
                          </w:rPr>
                        </w:rPrChange>
                      </w:rPr>
                      <w:pPrChange w:id="3295" w:author="Vijay Parmar" w:date="2009-03-23T17:17:00Z">
                        <w:pPr/>
                      </w:pPrChange>
                    </w:pPr>
                    <w:ins w:id="3296" w:author="Vijay Parmar" w:date="2009-03-23T17:17:00Z">
                      <w:r w:rsidRPr="005E74D2">
                        <w:rPr>
                          <w:sz w:val="20"/>
                          <w:rPrChange w:id="3297" w:author="Vijay Parmar" w:date="2009-03-23T17:20:00Z">
                            <w:rPr/>
                          </w:rPrChange>
                        </w:rPr>
                        <w:t>&lt;select name="authenticationServiceURL" size="1"&gt;</w:t>
                      </w:r>
                    </w:ins>
                  </w:p>
                  <w:p w:rsidR="005E74D2" w:rsidRPr="005E74D2" w:rsidRDefault="005E74D2" w:rsidP="005E74D2">
                    <w:pPr>
                      <w:spacing w:line="240" w:lineRule="auto"/>
                      <w:rPr>
                        <w:ins w:id="3298" w:author="Vijay Parmar" w:date="2009-03-23T17:17:00Z"/>
                        <w:sz w:val="20"/>
                        <w:rPrChange w:id="3299" w:author="Vijay Parmar" w:date="2009-03-23T17:20:00Z">
                          <w:rPr>
                            <w:ins w:id="3300" w:author="Vijay Parmar" w:date="2009-03-23T17:17:00Z"/>
                          </w:rPr>
                        </w:rPrChange>
                      </w:rPr>
                      <w:pPrChange w:id="3301" w:author="Vijay Parmar" w:date="2009-03-23T17:17:00Z">
                        <w:pPr/>
                      </w:pPrChange>
                    </w:pPr>
                    <w:ins w:id="3302" w:author="Vijay Parmar" w:date="2009-03-23T17:17:00Z">
                      <w:r w:rsidRPr="005E74D2">
                        <w:rPr>
                          <w:sz w:val="20"/>
                          <w:rPrChange w:id="3303" w:author="Vijay Parmar" w:date="2009-03-23T17:20:00Z">
                            <w:rPr/>
                          </w:rPrChange>
                        </w:rPr>
                        <w:t>&lt;option value="https://dorian.training.cagrid.org:8443/wsrf/services/cagrid/Dorian"&gt;caGrid Training&lt;/option&gt;"</w:t>
                      </w:r>
                    </w:ins>
                  </w:p>
                  <w:p w:rsidR="005E74D2" w:rsidRPr="005E74D2" w:rsidRDefault="005E74D2" w:rsidP="005E74D2">
                    <w:pPr>
                      <w:spacing w:line="240" w:lineRule="auto"/>
                      <w:rPr>
                        <w:ins w:id="3304" w:author="Vijay Parmar" w:date="2009-03-23T17:17:00Z"/>
                        <w:sz w:val="20"/>
                        <w:rPrChange w:id="3305" w:author="Vijay Parmar" w:date="2009-03-23T17:20:00Z">
                          <w:rPr>
                            <w:ins w:id="3306" w:author="Vijay Parmar" w:date="2009-03-23T17:17:00Z"/>
                          </w:rPr>
                        </w:rPrChange>
                      </w:rPr>
                      <w:pPrChange w:id="3307" w:author="Vijay Parmar" w:date="2009-03-23T17:17:00Z">
                        <w:pPr/>
                      </w:pPrChange>
                    </w:pPr>
                    <w:ins w:id="3308" w:author="Vijay Parmar" w:date="2009-03-23T17:17:00Z">
                      <w:r w:rsidRPr="005E74D2">
                        <w:rPr>
                          <w:sz w:val="20"/>
                          <w:rPrChange w:id="3309" w:author="Vijay Parmar" w:date="2009-03-23T17:20:00Z">
                            <w:rPr/>
                          </w:rPrChange>
                        </w:rPr>
                        <w:t>&lt;%--    &lt;% // Use the following code to auto populate the Drop down list.</w:t>
                      </w:r>
                    </w:ins>
                  </w:p>
                  <w:p w:rsidR="005E74D2" w:rsidRPr="005E74D2" w:rsidRDefault="004C28D0" w:rsidP="005E74D2">
                    <w:pPr>
                      <w:spacing w:line="240" w:lineRule="auto"/>
                      <w:rPr>
                        <w:ins w:id="3310" w:author="Vijay Parmar" w:date="2009-03-23T17:17:00Z"/>
                        <w:sz w:val="20"/>
                        <w:rPrChange w:id="3311" w:author="Vijay Parmar" w:date="2009-03-23T17:20:00Z">
                          <w:rPr>
                            <w:ins w:id="3312" w:author="Vijay Parmar" w:date="2009-03-23T17:17:00Z"/>
                          </w:rPr>
                        </w:rPrChange>
                      </w:rPr>
                      <w:pPrChange w:id="3313" w:author="Vijay Parmar" w:date="2009-03-23T17:17:00Z">
                        <w:pPr/>
                      </w:pPrChange>
                    </w:pPr>
                    <w:ins w:id="3314" w:author="Vijay Parmar" w:date="2009-03-23T17:21:00Z">
                      <w:r>
                        <w:rPr>
                          <w:sz w:val="20"/>
                        </w:rPr>
                        <w:t xml:space="preserve"> </w:t>
                      </w:r>
                    </w:ins>
                    <w:ins w:id="3315" w:author="Vijay Parmar" w:date="2009-03-23T17:17:00Z">
                      <w:r w:rsidR="005E74D2" w:rsidRPr="005E74D2">
                        <w:rPr>
                          <w:sz w:val="20"/>
                          <w:rPrChange w:id="3316" w:author="Vijay Parmar" w:date="2009-03-23T17:20:00Z">
                            <w:rPr/>
                          </w:rPrChange>
                        </w:rPr>
                        <w:t>if (request.getAttribute("AUTHENTICATION_SOURCE_MAP") == null) {</w:t>
                      </w:r>
                    </w:ins>
                  </w:p>
                  <w:p w:rsidR="005E74D2" w:rsidRPr="005E74D2" w:rsidRDefault="005E74D2" w:rsidP="005E74D2">
                    <w:pPr>
                      <w:spacing w:line="240" w:lineRule="auto"/>
                      <w:rPr>
                        <w:ins w:id="3317" w:author="Vijay Parmar" w:date="2009-03-23T17:17:00Z"/>
                        <w:sz w:val="20"/>
                        <w:rPrChange w:id="3318" w:author="Vijay Parmar" w:date="2009-03-23T17:20:00Z">
                          <w:rPr>
                            <w:ins w:id="3319" w:author="Vijay Parmar" w:date="2009-03-23T17:17:00Z"/>
                          </w:rPr>
                        </w:rPrChange>
                      </w:rPr>
                      <w:pPrChange w:id="3320" w:author="Vijay Parmar" w:date="2009-03-23T17:17:00Z">
                        <w:pPr/>
                      </w:pPrChange>
                    </w:pPr>
                    <w:ins w:id="3321" w:author="Vijay Parmar" w:date="2009-03-23T17:17:00Z">
                      <w:r w:rsidRPr="005E74D2">
                        <w:rPr>
                          <w:sz w:val="20"/>
                          <w:rPrChange w:id="3322" w:author="Vijay Parmar" w:date="2009-03-23T17:20:00Z">
                            <w:rPr/>
                          </w:rPrChange>
                        </w:rPr>
                        <w:t xml:space="preserve"> </w:t>
                      </w:r>
                    </w:ins>
                    <w:ins w:id="3323" w:author="Vijay Parmar" w:date="2009-03-23T17:21:00Z">
                      <w:r w:rsidR="004C28D0">
                        <w:rPr>
                          <w:sz w:val="20"/>
                        </w:rPr>
                        <w:tab/>
                      </w:r>
                    </w:ins>
                    <w:ins w:id="3324" w:author="Vijay Parmar" w:date="2009-03-23T17:17:00Z">
                      <w:r w:rsidRPr="005E74D2">
                        <w:rPr>
                          <w:sz w:val="20"/>
                          <w:rPrChange w:id="3325" w:author="Vijay Parmar" w:date="2009-03-23T17:20:00Z">
                            <w:rPr/>
                          </w:rPrChange>
                        </w:rPr>
                        <w:t>out.println("AUTHENTICATION_SOURCE_MAP attribute is not available .");</w:t>
                      </w:r>
                    </w:ins>
                  </w:p>
                  <w:p w:rsidR="005E74D2" w:rsidRPr="005E74D2" w:rsidRDefault="005E74D2" w:rsidP="005E74D2">
                    <w:pPr>
                      <w:spacing w:line="240" w:lineRule="auto"/>
                      <w:rPr>
                        <w:ins w:id="3326" w:author="Vijay Parmar" w:date="2009-03-23T17:17:00Z"/>
                        <w:sz w:val="20"/>
                        <w:rPrChange w:id="3327" w:author="Vijay Parmar" w:date="2009-03-23T17:20:00Z">
                          <w:rPr>
                            <w:ins w:id="3328" w:author="Vijay Parmar" w:date="2009-03-23T17:17:00Z"/>
                          </w:rPr>
                        </w:rPrChange>
                      </w:rPr>
                      <w:pPrChange w:id="3329" w:author="Vijay Parmar" w:date="2009-03-23T17:17:00Z">
                        <w:pPr/>
                      </w:pPrChange>
                    </w:pPr>
                    <w:ins w:id="3330" w:author="Vijay Parmar" w:date="2009-03-23T17:17:00Z">
                      <w:r w:rsidRPr="005E74D2">
                        <w:rPr>
                          <w:sz w:val="20"/>
                          <w:rPrChange w:id="3331" w:author="Vijay Parmar" w:date="2009-03-23T17:20:00Z">
                            <w:rPr/>
                          </w:rPrChange>
                        </w:rPr>
                        <w:t xml:space="preserve"> } </w:t>
                      </w:r>
                    </w:ins>
                  </w:p>
                  <w:p w:rsidR="005E74D2" w:rsidRPr="005E74D2" w:rsidRDefault="005E74D2" w:rsidP="005E74D2">
                    <w:pPr>
                      <w:spacing w:line="240" w:lineRule="auto"/>
                      <w:rPr>
                        <w:ins w:id="3332" w:author="Vijay Parmar" w:date="2009-03-23T17:17:00Z"/>
                        <w:sz w:val="20"/>
                        <w:rPrChange w:id="3333" w:author="Vijay Parmar" w:date="2009-03-23T17:20:00Z">
                          <w:rPr>
                            <w:ins w:id="3334" w:author="Vijay Parmar" w:date="2009-03-23T17:17:00Z"/>
                          </w:rPr>
                        </w:rPrChange>
                      </w:rPr>
                      <w:pPrChange w:id="3335" w:author="Vijay Parmar" w:date="2009-03-23T17:17:00Z">
                        <w:pPr/>
                      </w:pPrChange>
                    </w:pPr>
                    <w:ins w:id="3336" w:author="Vijay Parmar" w:date="2009-03-23T17:17:00Z">
                      <w:r w:rsidRPr="005E74D2">
                        <w:rPr>
                          <w:sz w:val="20"/>
                          <w:rPrChange w:id="3337" w:author="Vijay Parmar" w:date="2009-03-23T17:20:00Z">
                            <w:rPr/>
                          </w:rPrChange>
                        </w:rPr>
                        <w:t>Map sm = (Map)request.getAttribute("AUTHENTICATION_SOURCE_MAP");</w:t>
                      </w:r>
                    </w:ins>
                  </w:p>
                  <w:p w:rsidR="005E74D2" w:rsidRPr="005E74D2" w:rsidRDefault="005E74D2" w:rsidP="005E74D2">
                    <w:pPr>
                      <w:spacing w:line="240" w:lineRule="auto"/>
                      <w:rPr>
                        <w:ins w:id="3338" w:author="Vijay Parmar" w:date="2009-03-23T17:17:00Z"/>
                        <w:sz w:val="20"/>
                        <w:rPrChange w:id="3339" w:author="Vijay Parmar" w:date="2009-03-23T17:20:00Z">
                          <w:rPr>
                            <w:ins w:id="3340" w:author="Vijay Parmar" w:date="2009-03-23T17:17:00Z"/>
                          </w:rPr>
                        </w:rPrChange>
                      </w:rPr>
                      <w:pPrChange w:id="3341" w:author="Vijay Parmar" w:date="2009-03-23T17:17:00Z">
                        <w:pPr/>
                      </w:pPrChange>
                    </w:pPr>
                    <w:ins w:id="3342" w:author="Vijay Parmar" w:date="2009-03-23T17:17:00Z">
                      <w:r w:rsidRPr="005E74D2">
                        <w:rPr>
                          <w:sz w:val="20"/>
                          <w:rPrChange w:id="3343" w:author="Vijay Parmar" w:date="2009-03-23T17:20:00Z">
                            <w:rPr/>
                          </w:rPrChange>
                        </w:rPr>
                        <w:t>Iterator it = sm.keySet().iterator();</w:t>
                      </w:r>
                    </w:ins>
                  </w:p>
                  <w:p w:rsidR="005E74D2" w:rsidRPr="005E74D2" w:rsidRDefault="005E74D2" w:rsidP="005E74D2">
                    <w:pPr>
                      <w:spacing w:line="240" w:lineRule="auto"/>
                      <w:rPr>
                        <w:ins w:id="3344" w:author="Vijay Parmar" w:date="2009-03-23T17:17:00Z"/>
                        <w:sz w:val="20"/>
                        <w:rPrChange w:id="3345" w:author="Vijay Parmar" w:date="2009-03-23T17:20:00Z">
                          <w:rPr>
                            <w:ins w:id="3346" w:author="Vijay Parmar" w:date="2009-03-23T17:17:00Z"/>
                          </w:rPr>
                        </w:rPrChange>
                      </w:rPr>
                      <w:pPrChange w:id="3347" w:author="Vijay Parmar" w:date="2009-03-23T17:17:00Z">
                        <w:pPr/>
                      </w:pPrChange>
                    </w:pPr>
                    <w:ins w:id="3348" w:author="Vijay Parmar" w:date="2009-03-23T17:17:00Z">
                      <w:r w:rsidRPr="005E74D2">
                        <w:rPr>
                          <w:sz w:val="20"/>
                          <w:rPrChange w:id="3349" w:author="Vijay Parmar" w:date="2009-03-23T17:20:00Z">
                            <w:rPr/>
                          </w:rPrChange>
                        </w:rPr>
                        <w:t>while(it.hasNext()){</w:t>
                      </w:r>
                    </w:ins>
                  </w:p>
                  <w:p w:rsidR="005E74D2" w:rsidRPr="005E74D2" w:rsidRDefault="005E74D2" w:rsidP="005E74D2">
                    <w:pPr>
                      <w:spacing w:line="240" w:lineRule="auto"/>
                      <w:ind w:firstLine="720"/>
                      <w:rPr>
                        <w:ins w:id="3350" w:author="Vijay Parmar" w:date="2009-03-23T17:17:00Z"/>
                        <w:sz w:val="20"/>
                        <w:rPrChange w:id="3351" w:author="Vijay Parmar" w:date="2009-03-23T17:20:00Z">
                          <w:rPr>
                            <w:ins w:id="3352" w:author="Vijay Parmar" w:date="2009-03-23T17:17:00Z"/>
                          </w:rPr>
                        </w:rPrChange>
                      </w:rPr>
                      <w:pPrChange w:id="3353" w:author="Vijay Parmar" w:date="2009-03-23T17:21:00Z">
                        <w:pPr/>
                      </w:pPrChange>
                    </w:pPr>
                    <w:ins w:id="3354" w:author="Vijay Parmar" w:date="2009-03-23T17:17:00Z">
                      <w:r w:rsidRPr="005E74D2">
                        <w:rPr>
                          <w:sz w:val="20"/>
                          <w:rPrChange w:id="3355" w:author="Vijay Parmar" w:date="2009-03-23T17:20:00Z">
                            <w:rPr/>
                          </w:rPrChange>
                        </w:rPr>
                        <w:t>String key = (String)it.next();</w:t>
                      </w:r>
                    </w:ins>
                  </w:p>
                  <w:p w:rsidR="005E74D2" w:rsidRPr="005E74D2" w:rsidRDefault="005E74D2" w:rsidP="005E74D2">
                    <w:pPr>
                      <w:spacing w:line="240" w:lineRule="auto"/>
                      <w:rPr>
                        <w:ins w:id="3356" w:author="Vijay Parmar" w:date="2009-03-23T17:17:00Z"/>
                        <w:sz w:val="20"/>
                        <w:rPrChange w:id="3357" w:author="Vijay Parmar" w:date="2009-03-23T17:20:00Z">
                          <w:rPr>
                            <w:ins w:id="3358" w:author="Vijay Parmar" w:date="2009-03-23T17:17:00Z"/>
                          </w:rPr>
                        </w:rPrChange>
                      </w:rPr>
                      <w:pPrChange w:id="3359" w:author="Vijay Parmar" w:date="2009-03-23T17:17:00Z">
                        <w:pPr/>
                      </w:pPrChange>
                    </w:pPr>
                    <w:ins w:id="3360" w:author="Vijay Parmar" w:date="2009-03-23T17:17:00Z">
                      <w:r w:rsidRPr="005E74D2">
                        <w:rPr>
                          <w:sz w:val="20"/>
                          <w:rPrChange w:id="3361" w:author="Vijay Parmar" w:date="2009-03-23T17:20:00Z">
                            <w:rPr/>
                          </w:rPrChange>
                        </w:rPr>
                        <w:t xml:space="preserve">                String value = (String)sm.get(key);</w:t>
                      </w:r>
                    </w:ins>
                  </w:p>
                  <w:p w:rsidR="005E74D2" w:rsidRPr="005E74D2" w:rsidRDefault="005E74D2" w:rsidP="005E74D2">
                    <w:pPr>
                      <w:spacing w:line="240" w:lineRule="auto"/>
                      <w:rPr>
                        <w:ins w:id="3362" w:author="Vijay Parmar" w:date="2009-03-23T17:17:00Z"/>
                        <w:sz w:val="20"/>
                        <w:rPrChange w:id="3363" w:author="Vijay Parmar" w:date="2009-03-23T17:20:00Z">
                          <w:rPr>
                            <w:ins w:id="3364" w:author="Vijay Parmar" w:date="2009-03-23T17:17:00Z"/>
                          </w:rPr>
                        </w:rPrChange>
                      </w:rPr>
                      <w:pPrChange w:id="3365" w:author="Vijay Parmar" w:date="2009-03-23T17:17:00Z">
                        <w:pPr/>
                      </w:pPrChange>
                    </w:pPr>
                    <w:ins w:id="3366" w:author="Vijay Parmar" w:date="2009-03-23T17:17:00Z">
                      <w:r w:rsidRPr="005E74D2">
                        <w:rPr>
                          <w:sz w:val="20"/>
                          <w:rPrChange w:id="3367" w:author="Vijay Parmar" w:date="2009-03-23T17:20:00Z">
                            <w:rPr/>
                          </w:rPrChange>
                        </w:rPr>
                        <w:t xml:space="preserve">                out.println("&lt;option value=\""+value+"\"&gt;"+key+"&lt;/option&gt;");</w:t>
                      </w:r>
                    </w:ins>
                  </w:p>
                  <w:p w:rsidR="005E74D2" w:rsidRPr="005E74D2" w:rsidRDefault="005E74D2" w:rsidP="005E74D2">
                    <w:pPr>
                      <w:spacing w:line="240" w:lineRule="auto"/>
                      <w:rPr>
                        <w:ins w:id="3368" w:author="Vijay Parmar" w:date="2009-03-23T17:17:00Z"/>
                        <w:sz w:val="20"/>
                        <w:rPrChange w:id="3369" w:author="Vijay Parmar" w:date="2009-03-23T17:20:00Z">
                          <w:rPr>
                            <w:ins w:id="3370" w:author="Vijay Parmar" w:date="2009-03-23T17:17:00Z"/>
                          </w:rPr>
                        </w:rPrChange>
                      </w:rPr>
                      <w:pPrChange w:id="3371" w:author="Vijay Parmar" w:date="2009-03-23T17:17:00Z">
                        <w:pPr/>
                      </w:pPrChange>
                    </w:pPr>
                    <w:ins w:id="3372" w:author="Vijay Parmar" w:date="2009-03-23T17:17:00Z">
                      <w:r w:rsidRPr="005E74D2">
                        <w:rPr>
                          <w:sz w:val="20"/>
                          <w:rPrChange w:id="3373" w:author="Vijay Parmar" w:date="2009-03-23T17:20:00Z">
                            <w:rPr/>
                          </w:rPrChange>
                        </w:rPr>
                        <w:t xml:space="preserve">}  </w:t>
                      </w:r>
                    </w:ins>
                  </w:p>
                  <w:p w:rsidR="005E74D2" w:rsidRPr="005E74D2" w:rsidRDefault="005E74D2" w:rsidP="005E74D2">
                    <w:pPr>
                      <w:spacing w:line="240" w:lineRule="auto"/>
                      <w:rPr>
                        <w:ins w:id="3374" w:author="Vijay Parmar" w:date="2009-03-23T17:17:00Z"/>
                        <w:sz w:val="20"/>
                        <w:rPrChange w:id="3375" w:author="Vijay Parmar" w:date="2009-03-23T17:20:00Z">
                          <w:rPr>
                            <w:ins w:id="3376" w:author="Vijay Parmar" w:date="2009-03-23T17:17:00Z"/>
                          </w:rPr>
                        </w:rPrChange>
                      </w:rPr>
                      <w:pPrChange w:id="3377" w:author="Vijay Parmar" w:date="2009-03-23T17:17:00Z">
                        <w:pPr/>
                      </w:pPrChange>
                    </w:pPr>
                    <w:ins w:id="3378" w:author="Vijay Parmar" w:date="2009-03-23T17:17:00Z">
                      <w:r w:rsidRPr="005E74D2">
                        <w:rPr>
                          <w:sz w:val="20"/>
                          <w:rPrChange w:id="3379" w:author="Vijay Parmar" w:date="2009-03-23T17:20:00Z">
                            <w:rPr/>
                          </w:rPrChange>
                        </w:rPr>
                        <w:t>%&gt;</w:t>
                      </w:r>
                    </w:ins>
                  </w:p>
                  <w:p w:rsidR="005E74D2" w:rsidRPr="005E74D2" w:rsidRDefault="005E74D2" w:rsidP="005E74D2">
                    <w:pPr>
                      <w:spacing w:line="240" w:lineRule="auto"/>
                      <w:rPr>
                        <w:ins w:id="3380" w:author="Vijay Parmar" w:date="2009-03-23T17:17:00Z"/>
                        <w:sz w:val="20"/>
                        <w:rPrChange w:id="3381" w:author="Vijay Parmar" w:date="2009-03-23T17:20:00Z">
                          <w:rPr>
                            <w:ins w:id="3382" w:author="Vijay Parmar" w:date="2009-03-23T17:17:00Z"/>
                          </w:rPr>
                        </w:rPrChange>
                      </w:rPr>
                      <w:pPrChange w:id="3383" w:author="Vijay Parmar" w:date="2009-03-23T17:17:00Z">
                        <w:pPr/>
                      </w:pPrChange>
                    </w:pPr>
                    <w:ins w:id="3384" w:author="Vijay Parmar" w:date="2009-03-23T17:17:00Z">
                      <w:r w:rsidRPr="005E74D2">
                        <w:rPr>
                          <w:sz w:val="20"/>
                          <w:rPrChange w:id="3385" w:author="Vijay Parmar" w:date="2009-03-23T17:20:00Z">
                            <w:rPr/>
                          </w:rPrChange>
                        </w:rPr>
                        <w:t>--%&gt;</w:t>
                      </w:r>
                    </w:ins>
                  </w:p>
                  <w:p w:rsidR="005E74D2" w:rsidRPr="005E74D2" w:rsidRDefault="005E74D2" w:rsidP="005E74D2">
                    <w:pPr>
                      <w:spacing w:line="240" w:lineRule="auto"/>
                      <w:rPr>
                        <w:sz w:val="20"/>
                        <w:rPrChange w:id="3386" w:author="Vijay Parmar" w:date="2009-03-23T17:20:00Z">
                          <w:rPr/>
                        </w:rPrChange>
                      </w:rPr>
                      <w:pPrChange w:id="3387" w:author="Vijay Parmar" w:date="2009-03-23T17:17:00Z">
                        <w:pPr/>
                      </w:pPrChange>
                    </w:pPr>
                    <w:ins w:id="3388" w:author="Vijay Parmar" w:date="2009-03-23T17:17:00Z">
                      <w:r w:rsidRPr="005E74D2">
                        <w:rPr>
                          <w:sz w:val="20"/>
                          <w:rPrChange w:id="3389" w:author="Vijay Parmar" w:date="2009-03-23T17:20:00Z">
                            <w:rPr/>
                          </w:rPrChange>
                        </w:rPr>
                        <w:t>&lt;/select&gt;</w:t>
                      </w:r>
                    </w:ins>
                  </w:p>
                </w:txbxContent>
              </v:textbox>
            </v:shape>
          </w:pict>
        </w:r>
      </w:ins>
    </w:p>
    <w:p w:rsidR="00AC15B8" w:rsidRDefault="00AC15B8">
      <w:pPr>
        <w:rPr>
          <w:ins w:id="3390" w:author="Vijay Parmar" w:date="2009-03-23T17:19:00Z"/>
          <w:sz w:val="24"/>
        </w:rPr>
      </w:pPr>
      <w:ins w:id="3391" w:author="Vijay Parmar" w:date="2009-03-23T17:19:00Z">
        <w:r>
          <w:rPr>
            <w:sz w:val="24"/>
          </w:rPr>
          <w:br w:type="page"/>
        </w:r>
      </w:ins>
    </w:p>
    <w:p w:rsidR="005E74D2" w:rsidRPr="005E74D2" w:rsidRDefault="005E74D2" w:rsidP="005E74D2">
      <w:pPr>
        <w:pStyle w:val="ListParagraph"/>
        <w:spacing w:after="0" w:line="240" w:lineRule="auto"/>
        <w:ind w:left="1440"/>
        <w:rPr>
          <w:ins w:id="3392" w:author="Vijay Parmar" w:date="2009-03-23T17:19:00Z"/>
          <w:sz w:val="24"/>
          <w:rPrChange w:id="3393" w:author="Vijay Parmar" w:date="2009-03-23T17:19:00Z">
            <w:rPr>
              <w:ins w:id="3394" w:author="Vijay Parmar" w:date="2009-03-23T17:19:00Z"/>
            </w:rPr>
          </w:rPrChange>
        </w:rPr>
        <w:pPrChange w:id="3395" w:author="Vijay Parmar" w:date="2009-03-23T17:19:00Z">
          <w:pPr/>
        </w:pPrChange>
      </w:pPr>
    </w:p>
    <w:p w:rsidR="005E74D2" w:rsidRDefault="000A2908" w:rsidP="005E74D2">
      <w:pPr>
        <w:pStyle w:val="ListParagraph"/>
        <w:numPr>
          <w:ilvl w:val="1"/>
          <w:numId w:val="32"/>
        </w:numPr>
        <w:spacing w:after="0" w:line="240" w:lineRule="auto"/>
        <w:rPr>
          <w:ins w:id="3396" w:author="Vijay Parmar" w:date="2009-03-23T17:21:00Z"/>
          <w:sz w:val="24"/>
        </w:rPr>
        <w:pPrChange w:id="3397" w:author="Vijay Parmar" w:date="2009-03-23T16:23:00Z">
          <w:pPr/>
        </w:pPrChange>
      </w:pPr>
      <w:ins w:id="3398" w:author="Vijay Parmar" w:date="2009-03-23T17:21:00Z">
        <w:r w:rsidRPr="000A2908">
          <w:rPr>
            <w:sz w:val="24"/>
          </w:rPr>
          <w:t>caarray.ear/META-INF/security-config.xml</w:t>
        </w:r>
      </w:ins>
    </w:p>
    <w:p w:rsidR="005E74D2" w:rsidRDefault="005E74D2" w:rsidP="005E74D2">
      <w:pPr>
        <w:pStyle w:val="ListParagraph"/>
        <w:spacing w:after="0" w:line="240" w:lineRule="auto"/>
        <w:ind w:left="1440"/>
        <w:rPr>
          <w:ins w:id="3399" w:author="Vijay Parmar" w:date="2009-03-23T17:21:00Z"/>
          <w:sz w:val="24"/>
        </w:rPr>
        <w:pPrChange w:id="3400" w:author="Vijay Parmar" w:date="2009-03-23T17:21:00Z">
          <w:pPr/>
        </w:pPrChange>
      </w:pPr>
      <w:ins w:id="3401" w:author="Vijay Parmar" w:date="2009-03-23T17:21:00Z">
        <w:r>
          <w:rPr>
            <w:noProof/>
            <w:sz w:val="24"/>
          </w:rPr>
          <w:pict>
            <v:shape id="_x0000_s1377" type="#_x0000_t202" style="position:absolute;left:0;text-align:left;margin-left:46.9pt;margin-top:3.95pt;width:462.05pt;height:356.6pt;z-index:251659264;mso-width-relative:margin;mso-height-relative:margin">
              <v:textbox>
                <w:txbxContent>
                  <w:p w:rsidR="005E74D2" w:rsidRPr="005E74D2" w:rsidRDefault="005E74D2" w:rsidP="005E74D2">
                    <w:pPr>
                      <w:rPr>
                        <w:ins w:id="3402" w:author="Vijay Parmar" w:date="2009-03-23T17:22:00Z"/>
                        <w:i/>
                        <w:iCs/>
                        <w:sz w:val="20"/>
                        <w:szCs w:val="18"/>
                        <w:rPrChange w:id="3403" w:author="Vijay Parmar" w:date="2009-03-23T17:23:00Z">
                          <w:rPr>
                            <w:ins w:id="3404" w:author="Vijay Parmar" w:date="2009-03-23T17:22:00Z"/>
                          </w:rPr>
                        </w:rPrChange>
                      </w:rPr>
                      <w:pPrChange w:id="3405" w:author="Vijay Parmar" w:date="2009-03-23T17:22:00Z">
                        <w:pPr>
                          <w:pStyle w:val="ListParagraph"/>
                          <w:ind w:left="1560"/>
                        </w:pPr>
                      </w:pPrChange>
                    </w:pPr>
                    <w:ins w:id="3406" w:author="Vijay Parmar" w:date="2009-03-23T17:22:00Z">
                      <w:r w:rsidRPr="005E74D2">
                        <w:rPr>
                          <w:i/>
                          <w:iCs/>
                          <w:sz w:val="20"/>
                          <w:szCs w:val="18"/>
                          <w:rPrChange w:id="3407" w:author="Vijay Parmar" w:date="2009-03-23T17:23:00Z">
                            <w:rPr/>
                          </w:rPrChange>
                        </w:rPr>
                        <w:t>&lt;policy&gt;</w:t>
                      </w:r>
                    </w:ins>
                  </w:p>
                  <w:p w:rsidR="005E74D2" w:rsidRPr="005E74D2" w:rsidRDefault="005E74D2" w:rsidP="005E74D2">
                    <w:pPr>
                      <w:rPr>
                        <w:ins w:id="3408" w:author="Vijay Parmar" w:date="2009-03-23T17:22:00Z"/>
                        <w:i/>
                        <w:iCs/>
                        <w:sz w:val="20"/>
                        <w:szCs w:val="18"/>
                        <w:rPrChange w:id="3409" w:author="Vijay Parmar" w:date="2009-03-23T17:23:00Z">
                          <w:rPr>
                            <w:ins w:id="3410" w:author="Vijay Parmar" w:date="2009-03-23T17:22:00Z"/>
                          </w:rPr>
                        </w:rPrChange>
                      </w:rPr>
                      <w:pPrChange w:id="3411" w:author="Vijay Parmar" w:date="2009-03-23T17:22:00Z">
                        <w:pPr>
                          <w:pStyle w:val="ListParagraph"/>
                          <w:ind w:left="1560"/>
                        </w:pPr>
                      </w:pPrChange>
                    </w:pPr>
                    <w:ins w:id="3412" w:author="Vijay Parmar" w:date="2009-03-23T17:22:00Z">
                      <w:r w:rsidRPr="005E74D2">
                        <w:rPr>
                          <w:i/>
                          <w:iCs/>
                          <w:sz w:val="20"/>
                          <w:szCs w:val="18"/>
                          <w:rPrChange w:id="3413" w:author="Vijay Parmar" w:date="2009-03-23T17:23:00Z">
                            <w:rPr/>
                          </w:rPrChange>
                        </w:rPr>
                        <w:t>  &lt;application-policy name="caarray"&gt;</w:t>
                      </w:r>
                    </w:ins>
                  </w:p>
                  <w:p w:rsidR="005E74D2" w:rsidRPr="005E74D2" w:rsidRDefault="005E74D2" w:rsidP="005E74D2">
                    <w:pPr>
                      <w:rPr>
                        <w:ins w:id="3414" w:author="Vijay Parmar" w:date="2009-03-23T17:22:00Z"/>
                        <w:i/>
                        <w:iCs/>
                        <w:sz w:val="20"/>
                        <w:szCs w:val="18"/>
                        <w:rPrChange w:id="3415" w:author="Vijay Parmar" w:date="2009-03-23T17:23:00Z">
                          <w:rPr>
                            <w:ins w:id="3416" w:author="Vijay Parmar" w:date="2009-03-23T17:22:00Z"/>
                          </w:rPr>
                        </w:rPrChange>
                      </w:rPr>
                      <w:pPrChange w:id="3417" w:author="Vijay Parmar" w:date="2009-03-23T17:22:00Z">
                        <w:pPr>
                          <w:pStyle w:val="ListParagraph"/>
                          <w:ind w:left="1560"/>
                        </w:pPr>
                      </w:pPrChange>
                    </w:pPr>
                    <w:ins w:id="3418" w:author="Vijay Parmar" w:date="2009-03-23T17:22:00Z">
                      <w:r w:rsidRPr="005E74D2">
                        <w:rPr>
                          <w:i/>
                          <w:iCs/>
                          <w:sz w:val="20"/>
                          <w:szCs w:val="18"/>
                          <w:rPrChange w:id="3419" w:author="Vijay Parmar" w:date="2009-03-23T17:23:00Z">
                            <w:rPr/>
                          </w:rPrChange>
                        </w:rPr>
                        <w:t>    &lt;authentication&gt;</w:t>
                      </w:r>
                    </w:ins>
                  </w:p>
                  <w:p w:rsidR="005E74D2" w:rsidRPr="005E74D2" w:rsidRDefault="005E74D2" w:rsidP="005E74D2">
                    <w:pPr>
                      <w:rPr>
                        <w:ins w:id="3420" w:author="Vijay Parmar" w:date="2009-03-23T17:22:00Z"/>
                        <w:i/>
                        <w:iCs/>
                        <w:sz w:val="20"/>
                        <w:szCs w:val="18"/>
                        <w:rPrChange w:id="3421" w:author="Vijay Parmar" w:date="2009-03-23T17:23:00Z">
                          <w:rPr>
                            <w:ins w:id="3422" w:author="Vijay Parmar" w:date="2009-03-23T17:22:00Z"/>
                          </w:rPr>
                        </w:rPrChange>
                      </w:rPr>
                      <w:pPrChange w:id="3423" w:author="Vijay Parmar" w:date="2009-03-23T17:22:00Z">
                        <w:pPr>
                          <w:pStyle w:val="ListParagraph"/>
                          <w:ind w:left="1560"/>
                        </w:pPr>
                      </w:pPrChange>
                    </w:pPr>
                    <w:ins w:id="3424" w:author="Vijay Parmar" w:date="2009-03-23T17:22:00Z">
                      <w:r w:rsidRPr="005E74D2">
                        <w:rPr>
                          <w:i/>
                          <w:iCs/>
                          <w:sz w:val="20"/>
                          <w:szCs w:val="18"/>
                          <w:rPrChange w:id="3425" w:author="Vijay Parmar" w:date="2009-03-23T17:23:00Z">
                            <w:rPr/>
                          </w:rPrChange>
                        </w:rPr>
                        <w:t>      &lt;login-module code="gov.nih.nci.security.cgmm.loginmodules.NullPasswordStackingLoginModule" flag="optional"&gt;</w:t>
                      </w:r>
                    </w:ins>
                  </w:p>
                  <w:p w:rsidR="004C28D0" w:rsidRPr="000A2908" w:rsidRDefault="005E74D2" w:rsidP="000A2908">
                    <w:pPr>
                      <w:pStyle w:val="ListParagraph"/>
                      <w:ind w:left="1560"/>
                      <w:rPr>
                        <w:ins w:id="3426" w:author="Vijay Parmar" w:date="2009-03-23T17:22:00Z"/>
                        <w:i/>
                        <w:iCs/>
                        <w:sz w:val="20"/>
                        <w:szCs w:val="18"/>
                        <w:rPrChange w:id="3427" w:author="Vijay Parmar" w:date="2009-03-23T17:23:00Z">
                          <w:rPr>
                            <w:ins w:id="3428" w:author="Vijay Parmar" w:date="2009-03-23T17:22:00Z"/>
                            <w:i/>
                            <w:iCs/>
                            <w:sz w:val="18"/>
                            <w:szCs w:val="18"/>
                          </w:rPr>
                        </w:rPrChange>
                      </w:rPr>
                    </w:pPr>
                    <w:ins w:id="3429" w:author="Vijay Parmar" w:date="2009-03-23T17:22:00Z">
                      <w:r w:rsidRPr="005E74D2">
                        <w:rPr>
                          <w:i/>
                          <w:iCs/>
                          <w:sz w:val="20"/>
                          <w:szCs w:val="18"/>
                          <w:rPrChange w:id="3430" w:author="Vijay Parmar" w:date="2009-03-23T17:23:00Z">
                            <w:rPr>
                              <w:i/>
                              <w:iCs/>
                              <w:sz w:val="18"/>
                              <w:szCs w:val="18"/>
                            </w:rPr>
                          </w:rPrChange>
                        </w:rPr>
                        <w:t>&lt;module-option name="password-stacking"&gt;useFirstPass&lt;/module-option&gt;</w:t>
                      </w:r>
                    </w:ins>
                  </w:p>
                  <w:p w:rsidR="005E74D2" w:rsidRPr="005E74D2" w:rsidRDefault="005E74D2" w:rsidP="005E74D2">
                    <w:pPr>
                      <w:rPr>
                        <w:ins w:id="3431" w:author="Vijay Parmar" w:date="2009-03-23T17:22:00Z"/>
                        <w:i/>
                        <w:iCs/>
                        <w:sz w:val="20"/>
                        <w:szCs w:val="18"/>
                        <w:rPrChange w:id="3432" w:author="Vijay Parmar" w:date="2009-03-23T17:23:00Z">
                          <w:rPr>
                            <w:ins w:id="3433" w:author="Vijay Parmar" w:date="2009-03-23T17:22:00Z"/>
                          </w:rPr>
                        </w:rPrChange>
                      </w:rPr>
                      <w:pPrChange w:id="3434" w:author="Vijay Parmar" w:date="2009-03-23T17:22:00Z">
                        <w:pPr>
                          <w:pStyle w:val="ListParagraph"/>
                          <w:ind w:left="1560"/>
                        </w:pPr>
                      </w:pPrChange>
                    </w:pPr>
                    <w:ins w:id="3435" w:author="Vijay Parmar" w:date="2009-03-23T17:22:00Z">
                      <w:r w:rsidRPr="005E74D2">
                        <w:rPr>
                          <w:i/>
                          <w:iCs/>
                          <w:sz w:val="20"/>
                          <w:szCs w:val="18"/>
                          <w:rPrChange w:id="3436" w:author="Vijay Parmar" w:date="2009-03-23T17:23:00Z">
                            <w:rPr>
                              <w:i/>
                              <w:iCs/>
                              <w:sz w:val="18"/>
                              <w:szCs w:val="18"/>
                            </w:rPr>
                          </w:rPrChange>
                        </w:rPr>
                        <w:t xml:space="preserve">     &lt;/login-module&gt;  </w:t>
                      </w:r>
                    </w:ins>
                  </w:p>
                  <w:p w:rsidR="005E74D2" w:rsidRPr="005E74D2" w:rsidRDefault="005E74D2" w:rsidP="005E74D2">
                    <w:pPr>
                      <w:rPr>
                        <w:ins w:id="3437" w:author="Vijay Parmar" w:date="2009-03-23T17:22:00Z"/>
                        <w:i/>
                        <w:iCs/>
                        <w:sz w:val="20"/>
                        <w:szCs w:val="18"/>
                        <w:rPrChange w:id="3438" w:author="Vijay Parmar" w:date="2009-03-23T17:23:00Z">
                          <w:rPr>
                            <w:ins w:id="3439" w:author="Vijay Parmar" w:date="2009-03-23T17:22:00Z"/>
                          </w:rPr>
                        </w:rPrChange>
                      </w:rPr>
                      <w:pPrChange w:id="3440" w:author="Vijay Parmar" w:date="2009-03-23T17:23:00Z">
                        <w:pPr>
                          <w:pStyle w:val="ListParagraph"/>
                          <w:ind w:left="1560"/>
                        </w:pPr>
                      </w:pPrChange>
                    </w:pPr>
                    <w:ins w:id="3441" w:author="Vijay Parmar" w:date="2009-03-23T17:23:00Z">
                      <w:r w:rsidRPr="005E74D2">
                        <w:rPr>
                          <w:i/>
                          <w:iCs/>
                          <w:sz w:val="20"/>
                          <w:szCs w:val="18"/>
                          <w:rPrChange w:id="3442" w:author="Vijay Parmar" w:date="2009-03-23T17:23:00Z">
                            <w:rPr>
                              <w:i/>
                              <w:iCs/>
                              <w:sz w:val="18"/>
                              <w:szCs w:val="18"/>
                            </w:rPr>
                          </w:rPrChange>
                        </w:rPr>
                        <w:t xml:space="preserve">    </w:t>
                      </w:r>
                    </w:ins>
                    <w:ins w:id="3443" w:author="Vijay Parmar" w:date="2009-03-23T17:22:00Z">
                      <w:r w:rsidRPr="005E74D2">
                        <w:rPr>
                          <w:i/>
                          <w:iCs/>
                          <w:sz w:val="20"/>
                          <w:szCs w:val="18"/>
                          <w:rPrChange w:id="3444" w:author="Vijay Parmar" w:date="2009-03-23T17:23:00Z">
                            <w:rPr/>
                          </w:rPrChange>
                        </w:rPr>
                        <w:t>&lt;login-module code="org.jboss.security.auth.spi.DatabaseServerLoginModule" flag="required"&gt;</w:t>
                      </w:r>
                    </w:ins>
                  </w:p>
                  <w:p w:rsidR="005E74D2" w:rsidRPr="005E74D2" w:rsidRDefault="004C28D0" w:rsidP="005E74D2">
                    <w:pPr>
                      <w:rPr>
                        <w:ins w:id="3445" w:author="Vijay Parmar" w:date="2009-03-23T17:22:00Z"/>
                        <w:i/>
                        <w:iCs/>
                        <w:sz w:val="20"/>
                        <w:szCs w:val="18"/>
                        <w:rPrChange w:id="3446" w:author="Vijay Parmar" w:date="2009-03-23T17:23:00Z">
                          <w:rPr>
                            <w:ins w:id="3447" w:author="Vijay Parmar" w:date="2009-03-23T17:22:00Z"/>
                            <w:i/>
                            <w:iCs/>
                            <w:sz w:val="18"/>
                            <w:szCs w:val="18"/>
                          </w:rPr>
                        </w:rPrChange>
                      </w:rPr>
                      <w:pPrChange w:id="3448" w:author="Vijay Parmar" w:date="2009-03-23T17:23:00Z">
                        <w:pPr>
                          <w:pStyle w:val="ListParagraph"/>
                          <w:ind w:left="1560"/>
                        </w:pPr>
                      </w:pPrChange>
                    </w:pPr>
                    <w:ins w:id="3449" w:author="Vijay Parmar" w:date="2009-03-23T17:23:00Z">
                      <w:r>
                        <w:rPr>
                          <w:i/>
                          <w:iCs/>
                          <w:sz w:val="20"/>
                          <w:szCs w:val="18"/>
                        </w:rPr>
                        <w:t xml:space="preserve">       </w:t>
                      </w:r>
                    </w:ins>
                    <w:ins w:id="3450" w:author="Vijay Parmar" w:date="2009-03-23T17:22:00Z">
                      <w:r w:rsidR="005E74D2" w:rsidRPr="005E74D2">
                        <w:rPr>
                          <w:i/>
                          <w:iCs/>
                          <w:sz w:val="20"/>
                          <w:szCs w:val="18"/>
                          <w:rPrChange w:id="3451" w:author="Vijay Parmar" w:date="2009-03-23T17:23:00Z">
                            <w:rPr>
                              <w:i/>
                              <w:iCs/>
                              <w:sz w:val="18"/>
                              <w:szCs w:val="18"/>
                            </w:rPr>
                          </w:rPrChange>
                        </w:rPr>
                        <w:t>&lt;module-option name="password-stacking"&gt;useFirstPass&lt;/module-option&gt;</w:t>
                      </w:r>
                    </w:ins>
                  </w:p>
                  <w:p w:rsidR="005E74D2" w:rsidRPr="005E74D2" w:rsidRDefault="004C28D0" w:rsidP="005E74D2">
                    <w:pPr>
                      <w:rPr>
                        <w:ins w:id="3452" w:author="Vijay Parmar" w:date="2009-03-23T17:22:00Z"/>
                        <w:i/>
                        <w:iCs/>
                        <w:sz w:val="20"/>
                        <w:szCs w:val="18"/>
                        <w:rPrChange w:id="3453" w:author="Vijay Parmar" w:date="2009-03-23T17:24:00Z">
                          <w:rPr>
                            <w:ins w:id="3454" w:author="Vijay Parmar" w:date="2009-03-23T17:22:00Z"/>
                            <w:i/>
                            <w:iCs/>
                            <w:sz w:val="18"/>
                            <w:szCs w:val="18"/>
                          </w:rPr>
                        </w:rPrChange>
                      </w:rPr>
                      <w:pPrChange w:id="3455" w:author="Vijay Parmar" w:date="2009-03-23T17:24:00Z">
                        <w:pPr>
                          <w:pStyle w:val="ListParagraph"/>
                          <w:ind w:left="1560"/>
                        </w:pPr>
                      </w:pPrChange>
                    </w:pPr>
                    <w:ins w:id="3456" w:author="Vijay Parmar" w:date="2009-03-23T17:24:00Z">
                      <w:r>
                        <w:rPr>
                          <w:i/>
                          <w:iCs/>
                          <w:sz w:val="20"/>
                          <w:szCs w:val="18"/>
                        </w:rPr>
                        <w:t xml:space="preserve">        </w:t>
                      </w:r>
                    </w:ins>
                    <w:ins w:id="3457" w:author="Vijay Parmar" w:date="2009-03-23T17:22:00Z">
                      <w:r w:rsidR="005E74D2" w:rsidRPr="005E74D2">
                        <w:rPr>
                          <w:i/>
                          <w:iCs/>
                          <w:sz w:val="20"/>
                          <w:szCs w:val="18"/>
                          <w:rPrChange w:id="3458" w:author="Vijay Parmar" w:date="2009-03-23T17:24:00Z">
                            <w:rPr>
                              <w:i/>
                              <w:iCs/>
                              <w:sz w:val="18"/>
                              <w:szCs w:val="18"/>
                            </w:rPr>
                          </w:rPrChange>
                        </w:rPr>
                        <w:t>&lt;module-option name="dsJndiName"&gt;java:jdbc/CaArrayDataSource&lt;/module-option&gt;</w:t>
                      </w:r>
                    </w:ins>
                  </w:p>
                  <w:p w:rsidR="005E74D2" w:rsidRPr="005E74D2" w:rsidRDefault="004C28D0" w:rsidP="005E74D2">
                    <w:pPr>
                      <w:rPr>
                        <w:ins w:id="3459" w:author="Vijay Parmar" w:date="2009-03-23T17:22:00Z"/>
                        <w:i/>
                        <w:iCs/>
                        <w:sz w:val="20"/>
                        <w:szCs w:val="18"/>
                        <w:rPrChange w:id="3460" w:author="Vijay Parmar" w:date="2009-03-23T17:24:00Z">
                          <w:rPr>
                            <w:ins w:id="3461" w:author="Vijay Parmar" w:date="2009-03-23T17:22:00Z"/>
                            <w:i/>
                            <w:iCs/>
                            <w:sz w:val="18"/>
                            <w:szCs w:val="18"/>
                          </w:rPr>
                        </w:rPrChange>
                      </w:rPr>
                      <w:pPrChange w:id="3462" w:author="Vijay Parmar" w:date="2009-03-23T17:24:00Z">
                        <w:pPr>
                          <w:pStyle w:val="ListParagraph"/>
                          <w:ind w:left="1560"/>
                        </w:pPr>
                      </w:pPrChange>
                    </w:pPr>
                    <w:ins w:id="3463" w:author="Vijay Parmar" w:date="2009-03-23T17:24:00Z">
                      <w:r>
                        <w:rPr>
                          <w:i/>
                          <w:iCs/>
                          <w:sz w:val="20"/>
                          <w:szCs w:val="18"/>
                        </w:rPr>
                        <w:t xml:space="preserve">       </w:t>
                      </w:r>
                    </w:ins>
                    <w:ins w:id="3464" w:author="Vijay Parmar" w:date="2009-03-23T17:22:00Z">
                      <w:r w:rsidR="005E74D2" w:rsidRPr="005E74D2">
                        <w:rPr>
                          <w:i/>
                          <w:iCs/>
                          <w:sz w:val="20"/>
                          <w:szCs w:val="18"/>
                          <w:rPrChange w:id="3465" w:author="Vijay Parmar" w:date="2009-03-23T17:24:00Z">
                            <w:rPr>
                              <w:i/>
                              <w:iCs/>
                              <w:sz w:val="18"/>
                              <w:szCs w:val="18"/>
                            </w:rPr>
                          </w:rPrChange>
                        </w:rPr>
                        <w:t>&lt;module-option name="rolesQuery"&gt;SELECT cg.group_name, 'Roles' FROM csm_group cg, csm_user_group cug, csm_user cu WHERE cg.group_id = cug.group_id AND cug.user_id = cu.user_id AND cu.login_name = ?&lt;/module-option&gt;</w:t>
                      </w:r>
                    </w:ins>
                  </w:p>
                  <w:p w:rsidR="005E74D2" w:rsidRPr="005E74D2" w:rsidRDefault="004C28D0" w:rsidP="005E74D2">
                    <w:pPr>
                      <w:rPr>
                        <w:ins w:id="3466" w:author="Vijay Parmar" w:date="2009-03-23T17:22:00Z"/>
                        <w:i/>
                        <w:iCs/>
                        <w:sz w:val="20"/>
                        <w:szCs w:val="18"/>
                        <w:rPrChange w:id="3467" w:author="Vijay Parmar" w:date="2009-03-23T17:24:00Z">
                          <w:rPr>
                            <w:ins w:id="3468" w:author="Vijay Parmar" w:date="2009-03-23T17:22:00Z"/>
                            <w:i/>
                            <w:iCs/>
                            <w:sz w:val="18"/>
                            <w:szCs w:val="18"/>
                          </w:rPr>
                        </w:rPrChange>
                      </w:rPr>
                      <w:pPrChange w:id="3469" w:author="Vijay Parmar" w:date="2009-03-23T17:24:00Z">
                        <w:pPr>
                          <w:pStyle w:val="ListParagraph"/>
                          <w:ind w:left="1560"/>
                        </w:pPr>
                      </w:pPrChange>
                    </w:pPr>
                    <w:ins w:id="3470" w:author="Vijay Parmar" w:date="2009-03-23T17:24:00Z">
                      <w:r>
                        <w:rPr>
                          <w:i/>
                          <w:iCs/>
                          <w:sz w:val="20"/>
                          <w:szCs w:val="18"/>
                        </w:rPr>
                        <w:t xml:space="preserve">      </w:t>
                      </w:r>
                    </w:ins>
                    <w:ins w:id="3471" w:author="Vijay Parmar" w:date="2009-03-23T17:22:00Z">
                      <w:r w:rsidR="005E74D2" w:rsidRPr="005E74D2">
                        <w:rPr>
                          <w:i/>
                          <w:iCs/>
                          <w:sz w:val="20"/>
                          <w:szCs w:val="18"/>
                          <w:rPrChange w:id="3472" w:author="Vijay Parmar" w:date="2009-03-23T17:24:00Z">
                            <w:rPr>
                              <w:i/>
                              <w:iCs/>
                              <w:sz w:val="18"/>
                              <w:szCs w:val="18"/>
                            </w:rPr>
                          </w:rPrChange>
                        </w:rPr>
                        <w:t>&lt;/login-module&gt;</w:t>
                      </w:r>
                    </w:ins>
                  </w:p>
                  <w:p w:rsidR="005E74D2" w:rsidRPr="005E74D2" w:rsidRDefault="005E74D2" w:rsidP="005E74D2">
                    <w:pPr>
                      <w:rPr>
                        <w:ins w:id="3473" w:author="Vijay Parmar" w:date="2009-03-23T17:22:00Z"/>
                        <w:i/>
                        <w:iCs/>
                        <w:sz w:val="20"/>
                        <w:szCs w:val="18"/>
                        <w:rPrChange w:id="3474" w:author="Vijay Parmar" w:date="2009-03-23T17:23:00Z">
                          <w:rPr>
                            <w:ins w:id="3475" w:author="Vijay Parmar" w:date="2009-03-23T17:22:00Z"/>
                          </w:rPr>
                        </w:rPrChange>
                      </w:rPr>
                      <w:pPrChange w:id="3476" w:author="Vijay Parmar" w:date="2009-03-23T17:23:00Z">
                        <w:pPr>
                          <w:pStyle w:val="ListParagraph"/>
                          <w:ind w:left="1560"/>
                        </w:pPr>
                      </w:pPrChange>
                    </w:pPr>
                    <w:ins w:id="3477" w:author="Vijay Parmar" w:date="2009-03-23T17:23:00Z">
                      <w:r w:rsidRPr="005E74D2">
                        <w:rPr>
                          <w:i/>
                          <w:iCs/>
                          <w:sz w:val="20"/>
                          <w:szCs w:val="18"/>
                          <w:rPrChange w:id="3478" w:author="Vijay Parmar" w:date="2009-03-23T17:23:00Z">
                            <w:rPr>
                              <w:i/>
                              <w:iCs/>
                              <w:sz w:val="18"/>
                              <w:szCs w:val="18"/>
                            </w:rPr>
                          </w:rPrChange>
                        </w:rPr>
                        <w:t xml:space="preserve">   </w:t>
                      </w:r>
                    </w:ins>
                    <w:ins w:id="3479" w:author="Vijay Parmar" w:date="2009-03-23T17:22:00Z">
                      <w:r w:rsidRPr="005E74D2">
                        <w:rPr>
                          <w:i/>
                          <w:iCs/>
                          <w:sz w:val="20"/>
                          <w:szCs w:val="18"/>
                          <w:rPrChange w:id="3480" w:author="Vijay Parmar" w:date="2009-03-23T17:23:00Z">
                            <w:rPr/>
                          </w:rPrChange>
                        </w:rPr>
                        <w:t>&lt;/authentication&gt;</w:t>
                      </w:r>
                    </w:ins>
                  </w:p>
                  <w:p w:rsidR="005E74D2" w:rsidRPr="005E74D2" w:rsidRDefault="005E74D2" w:rsidP="005E74D2">
                    <w:pPr>
                      <w:rPr>
                        <w:ins w:id="3481" w:author="Vijay Parmar" w:date="2009-03-23T17:23:00Z"/>
                        <w:i/>
                        <w:iCs/>
                        <w:sz w:val="20"/>
                        <w:szCs w:val="18"/>
                        <w:rPrChange w:id="3482" w:author="Vijay Parmar" w:date="2009-03-23T17:23:00Z">
                          <w:rPr>
                            <w:ins w:id="3483" w:author="Vijay Parmar" w:date="2009-03-23T17:23:00Z"/>
                            <w:i/>
                            <w:iCs/>
                            <w:sz w:val="18"/>
                            <w:szCs w:val="18"/>
                          </w:rPr>
                        </w:rPrChange>
                      </w:rPr>
                      <w:pPrChange w:id="3484" w:author="Vijay Parmar" w:date="2009-03-23T17:23:00Z">
                        <w:pPr>
                          <w:pStyle w:val="ListParagraph"/>
                          <w:ind w:left="1560"/>
                        </w:pPr>
                      </w:pPrChange>
                    </w:pPr>
                    <w:ins w:id="3485" w:author="Vijay Parmar" w:date="2009-03-23T17:23:00Z">
                      <w:r w:rsidRPr="005E74D2">
                        <w:rPr>
                          <w:i/>
                          <w:iCs/>
                          <w:sz w:val="20"/>
                          <w:szCs w:val="18"/>
                          <w:rPrChange w:id="3486" w:author="Vijay Parmar" w:date="2009-03-23T17:23:00Z">
                            <w:rPr>
                              <w:i/>
                              <w:iCs/>
                              <w:sz w:val="18"/>
                              <w:szCs w:val="18"/>
                            </w:rPr>
                          </w:rPrChange>
                        </w:rPr>
                        <w:t xml:space="preserve"> </w:t>
                      </w:r>
                    </w:ins>
                    <w:ins w:id="3487" w:author="Vijay Parmar" w:date="2009-03-23T17:22:00Z">
                      <w:r w:rsidRPr="005E74D2">
                        <w:rPr>
                          <w:i/>
                          <w:iCs/>
                          <w:sz w:val="20"/>
                          <w:szCs w:val="18"/>
                          <w:rPrChange w:id="3488" w:author="Vijay Parmar" w:date="2009-03-23T17:23:00Z">
                            <w:rPr/>
                          </w:rPrChange>
                        </w:rPr>
                        <w:t>&lt;/application-policy&gt;</w:t>
                      </w:r>
                    </w:ins>
                  </w:p>
                  <w:p w:rsidR="005E74D2" w:rsidRPr="005E74D2" w:rsidRDefault="005E74D2" w:rsidP="005E74D2">
                    <w:pPr>
                      <w:rPr>
                        <w:ins w:id="3489" w:author="Vijay Parmar" w:date="2009-03-23T17:22:00Z"/>
                        <w:i/>
                        <w:iCs/>
                        <w:sz w:val="20"/>
                        <w:szCs w:val="18"/>
                        <w:rPrChange w:id="3490" w:author="Vijay Parmar" w:date="2009-03-23T17:23:00Z">
                          <w:rPr>
                            <w:ins w:id="3491" w:author="Vijay Parmar" w:date="2009-03-23T17:22:00Z"/>
                            <w:i/>
                            <w:iCs/>
                            <w:sz w:val="18"/>
                            <w:szCs w:val="18"/>
                          </w:rPr>
                        </w:rPrChange>
                      </w:rPr>
                      <w:pPrChange w:id="3492" w:author="Vijay Parmar" w:date="2009-03-23T17:23:00Z">
                        <w:pPr>
                          <w:pStyle w:val="ListParagraph"/>
                          <w:ind w:left="1560"/>
                        </w:pPr>
                      </w:pPrChange>
                    </w:pPr>
                    <w:ins w:id="3493" w:author="Vijay Parmar" w:date="2009-03-23T17:22:00Z">
                      <w:r w:rsidRPr="005E74D2">
                        <w:rPr>
                          <w:i/>
                          <w:iCs/>
                          <w:sz w:val="20"/>
                          <w:szCs w:val="18"/>
                          <w:rPrChange w:id="3494" w:author="Vijay Parmar" w:date="2009-03-23T17:23:00Z">
                            <w:rPr>
                              <w:i/>
                              <w:iCs/>
                              <w:sz w:val="18"/>
                              <w:szCs w:val="18"/>
                            </w:rPr>
                          </w:rPrChange>
                        </w:rPr>
                        <w:t>&lt;/policy&gt;</w:t>
                      </w:r>
                    </w:ins>
                  </w:p>
                  <w:p w:rsidR="004C28D0" w:rsidRPr="002878F9" w:rsidRDefault="004C28D0">
                    <w:pPr>
                      <w:rPr>
                        <w:sz w:val="24"/>
                        <w:rPrChange w:id="3495" w:author="Vijay Parmar" w:date="2009-03-23T17:23:00Z">
                          <w:rPr/>
                        </w:rPrChange>
                      </w:rPr>
                    </w:pPr>
                  </w:p>
                </w:txbxContent>
              </v:textbox>
            </v:shape>
          </w:pict>
        </w:r>
      </w:ins>
    </w:p>
    <w:p w:rsidR="005E74D2" w:rsidRDefault="005E74D2" w:rsidP="005E74D2">
      <w:pPr>
        <w:pStyle w:val="ListParagraph"/>
        <w:spacing w:after="0" w:line="240" w:lineRule="auto"/>
        <w:ind w:left="1440"/>
        <w:rPr>
          <w:ins w:id="3496" w:author="Vijay Parmar" w:date="2009-03-23T17:22:00Z"/>
          <w:sz w:val="24"/>
        </w:rPr>
        <w:pPrChange w:id="3497" w:author="Vijay Parmar" w:date="2009-03-23T17:21:00Z">
          <w:pPr/>
        </w:pPrChange>
      </w:pPr>
    </w:p>
    <w:p w:rsidR="005E74D2" w:rsidRDefault="005E74D2" w:rsidP="005E74D2">
      <w:pPr>
        <w:pStyle w:val="ListParagraph"/>
        <w:spacing w:after="0" w:line="240" w:lineRule="auto"/>
        <w:ind w:left="1440"/>
        <w:rPr>
          <w:ins w:id="3498" w:author="Vijay Parmar" w:date="2009-03-23T17:22:00Z"/>
          <w:sz w:val="24"/>
        </w:rPr>
        <w:pPrChange w:id="3499" w:author="Vijay Parmar" w:date="2009-03-23T17:21:00Z">
          <w:pPr/>
        </w:pPrChange>
      </w:pPr>
    </w:p>
    <w:p w:rsidR="005E74D2" w:rsidRDefault="005E74D2" w:rsidP="005E74D2">
      <w:pPr>
        <w:pStyle w:val="ListParagraph"/>
        <w:spacing w:after="0" w:line="240" w:lineRule="auto"/>
        <w:ind w:left="1440"/>
        <w:rPr>
          <w:ins w:id="3500" w:author="Vijay Parmar" w:date="2009-03-23T17:22:00Z"/>
          <w:sz w:val="24"/>
        </w:rPr>
        <w:pPrChange w:id="3501" w:author="Vijay Parmar" w:date="2009-03-23T17:21:00Z">
          <w:pPr/>
        </w:pPrChange>
      </w:pPr>
    </w:p>
    <w:p w:rsidR="005E74D2" w:rsidRDefault="005E74D2" w:rsidP="005E74D2">
      <w:pPr>
        <w:pStyle w:val="ListParagraph"/>
        <w:spacing w:after="0" w:line="240" w:lineRule="auto"/>
        <w:ind w:left="1440"/>
        <w:rPr>
          <w:ins w:id="3502" w:author="Vijay Parmar" w:date="2009-03-23T17:22:00Z"/>
          <w:sz w:val="24"/>
        </w:rPr>
        <w:pPrChange w:id="3503" w:author="Vijay Parmar" w:date="2009-03-23T17:21:00Z">
          <w:pPr/>
        </w:pPrChange>
      </w:pPr>
    </w:p>
    <w:p w:rsidR="005E74D2" w:rsidRDefault="005E74D2" w:rsidP="005E74D2">
      <w:pPr>
        <w:pStyle w:val="ListParagraph"/>
        <w:spacing w:after="0" w:line="240" w:lineRule="auto"/>
        <w:ind w:left="1440"/>
        <w:rPr>
          <w:ins w:id="3504" w:author="Vijay Parmar" w:date="2009-03-23T17:22:00Z"/>
          <w:sz w:val="24"/>
        </w:rPr>
        <w:pPrChange w:id="3505" w:author="Vijay Parmar" w:date="2009-03-23T17:21:00Z">
          <w:pPr/>
        </w:pPrChange>
      </w:pPr>
    </w:p>
    <w:p w:rsidR="005E74D2" w:rsidRDefault="005E74D2" w:rsidP="005E74D2">
      <w:pPr>
        <w:pStyle w:val="ListParagraph"/>
        <w:spacing w:after="0" w:line="240" w:lineRule="auto"/>
        <w:ind w:left="1440"/>
        <w:rPr>
          <w:ins w:id="3506" w:author="Vijay Parmar" w:date="2009-03-23T17:22:00Z"/>
          <w:sz w:val="24"/>
        </w:rPr>
        <w:pPrChange w:id="3507" w:author="Vijay Parmar" w:date="2009-03-23T17:21:00Z">
          <w:pPr/>
        </w:pPrChange>
      </w:pPr>
    </w:p>
    <w:p w:rsidR="005E74D2" w:rsidRDefault="005E74D2" w:rsidP="005E74D2">
      <w:pPr>
        <w:pStyle w:val="ListParagraph"/>
        <w:spacing w:after="0" w:line="240" w:lineRule="auto"/>
        <w:ind w:left="1440"/>
        <w:rPr>
          <w:ins w:id="3508" w:author="Vijay Parmar" w:date="2009-03-23T17:22:00Z"/>
          <w:sz w:val="24"/>
        </w:rPr>
        <w:pPrChange w:id="3509" w:author="Vijay Parmar" w:date="2009-03-23T17:21:00Z">
          <w:pPr/>
        </w:pPrChange>
      </w:pPr>
    </w:p>
    <w:p w:rsidR="005E74D2" w:rsidRDefault="005E74D2" w:rsidP="005E74D2">
      <w:pPr>
        <w:pStyle w:val="ListParagraph"/>
        <w:spacing w:after="0" w:line="240" w:lineRule="auto"/>
        <w:ind w:left="1440"/>
        <w:rPr>
          <w:ins w:id="3510" w:author="Vijay Parmar" w:date="2009-03-23T17:22:00Z"/>
          <w:sz w:val="24"/>
        </w:rPr>
        <w:pPrChange w:id="3511" w:author="Vijay Parmar" w:date="2009-03-23T17:21:00Z">
          <w:pPr/>
        </w:pPrChange>
      </w:pPr>
    </w:p>
    <w:p w:rsidR="005E74D2" w:rsidRDefault="005E74D2" w:rsidP="005E74D2">
      <w:pPr>
        <w:pStyle w:val="ListParagraph"/>
        <w:spacing w:after="0" w:line="240" w:lineRule="auto"/>
        <w:ind w:left="1440"/>
        <w:rPr>
          <w:ins w:id="3512" w:author="Vijay Parmar" w:date="2009-03-23T17:22:00Z"/>
          <w:sz w:val="24"/>
        </w:rPr>
        <w:pPrChange w:id="3513" w:author="Vijay Parmar" w:date="2009-03-23T17:21:00Z">
          <w:pPr/>
        </w:pPrChange>
      </w:pPr>
    </w:p>
    <w:p w:rsidR="005E74D2" w:rsidRDefault="005E74D2" w:rsidP="005E74D2">
      <w:pPr>
        <w:pStyle w:val="ListParagraph"/>
        <w:spacing w:after="0" w:line="240" w:lineRule="auto"/>
        <w:ind w:left="1440"/>
        <w:rPr>
          <w:ins w:id="3514" w:author="Vijay Parmar" w:date="2009-03-23T17:22:00Z"/>
          <w:sz w:val="24"/>
        </w:rPr>
        <w:pPrChange w:id="3515" w:author="Vijay Parmar" w:date="2009-03-23T17:21:00Z">
          <w:pPr/>
        </w:pPrChange>
      </w:pPr>
    </w:p>
    <w:p w:rsidR="005E74D2" w:rsidRDefault="005E74D2" w:rsidP="005E74D2">
      <w:pPr>
        <w:pStyle w:val="ListParagraph"/>
        <w:spacing w:after="0" w:line="240" w:lineRule="auto"/>
        <w:ind w:left="1440"/>
        <w:rPr>
          <w:ins w:id="3516" w:author="Vijay Parmar" w:date="2009-03-23T17:22:00Z"/>
          <w:sz w:val="24"/>
        </w:rPr>
        <w:pPrChange w:id="3517" w:author="Vijay Parmar" w:date="2009-03-23T17:21:00Z">
          <w:pPr/>
        </w:pPrChange>
      </w:pPr>
    </w:p>
    <w:p w:rsidR="005E74D2" w:rsidRDefault="005E74D2" w:rsidP="005E74D2">
      <w:pPr>
        <w:pStyle w:val="ListParagraph"/>
        <w:spacing w:after="0" w:line="240" w:lineRule="auto"/>
        <w:ind w:left="1440"/>
        <w:rPr>
          <w:ins w:id="3518" w:author="Vijay Parmar" w:date="2009-03-23T17:22:00Z"/>
          <w:sz w:val="24"/>
        </w:rPr>
        <w:pPrChange w:id="3519" w:author="Vijay Parmar" w:date="2009-03-23T17:21:00Z">
          <w:pPr/>
        </w:pPrChange>
      </w:pPr>
    </w:p>
    <w:p w:rsidR="005E74D2" w:rsidRDefault="005E74D2" w:rsidP="005E74D2">
      <w:pPr>
        <w:pStyle w:val="ListParagraph"/>
        <w:spacing w:after="0" w:line="240" w:lineRule="auto"/>
        <w:ind w:left="1440"/>
        <w:rPr>
          <w:ins w:id="3520" w:author="Vijay Parmar" w:date="2009-03-23T17:22:00Z"/>
          <w:sz w:val="24"/>
        </w:rPr>
        <w:pPrChange w:id="3521" w:author="Vijay Parmar" w:date="2009-03-23T17:21:00Z">
          <w:pPr/>
        </w:pPrChange>
      </w:pPr>
    </w:p>
    <w:p w:rsidR="005E74D2" w:rsidRDefault="005E74D2" w:rsidP="005E74D2">
      <w:pPr>
        <w:pStyle w:val="ListParagraph"/>
        <w:spacing w:after="0" w:line="240" w:lineRule="auto"/>
        <w:ind w:left="1440"/>
        <w:rPr>
          <w:ins w:id="3522" w:author="Vijay Parmar" w:date="2009-03-23T17:22:00Z"/>
          <w:sz w:val="24"/>
        </w:rPr>
        <w:pPrChange w:id="3523" w:author="Vijay Parmar" w:date="2009-03-23T17:21:00Z">
          <w:pPr/>
        </w:pPrChange>
      </w:pPr>
    </w:p>
    <w:p w:rsidR="005E74D2" w:rsidRDefault="005E74D2" w:rsidP="005E74D2">
      <w:pPr>
        <w:pStyle w:val="ListParagraph"/>
        <w:spacing w:after="0" w:line="240" w:lineRule="auto"/>
        <w:ind w:left="1440"/>
        <w:rPr>
          <w:ins w:id="3524" w:author="Vijay Parmar" w:date="2009-03-23T17:22:00Z"/>
          <w:sz w:val="24"/>
        </w:rPr>
        <w:pPrChange w:id="3525" w:author="Vijay Parmar" w:date="2009-03-23T17:21:00Z">
          <w:pPr/>
        </w:pPrChange>
      </w:pPr>
    </w:p>
    <w:p w:rsidR="005E74D2" w:rsidRDefault="005E74D2" w:rsidP="005E74D2">
      <w:pPr>
        <w:pStyle w:val="ListParagraph"/>
        <w:spacing w:after="0" w:line="240" w:lineRule="auto"/>
        <w:ind w:left="1440"/>
        <w:rPr>
          <w:ins w:id="3526" w:author="Vijay Parmar" w:date="2009-03-23T17:22:00Z"/>
          <w:sz w:val="24"/>
        </w:rPr>
        <w:pPrChange w:id="3527" w:author="Vijay Parmar" w:date="2009-03-23T17:21:00Z">
          <w:pPr/>
        </w:pPrChange>
      </w:pPr>
    </w:p>
    <w:p w:rsidR="005E74D2" w:rsidRDefault="005E74D2" w:rsidP="005E74D2">
      <w:pPr>
        <w:pStyle w:val="ListParagraph"/>
        <w:spacing w:after="0" w:line="240" w:lineRule="auto"/>
        <w:ind w:left="1440"/>
        <w:rPr>
          <w:ins w:id="3528" w:author="Vijay Parmar" w:date="2009-03-23T17:22:00Z"/>
          <w:sz w:val="24"/>
        </w:rPr>
        <w:pPrChange w:id="3529" w:author="Vijay Parmar" w:date="2009-03-23T17:21:00Z">
          <w:pPr/>
        </w:pPrChange>
      </w:pPr>
    </w:p>
    <w:p w:rsidR="005E74D2" w:rsidRDefault="005E74D2" w:rsidP="005E74D2">
      <w:pPr>
        <w:pStyle w:val="ListParagraph"/>
        <w:spacing w:after="0" w:line="240" w:lineRule="auto"/>
        <w:ind w:left="1440"/>
        <w:rPr>
          <w:ins w:id="3530" w:author="Vijay Parmar" w:date="2009-03-23T17:22:00Z"/>
          <w:sz w:val="24"/>
        </w:rPr>
        <w:pPrChange w:id="3531" w:author="Vijay Parmar" w:date="2009-03-23T17:21:00Z">
          <w:pPr/>
        </w:pPrChange>
      </w:pPr>
    </w:p>
    <w:p w:rsidR="005E74D2" w:rsidRDefault="005E74D2" w:rsidP="005E74D2">
      <w:pPr>
        <w:pStyle w:val="ListParagraph"/>
        <w:spacing w:after="0" w:line="240" w:lineRule="auto"/>
        <w:ind w:left="1440"/>
        <w:rPr>
          <w:ins w:id="3532" w:author="Vijay Parmar" w:date="2009-03-23T17:22:00Z"/>
          <w:sz w:val="24"/>
        </w:rPr>
        <w:pPrChange w:id="3533" w:author="Vijay Parmar" w:date="2009-03-23T17:21:00Z">
          <w:pPr/>
        </w:pPrChange>
      </w:pPr>
    </w:p>
    <w:p w:rsidR="005E74D2" w:rsidRDefault="005E74D2" w:rsidP="005E74D2">
      <w:pPr>
        <w:pStyle w:val="ListParagraph"/>
        <w:spacing w:after="0" w:line="240" w:lineRule="auto"/>
        <w:ind w:left="1440"/>
        <w:rPr>
          <w:ins w:id="3534" w:author="Vijay Parmar" w:date="2009-03-23T17:22:00Z"/>
          <w:sz w:val="24"/>
        </w:rPr>
        <w:pPrChange w:id="3535" w:author="Vijay Parmar" w:date="2009-03-23T17:21:00Z">
          <w:pPr/>
        </w:pPrChange>
      </w:pPr>
    </w:p>
    <w:p w:rsidR="005E74D2" w:rsidRDefault="005E74D2" w:rsidP="005E74D2">
      <w:pPr>
        <w:pStyle w:val="ListParagraph"/>
        <w:spacing w:after="0" w:line="240" w:lineRule="auto"/>
        <w:ind w:left="1440"/>
        <w:rPr>
          <w:ins w:id="3536" w:author="Vijay Parmar" w:date="2009-03-23T17:22:00Z"/>
          <w:sz w:val="24"/>
        </w:rPr>
        <w:pPrChange w:id="3537" w:author="Vijay Parmar" w:date="2009-03-23T17:21:00Z">
          <w:pPr/>
        </w:pPrChange>
      </w:pPr>
    </w:p>
    <w:p w:rsidR="005E74D2" w:rsidRDefault="005E74D2" w:rsidP="005E74D2">
      <w:pPr>
        <w:pStyle w:val="ListParagraph"/>
        <w:spacing w:after="0" w:line="240" w:lineRule="auto"/>
        <w:ind w:left="1440"/>
        <w:rPr>
          <w:ins w:id="3538" w:author="Vijay Parmar" w:date="2009-03-23T17:22:00Z"/>
          <w:sz w:val="24"/>
        </w:rPr>
        <w:pPrChange w:id="3539" w:author="Vijay Parmar" w:date="2009-03-23T17:21:00Z">
          <w:pPr/>
        </w:pPrChange>
      </w:pPr>
    </w:p>
    <w:p w:rsidR="005E74D2" w:rsidRDefault="005E74D2" w:rsidP="005E74D2">
      <w:pPr>
        <w:pStyle w:val="ListParagraph"/>
        <w:spacing w:after="0" w:line="240" w:lineRule="auto"/>
        <w:ind w:left="1440"/>
        <w:rPr>
          <w:ins w:id="3540" w:author="Vijay Parmar" w:date="2009-03-23T17:22:00Z"/>
          <w:sz w:val="24"/>
        </w:rPr>
        <w:pPrChange w:id="3541" w:author="Vijay Parmar" w:date="2009-03-23T17:21:00Z">
          <w:pPr/>
        </w:pPrChange>
      </w:pPr>
    </w:p>
    <w:p w:rsidR="005E74D2" w:rsidRDefault="005E74D2" w:rsidP="005E74D2">
      <w:pPr>
        <w:pStyle w:val="ListParagraph"/>
        <w:spacing w:after="0" w:line="240" w:lineRule="auto"/>
        <w:ind w:left="1440"/>
        <w:rPr>
          <w:ins w:id="3542" w:author="Vijay Parmar" w:date="2009-03-23T17:22:00Z"/>
          <w:sz w:val="24"/>
        </w:rPr>
        <w:pPrChange w:id="3543" w:author="Vijay Parmar" w:date="2009-03-23T17:21:00Z">
          <w:pPr/>
        </w:pPrChange>
      </w:pPr>
    </w:p>
    <w:p w:rsidR="00C85178" w:rsidRDefault="00C85178" w:rsidP="00C85178">
      <w:pPr>
        <w:pStyle w:val="ListParagraph"/>
        <w:numPr>
          <w:ilvl w:val="1"/>
          <w:numId w:val="32"/>
        </w:numPr>
        <w:spacing w:after="0" w:line="240" w:lineRule="auto"/>
        <w:rPr>
          <w:ins w:id="3544" w:author="Vijay Parmar" w:date="2009-03-23T17:39:00Z"/>
          <w:sz w:val="24"/>
        </w:rPr>
      </w:pPr>
      <w:ins w:id="3545" w:author="Vijay Parmar" w:date="2009-03-23T17:39:00Z">
        <w:r w:rsidRPr="000A2908">
          <w:rPr>
            <w:sz w:val="24"/>
          </w:rPr>
          <w:t>caarray.ear/META-INF/security-config.xml</w:t>
        </w:r>
      </w:ins>
    </w:p>
    <w:p w:rsidR="005E74D2" w:rsidRDefault="005E74D2" w:rsidP="005E74D2">
      <w:pPr>
        <w:pStyle w:val="ListParagraph"/>
        <w:spacing w:after="0" w:line="240" w:lineRule="auto"/>
        <w:ind w:left="1440"/>
        <w:rPr>
          <w:ins w:id="3546" w:author="Vijay Parmar" w:date="2009-03-23T17:22:00Z"/>
          <w:sz w:val="24"/>
        </w:rPr>
        <w:pPrChange w:id="3547" w:author="Vijay Parmar" w:date="2009-03-23T17:21:00Z">
          <w:pPr/>
        </w:pPrChange>
      </w:pPr>
    </w:p>
    <w:p w:rsidR="005E74D2" w:rsidRDefault="005E74D2" w:rsidP="005E74D2">
      <w:pPr>
        <w:pStyle w:val="ListParagraph"/>
        <w:spacing w:after="0" w:line="240" w:lineRule="auto"/>
        <w:ind w:left="1440"/>
        <w:rPr>
          <w:ins w:id="3548" w:author="Vijay Parmar" w:date="2009-03-23T17:22:00Z"/>
          <w:sz w:val="24"/>
        </w:rPr>
        <w:pPrChange w:id="3549" w:author="Vijay Parmar" w:date="2009-03-23T17:21:00Z">
          <w:pPr/>
        </w:pPrChange>
      </w:pPr>
    </w:p>
    <w:p w:rsidR="005E74D2" w:rsidRDefault="005E74D2" w:rsidP="005E74D2">
      <w:pPr>
        <w:pStyle w:val="ListParagraph"/>
        <w:spacing w:after="0" w:line="240" w:lineRule="auto"/>
        <w:ind w:left="1440"/>
        <w:rPr>
          <w:ins w:id="3550" w:author="Vijay Parmar" w:date="2009-03-23T17:21:00Z"/>
          <w:sz w:val="24"/>
        </w:rPr>
        <w:pPrChange w:id="3551" w:author="Vijay Parmar" w:date="2009-03-23T17:21:00Z">
          <w:pPr/>
        </w:pPrChange>
      </w:pPr>
    </w:p>
    <w:p w:rsidR="005E74D2" w:rsidRDefault="004111ED" w:rsidP="005E74D2">
      <w:pPr>
        <w:pStyle w:val="ListParagraph"/>
        <w:numPr>
          <w:ilvl w:val="0"/>
          <w:numId w:val="32"/>
        </w:numPr>
        <w:spacing w:after="0" w:line="240" w:lineRule="auto"/>
        <w:rPr>
          <w:ins w:id="3552" w:author="Vijay Parmar" w:date="2009-03-23T17:24:00Z"/>
          <w:sz w:val="24"/>
        </w:rPr>
        <w:pPrChange w:id="3553" w:author="Vijay Parmar" w:date="2009-03-23T17:21:00Z">
          <w:pPr/>
        </w:pPrChange>
      </w:pPr>
      <w:ins w:id="3554" w:author="Vijay Parmar" w:date="2009-03-23T17:24:00Z">
        <w:r>
          <w:rPr>
            <w:sz w:val="24"/>
          </w:rPr>
          <w:t>Deploy caArray Application</w:t>
        </w:r>
      </w:ins>
    </w:p>
    <w:p w:rsidR="005E74D2" w:rsidRDefault="004111ED" w:rsidP="005E74D2">
      <w:pPr>
        <w:pStyle w:val="ListParagraph"/>
        <w:numPr>
          <w:ilvl w:val="0"/>
          <w:numId w:val="32"/>
        </w:numPr>
        <w:spacing w:after="0" w:line="240" w:lineRule="auto"/>
        <w:rPr>
          <w:ins w:id="3555" w:author="Vijay Parmar" w:date="2009-03-23T17:24:00Z"/>
          <w:sz w:val="24"/>
        </w:rPr>
        <w:pPrChange w:id="3556" w:author="Vijay Parmar" w:date="2009-03-23T17:21:00Z">
          <w:pPr/>
        </w:pPrChange>
      </w:pPr>
      <w:ins w:id="3557" w:author="Vijay Parmar" w:date="2009-03-23T17:24:00Z">
        <w:r>
          <w:rPr>
            <w:sz w:val="24"/>
          </w:rPr>
          <w:t>Check out CGMM</w:t>
        </w:r>
      </w:ins>
      <w:ins w:id="3558" w:author="Vijay Parmar" w:date="2009-04-13T17:43:00Z">
        <w:r w:rsidR="004A1FC1">
          <w:rPr>
            <w:sz w:val="24"/>
          </w:rPr>
          <w:t xml:space="preserve"> / Download CGMM Release</w:t>
        </w:r>
      </w:ins>
    </w:p>
    <w:p w:rsidR="005E74D2" w:rsidRDefault="004111ED" w:rsidP="005E74D2">
      <w:pPr>
        <w:pStyle w:val="ListParagraph"/>
        <w:numPr>
          <w:ilvl w:val="0"/>
          <w:numId w:val="32"/>
        </w:numPr>
        <w:spacing w:after="0" w:line="240" w:lineRule="auto"/>
        <w:rPr>
          <w:ins w:id="3559" w:author="Vijay Parmar" w:date="2009-03-23T17:24:00Z"/>
          <w:sz w:val="24"/>
        </w:rPr>
        <w:pPrChange w:id="3560" w:author="Vijay Parmar" w:date="2009-03-23T17:21:00Z">
          <w:pPr/>
        </w:pPrChange>
      </w:pPr>
      <w:ins w:id="3561" w:author="Vijay Parmar" w:date="2009-03-23T17:24:00Z">
        <w:r>
          <w:rPr>
            <w:sz w:val="24"/>
          </w:rPr>
          <w:t>Build CGMM</w:t>
        </w:r>
      </w:ins>
      <w:ins w:id="3562" w:author="Vijay Parmar" w:date="2009-04-13T17:44:00Z">
        <w:r w:rsidR="00306517">
          <w:rPr>
            <w:sz w:val="24"/>
          </w:rPr>
          <w:t xml:space="preserve"> (only if source code was checked out). </w:t>
        </w:r>
      </w:ins>
    </w:p>
    <w:p w:rsidR="005E74D2" w:rsidRDefault="004111ED" w:rsidP="005E74D2">
      <w:pPr>
        <w:pStyle w:val="ListParagraph"/>
        <w:numPr>
          <w:ilvl w:val="1"/>
          <w:numId w:val="32"/>
        </w:numPr>
        <w:spacing w:after="0" w:line="240" w:lineRule="auto"/>
        <w:rPr>
          <w:ins w:id="3563" w:author="Vijay Parmar" w:date="2009-03-23T17:25:00Z"/>
          <w:sz w:val="24"/>
        </w:rPr>
        <w:pPrChange w:id="3564" w:author="Vijay Parmar" w:date="2009-03-23T17:24:00Z">
          <w:pPr/>
        </w:pPrChange>
      </w:pPr>
      <w:ins w:id="3565" w:author="Vijay Parmar" w:date="2009-03-23T17:24:00Z">
        <w:r>
          <w:rPr>
            <w:sz w:val="24"/>
          </w:rPr>
          <w:t>Go</w:t>
        </w:r>
      </w:ins>
      <w:ins w:id="3566" w:author="Vijay Parmar" w:date="2009-03-23T17:25:00Z">
        <w:r>
          <w:rPr>
            <w:sz w:val="24"/>
          </w:rPr>
          <w:t xml:space="preserve"> to ‘cgmmweb’ directory (aka CGMM_FOLDER)</w:t>
        </w:r>
      </w:ins>
    </w:p>
    <w:p w:rsidR="005E74D2" w:rsidRDefault="004111ED" w:rsidP="005E74D2">
      <w:pPr>
        <w:pStyle w:val="ListParagraph"/>
        <w:numPr>
          <w:ilvl w:val="2"/>
          <w:numId w:val="32"/>
        </w:numPr>
        <w:spacing w:after="0" w:line="240" w:lineRule="auto"/>
        <w:rPr>
          <w:ins w:id="3567" w:author="Vijay Parmar" w:date="2009-03-23T17:25:00Z"/>
          <w:sz w:val="24"/>
        </w:rPr>
        <w:pPrChange w:id="3568" w:author="Vijay Parmar" w:date="2009-03-23T17:25:00Z">
          <w:pPr/>
        </w:pPrChange>
      </w:pPr>
      <w:ins w:id="3569" w:author="Vijay Parmar" w:date="2009-03-23T17:25:00Z">
        <w:r>
          <w:rPr>
            <w:sz w:val="24"/>
          </w:rPr>
          <w:t>At the command prompt: ant –f cgmm_build.xml</w:t>
        </w:r>
      </w:ins>
    </w:p>
    <w:p w:rsidR="005E74D2" w:rsidRDefault="004111ED" w:rsidP="005E74D2">
      <w:pPr>
        <w:pStyle w:val="ListParagraph"/>
        <w:numPr>
          <w:ilvl w:val="2"/>
          <w:numId w:val="32"/>
        </w:numPr>
        <w:spacing w:after="0" w:line="240" w:lineRule="auto"/>
        <w:rPr>
          <w:ins w:id="3570" w:author="Vijay Parmar" w:date="2009-03-23T17:25:00Z"/>
          <w:sz w:val="24"/>
        </w:rPr>
        <w:pPrChange w:id="3571" w:author="Vijay Parmar" w:date="2009-03-23T17:25:00Z">
          <w:pPr/>
        </w:pPrChange>
      </w:pPr>
      <w:ins w:id="3572" w:author="Vijay Parmar" w:date="2009-03-23T17:25:00Z">
        <w:r>
          <w:rPr>
            <w:sz w:val="24"/>
          </w:rPr>
          <w:t xml:space="preserve">The Build contents are available in the </w:t>
        </w:r>
      </w:ins>
      <w:ins w:id="3573" w:author="Vijay Parmar" w:date="2009-04-13T15:22:00Z">
        <w:r w:rsidR="002B4C55">
          <w:rPr>
            <w:sz w:val="24"/>
          </w:rPr>
          <w:t>CGMM_RELEASE_FOLDER</w:t>
        </w:r>
      </w:ins>
      <w:ins w:id="3574" w:author="Vijay Parmar" w:date="2009-03-23T17:25:00Z">
        <w:r>
          <w:rPr>
            <w:sz w:val="24"/>
          </w:rPr>
          <w:t xml:space="preserve"> folder.</w:t>
        </w:r>
      </w:ins>
    </w:p>
    <w:p w:rsidR="005E74D2" w:rsidRDefault="004111ED" w:rsidP="005E74D2">
      <w:pPr>
        <w:pStyle w:val="ListParagraph"/>
        <w:numPr>
          <w:ilvl w:val="0"/>
          <w:numId w:val="32"/>
        </w:numPr>
        <w:spacing w:after="0" w:line="240" w:lineRule="auto"/>
        <w:rPr>
          <w:ins w:id="3575" w:author="Vijay Parmar" w:date="2009-03-23T17:26:00Z"/>
          <w:sz w:val="24"/>
        </w:rPr>
        <w:pPrChange w:id="3576" w:author="Vijay Parmar" w:date="2009-04-13T17:44:00Z">
          <w:pPr/>
        </w:pPrChange>
      </w:pPr>
      <w:ins w:id="3577" w:author="Vijay Parmar" w:date="2009-03-23T17:26:00Z">
        <w:r>
          <w:rPr>
            <w:sz w:val="24"/>
          </w:rPr>
          <w:t>Copy to JBOSS_HOME\server\default\deploy\jbossweb-tomcat55.sar folder, the following jars</w:t>
        </w:r>
      </w:ins>
    </w:p>
    <w:p w:rsidR="005E74D2" w:rsidRDefault="002B4C55" w:rsidP="005E74D2">
      <w:pPr>
        <w:pStyle w:val="ListParagraph"/>
        <w:numPr>
          <w:ilvl w:val="2"/>
          <w:numId w:val="32"/>
        </w:numPr>
        <w:spacing w:after="0" w:line="240" w:lineRule="auto"/>
        <w:rPr>
          <w:ins w:id="3578" w:author="Vijay Parmar" w:date="2009-03-23T17:26:00Z"/>
          <w:sz w:val="24"/>
        </w:rPr>
        <w:pPrChange w:id="3579" w:author="Vijay Parmar" w:date="2009-03-23T17:26:00Z">
          <w:pPr/>
        </w:pPrChange>
      </w:pPr>
      <w:ins w:id="3580" w:author="Vijay Parmar" w:date="2009-04-13T15:22:00Z">
        <w:r>
          <w:rPr>
            <w:sz w:val="24"/>
          </w:rPr>
          <w:t>CGMM_RELEASE_FOLDER</w:t>
        </w:r>
      </w:ins>
      <w:ins w:id="3581" w:author="Vijay Parmar" w:date="2009-03-23T17:26:00Z">
        <w:r w:rsidR="004111ED">
          <w:rPr>
            <w:sz w:val="24"/>
          </w:rPr>
          <w:t>/cgmmapi.jar</w:t>
        </w:r>
      </w:ins>
    </w:p>
    <w:p w:rsidR="005E74D2" w:rsidRDefault="002B4C55" w:rsidP="005E74D2">
      <w:pPr>
        <w:pStyle w:val="ListParagraph"/>
        <w:numPr>
          <w:ilvl w:val="2"/>
          <w:numId w:val="32"/>
        </w:numPr>
        <w:spacing w:after="0" w:line="240" w:lineRule="auto"/>
        <w:rPr>
          <w:ins w:id="3582" w:author="Vijay Parmar" w:date="2009-03-23T17:27:00Z"/>
          <w:sz w:val="24"/>
        </w:rPr>
        <w:pPrChange w:id="3583" w:author="Vijay Parmar" w:date="2009-03-23T17:26:00Z">
          <w:pPr/>
        </w:pPrChange>
      </w:pPr>
      <w:ins w:id="3584" w:author="Vijay Parmar" w:date="2009-04-13T15:22:00Z">
        <w:r>
          <w:rPr>
            <w:sz w:val="24"/>
          </w:rPr>
          <w:t>CGMM_RELEASE_FOLDER</w:t>
        </w:r>
      </w:ins>
      <w:ins w:id="3585" w:author="Vijay Parmar" w:date="2009-03-23T17:26:00Z">
        <w:r w:rsidR="004111ED">
          <w:rPr>
            <w:sz w:val="24"/>
          </w:rPr>
          <w:t>/catalina.jar (Note: This is a custom</w:t>
        </w:r>
      </w:ins>
      <w:ins w:id="3586" w:author="Vijay Parmar" w:date="2009-03-23T17:27:00Z">
        <w:r w:rsidR="004111ED">
          <w:rPr>
            <w:sz w:val="24"/>
          </w:rPr>
          <w:t xml:space="preserve"> jar file</w:t>
        </w:r>
      </w:ins>
      <w:ins w:id="3587" w:author="Vijay Parmar" w:date="2009-03-23T17:26:00Z">
        <w:r w:rsidR="004111ED">
          <w:rPr>
            <w:sz w:val="24"/>
          </w:rPr>
          <w:t>)</w:t>
        </w:r>
      </w:ins>
    </w:p>
    <w:p w:rsidR="005E74D2" w:rsidRDefault="002B4C55" w:rsidP="005E74D2">
      <w:pPr>
        <w:pStyle w:val="ListParagraph"/>
        <w:numPr>
          <w:ilvl w:val="2"/>
          <w:numId w:val="32"/>
        </w:numPr>
        <w:spacing w:after="0" w:line="240" w:lineRule="auto"/>
        <w:rPr>
          <w:ins w:id="3588" w:author="Vijay Parmar" w:date="2009-03-23T17:27:00Z"/>
          <w:sz w:val="24"/>
        </w:rPr>
        <w:pPrChange w:id="3589" w:author="Vijay Parmar" w:date="2009-03-23T17:26:00Z">
          <w:pPr/>
        </w:pPrChange>
      </w:pPr>
      <w:ins w:id="3590" w:author="Vijay Parmar" w:date="2009-04-13T15:22:00Z">
        <w:r>
          <w:rPr>
            <w:sz w:val="24"/>
          </w:rPr>
          <w:t>CGMM_RELEASE_FOLDER</w:t>
        </w:r>
      </w:ins>
      <w:ins w:id="3591" w:author="Vijay Parmar" w:date="2009-03-23T17:27:00Z">
        <w:r w:rsidR="004111ED">
          <w:rPr>
            <w:sz w:val="24"/>
          </w:rPr>
          <w:t>/jbossweb-tomcat55-sar-jars/*.jar</w:t>
        </w:r>
      </w:ins>
    </w:p>
    <w:p w:rsidR="005E74D2" w:rsidRDefault="004111ED" w:rsidP="005E74D2">
      <w:pPr>
        <w:pStyle w:val="ListParagraph"/>
        <w:numPr>
          <w:ilvl w:val="2"/>
          <w:numId w:val="32"/>
        </w:numPr>
        <w:spacing w:after="0" w:line="240" w:lineRule="auto"/>
        <w:rPr>
          <w:ins w:id="3592" w:author="Vijay Parmar" w:date="2009-04-10T15:52:00Z"/>
          <w:sz w:val="24"/>
        </w:rPr>
        <w:pPrChange w:id="3593" w:author="Vijay Parmar" w:date="2009-03-23T17:26:00Z">
          <w:pPr/>
        </w:pPrChange>
      </w:pPr>
      <w:ins w:id="3594" w:author="Vijay Parmar" w:date="2009-03-23T17:27:00Z">
        <w:r>
          <w:rPr>
            <w:sz w:val="24"/>
          </w:rPr>
          <w:t xml:space="preserve">Please make sure to update version of jars relevant to caArray to avoid any conflicts with caArray application. </w:t>
        </w:r>
      </w:ins>
    </w:p>
    <w:p w:rsidR="005E74D2" w:rsidRDefault="00C54442" w:rsidP="005E74D2">
      <w:pPr>
        <w:pStyle w:val="ListParagraph"/>
        <w:numPr>
          <w:ilvl w:val="1"/>
          <w:numId w:val="32"/>
        </w:numPr>
        <w:spacing w:after="0" w:line="240" w:lineRule="auto"/>
        <w:rPr>
          <w:ins w:id="3595" w:author="Vijay Parmar" w:date="2009-04-10T15:52:00Z"/>
          <w:sz w:val="24"/>
        </w:rPr>
        <w:pPrChange w:id="3596" w:author="Vijay Parmar" w:date="2009-04-10T15:52:00Z">
          <w:pPr/>
        </w:pPrChange>
      </w:pPr>
      <w:ins w:id="3597" w:author="Vijay Parmar" w:date="2009-04-10T15:52:00Z">
        <w:r>
          <w:rPr>
            <w:sz w:val="24"/>
          </w:rPr>
          <w:t>Copy to JBOSS_HOME\server\default\lib folder, the following jars</w:t>
        </w:r>
      </w:ins>
    </w:p>
    <w:p w:rsidR="005E74D2" w:rsidRDefault="002B4C55" w:rsidP="005E74D2">
      <w:pPr>
        <w:pStyle w:val="ListParagraph"/>
        <w:numPr>
          <w:ilvl w:val="2"/>
          <w:numId w:val="32"/>
        </w:numPr>
        <w:spacing w:after="0" w:line="240" w:lineRule="auto"/>
        <w:rPr>
          <w:ins w:id="3598" w:author="Vijay Parmar" w:date="2009-03-23T17:27:00Z"/>
          <w:sz w:val="24"/>
        </w:rPr>
        <w:pPrChange w:id="3599" w:author="Vijay Parmar" w:date="2009-04-10T15:52:00Z">
          <w:pPr/>
        </w:pPrChange>
      </w:pPr>
      <w:ins w:id="3600" w:author="Vijay Parmar" w:date="2009-04-13T15:22:00Z">
        <w:r>
          <w:rPr>
            <w:sz w:val="24"/>
          </w:rPr>
          <w:t>CGMM_RELEASE_FOLDER</w:t>
        </w:r>
      </w:ins>
      <w:ins w:id="3601" w:author="Vijay Parmar" w:date="2009-04-10T15:52:00Z">
        <w:r w:rsidR="00C54442">
          <w:rPr>
            <w:sz w:val="24"/>
          </w:rPr>
          <w:t>/</w:t>
        </w:r>
      </w:ins>
      <w:ins w:id="3602" w:author="Vijay Parmar" w:date="2009-04-10T15:53:00Z">
        <w:r w:rsidR="00C54442" w:rsidRPr="00C54442">
          <w:rPr>
            <w:sz w:val="24"/>
          </w:rPr>
          <w:t>jboss_default_libs</w:t>
        </w:r>
        <w:r w:rsidR="00C54442">
          <w:rPr>
            <w:sz w:val="24"/>
          </w:rPr>
          <w:t>/*.jar</w:t>
        </w:r>
      </w:ins>
    </w:p>
    <w:p w:rsidR="005E74D2" w:rsidRDefault="004111ED" w:rsidP="005E74D2">
      <w:pPr>
        <w:pStyle w:val="ListParagraph"/>
        <w:numPr>
          <w:ilvl w:val="0"/>
          <w:numId w:val="32"/>
        </w:numPr>
        <w:spacing w:after="0" w:line="240" w:lineRule="auto"/>
        <w:rPr>
          <w:ins w:id="3603" w:author="Vijay Parmar" w:date="2009-03-23T17:28:00Z"/>
          <w:sz w:val="24"/>
        </w:rPr>
        <w:pPrChange w:id="3604" w:author="Vijay Parmar" w:date="2009-03-23T17:28:00Z">
          <w:pPr/>
        </w:pPrChange>
      </w:pPr>
      <w:ins w:id="3605" w:author="Vijay Parmar" w:date="2009-03-23T17:28:00Z">
        <w:r>
          <w:rPr>
            <w:sz w:val="24"/>
          </w:rPr>
          <w:t>Configure CGMM</w:t>
        </w:r>
      </w:ins>
    </w:p>
    <w:p w:rsidR="004111ED" w:rsidRPr="004111ED" w:rsidRDefault="004111ED" w:rsidP="004111ED">
      <w:pPr>
        <w:pStyle w:val="ListParagraph"/>
        <w:numPr>
          <w:ilvl w:val="1"/>
          <w:numId w:val="32"/>
        </w:numPr>
        <w:spacing w:after="0" w:line="240" w:lineRule="auto"/>
        <w:rPr>
          <w:ins w:id="3606" w:author="Vijay Parmar" w:date="2009-03-23T17:28:00Z"/>
          <w:sz w:val="24"/>
        </w:rPr>
      </w:pPr>
      <w:ins w:id="3607" w:author="Vijay Parmar" w:date="2009-03-23T17:28:00Z">
        <w:r w:rsidRPr="004111ED">
          <w:rPr>
            <w:sz w:val="24"/>
          </w:rPr>
          <w:t>Verify the following properties are set in JBOSS_HOME/server/default/deploy/properties-service.xml. Please ensure to specify correct path for each.</w:t>
        </w:r>
      </w:ins>
    </w:p>
    <w:p w:rsidR="005E74D2" w:rsidRDefault="004111ED" w:rsidP="005E74D2">
      <w:pPr>
        <w:pStyle w:val="ListParagraph"/>
        <w:numPr>
          <w:ilvl w:val="2"/>
          <w:numId w:val="32"/>
        </w:numPr>
        <w:spacing w:after="0" w:line="240" w:lineRule="auto"/>
        <w:rPr>
          <w:ins w:id="3608" w:author="Vijay Parmar" w:date="2009-03-23T17:28:00Z"/>
          <w:sz w:val="24"/>
        </w:rPr>
        <w:pPrChange w:id="3609" w:author="Vijay Parmar" w:date="2009-03-23T17:28:00Z">
          <w:pPr>
            <w:pStyle w:val="ListParagraph"/>
            <w:numPr>
              <w:ilvl w:val="1"/>
              <w:numId w:val="32"/>
            </w:numPr>
            <w:spacing w:after="0" w:line="240" w:lineRule="auto"/>
            <w:ind w:left="1440" w:hanging="360"/>
          </w:pPr>
        </w:pPrChange>
      </w:pPr>
      <w:ins w:id="3610" w:author="Vijay Parmar" w:date="2009-03-23T17:28:00Z">
        <w:r w:rsidRPr="004111ED">
          <w:rPr>
            <w:sz w:val="24"/>
          </w:rPr>
          <w:lastRenderedPageBreak/>
          <w:t>gov.nih.nci.security.cgmm.syncgts.file = PATH_TO_jboss-4.0.5.GA/server/default/cgmm_config/sync-description.xml</w:t>
        </w:r>
      </w:ins>
    </w:p>
    <w:p w:rsidR="005E74D2" w:rsidRDefault="004111ED" w:rsidP="005E74D2">
      <w:pPr>
        <w:pStyle w:val="ListParagraph"/>
        <w:numPr>
          <w:ilvl w:val="2"/>
          <w:numId w:val="32"/>
        </w:numPr>
        <w:spacing w:after="0" w:line="240" w:lineRule="auto"/>
        <w:rPr>
          <w:ins w:id="3611" w:author="Vijay Parmar" w:date="2009-03-23T17:28:00Z"/>
          <w:sz w:val="24"/>
        </w:rPr>
        <w:pPrChange w:id="3612" w:author="Vijay Parmar" w:date="2009-03-23T17:28:00Z">
          <w:pPr>
            <w:pStyle w:val="ListParagraph"/>
            <w:numPr>
              <w:ilvl w:val="1"/>
              <w:numId w:val="32"/>
            </w:numPr>
            <w:spacing w:after="0" w:line="240" w:lineRule="auto"/>
            <w:ind w:left="1440" w:hanging="360"/>
          </w:pPr>
        </w:pPrChange>
      </w:pPr>
      <w:ins w:id="3613" w:author="Vijay Parmar" w:date="2009-03-23T17:28:00Z">
        <w:r w:rsidRPr="004111ED">
          <w:rPr>
            <w:sz w:val="24"/>
          </w:rPr>
          <w:t>gov.nih.nci.security.cgmm.properties.file = PATH_TO_jboss-4.0.5.GA/server/default/cgmm_config/cgmm-properties.xml</w:t>
        </w:r>
      </w:ins>
    </w:p>
    <w:p w:rsidR="005E74D2" w:rsidRDefault="004111ED" w:rsidP="005E74D2">
      <w:pPr>
        <w:pStyle w:val="ListParagraph"/>
        <w:numPr>
          <w:ilvl w:val="2"/>
          <w:numId w:val="32"/>
        </w:numPr>
        <w:spacing w:after="0" w:line="240" w:lineRule="auto"/>
        <w:rPr>
          <w:ins w:id="3614" w:author="Vijay Parmar" w:date="2009-03-23T17:28:00Z"/>
          <w:sz w:val="24"/>
        </w:rPr>
        <w:pPrChange w:id="3615" w:author="Vijay Parmar" w:date="2009-03-23T17:29:00Z">
          <w:pPr>
            <w:pStyle w:val="ListParagraph"/>
            <w:numPr>
              <w:ilvl w:val="1"/>
              <w:numId w:val="32"/>
            </w:numPr>
            <w:spacing w:after="0" w:line="240" w:lineRule="auto"/>
            <w:ind w:left="1440" w:hanging="360"/>
          </w:pPr>
        </w:pPrChange>
      </w:pPr>
      <w:ins w:id="3616" w:author="Vijay Parmar" w:date="2009-03-23T17:28:00Z">
        <w:r w:rsidRPr="004111ED">
          <w:rPr>
            <w:sz w:val="24"/>
          </w:rPr>
          <w:t>gov.nih.nci.security.configFile = PATH_TO_jboss-4.0.5.GA/server/default/cgmm_config/ApplicationSecurityConfig.xml</w:t>
        </w:r>
      </w:ins>
    </w:p>
    <w:p w:rsidR="005E74D2" w:rsidRDefault="004111ED" w:rsidP="005E74D2">
      <w:pPr>
        <w:pStyle w:val="ListParagraph"/>
        <w:numPr>
          <w:ilvl w:val="2"/>
          <w:numId w:val="32"/>
        </w:numPr>
        <w:spacing w:after="0" w:line="240" w:lineRule="auto"/>
        <w:rPr>
          <w:ins w:id="3617" w:author="Vijay Parmar" w:date="2009-03-23T17:28:00Z"/>
          <w:sz w:val="24"/>
        </w:rPr>
        <w:pPrChange w:id="3618" w:author="Vijay Parmar" w:date="2009-03-23T17:29:00Z">
          <w:pPr>
            <w:pStyle w:val="ListParagraph"/>
            <w:numPr>
              <w:ilvl w:val="1"/>
              <w:numId w:val="32"/>
            </w:numPr>
            <w:spacing w:after="0" w:line="240" w:lineRule="auto"/>
            <w:ind w:left="1440" w:hanging="360"/>
          </w:pPr>
        </w:pPrChange>
      </w:pPr>
      <w:ins w:id="3619" w:author="Vijay Parmar" w:date="2009-03-23T17:28:00Z">
        <w:r w:rsidRPr="004111ED">
          <w:rPr>
            <w:sz w:val="24"/>
          </w:rPr>
          <w:t>gov.nih.nci.security.cgmm.login.config.file = PATH_TO_jboss-4.0.5.GA/server/default/cgmm_config/cgmm.login.config</w:t>
        </w:r>
      </w:ins>
    </w:p>
    <w:p w:rsidR="004111ED" w:rsidRPr="004111ED" w:rsidRDefault="004111ED" w:rsidP="004111ED">
      <w:pPr>
        <w:pStyle w:val="ListParagraph"/>
        <w:numPr>
          <w:ilvl w:val="1"/>
          <w:numId w:val="32"/>
        </w:numPr>
        <w:spacing w:after="0" w:line="240" w:lineRule="auto"/>
        <w:rPr>
          <w:ins w:id="3620" w:author="Vijay Parmar" w:date="2009-03-23T17:28:00Z"/>
          <w:sz w:val="24"/>
        </w:rPr>
      </w:pPr>
      <w:ins w:id="3621" w:author="Vijay Parmar" w:date="2009-03-23T17:28:00Z">
        <w:r w:rsidRPr="004111ED">
          <w:rPr>
            <w:sz w:val="24"/>
          </w:rPr>
          <w:t>Modify the database connection properties in cgmmweb.hibernate.cfg.xml</w:t>
        </w:r>
      </w:ins>
    </w:p>
    <w:p w:rsidR="004111ED" w:rsidRPr="004111ED" w:rsidRDefault="004111ED" w:rsidP="004111ED">
      <w:pPr>
        <w:pStyle w:val="ListParagraph"/>
        <w:numPr>
          <w:ilvl w:val="1"/>
          <w:numId w:val="32"/>
        </w:numPr>
        <w:spacing w:after="0" w:line="240" w:lineRule="auto"/>
        <w:rPr>
          <w:ins w:id="3622" w:author="Vijay Parmar" w:date="2009-03-23T17:28:00Z"/>
          <w:sz w:val="24"/>
        </w:rPr>
      </w:pPr>
      <w:ins w:id="3623" w:author="Vijay Parmar" w:date="2009-03-23T17:28:00Z">
        <w:r w:rsidRPr="004111ED">
          <w:rPr>
            <w:sz w:val="24"/>
          </w:rPr>
          <w:t>Modify the ApplicationSecurityConfig.xml to point to correct application name ( i.e.  ‘caarray’, this name should match in the CSM Schema).</w:t>
        </w:r>
      </w:ins>
    </w:p>
    <w:p w:rsidR="005E74D2" w:rsidRDefault="004111ED" w:rsidP="005E74D2">
      <w:pPr>
        <w:pStyle w:val="ListParagraph"/>
        <w:numPr>
          <w:ilvl w:val="1"/>
          <w:numId w:val="32"/>
        </w:numPr>
        <w:spacing w:after="0" w:line="240" w:lineRule="auto"/>
        <w:rPr>
          <w:ins w:id="3624" w:author="Vijay Parmar" w:date="2009-03-23T17:29:00Z"/>
          <w:sz w:val="24"/>
        </w:rPr>
        <w:pPrChange w:id="3625" w:author="Vijay Parmar" w:date="2009-03-23T17:28:00Z">
          <w:pPr/>
        </w:pPrChange>
      </w:pPr>
      <w:ins w:id="3626" w:author="Vijay Parmar" w:date="2009-03-23T17:28:00Z">
        <w:r w:rsidRPr="004111ED">
          <w:rPr>
            <w:sz w:val="24"/>
          </w:rPr>
          <w:t>Modify cgmm.login.config and verify connection properties and the Application Policy name (i.e. ‘caarray’, this name should match in the CSM Schema).</w:t>
        </w:r>
      </w:ins>
    </w:p>
    <w:p w:rsidR="005E74D2" w:rsidRDefault="001F21E2" w:rsidP="005E74D2">
      <w:pPr>
        <w:pStyle w:val="ListParagraph"/>
        <w:numPr>
          <w:ilvl w:val="0"/>
          <w:numId w:val="32"/>
        </w:numPr>
        <w:spacing w:after="0" w:line="240" w:lineRule="auto"/>
        <w:rPr>
          <w:ins w:id="3627" w:author="Vijay Parmar" w:date="2009-03-23T17:29:00Z"/>
          <w:sz w:val="24"/>
        </w:rPr>
        <w:pPrChange w:id="3628" w:author="Vijay Parmar" w:date="2009-03-23T17:29:00Z">
          <w:pPr/>
        </w:pPrChange>
      </w:pPr>
      <w:ins w:id="3629" w:author="Vijay Parmar" w:date="2009-03-23T17:29:00Z">
        <w:r>
          <w:rPr>
            <w:sz w:val="24"/>
          </w:rPr>
          <w:t>Database Setup</w:t>
        </w:r>
      </w:ins>
    </w:p>
    <w:p w:rsidR="001F21E2" w:rsidRPr="001F21E2" w:rsidRDefault="001F21E2" w:rsidP="001F21E2">
      <w:pPr>
        <w:pStyle w:val="ListParagraph"/>
        <w:numPr>
          <w:ilvl w:val="1"/>
          <w:numId w:val="32"/>
        </w:numPr>
        <w:spacing w:after="0" w:line="240" w:lineRule="auto"/>
        <w:rPr>
          <w:ins w:id="3630" w:author="Vijay Parmar" w:date="2009-03-23T17:30:00Z"/>
          <w:sz w:val="24"/>
        </w:rPr>
      </w:pPr>
      <w:ins w:id="3631" w:author="Vijay Parmar" w:date="2009-03-23T17:30:00Z">
        <w:r w:rsidRPr="001F21E2">
          <w:rPr>
            <w:sz w:val="24"/>
          </w:rPr>
          <w:t>Make sure there is atleast one migrated user with roles associated. For example: caarrayadmin</w:t>
        </w:r>
      </w:ins>
    </w:p>
    <w:p w:rsidR="005E74D2" w:rsidRDefault="001F21E2" w:rsidP="005E74D2">
      <w:pPr>
        <w:pStyle w:val="ListParagraph"/>
        <w:numPr>
          <w:ilvl w:val="1"/>
          <w:numId w:val="32"/>
        </w:numPr>
        <w:spacing w:after="0" w:line="240" w:lineRule="auto"/>
        <w:rPr>
          <w:ins w:id="3632" w:author="Vijay Parmar" w:date="2009-03-23T17:35:00Z"/>
          <w:sz w:val="24"/>
        </w:rPr>
        <w:pPrChange w:id="3633" w:author="Vijay Parmar" w:date="2009-03-23T17:29:00Z">
          <w:pPr/>
        </w:pPrChange>
      </w:pPr>
      <w:ins w:id="3634" w:author="Vijay Parmar" w:date="2009-03-23T17:30:00Z">
        <w:r w:rsidRPr="001F21E2">
          <w:rPr>
            <w:sz w:val="24"/>
          </w:rPr>
          <w:t xml:space="preserve">Replace ‘caarrayadmin’ in Table csm_user.login_name column with a valid caGrid ID. </w:t>
        </w:r>
      </w:ins>
      <w:ins w:id="3635" w:author="Vijay Parmar" w:date="2009-03-23T17:29:00Z">
        <w:r>
          <w:rPr>
            <w:sz w:val="24"/>
          </w:rPr>
          <w:t>Make sure there is atleast one migrated</w:t>
        </w:r>
      </w:ins>
    </w:p>
    <w:p w:rsidR="00176429" w:rsidRDefault="00176429" w:rsidP="00176429">
      <w:pPr>
        <w:pStyle w:val="ListParagraph"/>
        <w:numPr>
          <w:ilvl w:val="0"/>
          <w:numId w:val="32"/>
        </w:numPr>
        <w:rPr>
          <w:ins w:id="3636" w:author="Vijay Parmar" w:date="2009-04-28T15:04:00Z"/>
        </w:rPr>
      </w:pPr>
      <w:ins w:id="3637" w:author="Vijay Parmar" w:date="2009-04-28T15:04:00Z">
        <w:r>
          <w:t>Configure JBoss Mail Service</w:t>
        </w:r>
      </w:ins>
    </w:p>
    <w:p w:rsidR="00176429" w:rsidRDefault="00176429" w:rsidP="00176429">
      <w:pPr>
        <w:pStyle w:val="ListParagraph"/>
        <w:numPr>
          <w:ilvl w:val="1"/>
          <w:numId w:val="32"/>
        </w:numPr>
        <w:rPr>
          <w:ins w:id="3638" w:author="Vijay Parmar" w:date="2009-04-28T15:04:00Z"/>
        </w:rPr>
      </w:pPr>
      <w:ins w:id="3639" w:author="Vijay Parmar" w:date="2009-04-28T15:04:00Z">
        <w:r>
          <w:t>Modify the JBOSS_HOME/server/default/deploy/mail-service.xml and add following entry with valid attribute values</w:t>
        </w:r>
      </w:ins>
    </w:p>
    <w:p w:rsidR="00176429" w:rsidRDefault="005E74D2" w:rsidP="00176429">
      <w:pPr>
        <w:ind w:left="1080"/>
        <w:rPr>
          <w:ins w:id="3640" w:author="Vijay Parmar" w:date="2009-04-28T15:04:00Z"/>
        </w:rPr>
      </w:pPr>
      <w:ins w:id="3641" w:author="Vijay Parmar" w:date="2009-04-28T15:04:00Z">
        <w:r>
          <w:rPr>
            <w:noProof/>
          </w:rPr>
          <w:pict>
            <v:shape id="_x0000_s1395" type="#_x0000_t202" style="position:absolute;left:0;text-align:left;margin-left:34.15pt;margin-top:14.7pt;width:459.45pt;height:248.35pt;z-index:251664384;mso-width-relative:margin;mso-height-relative:margin">
              <v:textbox style="mso-next-textbox:#_x0000_s1395">
                <w:txbxContent>
                  <w:p w:rsidR="004C28D0" w:rsidRPr="00F57615" w:rsidRDefault="004C28D0" w:rsidP="00176429">
                    <w:pPr>
                      <w:spacing w:line="180" w:lineRule="auto"/>
                      <w:rPr>
                        <w:rFonts w:cs="Courier New"/>
                        <w:sz w:val="20"/>
                      </w:rPr>
                    </w:pPr>
                    <w:r w:rsidRPr="00F57615">
                      <w:rPr>
                        <w:rFonts w:cs="Courier New"/>
                        <w:sz w:val="20"/>
                      </w:rPr>
                      <w:t>&lt;mbean code="org.jboss.mail.MailService" name="jboss:service=Mail"&gt;</w:t>
                    </w:r>
                  </w:p>
                  <w:p w:rsidR="004C28D0" w:rsidRPr="00F57615" w:rsidRDefault="004C28D0" w:rsidP="00176429">
                    <w:pPr>
                      <w:spacing w:line="180" w:lineRule="auto"/>
                      <w:ind w:firstLine="720"/>
                      <w:rPr>
                        <w:rFonts w:cs="Courier New"/>
                        <w:sz w:val="20"/>
                      </w:rPr>
                    </w:pPr>
                    <w:r>
                      <w:rPr>
                        <w:rFonts w:cs="Courier New"/>
                        <w:sz w:val="20"/>
                      </w:rPr>
                      <w:t xml:space="preserve"> </w:t>
                    </w:r>
                    <w:r w:rsidRPr="00F57615">
                      <w:rPr>
                        <w:rFonts w:cs="Courier New"/>
                        <w:sz w:val="20"/>
                      </w:rPr>
                      <w:t>&lt;attribute name="JNDIName"&gt;java:/Mail&lt;/attribute&gt;</w:t>
                    </w:r>
                  </w:p>
                  <w:p w:rsidR="004C28D0" w:rsidRPr="00F57615" w:rsidRDefault="004C28D0" w:rsidP="00176429">
                    <w:pPr>
                      <w:spacing w:line="180" w:lineRule="auto"/>
                      <w:ind w:firstLine="720"/>
                      <w:rPr>
                        <w:rFonts w:cs="Courier New"/>
                        <w:sz w:val="20"/>
                      </w:rPr>
                    </w:pPr>
                    <w:r w:rsidRPr="00F57615">
                      <w:rPr>
                        <w:rFonts w:cs="Courier New"/>
                        <w:sz w:val="20"/>
                      </w:rPr>
                      <w:t xml:space="preserve"> &lt;attribute name="User"&gt;</w:t>
                    </w:r>
                    <w:del w:id="3642" w:author="Vijay Parmar" w:date="2009-04-28T15:04:00Z">
                      <w:r w:rsidDel="00176429">
                        <w:rPr>
                          <w:rFonts w:cs="Courier New"/>
                          <w:sz w:val="20"/>
                        </w:rPr>
                        <w:delText>&lt;&lt;</w:delText>
                      </w:r>
                    </w:del>
                    <w:ins w:id="3643" w:author="Vijay Parmar" w:date="2009-04-28T15:04:00Z">
                      <w:r>
                        <w:rPr>
                          <w:rFonts w:cs="Courier New"/>
                          <w:sz w:val="20"/>
                        </w:rPr>
                        <w:t>sample_</w:t>
                      </w:r>
                    </w:ins>
                    <w:r>
                      <w:rPr>
                        <w:rFonts w:cs="Courier New"/>
                        <w:sz w:val="20"/>
                      </w:rPr>
                      <w:t>user name</w:t>
                    </w:r>
                    <w:del w:id="3644" w:author="Vijay Parmar" w:date="2009-04-28T15:04:00Z">
                      <w:r w:rsidDel="00176429">
                        <w:rPr>
                          <w:rFonts w:cs="Courier New"/>
                          <w:sz w:val="20"/>
                        </w:rPr>
                        <w:delText>&gt;&gt;</w:delText>
                      </w:r>
                    </w:del>
                    <w:r w:rsidRPr="00F57615">
                      <w:rPr>
                        <w:rFonts w:cs="Courier New"/>
                        <w:sz w:val="20"/>
                      </w:rPr>
                      <w:t xml:space="preserve"> &lt;/attribute&gt;</w:t>
                    </w:r>
                  </w:p>
                  <w:p w:rsidR="004C28D0" w:rsidRPr="00F57615" w:rsidRDefault="004C28D0" w:rsidP="00176429">
                    <w:pPr>
                      <w:spacing w:line="180" w:lineRule="auto"/>
                      <w:ind w:firstLine="720"/>
                      <w:rPr>
                        <w:rFonts w:cs="Courier New"/>
                        <w:sz w:val="20"/>
                      </w:rPr>
                    </w:pPr>
                    <w:r w:rsidRPr="00F57615">
                      <w:rPr>
                        <w:rFonts w:cs="Courier New"/>
                        <w:sz w:val="20"/>
                      </w:rPr>
                      <w:t xml:space="preserve"> &lt;attribute name="Password"&gt;</w:t>
                    </w:r>
                    <w:del w:id="3645" w:author="Vijay Parmar" w:date="2009-04-28T15:04:00Z">
                      <w:r w:rsidDel="00176429">
                        <w:rPr>
                          <w:rFonts w:cs="Courier New"/>
                          <w:sz w:val="20"/>
                        </w:rPr>
                        <w:delText>&lt;&lt;</w:delText>
                      </w:r>
                    </w:del>
                    <w:ins w:id="3646" w:author="Vijay Parmar" w:date="2009-04-28T15:04:00Z">
                      <w:r>
                        <w:rPr>
                          <w:rFonts w:cs="Courier New"/>
                          <w:sz w:val="20"/>
                        </w:rPr>
                        <w:t>sample_</w:t>
                      </w:r>
                    </w:ins>
                    <w:r>
                      <w:rPr>
                        <w:rFonts w:cs="Courier New"/>
                        <w:sz w:val="20"/>
                      </w:rPr>
                      <w:t>password</w:t>
                    </w:r>
                    <w:del w:id="3647" w:author="Vijay Parmar" w:date="2009-04-28T15:04:00Z">
                      <w:r w:rsidDel="00176429">
                        <w:rPr>
                          <w:rFonts w:cs="Courier New"/>
                          <w:sz w:val="20"/>
                        </w:rPr>
                        <w:delText>&gt;&gt;</w:delText>
                      </w:r>
                    </w:del>
                    <w:r w:rsidRPr="00F57615">
                      <w:rPr>
                        <w:rFonts w:cs="Courier New"/>
                        <w:sz w:val="20"/>
                      </w:rPr>
                      <w:t>&lt;/attribute&gt;</w:t>
                    </w:r>
                  </w:p>
                  <w:p w:rsidR="004C28D0" w:rsidRPr="00F57615" w:rsidRDefault="004C28D0" w:rsidP="00176429">
                    <w:pPr>
                      <w:spacing w:line="180" w:lineRule="auto"/>
                      <w:ind w:firstLine="720"/>
                      <w:rPr>
                        <w:rFonts w:cs="Courier New"/>
                        <w:sz w:val="20"/>
                      </w:rPr>
                    </w:pPr>
                    <w:r w:rsidRPr="00F57615">
                      <w:rPr>
                        <w:rFonts w:cs="Courier New"/>
                        <w:sz w:val="20"/>
                      </w:rPr>
                      <w:t xml:space="preserve"> &lt;attribute name="Configuration"&gt;</w:t>
                    </w:r>
                  </w:p>
                  <w:p w:rsidR="004C28D0" w:rsidRPr="00F57615" w:rsidRDefault="004C28D0" w:rsidP="00176429">
                    <w:pPr>
                      <w:spacing w:line="180" w:lineRule="auto"/>
                      <w:rPr>
                        <w:rFonts w:cs="Courier New"/>
                        <w:sz w:val="20"/>
                      </w:rPr>
                    </w:pPr>
                    <w:r w:rsidRPr="00F57615">
                      <w:rPr>
                        <w:rFonts w:cs="Courier New"/>
                        <w:sz w:val="20"/>
                      </w:rPr>
                      <w:t xml:space="preserve">          &lt;configuration&gt;       </w:t>
                    </w:r>
                  </w:p>
                  <w:p w:rsidR="004C28D0" w:rsidRPr="00F57615" w:rsidRDefault="004C28D0" w:rsidP="00176429">
                    <w:pPr>
                      <w:spacing w:line="180" w:lineRule="auto"/>
                      <w:ind w:firstLine="720"/>
                      <w:rPr>
                        <w:rFonts w:cs="Courier New"/>
                        <w:sz w:val="20"/>
                      </w:rPr>
                    </w:pPr>
                    <w:r w:rsidRPr="00F57615">
                      <w:rPr>
                        <w:rFonts w:cs="Courier New"/>
                        <w:sz w:val="20"/>
                      </w:rPr>
                      <w:t xml:space="preserve">        &lt;property name="mail.transport.protocol" value="smtp"/&gt;</w:t>
                    </w:r>
                  </w:p>
                  <w:p w:rsidR="004C28D0" w:rsidRPr="00F57615" w:rsidRDefault="004C28D0" w:rsidP="00176429">
                    <w:pPr>
                      <w:spacing w:line="180" w:lineRule="auto"/>
                      <w:ind w:firstLine="720"/>
                      <w:rPr>
                        <w:rFonts w:cs="Courier New"/>
                        <w:sz w:val="20"/>
                      </w:rPr>
                    </w:pPr>
                    <w:r w:rsidRPr="00F57615">
                      <w:rPr>
                        <w:rFonts w:cs="Courier New"/>
                        <w:sz w:val="20"/>
                      </w:rPr>
                      <w:t xml:space="preserve">        &lt;property name="mail.smtp.host" value="</w:t>
                    </w:r>
                    <w:del w:id="3648" w:author="Vijay Parmar" w:date="2009-04-28T15:05:00Z">
                      <w:r w:rsidDel="00237FD1">
                        <w:rPr>
                          <w:rFonts w:cs="Courier New"/>
                          <w:sz w:val="20"/>
                        </w:rPr>
                        <w:delText>&lt;&lt;</w:delText>
                      </w:r>
                    </w:del>
                    <w:r>
                      <w:rPr>
                        <w:rFonts w:cs="Courier New"/>
                        <w:sz w:val="20"/>
                      </w:rPr>
                      <w:t>Sample</w:t>
                    </w:r>
                    <w:ins w:id="3649" w:author="Vijay Parmar" w:date="2009-04-28T15:05:00Z">
                      <w:r>
                        <w:rPr>
                          <w:rFonts w:cs="Courier New"/>
                          <w:sz w:val="20"/>
                        </w:rPr>
                        <w:t>_</w:t>
                      </w:r>
                    </w:ins>
                    <w:del w:id="3650" w:author="Vijay Parmar" w:date="2009-04-28T15:05:00Z">
                      <w:r w:rsidDel="00237FD1">
                        <w:rPr>
                          <w:rFonts w:cs="Courier New"/>
                          <w:sz w:val="20"/>
                        </w:rPr>
                        <w:delText>:</w:delText>
                      </w:r>
                    </w:del>
                    <w:r>
                      <w:rPr>
                        <w:rFonts w:cs="Courier New"/>
                        <w:sz w:val="20"/>
                      </w:rPr>
                      <w:t xml:space="preserve"> </w:t>
                    </w:r>
                    <w:r w:rsidRPr="00F57615">
                      <w:rPr>
                        <w:rFonts w:cs="Courier New"/>
                        <w:sz w:val="20"/>
                      </w:rPr>
                      <w:t>mailfwd.nih.gov</w:t>
                    </w:r>
                    <w:del w:id="3651" w:author="Vijay Parmar" w:date="2009-04-28T15:05:00Z">
                      <w:r w:rsidDel="00237FD1">
                        <w:rPr>
                          <w:rFonts w:cs="Courier New"/>
                          <w:sz w:val="20"/>
                        </w:rPr>
                        <w:delText>&gt;&gt;</w:delText>
                      </w:r>
                    </w:del>
                    <w:r w:rsidRPr="00F57615">
                      <w:rPr>
                        <w:rFonts w:cs="Courier New"/>
                        <w:sz w:val="20"/>
                      </w:rPr>
                      <w:t>"/&gt;</w:t>
                    </w:r>
                  </w:p>
                  <w:p w:rsidR="004C28D0" w:rsidRPr="00F57615" w:rsidRDefault="004C28D0" w:rsidP="00176429">
                    <w:pPr>
                      <w:spacing w:line="180" w:lineRule="auto"/>
                      <w:ind w:firstLine="720"/>
                      <w:rPr>
                        <w:rFonts w:cs="Courier New"/>
                        <w:sz w:val="20"/>
                      </w:rPr>
                    </w:pPr>
                    <w:r w:rsidRPr="00F57615">
                      <w:rPr>
                        <w:rFonts w:cs="Courier New"/>
                        <w:sz w:val="20"/>
                      </w:rPr>
                      <w:t>&lt;!--        &lt;property name="mail.smtp.port" value="465"/&gt;--&gt;</w:t>
                    </w:r>
                  </w:p>
                  <w:p w:rsidR="004C28D0" w:rsidRPr="00F57615" w:rsidRDefault="004C28D0" w:rsidP="00176429">
                    <w:pPr>
                      <w:spacing w:line="180" w:lineRule="auto"/>
                      <w:rPr>
                        <w:rFonts w:cs="Courier New"/>
                        <w:sz w:val="20"/>
                      </w:rPr>
                    </w:pPr>
                    <w:r w:rsidRPr="00F57615">
                      <w:rPr>
                        <w:rFonts w:cs="Courier New"/>
                        <w:sz w:val="20"/>
                      </w:rPr>
                      <w:tab/>
                    </w:r>
                    <w:r w:rsidRPr="00F57615">
                      <w:rPr>
                        <w:rFonts w:cs="Courier New"/>
                        <w:sz w:val="20"/>
                      </w:rPr>
                      <w:tab/>
                      <w:t>&lt;property name="mail.smtp.auth" value="false"/&gt;</w:t>
                    </w:r>
                  </w:p>
                  <w:p w:rsidR="004C28D0" w:rsidRPr="00F57615" w:rsidRDefault="004C28D0" w:rsidP="00176429">
                    <w:pPr>
                      <w:spacing w:line="180" w:lineRule="auto"/>
                      <w:rPr>
                        <w:rFonts w:cs="Courier New"/>
                        <w:sz w:val="20"/>
                      </w:rPr>
                    </w:pPr>
                    <w:r w:rsidRPr="00F57615">
                      <w:rPr>
                        <w:rFonts w:cs="Courier New"/>
                        <w:sz w:val="20"/>
                      </w:rPr>
                      <w:tab/>
                    </w:r>
                    <w:r w:rsidRPr="00F57615">
                      <w:rPr>
                        <w:rFonts w:cs="Courier New"/>
                        <w:sz w:val="20"/>
                      </w:rPr>
                      <w:tab/>
                      <w:t>&lt;property name="mail.smtp.starttls.enable" value="false"/&gt;</w:t>
                    </w:r>
                  </w:p>
                  <w:p w:rsidR="004C28D0" w:rsidRPr="00F57615" w:rsidRDefault="004C28D0" w:rsidP="00176429">
                    <w:pPr>
                      <w:spacing w:line="180" w:lineRule="auto"/>
                      <w:rPr>
                        <w:rFonts w:cs="Courier New"/>
                        <w:sz w:val="20"/>
                      </w:rPr>
                    </w:pPr>
                    <w:r w:rsidRPr="00F57615">
                      <w:rPr>
                        <w:rFonts w:cs="Courier New"/>
                        <w:sz w:val="20"/>
                      </w:rPr>
                      <w:t xml:space="preserve">        &lt;property name="mail.debug" value="false"/&gt;</w:t>
                    </w:r>
                  </w:p>
                  <w:p w:rsidR="004C28D0" w:rsidRPr="00F57615" w:rsidRDefault="004C28D0" w:rsidP="00176429">
                    <w:pPr>
                      <w:spacing w:line="180" w:lineRule="auto"/>
                    </w:pPr>
                    <w:r w:rsidRPr="00F57615">
                      <w:rPr>
                        <w:rFonts w:cs="Courier New"/>
                        <w:sz w:val="20"/>
                      </w:rPr>
                      <w:t xml:space="preserve">      &lt;/configuration&gt;    &lt;/attribute&gt;     &lt;/mbean&gt;</w:t>
                    </w:r>
                  </w:p>
                </w:txbxContent>
              </v:textbox>
            </v:shape>
          </w:pict>
        </w:r>
        <w:r w:rsidR="00176429">
          <w:t xml:space="preserve"> </w:t>
        </w:r>
      </w:ins>
    </w:p>
    <w:p w:rsidR="00176429" w:rsidRDefault="00176429" w:rsidP="00176429">
      <w:pPr>
        <w:rPr>
          <w:ins w:id="3652" w:author="Vijay Parmar" w:date="2009-04-28T15:04:00Z"/>
        </w:rPr>
      </w:pPr>
    </w:p>
    <w:p w:rsidR="00176429" w:rsidRDefault="00176429" w:rsidP="00176429">
      <w:pPr>
        <w:pStyle w:val="ListParagraph"/>
        <w:ind w:left="2160"/>
        <w:rPr>
          <w:ins w:id="3653" w:author="Vijay Parmar" w:date="2009-04-28T15:04:00Z"/>
        </w:rPr>
      </w:pPr>
    </w:p>
    <w:p w:rsidR="00176429" w:rsidRDefault="00176429" w:rsidP="00176429">
      <w:pPr>
        <w:pStyle w:val="ListParagraph"/>
        <w:ind w:left="2160"/>
        <w:rPr>
          <w:ins w:id="3654" w:author="Vijay Parmar" w:date="2009-04-28T15:04:00Z"/>
        </w:rPr>
      </w:pPr>
    </w:p>
    <w:p w:rsidR="00176429" w:rsidRDefault="00176429" w:rsidP="00176429">
      <w:pPr>
        <w:pStyle w:val="ListParagraph"/>
        <w:ind w:left="2160"/>
        <w:rPr>
          <w:ins w:id="3655" w:author="Vijay Parmar" w:date="2009-04-28T15:04:00Z"/>
        </w:rPr>
      </w:pPr>
    </w:p>
    <w:p w:rsidR="00176429" w:rsidRDefault="00176429" w:rsidP="00176429">
      <w:pPr>
        <w:pStyle w:val="ListParagraph"/>
        <w:ind w:left="2160"/>
        <w:rPr>
          <w:ins w:id="3656" w:author="Vijay Parmar" w:date="2009-04-28T15:04:00Z"/>
        </w:rPr>
      </w:pPr>
    </w:p>
    <w:p w:rsidR="00176429" w:rsidRDefault="00176429" w:rsidP="00176429">
      <w:pPr>
        <w:pStyle w:val="ListParagraph"/>
        <w:ind w:left="2160"/>
        <w:rPr>
          <w:ins w:id="3657" w:author="Vijay Parmar" w:date="2009-04-28T15:04:00Z"/>
        </w:rPr>
      </w:pPr>
    </w:p>
    <w:p w:rsidR="00176429" w:rsidRDefault="00176429" w:rsidP="00176429">
      <w:pPr>
        <w:pStyle w:val="ListParagraph"/>
        <w:ind w:left="2160"/>
        <w:rPr>
          <w:ins w:id="3658" w:author="Vijay Parmar" w:date="2009-04-28T15:04:00Z"/>
        </w:rPr>
      </w:pPr>
    </w:p>
    <w:p w:rsidR="00176429" w:rsidRDefault="00176429" w:rsidP="00176429">
      <w:pPr>
        <w:pStyle w:val="ListParagraph"/>
        <w:ind w:left="2160"/>
        <w:rPr>
          <w:ins w:id="3659" w:author="Vijay Parmar" w:date="2009-04-28T15:04:00Z"/>
        </w:rPr>
      </w:pPr>
    </w:p>
    <w:p w:rsidR="00176429" w:rsidRDefault="00176429" w:rsidP="00176429">
      <w:pPr>
        <w:pStyle w:val="ListParagraph"/>
        <w:ind w:left="2160"/>
        <w:rPr>
          <w:ins w:id="3660" w:author="Vijay Parmar" w:date="2009-04-28T15:04:00Z"/>
        </w:rPr>
      </w:pPr>
    </w:p>
    <w:p w:rsidR="00176429" w:rsidRDefault="00176429" w:rsidP="00176429">
      <w:pPr>
        <w:pStyle w:val="ListParagraph"/>
        <w:ind w:left="2160"/>
        <w:rPr>
          <w:ins w:id="3661" w:author="Vijay Parmar" w:date="2009-04-28T15:04:00Z"/>
        </w:rPr>
      </w:pPr>
    </w:p>
    <w:p w:rsidR="00176429" w:rsidRDefault="00176429" w:rsidP="00176429">
      <w:pPr>
        <w:pStyle w:val="ListParagraph"/>
        <w:ind w:left="2160"/>
        <w:rPr>
          <w:ins w:id="3662" w:author="Vijay Parmar" w:date="2009-04-28T15:04:00Z"/>
        </w:rPr>
      </w:pPr>
    </w:p>
    <w:p w:rsidR="00176429" w:rsidRDefault="00176429" w:rsidP="00176429">
      <w:pPr>
        <w:pStyle w:val="ListParagraph"/>
        <w:ind w:left="2160"/>
        <w:rPr>
          <w:ins w:id="3663" w:author="Vijay Parmar" w:date="2009-04-28T15:04:00Z"/>
        </w:rPr>
      </w:pPr>
    </w:p>
    <w:p w:rsidR="00176429" w:rsidRDefault="00176429" w:rsidP="00176429">
      <w:pPr>
        <w:pStyle w:val="ListParagraph"/>
        <w:ind w:left="2160"/>
        <w:rPr>
          <w:ins w:id="3664" w:author="Vijay Parmar" w:date="2009-04-28T15:04:00Z"/>
        </w:rPr>
      </w:pPr>
    </w:p>
    <w:p w:rsidR="00176429" w:rsidRDefault="00176429" w:rsidP="00176429">
      <w:pPr>
        <w:pStyle w:val="ListParagraph"/>
        <w:ind w:left="2160"/>
        <w:rPr>
          <w:ins w:id="3665" w:author="Vijay Parmar" w:date="2009-04-28T15:04:00Z"/>
        </w:rPr>
      </w:pPr>
    </w:p>
    <w:p w:rsidR="00176429" w:rsidRDefault="00176429" w:rsidP="00176429">
      <w:pPr>
        <w:pStyle w:val="ListParagraph"/>
        <w:ind w:left="2160"/>
        <w:rPr>
          <w:ins w:id="3666" w:author="Vijay Parmar" w:date="2009-04-28T15:04:00Z"/>
        </w:rPr>
      </w:pPr>
    </w:p>
    <w:p w:rsidR="00176429" w:rsidRDefault="00176429" w:rsidP="00176429">
      <w:pPr>
        <w:pStyle w:val="ListParagraph"/>
        <w:ind w:left="2160"/>
        <w:rPr>
          <w:ins w:id="3667" w:author="Vijay Parmar" w:date="2009-04-28T15:04:00Z"/>
        </w:rPr>
      </w:pPr>
    </w:p>
    <w:p w:rsidR="005E74D2" w:rsidRDefault="005E74D2" w:rsidP="005E74D2">
      <w:pPr>
        <w:pStyle w:val="ListParagraph"/>
        <w:spacing w:after="0" w:line="240" w:lineRule="auto"/>
        <w:rPr>
          <w:ins w:id="3668" w:author="Vijay Parmar" w:date="2009-04-28T15:04:00Z"/>
          <w:sz w:val="24"/>
        </w:rPr>
        <w:pPrChange w:id="3669" w:author="Vijay Parmar" w:date="2009-04-28T15:05:00Z">
          <w:pPr/>
        </w:pPrChange>
      </w:pPr>
    </w:p>
    <w:p w:rsidR="005E74D2" w:rsidRDefault="00C239E5" w:rsidP="005E74D2">
      <w:pPr>
        <w:pStyle w:val="ListParagraph"/>
        <w:numPr>
          <w:ilvl w:val="0"/>
          <w:numId w:val="32"/>
        </w:numPr>
        <w:spacing w:after="0" w:line="240" w:lineRule="auto"/>
        <w:rPr>
          <w:ins w:id="3670" w:author="Vijay Parmar" w:date="2009-04-29T12:21:00Z"/>
          <w:sz w:val="24"/>
        </w:rPr>
        <w:pPrChange w:id="3671" w:author="Vijay Parmar" w:date="2009-03-23T17:36:00Z">
          <w:pPr/>
        </w:pPrChange>
      </w:pPr>
      <w:ins w:id="3672" w:author="Vijay Parmar" w:date="2009-04-29T12:21:00Z">
        <w:r>
          <w:rPr>
            <w:sz w:val="24"/>
          </w:rPr>
          <w:t xml:space="preserve">(Optional) Configure CLM Audit Logging </w:t>
        </w:r>
      </w:ins>
    </w:p>
    <w:p w:rsidR="005E74D2" w:rsidRDefault="007B57F1" w:rsidP="005E74D2">
      <w:pPr>
        <w:pStyle w:val="ListParagraph"/>
        <w:numPr>
          <w:ilvl w:val="0"/>
          <w:numId w:val="32"/>
        </w:numPr>
        <w:spacing w:after="0" w:line="240" w:lineRule="auto"/>
        <w:rPr>
          <w:ins w:id="3673" w:author="Vijay Parmar" w:date="2009-03-23T17:36:00Z"/>
          <w:sz w:val="24"/>
        </w:rPr>
        <w:pPrChange w:id="3674" w:author="Vijay Parmar" w:date="2009-03-23T17:36:00Z">
          <w:pPr/>
        </w:pPrChange>
      </w:pPr>
      <w:ins w:id="3675" w:author="Vijay Parmar" w:date="2009-03-23T17:36:00Z">
        <w:r>
          <w:rPr>
            <w:sz w:val="24"/>
          </w:rPr>
          <w:t>Start JBoss</w:t>
        </w:r>
      </w:ins>
    </w:p>
    <w:p w:rsidR="005E74D2" w:rsidRDefault="007B57F1" w:rsidP="005E74D2">
      <w:pPr>
        <w:pStyle w:val="ListParagraph"/>
        <w:numPr>
          <w:ilvl w:val="0"/>
          <w:numId w:val="32"/>
        </w:numPr>
        <w:spacing w:after="0" w:line="240" w:lineRule="auto"/>
        <w:rPr>
          <w:ins w:id="3676" w:author="Vijay Parmar" w:date="2009-03-23T17:36:00Z"/>
          <w:sz w:val="24"/>
        </w:rPr>
        <w:pPrChange w:id="3677" w:author="Vijay Parmar" w:date="2009-03-23T17:36:00Z">
          <w:pPr/>
        </w:pPrChange>
      </w:pPr>
      <w:ins w:id="3678" w:author="Vijay Parmar" w:date="2009-03-23T17:36:00Z">
        <w:r>
          <w:rPr>
            <w:sz w:val="24"/>
          </w:rPr>
          <w:t xml:space="preserve">Access URL </w:t>
        </w:r>
        <w:r w:rsidR="005E74D2">
          <w:rPr>
            <w:sz w:val="24"/>
          </w:rPr>
          <w:fldChar w:fldCharType="begin"/>
        </w:r>
        <w:r>
          <w:rPr>
            <w:sz w:val="24"/>
          </w:rPr>
          <w:instrText xml:space="preserve"> HYPERLINK "http://server:port/caarray" </w:instrText>
        </w:r>
        <w:r w:rsidR="005E74D2">
          <w:rPr>
            <w:sz w:val="24"/>
          </w:rPr>
          <w:fldChar w:fldCharType="separate"/>
        </w:r>
        <w:r w:rsidRPr="000D5678">
          <w:rPr>
            <w:rStyle w:val="Hyperlink"/>
            <w:sz w:val="24"/>
          </w:rPr>
          <w:t>http://server:port/caarray</w:t>
        </w:r>
        <w:r w:rsidR="005E74D2">
          <w:rPr>
            <w:sz w:val="24"/>
          </w:rPr>
          <w:fldChar w:fldCharType="end"/>
        </w:r>
        <w:r>
          <w:rPr>
            <w:sz w:val="24"/>
          </w:rPr>
          <w:t>. Click on Login on the left side.</w:t>
        </w:r>
      </w:ins>
    </w:p>
    <w:p w:rsidR="005E74D2" w:rsidRDefault="007B57F1" w:rsidP="005E74D2">
      <w:pPr>
        <w:pStyle w:val="ListParagraph"/>
        <w:numPr>
          <w:ilvl w:val="0"/>
          <w:numId w:val="32"/>
        </w:numPr>
        <w:spacing w:after="0" w:line="240" w:lineRule="auto"/>
        <w:rPr>
          <w:ins w:id="3679" w:author="Vijay Parmar" w:date="2009-03-23T17:19:00Z"/>
          <w:sz w:val="24"/>
        </w:rPr>
        <w:pPrChange w:id="3680" w:author="Vijay Parmar" w:date="2009-03-23T17:36:00Z">
          <w:pPr/>
        </w:pPrChange>
      </w:pPr>
      <w:ins w:id="3681" w:author="Vijay Parmar" w:date="2009-03-23T17:36:00Z">
        <w:r>
          <w:rPr>
            <w:sz w:val="24"/>
          </w:rPr>
          <w:t>It will prompt for caGrid credentials</w:t>
        </w:r>
      </w:ins>
      <w:ins w:id="3682" w:author="Vijay Parmar" w:date="2009-03-23T17:37:00Z">
        <w:r>
          <w:rPr>
            <w:sz w:val="24"/>
          </w:rPr>
          <w:t>. Enter valid caGrid credentials. A successful login indicates configurations and setup was done correctly.</w:t>
        </w:r>
      </w:ins>
    </w:p>
    <w:p w:rsidR="005E74D2" w:rsidRPr="005E74D2" w:rsidRDefault="005E74D2" w:rsidP="005E74D2">
      <w:pPr>
        <w:spacing w:after="0" w:line="240" w:lineRule="auto"/>
        <w:rPr>
          <w:ins w:id="3683" w:author="Vijay Parmar" w:date="2009-03-23T17:19:00Z"/>
          <w:sz w:val="24"/>
          <w:rPrChange w:id="3684" w:author="Vijay Parmar" w:date="2009-03-23T17:19:00Z">
            <w:rPr>
              <w:ins w:id="3685" w:author="Vijay Parmar" w:date="2009-03-23T17:19:00Z"/>
            </w:rPr>
          </w:rPrChange>
        </w:rPr>
        <w:pPrChange w:id="3686" w:author="Vijay Parmar" w:date="2009-03-23T17:19:00Z">
          <w:pPr/>
        </w:pPrChange>
      </w:pPr>
    </w:p>
    <w:p w:rsidR="005E74D2" w:rsidRPr="005E74D2" w:rsidRDefault="005E74D2" w:rsidP="005E74D2">
      <w:pPr>
        <w:pStyle w:val="ListParagraph"/>
        <w:spacing w:after="0" w:line="240" w:lineRule="auto"/>
        <w:ind w:left="1440"/>
        <w:rPr>
          <w:del w:id="3687" w:author="Vijay Parmar" w:date="2009-03-23T17:14:00Z"/>
          <w:sz w:val="24"/>
          <w:rPrChange w:id="3688" w:author="Vijay Parmar" w:date="2009-03-23T15:19:00Z">
            <w:rPr>
              <w:del w:id="3689" w:author="Vijay Parmar" w:date="2009-03-23T17:14:00Z"/>
            </w:rPr>
          </w:rPrChange>
        </w:rPr>
        <w:pPrChange w:id="3690" w:author="Vijay Parmar" w:date="2009-03-23T16:37:00Z">
          <w:pPr/>
        </w:pPrChange>
      </w:pPr>
    </w:p>
    <w:p w:rsidR="005E74D2" w:rsidRDefault="001708F8" w:rsidP="005E74D2">
      <w:pPr>
        <w:pStyle w:val="Heading1"/>
        <w:ind w:left="1440" w:firstLine="360"/>
        <w:rPr>
          <w:del w:id="3691" w:author="Vijay Parmar" w:date="2009-03-23T17:18:00Z"/>
          <w:b w:val="0"/>
          <w:bCs w:val="0"/>
        </w:rPr>
        <w:pPrChange w:id="3692" w:author="Vijay Parmar" w:date="2009-04-29T12:22:00Z">
          <w:pPr>
            <w:pStyle w:val="Heading1"/>
            <w:ind w:left="360"/>
          </w:pPr>
        </w:pPrChange>
      </w:pPr>
      <w:del w:id="3693" w:author="Vijay Parmar" w:date="2009-03-23T17:20:00Z">
        <w:r w:rsidDel="00AC15B8">
          <w:br w:type="page"/>
        </w:r>
      </w:del>
    </w:p>
    <w:p w:rsidR="00216967" w:rsidRDefault="00CD419D" w:rsidP="00CD419D">
      <w:pPr>
        <w:pStyle w:val="Heading1"/>
        <w:ind w:left="360"/>
      </w:pPr>
      <w:bookmarkStart w:id="3694" w:name="_Toc228774663"/>
      <w:r>
        <w:t>Glossary</w:t>
      </w:r>
      <w:bookmarkEnd w:id="3694"/>
      <w:r w:rsidR="00866E6F">
        <w:t xml:space="preserve"> </w:t>
      </w:r>
    </w:p>
    <w:p w:rsidR="004D525F" w:rsidRDefault="004D525F" w:rsidP="004D525F"/>
    <w:p w:rsidR="004D525F" w:rsidRDefault="004D525F" w:rsidP="004D525F">
      <w:pPr>
        <w:ind w:firstLine="360"/>
      </w:pPr>
      <w:r>
        <w:t xml:space="preserve">The following table contains </w:t>
      </w:r>
      <w:r w:rsidRPr="00E67F55">
        <w:t xml:space="preserve">a list of terms </w:t>
      </w:r>
      <w:r>
        <w:t>used in this document,</w:t>
      </w:r>
      <w:r w:rsidRPr="00E67F55">
        <w:t xml:space="preserve"> with accompanying definitions</w:t>
      </w:r>
      <w:r>
        <w:t>.</w:t>
      </w:r>
    </w:p>
    <w:p w:rsidR="004D525F" w:rsidRDefault="004D525F" w:rsidP="004D525F">
      <w:pPr>
        <w:ind w:firstLine="360"/>
      </w:pPr>
    </w:p>
    <w:tbl>
      <w:tblPr>
        <w:tblW w:w="0" w:type="auto"/>
        <w:tblInd w:w="4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tblPr>
      <w:tblGrid>
        <w:gridCol w:w="1638"/>
        <w:gridCol w:w="7488"/>
      </w:tblGrid>
      <w:tr w:rsidR="004D525F" w:rsidRPr="008C6A8D" w:rsidTr="004D525F">
        <w:trPr>
          <w:tblHeader/>
        </w:trPr>
        <w:tc>
          <w:tcPr>
            <w:tcW w:w="1638" w:type="dxa"/>
            <w:shd w:val="clear" w:color="auto" w:fill="CCCCCC"/>
          </w:tcPr>
          <w:p w:rsidR="004D525F" w:rsidRPr="00DE7AAE" w:rsidRDefault="004D525F" w:rsidP="00150B0B">
            <w:pPr>
              <w:ind w:left="180"/>
              <w:rPr>
                <w:b/>
                <w:color w:val="000000"/>
                <w:sz w:val="24"/>
                <w:szCs w:val="24"/>
              </w:rPr>
            </w:pPr>
            <w:r w:rsidRPr="00DE7AAE">
              <w:rPr>
                <w:b/>
                <w:color w:val="000000"/>
                <w:sz w:val="24"/>
                <w:szCs w:val="24"/>
              </w:rPr>
              <w:t>Term</w:t>
            </w:r>
          </w:p>
        </w:tc>
        <w:tc>
          <w:tcPr>
            <w:tcW w:w="7488" w:type="dxa"/>
            <w:shd w:val="clear" w:color="auto" w:fill="CCCCCC"/>
          </w:tcPr>
          <w:p w:rsidR="004D525F" w:rsidRPr="00DE7AAE" w:rsidRDefault="004D525F" w:rsidP="00150B0B">
            <w:pPr>
              <w:ind w:left="72"/>
              <w:rPr>
                <w:b/>
                <w:color w:val="000000"/>
                <w:sz w:val="24"/>
                <w:szCs w:val="24"/>
              </w:rPr>
            </w:pPr>
            <w:r w:rsidRPr="00DE7AAE">
              <w:rPr>
                <w:b/>
                <w:color w:val="000000"/>
                <w:sz w:val="24"/>
                <w:szCs w:val="24"/>
              </w:rPr>
              <w:t>Definition</w:t>
            </w:r>
          </w:p>
        </w:tc>
      </w:tr>
      <w:tr w:rsidR="004D525F" w:rsidRPr="00C00691" w:rsidTr="004D525F">
        <w:tc>
          <w:tcPr>
            <w:tcW w:w="1638" w:type="dxa"/>
          </w:tcPr>
          <w:p w:rsidR="004D525F" w:rsidRPr="00DE7AAE" w:rsidRDefault="004D525F" w:rsidP="00150B0B">
            <w:pPr>
              <w:ind w:left="180"/>
              <w:rPr>
                <w:sz w:val="24"/>
                <w:szCs w:val="24"/>
              </w:rPr>
            </w:pPr>
          </w:p>
        </w:tc>
        <w:tc>
          <w:tcPr>
            <w:tcW w:w="7488" w:type="dxa"/>
          </w:tcPr>
          <w:p w:rsidR="004D525F" w:rsidRPr="00DE7AAE" w:rsidRDefault="004D525F" w:rsidP="00C73824">
            <w:pPr>
              <w:ind w:left="72"/>
              <w:rPr>
                <w:sz w:val="24"/>
                <w:szCs w:val="24"/>
              </w:rPr>
            </w:pP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Ant</w:t>
            </w:r>
          </w:p>
        </w:tc>
        <w:tc>
          <w:tcPr>
            <w:tcW w:w="7488" w:type="dxa"/>
          </w:tcPr>
          <w:p w:rsidR="004D525F" w:rsidRPr="00DE7AAE" w:rsidRDefault="004D525F" w:rsidP="00C73824">
            <w:pPr>
              <w:ind w:left="72"/>
              <w:rPr>
                <w:sz w:val="24"/>
                <w:szCs w:val="24"/>
              </w:rPr>
            </w:pPr>
            <w:r w:rsidRPr="00DE7AAE">
              <w:rPr>
                <w:sz w:val="24"/>
                <w:szCs w:val="24"/>
              </w:rPr>
              <w:t xml:space="preserve">Apache Ant is a Java-based build tool used to perform various build related tasks.  </w:t>
            </w:r>
            <w:r w:rsidR="00C73824" w:rsidRPr="00DE7AAE">
              <w:rPr>
                <w:sz w:val="24"/>
                <w:szCs w:val="24"/>
              </w:rPr>
              <w:t>F</w:t>
            </w:r>
            <w:r w:rsidRPr="00DE7AAE">
              <w:rPr>
                <w:sz w:val="24"/>
                <w:szCs w:val="24"/>
              </w:rPr>
              <w:t xml:space="preserve">or more information on how Ant is used within the SDK.  See </w:t>
            </w:r>
            <w:hyperlink r:id="rId48" w:history="1">
              <w:r w:rsidRPr="00DE7AAE">
                <w:rPr>
                  <w:rStyle w:val="Hyperlink"/>
                  <w:sz w:val="24"/>
                  <w:szCs w:val="24"/>
                </w:rPr>
                <w:t>http://ant.apache.org/</w:t>
              </w:r>
            </w:hyperlink>
            <w:r w:rsidRPr="00DE7AAE">
              <w:rPr>
                <w:sz w:val="24"/>
                <w:szCs w:val="24"/>
              </w:rPr>
              <w:t xml:space="preserve"> for more information on Ant itself.</w:t>
            </w:r>
          </w:p>
        </w:tc>
      </w:tr>
      <w:tr w:rsidR="00AD0F82" w:rsidRPr="00C00691" w:rsidTr="004D525F">
        <w:tc>
          <w:tcPr>
            <w:tcW w:w="1638" w:type="dxa"/>
          </w:tcPr>
          <w:p w:rsidR="00AD0F82" w:rsidRPr="00DE7AAE" w:rsidRDefault="00AD0F82" w:rsidP="00150B0B">
            <w:pPr>
              <w:ind w:left="180"/>
              <w:rPr>
                <w:sz w:val="24"/>
                <w:szCs w:val="24"/>
              </w:rPr>
            </w:pPr>
            <w:r w:rsidRPr="00DE7AAE">
              <w:rPr>
                <w:sz w:val="24"/>
                <w:szCs w:val="24"/>
              </w:rPr>
              <w:t>caGrid</w:t>
            </w:r>
          </w:p>
        </w:tc>
        <w:tc>
          <w:tcPr>
            <w:tcW w:w="7488" w:type="dxa"/>
          </w:tcPr>
          <w:p w:rsidR="00922FB3" w:rsidRPr="00DE7AAE" w:rsidRDefault="00922FB3" w:rsidP="00922FB3">
            <w:pPr>
              <w:ind w:left="72"/>
              <w:rPr>
                <w:sz w:val="24"/>
                <w:szCs w:val="24"/>
              </w:rPr>
            </w:pPr>
            <w:r w:rsidRPr="00922FB3">
              <w:rPr>
                <w:sz w:val="24"/>
                <w:szCs w:val="24"/>
              </w:rPr>
              <w:t>The cancer Biomedical Informatics Grid, or caBIG™,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 is referred to as caGrid.</w:t>
            </w:r>
            <w:r>
              <w:rPr>
                <w:sz w:val="24"/>
                <w:szCs w:val="24"/>
              </w:rPr>
              <w:t xml:space="preserve"> See </w:t>
            </w:r>
            <w:hyperlink r:id="rId49" w:history="1">
              <w:r w:rsidR="00282BE8" w:rsidRPr="00FA0FF9">
                <w:rPr>
                  <w:rStyle w:val="Hyperlink"/>
                  <w:sz w:val="24"/>
                  <w:szCs w:val="24"/>
                </w:rPr>
                <w:t>http://www</w:t>
              </w:r>
            </w:hyperlink>
            <w:r>
              <w:rPr>
                <w:sz w:val="24"/>
                <w:szCs w:val="24"/>
              </w:rPr>
              <w:t>.cagrid.org</w:t>
            </w: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Ehcache</w:t>
            </w:r>
          </w:p>
        </w:tc>
        <w:tc>
          <w:tcPr>
            <w:tcW w:w="7488" w:type="dxa"/>
          </w:tcPr>
          <w:p w:rsidR="004D525F" w:rsidRPr="00DE7AAE" w:rsidRDefault="004D525F" w:rsidP="00495527">
            <w:pPr>
              <w:ind w:left="72"/>
              <w:rPr>
                <w:sz w:val="24"/>
                <w:szCs w:val="24"/>
              </w:rPr>
            </w:pPr>
            <w:r w:rsidRPr="00DE7AAE">
              <w:rPr>
                <w:sz w:val="24"/>
                <w:szCs w:val="24"/>
              </w:rPr>
              <w:t xml:space="preserve">Ehcache is a simple, fast and thread safe cache for Java that provides memory and disk stores and distributed </w:t>
            </w:r>
            <w:r w:rsidR="00495527" w:rsidRPr="00DE7AAE">
              <w:rPr>
                <w:sz w:val="24"/>
                <w:szCs w:val="24"/>
              </w:rPr>
              <w:t xml:space="preserve">operation for clusters.  CSM </w:t>
            </w:r>
            <w:r w:rsidRPr="00DE7AAE">
              <w:rPr>
                <w:sz w:val="24"/>
                <w:szCs w:val="24"/>
              </w:rPr>
              <w:t xml:space="preserve">uses ehcache in conjunction with Hibernate.  See </w:t>
            </w:r>
            <w:hyperlink r:id="rId50" w:history="1">
              <w:r w:rsidRPr="00DE7AAE">
                <w:rPr>
                  <w:rStyle w:val="Hyperlink"/>
                  <w:sz w:val="24"/>
                  <w:szCs w:val="24"/>
                </w:rPr>
                <w:t>http://sourceforge.net/projects/ehcache</w:t>
              </w:r>
            </w:hyperlink>
            <w:r w:rsidRPr="00DE7AAE">
              <w:rPr>
                <w:sz w:val="24"/>
                <w:szCs w:val="24"/>
              </w:rPr>
              <w:t xml:space="preserve"> for more information.</w:t>
            </w:r>
          </w:p>
        </w:tc>
      </w:tr>
      <w:tr w:rsidR="004D525F" w:rsidRPr="00C00691" w:rsidTr="004D525F">
        <w:tc>
          <w:tcPr>
            <w:tcW w:w="1638" w:type="dxa"/>
          </w:tcPr>
          <w:p w:rsidR="004D525F" w:rsidRPr="00DE7AAE" w:rsidRDefault="004D525F" w:rsidP="00150B0B">
            <w:pPr>
              <w:ind w:left="180"/>
              <w:rPr>
                <w:sz w:val="24"/>
                <w:szCs w:val="24"/>
              </w:rPr>
            </w:pPr>
            <w:r w:rsidRPr="00DE7AAE">
              <w:rPr>
                <w:sz w:val="24"/>
                <w:szCs w:val="24"/>
              </w:rPr>
              <w:t>Hibernate</w:t>
            </w:r>
          </w:p>
        </w:tc>
        <w:tc>
          <w:tcPr>
            <w:tcW w:w="7488" w:type="dxa"/>
          </w:tcPr>
          <w:p w:rsidR="004D525F" w:rsidRPr="00DE7AAE" w:rsidRDefault="004D525F" w:rsidP="00150B0B">
            <w:pPr>
              <w:ind w:left="72"/>
              <w:rPr>
                <w:sz w:val="24"/>
                <w:szCs w:val="24"/>
              </w:rPr>
            </w:pPr>
            <w:r w:rsidRPr="00DE7AAE">
              <w:rPr>
                <w:sz w:val="24"/>
                <w:szCs w:val="24"/>
              </w:rPr>
              <w:t xml:space="preserve">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  See </w:t>
            </w:r>
            <w:hyperlink r:id="rId51" w:history="1">
              <w:r w:rsidRPr="00DE7AAE">
                <w:rPr>
                  <w:rStyle w:val="Hyperlink"/>
                  <w:sz w:val="24"/>
                  <w:szCs w:val="24"/>
                </w:rPr>
                <w:t>http://www.hibernate.org/</w:t>
              </w:r>
            </w:hyperlink>
            <w:r w:rsidRPr="00DE7AAE">
              <w:rPr>
                <w:sz w:val="24"/>
                <w:szCs w:val="24"/>
              </w:rPr>
              <w:t xml:space="preserve"> for more information.</w:t>
            </w:r>
          </w:p>
        </w:tc>
      </w:tr>
      <w:tr w:rsidR="00F524C3" w:rsidRPr="00C00691" w:rsidTr="004D525F">
        <w:tc>
          <w:tcPr>
            <w:tcW w:w="1638" w:type="dxa"/>
          </w:tcPr>
          <w:p w:rsidR="00F524C3" w:rsidRPr="00DE7AAE" w:rsidRDefault="00F524C3" w:rsidP="00150B0B">
            <w:pPr>
              <w:ind w:left="180"/>
              <w:rPr>
                <w:sz w:val="24"/>
                <w:szCs w:val="24"/>
              </w:rPr>
            </w:pPr>
            <w:r w:rsidRPr="00DE7AAE">
              <w:rPr>
                <w:sz w:val="24"/>
                <w:szCs w:val="24"/>
              </w:rPr>
              <w:t>JAR</w:t>
            </w:r>
          </w:p>
        </w:tc>
        <w:tc>
          <w:tcPr>
            <w:tcW w:w="7488" w:type="dxa"/>
          </w:tcPr>
          <w:p w:rsidR="00F524C3" w:rsidRPr="00DE7AAE" w:rsidRDefault="00DE7AAE" w:rsidP="00150B0B">
            <w:pPr>
              <w:ind w:left="72"/>
              <w:rPr>
                <w:sz w:val="24"/>
                <w:szCs w:val="24"/>
              </w:rPr>
            </w:pPr>
            <w:r w:rsidRPr="00DE7AAE">
              <w:rPr>
                <w:sz w:val="24"/>
                <w:szCs w:val="24"/>
              </w:rPr>
              <w:t>JAR file is a file format based on the popular ZIP file format and is used for aggregating many files into one. A  JAR file is essentially a zip file that contains an optional META-INF directory.</w:t>
            </w:r>
          </w:p>
        </w:tc>
      </w:tr>
      <w:tr w:rsidR="00602495" w:rsidRPr="00C00691" w:rsidTr="004D525F">
        <w:tc>
          <w:tcPr>
            <w:tcW w:w="1638" w:type="dxa"/>
          </w:tcPr>
          <w:p w:rsidR="00602495" w:rsidRPr="00DE7AAE" w:rsidRDefault="00602495" w:rsidP="00150B0B">
            <w:pPr>
              <w:ind w:left="180"/>
              <w:rPr>
                <w:sz w:val="24"/>
                <w:szCs w:val="24"/>
              </w:rPr>
            </w:pPr>
            <w:r w:rsidRPr="00DE7AAE">
              <w:rPr>
                <w:sz w:val="24"/>
                <w:szCs w:val="24"/>
              </w:rPr>
              <w:t>JAAS</w:t>
            </w:r>
          </w:p>
        </w:tc>
        <w:tc>
          <w:tcPr>
            <w:tcW w:w="7488" w:type="dxa"/>
          </w:tcPr>
          <w:p w:rsidR="00602495" w:rsidRPr="00DE7AAE" w:rsidRDefault="00620F5A" w:rsidP="00150B0B">
            <w:pPr>
              <w:ind w:left="72"/>
              <w:rPr>
                <w:sz w:val="24"/>
                <w:szCs w:val="24"/>
              </w:rPr>
            </w:pPr>
            <w:r w:rsidRPr="00DE7AAE">
              <w:rPr>
                <w:color w:val="333333"/>
                <w:sz w:val="24"/>
                <w:szCs w:val="24"/>
              </w:rPr>
              <w:t>The JAAS 1.0 API consists of a set of Java packages designed for user authentication and authorization. It implements a Java version of the standard Pluggable Authentication Module (PAM) framework and compatibly extends the Java 2 Platform</w:t>
            </w:r>
            <w:r w:rsidR="00282BE8">
              <w:rPr>
                <w:color w:val="333333"/>
                <w:sz w:val="24"/>
                <w:szCs w:val="24"/>
              </w:rPr>
              <w:t>’</w:t>
            </w:r>
            <w:r w:rsidRPr="00DE7AAE">
              <w:rPr>
                <w:color w:val="333333"/>
                <w:sz w:val="24"/>
                <w:szCs w:val="24"/>
              </w:rPr>
              <w:t>s access control architecture to support user-based authorization.</w:t>
            </w:r>
          </w:p>
        </w:tc>
      </w:tr>
      <w:tr w:rsidR="00E51ADD" w:rsidRPr="00C00691" w:rsidTr="004D525F">
        <w:tc>
          <w:tcPr>
            <w:tcW w:w="1638" w:type="dxa"/>
          </w:tcPr>
          <w:p w:rsidR="00E51ADD" w:rsidRPr="00DE7AAE" w:rsidRDefault="00E51ADD" w:rsidP="00150B0B">
            <w:pPr>
              <w:ind w:left="180"/>
              <w:rPr>
                <w:sz w:val="24"/>
                <w:szCs w:val="24"/>
              </w:rPr>
            </w:pPr>
            <w:r w:rsidRPr="00DE7AAE">
              <w:rPr>
                <w:sz w:val="24"/>
                <w:szCs w:val="24"/>
              </w:rPr>
              <w:t>SAML</w:t>
            </w:r>
          </w:p>
        </w:tc>
        <w:tc>
          <w:tcPr>
            <w:tcW w:w="7488" w:type="dxa"/>
          </w:tcPr>
          <w:p w:rsidR="00E51ADD" w:rsidRPr="00DE7AAE" w:rsidRDefault="00947582" w:rsidP="00150B0B">
            <w:pPr>
              <w:ind w:left="72"/>
              <w:rPr>
                <w:sz w:val="24"/>
                <w:szCs w:val="24"/>
              </w:rPr>
            </w:pPr>
            <w:r w:rsidRPr="00947582">
              <w:rPr>
                <w:sz w:val="24"/>
                <w:szCs w:val="24"/>
              </w:rPr>
              <w:t xml:space="preserve">Security Assertion Markup Language (SAML) is an XML standard for exchanging authentication and authorization data between security domains, that is, between an identity provider (a producer of assertions) </w:t>
            </w:r>
            <w:r w:rsidRPr="00947582">
              <w:rPr>
                <w:sz w:val="24"/>
                <w:szCs w:val="24"/>
              </w:rPr>
              <w:lastRenderedPageBreak/>
              <w:t>and a service provider (a consumer of assertions). SAML is a product of the OASIS Security Services Technical Committee</w:t>
            </w:r>
          </w:p>
        </w:tc>
      </w:tr>
      <w:tr w:rsidR="008926CD" w:rsidRPr="00C00691" w:rsidTr="004D525F">
        <w:tc>
          <w:tcPr>
            <w:tcW w:w="1638" w:type="dxa"/>
          </w:tcPr>
          <w:p w:rsidR="008926CD" w:rsidRPr="00DE7AAE" w:rsidRDefault="008926CD" w:rsidP="00150B0B">
            <w:pPr>
              <w:ind w:left="180"/>
              <w:rPr>
                <w:sz w:val="24"/>
                <w:szCs w:val="24"/>
              </w:rPr>
            </w:pPr>
            <w:r w:rsidRPr="00DE7AAE">
              <w:rPr>
                <w:sz w:val="24"/>
                <w:szCs w:val="24"/>
              </w:rPr>
              <w:lastRenderedPageBreak/>
              <w:t>Spring</w:t>
            </w:r>
          </w:p>
        </w:tc>
        <w:tc>
          <w:tcPr>
            <w:tcW w:w="7488" w:type="dxa"/>
          </w:tcPr>
          <w:p w:rsidR="008926CD" w:rsidRPr="00DE7AAE" w:rsidRDefault="008926CD" w:rsidP="008926CD">
            <w:pPr>
              <w:ind w:left="72"/>
              <w:rPr>
                <w:sz w:val="24"/>
                <w:szCs w:val="24"/>
              </w:rPr>
            </w:pPr>
            <w:r w:rsidRPr="00DE7AAE">
              <w:rPr>
                <w:sz w:val="24"/>
                <w:szCs w:val="24"/>
              </w:rPr>
              <w:t>Spring Framework is a leading full-stack Java/JEE application framework. Led and sustained by Interface21, Spring delivers significant benefits for many projects, increasing development productivity and runtime performance while improving test coverage and application quality.</w:t>
            </w:r>
            <w:r w:rsidR="00A3456E" w:rsidRPr="00DE7AAE">
              <w:rPr>
                <w:sz w:val="24"/>
                <w:szCs w:val="24"/>
              </w:rPr>
              <w:t xml:space="preserve"> See </w:t>
            </w:r>
            <w:hyperlink r:id="rId52" w:history="1">
              <w:r w:rsidR="00A3456E" w:rsidRPr="00DE7AAE">
                <w:rPr>
                  <w:rStyle w:val="Hyperlink"/>
                  <w:sz w:val="24"/>
                  <w:szCs w:val="24"/>
                </w:rPr>
                <w:t>http://www.springframework.org/</w:t>
              </w:r>
            </w:hyperlink>
            <w:r w:rsidR="00A3456E" w:rsidRPr="00DE7AAE">
              <w:rPr>
                <w:sz w:val="24"/>
                <w:szCs w:val="24"/>
              </w:rPr>
              <w:t xml:space="preserve"> for more information</w:t>
            </w:r>
            <w:r w:rsidR="00A42F14" w:rsidRPr="00DE7AAE">
              <w:rPr>
                <w:sz w:val="24"/>
                <w:szCs w:val="24"/>
              </w:rPr>
              <w:t>.</w:t>
            </w:r>
          </w:p>
        </w:tc>
      </w:tr>
      <w:tr w:rsidR="004D525F" w:rsidRPr="00C00691" w:rsidTr="004D525F">
        <w:tc>
          <w:tcPr>
            <w:tcW w:w="1638" w:type="dxa"/>
          </w:tcPr>
          <w:p w:rsidR="004D525F" w:rsidRPr="00DE7AAE" w:rsidRDefault="005A4D51" w:rsidP="00150B0B">
            <w:pPr>
              <w:ind w:left="180"/>
              <w:rPr>
                <w:sz w:val="24"/>
                <w:szCs w:val="24"/>
              </w:rPr>
            </w:pPr>
            <w:r>
              <w:rPr>
                <w:sz w:val="24"/>
                <w:szCs w:val="24"/>
              </w:rPr>
              <w:t>XSD</w:t>
            </w:r>
          </w:p>
        </w:tc>
        <w:tc>
          <w:tcPr>
            <w:tcW w:w="7488" w:type="dxa"/>
          </w:tcPr>
          <w:p w:rsidR="004D525F" w:rsidRPr="00DE7AAE" w:rsidRDefault="00DB11AF" w:rsidP="00150B0B">
            <w:pPr>
              <w:ind w:left="72"/>
              <w:rPr>
                <w:sz w:val="24"/>
                <w:szCs w:val="24"/>
              </w:rPr>
            </w:pPr>
            <w:r>
              <w:rPr>
                <w:sz w:val="24"/>
                <w:szCs w:val="24"/>
              </w:rPr>
              <w:t>XML Schema Definition.</w:t>
            </w:r>
          </w:p>
        </w:tc>
      </w:tr>
      <w:tr w:rsidR="004D525F" w:rsidRPr="00C00691" w:rsidTr="004D525F">
        <w:tc>
          <w:tcPr>
            <w:tcW w:w="1638" w:type="dxa"/>
          </w:tcPr>
          <w:p w:rsidR="004D525F" w:rsidRPr="00DE7AAE" w:rsidRDefault="00565EB7" w:rsidP="00150B0B">
            <w:pPr>
              <w:ind w:left="180"/>
              <w:rPr>
                <w:sz w:val="24"/>
                <w:szCs w:val="24"/>
              </w:rPr>
            </w:pPr>
            <w:r>
              <w:rPr>
                <w:sz w:val="24"/>
                <w:szCs w:val="24"/>
              </w:rPr>
              <w:t>Globus</w:t>
            </w:r>
            <w:r w:rsidR="003E7FE6">
              <w:rPr>
                <w:sz w:val="24"/>
                <w:szCs w:val="24"/>
              </w:rPr>
              <w:t xml:space="preserve"> Toolkit</w:t>
            </w:r>
          </w:p>
        </w:tc>
        <w:tc>
          <w:tcPr>
            <w:tcW w:w="7488" w:type="dxa"/>
          </w:tcPr>
          <w:p w:rsidR="004D525F" w:rsidRPr="00DE7AAE" w:rsidRDefault="003E7FE6" w:rsidP="00150B0B">
            <w:pPr>
              <w:ind w:left="72"/>
              <w:rPr>
                <w:sz w:val="24"/>
                <w:szCs w:val="24"/>
              </w:rPr>
            </w:pPr>
            <w:r w:rsidRPr="003E7FE6">
              <w:rPr>
                <w:sz w:val="24"/>
                <w:szCs w:val="24"/>
              </w:rPr>
              <w:t>The Globus® Toolkit is an open source software toolkit used for building grids. It is being developed by the Globus Alliance and many others all over the world</w:t>
            </w:r>
          </w:p>
        </w:tc>
      </w:tr>
      <w:tr w:rsidR="00282BE8" w:rsidRPr="00C00691" w:rsidTr="004D525F">
        <w:tc>
          <w:tcPr>
            <w:tcW w:w="1638" w:type="dxa"/>
          </w:tcPr>
          <w:p w:rsidR="00282BE8" w:rsidRDefault="00282BE8" w:rsidP="00150B0B">
            <w:pPr>
              <w:ind w:left="180"/>
              <w:rPr>
                <w:sz w:val="24"/>
                <w:szCs w:val="24"/>
              </w:rPr>
            </w:pPr>
            <w:r>
              <w:rPr>
                <w:sz w:val="24"/>
                <w:szCs w:val="24"/>
              </w:rPr>
              <w:t>IDP</w:t>
            </w:r>
          </w:p>
        </w:tc>
        <w:tc>
          <w:tcPr>
            <w:tcW w:w="7488" w:type="dxa"/>
          </w:tcPr>
          <w:p w:rsidR="00282BE8" w:rsidRPr="007337A9" w:rsidRDefault="00282BE8" w:rsidP="00150B0B">
            <w:pPr>
              <w:ind w:left="72"/>
              <w:rPr>
                <w:rStyle w:val="apple-style-span"/>
                <w:rFonts w:ascii="Lucida Grande" w:hAnsi="Lucida Grande"/>
                <w:color w:val="000000"/>
                <w:szCs w:val="18"/>
              </w:rPr>
            </w:pPr>
            <w:r>
              <w:rPr>
                <w:sz w:val="24"/>
                <w:szCs w:val="24"/>
              </w:rPr>
              <w:t>Identity Provider</w:t>
            </w:r>
            <w:r w:rsidR="00DF21E4">
              <w:rPr>
                <w:sz w:val="24"/>
                <w:szCs w:val="24"/>
              </w:rPr>
              <w:t>, a.k.a</w:t>
            </w:r>
            <w:r w:rsidR="00F71B3F">
              <w:rPr>
                <w:sz w:val="24"/>
                <w:szCs w:val="24"/>
              </w:rPr>
              <w:t xml:space="preserve"> </w:t>
            </w:r>
            <w:r w:rsidR="002732EB">
              <w:rPr>
                <w:sz w:val="24"/>
              </w:rPr>
              <w:t>IdP.</w:t>
            </w:r>
            <w:r w:rsidR="00A20B3D">
              <w:rPr>
                <w:sz w:val="24"/>
                <w:szCs w:val="24"/>
              </w:rPr>
              <w:t xml:space="preserve"> For more information </w:t>
            </w:r>
            <w:hyperlink r:id="rId53" w:history="1">
              <w:r w:rsidR="00A20B3D" w:rsidRPr="007337A9">
                <w:rPr>
                  <w:rStyle w:val="Hyperlink"/>
                  <w:rFonts w:ascii="Lucida Grande" w:hAnsi="Lucida Grande"/>
                  <w:szCs w:val="18"/>
                </w:rPr>
                <w:t>http://asc.gsa.gov/portal/template/faq08.vm</w:t>
              </w:r>
            </w:hyperlink>
          </w:p>
          <w:p w:rsidR="00A20B3D" w:rsidRPr="003E7FE6" w:rsidRDefault="00A20B3D" w:rsidP="00150B0B">
            <w:pPr>
              <w:ind w:left="72"/>
              <w:rPr>
                <w:sz w:val="24"/>
                <w:szCs w:val="24"/>
              </w:rPr>
            </w:pPr>
          </w:p>
        </w:tc>
      </w:tr>
    </w:tbl>
    <w:p w:rsidR="00910416" w:rsidRDefault="00910416" w:rsidP="0053400D"/>
    <w:sectPr w:rsidR="00910416" w:rsidSect="00910416">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27D3" w:rsidRDefault="00FA27D3" w:rsidP="000D49C4">
      <w:pPr>
        <w:spacing w:after="0" w:line="240" w:lineRule="auto"/>
      </w:pPr>
      <w:r>
        <w:separator/>
      </w:r>
    </w:p>
  </w:endnote>
  <w:endnote w:type="continuationSeparator" w:id="1">
    <w:p w:rsidR="00FA27D3" w:rsidRDefault="00FA27D3" w:rsidP="000D49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Lucida Grande">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27D3" w:rsidRDefault="00FA27D3" w:rsidP="000D49C4">
      <w:pPr>
        <w:spacing w:after="0" w:line="240" w:lineRule="auto"/>
      </w:pPr>
      <w:r>
        <w:separator/>
      </w:r>
    </w:p>
  </w:footnote>
  <w:footnote w:type="continuationSeparator" w:id="1">
    <w:p w:rsidR="00FA27D3" w:rsidRDefault="00FA27D3" w:rsidP="000D49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4E486B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B3EC1F0"/>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0DD043C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60895D8"/>
    <w:lvl w:ilvl="0">
      <w:start w:val="1"/>
      <w:numFmt w:val="decimal"/>
      <w:pStyle w:val="ListNumber2"/>
      <w:lvlText w:val="%1."/>
      <w:lvlJc w:val="left"/>
      <w:pPr>
        <w:tabs>
          <w:tab w:val="num" w:pos="720"/>
        </w:tabs>
        <w:ind w:left="720" w:hanging="360"/>
      </w:pPr>
    </w:lvl>
  </w:abstractNum>
  <w:abstractNum w:abstractNumId="4">
    <w:nsid w:val="FFFFFF80"/>
    <w:multiLevelType w:val="singleLevel"/>
    <w:tmpl w:val="0E5AFD2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23C8CD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BE484D7E"/>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B9A1E5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F705610"/>
    <w:lvl w:ilvl="0">
      <w:start w:val="1"/>
      <w:numFmt w:val="decimal"/>
      <w:pStyle w:val="ListNumber"/>
      <w:lvlText w:val="%1."/>
      <w:lvlJc w:val="left"/>
      <w:pPr>
        <w:tabs>
          <w:tab w:val="num" w:pos="360"/>
        </w:tabs>
        <w:ind w:left="360" w:hanging="360"/>
      </w:pPr>
    </w:lvl>
  </w:abstractNum>
  <w:abstractNum w:abstractNumId="9">
    <w:nsid w:val="FFFFFF89"/>
    <w:multiLevelType w:val="singleLevel"/>
    <w:tmpl w:val="88C466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B"/>
    <w:multiLevelType w:val="multilevel"/>
    <w:tmpl w:val="1EC4975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nsid w:val="0166505D"/>
    <w:multiLevelType w:val="hybridMultilevel"/>
    <w:tmpl w:val="D1D0B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2231A23"/>
    <w:multiLevelType w:val="hybridMultilevel"/>
    <w:tmpl w:val="062AEE2C"/>
    <w:lvl w:ilvl="0" w:tplc="FFFFFFFF">
      <w:start w:val="1"/>
      <w:numFmt w:val="decimal"/>
      <w:lvlText w:val="%1)"/>
      <w:lvlJc w:val="left"/>
      <w:pPr>
        <w:tabs>
          <w:tab w:val="num" w:pos="-2880"/>
        </w:tabs>
        <w:ind w:left="-2880" w:hanging="360"/>
      </w:pPr>
      <w:rPr>
        <w:rFonts w:hint="default"/>
      </w:rPr>
    </w:lvl>
    <w:lvl w:ilvl="1" w:tplc="FFFFFFFF">
      <w:start w:val="1"/>
      <w:numFmt w:val="lowerLetter"/>
      <w:lvlText w:val="%2."/>
      <w:lvlJc w:val="left"/>
      <w:pPr>
        <w:tabs>
          <w:tab w:val="num" w:pos="-2160"/>
        </w:tabs>
        <w:ind w:left="-2160" w:hanging="360"/>
      </w:pPr>
    </w:lvl>
    <w:lvl w:ilvl="2" w:tplc="04090019">
      <w:start w:val="1"/>
      <w:numFmt w:val="lowerLetter"/>
      <w:lvlText w:val="%3."/>
      <w:lvlJc w:val="left"/>
      <w:pPr>
        <w:tabs>
          <w:tab w:val="num" w:pos="-1260"/>
        </w:tabs>
        <w:ind w:left="-1260" w:hanging="360"/>
      </w:pPr>
      <w:rPr>
        <w:rFonts w:hint="default"/>
      </w:rPr>
    </w:lvl>
    <w:lvl w:ilvl="3" w:tplc="FFFFFFFF" w:tentative="1">
      <w:start w:val="1"/>
      <w:numFmt w:val="decimal"/>
      <w:lvlText w:val="%4."/>
      <w:lvlJc w:val="left"/>
      <w:pPr>
        <w:tabs>
          <w:tab w:val="num" w:pos="-720"/>
        </w:tabs>
        <w:ind w:left="-720" w:hanging="360"/>
      </w:pPr>
    </w:lvl>
    <w:lvl w:ilvl="4" w:tplc="FFFFFFFF" w:tentative="1">
      <w:start w:val="1"/>
      <w:numFmt w:val="lowerLetter"/>
      <w:lvlText w:val="%5."/>
      <w:lvlJc w:val="left"/>
      <w:pPr>
        <w:tabs>
          <w:tab w:val="num" w:pos="0"/>
        </w:tabs>
        <w:ind w:left="0" w:hanging="360"/>
      </w:pPr>
    </w:lvl>
    <w:lvl w:ilvl="5" w:tplc="FFFFFFFF" w:tentative="1">
      <w:start w:val="1"/>
      <w:numFmt w:val="lowerRoman"/>
      <w:lvlText w:val="%6."/>
      <w:lvlJc w:val="right"/>
      <w:pPr>
        <w:tabs>
          <w:tab w:val="num" w:pos="720"/>
        </w:tabs>
        <w:ind w:left="720" w:hanging="180"/>
      </w:pPr>
    </w:lvl>
    <w:lvl w:ilvl="6" w:tplc="FFFFFFFF" w:tentative="1">
      <w:start w:val="1"/>
      <w:numFmt w:val="decimal"/>
      <w:lvlText w:val="%7."/>
      <w:lvlJc w:val="left"/>
      <w:pPr>
        <w:tabs>
          <w:tab w:val="num" w:pos="1440"/>
        </w:tabs>
        <w:ind w:left="1440" w:hanging="360"/>
      </w:pPr>
    </w:lvl>
    <w:lvl w:ilvl="7" w:tplc="FFFFFFFF" w:tentative="1">
      <w:start w:val="1"/>
      <w:numFmt w:val="lowerLetter"/>
      <w:lvlText w:val="%8."/>
      <w:lvlJc w:val="left"/>
      <w:pPr>
        <w:tabs>
          <w:tab w:val="num" w:pos="2160"/>
        </w:tabs>
        <w:ind w:left="2160" w:hanging="360"/>
      </w:pPr>
    </w:lvl>
    <w:lvl w:ilvl="8" w:tplc="FFFFFFFF" w:tentative="1">
      <w:start w:val="1"/>
      <w:numFmt w:val="lowerRoman"/>
      <w:lvlText w:val="%9."/>
      <w:lvlJc w:val="right"/>
      <w:pPr>
        <w:tabs>
          <w:tab w:val="num" w:pos="2880"/>
        </w:tabs>
        <w:ind w:left="2880" w:hanging="180"/>
      </w:pPr>
    </w:lvl>
  </w:abstractNum>
  <w:abstractNum w:abstractNumId="13">
    <w:nsid w:val="04E03901"/>
    <w:multiLevelType w:val="multilevel"/>
    <w:tmpl w:val="C25855B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0B432D83"/>
    <w:multiLevelType w:val="multilevel"/>
    <w:tmpl w:val="F8A448CC"/>
    <w:lvl w:ilvl="0">
      <w:start w:val="1"/>
      <w:numFmt w:val="decimal"/>
      <w:pStyle w:val="ChapterTitle"/>
      <w:lvlText w:val="Chapter %1"/>
      <w:lvlJc w:val="left"/>
      <w:pPr>
        <w:tabs>
          <w:tab w:val="num" w:pos="1080"/>
        </w:tabs>
        <w:ind w:left="0" w:firstLine="0"/>
      </w:pPr>
      <w:rPr>
        <w:rFonts w:hint="default"/>
      </w:rPr>
    </w:lvl>
    <w:lvl w:ilvl="1">
      <w:start w:val="1"/>
      <w:numFmt w:val="decimalZero"/>
      <w:isLgl/>
      <w:lvlText w:val="Section %1.%2"/>
      <w:lvlJc w:val="left"/>
      <w:pPr>
        <w:tabs>
          <w:tab w:val="num" w:pos="1080"/>
        </w:tabs>
        <w:ind w:left="0" w:firstLine="0"/>
      </w:pPr>
      <w:rPr>
        <w:rFonts w:hint="default"/>
      </w:rPr>
    </w:lvl>
    <w:lvl w:ilvl="2">
      <w:start w:val="1"/>
      <w:numFmt w:val="lowerLetter"/>
      <w:lvlText w:val="(%3)"/>
      <w:lvlJc w:val="left"/>
      <w:pPr>
        <w:tabs>
          <w:tab w:val="num" w:pos="720"/>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15">
    <w:nsid w:val="0B462B25"/>
    <w:multiLevelType w:val="hybridMultilevel"/>
    <w:tmpl w:val="FD401290"/>
    <w:lvl w:ilvl="0" w:tplc="8B26AE4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0E21340C"/>
    <w:multiLevelType w:val="hybridMultilevel"/>
    <w:tmpl w:val="E23471D8"/>
    <w:lvl w:ilvl="0" w:tplc="407EAEF8">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7F6109"/>
    <w:multiLevelType w:val="hybridMultilevel"/>
    <w:tmpl w:val="00FE4D10"/>
    <w:lvl w:ilvl="0" w:tplc="DF7E976E">
      <w:start w:val="1"/>
      <w:numFmt w:val="bullet"/>
      <w:pStyle w:val="ListBulletCircle2"/>
      <w:lvlText w:val="o"/>
      <w:lvlJc w:val="left"/>
      <w:pPr>
        <w:tabs>
          <w:tab w:val="num" w:pos="1080"/>
        </w:tabs>
        <w:ind w:left="1080" w:hanging="360"/>
      </w:pPr>
      <w:rPr>
        <w:rFonts w:ascii="Courier New" w:hAnsi="Courier New" w:cs="Courier New" w:hint="default"/>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nsid w:val="0FFD0A46"/>
    <w:multiLevelType w:val="hybridMultilevel"/>
    <w:tmpl w:val="217AC4B2"/>
    <w:lvl w:ilvl="0" w:tplc="59B4C762">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5E07337"/>
    <w:multiLevelType w:val="hybridMultilevel"/>
    <w:tmpl w:val="01F8CF96"/>
    <w:lvl w:ilvl="0" w:tplc="176E21B2">
      <w:start w:val="5"/>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A87200"/>
    <w:multiLevelType w:val="multilevel"/>
    <w:tmpl w:val="C25855B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nsid w:val="1DC95718"/>
    <w:multiLevelType w:val="hybridMultilevel"/>
    <w:tmpl w:val="EB7C82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167361D"/>
    <w:multiLevelType w:val="hybridMultilevel"/>
    <w:tmpl w:val="90547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3CE44B0"/>
    <w:multiLevelType w:val="hybridMultilevel"/>
    <w:tmpl w:val="A7EE04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5834E96"/>
    <w:multiLevelType w:val="hybridMultilevel"/>
    <w:tmpl w:val="39189620"/>
    <w:lvl w:ilvl="0" w:tplc="6F1E72B0">
      <w:start w:val="1"/>
      <w:numFmt w:val="bullet"/>
      <w:lvlText w:val=""/>
      <w:lvlJc w:val="left"/>
      <w:pPr>
        <w:tabs>
          <w:tab w:val="num" w:pos="1440"/>
        </w:tabs>
        <w:ind w:left="1440" w:hanging="360"/>
      </w:pPr>
      <w:rPr>
        <w:rFonts w:ascii="Symbol" w:hAnsi="Symbol" w:hint="default"/>
        <w:color w:val="auto"/>
        <w:sz w:val="20"/>
        <w:szCs w:val="20"/>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5">
    <w:nsid w:val="31CA448A"/>
    <w:multiLevelType w:val="hybridMultilevel"/>
    <w:tmpl w:val="E5F6D5D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23D1251"/>
    <w:multiLevelType w:val="hybridMultilevel"/>
    <w:tmpl w:val="D1D0BD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58275D5"/>
    <w:multiLevelType w:val="hybridMultilevel"/>
    <w:tmpl w:val="7C1A5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659361C"/>
    <w:multiLevelType w:val="multilevel"/>
    <w:tmpl w:val="C25855B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nsid w:val="38BB1D11"/>
    <w:multiLevelType w:val="hybridMultilevel"/>
    <w:tmpl w:val="E5F6D5D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4F6B72C3"/>
    <w:multiLevelType w:val="hybridMultilevel"/>
    <w:tmpl w:val="DDF6C49E"/>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1991F4B"/>
    <w:multiLevelType w:val="multilevel"/>
    <w:tmpl w:val="6D388DA2"/>
    <w:lvl w:ilvl="0">
      <w:start w:val="1"/>
      <w:numFmt w:val="upperLetter"/>
      <w:pStyle w:val="AppendixTitle"/>
      <w:lvlText w:val="Appendix %1"/>
      <w:lvlJc w:val="left"/>
      <w:pPr>
        <w:tabs>
          <w:tab w:val="num" w:pos="2880"/>
        </w:tabs>
        <w:ind w:left="0" w:firstLine="0"/>
      </w:pPr>
      <w:rPr>
        <w:rFonts w:hint="default"/>
      </w:rPr>
    </w:lvl>
    <w:lvl w:ilvl="1">
      <w:start w:val="1"/>
      <w:numFmt w:val="decimalZero"/>
      <w:isLgl/>
      <w:lvlText w:val="Section %1.%2"/>
      <w:lvlJc w:val="left"/>
      <w:pPr>
        <w:tabs>
          <w:tab w:val="num" w:pos="3240"/>
        </w:tabs>
        <w:ind w:left="0" w:firstLine="0"/>
      </w:pPr>
      <w:rPr>
        <w:rFonts w:hint="default"/>
      </w:rPr>
    </w:lvl>
    <w:lvl w:ilvl="2">
      <w:start w:val="1"/>
      <w:numFmt w:val="lowerLetter"/>
      <w:lvlText w:val="(%3)"/>
      <w:lvlJc w:val="left"/>
      <w:pPr>
        <w:tabs>
          <w:tab w:val="num" w:pos="1368"/>
        </w:tabs>
        <w:ind w:left="720" w:hanging="432"/>
      </w:pPr>
      <w:rPr>
        <w:rFonts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296"/>
        </w:tabs>
        <w:ind w:left="1008" w:hanging="432"/>
      </w:pPr>
      <w:rPr>
        <w:rFonts w:hint="default"/>
      </w:rPr>
    </w:lvl>
    <w:lvl w:ilvl="5">
      <w:start w:val="1"/>
      <w:numFmt w:val="lowerLetter"/>
      <w:lvlText w:val="%6)"/>
      <w:lvlJc w:val="left"/>
      <w:pPr>
        <w:tabs>
          <w:tab w:val="num" w:pos="1440"/>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728"/>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32">
    <w:nsid w:val="53B50CCE"/>
    <w:multiLevelType w:val="hybridMultilevel"/>
    <w:tmpl w:val="D38EA7FA"/>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B841DB1"/>
    <w:multiLevelType w:val="hybridMultilevel"/>
    <w:tmpl w:val="E8A45918"/>
    <w:lvl w:ilvl="0" w:tplc="0B16A6B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5160F9"/>
    <w:multiLevelType w:val="hybridMultilevel"/>
    <w:tmpl w:val="3D1CDD3A"/>
    <w:lvl w:ilvl="0" w:tplc="4FD066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1049ED"/>
    <w:multiLevelType w:val="hybridMultilevel"/>
    <w:tmpl w:val="A16401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57B64A6"/>
    <w:multiLevelType w:val="hybridMultilevel"/>
    <w:tmpl w:val="19A655A4"/>
    <w:lvl w:ilvl="0" w:tplc="A4A4AF00">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6A47911"/>
    <w:multiLevelType w:val="multilevel"/>
    <w:tmpl w:val="BAA001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nsid w:val="6FEB5DF3"/>
    <w:multiLevelType w:val="hybridMultilevel"/>
    <w:tmpl w:val="D38EA7FA"/>
    <w:lvl w:ilvl="0" w:tplc="59B4C762">
      <w:start w:val="1"/>
      <w:numFmt w:val="decimal"/>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5621087"/>
    <w:multiLevelType w:val="hybridMultilevel"/>
    <w:tmpl w:val="9E56C3A6"/>
    <w:lvl w:ilvl="0" w:tplc="D16A490C">
      <w:start w:val="1"/>
      <w:numFmt w:val="bullet"/>
      <w:pStyle w:val="ListBulletCircle"/>
      <w:lvlText w:val=""/>
      <w:lvlJc w:val="left"/>
      <w:pPr>
        <w:tabs>
          <w:tab w:val="num" w:pos="360"/>
        </w:tabs>
        <w:ind w:left="360" w:hanging="360"/>
      </w:pPr>
      <w:rPr>
        <w:rFonts w:ascii="Symbol" w:hAnsi="Symbol" w:hint="default"/>
        <w:color w:val="auto"/>
        <w:sz w:val="20"/>
        <w:szCs w:val="20"/>
      </w:rPr>
    </w:lvl>
    <w:lvl w:ilvl="1" w:tplc="FFFFFFFF">
      <w:start w:val="1"/>
      <w:numFmt w:val="bullet"/>
      <w:lvlText w:val="o"/>
      <w:lvlJc w:val="left"/>
      <w:pPr>
        <w:tabs>
          <w:tab w:val="num" w:pos="1080"/>
        </w:tabs>
        <w:ind w:left="1080" w:hanging="360"/>
      </w:pPr>
      <w:rPr>
        <w:rFonts w:ascii="Courier New" w:hAnsi="Courier New" w:cs="Courier New" w:hint="default"/>
      </w:rPr>
    </w:lvl>
    <w:lvl w:ilvl="2" w:tplc="FFFFFFFF">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40">
    <w:nsid w:val="78ED6B4C"/>
    <w:multiLevelType w:val="hybridMultilevel"/>
    <w:tmpl w:val="13FC063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ED61A26"/>
    <w:multiLevelType w:val="hybridMultilevel"/>
    <w:tmpl w:val="E1E23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1"/>
  </w:num>
  <w:num w:numId="14">
    <w:abstractNumId w:val="14"/>
  </w:num>
  <w:num w:numId="15">
    <w:abstractNumId w:val="39"/>
  </w:num>
  <w:num w:numId="16">
    <w:abstractNumId w:val="12"/>
  </w:num>
  <w:num w:numId="17">
    <w:abstractNumId w:val="15"/>
  </w:num>
  <w:num w:numId="18">
    <w:abstractNumId w:val="27"/>
  </w:num>
  <w:num w:numId="19">
    <w:abstractNumId w:val="24"/>
  </w:num>
  <w:num w:numId="20">
    <w:abstractNumId w:val="17"/>
  </w:num>
  <w:num w:numId="21">
    <w:abstractNumId w:val="22"/>
  </w:num>
  <w:num w:numId="22">
    <w:abstractNumId w:val="36"/>
  </w:num>
  <w:num w:numId="23">
    <w:abstractNumId w:val="11"/>
  </w:num>
  <w:num w:numId="24">
    <w:abstractNumId w:val="19"/>
  </w:num>
  <w:num w:numId="25">
    <w:abstractNumId w:val="18"/>
  </w:num>
  <w:num w:numId="26">
    <w:abstractNumId w:val="32"/>
  </w:num>
  <w:num w:numId="27">
    <w:abstractNumId w:val="30"/>
  </w:num>
  <w:num w:numId="28">
    <w:abstractNumId w:val="40"/>
  </w:num>
  <w:num w:numId="29">
    <w:abstractNumId w:val="29"/>
  </w:num>
  <w:num w:numId="30">
    <w:abstractNumId w:val="23"/>
  </w:num>
  <w:num w:numId="31">
    <w:abstractNumId w:val="33"/>
  </w:num>
  <w:num w:numId="32">
    <w:abstractNumId w:val="26"/>
  </w:num>
  <w:num w:numId="33">
    <w:abstractNumId w:val="35"/>
  </w:num>
  <w:num w:numId="34">
    <w:abstractNumId w:val="34"/>
  </w:num>
  <w:num w:numId="35">
    <w:abstractNumId w:val="16"/>
  </w:num>
  <w:num w:numId="36">
    <w:abstractNumId w:val="41"/>
  </w:num>
  <w:num w:numId="37">
    <w:abstractNumId w:val="38"/>
  </w:num>
  <w:num w:numId="38">
    <w:abstractNumId w:val="25"/>
  </w:num>
  <w:num w:numId="39">
    <w:abstractNumId w:val="13"/>
  </w:num>
  <w:num w:numId="40">
    <w:abstractNumId w:val="28"/>
  </w:num>
  <w:num w:numId="41">
    <w:abstractNumId w:val="20"/>
  </w:num>
  <w:num w:numId="42">
    <w:abstractNumId w:val="21"/>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trackRevision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F13AB0"/>
    <w:rsid w:val="000007B5"/>
    <w:rsid w:val="00002E77"/>
    <w:rsid w:val="00003C28"/>
    <w:rsid w:val="00004255"/>
    <w:rsid w:val="00004EF9"/>
    <w:rsid w:val="0000706F"/>
    <w:rsid w:val="000101E4"/>
    <w:rsid w:val="0001183C"/>
    <w:rsid w:val="000119AD"/>
    <w:rsid w:val="00011BC5"/>
    <w:rsid w:val="00012991"/>
    <w:rsid w:val="000131E2"/>
    <w:rsid w:val="000135DC"/>
    <w:rsid w:val="00013705"/>
    <w:rsid w:val="000154B7"/>
    <w:rsid w:val="0001582B"/>
    <w:rsid w:val="00016D44"/>
    <w:rsid w:val="00020DE1"/>
    <w:rsid w:val="00022BA9"/>
    <w:rsid w:val="00025D41"/>
    <w:rsid w:val="0002624D"/>
    <w:rsid w:val="00027E69"/>
    <w:rsid w:val="00030D85"/>
    <w:rsid w:val="00032F84"/>
    <w:rsid w:val="00033A04"/>
    <w:rsid w:val="00035F98"/>
    <w:rsid w:val="00037240"/>
    <w:rsid w:val="00037585"/>
    <w:rsid w:val="00037D57"/>
    <w:rsid w:val="00040221"/>
    <w:rsid w:val="000403BE"/>
    <w:rsid w:val="0004044B"/>
    <w:rsid w:val="00040B6E"/>
    <w:rsid w:val="00041F81"/>
    <w:rsid w:val="00042050"/>
    <w:rsid w:val="00043BC2"/>
    <w:rsid w:val="00044127"/>
    <w:rsid w:val="00044BA1"/>
    <w:rsid w:val="00045159"/>
    <w:rsid w:val="00045F33"/>
    <w:rsid w:val="000501A1"/>
    <w:rsid w:val="000505AF"/>
    <w:rsid w:val="0005095F"/>
    <w:rsid w:val="000519A1"/>
    <w:rsid w:val="0005481C"/>
    <w:rsid w:val="00054C2D"/>
    <w:rsid w:val="00055B79"/>
    <w:rsid w:val="00055F1F"/>
    <w:rsid w:val="00056620"/>
    <w:rsid w:val="000571F5"/>
    <w:rsid w:val="0005728C"/>
    <w:rsid w:val="00057726"/>
    <w:rsid w:val="00057D23"/>
    <w:rsid w:val="000601BC"/>
    <w:rsid w:val="000629DB"/>
    <w:rsid w:val="000630AB"/>
    <w:rsid w:val="00063324"/>
    <w:rsid w:val="0006382A"/>
    <w:rsid w:val="000639C4"/>
    <w:rsid w:val="000666BF"/>
    <w:rsid w:val="00067660"/>
    <w:rsid w:val="00070B91"/>
    <w:rsid w:val="00071F94"/>
    <w:rsid w:val="00072120"/>
    <w:rsid w:val="0007402D"/>
    <w:rsid w:val="00075AB1"/>
    <w:rsid w:val="00075D2D"/>
    <w:rsid w:val="00075E8E"/>
    <w:rsid w:val="00077612"/>
    <w:rsid w:val="00077AB3"/>
    <w:rsid w:val="00077F1B"/>
    <w:rsid w:val="00080B79"/>
    <w:rsid w:val="0008364C"/>
    <w:rsid w:val="000860A5"/>
    <w:rsid w:val="0008781F"/>
    <w:rsid w:val="00090113"/>
    <w:rsid w:val="00091220"/>
    <w:rsid w:val="000929F9"/>
    <w:rsid w:val="00093510"/>
    <w:rsid w:val="00093808"/>
    <w:rsid w:val="00093B59"/>
    <w:rsid w:val="00094438"/>
    <w:rsid w:val="000947DF"/>
    <w:rsid w:val="000948CA"/>
    <w:rsid w:val="00097F37"/>
    <w:rsid w:val="000A008C"/>
    <w:rsid w:val="000A0165"/>
    <w:rsid w:val="000A0C16"/>
    <w:rsid w:val="000A0C39"/>
    <w:rsid w:val="000A184A"/>
    <w:rsid w:val="000A1914"/>
    <w:rsid w:val="000A2908"/>
    <w:rsid w:val="000A3311"/>
    <w:rsid w:val="000A3354"/>
    <w:rsid w:val="000A48C4"/>
    <w:rsid w:val="000A4E18"/>
    <w:rsid w:val="000A511C"/>
    <w:rsid w:val="000A6766"/>
    <w:rsid w:val="000A68B9"/>
    <w:rsid w:val="000A7DFC"/>
    <w:rsid w:val="000B29A1"/>
    <w:rsid w:val="000B2BC5"/>
    <w:rsid w:val="000B3126"/>
    <w:rsid w:val="000B44BA"/>
    <w:rsid w:val="000B59F6"/>
    <w:rsid w:val="000B72B2"/>
    <w:rsid w:val="000C0318"/>
    <w:rsid w:val="000C101C"/>
    <w:rsid w:val="000C10E3"/>
    <w:rsid w:val="000C1FCA"/>
    <w:rsid w:val="000C2847"/>
    <w:rsid w:val="000C323A"/>
    <w:rsid w:val="000C4B38"/>
    <w:rsid w:val="000C4CF8"/>
    <w:rsid w:val="000C501B"/>
    <w:rsid w:val="000D119B"/>
    <w:rsid w:val="000D23D0"/>
    <w:rsid w:val="000D2F9F"/>
    <w:rsid w:val="000D3512"/>
    <w:rsid w:val="000D430D"/>
    <w:rsid w:val="000D49B9"/>
    <w:rsid w:val="000D49C4"/>
    <w:rsid w:val="000D69B4"/>
    <w:rsid w:val="000D7EA0"/>
    <w:rsid w:val="000E00D0"/>
    <w:rsid w:val="000E0E80"/>
    <w:rsid w:val="000E0F17"/>
    <w:rsid w:val="000E136E"/>
    <w:rsid w:val="000E1A00"/>
    <w:rsid w:val="000E4C61"/>
    <w:rsid w:val="000F0A58"/>
    <w:rsid w:val="000F16F8"/>
    <w:rsid w:val="000F2AE3"/>
    <w:rsid w:val="000F55F9"/>
    <w:rsid w:val="000F5AFB"/>
    <w:rsid w:val="000F5F77"/>
    <w:rsid w:val="000F7510"/>
    <w:rsid w:val="000F75D0"/>
    <w:rsid w:val="00102D60"/>
    <w:rsid w:val="0010650B"/>
    <w:rsid w:val="00106C55"/>
    <w:rsid w:val="00110192"/>
    <w:rsid w:val="0011089A"/>
    <w:rsid w:val="00110DE2"/>
    <w:rsid w:val="00111F8B"/>
    <w:rsid w:val="00112167"/>
    <w:rsid w:val="0011346B"/>
    <w:rsid w:val="001154FA"/>
    <w:rsid w:val="00116539"/>
    <w:rsid w:val="001169F9"/>
    <w:rsid w:val="00120335"/>
    <w:rsid w:val="00120CAD"/>
    <w:rsid w:val="00121CC5"/>
    <w:rsid w:val="00122A65"/>
    <w:rsid w:val="001237EC"/>
    <w:rsid w:val="00123E13"/>
    <w:rsid w:val="00124285"/>
    <w:rsid w:val="00125E58"/>
    <w:rsid w:val="00127EC6"/>
    <w:rsid w:val="00131BD2"/>
    <w:rsid w:val="00131C27"/>
    <w:rsid w:val="00131C40"/>
    <w:rsid w:val="00132BFC"/>
    <w:rsid w:val="00135BE5"/>
    <w:rsid w:val="00140FF7"/>
    <w:rsid w:val="00141E66"/>
    <w:rsid w:val="00142B2C"/>
    <w:rsid w:val="001439F9"/>
    <w:rsid w:val="00145D21"/>
    <w:rsid w:val="00146541"/>
    <w:rsid w:val="001475B2"/>
    <w:rsid w:val="00147C6A"/>
    <w:rsid w:val="00150B0B"/>
    <w:rsid w:val="001533B6"/>
    <w:rsid w:val="00153F1F"/>
    <w:rsid w:val="001544D2"/>
    <w:rsid w:val="001552EA"/>
    <w:rsid w:val="00157068"/>
    <w:rsid w:val="0015730F"/>
    <w:rsid w:val="0016034F"/>
    <w:rsid w:val="00162791"/>
    <w:rsid w:val="001631EF"/>
    <w:rsid w:val="00164E0A"/>
    <w:rsid w:val="00165163"/>
    <w:rsid w:val="00166549"/>
    <w:rsid w:val="001667B0"/>
    <w:rsid w:val="0016729A"/>
    <w:rsid w:val="00170043"/>
    <w:rsid w:val="001705E7"/>
    <w:rsid w:val="001708F8"/>
    <w:rsid w:val="001731AC"/>
    <w:rsid w:val="0017606A"/>
    <w:rsid w:val="00176429"/>
    <w:rsid w:val="00180C58"/>
    <w:rsid w:val="0018158F"/>
    <w:rsid w:val="00181961"/>
    <w:rsid w:val="00181A80"/>
    <w:rsid w:val="00182FF3"/>
    <w:rsid w:val="00183836"/>
    <w:rsid w:val="00183CA0"/>
    <w:rsid w:val="001844D9"/>
    <w:rsid w:val="00186FE9"/>
    <w:rsid w:val="00187709"/>
    <w:rsid w:val="00190724"/>
    <w:rsid w:val="00192F51"/>
    <w:rsid w:val="00193BB0"/>
    <w:rsid w:val="00194A25"/>
    <w:rsid w:val="00196D64"/>
    <w:rsid w:val="0019731E"/>
    <w:rsid w:val="001A0445"/>
    <w:rsid w:val="001A0777"/>
    <w:rsid w:val="001A09D4"/>
    <w:rsid w:val="001A12EF"/>
    <w:rsid w:val="001A1FF3"/>
    <w:rsid w:val="001A22EB"/>
    <w:rsid w:val="001A2B7F"/>
    <w:rsid w:val="001A2CD5"/>
    <w:rsid w:val="001A2CE9"/>
    <w:rsid w:val="001A4045"/>
    <w:rsid w:val="001A4569"/>
    <w:rsid w:val="001A4AE4"/>
    <w:rsid w:val="001A4C99"/>
    <w:rsid w:val="001A4FC1"/>
    <w:rsid w:val="001A5238"/>
    <w:rsid w:val="001A5656"/>
    <w:rsid w:val="001A5C9A"/>
    <w:rsid w:val="001A5D9D"/>
    <w:rsid w:val="001A7841"/>
    <w:rsid w:val="001A7847"/>
    <w:rsid w:val="001B0098"/>
    <w:rsid w:val="001B0ED9"/>
    <w:rsid w:val="001B1ACB"/>
    <w:rsid w:val="001B1E62"/>
    <w:rsid w:val="001B2EBC"/>
    <w:rsid w:val="001B2ECA"/>
    <w:rsid w:val="001B6648"/>
    <w:rsid w:val="001B709E"/>
    <w:rsid w:val="001B7E19"/>
    <w:rsid w:val="001C1411"/>
    <w:rsid w:val="001C2323"/>
    <w:rsid w:val="001C346F"/>
    <w:rsid w:val="001C3C4D"/>
    <w:rsid w:val="001C4653"/>
    <w:rsid w:val="001C61AF"/>
    <w:rsid w:val="001D090C"/>
    <w:rsid w:val="001D0A91"/>
    <w:rsid w:val="001D0BEF"/>
    <w:rsid w:val="001D2AF5"/>
    <w:rsid w:val="001D35D1"/>
    <w:rsid w:val="001D3CB9"/>
    <w:rsid w:val="001D4A61"/>
    <w:rsid w:val="001E0C6C"/>
    <w:rsid w:val="001E1B73"/>
    <w:rsid w:val="001E30E5"/>
    <w:rsid w:val="001E4D68"/>
    <w:rsid w:val="001E53C5"/>
    <w:rsid w:val="001E5CE9"/>
    <w:rsid w:val="001F027E"/>
    <w:rsid w:val="001F06A4"/>
    <w:rsid w:val="001F21E2"/>
    <w:rsid w:val="001F37FF"/>
    <w:rsid w:val="001F3970"/>
    <w:rsid w:val="001F40A8"/>
    <w:rsid w:val="001F46A0"/>
    <w:rsid w:val="001F71A8"/>
    <w:rsid w:val="001F71D1"/>
    <w:rsid w:val="001F7713"/>
    <w:rsid w:val="001F788C"/>
    <w:rsid w:val="00200005"/>
    <w:rsid w:val="00200DDC"/>
    <w:rsid w:val="002010E0"/>
    <w:rsid w:val="00201749"/>
    <w:rsid w:val="00202D35"/>
    <w:rsid w:val="002032E2"/>
    <w:rsid w:val="002039B1"/>
    <w:rsid w:val="002046BA"/>
    <w:rsid w:val="0020511F"/>
    <w:rsid w:val="00205334"/>
    <w:rsid w:val="00206E73"/>
    <w:rsid w:val="00210949"/>
    <w:rsid w:val="00211CCC"/>
    <w:rsid w:val="00211F8E"/>
    <w:rsid w:val="002131D0"/>
    <w:rsid w:val="00213E89"/>
    <w:rsid w:val="002158D7"/>
    <w:rsid w:val="00215F07"/>
    <w:rsid w:val="00216967"/>
    <w:rsid w:val="002212BB"/>
    <w:rsid w:val="00221A01"/>
    <w:rsid w:val="00222F78"/>
    <w:rsid w:val="00223EBD"/>
    <w:rsid w:val="002246F3"/>
    <w:rsid w:val="0022482D"/>
    <w:rsid w:val="00224851"/>
    <w:rsid w:val="002264C4"/>
    <w:rsid w:val="002277D5"/>
    <w:rsid w:val="00227FAD"/>
    <w:rsid w:val="00230892"/>
    <w:rsid w:val="00230D32"/>
    <w:rsid w:val="002310A2"/>
    <w:rsid w:val="00231CAC"/>
    <w:rsid w:val="00232622"/>
    <w:rsid w:val="00232859"/>
    <w:rsid w:val="00232B68"/>
    <w:rsid w:val="0023302E"/>
    <w:rsid w:val="0023336A"/>
    <w:rsid w:val="002354B5"/>
    <w:rsid w:val="0023656B"/>
    <w:rsid w:val="00236AB7"/>
    <w:rsid w:val="0023764F"/>
    <w:rsid w:val="00237747"/>
    <w:rsid w:val="00237AA7"/>
    <w:rsid w:val="00237FD1"/>
    <w:rsid w:val="002409D8"/>
    <w:rsid w:val="00240CFB"/>
    <w:rsid w:val="0024158B"/>
    <w:rsid w:val="00241B1C"/>
    <w:rsid w:val="00242904"/>
    <w:rsid w:val="00242D74"/>
    <w:rsid w:val="00243128"/>
    <w:rsid w:val="0024362C"/>
    <w:rsid w:val="0024613A"/>
    <w:rsid w:val="00246C4D"/>
    <w:rsid w:val="00250814"/>
    <w:rsid w:val="00252094"/>
    <w:rsid w:val="002523A3"/>
    <w:rsid w:val="002524FD"/>
    <w:rsid w:val="00260369"/>
    <w:rsid w:val="0026224D"/>
    <w:rsid w:val="00262BF0"/>
    <w:rsid w:val="00263A72"/>
    <w:rsid w:val="00264988"/>
    <w:rsid w:val="00264A99"/>
    <w:rsid w:val="0026523A"/>
    <w:rsid w:val="002652CD"/>
    <w:rsid w:val="00265E49"/>
    <w:rsid w:val="002732EB"/>
    <w:rsid w:val="00274306"/>
    <w:rsid w:val="00274482"/>
    <w:rsid w:val="002748CF"/>
    <w:rsid w:val="00277803"/>
    <w:rsid w:val="00281138"/>
    <w:rsid w:val="0028120C"/>
    <w:rsid w:val="00282BE8"/>
    <w:rsid w:val="002831CC"/>
    <w:rsid w:val="00283ADE"/>
    <w:rsid w:val="00283CA5"/>
    <w:rsid w:val="00283E5D"/>
    <w:rsid w:val="00284207"/>
    <w:rsid w:val="002874B7"/>
    <w:rsid w:val="002878B3"/>
    <w:rsid w:val="002878F9"/>
    <w:rsid w:val="00290A5D"/>
    <w:rsid w:val="00291EE7"/>
    <w:rsid w:val="00292CE3"/>
    <w:rsid w:val="00293FF9"/>
    <w:rsid w:val="00294AB5"/>
    <w:rsid w:val="002963F9"/>
    <w:rsid w:val="002A1AF4"/>
    <w:rsid w:val="002A2425"/>
    <w:rsid w:val="002A35FD"/>
    <w:rsid w:val="002A485C"/>
    <w:rsid w:val="002A4EEA"/>
    <w:rsid w:val="002A508C"/>
    <w:rsid w:val="002A53F3"/>
    <w:rsid w:val="002A5CA3"/>
    <w:rsid w:val="002A5DB0"/>
    <w:rsid w:val="002B0FBD"/>
    <w:rsid w:val="002B1F4C"/>
    <w:rsid w:val="002B39CC"/>
    <w:rsid w:val="002B40A4"/>
    <w:rsid w:val="002B4C55"/>
    <w:rsid w:val="002B4F98"/>
    <w:rsid w:val="002B6A1F"/>
    <w:rsid w:val="002B74CD"/>
    <w:rsid w:val="002B77DD"/>
    <w:rsid w:val="002B7C43"/>
    <w:rsid w:val="002C24C6"/>
    <w:rsid w:val="002C257D"/>
    <w:rsid w:val="002C27DD"/>
    <w:rsid w:val="002C396C"/>
    <w:rsid w:val="002C3B9C"/>
    <w:rsid w:val="002C555A"/>
    <w:rsid w:val="002C5909"/>
    <w:rsid w:val="002C61FA"/>
    <w:rsid w:val="002C6627"/>
    <w:rsid w:val="002C6B97"/>
    <w:rsid w:val="002C7690"/>
    <w:rsid w:val="002D1D68"/>
    <w:rsid w:val="002D28A8"/>
    <w:rsid w:val="002D3690"/>
    <w:rsid w:val="002D3A35"/>
    <w:rsid w:val="002D5543"/>
    <w:rsid w:val="002D55F4"/>
    <w:rsid w:val="002D5DE6"/>
    <w:rsid w:val="002D7865"/>
    <w:rsid w:val="002E1207"/>
    <w:rsid w:val="002E235C"/>
    <w:rsid w:val="002E53F0"/>
    <w:rsid w:val="002E53F1"/>
    <w:rsid w:val="002E69EA"/>
    <w:rsid w:val="002E7D92"/>
    <w:rsid w:val="002E7E14"/>
    <w:rsid w:val="002E7EFD"/>
    <w:rsid w:val="002F060A"/>
    <w:rsid w:val="002F081F"/>
    <w:rsid w:val="002F0B38"/>
    <w:rsid w:val="002F0F67"/>
    <w:rsid w:val="002F191F"/>
    <w:rsid w:val="002F1A33"/>
    <w:rsid w:val="002F1ABC"/>
    <w:rsid w:val="002F1B33"/>
    <w:rsid w:val="002F2083"/>
    <w:rsid w:val="002F24CB"/>
    <w:rsid w:val="002F3E55"/>
    <w:rsid w:val="002F5031"/>
    <w:rsid w:val="002F582B"/>
    <w:rsid w:val="002F6D4A"/>
    <w:rsid w:val="002F7B65"/>
    <w:rsid w:val="002F7C13"/>
    <w:rsid w:val="0030143B"/>
    <w:rsid w:val="003014A1"/>
    <w:rsid w:val="00301B06"/>
    <w:rsid w:val="00301CAE"/>
    <w:rsid w:val="003020CA"/>
    <w:rsid w:val="00303BA3"/>
    <w:rsid w:val="0030465B"/>
    <w:rsid w:val="003047A9"/>
    <w:rsid w:val="00304A66"/>
    <w:rsid w:val="00304FB2"/>
    <w:rsid w:val="00306517"/>
    <w:rsid w:val="00307FB7"/>
    <w:rsid w:val="00310AF2"/>
    <w:rsid w:val="00310D91"/>
    <w:rsid w:val="003119E8"/>
    <w:rsid w:val="003130EF"/>
    <w:rsid w:val="00313478"/>
    <w:rsid w:val="00314FA7"/>
    <w:rsid w:val="003152FE"/>
    <w:rsid w:val="003157A7"/>
    <w:rsid w:val="00315F9E"/>
    <w:rsid w:val="0031644D"/>
    <w:rsid w:val="00317014"/>
    <w:rsid w:val="00320D1E"/>
    <w:rsid w:val="00320EAB"/>
    <w:rsid w:val="003228D6"/>
    <w:rsid w:val="00322B64"/>
    <w:rsid w:val="00322B81"/>
    <w:rsid w:val="00323445"/>
    <w:rsid w:val="00323512"/>
    <w:rsid w:val="00324EB3"/>
    <w:rsid w:val="003252F3"/>
    <w:rsid w:val="003252F7"/>
    <w:rsid w:val="00325E16"/>
    <w:rsid w:val="003268B5"/>
    <w:rsid w:val="003274F1"/>
    <w:rsid w:val="00330C2B"/>
    <w:rsid w:val="00331042"/>
    <w:rsid w:val="003310ED"/>
    <w:rsid w:val="003312E6"/>
    <w:rsid w:val="00331347"/>
    <w:rsid w:val="003324B7"/>
    <w:rsid w:val="00333B00"/>
    <w:rsid w:val="00334378"/>
    <w:rsid w:val="00334D26"/>
    <w:rsid w:val="00336E71"/>
    <w:rsid w:val="00337A17"/>
    <w:rsid w:val="003402B1"/>
    <w:rsid w:val="00340E0F"/>
    <w:rsid w:val="00342704"/>
    <w:rsid w:val="00342728"/>
    <w:rsid w:val="0034344F"/>
    <w:rsid w:val="00343635"/>
    <w:rsid w:val="00343F48"/>
    <w:rsid w:val="00344F18"/>
    <w:rsid w:val="00346F10"/>
    <w:rsid w:val="0035152A"/>
    <w:rsid w:val="003526F3"/>
    <w:rsid w:val="00352892"/>
    <w:rsid w:val="00352F3F"/>
    <w:rsid w:val="0035386D"/>
    <w:rsid w:val="00354C8E"/>
    <w:rsid w:val="00354D45"/>
    <w:rsid w:val="00356543"/>
    <w:rsid w:val="003615F7"/>
    <w:rsid w:val="0036226B"/>
    <w:rsid w:val="003633CB"/>
    <w:rsid w:val="00363522"/>
    <w:rsid w:val="00363B8F"/>
    <w:rsid w:val="0036696D"/>
    <w:rsid w:val="00366F20"/>
    <w:rsid w:val="003671F8"/>
    <w:rsid w:val="0037067D"/>
    <w:rsid w:val="00371393"/>
    <w:rsid w:val="003722D2"/>
    <w:rsid w:val="003724B1"/>
    <w:rsid w:val="0037259C"/>
    <w:rsid w:val="00373B0B"/>
    <w:rsid w:val="00373D49"/>
    <w:rsid w:val="003743C1"/>
    <w:rsid w:val="003748E1"/>
    <w:rsid w:val="00375A67"/>
    <w:rsid w:val="0037646C"/>
    <w:rsid w:val="00381E29"/>
    <w:rsid w:val="003827C7"/>
    <w:rsid w:val="00382E9F"/>
    <w:rsid w:val="00383902"/>
    <w:rsid w:val="00383A4C"/>
    <w:rsid w:val="00385315"/>
    <w:rsid w:val="003877B1"/>
    <w:rsid w:val="00387B44"/>
    <w:rsid w:val="0039018A"/>
    <w:rsid w:val="0039046D"/>
    <w:rsid w:val="003909E8"/>
    <w:rsid w:val="00390AAA"/>
    <w:rsid w:val="003914E3"/>
    <w:rsid w:val="00393508"/>
    <w:rsid w:val="00395DD3"/>
    <w:rsid w:val="00396DF4"/>
    <w:rsid w:val="0039766A"/>
    <w:rsid w:val="003A1D76"/>
    <w:rsid w:val="003A22DC"/>
    <w:rsid w:val="003A4C88"/>
    <w:rsid w:val="003A6509"/>
    <w:rsid w:val="003A666F"/>
    <w:rsid w:val="003B04FB"/>
    <w:rsid w:val="003B0BF0"/>
    <w:rsid w:val="003B11CD"/>
    <w:rsid w:val="003B1680"/>
    <w:rsid w:val="003B1B2E"/>
    <w:rsid w:val="003B23E4"/>
    <w:rsid w:val="003B374E"/>
    <w:rsid w:val="003B4001"/>
    <w:rsid w:val="003B4AE6"/>
    <w:rsid w:val="003B5411"/>
    <w:rsid w:val="003B5FB4"/>
    <w:rsid w:val="003B6164"/>
    <w:rsid w:val="003B6378"/>
    <w:rsid w:val="003C0891"/>
    <w:rsid w:val="003C1FC2"/>
    <w:rsid w:val="003C3770"/>
    <w:rsid w:val="003C3E46"/>
    <w:rsid w:val="003C5373"/>
    <w:rsid w:val="003D0F7E"/>
    <w:rsid w:val="003D1BE3"/>
    <w:rsid w:val="003D2039"/>
    <w:rsid w:val="003D2610"/>
    <w:rsid w:val="003D28A2"/>
    <w:rsid w:val="003D2ADC"/>
    <w:rsid w:val="003D42FE"/>
    <w:rsid w:val="003D451D"/>
    <w:rsid w:val="003D477D"/>
    <w:rsid w:val="003D48F1"/>
    <w:rsid w:val="003D5777"/>
    <w:rsid w:val="003D753B"/>
    <w:rsid w:val="003E00ED"/>
    <w:rsid w:val="003E1118"/>
    <w:rsid w:val="003E1CE3"/>
    <w:rsid w:val="003E1D20"/>
    <w:rsid w:val="003E2AC1"/>
    <w:rsid w:val="003E3104"/>
    <w:rsid w:val="003E42D9"/>
    <w:rsid w:val="003E525A"/>
    <w:rsid w:val="003E7FE6"/>
    <w:rsid w:val="003F002F"/>
    <w:rsid w:val="003F0D3A"/>
    <w:rsid w:val="003F29C6"/>
    <w:rsid w:val="003F5118"/>
    <w:rsid w:val="003F6ABA"/>
    <w:rsid w:val="003F6F40"/>
    <w:rsid w:val="003F771C"/>
    <w:rsid w:val="004007F5"/>
    <w:rsid w:val="00400CA8"/>
    <w:rsid w:val="00401B26"/>
    <w:rsid w:val="004022F7"/>
    <w:rsid w:val="00402C55"/>
    <w:rsid w:val="004052B8"/>
    <w:rsid w:val="00405B0D"/>
    <w:rsid w:val="00410AFA"/>
    <w:rsid w:val="00410E47"/>
    <w:rsid w:val="004111ED"/>
    <w:rsid w:val="004120D7"/>
    <w:rsid w:val="0041263C"/>
    <w:rsid w:val="00412C49"/>
    <w:rsid w:val="004136E0"/>
    <w:rsid w:val="0041455C"/>
    <w:rsid w:val="004156DC"/>
    <w:rsid w:val="00415CC0"/>
    <w:rsid w:val="00416E17"/>
    <w:rsid w:val="00416FC8"/>
    <w:rsid w:val="00417274"/>
    <w:rsid w:val="00417735"/>
    <w:rsid w:val="00417F99"/>
    <w:rsid w:val="00421371"/>
    <w:rsid w:val="004217F6"/>
    <w:rsid w:val="00421A91"/>
    <w:rsid w:val="00421E7E"/>
    <w:rsid w:val="00421F3B"/>
    <w:rsid w:val="004222B7"/>
    <w:rsid w:val="00423163"/>
    <w:rsid w:val="004233B7"/>
    <w:rsid w:val="004234DB"/>
    <w:rsid w:val="004245AD"/>
    <w:rsid w:val="0042569D"/>
    <w:rsid w:val="00425B51"/>
    <w:rsid w:val="004263FB"/>
    <w:rsid w:val="004300AF"/>
    <w:rsid w:val="00430480"/>
    <w:rsid w:val="00434425"/>
    <w:rsid w:val="00434BF0"/>
    <w:rsid w:val="0043503E"/>
    <w:rsid w:val="0043537E"/>
    <w:rsid w:val="00436494"/>
    <w:rsid w:val="00437949"/>
    <w:rsid w:val="00440579"/>
    <w:rsid w:val="004409CE"/>
    <w:rsid w:val="00440EA9"/>
    <w:rsid w:val="0044154C"/>
    <w:rsid w:val="00442803"/>
    <w:rsid w:val="0044369C"/>
    <w:rsid w:val="00444CF9"/>
    <w:rsid w:val="004455E0"/>
    <w:rsid w:val="00445AF8"/>
    <w:rsid w:val="0044655F"/>
    <w:rsid w:val="00450408"/>
    <w:rsid w:val="004511B8"/>
    <w:rsid w:val="004523EF"/>
    <w:rsid w:val="0045259A"/>
    <w:rsid w:val="00454843"/>
    <w:rsid w:val="00456870"/>
    <w:rsid w:val="004578A3"/>
    <w:rsid w:val="00460EF5"/>
    <w:rsid w:val="004611AC"/>
    <w:rsid w:val="00461B51"/>
    <w:rsid w:val="00463F9B"/>
    <w:rsid w:val="00465816"/>
    <w:rsid w:val="00467D6B"/>
    <w:rsid w:val="00470FA1"/>
    <w:rsid w:val="004713DB"/>
    <w:rsid w:val="00471C01"/>
    <w:rsid w:val="004752BE"/>
    <w:rsid w:val="00475E20"/>
    <w:rsid w:val="0047626E"/>
    <w:rsid w:val="004766C5"/>
    <w:rsid w:val="00476E69"/>
    <w:rsid w:val="004820CF"/>
    <w:rsid w:val="00482B86"/>
    <w:rsid w:val="00483233"/>
    <w:rsid w:val="0048350C"/>
    <w:rsid w:val="004845CB"/>
    <w:rsid w:val="0048580A"/>
    <w:rsid w:val="00485D33"/>
    <w:rsid w:val="00485FEB"/>
    <w:rsid w:val="00486657"/>
    <w:rsid w:val="00487907"/>
    <w:rsid w:val="00487A73"/>
    <w:rsid w:val="00487EA2"/>
    <w:rsid w:val="00487F03"/>
    <w:rsid w:val="004905EB"/>
    <w:rsid w:val="00492C32"/>
    <w:rsid w:val="00493A1E"/>
    <w:rsid w:val="00495527"/>
    <w:rsid w:val="004967F6"/>
    <w:rsid w:val="004A1A42"/>
    <w:rsid w:val="004A1CCC"/>
    <w:rsid w:val="004A1FC1"/>
    <w:rsid w:val="004A4C76"/>
    <w:rsid w:val="004A522F"/>
    <w:rsid w:val="004A52B5"/>
    <w:rsid w:val="004A6CC7"/>
    <w:rsid w:val="004B1F9D"/>
    <w:rsid w:val="004B248F"/>
    <w:rsid w:val="004B2735"/>
    <w:rsid w:val="004B346A"/>
    <w:rsid w:val="004B4028"/>
    <w:rsid w:val="004B61BB"/>
    <w:rsid w:val="004B7173"/>
    <w:rsid w:val="004B7FFB"/>
    <w:rsid w:val="004C0156"/>
    <w:rsid w:val="004C1F43"/>
    <w:rsid w:val="004C262F"/>
    <w:rsid w:val="004C28D0"/>
    <w:rsid w:val="004C29F2"/>
    <w:rsid w:val="004C3767"/>
    <w:rsid w:val="004C3B2D"/>
    <w:rsid w:val="004C41F5"/>
    <w:rsid w:val="004C5639"/>
    <w:rsid w:val="004C5905"/>
    <w:rsid w:val="004C5EF9"/>
    <w:rsid w:val="004C6FC1"/>
    <w:rsid w:val="004C6FFB"/>
    <w:rsid w:val="004D0861"/>
    <w:rsid w:val="004D0D8A"/>
    <w:rsid w:val="004D1B59"/>
    <w:rsid w:val="004D30DB"/>
    <w:rsid w:val="004D3BE8"/>
    <w:rsid w:val="004D4DCA"/>
    <w:rsid w:val="004D525F"/>
    <w:rsid w:val="004D55EE"/>
    <w:rsid w:val="004D5685"/>
    <w:rsid w:val="004D584B"/>
    <w:rsid w:val="004D7093"/>
    <w:rsid w:val="004E097D"/>
    <w:rsid w:val="004E14DB"/>
    <w:rsid w:val="004E1BFC"/>
    <w:rsid w:val="004E2F53"/>
    <w:rsid w:val="004E33D5"/>
    <w:rsid w:val="004E36C8"/>
    <w:rsid w:val="004E3A7D"/>
    <w:rsid w:val="004E66A4"/>
    <w:rsid w:val="004E7B96"/>
    <w:rsid w:val="004F2DC2"/>
    <w:rsid w:val="004F4F56"/>
    <w:rsid w:val="004F5CA1"/>
    <w:rsid w:val="004F5CCB"/>
    <w:rsid w:val="004F62F8"/>
    <w:rsid w:val="004F6AD8"/>
    <w:rsid w:val="00500608"/>
    <w:rsid w:val="00500DF2"/>
    <w:rsid w:val="00501349"/>
    <w:rsid w:val="00501801"/>
    <w:rsid w:val="00503637"/>
    <w:rsid w:val="0050511C"/>
    <w:rsid w:val="00507858"/>
    <w:rsid w:val="00510990"/>
    <w:rsid w:val="00510A6C"/>
    <w:rsid w:val="00511183"/>
    <w:rsid w:val="005139F2"/>
    <w:rsid w:val="00513CC5"/>
    <w:rsid w:val="0051629F"/>
    <w:rsid w:val="005174E5"/>
    <w:rsid w:val="005200C4"/>
    <w:rsid w:val="0052037E"/>
    <w:rsid w:val="005233F9"/>
    <w:rsid w:val="0052377C"/>
    <w:rsid w:val="00523F56"/>
    <w:rsid w:val="00524929"/>
    <w:rsid w:val="00525323"/>
    <w:rsid w:val="0052533A"/>
    <w:rsid w:val="0052704E"/>
    <w:rsid w:val="005271A4"/>
    <w:rsid w:val="00527344"/>
    <w:rsid w:val="00530C3A"/>
    <w:rsid w:val="005312F5"/>
    <w:rsid w:val="00532032"/>
    <w:rsid w:val="00533CBB"/>
    <w:rsid w:val="0053400D"/>
    <w:rsid w:val="0053417E"/>
    <w:rsid w:val="0053418A"/>
    <w:rsid w:val="00534AC2"/>
    <w:rsid w:val="00536181"/>
    <w:rsid w:val="00536804"/>
    <w:rsid w:val="00536FC0"/>
    <w:rsid w:val="00537D82"/>
    <w:rsid w:val="00537F41"/>
    <w:rsid w:val="00543F4B"/>
    <w:rsid w:val="00544095"/>
    <w:rsid w:val="00546AE5"/>
    <w:rsid w:val="00547278"/>
    <w:rsid w:val="005477DB"/>
    <w:rsid w:val="005479C4"/>
    <w:rsid w:val="00550914"/>
    <w:rsid w:val="00551AAE"/>
    <w:rsid w:val="00552AE6"/>
    <w:rsid w:val="00552E3D"/>
    <w:rsid w:val="00554660"/>
    <w:rsid w:val="00557494"/>
    <w:rsid w:val="00557E4E"/>
    <w:rsid w:val="00561207"/>
    <w:rsid w:val="0056186A"/>
    <w:rsid w:val="0056237F"/>
    <w:rsid w:val="00563AFB"/>
    <w:rsid w:val="00564C08"/>
    <w:rsid w:val="00565B1B"/>
    <w:rsid w:val="00565EB7"/>
    <w:rsid w:val="005664EC"/>
    <w:rsid w:val="00566E17"/>
    <w:rsid w:val="0057047E"/>
    <w:rsid w:val="00570E4B"/>
    <w:rsid w:val="00571BA4"/>
    <w:rsid w:val="00572930"/>
    <w:rsid w:val="00572B23"/>
    <w:rsid w:val="00572B2A"/>
    <w:rsid w:val="00573A53"/>
    <w:rsid w:val="0057626F"/>
    <w:rsid w:val="00576326"/>
    <w:rsid w:val="00576583"/>
    <w:rsid w:val="00576939"/>
    <w:rsid w:val="00577304"/>
    <w:rsid w:val="00580CCF"/>
    <w:rsid w:val="00581B36"/>
    <w:rsid w:val="00583E1D"/>
    <w:rsid w:val="005850BF"/>
    <w:rsid w:val="00585AE2"/>
    <w:rsid w:val="0058766D"/>
    <w:rsid w:val="00587CFB"/>
    <w:rsid w:val="0059574A"/>
    <w:rsid w:val="00596DAB"/>
    <w:rsid w:val="005A0441"/>
    <w:rsid w:val="005A0592"/>
    <w:rsid w:val="005A0799"/>
    <w:rsid w:val="005A1751"/>
    <w:rsid w:val="005A1986"/>
    <w:rsid w:val="005A1D5C"/>
    <w:rsid w:val="005A1F66"/>
    <w:rsid w:val="005A2017"/>
    <w:rsid w:val="005A2D73"/>
    <w:rsid w:val="005A4D51"/>
    <w:rsid w:val="005A7B67"/>
    <w:rsid w:val="005B0E45"/>
    <w:rsid w:val="005B260E"/>
    <w:rsid w:val="005B3862"/>
    <w:rsid w:val="005B3EE0"/>
    <w:rsid w:val="005B4608"/>
    <w:rsid w:val="005B4686"/>
    <w:rsid w:val="005B5417"/>
    <w:rsid w:val="005B564E"/>
    <w:rsid w:val="005B71E7"/>
    <w:rsid w:val="005C0C9E"/>
    <w:rsid w:val="005C23CB"/>
    <w:rsid w:val="005C3543"/>
    <w:rsid w:val="005C54DF"/>
    <w:rsid w:val="005C570D"/>
    <w:rsid w:val="005C60A7"/>
    <w:rsid w:val="005C6D94"/>
    <w:rsid w:val="005D12F6"/>
    <w:rsid w:val="005D22AB"/>
    <w:rsid w:val="005D2F24"/>
    <w:rsid w:val="005D4166"/>
    <w:rsid w:val="005D425C"/>
    <w:rsid w:val="005D5BAF"/>
    <w:rsid w:val="005D635E"/>
    <w:rsid w:val="005D69BB"/>
    <w:rsid w:val="005D6FCF"/>
    <w:rsid w:val="005E0611"/>
    <w:rsid w:val="005E076B"/>
    <w:rsid w:val="005E1202"/>
    <w:rsid w:val="005E2622"/>
    <w:rsid w:val="005E273D"/>
    <w:rsid w:val="005E48CE"/>
    <w:rsid w:val="005E4EFE"/>
    <w:rsid w:val="005E5996"/>
    <w:rsid w:val="005E6B0D"/>
    <w:rsid w:val="005E71B0"/>
    <w:rsid w:val="005E74D2"/>
    <w:rsid w:val="005E7F31"/>
    <w:rsid w:val="005F00DC"/>
    <w:rsid w:val="005F073F"/>
    <w:rsid w:val="005F16B5"/>
    <w:rsid w:val="005F317A"/>
    <w:rsid w:val="005F3822"/>
    <w:rsid w:val="005F6EDE"/>
    <w:rsid w:val="005F72DD"/>
    <w:rsid w:val="005F78E0"/>
    <w:rsid w:val="005F7AC8"/>
    <w:rsid w:val="005F7DB0"/>
    <w:rsid w:val="006014C7"/>
    <w:rsid w:val="00601E43"/>
    <w:rsid w:val="00602495"/>
    <w:rsid w:val="00602854"/>
    <w:rsid w:val="00603833"/>
    <w:rsid w:val="00603E04"/>
    <w:rsid w:val="006049BD"/>
    <w:rsid w:val="006051B5"/>
    <w:rsid w:val="006051C3"/>
    <w:rsid w:val="00605CDE"/>
    <w:rsid w:val="00607012"/>
    <w:rsid w:val="0060749F"/>
    <w:rsid w:val="00613CFA"/>
    <w:rsid w:val="00613E5F"/>
    <w:rsid w:val="00615424"/>
    <w:rsid w:val="006158C2"/>
    <w:rsid w:val="00615A3A"/>
    <w:rsid w:val="00615C1E"/>
    <w:rsid w:val="00616821"/>
    <w:rsid w:val="006206F3"/>
    <w:rsid w:val="00620F5A"/>
    <w:rsid w:val="00621080"/>
    <w:rsid w:val="00621F41"/>
    <w:rsid w:val="00622E78"/>
    <w:rsid w:val="00623359"/>
    <w:rsid w:val="00623B81"/>
    <w:rsid w:val="006244F5"/>
    <w:rsid w:val="006255C4"/>
    <w:rsid w:val="00627EAC"/>
    <w:rsid w:val="00630D37"/>
    <w:rsid w:val="00631760"/>
    <w:rsid w:val="006319C6"/>
    <w:rsid w:val="00632E30"/>
    <w:rsid w:val="00632F7B"/>
    <w:rsid w:val="0063486E"/>
    <w:rsid w:val="006353CD"/>
    <w:rsid w:val="00636C4C"/>
    <w:rsid w:val="00636E32"/>
    <w:rsid w:val="00640427"/>
    <w:rsid w:val="006414E4"/>
    <w:rsid w:val="0064208C"/>
    <w:rsid w:val="00642EDC"/>
    <w:rsid w:val="00643299"/>
    <w:rsid w:val="00645027"/>
    <w:rsid w:val="00651C41"/>
    <w:rsid w:val="00652817"/>
    <w:rsid w:val="006528BE"/>
    <w:rsid w:val="00652DFC"/>
    <w:rsid w:val="0065447A"/>
    <w:rsid w:val="00654D99"/>
    <w:rsid w:val="006553FE"/>
    <w:rsid w:val="0065594B"/>
    <w:rsid w:val="006568EE"/>
    <w:rsid w:val="00656A29"/>
    <w:rsid w:val="00656D45"/>
    <w:rsid w:val="00657C61"/>
    <w:rsid w:val="00661453"/>
    <w:rsid w:val="00662897"/>
    <w:rsid w:val="00662EFA"/>
    <w:rsid w:val="00664D04"/>
    <w:rsid w:val="0066554F"/>
    <w:rsid w:val="00666B47"/>
    <w:rsid w:val="006673D0"/>
    <w:rsid w:val="00667C6E"/>
    <w:rsid w:val="00671099"/>
    <w:rsid w:val="006724C6"/>
    <w:rsid w:val="006734FB"/>
    <w:rsid w:val="006736ED"/>
    <w:rsid w:val="0067514A"/>
    <w:rsid w:val="00675526"/>
    <w:rsid w:val="00675632"/>
    <w:rsid w:val="0067597F"/>
    <w:rsid w:val="00680953"/>
    <w:rsid w:val="00681343"/>
    <w:rsid w:val="00681700"/>
    <w:rsid w:val="006835E2"/>
    <w:rsid w:val="00683F66"/>
    <w:rsid w:val="00684C82"/>
    <w:rsid w:val="00685107"/>
    <w:rsid w:val="00685646"/>
    <w:rsid w:val="00686A9D"/>
    <w:rsid w:val="0068704A"/>
    <w:rsid w:val="0069004E"/>
    <w:rsid w:val="0069070D"/>
    <w:rsid w:val="006908A8"/>
    <w:rsid w:val="006908E0"/>
    <w:rsid w:val="00691472"/>
    <w:rsid w:val="00691DDE"/>
    <w:rsid w:val="006927F8"/>
    <w:rsid w:val="0069285E"/>
    <w:rsid w:val="00692F06"/>
    <w:rsid w:val="0069361E"/>
    <w:rsid w:val="00695E80"/>
    <w:rsid w:val="00697F3A"/>
    <w:rsid w:val="006A59A2"/>
    <w:rsid w:val="006A5BDA"/>
    <w:rsid w:val="006A7B17"/>
    <w:rsid w:val="006B1235"/>
    <w:rsid w:val="006B59B9"/>
    <w:rsid w:val="006B5A1F"/>
    <w:rsid w:val="006B61C6"/>
    <w:rsid w:val="006B7818"/>
    <w:rsid w:val="006C1FC6"/>
    <w:rsid w:val="006C2523"/>
    <w:rsid w:val="006C52D0"/>
    <w:rsid w:val="006C7C23"/>
    <w:rsid w:val="006C7CB6"/>
    <w:rsid w:val="006D1992"/>
    <w:rsid w:val="006D21C0"/>
    <w:rsid w:val="006D2CE0"/>
    <w:rsid w:val="006D39D5"/>
    <w:rsid w:val="006D5241"/>
    <w:rsid w:val="006D6BAB"/>
    <w:rsid w:val="006E08BA"/>
    <w:rsid w:val="006E2BDF"/>
    <w:rsid w:val="006E2CFD"/>
    <w:rsid w:val="006E56F7"/>
    <w:rsid w:val="006E7F72"/>
    <w:rsid w:val="006F4FC7"/>
    <w:rsid w:val="006F602B"/>
    <w:rsid w:val="00702069"/>
    <w:rsid w:val="0070401B"/>
    <w:rsid w:val="007056F7"/>
    <w:rsid w:val="00707520"/>
    <w:rsid w:val="00707E03"/>
    <w:rsid w:val="00710B61"/>
    <w:rsid w:val="0071163B"/>
    <w:rsid w:val="007118F7"/>
    <w:rsid w:val="007121A3"/>
    <w:rsid w:val="007127E4"/>
    <w:rsid w:val="00714923"/>
    <w:rsid w:val="00714B9C"/>
    <w:rsid w:val="00715651"/>
    <w:rsid w:val="0071593D"/>
    <w:rsid w:val="00716471"/>
    <w:rsid w:val="007209A9"/>
    <w:rsid w:val="007229D4"/>
    <w:rsid w:val="00725086"/>
    <w:rsid w:val="0072565C"/>
    <w:rsid w:val="00725927"/>
    <w:rsid w:val="0072645B"/>
    <w:rsid w:val="0072744C"/>
    <w:rsid w:val="0073064F"/>
    <w:rsid w:val="00730C02"/>
    <w:rsid w:val="0073210A"/>
    <w:rsid w:val="00732C36"/>
    <w:rsid w:val="007337A9"/>
    <w:rsid w:val="007340ED"/>
    <w:rsid w:val="007344E9"/>
    <w:rsid w:val="00735787"/>
    <w:rsid w:val="00735CC4"/>
    <w:rsid w:val="007364F5"/>
    <w:rsid w:val="007375A1"/>
    <w:rsid w:val="00737F06"/>
    <w:rsid w:val="00740C2F"/>
    <w:rsid w:val="0074228E"/>
    <w:rsid w:val="007425A4"/>
    <w:rsid w:val="00744A84"/>
    <w:rsid w:val="00744EE6"/>
    <w:rsid w:val="00745B46"/>
    <w:rsid w:val="0074681E"/>
    <w:rsid w:val="00750530"/>
    <w:rsid w:val="00752093"/>
    <w:rsid w:val="00752DC8"/>
    <w:rsid w:val="00752EAE"/>
    <w:rsid w:val="007538BC"/>
    <w:rsid w:val="00753C25"/>
    <w:rsid w:val="0075498C"/>
    <w:rsid w:val="00755521"/>
    <w:rsid w:val="0075570C"/>
    <w:rsid w:val="0075575D"/>
    <w:rsid w:val="00755FCB"/>
    <w:rsid w:val="007562ED"/>
    <w:rsid w:val="0075698B"/>
    <w:rsid w:val="007570F9"/>
    <w:rsid w:val="00757693"/>
    <w:rsid w:val="007616C3"/>
    <w:rsid w:val="00762562"/>
    <w:rsid w:val="00762AC2"/>
    <w:rsid w:val="0076318A"/>
    <w:rsid w:val="007634CD"/>
    <w:rsid w:val="00763535"/>
    <w:rsid w:val="0076362C"/>
    <w:rsid w:val="007636B2"/>
    <w:rsid w:val="0076456A"/>
    <w:rsid w:val="00764B9E"/>
    <w:rsid w:val="00764BDC"/>
    <w:rsid w:val="00765657"/>
    <w:rsid w:val="0076605A"/>
    <w:rsid w:val="00766D52"/>
    <w:rsid w:val="00766FCB"/>
    <w:rsid w:val="007670C3"/>
    <w:rsid w:val="00770363"/>
    <w:rsid w:val="007705C0"/>
    <w:rsid w:val="007706E9"/>
    <w:rsid w:val="007708BA"/>
    <w:rsid w:val="00774033"/>
    <w:rsid w:val="00775156"/>
    <w:rsid w:val="00777715"/>
    <w:rsid w:val="00780E89"/>
    <w:rsid w:val="00781241"/>
    <w:rsid w:val="007813D8"/>
    <w:rsid w:val="00782A30"/>
    <w:rsid w:val="007833FB"/>
    <w:rsid w:val="007838F2"/>
    <w:rsid w:val="00783975"/>
    <w:rsid w:val="007839FB"/>
    <w:rsid w:val="00784357"/>
    <w:rsid w:val="00784D0A"/>
    <w:rsid w:val="00784F4D"/>
    <w:rsid w:val="00785617"/>
    <w:rsid w:val="00785621"/>
    <w:rsid w:val="00785882"/>
    <w:rsid w:val="00785CFB"/>
    <w:rsid w:val="00786392"/>
    <w:rsid w:val="00787AF8"/>
    <w:rsid w:val="00790E4F"/>
    <w:rsid w:val="007917CF"/>
    <w:rsid w:val="00791E19"/>
    <w:rsid w:val="007942BD"/>
    <w:rsid w:val="00794D10"/>
    <w:rsid w:val="00794D16"/>
    <w:rsid w:val="00796357"/>
    <w:rsid w:val="00796F9A"/>
    <w:rsid w:val="00797501"/>
    <w:rsid w:val="00797A90"/>
    <w:rsid w:val="007A00BC"/>
    <w:rsid w:val="007A2804"/>
    <w:rsid w:val="007A3315"/>
    <w:rsid w:val="007A41F7"/>
    <w:rsid w:val="007A783B"/>
    <w:rsid w:val="007B0451"/>
    <w:rsid w:val="007B0A51"/>
    <w:rsid w:val="007B12EA"/>
    <w:rsid w:val="007B2A14"/>
    <w:rsid w:val="007B3034"/>
    <w:rsid w:val="007B4544"/>
    <w:rsid w:val="007B516B"/>
    <w:rsid w:val="007B52BA"/>
    <w:rsid w:val="007B57F1"/>
    <w:rsid w:val="007C0A1E"/>
    <w:rsid w:val="007C1455"/>
    <w:rsid w:val="007C20C9"/>
    <w:rsid w:val="007C2263"/>
    <w:rsid w:val="007C3270"/>
    <w:rsid w:val="007C4F6B"/>
    <w:rsid w:val="007C5161"/>
    <w:rsid w:val="007C6C19"/>
    <w:rsid w:val="007D1BD0"/>
    <w:rsid w:val="007D1BD1"/>
    <w:rsid w:val="007D27DA"/>
    <w:rsid w:val="007D2F51"/>
    <w:rsid w:val="007D4095"/>
    <w:rsid w:val="007D604B"/>
    <w:rsid w:val="007D662F"/>
    <w:rsid w:val="007E08F5"/>
    <w:rsid w:val="007E1B76"/>
    <w:rsid w:val="007E2BCB"/>
    <w:rsid w:val="007E3D50"/>
    <w:rsid w:val="007E4B27"/>
    <w:rsid w:val="007E5041"/>
    <w:rsid w:val="007E7A76"/>
    <w:rsid w:val="007F02AB"/>
    <w:rsid w:val="007F11CB"/>
    <w:rsid w:val="007F1791"/>
    <w:rsid w:val="007F19A9"/>
    <w:rsid w:val="007F21EC"/>
    <w:rsid w:val="007F2C08"/>
    <w:rsid w:val="007F3661"/>
    <w:rsid w:val="007F44E1"/>
    <w:rsid w:val="007F466C"/>
    <w:rsid w:val="007F4D68"/>
    <w:rsid w:val="007F598F"/>
    <w:rsid w:val="007F626B"/>
    <w:rsid w:val="007F750E"/>
    <w:rsid w:val="008001AB"/>
    <w:rsid w:val="00801739"/>
    <w:rsid w:val="0080383D"/>
    <w:rsid w:val="008065B2"/>
    <w:rsid w:val="008067DB"/>
    <w:rsid w:val="008078B7"/>
    <w:rsid w:val="008078E3"/>
    <w:rsid w:val="00811011"/>
    <w:rsid w:val="008137FA"/>
    <w:rsid w:val="00813BE7"/>
    <w:rsid w:val="008144E1"/>
    <w:rsid w:val="008147C8"/>
    <w:rsid w:val="00815975"/>
    <w:rsid w:val="00815B60"/>
    <w:rsid w:val="00816413"/>
    <w:rsid w:val="00820501"/>
    <w:rsid w:val="00820B3C"/>
    <w:rsid w:val="0082139C"/>
    <w:rsid w:val="0082204E"/>
    <w:rsid w:val="00822142"/>
    <w:rsid w:val="00823276"/>
    <w:rsid w:val="00823301"/>
    <w:rsid w:val="00823E64"/>
    <w:rsid w:val="008243B7"/>
    <w:rsid w:val="00824C5C"/>
    <w:rsid w:val="0082506F"/>
    <w:rsid w:val="00826271"/>
    <w:rsid w:val="00831543"/>
    <w:rsid w:val="00832339"/>
    <w:rsid w:val="008335AF"/>
    <w:rsid w:val="00833631"/>
    <w:rsid w:val="00833FA0"/>
    <w:rsid w:val="008342C3"/>
    <w:rsid w:val="008361EE"/>
    <w:rsid w:val="0083694B"/>
    <w:rsid w:val="0084021B"/>
    <w:rsid w:val="00841464"/>
    <w:rsid w:val="00841700"/>
    <w:rsid w:val="00841D83"/>
    <w:rsid w:val="0084242D"/>
    <w:rsid w:val="00842F45"/>
    <w:rsid w:val="008438F0"/>
    <w:rsid w:val="00843DBF"/>
    <w:rsid w:val="00845B17"/>
    <w:rsid w:val="00845DC3"/>
    <w:rsid w:val="00846366"/>
    <w:rsid w:val="008467FB"/>
    <w:rsid w:val="008474B9"/>
    <w:rsid w:val="00847E23"/>
    <w:rsid w:val="00850048"/>
    <w:rsid w:val="00850A69"/>
    <w:rsid w:val="00850D65"/>
    <w:rsid w:val="0085158B"/>
    <w:rsid w:val="00851AB1"/>
    <w:rsid w:val="008520D2"/>
    <w:rsid w:val="00852309"/>
    <w:rsid w:val="00853D36"/>
    <w:rsid w:val="00854CC5"/>
    <w:rsid w:val="008559D6"/>
    <w:rsid w:val="0085681A"/>
    <w:rsid w:val="00856959"/>
    <w:rsid w:val="0085732A"/>
    <w:rsid w:val="0085753C"/>
    <w:rsid w:val="008579B1"/>
    <w:rsid w:val="00860812"/>
    <w:rsid w:val="008609D8"/>
    <w:rsid w:val="0086103E"/>
    <w:rsid w:val="00861A25"/>
    <w:rsid w:val="008625E9"/>
    <w:rsid w:val="00862A1F"/>
    <w:rsid w:val="00864F79"/>
    <w:rsid w:val="008659B6"/>
    <w:rsid w:val="0086668C"/>
    <w:rsid w:val="00866E6F"/>
    <w:rsid w:val="0086789A"/>
    <w:rsid w:val="00871CCB"/>
    <w:rsid w:val="008721EB"/>
    <w:rsid w:val="00872AAE"/>
    <w:rsid w:val="00873B65"/>
    <w:rsid w:val="008744A0"/>
    <w:rsid w:val="008744BF"/>
    <w:rsid w:val="00874D13"/>
    <w:rsid w:val="00877C5F"/>
    <w:rsid w:val="00880F19"/>
    <w:rsid w:val="00881EAD"/>
    <w:rsid w:val="00884B22"/>
    <w:rsid w:val="00885658"/>
    <w:rsid w:val="008856E0"/>
    <w:rsid w:val="00885E51"/>
    <w:rsid w:val="00885ED2"/>
    <w:rsid w:val="008926CD"/>
    <w:rsid w:val="008947DE"/>
    <w:rsid w:val="00897E63"/>
    <w:rsid w:val="008A071B"/>
    <w:rsid w:val="008A0944"/>
    <w:rsid w:val="008A0E5D"/>
    <w:rsid w:val="008A146A"/>
    <w:rsid w:val="008A274F"/>
    <w:rsid w:val="008A3854"/>
    <w:rsid w:val="008A3C08"/>
    <w:rsid w:val="008A5374"/>
    <w:rsid w:val="008A5C53"/>
    <w:rsid w:val="008A5EA6"/>
    <w:rsid w:val="008A6117"/>
    <w:rsid w:val="008B0C6D"/>
    <w:rsid w:val="008B5311"/>
    <w:rsid w:val="008B623D"/>
    <w:rsid w:val="008B643D"/>
    <w:rsid w:val="008C068E"/>
    <w:rsid w:val="008C0FD8"/>
    <w:rsid w:val="008C1D8C"/>
    <w:rsid w:val="008C34D0"/>
    <w:rsid w:val="008C3F80"/>
    <w:rsid w:val="008C423B"/>
    <w:rsid w:val="008C4621"/>
    <w:rsid w:val="008C57B3"/>
    <w:rsid w:val="008C6ABD"/>
    <w:rsid w:val="008C726D"/>
    <w:rsid w:val="008C7790"/>
    <w:rsid w:val="008D0542"/>
    <w:rsid w:val="008D08E8"/>
    <w:rsid w:val="008D0BD3"/>
    <w:rsid w:val="008D1604"/>
    <w:rsid w:val="008D4906"/>
    <w:rsid w:val="008D6F56"/>
    <w:rsid w:val="008D7B59"/>
    <w:rsid w:val="008D7DA7"/>
    <w:rsid w:val="008E1D18"/>
    <w:rsid w:val="008E2C30"/>
    <w:rsid w:val="008E5B21"/>
    <w:rsid w:val="008E5EE7"/>
    <w:rsid w:val="008E7894"/>
    <w:rsid w:val="008F324E"/>
    <w:rsid w:val="008F361D"/>
    <w:rsid w:val="008F37BE"/>
    <w:rsid w:val="008F444C"/>
    <w:rsid w:val="0090088E"/>
    <w:rsid w:val="00900FC2"/>
    <w:rsid w:val="009018B5"/>
    <w:rsid w:val="00901B30"/>
    <w:rsid w:val="0090205D"/>
    <w:rsid w:val="0090242A"/>
    <w:rsid w:val="009024D0"/>
    <w:rsid w:val="00904952"/>
    <w:rsid w:val="009049BB"/>
    <w:rsid w:val="00904FF5"/>
    <w:rsid w:val="009059EC"/>
    <w:rsid w:val="00906D9F"/>
    <w:rsid w:val="00907419"/>
    <w:rsid w:val="00910416"/>
    <w:rsid w:val="00910566"/>
    <w:rsid w:val="00910C6B"/>
    <w:rsid w:val="009110D6"/>
    <w:rsid w:val="00913DF2"/>
    <w:rsid w:val="00915269"/>
    <w:rsid w:val="009154A4"/>
    <w:rsid w:val="009158A8"/>
    <w:rsid w:val="0091699A"/>
    <w:rsid w:val="00917372"/>
    <w:rsid w:val="00917DCD"/>
    <w:rsid w:val="0092081C"/>
    <w:rsid w:val="0092176A"/>
    <w:rsid w:val="00922FB3"/>
    <w:rsid w:val="00923972"/>
    <w:rsid w:val="009262C8"/>
    <w:rsid w:val="00926836"/>
    <w:rsid w:val="00926A44"/>
    <w:rsid w:val="00931155"/>
    <w:rsid w:val="00932864"/>
    <w:rsid w:val="00932CB9"/>
    <w:rsid w:val="009332AF"/>
    <w:rsid w:val="009332BE"/>
    <w:rsid w:val="00933351"/>
    <w:rsid w:val="0093359C"/>
    <w:rsid w:val="00934771"/>
    <w:rsid w:val="009354D8"/>
    <w:rsid w:val="0093580B"/>
    <w:rsid w:val="00937A79"/>
    <w:rsid w:val="00940E39"/>
    <w:rsid w:val="00942667"/>
    <w:rsid w:val="0094267A"/>
    <w:rsid w:val="009430BC"/>
    <w:rsid w:val="00944830"/>
    <w:rsid w:val="009449D5"/>
    <w:rsid w:val="00946061"/>
    <w:rsid w:val="009471E8"/>
    <w:rsid w:val="00947582"/>
    <w:rsid w:val="00950418"/>
    <w:rsid w:val="009512CC"/>
    <w:rsid w:val="00952D09"/>
    <w:rsid w:val="00953B55"/>
    <w:rsid w:val="00954A87"/>
    <w:rsid w:val="009563E0"/>
    <w:rsid w:val="00957CAF"/>
    <w:rsid w:val="00960B90"/>
    <w:rsid w:val="009611EE"/>
    <w:rsid w:val="00961F0B"/>
    <w:rsid w:val="0096268D"/>
    <w:rsid w:val="00967772"/>
    <w:rsid w:val="0097002F"/>
    <w:rsid w:val="009723CD"/>
    <w:rsid w:val="00973645"/>
    <w:rsid w:val="0097373B"/>
    <w:rsid w:val="00973C9B"/>
    <w:rsid w:val="00975654"/>
    <w:rsid w:val="009770B9"/>
    <w:rsid w:val="009773B4"/>
    <w:rsid w:val="00977E72"/>
    <w:rsid w:val="00980345"/>
    <w:rsid w:val="00982A58"/>
    <w:rsid w:val="009830F8"/>
    <w:rsid w:val="00984D23"/>
    <w:rsid w:val="00985465"/>
    <w:rsid w:val="00985A11"/>
    <w:rsid w:val="0098606D"/>
    <w:rsid w:val="009862AB"/>
    <w:rsid w:val="00986D6E"/>
    <w:rsid w:val="00991C12"/>
    <w:rsid w:val="00994457"/>
    <w:rsid w:val="009A008D"/>
    <w:rsid w:val="009A0469"/>
    <w:rsid w:val="009A0708"/>
    <w:rsid w:val="009A0D7D"/>
    <w:rsid w:val="009A175C"/>
    <w:rsid w:val="009A1B70"/>
    <w:rsid w:val="009A226D"/>
    <w:rsid w:val="009A3125"/>
    <w:rsid w:val="009A4CA6"/>
    <w:rsid w:val="009A56E6"/>
    <w:rsid w:val="009A60F8"/>
    <w:rsid w:val="009B065C"/>
    <w:rsid w:val="009B1C5A"/>
    <w:rsid w:val="009B3BE3"/>
    <w:rsid w:val="009B40A2"/>
    <w:rsid w:val="009B4383"/>
    <w:rsid w:val="009B45A9"/>
    <w:rsid w:val="009B6304"/>
    <w:rsid w:val="009C2CA6"/>
    <w:rsid w:val="009C4611"/>
    <w:rsid w:val="009C5454"/>
    <w:rsid w:val="009C6599"/>
    <w:rsid w:val="009C6C87"/>
    <w:rsid w:val="009C7076"/>
    <w:rsid w:val="009C7120"/>
    <w:rsid w:val="009C7462"/>
    <w:rsid w:val="009C7704"/>
    <w:rsid w:val="009C7BFE"/>
    <w:rsid w:val="009D13F8"/>
    <w:rsid w:val="009D4F21"/>
    <w:rsid w:val="009D5481"/>
    <w:rsid w:val="009D57DE"/>
    <w:rsid w:val="009D7091"/>
    <w:rsid w:val="009D7A6E"/>
    <w:rsid w:val="009D7D28"/>
    <w:rsid w:val="009E0037"/>
    <w:rsid w:val="009E6120"/>
    <w:rsid w:val="009E6E40"/>
    <w:rsid w:val="009F016C"/>
    <w:rsid w:val="009F0D55"/>
    <w:rsid w:val="009F1727"/>
    <w:rsid w:val="009F1988"/>
    <w:rsid w:val="009F1AFC"/>
    <w:rsid w:val="009F1B55"/>
    <w:rsid w:val="009F2514"/>
    <w:rsid w:val="009F29BF"/>
    <w:rsid w:val="009F30C6"/>
    <w:rsid w:val="009F40F4"/>
    <w:rsid w:val="009F472E"/>
    <w:rsid w:val="009F51B9"/>
    <w:rsid w:val="009F6377"/>
    <w:rsid w:val="00A00E46"/>
    <w:rsid w:val="00A01600"/>
    <w:rsid w:val="00A02A80"/>
    <w:rsid w:val="00A02BD0"/>
    <w:rsid w:val="00A02C3E"/>
    <w:rsid w:val="00A02E93"/>
    <w:rsid w:val="00A03A58"/>
    <w:rsid w:val="00A047A7"/>
    <w:rsid w:val="00A04E0B"/>
    <w:rsid w:val="00A05DA9"/>
    <w:rsid w:val="00A06465"/>
    <w:rsid w:val="00A0685C"/>
    <w:rsid w:val="00A06D39"/>
    <w:rsid w:val="00A06E0B"/>
    <w:rsid w:val="00A07176"/>
    <w:rsid w:val="00A07678"/>
    <w:rsid w:val="00A077AA"/>
    <w:rsid w:val="00A10504"/>
    <w:rsid w:val="00A146AE"/>
    <w:rsid w:val="00A152BB"/>
    <w:rsid w:val="00A159BB"/>
    <w:rsid w:val="00A15AFC"/>
    <w:rsid w:val="00A15B7D"/>
    <w:rsid w:val="00A16115"/>
    <w:rsid w:val="00A200B8"/>
    <w:rsid w:val="00A20114"/>
    <w:rsid w:val="00A20B3D"/>
    <w:rsid w:val="00A21808"/>
    <w:rsid w:val="00A22516"/>
    <w:rsid w:val="00A22CC0"/>
    <w:rsid w:val="00A24834"/>
    <w:rsid w:val="00A24ADD"/>
    <w:rsid w:val="00A25CF9"/>
    <w:rsid w:val="00A25EC5"/>
    <w:rsid w:val="00A26F94"/>
    <w:rsid w:val="00A30AA7"/>
    <w:rsid w:val="00A3215E"/>
    <w:rsid w:val="00A3441F"/>
    <w:rsid w:val="00A3456E"/>
    <w:rsid w:val="00A349C7"/>
    <w:rsid w:val="00A3738A"/>
    <w:rsid w:val="00A3738D"/>
    <w:rsid w:val="00A37D3C"/>
    <w:rsid w:val="00A40454"/>
    <w:rsid w:val="00A414D2"/>
    <w:rsid w:val="00A42F14"/>
    <w:rsid w:val="00A4308E"/>
    <w:rsid w:val="00A4309E"/>
    <w:rsid w:val="00A43320"/>
    <w:rsid w:val="00A43E07"/>
    <w:rsid w:val="00A441CC"/>
    <w:rsid w:val="00A46639"/>
    <w:rsid w:val="00A46BCE"/>
    <w:rsid w:val="00A508E1"/>
    <w:rsid w:val="00A5215B"/>
    <w:rsid w:val="00A5275B"/>
    <w:rsid w:val="00A53BA9"/>
    <w:rsid w:val="00A54E49"/>
    <w:rsid w:val="00A558DD"/>
    <w:rsid w:val="00A55A6A"/>
    <w:rsid w:val="00A5741F"/>
    <w:rsid w:val="00A6011C"/>
    <w:rsid w:val="00A604D4"/>
    <w:rsid w:val="00A62045"/>
    <w:rsid w:val="00A7137F"/>
    <w:rsid w:val="00A72407"/>
    <w:rsid w:val="00A72A53"/>
    <w:rsid w:val="00A74B4D"/>
    <w:rsid w:val="00A75964"/>
    <w:rsid w:val="00A75E4F"/>
    <w:rsid w:val="00A76F9D"/>
    <w:rsid w:val="00A77BDF"/>
    <w:rsid w:val="00A77ED5"/>
    <w:rsid w:val="00A808A9"/>
    <w:rsid w:val="00A80E53"/>
    <w:rsid w:val="00A818CC"/>
    <w:rsid w:val="00A81A23"/>
    <w:rsid w:val="00A81C50"/>
    <w:rsid w:val="00A83272"/>
    <w:rsid w:val="00A836DB"/>
    <w:rsid w:val="00A8495A"/>
    <w:rsid w:val="00A8700A"/>
    <w:rsid w:val="00A90831"/>
    <w:rsid w:val="00A9164E"/>
    <w:rsid w:val="00A9387F"/>
    <w:rsid w:val="00A94399"/>
    <w:rsid w:val="00A957FE"/>
    <w:rsid w:val="00A95A90"/>
    <w:rsid w:val="00A95EFD"/>
    <w:rsid w:val="00A97FD6"/>
    <w:rsid w:val="00AA3458"/>
    <w:rsid w:val="00AA6762"/>
    <w:rsid w:val="00AA7412"/>
    <w:rsid w:val="00AA7B34"/>
    <w:rsid w:val="00AB03AE"/>
    <w:rsid w:val="00AB0456"/>
    <w:rsid w:val="00AB17BD"/>
    <w:rsid w:val="00AB37B5"/>
    <w:rsid w:val="00AB3C42"/>
    <w:rsid w:val="00AB4C06"/>
    <w:rsid w:val="00AB4E91"/>
    <w:rsid w:val="00AB5365"/>
    <w:rsid w:val="00AB57A6"/>
    <w:rsid w:val="00AB5BE2"/>
    <w:rsid w:val="00AC15B8"/>
    <w:rsid w:val="00AC4047"/>
    <w:rsid w:val="00AC41C8"/>
    <w:rsid w:val="00AC50DE"/>
    <w:rsid w:val="00AC52A9"/>
    <w:rsid w:val="00AC5B18"/>
    <w:rsid w:val="00AC71A9"/>
    <w:rsid w:val="00AD090E"/>
    <w:rsid w:val="00AD0F82"/>
    <w:rsid w:val="00AD1AFA"/>
    <w:rsid w:val="00AD3F78"/>
    <w:rsid w:val="00AD5EC8"/>
    <w:rsid w:val="00AD5F42"/>
    <w:rsid w:val="00AD66FF"/>
    <w:rsid w:val="00AD787F"/>
    <w:rsid w:val="00AD7B84"/>
    <w:rsid w:val="00AE029E"/>
    <w:rsid w:val="00AE03A3"/>
    <w:rsid w:val="00AE1250"/>
    <w:rsid w:val="00AE2904"/>
    <w:rsid w:val="00AE4DDF"/>
    <w:rsid w:val="00AE5068"/>
    <w:rsid w:val="00AE514C"/>
    <w:rsid w:val="00AE5866"/>
    <w:rsid w:val="00AE7AB1"/>
    <w:rsid w:val="00AF0148"/>
    <w:rsid w:val="00AF1B01"/>
    <w:rsid w:val="00AF2562"/>
    <w:rsid w:val="00AF3B2C"/>
    <w:rsid w:val="00AF5630"/>
    <w:rsid w:val="00AF677B"/>
    <w:rsid w:val="00AF739A"/>
    <w:rsid w:val="00B0275C"/>
    <w:rsid w:val="00B04442"/>
    <w:rsid w:val="00B069E5"/>
    <w:rsid w:val="00B10586"/>
    <w:rsid w:val="00B1289C"/>
    <w:rsid w:val="00B12BB4"/>
    <w:rsid w:val="00B1310C"/>
    <w:rsid w:val="00B142F4"/>
    <w:rsid w:val="00B144CD"/>
    <w:rsid w:val="00B15075"/>
    <w:rsid w:val="00B16259"/>
    <w:rsid w:val="00B16C72"/>
    <w:rsid w:val="00B16E11"/>
    <w:rsid w:val="00B16EB2"/>
    <w:rsid w:val="00B17F61"/>
    <w:rsid w:val="00B2089D"/>
    <w:rsid w:val="00B222D3"/>
    <w:rsid w:val="00B22F91"/>
    <w:rsid w:val="00B236BF"/>
    <w:rsid w:val="00B24DD7"/>
    <w:rsid w:val="00B268BA"/>
    <w:rsid w:val="00B26E22"/>
    <w:rsid w:val="00B26FAE"/>
    <w:rsid w:val="00B30563"/>
    <w:rsid w:val="00B327BB"/>
    <w:rsid w:val="00B32A5D"/>
    <w:rsid w:val="00B32E5F"/>
    <w:rsid w:val="00B33026"/>
    <w:rsid w:val="00B344E3"/>
    <w:rsid w:val="00B36799"/>
    <w:rsid w:val="00B367B7"/>
    <w:rsid w:val="00B36B57"/>
    <w:rsid w:val="00B370C1"/>
    <w:rsid w:val="00B40AE9"/>
    <w:rsid w:val="00B41D34"/>
    <w:rsid w:val="00B4283F"/>
    <w:rsid w:val="00B428AB"/>
    <w:rsid w:val="00B42A3B"/>
    <w:rsid w:val="00B42F4B"/>
    <w:rsid w:val="00B44BCD"/>
    <w:rsid w:val="00B45D26"/>
    <w:rsid w:val="00B45EB2"/>
    <w:rsid w:val="00B460F4"/>
    <w:rsid w:val="00B46967"/>
    <w:rsid w:val="00B46999"/>
    <w:rsid w:val="00B46A31"/>
    <w:rsid w:val="00B47BF0"/>
    <w:rsid w:val="00B47EC8"/>
    <w:rsid w:val="00B50198"/>
    <w:rsid w:val="00B50CEF"/>
    <w:rsid w:val="00B5105E"/>
    <w:rsid w:val="00B51759"/>
    <w:rsid w:val="00B53A7C"/>
    <w:rsid w:val="00B53CA9"/>
    <w:rsid w:val="00B54BFE"/>
    <w:rsid w:val="00B55F6F"/>
    <w:rsid w:val="00B56673"/>
    <w:rsid w:val="00B56CAB"/>
    <w:rsid w:val="00B576D3"/>
    <w:rsid w:val="00B617AB"/>
    <w:rsid w:val="00B6183F"/>
    <w:rsid w:val="00B66F99"/>
    <w:rsid w:val="00B70B81"/>
    <w:rsid w:val="00B70FAE"/>
    <w:rsid w:val="00B71239"/>
    <w:rsid w:val="00B712FF"/>
    <w:rsid w:val="00B71E44"/>
    <w:rsid w:val="00B72029"/>
    <w:rsid w:val="00B7243A"/>
    <w:rsid w:val="00B73D97"/>
    <w:rsid w:val="00B74CEC"/>
    <w:rsid w:val="00B74E26"/>
    <w:rsid w:val="00B7610A"/>
    <w:rsid w:val="00B805EB"/>
    <w:rsid w:val="00B80971"/>
    <w:rsid w:val="00B81DEE"/>
    <w:rsid w:val="00B82A8D"/>
    <w:rsid w:val="00B82E94"/>
    <w:rsid w:val="00B83278"/>
    <w:rsid w:val="00B83390"/>
    <w:rsid w:val="00B83771"/>
    <w:rsid w:val="00B87424"/>
    <w:rsid w:val="00B87BFA"/>
    <w:rsid w:val="00B87F79"/>
    <w:rsid w:val="00B9025F"/>
    <w:rsid w:val="00B90DEA"/>
    <w:rsid w:val="00B91827"/>
    <w:rsid w:val="00B932F1"/>
    <w:rsid w:val="00B93751"/>
    <w:rsid w:val="00B93DC7"/>
    <w:rsid w:val="00B9628E"/>
    <w:rsid w:val="00B97EF8"/>
    <w:rsid w:val="00BA1BD8"/>
    <w:rsid w:val="00BA3033"/>
    <w:rsid w:val="00BA48EB"/>
    <w:rsid w:val="00BA5DBA"/>
    <w:rsid w:val="00BA664A"/>
    <w:rsid w:val="00BA6C14"/>
    <w:rsid w:val="00BA7835"/>
    <w:rsid w:val="00BA7B79"/>
    <w:rsid w:val="00BB0773"/>
    <w:rsid w:val="00BB0AC1"/>
    <w:rsid w:val="00BB2157"/>
    <w:rsid w:val="00BB2234"/>
    <w:rsid w:val="00BB26C0"/>
    <w:rsid w:val="00BB28A1"/>
    <w:rsid w:val="00BB3607"/>
    <w:rsid w:val="00BB3AEE"/>
    <w:rsid w:val="00BB55E4"/>
    <w:rsid w:val="00BB5F05"/>
    <w:rsid w:val="00BB737B"/>
    <w:rsid w:val="00BC04DD"/>
    <w:rsid w:val="00BC17EA"/>
    <w:rsid w:val="00BC23FF"/>
    <w:rsid w:val="00BC2973"/>
    <w:rsid w:val="00BC4D71"/>
    <w:rsid w:val="00BC68C9"/>
    <w:rsid w:val="00BD1289"/>
    <w:rsid w:val="00BD145A"/>
    <w:rsid w:val="00BD2136"/>
    <w:rsid w:val="00BD2C7E"/>
    <w:rsid w:val="00BD357A"/>
    <w:rsid w:val="00BD52B9"/>
    <w:rsid w:val="00BD7672"/>
    <w:rsid w:val="00BE034F"/>
    <w:rsid w:val="00BE22A4"/>
    <w:rsid w:val="00BE2B82"/>
    <w:rsid w:val="00BE2DAC"/>
    <w:rsid w:val="00BE50FA"/>
    <w:rsid w:val="00BE798C"/>
    <w:rsid w:val="00BE7B6C"/>
    <w:rsid w:val="00BF04E1"/>
    <w:rsid w:val="00BF0547"/>
    <w:rsid w:val="00BF06A6"/>
    <w:rsid w:val="00BF1AE9"/>
    <w:rsid w:val="00BF3374"/>
    <w:rsid w:val="00BF3D39"/>
    <w:rsid w:val="00BF3DFF"/>
    <w:rsid w:val="00BF55B7"/>
    <w:rsid w:val="00BF5FBB"/>
    <w:rsid w:val="00BF76AF"/>
    <w:rsid w:val="00C006C2"/>
    <w:rsid w:val="00C03A9B"/>
    <w:rsid w:val="00C064B6"/>
    <w:rsid w:val="00C0761C"/>
    <w:rsid w:val="00C10215"/>
    <w:rsid w:val="00C10CD3"/>
    <w:rsid w:val="00C1103E"/>
    <w:rsid w:val="00C12777"/>
    <w:rsid w:val="00C13306"/>
    <w:rsid w:val="00C14291"/>
    <w:rsid w:val="00C158DD"/>
    <w:rsid w:val="00C16955"/>
    <w:rsid w:val="00C17C80"/>
    <w:rsid w:val="00C20EDE"/>
    <w:rsid w:val="00C22E4B"/>
    <w:rsid w:val="00C22ECC"/>
    <w:rsid w:val="00C239E5"/>
    <w:rsid w:val="00C24598"/>
    <w:rsid w:val="00C2536F"/>
    <w:rsid w:val="00C32305"/>
    <w:rsid w:val="00C33D59"/>
    <w:rsid w:val="00C35161"/>
    <w:rsid w:val="00C36059"/>
    <w:rsid w:val="00C36231"/>
    <w:rsid w:val="00C3667B"/>
    <w:rsid w:val="00C3699C"/>
    <w:rsid w:val="00C37825"/>
    <w:rsid w:val="00C379CB"/>
    <w:rsid w:val="00C426C0"/>
    <w:rsid w:val="00C428F9"/>
    <w:rsid w:val="00C42A04"/>
    <w:rsid w:val="00C45412"/>
    <w:rsid w:val="00C45AB5"/>
    <w:rsid w:val="00C4673B"/>
    <w:rsid w:val="00C46790"/>
    <w:rsid w:val="00C467BB"/>
    <w:rsid w:val="00C46C01"/>
    <w:rsid w:val="00C50DCC"/>
    <w:rsid w:val="00C50F28"/>
    <w:rsid w:val="00C5125D"/>
    <w:rsid w:val="00C5207F"/>
    <w:rsid w:val="00C520A7"/>
    <w:rsid w:val="00C5239F"/>
    <w:rsid w:val="00C54442"/>
    <w:rsid w:val="00C54474"/>
    <w:rsid w:val="00C5730B"/>
    <w:rsid w:val="00C576DC"/>
    <w:rsid w:val="00C57902"/>
    <w:rsid w:val="00C609FF"/>
    <w:rsid w:val="00C61343"/>
    <w:rsid w:val="00C62725"/>
    <w:rsid w:val="00C629D8"/>
    <w:rsid w:val="00C6342E"/>
    <w:rsid w:val="00C647DC"/>
    <w:rsid w:val="00C64F5C"/>
    <w:rsid w:val="00C65D53"/>
    <w:rsid w:val="00C66BE6"/>
    <w:rsid w:val="00C70808"/>
    <w:rsid w:val="00C71400"/>
    <w:rsid w:val="00C714AF"/>
    <w:rsid w:val="00C719E6"/>
    <w:rsid w:val="00C72F66"/>
    <w:rsid w:val="00C7367F"/>
    <w:rsid w:val="00C73824"/>
    <w:rsid w:val="00C74239"/>
    <w:rsid w:val="00C75185"/>
    <w:rsid w:val="00C76728"/>
    <w:rsid w:val="00C80F6F"/>
    <w:rsid w:val="00C82BBC"/>
    <w:rsid w:val="00C82BE7"/>
    <w:rsid w:val="00C82CB9"/>
    <w:rsid w:val="00C82F58"/>
    <w:rsid w:val="00C83475"/>
    <w:rsid w:val="00C83542"/>
    <w:rsid w:val="00C83A4C"/>
    <w:rsid w:val="00C84647"/>
    <w:rsid w:val="00C84B0C"/>
    <w:rsid w:val="00C84BD7"/>
    <w:rsid w:val="00C85001"/>
    <w:rsid w:val="00C85178"/>
    <w:rsid w:val="00C874ED"/>
    <w:rsid w:val="00C87735"/>
    <w:rsid w:val="00C87EB6"/>
    <w:rsid w:val="00C90379"/>
    <w:rsid w:val="00C919BA"/>
    <w:rsid w:val="00C92223"/>
    <w:rsid w:val="00C92A99"/>
    <w:rsid w:val="00C93CCE"/>
    <w:rsid w:val="00C95C40"/>
    <w:rsid w:val="00C97DBF"/>
    <w:rsid w:val="00CA031E"/>
    <w:rsid w:val="00CA0AE4"/>
    <w:rsid w:val="00CA1158"/>
    <w:rsid w:val="00CA2554"/>
    <w:rsid w:val="00CA2CDC"/>
    <w:rsid w:val="00CA33A0"/>
    <w:rsid w:val="00CA3564"/>
    <w:rsid w:val="00CA4146"/>
    <w:rsid w:val="00CB1252"/>
    <w:rsid w:val="00CB239E"/>
    <w:rsid w:val="00CB2847"/>
    <w:rsid w:val="00CB3AD2"/>
    <w:rsid w:val="00CB565E"/>
    <w:rsid w:val="00CB5BCF"/>
    <w:rsid w:val="00CB69A5"/>
    <w:rsid w:val="00CB7AC2"/>
    <w:rsid w:val="00CC1EFA"/>
    <w:rsid w:val="00CC2820"/>
    <w:rsid w:val="00CC2857"/>
    <w:rsid w:val="00CC335D"/>
    <w:rsid w:val="00CC3598"/>
    <w:rsid w:val="00CC4222"/>
    <w:rsid w:val="00CC4278"/>
    <w:rsid w:val="00CC443C"/>
    <w:rsid w:val="00CC52FF"/>
    <w:rsid w:val="00CC62AE"/>
    <w:rsid w:val="00CC63CB"/>
    <w:rsid w:val="00CC6424"/>
    <w:rsid w:val="00CC75BF"/>
    <w:rsid w:val="00CC76E6"/>
    <w:rsid w:val="00CD03C8"/>
    <w:rsid w:val="00CD08B9"/>
    <w:rsid w:val="00CD1099"/>
    <w:rsid w:val="00CD15EE"/>
    <w:rsid w:val="00CD17CB"/>
    <w:rsid w:val="00CD2AF9"/>
    <w:rsid w:val="00CD419D"/>
    <w:rsid w:val="00CD7941"/>
    <w:rsid w:val="00CD7F0C"/>
    <w:rsid w:val="00CE0555"/>
    <w:rsid w:val="00CE08F2"/>
    <w:rsid w:val="00CE0CC4"/>
    <w:rsid w:val="00CE0E60"/>
    <w:rsid w:val="00CE1301"/>
    <w:rsid w:val="00CE13B3"/>
    <w:rsid w:val="00CE2162"/>
    <w:rsid w:val="00CE4290"/>
    <w:rsid w:val="00CE61A7"/>
    <w:rsid w:val="00CF2BBF"/>
    <w:rsid w:val="00CF2DE3"/>
    <w:rsid w:val="00CF3BE2"/>
    <w:rsid w:val="00CF49BF"/>
    <w:rsid w:val="00CF6538"/>
    <w:rsid w:val="00D00930"/>
    <w:rsid w:val="00D01368"/>
    <w:rsid w:val="00D02824"/>
    <w:rsid w:val="00D02CCD"/>
    <w:rsid w:val="00D03C19"/>
    <w:rsid w:val="00D04381"/>
    <w:rsid w:val="00D04A18"/>
    <w:rsid w:val="00D052FA"/>
    <w:rsid w:val="00D05C0B"/>
    <w:rsid w:val="00D06CA8"/>
    <w:rsid w:val="00D06DD8"/>
    <w:rsid w:val="00D103C3"/>
    <w:rsid w:val="00D10D89"/>
    <w:rsid w:val="00D10DFE"/>
    <w:rsid w:val="00D123EC"/>
    <w:rsid w:val="00D1291D"/>
    <w:rsid w:val="00D13715"/>
    <w:rsid w:val="00D13B38"/>
    <w:rsid w:val="00D13CD0"/>
    <w:rsid w:val="00D13CE3"/>
    <w:rsid w:val="00D14ED3"/>
    <w:rsid w:val="00D154F7"/>
    <w:rsid w:val="00D1717E"/>
    <w:rsid w:val="00D17492"/>
    <w:rsid w:val="00D17ED0"/>
    <w:rsid w:val="00D203EB"/>
    <w:rsid w:val="00D20A50"/>
    <w:rsid w:val="00D20D3E"/>
    <w:rsid w:val="00D23AF3"/>
    <w:rsid w:val="00D23F6E"/>
    <w:rsid w:val="00D247B0"/>
    <w:rsid w:val="00D272CD"/>
    <w:rsid w:val="00D274AB"/>
    <w:rsid w:val="00D275CB"/>
    <w:rsid w:val="00D30A44"/>
    <w:rsid w:val="00D349B7"/>
    <w:rsid w:val="00D375F6"/>
    <w:rsid w:val="00D37732"/>
    <w:rsid w:val="00D3799E"/>
    <w:rsid w:val="00D37E41"/>
    <w:rsid w:val="00D40CB9"/>
    <w:rsid w:val="00D4124C"/>
    <w:rsid w:val="00D41829"/>
    <w:rsid w:val="00D426A1"/>
    <w:rsid w:val="00D42AC0"/>
    <w:rsid w:val="00D46B5E"/>
    <w:rsid w:val="00D505E4"/>
    <w:rsid w:val="00D51374"/>
    <w:rsid w:val="00D5220A"/>
    <w:rsid w:val="00D525AF"/>
    <w:rsid w:val="00D5300B"/>
    <w:rsid w:val="00D53CB5"/>
    <w:rsid w:val="00D54609"/>
    <w:rsid w:val="00D54780"/>
    <w:rsid w:val="00D5486D"/>
    <w:rsid w:val="00D558D8"/>
    <w:rsid w:val="00D5600E"/>
    <w:rsid w:val="00D56016"/>
    <w:rsid w:val="00D6068B"/>
    <w:rsid w:val="00D607DE"/>
    <w:rsid w:val="00D62305"/>
    <w:rsid w:val="00D62553"/>
    <w:rsid w:val="00D62B26"/>
    <w:rsid w:val="00D647B6"/>
    <w:rsid w:val="00D65378"/>
    <w:rsid w:val="00D65716"/>
    <w:rsid w:val="00D65C20"/>
    <w:rsid w:val="00D71EDB"/>
    <w:rsid w:val="00D728E8"/>
    <w:rsid w:val="00D74E8C"/>
    <w:rsid w:val="00D75C5B"/>
    <w:rsid w:val="00D767D5"/>
    <w:rsid w:val="00D80000"/>
    <w:rsid w:val="00D82DC1"/>
    <w:rsid w:val="00D83B1D"/>
    <w:rsid w:val="00D8406E"/>
    <w:rsid w:val="00D841F9"/>
    <w:rsid w:val="00D84EE5"/>
    <w:rsid w:val="00D8580B"/>
    <w:rsid w:val="00D85BD1"/>
    <w:rsid w:val="00D85EAF"/>
    <w:rsid w:val="00D86791"/>
    <w:rsid w:val="00D871AF"/>
    <w:rsid w:val="00D87C1F"/>
    <w:rsid w:val="00D908EE"/>
    <w:rsid w:val="00D90B1C"/>
    <w:rsid w:val="00D90BE6"/>
    <w:rsid w:val="00D9125C"/>
    <w:rsid w:val="00D91612"/>
    <w:rsid w:val="00D93833"/>
    <w:rsid w:val="00D93A53"/>
    <w:rsid w:val="00D95C85"/>
    <w:rsid w:val="00D95EBA"/>
    <w:rsid w:val="00D97110"/>
    <w:rsid w:val="00DA02C3"/>
    <w:rsid w:val="00DA1817"/>
    <w:rsid w:val="00DA19EE"/>
    <w:rsid w:val="00DA1F22"/>
    <w:rsid w:val="00DA357C"/>
    <w:rsid w:val="00DA4B70"/>
    <w:rsid w:val="00DA5389"/>
    <w:rsid w:val="00DA6161"/>
    <w:rsid w:val="00DA64EB"/>
    <w:rsid w:val="00DA684B"/>
    <w:rsid w:val="00DA776A"/>
    <w:rsid w:val="00DA7E19"/>
    <w:rsid w:val="00DB0611"/>
    <w:rsid w:val="00DB11AF"/>
    <w:rsid w:val="00DB289C"/>
    <w:rsid w:val="00DB35BD"/>
    <w:rsid w:val="00DB4413"/>
    <w:rsid w:val="00DB7DB1"/>
    <w:rsid w:val="00DC5BFE"/>
    <w:rsid w:val="00DD1FBB"/>
    <w:rsid w:val="00DD22BC"/>
    <w:rsid w:val="00DD2358"/>
    <w:rsid w:val="00DD45B1"/>
    <w:rsid w:val="00DD4E59"/>
    <w:rsid w:val="00DD6AE8"/>
    <w:rsid w:val="00DE04F6"/>
    <w:rsid w:val="00DE0DC0"/>
    <w:rsid w:val="00DE1C15"/>
    <w:rsid w:val="00DE24CE"/>
    <w:rsid w:val="00DE3290"/>
    <w:rsid w:val="00DE3F01"/>
    <w:rsid w:val="00DE46C7"/>
    <w:rsid w:val="00DE5525"/>
    <w:rsid w:val="00DE7AAE"/>
    <w:rsid w:val="00DE7C21"/>
    <w:rsid w:val="00DF02E5"/>
    <w:rsid w:val="00DF097D"/>
    <w:rsid w:val="00DF21E4"/>
    <w:rsid w:val="00DF2889"/>
    <w:rsid w:val="00DF4025"/>
    <w:rsid w:val="00DF47B3"/>
    <w:rsid w:val="00DF4AA2"/>
    <w:rsid w:val="00DF67E4"/>
    <w:rsid w:val="00DF7A7D"/>
    <w:rsid w:val="00E0108A"/>
    <w:rsid w:val="00E01A91"/>
    <w:rsid w:val="00E038CF"/>
    <w:rsid w:val="00E038E1"/>
    <w:rsid w:val="00E0397F"/>
    <w:rsid w:val="00E040EA"/>
    <w:rsid w:val="00E0491F"/>
    <w:rsid w:val="00E04F61"/>
    <w:rsid w:val="00E05717"/>
    <w:rsid w:val="00E10AA4"/>
    <w:rsid w:val="00E11BDA"/>
    <w:rsid w:val="00E129C8"/>
    <w:rsid w:val="00E13E18"/>
    <w:rsid w:val="00E140C2"/>
    <w:rsid w:val="00E15C7D"/>
    <w:rsid w:val="00E16E25"/>
    <w:rsid w:val="00E17308"/>
    <w:rsid w:val="00E17999"/>
    <w:rsid w:val="00E17E37"/>
    <w:rsid w:val="00E2138F"/>
    <w:rsid w:val="00E23F79"/>
    <w:rsid w:val="00E240BF"/>
    <w:rsid w:val="00E24479"/>
    <w:rsid w:val="00E245DD"/>
    <w:rsid w:val="00E25865"/>
    <w:rsid w:val="00E3022F"/>
    <w:rsid w:val="00E3146A"/>
    <w:rsid w:val="00E316B8"/>
    <w:rsid w:val="00E318AA"/>
    <w:rsid w:val="00E31A51"/>
    <w:rsid w:val="00E33E3D"/>
    <w:rsid w:val="00E36370"/>
    <w:rsid w:val="00E36816"/>
    <w:rsid w:val="00E37747"/>
    <w:rsid w:val="00E402B0"/>
    <w:rsid w:val="00E402EF"/>
    <w:rsid w:val="00E428F6"/>
    <w:rsid w:val="00E437CB"/>
    <w:rsid w:val="00E44141"/>
    <w:rsid w:val="00E44229"/>
    <w:rsid w:val="00E44504"/>
    <w:rsid w:val="00E45BC7"/>
    <w:rsid w:val="00E46081"/>
    <w:rsid w:val="00E465AC"/>
    <w:rsid w:val="00E47446"/>
    <w:rsid w:val="00E474AA"/>
    <w:rsid w:val="00E508D0"/>
    <w:rsid w:val="00E5117D"/>
    <w:rsid w:val="00E51ADD"/>
    <w:rsid w:val="00E51BD2"/>
    <w:rsid w:val="00E5440B"/>
    <w:rsid w:val="00E54792"/>
    <w:rsid w:val="00E54ED0"/>
    <w:rsid w:val="00E5637C"/>
    <w:rsid w:val="00E56C72"/>
    <w:rsid w:val="00E56CE2"/>
    <w:rsid w:val="00E57492"/>
    <w:rsid w:val="00E57E0A"/>
    <w:rsid w:val="00E606D6"/>
    <w:rsid w:val="00E61C04"/>
    <w:rsid w:val="00E6349B"/>
    <w:rsid w:val="00E653BF"/>
    <w:rsid w:val="00E6549F"/>
    <w:rsid w:val="00E66C93"/>
    <w:rsid w:val="00E6706E"/>
    <w:rsid w:val="00E67251"/>
    <w:rsid w:val="00E67D01"/>
    <w:rsid w:val="00E745B0"/>
    <w:rsid w:val="00E77747"/>
    <w:rsid w:val="00E77774"/>
    <w:rsid w:val="00E80306"/>
    <w:rsid w:val="00E8088B"/>
    <w:rsid w:val="00E8170A"/>
    <w:rsid w:val="00E83BFB"/>
    <w:rsid w:val="00E84867"/>
    <w:rsid w:val="00E84C8C"/>
    <w:rsid w:val="00E86E57"/>
    <w:rsid w:val="00E872E2"/>
    <w:rsid w:val="00E90FF0"/>
    <w:rsid w:val="00E94C62"/>
    <w:rsid w:val="00E954E2"/>
    <w:rsid w:val="00E95D3A"/>
    <w:rsid w:val="00E96675"/>
    <w:rsid w:val="00E966A7"/>
    <w:rsid w:val="00E966E4"/>
    <w:rsid w:val="00E97149"/>
    <w:rsid w:val="00E97760"/>
    <w:rsid w:val="00EA194F"/>
    <w:rsid w:val="00EA1B34"/>
    <w:rsid w:val="00EA3E7A"/>
    <w:rsid w:val="00EA4301"/>
    <w:rsid w:val="00EA46A0"/>
    <w:rsid w:val="00EA4FC6"/>
    <w:rsid w:val="00EA56C3"/>
    <w:rsid w:val="00EA6729"/>
    <w:rsid w:val="00EA733D"/>
    <w:rsid w:val="00EA76CD"/>
    <w:rsid w:val="00EB0CBA"/>
    <w:rsid w:val="00EB2CE9"/>
    <w:rsid w:val="00EB3738"/>
    <w:rsid w:val="00EB4145"/>
    <w:rsid w:val="00EB4E27"/>
    <w:rsid w:val="00EB665F"/>
    <w:rsid w:val="00EB6A4C"/>
    <w:rsid w:val="00EB6FD1"/>
    <w:rsid w:val="00EC0B1A"/>
    <w:rsid w:val="00EC1FDB"/>
    <w:rsid w:val="00EC325F"/>
    <w:rsid w:val="00EC4EDC"/>
    <w:rsid w:val="00EC6B20"/>
    <w:rsid w:val="00EC6BF8"/>
    <w:rsid w:val="00ED1D78"/>
    <w:rsid w:val="00ED2C33"/>
    <w:rsid w:val="00ED3334"/>
    <w:rsid w:val="00ED7B8C"/>
    <w:rsid w:val="00ED7E20"/>
    <w:rsid w:val="00EE0BC5"/>
    <w:rsid w:val="00EE0E6A"/>
    <w:rsid w:val="00EE1409"/>
    <w:rsid w:val="00EE28B3"/>
    <w:rsid w:val="00EE2957"/>
    <w:rsid w:val="00EE4117"/>
    <w:rsid w:val="00EE58C1"/>
    <w:rsid w:val="00EE5FB4"/>
    <w:rsid w:val="00EF11F6"/>
    <w:rsid w:val="00EF486D"/>
    <w:rsid w:val="00EF4D94"/>
    <w:rsid w:val="00EF50BB"/>
    <w:rsid w:val="00EF6742"/>
    <w:rsid w:val="00EF784E"/>
    <w:rsid w:val="00F016FD"/>
    <w:rsid w:val="00F0259D"/>
    <w:rsid w:val="00F02E23"/>
    <w:rsid w:val="00F05CC4"/>
    <w:rsid w:val="00F07139"/>
    <w:rsid w:val="00F0742F"/>
    <w:rsid w:val="00F1184E"/>
    <w:rsid w:val="00F13AB0"/>
    <w:rsid w:val="00F16CAF"/>
    <w:rsid w:val="00F175F6"/>
    <w:rsid w:val="00F2024C"/>
    <w:rsid w:val="00F20EE1"/>
    <w:rsid w:val="00F21544"/>
    <w:rsid w:val="00F22385"/>
    <w:rsid w:val="00F23684"/>
    <w:rsid w:val="00F24D45"/>
    <w:rsid w:val="00F24D59"/>
    <w:rsid w:val="00F26083"/>
    <w:rsid w:val="00F26B2B"/>
    <w:rsid w:val="00F27492"/>
    <w:rsid w:val="00F27FCB"/>
    <w:rsid w:val="00F301F3"/>
    <w:rsid w:val="00F31192"/>
    <w:rsid w:val="00F32023"/>
    <w:rsid w:val="00F32842"/>
    <w:rsid w:val="00F362E8"/>
    <w:rsid w:val="00F36678"/>
    <w:rsid w:val="00F367A5"/>
    <w:rsid w:val="00F376E3"/>
    <w:rsid w:val="00F37C24"/>
    <w:rsid w:val="00F4086F"/>
    <w:rsid w:val="00F41035"/>
    <w:rsid w:val="00F41EA3"/>
    <w:rsid w:val="00F41FCD"/>
    <w:rsid w:val="00F42C45"/>
    <w:rsid w:val="00F447B9"/>
    <w:rsid w:val="00F44999"/>
    <w:rsid w:val="00F454E5"/>
    <w:rsid w:val="00F46354"/>
    <w:rsid w:val="00F4666B"/>
    <w:rsid w:val="00F503CE"/>
    <w:rsid w:val="00F509A1"/>
    <w:rsid w:val="00F51884"/>
    <w:rsid w:val="00F524C3"/>
    <w:rsid w:val="00F527BA"/>
    <w:rsid w:val="00F529A4"/>
    <w:rsid w:val="00F55784"/>
    <w:rsid w:val="00F56D48"/>
    <w:rsid w:val="00F57615"/>
    <w:rsid w:val="00F60924"/>
    <w:rsid w:val="00F61C0F"/>
    <w:rsid w:val="00F629B7"/>
    <w:rsid w:val="00F63765"/>
    <w:rsid w:val="00F63A24"/>
    <w:rsid w:val="00F64849"/>
    <w:rsid w:val="00F66B41"/>
    <w:rsid w:val="00F7184D"/>
    <w:rsid w:val="00F71B3F"/>
    <w:rsid w:val="00F72924"/>
    <w:rsid w:val="00F72CA6"/>
    <w:rsid w:val="00F758B3"/>
    <w:rsid w:val="00F773F7"/>
    <w:rsid w:val="00F80037"/>
    <w:rsid w:val="00F806FF"/>
    <w:rsid w:val="00F815CD"/>
    <w:rsid w:val="00F83C0A"/>
    <w:rsid w:val="00F83D0F"/>
    <w:rsid w:val="00F84147"/>
    <w:rsid w:val="00F84B61"/>
    <w:rsid w:val="00F86607"/>
    <w:rsid w:val="00F866EE"/>
    <w:rsid w:val="00F86D0E"/>
    <w:rsid w:val="00F8742F"/>
    <w:rsid w:val="00F87D9A"/>
    <w:rsid w:val="00F9035F"/>
    <w:rsid w:val="00F91EFD"/>
    <w:rsid w:val="00F930A5"/>
    <w:rsid w:val="00F93F4F"/>
    <w:rsid w:val="00F96325"/>
    <w:rsid w:val="00F967BD"/>
    <w:rsid w:val="00F975B5"/>
    <w:rsid w:val="00FA017D"/>
    <w:rsid w:val="00FA0715"/>
    <w:rsid w:val="00FA1ECE"/>
    <w:rsid w:val="00FA2109"/>
    <w:rsid w:val="00FA2696"/>
    <w:rsid w:val="00FA27D3"/>
    <w:rsid w:val="00FA3BFA"/>
    <w:rsid w:val="00FA5424"/>
    <w:rsid w:val="00FA55A1"/>
    <w:rsid w:val="00FA5A6C"/>
    <w:rsid w:val="00FA79F3"/>
    <w:rsid w:val="00FA7E60"/>
    <w:rsid w:val="00FB00A3"/>
    <w:rsid w:val="00FB0CCF"/>
    <w:rsid w:val="00FB1C9A"/>
    <w:rsid w:val="00FB223F"/>
    <w:rsid w:val="00FB32FB"/>
    <w:rsid w:val="00FB4F31"/>
    <w:rsid w:val="00FB51EF"/>
    <w:rsid w:val="00FB59AD"/>
    <w:rsid w:val="00FB6C76"/>
    <w:rsid w:val="00FB7013"/>
    <w:rsid w:val="00FC00D9"/>
    <w:rsid w:val="00FC0113"/>
    <w:rsid w:val="00FC0134"/>
    <w:rsid w:val="00FC05E6"/>
    <w:rsid w:val="00FC257C"/>
    <w:rsid w:val="00FC433D"/>
    <w:rsid w:val="00FC59A8"/>
    <w:rsid w:val="00FD266F"/>
    <w:rsid w:val="00FD302C"/>
    <w:rsid w:val="00FD37C8"/>
    <w:rsid w:val="00FD3A92"/>
    <w:rsid w:val="00FD425D"/>
    <w:rsid w:val="00FD4EF7"/>
    <w:rsid w:val="00FD572C"/>
    <w:rsid w:val="00FD65AC"/>
    <w:rsid w:val="00FD766E"/>
    <w:rsid w:val="00FE266C"/>
    <w:rsid w:val="00FE38A9"/>
    <w:rsid w:val="00FE3B84"/>
    <w:rsid w:val="00FE3B98"/>
    <w:rsid w:val="00FE3C3A"/>
    <w:rsid w:val="00FE4A73"/>
    <w:rsid w:val="00FE6624"/>
    <w:rsid w:val="00FE75FC"/>
    <w:rsid w:val="00FF288C"/>
    <w:rsid w:val="00FF2B49"/>
    <w:rsid w:val="00FF3ABE"/>
    <w:rsid w:val="00FF4029"/>
    <w:rsid w:val="00FF50BF"/>
    <w:rsid w:val="00FF5749"/>
    <w:rsid w:val="00FF718D"/>
    <w:rsid w:val="00FF7B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9cf">
      <v:fill color="#9cf"/>
      <o:colormenu v:ext="edit" strokecolor="none [334]" extrusioncolor="none [131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lsdException w:name="index heading" w:uiPriority="99"/>
    <w:lsdException w:name="caption" w:qFormat="1"/>
    <w:lsdException w:name="table of figures" w:uiPriority="99"/>
    <w:lsdException w:name="footnote reference" w:uiPriority="99"/>
    <w:lsdException w:name="endnote reference" w:uiPriority="99"/>
    <w:lsdException w:name="endnote text" w:uiPriority="99"/>
    <w:lsdException w:name="table of authorities" w:uiPriority="99"/>
    <w:lsdException w:name="macro" w:uiPriority="99"/>
    <w:lsdException w:name="List"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nhideWhenUsed="0" w:qFormat="1"/>
    <w:lsdException w:name="Emphasis" w:semiHidden="0" w:uiPriority="20" w:unhideWhenUsed="0" w:qFormat="1"/>
    <w:lsdException w:name="Document Map" w:uiPriority="99"/>
    <w:lsdException w:name="Plain Text" w:uiPriority="99"/>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0611"/>
  </w:style>
  <w:style w:type="paragraph" w:styleId="Heading1">
    <w:name w:val="heading 1"/>
    <w:basedOn w:val="Normal"/>
    <w:next w:val="Normal"/>
    <w:link w:val="Heading1Char"/>
    <w:qFormat/>
    <w:rsid w:val="00F13A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F13A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13AB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Heading1"/>
    <w:next w:val="Normal"/>
    <w:link w:val="Heading4Char"/>
    <w:qFormat/>
    <w:rsid w:val="009A1B70"/>
    <w:pPr>
      <w:keepLines w:val="0"/>
      <w:widowControl w:val="0"/>
      <w:spacing w:before="120" w:after="60" w:line="240" w:lineRule="atLeast"/>
      <w:ind w:left="2880" w:hanging="360"/>
      <w:outlineLvl w:val="3"/>
    </w:pPr>
    <w:rPr>
      <w:rFonts w:ascii="Arial" w:eastAsia="Times New Roman" w:hAnsi="Arial" w:cs="Times New Roman"/>
      <w:b w:val="0"/>
      <w:bCs w:val="0"/>
      <w:color w:val="auto"/>
      <w:sz w:val="20"/>
      <w:szCs w:val="26"/>
    </w:rPr>
  </w:style>
  <w:style w:type="paragraph" w:styleId="Heading5">
    <w:name w:val="heading 5"/>
    <w:basedOn w:val="Normal"/>
    <w:next w:val="Normal"/>
    <w:link w:val="Heading5Char"/>
    <w:qFormat/>
    <w:rsid w:val="009A1B70"/>
    <w:pPr>
      <w:widowControl w:val="0"/>
      <w:spacing w:before="240" w:after="60" w:line="240" w:lineRule="atLeast"/>
      <w:ind w:left="2880" w:hanging="36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9A1B70"/>
    <w:pPr>
      <w:widowControl w:val="0"/>
      <w:numPr>
        <w:ilvl w:val="5"/>
        <w:numId w:val="2"/>
      </w:numPr>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9A1B70"/>
    <w:pPr>
      <w:widowControl w:val="0"/>
      <w:numPr>
        <w:ilvl w:val="6"/>
        <w:numId w:val="2"/>
      </w:numPr>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9A1B70"/>
    <w:pPr>
      <w:widowControl w:val="0"/>
      <w:numPr>
        <w:ilvl w:val="7"/>
        <w:numId w:val="2"/>
      </w:numPr>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9A1B70"/>
    <w:pPr>
      <w:widowControl w:val="0"/>
      <w:numPr>
        <w:ilvl w:val="8"/>
        <w:numId w:val="2"/>
      </w:numPr>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3AB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13AB0"/>
    <w:pPr>
      <w:outlineLvl w:val="9"/>
    </w:pPr>
  </w:style>
  <w:style w:type="paragraph" w:styleId="BalloonText">
    <w:name w:val="Balloon Text"/>
    <w:basedOn w:val="Normal"/>
    <w:link w:val="BalloonTextChar"/>
    <w:semiHidden/>
    <w:unhideWhenUsed/>
    <w:rsid w:val="00F13A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F13AB0"/>
    <w:rPr>
      <w:rFonts w:ascii="Tahoma" w:hAnsi="Tahoma" w:cs="Tahoma"/>
      <w:sz w:val="16"/>
      <w:szCs w:val="16"/>
    </w:rPr>
  </w:style>
  <w:style w:type="paragraph" w:styleId="ListParagraph">
    <w:name w:val="List Paragraph"/>
    <w:basedOn w:val="Normal"/>
    <w:uiPriority w:val="34"/>
    <w:qFormat/>
    <w:rsid w:val="00F13AB0"/>
    <w:pPr>
      <w:ind w:left="720"/>
      <w:contextualSpacing/>
    </w:pPr>
  </w:style>
  <w:style w:type="paragraph" w:styleId="TOC1">
    <w:name w:val="toc 1"/>
    <w:basedOn w:val="Normal"/>
    <w:next w:val="Normal"/>
    <w:autoRedefine/>
    <w:uiPriority w:val="39"/>
    <w:unhideWhenUsed/>
    <w:qFormat/>
    <w:rsid w:val="00F13AB0"/>
    <w:pPr>
      <w:spacing w:after="100"/>
    </w:pPr>
  </w:style>
  <w:style w:type="character" w:styleId="Hyperlink">
    <w:name w:val="Hyperlink"/>
    <w:basedOn w:val="DefaultParagraphFont"/>
    <w:uiPriority w:val="99"/>
    <w:unhideWhenUsed/>
    <w:rsid w:val="00F13AB0"/>
    <w:rPr>
      <w:color w:val="0000FF" w:themeColor="hyperlink"/>
      <w:u w:val="single"/>
    </w:rPr>
  </w:style>
  <w:style w:type="paragraph" w:styleId="TOC2">
    <w:name w:val="toc 2"/>
    <w:basedOn w:val="Normal"/>
    <w:next w:val="Normal"/>
    <w:autoRedefine/>
    <w:uiPriority w:val="39"/>
    <w:unhideWhenUsed/>
    <w:qFormat/>
    <w:rsid w:val="00F13AB0"/>
    <w:pPr>
      <w:spacing w:after="100"/>
      <w:ind w:left="220"/>
    </w:pPr>
    <w:rPr>
      <w:rFonts w:eastAsiaTheme="minorEastAsia"/>
    </w:rPr>
  </w:style>
  <w:style w:type="paragraph" w:styleId="TOC3">
    <w:name w:val="toc 3"/>
    <w:basedOn w:val="Normal"/>
    <w:next w:val="Normal"/>
    <w:autoRedefine/>
    <w:uiPriority w:val="39"/>
    <w:unhideWhenUsed/>
    <w:qFormat/>
    <w:rsid w:val="00F13AB0"/>
    <w:pPr>
      <w:spacing w:after="100"/>
      <w:ind w:left="440"/>
    </w:pPr>
    <w:rPr>
      <w:rFonts w:eastAsiaTheme="minorEastAsia"/>
    </w:rPr>
  </w:style>
  <w:style w:type="character" w:customStyle="1" w:styleId="Heading2Char">
    <w:name w:val="Heading 2 Char"/>
    <w:basedOn w:val="DefaultParagraphFont"/>
    <w:link w:val="Heading2"/>
    <w:rsid w:val="00F13AB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F13AB0"/>
    <w:rPr>
      <w:rFonts w:asciiTheme="majorHAnsi" w:eastAsiaTheme="majorEastAsia" w:hAnsiTheme="majorHAnsi" w:cstheme="majorBidi"/>
      <w:b/>
      <w:bCs/>
      <w:color w:val="4F81BD" w:themeColor="accent1"/>
    </w:rPr>
  </w:style>
  <w:style w:type="paragraph" w:styleId="BodyText">
    <w:name w:val="Body Text"/>
    <w:basedOn w:val="Normal"/>
    <w:link w:val="BodyTextChar"/>
    <w:rsid w:val="0080383D"/>
    <w:pPr>
      <w:keepLines/>
      <w:widowControl w:val="0"/>
      <w:spacing w:after="120" w:line="240" w:lineRule="atLeast"/>
      <w:ind w:left="36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0383D"/>
    <w:rPr>
      <w:rFonts w:ascii="Times New Roman" w:eastAsia="Times New Roman" w:hAnsi="Times New Roman" w:cs="Times New Roman"/>
      <w:sz w:val="24"/>
      <w:szCs w:val="24"/>
    </w:rPr>
  </w:style>
  <w:style w:type="paragraph" w:styleId="DocumentMap">
    <w:name w:val="Document Map"/>
    <w:basedOn w:val="Normal"/>
    <w:link w:val="DocumentMapChar"/>
    <w:uiPriority w:val="99"/>
    <w:semiHidden/>
    <w:unhideWhenUsed/>
    <w:rsid w:val="0080383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0383D"/>
    <w:rPr>
      <w:rFonts w:ascii="Tahoma" w:hAnsi="Tahoma" w:cs="Tahoma"/>
      <w:sz w:val="16"/>
      <w:szCs w:val="16"/>
    </w:rPr>
  </w:style>
  <w:style w:type="paragraph" w:styleId="Caption">
    <w:name w:val="caption"/>
    <w:aliases w:val=" Char"/>
    <w:basedOn w:val="Normal"/>
    <w:next w:val="BodyText"/>
    <w:link w:val="CaptionChar"/>
    <w:qFormat/>
    <w:rsid w:val="0044655F"/>
    <w:pPr>
      <w:widowControl w:val="0"/>
      <w:adjustRightInd w:val="0"/>
      <w:spacing w:before="60" w:after="220" w:line="240" w:lineRule="auto"/>
      <w:textAlignment w:val="baseline"/>
    </w:pPr>
    <w:rPr>
      <w:rFonts w:ascii="Times New Roman" w:eastAsia="Times New Roman" w:hAnsi="Times New Roman" w:cs="Times New Roman"/>
      <w:i/>
      <w:sz w:val="20"/>
      <w:szCs w:val="20"/>
    </w:rPr>
  </w:style>
  <w:style w:type="paragraph" w:customStyle="1" w:styleId="TableText">
    <w:name w:val="Table Text"/>
    <w:basedOn w:val="Normal"/>
    <w:rsid w:val="0044655F"/>
    <w:pPr>
      <w:spacing w:before="60" w:after="60" w:line="240" w:lineRule="auto"/>
    </w:pPr>
    <w:rPr>
      <w:rFonts w:ascii="Times New Roman" w:eastAsia="Times New Roman" w:hAnsi="Times New Roman" w:cs="Times New Roman"/>
      <w:sz w:val="24"/>
      <w:szCs w:val="24"/>
    </w:rPr>
  </w:style>
  <w:style w:type="paragraph" w:customStyle="1" w:styleId="tabletext2">
    <w:name w:val="table text 2"/>
    <w:basedOn w:val="Normal"/>
    <w:rsid w:val="0044655F"/>
    <w:pPr>
      <w:keepNext/>
      <w:spacing w:before="60" w:after="60" w:line="240" w:lineRule="auto"/>
      <w:jc w:val="center"/>
    </w:pPr>
    <w:rPr>
      <w:rFonts w:ascii="Arial" w:eastAsia="Times New Roman" w:hAnsi="Arial" w:cs="Times New Roman"/>
      <w:b/>
      <w:i/>
      <w:spacing w:val="-4"/>
      <w:kern w:val="28"/>
      <w:sz w:val="20"/>
      <w:szCs w:val="19"/>
    </w:rPr>
  </w:style>
  <w:style w:type="paragraph" w:styleId="BodyText3">
    <w:name w:val="Body Text 3"/>
    <w:basedOn w:val="Normal"/>
    <w:link w:val="BodyText3Char"/>
    <w:rsid w:val="002C24C6"/>
    <w:pPr>
      <w:widowControl w:val="0"/>
      <w:spacing w:after="120" w:line="240" w:lineRule="atLeast"/>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2C24C6"/>
    <w:rPr>
      <w:rFonts w:ascii="Times New Roman" w:eastAsia="Times New Roman" w:hAnsi="Times New Roman" w:cs="Times New Roman"/>
      <w:sz w:val="16"/>
      <w:szCs w:val="16"/>
    </w:rPr>
  </w:style>
  <w:style w:type="paragraph" w:customStyle="1" w:styleId="ProjectTitle">
    <w:name w:val="Project Title"/>
    <w:basedOn w:val="Normal"/>
    <w:rsid w:val="002C24C6"/>
    <w:pPr>
      <w:widowControl w:val="0"/>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line="360" w:lineRule="auto"/>
      <w:ind w:left="2160"/>
    </w:pPr>
    <w:rPr>
      <w:rFonts w:ascii="Arial" w:eastAsia="Times New Roman" w:hAnsi="Arial" w:cs="Arial"/>
      <w:b/>
      <w:sz w:val="32"/>
      <w:szCs w:val="36"/>
    </w:rPr>
  </w:style>
  <w:style w:type="paragraph" w:customStyle="1" w:styleId="DocumentTitle">
    <w:name w:val="Document Title"/>
    <w:basedOn w:val="Normal"/>
    <w:rsid w:val="002C24C6"/>
    <w:pPr>
      <w:widowControl w:val="0"/>
      <w:tabs>
        <w:tab w:val="left" w:pos="720"/>
        <w:tab w:val="left" w:pos="1440"/>
        <w:tab w:val="left" w:pos="216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after="0" w:line="360" w:lineRule="auto"/>
      <w:ind w:left="2160"/>
    </w:pPr>
    <w:rPr>
      <w:rFonts w:ascii="Arial" w:eastAsia="Times New Roman" w:hAnsi="Arial" w:cs="Arial"/>
      <w:sz w:val="32"/>
      <w:szCs w:val="32"/>
    </w:rPr>
  </w:style>
  <w:style w:type="character" w:customStyle="1" w:styleId="Heading4Char">
    <w:name w:val="Heading 4 Char"/>
    <w:basedOn w:val="DefaultParagraphFont"/>
    <w:link w:val="Heading4"/>
    <w:rsid w:val="009A1B70"/>
    <w:rPr>
      <w:rFonts w:ascii="Arial" w:eastAsia="Times New Roman" w:hAnsi="Arial" w:cs="Times New Roman"/>
      <w:sz w:val="20"/>
      <w:szCs w:val="26"/>
    </w:rPr>
  </w:style>
  <w:style w:type="character" w:customStyle="1" w:styleId="Heading5Char">
    <w:name w:val="Heading 5 Char"/>
    <w:basedOn w:val="DefaultParagraphFont"/>
    <w:link w:val="Heading5"/>
    <w:rsid w:val="009A1B70"/>
    <w:rPr>
      <w:rFonts w:ascii="Times New Roman" w:eastAsia="Times New Roman" w:hAnsi="Times New Roman" w:cs="Times New Roman"/>
      <w:szCs w:val="20"/>
    </w:rPr>
  </w:style>
  <w:style w:type="character" w:customStyle="1" w:styleId="Heading6Char">
    <w:name w:val="Heading 6 Char"/>
    <w:basedOn w:val="DefaultParagraphFont"/>
    <w:link w:val="Heading6"/>
    <w:rsid w:val="009A1B70"/>
    <w:rPr>
      <w:rFonts w:ascii="Times New Roman" w:eastAsia="Times New Roman" w:hAnsi="Times New Roman" w:cs="Times New Roman"/>
      <w:i/>
      <w:szCs w:val="20"/>
    </w:rPr>
  </w:style>
  <w:style w:type="character" w:customStyle="1" w:styleId="Heading7Char">
    <w:name w:val="Heading 7 Char"/>
    <w:basedOn w:val="DefaultParagraphFont"/>
    <w:link w:val="Heading7"/>
    <w:rsid w:val="009A1B70"/>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1B70"/>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1B70"/>
    <w:rPr>
      <w:rFonts w:ascii="Times New Roman" w:eastAsia="Times New Roman" w:hAnsi="Times New Roman" w:cs="Times New Roman"/>
      <w:b/>
      <w:i/>
      <w:sz w:val="18"/>
      <w:szCs w:val="20"/>
    </w:rPr>
  </w:style>
  <w:style w:type="paragraph" w:customStyle="1" w:styleId="PeerTitle">
    <w:name w:val="PeerTitle"/>
    <w:basedOn w:val="Normal"/>
    <w:semiHidden/>
    <w:rsid w:val="009A1B70"/>
    <w:pPr>
      <w:widowControl w:val="0"/>
      <w:spacing w:after="0" w:line="240" w:lineRule="atLeast"/>
    </w:pPr>
    <w:rPr>
      <w:rFonts w:ascii="Verdana" w:eastAsia="Times New Roman" w:hAnsi="Verdana" w:cs="Times New Roman"/>
      <w:sz w:val="36"/>
      <w:szCs w:val="36"/>
    </w:rPr>
  </w:style>
  <w:style w:type="paragraph" w:styleId="Header">
    <w:name w:val="header"/>
    <w:basedOn w:val="Normal"/>
    <w:link w:val="HeaderChar"/>
    <w:rsid w:val="009A1B70"/>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9A1B70"/>
    <w:rPr>
      <w:rFonts w:ascii="Times New Roman" w:eastAsia="Times New Roman" w:hAnsi="Times New Roman" w:cs="Times New Roman"/>
      <w:sz w:val="20"/>
      <w:szCs w:val="20"/>
    </w:rPr>
  </w:style>
  <w:style w:type="paragraph" w:styleId="Footer">
    <w:name w:val="footer"/>
    <w:basedOn w:val="Normal"/>
    <w:link w:val="FooterChar"/>
    <w:rsid w:val="009A1B70"/>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FooterChar">
    <w:name w:val="Footer Char"/>
    <w:basedOn w:val="DefaultParagraphFont"/>
    <w:link w:val="Footer"/>
    <w:rsid w:val="009A1B70"/>
    <w:rPr>
      <w:rFonts w:ascii="Times New Roman" w:eastAsia="Times New Roman" w:hAnsi="Times New Roman" w:cs="Times New Roman"/>
      <w:sz w:val="20"/>
      <w:szCs w:val="20"/>
    </w:rPr>
  </w:style>
  <w:style w:type="character" w:styleId="PageNumber">
    <w:name w:val="page number"/>
    <w:basedOn w:val="DefaultParagraphFont"/>
    <w:rsid w:val="009A1B70"/>
  </w:style>
  <w:style w:type="paragraph" w:styleId="Title">
    <w:name w:val="Title"/>
    <w:basedOn w:val="Normal"/>
    <w:next w:val="Normal"/>
    <w:link w:val="TitleChar"/>
    <w:autoRedefine/>
    <w:qFormat/>
    <w:rsid w:val="009A1B70"/>
    <w:pPr>
      <w:widowControl w:val="0"/>
      <w:spacing w:after="0" w:line="240" w:lineRule="auto"/>
      <w:jc w:val="center"/>
    </w:pPr>
    <w:rPr>
      <w:rFonts w:ascii="Arial" w:eastAsia="Times New Roman" w:hAnsi="Arial" w:cs="Times New Roman"/>
      <w:b/>
      <w:sz w:val="32"/>
      <w:szCs w:val="20"/>
    </w:rPr>
  </w:style>
  <w:style w:type="character" w:customStyle="1" w:styleId="TitleChar">
    <w:name w:val="Title Char"/>
    <w:basedOn w:val="DefaultParagraphFont"/>
    <w:link w:val="Title"/>
    <w:rsid w:val="009A1B70"/>
    <w:rPr>
      <w:rFonts w:ascii="Arial" w:eastAsia="Times New Roman" w:hAnsi="Arial" w:cs="Times New Roman"/>
      <w:b/>
      <w:sz w:val="32"/>
      <w:szCs w:val="20"/>
    </w:rPr>
  </w:style>
  <w:style w:type="paragraph" w:styleId="BodyText2">
    <w:name w:val="Body Text 2"/>
    <w:basedOn w:val="Normal"/>
    <w:link w:val="BodyText2Char"/>
    <w:rsid w:val="009A1B70"/>
    <w:pPr>
      <w:widowControl w:val="0"/>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rsid w:val="009A1B70"/>
    <w:rPr>
      <w:rFonts w:ascii="Times New Roman" w:eastAsia="Times New Roman" w:hAnsi="Times New Roman" w:cs="Times New Roman"/>
      <w:sz w:val="20"/>
      <w:szCs w:val="20"/>
    </w:rPr>
  </w:style>
  <w:style w:type="paragraph" w:styleId="BodyTextIndent">
    <w:name w:val="Body Text Indent"/>
    <w:basedOn w:val="Normal"/>
    <w:link w:val="BodyTextIndentChar"/>
    <w:rsid w:val="009A1B70"/>
    <w:pPr>
      <w:widowControl w:val="0"/>
      <w:spacing w:after="120" w:line="240" w:lineRule="atLeast"/>
      <w:ind w:left="360"/>
    </w:pPr>
    <w:rPr>
      <w:rFonts w:ascii="Times New Roman" w:eastAsia="Times New Roman" w:hAnsi="Times New Roman" w:cs="Times New Roman"/>
      <w:sz w:val="20"/>
      <w:szCs w:val="20"/>
    </w:rPr>
  </w:style>
  <w:style w:type="character" w:customStyle="1" w:styleId="BodyTextIndentChar">
    <w:name w:val="Body Text Indent Char"/>
    <w:basedOn w:val="DefaultParagraphFont"/>
    <w:link w:val="BodyTextIndent"/>
    <w:rsid w:val="009A1B70"/>
    <w:rPr>
      <w:rFonts w:ascii="Times New Roman" w:eastAsia="Times New Roman" w:hAnsi="Times New Roman" w:cs="Times New Roman"/>
      <w:sz w:val="20"/>
      <w:szCs w:val="20"/>
    </w:rPr>
  </w:style>
  <w:style w:type="paragraph" w:customStyle="1" w:styleId="subheadingnonumber">
    <w:name w:val="subheading (no number)"/>
    <w:basedOn w:val="Normal"/>
    <w:autoRedefine/>
    <w:rsid w:val="009A1B70"/>
    <w:pPr>
      <w:widowControl w:val="0"/>
      <w:spacing w:before="60" w:after="60" w:line="240" w:lineRule="atLeast"/>
      <w:outlineLvl w:val="3"/>
    </w:pPr>
    <w:rPr>
      <w:rFonts w:ascii="Arial" w:eastAsia="Times New Roman" w:hAnsi="Arial" w:cs="Times New Roman"/>
      <w:b/>
      <w:bCs/>
      <w:sz w:val="20"/>
      <w:szCs w:val="20"/>
    </w:rPr>
  </w:style>
  <w:style w:type="paragraph" w:styleId="BodyTextFirstIndent">
    <w:name w:val="Body Text First Indent"/>
    <w:basedOn w:val="BodyText"/>
    <w:link w:val="BodyTextFirstIndentChar"/>
    <w:rsid w:val="009A1B70"/>
    <w:pPr>
      <w:keepLines w:val="0"/>
      <w:ind w:left="0" w:firstLine="210"/>
    </w:pPr>
    <w:rPr>
      <w:sz w:val="20"/>
    </w:rPr>
  </w:style>
  <w:style w:type="character" w:customStyle="1" w:styleId="BodyTextFirstIndentChar">
    <w:name w:val="Body Text First Indent Char"/>
    <w:basedOn w:val="BodyTextChar"/>
    <w:link w:val="BodyTextFirstIndent"/>
    <w:rsid w:val="009A1B70"/>
    <w:rPr>
      <w:sz w:val="20"/>
    </w:rPr>
  </w:style>
  <w:style w:type="paragraph" w:styleId="BodyTextFirstIndent2">
    <w:name w:val="Body Text First Indent 2"/>
    <w:basedOn w:val="BodyTextIndent"/>
    <w:link w:val="BodyTextFirstIndent2Char"/>
    <w:rsid w:val="009A1B70"/>
    <w:pPr>
      <w:ind w:firstLine="210"/>
    </w:pPr>
  </w:style>
  <w:style w:type="character" w:customStyle="1" w:styleId="BodyTextFirstIndent2Char">
    <w:name w:val="Body Text First Indent 2 Char"/>
    <w:basedOn w:val="BodyTextIndentChar"/>
    <w:link w:val="BodyTextFirstIndent2"/>
    <w:rsid w:val="009A1B70"/>
  </w:style>
  <w:style w:type="paragraph" w:styleId="BodyTextIndent2">
    <w:name w:val="Body Text Indent 2"/>
    <w:basedOn w:val="Normal"/>
    <w:link w:val="BodyTextIndent2Char"/>
    <w:rsid w:val="009A1B70"/>
    <w:pPr>
      <w:widowControl w:val="0"/>
      <w:spacing w:after="120" w:line="480" w:lineRule="auto"/>
      <w:ind w:left="360"/>
    </w:pPr>
    <w:rPr>
      <w:rFonts w:ascii="Times New Roman" w:eastAsia="Times New Roman" w:hAnsi="Times New Roman" w:cs="Times New Roman"/>
      <w:sz w:val="20"/>
      <w:szCs w:val="20"/>
    </w:rPr>
  </w:style>
  <w:style w:type="character" w:customStyle="1" w:styleId="BodyTextIndent2Char">
    <w:name w:val="Body Text Indent 2 Char"/>
    <w:basedOn w:val="DefaultParagraphFont"/>
    <w:link w:val="BodyTextIndent2"/>
    <w:rsid w:val="009A1B70"/>
    <w:rPr>
      <w:rFonts w:ascii="Times New Roman" w:eastAsia="Times New Roman" w:hAnsi="Times New Roman" w:cs="Times New Roman"/>
      <w:sz w:val="20"/>
      <w:szCs w:val="20"/>
    </w:rPr>
  </w:style>
  <w:style w:type="paragraph" w:styleId="BodyTextIndent3">
    <w:name w:val="Body Text Indent 3"/>
    <w:basedOn w:val="Normal"/>
    <w:link w:val="BodyTextIndent3Char"/>
    <w:rsid w:val="009A1B70"/>
    <w:pPr>
      <w:widowControl w:val="0"/>
      <w:spacing w:after="120" w:line="240" w:lineRule="atLeast"/>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9A1B70"/>
    <w:rPr>
      <w:rFonts w:ascii="Times New Roman" w:eastAsia="Times New Roman" w:hAnsi="Times New Roman" w:cs="Times New Roman"/>
      <w:sz w:val="16"/>
      <w:szCs w:val="16"/>
    </w:rPr>
  </w:style>
  <w:style w:type="paragraph" w:styleId="Closing">
    <w:name w:val="Closing"/>
    <w:basedOn w:val="Normal"/>
    <w:link w:val="ClosingChar"/>
    <w:rsid w:val="009A1B70"/>
    <w:pPr>
      <w:widowControl w:val="0"/>
      <w:spacing w:after="0" w:line="240" w:lineRule="atLeast"/>
      <w:ind w:left="4320"/>
    </w:pPr>
    <w:rPr>
      <w:rFonts w:ascii="Times New Roman" w:eastAsia="Times New Roman" w:hAnsi="Times New Roman" w:cs="Times New Roman"/>
      <w:sz w:val="20"/>
      <w:szCs w:val="20"/>
    </w:rPr>
  </w:style>
  <w:style w:type="character" w:customStyle="1" w:styleId="ClosingChar">
    <w:name w:val="Closing Char"/>
    <w:basedOn w:val="DefaultParagraphFont"/>
    <w:link w:val="Closing"/>
    <w:rsid w:val="009A1B70"/>
    <w:rPr>
      <w:rFonts w:ascii="Times New Roman" w:eastAsia="Times New Roman" w:hAnsi="Times New Roman" w:cs="Times New Roman"/>
      <w:sz w:val="20"/>
      <w:szCs w:val="20"/>
    </w:rPr>
  </w:style>
  <w:style w:type="paragraph" w:styleId="E-mailSignature">
    <w:name w:val="E-mail Signature"/>
    <w:basedOn w:val="Normal"/>
    <w:link w:val="E-mailSignatureChar"/>
    <w:rsid w:val="009A1B70"/>
    <w:pPr>
      <w:widowControl w:val="0"/>
      <w:spacing w:after="0" w:line="240" w:lineRule="atLeast"/>
    </w:pPr>
    <w:rPr>
      <w:rFonts w:ascii="Times New Roman" w:eastAsia="Times New Roman" w:hAnsi="Times New Roman" w:cs="Times New Roman"/>
      <w:sz w:val="20"/>
      <w:szCs w:val="20"/>
    </w:rPr>
  </w:style>
  <w:style w:type="character" w:customStyle="1" w:styleId="E-mailSignatureChar">
    <w:name w:val="E-mail Signature Char"/>
    <w:basedOn w:val="DefaultParagraphFont"/>
    <w:link w:val="E-mailSignature"/>
    <w:rsid w:val="009A1B70"/>
    <w:rPr>
      <w:rFonts w:ascii="Times New Roman" w:eastAsia="Times New Roman" w:hAnsi="Times New Roman" w:cs="Times New Roman"/>
      <w:sz w:val="20"/>
      <w:szCs w:val="20"/>
    </w:rPr>
  </w:style>
  <w:style w:type="character" w:styleId="Emphasis">
    <w:name w:val="Emphasis"/>
    <w:basedOn w:val="DefaultParagraphFont"/>
    <w:uiPriority w:val="20"/>
    <w:qFormat/>
    <w:rsid w:val="009A1B70"/>
    <w:rPr>
      <w:i/>
      <w:iCs/>
    </w:rPr>
  </w:style>
  <w:style w:type="paragraph" w:styleId="EnvelopeAddress">
    <w:name w:val="envelope address"/>
    <w:basedOn w:val="Normal"/>
    <w:rsid w:val="009A1B70"/>
    <w:pPr>
      <w:framePr w:w="7920" w:h="1980" w:hRule="exact" w:hSpace="180" w:wrap="auto" w:hAnchor="page" w:xAlign="center" w:yAlign="bottom"/>
      <w:widowControl w:val="0"/>
      <w:spacing w:after="0" w:line="240" w:lineRule="atLeast"/>
      <w:ind w:left="2880"/>
    </w:pPr>
    <w:rPr>
      <w:rFonts w:ascii="Arial" w:eastAsia="Times New Roman" w:hAnsi="Arial" w:cs="Arial"/>
      <w:sz w:val="24"/>
      <w:szCs w:val="24"/>
    </w:rPr>
  </w:style>
  <w:style w:type="paragraph" w:styleId="EnvelopeReturn">
    <w:name w:val="envelope return"/>
    <w:basedOn w:val="Normal"/>
    <w:rsid w:val="009A1B70"/>
    <w:pPr>
      <w:widowControl w:val="0"/>
      <w:spacing w:after="0" w:line="240" w:lineRule="atLeast"/>
    </w:pPr>
    <w:rPr>
      <w:rFonts w:ascii="Arial" w:eastAsia="Times New Roman" w:hAnsi="Arial" w:cs="Arial"/>
      <w:sz w:val="20"/>
      <w:szCs w:val="20"/>
    </w:rPr>
  </w:style>
  <w:style w:type="character" w:styleId="FollowedHyperlink">
    <w:name w:val="FollowedHyperlink"/>
    <w:basedOn w:val="DefaultParagraphFont"/>
    <w:rsid w:val="009A1B70"/>
    <w:rPr>
      <w:color w:val="800080"/>
      <w:u w:val="single"/>
    </w:rPr>
  </w:style>
  <w:style w:type="character" w:styleId="HTMLAcronym">
    <w:name w:val="HTML Acronym"/>
    <w:basedOn w:val="DefaultParagraphFont"/>
    <w:rsid w:val="009A1B70"/>
  </w:style>
  <w:style w:type="paragraph" w:styleId="HTMLAddress">
    <w:name w:val="HTML Address"/>
    <w:basedOn w:val="Normal"/>
    <w:link w:val="HTMLAddressChar"/>
    <w:rsid w:val="009A1B70"/>
    <w:pPr>
      <w:widowControl w:val="0"/>
      <w:spacing w:after="0" w:line="240" w:lineRule="atLeast"/>
    </w:pPr>
    <w:rPr>
      <w:rFonts w:ascii="Times New Roman" w:eastAsia="Times New Roman" w:hAnsi="Times New Roman" w:cs="Times New Roman"/>
      <w:i/>
      <w:iCs/>
      <w:sz w:val="20"/>
      <w:szCs w:val="20"/>
    </w:rPr>
  </w:style>
  <w:style w:type="character" w:customStyle="1" w:styleId="HTMLAddressChar">
    <w:name w:val="HTML Address Char"/>
    <w:basedOn w:val="DefaultParagraphFont"/>
    <w:link w:val="HTMLAddress"/>
    <w:rsid w:val="009A1B70"/>
    <w:rPr>
      <w:rFonts w:ascii="Times New Roman" w:eastAsia="Times New Roman" w:hAnsi="Times New Roman" w:cs="Times New Roman"/>
      <w:i/>
      <w:iCs/>
      <w:sz w:val="20"/>
      <w:szCs w:val="20"/>
    </w:rPr>
  </w:style>
  <w:style w:type="character" w:styleId="HTMLCite">
    <w:name w:val="HTML Cite"/>
    <w:basedOn w:val="DefaultParagraphFont"/>
    <w:rsid w:val="009A1B70"/>
    <w:rPr>
      <w:i/>
      <w:iCs/>
    </w:rPr>
  </w:style>
  <w:style w:type="character" w:styleId="HTMLCode">
    <w:name w:val="HTML Code"/>
    <w:basedOn w:val="DefaultParagraphFont"/>
    <w:rsid w:val="009A1B70"/>
    <w:rPr>
      <w:rFonts w:ascii="Courier New" w:hAnsi="Courier New" w:cs="Courier New"/>
      <w:sz w:val="20"/>
      <w:szCs w:val="20"/>
    </w:rPr>
  </w:style>
  <w:style w:type="character" w:styleId="HTMLDefinition">
    <w:name w:val="HTML Definition"/>
    <w:basedOn w:val="DefaultParagraphFont"/>
    <w:rsid w:val="009A1B70"/>
    <w:rPr>
      <w:i/>
      <w:iCs/>
    </w:rPr>
  </w:style>
  <w:style w:type="character" w:styleId="HTMLKeyboard">
    <w:name w:val="HTML Keyboard"/>
    <w:basedOn w:val="DefaultParagraphFont"/>
    <w:rsid w:val="009A1B70"/>
    <w:rPr>
      <w:rFonts w:ascii="Courier New" w:hAnsi="Courier New" w:cs="Courier New"/>
      <w:sz w:val="20"/>
      <w:szCs w:val="20"/>
    </w:rPr>
  </w:style>
  <w:style w:type="paragraph" w:styleId="HTMLPreformatted">
    <w:name w:val="HTML Preformatted"/>
    <w:basedOn w:val="Normal"/>
    <w:link w:val="HTMLPreformattedChar"/>
    <w:rsid w:val="009A1B70"/>
    <w:pPr>
      <w:widowControl w:val="0"/>
      <w:spacing w:after="0" w:line="240"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9A1B70"/>
    <w:rPr>
      <w:rFonts w:ascii="Courier New" w:eastAsia="Times New Roman" w:hAnsi="Courier New" w:cs="Courier New"/>
      <w:sz w:val="20"/>
      <w:szCs w:val="20"/>
    </w:rPr>
  </w:style>
  <w:style w:type="character" w:styleId="HTMLSample">
    <w:name w:val="HTML Sample"/>
    <w:basedOn w:val="DefaultParagraphFont"/>
    <w:rsid w:val="009A1B70"/>
    <w:rPr>
      <w:rFonts w:ascii="Courier New" w:hAnsi="Courier New" w:cs="Courier New"/>
    </w:rPr>
  </w:style>
  <w:style w:type="character" w:styleId="HTMLTypewriter">
    <w:name w:val="HTML Typewriter"/>
    <w:basedOn w:val="DefaultParagraphFont"/>
    <w:rsid w:val="009A1B70"/>
    <w:rPr>
      <w:rFonts w:ascii="Courier New" w:hAnsi="Courier New" w:cs="Courier New"/>
      <w:sz w:val="20"/>
      <w:szCs w:val="20"/>
    </w:rPr>
  </w:style>
  <w:style w:type="character" w:styleId="HTMLVariable">
    <w:name w:val="HTML Variable"/>
    <w:basedOn w:val="DefaultParagraphFont"/>
    <w:rsid w:val="009A1B70"/>
    <w:rPr>
      <w:i/>
      <w:iCs/>
    </w:rPr>
  </w:style>
  <w:style w:type="character" w:styleId="LineNumber">
    <w:name w:val="line number"/>
    <w:basedOn w:val="DefaultParagraphFont"/>
    <w:rsid w:val="009A1B70"/>
  </w:style>
  <w:style w:type="paragraph" w:styleId="List2">
    <w:name w:val="List 2"/>
    <w:basedOn w:val="Normal"/>
    <w:rsid w:val="009A1B70"/>
    <w:pPr>
      <w:widowControl w:val="0"/>
      <w:spacing w:after="0" w:line="240" w:lineRule="atLeast"/>
      <w:ind w:left="720" w:hanging="360"/>
    </w:pPr>
    <w:rPr>
      <w:rFonts w:ascii="Times New Roman" w:eastAsia="Times New Roman" w:hAnsi="Times New Roman" w:cs="Times New Roman"/>
      <w:sz w:val="20"/>
      <w:szCs w:val="20"/>
    </w:rPr>
  </w:style>
  <w:style w:type="paragraph" w:styleId="List3">
    <w:name w:val="List 3"/>
    <w:basedOn w:val="Normal"/>
    <w:rsid w:val="009A1B70"/>
    <w:pPr>
      <w:widowControl w:val="0"/>
      <w:spacing w:after="0" w:line="240" w:lineRule="atLeast"/>
      <w:ind w:left="1080" w:hanging="360"/>
    </w:pPr>
    <w:rPr>
      <w:rFonts w:ascii="Times New Roman" w:eastAsia="Times New Roman" w:hAnsi="Times New Roman" w:cs="Times New Roman"/>
      <w:sz w:val="20"/>
      <w:szCs w:val="20"/>
    </w:rPr>
  </w:style>
  <w:style w:type="paragraph" w:styleId="List4">
    <w:name w:val="List 4"/>
    <w:basedOn w:val="Normal"/>
    <w:rsid w:val="009A1B70"/>
    <w:pPr>
      <w:widowControl w:val="0"/>
      <w:spacing w:after="0" w:line="240" w:lineRule="atLeast"/>
      <w:ind w:left="1440" w:hanging="360"/>
    </w:pPr>
    <w:rPr>
      <w:rFonts w:ascii="Times New Roman" w:eastAsia="Times New Roman" w:hAnsi="Times New Roman" w:cs="Times New Roman"/>
      <w:sz w:val="20"/>
      <w:szCs w:val="20"/>
    </w:rPr>
  </w:style>
  <w:style w:type="paragraph" w:styleId="List5">
    <w:name w:val="List 5"/>
    <w:basedOn w:val="Normal"/>
    <w:rsid w:val="009A1B70"/>
    <w:pPr>
      <w:widowControl w:val="0"/>
      <w:spacing w:after="0" w:line="240" w:lineRule="atLeast"/>
      <w:ind w:left="1800" w:hanging="360"/>
    </w:pPr>
    <w:rPr>
      <w:rFonts w:ascii="Times New Roman" w:eastAsia="Times New Roman" w:hAnsi="Times New Roman" w:cs="Times New Roman"/>
      <w:sz w:val="20"/>
      <w:szCs w:val="20"/>
    </w:rPr>
  </w:style>
  <w:style w:type="paragraph" w:styleId="ListBullet2">
    <w:name w:val="List Bullet 2"/>
    <w:basedOn w:val="Normal"/>
    <w:autoRedefine/>
    <w:rsid w:val="009A1B70"/>
    <w:pPr>
      <w:widowControl w:val="0"/>
      <w:numPr>
        <w:numId w:val="4"/>
      </w:numPr>
      <w:spacing w:after="0" w:line="240" w:lineRule="atLeast"/>
    </w:pPr>
    <w:rPr>
      <w:rFonts w:ascii="Times New Roman" w:eastAsia="Times New Roman" w:hAnsi="Times New Roman" w:cs="Times New Roman"/>
      <w:sz w:val="20"/>
      <w:szCs w:val="20"/>
    </w:rPr>
  </w:style>
  <w:style w:type="paragraph" w:styleId="ListBullet3">
    <w:name w:val="List Bullet 3"/>
    <w:basedOn w:val="Normal"/>
    <w:autoRedefine/>
    <w:rsid w:val="009A1B70"/>
    <w:pPr>
      <w:widowControl w:val="0"/>
      <w:numPr>
        <w:numId w:val="5"/>
      </w:numPr>
      <w:spacing w:after="0" w:line="240" w:lineRule="atLeast"/>
    </w:pPr>
    <w:rPr>
      <w:rFonts w:ascii="Times New Roman" w:eastAsia="Times New Roman" w:hAnsi="Times New Roman" w:cs="Times New Roman"/>
      <w:sz w:val="20"/>
      <w:szCs w:val="20"/>
    </w:rPr>
  </w:style>
  <w:style w:type="paragraph" w:styleId="ListBullet4">
    <w:name w:val="List Bullet 4"/>
    <w:basedOn w:val="Normal"/>
    <w:autoRedefine/>
    <w:rsid w:val="009A1B70"/>
    <w:pPr>
      <w:widowControl w:val="0"/>
      <w:numPr>
        <w:numId w:val="6"/>
      </w:numPr>
      <w:spacing w:after="0" w:line="240" w:lineRule="atLeast"/>
    </w:pPr>
    <w:rPr>
      <w:rFonts w:ascii="Times New Roman" w:eastAsia="Times New Roman" w:hAnsi="Times New Roman" w:cs="Times New Roman"/>
      <w:sz w:val="20"/>
      <w:szCs w:val="20"/>
    </w:rPr>
  </w:style>
  <w:style w:type="paragraph" w:styleId="ListBullet5">
    <w:name w:val="List Bullet 5"/>
    <w:basedOn w:val="Normal"/>
    <w:autoRedefine/>
    <w:rsid w:val="009A1B70"/>
    <w:pPr>
      <w:widowControl w:val="0"/>
      <w:numPr>
        <w:numId w:val="7"/>
      </w:numPr>
      <w:spacing w:after="0" w:line="240" w:lineRule="atLeast"/>
    </w:pPr>
    <w:rPr>
      <w:rFonts w:ascii="Times New Roman" w:eastAsia="Times New Roman" w:hAnsi="Times New Roman" w:cs="Times New Roman"/>
      <w:sz w:val="20"/>
      <w:szCs w:val="20"/>
    </w:rPr>
  </w:style>
  <w:style w:type="paragraph" w:styleId="ListContinue">
    <w:name w:val="List Continue"/>
    <w:basedOn w:val="Normal"/>
    <w:rsid w:val="009A1B70"/>
    <w:pPr>
      <w:widowControl w:val="0"/>
      <w:spacing w:after="120" w:line="240" w:lineRule="atLeast"/>
      <w:ind w:left="360"/>
    </w:pPr>
    <w:rPr>
      <w:rFonts w:ascii="Times New Roman" w:eastAsia="Times New Roman" w:hAnsi="Times New Roman" w:cs="Times New Roman"/>
      <w:sz w:val="20"/>
      <w:szCs w:val="20"/>
    </w:rPr>
  </w:style>
  <w:style w:type="paragraph" w:styleId="ListContinue2">
    <w:name w:val="List Continue 2"/>
    <w:basedOn w:val="Normal"/>
    <w:rsid w:val="009A1B70"/>
    <w:pPr>
      <w:widowControl w:val="0"/>
      <w:spacing w:after="120" w:line="240" w:lineRule="atLeast"/>
      <w:ind w:left="720"/>
    </w:pPr>
    <w:rPr>
      <w:rFonts w:ascii="Times New Roman" w:eastAsia="Times New Roman" w:hAnsi="Times New Roman" w:cs="Times New Roman"/>
      <w:sz w:val="20"/>
      <w:szCs w:val="20"/>
    </w:rPr>
  </w:style>
  <w:style w:type="paragraph" w:styleId="ListContinue3">
    <w:name w:val="List Continue 3"/>
    <w:basedOn w:val="Normal"/>
    <w:rsid w:val="009A1B70"/>
    <w:pPr>
      <w:widowControl w:val="0"/>
      <w:spacing w:after="120" w:line="240" w:lineRule="atLeast"/>
      <w:ind w:left="1080"/>
    </w:pPr>
    <w:rPr>
      <w:rFonts w:ascii="Times New Roman" w:eastAsia="Times New Roman" w:hAnsi="Times New Roman" w:cs="Times New Roman"/>
      <w:sz w:val="20"/>
      <w:szCs w:val="20"/>
    </w:rPr>
  </w:style>
  <w:style w:type="paragraph" w:styleId="ListContinue4">
    <w:name w:val="List Continue 4"/>
    <w:basedOn w:val="Normal"/>
    <w:rsid w:val="009A1B70"/>
    <w:pPr>
      <w:widowControl w:val="0"/>
      <w:spacing w:after="120" w:line="240" w:lineRule="atLeast"/>
      <w:ind w:left="1440"/>
    </w:pPr>
    <w:rPr>
      <w:rFonts w:ascii="Times New Roman" w:eastAsia="Times New Roman" w:hAnsi="Times New Roman" w:cs="Times New Roman"/>
      <w:sz w:val="20"/>
      <w:szCs w:val="20"/>
    </w:rPr>
  </w:style>
  <w:style w:type="paragraph" w:styleId="ListContinue5">
    <w:name w:val="List Continue 5"/>
    <w:basedOn w:val="Normal"/>
    <w:rsid w:val="009A1B70"/>
    <w:pPr>
      <w:widowControl w:val="0"/>
      <w:spacing w:after="120" w:line="240" w:lineRule="atLeast"/>
      <w:ind w:left="1800"/>
    </w:pPr>
    <w:rPr>
      <w:rFonts w:ascii="Times New Roman" w:eastAsia="Times New Roman" w:hAnsi="Times New Roman" w:cs="Times New Roman"/>
      <w:sz w:val="20"/>
      <w:szCs w:val="20"/>
    </w:rPr>
  </w:style>
  <w:style w:type="paragraph" w:styleId="ListNumber">
    <w:name w:val="List Number"/>
    <w:basedOn w:val="Normal"/>
    <w:rsid w:val="009A1B70"/>
    <w:pPr>
      <w:widowControl w:val="0"/>
      <w:numPr>
        <w:numId w:val="8"/>
      </w:numPr>
      <w:spacing w:after="0" w:line="240" w:lineRule="atLeast"/>
    </w:pPr>
    <w:rPr>
      <w:rFonts w:ascii="Times New Roman" w:eastAsia="Times New Roman" w:hAnsi="Times New Roman" w:cs="Times New Roman"/>
      <w:sz w:val="20"/>
      <w:szCs w:val="20"/>
    </w:rPr>
  </w:style>
  <w:style w:type="paragraph" w:styleId="ListNumber2">
    <w:name w:val="List Number 2"/>
    <w:basedOn w:val="Normal"/>
    <w:rsid w:val="009A1B70"/>
    <w:pPr>
      <w:widowControl w:val="0"/>
      <w:numPr>
        <w:numId w:val="9"/>
      </w:numPr>
      <w:spacing w:after="0" w:line="240" w:lineRule="atLeast"/>
    </w:pPr>
    <w:rPr>
      <w:rFonts w:ascii="Times New Roman" w:eastAsia="Times New Roman" w:hAnsi="Times New Roman" w:cs="Times New Roman"/>
      <w:sz w:val="20"/>
      <w:szCs w:val="20"/>
    </w:rPr>
  </w:style>
  <w:style w:type="paragraph" w:styleId="ListNumber3">
    <w:name w:val="List Number 3"/>
    <w:basedOn w:val="Normal"/>
    <w:rsid w:val="009A1B70"/>
    <w:pPr>
      <w:widowControl w:val="0"/>
      <w:numPr>
        <w:numId w:val="10"/>
      </w:numPr>
      <w:spacing w:after="0" w:line="240" w:lineRule="atLeast"/>
    </w:pPr>
    <w:rPr>
      <w:rFonts w:ascii="Times New Roman" w:eastAsia="Times New Roman" w:hAnsi="Times New Roman" w:cs="Times New Roman"/>
      <w:sz w:val="20"/>
      <w:szCs w:val="20"/>
    </w:rPr>
  </w:style>
  <w:style w:type="paragraph" w:styleId="ListNumber4">
    <w:name w:val="List Number 4"/>
    <w:basedOn w:val="Normal"/>
    <w:rsid w:val="009A1B70"/>
    <w:pPr>
      <w:widowControl w:val="0"/>
      <w:numPr>
        <w:numId w:val="11"/>
      </w:numPr>
      <w:spacing w:after="0" w:line="240" w:lineRule="atLeast"/>
    </w:pPr>
    <w:rPr>
      <w:rFonts w:ascii="Times New Roman" w:eastAsia="Times New Roman" w:hAnsi="Times New Roman" w:cs="Times New Roman"/>
      <w:sz w:val="20"/>
      <w:szCs w:val="20"/>
    </w:rPr>
  </w:style>
  <w:style w:type="paragraph" w:styleId="ListNumber5">
    <w:name w:val="List Number 5"/>
    <w:basedOn w:val="Normal"/>
    <w:rsid w:val="009A1B70"/>
    <w:pPr>
      <w:widowControl w:val="0"/>
      <w:numPr>
        <w:numId w:val="12"/>
      </w:numPr>
      <w:spacing w:after="0" w:line="240" w:lineRule="atLeast"/>
    </w:pPr>
    <w:rPr>
      <w:rFonts w:ascii="Times New Roman" w:eastAsia="Times New Roman" w:hAnsi="Times New Roman" w:cs="Times New Roman"/>
      <w:sz w:val="20"/>
      <w:szCs w:val="20"/>
    </w:rPr>
  </w:style>
  <w:style w:type="paragraph" w:styleId="MessageHeader">
    <w:name w:val="Message Header"/>
    <w:basedOn w:val="Normal"/>
    <w:link w:val="MessageHeaderChar"/>
    <w:rsid w:val="009A1B70"/>
    <w:pPr>
      <w:widowControl w:val="0"/>
      <w:pBdr>
        <w:top w:val="single" w:sz="6" w:space="1" w:color="auto"/>
        <w:left w:val="single" w:sz="6" w:space="1" w:color="auto"/>
        <w:bottom w:val="single" w:sz="6" w:space="1" w:color="auto"/>
        <w:right w:val="single" w:sz="6" w:space="1" w:color="auto"/>
      </w:pBdr>
      <w:shd w:val="pct20" w:color="auto" w:fill="auto"/>
      <w:spacing w:after="0" w:line="240" w:lineRule="atLeast"/>
      <w:ind w:left="1080" w:hanging="1080"/>
    </w:pPr>
    <w:rPr>
      <w:rFonts w:ascii="Arial" w:eastAsia="Times New Roman" w:hAnsi="Arial" w:cs="Arial"/>
      <w:sz w:val="24"/>
      <w:szCs w:val="24"/>
    </w:rPr>
  </w:style>
  <w:style w:type="character" w:customStyle="1" w:styleId="MessageHeaderChar">
    <w:name w:val="Message Header Char"/>
    <w:basedOn w:val="DefaultParagraphFont"/>
    <w:link w:val="MessageHeader"/>
    <w:rsid w:val="009A1B70"/>
    <w:rPr>
      <w:rFonts w:ascii="Arial" w:eastAsia="Times New Roman" w:hAnsi="Arial" w:cs="Arial"/>
      <w:sz w:val="24"/>
      <w:szCs w:val="24"/>
      <w:shd w:val="pct20" w:color="auto" w:fill="auto"/>
    </w:rPr>
  </w:style>
  <w:style w:type="paragraph" w:styleId="NormalWeb">
    <w:name w:val="Normal (Web)"/>
    <w:basedOn w:val="Normal"/>
    <w:uiPriority w:val="99"/>
    <w:rsid w:val="009A1B70"/>
    <w:pPr>
      <w:widowControl w:val="0"/>
      <w:spacing w:after="0" w:line="240" w:lineRule="atLeast"/>
    </w:pPr>
    <w:rPr>
      <w:rFonts w:ascii="Times New Roman" w:eastAsia="Times New Roman" w:hAnsi="Times New Roman" w:cs="Times New Roman"/>
      <w:sz w:val="24"/>
      <w:szCs w:val="24"/>
    </w:rPr>
  </w:style>
  <w:style w:type="paragraph" w:styleId="NormalIndent">
    <w:name w:val="Normal Indent"/>
    <w:basedOn w:val="Normal"/>
    <w:rsid w:val="009A1B70"/>
    <w:pPr>
      <w:widowControl w:val="0"/>
      <w:spacing w:after="0" w:line="240" w:lineRule="atLeast"/>
      <w:ind w:left="720"/>
    </w:pPr>
    <w:rPr>
      <w:rFonts w:ascii="Times New Roman" w:eastAsia="Times New Roman" w:hAnsi="Times New Roman" w:cs="Times New Roman"/>
      <w:sz w:val="20"/>
      <w:szCs w:val="20"/>
    </w:rPr>
  </w:style>
  <w:style w:type="paragraph" w:styleId="NoteHeading">
    <w:name w:val="Note Heading"/>
    <w:basedOn w:val="Normal"/>
    <w:next w:val="Normal"/>
    <w:link w:val="NoteHeadingChar"/>
    <w:rsid w:val="009A1B70"/>
    <w:pPr>
      <w:widowControl w:val="0"/>
      <w:spacing w:after="0" w:line="240" w:lineRule="atLeast"/>
    </w:pPr>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rsid w:val="009A1B70"/>
    <w:rPr>
      <w:rFonts w:ascii="Times New Roman" w:eastAsia="Times New Roman" w:hAnsi="Times New Roman" w:cs="Times New Roman"/>
      <w:sz w:val="20"/>
      <w:szCs w:val="20"/>
    </w:rPr>
  </w:style>
  <w:style w:type="paragraph" w:styleId="PlainText">
    <w:name w:val="Plain Text"/>
    <w:basedOn w:val="Normal"/>
    <w:link w:val="PlainTextChar"/>
    <w:uiPriority w:val="99"/>
    <w:rsid w:val="009A1B70"/>
    <w:pPr>
      <w:widowControl w:val="0"/>
      <w:spacing w:after="0" w:line="240" w:lineRule="atLeast"/>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9A1B70"/>
    <w:rPr>
      <w:rFonts w:ascii="Courier New" w:eastAsia="Times New Roman" w:hAnsi="Courier New" w:cs="Courier New"/>
      <w:sz w:val="20"/>
      <w:szCs w:val="20"/>
    </w:rPr>
  </w:style>
  <w:style w:type="paragraph" w:styleId="Salutation">
    <w:name w:val="Salutation"/>
    <w:basedOn w:val="Normal"/>
    <w:next w:val="Normal"/>
    <w:link w:val="SalutationChar"/>
    <w:rsid w:val="009A1B70"/>
    <w:pPr>
      <w:widowControl w:val="0"/>
      <w:spacing w:after="0" w:line="240" w:lineRule="atLeast"/>
    </w:pPr>
    <w:rPr>
      <w:rFonts w:ascii="Times New Roman" w:eastAsia="Times New Roman" w:hAnsi="Times New Roman" w:cs="Times New Roman"/>
      <w:sz w:val="20"/>
      <w:szCs w:val="20"/>
    </w:rPr>
  </w:style>
  <w:style w:type="character" w:customStyle="1" w:styleId="SalutationChar">
    <w:name w:val="Salutation Char"/>
    <w:basedOn w:val="DefaultParagraphFont"/>
    <w:link w:val="Salutation"/>
    <w:rsid w:val="009A1B70"/>
    <w:rPr>
      <w:rFonts w:ascii="Times New Roman" w:eastAsia="Times New Roman" w:hAnsi="Times New Roman" w:cs="Times New Roman"/>
      <w:sz w:val="20"/>
      <w:szCs w:val="20"/>
    </w:rPr>
  </w:style>
  <w:style w:type="paragraph" w:styleId="Signature">
    <w:name w:val="Signature"/>
    <w:basedOn w:val="Normal"/>
    <w:link w:val="SignatureChar"/>
    <w:rsid w:val="009A1B70"/>
    <w:pPr>
      <w:widowControl w:val="0"/>
      <w:spacing w:after="0" w:line="240" w:lineRule="atLeast"/>
      <w:ind w:left="4320"/>
    </w:pPr>
    <w:rPr>
      <w:rFonts w:ascii="Times New Roman" w:eastAsia="Times New Roman" w:hAnsi="Times New Roman" w:cs="Times New Roman"/>
      <w:sz w:val="20"/>
      <w:szCs w:val="20"/>
    </w:rPr>
  </w:style>
  <w:style w:type="character" w:customStyle="1" w:styleId="SignatureChar">
    <w:name w:val="Signature Char"/>
    <w:basedOn w:val="DefaultParagraphFont"/>
    <w:link w:val="Signature"/>
    <w:rsid w:val="009A1B70"/>
    <w:rPr>
      <w:rFonts w:ascii="Times New Roman" w:eastAsia="Times New Roman" w:hAnsi="Times New Roman" w:cs="Times New Roman"/>
      <w:sz w:val="20"/>
      <w:szCs w:val="20"/>
    </w:rPr>
  </w:style>
  <w:style w:type="character" w:styleId="Strong">
    <w:name w:val="Strong"/>
    <w:basedOn w:val="DefaultParagraphFont"/>
    <w:qFormat/>
    <w:rsid w:val="009A1B70"/>
    <w:rPr>
      <w:b/>
      <w:bCs/>
    </w:rPr>
  </w:style>
  <w:style w:type="paragraph" w:styleId="Subtitle">
    <w:name w:val="Subtitle"/>
    <w:basedOn w:val="Normal"/>
    <w:link w:val="SubtitleChar"/>
    <w:qFormat/>
    <w:rsid w:val="009A1B70"/>
    <w:pPr>
      <w:widowControl w:val="0"/>
      <w:spacing w:after="60" w:line="240" w:lineRule="atLeast"/>
      <w:jc w:val="center"/>
      <w:outlineLvl w:val="1"/>
    </w:pPr>
    <w:rPr>
      <w:rFonts w:ascii="Arial" w:eastAsia="Times New Roman" w:hAnsi="Arial" w:cs="Arial"/>
      <w:sz w:val="24"/>
      <w:szCs w:val="24"/>
    </w:rPr>
  </w:style>
  <w:style w:type="character" w:customStyle="1" w:styleId="SubtitleChar">
    <w:name w:val="Subtitle Char"/>
    <w:basedOn w:val="DefaultParagraphFont"/>
    <w:link w:val="Subtitle"/>
    <w:rsid w:val="009A1B70"/>
    <w:rPr>
      <w:rFonts w:ascii="Arial" w:eastAsia="Times New Roman" w:hAnsi="Arial" w:cs="Arial"/>
      <w:sz w:val="24"/>
      <w:szCs w:val="24"/>
    </w:rPr>
  </w:style>
  <w:style w:type="paragraph" w:styleId="TOAHeading">
    <w:name w:val="toa heading"/>
    <w:basedOn w:val="Normal"/>
    <w:next w:val="Normal"/>
    <w:semiHidden/>
    <w:rsid w:val="009A1B70"/>
    <w:pPr>
      <w:widowControl w:val="0"/>
      <w:spacing w:before="120" w:after="0" w:line="240" w:lineRule="atLeast"/>
    </w:pPr>
    <w:rPr>
      <w:rFonts w:ascii="Arial" w:eastAsia="Times New Roman" w:hAnsi="Arial" w:cs="Arial"/>
      <w:b/>
      <w:bCs/>
      <w:sz w:val="24"/>
      <w:szCs w:val="24"/>
    </w:rPr>
  </w:style>
  <w:style w:type="paragraph" w:styleId="BlockText">
    <w:name w:val="Block Text"/>
    <w:basedOn w:val="Normal"/>
    <w:rsid w:val="009A1B70"/>
    <w:pPr>
      <w:widowControl w:val="0"/>
      <w:spacing w:after="120" w:line="240" w:lineRule="atLeast"/>
      <w:ind w:left="1440" w:right="1440"/>
    </w:pPr>
    <w:rPr>
      <w:rFonts w:ascii="Times New Roman" w:eastAsia="Times New Roman" w:hAnsi="Times New Roman" w:cs="Times New Roman"/>
      <w:sz w:val="20"/>
      <w:szCs w:val="20"/>
    </w:rPr>
  </w:style>
  <w:style w:type="paragraph" w:styleId="ListBullet">
    <w:name w:val="List Bullet"/>
    <w:basedOn w:val="Normal"/>
    <w:autoRedefine/>
    <w:rsid w:val="009A1B70"/>
    <w:pPr>
      <w:widowControl w:val="0"/>
      <w:numPr>
        <w:numId w:val="3"/>
      </w:numPr>
      <w:spacing w:after="0" w:line="240" w:lineRule="atLeast"/>
    </w:pPr>
    <w:rPr>
      <w:rFonts w:ascii="Times New Roman" w:eastAsia="Times New Roman" w:hAnsi="Times New Roman" w:cs="Times New Roman"/>
      <w:sz w:val="20"/>
      <w:szCs w:val="20"/>
    </w:rPr>
  </w:style>
  <w:style w:type="paragraph" w:styleId="Date">
    <w:name w:val="Date"/>
    <w:basedOn w:val="Normal"/>
    <w:next w:val="Normal"/>
    <w:link w:val="DateChar"/>
    <w:autoRedefine/>
    <w:rsid w:val="009A1B70"/>
    <w:pPr>
      <w:widowControl w:val="0"/>
      <w:spacing w:after="0" w:line="240" w:lineRule="atLeast"/>
    </w:pPr>
    <w:rPr>
      <w:rFonts w:ascii="Arial" w:eastAsia="Times New Roman" w:hAnsi="Arial" w:cs="Times New Roman"/>
      <w:sz w:val="20"/>
      <w:szCs w:val="20"/>
    </w:rPr>
  </w:style>
  <w:style w:type="character" w:customStyle="1" w:styleId="DateChar">
    <w:name w:val="Date Char"/>
    <w:basedOn w:val="DefaultParagraphFont"/>
    <w:link w:val="Date"/>
    <w:rsid w:val="009A1B70"/>
    <w:rPr>
      <w:rFonts w:ascii="Arial" w:eastAsia="Times New Roman" w:hAnsi="Arial" w:cs="Times New Roman"/>
      <w:sz w:val="20"/>
      <w:szCs w:val="20"/>
    </w:rPr>
  </w:style>
  <w:style w:type="character" w:customStyle="1" w:styleId="CharChar">
    <w:name w:val="Char Char"/>
    <w:basedOn w:val="DefaultParagraphFont"/>
    <w:rsid w:val="009A1B70"/>
    <w:rPr>
      <w:rFonts w:ascii="Arial" w:hAnsi="Arial"/>
      <w:lang w:val="en-US" w:eastAsia="en-US" w:bidi="ar-SA"/>
    </w:rPr>
  </w:style>
  <w:style w:type="character" w:customStyle="1" w:styleId="CharChar4">
    <w:name w:val="Char Char4"/>
    <w:basedOn w:val="DefaultParagraphFont"/>
    <w:rsid w:val="009A1B70"/>
    <w:rPr>
      <w:rFonts w:ascii="Arial" w:hAnsi="Arial"/>
      <w:b/>
      <w:sz w:val="26"/>
      <w:szCs w:val="26"/>
      <w:lang w:val="en-US" w:eastAsia="en-US" w:bidi="ar-SA"/>
    </w:rPr>
  </w:style>
  <w:style w:type="paragraph" w:customStyle="1" w:styleId="Clearformatting">
    <w:name w:val="Clear formatting"/>
    <w:basedOn w:val="Normal"/>
    <w:rsid w:val="009A1B70"/>
    <w:pPr>
      <w:widowControl w:val="0"/>
      <w:spacing w:after="0" w:line="240" w:lineRule="atLeast"/>
    </w:pPr>
    <w:rPr>
      <w:rFonts w:ascii="Arial" w:eastAsia="Times New Roman" w:hAnsi="Arial" w:cs="Arial"/>
      <w:sz w:val="20"/>
      <w:szCs w:val="20"/>
    </w:rPr>
  </w:style>
  <w:style w:type="paragraph" w:customStyle="1" w:styleId="Heading40">
    <w:name w:val="Heading4"/>
    <w:basedOn w:val="Heading4"/>
    <w:rsid w:val="009A1B70"/>
    <w:pPr>
      <w:ind w:left="576" w:firstLine="0"/>
    </w:pPr>
    <w:rPr>
      <w:b/>
      <w:szCs w:val="20"/>
    </w:rPr>
  </w:style>
  <w:style w:type="paragraph" w:customStyle="1" w:styleId="StyleHeading311pt">
    <w:name w:val="Style Heading 3 + 11 pt"/>
    <w:basedOn w:val="Heading3"/>
    <w:rsid w:val="009A1B70"/>
    <w:pPr>
      <w:keepLines w:val="0"/>
      <w:widowControl w:val="0"/>
      <w:spacing w:before="120" w:after="60" w:line="240" w:lineRule="atLeast"/>
      <w:ind w:left="720"/>
    </w:pPr>
    <w:rPr>
      <w:rFonts w:ascii="Arial" w:eastAsia="Times New Roman" w:hAnsi="Arial" w:cs="Times New Roman"/>
      <w:b w:val="0"/>
      <w:bCs w:val="0"/>
      <w:i/>
      <w:iCs/>
      <w:color w:val="auto"/>
      <w:szCs w:val="26"/>
    </w:rPr>
  </w:style>
  <w:style w:type="paragraph" w:customStyle="1" w:styleId="StyleHeading311pt1">
    <w:name w:val="Style Heading 3 + 11 pt1"/>
    <w:basedOn w:val="Heading3"/>
    <w:rsid w:val="009A1B70"/>
    <w:pPr>
      <w:keepLines w:val="0"/>
      <w:widowControl w:val="0"/>
      <w:spacing w:before="120" w:after="60" w:line="240" w:lineRule="atLeast"/>
      <w:ind w:left="360"/>
    </w:pPr>
    <w:rPr>
      <w:rFonts w:ascii="Arial" w:eastAsia="Times New Roman" w:hAnsi="Arial" w:cs="Times New Roman"/>
      <w:b w:val="0"/>
      <w:bCs w:val="0"/>
      <w:i/>
      <w:iCs/>
      <w:color w:val="auto"/>
      <w:szCs w:val="26"/>
    </w:rPr>
  </w:style>
  <w:style w:type="character" w:customStyle="1" w:styleId="CharChar3">
    <w:name w:val="Char Char3"/>
    <w:basedOn w:val="CharChar4"/>
    <w:rsid w:val="009A1B70"/>
    <w:rPr>
      <w:i/>
      <w:sz w:val="24"/>
    </w:rPr>
  </w:style>
  <w:style w:type="character" w:customStyle="1" w:styleId="StyleHeading311pt1Char">
    <w:name w:val="Style Heading 3 + 11 pt1 Char"/>
    <w:basedOn w:val="CharChar3"/>
    <w:rsid w:val="009A1B70"/>
    <w:rPr>
      <w:iCs/>
      <w:sz w:val="22"/>
    </w:rPr>
  </w:style>
  <w:style w:type="character" w:customStyle="1" w:styleId="CharChar2">
    <w:name w:val="Char Char2"/>
    <w:basedOn w:val="CharChar4"/>
    <w:rsid w:val="009A1B70"/>
  </w:style>
  <w:style w:type="character" w:customStyle="1" w:styleId="Heading4Char0">
    <w:name w:val="Heading4 Char"/>
    <w:basedOn w:val="CharChar2"/>
    <w:rsid w:val="009A1B70"/>
  </w:style>
  <w:style w:type="paragraph" w:customStyle="1" w:styleId="styleheading311pt10">
    <w:name w:val="styleheading311pt1"/>
    <w:basedOn w:val="Normal"/>
    <w:rsid w:val="009A1B70"/>
    <w:pPr>
      <w:keepNext/>
      <w:spacing w:before="120" w:after="60" w:line="240" w:lineRule="atLeast"/>
      <w:ind w:left="360"/>
    </w:pPr>
    <w:rPr>
      <w:rFonts w:ascii="Arial" w:eastAsia="Times New Roman" w:hAnsi="Arial" w:cs="Arial"/>
      <w:b/>
      <w:bCs/>
      <w:i/>
      <w:iCs/>
    </w:rPr>
  </w:style>
  <w:style w:type="paragraph" w:customStyle="1" w:styleId="StyleHeading120pt">
    <w:name w:val="Style Heading 1 + 20 pt"/>
    <w:basedOn w:val="Heading1"/>
    <w:rsid w:val="009A1B70"/>
    <w:pPr>
      <w:keepLines w:val="0"/>
      <w:autoSpaceDE w:val="0"/>
      <w:autoSpaceDN w:val="0"/>
      <w:spacing w:before="240" w:after="60" w:line="240" w:lineRule="auto"/>
    </w:pPr>
    <w:rPr>
      <w:rFonts w:ascii="Arial" w:eastAsia="Times New Roman" w:hAnsi="Arial" w:cs="Arial"/>
      <w:color w:val="auto"/>
      <w:kern w:val="28"/>
      <w:sz w:val="40"/>
      <w:szCs w:val="24"/>
    </w:rPr>
  </w:style>
  <w:style w:type="paragraph" w:customStyle="1" w:styleId="TableXref">
    <w:name w:val="Table X ref"/>
    <w:basedOn w:val="Normal"/>
    <w:rsid w:val="009A1B70"/>
    <w:pPr>
      <w:spacing w:after="0" w:line="240" w:lineRule="auto"/>
    </w:pPr>
    <w:rPr>
      <w:rFonts w:ascii="Arial" w:eastAsia="Times New Roman" w:hAnsi="Arial" w:cs="Arial"/>
      <w:sz w:val="20"/>
      <w:szCs w:val="20"/>
    </w:rPr>
  </w:style>
  <w:style w:type="paragraph" w:customStyle="1" w:styleId="StyleHeading212pt">
    <w:name w:val="Style Heading 2 + 12 pt"/>
    <w:basedOn w:val="Heading2"/>
    <w:rsid w:val="009A1B70"/>
    <w:pPr>
      <w:keepLines w:val="0"/>
      <w:spacing w:before="240" w:after="60" w:line="240" w:lineRule="auto"/>
      <w:ind w:left="360"/>
    </w:pPr>
    <w:rPr>
      <w:rFonts w:ascii="Arial" w:eastAsia="Times New Roman" w:hAnsi="Arial" w:cs="Arial"/>
      <w:i/>
      <w:iCs/>
      <w:color w:val="auto"/>
      <w:sz w:val="24"/>
      <w:szCs w:val="28"/>
    </w:rPr>
  </w:style>
  <w:style w:type="paragraph" w:customStyle="1" w:styleId="numberedlist">
    <w:name w:val="numbered list"/>
    <w:basedOn w:val="Normal"/>
    <w:rsid w:val="009A1B70"/>
    <w:pPr>
      <w:spacing w:before="120" w:after="120" w:line="240" w:lineRule="auto"/>
      <w:ind w:left="720" w:hanging="360"/>
    </w:pPr>
    <w:rPr>
      <w:rFonts w:ascii="Arial" w:eastAsia="Times New Roman" w:hAnsi="Arial" w:cs="Arial"/>
      <w:sz w:val="20"/>
      <w:szCs w:val="24"/>
    </w:rPr>
  </w:style>
  <w:style w:type="paragraph" w:customStyle="1" w:styleId="ndexHeading">
    <w:name w:val="ndex Heading"/>
    <w:basedOn w:val="Heading1"/>
    <w:rsid w:val="009A1B70"/>
    <w:pPr>
      <w:keepNext w:val="0"/>
      <w:keepLines w:val="0"/>
      <w:tabs>
        <w:tab w:val="num" w:pos="1080"/>
      </w:tabs>
      <w:autoSpaceDE w:val="0"/>
      <w:autoSpaceDN w:val="0"/>
      <w:spacing w:before="240" w:after="240" w:line="240" w:lineRule="auto"/>
      <w:jc w:val="center"/>
    </w:pPr>
    <w:rPr>
      <w:rFonts w:ascii="Helvetica" w:eastAsia="Times New Roman" w:hAnsi="Helvetica" w:cs="Arial"/>
      <w:caps/>
      <w:color w:val="auto"/>
      <w:kern w:val="28"/>
      <w:sz w:val="32"/>
      <w:szCs w:val="24"/>
    </w:rPr>
  </w:style>
  <w:style w:type="paragraph" w:customStyle="1" w:styleId="AppendixTitle">
    <w:name w:val="Appendix Title"/>
    <w:basedOn w:val="ChapterTitle"/>
    <w:rsid w:val="009A1B70"/>
    <w:pPr>
      <w:numPr>
        <w:numId w:val="13"/>
      </w:numPr>
    </w:pPr>
  </w:style>
  <w:style w:type="paragraph" w:customStyle="1" w:styleId="ChapterTitle">
    <w:name w:val="Chapter Title"/>
    <w:basedOn w:val="Normal"/>
    <w:next w:val="Normal"/>
    <w:rsid w:val="009A1B70"/>
    <w:pPr>
      <w:keepNext/>
      <w:keepLines/>
      <w:widowControl w:val="0"/>
      <w:numPr>
        <w:numId w:val="14"/>
      </w:numPr>
      <w:tabs>
        <w:tab w:val="left" w:pos="1440"/>
      </w:tabs>
      <w:adjustRightInd w:val="0"/>
      <w:spacing w:before="240" w:after="240" w:line="540" w:lineRule="atLeast"/>
      <w:textAlignment w:val="baseline"/>
    </w:pPr>
    <w:rPr>
      <w:rFonts w:ascii="Arial" w:eastAsia="Times New Roman" w:hAnsi="Arial" w:cs="Times New Roman"/>
      <w:b/>
      <w:kern w:val="24"/>
      <w:sz w:val="36"/>
      <w:szCs w:val="36"/>
    </w:rPr>
  </w:style>
  <w:style w:type="paragraph" w:styleId="Index2">
    <w:name w:val="index 2"/>
    <w:basedOn w:val="Normal"/>
    <w:next w:val="Normal"/>
    <w:semiHidden/>
    <w:rsid w:val="009A1B70"/>
    <w:pPr>
      <w:spacing w:after="0" w:line="240" w:lineRule="auto"/>
      <w:ind w:left="440" w:hanging="220"/>
    </w:pPr>
    <w:rPr>
      <w:rFonts w:ascii="Helvetica" w:eastAsia="Times New Roman" w:hAnsi="Helvetica" w:cs="Times New Roman"/>
      <w:sz w:val="18"/>
      <w:szCs w:val="20"/>
    </w:rPr>
  </w:style>
  <w:style w:type="paragraph" w:styleId="Index3">
    <w:name w:val="index 3"/>
    <w:basedOn w:val="Normal"/>
    <w:next w:val="Normal"/>
    <w:semiHidden/>
    <w:rsid w:val="009A1B70"/>
    <w:pPr>
      <w:spacing w:after="0" w:line="240" w:lineRule="auto"/>
      <w:ind w:left="660" w:hanging="220"/>
    </w:pPr>
    <w:rPr>
      <w:rFonts w:ascii="Helvetica" w:eastAsia="Times New Roman" w:hAnsi="Helvetica" w:cs="Times New Roman"/>
      <w:sz w:val="18"/>
      <w:szCs w:val="20"/>
    </w:rPr>
  </w:style>
  <w:style w:type="paragraph" w:styleId="TOC4">
    <w:name w:val="toc 4"/>
    <w:basedOn w:val="Normal"/>
    <w:next w:val="Normal"/>
    <w:uiPriority w:val="39"/>
    <w:rsid w:val="009A1B70"/>
    <w:pPr>
      <w:spacing w:after="0" w:line="240" w:lineRule="auto"/>
      <w:ind w:left="720"/>
    </w:pPr>
    <w:rPr>
      <w:rFonts w:ascii="Arial" w:eastAsia="Times New Roman" w:hAnsi="Arial" w:cs="Times New Roman"/>
      <w:szCs w:val="24"/>
    </w:rPr>
  </w:style>
  <w:style w:type="character" w:customStyle="1" w:styleId="Heading1CharChar">
    <w:name w:val="Heading 1 Char Char"/>
    <w:basedOn w:val="DefaultParagraphFont"/>
    <w:rsid w:val="009A1B70"/>
    <w:rPr>
      <w:rFonts w:ascii="Arial" w:hAnsi="Arial"/>
      <w:b/>
      <w:sz w:val="24"/>
      <w:lang w:val="en-US" w:eastAsia="en-US" w:bidi="ar-SA"/>
    </w:rPr>
  </w:style>
  <w:style w:type="character" w:customStyle="1" w:styleId="CharChar1">
    <w:name w:val="Char Char1"/>
    <w:basedOn w:val="DefaultParagraphFont"/>
    <w:rsid w:val="009A1B70"/>
    <w:rPr>
      <w:sz w:val="24"/>
      <w:szCs w:val="24"/>
      <w:lang w:val="en-US" w:eastAsia="en-US" w:bidi="ar-SA"/>
    </w:rPr>
  </w:style>
  <w:style w:type="paragraph" w:customStyle="1" w:styleId="StyleCaptionNotBoldItalic">
    <w:name w:val="Style Caption + Not Bold Italic"/>
    <w:basedOn w:val="Caption"/>
    <w:rsid w:val="009A1B70"/>
    <w:pPr>
      <w:adjustRightInd/>
      <w:spacing w:before="0" w:after="0" w:line="240" w:lineRule="atLeast"/>
      <w:ind w:left="360"/>
      <w:textAlignment w:val="auto"/>
    </w:pPr>
    <w:rPr>
      <w:iCs/>
    </w:rPr>
  </w:style>
  <w:style w:type="character" w:customStyle="1" w:styleId="CharCharChar">
    <w:name w:val="Char Char Char"/>
    <w:basedOn w:val="DefaultParagraphFont"/>
    <w:rsid w:val="009A1B70"/>
    <w:rPr>
      <w:b/>
      <w:bCs/>
      <w:lang w:val="en-US" w:eastAsia="en-US" w:bidi="ar-SA"/>
    </w:rPr>
  </w:style>
  <w:style w:type="character" w:customStyle="1" w:styleId="StyleCaptionNotBoldItalicChar">
    <w:name w:val="Style Caption + Not Bold Italic Char"/>
    <w:basedOn w:val="CharCharChar"/>
    <w:rsid w:val="009A1B70"/>
    <w:rPr>
      <w:i/>
      <w:iCs/>
    </w:rPr>
  </w:style>
  <w:style w:type="paragraph" w:customStyle="1" w:styleId="StyleCaptionNotBold">
    <w:name w:val="Style Caption + Not Bold"/>
    <w:basedOn w:val="Caption"/>
    <w:rsid w:val="009A1B70"/>
    <w:pPr>
      <w:adjustRightInd/>
      <w:spacing w:before="0" w:after="0" w:line="240" w:lineRule="atLeast"/>
      <w:ind w:left="720"/>
      <w:textAlignment w:val="auto"/>
    </w:pPr>
  </w:style>
  <w:style w:type="character" w:customStyle="1" w:styleId="StyleCaptionNotBoldChar">
    <w:name w:val="Style Caption + Not Bold Char"/>
    <w:basedOn w:val="CharCharChar"/>
    <w:rsid w:val="009A1B70"/>
    <w:rPr>
      <w:i/>
    </w:rPr>
  </w:style>
  <w:style w:type="character" w:styleId="CommentReference">
    <w:name w:val="annotation reference"/>
    <w:basedOn w:val="DefaultParagraphFont"/>
    <w:semiHidden/>
    <w:rsid w:val="009A1B70"/>
    <w:rPr>
      <w:sz w:val="16"/>
      <w:szCs w:val="16"/>
    </w:rPr>
  </w:style>
  <w:style w:type="paragraph" w:styleId="CommentText">
    <w:name w:val="annotation text"/>
    <w:basedOn w:val="Normal"/>
    <w:link w:val="CommentTextChar"/>
    <w:semiHidden/>
    <w:rsid w:val="009A1B70"/>
    <w:pPr>
      <w:widowControl w:val="0"/>
      <w:spacing w:after="0" w:line="240" w:lineRule="atLeast"/>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9A1B7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9A1B70"/>
    <w:rPr>
      <w:b/>
      <w:bCs/>
    </w:rPr>
  </w:style>
  <w:style w:type="character" w:customStyle="1" w:styleId="CommentSubjectChar">
    <w:name w:val="Comment Subject Char"/>
    <w:basedOn w:val="CommentTextChar"/>
    <w:link w:val="CommentSubject"/>
    <w:semiHidden/>
    <w:rsid w:val="009A1B70"/>
    <w:rPr>
      <w:b/>
      <w:bCs/>
    </w:rPr>
  </w:style>
  <w:style w:type="paragraph" w:customStyle="1" w:styleId="ListBulletCircle">
    <w:name w:val="List Bullet Circle"/>
    <w:basedOn w:val="ListBullet"/>
    <w:rsid w:val="009A1B70"/>
    <w:pPr>
      <w:numPr>
        <w:numId w:val="15"/>
      </w:numPr>
      <w:adjustRightInd w:val="0"/>
      <w:spacing w:after="60" w:line="240" w:lineRule="auto"/>
      <w:ind w:left="0" w:firstLine="0"/>
      <w:textAlignment w:val="baseline"/>
    </w:pPr>
    <w:rPr>
      <w:sz w:val="24"/>
    </w:rPr>
  </w:style>
  <w:style w:type="paragraph" w:customStyle="1" w:styleId="Tabletext20">
    <w:name w:val="Table text 2"/>
    <w:basedOn w:val="BodyText"/>
    <w:rsid w:val="009A1B70"/>
    <w:pPr>
      <w:ind w:left="0"/>
    </w:pPr>
    <w:rPr>
      <w:rFonts w:ascii="Arial" w:hAnsi="Arial" w:cs="Arial"/>
      <w:b/>
      <w:i/>
      <w:color w:val="000000"/>
      <w:sz w:val="20"/>
      <w:szCs w:val="20"/>
    </w:rPr>
  </w:style>
  <w:style w:type="paragraph" w:customStyle="1" w:styleId="IndexBase">
    <w:name w:val="Index Base"/>
    <w:basedOn w:val="Normal"/>
    <w:rsid w:val="007121A3"/>
    <w:pPr>
      <w:widowControl w:val="0"/>
      <w:adjustRightInd w:val="0"/>
      <w:spacing w:after="120" w:line="220" w:lineRule="atLeast"/>
      <w:ind w:left="360"/>
      <w:textAlignment w:val="baseline"/>
    </w:pPr>
    <w:rPr>
      <w:rFonts w:ascii="Times New Roman" w:eastAsia="Times New Roman" w:hAnsi="Times New Roman" w:cs="Times New Roman"/>
      <w:sz w:val="24"/>
      <w:szCs w:val="20"/>
    </w:rPr>
  </w:style>
  <w:style w:type="paragraph" w:styleId="FootnoteText">
    <w:name w:val="footnote text"/>
    <w:basedOn w:val="Normal"/>
    <w:link w:val="FootnoteTextChar"/>
    <w:uiPriority w:val="99"/>
    <w:semiHidden/>
    <w:unhideWhenUsed/>
    <w:rsid w:val="000D49C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49C4"/>
    <w:rPr>
      <w:sz w:val="20"/>
      <w:szCs w:val="20"/>
    </w:rPr>
  </w:style>
  <w:style w:type="character" w:styleId="FootnoteReference">
    <w:name w:val="footnote reference"/>
    <w:basedOn w:val="DefaultParagraphFont"/>
    <w:uiPriority w:val="99"/>
    <w:semiHidden/>
    <w:unhideWhenUsed/>
    <w:rsid w:val="000D49C4"/>
    <w:rPr>
      <w:vertAlign w:val="superscript"/>
    </w:rPr>
  </w:style>
  <w:style w:type="character" w:customStyle="1" w:styleId="CaptionChar">
    <w:name w:val="Caption Char"/>
    <w:aliases w:val=" Char Char"/>
    <w:basedOn w:val="DefaultParagraphFont"/>
    <w:link w:val="Caption"/>
    <w:rsid w:val="002B74CD"/>
    <w:rPr>
      <w:rFonts w:ascii="Times New Roman" w:eastAsia="Times New Roman" w:hAnsi="Times New Roman" w:cs="Times New Roman"/>
      <w:i/>
      <w:sz w:val="20"/>
      <w:szCs w:val="20"/>
    </w:rPr>
  </w:style>
  <w:style w:type="paragraph" w:customStyle="1" w:styleId="TableHeaderText">
    <w:name w:val="Table Header Text"/>
    <w:basedOn w:val="Normal"/>
    <w:rsid w:val="002B74CD"/>
    <w:pPr>
      <w:spacing w:after="0" w:line="240" w:lineRule="auto"/>
      <w:jc w:val="center"/>
    </w:pPr>
    <w:rPr>
      <w:rFonts w:ascii="Helvetica" w:eastAsia="Times New Roman" w:hAnsi="Helvetica" w:cs="Times New Roman"/>
      <w:b/>
      <w:sz w:val="20"/>
      <w:szCs w:val="20"/>
    </w:rPr>
  </w:style>
  <w:style w:type="character" w:customStyle="1" w:styleId="ComputerfilesChar4">
    <w:name w:val="Computer files Char4"/>
    <w:basedOn w:val="DefaultParagraphFont"/>
    <w:rsid w:val="003047A9"/>
    <w:rPr>
      <w:rFonts w:ascii="Courier New" w:hAnsi="Courier New"/>
      <w:sz w:val="22"/>
      <w:lang w:val="en-US" w:eastAsia="en-US" w:bidi="ar-SA"/>
    </w:rPr>
  </w:style>
  <w:style w:type="character" w:customStyle="1" w:styleId="ComputerfilesChar4CharCharCharCharCharCharCharCharCharChar">
    <w:name w:val="Computer files Char4 Char Char Char Char Char Char Char Char Char Char"/>
    <w:basedOn w:val="DefaultParagraphFont"/>
    <w:rsid w:val="009059EC"/>
    <w:rPr>
      <w:rFonts w:ascii="Courier New" w:hAnsi="Courier New"/>
      <w:sz w:val="22"/>
      <w:lang w:val="en-US" w:eastAsia="en-US" w:bidi="ar-SA"/>
    </w:rPr>
  </w:style>
  <w:style w:type="paragraph" w:customStyle="1" w:styleId="Computerfiles">
    <w:name w:val="Computer files"/>
    <w:basedOn w:val="Normal"/>
    <w:rsid w:val="00BE22A4"/>
    <w:pPr>
      <w:widowControl w:val="0"/>
      <w:adjustRightInd w:val="0"/>
      <w:spacing w:after="120" w:line="280" w:lineRule="atLeast"/>
      <w:ind w:left="720" w:hanging="360"/>
      <w:textAlignment w:val="baseline"/>
    </w:pPr>
    <w:rPr>
      <w:rFonts w:ascii="Courier New" w:eastAsia="Times New Roman" w:hAnsi="Courier New" w:cs="Times New Roman"/>
      <w:szCs w:val="20"/>
    </w:rPr>
  </w:style>
  <w:style w:type="character" w:customStyle="1" w:styleId="ComputerfilesChar4CharCharCharCharCharCharCharChar">
    <w:name w:val="Computer files Char4 Char Char Char Char Char Char Char Char"/>
    <w:basedOn w:val="DefaultParagraphFont"/>
    <w:rsid w:val="0037646C"/>
    <w:rPr>
      <w:rFonts w:ascii="Courier New" w:hAnsi="Courier New"/>
      <w:sz w:val="22"/>
      <w:lang w:val="en-US" w:eastAsia="en-US" w:bidi="ar-SA"/>
    </w:rPr>
  </w:style>
  <w:style w:type="character" w:customStyle="1" w:styleId="Lead-inEmphasis">
    <w:name w:val="Lead-in Emphasis"/>
    <w:rsid w:val="001D0BEF"/>
    <w:rPr>
      <w:rFonts w:ascii="Times New Roman" w:hAnsi="Times New Roman"/>
      <w:b/>
      <w:spacing w:val="-4"/>
      <w:sz w:val="24"/>
    </w:rPr>
  </w:style>
  <w:style w:type="paragraph" w:styleId="TOC5">
    <w:name w:val="toc 5"/>
    <w:basedOn w:val="Normal"/>
    <w:next w:val="Normal"/>
    <w:autoRedefine/>
    <w:uiPriority w:val="39"/>
    <w:unhideWhenUsed/>
    <w:rsid w:val="00CF49BF"/>
    <w:pPr>
      <w:spacing w:after="100"/>
      <w:ind w:left="880"/>
    </w:pPr>
    <w:rPr>
      <w:rFonts w:eastAsiaTheme="minorEastAsia"/>
    </w:rPr>
  </w:style>
  <w:style w:type="paragraph" w:styleId="TOC6">
    <w:name w:val="toc 6"/>
    <w:basedOn w:val="Normal"/>
    <w:next w:val="Normal"/>
    <w:autoRedefine/>
    <w:uiPriority w:val="39"/>
    <w:unhideWhenUsed/>
    <w:rsid w:val="00CF49BF"/>
    <w:pPr>
      <w:spacing w:after="100"/>
      <w:ind w:left="1100"/>
    </w:pPr>
    <w:rPr>
      <w:rFonts w:eastAsiaTheme="minorEastAsia"/>
    </w:rPr>
  </w:style>
  <w:style w:type="paragraph" w:styleId="TOC7">
    <w:name w:val="toc 7"/>
    <w:basedOn w:val="Normal"/>
    <w:next w:val="Normal"/>
    <w:autoRedefine/>
    <w:uiPriority w:val="39"/>
    <w:unhideWhenUsed/>
    <w:rsid w:val="00CF49BF"/>
    <w:pPr>
      <w:spacing w:after="100"/>
      <w:ind w:left="1320"/>
    </w:pPr>
    <w:rPr>
      <w:rFonts w:eastAsiaTheme="minorEastAsia"/>
    </w:rPr>
  </w:style>
  <w:style w:type="paragraph" w:styleId="TOC8">
    <w:name w:val="toc 8"/>
    <w:basedOn w:val="Normal"/>
    <w:next w:val="Normal"/>
    <w:autoRedefine/>
    <w:uiPriority w:val="39"/>
    <w:unhideWhenUsed/>
    <w:rsid w:val="00CF49BF"/>
    <w:pPr>
      <w:spacing w:after="100"/>
      <w:ind w:left="1540"/>
    </w:pPr>
    <w:rPr>
      <w:rFonts w:eastAsiaTheme="minorEastAsia"/>
    </w:rPr>
  </w:style>
  <w:style w:type="paragraph" w:styleId="TOC9">
    <w:name w:val="toc 9"/>
    <w:basedOn w:val="Normal"/>
    <w:next w:val="Normal"/>
    <w:autoRedefine/>
    <w:uiPriority w:val="39"/>
    <w:unhideWhenUsed/>
    <w:rsid w:val="00CF49BF"/>
    <w:pPr>
      <w:spacing w:after="100"/>
      <w:ind w:left="1760"/>
    </w:pPr>
    <w:rPr>
      <w:rFonts w:eastAsiaTheme="minorEastAsia"/>
    </w:rPr>
  </w:style>
  <w:style w:type="paragraph" w:styleId="NoSpacing">
    <w:name w:val="No Spacing"/>
    <w:link w:val="NoSpacingChar"/>
    <w:uiPriority w:val="1"/>
    <w:qFormat/>
    <w:rsid w:val="00616821"/>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616821"/>
    <w:rPr>
      <w:rFonts w:eastAsiaTheme="minorEastAsia"/>
      <w:lang w:bidi="en-US"/>
    </w:rPr>
  </w:style>
  <w:style w:type="table" w:customStyle="1" w:styleId="LightList-Accent11">
    <w:name w:val="Light List - Accent 11"/>
    <w:basedOn w:val="TableNormal"/>
    <w:uiPriority w:val="61"/>
    <w:rsid w:val="00616821"/>
    <w:pPr>
      <w:spacing w:after="0" w:line="240" w:lineRule="auto"/>
    </w:pPr>
    <w:rPr>
      <w:rFonts w:eastAsiaTheme="minorEastAsia"/>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ListBulletCircleLeft075">
    <w:name w:val="Style List Bullet Circle + Left:  0.75&quot;"/>
    <w:basedOn w:val="ListBulletCircle"/>
    <w:rsid w:val="002039B1"/>
    <w:pPr>
      <w:numPr>
        <w:numId w:val="0"/>
      </w:numPr>
      <w:tabs>
        <w:tab w:val="num" w:pos="2880"/>
      </w:tabs>
      <w:ind w:left="2880" w:hanging="360"/>
    </w:pPr>
  </w:style>
  <w:style w:type="paragraph" w:customStyle="1" w:styleId="ListBulletCircle2">
    <w:name w:val="List Bullet Circle 2"/>
    <w:basedOn w:val="ListBulletCircle"/>
    <w:rsid w:val="00D56016"/>
    <w:pPr>
      <w:numPr>
        <w:numId w:val="20"/>
      </w:numPr>
    </w:pPr>
  </w:style>
  <w:style w:type="character" w:customStyle="1" w:styleId="ComputerfilesChar4Char">
    <w:name w:val="Computer files Char4 Char"/>
    <w:basedOn w:val="DefaultParagraphFont"/>
    <w:rsid w:val="00D56016"/>
    <w:rPr>
      <w:rFonts w:ascii="Courier New" w:hAnsi="Courier New"/>
      <w:sz w:val="22"/>
      <w:lang w:val="en-US" w:eastAsia="en-US" w:bidi="ar-SA"/>
    </w:rPr>
  </w:style>
  <w:style w:type="character" w:customStyle="1" w:styleId="ComputerfilesChar4CharCharCharCharCharCharCharCharChar">
    <w:name w:val="Computer files Char4 Char Char Char Char Char Char Char Char Char"/>
    <w:basedOn w:val="DefaultParagraphFont"/>
    <w:rsid w:val="00D56016"/>
    <w:rPr>
      <w:rFonts w:ascii="Courier New" w:hAnsi="Courier New"/>
      <w:sz w:val="22"/>
      <w:lang w:val="en-US" w:eastAsia="en-US" w:bidi="ar-SA"/>
    </w:rPr>
  </w:style>
  <w:style w:type="character" w:customStyle="1" w:styleId="NoteHeadingIndent1Char">
    <w:name w:val="Note Heading Indent1 Char"/>
    <w:basedOn w:val="DefaultParagraphFont"/>
    <w:rsid w:val="003A1D76"/>
    <w:rPr>
      <w:snapToGrid w:val="0"/>
      <w:sz w:val="22"/>
      <w:lang w:val="en-US" w:eastAsia="en-US" w:bidi="ar-SA"/>
    </w:rPr>
  </w:style>
  <w:style w:type="character" w:customStyle="1" w:styleId="apple-style-span">
    <w:name w:val="apple-style-span"/>
    <w:basedOn w:val="DefaultParagraphFont"/>
    <w:rsid w:val="00D908EE"/>
  </w:style>
  <w:style w:type="table" w:styleId="TableGrid">
    <w:name w:val="Table Grid"/>
    <w:basedOn w:val="TableNormal"/>
    <w:uiPriority w:val="59"/>
    <w:rsid w:val="00B902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1">
    <w:name w:val="b1"/>
    <w:basedOn w:val="DefaultParagraphFont"/>
    <w:rsid w:val="00580CCF"/>
    <w:rPr>
      <w:rFonts w:ascii="Courier New" w:hAnsi="Courier New" w:cs="Courier New" w:hint="default"/>
      <w:b/>
      <w:bCs/>
      <w:strike w:val="0"/>
      <w:dstrike w:val="0"/>
      <w:color w:val="FF0000"/>
      <w:u w:val="none"/>
      <w:effect w:val="none"/>
    </w:rPr>
  </w:style>
  <w:style w:type="character" w:customStyle="1" w:styleId="m1">
    <w:name w:val="m1"/>
    <w:basedOn w:val="DefaultParagraphFont"/>
    <w:rsid w:val="00580CCF"/>
    <w:rPr>
      <w:color w:val="0000FF"/>
    </w:rPr>
  </w:style>
  <w:style w:type="character" w:customStyle="1" w:styleId="pi1">
    <w:name w:val="pi1"/>
    <w:basedOn w:val="DefaultParagraphFont"/>
    <w:rsid w:val="00580CCF"/>
    <w:rPr>
      <w:color w:val="0000FF"/>
    </w:rPr>
  </w:style>
  <w:style w:type="character" w:customStyle="1" w:styleId="t1">
    <w:name w:val="t1"/>
    <w:basedOn w:val="DefaultParagraphFont"/>
    <w:rsid w:val="00580CCF"/>
    <w:rPr>
      <w:color w:val="990000"/>
    </w:rPr>
  </w:style>
  <w:style w:type="character" w:customStyle="1" w:styleId="ns1">
    <w:name w:val="ns1"/>
    <w:basedOn w:val="DefaultParagraphFont"/>
    <w:rsid w:val="00580CCF"/>
    <w:rPr>
      <w:color w:val="FF0000"/>
    </w:rPr>
  </w:style>
  <w:style w:type="character" w:customStyle="1" w:styleId="tx1">
    <w:name w:val="tx1"/>
    <w:basedOn w:val="DefaultParagraphFont"/>
    <w:rsid w:val="00580CCF"/>
    <w:rPr>
      <w:b/>
      <w:bCs/>
    </w:rPr>
  </w:style>
</w:styles>
</file>

<file path=word/webSettings.xml><?xml version="1.0" encoding="utf-8"?>
<w:webSettings xmlns:r="http://schemas.openxmlformats.org/officeDocument/2006/relationships" xmlns:w="http://schemas.openxmlformats.org/wordprocessingml/2006/main">
  <w:divs>
    <w:div w:id="86317116">
      <w:bodyDiv w:val="1"/>
      <w:marLeft w:val="0"/>
      <w:marRight w:val="0"/>
      <w:marTop w:val="0"/>
      <w:marBottom w:val="0"/>
      <w:divBdr>
        <w:top w:val="none" w:sz="0" w:space="0" w:color="auto"/>
        <w:left w:val="none" w:sz="0" w:space="0" w:color="auto"/>
        <w:bottom w:val="none" w:sz="0" w:space="0" w:color="auto"/>
        <w:right w:val="none" w:sz="0" w:space="0" w:color="auto"/>
      </w:divBdr>
    </w:div>
    <w:div w:id="247933422">
      <w:bodyDiv w:val="1"/>
      <w:marLeft w:val="0"/>
      <w:marRight w:val="0"/>
      <w:marTop w:val="0"/>
      <w:marBottom w:val="0"/>
      <w:divBdr>
        <w:top w:val="none" w:sz="0" w:space="0" w:color="auto"/>
        <w:left w:val="none" w:sz="0" w:space="0" w:color="auto"/>
        <w:bottom w:val="none" w:sz="0" w:space="0" w:color="auto"/>
        <w:right w:val="none" w:sz="0" w:space="0" w:color="auto"/>
      </w:divBdr>
    </w:div>
    <w:div w:id="274824990">
      <w:bodyDiv w:val="1"/>
      <w:marLeft w:val="0"/>
      <w:marRight w:val="0"/>
      <w:marTop w:val="0"/>
      <w:marBottom w:val="0"/>
      <w:divBdr>
        <w:top w:val="none" w:sz="0" w:space="0" w:color="auto"/>
        <w:left w:val="none" w:sz="0" w:space="0" w:color="auto"/>
        <w:bottom w:val="none" w:sz="0" w:space="0" w:color="auto"/>
        <w:right w:val="none" w:sz="0" w:space="0" w:color="auto"/>
      </w:divBdr>
    </w:div>
    <w:div w:id="377899807">
      <w:bodyDiv w:val="1"/>
      <w:marLeft w:val="0"/>
      <w:marRight w:val="0"/>
      <w:marTop w:val="0"/>
      <w:marBottom w:val="0"/>
      <w:divBdr>
        <w:top w:val="none" w:sz="0" w:space="0" w:color="auto"/>
        <w:left w:val="none" w:sz="0" w:space="0" w:color="auto"/>
        <w:bottom w:val="none" w:sz="0" w:space="0" w:color="auto"/>
        <w:right w:val="none" w:sz="0" w:space="0" w:color="auto"/>
      </w:divBdr>
    </w:div>
    <w:div w:id="422726228">
      <w:bodyDiv w:val="1"/>
      <w:marLeft w:val="0"/>
      <w:marRight w:val="0"/>
      <w:marTop w:val="0"/>
      <w:marBottom w:val="0"/>
      <w:divBdr>
        <w:top w:val="none" w:sz="0" w:space="0" w:color="auto"/>
        <w:left w:val="none" w:sz="0" w:space="0" w:color="auto"/>
        <w:bottom w:val="none" w:sz="0" w:space="0" w:color="auto"/>
        <w:right w:val="none" w:sz="0" w:space="0" w:color="auto"/>
      </w:divBdr>
    </w:div>
    <w:div w:id="491456264">
      <w:bodyDiv w:val="1"/>
      <w:marLeft w:val="0"/>
      <w:marRight w:val="0"/>
      <w:marTop w:val="0"/>
      <w:marBottom w:val="0"/>
      <w:divBdr>
        <w:top w:val="none" w:sz="0" w:space="0" w:color="auto"/>
        <w:left w:val="none" w:sz="0" w:space="0" w:color="auto"/>
        <w:bottom w:val="none" w:sz="0" w:space="0" w:color="auto"/>
        <w:right w:val="none" w:sz="0" w:space="0" w:color="auto"/>
      </w:divBdr>
    </w:div>
    <w:div w:id="817496527">
      <w:bodyDiv w:val="1"/>
      <w:marLeft w:val="0"/>
      <w:marRight w:val="0"/>
      <w:marTop w:val="0"/>
      <w:marBottom w:val="0"/>
      <w:divBdr>
        <w:top w:val="none" w:sz="0" w:space="0" w:color="auto"/>
        <w:left w:val="none" w:sz="0" w:space="0" w:color="auto"/>
        <w:bottom w:val="none" w:sz="0" w:space="0" w:color="auto"/>
        <w:right w:val="none" w:sz="0" w:space="0" w:color="auto"/>
      </w:divBdr>
    </w:div>
    <w:div w:id="1147892208">
      <w:bodyDiv w:val="1"/>
      <w:marLeft w:val="0"/>
      <w:marRight w:val="360"/>
      <w:marTop w:val="0"/>
      <w:marBottom w:val="0"/>
      <w:divBdr>
        <w:top w:val="none" w:sz="0" w:space="0" w:color="auto"/>
        <w:left w:val="none" w:sz="0" w:space="0" w:color="auto"/>
        <w:bottom w:val="none" w:sz="0" w:space="0" w:color="auto"/>
        <w:right w:val="none" w:sz="0" w:space="0" w:color="auto"/>
      </w:divBdr>
      <w:divsChild>
        <w:div w:id="937740">
          <w:marLeft w:val="240"/>
          <w:marRight w:val="240"/>
          <w:marTop w:val="0"/>
          <w:marBottom w:val="0"/>
          <w:divBdr>
            <w:top w:val="none" w:sz="0" w:space="0" w:color="auto"/>
            <w:left w:val="none" w:sz="0" w:space="0" w:color="auto"/>
            <w:bottom w:val="none" w:sz="0" w:space="0" w:color="auto"/>
            <w:right w:val="none" w:sz="0" w:space="0" w:color="auto"/>
          </w:divBdr>
        </w:div>
        <w:div w:id="248193558">
          <w:marLeft w:val="240"/>
          <w:marRight w:val="240"/>
          <w:marTop w:val="0"/>
          <w:marBottom w:val="0"/>
          <w:divBdr>
            <w:top w:val="none" w:sz="0" w:space="0" w:color="auto"/>
            <w:left w:val="none" w:sz="0" w:space="0" w:color="auto"/>
            <w:bottom w:val="none" w:sz="0" w:space="0" w:color="auto"/>
            <w:right w:val="none" w:sz="0" w:space="0" w:color="auto"/>
          </w:divBdr>
          <w:divsChild>
            <w:div w:id="360933930">
              <w:marLeft w:val="240"/>
              <w:marRight w:val="0"/>
              <w:marTop w:val="0"/>
              <w:marBottom w:val="0"/>
              <w:divBdr>
                <w:top w:val="none" w:sz="0" w:space="0" w:color="auto"/>
                <w:left w:val="none" w:sz="0" w:space="0" w:color="auto"/>
                <w:bottom w:val="none" w:sz="0" w:space="0" w:color="auto"/>
                <w:right w:val="none" w:sz="0" w:space="0" w:color="auto"/>
              </w:divBdr>
            </w:div>
            <w:div w:id="392626627">
              <w:marLeft w:val="0"/>
              <w:marRight w:val="0"/>
              <w:marTop w:val="0"/>
              <w:marBottom w:val="0"/>
              <w:divBdr>
                <w:top w:val="none" w:sz="0" w:space="0" w:color="auto"/>
                <w:left w:val="none" w:sz="0" w:space="0" w:color="auto"/>
                <w:bottom w:val="none" w:sz="0" w:space="0" w:color="auto"/>
                <w:right w:val="none" w:sz="0" w:space="0" w:color="auto"/>
              </w:divBdr>
              <w:divsChild>
                <w:div w:id="1291403365">
                  <w:marLeft w:val="240"/>
                  <w:marRight w:val="240"/>
                  <w:marTop w:val="0"/>
                  <w:marBottom w:val="0"/>
                  <w:divBdr>
                    <w:top w:val="none" w:sz="0" w:space="0" w:color="auto"/>
                    <w:left w:val="none" w:sz="0" w:space="0" w:color="auto"/>
                    <w:bottom w:val="none" w:sz="0" w:space="0" w:color="auto"/>
                    <w:right w:val="none" w:sz="0" w:space="0" w:color="auto"/>
                  </w:divBdr>
                  <w:divsChild>
                    <w:div w:id="2072263561">
                      <w:marLeft w:val="240"/>
                      <w:marRight w:val="0"/>
                      <w:marTop w:val="0"/>
                      <w:marBottom w:val="0"/>
                      <w:divBdr>
                        <w:top w:val="none" w:sz="0" w:space="0" w:color="auto"/>
                        <w:left w:val="none" w:sz="0" w:space="0" w:color="auto"/>
                        <w:bottom w:val="none" w:sz="0" w:space="0" w:color="auto"/>
                        <w:right w:val="none" w:sz="0" w:space="0" w:color="auto"/>
                      </w:divBdr>
                    </w:div>
                    <w:div w:id="2073648874">
                      <w:marLeft w:val="0"/>
                      <w:marRight w:val="0"/>
                      <w:marTop w:val="0"/>
                      <w:marBottom w:val="0"/>
                      <w:divBdr>
                        <w:top w:val="none" w:sz="0" w:space="0" w:color="auto"/>
                        <w:left w:val="none" w:sz="0" w:space="0" w:color="auto"/>
                        <w:bottom w:val="none" w:sz="0" w:space="0" w:color="auto"/>
                        <w:right w:val="none" w:sz="0" w:space="0" w:color="auto"/>
                      </w:divBdr>
                      <w:divsChild>
                        <w:div w:id="9184309">
                          <w:marLeft w:val="240"/>
                          <w:marRight w:val="240"/>
                          <w:marTop w:val="0"/>
                          <w:marBottom w:val="0"/>
                          <w:divBdr>
                            <w:top w:val="none" w:sz="0" w:space="0" w:color="auto"/>
                            <w:left w:val="none" w:sz="0" w:space="0" w:color="auto"/>
                            <w:bottom w:val="none" w:sz="0" w:space="0" w:color="auto"/>
                            <w:right w:val="none" w:sz="0" w:space="0" w:color="auto"/>
                          </w:divBdr>
                          <w:divsChild>
                            <w:div w:id="315302047">
                              <w:marLeft w:val="240"/>
                              <w:marRight w:val="0"/>
                              <w:marTop w:val="0"/>
                              <w:marBottom w:val="0"/>
                              <w:divBdr>
                                <w:top w:val="none" w:sz="0" w:space="0" w:color="auto"/>
                                <w:left w:val="none" w:sz="0" w:space="0" w:color="auto"/>
                                <w:bottom w:val="none" w:sz="0" w:space="0" w:color="auto"/>
                                <w:right w:val="none" w:sz="0" w:space="0" w:color="auto"/>
                              </w:divBdr>
                            </w:div>
                          </w:divsChild>
                        </w:div>
                        <w:div w:id="170877435">
                          <w:marLeft w:val="240"/>
                          <w:marRight w:val="240"/>
                          <w:marTop w:val="0"/>
                          <w:marBottom w:val="0"/>
                          <w:divBdr>
                            <w:top w:val="none" w:sz="0" w:space="0" w:color="auto"/>
                            <w:left w:val="none" w:sz="0" w:space="0" w:color="auto"/>
                            <w:bottom w:val="none" w:sz="0" w:space="0" w:color="auto"/>
                            <w:right w:val="none" w:sz="0" w:space="0" w:color="auto"/>
                          </w:divBdr>
                          <w:divsChild>
                            <w:div w:id="255293122">
                              <w:marLeft w:val="240"/>
                              <w:marRight w:val="0"/>
                              <w:marTop w:val="0"/>
                              <w:marBottom w:val="0"/>
                              <w:divBdr>
                                <w:top w:val="none" w:sz="0" w:space="0" w:color="auto"/>
                                <w:left w:val="none" w:sz="0" w:space="0" w:color="auto"/>
                                <w:bottom w:val="none" w:sz="0" w:space="0" w:color="auto"/>
                                <w:right w:val="none" w:sz="0" w:space="0" w:color="auto"/>
                              </w:divBdr>
                            </w:div>
                          </w:divsChild>
                        </w:div>
                        <w:div w:id="1454178785">
                          <w:marLeft w:val="240"/>
                          <w:marRight w:val="240"/>
                          <w:marTop w:val="0"/>
                          <w:marBottom w:val="0"/>
                          <w:divBdr>
                            <w:top w:val="none" w:sz="0" w:space="0" w:color="auto"/>
                            <w:left w:val="none" w:sz="0" w:space="0" w:color="auto"/>
                            <w:bottom w:val="none" w:sz="0" w:space="0" w:color="auto"/>
                            <w:right w:val="none" w:sz="0" w:space="0" w:color="auto"/>
                          </w:divBdr>
                          <w:divsChild>
                            <w:div w:id="1969973177">
                              <w:marLeft w:val="240"/>
                              <w:marRight w:val="0"/>
                              <w:marTop w:val="0"/>
                              <w:marBottom w:val="0"/>
                              <w:divBdr>
                                <w:top w:val="none" w:sz="0" w:space="0" w:color="auto"/>
                                <w:left w:val="none" w:sz="0" w:space="0" w:color="auto"/>
                                <w:bottom w:val="none" w:sz="0" w:space="0" w:color="auto"/>
                                <w:right w:val="none" w:sz="0" w:space="0" w:color="auto"/>
                              </w:divBdr>
                            </w:div>
                          </w:divsChild>
                        </w:div>
                        <w:div w:id="799883164">
                          <w:marLeft w:val="240"/>
                          <w:marRight w:val="240"/>
                          <w:marTop w:val="0"/>
                          <w:marBottom w:val="0"/>
                          <w:divBdr>
                            <w:top w:val="none" w:sz="0" w:space="0" w:color="auto"/>
                            <w:left w:val="none" w:sz="0" w:space="0" w:color="auto"/>
                            <w:bottom w:val="none" w:sz="0" w:space="0" w:color="auto"/>
                            <w:right w:val="none" w:sz="0" w:space="0" w:color="auto"/>
                          </w:divBdr>
                          <w:divsChild>
                            <w:div w:id="365715791">
                              <w:marLeft w:val="240"/>
                              <w:marRight w:val="0"/>
                              <w:marTop w:val="0"/>
                              <w:marBottom w:val="0"/>
                              <w:divBdr>
                                <w:top w:val="none" w:sz="0" w:space="0" w:color="auto"/>
                                <w:left w:val="none" w:sz="0" w:space="0" w:color="auto"/>
                                <w:bottom w:val="none" w:sz="0" w:space="0" w:color="auto"/>
                                <w:right w:val="none" w:sz="0" w:space="0" w:color="auto"/>
                              </w:divBdr>
                            </w:div>
                          </w:divsChild>
                        </w:div>
                        <w:div w:id="252058801">
                          <w:marLeft w:val="240"/>
                          <w:marRight w:val="240"/>
                          <w:marTop w:val="0"/>
                          <w:marBottom w:val="0"/>
                          <w:divBdr>
                            <w:top w:val="none" w:sz="0" w:space="0" w:color="auto"/>
                            <w:left w:val="none" w:sz="0" w:space="0" w:color="auto"/>
                            <w:bottom w:val="none" w:sz="0" w:space="0" w:color="auto"/>
                            <w:right w:val="none" w:sz="0" w:space="0" w:color="auto"/>
                          </w:divBdr>
                          <w:divsChild>
                            <w:div w:id="1444571280">
                              <w:marLeft w:val="240"/>
                              <w:marRight w:val="0"/>
                              <w:marTop w:val="0"/>
                              <w:marBottom w:val="0"/>
                              <w:divBdr>
                                <w:top w:val="none" w:sz="0" w:space="0" w:color="auto"/>
                                <w:left w:val="none" w:sz="0" w:space="0" w:color="auto"/>
                                <w:bottom w:val="none" w:sz="0" w:space="0" w:color="auto"/>
                                <w:right w:val="none" w:sz="0" w:space="0" w:color="auto"/>
                              </w:divBdr>
                            </w:div>
                          </w:divsChild>
                        </w:div>
                        <w:div w:id="2046979014">
                          <w:marLeft w:val="240"/>
                          <w:marRight w:val="240"/>
                          <w:marTop w:val="0"/>
                          <w:marBottom w:val="0"/>
                          <w:divBdr>
                            <w:top w:val="none" w:sz="0" w:space="0" w:color="auto"/>
                            <w:left w:val="none" w:sz="0" w:space="0" w:color="auto"/>
                            <w:bottom w:val="none" w:sz="0" w:space="0" w:color="auto"/>
                            <w:right w:val="none" w:sz="0" w:space="0" w:color="auto"/>
                          </w:divBdr>
                          <w:divsChild>
                            <w:div w:id="1177958070">
                              <w:marLeft w:val="240"/>
                              <w:marRight w:val="0"/>
                              <w:marTop w:val="0"/>
                              <w:marBottom w:val="0"/>
                              <w:divBdr>
                                <w:top w:val="none" w:sz="0" w:space="0" w:color="auto"/>
                                <w:left w:val="none" w:sz="0" w:space="0" w:color="auto"/>
                                <w:bottom w:val="none" w:sz="0" w:space="0" w:color="auto"/>
                                <w:right w:val="none" w:sz="0" w:space="0" w:color="auto"/>
                              </w:divBdr>
                            </w:div>
                          </w:divsChild>
                        </w:div>
                        <w:div w:id="1904682904">
                          <w:marLeft w:val="240"/>
                          <w:marRight w:val="240"/>
                          <w:marTop w:val="0"/>
                          <w:marBottom w:val="0"/>
                          <w:divBdr>
                            <w:top w:val="none" w:sz="0" w:space="0" w:color="auto"/>
                            <w:left w:val="none" w:sz="0" w:space="0" w:color="auto"/>
                            <w:bottom w:val="none" w:sz="0" w:space="0" w:color="auto"/>
                            <w:right w:val="none" w:sz="0" w:space="0" w:color="auto"/>
                          </w:divBdr>
                          <w:divsChild>
                            <w:div w:id="816266404">
                              <w:marLeft w:val="240"/>
                              <w:marRight w:val="0"/>
                              <w:marTop w:val="0"/>
                              <w:marBottom w:val="0"/>
                              <w:divBdr>
                                <w:top w:val="none" w:sz="0" w:space="0" w:color="auto"/>
                                <w:left w:val="none" w:sz="0" w:space="0" w:color="auto"/>
                                <w:bottom w:val="none" w:sz="0" w:space="0" w:color="auto"/>
                                <w:right w:val="none" w:sz="0" w:space="0" w:color="auto"/>
                              </w:divBdr>
                            </w:div>
                          </w:divsChild>
                        </w:div>
                        <w:div w:id="456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1903">
                  <w:marLeft w:val="240"/>
                  <w:marRight w:val="240"/>
                  <w:marTop w:val="0"/>
                  <w:marBottom w:val="0"/>
                  <w:divBdr>
                    <w:top w:val="none" w:sz="0" w:space="0" w:color="auto"/>
                    <w:left w:val="none" w:sz="0" w:space="0" w:color="auto"/>
                    <w:bottom w:val="none" w:sz="0" w:space="0" w:color="auto"/>
                    <w:right w:val="none" w:sz="0" w:space="0" w:color="auto"/>
                  </w:divBdr>
                  <w:divsChild>
                    <w:div w:id="2141336627">
                      <w:marLeft w:val="240"/>
                      <w:marRight w:val="0"/>
                      <w:marTop w:val="0"/>
                      <w:marBottom w:val="0"/>
                      <w:divBdr>
                        <w:top w:val="none" w:sz="0" w:space="0" w:color="auto"/>
                        <w:left w:val="none" w:sz="0" w:space="0" w:color="auto"/>
                        <w:bottom w:val="none" w:sz="0" w:space="0" w:color="auto"/>
                        <w:right w:val="none" w:sz="0" w:space="0" w:color="auto"/>
                      </w:divBdr>
                    </w:div>
                    <w:div w:id="1215199257">
                      <w:marLeft w:val="0"/>
                      <w:marRight w:val="0"/>
                      <w:marTop w:val="0"/>
                      <w:marBottom w:val="0"/>
                      <w:divBdr>
                        <w:top w:val="none" w:sz="0" w:space="0" w:color="auto"/>
                        <w:left w:val="none" w:sz="0" w:space="0" w:color="auto"/>
                        <w:bottom w:val="none" w:sz="0" w:space="0" w:color="auto"/>
                        <w:right w:val="none" w:sz="0" w:space="0" w:color="auto"/>
                      </w:divBdr>
                      <w:divsChild>
                        <w:div w:id="271789076">
                          <w:marLeft w:val="240"/>
                          <w:marRight w:val="240"/>
                          <w:marTop w:val="0"/>
                          <w:marBottom w:val="0"/>
                          <w:divBdr>
                            <w:top w:val="none" w:sz="0" w:space="0" w:color="auto"/>
                            <w:left w:val="none" w:sz="0" w:space="0" w:color="auto"/>
                            <w:bottom w:val="none" w:sz="0" w:space="0" w:color="auto"/>
                            <w:right w:val="none" w:sz="0" w:space="0" w:color="auto"/>
                          </w:divBdr>
                          <w:divsChild>
                            <w:div w:id="341519163">
                              <w:marLeft w:val="240"/>
                              <w:marRight w:val="0"/>
                              <w:marTop w:val="0"/>
                              <w:marBottom w:val="0"/>
                              <w:divBdr>
                                <w:top w:val="none" w:sz="0" w:space="0" w:color="auto"/>
                                <w:left w:val="none" w:sz="0" w:space="0" w:color="auto"/>
                                <w:bottom w:val="none" w:sz="0" w:space="0" w:color="auto"/>
                                <w:right w:val="none" w:sz="0" w:space="0" w:color="auto"/>
                              </w:divBdr>
                            </w:div>
                          </w:divsChild>
                        </w:div>
                        <w:div w:id="130171304">
                          <w:marLeft w:val="240"/>
                          <w:marRight w:val="240"/>
                          <w:marTop w:val="0"/>
                          <w:marBottom w:val="0"/>
                          <w:divBdr>
                            <w:top w:val="none" w:sz="0" w:space="0" w:color="auto"/>
                            <w:left w:val="none" w:sz="0" w:space="0" w:color="auto"/>
                            <w:bottom w:val="none" w:sz="0" w:space="0" w:color="auto"/>
                            <w:right w:val="none" w:sz="0" w:space="0" w:color="auto"/>
                          </w:divBdr>
                          <w:divsChild>
                            <w:div w:id="331370769">
                              <w:marLeft w:val="240"/>
                              <w:marRight w:val="0"/>
                              <w:marTop w:val="0"/>
                              <w:marBottom w:val="0"/>
                              <w:divBdr>
                                <w:top w:val="none" w:sz="0" w:space="0" w:color="auto"/>
                                <w:left w:val="none" w:sz="0" w:space="0" w:color="auto"/>
                                <w:bottom w:val="none" w:sz="0" w:space="0" w:color="auto"/>
                                <w:right w:val="none" w:sz="0" w:space="0" w:color="auto"/>
                              </w:divBdr>
                            </w:div>
                          </w:divsChild>
                        </w:div>
                        <w:div w:id="374276445">
                          <w:marLeft w:val="240"/>
                          <w:marRight w:val="240"/>
                          <w:marTop w:val="0"/>
                          <w:marBottom w:val="0"/>
                          <w:divBdr>
                            <w:top w:val="none" w:sz="0" w:space="0" w:color="auto"/>
                            <w:left w:val="none" w:sz="0" w:space="0" w:color="auto"/>
                            <w:bottom w:val="none" w:sz="0" w:space="0" w:color="auto"/>
                            <w:right w:val="none" w:sz="0" w:space="0" w:color="auto"/>
                          </w:divBdr>
                          <w:divsChild>
                            <w:div w:id="1585915777">
                              <w:marLeft w:val="240"/>
                              <w:marRight w:val="0"/>
                              <w:marTop w:val="0"/>
                              <w:marBottom w:val="0"/>
                              <w:divBdr>
                                <w:top w:val="none" w:sz="0" w:space="0" w:color="auto"/>
                                <w:left w:val="none" w:sz="0" w:space="0" w:color="auto"/>
                                <w:bottom w:val="none" w:sz="0" w:space="0" w:color="auto"/>
                                <w:right w:val="none" w:sz="0" w:space="0" w:color="auto"/>
                              </w:divBdr>
                            </w:div>
                          </w:divsChild>
                        </w:div>
                        <w:div w:id="1722710929">
                          <w:marLeft w:val="240"/>
                          <w:marRight w:val="240"/>
                          <w:marTop w:val="0"/>
                          <w:marBottom w:val="0"/>
                          <w:divBdr>
                            <w:top w:val="none" w:sz="0" w:space="0" w:color="auto"/>
                            <w:left w:val="none" w:sz="0" w:space="0" w:color="auto"/>
                            <w:bottom w:val="none" w:sz="0" w:space="0" w:color="auto"/>
                            <w:right w:val="none" w:sz="0" w:space="0" w:color="auto"/>
                          </w:divBdr>
                          <w:divsChild>
                            <w:div w:id="1432434524">
                              <w:marLeft w:val="240"/>
                              <w:marRight w:val="0"/>
                              <w:marTop w:val="0"/>
                              <w:marBottom w:val="0"/>
                              <w:divBdr>
                                <w:top w:val="none" w:sz="0" w:space="0" w:color="auto"/>
                                <w:left w:val="none" w:sz="0" w:space="0" w:color="auto"/>
                                <w:bottom w:val="none" w:sz="0" w:space="0" w:color="auto"/>
                                <w:right w:val="none" w:sz="0" w:space="0" w:color="auto"/>
                              </w:divBdr>
                            </w:div>
                          </w:divsChild>
                        </w:div>
                        <w:div w:id="318966796">
                          <w:marLeft w:val="240"/>
                          <w:marRight w:val="240"/>
                          <w:marTop w:val="0"/>
                          <w:marBottom w:val="0"/>
                          <w:divBdr>
                            <w:top w:val="none" w:sz="0" w:space="0" w:color="auto"/>
                            <w:left w:val="none" w:sz="0" w:space="0" w:color="auto"/>
                            <w:bottom w:val="none" w:sz="0" w:space="0" w:color="auto"/>
                            <w:right w:val="none" w:sz="0" w:space="0" w:color="auto"/>
                          </w:divBdr>
                          <w:divsChild>
                            <w:div w:id="354964293">
                              <w:marLeft w:val="240"/>
                              <w:marRight w:val="0"/>
                              <w:marTop w:val="0"/>
                              <w:marBottom w:val="0"/>
                              <w:divBdr>
                                <w:top w:val="none" w:sz="0" w:space="0" w:color="auto"/>
                                <w:left w:val="none" w:sz="0" w:space="0" w:color="auto"/>
                                <w:bottom w:val="none" w:sz="0" w:space="0" w:color="auto"/>
                                <w:right w:val="none" w:sz="0" w:space="0" w:color="auto"/>
                              </w:divBdr>
                            </w:div>
                          </w:divsChild>
                        </w:div>
                        <w:div w:id="1104106774">
                          <w:marLeft w:val="240"/>
                          <w:marRight w:val="240"/>
                          <w:marTop w:val="0"/>
                          <w:marBottom w:val="0"/>
                          <w:divBdr>
                            <w:top w:val="none" w:sz="0" w:space="0" w:color="auto"/>
                            <w:left w:val="none" w:sz="0" w:space="0" w:color="auto"/>
                            <w:bottom w:val="none" w:sz="0" w:space="0" w:color="auto"/>
                            <w:right w:val="none" w:sz="0" w:space="0" w:color="auto"/>
                          </w:divBdr>
                          <w:divsChild>
                            <w:div w:id="1091007464">
                              <w:marLeft w:val="240"/>
                              <w:marRight w:val="0"/>
                              <w:marTop w:val="0"/>
                              <w:marBottom w:val="0"/>
                              <w:divBdr>
                                <w:top w:val="none" w:sz="0" w:space="0" w:color="auto"/>
                                <w:left w:val="none" w:sz="0" w:space="0" w:color="auto"/>
                                <w:bottom w:val="none" w:sz="0" w:space="0" w:color="auto"/>
                                <w:right w:val="none" w:sz="0" w:space="0" w:color="auto"/>
                              </w:divBdr>
                            </w:div>
                          </w:divsChild>
                        </w:div>
                        <w:div w:id="1779838155">
                          <w:marLeft w:val="240"/>
                          <w:marRight w:val="240"/>
                          <w:marTop w:val="0"/>
                          <w:marBottom w:val="0"/>
                          <w:divBdr>
                            <w:top w:val="none" w:sz="0" w:space="0" w:color="auto"/>
                            <w:left w:val="none" w:sz="0" w:space="0" w:color="auto"/>
                            <w:bottom w:val="none" w:sz="0" w:space="0" w:color="auto"/>
                            <w:right w:val="none" w:sz="0" w:space="0" w:color="auto"/>
                          </w:divBdr>
                          <w:divsChild>
                            <w:div w:id="1218250258">
                              <w:marLeft w:val="240"/>
                              <w:marRight w:val="0"/>
                              <w:marTop w:val="0"/>
                              <w:marBottom w:val="0"/>
                              <w:divBdr>
                                <w:top w:val="none" w:sz="0" w:space="0" w:color="auto"/>
                                <w:left w:val="none" w:sz="0" w:space="0" w:color="auto"/>
                                <w:bottom w:val="none" w:sz="0" w:space="0" w:color="auto"/>
                                <w:right w:val="none" w:sz="0" w:space="0" w:color="auto"/>
                              </w:divBdr>
                            </w:div>
                          </w:divsChild>
                        </w:div>
                        <w:div w:id="1661545981">
                          <w:marLeft w:val="240"/>
                          <w:marRight w:val="240"/>
                          <w:marTop w:val="0"/>
                          <w:marBottom w:val="0"/>
                          <w:divBdr>
                            <w:top w:val="none" w:sz="0" w:space="0" w:color="auto"/>
                            <w:left w:val="none" w:sz="0" w:space="0" w:color="auto"/>
                            <w:bottom w:val="none" w:sz="0" w:space="0" w:color="auto"/>
                            <w:right w:val="none" w:sz="0" w:space="0" w:color="auto"/>
                          </w:divBdr>
                          <w:divsChild>
                            <w:div w:id="127206192">
                              <w:marLeft w:val="240"/>
                              <w:marRight w:val="0"/>
                              <w:marTop w:val="0"/>
                              <w:marBottom w:val="0"/>
                              <w:divBdr>
                                <w:top w:val="none" w:sz="0" w:space="0" w:color="auto"/>
                                <w:left w:val="none" w:sz="0" w:space="0" w:color="auto"/>
                                <w:bottom w:val="none" w:sz="0" w:space="0" w:color="auto"/>
                                <w:right w:val="none" w:sz="0" w:space="0" w:color="auto"/>
                              </w:divBdr>
                            </w:div>
                          </w:divsChild>
                        </w:div>
                        <w:div w:id="2081976095">
                          <w:marLeft w:val="240"/>
                          <w:marRight w:val="240"/>
                          <w:marTop w:val="0"/>
                          <w:marBottom w:val="0"/>
                          <w:divBdr>
                            <w:top w:val="none" w:sz="0" w:space="0" w:color="auto"/>
                            <w:left w:val="none" w:sz="0" w:space="0" w:color="auto"/>
                            <w:bottom w:val="none" w:sz="0" w:space="0" w:color="auto"/>
                            <w:right w:val="none" w:sz="0" w:space="0" w:color="auto"/>
                          </w:divBdr>
                          <w:divsChild>
                            <w:div w:id="1385828863">
                              <w:marLeft w:val="240"/>
                              <w:marRight w:val="0"/>
                              <w:marTop w:val="0"/>
                              <w:marBottom w:val="0"/>
                              <w:divBdr>
                                <w:top w:val="none" w:sz="0" w:space="0" w:color="auto"/>
                                <w:left w:val="none" w:sz="0" w:space="0" w:color="auto"/>
                                <w:bottom w:val="none" w:sz="0" w:space="0" w:color="auto"/>
                                <w:right w:val="none" w:sz="0" w:space="0" w:color="auto"/>
                              </w:divBdr>
                            </w:div>
                          </w:divsChild>
                        </w:div>
                        <w:div w:id="1119033815">
                          <w:marLeft w:val="240"/>
                          <w:marRight w:val="240"/>
                          <w:marTop w:val="0"/>
                          <w:marBottom w:val="0"/>
                          <w:divBdr>
                            <w:top w:val="none" w:sz="0" w:space="0" w:color="auto"/>
                            <w:left w:val="none" w:sz="0" w:space="0" w:color="auto"/>
                            <w:bottom w:val="none" w:sz="0" w:space="0" w:color="auto"/>
                            <w:right w:val="none" w:sz="0" w:space="0" w:color="auto"/>
                          </w:divBdr>
                          <w:divsChild>
                            <w:div w:id="673651035">
                              <w:marLeft w:val="240"/>
                              <w:marRight w:val="0"/>
                              <w:marTop w:val="0"/>
                              <w:marBottom w:val="0"/>
                              <w:divBdr>
                                <w:top w:val="none" w:sz="0" w:space="0" w:color="auto"/>
                                <w:left w:val="none" w:sz="0" w:space="0" w:color="auto"/>
                                <w:bottom w:val="none" w:sz="0" w:space="0" w:color="auto"/>
                                <w:right w:val="none" w:sz="0" w:space="0" w:color="auto"/>
                              </w:divBdr>
                            </w:div>
                          </w:divsChild>
                        </w:div>
                        <w:div w:id="669601094">
                          <w:marLeft w:val="240"/>
                          <w:marRight w:val="240"/>
                          <w:marTop w:val="0"/>
                          <w:marBottom w:val="0"/>
                          <w:divBdr>
                            <w:top w:val="none" w:sz="0" w:space="0" w:color="auto"/>
                            <w:left w:val="none" w:sz="0" w:space="0" w:color="auto"/>
                            <w:bottom w:val="none" w:sz="0" w:space="0" w:color="auto"/>
                            <w:right w:val="none" w:sz="0" w:space="0" w:color="auto"/>
                          </w:divBdr>
                          <w:divsChild>
                            <w:div w:id="1686514905">
                              <w:marLeft w:val="240"/>
                              <w:marRight w:val="0"/>
                              <w:marTop w:val="0"/>
                              <w:marBottom w:val="0"/>
                              <w:divBdr>
                                <w:top w:val="none" w:sz="0" w:space="0" w:color="auto"/>
                                <w:left w:val="none" w:sz="0" w:space="0" w:color="auto"/>
                                <w:bottom w:val="none" w:sz="0" w:space="0" w:color="auto"/>
                                <w:right w:val="none" w:sz="0" w:space="0" w:color="auto"/>
                              </w:divBdr>
                            </w:div>
                          </w:divsChild>
                        </w:div>
                        <w:div w:id="1489205336">
                          <w:marLeft w:val="240"/>
                          <w:marRight w:val="240"/>
                          <w:marTop w:val="0"/>
                          <w:marBottom w:val="0"/>
                          <w:divBdr>
                            <w:top w:val="none" w:sz="0" w:space="0" w:color="auto"/>
                            <w:left w:val="none" w:sz="0" w:space="0" w:color="auto"/>
                            <w:bottom w:val="none" w:sz="0" w:space="0" w:color="auto"/>
                            <w:right w:val="none" w:sz="0" w:space="0" w:color="auto"/>
                          </w:divBdr>
                          <w:divsChild>
                            <w:div w:id="365713707">
                              <w:marLeft w:val="240"/>
                              <w:marRight w:val="0"/>
                              <w:marTop w:val="0"/>
                              <w:marBottom w:val="0"/>
                              <w:divBdr>
                                <w:top w:val="none" w:sz="0" w:space="0" w:color="auto"/>
                                <w:left w:val="none" w:sz="0" w:space="0" w:color="auto"/>
                                <w:bottom w:val="none" w:sz="0" w:space="0" w:color="auto"/>
                                <w:right w:val="none" w:sz="0" w:space="0" w:color="auto"/>
                              </w:divBdr>
                            </w:div>
                          </w:divsChild>
                        </w:div>
                        <w:div w:id="181128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5442">
                  <w:marLeft w:val="240"/>
                  <w:marRight w:val="240"/>
                  <w:marTop w:val="0"/>
                  <w:marBottom w:val="0"/>
                  <w:divBdr>
                    <w:top w:val="none" w:sz="0" w:space="0" w:color="auto"/>
                    <w:left w:val="none" w:sz="0" w:space="0" w:color="auto"/>
                    <w:bottom w:val="none" w:sz="0" w:space="0" w:color="auto"/>
                    <w:right w:val="none" w:sz="0" w:space="0" w:color="auto"/>
                  </w:divBdr>
                  <w:divsChild>
                    <w:div w:id="48504046">
                      <w:marLeft w:val="240"/>
                      <w:marRight w:val="0"/>
                      <w:marTop w:val="0"/>
                      <w:marBottom w:val="0"/>
                      <w:divBdr>
                        <w:top w:val="none" w:sz="0" w:space="0" w:color="auto"/>
                        <w:left w:val="none" w:sz="0" w:space="0" w:color="auto"/>
                        <w:bottom w:val="none" w:sz="0" w:space="0" w:color="auto"/>
                        <w:right w:val="none" w:sz="0" w:space="0" w:color="auto"/>
                      </w:divBdr>
                    </w:div>
                    <w:div w:id="1408578639">
                      <w:marLeft w:val="0"/>
                      <w:marRight w:val="0"/>
                      <w:marTop w:val="0"/>
                      <w:marBottom w:val="0"/>
                      <w:divBdr>
                        <w:top w:val="none" w:sz="0" w:space="0" w:color="auto"/>
                        <w:left w:val="none" w:sz="0" w:space="0" w:color="auto"/>
                        <w:bottom w:val="none" w:sz="0" w:space="0" w:color="auto"/>
                        <w:right w:val="none" w:sz="0" w:space="0" w:color="auto"/>
                      </w:divBdr>
                      <w:divsChild>
                        <w:div w:id="824200275">
                          <w:marLeft w:val="240"/>
                          <w:marRight w:val="240"/>
                          <w:marTop w:val="0"/>
                          <w:marBottom w:val="0"/>
                          <w:divBdr>
                            <w:top w:val="none" w:sz="0" w:space="0" w:color="auto"/>
                            <w:left w:val="none" w:sz="0" w:space="0" w:color="auto"/>
                            <w:bottom w:val="none" w:sz="0" w:space="0" w:color="auto"/>
                            <w:right w:val="none" w:sz="0" w:space="0" w:color="auto"/>
                          </w:divBdr>
                          <w:divsChild>
                            <w:div w:id="1794321162">
                              <w:marLeft w:val="240"/>
                              <w:marRight w:val="0"/>
                              <w:marTop w:val="0"/>
                              <w:marBottom w:val="0"/>
                              <w:divBdr>
                                <w:top w:val="none" w:sz="0" w:space="0" w:color="auto"/>
                                <w:left w:val="none" w:sz="0" w:space="0" w:color="auto"/>
                                <w:bottom w:val="none" w:sz="0" w:space="0" w:color="auto"/>
                                <w:right w:val="none" w:sz="0" w:space="0" w:color="auto"/>
                              </w:divBdr>
                            </w:div>
                            <w:div w:id="707677998">
                              <w:marLeft w:val="0"/>
                              <w:marRight w:val="0"/>
                              <w:marTop w:val="0"/>
                              <w:marBottom w:val="0"/>
                              <w:divBdr>
                                <w:top w:val="none" w:sz="0" w:space="0" w:color="auto"/>
                                <w:left w:val="none" w:sz="0" w:space="0" w:color="auto"/>
                                <w:bottom w:val="none" w:sz="0" w:space="0" w:color="auto"/>
                                <w:right w:val="none" w:sz="0" w:space="0" w:color="auto"/>
                              </w:divBdr>
                              <w:divsChild>
                                <w:div w:id="1613367078">
                                  <w:marLeft w:val="240"/>
                                  <w:marRight w:val="240"/>
                                  <w:marTop w:val="0"/>
                                  <w:marBottom w:val="0"/>
                                  <w:divBdr>
                                    <w:top w:val="none" w:sz="0" w:space="0" w:color="auto"/>
                                    <w:left w:val="none" w:sz="0" w:space="0" w:color="auto"/>
                                    <w:bottom w:val="none" w:sz="0" w:space="0" w:color="auto"/>
                                    <w:right w:val="none" w:sz="0" w:space="0" w:color="auto"/>
                                  </w:divBdr>
                                  <w:divsChild>
                                    <w:div w:id="738135954">
                                      <w:marLeft w:val="240"/>
                                      <w:marRight w:val="0"/>
                                      <w:marTop w:val="0"/>
                                      <w:marBottom w:val="0"/>
                                      <w:divBdr>
                                        <w:top w:val="none" w:sz="0" w:space="0" w:color="auto"/>
                                        <w:left w:val="none" w:sz="0" w:space="0" w:color="auto"/>
                                        <w:bottom w:val="none" w:sz="0" w:space="0" w:color="auto"/>
                                        <w:right w:val="none" w:sz="0" w:space="0" w:color="auto"/>
                                      </w:divBdr>
                                    </w:div>
                                  </w:divsChild>
                                </w:div>
                                <w:div w:id="934630699">
                                  <w:marLeft w:val="240"/>
                                  <w:marRight w:val="240"/>
                                  <w:marTop w:val="0"/>
                                  <w:marBottom w:val="0"/>
                                  <w:divBdr>
                                    <w:top w:val="none" w:sz="0" w:space="0" w:color="auto"/>
                                    <w:left w:val="none" w:sz="0" w:space="0" w:color="auto"/>
                                    <w:bottom w:val="none" w:sz="0" w:space="0" w:color="auto"/>
                                    <w:right w:val="none" w:sz="0" w:space="0" w:color="auto"/>
                                  </w:divBdr>
                                  <w:divsChild>
                                    <w:div w:id="1457093158">
                                      <w:marLeft w:val="240"/>
                                      <w:marRight w:val="0"/>
                                      <w:marTop w:val="0"/>
                                      <w:marBottom w:val="0"/>
                                      <w:divBdr>
                                        <w:top w:val="none" w:sz="0" w:space="0" w:color="auto"/>
                                        <w:left w:val="none" w:sz="0" w:space="0" w:color="auto"/>
                                        <w:bottom w:val="none" w:sz="0" w:space="0" w:color="auto"/>
                                        <w:right w:val="none" w:sz="0" w:space="0" w:color="auto"/>
                                      </w:divBdr>
                                    </w:div>
                                  </w:divsChild>
                                </w:div>
                                <w:div w:id="976181798">
                                  <w:marLeft w:val="240"/>
                                  <w:marRight w:val="240"/>
                                  <w:marTop w:val="0"/>
                                  <w:marBottom w:val="0"/>
                                  <w:divBdr>
                                    <w:top w:val="none" w:sz="0" w:space="0" w:color="auto"/>
                                    <w:left w:val="none" w:sz="0" w:space="0" w:color="auto"/>
                                    <w:bottom w:val="none" w:sz="0" w:space="0" w:color="auto"/>
                                    <w:right w:val="none" w:sz="0" w:space="0" w:color="auto"/>
                                  </w:divBdr>
                                  <w:divsChild>
                                    <w:div w:id="1949238711">
                                      <w:marLeft w:val="240"/>
                                      <w:marRight w:val="0"/>
                                      <w:marTop w:val="0"/>
                                      <w:marBottom w:val="0"/>
                                      <w:divBdr>
                                        <w:top w:val="none" w:sz="0" w:space="0" w:color="auto"/>
                                        <w:left w:val="none" w:sz="0" w:space="0" w:color="auto"/>
                                        <w:bottom w:val="none" w:sz="0" w:space="0" w:color="auto"/>
                                        <w:right w:val="none" w:sz="0" w:space="0" w:color="auto"/>
                                      </w:divBdr>
                                    </w:div>
                                    <w:div w:id="1280911551">
                                      <w:marLeft w:val="0"/>
                                      <w:marRight w:val="0"/>
                                      <w:marTop w:val="0"/>
                                      <w:marBottom w:val="0"/>
                                      <w:divBdr>
                                        <w:top w:val="none" w:sz="0" w:space="0" w:color="auto"/>
                                        <w:left w:val="none" w:sz="0" w:space="0" w:color="auto"/>
                                        <w:bottom w:val="none" w:sz="0" w:space="0" w:color="auto"/>
                                        <w:right w:val="none" w:sz="0" w:space="0" w:color="auto"/>
                                      </w:divBdr>
                                      <w:divsChild>
                                        <w:div w:id="1518763957">
                                          <w:marLeft w:val="240"/>
                                          <w:marRight w:val="240"/>
                                          <w:marTop w:val="0"/>
                                          <w:marBottom w:val="0"/>
                                          <w:divBdr>
                                            <w:top w:val="none" w:sz="0" w:space="0" w:color="auto"/>
                                            <w:left w:val="none" w:sz="0" w:space="0" w:color="auto"/>
                                            <w:bottom w:val="none" w:sz="0" w:space="0" w:color="auto"/>
                                            <w:right w:val="none" w:sz="0" w:space="0" w:color="auto"/>
                                          </w:divBdr>
                                          <w:divsChild>
                                            <w:div w:id="1210266453">
                                              <w:marLeft w:val="240"/>
                                              <w:marRight w:val="0"/>
                                              <w:marTop w:val="0"/>
                                              <w:marBottom w:val="0"/>
                                              <w:divBdr>
                                                <w:top w:val="none" w:sz="0" w:space="0" w:color="auto"/>
                                                <w:left w:val="none" w:sz="0" w:space="0" w:color="auto"/>
                                                <w:bottom w:val="none" w:sz="0" w:space="0" w:color="auto"/>
                                                <w:right w:val="none" w:sz="0" w:space="0" w:color="auto"/>
                                              </w:divBdr>
                                            </w:div>
                                          </w:divsChild>
                                        </w:div>
                                        <w:div w:id="447941651">
                                          <w:marLeft w:val="240"/>
                                          <w:marRight w:val="240"/>
                                          <w:marTop w:val="0"/>
                                          <w:marBottom w:val="0"/>
                                          <w:divBdr>
                                            <w:top w:val="none" w:sz="0" w:space="0" w:color="auto"/>
                                            <w:left w:val="none" w:sz="0" w:space="0" w:color="auto"/>
                                            <w:bottom w:val="none" w:sz="0" w:space="0" w:color="auto"/>
                                            <w:right w:val="none" w:sz="0" w:space="0" w:color="auto"/>
                                          </w:divBdr>
                                          <w:divsChild>
                                            <w:div w:id="1854879351">
                                              <w:marLeft w:val="240"/>
                                              <w:marRight w:val="0"/>
                                              <w:marTop w:val="0"/>
                                              <w:marBottom w:val="0"/>
                                              <w:divBdr>
                                                <w:top w:val="none" w:sz="0" w:space="0" w:color="auto"/>
                                                <w:left w:val="none" w:sz="0" w:space="0" w:color="auto"/>
                                                <w:bottom w:val="none" w:sz="0" w:space="0" w:color="auto"/>
                                                <w:right w:val="none" w:sz="0" w:space="0" w:color="auto"/>
                                              </w:divBdr>
                                            </w:div>
                                          </w:divsChild>
                                        </w:div>
                                        <w:div w:id="16127025">
                                          <w:marLeft w:val="240"/>
                                          <w:marRight w:val="240"/>
                                          <w:marTop w:val="0"/>
                                          <w:marBottom w:val="0"/>
                                          <w:divBdr>
                                            <w:top w:val="none" w:sz="0" w:space="0" w:color="auto"/>
                                            <w:left w:val="none" w:sz="0" w:space="0" w:color="auto"/>
                                            <w:bottom w:val="none" w:sz="0" w:space="0" w:color="auto"/>
                                            <w:right w:val="none" w:sz="0" w:space="0" w:color="auto"/>
                                          </w:divBdr>
                                          <w:divsChild>
                                            <w:div w:id="1144660451">
                                              <w:marLeft w:val="240"/>
                                              <w:marRight w:val="0"/>
                                              <w:marTop w:val="0"/>
                                              <w:marBottom w:val="0"/>
                                              <w:divBdr>
                                                <w:top w:val="none" w:sz="0" w:space="0" w:color="auto"/>
                                                <w:left w:val="none" w:sz="0" w:space="0" w:color="auto"/>
                                                <w:bottom w:val="none" w:sz="0" w:space="0" w:color="auto"/>
                                                <w:right w:val="none" w:sz="0" w:space="0" w:color="auto"/>
                                              </w:divBdr>
                                            </w:div>
                                          </w:divsChild>
                                        </w:div>
                                        <w:div w:id="1687947879">
                                          <w:marLeft w:val="240"/>
                                          <w:marRight w:val="240"/>
                                          <w:marTop w:val="0"/>
                                          <w:marBottom w:val="0"/>
                                          <w:divBdr>
                                            <w:top w:val="none" w:sz="0" w:space="0" w:color="auto"/>
                                            <w:left w:val="none" w:sz="0" w:space="0" w:color="auto"/>
                                            <w:bottom w:val="none" w:sz="0" w:space="0" w:color="auto"/>
                                            <w:right w:val="none" w:sz="0" w:space="0" w:color="auto"/>
                                          </w:divBdr>
                                          <w:divsChild>
                                            <w:div w:id="942300926">
                                              <w:marLeft w:val="240"/>
                                              <w:marRight w:val="0"/>
                                              <w:marTop w:val="0"/>
                                              <w:marBottom w:val="0"/>
                                              <w:divBdr>
                                                <w:top w:val="none" w:sz="0" w:space="0" w:color="auto"/>
                                                <w:left w:val="none" w:sz="0" w:space="0" w:color="auto"/>
                                                <w:bottom w:val="none" w:sz="0" w:space="0" w:color="auto"/>
                                                <w:right w:val="none" w:sz="0" w:space="0" w:color="auto"/>
                                              </w:divBdr>
                                            </w:div>
                                          </w:divsChild>
                                        </w:div>
                                        <w:div w:id="1102454804">
                                          <w:marLeft w:val="240"/>
                                          <w:marRight w:val="240"/>
                                          <w:marTop w:val="0"/>
                                          <w:marBottom w:val="0"/>
                                          <w:divBdr>
                                            <w:top w:val="none" w:sz="0" w:space="0" w:color="auto"/>
                                            <w:left w:val="none" w:sz="0" w:space="0" w:color="auto"/>
                                            <w:bottom w:val="none" w:sz="0" w:space="0" w:color="auto"/>
                                            <w:right w:val="none" w:sz="0" w:space="0" w:color="auto"/>
                                          </w:divBdr>
                                          <w:divsChild>
                                            <w:div w:id="333533071">
                                              <w:marLeft w:val="240"/>
                                              <w:marRight w:val="0"/>
                                              <w:marTop w:val="0"/>
                                              <w:marBottom w:val="0"/>
                                              <w:divBdr>
                                                <w:top w:val="none" w:sz="0" w:space="0" w:color="auto"/>
                                                <w:left w:val="none" w:sz="0" w:space="0" w:color="auto"/>
                                                <w:bottom w:val="none" w:sz="0" w:space="0" w:color="auto"/>
                                                <w:right w:val="none" w:sz="0" w:space="0" w:color="auto"/>
                                              </w:divBdr>
                                            </w:div>
                                          </w:divsChild>
                                        </w:div>
                                        <w:div w:id="8542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30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2655">
      <w:bodyDiv w:val="1"/>
      <w:marLeft w:val="0"/>
      <w:marRight w:val="0"/>
      <w:marTop w:val="0"/>
      <w:marBottom w:val="0"/>
      <w:divBdr>
        <w:top w:val="none" w:sz="0" w:space="0" w:color="auto"/>
        <w:left w:val="none" w:sz="0" w:space="0" w:color="auto"/>
        <w:bottom w:val="none" w:sz="0" w:space="0" w:color="auto"/>
        <w:right w:val="none" w:sz="0" w:space="0" w:color="auto"/>
      </w:divBdr>
    </w:div>
    <w:div w:id="1515807218">
      <w:bodyDiv w:val="1"/>
      <w:marLeft w:val="0"/>
      <w:marRight w:val="0"/>
      <w:marTop w:val="0"/>
      <w:marBottom w:val="0"/>
      <w:divBdr>
        <w:top w:val="none" w:sz="0" w:space="0" w:color="auto"/>
        <w:left w:val="none" w:sz="0" w:space="0" w:color="auto"/>
        <w:bottom w:val="none" w:sz="0" w:space="0" w:color="auto"/>
        <w:right w:val="none" w:sz="0" w:space="0" w:color="auto"/>
      </w:divBdr>
    </w:div>
    <w:div w:id="1583489920">
      <w:bodyDiv w:val="1"/>
      <w:marLeft w:val="0"/>
      <w:marRight w:val="360"/>
      <w:marTop w:val="0"/>
      <w:marBottom w:val="0"/>
      <w:divBdr>
        <w:top w:val="none" w:sz="0" w:space="0" w:color="auto"/>
        <w:left w:val="none" w:sz="0" w:space="0" w:color="auto"/>
        <w:bottom w:val="none" w:sz="0" w:space="0" w:color="auto"/>
        <w:right w:val="none" w:sz="0" w:space="0" w:color="auto"/>
      </w:divBdr>
      <w:divsChild>
        <w:div w:id="256330943">
          <w:marLeft w:val="240"/>
          <w:marRight w:val="240"/>
          <w:marTop w:val="0"/>
          <w:marBottom w:val="0"/>
          <w:divBdr>
            <w:top w:val="none" w:sz="0" w:space="0" w:color="auto"/>
            <w:left w:val="none" w:sz="0" w:space="0" w:color="auto"/>
            <w:bottom w:val="none" w:sz="0" w:space="0" w:color="auto"/>
            <w:right w:val="none" w:sz="0" w:space="0" w:color="auto"/>
          </w:divBdr>
          <w:divsChild>
            <w:div w:id="1408503255">
              <w:marLeft w:val="0"/>
              <w:marRight w:val="0"/>
              <w:marTop w:val="0"/>
              <w:marBottom w:val="0"/>
              <w:divBdr>
                <w:top w:val="none" w:sz="0" w:space="0" w:color="auto"/>
                <w:left w:val="none" w:sz="0" w:space="0" w:color="auto"/>
                <w:bottom w:val="none" w:sz="0" w:space="0" w:color="auto"/>
                <w:right w:val="none" w:sz="0" w:space="0" w:color="auto"/>
              </w:divBdr>
              <w:divsChild>
                <w:div w:id="327245980">
                  <w:marLeft w:val="240"/>
                  <w:marRight w:val="240"/>
                  <w:marTop w:val="0"/>
                  <w:marBottom w:val="0"/>
                  <w:divBdr>
                    <w:top w:val="none" w:sz="0" w:space="0" w:color="auto"/>
                    <w:left w:val="none" w:sz="0" w:space="0" w:color="auto"/>
                    <w:bottom w:val="none" w:sz="0" w:space="0" w:color="auto"/>
                    <w:right w:val="none" w:sz="0" w:space="0" w:color="auto"/>
                  </w:divBdr>
                  <w:divsChild>
                    <w:div w:id="1194029521">
                      <w:marLeft w:val="0"/>
                      <w:marRight w:val="0"/>
                      <w:marTop w:val="0"/>
                      <w:marBottom w:val="0"/>
                      <w:divBdr>
                        <w:top w:val="none" w:sz="0" w:space="0" w:color="auto"/>
                        <w:left w:val="none" w:sz="0" w:space="0" w:color="auto"/>
                        <w:bottom w:val="none" w:sz="0" w:space="0" w:color="auto"/>
                        <w:right w:val="none" w:sz="0" w:space="0" w:color="auto"/>
                      </w:divBdr>
                      <w:divsChild>
                        <w:div w:id="569074707">
                          <w:marLeft w:val="240"/>
                          <w:marRight w:val="240"/>
                          <w:marTop w:val="0"/>
                          <w:marBottom w:val="0"/>
                          <w:divBdr>
                            <w:top w:val="none" w:sz="0" w:space="0" w:color="auto"/>
                            <w:left w:val="none" w:sz="0" w:space="0" w:color="auto"/>
                            <w:bottom w:val="none" w:sz="0" w:space="0" w:color="auto"/>
                            <w:right w:val="none" w:sz="0" w:space="0" w:color="auto"/>
                          </w:divBdr>
                          <w:divsChild>
                            <w:div w:id="643238777">
                              <w:marLeft w:val="240"/>
                              <w:marRight w:val="0"/>
                              <w:marTop w:val="0"/>
                              <w:marBottom w:val="0"/>
                              <w:divBdr>
                                <w:top w:val="none" w:sz="0" w:space="0" w:color="auto"/>
                                <w:left w:val="none" w:sz="0" w:space="0" w:color="auto"/>
                                <w:bottom w:val="none" w:sz="0" w:space="0" w:color="auto"/>
                                <w:right w:val="none" w:sz="0" w:space="0" w:color="auto"/>
                              </w:divBdr>
                            </w:div>
                          </w:divsChild>
                        </w:div>
                        <w:div w:id="109054382">
                          <w:marLeft w:val="240"/>
                          <w:marRight w:val="240"/>
                          <w:marTop w:val="0"/>
                          <w:marBottom w:val="0"/>
                          <w:divBdr>
                            <w:top w:val="none" w:sz="0" w:space="0" w:color="auto"/>
                            <w:left w:val="none" w:sz="0" w:space="0" w:color="auto"/>
                            <w:bottom w:val="none" w:sz="0" w:space="0" w:color="auto"/>
                            <w:right w:val="none" w:sz="0" w:space="0" w:color="auto"/>
                          </w:divBdr>
                          <w:divsChild>
                            <w:div w:id="1356007448">
                              <w:marLeft w:val="240"/>
                              <w:marRight w:val="0"/>
                              <w:marTop w:val="0"/>
                              <w:marBottom w:val="0"/>
                              <w:divBdr>
                                <w:top w:val="none" w:sz="0" w:space="0" w:color="auto"/>
                                <w:left w:val="none" w:sz="0" w:space="0" w:color="auto"/>
                                <w:bottom w:val="none" w:sz="0" w:space="0" w:color="auto"/>
                                <w:right w:val="none" w:sz="0" w:space="0" w:color="auto"/>
                              </w:divBdr>
                            </w:div>
                          </w:divsChild>
                        </w:div>
                        <w:div w:id="547840500">
                          <w:marLeft w:val="240"/>
                          <w:marRight w:val="240"/>
                          <w:marTop w:val="0"/>
                          <w:marBottom w:val="0"/>
                          <w:divBdr>
                            <w:top w:val="none" w:sz="0" w:space="0" w:color="auto"/>
                            <w:left w:val="none" w:sz="0" w:space="0" w:color="auto"/>
                            <w:bottom w:val="none" w:sz="0" w:space="0" w:color="auto"/>
                            <w:right w:val="none" w:sz="0" w:space="0" w:color="auto"/>
                          </w:divBdr>
                          <w:divsChild>
                            <w:div w:id="1912275378">
                              <w:marLeft w:val="240"/>
                              <w:marRight w:val="0"/>
                              <w:marTop w:val="0"/>
                              <w:marBottom w:val="0"/>
                              <w:divBdr>
                                <w:top w:val="none" w:sz="0" w:space="0" w:color="auto"/>
                                <w:left w:val="none" w:sz="0" w:space="0" w:color="auto"/>
                                <w:bottom w:val="none" w:sz="0" w:space="0" w:color="auto"/>
                                <w:right w:val="none" w:sz="0" w:space="0" w:color="auto"/>
                              </w:divBdr>
                            </w:div>
                          </w:divsChild>
                        </w:div>
                        <w:div w:id="145829694">
                          <w:marLeft w:val="240"/>
                          <w:marRight w:val="240"/>
                          <w:marTop w:val="0"/>
                          <w:marBottom w:val="0"/>
                          <w:divBdr>
                            <w:top w:val="none" w:sz="0" w:space="0" w:color="auto"/>
                            <w:left w:val="none" w:sz="0" w:space="0" w:color="auto"/>
                            <w:bottom w:val="none" w:sz="0" w:space="0" w:color="auto"/>
                            <w:right w:val="none" w:sz="0" w:space="0" w:color="auto"/>
                          </w:divBdr>
                          <w:divsChild>
                            <w:div w:id="57945969">
                              <w:marLeft w:val="240"/>
                              <w:marRight w:val="0"/>
                              <w:marTop w:val="0"/>
                              <w:marBottom w:val="0"/>
                              <w:divBdr>
                                <w:top w:val="none" w:sz="0" w:space="0" w:color="auto"/>
                                <w:left w:val="none" w:sz="0" w:space="0" w:color="auto"/>
                                <w:bottom w:val="none" w:sz="0" w:space="0" w:color="auto"/>
                                <w:right w:val="none" w:sz="0" w:space="0" w:color="auto"/>
                              </w:divBdr>
                            </w:div>
                          </w:divsChild>
                        </w:div>
                        <w:div w:id="276252264">
                          <w:marLeft w:val="240"/>
                          <w:marRight w:val="240"/>
                          <w:marTop w:val="0"/>
                          <w:marBottom w:val="0"/>
                          <w:divBdr>
                            <w:top w:val="none" w:sz="0" w:space="0" w:color="auto"/>
                            <w:left w:val="none" w:sz="0" w:space="0" w:color="auto"/>
                            <w:bottom w:val="none" w:sz="0" w:space="0" w:color="auto"/>
                            <w:right w:val="none" w:sz="0" w:space="0" w:color="auto"/>
                          </w:divBdr>
                          <w:divsChild>
                            <w:div w:id="1931889553">
                              <w:marLeft w:val="240"/>
                              <w:marRight w:val="0"/>
                              <w:marTop w:val="0"/>
                              <w:marBottom w:val="0"/>
                              <w:divBdr>
                                <w:top w:val="none" w:sz="0" w:space="0" w:color="auto"/>
                                <w:left w:val="none" w:sz="0" w:space="0" w:color="auto"/>
                                <w:bottom w:val="none" w:sz="0" w:space="0" w:color="auto"/>
                                <w:right w:val="none" w:sz="0" w:space="0" w:color="auto"/>
                              </w:divBdr>
                            </w:div>
                          </w:divsChild>
                        </w:div>
                        <w:div w:id="804273237">
                          <w:marLeft w:val="240"/>
                          <w:marRight w:val="240"/>
                          <w:marTop w:val="0"/>
                          <w:marBottom w:val="0"/>
                          <w:divBdr>
                            <w:top w:val="none" w:sz="0" w:space="0" w:color="auto"/>
                            <w:left w:val="none" w:sz="0" w:space="0" w:color="auto"/>
                            <w:bottom w:val="none" w:sz="0" w:space="0" w:color="auto"/>
                            <w:right w:val="none" w:sz="0" w:space="0" w:color="auto"/>
                          </w:divBdr>
                          <w:divsChild>
                            <w:div w:id="773481510">
                              <w:marLeft w:val="240"/>
                              <w:marRight w:val="0"/>
                              <w:marTop w:val="0"/>
                              <w:marBottom w:val="0"/>
                              <w:divBdr>
                                <w:top w:val="none" w:sz="0" w:space="0" w:color="auto"/>
                                <w:left w:val="none" w:sz="0" w:space="0" w:color="auto"/>
                                <w:bottom w:val="none" w:sz="0" w:space="0" w:color="auto"/>
                                <w:right w:val="none" w:sz="0" w:space="0" w:color="auto"/>
                              </w:divBdr>
                            </w:div>
                          </w:divsChild>
                        </w:div>
                        <w:div w:id="96752978">
                          <w:marLeft w:val="240"/>
                          <w:marRight w:val="240"/>
                          <w:marTop w:val="0"/>
                          <w:marBottom w:val="0"/>
                          <w:divBdr>
                            <w:top w:val="none" w:sz="0" w:space="0" w:color="auto"/>
                            <w:left w:val="none" w:sz="0" w:space="0" w:color="auto"/>
                            <w:bottom w:val="none" w:sz="0" w:space="0" w:color="auto"/>
                            <w:right w:val="none" w:sz="0" w:space="0" w:color="auto"/>
                          </w:divBdr>
                          <w:divsChild>
                            <w:div w:id="606619203">
                              <w:marLeft w:val="240"/>
                              <w:marRight w:val="0"/>
                              <w:marTop w:val="0"/>
                              <w:marBottom w:val="0"/>
                              <w:divBdr>
                                <w:top w:val="none" w:sz="0" w:space="0" w:color="auto"/>
                                <w:left w:val="none" w:sz="0" w:space="0" w:color="auto"/>
                                <w:bottom w:val="none" w:sz="0" w:space="0" w:color="auto"/>
                                <w:right w:val="none" w:sz="0" w:space="0" w:color="auto"/>
                              </w:divBdr>
                            </w:div>
                          </w:divsChild>
                        </w:div>
                        <w:div w:id="1269578474">
                          <w:marLeft w:val="240"/>
                          <w:marRight w:val="240"/>
                          <w:marTop w:val="0"/>
                          <w:marBottom w:val="0"/>
                          <w:divBdr>
                            <w:top w:val="none" w:sz="0" w:space="0" w:color="auto"/>
                            <w:left w:val="none" w:sz="0" w:space="0" w:color="auto"/>
                            <w:bottom w:val="none" w:sz="0" w:space="0" w:color="auto"/>
                            <w:right w:val="none" w:sz="0" w:space="0" w:color="auto"/>
                          </w:divBdr>
                          <w:divsChild>
                            <w:div w:id="1449399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728039">
      <w:bodyDiv w:val="1"/>
      <w:marLeft w:val="0"/>
      <w:marRight w:val="0"/>
      <w:marTop w:val="0"/>
      <w:marBottom w:val="0"/>
      <w:divBdr>
        <w:top w:val="none" w:sz="0" w:space="0" w:color="auto"/>
        <w:left w:val="none" w:sz="0" w:space="0" w:color="auto"/>
        <w:bottom w:val="none" w:sz="0" w:space="0" w:color="auto"/>
        <w:right w:val="none" w:sz="0" w:space="0" w:color="auto"/>
      </w:divBdr>
    </w:div>
    <w:div w:id="1864854364">
      <w:bodyDiv w:val="1"/>
      <w:marLeft w:val="0"/>
      <w:marRight w:val="0"/>
      <w:marTop w:val="0"/>
      <w:marBottom w:val="0"/>
      <w:divBdr>
        <w:top w:val="none" w:sz="0" w:space="0" w:color="auto"/>
        <w:left w:val="none" w:sz="0" w:space="0" w:color="auto"/>
        <w:bottom w:val="none" w:sz="0" w:space="0" w:color="auto"/>
        <w:right w:val="none" w:sz="0" w:space="0" w:color="auto"/>
      </w:divBdr>
    </w:div>
    <w:div w:id="1900242150">
      <w:bodyDiv w:val="1"/>
      <w:marLeft w:val="0"/>
      <w:marRight w:val="0"/>
      <w:marTop w:val="0"/>
      <w:marBottom w:val="0"/>
      <w:divBdr>
        <w:top w:val="none" w:sz="0" w:space="0" w:color="auto"/>
        <w:left w:val="none" w:sz="0" w:space="0" w:color="auto"/>
        <w:bottom w:val="none" w:sz="0" w:space="0" w:color="auto"/>
        <w:right w:val="none" w:sz="0" w:space="0" w:color="auto"/>
      </w:divBdr>
    </w:div>
    <w:div w:id="1908107964">
      <w:bodyDiv w:val="1"/>
      <w:marLeft w:val="0"/>
      <w:marRight w:val="0"/>
      <w:marTop w:val="0"/>
      <w:marBottom w:val="0"/>
      <w:divBdr>
        <w:top w:val="none" w:sz="0" w:space="0" w:color="auto"/>
        <w:left w:val="none" w:sz="0" w:space="0" w:color="auto"/>
        <w:bottom w:val="none" w:sz="0" w:space="0" w:color="auto"/>
        <w:right w:val="none" w:sz="0" w:space="0" w:color="auto"/>
      </w:divBdr>
    </w:div>
    <w:div w:id="2014527325">
      <w:bodyDiv w:val="1"/>
      <w:marLeft w:val="0"/>
      <w:marRight w:val="0"/>
      <w:marTop w:val="0"/>
      <w:marBottom w:val="0"/>
      <w:divBdr>
        <w:top w:val="none" w:sz="0" w:space="0" w:color="auto"/>
        <w:left w:val="none" w:sz="0" w:space="0" w:color="auto"/>
        <w:bottom w:val="none" w:sz="0" w:space="0" w:color="auto"/>
        <w:right w:val="none" w:sz="0" w:space="0" w:color="auto"/>
      </w:divBdr>
    </w:div>
    <w:div w:id="2058815108">
      <w:bodyDiv w:val="1"/>
      <w:marLeft w:val="0"/>
      <w:marRight w:val="360"/>
      <w:marTop w:val="0"/>
      <w:marBottom w:val="0"/>
      <w:divBdr>
        <w:top w:val="none" w:sz="0" w:space="0" w:color="auto"/>
        <w:left w:val="none" w:sz="0" w:space="0" w:color="auto"/>
        <w:bottom w:val="none" w:sz="0" w:space="0" w:color="auto"/>
        <w:right w:val="none" w:sz="0" w:space="0" w:color="auto"/>
      </w:divBdr>
      <w:divsChild>
        <w:div w:id="2136941958">
          <w:marLeft w:val="240"/>
          <w:marRight w:val="240"/>
          <w:marTop w:val="0"/>
          <w:marBottom w:val="0"/>
          <w:divBdr>
            <w:top w:val="none" w:sz="0" w:space="0" w:color="auto"/>
            <w:left w:val="none" w:sz="0" w:space="0" w:color="auto"/>
            <w:bottom w:val="none" w:sz="0" w:space="0" w:color="auto"/>
            <w:right w:val="none" w:sz="0" w:space="0" w:color="auto"/>
          </w:divBdr>
        </w:div>
        <w:div w:id="1455830897">
          <w:marLeft w:val="240"/>
          <w:marRight w:val="240"/>
          <w:marTop w:val="0"/>
          <w:marBottom w:val="0"/>
          <w:divBdr>
            <w:top w:val="none" w:sz="0" w:space="0" w:color="auto"/>
            <w:left w:val="none" w:sz="0" w:space="0" w:color="auto"/>
            <w:bottom w:val="none" w:sz="0" w:space="0" w:color="auto"/>
            <w:right w:val="none" w:sz="0" w:space="0" w:color="auto"/>
          </w:divBdr>
          <w:divsChild>
            <w:div w:id="696201796">
              <w:marLeft w:val="240"/>
              <w:marRight w:val="0"/>
              <w:marTop w:val="0"/>
              <w:marBottom w:val="0"/>
              <w:divBdr>
                <w:top w:val="none" w:sz="0" w:space="0" w:color="auto"/>
                <w:left w:val="none" w:sz="0" w:space="0" w:color="auto"/>
                <w:bottom w:val="none" w:sz="0" w:space="0" w:color="auto"/>
                <w:right w:val="none" w:sz="0" w:space="0" w:color="auto"/>
              </w:divBdr>
            </w:div>
            <w:div w:id="830293336">
              <w:marLeft w:val="0"/>
              <w:marRight w:val="0"/>
              <w:marTop w:val="0"/>
              <w:marBottom w:val="0"/>
              <w:divBdr>
                <w:top w:val="none" w:sz="0" w:space="0" w:color="auto"/>
                <w:left w:val="none" w:sz="0" w:space="0" w:color="auto"/>
                <w:bottom w:val="none" w:sz="0" w:space="0" w:color="auto"/>
                <w:right w:val="none" w:sz="0" w:space="0" w:color="auto"/>
              </w:divBdr>
              <w:divsChild>
                <w:div w:id="786002813">
                  <w:marLeft w:val="240"/>
                  <w:marRight w:val="240"/>
                  <w:marTop w:val="0"/>
                  <w:marBottom w:val="0"/>
                  <w:divBdr>
                    <w:top w:val="none" w:sz="0" w:space="0" w:color="auto"/>
                    <w:left w:val="none" w:sz="0" w:space="0" w:color="auto"/>
                    <w:bottom w:val="none" w:sz="0" w:space="0" w:color="auto"/>
                    <w:right w:val="none" w:sz="0" w:space="0" w:color="auto"/>
                  </w:divBdr>
                  <w:divsChild>
                    <w:div w:id="2031057993">
                      <w:marLeft w:val="240"/>
                      <w:marRight w:val="0"/>
                      <w:marTop w:val="0"/>
                      <w:marBottom w:val="0"/>
                      <w:divBdr>
                        <w:top w:val="none" w:sz="0" w:space="0" w:color="auto"/>
                        <w:left w:val="none" w:sz="0" w:space="0" w:color="auto"/>
                        <w:bottom w:val="none" w:sz="0" w:space="0" w:color="auto"/>
                        <w:right w:val="none" w:sz="0" w:space="0" w:color="auto"/>
                      </w:divBdr>
                    </w:div>
                    <w:div w:id="155457582">
                      <w:marLeft w:val="0"/>
                      <w:marRight w:val="0"/>
                      <w:marTop w:val="0"/>
                      <w:marBottom w:val="0"/>
                      <w:divBdr>
                        <w:top w:val="none" w:sz="0" w:space="0" w:color="auto"/>
                        <w:left w:val="none" w:sz="0" w:space="0" w:color="auto"/>
                        <w:bottom w:val="none" w:sz="0" w:space="0" w:color="auto"/>
                        <w:right w:val="none" w:sz="0" w:space="0" w:color="auto"/>
                      </w:divBdr>
                      <w:divsChild>
                        <w:div w:id="1092435767">
                          <w:marLeft w:val="240"/>
                          <w:marRight w:val="240"/>
                          <w:marTop w:val="0"/>
                          <w:marBottom w:val="0"/>
                          <w:divBdr>
                            <w:top w:val="none" w:sz="0" w:space="0" w:color="auto"/>
                            <w:left w:val="none" w:sz="0" w:space="0" w:color="auto"/>
                            <w:bottom w:val="none" w:sz="0" w:space="0" w:color="auto"/>
                            <w:right w:val="none" w:sz="0" w:space="0" w:color="auto"/>
                          </w:divBdr>
                          <w:divsChild>
                            <w:div w:id="817498641">
                              <w:marLeft w:val="240"/>
                              <w:marRight w:val="0"/>
                              <w:marTop w:val="0"/>
                              <w:marBottom w:val="0"/>
                              <w:divBdr>
                                <w:top w:val="none" w:sz="0" w:space="0" w:color="auto"/>
                                <w:left w:val="none" w:sz="0" w:space="0" w:color="auto"/>
                                <w:bottom w:val="none" w:sz="0" w:space="0" w:color="auto"/>
                                <w:right w:val="none" w:sz="0" w:space="0" w:color="auto"/>
                              </w:divBdr>
                            </w:div>
                          </w:divsChild>
                        </w:div>
                        <w:div w:id="704404727">
                          <w:marLeft w:val="240"/>
                          <w:marRight w:val="240"/>
                          <w:marTop w:val="0"/>
                          <w:marBottom w:val="0"/>
                          <w:divBdr>
                            <w:top w:val="none" w:sz="0" w:space="0" w:color="auto"/>
                            <w:left w:val="none" w:sz="0" w:space="0" w:color="auto"/>
                            <w:bottom w:val="none" w:sz="0" w:space="0" w:color="auto"/>
                            <w:right w:val="none" w:sz="0" w:space="0" w:color="auto"/>
                          </w:divBdr>
                          <w:divsChild>
                            <w:div w:id="706175284">
                              <w:marLeft w:val="240"/>
                              <w:marRight w:val="0"/>
                              <w:marTop w:val="0"/>
                              <w:marBottom w:val="0"/>
                              <w:divBdr>
                                <w:top w:val="none" w:sz="0" w:space="0" w:color="auto"/>
                                <w:left w:val="none" w:sz="0" w:space="0" w:color="auto"/>
                                <w:bottom w:val="none" w:sz="0" w:space="0" w:color="auto"/>
                                <w:right w:val="none" w:sz="0" w:space="0" w:color="auto"/>
                              </w:divBdr>
                            </w:div>
                          </w:divsChild>
                        </w:div>
                        <w:div w:id="265163594">
                          <w:marLeft w:val="240"/>
                          <w:marRight w:val="240"/>
                          <w:marTop w:val="0"/>
                          <w:marBottom w:val="0"/>
                          <w:divBdr>
                            <w:top w:val="none" w:sz="0" w:space="0" w:color="auto"/>
                            <w:left w:val="none" w:sz="0" w:space="0" w:color="auto"/>
                            <w:bottom w:val="none" w:sz="0" w:space="0" w:color="auto"/>
                            <w:right w:val="none" w:sz="0" w:space="0" w:color="auto"/>
                          </w:divBdr>
                          <w:divsChild>
                            <w:div w:id="262613262">
                              <w:marLeft w:val="240"/>
                              <w:marRight w:val="0"/>
                              <w:marTop w:val="0"/>
                              <w:marBottom w:val="0"/>
                              <w:divBdr>
                                <w:top w:val="none" w:sz="0" w:space="0" w:color="auto"/>
                                <w:left w:val="none" w:sz="0" w:space="0" w:color="auto"/>
                                <w:bottom w:val="none" w:sz="0" w:space="0" w:color="auto"/>
                                <w:right w:val="none" w:sz="0" w:space="0" w:color="auto"/>
                              </w:divBdr>
                            </w:div>
                          </w:divsChild>
                        </w:div>
                        <w:div w:id="498350232">
                          <w:marLeft w:val="240"/>
                          <w:marRight w:val="240"/>
                          <w:marTop w:val="0"/>
                          <w:marBottom w:val="0"/>
                          <w:divBdr>
                            <w:top w:val="none" w:sz="0" w:space="0" w:color="auto"/>
                            <w:left w:val="none" w:sz="0" w:space="0" w:color="auto"/>
                            <w:bottom w:val="none" w:sz="0" w:space="0" w:color="auto"/>
                            <w:right w:val="none" w:sz="0" w:space="0" w:color="auto"/>
                          </w:divBdr>
                          <w:divsChild>
                            <w:div w:id="40521521">
                              <w:marLeft w:val="240"/>
                              <w:marRight w:val="0"/>
                              <w:marTop w:val="0"/>
                              <w:marBottom w:val="0"/>
                              <w:divBdr>
                                <w:top w:val="none" w:sz="0" w:space="0" w:color="auto"/>
                                <w:left w:val="none" w:sz="0" w:space="0" w:color="auto"/>
                                <w:bottom w:val="none" w:sz="0" w:space="0" w:color="auto"/>
                                <w:right w:val="none" w:sz="0" w:space="0" w:color="auto"/>
                              </w:divBdr>
                            </w:div>
                          </w:divsChild>
                        </w:div>
                        <w:div w:id="199245816">
                          <w:marLeft w:val="240"/>
                          <w:marRight w:val="240"/>
                          <w:marTop w:val="0"/>
                          <w:marBottom w:val="0"/>
                          <w:divBdr>
                            <w:top w:val="none" w:sz="0" w:space="0" w:color="auto"/>
                            <w:left w:val="none" w:sz="0" w:space="0" w:color="auto"/>
                            <w:bottom w:val="none" w:sz="0" w:space="0" w:color="auto"/>
                            <w:right w:val="none" w:sz="0" w:space="0" w:color="auto"/>
                          </w:divBdr>
                          <w:divsChild>
                            <w:div w:id="676687700">
                              <w:marLeft w:val="240"/>
                              <w:marRight w:val="0"/>
                              <w:marTop w:val="0"/>
                              <w:marBottom w:val="0"/>
                              <w:divBdr>
                                <w:top w:val="none" w:sz="0" w:space="0" w:color="auto"/>
                                <w:left w:val="none" w:sz="0" w:space="0" w:color="auto"/>
                                <w:bottom w:val="none" w:sz="0" w:space="0" w:color="auto"/>
                                <w:right w:val="none" w:sz="0" w:space="0" w:color="auto"/>
                              </w:divBdr>
                            </w:div>
                          </w:divsChild>
                        </w:div>
                        <w:div w:id="1806658827">
                          <w:marLeft w:val="240"/>
                          <w:marRight w:val="240"/>
                          <w:marTop w:val="0"/>
                          <w:marBottom w:val="0"/>
                          <w:divBdr>
                            <w:top w:val="none" w:sz="0" w:space="0" w:color="auto"/>
                            <w:left w:val="none" w:sz="0" w:space="0" w:color="auto"/>
                            <w:bottom w:val="none" w:sz="0" w:space="0" w:color="auto"/>
                            <w:right w:val="none" w:sz="0" w:space="0" w:color="auto"/>
                          </w:divBdr>
                          <w:divsChild>
                            <w:div w:id="417143109">
                              <w:marLeft w:val="240"/>
                              <w:marRight w:val="0"/>
                              <w:marTop w:val="0"/>
                              <w:marBottom w:val="0"/>
                              <w:divBdr>
                                <w:top w:val="none" w:sz="0" w:space="0" w:color="auto"/>
                                <w:left w:val="none" w:sz="0" w:space="0" w:color="auto"/>
                                <w:bottom w:val="none" w:sz="0" w:space="0" w:color="auto"/>
                                <w:right w:val="none" w:sz="0" w:space="0" w:color="auto"/>
                              </w:divBdr>
                            </w:div>
                          </w:divsChild>
                        </w:div>
                        <w:div w:id="2089033868">
                          <w:marLeft w:val="240"/>
                          <w:marRight w:val="240"/>
                          <w:marTop w:val="0"/>
                          <w:marBottom w:val="0"/>
                          <w:divBdr>
                            <w:top w:val="none" w:sz="0" w:space="0" w:color="auto"/>
                            <w:left w:val="none" w:sz="0" w:space="0" w:color="auto"/>
                            <w:bottom w:val="none" w:sz="0" w:space="0" w:color="auto"/>
                            <w:right w:val="none" w:sz="0" w:space="0" w:color="auto"/>
                          </w:divBdr>
                          <w:divsChild>
                            <w:div w:id="2038189345">
                              <w:marLeft w:val="240"/>
                              <w:marRight w:val="0"/>
                              <w:marTop w:val="0"/>
                              <w:marBottom w:val="0"/>
                              <w:divBdr>
                                <w:top w:val="none" w:sz="0" w:space="0" w:color="auto"/>
                                <w:left w:val="none" w:sz="0" w:space="0" w:color="auto"/>
                                <w:bottom w:val="none" w:sz="0" w:space="0" w:color="auto"/>
                                <w:right w:val="none" w:sz="0" w:space="0" w:color="auto"/>
                              </w:divBdr>
                            </w:div>
                          </w:divsChild>
                        </w:div>
                        <w:div w:id="9755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5024">
                  <w:marLeft w:val="240"/>
                  <w:marRight w:val="240"/>
                  <w:marTop w:val="0"/>
                  <w:marBottom w:val="0"/>
                  <w:divBdr>
                    <w:top w:val="none" w:sz="0" w:space="0" w:color="auto"/>
                    <w:left w:val="none" w:sz="0" w:space="0" w:color="auto"/>
                    <w:bottom w:val="none" w:sz="0" w:space="0" w:color="auto"/>
                    <w:right w:val="none" w:sz="0" w:space="0" w:color="auto"/>
                  </w:divBdr>
                  <w:divsChild>
                    <w:div w:id="495655852">
                      <w:marLeft w:val="240"/>
                      <w:marRight w:val="0"/>
                      <w:marTop w:val="0"/>
                      <w:marBottom w:val="0"/>
                      <w:divBdr>
                        <w:top w:val="none" w:sz="0" w:space="0" w:color="auto"/>
                        <w:left w:val="none" w:sz="0" w:space="0" w:color="auto"/>
                        <w:bottom w:val="none" w:sz="0" w:space="0" w:color="auto"/>
                        <w:right w:val="none" w:sz="0" w:space="0" w:color="auto"/>
                      </w:divBdr>
                    </w:div>
                    <w:div w:id="438718234">
                      <w:marLeft w:val="0"/>
                      <w:marRight w:val="0"/>
                      <w:marTop w:val="0"/>
                      <w:marBottom w:val="0"/>
                      <w:divBdr>
                        <w:top w:val="none" w:sz="0" w:space="0" w:color="auto"/>
                        <w:left w:val="none" w:sz="0" w:space="0" w:color="auto"/>
                        <w:bottom w:val="none" w:sz="0" w:space="0" w:color="auto"/>
                        <w:right w:val="none" w:sz="0" w:space="0" w:color="auto"/>
                      </w:divBdr>
                      <w:divsChild>
                        <w:div w:id="1238978246">
                          <w:marLeft w:val="240"/>
                          <w:marRight w:val="240"/>
                          <w:marTop w:val="0"/>
                          <w:marBottom w:val="0"/>
                          <w:divBdr>
                            <w:top w:val="none" w:sz="0" w:space="0" w:color="auto"/>
                            <w:left w:val="none" w:sz="0" w:space="0" w:color="auto"/>
                            <w:bottom w:val="none" w:sz="0" w:space="0" w:color="auto"/>
                            <w:right w:val="none" w:sz="0" w:space="0" w:color="auto"/>
                          </w:divBdr>
                          <w:divsChild>
                            <w:div w:id="516309152">
                              <w:marLeft w:val="240"/>
                              <w:marRight w:val="0"/>
                              <w:marTop w:val="0"/>
                              <w:marBottom w:val="0"/>
                              <w:divBdr>
                                <w:top w:val="none" w:sz="0" w:space="0" w:color="auto"/>
                                <w:left w:val="none" w:sz="0" w:space="0" w:color="auto"/>
                                <w:bottom w:val="none" w:sz="0" w:space="0" w:color="auto"/>
                                <w:right w:val="none" w:sz="0" w:space="0" w:color="auto"/>
                              </w:divBdr>
                            </w:div>
                          </w:divsChild>
                        </w:div>
                        <w:div w:id="1089618542">
                          <w:marLeft w:val="240"/>
                          <w:marRight w:val="240"/>
                          <w:marTop w:val="0"/>
                          <w:marBottom w:val="0"/>
                          <w:divBdr>
                            <w:top w:val="none" w:sz="0" w:space="0" w:color="auto"/>
                            <w:left w:val="none" w:sz="0" w:space="0" w:color="auto"/>
                            <w:bottom w:val="none" w:sz="0" w:space="0" w:color="auto"/>
                            <w:right w:val="none" w:sz="0" w:space="0" w:color="auto"/>
                          </w:divBdr>
                          <w:divsChild>
                            <w:div w:id="318652025">
                              <w:marLeft w:val="240"/>
                              <w:marRight w:val="0"/>
                              <w:marTop w:val="0"/>
                              <w:marBottom w:val="0"/>
                              <w:divBdr>
                                <w:top w:val="none" w:sz="0" w:space="0" w:color="auto"/>
                                <w:left w:val="none" w:sz="0" w:space="0" w:color="auto"/>
                                <w:bottom w:val="none" w:sz="0" w:space="0" w:color="auto"/>
                                <w:right w:val="none" w:sz="0" w:space="0" w:color="auto"/>
                              </w:divBdr>
                            </w:div>
                          </w:divsChild>
                        </w:div>
                        <w:div w:id="234436967">
                          <w:marLeft w:val="240"/>
                          <w:marRight w:val="240"/>
                          <w:marTop w:val="0"/>
                          <w:marBottom w:val="0"/>
                          <w:divBdr>
                            <w:top w:val="none" w:sz="0" w:space="0" w:color="auto"/>
                            <w:left w:val="none" w:sz="0" w:space="0" w:color="auto"/>
                            <w:bottom w:val="none" w:sz="0" w:space="0" w:color="auto"/>
                            <w:right w:val="none" w:sz="0" w:space="0" w:color="auto"/>
                          </w:divBdr>
                          <w:divsChild>
                            <w:div w:id="586424893">
                              <w:marLeft w:val="240"/>
                              <w:marRight w:val="0"/>
                              <w:marTop w:val="0"/>
                              <w:marBottom w:val="0"/>
                              <w:divBdr>
                                <w:top w:val="none" w:sz="0" w:space="0" w:color="auto"/>
                                <w:left w:val="none" w:sz="0" w:space="0" w:color="auto"/>
                                <w:bottom w:val="none" w:sz="0" w:space="0" w:color="auto"/>
                                <w:right w:val="none" w:sz="0" w:space="0" w:color="auto"/>
                              </w:divBdr>
                            </w:div>
                          </w:divsChild>
                        </w:div>
                        <w:div w:id="543444484">
                          <w:marLeft w:val="240"/>
                          <w:marRight w:val="240"/>
                          <w:marTop w:val="0"/>
                          <w:marBottom w:val="0"/>
                          <w:divBdr>
                            <w:top w:val="none" w:sz="0" w:space="0" w:color="auto"/>
                            <w:left w:val="none" w:sz="0" w:space="0" w:color="auto"/>
                            <w:bottom w:val="none" w:sz="0" w:space="0" w:color="auto"/>
                            <w:right w:val="none" w:sz="0" w:space="0" w:color="auto"/>
                          </w:divBdr>
                          <w:divsChild>
                            <w:div w:id="1056007783">
                              <w:marLeft w:val="240"/>
                              <w:marRight w:val="0"/>
                              <w:marTop w:val="0"/>
                              <w:marBottom w:val="0"/>
                              <w:divBdr>
                                <w:top w:val="none" w:sz="0" w:space="0" w:color="auto"/>
                                <w:left w:val="none" w:sz="0" w:space="0" w:color="auto"/>
                                <w:bottom w:val="none" w:sz="0" w:space="0" w:color="auto"/>
                                <w:right w:val="none" w:sz="0" w:space="0" w:color="auto"/>
                              </w:divBdr>
                            </w:div>
                          </w:divsChild>
                        </w:div>
                        <w:div w:id="1828587997">
                          <w:marLeft w:val="240"/>
                          <w:marRight w:val="240"/>
                          <w:marTop w:val="0"/>
                          <w:marBottom w:val="0"/>
                          <w:divBdr>
                            <w:top w:val="none" w:sz="0" w:space="0" w:color="auto"/>
                            <w:left w:val="none" w:sz="0" w:space="0" w:color="auto"/>
                            <w:bottom w:val="none" w:sz="0" w:space="0" w:color="auto"/>
                            <w:right w:val="none" w:sz="0" w:space="0" w:color="auto"/>
                          </w:divBdr>
                          <w:divsChild>
                            <w:div w:id="434179900">
                              <w:marLeft w:val="240"/>
                              <w:marRight w:val="0"/>
                              <w:marTop w:val="0"/>
                              <w:marBottom w:val="0"/>
                              <w:divBdr>
                                <w:top w:val="none" w:sz="0" w:space="0" w:color="auto"/>
                                <w:left w:val="none" w:sz="0" w:space="0" w:color="auto"/>
                                <w:bottom w:val="none" w:sz="0" w:space="0" w:color="auto"/>
                                <w:right w:val="none" w:sz="0" w:space="0" w:color="auto"/>
                              </w:divBdr>
                            </w:div>
                          </w:divsChild>
                        </w:div>
                        <w:div w:id="1432122734">
                          <w:marLeft w:val="240"/>
                          <w:marRight w:val="240"/>
                          <w:marTop w:val="0"/>
                          <w:marBottom w:val="0"/>
                          <w:divBdr>
                            <w:top w:val="none" w:sz="0" w:space="0" w:color="auto"/>
                            <w:left w:val="none" w:sz="0" w:space="0" w:color="auto"/>
                            <w:bottom w:val="none" w:sz="0" w:space="0" w:color="auto"/>
                            <w:right w:val="none" w:sz="0" w:space="0" w:color="auto"/>
                          </w:divBdr>
                          <w:divsChild>
                            <w:div w:id="1682510041">
                              <w:marLeft w:val="240"/>
                              <w:marRight w:val="0"/>
                              <w:marTop w:val="0"/>
                              <w:marBottom w:val="0"/>
                              <w:divBdr>
                                <w:top w:val="none" w:sz="0" w:space="0" w:color="auto"/>
                                <w:left w:val="none" w:sz="0" w:space="0" w:color="auto"/>
                                <w:bottom w:val="none" w:sz="0" w:space="0" w:color="auto"/>
                                <w:right w:val="none" w:sz="0" w:space="0" w:color="auto"/>
                              </w:divBdr>
                            </w:div>
                          </w:divsChild>
                        </w:div>
                        <w:div w:id="892694017">
                          <w:marLeft w:val="240"/>
                          <w:marRight w:val="240"/>
                          <w:marTop w:val="0"/>
                          <w:marBottom w:val="0"/>
                          <w:divBdr>
                            <w:top w:val="none" w:sz="0" w:space="0" w:color="auto"/>
                            <w:left w:val="none" w:sz="0" w:space="0" w:color="auto"/>
                            <w:bottom w:val="none" w:sz="0" w:space="0" w:color="auto"/>
                            <w:right w:val="none" w:sz="0" w:space="0" w:color="auto"/>
                          </w:divBdr>
                          <w:divsChild>
                            <w:div w:id="379323280">
                              <w:marLeft w:val="240"/>
                              <w:marRight w:val="0"/>
                              <w:marTop w:val="0"/>
                              <w:marBottom w:val="0"/>
                              <w:divBdr>
                                <w:top w:val="none" w:sz="0" w:space="0" w:color="auto"/>
                                <w:left w:val="none" w:sz="0" w:space="0" w:color="auto"/>
                                <w:bottom w:val="none" w:sz="0" w:space="0" w:color="auto"/>
                                <w:right w:val="none" w:sz="0" w:space="0" w:color="auto"/>
                              </w:divBdr>
                            </w:div>
                          </w:divsChild>
                        </w:div>
                        <w:div w:id="1597712192">
                          <w:marLeft w:val="240"/>
                          <w:marRight w:val="240"/>
                          <w:marTop w:val="0"/>
                          <w:marBottom w:val="0"/>
                          <w:divBdr>
                            <w:top w:val="none" w:sz="0" w:space="0" w:color="auto"/>
                            <w:left w:val="none" w:sz="0" w:space="0" w:color="auto"/>
                            <w:bottom w:val="none" w:sz="0" w:space="0" w:color="auto"/>
                            <w:right w:val="none" w:sz="0" w:space="0" w:color="auto"/>
                          </w:divBdr>
                          <w:divsChild>
                            <w:div w:id="1308127149">
                              <w:marLeft w:val="240"/>
                              <w:marRight w:val="0"/>
                              <w:marTop w:val="0"/>
                              <w:marBottom w:val="0"/>
                              <w:divBdr>
                                <w:top w:val="none" w:sz="0" w:space="0" w:color="auto"/>
                                <w:left w:val="none" w:sz="0" w:space="0" w:color="auto"/>
                                <w:bottom w:val="none" w:sz="0" w:space="0" w:color="auto"/>
                                <w:right w:val="none" w:sz="0" w:space="0" w:color="auto"/>
                              </w:divBdr>
                            </w:div>
                          </w:divsChild>
                        </w:div>
                        <w:div w:id="652952104">
                          <w:marLeft w:val="240"/>
                          <w:marRight w:val="240"/>
                          <w:marTop w:val="0"/>
                          <w:marBottom w:val="0"/>
                          <w:divBdr>
                            <w:top w:val="none" w:sz="0" w:space="0" w:color="auto"/>
                            <w:left w:val="none" w:sz="0" w:space="0" w:color="auto"/>
                            <w:bottom w:val="none" w:sz="0" w:space="0" w:color="auto"/>
                            <w:right w:val="none" w:sz="0" w:space="0" w:color="auto"/>
                          </w:divBdr>
                          <w:divsChild>
                            <w:div w:id="1160275159">
                              <w:marLeft w:val="240"/>
                              <w:marRight w:val="0"/>
                              <w:marTop w:val="0"/>
                              <w:marBottom w:val="0"/>
                              <w:divBdr>
                                <w:top w:val="none" w:sz="0" w:space="0" w:color="auto"/>
                                <w:left w:val="none" w:sz="0" w:space="0" w:color="auto"/>
                                <w:bottom w:val="none" w:sz="0" w:space="0" w:color="auto"/>
                                <w:right w:val="none" w:sz="0" w:space="0" w:color="auto"/>
                              </w:divBdr>
                            </w:div>
                          </w:divsChild>
                        </w:div>
                        <w:div w:id="1034385339">
                          <w:marLeft w:val="240"/>
                          <w:marRight w:val="240"/>
                          <w:marTop w:val="0"/>
                          <w:marBottom w:val="0"/>
                          <w:divBdr>
                            <w:top w:val="none" w:sz="0" w:space="0" w:color="auto"/>
                            <w:left w:val="none" w:sz="0" w:space="0" w:color="auto"/>
                            <w:bottom w:val="none" w:sz="0" w:space="0" w:color="auto"/>
                            <w:right w:val="none" w:sz="0" w:space="0" w:color="auto"/>
                          </w:divBdr>
                          <w:divsChild>
                            <w:div w:id="171383605">
                              <w:marLeft w:val="240"/>
                              <w:marRight w:val="0"/>
                              <w:marTop w:val="0"/>
                              <w:marBottom w:val="0"/>
                              <w:divBdr>
                                <w:top w:val="none" w:sz="0" w:space="0" w:color="auto"/>
                                <w:left w:val="none" w:sz="0" w:space="0" w:color="auto"/>
                                <w:bottom w:val="none" w:sz="0" w:space="0" w:color="auto"/>
                                <w:right w:val="none" w:sz="0" w:space="0" w:color="auto"/>
                              </w:divBdr>
                            </w:div>
                          </w:divsChild>
                        </w:div>
                        <w:div w:id="950088188">
                          <w:marLeft w:val="240"/>
                          <w:marRight w:val="240"/>
                          <w:marTop w:val="0"/>
                          <w:marBottom w:val="0"/>
                          <w:divBdr>
                            <w:top w:val="none" w:sz="0" w:space="0" w:color="auto"/>
                            <w:left w:val="none" w:sz="0" w:space="0" w:color="auto"/>
                            <w:bottom w:val="none" w:sz="0" w:space="0" w:color="auto"/>
                            <w:right w:val="none" w:sz="0" w:space="0" w:color="auto"/>
                          </w:divBdr>
                          <w:divsChild>
                            <w:div w:id="1860580220">
                              <w:marLeft w:val="240"/>
                              <w:marRight w:val="0"/>
                              <w:marTop w:val="0"/>
                              <w:marBottom w:val="0"/>
                              <w:divBdr>
                                <w:top w:val="none" w:sz="0" w:space="0" w:color="auto"/>
                                <w:left w:val="none" w:sz="0" w:space="0" w:color="auto"/>
                                <w:bottom w:val="none" w:sz="0" w:space="0" w:color="auto"/>
                                <w:right w:val="none" w:sz="0" w:space="0" w:color="auto"/>
                              </w:divBdr>
                            </w:div>
                          </w:divsChild>
                        </w:div>
                        <w:div w:id="1300963988">
                          <w:marLeft w:val="240"/>
                          <w:marRight w:val="240"/>
                          <w:marTop w:val="0"/>
                          <w:marBottom w:val="0"/>
                          <w:divBdr>
                            <w:top w:val="none" w:sz="0" w:space="0" w:color="auto"/>
                            <w:left w:val="none" w:sz="0" w:space="0" w:color="auto"/>
                            <w:bottom w:val="none" w:sz="0" w:space="0" w:color="auto"/>
                            <w:right w:val="none" w:sz="0" w:space="0" w:color="auto"/>
                          </w:divBdr>
                          <w:divsChild>
                            <w:div w:id="508101130">
                              <w:marLeft w:val="240"/>
                              <w:marRight w:val="0"/>
                              <w:marTop w:val="0"/>
                              <w:marBottom w:val="0"/>
                              <w:divBdr>
                                <w:top w:val="none" w:sz="0" w:space="0" w:color="auto"/>
                                <w:left w:val="none" w:sz="0" w:space="0" w:color="auto"/>
                                <w:bottom w:val="none" w:sz="0" w:space="0" w:color="auto"/>
                                <w:right w:val="none" w:sz="0" w:space="0" w:color="auto"/>
                              </w:divBdr>
                            </w:div>
                          </w:divsChild>
                        </w:div>
                        <w:div w:id="3404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279922">
                  <w:marLeft w:val="240"/>
                  <w:marRight w:val="240"/>
                  <w:marTop w:val="0"/>
                  <w:marBottom w:val="0"/>
                  <w:divBdr>
                    <w:top w:val="none" w:sz="0" w:space="0" w:color="auto"/>
                    <w:left w:val="none" w:sz="0" w:space="0" w:color="auto"/>
                    <w:bottom w:val="none" w:sz="0" w:space="0" w:color="auto"/>
                    <w:right w:val="none" w:sz="0" w:space="0" w:color="auto"/>
                  </w:divBdr>
                  <w:divsChild>
                    <w:div w:id="1781292125">
                      <w:marLeft w:val="240"/>
                      <w:marRight w:val="0"/>
                      <w:marTop w:val="0"/>
                      <w:marBottom w:val="0"/>
                      <w:divBdr>
                        <w:top w:val="none" w:sz="0" w:space="0" w:color="auto"/>
                        <w:left w:val="none" w:sz="0" w:space="0" w:color="auto"/>
                        <w:bottom w:val="none" w:sz="0" w:space="0" w:color="auto"/>
                        <w:right w:val="none" w:sz="0" w:space="0" w:color="auto"/>
                      </w:divBdr>
                    </w:div>
                    <w:div w:id="1569077223">
                      <w:marLeft w:val="0"/>
                      <w:marRight w:val="0"/>
                      <w:marTop w:val="0"/>
                      <w:marBottom w:val="0"/>
                      <w:divBdr>
                        <w:top w:val="none" w:sz="0" w:space="0" w:color="auto"/>
                        <w:left w:val="none" w:sz="0" w:space="0" w:color="auto"/>
                        <w:bottom w:val="none" w:sz="0" w:space="0" w:color="auto"/>
                        <w:right w:val="none" w:sz="0" w:space="0" w:color="auto"/>
                      </w:divBdr>
                      <w:divsChild>
                        <w:div w:id="2011135161">
                          <w:marLeft w:val="240"/>
                          <w:marRight w:val="240"/>
                          <w:marTop w:val="0"/>
                          <w:marBottom w:val="0"/>
                          <w:divBdr>
                            <w:top w:val="none" w:sz="0" w:space="0" w:color="auto"/>
                            <w:left w:val="none" w:sz="0" w:space="0" w:color="auto"/>
                            <w:bottom w:val="none" w:sz="0" w:space="0" w:color="auto"/>
                            <w:right w:val="none" w:sz="0" w:space="0" w:color="auto"/>
                          </w:divBdr>
                          <w:divsChild>
                            <w:div w:id="2012563013">
                              <w:marLeft w:val="240"/>
                              <w:marRight w:val="0"/>
                              <w:marTop w:val="0"/>
                              <w:marBottom w:val="0"/>
                              <w:divBdr>
                                <w:top w:val="none" w:sz="0" w:space="0" w:color="auto"/>
                                <w:left w:val="none" w:sz="0" w:space="0" w:color="auto"/>
                                <w:bottom w:val="none" w:sz="0" w:space="0" w:color="auto"/>
                                <w:right w:val="none" w:sz="0" w:space="0" w:color="auto"/>
                              </w:divBdr>
                            </w:div>
                            <w:div w:id="960379511">
                              <w:marLeft w:val="0"/>
                              <w:marRight w:val="0"/>
                              <w:marTop w:val="0"/>
                              <w:marBottom w:val="0"/>
                              <w:divBdr>
                                <w:top w:val="none" w:sz="0" w:space="0" w:color="auto"/>
                                <w:left w:val="none" w:sz="0" w:space="0" w:color="auto"/>
                                <w:bottom w:val="none" w:sz="0" w:space="0" w:color="auto"/>
                                <w:right w:val="none" w:sz="0" w:space="0" w:color="auto"/>
                              </w:divBdr>
                              <w:divsChild>
                                <w:div w:id="245919039">
                                  <w:marLeft w:val="240"/>
                                  <w:marRight w:val="240"/>
                                  <w:marTop w:val="0"/>
                                  <w:marBottom w:val="0"/>
                                  <w:divBdr>
                                    <w:top w:val="none" w:sz="0" w:space="0" w:color="auto"/>
                                    <w:left w:val="none" w:sz="0" w:space="0" w:color="auto"/>
                                    <w:bottom w:val="none" w:sz="0" w:space="0" w:color="auto"/>
                                    <w:right w:val="none" w:sz="0" w:space="0" w:color="auto"/>
                                  </w:divBdr>
                                  <w:divsChild>
                                    <w:div w:id="1324965261">
                                      <w:marLeft w:val="240"/>
                                      <w:marRight w:val="0"/>
                                      <w:marTop w:val="0"/>
                                      <w:marBottom w:val="0"/>
                                      <w:divBdr>
                                        <w:top w:val="none" w:sz="0" w:space="0" w:color="auto"/>
                                        <w:left w:val="none" w:sz="0" w:space="0" w:color="auto"/>
                                        <w:bottom w:val="none" w:sz="0" w:space="0" w:color="auto"/>
                                        <w:right w:val="none" w:sz="0" w:space="0" w:color="auto"/>
                                      </w:divBdr>
                                    </w:div>
                                  </w:divsChild>
                                </w:div>
                                <w:div w:id="412698716">
                                  <w:marLeft w:val="240"/>
                                  <w:marRight w:val="240"/>
                                  <w:marTop w:val="0"/>
                                  <w:marBottom w:val="0"/>
                                  <w:divBdr>
                                    <w:top w:val="none" w:sz="0" w:space="0" w:color="auto"/>
                                    <w:left w:val="none" w:sz="0" w:space="0" w:color="auto"/>
                                    <w:bottom w:val="none" w:sz="0" w:space="0" w:color="auto"/>
                                    <w:right w:val="none" w:sz="0" w:space="0" w:color="auto"/>
                                  </w:divBdr>
                                  <w:divsChild>
                                    <w:div w:id="838422284">
                                      <w:marLeft w:val="240"/>
                                      <w:marRight w:val="0"/>
                                      <w:marTop w:val="0"/>
                                      <w:marBottom w:val="0"/>
                                      <w:divBdr>
                                        <w:top w:val="none" w:sz="0" w:space="0" w:color="auto"/>
                                        <w:left w:val="none" w:sz="0" w:space="0" w:color="auto"/>
                                        <w:bottom w:val="none" w:sz="0" w:space="0" w:color="auto"/>
                                        <w:right w:val="none" w:sz="0" w:space="0" w:color="auto"/>
                                      </w:divBdr>
                                    </w:div>
                                  </w:divsChild>
                                </w:div>
                                <w:div w:id="1977906754">
                                  <w:marLeft w:val="240"/>
                                  <w:marRight w:val="240"/>
                                  <w:marTop w:val="0"/>
                                  <w:marBottom w:val="0"/>
                                  <w:divBdr>
                                    <w:top w:val="none" w:sz="0" w:space="0" w:color="auto"/>
                                    <w:left w:val="none" w:sz="0" w:space="0" w:color="auto"/>
                                    <w:bottom w:val="none" w:sz="0" w:space="0" w:color="auto"/>
                                    <w:right w:val="none" w:sz="0" w:space="0" w:color="auto"/>
                                  </w:divBdr>
                                  <w:divsChild>
                                    <w:div w:id="371461587">
                                      <w:marLeft w:val="240"/>
                                      <w:marRight w:val="0"/>
                                      <w:marTop w:val="0"/>
                                      <w:marBottom w:val="0"/>
                                      <w:divBdr>
                                        <w:top w:val="none" w:sz="0" w:space="0" w:color="auto"/>
                                        <w:left w:val="none" w:sz="0" w:space="0" w:color="auto"/>
                                        <w:bottom w:val="none" w:sz="0" w:space="0" w:color="auto"/>
                                        <w:right w:val="none" w:sz="0" w:space="0" w:color="auto"/>
                                      </w:divBdr>
                                    </w:div>
                                    <w:div w:id="735132889">
                                      <w:marLeft w:val="0"/>
                                      <w:marRight w:val="0"/>
                                      <w:marTop w:val="0"/>
                                      <w:marBottom w:val="0"/>
                                      <w:divBdr>
                                        <w:top w:val="none" w:sz="0" w:space="0" w:color="auto"/>
                                        <w:left w:val="none" w:sz="0" w:space="0" w:color="auto"/>
                                        <w:bottom w:val="none" w:sz="0" w:space="0" w:color="auto"/>
                                        <w:right w:val="none" w:sz="0" w:space="0" w:color="auto"/>
                                      </w:divBdr>
                                      <w:divsChild>
                                        <w:div w:id="1809977551">
                                          <w:marLeft w:val="240"/>
                                          <w:marRight w:val="240"/>
                                          <w:marTop w:val="0"/>
                                          <w:marBottom w:val="0"/>
                                          <w:divBdr>
                                            <w:top w:val="none" w:sz="0" w:space="0" w:color="auto"/>
                                            <w:left w:val="none" w:sz="0" w:space="0" w:color="auto"/>
                                            <w:bottom w:val="none" w:sz="0" w:space="0" w:color="auto"/>
                                            <w:right w:val="none" w:sz="0" w:space="0" w:color="auto"/>
                                          </w:divBdr>
                                          <w:divsChild>
                                            <w:div w:id="1887838073">
                                              <w:marLeft w:val="240"/>
                                              <w:marRight w:val="0"/>
                                              <w:marTop w:val="0"/>
                                              <w:marBottom w:val="0"/>
                                              <w:divBdr>
                                                <w:top w:val="none" w:sz="0" w:space="0" w:color="auto"/>
                                                <w:left w:val="none" w:sz="0" w:space="0" w:color="auto"/>
                                                <w:bottom w:val="none" w:sz="0" w:space="0" w:color="auto"/>
                                                <w:right w:val="none" w:sz="0" w:space="0" w:color="auto"/>
                                              </w:divBdr>
                                            </w:div>
                                          </w:divsChild>
                                        </w:div>
                                        <w:div w:id="568268901">
                                          <w:marLeft w:val="240"/>
                                          <w:marRight w:val="240"/>
                                          <w:marTop w:val="0"/>
                                          <w:marBottom w:val="0"/>
                                          <w:divBdr>
                                            <w:top w:val="none" w:sz="0" w:space="0" w:color="auto"/>
                                            <w:left w:val="none" w:sz="0" w:space="0" w:color="auto"/>
                                            <w:bottom w:val="none" w:sz="0" w:space="0" w:color="auto"/>
                                            <w:right w:val="none" w:sz="0" w:space="0" w:color="auto"/>
                                          </w:divBdr>
                                          <w:divsChild>
                                            <w:div w:id="1652636323">
                                              <w:marLeft w:val="240"/>
                                              <w:marRight w:val="0"/>
                                              <w:marTop w:val="0"/>
                                              <w:marBottom w:val="0"/>
                                              <w:divBdr>
                                                <w:top w:val="none" w:sz="0" w:space="0" w:color="auto"/>
                                                <w:left w:val="none" w:sz="0" w:space="0" w:color="auto"/>
                                                <w:bottom w:val="none" w:sz="0" w:space="0" w:color="auto"/>
                                                <w:right w:val="none" w:sz="0" w:space="0" w:color="auto"/>
                                              </w:divBdr>
                                            </w:div>
                                          </w:divsChild>
                                        </w:div>
                                        <w:div w:id="244537673">
                                          <w:marLeft w:val="240"/>
                                          <w:marRight w:val="240"/>
                                          <w:marTop w:val="0"/>
                                          <w:marBottom w:val="0"/>
                                          <w:divBdr>
                                            <w:top w:val="none" w:sz="0" w:space="0" w:color="auto"/>
                                            <w:left w:val="none" w:sz="0" w:space="0" w:color="auto"/>
                                            <w:bottom w:val="none" w:sz="0" w:space="0" w:color="auto"/>
                                            <w:right w:val="none" w:sz="0" w:space="0" w:color="auto"/>
                                          </w:divBdr>
                                          <w:divsChild>
                                            <w:div w:id="1904680265">
                                              <w:marLeft w:val="240"/>
                                              <w:marRight w:val="0"/>
                                              <w:marTop w:val="0"/>
                                              <w:marBottom w:val="0"/>
                                              <w:divBdr>
                                                <w:top w:val="none" w:sz="0" w:space="0" w:color="auto"/>
                                                <w:left w:val="none" w:sz="0" w:space="0" w:color="auto"/>
                                                <w:bottom w:val="none" w:sz="0" w:space="0" w:color="auto"/>
                                                <w:right w:val="none" w:sz="0" w:space="0" w:color="auto"/>
                                              </w:divBdr>
                                            </w:div>
                                          </w:divsChild>
                                        </w:div>
                                        <w:div w:id="166485705">
                                          <w:marLeft w:val="240"/>
                                          <w:marRight w:val="240"/>
                                          <w:marTop w:val="0"/>
                                          <w:marBottom w:val="0"/>
                                          <w:divBdr>
                                            <w:top w:val="none" w:sz="0" w:space="0" w:color="auto"/>
                                            <w:left w:val="none" w:sz="0" w:space="0" w:color="auto"/>
                                            <w:bottom w:val="none" w:sz="0" w:space="0" w:color="auto"/>
                                            <w:right w:val="none" w:sz="0" w:space="0" w:color="auto"/>
                                          </w:divBdr>
                                          <w:divsChild>
                                            <w:div w:id="1966692689">
                                              <w:marLeft w:val="240"/>
                                              <w:marRight w:val="0"/>
                                              <w:marTop w:val="0"/>
                                              <w:marBottom w:val="0"/>
                                              <w:divBdr>
                                                <w:top w:val="none" w:sz="0" w:space="0" w:color="auto"/>
                                                <w:left w:val="none" w:sz="0" w:space="0" w:color="auto"/>
                                                <w:bottom w:val="none" w:sz="0" w:space="0" w:color="auto"/>
                                                <w:right w:val="none" w:sz="0" w:space="0" w:color="auto"/>
                                              </w:divBdr>
                                            </w:div>
                                          </w:divsChild>
                                        </w:div>
                                        <w:div w:id="994649617">
                                          <w:marLeft w:val="240"/>
                                          <w:marRight w:val="240"/>
                                          <w:marTop w:val="0"/>
                                          <w:marBottom w:val="0"/>
                                          <w:divBdr>
                                            <w:top w:val="none" w:sz="0" w:space="0" w:color="auto"/>
                                            <w:left w:val="none" w:sz="0" w:space="0" w:color="auto"/>
                                            <w:bottom w:val="none" w:sz="0" w:space="0" w:color="auto"/>
                                            <w:right w:val="none" w:sz="0" w:space="0" w:color="auto"/>
                                          </w:divBdr>
                                          <w:divsChild>
                                            <w:div w:id="1877279989">
                                              <w:marLeft w:val="240"/>
                                              <w:marRight w:val="0"/>
                                              <w:marTop w:val="0"/>
                                              <w:marBottom w:val="0"/>
                                              <w:divBdr>
                                                <w:top w:val="none" w:sz="0" w:space="0" w:color="auto"/>
                                                <w:left w:val="none" w:sz="0" w:space="0" w:color="auto"/>
                                                <w:bottom w:val="none" w:sz="0" w:space="0" w:color="auto"/>
                                                <w:right w:val="none" w:sz="0" w:space="0" w:color="auto"/>
                                              </w:divBdr>
                                            </w:div>
                                          </w:divsChild>
                                        </w:div>
                                        <w:div w:id="21114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82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nci.nih.gov/display/caCORE/Common+Security+Module+%28CSM%29" TargetMode="External"/><Relationship Id="rId18" Type="http://schemas.openxmlformats.org/officeDocument/2006/relationships/hyperlink" Target="http://dev.mysql.com/downloads/mysql/5.0.html"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ant.apache.org/bindownload.cgi" TargetMode="External"/><Relationship Id="rId34" Type="http://schemas.openxmlformats.org/officeDocument/2006/relationships/image" Target="media/image13.jpeg"/><Relationship Id="rId42" Type="http://schemas.openxmlformats.org/officeDocument/2006/relationships/hyperlink" Target="https://gforge.nci.nih.gov/frs/?group_id=12" TargetMode="External"/><Relationship Id="rId47" Type="http://schemas.openxmlformats.org/officeDocument/2006/relationships/hyperlink" Target="http://www.cagrid.org/wiki/GTS:1.2:Administrators_Guide:SyncGTS:Configuration" TargetMode="External"/><Relationship Id="rId50" Type="http://schemas.openxmlformats.org/officeDocument/2006/relationships/hyperlink" Target="http://sourceforge.net/projects/ehcache"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ncicb.nci.nih.gov/NCICB/infrastructure/cacore_overview/csm" TargetMode="External"/><Relationship Id="rId17" Type="http://schemas.openxmlformats.org/officeDocument/2006/relationships/hyperlink" Target="http://www.oracle.com/technology/products/oracle9i/index.html"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www.cagrid.org/mwiki/index.php?title=Dorian:1.1:Administrators_Guide:Requesting_Host_Credentials" TargetMode="External"/><Relationship Id="rId2" Type="http://schemas.openxmlformats.org/officeDocument/2006/relationships/numbering" Target="numbering.xml"/><Relationship Id="rId16" Type="http://schemas.openxmlformats.org/officeDocument/2006/relationships/hyperlink" Target="http://java.sun.com/j2se/1.5.0/download.html" TargetMode="External"/><Relationship Id="rId20" Type="http://schemas.openxmlformats.org/officeDocument/2006/relationships/hyperlink" Target="http://tomcat.apache.org/download-55.cgi" TargetMode="External"/><Relationship Id="rId29" Type="http://schemas.openxmlformats.org/officeDocument/2006/relationships/image" Target="media/image8.jpeg"/><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cicb.nci.nih.gov/core/CSM" TargetMode="Externa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slavegts" TargetMode="External"/><Relationship Id="rId53" Type="http://schemas.openxmlformats.org/officeDocument/2006/relationships/hyperlink" Target="http://asc.gsa.gov/portal/template/faq08.v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gforge.nci.nih.gov/frs/download.php/1334/ws-core-enum-4.0.3.zip"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hyperlink" Target="http://www" TargetMode="External"/><Relationship Id="rId10" Type="http://schemas.openxmlformats.org/officeDocument/2006/relationships/hyperlink" Target="http://ncicb.nci.nih.gov/NCICB/support" TargetMode="External"/><Relationship Id="rId19" Type="http://schemas.openxmlformats.org/officeDocument/2006/relationships/hyperlink" Target="http://labs.jboss.com/jbossas/downloads" TargetMode="External"/><Relationship Id="rId31" Type="http://schemas.openxmlformats.org/officeDocument/2006/relationships/image" Target="media/image10.jpeg"/><Relationship Id="rId44" Type="http://schemas.openxmlformats.org/officeDocument/2006/relationships/hyperlink" Target="https://dorian" TargetMode="External"/><Relationship Id="rId52" Type="http://schemas.openxmlformats.org/officeDocument/2006/relationships/hyperlink" Target="http://www.springframework.org/" TargetMode="External"/><Relationship Id="rId4" Type="http://schemas.openxmlformats.org/officeDocument/2006/relationships/settings" Target="settings.xml"/><Relationship Id="rId9" Type="http://schemas.openxmlformats.org/officeDocument/2006/relationships/hyperlink" Target="https://gforge.nci.nih.gov/tracker/?atid=131&amp;group_id=12&amp;func=browse" TargetMode="External"/><Relationship Id="rId14" Type="http://schemas.openxmlformats.org/officeDocument/2006/relationships/hyperlink" Target="http://www.cagrid.org/mwiki/index.php?title=CaGrid" TargetMode="External"/><Relationship Id="rId22" Type="http://schemas.openxmlformats.org/officeDocument/2006/relationships/hyperlink" Target="https://cabig.nci.nih.gov/workspaces/Architecture/caGrid/"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s://dorian" TargetMode="External"/><Relationship Id="rId48" Type="http://schemas.openxmlformats.org/officeDocument/2006/relationships/hyperlink" Target="http://ant.apache.org/" TargetMode="External"/><Relationship Id="rId8" Type="http://schemas.openxmlformats.org/officeDocument/2006/relationships/image" Target="media/image1.png"/><Relationship Id="rId51" Type="http://schemas.openxmlformats.org/officeDocument/2006/relationships/hyperlink" Target="http://www.hibernate.or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F75A35-91C6-42D2-AA0A-8AB99BBD7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1361</TotalTime>
  <Pages>68</Pages>
  <Words>16012</Words>
  <Characters>91274</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NCI</Company>
  <LinksUpToDate>false</LinksUpToDate>
  <CharactersWithSpaces>107072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Vijay Parmar</cp:lastModifiedBy>
  <cp:revision>55</cp:revision>
  <cp:lastPrinted>2007-11-08T22:08:00Z</cp:lastPrinted>
  <dcterms:created xsi:type="dcterms:W3CDTF">2009-04-27T21:16:00Z</dcterms:created>
  <dcterms:modified xsi:type="dcterms:W3CDTF">2009-04-29T19:33:00Z</dcterms:modified>
</cp:coreProperties>
</file>